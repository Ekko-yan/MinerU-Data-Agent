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CAAC" w14:textId="77777777" w:rsidR="00673CE6" w:rsidRDefault="0004554C" w:rsidP="002D6F44">
      <w:pPr>
        <w:snapToGrid w:val="0"/>
        <w:spacing w:afterLines="50" w:after="156" w:line="440" w:lineRule="exact"/>
        <w:ind w:firstLine="0"/>
        <w:jc w:val="center"/>
      </w:pPr>
      <w:r w:rsidRPr="0004554C">
        <w:rPr>
          <w:rFonts w:ascii="楷体" w:eastAsia="楷体" w:hAnsi="楷体" w:cs="楷体_GB2312" w:hint="eastAsia"/>
          <w:b/>
          <w:bCs/>
          <w:sz w:val="32"/>
          <w:szCs w:val="32"/>
        </w:rPr>
        <w:t>人工智能赋能工程科学前沿探索</w:t>
      </w:r>
      <w:r>
        <w:rPr>
          <w:rFonts w:ascii="楷体" w:eastAsia="楷体" w:hAnsi="楷体" w:cs="楷体_GB2312" w:hint="eastAsia"/>
          <w:b/>
          <w:bCs/>
          <w:sz w:val="32"/>
          <w:szCs w:val="32"/>
        </w:rPr>
        <w:t>:</w:t>
      </w:r>
      <w:r w:rsidR="001245E2" w:rsidRPr="001245E2">
        <w:rPr>
          <w:rFonts w:hint="eastAsia"/>
        </w:rPr>
        <w:t xml:space="preserve"> </w:t>
      </w:r>
    </w:p>
    <w:p w14:paraId="129C4AD4" w14:textId="0110E85C" w:rsidR="006325AC" w:rsidRDefault="001245E2" w:rsidP="002D6F44">
      <w:pPr>
        <w:snapToGrid w:val="0"/>
        <w:spacing w:afterLines="50" w:after="156" w:line="440" w:lineRule="exact"/>
        <w:ind w:firstLine="0"/>
        <w:jc w:val="center"/>
        <w:rPr>
          <w:rFonts w:ascii="楷体" w:eastAsia="楷体" w:hAnsi="楷体" w:cs="楷体_GB2312" w:hint="eastAsia"/>
          <w:b/>
          <w:bCs/>
          <w:sz w:val="32"/>
          <w:szCs w:val="32"/>
        </w:rPr>
      </w:pPr>
      <w:r w:rsidRPr="001245E2">
        <w:rPr>
          <w:rFonts w:ascii="楷体" w:eastAsia="楷体" w:hAnsi="楷体" w:cs="楷体_GB2312" w:hint="eastAsia"/>
          <w:b/>
          <w:bCs/>
          <w:sz w:val="32"/>
          <w:szCs w:val="32"/>
        </w:rPr>
        <w:t>高维强非线性复杂工程系统智能分析与优化决策理论</w:t>
      </w:r>
    </w:p>
    <w:p w14:paraId="5F1EEEAF" w14:textId="77777777" w:rsidR="00F63694" w:rsidRDefault="00F63694" w:rsidP="002D6F44">
      <w:pPr>
        <w:snapToGrid w:val="0"/>
        <w:spacing w:afterLines="50" w:after="156" w:line="440" w:lineRule="exact"/>
        <w:ind w:firstLine="0"/>
        <w:jc w:val="center"/>
        <w:rPr>
          <w:rFonts w:ascii="楷体" w:eastAsia="楷体" w:hAnsi="楷体" w:cs="楷体_GB2312" w:hint="eastAsia"/>
          <w:b/>
          <w:bCs/>
          <w:sz w:val="32"/>
          <w:szCs w:val="32"/>
        </w:rPr>
      </w:pPr>
    </w:p>
    <w:p w14:paraId="7C864A0B" w14:textId="0CC8E8EC" w:rsidR="000B1039" w:rsidRDefault="000B1039" w:rsidP="002D6F44">
      <w:pPr>
        <w:snapToGrid w:val="0"/>
        <w:spacing w:afterLines="50" w:after="156" w:line="440" w:lineRule="exact"/>
        <w:ind w:firstLine="0"/>
        <w:jc w:val="center"/>
        <w:rPr>
          <w:rFonts w:ascii="楷体" w:eastAsia="楷体" w:hAnsi="楷体" w:cs="楷体_GB2312" w:hint="eastAsia"/>
          <w:b/>
          <w:bCs/>
          <w:color w:val="0000FF"/>
          <w:sz w:val="32"/>
          <w:szCs w:val="32"/>
        </w:rPr>
      </w:pPr>
      <w:r>
        <w:rPr>
          <w:rFonts w:ascii="楷体" w:eastAsia="楷体" w:hAnsi="楷体" w:cs="楷体_GB2312" w:hint="eastAsia"/>
          <w:b/>
          <w:bCs/>
          <w:sz w:val="32"/>
          <w:szCs w:val="32"/>
        </w:rPr>
        <w:t>报告正文</w:t>
      </w:r>
    </w:p>
    <w:p w14:paraId="46D382A7" w14:textId="77777777" w:rsidR="000B1039" w:rsidRDefault="000B1039" w:rsidP="000B1039">
      <w:pPr>
        <w:snapToGrid w:val="0"/>
        <w:spacing w:afterLines="50" w:after="156" w:line="440" w:lineRule="exact"/>
        <w:ind w:firstLineChars="200" w:firstLine="560"/>
        <w:rPr>
          <w:rFonts w:ascii="楷体" w:eastAsia="楷体" w:hAnsi="楷体" w:hint="eastAsia"/>
          <w:b/>
          <w:bCs/>
          <w:color w:val="0070C0"/>
          <w:sz w:val="28"/>
          <w:szCs w:val="28"/>
        </w:rPr>
      </w:pPr>
      <w:r>
        <w:rPr>
          <w:rFonts w:ascii="楷体" w:eastAsia="楷体" w:hAnsi="楷体" w:cs="楷体_GB2312" w:hint="eastAsia"/>
          <w:sz w:val="28"/>
          <w:szCs w:val="28"/>
        </w:rPr>
        <w:t>参照以下提纲撰写，要求内容翔实、清晰，层次分明，主题突出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3B4827D8" w14:textId="77777777" w:rsidR="000B1039" w:rsidRDefault="000B1039" w:rsidP="000B1039">
      <w:pPr>
        <w:snapToGrid w:val="0"/>
        <w:spacing w:afterLines="50" w:after="156" w:line="440" w:lineRule="exact"/>
        <w:ind w:left="420"/>
        <w:rPr>
          <w:rFonts w:ascii="楷体" w:eastAsia="楷体" w:hAnsi="楷体" w:hint="eastAsia"/>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建议</w:t>
      </w:r>
      <w:r>
        <w:rPr>
          <w:rFonts w:ascii="楷体" w:eastAsia="楷体" w:hAnsi="楷体" w:cs="楷体_GB2312"/>
          <w:b/>
          <w:bCs/>
          <w:color w:val="0070C0"/>
          <w:sz w:val="28"/>
          <w:szCs w:val="28"/>
        </w:rPr>
        <w:t>8000</w:t>
      </w:r>
      <w:r>
        <w:rPr>
          <w:rFonts w:ascii="楷体" w:eastAsia="楷体" w:hAnsi="楷体" w:cs="楷体_GB2312" w:hint="eastAsia"/>
          <w:b/>
          <w:bCs/>
          <w:color w:val="0070C0"/>
          <w:sz w:val="28"/>
          <w:szCs w:val="28"/>
        </w:rPr>
        <w:t>字以下</w:t>
      </w:r>
      <w:r>
        <w:rPr>
          <w:rFonts w:ascii="楷体" w:eastAsia="楷体" w:hAnsi="楷体" w:cs="楷体_GB2312" w:hint="eastAsia"/>
          <w:color w:val="0070C0"/>
          <w:sz w:val="28"/>
          <w:szCs w:val="28"/>
        </w:rPr>
        <w:t>）：</w:t>
      </w:r>
    </w:p>
    <w:p w14:paraId="5A2D67E1" w14:textId="77777777" w:rsidR="000B1039" w:rsidRDefault="000B1039" w:rsidP="000B1039">
      <w:pPr>
        <w:snapToGrid w:val="0"/>
        <w:spacing w:line="440" w:lineRule="exact"/>
        <w:ind w:firstLineChars="196" w:firstLine="549"/>
        <w:rPr>
          <w:rFonts w:ascii="楷体" w:eastAsia="楷体" w:hAnsi="楷体" w:cs="楷体_GB2312" w:hint="eastAsia"/>
          <w:color w:val="0070C0"/>
          <w:sz w:val="28"/>
          <w:szCs w:val="28"/>
        </w:rPr>
      </w:pPr>
      <w:r>
        <w:rPr>
          <w:rFonts w:ascii="楷体" w:eastAsia="楷体" w:hAnsi="楷体"/>
          <w:color w:val="0070C0"/>
          <w:sz w:val="28"/>
          <w:szCs w:val="28"/>
        </w:rPr>
        <w:t>1</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家经济社会发展中迫切需要解决以及重大突发事件中涉及的关键科学问题来论述其应用前景。附主要参考文献目录）；</w:t>
      </w:r>
    </w:p>
    <w:p w14:paraId="297B45C2" w14:textId="1EDF6E24" w:rsidR="0023014B" w:rsidRPr="0011678E" w:rsidRDefault="00801294" w:rsidP="00012AD6">
      <w:pPr>
        <w:spacing w:line="360" w:lineRule="auto"/>
        <w:ind w:firstLine="0"/>
        <w:rPr>
          <w:rFonts w:eastAsiaTheme="minorEastAsia" w:cs="楷体"/>
        </w:rPr>
      </w:pPr>
      <w:r w:rsidRPr="0044399A">
        <w:rPr>
          <w:rFonts w:asciiTheme="majorEastAsia" w:eastAsiaTheme="majorEastAsia" w:hAnsiTheme="majorEastAsia"/>
          <w:b/>
          <w:sz w:val="28"/>
          <w:szCs w:val="28"/>
        </w:rPr>
        <w:t>1.1 研究</w:t>
      </w:r>
      <w:r w:rsidRPr="0044399A">
        <w:rPr>
          <w:rFonts w:asciiTheme="majorEastAsia" w:eastAsiaTheme="majorEastAsia" w:hAnsiTheme="majorEastAsia" w:hint="eastAsia"/>
          <w:b/>
          <w:sz w:val="28"/>
          <w:szCs w:val="28"/>
        </w:rPr>
        <w:t>背景和</w:t>
      </w:r>
      <w:r w:rsidRPr="0044399A">
        <w:rPr>
          <w:rFonts w:asciiTheme="majorEastAsia" w:eastAsiaTheme="majorEastAsia" w:hAnsiTheme="majorEastAsia"/>
          <w:b/>
          <w:sz w:val="28"/>
          <w:szCs w:val="28"/>
        </w:rPr>
        <w:t>意义</w:t>
      </w:r>
    </w:p>
    <w:p w14:paraId="006683AF" w14:textId="57C3F316" w:rsidR="552175D5" w:rsidRPr="0011678E" w:rsidRDefault="00D817DA" w:rsidP="677227A0">
      <w:pPr>
        <w:spacing w:line="360" w:lineRule="auto"/>
        <w:ind w:firstLine="0"/>
        <w:rPr>
          <w:rFonts w:eastAsiaTheme="minorEastAsia" w:cs="楷体"/>
        </w:rPr>
      </w:pPr>
      <w:r w:rsidRPr="003F4BF0">
        <w:rPr>
          <w:rFonts w:eastAsiaTheme="minorEastAsia" w:cs="Times New Roman" w:hint="eastAsia"/>
        </w:rPr>
        <w:t>随着全球能源转型的加速和碳中和目标的提出，综合能源系统的运行与规划面临前所未有的</w:t>
      </w:r>
      <w:r w:rsidR="1ABFAFC9" w:rsidRPr="003F4BF0">
        <w:rPr>
          <w:rFonts w:eastAsiaTheme="minorEastAsia" w:cs="Times New Roman"/>
        </w:rPr>
        <w:t>机遇与</w:t>
      </w:r>
      <w:r w:rsidRPr="003F4BF0">
        <w:rPr>
          <w:rFonts w:eastAsiaTheme="minorEastAsia" w:cs="Times New Roman" w:hint="eastAsia"/>
        </w:rPr>
        <w:t>挑战</w:t>
      </w:r>
      <w:sdt>
        <w:sdtPr>
          <w:rPr>
            <w:color w:val="000000"/>
          </w:rPr>
          <w:tag w:val="MENDELEY_CITATION_v3_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"/>
          <w:id w:val="1070643687"/>
          <w:placeholder>
            <w:docPart w:val="9DC7CC149E914006A9F6962453F452C6"/>
          </w:placeholder>
        </w:sdtPr>
        <w:sdtContent>
          <w:r w:rsidR="11C79525" w:rsidRPr="00360161">
            <w:rPr>
              <w:rFonts w:eastAsiaTheme="minorEastAsia" w:cs="Times New Roman"/>
              <w:color w:val="000000"/>
            </w:rPr>
            <w:t>[1</w:t>
          </w:r>
          <w:r w:rsidR="302EEBBE" w:rsidRPr="00360161">
            <w:rPr>
              <w:rFonts w:eastAsiaTheme="minorEastAsia" w:cs="Times New Roman"/>
              <w:color w:val="000000"/>
            </w:rPr>
            <w:t>]</w:t>
          </w:r>
        </w:sdtContent>
      </w:sdt>
      <w:sdt>
        <w:sdtPr>
          <w:rPr>
            <w:color w:val="000000"/>
          </w:rPr>
          <w:tag w:val="MENDELEY_CITATION_v3_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"/>
          <w:id w:val="654047072"/>
          <w:placeholder>
            <w:docPart w:val="94478D3B36D24300BFB30AE0158CA235"/>
          </w:placeholder>
        </w:sdtPr>
        <w:sdtContent>
          <w:r w:rsidR="24484D42" w:rsidRPr="00360161">
            <w:rPr>
              <w:rFonts w:eastAsiaTheme="minorEastAsia" w:cs="Times New Roman"/>
              <w:color w:val="000000"/>
            </w:rPr>
            <w:t>[2]</w:t>
          </w:r>
        </w:sdtContent>
      </w:sdt>
      <w:r w:rsidR="0B742C5F" w:rsidRPr="003F4BF0">
        <w:rPr>
          <w:rFonts w:eastAsiaTheme="minorEastAsia" w:cs="Times New Roman"/>
        </w:rPr>
        <w:t>。</w:t>
      </w:r>
      <w:r w:rsidR="49D06009" w:rsidRPr="003F4BF0">
        <w:rPr>
          <w:rFonts w:eastAsiaTheme="minorEastAsia" w:cs="Times New Roman"/>
        </w:rPr>
        <w:t>传统电力系统主要</w:t>
      </w:r>
      <w:r w:rsidR="7E430734" w:rsidRPr="003F4BF0">
        <w:rPr>
          <w:rFonts w:eastAsiaTheme="minorEastAsia" w:cs="Times New Roman"/>
        </w:rPr>
        <w:t>聚焦</w:t>
      </w:r>
      <w:r w:rsidR="49D06009" w:rsidRPr="003F4BF0">
        <w:rPr>
          <w:rFonts w:eastAsiaTheme="minorEastAsia" w:cs="Times New Roman"/>
        </w:rPr>
        <w:t>于解决交流最优潮流（</w:t>
      </w:r>
      <w:r w:rsidR="49D06009" w:rsidRPr="003F4BF0">
        <w:rPr>
          <w:rFonts w:eastAsiaTheme="minorEastAsia" w:cs="Times New Roman"/>
        </w:rPr>
        <w:t>ACOPF</w:t>
      </w:r>
      <w:r w:rsidR="49D06009" w:rsidRPr="003F4BF0">
        <w:rPr>
          <w:rFonts w:eastAsiaTheme="minorEastAsia" w:cs="Times New Roman"/>
        </w:rPr>
        <w:t>）问题，这是一个典型的非凸问题，本身求解就颇具挑战。而综合能源系统不仅包括了传统的电力系统元素，还</w:t>
      </w:r>
      <w:r w:rsidR="426CFF21" w:rsidRPr="003F4BF0">
        <w:rPr>
          <w:rFonts w:eastAsiaTheme="minorEastAsia" w:cs="Times New Roman"/>
        </w:rPr>
        <w:t>引入</w:t>
      </w:r>
      <w:r w:rsidR="0774C13D" w:rsidRPr="003F4BF0">
        <w:rPr>
          <w:rFonts w:eastAsiaTheme="minorEastAsia" w:cs="Times New Roman"/>
        </w:rPr>
        <w:t>了</w:t>
      </w:r>
      <w:r w:rsidRPr="003F4BF0">
        <w:rPr>
          <w:rFonts w:eastAsiaTheme="minorEastAsia" w:cs="Times New Roman" w:hint="eastAsia"/>
        </w:rPr>
        <w:t>分布式发电、储能设备、电动汽车、可控负载等</w:t>
      </w:r>
      <w:r w:rsidR="49D06009" w:rsidRPr="003F4BF0">
        <w:rPr>
          <w:rFonts w:eastAsiaTheme="minorEastAsia" w:cs="Times New Roman"/>
        </w:rPr>
        <w:t>多种类型的设备</w:t>
      </w:r>
      <w:sdt>
        <w:sdtPr>
          <w:rPr>
            <w:color w:val="000000"/>
          </w:rPr>
          <w:tag w:val="MENDELEY_CITATION_v3_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"/>
          <w:id w:val="1561286070"/>
          <w:placeholder>
            <w:docPart w:val="E2F1368E09004AC78E7402275DEDA93F"/>
          </w:placeholder>
        </w:sdtPr>
        <w:sdtContent>
          <w:r w:rsidR="784AE1DC" w:rsidRPr="00360161">
            <w:rPr>
              <w:rFonts w:eastAsiaTheme="minorEastAsia" w:cs="Times New Roman"/>
              <w:color w:val="000000"/>
            </w:rPr>
            <w:t>[3]</w:t>
          </w:r>
        </w:sdtContent>
      </w:sdt>
      <w:r w:rsidR="784AE1DC" w:rsidRPr="003F4BF0">
        <w:rPr>
          <w:rFonts w:eastAsiaTheme="minorEastAsia" w:cs="Times New Roman"/>
        </w:rPr>
        <w:t>，</w:t>
      </w:r>
      <w:r w:rsidR="49D06009" w:rsidRPr="003F4BF0">
        <w:rPr>
          <w:rFonts w:eastAsiaTheme="minorEastAsia" w:cs="Times New Roman"/>
        </w:rPr>
        <w:t>这使得求解问题的复杂度和难度进一步增加。</w:t>
      </w:r>
      <w:r w:rsidRPr="003F4BF0">
        <w:rPr>
          <w:rFonts w:eastAsiaTheme="minorEastAsia" w:cs="Times New Roman" w:hint="eastAsia"/>
        </w:rPr>
        <w:t>这种多能源耦合、多设备协同的特性使得决策变量的</w:t>
      </w:r>
      <w:r w:rsidRPr="4FEE2E18">
        <w:rPr>
          <w:rFonts w:eastAsiaTheme="minorEastAsia" w:cs="楷体" w:hint="eastAsia"/>
        </w:rPr>
        <w:t>数量和复杂性显著增加。决</w:t>
      </w:r>
      <w:r w:rsidRPr="4FEE2E18">
        <w:rPr>
          <w:rFonts w:eastAsiaTheme="minorEastAsia" w:cs="楷体" w:hint="eastAsia"/>
          <w:b/>
        </w:rPr>
        <w:t>策任务不仅涵盖能源的生产、传输、分配，还涉及跨能量形式的转换与优化，形成了一个多维、多目标、多时间尺度的高复杂性优化问题。</w:t>
      </w:r>
      <w:r w:rsidR="552175D5" w:rsidRPr="4FEE2E18">
        <w:rPr>
          <w:rFonts w:eastAsiaTheme="minorEastAsia" w:cs="楷体"/>
        </w:rPr>
        <w:t>首先，在碳中和背景下，可再生能源（如风能、太阳能）的大规模接入</w:t>
      </w:r>
      <w:sdt>
        <w:sdtPr>
          <w:rPr>
            <w:color w:val="000000"/>
          </w:rPr>
          <w:tag w:val="MENDELEY_CITATION_v3_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"/>
          <w:id w:val="844670582"/>
        </w:sdtPr>
        <w:sdtContent>
          <w:r w:rsidR="552175D5" w:rsidRPr="00360161">
            <w:rPr>
              <w:rFonts w:eastAsiaTheme="minorEastAsia" w:cs="楷体"/>
              <w:color w:val="000000"/>
            </w:rPr>
            <w:t>[4</w:t>
          </w:r>
          <w:r w:rsidR="7B9B9294" w:rsidRPr="00360161">
            <w:rPr>
              <w:rFonts w:eastAsiaTheme="minorEastAsia" w:cs="楷体"/>
              <w:color w:val="000000"/>
            </w:rPr>
            <w:t>], [</w:t>
          </w:r>
          <w:r w:rsidR="552175D5" w:rsidRPr="00360161">
            <w:rPr>
              <w:rFonts w:eastAsiaTheme="minorEastAsia" w:cs="楷体"/>
              <w:color w:val="000000"/>
            </w:rPr>
            <w:t>5]</w:t>
          </w:r>
        </w:sdtContent>
      </w:sdt>
      <w:r w:rsidR="552175D5" w:rsidRPr="4FEE2E18">
        <w:rPr>
          <w:rFonts w:eastAsiaTheme="minorEastAsia" w:cs="楷体"/>
        </w:rPr>
        <w:t xml:space="preserve"> </w:t>
      </w:r>
      <w:r w:rsidR="552175D5" w:rsidRPr="4FEE2E18">
        <w:rPr>
          <w:rFonts w:eastAsiaTheme="minorEastAsia" w:cs="楷体"/>
        </w:rPr>
        <w:t>进一步增加了系统运行的随机性和不确定性，使得能源供需平衡问题更加复杂。综合能源系统中的多个设备之间（如储能、电动汽车等）具有强耦合特性，他们各自的运行状态不仅受到多种约束（如容量限制、放电效率、老化特性等）的影响，而且必须在不断变化的环境中（如气候条件变化、用户需求波动等）进行动态调整，以适应可再生能源的不稳定输入。这些动态行为都需要在优化模型中进行精准建模。传统基于确定性预测的优化模型难以应对动态变化的运行环境，这对优化算法的表达能力和求解效率提出了更高要求。此外，综合能源系统的运行需要同时满足多目标优化需求</w:t>
      </w:r>
      <w:sdt>
        <w:sdtPr>
          <w:rPr>
            <w:color w:val="000000"/>
          </w:rPr>
          <w:tag w:val="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"/>
          <w:id w:val="701183629"/>
          <w:placeholder>
            <w:docPart w:val="00A78C6E9AD34A318B53DA131E6A8125"/>
          </w:placeholder>
        </w:sdtPr>
        <w:sdtContent>
          <w:r w:rsidR="552175D5" w:rsidRPr="00360161">
            <w:rPr>
              <w:rFonts w:eastAsiaTheme="minorEastAsia" w:cs="楷体"/>
              <w:color w:val="000000"/>
            </w:rPr>
            <w:t>[6</w:t>
          </w:r>
          <w:r w:rsidR="00940DA6" w:rsidRPr="00360161">
            <w:rPr>
              <w:rFonts w:eastAsiaTheme="minorEastAsia" w:cs="楷体"/>
              <w:color w:val="000000"/>
            </w:rPr>
            <w:t>], [</w:t>
          </w:r>
          <w:r w:rsidR="552175D5" w:rsidRPr="00360161">
            <w:rPr>
              <w:rFonts w:eastAsiaTheme="minorEastAsia" w:cs="楷体"/>
              <w:color w:val="000000"/>
            </w:rPr>
            <w:t>7]</w:t>
          </w:r>
        </w:sdtContent>
      </w:sdt>
      <w:r w:rsidR="552175D5" w:rsidRPr="4FEE2E18">
        <w:rPr>
          <w:rFonts w:eastAsiaTheme="minorEastAsia" w:cs="楷体"/>
        </w:rPr>
        <w:t>，在追求经</w:t>
      </w:r>
      <w:r w:rsidR="552175D5" w:rsidRPr="4FEE2E18">
        <w:rPr>
          <w:rFonts w:eastAsiaTheme="minorEastAsia" w:cs="楷体"/>
        </w:rPr>
        <w:lastRenderedPageBreak/>
        <w:t>济性最优的同时，还需要确保系统运行的安全性和鲁棒性，避免因设备故障或外界扰动引发的连锁反应。特别的是，在极端气候事件或自然灾害等非正常工况下，如何通过鲁棒优化与动态响应策略保持系统的稳定运行，成为亟待解决的问题。再者，随着系统的扩展性和灵活性需求不断提高，不同的决策任务往往需要基于不同的优化模板（如单时段优化</w:t>
      </w:r>
      <w:sdt>
        <w:sdtPr>
          <w:rPr>
            <w:color w:val="000000"/>
          </w:rPr>
          <w:tag w:val="MENDELEY_CITATION_v3_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"/>
          <w:id w:val="1123293498"/>
          <w:placeholder>
            <w:docPart w:val="6C161E58AE7948B1BAE6D1BB82B77295"/>
          </w:placeholder>
        </w:sdtPr>
        <w:sdtContent>
          <w:r w:rsidR="552175D5" w:rsidRPr="00360161">
            <w:rPr>
              <w:rFonts w:eastAsiaTheme="minorEastAsia" w:cs="楷体"/>
              <w:color w:val="000000"/>
            </w:rPr>
            <w:t>[8]</w:t>
          </w:r>
        </w:sdtContent>
      </w:sdt>
      <w:r w:rsidR="552175D5" w:rsidRPr="4FEE2E18">
        <w:rPr>
          <w:rFonts w:eastAsiaTheme="minorEastAsia" w:cs="楷体"/>
        </w:rPr>
        <w:t>、滚动时域优化</w:t>
      </w:r>
      <w:sdt>
        <w:sdtPr>
          <w:rPr>
            <w:color w:val="000000"/>
          </w:rPr>
          <w:tag w:val="MENDELEY_CITATION_v3_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"/>
          <w:id w:val="61112195"/>
          <w:placeholder>
            <w:docPart w:val="437E5C1F5A02402399BDABAC624EBC81"/>
          </w:placeholder>
        </w:sdtPr>
        <w:sdtContent>
          <w:r w:rsidR="552175D5" w:rsidRPr="00360161">
            <w:rPr>
              <w:rFonts w:eastAsiaTheme="minorEastAsia" w:cs="楷体"/>
              <w:color w:val="000000"/>
            </w:rPr>
            <w:t>[9]</w:t>
          </w:r>
        </w:sdtContent>
      </w:sdt>
      <w:r w:rsidR="552175D5" w:rsidRPr="4FEE2E18">
        <w:rPr>
          <w:rFonts w:eastAsiaTheme="minorEastAsia" w:cs="楷体"/>
        </w:rPr>
        <w:t>、分布式优化</w:t>
      </w:r>
      <w:sdt>
        <w:sdtPr>
          <w:rPr>
            <w:color w:val="000000"/>
          </w:rPr>
          <w:tag w:val="MENDELEY_CITATION_v3_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"/>
          <w:id w:val="1688094790"/>
        </w:sdtPr>
        <w:sdtContent>
          <w:r w:rsidR="552175D5" w:rsidRPr="00360161">
            <w:rPr>
              <w:rFonts w:eastAsiaTheme="minorEastAsia" w:cs="楷体"/>
              <w:color w:val="000000"/>
            </w:rPr>
            <w:t>[10]</w:t>
          </w:r>
        </w:sdtContent>
      </w:sdt>
      <w:r w:rsidR="552175D5" w:rsidRPr="4FEE2E18">
        <w:rPr>
          <w:rFonts w:eastAsiaTheme="minorEastAsia" w:cs="楷体"/>
        </w:rPr>
        <w:t>等）进行建模和求解。例如，在短时间尺度上，实时调度优化需要快速响应负荷波动和设备状态变化；而在长时间尺度上，系统规划优化则需要考虑基础设施投资和资源配置的最优方案。这些优化模板需要能够灵活适应不同的时间尺度和空间维度，同时高效解决实际运行中可能存在的不确定性、非线性、非凸性等难题。</w:t>
      </w:r>
      <w:r w:rsidR="552175D5" w:rsidRPr="4FEE2E18">
        <w:rPr>
          <w:rFonts w:eastAsiaTheme="minorEastAsia" w:cs="楷体"/>
          <w:b/>
        </w:rPr>
        <w:t>综上所述，综合能源系统决策任务的复杂性主要体现在以下几个方面：多元设备协同、优化目标多元化、以及问题的时空动态性。</w:t>
      </w:r>
      <w:r w:rsidR="552175D5" w:rsidRPr="4FEE2E18">
        <w:rPr>
          <w:rFonts w:eastAsiaTheme="minorEastAsia" w:cs="楷体"/>
        </w:rPr>
        <w:t>为应对这些挑战，亟需开发基于先进优化理论和人工智能技术的新方法，以实现高效、鲁棒的综合能源系统实时控制。这不仅对保障系统的经济性与安全性至关重要，也为全球碳中和目标的实现提供了关键技术支持。</w:t>
      </w:r>
    </w:p>
    <w:p w14:paraId="0CEE02A3" w14:textId="53A7F496" w:rsidR="0EB5B493" w:rsidRPr="00FD6539" w:rsidRDefault="33A1F334" w:rsidP="00012AD6">
      <w:pPr>
        <w:spacing w:line="360" w:lineRule="auto"/>
        <w:rPr>
          <w:rFonts w:eastAsiaTheme="minorEastAsia" w:cs="楷体"/>
          <w:b/>
        </w:rPr>
      </w:pPr>
      <w:r w:rsidRPr="008B7702">
        <w:rPr>
          <w:rFonts w:eastAsiaTheme="minorEastAsia" w:cs="楷体"/>
        </w:rPr>
        <w:t>面临能源危机与环境污染的双重挑战，电动汽车近年来经历了快速发展。据</w:t>
      </w:r>
      <w:r w:rsidRPr="008B7702">
        <w:rPr>
          <w:rFonts w:eastAsiaTheme="minorEastAsia" w:cs="楷体"/>
        </w:rPr>
        <w:t>2022</w:t>
      </w:r>
      <w:r w:rsidRPr="008B7702">
        <w:rPr>
          <w:rFonts w:eastAsiaTheme="minorEastAsia" w:cs="楷体"/>
        </w:rPr>
        <w:t>年数据，全球电动汽车销量达到</w:t>
      </w:r>
      <w:r w:rsidRPr="008B7702">
        <w:rPr>
          <w:rFonts w:eastAsiaTheme="minorEastAsia" w:cs="楷体"/>
        </w:rPr>
        <w:t>1082.4</w:t>
      </w:r>
      <w:r w:rsidRPr="008B7702">
        <w:rPr>
          <w:rFonts w:eastAsiaTheme="minorEastAsia" w:cs="楷体"/>
        </w:rPr>
        <w:t>万辆，其中中国市场销量为</w:t>
      </w:r>
      <w:r w:rsidRPr="008B7702">
        <w:rPr>
          <w:rFonts w:eastAsiaTheme="minorEastAsia" w:cs="楷体"/>
        </w:rPr>
        <w:t>688.4</w:t>
      </w:r>
      <w:r w:rsidRPr="008B7702">
        <w:rPr>
          <w:rFonts w:eastAsiaTheme="minorEastAsia" w:cs="楷体"/>
        </w:rPr>
        <w:t>万辆，占全球总销量的</w:t>
      </w:r>
      <w:r w:rsidRPr="008B7702">
        <w:rPr>
          <w:rFonts w:eastAsiaTheme="minorEastAsia" w:cs="楷体"/>
        </w:rPr>
        <w:t>63.6%</w:t>
      </w:r>
      <w:r w:rsidRPr="008B7702">
        <w:rPr>
          <w:rFonts w:eastAsiaTheme="minorEastAsia" w:cs="楷体"/>
        </w:rPr>
        <w:t>。然而，电动汽车市场的扩张对现有电网系统构成了潜在挑战，未经管理的充电活动可能引发电网电压波动、增加峰值负荷与功率损失</w:t>
      </w:r>
      <w:r w:rsidRPr="008B7702">
        <w:rPr>
          <w:rFonts w:eastAsiaTheme="minorEastAsia" w:cs="楷体"/>
        </w:rPr>
        <w:t>[4][5]</w:t>
      </w:r>
      <w:r w:rsidR="008A33C4" w:rsidRPr="008A33C4">
        <w:rPr>
          <w:rFonts w:eastAsiaTheme="minorEastAsia" w:cs="楷体"/>
        </w:rPr>
        <w:t xml:space="preserve"> </w:t>
      </w:r>
      <w:r w:rsidRPr="008A33C4">
        <w:rPr>
          <w:rFonts w:eastAsiaTheme="minorEastAsia" w:cs="楷体"/>
        </w:rPr>
        <w:t>[6][7]</w:t>
      </w:r>
      <w:r w:rsidRPr="008A33C4">
        <w:rPr>
          <w:rFonts w:eastAsiaTheme="minorEastAsia" w:cs="楷体"/>
        </w:rPr>
        <w:t>。</w:t>
      </w:r>
      <w:r w:rsidR="1C14120E" w:rsidRPr="1C14120E">
        <w:rPr>
          <w:rFonts w:eastAsiaTheme="minorEastAsia" w:cs="楷体"/>
        </w:rPr>
        <w:t>此外，</w:t>
      </w:r>
      <w:r w:rsidRPr="008B7702">
        <w:rPr>
          <w:rFonts w:eastAsiaTheme="minorEastAsia" w:cs="楷体"/>
        </w:rPr>
        <w:t>考虑到电动汽车动力电池的充放电特性，其可作为电网的潜在储能设施，合理利用可实现削峰填谷，稳定电网系统，降低运营成本并减少空气污染排放，因此，研究电动汽车与智能电网能量互动的协同控制（车网协同）显得尤为重要</w:t>
      </w:r>
      <w:r w:rsidRPr="008B7702">
        <w:rPr>
          <w:rFonts w:eastAsiaTheme="minorEastAsia" w:cs="楷体"/>
        </w:rPr>
        <w:t>[8][9][10]</w:t>
      </w:r>
      <w:r w:rsidRPr="008B7702">
        <w:rPr>
          <w:rFonts w:eastAsiaTheme="minorEastAsia" w:cs="楷体"/>
        </w:rPr>
        <w:t>。</w:t>
      </w:r>
      <w:r w:rsidR="000E030A" w:rsidRPr="008C3A55">
        <w:rPr>
          <w:rFonts w:eastAsiaTheme="minorEastAsia" w:cs="楷体" w:hint="eastAsia"/>
          <w:b/>
        </w:rPr>
        <w:t>在电动汽车与智能电网的能量互动中，</w:t>
      </w:r>
      <w:r w:rsidR="000E030A" w:rsidRPr="558035F7">
        <w:rPr>
          <w:rFonts w:eastAsiaTheme="minorEastAsia" w:cs="楷体" w:hint="eastAsia"/>
          <w:b/>
        </w:rPr>
        <w:t>多</w:t>
      </w:r>
      <w:r w:rsidR="008C3A55">
        <w:rPr>
          <w:rFonts w:eastAsiaTheme="minorEastAsia" w:cs="楷体" w:hint="eastAsia"/>
          <w:b/>
          <w:bCs/>
        </w:rPr>
        <w:t>时空</w:t>
      </w:r>
      <w:r w:rsidR="000E030A" w:rsidRPr="558035F7">
        <w:rPr>
          <w:rFonts w:eastAsiaTheme="minorEastAsia" w:cs="楷体" w:hint="eastAsia"/>
          <w:b/>
        </w:rPr>
        <w:t>尺度问题</w:t>
      </w:r>
      <w:r w:rsidR="000E030A" w:rsidRPr="008C3A55">
        <w:rPr>
          <w:rFonts w:eastAsiaTheme="minorEastAsia" w:cs="楷体" w:hint="eastAsia"/>
          <w:b/>
        </w:rPr>
        <w:t>是一个关键挑战</w:t>
      </w:r>
      <w:r w:rsidR="000E030A" w:rsidRPr="000E030A">
        <w:rPr>
          <w:rFonts w:eastAsiaTheme="minorEastAsia" w:cs="楷体" w:hint="eastAsia"/>
        </w:rPr>
        <w:t>。多尺度指的是在不同的时间和空间尺度上，系统的动态行为和优化需求可能会显著变化。</w:t>
      </w:r>
      <w:r w:rsidR="5989E03E" w:rsidRPr="5989E03E">
        <w:rPr>
          <w:rFonts w:eastAsiaTheme="minorEastAsia" w:cs="楷体"/>
        </w:rPr>
        <w:t>这种多尺度特性要求在制定优化策略时，必须同时兼顾短期的动态响应和长期的系统稳定性。在时间尺度上</w:t>
      </w:r>
      <w:r w:rsidR="000E030A" w:rsidRPr="000E030A">
        <w:rPr>
          <w:rFonts w:eastAsiaTheme="minorEastAsia" w:cs="楷体" w:hint="eastAsia"/>
        </w:rPr>
        <w:t>，电动汽车的充放电需求和新能源的发电量可能在短时间内发生剧烈变化，而电网的整体规划和基础设施调整则需要在较长时间尺度上进行考虑。在空间尺度上，电动汽车的充电行为可能集中在特定区域，导致局部电网负载不均衡，而全局电网的运行优化又需要协调多个区域的能源分配。因此，</w:t>
      </w:r>
      <w:r w:rsidR="000E030A" w:rsidRPr="00F25FFC">
        <w:rPr>
          <w:rFonts w:eastAsiaTheme="minorEastAsia" w:cs="楷体" w:hint="eastAsia"/>
          <w:b/>
        </w:rPr>
        <w:t>研究如何在多时空尺度上有效地进行车网协同控制，确保电网的稳定性和效率，是当前亟待解决的问题</w:t>
      </w:r>
      <w:r w:rsidR="000E030A" w:rsidRPr="000E030A">
        <w:rPr>
          <w:rFonts w:eastAsiaTheme="minorEastAsia" w:cs="楷体" w:hint="eastAsia"/>
        </w:rPr>
        <w:t>。这需要开发能够在不同尺度上灵活调整的算法，以适应复杂的动态环境和不确定性。</w:t>
      </w:r>
    </w:p>
    <w:p w14:paraId="55B202A4" w14:textId="4FC12069" w:rsidR="002A5E15" w:rsidRDefault="002A5E15" w:rsidP="00012AD6">
      <w:pPr>
        <w:spacing w:line="360" w:lineRule="auto"/>
      </w:pPr>
      <w:r>
        <w:rPr>
          <w:rFonts w:hint="eastAsia"/>
        </w:rPr>
        <w:lastRenderedPageBreak/>
        <w:t>电网拓扑的变化是电力系统运行中不可忽视的复杂挑战。现代电网由高度互联的输配电网络组成，其拓扑结构因自然灾害、设备故障、计划检修、甚至人为操作等原因可能发生动态变化</w:t>
      </w:r>
      <w:r w:rsidR="4B4F8BAB">
        <w:t>，</w:t>
      </w:r>
      <w:r>
        <w:rPr>
          <w:rFonts w:hint="eastAsia"/>
        </w:rPr>
        <w:t>这些变化通常会对电网的运行稳定性和供电可靠性产生显著影响。在极端情况下，例如地震、飓风或大规模设备故障，关键输电线路或变电站可能发生中断，导致部分区域的负载得不到充分供电，甚至引发连锁反应造成大范围停电。这些情况突显了研究和应对电网拓扑变化的必要性。随着分布式</w:t>
      </w:r>
      <w:r w:rsidR="002E6A5C">
        <w:rPr>
          <w:rFonts w:hint="eastAsia"/>
        </w:rPr>
        <w:t>新</w:t>
      </w:r>
      <w:r>
        <w:rPr>
          <w:rFonts w:hint="eastAsia"/>
        </w:rPr>
        <w:t>能源、可再生能源以及灵活负载（如电动汽车和需求响应技术）的广泛接入，</w:t>
      </w:r>
      <w:r w:rsidR="15F6B700">
        <w:t>导致电力潮流的动态变化，</w:t>
      </w:r>
      <w:r w:rsidR="34705A46">
        <w:t>使得电网的运行环境更加复杂</w:t>
      </w:r>
      <w:r w:rsidR="34705A46" w:rsidRPr="336346A3">
        <w:rPr>
          <w:rFonts w:eastAsiaTheme="minorEastAsia" w:cs="楷体"/>
        </w:rPr>
        <w:t>。</w:t>
      </w:r>
      <w:r w:rsidR="34705A46">
        <w:t>例如，</w:t>
      </w:r>
      <w:r>
        <w:rPr>
          <w:rFonts w:hint="eastAsia"/>
        </w:rPr>
        <w:t>风能和太阳能的随机波动可能引发部分线路过载，从而导致保护装置切除线路，改变电网的实际拓扑。此外，随着能源互联网的快速发展，主动配电网络和微网的兴起使得电网在运行过程中更容易发生频繁的拓扑变化，从而对传统的静态调度与优化方法提出了新的挑战。在传统电网运行中，电网拓扑变化通常依赖于事后恢复策略进行应对。这些策略往往需要充分了解系统的实时状态，并借助大规模数值仿真来制定应急响应方案。然而，这种方式在应对快速变化的电网环境时可能显得迟缓且效率不足，尤其是在自然灾害或设备故障等极端情况下。这种时延可能导致电网运行成本增加，甚至危及电网的安全稳定性。</w:t>
      </w:r>
      <w:r w:rsidRPr="002A5E15">
        <w:rPr>
          <w:rFonts w:hint="eastAsia"/>
          <w:b/>
          <w:bCs/>
        </w:rPr>
        <w:t>因此，如何在拓扑发生变化时快速识别其影响并做出实时决策，成为电网运行研究中的重要课题。</w:t>
      </w:r>
      <w:r>
        <w:rPr>
          <w:rFonts w:hint="eastAsia"/>
        </w:rPr>
        <w:t>针对上述问题，近年来涌现了许多基于数据驱动的解决方案。例如，通过图神经网络对电网拓扑进行表征学习，可以有效提取拓扑结构的关键特征，用于支持故障诊断和动态调度优化。此外，扩散模型作为一种新兴的生成式模型，在应对非平稳系统和随机环境方面展现出潜力。通过将拓扑感知能力嵌入扩散模型，可以实现对电网动态行为的深度刻画和对极端情况下优化决策的支持。这些技术手段的融合为解决电网拓扑变化带来的挑战提供了新思路。</w:t>
      </w:r>
      <w:r w:rsidRPr="00CB6693">
        <w:rPr>
          <w:rFonts w:eastAsiaTheme="minorEastAsia" w:cs="楷体" w:hint="eastAsia"/>
        </w:rPr>
        <w:t>电网拓扑变化背景下的研究重点在于：如何通过实时监测、拓扑感知和智能算法，在极端情况下保持电网的稳定运行。这不仅是提升电网韧性的重要路径，也对推动现代能源系统的智能化与可持续发展具有深远意义。</w:t>
      </w:r>
    </w:p>
    <w:p w14:paraId="46EBB23B" w14:textId="6376B9C6" w:rsidR="00CF670C" w:rsidRDefault="00404D7B" w:rsidP="00CC6BC7">
      <w:pPr>
        <w:spacing w:line="360" w:lineRule="auto"/>
      </w:pPr>
      <w:r w:rsidRPr="00404D7B">
        <w:t>随着综合能源系统的快速发展，能源需求和供应的不确定性显著增加</w:t>
      </w:r>
      <w:r w:rsidR="006F3116">
        <w:rPr>
          <w:rFonts w:hint="eastAsia"/>
        </w:rPr>
        <w:t>。</w:t>
      </w:r>
      <w:r w:rsidR="006F3116" w:rsidRPr="006F3116">
        <w:t>在</w:t>
      </w:r>
      <w:r w:rsidR="006F3116" w:rsidRPr="00404D7B">
        <w:t>综合能源</w:t>
      </w:r>
      <w:r w:rsidR="006F3116" w:rsidRPr="006F3116">
        <w:t>系统的运营与规划中，</w:t>
      </w:r>
      <w:r w:rsidR="00EB43EC">
        <w:rPr>
          <w:rFonts w:hint="eastAsia"/>
        </w:rPr>
        <w:t>两阶段</w:t>
      </w:r>
      <w:r w:rsidR="006F3116" w:rsidRPr="006F3116">
        <w:t>预测后优化框架已成为解决复杂决策问题的重要工具。</w:t>
      </w:r>
      <w:r w:rsidR="00244A21" w:rsidRPr="00244A21">
        <w:rPr>
          <w:rFonts w:hint="eastAsia"/>
        </w:rPr>
        <w:t>这一框架通过将预测</w:t>
      </w:r>
      <w:r w:rsidR="00EB43EC">
        <w:rPr>
          <w:rFonts w:hint="eastAsia"/>
        </w:rPr>
        <w:t>与</w:t>
      </w:r>
      <w:r w:rsidR="00244A21" w:rsidRPr="00244A21">
        <w:rPr>
          <w:rFonts w:hint="eastAsia"/>
        </w:rPr>
        <w:t>优化</w:t>
      </w:r>
      <w:r w:rsidR="00EB43EC">
        <w:rPr>
          <w:rFonts w:hint="eastAsia"/>
        </w:rPr>
        <w:t>分为两个阶段</w:t>
      </w:r>
      <w:r w:rsidR="00244A21" w:rsidRPr="00244A21">
        <w:rPr>
          <w:rFonts w:hint="eastAsia"/>
        </w:rPr>
        <w:t>，</w:t>
      </w:r>
      <w:r w:rsidR="005B1090">
        <w:rPr>
          <w:rFonts w:hint="eastAsia"/>
        </w:rPr>
        <w:t>第一阶段只关注于预测模型的精确度</w:t>
      </w:r>
      <w:r w:rsidR="00244A21" w:rsidRPr="00244A21">
        <w:rPr>
          <w:rFonts w:hint="eastAsia"/>
        </w:rPr>
        <w:t>，</w:t>
      </w:r>
      <w:r w:rsidR="0048418E">
        <w:rPr>
          <w:rFonts w:hint="eastAsia"/>
        </w:rPr>
        <w:t>第二阶段</w:t>
      </w:r>
      <w:r w:rsidR="004E6F88">
        <w:rPr>
          <w:rFonts w:hint="eastAsia"/>
        </w:rPr>
        <w:t>只基于预测结果做最优决策</w:t>
      </w:r>
      <w:r w:rsidR="00C15291">
        <w:rPr>
          <w:rFonts w:hint="eastAsia"/>
        </w:rPr>
        <w:t>，这</w:t>
      </w:r>
      <w:r w:rsidR="009B3515">
        <w:rPr>
          <w:rFonts w:hint="eastAsia"/>
        </w:rPr>
        <w:t>一框架</w:t>
      </w:r>
      <w:r w:rsidR="00244A21" w:rsidRPr="00244A21">
        <w:rPr>
          <w:rFonts w:hint="eastAsia"/>
        </w:rPr>
        <w:t>在系统运行和规划中发挥了重要作用。例如</w:t>
      </w:r>
      <w:r w:rsidR="00930490" w:rsidRPr="00930490">
        <w:rPr>
          <w:rFonts w:hint="eastAsia"/>
        </w:rPr>
        <w:t>日前负荷预测后进行机组调度</w:t>
      </w:r>
      <w:sdt>
        <w:sdtPr>
          <w:rPr>
            <w:rFonts w:hint="eastAsia"/>
          </w:rPr>
          <w:tag w:val="MENDELEY_CITATION_v3_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"/>
          <w:id w:val="-866602405"/>
          <w:placeholder>
            <w:docPart w:val="2CEA9DD670DC4652876743FF52402685"/>
          </w:placeholder>
        </w:sdtPr>
        <w:sdtContent>
          <w:r w:rsidR="000B33FA" w:rsidRPr="653266CA">
            <w:t>[11]</w:t>
          </w:r>
        </w:sdtContent>
      </w:sdt>
      <w:r w:rsidR="00930490" w:rsidRPr="00930490">
        <w:rPr>
          <w:rFonts w:hint="eastAsia"/>
        </w:rPr>
        <w:t>、长期风电预测后进行输电系统扩建</w:t>
      </w:r>
      <w:sdt>
        <w:sdtPr>
          <w:rPr>
            <w:rFonts w:hint="eastAsia"/>
          </w:rPr>
          <w:tag w:val="MENDELEY_CITATION_v3_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"/>
          <w:id w:val="-1228374989"/>
          <w:placeholder>
            <w:docPart w:val="11954C08DD244FCB8093203E441E3FC2"/>
          </w:placeholder>
        </w:sdtPr>
        <w:sdtContent>
          <w:r w:rsidR="00396A65" w:rsidRPr="653266CA">
            <w:t>[12]</w:t>
          </w:r>
        </w:sdtContent>
      </w:sdt>
      <w:r w:rsidR="00930490" w:rsidRPr="00930490">
        <w:rPr>
          <w:rFonts w:hint="eastAsia"/>
        </w:rPr>
        <w:t>，以及电价预</w:t>
      </w:r>
      <w:r w:rsidR="00930490" w:rsidRPr="00930490">
        <w:rPr>
          <w:rFonts w:hint="eastAsia"/>
        </w:rPr>
        <w:lastRenderedPageBreak/>
        <w:t>测后进行需求响应</w:t>
      </w:r>
      <w:sdt>
        <w:sdtPr>
          <w:rPr>
            <w:rFonts w:hint="eastAsia"/>
          </w:rPr>
          <w:tag w:val="MENDELEY_CITATION_v3_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"/>
          <w:id w:val="669296074"/>
          <w:placeholder>
            <w:docPart w:val="A43F4E30D2804954B2945253A0A482C0"/>
          </w:placeholder>
        </w:sdtPr>
        <w:sdtContent>
          <w:r w:rsidR="00DE64D7" w:rsidRPr="653266CA">
            <w:t>[13]</w:t>
          </w:r>
        </w:sdtContent>
      </w:sdt>
      <w:r w:rsidR="00244A21" w:rsidRPr="00244A21">
        <w:rPr>
          <w:rFonts w:hint="eastAsia"/>
        </w:rPr>
        <w:t>。</w:t>
      </w:r>
      <w:r w:rsidR="00555995" w:rsidRPr="00555995">
        <w:t>传统的预测方法通常基于统计模型，目标是最小化统计误差，如均方误差或分位数损失。</w:t>
      </w:r>
      <w:r w:rsidR="00555995" w:rsidRPr="33A38802">
        <w:rPr>
          <w:b/>
        </w:rPr>
        <w:t>然而，研究表明，在复杂的能源系统中，</w:t>
      </w:r>
      <w:r w:rsidR="00861B55">
        <w:rPr>
          <w:rFonts w:hint="eastAsia"/>
          <w:b/>
        </w:rPr>
        <w:t>预测</w:t>
      </w:r>
      <w:r w:rsidR="00555995" w:rsidRPr="33A38802">
        <w:rPr>
          <w:b/>
        </w:rPr>
        <w:t>统计误差的降低并不一定能够直接提升决策的最优性</w:t>
      </w:r>
      <w:sdt>
        <w:sdtPr>
          <w:tag w:val="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"/>
          <w:id w:val="1822624682"/>
          <w:placeholder>
            <w:docPart w:val="3CFFF64AB0BD45E38C26B51DF25915D2"/>
          </w:placeholder>
        </w:sdtPr>
        <w:sdtContent>
          <w:r w:rsidR="00000150" w:rsidRPr="653266CA">
            <w:t>[14], [15], [16]</w:t>
          </w:r>
        </w:sdtContent>
      </w:sdt>
      <w:r w:rsidR="00555995" w:rsidRPr="33A38802">
        <w:rPr>
          <w:b/>
        </w:rPr>
        <w:t>。</w:t>
      </w:r>
      <w:r w:rsidR="00555995" w:rsidRPr="37A304E2">
        <w:rPr>
          <w:b/>
        </w:rPr>
        <w:t>这主要是由于能源系统的决策问题往往具有不对称性、非单调性和非线性特征，预测误差对决策的影响可能存在偏差甚至放大效应。</w:t>
      </w:r>
      <w:r w:rsidR="00555995" w:rsidRPr="00555995">
        <w:t>此外，随着分布式能源、电动汽车、需求响应等灵活资源的接入，</w:t>
      </w:r>
      <w:r w:rsidR="005A67B1" w:rsidRPr="00244A21">
        <w:rPr>
          <w:rFonts w:hint="eastAsia"/>
        </w:rPr>
        <w:t>可再生能源占比逐渐提升的背景下</w:t>
      </w:r>
      <w:r w:rsidR="005A67B1">
        <w:rPr>
          <w:rFonts w:hint="eastAsia"/>
        </w:rPr>
        <w:t>，</w:t>
      </w:r>
      <w:r w:rsidR="00555995" w:rsidRPr="00555995">
        <w:t>综合能源系统的</w:t>
      </w:r>
      <w:r w:rsidR="00C96916">
        <w:rPr>
          <w:rFonts w:hint="eastAsia"/>
        </w:rPr>
        <w:t>预测</w:t>
      </w:r>
      <w:r w:rsidR="005A67B1">
        <w:rPr>
          <w:rFonts w:hint="eastAsia"/>
        </w:rPr>
        <w:t>任务</w:t>
      </w:r>
      <w:r w:rsidR="00C96916">
        <w:rPr>
          <w:rFonts w:hint="eastAsia"/>
        </w:rPr>
        <w:t>面临</w:t>
      </w:r>
      <w:r w:rsidR="00555995" w:rsidRPr="00555995">
        <w:t>更高维度和更强的不确定性，</w:t>
      </w:r>
      <w:r w:rsidR="00433D73" w:rsidRPr="00244A21">
        <w:rPr>
          <w:rFonts w:hint="eastAsia"/>
        </w:rPr>
        <w:t>进一步加剧</w:t>
      </w:r>
      <w:r w:rsidR="00424906">
        <w:rPr>
          <w:rFonts w:hint="eastAsia"/>
        </w:rPr>
        <w:t>优化阶段的</w:t>
      </w:r>
      <w:r w:rsidR="0011482C">
        <w:rPr>
          <w:rFonts w:hint="eastAsia"/>
        </w:rPr>
        <w:t>误差</w:t>
      </w:r>
      <w:r w:rsidR="00433D73" w:rsidRPr="00244A21">
        <w:rPr>
          <w:rFonts w:hint="eastAsia"/>
        </w:rPr>
        <w:t>。</w:t>
      </w:r>
      <w:r w:rsidR="00D90A9C">
        <w:rPr>
          <w:rFonts w:hint="eastAsia"/>
        </w:rPr>
        <w:t>此外</w:t>
      </w:r>
      <w:r w:rsidR="005D5EB0">
        <w:rPr>
          <w:rFonts w:hint="eastAsia"/>
        </w:rPr>
        <w:t>，</w:t>
      </w:r>
      <w:r w:rsidR="003E2B7E">
        <w:rPr>
          <w:rFonts w:hint="eastAsia"/>
        </w:rPr>
        <w:t>现代能源系统</w:t>
      </w:r>
      <w:r w:rsidR="00931034" w:rsidRPr="00931034">
        <w:rPr>
          <w:rFonts w:hint="eastAsia"/>
        </w:rPr>
        <w:t>多能源耦合、多设备协同的特性使得决策变量的数量和复杂性显著增加。决策任务不仅涵盖能源的生产、传输、分配，还涉及跨能量形式的转换与优化，形成了一个多维、多目标、多时间尺度的高复杂性优化问题。</w:t>
      </w:r>
      <w:r w:rsidR="00D4500E" w:rsidRPr="00D4500E">
        <w:t>为应对这些挑战，决策导向学习</w:t>
      </w:r>
      <w:r w:rsidR="00D4500E" w:rsidRPr="00D4500E">
        <w:t xml:space="preserve"> (DFL) </w:t>
      </w:r>
      <w:r w:rsidR="00D4500E" w:rsidRPr="00D4500E">
        <w:t>正逐步成为研究热点。不同于</w:t>
      </w:r>
      <w:r w:rsidR="00206C09" w:rsidRPr="00206C09">
        <w:rPr>
          <w:rFonts w:hint="eastAsia"/>
        </w:rPr>
        <w:t>两阶段预测后优化框架</w:t>
      </w:r>
      <w:r w:rsidR="00D4500E" w:rsidRPr="00D4500E">
        <w:t>，</w:t>
      </w:r>
      <w:r w:rsidR="00D4500E" w:rsidRPr="00D4500E">
        <w:t xml:space="preserve">DFL </w:t>
      </w:r>
      <w:r w:rsidR="00D4500E" w:rsidRPr="00D4500E">
        <w:t>将预测与优化过程有机结合，直接以优化目标为导向进行预测模型训练，从而提高下游决策的整体性能。例如，在风电发电的预测中，不仅仅关注预测精度，更注重预测结果对发电调度成本和电网安全性的实际影响。</w:t>
      </w:r>
      <w:r w:rsidR="00D4500E" w:rsidRPr="00B51BA3">
        <w:rPr>
          <w:rFonts w:eastAsiaTheme="minorEastAsia" w:cs="楷体"/>
          <w:b/>
        </w:rPr>
        <w:t>进一步地，考虑到综合能源系统运行中多种资源的相互关联和耦合，如何在全局优化的视角下设计适应不同场景的决策导向学习模型，成为研究的核心问题之一。</w:t>
      </w:r>
      <w:r w:rsidR="00D4500E" w:rsidRPr="00D4500E">
        <w:t>此外，随着大数据和人工智能技术的广泛应用，数据</w:t>
      </w:r>
      <w:r w:rsidR="009709C1">
        <w:rPr>
          <w:rFonts w:hint="eastAsia"/>
        </w:rPr>
        <w:t>和物理机理联合</w:t>
      </w:r>
      <w:r w:rsidR="00D4500E" w:rsidRPr="00D4500E">
        <w:t>驱动的决策优化方法为复杂能源系统中的</w:t>
      </w:r>
      <w:r w:rsidR="7120CA47">
        <w:t>端到端</w:t>
      </w:r>
      <w:r w:rsidR="00D4500E" w:rsidRPr="00D4500E">
        <w:t>预测后优化带来了新的机遇。</w:t>
      </w:r>
      <w:r w:rsidR="009709C1">
        <w:rPr>
          <w:rFonts w:eastAsiaTheme="minorEastAsia" w:cs="楷体" w:hint="eastAsia"/>
        </w:rPr>
        <w:t>图</w:t>
      </w:r>
      <w:r w:rsidR="009709C1">
        <w:rPr>
          <w:rFonts w:eastAsiaTheme="minorEastAsia" w:cs="楷体" w:hint="eastAsia"/>
        </w:rPr>
        <w:t>1</w:t>
      </w:r>
      <w:r w:rsidR="009709C1">
        <w:rPr>
          <w:rFonts w:eastAsiaTheme="minorEastAsia" w:cs="楷体" w:hint="eastAsia"/>
        </w:rPr>
        <w:t>展示了数据和物理</w:t>
      </w:r>
      <w:r w:rsidR="00CC6BC7">
        <w:rPr>
          <w:rFonts w:eastAsiaTheme="minorEastAsia" w:cs="楷体" w:hint="eastAsia"/>
        </w:rPr>
        <w:t>机理</w:t>
      </w:r>
      <w:r w:rsidR="009709C1">
        <w:rPr>
          <w:rFonts w:eastAsiaTheme="minorEastAsia" w:cs="楷体" w:hint="eastAsia"/>
        </w:rPr>
        <w:t>联合驱动的复杂能源系统。</w:t>
      </w:r>
    </w:p>
    <w:p w14:paraId="62826894" w14:textId="065D9F8B" w:rsidR="2CDF49F6" w:rsidRDefault="15CAF869" w:rsidP="2CDF49F6">
      <w:pPr>
        <w:spacing w:line="360" w:lineRule="auto"/>
        <w:ind w:firstLine="0"/>
        <w:rPr>
          <w:rFonts w:eastAsiaTheme="minorEastAsia" w:cs="楷体"/>
        </w:rPr>
      </w:pPr>
      <w:r>
        <w:rPr>
          <w:noProof/>
        </w:rPr>
        <w:lastRenderedPageBreak/>
        <w:drawing>
          <wp:inline distT="0" distB="0" distL="0" distR="0" wp14:anchorId="7E294CD4" wp14:editId="6CC5D6E4">
            <wp:extent cx="5724525" cy="3867010"/>
            <wp:effectExtent l="0" t="0" r="1905" b="8255"/>
            <wp:docPr id="1998260207" name="Picture 166051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515920"/>
                    <pic:cNvPicPr/>
                  </pic:nvPicPr>
                  <pic:blipFill>
                    <a:blip r:embed="rId8">
                      <a:extLst>
                        <a:ext uri="{28A0092B-C50C-407E-A947-70E740481C1C}">
                          <a14:useLocalDpi xmlns:a14="http://schemas.microsoft.com/office/drawing/2010/main" val="0"/>
                        </a:ext>
                      </a:extLst>
                    </a:blip>
                    <a:stretch>
                      <a:fillRect/>
                    </a:stretch>
                  </pic:blipFill>
                  <pic:spPr>
                    <a:xfrm>
                      <a:off x="0" y="0"/>
                      <a:ext cx="5724525" cy="3867010"/>
                    </a:xfrm>
                    <a:prstGeom prst="rect">
                      <a:avLst/>
                    </a:prstGeom>
                  </pic:spPr>
                </pic:pic>
              </a:graphicData>
            </a:graphic>
          </wp:inline>
        </w:drawing>
      </w:r>
    </w:p>
    <w:p w14:paraId="7DAEC723" w14:textId="4E699061" w:rsidR="009709C1" w:rsidRPr="009709C1" w:rsidRDefault="00CF670C" w:rsidP="00CC6BC7">
      <w:pPr>
        <w:pStyle w:val="af9"/>
        <w:rPr>
          <w:rFonts w:hint="eastAsia"/>
        </w:rPr>
      </w:pPr>
      <w:r>
        <w:rPr>
          <w:rFonts w:hint="eastAsia"/>
        </w:rPr>
        <w:t xml:space="preserve">图 </w:t>
      </w:r>
      <w:r>
        <w:fldChar w:fldCharType="begin"/>
      </w:r>
      <w:r>
        <w:instrText xml:space="preserve"> </w:instrText>
      </w:r>
      <w:r>
        <w:rPr>
          <w:rFonts w:hint="eastAsia"/>
        </w:rPr>
        <w:instrText>SEQ 图表 \* ARABIC</w:instrText>
      </w:r>
      <w:r>
        <w:instrText xml:space="preserve"> </w:instrText>
      </w:r>
      <w:r>
        <w:fldChar w:fldCharType="separate"/>
      </w:r>
      <w:r>
        <w:rPr>
          <w:rFonts w:hint="eastAsia"/>
          <w:noProof/>
        </w:rPr>
        <w:t>1</w:t>
      </w:r>
      <w:r>
        <w:fldChar w:fldCharType="end"/>
      </w:r>
      <w:r w:rsidR="00CC6BC7">
        <w:rPr>
          <w:rFonts w:hint="eastAsia"/>
        </w:rPr>
        <w:t xml:space="preserve"> </w:t>
      </w:r>
      <w:r w:rsidR="00CC6BC7">
        <w:rPr>
          <w:rFonts w:eastAsiaTheme="minorEastAsia" w:cs="楷体" w:hint="eastAsia"/>
        </w:rPr>
        <w:t>数据和物理</w:t>
      </w:r>
      <w:r w:rsidR="000043FD">
        <w:rPr>
          <w:rFonts w:eastAsiaTheme="minorEastAsia" w:cs="楷体" w:hint="eastAsia"/>
        </w:rPr>
        <w:t>机理</w:t>
      </w:r>
      <w:r w:rsidR="00CC6BC7">
        <w:rPr>
          <w:rFonts w:eastAsiaTheme="minorEastAsia" w:cs="楷体" w:hint="eastAsia"/>
        </w:rPr>
        <w:t>联合驱动的复杂能源系统</w:t>
      </w:r>
    </w:p>
    <w:p w14:paraId="6D963A37" w14:textId="22ED07F3" w:rsidR="00BF6059" w:rsidRPr="00BF6059" w:rsidRDefault="00BF6059" w:rsidP="196C3C0F">
      <w:pPr>
        <w:spacing w:line="360" w:lineRule="auto"/>
        <w:ind w:firstLineChars="200" w:firstLine="480"/>
        <w:rPr>
          <w:rFonts w:eastAsiaTheme="minorEastAsia" w:cs="楷体"/>
        </w:rPr>
      </w:pPr>
      <w:r w:rsidRPr="52468724">
        <w:rPr>
          <w:rFonts w:eastAsiaTheme="minorEastAsia" w:cs="楷体"/>
        </w:rPr>
        <w:t>学习优化</w:t>
      </w:r>
      <w:r w:rsidR="008776A3">
        <w:rPr>
          <w:rFonts w:eastAsiaTheme="minorEastAsia" w:cs="楷体" w:hint="eastAsia"/>
        </w:rPr>
        <w:t xml:space="preserve"> (</w:t>
      </w:r>
      <w:r w:rsidRPr="52468724">
        <w:rPr>
          <w:rFonts w:eastAsiaTheme="minorEastAsia" w:cs="楷体"/>
        </w:rPr>
        <w:t>Learning to Optimize, L2O</w:t>
      </w:r>
      <w:r w:rsidR="008776A3">
        <w:rPr>
          <w:rFonts w:eastAsiaTheme="minorEastAsia" w:cs="楷体" w:hint="eastAsia"/>
        </w:rPr>
        <w:t xml:space="preserve">) </w:t>
      </w:r>
      <w:sdt>
        <w:sdtPr>
          <w:rPr>
            <w:rFonts w:eastAsiaTheme="minorEastAsia" w:cs="楷体"/>
          </w:rPr>
          <w:tag w:val="MENDELEY_CITATION_v3_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"/>
          <w:id w:val="1034459721"/>
          <w:placeholder>
            <w:docPart w:val="EE8E21D1A07949A1B336695D6CE33657"/>
          </w:placeholder>
        </w:sdtPr>
        <w:sdtContent>
          <w:r w:rsidR="00F17EB0" w:rsidRPr="196C3C0F">
            <w:rPr>
              <w:rFonts w:eastAsiaTheme="minorEastAsia" w:cs="楷体"/>
            </w:rPr>
            <w:t>[17]</w:t>
          </w:r>
        </w:sdtContent>
      </w:sdt>
      <w:r w:rsidRPr="52468724">
        <w:rPr>
          <w:rFonts w:eastAsiaTheme="minorEastAsia" w:cs="楷体"/>
        </w:rPr>
        <w:t>是一种利用机器学习技术解决优化问题的方法，特别是在电力系统和其他复杂工程系统</w:t>
      </w:r>
      <w:r w:rsidRPr="003F4BF0">
        <w:rPr>
          <w:rFonts w:eastAsiaTheme="minorEastAsia" w:cs="Times New Roman"/>
        </w:rPr>
        <w:t>中。这种方法主要依赖于深度神经网络，通过学习历史数据中的模式来预测或直接生成优化问题的解决方案。然而，传统的学习优化方法主要基于判别式模型，这意味着它们通常专注于从给定的输入预测</w:t>
      </w:r>
    </w:p>
    <w:p w14:paraId="7EA7CEFE" w14:textId="55F1FCBA" w:rsidR="00BF6059" w:rsidRPr="00BF6059" w:rsidRDefault="07848B34" w:rsidP="00AC35D5">
      <w:pPr>
        <w:spacing w:line="360" w:lineRule="auto"/>
        <w:ind w:firstLineChars="200" w:firstLine="480"/>
        <w:rPr>
          <w:rFonts w:eastAsiaTheme="minorEastAsia" w:cs="楷体"/>
          <w:color w:val="000000"/>
        </w:rPr>
      </w:pPr>
      <w:r w:rsidRPr="07848B34">
        <w:rPr>
          <w:rFonts w:eastAsiaTheme="minorEastAsia" w:cs="Times New Roman"/>
        </w:rPr>
        <w:t>----+</w:t>
      </w:r>
      <w:r w:rsidR="00BF6059" w:rsidRPr="003F4BF0">
        <w:rPr>
          <w:rFonts w:eastAsiaTheme="minorEastAsia" w:cs="Times New Roman"/>
        </w:rPr>
        <w:t>单一的输出。这种单步映射方式虽然可以迅速提供解决方案，但通常缺乏灵活性和泛化能力，特别是当面对数据分</w:t>
      </w:r>
      <w:r w:rsidR="00BF6059" w:rsidRPr="52468724">
        <w:rPr>
          <w:rFonts w:eastAsiaTheme="minorEastAsia" w:cs="楷体"/>
        </w:rPr>
        <w:t>布发生变化或遇到未见过的新情况时。此外，这些方法往往无法有效探索解空间的多样性，导致在解决复杂或多目标优化问题时可能无法找到全局最优解或多个可行解。</w:t>
      </w:r>
    </w:p>
    <w:p w14:paraId="10682586" w14:textId="29FB4536" w:rsidR="00314B77" w:rsidRDefault="00BF6059" w:rsidP="00AC35D5">
      <w:pPr>
        <w:spacing w:line="360" w:lineRule="auto"/>
        <w:ind w:firstLineChars="200" w:firstLine="480"/>
        <w:rPr>
          <w:rFonts w:eastAsiaTheme="minorEastAsia" w:cs="楷体"/>
        </w:rPr>
      </w:pPr>
      <w:r w:rsidRPr="4388E9F8">
        <w:rPr>
          <w:rFonts w:eastAsiaTheme="minorEastAsia" w:cs="楷体"/>
        </w:rPr>
        <w:t>为克服这些限制，扩散模型作为一种生成式学习方法被引入到优化问题中。扩散模型通过模拟一个从无序状态到有序状态的逐步精化过程，能够探索并生成多样的解决方案。这种模型通过在训练过程中逐步学习数据的底层分布，</w:t>
      </w:r>
      <w:r w:rsidRPr="00811625">
        <w:rPr>
          <w:rFonts w:eastAsiaTheme="minorEastAsia" w:cs="楷体"/>
          <w:b/>
          <w:bCs/>
        </w:rPr>
        <w:t>不仅可以生成与训练数据类似的输出，而且能够通过多次采样过程产生一系列可能的</w:t>
      </w:r>
      <w:r w:rsidR="00EF4AAC">
        <w:rPr>
          <w:rFonts w:eastAsiaTheme="minorEastAsia" w:cs="楷体" w:hint="eastAsia"/>
          <w:b/>
          <w:bCs/>
        </w:rPr>
        <w:t>最</w:t>
      </w:r>
      <w:r w:rsidRPr="00811625">
        <w:rPr>
          <w:rFonts w:eastAsiaTheme="minorEastAsia" w:cs="楷体"/>
          <w:b/>
          <w:bCs/>
        </w:rPr>
        <w:t>优解，探索并提供在训练数据中不常见或未曾观察到的</w:t>
      </w:r>
      <w:r w:rsidR="00EF4AAC">
        <w:rPr>
          <w:rFonts w:eastAsiaTheme="minorEastAsia" w:cs="楷体" w:hint="eastAsia"/>
          <w:b/>
          <w:bCs/>
        </w:rPr>
        <w:t>最</w:t>
      </w:r>
      <w:r w:rsidR="00EF4AAC" w:rsidRPr="00811625">
        <w:rPr>
          <w:rFonts w:eastAsiaTheme="minorEastAsia" w:cs="楷体"/>
          <w:b/>
          <w:bCs/>
        </w:rPr>
        <w:t>优</w:t>
      </w:r>
      <w:r w:rsidR="00EF4AAC">
        <w:rPr>
          <w:rFonts w:eastAsiaTheme="minorEastAsia" w:cs="楷体" w:hint="eastAsia"/>
          <w:b/>
          <w:bCs/>
        </w:rPr>
        <w:t>解</w:t>
      </w:r>
      <w:r w:rsidRPr="4388E9F8">
        <w:rPr>
          <w:rFonts w:eastAsiaTheme="minorEastAsia" w:cs="楷体"/>
        </w:rPr>
        <w:t>。在电力系统优化</w:t>
      </w:r>
      <w:r w:rsidR="41F81B7B" w:rsidRPr="41F81B7B">
        <w:rPr>
          <w:rFonts w:eastAsiaTheme="minorEastAsia" w:cs="楷体"/>
        </w:rPr>
        <w:t>的问题中</w:t>
      </w:r>
      <w:r w:rsidRPr="4388E9F8">
        <w:rPr>
          <w:rFonts w:eastAsiaTheme="minorEastAsia" w:cs="楷体"/>
        </w:rPr>
        <w:t>，这种能力尤其重要，因为实际应用中往往需要考虑多种约束和目标的平衡。扩散模型的这种特性使其在处理高</w:t>
      </w:r>
      <w:r w:rsidRPr="4388E9F8">
        <w:rPr>
          <w:rFonts w:eastAsiaTheme="minorEastAsia" w:cs="楷体"/>
        </w:rPr>
        <w:lastRenderedPageBreak/>
        <w:t>度非线性、多约束和多目标的优化问题时，相比传统学习优化方法展现出更高的适应性和效率，特别是在需要实时响应和高鲁棒性的应用场景中。</w:t>
      </w:r>
    </w:p>
    <w:p w14:paraId="599AED31" w14:textId="570E9598" w:rsidR="00AA1F80" w:rsidRDefault="00A44075" w:rsidP="00AC35D5">
      <w:pPr>
        <w:spacing w:line="360" w:lineRule="auto"/>
        <w:ind w:firstLineChars="200" w:firstLine="480"/>
        <w:rPr>
          <w:rFonts w:eastAsiaTheme="minorEastAsia" w:cs="楷体"/>
        </w:rPr>
      </w:pPr>
      <w:r>
        <w:rPr>
          <w:rFonts w:eastAsiaTheme="minorEastAsia" w:cs="楷体" w:hint="eastAsia"/>
        </w:rPr>
        <w:t>因此针对</w:t>
      </w:r>
      <w:r w:rsidR="0056093C" w:rsidRPr="00505B1D">
        <w:rPr>
          <w:rFonts w:ascii="宋体" w:hAnsi="宋体"/>
        </w:rPr>
        <w:t>复杂综合能源系统中面临诸多挑战，尤其是在处理</w:t>
      </w:r>
      <w:r w:rsidR="0056093C" w:rsidRPr="00262160">
        <w:rPr>
          <w:rFonts w:ascii="宋体" w:hAnsi="宋体"/>
          <w:b/>
        </w:rPr>
        <w:t>高维强非线性、多时空尺度变化</w:t>
      </w:r>
      <w:r>
        <w:rPr>
          <w:rFonts w:ascii="宋体" w:hAnsi="宋体" w:hint="eastAsia"/>
          <w:b/>
        </w:rPr>
        <w:t>、</w:t>
      </w:r>
      <w:r w:rsidR="0056093C" w:rsidRPr="00262160">
        <w:rPr>
          <w:rFonts w:ascii="宋体" w:hAnsi="宋体"/>
          <w:b/>
        </w:rPr>
        <w:t>电网拓扑动态变化</w:t>
      </w:r>
      <w:r>
        <w:rPr>
          <w:rFonts w:ascii="宋体" w:hAnsi="宋体" w:hint="eastAsia"/>
          <w:b/>
        </w:rPr>
        <w:t>和源荷波动</w:t>
      </w:r>
      <w:r w:rsidR="0056093C" w:rsidRPr="00262160">
        <w:rPr>
          <w:rFonts w:ascii="宋体" w:hAnsi="宋体"/>
          <w:b/>
        </w:rPr>
        <w:t>等</w:t>
      </w:r>
      <w:r w:rsidR="0056093C" w:rsidRPr="00505B1D">
        <w:rPr>
          <w:rFonts w:ascii="宋体" w:hAnsi="宋体"/>
        </w:rPr>
        <w:t>复杂问题。本项目基于</w:t>
      </w:r>
      <w:r w:rsidR="0056093C" w:rsidRPr="00A3310E">
        <w:rPr>
          <w:rFonts w:ascii="宋体" w:hAnsi="宋体"/>
          <w:b/>
        </w:rPr>
        <w:t>申请人在综合能源系统与人工智能领域</w:t>
      </w:r>
      <w:r w:rsidR="0056093C" w:rsidRPr="00505B1D">
        <w:rPr>
          <w:rFonts w:ascii="宋体" w:hAnsi="宋体"/>
        </w:rPr>
        <w:t>的</w:t>
      </w:r>
      <w:r w:rsidR="0056093C">
        <w:rPr>
          <w:rFonts w:ascii="宋体" w:hAnsi="宋体" w:hint="eastAsia"/>
        </w:rPr>
        <w:t>前期</w:t>
      </w:r>
      <w:r w:rsidR="0056093C" w:rsidRPr="00505B1D">
        <w:rPr>
          <w:rFonts w:ascii="宋体" w:hAnsi="宋体"/>
        </w:rPr>
        <w:t>研究积累与经验，拟采用可控扩散与优化模型的混合驱动策略，构建一个全新的人工智能实时决策系统。</w:t>
      </w:r>
    </w:p>
    <w:p w14:paraId="0060FB9D" w14:textId="77777777" w:rsidR="00AA1F80" w:rsidRDefault="00AA1F80" w:rsidP="00012AD6">
      <w:pPr>
        <w:spacing w:line="360" w:lineRule="auto"/>
        <w:ind w:firstLine="0"/>
        <w:rPr>
          <w:rFonts w:eastAsiaTheme="minorEastAsia" w:cs="楷体"/>
        </w:rPr>
      </w:pPr>
    </w:p>
    <w:p w14:paraId="090A49D7" w14:textId="7CDD894E" w:rsidR="0EB5B493" w:rsidRPr="0044399A" w:rsidRDefault="009128B1" w:rsidP="00012AD6">
      <w:pPr>
        <w:spacing w:line="360" w:lineRule="auto"/>
        <w:ind w:firstLine="0"/>
        <w:rPr>
          <w:rFonts w:asciiTheme="majorEastAsia" w:eastAsiaTheme="majorEastAsia" w:hAnsiTheme="majorEastAsia" w:hint="eastAsia"/>
          <w:b/>
          <w:sz w:val="28"/>
          <w:szCs w:val="28"/>
        </w:rPr>
      </w:pPr>
      <w:r w:rsidRPr="0044399A">
        <w:rPr>
          <w:rFonts w:asciiTheme="majorEastAsia" w:eastAsiaTheme="majorEastAsia" w:hAnsiTheme="majorEastAsia"/>
          <w:b/>
          <w:sz w:val="28"/>
          <w:szCs w:val="28"/>
        </w:rPr>
        <w:t>1.2 国内外研究现状</w:t>
      </w:r>
      <w:r w:rsidR="00A65827" w:rsidRPr="0044399A">
        <w:rPr>
          <w:rFonts w:asciiTheme="majorEastAsia" w:eastAsiaTheme="majorEastAsia" w:hAnsiTheme="majorEastAsia" w:hint="eastAsia"/>
          <w:b/>
          <w:sz w:val="28"/>
          <w:szCs w:val="28"/>
        </w:rPr>
        <w:t xml:space="preserve"> </w:t>
      </w:r>
    </w:p>
    <w:p w14:paraId="14705D39" w14:textId="27CF6B99" w:rsidR="00041117" w:rsidRPr="00685136" w:rsidRDefault="00330EF6" w:rsidP="00012AD6">
      <w:pPr>
        <w:spacing w:line="360" w:lineRule="auto"/>
        <w:ind w:firstLine="0"/>
        <w:rPr>
          <w:rFonts w:ascii="宋体" w:hAnsi="宋体" w:cs="宋体" w:hint="eastAsia"/>
        </w:rPr>
      </w:pPr>
      <w:r w:rsidRPr="002618FA">
        <w:rPr>
          <w:rFonts w:asciiTheme="majorEastAsia" w:eastAsiaTheme="majorEastAsia" w:hAnsiTheme="majorEastAsia" w:hint="eastAsia"/>
          <w:b/>
        </w:rPr>
        <w:t>1.2.</w:t>
      </w:r>
      <w:r w:rsidR="005C6231" w:rsidRPr="002618FA">
        <w:rPr>
          <w:rFonts w:asciiTheme="majorEastAsia" w:eastAsiaTheme="majorEastAsia" w:hAnsiTheme="majorEastAsia" w:hint="eastAsia"/>
          <w:b/>
        </w:rPr>
        <w:t>1</w:t>
      </w:r>
      <w:r w:rsidR="3C7C8950" w:rsidRPr="002618FA">
        <w:rPr>
          <w:rFonts w:asciiTheme="majorEastAsia" w:eastAsiaTheme="majorEastAsia" w:hAnsiTheme="majorEastAsia"/>
          <w:b/>
        </w:rPr>
        <w:t xml:space="preserve"> </w:t>
      </w:r>
      <w:bookmarkStart w:id="0" w:name="OLE_LINK1"/>
      <w:r w:rsidR="00DF467E" w:rsidRPr="002618FA">
        <w:rPr>
          <w:rFonts w:asciiTheme="majorEastAsia" w:eastAsiaTheme="majorEastAsia" w:hAnsiTheme="majorEastAsia" w:hint="eastAsia"/>
          <w:b/>
        </w:rPr>
        <w:t>面向</w:t>
      </w:r>
      <w:r w:rsidR="59EF7E88" w:rsidRPr="002618FA">
        <w:rPr>
          <w:rFonts w:asciiTheme="majorEastAsia" w:eastAsiaTheme="majorEastAsia" w:hAnsiTheme="majorEastAsia"/>
          <w:b/>
        </w:rPr>
        <w:t>综合</w:t>
      </w:r>
      <w:r w:rsidR="00032874" w:rsidRPr="002618FA">
        <w:rPr>
          <w:rFonts w:asciiTheme="majorEastAsia" w:eastAsiaTheme="majorEastAsia" w:hAnsiTheme="majorEastAsia" w:hint="eastAsia"/>
          <w:b/>
        </w:rPr>
        <w:t>能源系统</w:t>
      </w:r>
      <w:r w:rsidR="0096527D" w:rsidRPr="002618FA">
        <w:rPr>
          <w:rFonts w:asciiTheme="majorEastAsia" w:eastAsiaTheme="majorEastAsia" w:hAnsiTheme="majorEastAsia" w:hint="eastAsia"/>
          <w:b/>
        </w:rPr>
        <w:t>的</w:t>
      </w:r>
      <w:r w:rsidR="00DF467E" w:rsidRPr="002618FA">
        <w:rPr>
          <w:rFonts w:asciiTheme="majorEastAsia" w:eastAsiaTheme="majorEastAsia" w:hAnsiTheme="majorEastAsia" w:hint="eastAsia"/>
          <w:b/>
        </w:rPr>
        <w:t>学习优化</w:t>
      </w:r>
      <w:r w:rsidR="00032874" w:rsidRPr="002618FA">
        <w:rPr>
          <w:rFonts w:asciiTheme="majorEastAsia" w:eastAsiaTheme="majorEastAsia" w:hAnsiTheme="majorEastAsia" w:hint="eastAsia"/>
          <w:b/>
        </w:rPr>
        <w:t>方法</w:t>
      </w:r>
      <w:bookmarkEnd w:id="0"/>
    </w:p>
    <w:p w14:paraId="3BC078BE" w14:textId="58901A8C" w:rsidR="00685136" w:rsidRPr="00685136" w:rsidRDefault="415E7A7D" w:rsidP="00AC35D5">
      <w:pPr>
        <w:spacing w:line="360" w:lineRule="auto"/>
        <w:ind w:firstLineChars="200" w:firstLine="480"/>
        <w:rPr>
          <w:rFonts w:ascii="宋体" w:hAnsi="宋体" w:cs="宋体" w:hint="eastAsia"/>
        </w:rPr>
      </w:pPr>
      <w:r w:rsidRPr="1E97A3B3">
        <w:rPr>
          <w:rFonts w:cs="Times New Roman"/>
        </w:rPr>
        <w:t>综合能源系统的优化</w:t>
      </w:r>
      <w:r w:rsidR="1E97A3B3" w:rsidRPr="1E97A3B3">
        <w:rPr>
          <w:rFonts w:cs="Times New Roman"/>
        </w:rPr>
        <w:t>问题</w:t>
      </w:r>
      <w:r w:rsidRPr="1E97A3B3">
        <w:rPr>
          <w:rFonts w:cs="Times New Roman"/>
        </w:rPr>
        <w:t>极具挑战性</w:t>
      </w:r>
      <w:r w:rsidR="1E97A3B3" w:rsidRPr="1E97A3B3">
        <w:rPr>
          <w:rFonts w:cs="Times New Roman"/>
        </w:rPr>
        <w:t>，这</w:t>
      </w:r>
      <w:r w:rsidRPr="1E97A3B3">
        <w:rPr>
          <w:rFonts w:cs="Times New Roman"/>
        </w:rPr>
        <w:t>主要</w:t>
      </w:r>
      <w:r w:rsidR="1E97A3B3" w:rsidRPr="1E97A3B3">
        <w:rPr>
          <w:rFonts w:cs="Times New Roman"/>
        </w:rPr>
        <w:t>源于</w:t>
      </w:r>
      <w:r w:rsidR="6132EA74" w:rsidRPr="1E97A3B3">
        <w:rPr>
          <w:rFonts w:cs="Times New Roman"/>
        </w:rPr>
        <w:t>许多决策问题涉及非凸的目标函数和非线性的约束条件</w:t>
      </w:r>
      <w:r w:rsidRPr="1E97A3B3">
        <w:rPr>
          <w:rFonts w:cs="Times New Roman"/>
        </w:rPr>
        <w:t>。这些</w:t>
      </w:r>
      <w:r w:rsidR="1E97A3B3" w:rsidRPr="1E97A3B3">
        <w:rPr>
          <w:rFonts w:cs="Times New Roman"/>
        </w:rPr>
        <w:t>复杂</w:t>
      </w:r>
      <w:r w:rsidRPr="1E97A3B3">
        <w:rPr>
          <w:rFonts w:cs="Times New Roman"/>
        </w:rPr>
        <w:t>特性</w:t>
      </w:r>
      <w:r w:rsidR="1E97A3B3" w:rsidRPr="1E97A3B3">
        <w:rPr>
          <w:rFonts w:cs="Times New Roman"/>
        </w:rPr>
        <w:t>导致</w:t>
      </w:r>
      <w:r w:rsidRPr="1E97A3B3">
        <w:rPr>
          <w:rFonts w:cs="Times New Roman"/>
        </w:rPr>
        <w:t>传统的数值优化求解器</w:t>
      </w:r>
      <w:r w:rsidR="1E97A3B3" w:rsidRPr="1E97A3B3">
        <w:rPr>
          <w:rFonts w:cs="Times New Roman"/>
        </w:rPr>
        <w:t>在</w:t>
      </w:r>
      <w:r w:rsidRPr="1E97A3B3">
        <w:rPr>
          <w:rFonts w:cs="Times New Roman"/>
        </w:rPr>
        <w:t>求解</w:t>
      </w:r>
      <w:r w:rsidR="1E97A3B3" w:rsidRPr="1E97A3B3">
        <w:rPr>
          <w:rFonts w:cs="Times New Roman"/>
        </w:rPr>
        <w:t>过程中</w:t>
      </w:r>
      <w:r w:rsidRPr="1E97A3B3">
        <w:rPr>
          <w:rFonts w:cs="Times New Roman"/>
        </w:rPr>
        <w:t>变得</w:t>
      </w:r>
      <w:r w:rsidR="1E97A3B3" w:rsidRPr="1E97A3B3">
        <w:rPr>
          <w:rFonts w:cs="Times New Roman"/>
        </w:rPr>
        <w:t>异常</w:t>
      </w:r>
      <w:r w:rsidRPr="1E97A3B3">
        <w:rPr>
          <w:rFonts w:cs="Times New Roman"/>
        </w:rPr>
        <w:t>困难和耗时，</w:t>
      </w:r>
      <w:r w:rsidR="1E97A3B3" w:rsidRPr="1E97A3B3">
        <w:rPr>
          <w:rFonts w:cs="Times New Roman"/>
        </w:rPr>
        <w:t>特别是</w:t>
      </w:r>
      <w:r w:rsidRPr="1E97A3B3">
        <w:rPr>
          <w:rFonts w:cs="Times New Roman"/>
        </w:rPr>
        <w:t>在需要实时或近实时决策的应用场景中。</w:t>
      </w:r>
      <w:r w:rsidR="2A818DBC" w:rsidRPr="1E97A3B3">
        <w:rPr>
          <w:rFonts w:cs="Times New Roman"/>
        </w:rPr>
        <w:t>因此</w:t>
      </w:r>
      <w:r w:rsidR="1E97A3B3" w:rsidRPr="1E97A3B3">
        <w:rPr>
          <w:rFonts w:cs="Times New Roman"/>
        </w:rPr>
        <w:t>，越来越多的</w:t>
      </w:r>
      <w:r w:rsidR="47F3E896" w:rsidRPr="1E97A3B3">
        <w:rPr>
          <w:rFonts w:cs="Times New Roman"/>
        </w:rPr>
        <w:t>研究</w:t>
      </w:r>
      <w:r w:rsidR="1E97A3B3" w:rsidRPr="1E97A3B3">
        <w:rPr>
          <w:rFonts w:cs="Times New Roman"/>
        </w:rPr>
        <w:t>开始探索</w:t>
      </w:r>
      <w:r w:rsidR="47F3E896" w:rsidRPr="1E97A3B3">
        <w:rPr>
          <w:rFonts w:cs="Times New Roman"/>
        </w:rPr>
        <w:t>使用</w:t>
      </w:r>
      <w:r w:rsidR="4E34FD6F" w:rsidRPr="1E97A3B3">
        <w:rPr>
          <w:rFonts w:cs="Times New Roman"/>
        </w:rPr>
        <w:t>学习优化方法</w:t>
      </w:r>
      <w:r w:rsidR="1E97A3B3" w:rsidRPr="1E97A3B3">
        <w:rPr>
          <w:rFonts w:cs="Times New Roman"/>
        </w:rPr>
        <w:t>来应对这一挑战。这些方法</w:t>
      </w:r>
      <w:r w:rsidR="44948500" w:rsidRPr="1E97A3B3">
        <w:rPr>
          <w:rFonts w:cs="Times New Roman"/>
        </w:rPr>
        <w:t>借助机器学习</w:t>
      </w:r>
      <w:r w:rsidR="1E97A3B3" w:rsidRPr="1E97A3B3">
        <w:rPr>
          <w:rFonts w:cs="Times New Roman"/>
        </w:rPr>
        <w:t>和</w:t>
      </w:r>
      <w:r w:rsidR="44948500" w:rsidRPr="1E97A3B3">
        <w:rPr>
          <w:rFonts w:cs="Times New Roman"/>
        </w:rPr>
        <w:t>深度学习</w:t>
      </w:r>
      <w:r w:rsidR="18C16CED" w:rsidRPr="1E97A3B3">
        <w:rPr>
          <w:rFonts w:cs="Times New Roman"/>
        </w:rPr>
        <w:t>等</w:t>
      </w:r>
      <w:r w:rsidR="1E97A3B3" w:rsidRPr="1E97A3B3">
        <w:rPr>
          <w:rFonts w:cs="Times New Roman"/>
        </w:rPr>
        <w:t>先进</w:t>
      </w:r>
      <w:r w:rsidR="52AC3B82" w:rsidRPr="1E97A3B3">
        <w:rPr>
          <w:rFonts w:cs="Times New Roman"/>
        </w:rPr>
        <w:t>技术，</w:t>
      </w:r>
      <w:r w:rsidR="25B5BF09" w:rsidRPr="1E97A3B3">
        <w:rPr>
          <w:rFonts w:cs="Times New Roman"/>
        </w:rPr>
        <w:t>学习优化过程中的关键特征和决策模式</w:t>
      </w:r>
      <w:r w:rsidR="7E043EE6" w:rsidRPr="1E97A3B3">
        <w:rPr>
          <w:rFonts w:cs="Times New Roman"/>
        </w:rPr>
        <w:t>，</w:t>
      </w:r>
      <w:r w:rsidR="1E97A3B3" w:rsidRPr="1E97A3B3">
        <w:rPr>
          <w:rFonts w:cs="Times New Roman"/>
        </w:rPr>
        <w:t>以此</w:t>
      </w:r>
      <w:r w:rsidR="7E043EE6" w:rsidRPr="1E97A3B3">
        <w:rPr>
          <w:rFonts w:cs="Times New Roman"/>
        </w:rPr>
        <w:t>加速</w:t>
      </w:r>
      <w:r w:rsidR="3AA746BD" w:rsidRPr="1E97A3B3">
        <w:rPr>
          <w:rFonts w:cs="Times New Roman"/>
        </w:rPr>
        <w:t>求解</w:t>
      </w:r>
      <w:r w:rsidR="1E97A3B3" w:rsidRPr="1E97A3B3">
        <w:rPr>
          <w:rFonts w:cs="Times New Roman"/>
        </w:rPr>
        <w:t>过程</w:t>
      </w:r>
      <w:r w:rsidR="00984972" w:rsidRPr="1E97A3B3">
        <w:rPr>
          <w:rFonts w:cs="Times New Roman" w:hint="eastAsia"/>
        </w:rPr>
        <w:t>。</w:t>
      </w:r>
      <w:r w:rsidR="00984972" w:rsidRPr="00E40639">
        <w:rPr>
          <w:rFonts w:cs="Times New Roman" w:hint="eastAsia"/>
        </w:rPr>
        <w:t>学习优化</w:t>
      </w:r>
      <w:r w:rsidR="1E97A3B3" w:rsidRPr="1E97A3B3">
        <w:rPr>
          <w:rFonts w:cs="Times New Roman"/>
        </w:rPr>
        <w:t>策略</w:t>
      </w:r>
      <w:r w:rsidR="00984972" w:rsidRPr="00E40639">
        <w:rPr>
          <w:rFonts w:cs="Times New Roman" w:hint="eastAsia"/>
        </w:rPr>
        <w:t>通常</w:t>
      </w:r>
      <w:r w:rsidR="1E97A3B3" w:rsidRPr="1E97A3B3">
        <w:rPr>
          <w:rFonts w:cs="Times New Roman"/>
        </w:rPr>
        <w:t>涉及</w:t>
      </w:r>
      <w:r w:rsidR="00984972" w:rsidRPr="00E40639">
        <w:rPr>
          <w:rFonts w:cs="Times New Roman" w:hint="eastAsia"/>
        </w:rPr>
        <w:t>使用深度学习模型预测优化问题的</w:t>
      </w:r>
      <w:r w:rsidR="1E97A3B3" w:rsidRPr="1E97A3B3">
        <w:rPr>
          <w:rFonts w:cs="Times New Roman"/>
        </w:rPr>
        <w:t>解或其</w:t>
      </w:r>
      <w:r w:rsidR="00984972" w:rsidRPr="00E40639">
        <w:rPr>
          <w:rFonts w:cs="Times New Roman" w:hint="eastAsia"/>
        </w:rPr>
        <w:t>关键特征</w:t>
      </w:r>
      <w:r w:rsidR="1E97A3B3" w:rsidRPr="1E97A3B3">
        <w:rPr>
          <w:rFonts w:cs="Times New Roman"/>
        </w:rPr>
        <w:t>，从而实现更快的决策支持</w:t>
      </w:r>
      <w:r w:rsidR="00984972" w:rsidRPr="00E40639">
        <w:rPr>
          <w:rFonts w:cs="Times New Roman" w:hint="eastAsia"/>
        </w:rPr>
        <w:t>。例如，</w:t>
      </w:r>
      <w:r w:rsidR="00984972" w:rsidRPr="00E40639">
        <w:rPr>
          <w:rFonts w:cs="Times New Roman" w:hint="eastAsia"/>
        </w:rPr>
        <w:t>DeepOPF</w:t>
      </w:r>
      <w:sdt>
        <w:sdtPr>
          <w:rPr>
            <w:rFonts w:cs="Times New Roman" w:hint="eastAsia"/>
            <w:color w:val="000000"/>
          </w:rPr>
          <w:tag w:val="MENDELEY_CITATION_v3_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"/>
          <w:id w:val="66694797"/>
          <w:placeholder>
            <w:docPart w:val="154CFD3A2F6544A5B87B3C8E8FDA3CC2"/>
          </w:placeholder>
        </w:sdtPr>
        <w:sdtContent>
          <w:r w:rsidR="00207672" w:rsidRPr="00360161">
            <w:rPr>
              <w:rFonts w:cs="Times New Roman"/>
              <w:color w:val="000000"/>
            </w:rPr>
            <w:t>[</w:t>
          </w:r>
          <w:r w:rsidR="007E113C" w:rsidRPr="00360161">
            <w:rPr>
              <w:rFonts w:cs="Times New Roman"/>
              <w:color w:val="000000"/>
            </w:rPr>
            <w:t>18], [19</w:t>
          </w:r>
          <w:r w:rsidR="52468724" w:rsidRPr="00360161">
            <w:rPr>
              <w:rFonts w:cs="Times New Roman"/>
              <w:color w:val="000000"/>
            </w:rPr>
            <w:t>], [20</w:t>
          </w:r>
          <w:r w:rsidR="00207672" w:rsidRPr="00360161">
            <w:rPr>
              <w:rFonts w:cs="Times New Roman"/>
              <w:color w:val="000000"/>
            </w:rPr>
            <w:t>]</w:t>
          </w:r>
        </w:sdtContent>
      </w:sdt>
      <w:r w:rsidR="00984972" w:rsidRPr="00E40639">
        <w:rPr>
          <w:rFonts w:cs="Times New Roman" w:hint="eastAsia"/>
        </w:rPr>
        <w:t>等</w:t>
      </w:r>
      <w:r w:rsidR="00224CFB" w:rsidRPr="00E40639">
        <w:rPr>
          <w:rFonts w:cs="Times New Roman" w:hint="eastAsia"/>
        </w:rPr>
        <w:t>模型通过</w:t>
      </w:r>
      <w:r w:rsidR="00984972" w:rsidRPr="00E40639">
        <w:rPr>
          <w:rFonts w:cs="Times New Roman" w:hint="eastAsia"/>
        </w:rPr>
        <w:t>训练</w:t>
      </w:r>
      <w:r w:rsidR="00224CFB" w:rsidRPr="00E40639">
        <w:rPr>
          <w:rFonts w:cs="Times New Roman" w:hint="eastAsia"/>
        </w:rPr>
        <w:t>深度神经网络（</w:t>
      </w:r>
      <w:r w:rsidR="00224CFB" w:rsidRPr="00E40639">
        <w:rPr>
          <w:rFonts w:cs="Times New Roman" w:hint="eastAsia"/>
        </w:rPr>
        <w:t>DNN</w:t>
      </w:r>
      <w:r w:rsidR="00224CFB" w:rsidRPr="00E40639">
        <w:rPr>
          <w:rFonts w:cs="Times New Roman" w:hint="eastAsia"/>
        </w:rPr>
        <w:t>）</w:t>
      </w:r>
      <w:r w:rsidR="00984972" w:rsidRPr="00E40639">
        <w:rPr>
          <w:rFonts w:cs="Times New Roman" w:hint="eastAsia"/>
        </w:rPr>
        <w:t>来</w:t>
      </w:r>
      <w:r w:rsidR="00224CFB" w:rsidRPr="00E40639">
        <w:rPr>
          <w:rFonts w:cs="Times New Roman" w:hint="eastAsia"/>
        </w:rPr>
        <w:t>近似负荷与</w:t>
      </w:r>
      <w:r w:rsidR="00224CFB" w:rsidRPr="00E40639">
        <w:rPr>
          <w:rFonts w:cs="Times New Roman" w:hint="eastAsia"/>
        </w:rPr>
        <w:t>AC-OPF</w:t>
      </w:r>
      <w:r w:rsidR="00224CFB" w:rsidRPr="00E40639">
        <w:rPr>
          <w:rFonts w:cs="Times New Roman" w:hint="eastAsia"/>
        </w:rPr>
        <w:t>解之间的</w:t>
      </w:r>
      <w:r w:rsidR="00984972" w:rsidRPr="00E40639">
        <w:rPr>
          <w:rFonts w:cs="Times New Roman" w:hint="eastAsia"/>
        </w:rPr>
        <w:t>映射</w:t>
      </w:r>
      <w:r w:rsidR="00224CFB" w:rsidRPr="00E40639">
        <w:rPr>
          <w:rFonts w:cs="Times New Roman" w:hint="eastAsia"/>
        </w:rPr>
        <w:t>关系，</w:t>
      </w:r>
      <w:r w:rsidR="00984972" w:rsidRPr="00E40639">
        <w:rPr>
          <w:rFonts w:cs="Times New Roman" w:hint="eastAsia"/>
        </w:rPr>
        <w:t>只</w:t>
      </w:r>
      <w:r w:rsidR="00224CFB" w:rsidRPr="00E40639">
        <w:rPr>
          <w:rFonts w:cs="Times New Roman" w:hint="eastAsia"/>
        </w:rPr>
        <w:t>预测独立操作变量，</w:t>
      </w:r>
      <w:r w:rsidR="00984972" w:rsidRPr="00E40639">
        <w:rPr>
          <w:rFonts w:cs="Times New Roman" w:hint="eastAsia"/>
        </w:rPr>
        <w:t>然后</w:t>
      </w:r>
      <w:r w:rsidR="00224CFB" w:rsidRPr="00E40639">
        <w:rPr>
          <w:rFonts w:cs="Times New Roman" w:hint="eastAsia"/>
        </w:rPr>
        <w:t>结合物理潮流方程补全其他变量。</w:t>
      </w:r>
      <w:r w:rsidR="00984972" w:rsidRPr="00E40639">
        <w:rPr>
          <w:rFonts w:cs="Times New Roman" w:hint="eastAsia"/>
        </w:rPr>
        <w:t>这种方法能够显著减少计算时间，同时保持解的高精度。进一步地</w:t>
      </w:r>
      <w:r w:rsidR="545BABE7" w:rsidRPr="545BABE7">
        <w:rPr>
          <w:rFonts w:cs="Times New Roman"/>
        </w:rPr>
        <w:t>，模型</w:t>
      </w:r>
      <w:sdt>
        <w:sdtPr>
          <w:rPr>
            <w:rFonts w:cs="Times New Roman"/>
            <w:color w:val="000000"/>
          </w:rPr>
          <w:tag w:val="MENDELEY_CITATION_v3_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"/>
          <w:id w:val="2078395345"/>
          <w:placeholder>
            <w:docPart w:val="E8A3A95D50F846FEAE53FFC4D9C50A9B"/>
          </w:placeholder>
        </w:sdtPr>
        <w:sdtContent>
          <w:r w:rsidR="001307AF" w:rsidRPr="00360161">
            <w:rPr>
              <w:rFonts w:cs="Times New Roman"/>
              <w:color w:val="000000"/>
            </w:rPr>
            <w:t>[21</w:t>
          </w:r>
          <w:r w:rsidR="52468724" w:rsidRPr="00360161">
            <w:rPr>
              <w:rFonts w:cs="Times New Roman"/>
              <w:color w:val="000000"/>
            </w:rPr>
            <w:t>], [22</w:t>
          </w:r>
          <w:r w:rsidR="001307AF" w:rsidRPr="00360161">
            <w:rPr>
              <w:rFonts w:cs="Times New Roman"/>
              <w:color w:val="000000"/>
            </w:rPr>
            <w:t>]</w:t>
          </w:r>
        </w:sdtContent>
      </w:sdt>
      <w:r w:rsidR="00224CFB" w:rsidRPr="00E40639">
        <w:rPr>
          <w:rFonts w:cs="Times New Roman" w:hint="eastAsia"/>
        </w:rPr>
        <w:t>通过</w:t>
      </w:r>
      <w:r w:rsidR="00984972" w:rsidRPr="00E40639">
        <w:rPr>
          <w:rFonts w:cs="Times New Roman" w:hint="eastAsia"/>
        </w:rPr>
        <w:t>嵌入物理特征和操作约束，利用</w:t>
      </w:r>
      <w:r w:rsidR="00224CFB" w:rsidRPr="00E40639">
        <w:rPr>
          <w:rFonts w:cs="Times New Roman" w:hint="eastAsia"/>
        </w:rPr>
        <w:t>图卷积网络和拉格朗日方法，优化电网操作。</w:t>
      </w:r>
      <w:r w:rsidR="00984972" w:rsidRPr="00E40639">
        <w:rPr>
          <w:rFonts w:cs="Times New Roman" w:hint="eastAsia"/>
        </w:rPr>
        <w:t>为了确保</w:t>
      </w:r>
      <w:r w:rsidR="00224CFB" w:rsidRPr="00E40639">
        <w:rPr>
          <w:rFonts w:cs="Times New Roman" w:hint="eastAsia"/>
        </w:rPr>
        <w:t>解的可行性</w:t>
      </w:r>
      <w:r w:rsidR="00984972" w:rsidRPr="00E40639">
        <w:rPr>
          <w:rFonts w:cs="Times New Roman" w:hint="eastAsia"/>
        </w:rPr>
        <w:t>，模型</w:t>
      </w:r>
      <w:r w:rsidR="00224CFB" w:rsidRPr="00E40639">
        <w:rPr>
          <w:rFonts w:cs="Times New Roman" w:hint="eastAsia"/>
        </w:rPr>
        <w:t>如</w:t>
      </w:r>
      <w:r w:rsidR="00224CFB" w:rsidRPr="00E40639">
        <w:rPr>
          <w:rFonts w:cs="Times New Roman" w:hint="eastAsia"/>
        </w:rPr>
        <w:t>DC3</w:t>
      </w:r>
      <w:sdt>
        <w:sdtPr>
          <w:rPr>
            <w:rFonts w:cs="Times New Roman" w:hint="eastAsia"/>
            <w:color w:val="000000"/>
          </w:rPr>
          <w:tag w:val="MENDELEY_CITATION_v3_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"/>
          <w:id w:val="1510789250"/>
          <w:placeholder>
            <w:docPart w:val="DA98D8143A02407994623AE656C383F5"/>
          </w:placeholder>
        </w:sdtPr>
        <w:sdtContent>
          <w:r w:rsidR="009B7A19" w:rsidRPr="00360161">
            <w:rPr>
              <w:rFonts w:cs="Times New Roman"/>
              <w:color w:val="000000"/>
            </w:rPr>
            <w:t>[</w:t>
          </w:r>
          <w:r w:rsidR="52468724" w:rsidRPr="00360161">
            <w:rPr>
              <w:rFonts w:cs="Times New Roman"/>
              <w:color w:val="000000"/>
            </w:rPr>
            <w:t>23</w:t>
          </w:r>
          <w:r w:rsidR="009B7A19" w:rsidRPr="00360161">
            <w:rPr>
              <w:rFonts w:cs="Times New Roman"/>
              <w:color w:val="000000"/>
            </w:rPr>
            <w:t>]</w:t>
          </w:r>
        </w:sdtContent>
      </w:sdt>
      <w:r w:rsidR="00224CFB" w:rsidRPr="00E40639">
        <w:rPr>
          <w:rFonts w:cs="Times New Roman" w:hint="eastAsia"/>
        </w:rPr>
        <w:t>和</w:t>
      </w:r>
      <w:proofErr w:type="spellStart"/>
      <w:r w:rsidR="00224CFB" w:rsidRPr="00E40639">
        <w:rPr>
          <w:rFonts w:cs="Times New Roman" w:hint="eastAsia"/>
        </w:rPr>
        <w:t>FRMNet</w:t>
      </w:r>
      <w:proofErr w:type="spellEnd"/>
      <w:sdt>
        <w:sdtPr>
          <w:rPr>
            <w:rFonts w:cs="Times New Roman"/>
            <w:color w:val="000000"/>
          </w:rPr>
          <w:tag w:val="MENDELEY_CITATION_v3_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"/>
          <w:id w:val="116038388"/>
          <w:placeholder>
            <w:docPart w:val="E8A3A95D50F846FEAE53FFC4D9C50A9B"/>
          </w:placeholder>
        </w:sdtPr>
        <w:sdtContent>
          <w:r w:rsidR="00285E6F" w:rsidRPr="00360161">
            <w:rPr>
              <w:rFonts w:cs="Times New Roman"/>
              <w:color w:val="000000"/>
            </w:rPr>
            <w:t>[</w:t>
          </w:r>
          <w:r w:rsidR="007E3A81" w:rsidRPr="00360161">
            <w:rPr>
              <w:rFonts w:cs="Times New Roman"/>
              <w:color w:val="000000"/>
            </w:rPr>
            <w:t>24</w:t>
          </w:r>
          <w:r w:rsidR="00285E6F" w:rsidRPr="00360161">
            <w:rPr>
              <w:rFonts w:cs="Times New Roman"/>
              <w:color w:val="000000"/>
            </w:rPr>
            <w:t>]</w:t>
          </w:r>
        </w:sdtContent>
      </w:sdt>
      <w:r w:rsidR="00984972" w:rsidRPr="00E40639">
        <w:rPr>
          <w:rFonts w:cs="Times New Roman" w:hint="eastAsia"/>
        </w:rPr>
        <w:t>通过</w:t>
      </w:r>
      <w:r w:rsidR="00224CFB" w:rsidRPr="00E40639">
        <w:rPr>
          <w:rFonts w:cs="Times New Roman" w:hint="eastAsia"/>
        </w:rPr>
        <w:t>补全和矫正程序</w:t>
      </w:r>
      <w:r w:rsidR="00984972" w:rsidRPr="00E40639">
        <w:rPr>
          <w:rFonts w:cs="Times New Roman" w:hint="eastAsia"/>
        </w:rPr>
        <w:t>来调整初步预测，使其</w:t>
      </w:r>
      <w:r w:rsidR="00224CFB" w:rsidRPr="00E40639">
        <w:rPr>
          <w:rFonts w:cs="Times New Roman" w:hint="eastAsia"/>
        </w:rPr>
        <w:t>满足</w:t>
      </w:r>
      <w:r w:rsidR="00224CFB" w:rsidRPr="00E40639">
        <w:rPr>
          <w:rFonts w:cs="Times New Roman" w:hint="eastAsia"/>
        </w:rPr>
        <w:t>AC-OPF</w:t>
      </w:r>
      <w:r w:rsidR="00224CFB" w:rsidRPr="00E40639">
        <w:rPr>
          <w:rFonts w:cs="Times New Roman" w:hint="eastAsia"/>
        </w:rPr>
        <w:t>约束</w:t>
      </w:r>
      <w:r w:rsidR="00984972" w:rsidRPr="00E40639">
        <w:rPr>
          <w:rFonts w:cs="Times New Roman" w:hint="eastAsia"/>
        </w:rPr>
        <w:t>。此外，为了</w:t>
      </w:r>
      <w:r w:rsidR="00224CFB" w:rsidRPr="00E40639">
        <w:rPr>
          <w:rFonts w:cs="Times New Roman" w:hint="eastAsia"/>
        </w:rPr>
        <w:t>提高解的启动速度和可行性，</w:t>
      </w:r>
      <w:r w:rsidR="00984972" w:rsidRPr="00E40639">
        <w:rPr>
          <w:rFonts w:cs="Times New Roman" w:hint="eastAsia"/>
        </w:rPr>
        <w:t>研究者</w:t>
      </w:r>
      <w:r w:rsidR="00224CFB" w:rsidRPr="00E40639">
        <w:rPr>
          <w:rFonts w:cs="Times New Roman" w:hint="eastAsia"/>
        </w:rPr>
        <w:t>如</w:t>
      </w:r>
      <w:r w:rsidR="00224CFB" w:rsidRPr="00E40639">
        <w:rPr>
          <w:rFonts w:cs="Times New Roman" w:hint="eastAsia"/>
        </w:rPr>
        <w:t>Jamei</w:t>
      </w:r>
      <w:r w:rsidR="00224CFB" w:rsidRPr="00E40639">
        <w:rPr>
          <w:rFonts w:cs="Times New Roman" w:hint="eastAsia"/>
        </w:rPr>
        <w:t>、</w:t>
      </w:r>
      <w:r w:rsidR="00224CFB" w:rsidRPr="00E40639">
        <w:rPr>
          <w:rFonts w:cs="Times New Roman" w:hint="eastAsia"/>
        </w:rPr>
        <w:t>Dong</w:t>
      </w:r>
      <w:r w:rsidR="00224CFB" w:rsidRPr="00E40639">
        <w:rPr>
          <w:rFonts w:cs="Times New Roman" w:hint="eastAsia"/>
        </w:rPr>
        <w:t>和</w:t>
      </w:r>
      <w:r w:rsidR="00224CFB" w:rsidRPr="00E40639">
        <w:rPr>
          <w:rFonts w:cs="Times New Roman" w:hint="eastAsia"/>
        </w:rPr>
        <w:t>Chen</w:t>
      </w:r>
      <w:r w:rsidR="00224CFB" w:rsidRPr="00E40639">
        <w:rPr>
          <w:rFonts w:cs="Times New Roman" w:hint="eastAsia"/>
        </w:rPr>
        <w:t>等</w:t>
      </w:r>
      <w:sdt>
        <w:sdtPr>
          <w:rPr>
            <w:rFonts w:cs="Times New Roman" w:hint="eastAsia"/>
            <w:color w:val="000000"/>
          </w:rPr>
          <w:tag w:val="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"/>
          <w:id w:val="2057345710"/>
          <w:placeholder>
            <w:docPart w:val="B1AC21B042FF4C669E8963CF2987FFA5"/>
          </w:placeholder>
        </w:sdtPr>
        <w:sdtContent>
          <w:r w:rsidR="00755C79" w:rsidRPr="00360161">
            <w:rPr>
              <w:rFonts w:cs="Times New Roman"/>
              <w:color w:val="000000"/>
            </w:rPr>
            <w:t>[</w:t>
          </w:r>
          <w:r w:rsidR="00D715D0" w:rsidRPr="00360161">
            <w:rPr>
              <w:rFonts w:cs="Times New Roman"/>
              <w:color w:val="000000"/>
            </w:rPr>
            <w:t>25</w:t>
          </w:r>
          <w:r w:rsidR="00285E6F" w:rsidRPr="00360161">
            <w:rPr>
              <w:rFonts w:cs="Times New Roman"/>
              <w:color w:val="000000"/>
            </w:rPr>
            <w:t>], [</w:t>
          </w:r>
          <w:r w:rsidR="52468724" w:rsidRPr="00360161">
            <w:rPr>
              <w:rFonts w:cs="Times New Roman"/>
              <w:color w:val="000000"/>
            </w:rPr>
            <w:t>26], [</w:t>
          </w:r>
          <w:r w:rsidR="00A31B9A" w:rsidRPr="00360161">
            <w:rPr>
              <w:rFonts w:cs="Times New Roman"/>
              <w:color w:val="000000"/>
            </w:rPr>
            <w:t>27</w:t>
          </w:r>
          <w:r w:rsidR="00755C79" w:rsidRPr="00360161">
            <w:rPr>
              <w:rFonts w:cs="Times New Roman"/>
              <w:color w:val="000000"/>
            </w:rPr>
            <w:t>]</w:t>
          </w:r>
        </w:sdtContent>
      </w:sdt>
      <w:r w:rsidR="00984972" w:rsidRPr="00E40639">
        <w:rPr>
          <w:rFonts w:cs="Times New Roman" w:hint="eastAsia"/>
        </w:rPr>
        <w:t>开发了</w:t>
      </w:r>
      <w:r w:rsidR="00224CFB" w:rsidRPr="00E40639">
        <w:rPr>
          <w:rFonts w:cs="Times New Roman" w:hint="eastAsia"/>
        </w:rPr>
        <w:t>通过神经网络预测热启动点</w:t>
      </w:r>
      <w:r w:rsidR="00984972" w:rsidRPr="00E40639">
        <w:rPr>
          <w:rFonts w:cs="Times New Roman" w:hint="eastAsia"/>
        </w:rPr>
        <w:t>的方法，这些热启动点能够帮助传统迭代</w:t>
      </w:r>
      <w:r w:rsidR="00224CFB" w:rsidRPr="00E40639">
        <w:rPr>
          <w:rFonts w:cs="Times New Roman" w:hint="eastAsia"/>
        </w:rPr>
        <w:t>数值优化求解器</w:t>
      </w:r>
      <w:r w:rsidR="00984972" w:rsidRPr="00E40639">
        <w:rPr>
          <w:rFonts w:cs="Times New Roman" w:hint="eastAsia"/>
        </w:rPr>
        <w:t>快速收敛至最优解。这类方法不仅加快了求解速度，而且</w:t>
      </w:r>
      <w:r w:rsidR="00224CFB" w:rsidRPr="00E40639">
        <w:rPr>
          <w:rFonts w:cs="Times New Roman" w:hint="eastAsia"/>
        </w:rPr>
        <w:t>通过物理约束和多任务学习</w:t>
      </w:r>
      <w:r w:rsidR="00984972" w:rsidRPr="00E40639">
        <w:rPr>
          <w:rFonts w:cs="Times New Roman" w:hint="eastAsia"/>
        </w:rPr>
        <w:t>进一步</w:t>
      </w:r>
      <w:r w:rsidR="00224CFB" w:rsidRPr="00E40639">
        <w:rPr>
          <w:rFonts w:cs="Times New Roman" w:hint="eastAsia"/>
        </w:rPr>
        <w:t>提高</w:t>
      </w:r>
      <w:r w:rsidR="00984972" w:rsidRPr="00E40639">
        <w:rPr>
          <w:rFonts w:cs="Times New Roman" w:hint="eastAsia"/>
        </w:rPr>
        <w:t>了解</w:t>
      </w:r>
      <w:r w:rsidR="00224CFB" w:rsidRPr="00E40639">
        <w:rPr>
          <w:rFonts w:cs="Times New Roman" w:hint="eastAsia"/>
        </w:rPr>
        <w:t>的精度和执行效率。</w:t>
      </w:r>
      <w:r w:rsidR="00984972" w:rsidRPr="00E40639">
        <w:rPr>
          <w:rFonts w:cs="Times New Roman" w:hint="eastAsia"/>
        </w:rPr>
        <w:t>而在约束处理方面</w:t>
      </w:r>
      <w:r w:rsidR="00224CFB" w:rsidRPr="00E40639">
        <w:rPr>
          <w:rFonts w:cs="Times New Roman" w:hint="eastAsia"/>
        </w:rPr>
        <w:t>，一些研究如</w:t>
      </w:r>
      <w:r w:rsidR="00224CFB" w:rsidRPr="00E40639">
        <w:rPr>
          <w:rFonts w:cs="Times New Roman" w:hint="eastAsia"/>
        </w:rPr>
        <w:t>Deka</w:t>
      </w:r>
      <w:r w:rsidR="00224CFB" w:rsidRPr="00E40639">
        <w:rPr>
          <w:rFonts w:cs="Times New Roman" w:hint="eastAsia"/>
        </w:rPr>
        <w:t>和</w:t>
      </w:r>
      <w:r w:rsidR="00224CFB" w:rsidRPr="00E40639">
        <w:rPr>
          <w:rFonts w:cs="Times New Roman" w:hint="eastAsia"/>
        </w:rPr>
        <w:t>Misra</w:t>
      </w:r>
      <w:sdt>
        <w:sdtPr>
          <w:rPr>
            <w:rFonts w:cs="Times New Roman" w:hint="eastAsia"/>
            <w:color w:val="000000"/>
          </w:rPr>
          <w:tag w:val="MENDELEY_CITATION_v3_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"/>
          <w:id w:val="-1596235614"/>
          <w:placeholder>
            <w:docPart w:val="0E2E6E88594243BF9FD7E91F12EAA31B"/>
          </w:placeholder>
        </w:sdtPr>
        <w:sdtContent>
          <w:r w:rsidR="00B8798D" w:rsidRPr="00360161">
            <w:rPr>
              <w:rFonts w:cs="Times New Roman"/>
              <w:color w:val="000000"/>
            </w:rPr>
            <w:t>[</w:t>
          </w:r>
          <w:r w:rsidR="007E3A81" w:rsidRPr="00360161">
            <w:rPr>
              <w:rFonts w:cs="Times New Roman"/>
              <w:color w:val="000000"/>
            </w:rPr>
            <w:t>28</w:t>
          </w:r>
          <w:r w:rsidR="00B8798D" w:rsidRPr="00360161">
            <w:rPr>
              <w:rFonts w:cs="Times New Roman"/>
              <w:color w:val="000000"/>
            </w:rPr>
            <w:t>]</w:t>
          </w:r>
        </w:sdtContent>
      </w:sdt>
      <w:r w:rsidR="00984972" w:rsidRPr="00E40639">
        <w:rPr>
          <w:rFonts w:cs="Times New Roman" w:hint="eastAsia"/>
        </w:rPr>
        <w:t>利用</w:t>
      </w:r>
      <w:r w:rsidR="00224CFB" w:rsidRPr="00E40639">
        <w:rPr>
          <w:rFonts w:cs="Times New Roman" w:hint="eastAsia"/>
        </w:rPr>
        <w:t>分类算法来预测最优有效集，而</w:t>
      </w:r>
      <w:r w:rsidR="00224CFB" w:rsidRPr="00E40639">
        <w:rPr>
          <w:rFonts w:cs="Times New Roman" w:hint="eastAsia"/>
        </w:rPr>
        <w:t>Hasan</w:t>
      </w:r>
      <w:r w:rsidR="00224CFB" w:rsidRPr="00E40639">
        <w:rPr>
          <w:rFonts w:cs="Times New Roman" w:hint="eastAsia"/>
        </w:rPr>
        <w:t>和</w:t>
      </w:r>
      <w:r w:rsidR="00224CFB" w:rsidRPr="00E40639">
        <w:rPr>
          <w:rFonts w:cs="Times New Roman" w:hint="eastAsia"/>
        </w:rPr>
        <w:t>Wu</w:t>
      </w:r>
      <w:r w:rsidR="00224CFB" w:rsidRPr="00E40639">
        <w:rPr>
          <w:rFonts w:cs="Times New Roman" w:hint="eastAsia"/>
        </w:rPr>
        <w:t>等人</w:t>
      </w:r>
      <w:sdt>
        <w:sdtPr>
          <w:rPr>
            <w:rFonts w:cs="Times New Roman" w:hint="eastAsia"/>
            <w:color w:val="000000"/>
          </w:rPr>
          <w:tag w:val="MENDELEY_CITATION_v3_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"/>
          <w:id w:val="735748354"/>
          <w:placeholder>
            <w:docPart w:val="E96B681911E34CE28483C0663977C3DB"/>
          </w:placeholder>
        </w:sdtPr>
        <w:sdtContent>
          <w:r w:rsidR="00B8798D" w:rsidRPr="00360161">
            <w:rPr>
              <w:rFonts w:cs="Times New Roman"/>
              <w:color w:val="000000"/>
            </w:rPr>
            <w:t>[</w:t>
          </w:r>
          <w:r w:rsidR="52468724" w:rsidRPr="00360161">
            <w:rPr>
              <w:rFonts w:cs="Times New Roman"/>
              <w:color w:val="000000"/>
            </w:rPr>
            <w:t>29], [</w:t>
          </w:r>
          <w:r w:rsidR="00A31B9A" w:rsidRPr="00360161">
            <w:rPr>
              <w:rFonts w:cs="Times New Roman"/>
              <w:color w:val="000000"/>
            </w:rPr>
            <w:t>30</w:t>
          </w:r>
          <w:r w:rsidR="00B8798D" w:rsidRPr="00360161">
            <w:rPr>
              <w:rFonts w:cs="Times New Roman"/>
              <w:color w:val="000000"/>
            </w:rPr>
            <w:t>]</w:t>
          </w:r>
        </w:sdtContent>
      </w:sdt>
      <w:r w:rsidR="00224CFB" w:rsidRPr="00E40639">
        <w:rPr>
          <w:rFonts w:cs="Times New Roman" w:hint="eastAsia"/>
        </w:rPr>
        <w:t>通过混合监督回归算法和</w:t>
      </w:r>
      <w:r w:rsidR="00224CFB" w:rsidRPr="00E40639">
        <w:rPr>
          <w:rFonts w:cs="Times New Roman" w:hint="eastAsia"/>
        </w:rPr>
        <w:t>CNN</w:t>
      </w:r>
      <w:r w:rsidR="00224CFB" w:rsidRPr="00E40639">
        <w:rPr>
          <w:rFonts w:cs="Times New Roman" w:hint="eastAsia"/>
        </w:rPr>
        <w:t>模型来识别活跃的约束，这些方法均旨在</w:t>
      </w:r>
      <w:r w:rsidR="00984972" w:rsidRPr="00E40639">
        <w:rPr>
          <w:rFonts w:cs="Times New Roman" w:hint="eastAsia"/>
        </w:rPr>
        <w:t>通过减少问题规模来</w:t>
      </w:r>
      <w:r w:rsidR="00224CFB" w:rsidRPr="00E40639">
        <w:rPr>
          <w:rFonts w:cs="Times New Roman" w:hint="eastAsia"/>
        </w:rPr>
        <w:t>提高</w:t>
      </w:r>
      <w:r w:rsidR="00984972" w:rsidRPr="00E40639">
        <w:rPr>
          <w:rFonts w:cs="Times New Roman" w:hint="eastAsia"/>
        </w:rPr>
        <w:t>计算效率</w:t>
      </w:r>
      <w:r w:rsidR="00224CFB" w:rsidRPr="00E40639">
        <w:rPr>
          <w:rFonts w:cs="Times New Roman" w:hint="eastAsia"/>
        </w:rPr>
        <w:t>，从而</w:t>
      </w:r>
      <w:r w:rsidR="00984972" w:rsidRPr="00E40639">
        <w:rPr>
          <w:rFonts w:cs="Times New Roman" w:hint="eastAsia"/>
        </w:rPr>
        <w:t>实现快速且准确的优化解决方案</w:t>
      </w:r>
      <w:r w:rsidR="00224CFB" w:rsidRPr="00E40639">
        <w:rPr>
          <w:rFonts w:cs="Times New Roman" w:hint="eastAsia"/>
        </w:rPr>
        <w:t>。</w:t>
      </w:r>
      <w:r w:rsidR="00685136" w:rsidRPr="00E40639">
        <w:rPr>
          <w:rFonts w:cs="Times New Roman"/>
        </w:rPr>
        <w:t>尽管学习优化在电力</w:t>
      </w:r>
      <w:r w:rsidR="00685136" w:rsidRPr="00E40639">
        <w:rPr>
          <w:rFonts w:cs="Times New Roman"/>
        </w:rPr>
        <w:lastRenderedPageBreak/>
        <w:t>系统优化中取得了显著的进展，但它仍然面临一些局限性和挑战。学习优化方法</w:t>
      </w:r>
      <w:r w:rsidR="6841366A" w:rsidRPr="6841366A">
        <w:rPr>
          <w:rFonts w:cs="Times New Roman"/>
        </w:rPr>
        <w:t>虽然在</w:t>
      </w:r>
      <w:r w:rsidR="00685136" w:rsidRPr="00E40639">
        <w:rPr>
          <w:rFonts w:cs="Times New Roman"/>
        </w:rPr>
        <w:t>单一时刻或短时间内的</w:t>
      </w:r>
      <w:r w:rsidR="6841366A" w:rsidRPr="6841366A">
        <w:rPr>
          <w:rFonts w:cs="Times New Roman"/>
        </w:rPr>
        <w:t>决策</w:t>
      </w:r>
      <w:r w:rsidR="00685136" w:rsidRPr="00E40639">
        <w:rPr>
          <w:rFonts w:cs="Times New Roman"/>
        </w:rPr>
        <w:t>优化</w:t>
      </w:r>
      <w:r w:rsidR="6841366A" w:rsidRPr="6841366A">
        <w:rPr>
          <w:rFonts w:cs="Times New Roman"/>
        </w:rPr>
        <w:t>中表现出色，但往往</w:t>
      </w:r>
      <w:r w:rsidR="00685136" w:rsidRPr="00E40639">
        <w:rPr>
          <w:rFonts w:cs="Times New Roman"/>
        </w:rPr>
        <w:t>缺乏在长时</w:t>
      </w:r>
      <w:r w:rsidR="00685136" w:rsidRPr="6841366A">
        <w:rPr>
          <w:rFonts w:cs="Times New Roman"/>
        </w:rPr>
        <w:t>间跨度内考虑动态变化的能力</w:t>
      </w:r>
      <w:r w:rsidR="00685136" w:rsidRPr="6841366A">
        <w:rPr>
          <w:rFonts w:cs="Times New Roman" w:hint="eastAsia"/>
        </w:rPr>
        <w:t>，</w:t>
      </w:r>
      <w:r w:rsidR="00685136" w:rsidRPr="6841366A">
        <w:rPr>
          <w:rFonts w:cs="Times New Roman"/>
        </w:rPr>
        <w:t>难以有效处理涉及多时空尺度的复杂问题。此外，多时空尺度问题</w:t>
      </w:r>
      <w:r w:rsidR="6841366A" w:rsidRPr="6841366A">
        <w:rPr>
          <w:rFonts w:cs="Times New Roman"/>
        </w:rPr>
        <w:t>常</w:t>
      </w:r>
      <w:r w:rsidR="00685136" w:rsidRPr="6841366A">
        <w:rPr>
          <w:rFonts w:cs="Times New Roman"/>
        </w:rPr>
        <w:t>涉及到多种决策变量的相互作用，</w:t>
      </w:r>
      <w:r w:rsidR="6841366A" w:rsidRPr="6841366A">
        <w:rPr>
          <w:rFonts w:cs="Times New Roman"/>
        </w:rPr>
        <w:t>例如</w:t>
      </w:r>
      <w:r w:rsidR="00685136" w:rsidRPr="6841366A">
        <w:rPr>
          <w:rFonts w:cs="Times New Roman"/>
        </w:rPr>
        <w:t>即时的发电调度与</w:t>
      </w:r>
      <w:r w:rsidR="00685136" w:rsidRPr="6841366A">
        <w:rPr>
          <w:rFonts w:cs="Times New Roman" w:hint="eastAsia"/>
        </w:rPr>
        <w:t>电池、电动汽车</w:t>
      </w:r>
      <w:r w:rsidR="6841366A" w:rsidRPr="6841366A">
        <w:rPr>
          <w:rFonts w:cs="Times New Roman"/>
        </w:rPr>
        <w:t>的</w:t>
      </w:r>
      <w:r w:rsidR="00685136" w:rsidRPr="6841366A">
        <w:rPr>
          <w:rFonts w:cs="Times New Roman" w:hint="eastAsia"/>
        </w:rPr>
        <w:t>调度</w:t>
      </w:r>
      <w:r w:rsidR="00685136" w:rsidRPr="6841366A">
        <w:rPr>
          <w:rFonts w:cs="Times New Roman"/>
        </w:rPr>
        <w:t>等。</w:t>
      </w:r>
      <w:r w:rsidR="6841366A" w:rsidRPr="6841366A">
        <w:rPr>
          <w:rFonts w:cs="Times New Roman"/>
        </w:rPr>
        <w:t>这类</w:t>
      </w:r>
      <w:r w:rsidR="00685136" w:rsidRPr="6841366A">
        <w:rPr>
          <w:rFonts w:cs="Times New Roman"/>
        </w:rPr>
        <w:t>问题需要一</w:t>
      </w:r>
      <w:r w:rsidR="6841366A" w:rsidRPr="6841366A">
        <w:rPr>
          <w:rFonts w:cs="Times New Roman"/>
        </w:rPr>
        <w:t>个</w:t>
      </w:r>
      <w:r w:rsidR="00685136" w:rsidRPr="6841366A">
        <w:rPr>
          <w:rFonts w:cs="Times New Roman"/>
        </w:rPr>
        <w:t>能够</w:t>
      </w:r>
      <w:r w:rsidR="6841366A" w:rsidRPr="6841366A">
        <w:rPr>
          <w:rFonts w:cs="Times New Roman"/>
        </w:rPr>
        <w:t>综合</w:t>
      </w:r>
      <w:r w:rsidR="00685136" w:rsidRPr="6841366A">
        <w:rPr>
          <w:rFonts w:cs="Times New Roman"/>
        </w:rPr>
        <w:t>考虑多时空尺度决策的优化框架，而传统的学习优化方法往往</w:t>
      </w:r>
      <w:r w:rsidR="6841366A" w:rsidRPr="6841366A">
        <w:rPr>
          <w:rFonts w:cs="Times New Roman"/>
        </w:rPr>
        <w:t>不足以</w:t>
      </w:r>
      <w:r w:rsidR="00685136" w:rsidRPr="6841366A">
        <w:rPr>
          <w:rFonts w:cs="Times New Roman"/>
        </w:rPr>
        <w:t>直接应用于这种复杂</w:t>
      </w:r>
      <w:r w:rsidR="6841366A" w:rsidRPr="6841366A">
        <w:rPr>
          <w:rFonts w:cs="Times New Roman"/>
        </w:rPr>
        <w:t>情景</w:t>
      </w:r>
      <w:r w:rsidR="00685136" w:rsidRPr="6841366A">
        <w:rPr>
          <w:rFonts w:cs="Times New Roman"/>
        </w:rPr>
        <w:t>。</w:t>
      </w:r>
    </w:p>
    <w:p w14:paraId="250914D5" w14:textId="08A82B6E" w:rsidR="00D54A26" w:rsidRPr="00017080" w:rsidRDefault="3F47AEC2" w:rsidP="00012AD6">
      <w:pPr>
        <w:spacing w:line="360" w:lineRule="auto"/>
        <w:ind w:firstLine="0"/>
        <w:rPr>
          <w:rFonts w:eastAsiaTheme="minorEastAsia"/>
          <w:b/>
        </w:rPr>
      </w:pPr>
      <w:r w:rsidRPr="3F47AEC2">
        <w:rPr>
          <w:rFonts w:eastAsiaTheme="minorEastAsia"/>
          <w:b/>
          <w:bCs/>
        </w:rPr>
        <w:t xml:space="preserve">1.2.2 </w:t>
      </w:r>
      <w:r w:rsidR="3F122B3B" w:rsidRPr="59870456">
        <w:rPr>
          <w:rFonts w:eastAsiaTheme="minorEastAsia"/>
          <w:b/>
        </w:rPr>
        <w:t>面向综合能源系统的</w:t>
      </w:r>
      <w:r w:rsidR="59870456" w:rsidRPr="59870456">
        <w:rPr>
          <w:rFonts w:eastAsiaTheme="minorEastAsia"/>
          <w:b/>
          <w:bCs/>
        </w:rPr>
        <w:t>强化学习方法</w:t>
      </w:r>
    </w:p>
    <w:p w14:paraId="14C97C71" w14:textId="73F6C6AE" w:rsidR="00CE1EEC" w:rsidRPr="004E18FE" w:rsidRDefault="00CE1EEC" w:rsidP="00AC35D5">
      <w:pPr>
        <w:spacing w:line="360" w:lineRule="auto"/>
        <w:ind w:firstLineChars="200" w:firstLine="480"/>
      </w:pPr>
      <w:r w:rsidRPr="004C320F">
        <w:rPr>
          <w:rFonts w:cs="Times New Roman"/>
        </w:rPr>
        <w:t>为了有效解决电力系统中的多时空尺度问题，强化学习提供了一个极具潜力的解决方案。作为一种先进的机器学习技术，强化学习通过与环境的持续交互，使模型能够在复杂、动态且充满不确定性的环境中学习和探索如何做出最优决策。这种学习方法的核心在于通过试错和奖励机制，逐步优化决策策略，从而适应长期和多变的操作条件。在电力系统优化中，</w:t>
      </w:r>
      <w:r w:rsidRPr="004C320F">
        <w:rPr>
          <w:rFonts w:cs="Times New Roman" w:hint="eastAsia"/>
        </w:rPr>
        <w:t>强化学习</w:t>
      </w:r>
      <w:r w:rsidRPr="004C320F">
        <w:rPr>
          <w:rFonts w:cs="Times New Roman"/>
        </w:rPr>
        <w:t>特别适用于模拟和解决涉及长期运营和即时响应的决策问题，例如，在电力需求高峰期有效调配和优化发电资源的同时，考虑设备的长期维护和升级需求。然而，安全性和约束的遵守是强化学习部署的关键考虑因素。</w:t>
      </w:r>
      <w:r w:rsidR="425EEA0D" w:rsidRPr="004C320F">
        <w:rPr>
          <w:rFonts w:cs="Times New Roman"/>
        </w:rPr>
        <w:t>包括在奖励函数中加入违反约束的惩罚项</w:t>
      </w:r>
      <w:sdt>
        <w:sdtPr>
          <w:rPr>
            <w:rFonts w:cs="Times New Roman"/>
            <w:color w:val="000000"/>
          </w:rPr>
          <w:tag w:val="MENDELEY_CITATION_v3_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"/>
          <w:id w:val="1500008340"/>
          <w:placeholder>
            <w:docPart w:val="2A8FFC41A6DD406CB51DD33855340232"/>
          </w:placeholder>
        </w:sdtPr>
        <w:sdtContent>
          <w:r w:rsidR="6C261C97" w:rsidRPr="00360161">
            <w:rPr>
              <w:rFonts w:cs="Times New Roman"/>
              <w:color w:val="000000"/>
            </w:rPr>
            <w:t>[31], [32]</w:t>
          </w:r>
        </w:sdtContent>
      </w:sdt>
      <w:r w:rsidR="4B81DECB" w:rsidRPr="004C320F">
        <w:rPr>
          <w:rFonts w:cs="Times New Roman"/>
        </w:rPr>
        <w:t>，</w:t>
      </w:r>
      <w:r w:rsidR="545BABE7" w:rsidRPr="004C320F">
        <w:rPr>
          <w:rFonts w:cs="Times New Roman"/>
        </w:rPr>
        <w:t>利用基于约束的优化方法来训练控制策略</w:t>
      </w:r>
      <w:sdt>
        <w:sdtPr>
          <w:rPr>
            <w:rFonts w:cs="Times New Roman"/>
            <w:color w:val="000000"/>
          </w:rPr>
          <w:tag w:val="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"/>
          <w:id w:val="2003780018"/>
          <w:placeholder>
            <w:docPart w:val="8A908A82E5CE4F3CA7E2A081A03B3AEF"/>
          </w:placeholder>
        </w:sdtPr>
        <w:sdtContent>
          <w:r w:rsidR="00ED6CC8" w:rsidRPr="00360161">
            <w:rPr>
              <w:rFonts w:cs="Times New Roman"/>
              <w:color w:val="000000"/>
            </w:rPr>
            <w:t xml:space="preserve">[33], </w:t>
          </w:r>
          <w:r w:rsidR="007E3A81" w:rsidRPr="00360161">
            <w:rPr>
              <w:rFonts w:cs="Times New Roman" w:hint="eastAsia"/>
              <w:color w:val="000000"/>
            </w:rPr>
            <w:t>[</w:t>
          </w:r>
          <w:r w:rsidR="41C54BC9" w:rsidRPr="00360161">
            <w:rPr>
              <w:rFonts w:cs="Times New Roman"/>
              <w:color w:val="000000"/>
            </w:rPr>
            <w:t>34], [35], [36</w:t>
          </w:r>
          <w:r w:rsidR="00ED6CC8" w:rsidRPr="00360161">
            <w:rPr>
              <w:rFonts w:cs="Times New Roman"/>
              <w:color w:val="000000"/>
            </w:rPr>
            <w:t>]</w:t>
          </w:r>
        </w:sdtContent>
      </w:sdt>
      <w:r w:rsidRPr="004C320F">
        <w:rPr>
          <w:rFonts w:cs="Times New Roman"/>
        </w:rPr>
        <w:t>，</w:t>
      </w:r>
      <w:r w:rsidR="545BABE7" w:rsidRPr="004C320F">
        <w:rPr>
          <w:rFonts w:cs="Times New Roman"/>
        </w:rPr>
        <w:t>以及结合启发式安全层调整操作</w:t>
      </w:r>
      <w:sdt>
        <w:sdtPr>
          <w:rPr>
            <w:rFonts w:cs="Times New Roman"/>
            <w:color w:val="000000"/>
          </w:rPr>
          <w:tag w:val="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"/>
          <w:id w:val="-1574810113"/>
          <w:placeholder>
            <w:docPart w:val="C8AE0A01C81C4BCC846A22A89A303727"/>
          </w:placeholder>
        </w:sdtPr>
        <w:sdtContent>
          <w:r w:rsidR="00000150" w:rsidRPr="00360161">
            <w:rPr>
              <w:rFonts w:cs="Times New Roman" w:hint="eastAsia"/>
              <w:color w:val="000000"/>
            </w:rPr>
            <w:t>[</w:t>
          </w:r>
          <w:r w:rsidR="00ED6CC8" w:rsidRPr="00360161">
            <w:rPr>
              <w:rFonts w:cs="Times New Roman"/>
              <w:color w:val="000000"/>
            </w:rPr>
            <w:t>37], [38], [39</w:t>
          </w:r>
          <w:r w:rsidR="00333409" w:rsidRPr="00360161">
            <w:rPr>
              <w:rFonts w:cs="Times New Roman" w:hint="eastAsia"/>
              <w:color w:val="000000"/>
            </w:rPr>
            <w:t>]</w:t>
          </w:r>
        </w:sdtContent>
      </w:sdt>
      <w:r w:rsidRPr="004C320F">
        <w:rPr>
          <w:rFonts w:cs="Times New Roman"/>
        </w:rPr>
        <w:t>，确保在遵守所有操作约束的同时，还能实现策略的最优化。尽管当前的某些强化学习研究在处理软约束问题方面已有所成就，但硬约束，如电网的安全运行标准和稳定性要求，仍然是一个挑战，因为这些硬约束的违反可能导致严重的系统不稳定甚至故障。为了解决这一问题，一些研究将特殊的优化技术融入强化学习中</w:t>
      </w:r>
      <w:sdt>
        <w:sdtPr>
          <w:rPr>
            <w:rFonts w:cs="Times New Roman"/>
            <w:color w:val="000000"/>
          </w:rPr>
          <w:tag w:val="MENDELEY_CITATION_v3_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"/>
          <w:id w:val="1031845351"/>
          <w:placeholder>
            <w:docPart w:val="390161CCA7234CC59FC054ED0A225752"/>
          </w:placeholder>
        </w:sdtPr>
        <w:sdtContent>
          <w:r w:rsidR="003A6516" w:rsidRPr="00360161">
            <w:rPr>
              <w:rFonts w:cs="Times New Roman" w:hint="eastAsia"/>
              <w:color w:val="000000"/>
            </w:rPr>
            <w:t>[</w:t>
          </w:r>
          <w:r w:rsidR="00ED6CC8" w:rsidRPr="00360161">
            <w:rPr>
              <w:rFonts w:cs="Times New Roman"/>
              <w:color w:val="000000"/>
            </w:rPr>
            <w:t>40], [41</w:t>
          </w:r>
          <w:r w:rsidR="00333409" w:rsidRPr="00360161">
            <w:rPr>
              <w:rFonts w:cs="Times New Roman" w:hint="eastAsia"/>
              <w:color w:val="000000"/>
            </w:rPr>
            <w:t>]</w:t>
          </w:r>
        </w:sdtContent>
      </w:sdt>
      <w:r w:rsidRPr="004C320F">
        <w:rPr>
          <w:rFonts w:cs="Times New Roman"/>
        </w:rPr>
        <w:t>，例如最近提出的降维策略优化</w:t>
      </w:r>
      <w:sdt>
        <w:sdtPr>
          <w:rPr>
            <w:rFonts w:cs="Times New Roman"/>
            <w:color w:val="000000"/>
          </w:rPr>
          <w:tag w:val="MENDELEY_CITATION_v3_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"/>
          <w:id w:val="-701635898"/>
          <w:placeholder>
            <w:docPart w:val="2D4059A945B44BD793AE41020DED52E8"/>
          </w:placeholder>
        </w:sdtPr>
        <w:sdtContent>
          <w:r w:rsidR="006C7857" w:rsidRPr="00360161">
            <w:rPr>
              <w:rFonts w:cs="Times New Roman" w:hint="eastAsia"/>
              <w:color w:val="000000"/>
            </w:rPr>
            <w:t>[</w:t>
          </w:r>
          <w:r w:rsidR="00ED6CC8" w:rsidRPr="00360161">
            <w:rPr>
              <w:rFonts w:cs="Times New Roman"/>
              <w:color w:val="000000"/>
            </w:rPr>
            <w:t>42</w:t>
          </w:r>
          <w:r w:rsidR="006C7857" w:rsidRPr="00360161">
            <w:rPr>
              <w:rFonts w:cs="Times New Roman" w:hint="eastAsia"/>
              <w:color w:val="000000"/>
            </w:rPr>
            <w:t>]</w:t>
          </w:r>
        </w:sdtContent>
      </w:sdt>
      <w:r>
        <w:t>算法，该算法将广义降维梯度技术引入</w:t>
      </w:r>
      <w:r>
        <w:rPr>
          <w:rFonts w:hint="eastAsia"/>
        </w:rPr>
        <w:t>强化学习</w:t>
      </w:r>
      <w:r>
        <w:t>，有效处理等式和不等式的硬约束。此外，考虑到传统</w:t>
      </w:r>
      <w:r w:rsidR="330C025C">
        <w:t>强化学习策略</w:t>
      </w:r>
      <w:r>
        <w:t>如高斯策略容易陷入局部最优，我们还探讨将基于扩散模型的策略引入强化学习，以提供更丰富的探索机制，特别是在复杂的车网协同决策系统中。这种整合方法不仅可以提升系统的即时响应能力，还可以优化整个电力系统的长期运营效率和可持续性。</w:t>
      </w:r>
    </w:p>
    <w:p w14:paraId="35A134BC" w14:textId="399102AD" w:rsidR="00D54A26" w:rsidRPr="004E18FE" w:rsidRDefault="00D54A26" w:rsidP="00012AD6">
      <w:pPr>
        <w:spacing w:line="360" w:lineRule="auto"/>
        <w:ind w:firstLine="0"/>
      </w:pPr>
    </w:p>
    <w:p w14:paraId="165601E3" w14:textId="6C339207" w:rsidR="462012AE" w:rsidRDefault="261F0604" w:rsidP="00012AD6">
      <w:pPr>
        <w:autoSpaceDE w:val="0"/>
        <w:autoSpaceDN w:val="0"/>
        <w:spacing w:line="360" w:lineRule="auto"/>
        <w:ind w:leftChars="-267" w:left="-641" w:firstLine="0"/>
        <w:divId w:val="1314605622"/>
      </w:pPr>
      <w:r w:rsidRPr="261F0604">
        <w:rPr>
          <w:rFonts w:eastAsiaTheme="minorEastAsia"/>
          <w:b/>
          <w:bCs/>
        </w:rPr>
        <w:t xml:space="preserve">1.2.3 </w:t>
      </w:r>
      <w:r w:rsidRPr="261F0604">
        <w:rPr>
          <w:rFonts w:eastAsiaTheme="minorEastAsia"/>
          <w:b/>
          <w:bCs/>
        </w:rPr>
        <w:t>扩散模型与扩散策略</w:t>
      </w:r>
    </w:p>
    <w:p w14:paraId="6A648A4E" w14:textId="7D026227" w:rsidR="0047787C" w:rsidRDefault="4E05BCC2" w:rsidP="00AC35D5">
      <w:pPr>
        <w:autoSpaceDE w:val="0"/>
        <w:autoSpaceDN w:val="0"/>
        <w:spacing w:line="360" w:lineRule="auto"/>
        <w:ind w:leftChars="-267" w:left="-641" w:firstLineChars="200" w:firstLine="480"/>
        <w:divId w:val="1314605622"/>
      </w:pPr>
      <w:r w:rsidRPr="4E05BCC2">
        <w:rPr>
          <w:rFonts w:ascii="宋体" w:hAnsi="宋体" w:cs="宋体"/>
        </w:rPr>
        <w:t>近年来</w:t>
      </w:r>
      <w:r w:rsidR="2336BFFE" w:rsidRPr="2336BFFE">
        <w:rPr>
          <w:rFonts w:ascii="宋体" w:hAnsi="宋体" w:cs="宋体"/>
        </w:rPr>
        <w:t>，扩散模型在生成模型领域取得了显著成就，引发了</w:t>
      </w:r>
      <w:r w:rsidR="3F9BC030" w:rsidRPr="3F9BC030">
        <w:rPr>
          <w:rFonts w:ascii="宋体" w:hAnsi="宋体" w:cs="宋体"/>
        </w:rPr>
        <w:t>广泛</w:t>
      </w:r>
      <w:r w:rsidR="2336BFFE" w:rsidRPr="2336BFFE">
        <w:rPr>
          <w:rFonts w:ascii="宋体" w:hAnsi="宋体" w:cs="宋体"/>
        </w:rPr>
        <w:t>关注。其理论基础</w:t>
      </w:r>
      <w:r w:rsidR="2336BFFE" w:rsidRPr="2336BFFE">
        <w:rPr>
          <w:rFonts w:ascii="宋体" w:hAnsi="宋体" w:cs="宋体"/>
        </w:rPr>
        <w:lastRenderedPageBreak/>
        <w:t>源自非平衡热力学</w:t>
      </w:r>
      <w:sdt>
        <w:sdtPr>
          <w:rPr>
            <w:color w:val="000000"/>
          </w:rPr>
          <w:tag w:val="MENDELEY_CITATION_v3_eyJjaXRhdGlvbklEIjoiTUVOREVMRVlfQ0lUQVRJT05fOTkxZjMwZWEtYjg1ZC00YThjLTgxZDgtYzEzNmYxN2FhOTFlIiwicHJvcGVydGllcyI6eyJub3RlSW5kZXgiOjB9LCJpc0VkaXRlZCI6ZmFsc2UsIm1hbnVhbE92ZXJyaWRlIjp7ImlzTWFudWFsbHlPdmVycmlkZGVuIjpmYWxzZSwiY2l0ZXByb2NUZXh0IjoiWzQzXSIsIm1hbnVhbE92ZXJyaWRlVGV4dCI6IiJ9LCJjaXRhdGlvbkl0ZW1zIjpbeyJpZCI6ImU4N2ZkYWNkLTQ4YWYtMzhiZC05YTIxLWU1MDMzOTBmOGEyZSIsIml0ZW1EYXRhIjp7InR5cGUiOiJhcnRpY2xlLWpvdXJuYWwiLCJpZCI6ImU4N2ZkYWNkLTQ4YWYtMzhiZC05YTIxLWU1MDMzOTBmOGEyZ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LiIsInBhcnNlLW5hbWVzIjpmYWxzZSwiZHJvcHBpbmctcGFydGljbGUiOiIiLCJub24tZHJvcHBpbmctcGFydGljbGUiOiIifSx7ImZhbWlseSI6Ik1haGVzd2FyYW5hdGhhbiIsImdpdmVuIjoiTmlydSIsInBhcnNlLW5hbWVzIjpmYWxzZSwiZHJvcHBpbmctcGFydGljbGUiOiIiLCJub24tZHJvcHBpbmctcGFydGljbGUiOiIifSx7ImZhbWlseSI6Ikdhbmd1bGkiLCJnaXZlbiI6IlN1cnlhIiwicGFyc2UtbmFtZXMiOmZhbHNlLCJkcm9wcGluZy1wYXJ0aWNsZSI6IiIsIm5vbi1kcm9wcGluZy1wYXJ0aWNsZSI6IiJ9XSwiVVJMIjoiaHR0cDovL2FyeGl2Lm9yZy9hYnMvMTUwMy4wMzU4NSIsImlzc3VlZCI6eyJkYXRlLXBhcnRzIjpbWzIwMTUsMywxMl1df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fV19"/>
          <w:id w:val="710052512"/>
        </w:sdtPr>
        <w:sdtContent>
          <w:r w:rsidR="2336BFFE" w:rsidRPr="00360161">
            <w:rPr>
              <w:rFonts w:ascii="宋体" w:hAnsi="宋体" w:cs="宋体"/>
              <w:color w:val="000000"/>
            </w:rPr>
            <w:t>[43]</w:t>
          </w:r>
        </w:sdtContent>
      </w:sdt>
      <w:r w:rsidR="2336BFFE">
        <w:t>和隐式模型</w:t>
      </w:r>
      <w:sdt>
        <w:sdtPr>
          <w:rPr>
            <w:color w:val="000000"/>
          </w:rPr>
          <w:tag w:val="MENDELEY_CITATION_v3_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"/>
          <w:id w:val="866540623"/>
        </w:sdtPr>
        <w:sdtContent>
          <w:r w:rsidR="2336BFFE" w:rsidRPr="00360161">
            <w:rPr>
              <w:color w:val="000000"/>
            </w:rPr>
            <w:t>[44]</w:t>
          </w:r>
        </w:sdtContent>
      </w:sdt>
      <w:r w:rsidR="2336BFFE">
        <w:t>等早期研究成果。扩散模型的概念</w:t>
      </w:r>
      <w:sdt>
        <w:sdtPr>
          <w:rPr>
            <w:color w:val="000000"/>
          </w:rPr>
          <w:tag w:val="MENDELEY_CITATION_v3_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k5ldXJhbCBJbmZvcm1hdGlvbiBQcm9jZXNzaW5nIFN5c3RlbXMiLCJJU1NOIjoiMTA0OTUyNTgiLCJpc3N1ZWQiOnsiZGF0ZS1wYXJ0cyI6W1syMDIw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uIiwidm9sdW1lIjoiMjAyMC1EZWNlbWJlciIsImNvbnRhaW5lci10aXRsZS1zaG9ydCI6IiJ9LCJpc1RlbXBvcmFyeSI6ZmFsc2V9XX0="/>
          <w:id w:val="402332641"/>
          <w:placeholder>
            <w:docPart w:val="785332A7D67E4228B62DF49C6B7D959C"/>
          </w:placeholder>
        </w:sdtPr>
        <w:sdtContent>
          <w:r w:rsidR="207553FA" w:rsidRPr="00360161">
            <w:rPr>
              <w:color w:val="000000"/>
            </w:rPr>
            <w:t>[45]</w:t>
          </w:r>
        </w:sdtContent>
      </w:sdt>
      <w:r w:rsidR="207553FA">
        <w:t xml:space="preserve"> </w:t>
      </w:r>
      <w:r w:rsidR="2336BFFE">
        <w:t>首次在中提出，随后通过引入随机微分方程（</w:t>
      </w:r>
      <w:r w:rsidR="2336BFFE">
        <w:t>SDE</w:t>
      </w:r>
      <w:r w:rsidR="2336BFFE">
        <w:t>）</w:t>
      </w:r>
      <w:sdt>
        <w:sdtPr>
          <w:rPr>
            <w:color w:val="000000"/>
          </w:rPr>
          <w:tag w:val="MENDELEY_CITATION_v3_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"/>
          <w:id w:val="2085625688"/>
          <w:placeholder>
            <w:docPart w:val="84795DC4A11145A193AAA515DF3269FE"/>
          </w:placeholder>
        </w:sdtPr>
        <w:sdtContent>
          <w:r w:rsidR="7F5F0939" w:rsidRPr="00360161">
            <w:rPr>
              <w:color w:val="000000"/>
            </w:rPr>
            <w:t>[</w:t>
          </w:r>
          <w:r w:rsidR="207553FA" w:rsidRPr="00360161">
            <w:rPr>
              <w:color w:val="000000"/>
            </w:rPr>
            <w:t>46</w:t>
          </w:r>
          <w:r w:rsidR="7F5F0939" w:rsidRPr="00360161">
            <w:rPr>
              <w:color w:val="000000"/>
            </w:rPr>
            <w:t>]</w:t>
          </w:r>
        </w:sdtContent>
      </w:sdt>
      <w:r w:rsidR="2336BFFE">
        <w:t>和数值微分方程求解器，相关工作如</w:t>
      </w:r>
      <w:sdt>
        <w:sdtPr>
          <w:rPr>
            <w:color w:val="000000"/>
          </w:rPr>
          <w:tag w:val="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"/>
          <w:id w:val="584970213"/>
        </w:sdtPr>
        <w:sdtContent>
          <w:r w:rsidR="2336BFFE" w:rsidRPr="00360161">
            <w:rPr>
              <w:color w:val="000000"/>
            </w:rPr>
            <w:t>[47], [48], [49</w:t>
          </w:r>
          <w:r w:rsidR="207553FA" w:rsidRPr="00360161">
            <w:rPr>
              <w:color w:val="000000"/>
            </w:rPr>
            <w:t>], [50</w:t>
          </w:r>
          <w:r w:rsidR="2336BFFE" w:rsidRPr="00360161">
            <w:rPr>
              <w:color w:val="000000"/>
            </w:rPr>
            <w:t>]</w:t>
          </w:r>
        </w:sdtContent>
      </w:sdt>
      <w:r w:rsidR="2336BFFE">
        <w:t>采用隐式建模方法，有效加速了推理过程，提升了采样</w:t>
      </w:r>
      <w:r w:rsidR="115EC3C8">
        <w:t>效率。扩散模型凭借其强大的生成能力，已广泛应用于计算机视觉</w:t>
      </w:r>
      <w:sdt>
        <w:sdtPr>
          <w:rPr>
            <w:color w:val="000000"/>
          </w:rPr>
          <w:tag w:val="MENDELEY_CITATION_v3_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"/>
          <w:id w:val="1522938651"/>
          <w:placeholder>
            <w:docPart w:val="741E88ACECBF4B9FB2DF273A2EB42411"/>
          </w:placeholder>
        </w:sdtPr>
        <w:sdtContent>
          <w:r w:rsidR="7F5F0939" w:rsidRPr="00360161">
            <w:rPr>
              <w:color w:val="000000"/>
            </w:rPr>
            <w:t>[</w:t>
          </w:r>
          <w:r w:rsidR="207553FA" w:rsidRPr="00360161">
            <w:rPr>
              <w:color w:val="000000"/>
            </w:rPr>
            <w:t>51</w:t>
          </w:r>
          <w:r w:rsidR="7F5F0939" w:rsidRPr="00360161">
            <w:rPr>
              <w:color w:val="000000"/>
            </w:rPr>
            <w:t>]</w:t>
          </w:r>
        </w:sdtContent>
      </w:sdt>
      <w:r w:rsidR="115EC3C8">
        <w:t>、自然语言处理</w:t>
      </w:r>
      <w:sdt>
        <w:sdtPr>
          <w:rPr>
            <w:color w:val="000000"/>
          </w:rPr>
          <w:tag w:val="MENDELEY_CITATION_v3_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"/>
          <w:id w:val="1907832877"/>
          <w:placeholder>
            <w:docPart w:val="C1875DDB045C43539A6506A8BD07A6AF"/>
          </w:placeholder>
        </w:sdtPr>
        <w:sdtContent>
          <w:r w:rsidR="302EEBBE" w:rsidRPr="00360161">
            <w:rPr>
              <w:color w:val="000000"/>
            </w:rPr>
            <w:t>[</w:t>
          </w:r>
          <w:r w:rsidR="207553FA" w:rsidRPr="00360161">
            <w:rPr>
              <w:color w:val="000000"/>
            </w:rPr>
            <w:t>52</w:t>
          </w:r>
          <w:r w:rsidR="302EEBBE" w:rsidRPr="00360161">
            <w:rPr>
              <w:color w:val="000000"/>
            </w:rPr>
            <w:t>]</w:t>
          </w:r>
        </w:sdtContent>
      </w:sdt>
      <w:r w:rsidR="115EC3C8">
        <w:t>、药物设计</w:t>
      </w:r>
      <w:sdt>
        <w:sdtPr>
          <w:rPr>
            <w:color w:val="000000"/>
          </w:rPr>
          <w:tag w:val="MENDELEY_CITATION_v3_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"/>
          <w:id w:val="1911312266"/>
          <w:placeholder>
            <w:docPart w:val="359968BF8EF346368F4D73E50C04113D"/>
          </w:placeholder>
        </w:sdtPr>
        <w:sdtContent>
          <w:r w:rsidR="71C397C8" w:rsidRPr="00360161">
            <w:rPr>
              <w:color w:val="000000"/>
            </w:rPr>
            <w:t>[</w:t>
          </w:r>
          <w:r w:rsidR="207553FA" w:rsidRPr="00360161">
            <w:rPr>
              <w:color w:val="000000"/>
            </w:rPr>
            <w:t>53</w:t>
          </w:r>
          <w:r w:rsidR="302EEBBE" w:rsidRPr="00360161">
            <w:rPr>
              <w:color w:val="000000"/>
            </w:rPr>
            <w:t>]</w:t>
          </w:r>
        </w:sdtContent>
      </w:sdt>
      <w:r w:rsidR="71C397C8">
        <w:t>等</w:t>
      </w:r>
      <w:r w:rsidR="23F31F8D">
        <w:t>多领域中。</w:t>
      </w:r>
    </w:p>
    <w:p w14:paraId="51E54CC8" w14:textId="7A3F6B9F" w:rsidR="00827F9E" w:rsidRDefault="115EC3C8" w:rsidP="00AC35D5">
      <w:pPr>
        <w:autoSpaceDE w:val="0"/>
        <w:autoSpaceDN w:val="0"/>
        <w:spacing w:line="360" w:lineRule="auto"/>
        <w:ind w:leftChars="-267" w:left="-641" w:firstLineChars="200" w:firstLine="480"/>
        <w:divId w:val="1314605622"/>
      </w:pPr>
      <w:r>
        <w:t>最近</w:t>
      </w:r>
      <w:r w:rsidRPr="115EC3C8">
        <w:rPr>
          <w:rFonts w:ascii="宋体" w:hAnsi="宋体" w:cs="宋体"/>
        </w:rPr>
        <w:t>，扩散模型逐渐被扩展到决策任务中，这类方法被称为扩散策略。与传统的单峰策略模型（如高斯策略模型）不同，扩散策略能够更精确地拟合决策空间中的多峰分布，</w:t>
      </w:r>
      <w:r w:rsidR="7E430734" w:rsidRPr="7E430734">
        <w:rPr>
          <w:rFonts w:ascii="宋体" w:hAnsi="宋体" w:cs="宋体"/>
        </w:rPr>
        <w:t>展现</w:t>
      </w:r>
      <w:r w:rsidR="0E7AB717" w:rsidRPr="0E7AB717">
        <w:rPr>
          <w:rFonts w:ascii="宋体" w:hAnsi="宋体" w:cs="宋体"/>
        </w:rPr>
        <w:t>出</w:t>
      </w:r>
      <w:r w:rsidR="57BADA07" w:rsidRPr="5229692A" w:rsidDel="5229692A">
        <w:rPr>
          <w:rFonts w:ascii="宋体" w:hAnsi="宋体" w:cs="宋体"/>
        </w:rPr>
        <w:t>了</w:t>
      </w:r>
      <w:r w:rsidRPr="115EC3C8">
        <w:rPr>
          <w:rFonts w:ascii="宋体" w:hAnsi="宋体" w:cs="宋体"/>
        </w:rPr>
        <w:t>更强的表征能力。凭借这一优势，扩散策略已在复杂的机器人控制任务（如导航、机械臂操作和多足机器人运动控制）中取得了显著进展。</w:t>
      </w:r>
      <w:r>
        <w:t xml:space="preserve">Pearce </w:t>
      </w:r>
      <w:r>
        <w:t>等人</w:t>
      </w:r>
      <w:sdt>
        <w:sdtPr>
          <w:rPr>
            <w:color w:val="000000"/>
          </w:rPr>
          <w:tag w:val="MENDELEY_CITATION_v3_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"/>
          <w:id w:val="207880019"/>
        </w:sdtPr>
        <w:sdtContent>
          <w:r w:rsidRPr="00360161">
            <w:rPr>
              <w:color w:val="000000"/>
            </w:rPr>
            <w:t>[</w:t>
          </w:r>
          <w:r w:rsidR="207553FA" w:rsidRPr="00360161">
            <w:rPr>
              <w:color w:val="000000"/>
            </w:rPr>
            <w:t>54</w:t>
          </w:r>
          <w:r w:rsidRPr="00360161">
            <w:rPr>
              <w:color w:val="000000"/>
            </w:rPr>
            <w:t>]</w:t>
          </w:r>
        </w:sdtContent>
      </w:sdt>
      <w:r>
        <w:t>提出利用扩散策略模拟连续环境中的人类行为；</w:t>
      </w:r>
      <w:r>
        <w:t>Chi</w:t>
      </w:r>
      <w:r w:rsidR="0995DB32">
        <w:t>等人</w:t>
      </w:r>
      <w:r>
        <w:t xml:space="preserve"> </w:t>
      </w:r>
      <w:sdt>
        <w:sdtPr>
          <w:rPr>
            <w:color w:val="000000"/>
          </w:rPr>
          <w:tag w:val="MENDELEY_CITATION_v3_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"/>
          <w:id w:val="87439699"/>
        </w:sdtPr>
        <w:sdtContent>
          <w:r w:rsidRPr="00360161">
            <w:rPr>
              <w:color w:val="000000"/>
            </w:rPr>
            <w:t>[</w:t>
          </w:r>
          <w:r w:rsidR="207553FA" w:rsidRPr="00360161">
            <w:rPr>
              <w:color w:val="000000"/>
            </w:rPr>
            <w:t>55</w:t>
          </w:r>
          <w:r w:rsidRPr="00360161">
            <w:rPr>
              <w:color w:val="000000"/>
            </w:rPr>
            <w:t>]</w:t>
          </w:r>
        </w:sdtContent>
      </w:sdt>
      <w:r>
        <w:t>和</w:t>
      </w:r>
      <w:r>
        <w:t>Xian</w:t>
      </w:r>
      <w:r w:rsidR="0995DB32">
        <w:t>等人</w:t>
      </w:r>
      <w:sdt>
        <w:sdtPr>
          <w:rPr>
            <w:color w:val="000000"/>
          </w:rPr>
          <w:tag w:val="MENDELEY_CITATION_v3_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"/>
          <w:id w:val="83648028"/>
        </w:sdtPr>
        <w:sdtContent>
          <w:r w:rsidRPr="00360161">
            <w:rPr>
              <w:color w:val="000000"/>
            </w:rPr>
            <w:t>[</w:t>
          </w:r>
          <w:r w:rsidR="207553FA" w:rsidRPr="00360161">
            <w:rPr>
              <w:color w:val="000000"/>
            </w:rPr>
            <w:t>56</w:t>
          </w:r>
          <w:r w:rsidRPr="00360161">
            <w:rPr>
              <w:color w:val="000000"/>
            </w:rPr>
            <w:t>]</w:t>
          </w:r>
        </w:sdtContent>
      </w:sdt>
      <w:r>
        <w:t>将视觉观测作为机器人动作序列生成条件，显著提升了机器人控制任务的精度；在此基础上，</w:t>
      </w:r>
      <w:r>
        <w:t xml:space="preserve">Li </w:t>
      </w:r>
      <w:r>
        <w:t>等人</w:t>
      </w:r>
      <w:sdt>
        <w:sdtPr>
          <w:rPr>
            <w:color w:val="000000"/>
          </w:rPr>
          <w:tag w:val="MENDELEY_CITATION_v3_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"/>
          <w:id w:val="1752729555"/>
        </w:sdtPr>
        <w:sdtContent>
          <w:r w:rsidRPr="00360161">
            <w:rPr>
              <w:color w:val="000000"/>
            </w:rPr>
            <w:t>[</w:t>
          </w:r>
          <w:r w:rsidR="207553FA" w:rsidRPr="00360161">
            <w:rPr>
              <w:color w:val="000000"/>
            </w:rPr>
            <w:t>57</w:t>
          </w:r>
          <w:r w:rsidRPr="00360161">
            <w:rPr>
              <w:color w:val="000000"/>
            </w:rPr>
            <w:t>]</w:t>
          </w:r>
        </w:sdtContent>
      </w:sdt>
      <w:r>
        <w:t>通过引入重建损失，进一步优化了扩散策略的动作生成过程</w:t>
      </w:r>
      <w:r w:rsidR="646DD94D">
        <w:t>，</w:t>
      </w:r>
      <w:r w:rsidR="24D5E78B">
        <w:t>使结果更加精确</w:t>
      </w:r>
      <w:r>
        <w:t>。扩散策略不仅可以应用在复杂的专家演示数据中，在强化学习任务中也表现出色。</w:t>
      </w:r>
      <w:r w:rsidR="24D5E78B">
        <w:t>文献</w:t>
      </w:r>
      <w:sdt>
        <w:sdtPr>
          <w:rPr>
            <w:color w:val="000000"/>
          </w:rPr>
          <w:tag w:val="MENDELEY_CITATION_v3_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"/>
          <w:id w:val="891725747"/>
        </w:sdtPr>
        <w:sdtContent>
          <w:r w:rsidRPr="00360161">
            <w:rPr>
              <w:color w:val="000000"/>
            </w:rPr>
            <w:t>[</w:t>
          </w:r>
          <w:r w:rsidR="207553FA" w:rsidRPr="00360161">
            <w:rPr>
              <w:color w:val="000000"/>
            </w:rPr>
            <w:t>58</w:t>
          </w:r>
          <w:r w:rsidRPr="00360161">
            <w:rPr>
              <w:color w:val="000000"/>
            </w:rPr>
            <w:t>]</w:t>
          </w:r>
        </w:sdtContent>
      </w:sdt>
      <w:r w:rsidR="24D5E78B">
        <w:t>提出算法</w:t>
      </w:r>
      <w:r w:rsidR="24D5E78B">
        <w:t>Diffusion-QL,</w:t>
      </w:r>
      <w:r w:rsidR="24D5E78B">
        <w:t>这种方法将</w:t>
      </w:r>
      <w:r>
        <w:t>扩散模型与传统的</w:t>
      </w:r>
      <w:r>
        <w:t>Q</w:t>
      </w:r>
      <w:r>
        <w:t>学习框架结合</w:t>
      </w:r>
      <w:r w:rsidR="31BF57F1">
        <w:t>，</w:t>
      </w:r>
      <w:r>
        <w:t>但是在分布外状态区域的训练不稳定。</w:t>
      </w:r>
      <w:r w:rsidR="31BF57F1">
        <w:t>为了解决这个问题，文献</w:t>
      </w:r>
      <w:sdt>
        <w:sdtPr>
          <w:rPr>
            <w:color w:val="000000"/>
          </w:rPr>
          <w:tag w:val="MENDELEY_CITATION_v3_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"/>
          <w:id w:val="608174834"/>
        </w:sdtPr>
        <w:sdtContent>
          <w:r w:rsidRPr="00360161">
            <w:rPr>
              <w:color w:val="000000"/>
            </w:rPr>
            <w:t>[</w:t>
          </w:r>
          <w:r w:rsidR="207553FA" w:rsidRPr="00360161">
            <w:rPr>
              <w:color w:val="000000"/>
            </w:rPr>
            <w:t>59</w:t>
          </w:r>
          <w:r w:rsidRPr="00360161">
            <w:rPr>
              <w:color w:val="000000"/>
            </w:rPr>
            <w:t>]</w:t>
          </w:r>
        </w:sdtContent>
      </w:sdt>
      <w:r>
        <w:t>通过重构状态来减少分布外状态上的训练引起的分布偏移。</w:t>
      </w:r>
      <w:r w:rsidR="31BF57F1">
        <w:t>文献</w:t>
      </w:r>
      <w:sdt>
        <w:sdtPr>
          <w:rPr>
            <w:color w:val="000000"/>
          </w:rPr>
          <w:tag w:val="MENDELEY_CITATION_v3_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"/>
          <w:id w:val="-1472121711"/>
        </w:sdtPr>
        <w:sdtContent>
          <w:r w:rsidR="1ABFAFC9" w:rsidRPr="00360161">
            <w:rPr>
              <w:color w:val="000000"/>
            </w:rPr>
            <w:t>[</w:t>
          </w:r>
          <w:r w:rsidR="207553FA" w:rsidRPr="00360161">
            <w:rPr>
              <w:color w:val="000000"/>
            </w:rPr>
            <w:t>60</w:t>
          </w:r>
          <w:r w:rsidR="1ABFAFC9" w:rsidRPr="00360161">
            <w:rPr>
              <w:color w:val="000000"/>
            </w:rPr>
            <w:t>]</w:t>
          </w:r>
        </w:sdtContent>
      </w:sdt>
      <w:r w:rsidR="1ABFAFC9">
        <w:t>在扩散模型的使用逆向采样过程中用对比学习定义的能量函数来更加精确引导生成。文献</w:t>
      </w:r>
      <w:sdt>
        <w:sdtPr>
          <w:rPr>
            <w:color w:val="000000"/>
          </w:rPr>
          <w:tag w:val="MENDELEY_CITATION_v3_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"/>
          <w:id w:val="903054079"/>
        </w:sdtPr>
        <w:sdtContent>
          <w:r w:rsidR="1ABFAFC9" w:rsidRPr="00360161">
            <w:rPr>
              <w:color w:val="000000"/>
            </w:rPr>
            <w:t>[</w:t>
          </w:r>
          <w:r w:rsidR="207553FA" w:rsidRPr="00360161">
            <w:rPr>
              <w:color w:val="000000"/>
            </w:rPr>
            <w:t>61</w:t>
          </w:r>
          <w:r w:rsidR="1ABFAFC9" w:rsidRPr="00360161">
            <w:rPr>
              <w:color w:val="000000"/>
            </w:rPr>
            <w:t>]</w:t>
          </w:r>
        </w:sdtContent>
      </w:sdt>
      <w:r>
        <w:t>通过使用单步预测作为动作估计来加速训练，从而减少扩散推理过程中的计算成本。一致性模型</w:t>
      </w:r>
      <w:sdt>
        <w:sdtPr>
          <w:rPr>
            <w:color w:val="000000"/>
          </w:rPr>
          <w:tag w:val="MENDELEY_CITATION_v3_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"/>
          <w:id w:val="860954410"/>
        </w:sdtPr>
        <w:sdtContent>
          <w:r w:rsidRPr="00360161">
            <w:rPr>
              <w:color w:val="000000"/>
            </w:rPr>
            <w:t>[</w:t>
          </w:r>
          <w:r w:rsidR="207553FA" w:rsidRPr="00360161">
            <w:rPr>
              <w:color w:val="000000"/>
            </w:rPr>
            <w:t>62</w:t>
          </w:r>
          <w:r w:rsidRPr="00360161">
            <w:rPr>
              <w:color w:val="000000"/>
            </w:rPr>
            <w:t>]</w:t>
          </w:r>
        </w:sdtContent>
      </w:sdt>
      <w:r>
        <w:t>是一种特殊的扩散模型，可以通过一步就完成扩散模型的整个逆向过程，</w:t>
      </w:r>
      <w:r w:rsidR="73918837">
        <w:t>文献</w:t>
      </w:r>
      <w:sdt>
        <w:sdtPr>
          <w:rPr>
            <w:color w:val="000000"/>
          </w:rPr>
          <w:tag w:val="MENDELEY_CITATION_v3_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"/>
          <w:id w:val="1769395876"/>
        </w:sdtPr>
        <w:sdtContent>
          <w:r w:rsidRPr="00360161">
            <w:rPr>
              <w:color w:val="000000"/>
            </w:rPr>
            <w:t>[</w:t>
          </w:r>
          <w:r w:rsidR="207553FA" w:rsidRPr="00360161">
            <w:rPr>
              <w:color w:val="000000"/>
            </w:rPr>
            <w:t>63</w:t>
          </w:r>
          <w:r w:rsidRPr="00360161">
            <w:rPr>
              <w:color w:val="000000"/>
            </w:rPr>
            <w:t>]</w:t>
          </w:r>
        </w:sdtContent>
      </w:sdt>
      <w:r w:rsidR="001C67BD">
        <w:t>使用一致性模型作为策略进行快速训练和采样。以上工作都是利用扩散策略对动作单步采样</w:t>
      </w:r>
      <w:r w:rsidR="5C2CD062">
        <w:t>，但是</w:t>
      </w:r>
      <w:r w:rsidR="001C67BD">
        <w:t>在长序列决策任务中会存在累积误差问题，而扩散模型能够将复杂的分布分解为一系列易处理的分布，同时利用高斯噪声逐步建模，使得扩散模型在高维数据生成和建模任务中表现出色。</w:t>
      </w:r>
      <w:r w:rsidR="013CB794">
        <w:t>Diffuser</w:t>
      </w:r>
      <w:sdt>
        <w:sdtPr>
          <w:rPr>
            <w:color w:val="000000"/>
          </w:rPr>
          <w:tag w:val="MENDELEY_CITATION_v3_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"/>
          <w:id w:val="1850267826"/>
        </w:sdtPr>
        <w:sdtContent>
          <w:r w:rsidR="001C67BD" w:rsidRPr="00360161">
            <w:rPr>
              <w:color w:val="000000"/>
            </w:rPr>
            <w:t>[</w:t>
          </w:r>
          <w:r w:rsidR="207553FA" w:rsidRPr="00360161">
            <w:rPr>
              <w:color w:val="000000"/>
            </w:rPr>
            <w:t>64</w:t>
          </w:r>
          <w:r w:rsidR="001C67BD" w:rsidRPr="00360161">
            <w:rPr>
              <w:color w:val="000000"/>
            </w:rPr>
            <w:t>]</w:t>
          </w:r>
        </w:sdtContent>
      </w:sdt>
      <w:r w:rsidR="001C67BD">
        <w:t>将状态</w:t>
      </w:r>
      <w:r w:rsidR="001C67BD">
        <w:t>-</w:t>
      </w:r>
      <w:r w:rsidR="001C67BD">
        <w:t>动作序列组织成一个结构化的二维数组，并通过高奖励引导对轨迹进行采样。在</w:t>
      </w:r>
      <w:r w:rsidR="013CB794">
        <w:t>文献</w:t>
      </w:r>
      <w:sdt>
        <w:sdtPr>
          <w:rPr>
            <w:color w:val="000000"/>
          </w:rPr>
          <w:tag w:val="MENDELEY_CITATION_v3_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"/>
          <w:id w:val="1396233929"/>
        </w:sdtPr>
        <w:sdtContent>
          <w:r w:rsidR="001C67BD" w:rsidRPr="00360161">
            <w:rPr>
              <w:color w:val="000000"/>
            </w:rPr>
            <w:t>[</w:t>
          </w:r>
          <w:r w:rsidR="207553FA" w:rsidRPr="00360161">
            <w:rPr>
              <w:color w:val="000000"/>
            </w:rPr>
            <w:t>64</w:t>
          </w:r>
          <w:r w:rsidR="001C67BD" w:rsidRPr="00360161">
            <w:rPr>
              <w:color w:val="000000"/>
            </w:rPr>
            <w:t>]</w:t>
          </w:r>
        </w:sdtContent>
      </w:sdt>
      <w:r w:rsidR="001C67BD">
        <w:t>基础上</w:t>
      </w:r>
      <w:r w:rsidR="4FEE2E18">
        <w:t>，</w:t>
      </w:r>
      <w:r w:rsidR="013CB794">
        <w:t>文献</w:t>
      </w:r>
      <w:sdt>
        <w:sdtPr>
          <w:rPr>
            <w:color w:val="000000"/>
          </w:rPr>
          <w:tag w:val="MENDELEY_CITATION_v3_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"/>
          <w:id w:val="1870027428"/>
        </w:sdtPr>
        <w:sdtContent>
          <w:r w:rsidR="001C67BD" w:rsidRPr="00360161">
            <w:rPr>
              <w:color w:val="000000"/>
            </w:rPr>
            <w:t>[</w:t>
          </w:r>
          <w:r w:rsidR="207553FA" w:rsidRPr="00360161">
            <w:rPr>
              <w:color w:val="000000"/>
            </w:rPr>
            <w:t>65</w:t>
          </w:r>
          <w:r w:rsidR="001C67BD" w:rsidRPr="00360161">
            <w:rPr>
              <w:color w:val="000000"/>
            </w:rPr>
            <w:t>]</w:t>
          </w:r>
        </w:sdtContent>
      </w:sdt>
      <w:r w:rsidR="001C67BD">
        <w:t>修改引导函数使生成的轨迹在一定程度上在保持高奖励同时满足安全约束。后续的研究如</w:t>
      </w:r>
      <w:r w:rsidR="0D9A7CE3">
        <w:t>文献</w:t>
      </w:r>
      <w:sdt>
        <w:sdtPr>
          <w:rPr>
            <w:color w:val="000000"/>
          </w:rPr>
          <w:tag w:val="MENDELEY_CITATION_v3_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"/>
          <w:id w:val="1503491978"/>
          <w:placeholder>
            <w:docPart w:val="0C9F8562C45C4E95977ECDFE35596337"/>
          </w:placeholder>
        </w:sdtPr>
        <w:sdtContent>
          <w:r w:rsidR="578F453D" w:rsidRPr="00360161">
            <w:rPr>
              <w:color w:val="000000"/>
            </w:rPr>
            <w:t>[</w:t>
          </w:r>
          <w:r w:rsidR="207553FA" w:rsidRPr="00360161">
            <w:rPr>
              <w:color w:val="000000"/>
            </w:rPr>
            <w:t>66</w:t>
          </w:r>
          <w:r w:rsidR="578F453D" w:rsidRPr="00360161">
            <w:rPr>
              <w:color w:val="000000"/>
            </w:rPr>
            <w:t>]</w:t>
          </w:r>
        </w:sdtContent>
      </w:sdt>
      <w:r w:rsidR="48558762">
        <w:t>则引入了无分类器引导来生成状态序列，并使用逆动态函数来结算动作，从而有效缓解了由分布偏移引发的问题。另一种改进方法是</w:t>
      </w:r>
      <w:r w:rsidR="79617F01">
        <w:t>在文献</w:t>
      </w:r>
      <w:sdt>
        <w:sdtPr>
          <w:rPr>
            <w:color w:val="000000"/>
          </w:rPr>
          <w:tag w:val="MENDELEY_CITATION_v3_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"/>
          <w:id w:val="917654991"/>
          <w:placeholder>
            <w:docPart w:val="EE51A57C417245FAABBD623DA9EF57E5"/>
          </w:placeholder>
        </w:sdtPr>
        <w:sdtContent>
          <w:r w:rsidR="150FB7BF" w:rsidRPr="00360161">
            <w:rPr>
              <w:color w:val="000000"/>
            </w:rPr>
            <w:t>[</w:t>
          </w:r>
          <w:r w:rsidR="207553FA" w:rsidRPr="00360161">
            <w:rPr>
              <w:color w:val="000000"/>
            </w:rPr>
            <w:t>67</w:t>
          </w:r>
          <w:r w:rsidR="17EBE7FC" w:rsidRPr="00360161">
            <w:rPr>
              <w:color w:val="000000"/>
            </w:rPr>
            <w:t>]</w:t>
          </w:r>
        </w:sdtContent>
      </w:sdt>
      <w:r w:rsidR="79617F01">
        <w:t>中提到的</w:t>
      </w:r>
      <w:r w:rsidR="48558762">
        <w:t>，它在学习到的潜在空间中生成轨迹序列，并通过解码器重构原始轨迹。这种方法通过减少对原始高维状态空间的直接依赖，进一步提升了计算效率，并能处理更加复杂的任务。</w:t>
      </w:r>
      <w:r w:rsidR="48558762">
        <w:t xml:space="preserve"> </w:t>
      </w:r>
    </w:p>
    <w:p w14:paraId="4887A660" w14:textId="77F06F7A" w:rsidR="1079F43E" w:rsidRDefault="48558762" w:rsidP="00AC35D5">
      <w:pPr>
        <w:autoSpaceDE w:val="0"/>
        <w:autoSpaceDN w:val="0"/>
        <w:spacing w:line="360" w:lineRule="auto"/>
        <w:ind w:leftChars="-267" w:left="-641" w:firstLineChars="200" w:firstLine="480"/>
        <w:divId w:val="1314605622"/>
      </w:pPr>
      <w:r>
        <w:lastRenderedPageBreak/>
        <w:t>扩散策略具备强大的</w:t>
      </w:r>
      <w:r w:rsidR="0F0DE204">
        <w:t>表征</w:t>
      </w:r>
      <w:r>
        <w:t>能力，这种多模态能力使智能体对未知世界的探索能力，有效理解环境并且作出更合理决策。</w:t>
      </w:r>
      <w:r w:rsidR="0F0DE204">
        <w:t>DIPO</w:t>
      </w:r>
      <w:sdt>
        <w:sdtPr>
          <w:rPr>
            <w:color w:val="000000"/>
          </w:rPr>
          <w:tag w:val="MENDELEY_CITATION_v3_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"/>
          <w:id w:val="460061937"/>
          <w:placeholder>
            <w:docPart w:val="34E4F38630CB4C30B6338B254D7E5456"/>
          </w:placeholder>
        </w:sdtPr>
        <w:sdtContent>
          <w:r w:rsidR="346C5BF7" w:rsidRPr="00E8437F">
            <w:rPr>
              <w:color w:val="000000"/>
            </w:rPr>
            <w:t>[</w:t>
          </w:r>
          <w:r w:rsidR="207553FA" w:rsidRPr="00E8437F">
            <w:rPr>
              <w:color w:val="000000"/>
            </w:rPr>
            <w:t>68</w:t>
          </w:r>
          <w:r w:rsidR="346C5BF7" w:rsidRPr="00E8437F">
            <w:rPr>
              <w:color w:val="000000"/>
            </w:rPr>
            <w:t>]</w:t>
          </w:r>
        </w:sdtContent>
      </w:sdt>
      <w:r>
        <w:t>是首个在在线强化学习中应用扩散策略的方法。该方法在扩散策略更新过程中，通过梯度更新动作以获得更高的奖励值的动作状态对。但是这种方式偏离了行为策略，同时梯度更新的范式限制了算法的全局探索能力，并增加了计算成本。</w:t>
      </w:r>
      <w:r w:rsidR="737FDDFA">
        <w:t>文献</w:t>
      </w:r>
      <w:sdt>
        <w:sdtPr>
          <w:rPr>
            <w:color w:val="000000"/>
          </w:rPr>
          <w:tag w:val="MENDELEY_CITATION_v3_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"/>
          <w:id w:val="401157480"/>
          <w:placeholder>
            <w:docPart w:val="94414FF38D1B4BADB609218547298AE6"/>
          </w:placeholder>
        </w:sdtPr>
        <w:sdtContent>
          <w:r w:rsidR="346C5BF7" w:rsidRPr="00E8437F">
            <w:rPr>
              <w:color w:val="000000"/>
            </w:rPr>
            <w:t>[</w:t>
          </w:r>
          <w:r w:rsidR="207553FA" w:rsidRPr="00E8437F">
            <w:rPr>
              <w:color w:val="000000"/>
            </w:rPr>
            <w:t>69</w:t>
          </w:r>
          <w:r w:rsidR="346C5BF7" w:rsidRPr="00E8437F">
            <w:rPr>
              <w:color w:val="000000"/>
            </w:rPr>
            <w:t>]</w:t>
          </w:r>
        </w:sdtContent>
      </w:sdt>
      <w:r>
        <w:t>引入了一种新的扩散策略更新方式，通过对齐扩散模型的分数与价值函数的梯度来提高生成的状态</w:t>
      </w:r>
      <w:r>
        <w:t>-</w:t>
      </w:r>
      <w:r>
        <w:t>动作对的价值，但忽略了价值函数梯度不准确和对齐过程中的偏差可能导致的影响。与这些基于扩散的在线强化学习算法相比</w:t>
      </w:r>
      <w:r w:rsidR="047648AD">
        <w:t>，</w:t>
      </w:r>
      <w:r w:rsidR="3611A8D5">
        <w:t>QVPO</w:t>
      </w:r>
      <w:sdt>
        <w:sdtPr>
          <w:rPr>
            <w:color w:val="000000"/>
          </w:rPr>
          <w:tag w:val="MENDELEY_CITATION_v3_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"/>
          <w:id w:val="6844154"/>
          <w:placeholder>
            <w:docPart w:val="34E4F38630CB4C30B6338B254D7E5456"/>
          </w:placeholder>
        </w:sdtPr>
        <w:sdtContent>
          <w:r w:rsidR="047648AD" w:rsidRPr="00E8437F">
            <w:rPr>
              <w:color w:val="000000"/>
            </w:rPr>
            <w:t>[</w:t>
          </w:r>
          <w:r w:rsidR="207553FA" w:rsidRPr="00E8437F">
            <w:rPr>
              <w:color w:val="000000"/>
            </w:rPr>
            <w:t>70</w:t>
          </w:r>
          <w:r w:rsidR="047648AD" w:rsidRPr="00E8437F">
            <w:rPr>
              <w:color w:val="000000"/>
            </w:rPr>
            <w:t>]</w:t>
          </w:r>
        </w:sdtContent>
      </w:sdt>
      <w:r>
        <w:t>通过加权的损失函数进行扩散策略优化，从理论上证明了扩散策略优化目标是在线强化学习策略目标的紧下界，保证该算法在策略优化过程中不会引入额外的误差。尽管扩散策略已经展现了其卓越的潜力，但是在综合能源实时决策问题所问题上的应用还是较少。</w:t>
      </w:r>
    </w:p>
    <w:p w14:paraId="3A74B4CC" w14:textId="77777777" w:rsidR="00442EFA" w:rsidRDefault="00442EFA" w:rsidP="00442EFA">
      <w:pPr>
        <w:snapToGrid w:val="0"/>
        <w:spacing w:line="360" w:lineRule="auto"/>
        <w:ind w:firstLineChars="200" w:firstLine="480"/>
      </w:pPr>
    </w:p>
    <w:p w14:paraId="15AC171C" w14:textId="4AD07711" w:rsidR="00A72E2D" w:rsidRDefault="002D6C50" w:rsidP="00442EFA">
      <w:pPr>
        <w:snapToGrid w:val="0"/>
        <w:spacing w:line="360" w:lineRule="auto"/>
        <w:ind w:firstLineChars="200" w:firstLine="480"/>
        <w:rPr>
          <w:b/>
          <w:bCs/>
        </w:rPr>
      </w:pPr>
      <w:r w:rsidRPr="00E55A9D">
        <w:rPr>
          <w:rFonts w:hint="eastAsia"/>
        </w:rPr>
        <w:t>上述研究均取得一些有意义的成果，充分说明了</w:t>
      </w:r>
      <w:r w:rsidRPr="00E55A9D">
        <w:t>综合能源</w:t>
      </w:r>
      <w:r w:rsidRPr="00E55A9D">
        <w:rPr>
          <w:rFonts w:hint="eastAsia"/>
        </w:rPr>
        <w:t>智能</w:t>
      </w:r>
      <w:r w:rsidRPr="00E55A9D">
        <w:t>实时决策</w:t>
      </w:r>
      <w:r w:rsidRPr="00E55A9D">
        <w:rPr>
          <w:rFonts w:hint="eastAsia"/>
        </w:rPr>
        <w:t>的重要性，以及基于人工智能的学习优化在复杂能源系统中的</w:t>
      </w:r>
      <w:r w:rsidR="00E55A9D" w:rsidRPr="00E55A9D">
        <w:rPr>
          <w:rFonts w:hint="eastAsia"/>
        </w:rPr>
        <w:t>重要作用。</w:t>
      </w:r>
      <w:r w:rsidRPr="0021149C">
        <w:rPr>
          <w:rFonts w:hint="eastAsia"/>
          <w:b/>
          <w:bCs/>
        </w:rPr>
        <w:t>但目前研究还存在：</w:t>
      </w:r>
      <w:r w:rsidRPr="006F3CEC">
        <w:rPr>
          <w:b/>
          <w:bCs/>
        </w:rPr>
        <w:t>1</w:t>
      </w:r>
      <w:r>
        <w:rPr>
          <w:b/>
          <w:bCs/>
        </w:rPr>
        <w:t>)</w:t>
      </w:r>
      <w:r w:rsidR="00687926">
        <w:rPr>
          <w:rFonts w:hint="eastAsia"/>
          <w:b/>
          <w:bCs/>
        </w:rPr>
        <w:t>缺乏有效的方式实现</w:t>
      </w:r>
      <w:r w:rsidR="00687926" w:rsidRPr="0058733D">
        <w:rPr>
          <w:rFonts w:ascii="宋体" w:hAnsi="宋体"/>
          <w:b/>
          <w:bCs/>
        </w:rPr>
        <w:t>高维强非线性电网控制的学习优化降维解耦合与可行性保证</w:t>
      </w:r>
      <w:r w:rsidRPr="0021149C">
        <w:rPr>
          <w:rFonts w:hint="eastAsia"/>
          <w:b/>
          <w:bCs/>
        </w:rPr>
        <w:t>；</w:t>
      </w:r>
      <w:r w:rsidRPr="0021149C">
        <w:rPr>
          <w:rFonts w:hint="eastAsia"/>
          <w:b/>
          <w:bCs/>
        </w:rPr>
        <w:t>2</w:t>
      </w:r>
      <w:r>
        <w:rPr>
          <w:rFonts w:hint="eastAsia"/>
          <w:b/>
          <w:bCs/>
        </w:rPr>
        <w:t>)</w:t>
      </w:r>
      <w:r>
        <w:rPr>
          <w:b/>
          <w:bCs/>
        </w:rPr>
        <w:t xml:space="preserve"> </w:t>
      </w:r>
      <w:r w:rsidR="00131BBD">
        <w:rPr>
          <w:rFonts w:hint="eastAsia"/>
          <w:b/>
          <w:bCs/>
        </w:rPr>
        <w:t>很难处理</w:t>
      </w:r>
      <w:r w:rsidR="00687926" w:rsidRPr="0058733D">
        <w:rPr>
          <w:rFonts w:ascii="宋体" w:hAnsi="宋体"/>
          <w:b/>
          <w:bCs/>
        </w:rPr>
        <w:t>多时空尺度车网协同控制动态决策与学习</w:t>
      </w:r>
      <w:r>
        <w:rPr>
          <w:rFonts w:hint="eastAsia"/>
          <w:b/>
          <w:bCs/>
        </w:rPr>
        <w:t>；</w:t>
      </w:r>
      <w:r>
        <w:rPr>
          <w:b/>
          <w:bCs/>
        </w:rPr>
        <w:t xml:space="preserve">3) </w:t>
      </w:r>
      <w:r w:rsidR="00E20A21">
        <w:rPr>
          <w:rFonts w:hint="eastAsia"/>
          <w:b/>
          <w:bCs/>
        </w:rPr>
        <w:t>现有基于学习优化的方案</w:t>
      </w:r>
      <w:r w:rsidR="00131BBD">
        <w:rPr>
          <w:rFonts w:hint="eastAsia"/>
          <w:b/>
          <w:bCs/>
        </w:rPr>
        <w:t>难以处理</w:t>
      </w:r>
      <w:r w:rsidR="00131BBD" w:rsidRPr="0058733D">
        <w:rPr>
          <w:rFonts w:ascii="宋体" w:hAnsi="宋体"/>
          <w:b/>
          <w:bCs/>
        </w:rPr>
        <w:t>极端条件下电网拓扑变化</w:t>
      </w:r>
      <w:r w:rsidR="00E20A21">
        <w:rPr>
          <w:rFonts w:ascii="宋体" w:hAnsi="宋体" w:hint="eastAsia"/>
          <w:b/>
          <w:bCs/>
        </w:rPr>
        <w:t>带来的泛化问题；4)</w:t>
      </w:r>
      <w:r w:rsidR="00E20A21" w:rsidRPr="00E20A21">
        <w:rPr>
          <w:rFonts w:ascii="宋体" w:hAnsi="宋体"/>
          <w:b/>
          <w:bCs/>
        </w:rPr>
        <w:t xml:space="preserve"> </w:t>
      </w:r>
      <w:r w:rsidR="00A72E2D">
        <w:rPr>
          <w:rFonts w:ascii="宋体" w:hAnsi="宋体" w:hint="eastAsia"/>
          <w:b/>
          <w:bCs/>
        </w:rPr>
        <w:t>缺乏</w:t>
      </w:r>
      <w:r w:rsidR="00E20A21" w:rsidRPr="0058733D">
        <w:rPr>
          <w:rFonts w:ascii="宋体" w:hAnsi="宋体"/>
          <w:b/>
          <w:bCs/>
        </w:rPr>
        <w:t>能源系统源荷</w:t>
      </w:r>
      <w:r w:rsidR="00A72E2D">
        <w:rPr>
          <w:rFonts w:ascii="宋体" w:hAnsi="宋体" w:hint="eastAsia"/>
          <w:b/>
          <w:bCs/>
        </w:rPr>
        <w:t>预测</w:t>
      </w:r>
      <w:r w:rsidR="00E20A21" w:rsidRPr="0058733D">
        <w:rPr>
          <w:rFonts w:ascii="宋体" w:hAnsi="宋体"/>
          <w:b/>
          <w:bCs/>
        </w:rPr>
        <w:t>与</w:t>
      </w:r>
      <w:r w:rsidR="00E20A21">
        <w:rPr>
          <w:rFonts w:ascii="宋体" w:hAnsi="宋体" w:hint="eastAsia"/>
          <w:b/>
          <w:bCs/>
        </w:rPr>
        <w:t>学习</w:t>
      </w:r>
      <w:r w:rsidR="00E20A21" w:rsidRPr="0058733D">
        <w:rPr>
          <w:rFonts w:ascii="宋体" w:hAnsi="宋体"/>
          <w:b/>
          <w:bCs/>
        </w:rPr>
        <w:t>优化的端到端协同</w:t>
      </w:r>
      <w:r w:rsidR="00E20A21" w:rsidRPr="00325EBC">
        <w:rPr>
          <w:rFonts w:ascii="宋体" w:hAnsi="宋体"/>
          <w:b/>
          <w:bCs/>
        </w:rPr>
        <w:t>实时响应</w:t>
      </w:r>
      <w:r w:rsidR="00A72E2D">
        <w:rPr>
          <w:rFonts w:hint="eastAsia"/>
          <w:b/>
          <w:bCs/>
        </w:rPr>
        <w:t>。</w:t>
      </w:r>
    </w:p>
    <w:p w14:paraId="260CB423" w14:textId="1243C654" w:rsidR="002D6C50" w:rsidRDefault="002D6C50" w:rsidP="00442EFA">
      <w:pPr>
        <w:snapToGrid w:val="0"/>
        <w:spacing w:line="360" w:lineRule="auto"/>
        <w:ind w:firstLineChars="200" w:firstLine="482"/>
        <w:rPr>
          <w:rFonts w:ascii="宋体" w:hAnsi="宋体" w:hint="eastAsia"/>
          <w:b/>
          <w:bCs/>
        </w:rPr>
      </w:pPr>
      <w:r>
        <w:rPr>
          <w:rFonts w:hint="eastAsia"/>
          <w:b/>
          <w:bCs/>
        </w:rPr>
        <w:t>针对以上问题，</w:t>
      </w:r>
      <w:r w:rsidR="00442EFA" w:rsidRPr="00442EFA">
        <w:rPr>
          <w:rFonts w:hint="eastAsia"/>
          <w:b/>
          <w:bCs/>
        </w:rPr>
        <w:t>本项目首先开发基于扩散模型的学习优化理论与算法框架，以针对复杂电网的降维解耦问题，同时确保约束条件的可行性。其次，设计扩散强化学习的变分训练方案，实现大规模电动汽车在多时空尺度下的车网协同实时控制。此后，针对极端条件下的电网稳定性，构建具备拓扑感知能力的稳健扩散模型，在部分电网线路中断时，进行实时鲁棒决策。最后，通过开发预测与优化协同的端到端扩散模型，实现对能源系统源荷的精准预测与优化调度响应。本项目旨在充分利用人工智能技术，为建设更智能、高效和稳定的综合能源系统提供理论支撑和技术保障。</w:t>
      </w:r>
    </w:p>
    <w:p w14:paraId="44E02026" w14:textId="05823124" w:rsidR="00442EFA" w:rsidRDefault="00634001" w:rsidP="00442EFA">
      <w:pPr>
        <w:widowControl/>
        <w:ind w:firstLine="0"/>
        <w:jc w:val="left"/>
      </w:pPr>
      <w:r>
        <w:br w:type="page"/>
      </w:r>
    </w:p>
    <w:p w14:paraId="7A5C7D48" w14:textId="1BB111E9" w:rsidR="1079F43E" w:rsidRDefault="1079F43E" w:rsidP="1079F43E">
      <w:pPr>
        <w:spacing w:after="0"/>
        <w:ind w:left="640" w:hanging="640"/>
      </w:pPr>
      <w:r w:rsidRPr="1079F43E">
        <w:lastRenderedPageBreak/>
        <w:t>[1]</w:t>
      </w:r>
      <w:r>
        <w:tab/>
      </w:r>
      <w:r w:rsidRPr="1079F43E">
        <w:t>P. Siano, “Demand response and smart grids - A survey,” 2014.</w:t>
      </w:r>
    </w:p>
    <w:p w14:paraId="19BA6099" w14:textId="27B46BAA" w:rsidR="1079F43E" w:rsidRDefault="1079F43E" w:rsidP="1079F43E">
      <w:pPr>
        <w:spacing w:after="0"/>
        <w:ind w:left="640" w:hanging="640"/>
      </w:pPr>
      <w:r w:rsidRPr="1079F43E">
        <w:t>[2]</w:t>
      </w:r>
      <w:r>
        <w:tab/>
      </w:r>
      <w:r w:rsidRPr="1079F43E">
        <w:t xml:space="preserve">M. L. </w:t>
      </w:r>
      <w:proofErr w:type="spellStart"/>
      <w:r w:rsidRPr="1079F43E">
        <w:t>Tuballa</w:t>
      </w:r>
      <w:proofErr w:type="spellEnd"/>
      <w:r w:rsidRPr="1079F43E">
        <w:t xml:space="preserve"> and M. L. Abundo, “A review of the development of Smart Grid technologies,” 2016.</w:t>
      </w:r>
    </w:p>
    <w:p w14:paraId="24A7287C" w14:textId="65B872D4" w:rsidR="1079F43E" w:rsidRDefault="1079F43E" w:rsidP="1079F43E">
      <w:pPr>
        <w:spacing w:after="0"/>
        <w:ind w:left="640" w:hanging="640"/>
      </w:pPr>
      <w:r w:rsidRPr="1079F43E">
        <w:t>[3]</w:t>
      </w:r>
      <w:r>
        <w:tab/>
      </w:r>
      <w:r w:rsidRPr="1079F43E">
        <w:t>朱建明</w:t>
      </w:r>
      <w:r w:rsidRPr="1079F43E">
        <w:t>, “</w:t>
      </w:r>
      <w:r w:rsidRPr="1079F43E">
        <w:t>中国新能源汽车产业发展问题探讨</w:t>
      </w:r>
      <w:r w:rsidRPr="1079F43E">
        <w:t xml:space="preserve">,” </w:t>
      </w:r>
      <w:r w:rsidRPr="1079F43E">
        <w:t>现代工程项目管理</w:t>
      </w:r>
      <w:r w:rsidRPr="1079F43E">
        <w:t xml:space="preserve">, vol. 3, no. </w:t>
      </w:r>
      <w:r w:rsidR="259FD1DD">
        <w:t>1, 2024.</w:t>
      </w:r>
    </w:p>
    <w:p w14:paraId="5709F7C4" w14:textId="1156BF31" w:rsidR="1079F43E" w:rsidRDefault="1079F43E" w:rsidP="1079F43E">
      <w:pPr>
        <w:spacing w:after="0"/>
        <w:ind w:left="640" w:hanging="640"/>
      </w:pPr>
      <w:r w:rsidRPr="1079F43E">
        <w:t>[4]</w:t>
      </w:r>
      <w:r>
        <w:tab/>
      </w:r>
      <w:r w:rsidRPr="1079F43E">
        <w:t>卓振宇</w:t>
      </w:r>
      <w:r w:rsidRPr="1079F43E">
        <w:t xml:space="preserve">, </w:t>
      </w:r>
      <w:r w:rsidRPr="1079F43E">
        <w:t>张宁</w:t>
      </w:r>
      <w:r w:rsidRPr="1079F43E">
        <w:t xml:space="preserve">, </w:t>
      </w:r>
      <w:r w:rsidRPr="1079F43E">
        <w:t>谢小荣</w:t>
      </w:r>
      <w:r w:rsidRPr="1079F43E">
        <w:t xml:space="preserve">, </w:t>
      </w:r>
      <w:r w:rsidRPr="1079F43E">
        <w:t>李浩志</w:t>
      </w:r>
      <w:r w:rsidRPr="1079F43E">
        <w:t xml:space="preserve">, and </w:t>
      </w:r>
      <w:r w:rsidRPr="1079F43E">
        <w:t>康重庆</w:t>
      </w:r>
      <w:r w:rsidRPr="1079F43E">
        <w:t>, “</w:t>
      </w:r>
      <w:r w:rsidRPr="1079F43E">
        <w:t>高比例可再生能源电力系统关键技术及发展挑战</w:t>
      </w:r>
      <w:r w:rsidRPr="1079F43E">
        <w:t xml:space="preserve">,” </w:t>
      </w:r>
      <w:r w:rsidRPr="1079F43E">
        <w:t>电力系统自动化</w:t>
      </w:r>
      <w:r w:rsidRPr="1079F43E">
        <w:t>.</w:t>
      </w:r>
    </w:p>
    <w:p w14:paraId="275ED33C" w14:textId="100A1BD7" w:rsidR="1079F43E" w:rsidRDefault="1079F43E" w:rsidP="1079F43E">
      <w:pPr>
        <w:spacing w:after="0"/>
        <w:ind w:left="640" w:hanging="640"/>
      </w:pPr>
      <w:r w:rsidRPr="1079F43E">
        <w:t>[5]</w:t>
      </w:r>
      <w:r>
        <w:tab/>
      </w:r>
      <w:r w:rsidRPr="1079F43E">
        <w:t>Z. Lu, Y. Lin, Y. Qiao, L. Wu, and X. Xia, “</w:t>
      </w:r>
      <w:r w:rsidRPr="1079F43E">
        <w:t>极高比例可再生能源电力系统的灵活性供需平衡</w:t>
      </w:r>
      <w:r w:rsidRPr="1079F43E">
        <w:t xml:space="preserve">,” </w:t>
      </w:r>
      <w:r w:rsidRPr="1079F43E">
        <w:t>电力系统自动化</w:t>
      </w:r>
      <w:r w:rsidRPr="1079F43E">
        <w:t>, vol. 46, no. 16, 2022.</w:t>
      </w:r>
    </w:p>
    <w:p w14:paraId="7638211B" w14:textId="3B102537" w:rsidR="1079F43E" w:rsidRDefault="1079F43E" w:rsidP="1079F43E">
      <w:pPr>
        <w:spacing w:after="0"/>
        <w:ind w:left="640" w:hanging="640"/>
      </w:pPr>
      <w:r w:rsidRPr="1079F43E">
        <w:t>[6]</w:t>
      </w:r>
      <w:r>
        <w:tab/>
      </w:r>
      <w:r w:rsidRPr="1079F43E">
        <w:t>张亚超</w:t>
      </w:r>
      <w:r w:rsidRPr="1079F43E">
        <w:t xml:space="preserve">, </w:t>
      </w:r>
      <w:r w:rsidRPr="1079F43E">
        <w:t>谢仕炜朱蜀</w:t>
      </w:r>
      <w:r w:rsidRPr="1079F43E">
        <w:t>, “</w:t>
      </w:r>
      <w:r w:rsidRPr="1079F43E">
        <w:t>多区域互联电</w:t>
      </w:r>
      <w:r w:rsidRPr="1079F43E">
        <w:t>-</w:t>
      </w:r>
      <w:r w:rsidRPr="1079F43E">
        <w:t>气耦合系统分散协调分布鲁棒优化调度</w:t>
      </w:r>
      <w:r w:rsidRPr="1079F43E">
        <w:t xml:space="preserve">,” </w:t>
      </w:r>
      <w:r w:rsidRPr="1079F43E">
        <w:rPr>
          <w:i/>
          <w:iCs/>
        </w:rPr>
        <w:t>46</w:t>
      </w:r>
      <w:r w:rsidRPr="1079F43E">
        <w:t>, vol. 46, no. 19, 2022.</w:t>
      </w:r>
    </w:p>
    <w:p w14:paraId="5D23BC8C" w14:textId="140CE337" w:rsidR="1079F43E" w:rsidRDefault="1079F43E" w:rsidP="1079F43E">
      <w:pPr>
        <w:spacing w:after="0"/>
        <w:ind w:left="640" w:hanging="640"/>
      </w:pPr>
      <w:r w:rsidRPr="1079F43E">
        <w:t>[7]</w:t>
      </w:r>
      <w:r>
        <w:tab/>
      </w:r>
      <w:r w:rsidRPr="1079F43E">
        <w:t>彭春华</w:t>
      </w:r>
      <w:r w:rsidRPr="1079F43E">
        <w:t xml:space="preserve">, </w:t>
      </w:r>
      <w:r w:rsidRPr="1079F43E">
        <w:t>郑聪</w:t>
      </w:r>
      <w:r w:rsidRPr="1079F43E">
        <w:t xml:space="preserve">, </w:t>
      </w:r>
      <w:r w:rsidRPr="1079F43E">
        <w:t>陈婧</w:t>
      </w:r>
      <w:r w:rsidRPr="1079F43E">
        <w:t xml:space="preserve">, and </w:t>
      </w:r>
      <w:r w:rsidRPr="1079F43E">
        <w:t>孙惠娟</w:t>
      </w:r>
      <w:r w:rsidRPr="1079F43E">
        <w:t>, “</w:t>
      </w:r>
      <w:r w:rsidRPr="1079F43E">
        <w:t>基于置信间隙决策的综合能源系统鲁棒优化调度</w:t>
      </w:r>
      <w:r w:rsidRPr="1079F43E">
        <w:t xml:space="preserve">,” </w:t>
      </w:r>
      <w:r w:rsidRPr="1079F43E">
        <w:t>中国电机工程学报</w:t>
      </w:r>
      <w:r w:rsidRPr="1079F43E">
        <w:t>, vol. 41, 2021.</w:t>
      </w:r>
    </w:p>
    <w:p w14:paraId="36E5020F" w14:textId="607EB290" w:rsidR="1079F43E" w:rsidRDefault="1079F43E" w:rsidP="1079F43E">
      <w:pPr>
        <w:spacing w:after="0"/>
        <w:ind w:left="640" w:hanging="640"/>
      </w:pPr>
      <w:r w:rsidRPr="1079F43E">
        <w:t>[8]</w:t>
      </w:r>
      <w:r>
        <w:tab/>
      </w:r>
      <w:r w:rsidRPr="1079F43E">
        <w:t>尤毅</w:t>
      </w:r>
      <w:r w:rsidRPr="1079F43E">
        <w:t xml:space="preserve">, </w:t>
      </w:r>
      <w:r w:rsidRPr="1079F43E">
        <w:t>刘东</w:t>
      </w:r>
      <w:r w:rsidRPr="1079F43E">
        <w:t xml:space="preserve">, </w:t>
      </w:r>
      <w:r w:rsidRPr="1079F43E">
        <w:t>钟清</w:t>
      </w:r>
      <w:r w:rsidRPr="1079F43E">
        <w:t xml:space="preserve">, and </w:t>
      </w:r>
      <w:r w:rsidRPr="1079F43E">
        <w:t>余南华</w:t>
      </w:r>
      <w:r w:rsidRPr="1079F43E">
        <w:t>, “</w:t>
      </w:r>
      <w:r w:rsidRPr="1079F43E">
        <w:t>主动配电网优化调度策略研究</w:t>
      </w:r>
      <w:r w:rsidRPr="1079F43E">
        <w:t xml:space="preserve">,” </w:t>
      </w:r>
      <w:r w:rsidRPr="1079F43E">
        <w:t>电力系统自动化</w:t>
      </w:r>
      <w:r w:rsidRPr="1079F43E">
        <w:t>, vol. 38, no. 9, 2014.</w:t>
      </w:r>
    </w:p>
    <w:p w14:paraId="39F4C3CA" w14:textId="6ED69E1E" w:rsidR="1079F43E" w:rsidRDefault="1079F43E" w:rsidP="1079F43E">
      <w:pPr>
        <w:spacing w:after="0"/>
        <w:ind w:left="640" w:hanging="640"/>
      </w:pPr>
      <w:r w:rsidRPr="1079F43E">
        <w:t>[9]</w:t>
      </w:r>
      <w:r>
        <w:tab/>
      </w:r>
      <w:r w:rsidRPr="1079F43E">
        <w:t>肖浩</w:t>
      </w:r>
      <w:r w:rsidRPr="1079F43E">
        <w:t xml:space="preserve">, </w:t>
      </w:r>
      <w:r w:rsidRPr="1079F43E">
        <w:t>裴玮</w:t>
      </w:r>
      <w:r w:rsidRPr="1079F43E">
        <w:t xml:space="preserve">, and </w:t>
      </w:r>
      <w:r w:rsidRPr="1079F43E">
        <w:t>孔力</w:t>
      </w:r>
      <w:r w:rsidRPr="1079F43E">
        <w:t>, “</w:t>
      </w:r>
      <w:r w:rsidRPr="1079F43E">
        <w:t>基于模型预测控制的微电网多时间尺度协调优化调度</w:t>
      </w:r>
      <w:r w:rsidRPr="1079F43E">
        <w:t xml:space="preserve">,” </w:t>
      </w:r>
      <w:r w:rsidRPr="1079F43E">
        <w:t>电力系统自动化</w:t>
      </w:r>
      <w:r w:rsidRPr="1079F43E">
        <w:t>, 2016.</w:t>
      </w:r>
    </w:p>
    <w:p w14:paraId="6FC1E3A3" w14:textId="258F142C" w:rsidR="1079F43E" w:rsidRDefault="1079F43E" w:rsidP="1079F43E">
      <w:pPr>
        <w:spacing w:after="0"/>
        <w:ind w:left="640" w:hanging="640"/>
      </w:pPr>
      <w:r w:rsidRPr="1079F43E">
        <w:t>[10]</w:t>
      </w:r>
      <w:r>
        <w:tab/>
      </w:r>
      <w:r w:rsidRPr="1079F43E">
        <w:t>张津源，蒲天骄，李烨，王新迎，周翔</w:t>
      </w:r>
      <w:r w:rsidRPr="1079F43E">
        <w:t>, “</w:t>
      </w:r>
      <w:r w:rsidRPr="1079F43E">
        <w:t>基于多智能体深度强化学习的</w:t>
      </w:r>
      <w:r w:rsidRPr="1079F43E">
        <w:t xml:space="preserve"> </w:t>
      </w:r>
      <w:r w:rsidRPr="1079F43E">
        <w:t>分布式电源优化调度策略</w:t>
      </w:r>
      <w:r w:rsidRPr="1079F43E">
        <w:t xml:space="preserve">,” </w:t>
      </w:r>
      <w:r w:rsidRPr="1079F43E">
        <w:t>电网技术</w:t>
      </w:r>
      <w:r w:rsidRPr="1079F43E">
        <w:t>, 2021.</w:t>
      </w:r>
    </w:p>
    <w:p w14:paraId="21CF6F7A" w14:textId="2E02336C" w:rsidR="1079F43E" w:rsidRDefault="1079F43E" w:rsidP="1079F43E">
      <w:pPr>
        <w:spacing w:after="0"/>
        <w:ind w:left="640" w:hanging="640"/>
      </w:pPr>
      <w:r w:rsidRPr="1079F43E">
        <w:t>[11]</w:t>
      </w:r>
      <w:r>
        <w:tab/>
      </w:r>
      <w:r w:rsidRPr="1079F43E">
        <w:t xml:space="preserve">Q. P. Zheng, J. Wang, and A. L. Liu, “Stochastic Optimization for Unit Commitment - A Review,” </w:t>
      </w:r>
      <w:r w:rsidRPr="1079F43E">
        <w:rPr>
          <w:i/>
          <w:iCs/>
        </w:rPr>
        <w:t>IEEE Transactions on Power Systems</w:t>
      </w:r>
      <w:r w:rsidRPr="1079F43E">
        <w:t xml:space="preserve">, vol. 30, no. </w:t>
      </w:r>
      <w:r w:rsidR="259FD1DD">
        <w:t>4, 2015.</w:t>
      </w:r>
    </w:p>
    <w:p w14:paraId="75AC662A" w14:textId="70E2F090" w:rsidR="1079F43E" w:rsidRDefault="1079F43E" w:rsidP="1079F43E">
      <w:pPr>
        <w:spacing w:after="0"/>
        <w:ind w:left="640" w:hanging="640"/>
      </w:pPr>
      <w:r w:rsidRPr="1079F43E">
        <w:t>[12]</w:t>
      </w:r>
      <w:r>
        <w:tab/>
      </w:r>
      <w:r w:rsidRPr="1079F43E">
        <w:t xml:space="preserve">B. Alizadeh, S. Dehghan, N. </w:t>
      </w:r>
      <w:proofErr w:type="spellStart"/>
      <w:r w:rsidRPr="1079F43E">
        <w:t>Amjady</w:t>
      </w:r>
      <w:proofErr w:type="spellEnd"/>
      <w:r w:rsidRPr="1079F43E">
        <w:t xml:space="preserve">, S. Jadid, and A. Kazemi, “Robust transmission system expansion considering planning uncertainties,” </w:t>
      </w:r>
      <w:r w:rsidRPr="1079F43E">
        <w:rPr>
          <w:i/>
          <w:iCs/>
        </w:rPr>
        <w:t>IET Generation, Transmission and Distribution</w:t>
      </w:r>
      <w:r w:rsidRPr="1079F43E">
        <w:t xml:space="preserve">, vol. 7, no. </w:t>
      </w:r>
      <w:r w:rsidR="500552B5">
        <w:t>11, 2013.</w:t>
      </w:r>
    </w:p>
    <w:p w14:paraId="11647DCE" w14:textId="4C0C93DB" w:rsidR="1079F43E" w:rsidRDefault="1079F43E" w:rsidP="1079F43E">
      <w:pPr>
        <w:spacing w:after="0"/>
        <w:ind w:left="640" w:hanging="640"/>
      </w:pPr>
      <w:r w:rsidRPr="1079F43E">
        <w:t>[13]</w:t>
      </w:r>
      <w:r>
        <w:tab/>
      </w:r>
      <w:r w:rsidRPr="1079F43E">
        <w:t xml:space="preserve">S. C. Chan, K. M. Tsui, H. C. Wu, Y. Hou, Y. C. Wu, and F. F. Wu, “Load/price forecasting and managing demand response for smart grids: Methodologies and challenges,” </w:t>
      </w:r>
      <w:r w:rsidRPr="1079F43E">
        <w:rPr>
          <w:i/>
          <w:iCs/>
        </w:rPr>
        <w:t>IEEE Signal Process Mag</w:t>
      </w:r>
      <w:r w:rsidRPr="1079F43E">
        <w:t xml:space="preserve">, vol. 29, no. </w:t>
      </w:r>
      <w:r w:rsidR="141E9115">
        <w:t>5, 2012.</w:t>
      </w:r>
    </w:p>
    <w:p w14:paraId="2EF30C9F" w14:textId="70372522" w:rsidR="1079F43E" w:rsidRDefault="1079F43E" w:rsidP="1079F43E">
      <w:pPr>
        <w:spacing w:after="0"/>
        <w:ind w:left="640" w:hanging="640"/>
      </w:pPr>
      <w:r w:rsidRPr="1079F43E">
        <w:t>[14]</w:t>
      </w:r>
      <w:r>
        <w:tab/>
      </w:r>
      <w:r w:rsidRPr="1079F43E">
        <w:t xml:space="preserve">M. A. Muñoz, S. Pineda, and J. M. Morales, “A bilevel framework for decision-making under uncertainty with contextual information,” </w:t>
      </w:r>
      <w:r w:rsidRPr="1079F43E">
        <w:rPr>
          <w:i/>
          <w:iCs/>
        </w:rPr>
        <w:t>Omega (United Kingdom)</w:t>
      </w:r>
      <w:r w:rsidRPr="1079F43E">
        <w:t xml:space="preserve">, vol. </w:t>
      </w:r>
      <w:r w:rsidR="755C3D2B">
        <w:t>108, 2022.</w:t>
      </w:r>
    </w:p>
    <w:p w14:paraId="5714E81C" w14:textId="78A896BE" w:rsidR="1079F43E" w:rsidRDefault="1079F43E" w:rsidP="1079F43E">
      <w:pPr>
        <w:spacing w:after="0"/>
        <w:ind w:left="640" w:hanging="640"/>
      </w:pPr>
      <w:r w:rsidRPr="1079F43E">
        <w:t>[15]</w:t>
      </w:r>
      <w:r>
        <w:tab/>
      </w:r>
      <w:r w:rsidRPr="1079F43E">
        <w:t xml:space="preserve">D. den Hertog and K. Postek, “Bridging the gap between predictive and prescriptive analytics - new optimization methodology needed,” </w:t>
      </w:r>
      <w:r w:rsidRPr="1079F43E">
        <w:rPr>
          <w:i/>
          <w:iCs/>
        </w:rPr>
        <w:t>Tilburg University</w:t>
      </w:r>
      <w:r w:rsidRPr="1079F43E">
        <w:t>, 2015.</w:t>
      </w:r>
    </w:p>
    <w:p w14:paraId="75FB1592" w14:textId="34957112" w:rsidR="1079F43E" w:rsidRDefault="1079F43E" w:rsidP="1079F43E">
      <w:pPr>
        <w:spacing w:after="0"/>
        <w:ind w:left="640" w:hanging="640"/>
      </w:pPr>
      <w:r w:rsidRPr="1079F43E">
        <w:t>[16]</w:t>
      </w:r>
      <w:r>
        <w:tab/>
      </w:r>
      <w:r w:rsidRPr="1079F43E">
        <w:t>C. Cameron, J. Hartford, T. Lundy, and K. Leyton-Brown, “The Perils of Learning Before Optimizing,” in</w:t>
      </w:r>
      <w:r w:rsidRPr="755C3D2B">
        <w:rPr>
          <w:i/>
        </w:rPr>
        <w:t xml:space="preserve"> </w:t>
      </w:r>
      <w:r w:rsidRPr="1079F43E">
        <w:rPr>
          <w:i/>
          <w:iCs/>
        </w:rPr>
        <w:t>Conference on Artificial Intelligence, 2022</w:t>
      </w:r>
    </w:p>
    <w:p w14:paraId="10BEC3D0" w14:textId="7D0C8A6C" w:rsidR="1079F43E" w:rsidRDefault="1079F43E" w:rsidP="1079F43E">
      <w:pPr>
        <w:spacing w:after="0"/>
        <w:ind w:left="640" w:hanging="640"/>
      </w:pPr>
      <w:r w:rsidRPr="1079F43E">
        <w:t>[17]</w:t>
      </w:r>
      <w:r>
        <w:tab/>
      </w:r>
      <w:r w:rsidRPr="1079F43E">
        <w:t xml:space="preserve">T. Chen </w:t>
      </w:r>
      <w:r w:rsidRPr="1079F43E">
        <w:rPr>
          <w:i/>
          <w:iCs/>
        </w:rPr>
        <w:t>et al.</w:t>
      </w:r>
      <w:r w:rsidRPr="1079F43E">
        <w:t xml:space="preserve">, “Learning to Optimize: A Primer and A Benchmark,” </w:t>
      </w:r>
      <w:r w:rsidRPr="1079F43E">
        <w:rPr>
          <w:i/>
          <w:iCs/>
        </w:rPr>
        <w:t>Journal of Machine Learning Research</w:t>
      </w:r>
      <w:r w:rsidRPr="1079F43E">
        <w:t>, vol. 23, 2022.</w:t>
      </w:r>
    </w:p>
    <w:p w14:paraId="269FE9C8" w14:textId="3E00225D" w:rsidR="1079F43E" w:rsidRDefault="1079F43E" w:rsidP="1079F43E">
      <w:pPr>
        <w:spacing w:after="0"/>
        <w:ind w:left="640" w:hanging="640"/>
      </w:pPr>
      <w:r w:rsidRPr="1079F43E">
        <w:t>[18]</w:t>
      </w:r>
      <w:r>
        <w:tab/>
      </w:r>
      <w:r w:rsidRPr="1079F43E">
        <w:t xml:space="preserve">X. Pan, “DeepOPF: Deep neural networks for optimal power flow,” in </w:t>
      </w:r>
      <w:proofErr w:type="spellStart"/>
      <w:r w:rsidRPr="1079F43E">
        <w:rPr>
          <w:i/>
          <w:iCs/>
        </w:rPr>
        <w:t>BuildSys</w:t>
      </w:r>
      <w:proofErr w:type="spellEnd"/>
      <w:r w:rsidRPr="1079F43E">
        <w:rPr>
          <w:i/>
          <w:iCs/>
        </w:rPr>
        <w:t xml:space="preserve"> 2021 - Proceedings of the 2021 ACM International Conference on Systems for Energy-Efficient </w:t>
      </w:r>
      <w:r w:rsidRPr="1079F43E">
        <w:rPr>
          <w:i/>
          <w:iCs/>
        </w:rPr>
        <w:lastRenderedPageBreak/>
        <w:t>Built Environments</w:t>
      </w:r>
      <w:r w:rsidRPr="1079F43E">
        <w:t>, 2021.</w:t>
      </w:r>
    </w:p>
    <w:p w14:paraId="44B3DC11" w14:textId="5A86B91F" w:rsidR="1079F43E" w:rsidRDefault="1079F43E" w:rsidP="1079F43E">
      <w:pPr>
        <w:spacing w:after="0"/>
        <w:ind w:left="640" w:hanging="640"/>
      </w:pPr>
      <w:r w:rsidRPr="1079F43E">
        <w:t>[19]</w:t>
      </w:r>
      <w:r>
        <w:tab/>
      </w:r>
      <w:r w:rsidRPr="1079F43E">
        <w:t xml:space="preserve">W. Huang, X. Pan, M. Chen, and S. H. Low, “DeepOPF-V: Solving AC-OPF Problems Efficiently,” </w:t>
      </w:r>
      <w:r w:rsidRPr="1079F43E">
        <w:rPr>
          <w:i/>
          <w:iCs/>
        </w:rPr>
        <w:t>IEEE Transactions on Power Systems</w:t>
      </w:r>
      <w:r w:rsidRPr="1079F43E">
        <w:t xml:space="preserve">, vol. 37, no. </w:t>
      </w:r>
      <w:r w:rsidR="737D749A">
        <w:t>1, 2022.</w:t>
      </w:r>
    </w:p>
    <w:p w14:paraId="1F948E14" w14:textId="7D172433" w:rsidR="1079F43E" w:rsidRDefault="1079F43E" w:rsidP="1079F43E">
      <w:pPr>
        <w:spacing w:after="0"/>
        <w:ind w:left="640" w:hanging="640"/>
      </w:pPr>
      <w:r w:rsidRPr="1079F43E">
        <w:t>[20]</w:t>
      </w:r>
      <w:r>
        <w:tab/>
      </w:r>
      <w:r w:rsidRPr="1079F43E">
        <w:t xml:space="preserve">X. Pan, M. Chen, T. Zhao, and S. H. Low, “DeepOPF: A Feasibility-Optimized Deep Neural Network Approach for AC Optimal Power Flow Problems,” </w:t>
      </w:r>
      <w:r w:rsidRPr="1079F43E">
        <w:rPr>
          <w:i/>
          <w:iCs/>
        </w:rPr>
        <w:t>IEEE Syst J</w:t>
      </w:r>
      <w:r w:rsidRPr="1079F43E">
        <w:t xml:space="preserve">, vol. 17, no. </w:t>
      </w:r>
      <w:r w:rsidR="04068D57">
        <w:t>1, 2023.</w:t>
      </w:r>
    </w:p>
    <w:p w14:paraId="6C361DC9" w14:textId="37DF8AC5" w:rsidR="1079F43E" w:rsidRDefault="1079F43E" w:rsidP="1079F43E">
      <w:pPr>
        <w:spacing w:after="0"/>
        <w:ind w:left="640" w:hanging="640"/>
      </w:pPr>
      <w:r w:rsidRPr="1079F43E">
        <w:t>[21]</w:t>
      </w:r>
      <w:r>
        <w:tab/>
      </w:r>
      <w:r w:rsidRPr="1079F43E">
        <w:t xml:space="preserve">M. Gao, J. Yu, Z. Yang, and J. Zhao, “A Physics-Guided Graph Convolution Neural Network for Optimal Power Flow,” </w:t>
      </w:r>
      <w:r w:rsidRPr="1079F43E">
        <w:rPr>
          <w:i/>
          <w:iCs/>
        </w:rPr>
        <w:t>IEEE Transactions on Power Systems</w:t>
      </w:r>
      <w:r w:rsidRPr="1079F43E">
        <w:t xml:space="preserve">, vol. 39, no. </w:t>
      </w:r>
      <w:r w:rsidR="04068D57">
        <w:t>1, 2024.</w:t>
      </w:r>
    </w:p>
    <w:p w14:paraId="7D5CB60B" w14:textId="59134E5A" w:rsidR="1079F43E" w:rsidRDefault="1079F43E" w:rsidP="1079F43E">
      <w:pPr>
        <w:spacing w:after="0"/>
        <w:ind w:left="640" w:hanging="640"/>
      </w:pPr>
      <w:r w:rsidRPr="1079F43E">
        <w:t>[22]</w:t>
      </w:r>
      <w:r>
        <w:tab/>
      </w:r>
      <w:r w:rsidRPr="1079F43E">
        <w:t xml:space="preserve">F. Fioretto, T. W. K. Mak, and P. van </w:t>
      </w:r>
      <w:proofErr w:type="spellStart"/>
      <w:r w:rsidRPr="1079F43E">
        <w:t>Hentenryck</w:t>
      </w:r>
      <w:proofErr w:type="spellEnd"/>
      <w:r w:rsidRPr="1079F43E">
        <w:t xml:space="preserve">, “Predicting AC optimal power flows: Combining deep learning and </w:t>
      </w:r>
      <w:proofErr w:type="spellStart"/>
      <w:r w:rsidRPr="1079F43E">
        <w:t>lagrangian</w:t>
      </w:r>
      <w:proofErr w:type="spellEnd"/>
      <w:r w:rsidRPr="1079F43E">
        <w:t xml:space="preserve"> dual methods,” in </w:t>
      </w:r>
      <w:r w:rsidRPr="1079F43E">
        <w:rPr>
          <w:i/>
          <w:iCs/>
        </w:rPr>
        <w:t>Conference on Artificial Intelligence</w:t>
      </w:r>
      <w:r w:rsidRPr="1079F43E">
        <w:t>, 2020.</w:t>
      </w:r>
    </w:p>
    <w:p w14:paraId="2F62C9EA" w14:textId="310DA4E2" w:rsidR="1079F43E" w:rsidRDefault="1079F43E" w:rsidP="1079F43E">
      <w:pPr>
        <w:spacing w:after="0"/>
        <w:ind w:left="640" w:hanging="640"/>
      </w:pPr>
      <w:r w:rsidRPr="1079F43E">
        <w:t>[23]</w:t>
      </w:r>
      <w:r>
        <w:tab/>
      </w:r>
      <w:r w:rsidRPr="1079F43E">
        <w:t xml:space="preserve">P. L. Donti, D. Rolnick, and J. Z. Kolter, “DC3: A LEARNING METHOD FOR OPTIMIZATION WITH HARD CONSTRAINTS,” in </w:t>
      </w:r>
      <w:r w:rsidRPr="1079F43E">
        <w:rPr>
          <w:i/>
          <w:iCs/>
        </w:rPr>
        <w:t>International Conference on Learning Representations</w:t>
      </w:r>
      <w:r w:rsidRPr="1079F43E">
        <w:t>, 2021.</w:t>
      </w:r>
    </w:p>
    <w:p w14:paraId="18EC60FF" w14:textId="6D27C0C5" w:rsidR="1079F43E" w:rsidRDefault="1079F43E" w:rsidP="1079F43E">
      <w:pPr>
        <w:spacing w:after="0"/>
        <w:ind w:left="640" w:hanging="640"/>
      </w:pPr>
      <w:r w:rsidRPr="1079F43E">
        <w:t>[24]</w:t>
      </w:r>
      <w:r>
        <w:tab/>
      </w:r>
      <w:r w:rsidRPr="1079F43E">
        <w:t xml:space="preserve">J. Han </w:t>
      </w:r>
      <w:r w:rsidRPr="1079F43E">
        <w:rPr>
          <w:i/>
          <w:iCs/>
        </w:rPr>
        <w:t>et al.</w:t>
      </w:r>
      <w:r w:rsidRPr="1079F43E">
        <w:t>, “</w:t>
      </w:r>
      <w:proofErr w:type="spellStart"/>
      <w:r w:rsidRPr="1079F43E">
        <w:t>FRMNet</w:t>
      </w:r>
      <w:proofErr w:type="spellEnd"/>
      <w:r w:rsidRPr="1079F43E">
        <w:t xml:space="preserve">: A Feasibility Restoration Mapping Deep Neural Network for AC Optimal Power Flow,” </w:t>
      </w:r>
      <w:r w:rsidRPr="1079F43E">
        <w:rPr>
          <w:i/>
          <w:iCs/>
        </w:rPr>
        <w:t>IEEE Transactions on Power Systems</w:t>
      </w:r>
      <w:r w:rsidRPr="1079F43E">
        <w:t xml:space="preserve">, vol. 39, no. </w:t>
      </w:r>
      <w:r w:rsidR="04068D57">
        <w:t>5, 2024.</w:t>
      </w:r>
    </w:p>
    <w:p w14:paraId="6C8FE164" w14:textId="2194768E" w:rsidR="1079F43E" w:rsidRDefault="1079F43E" w:rsidP="1079F43E">
      <w:pPr>
        <w:spacing w:after="0"/>
        <w:ind w:left="640" w:hanging="640"/>
      </w:pPr>
      <w:r w:rsidRPr="1079F43E">
        <w:t>[25]</w:t>
      </w:r>
      <w:r>
        <w:tab/>
      </w:r>
      <w:r w:rsidRPr="1079F43E">
        <w:t xml:space="preserve">M. Jamei, L. Mones, A. Robson, L. White, J. </w:t>
      </w:r>
      <w:proofErr w:type="spellStart"/>
      <w:r w:rsidRPr="1079F43E">
        <w:t>Requeima</w:t>
      </w:r>
      <w:proofErr w:type="spellEnd"/>
      <w:r w:rsidRPr="1079F43E">
        <w:t xml:space="preserve">, and C. </w:t>
      </w:r>
      <w:proofErr w:type="spellStart"/>
      <w:r w:rsidRPr="1079F43E">
        <w:t>Ududec</w:t>
      </w:r>
      <w:proofErr w:type="spellEnd"/>
      <w:r w:rsidRPr="1079F43E">
        <w:t xml:space="preserve">, “Meta-Optimization of Optimal Power Flow,” </w:t>
      </w:r>
      <w:r w:rsidR="01682392">
        <w:t>2019.</w:t>
      </w:r>
    </w:p>
    <w:p w14:paraId="1C5CBC3F" w14:textId="68BF67B4" w:rsidR="1079F43E" w:rsidRDefault="1079F43E" w:rsidP="1079F43E">
      <w:pPr>
        <w:spacing w:after="0"/>
        <w:ind w:left="640" w:hanging="640"/>
      </w:pPr>
      <w:r w:rsidRPr="1079F43E">
        <w:t>[26]</w:t>
      </w:r>
      <w:r>
        <w:tab/>
      </w:r>
      <w:r w:rsidRPr="1079F43E">
        <w:t xml:space="preserve">W. Dong, Z. Xie, G. </w:t>
      </w:r>
      <w:proofErr w:type="spellStart"/>
      <w:r w:rsidRPr="1079F43E">
        <w:t>Kestor</w:t>
      </w:r>
      <w:proofErr w:type="spellEnd"/>
      <w:r w:rsidRPr="1079F43E">
        <w:t>, and D. Li, “Smart-</w:t>
      </w:r>
      <w:proofErr w:type="spellStart"/>
      <w:r w:rsidRPr="1079F43E">
        <w:t>pgsim</w:t>
      </w:r>
      <w:proofErr w:type="spellEnd"/>
      <w:r w:rsidRPr="1079F43E">
        <w:t>: Using neural network to accelerate ac-</w:t>
      </w:r>
      <w:proofErr w:type="spellStart"/>
      <w:r w:rsidRPr="1079F43E">
        <w:t>opf</w:t>
      </w:r>
      <w:proofErr w:type="spellEnd"/>
      <w:r w:rsidRPr="1079F43E">
        <w:t xml:space="preserve"> power grid simulation,” in </w:t>
      </w:r>
      <w:r w:rsidRPr="1079F43E">
        <w:rPr>
          <w:i/>
          <w:iCs/>
        </w:rPr>
        <w:t>International Conference for High Performance Computing, Networking, Storage and Analysis, SC</w:t>
      </w:r>
      <w:r w:rsidRPr="1079F43E">
        <w:t>, 2020.</w:t>
      </w:r>
    </w:p>
    <w:p w14:paraId="104046B3" w14:textId="5549BDB1" w:rsidR="1079F43E" w:rsidRDefault="1079F43E" w:rsidP="1079F43E">
      <w:pPr>
        <w:spacing w:after="0"/>
        <w:ind w:left="640" w:hanging="640"/>
      </w:pPr>
      <w:r w:rsidRPr="1079F43E">
        <w:t>[27]</w:t>
      </w:r>
      <w:r>
        <w:tab/>
      </w:r>
      <w:r w:rsidRPr="1079F43E">
        <w:t xml:space="preserve">L. Chen and J. E. Tate, “Hot-Starting the Ac Power Flow with Convolutional Neural Networks,” </w:t>
      </w:r>
      <w:r w:rsidR="04068D57">
        <w:t>2020.</w:t>
      </w:r>
    </w:p>
    <w:p w14:paraId="5BB7D59D" w14:textId="393D696C" w:rsidR="1079F43E" w:rsidRDefault="1079F43E" w:rsidP="1079F43E">
      <w:pPr>
        <w:spacing w:after="0"/>
        <w:ind w:left="640" w:hanging="640"/>
      </w:pPr>
      <w:r w:rsidRPr="1079F43E">
        <w:t>[28]</w:t>
      </w:r>
      <w:r>
        <w:tab/>
      </w:r>
      <w:r w:rsidRPr="1079F43E">
        <w:t xml:space="preserve">D. Deka and S. Misra, “Learning for DC-OPF: Classifying active sets using neural nets,” in </w:t>
      </w:r>
      <w:r w:rsidRPr="1079F43E">
        <w:rPr>
          <w:i/>
          <w:iCs/>
        </w:rPr>
        <w:t xml:space="preserve">IEEE Milan </w:t>
      </w:r>
      <w:proofErr w:type="spellStart"/>
      <w:r w:rsidRPr="1079F43E">
        <w:rPr>
          <w:i/>
          <w:iCs/>
        </w:rPr>
        <w:t>PowerTech</w:t>
      </w:r>
      <w:proofErr w:type="spellEnd"/>
      <w:r w:rsidRPr="1079F43E">
        <w:rPr>
          <w:i/>
          <w:iCs/>
        </w:rPr>
        <w:t xml:space="preserve">, </w:t>
      </w:r>
      <w:proofErr w:type="spellStart"/>
      <w:r w:rsidRPr="1079F43E">
        <w:rPr>
          <w:i/>
          <w:iCs/>
        </w:rPr>
        <w:t>PowerTech</w:t>
      </w:r>
      <w:proofErr w:type="spellEnd"/>
      <w:r w:rsidRPr="1079F43E">
        <w:rPr>
          <w:i/>
          <w:iCs/>
        </w:rPr>
        <w:t xml:space="preserve"> </w:t>
      </w:r>
      <w:r>
        <w:t>2019</w:t>
      </w:r>
      <w:r w:rsidRPr="1079F43E">
        <w:t>.</w:t>
      </w:r>
    </w:p>
    <w:p w14:paraId="35C159F3" w14:textId="44ACF779" w:rsidR="1079F43E" w:rsidRDefault="1079F43E" w:rsidP="1079F43E">
      <w:pPr>
        <w:spacing w:after="0"/>
        <w:ind w:left="640" w:hanging="640"/>
      </w:pPr>
      <w:r w:rsidRPr="1079F43E">
        <w:t>[29]</w:t>
      </w:r>
      <w:r>
        <w:tab/>
      </w:r>
      <w:r w:rsidRPr="1079F43E">
        <w:t xml:space="preserve">F. Hasan, A. </w:t>
      </w:r>
      <w:proofErr w:type="spellStart"/>
      <w:r w:rsidRPr="1079F43E">
        <w:t>Kargarian</w:t>
      </w:r>
      <w:proofErr w:type="spellEnd"/>
      <w:r w:rsidRPr="1079F43E">
        <w:t xml:space="preserve">, and J. Mohammadi, “Hybrid Learning Aided Inactive Constraints Filtering Algorithm to Enhance AC OPF Solution Time,” </w:t>
      </w:r>
      <w:r w:rsidRPr="1079F43E">
        <w:rPr>
          <w:i/>
          <w:iCs/>
        </w:rPr>
        <w:t>IEEE Trans Ind Appl</w:t>
      </w:r>
      <w:r w:rsidRPr="1079F43E">
        <w:t xml:space="preserve">, vol. 57, no. </w:t>
      </w:r>
      <w:r w:rsidR="04068D57">
        <w:t>2, 2021.</w:t>
      </w:r>
    </w:p>
    <w:p w14:paraId="3CB05F59" w14:textId="0D86894A" w:rsidR="1079F43E" w:rsidRDefault="1079F43E" w:rsidP="1079F43E">
      <w:pPr>
        <w:spacing w:after="0"/>
        <w:ind w:left="640" w:hanging="640"/>
      </w:pPr>
      <w:r w:rsidRPr="1079F43E">
        <w:t>[30]</w:t>
      </w:r>
      <w:r>
        <w:tab/>
      </w:r>
      <w:r w:rsidRPr="1079F43E">
        <w:t xml:space="preserve">H. Wu, M. Wang, Z. Xu, and Y. Jia, “Active Constraint Identification Assisted DC Optimal Power Flow,” in </w:t>
      </w:r>
      <w:r w:rsidRPr="1079F43E">
        <w:rPr>
          <w:i/>
          <w:iCs/>
        </w:rPr>
        <w:t>I and CPS Asia 2022 - 2022 IEEE IAS Industrial and Commercial Power System Asia</w:t>
      </w:r>
      <w:r w:rsidRPr="1079F43E">
        <w:t>, 2022.</w:t>
      </w:r>
    </w:p>
    <w:p w14:paraId="6A1D6330" w14:textId="09E3858E" w:rsidR="1079F43E" w:rsidRDefault="1079F43E" w:rsidP="1079F43E">
      <w:pPr>
        <w:spacing w:after="0"/>
        <w:ind w:left="640" w:hanging="640"/>
      </w:pPr>
      <w:r w:rsidRPr="1079F43E">
        <w:t>[31]</w:t>
      </w:r>
      <w:r>
        <w:tab/>
      </w:r>
      <w:r w:rsidRPr="1079F43E">
        <w:t xml:space="preserve">Z. Ye, Y. Gao, and N. Yu, “Learning to Operate an Electric Vehicle Charging Station Considering Vehicle-Grid Integration,” </w:t>
      </w:r>
      <w:r w:rsidRPr="1079F43E">
        <w:rPr>
          <w:i/>
          <w:iCs/>
        </w:rPr>
        <w:t>IEEE Trans Smart Grid</w:t>
      </w:r>
      <w:r w:rsidRPr="1079F43E">
        <w:t xml:space="preserve">, vol. 13, no. </w:t>
      </w:r>
      <w:r w:rsidR="04068D57">
        <w:t>4, 2022.</w:t>
      </w:r>
    </w:p>
    <w:p w14:paraId="7BAA5A3B" w14:textId="46D61CCD" w:rsidR="1079F43E" w:rsidRDefault="1079F43E" w:rsidP="1079F43E">
      <w:pPr>
        <w:spacing w:after="0"/>
        <w:ind w:left="640" w:hanging="640"/>
      </w:pPr>
      <w:r w:rsidRPr="1079F43E">
        <w:t>[32]</w:t>
      </w:r>
      <w:r>
        <w:tab/>
      </w:r>
      <w:r w:rsidRPr="1079F43E">
        <w:t xml:space="preserve">D. Cao </w:t>
      </w:r>
      <w:r w:rsidRPr="1079F43E">
        <w:rPr>
          <w:i/>
          <w:iCs/>
        </w:rPr>
        <w:t>et al.</w:t>
      </w:r>
      <w:r w:rsidRPr="1079F43E">
        <w:t xml:space="preserve">, “Physics-Informed Graphical Representation-Enabled Deep Reinforcement Learning for Robust Distribution System Voltage Control,” </w:t>
      </w:r>
      <w:r w:rsidRPr="1079F43E">
        <w:rPr>
          <w:i/>
          <w:iCs/>
        </w:rPr>
        <w:t>IEEE Trans Smart Grid</w:t>
      </w:r>
      <w:r w:rsidRPr="1079F43E">
        <w:t xml:space="preserve">, vol. 15, no. </w:t>
      </w:r>
      <w:r w:rsidR="04068D57">
        <w:t>1, 2024.</w:t>
      </w:r>
    </w:p>
    <w:p w14:paraId="51EF75A2" w14:textId="25F31055" w:rsidR="1079F43E" w:rsidRDefault="1079F43E" w:rsidP="1079F43E">
      <w:pPr>
        <w:spacing w:after="0"/>
        <w:ind w:left="640" w:hanging="640"/>
      </w:pPr>
      <w:r w:rsidRPr="1079F43E">
        <w:t>[33]</w:t>
      </w:r>
      <w:r>
        <w:tab/>
      </w:r>
      <w:r w:rsidRPr="1079F43E">
        <w:t xml:space="preserve">H. Li and H. He, “Learning to Operate Distribution Networks With Safe Deep </w:t>
      </w:r>
      <w:r w:rsidRPr="1079F43E">
        <w:lastRenderedPageBreak/>
        <w:t xml:space="preserve">Reinforcement Learning,” </w:t>
      </w:r>
      <w:r w:rsidRPr="1079F43E">
        <w:rPr>
          <w:i/>
          <w:iCs/>
        </w:rPr>
        <w:t>IEEE Trans Smart Grid</w:t>
      </w:r>
      <w:r w:rsidRPr="1079F43E">
        <w:t xml:space="preserve">, vol. 13, no. </w:t>
      </w:r>
      <w:r w:rsidR="04068D57">
        <w:t>3, 2022.</w:t>
      </w:r>
    </w:p>
    <w:p w14:paraId="28069E8C" w14:textId="01FC56B1" w:rsidR="1079F43E" w:rsidRDefault="1079F43E" w:rsidP="1079F43E">
      <w:pPr>
        <w:spacing w:after="0"/>
        <w:ind w:left="640" w:hanging="640"/>
      </w:pPr>
      <w:r w:rsidRPr="1079F43E">
        <w:t>[34]</w:t>
      </w:r>
      <w:r>
        <w:tab/>
      </w:r>
      <w:r w:rsidRPr="1079F43E">
        <w:t xml:space="preserve">H. Li, Z. Wan, and H. He, “Constrained EV Charging Scheduling Based on Safe Deep Reinforcement Learning,” </w:t>
      </w:r>
      <w:r w:rsidRPr="1079F43E">
        <w:rPr>
          <w:i/>
          <w:iCs/>
        </w:rPr>
        <w:t>IEEE Trans Smart Grid</w:t>
      </w:r>
      <w:r w:rsidRPr="1079F43E">
        <w:t xml:space="preserve">, vol. 11, no. </w:t>
      </w:r>
      <w:r w:rsidR="04068D57">
        <w:t>3, 2020.</w:t>
      </w:r>
    </w:p>
    <w:p w14:paraId="3FB5828B" w14:textId="405ADBCC" w:rsidR="1079F43E" w:rsidRDefault="1079F43E" w:rsidP="1079F43E">
      <w:pPr>
        <w:spacing w:after="0"/>
        <w:ind w:left="640" w:hanging="640"/>
      </w:pPr>
      <w:r w:rsidRPr="1079F43E">
        <w:t>[35]</w:t>
      </w:r>
      <w:r>
        <w:tab/>
      </w:r>
      <w:r w:rsidRPr="1079F43E">
        <w:t xml:space="preserve">W. Wang, N. Yu, Y. Gao, and J. Shi, “Safe Off-Policy Deep Reinforcement Learning Algorithm for Volt-VAR Control in Power Distribution Systems,” </w:t>
      </w:r>
      <w:r w:rsidRPr="1079F43E">
        <w:rPr>
          <w:i/>
          <w:iCs/>
        </w:rPr>
        <w:t>IEEE Trans Smart Grid</w:t>
      </w:r>
      <w:r w:rsidRPr="1079F43E">
        <w:t xml:space="preserve">, vol. 11, no. </w:t>
      </w:r>
      <w:r w:rsidR="04068D57">
        <w:t>4, 2020.</w:t>
      </w:r>
    </w:p>
    <w:p w14:paraId="67102BE0" w14:textId="24FB63BD" w:rsidR="1079F43E" w:rsidRDefault="1079F43E" w:rsidP="1079F43E">
      <w:pPr>
        <w:spacing w:after="0"/>
        <w:ind w:left="640" w:hanging="640"/>
      </w:pPr>
      <w:r w:rsidRPr="1079F43E">
        <w:t>[36]</w:t>
      </w:r>
      <w:r>
        <w:tab/>
      </w:r>
      <w:r w:rsidRPr="1079F43E">
        <w:t xml:space="preserve">H. Ding, Y. Xu, B. Chew Si Hao, Q. Li, and A. Lentzakis, “A safe reinforcement learning approach for multi-energy management of smart home,” </w:t>
      </w:r>
      <w:r w:rsidRPr="1079F43E">
        <w:rPr>
          <w:i/>
          <w:iCs/>
        </w:rPr>
        <w:t>Electric Power Systems Research</w:t>
      </w:r>
      <w:r w:rsidRPr="1079F43E">
        <w:t xml:space="preserve">, vol. </w:t>
      </w:r>
      <w:r w:rsidR="04068D57">
        <w:t>210, 2022.</w:t>
      </w:r>
    </w:p>
    <w:p w14:paraId="6AD14784" w14:textId="17DC1E83" w:rsidR="1079F43E" w:rsidRDefault="1079F43E" w:rsidP="1079F43E">
      <w:pPr>
        <w:spacing w:after="0"/>
        <w:ind w:left="640" w:hanging="640"/>
      </w:pPr>
      <w:r w:rsidRPr="1079F43E">
        <w:t>[37]</w:t>
      </w:r>
      <w:r>
        <w:tab/>
      </w:r>
      <w:r w:rsidRPr="1079F43E">
        <w:t xml:space="preserve">P. Kou, D. Liang, C. Wang, Z. Wu, and L. Gao, “Safe deep reinforcement learning-based constrained optimal control scheme for active distribution networks,” </w:t>
      </w:r>
      <w:r w:rsidRPr="1079F43E">
        <w:rPr>
          <w:i/>
          <w:iCs/>
        </w:rPr>
        <w:t>Appl Energy</w:t>
      </w:r>
      <w:r w:rsidRPr="1079F43E">
        <w:t xml:space="preserve">, vol. </w:t>
      </w:r>
      <w:r w:rsidR="04068D57">
        <w:t>264, 2020.</w:t>
      </w:r>
    </w:p>
    <w:p w14:paraId="6EF987B9" w14:textId="1C208BF0" w:rsidR="1079F43E" w:rsidRDefault="1079F43E" w:rsidP="1079F43E">
      <w:pPr>
        <w:spacing w:after="0"/>
        <w:ind w:left="640" w:hanging="640"/>
      </w:pPr>
      <w:r w:rsidRPr="1079F43E">
        <w:t>[38]</w:t>
      </w:r>
      <w:r>
        <w:tab/>
      </w:r>
      <w:r w:rsidRPr="1079F43E">
        <w:t xml:space="preserve">Y. Gao and N. Yu, “Model-augmented safe reinforcement learning for Volt-VAR control in power distribution networks,” </w:t>
      </w:r>
      <w:r w:rsidRPr="1079F43E">
        <w:rPr>
          <w:i/>
          <w:iCs/>
        </w:rPr>
        <w:t>Appl Energy</w:t>
      </w:r>
      <w:r w:rsidRPr="1079F43E">
        <w:t xml:space="preserve">, vol. </w:t>
      </w:r>
      <w:r w:rsidR="581187F4">
        <w:t>313, 2022</w:t>
      </w:r>
    </w:p>
    <w:p w14:paraId="38B7CC57" w14:textId="5C03447D" w:rsidR="1079F43E" w:rsidRDefault="1079F43E" w:rsidP="1079F43E">
      <w:pPr>
        <w:spacing w:after="0"/>
        <w:ind w:left="640" w:hanging="640"/>
      </w:pPr>
      <w:r w:rsidRPr="1079F43E">
        <w:t>[39]</w:t>
      </w:r>
      <w:r>
        <w:tab/>
      </w:r>
      <w:r w:rsidRPr="1079F43E">
        <w:t xml:space="preserve">Y. Xia </w:t>
      </w:r>
      <w:r w:rsidRPr="1079F43E">
        <w:rPr>
          <w:i/>
          <w:iCs/>
        </w:rPr>
        <w:t>et al.</w:t>
      </w:r>
      <w:r w:rsidRPr="1079F43E">
        <w:t xml:space="preserve">, “A Safe Policy Learning-Based Method for Decentralized and Economic Frequency Control in Isolated Networked-Microgrid Systems,” </w:t>
      </w:r>
      <w:r w:rsidRPr="1079F43E">
        <w:rPr>
          <w:i/>
          <w:iCs/>
        </w:rPr>
        <w:t>IEEE Trans Sustain Energy</w:t>
      </w:r>
      <w:r w:rsidRPr="1079F43E">
        <w:t xml:space="preserve">, vol. 13, no. </w:t>
      </w:r>
      <w:r w:rsidR="01682392">
        <w:t>4, 2022.</w:t>
      </w:r>
    </w:p>
    <w:p w14:paraId="34FCA918" w14:textId="5C07D9E7" w:rsidR="1079F43E" w:rsidRDefault="1079F43E" w:rsidP="1079F43E">
      <w:pPr>
        <w:spacing w:after="0"/>
        <w:ind w:left="640" w:hanging="640"/>
      </w:pPr>
      <w:r w:rsidRPr="1079F43E">
        <w:t>[40]</w:t>
      </w:r>
      <w:r>
        <w:tab/>
      </w:r>
      <w:r w:rsidRPr="1079F43E">
        <w:t xml:space="preserve">Z. Yan and Y. Xu, “A Hybrid Data-Driven Method for Fast Solution of Security-Constrained Optimal Power Flow,” </w:t>
      </w:r>
      <w:r w:rsidRPr="1079F43E">
        <w:rPr>
          <w:i/>
          <w:iCs/>
        </w:rPr>
        <w:t>IEEE Transactions on Power Systems</w:t>
      </w:r>
      <w:r w:rsidRPr="1079F43E">
        <w:t xml:space="preserve">, vol. 37, no. </w:t>
      </w:r>
      <w:r w:rsidR="01682392">
        <w:t>6, 2022.</w:t>
      </w:r>
    </w:p>
    <w:p w14:paraId="08EF2045" w14:textId="4FCC2DBF" w:rsidR="1079F43E" w:rsidRDefault="1079F43E" w:rsidP="1079F43E">
      <w:pPr>
        <w:spacing w:after="0"/>
        <w:ind w:left="640" w:hanging="640"/>
      </w:pPr>
      <w:r w:rsidRPr="1079F43E">
        <w:t>[41]</w:t>
      </w:r>
      <w:r>
        <w:tab/>
      </w:r>
      <w:r w:rsidRPr="1079F43E">
        <w:t xml:space="preserve">A. R. Sayed, C. Wang, H. I. Anis, and T. Bi, “Feasibility Constrained Online Calculation for Real-Time Optimal Power Flow: A Convex Constrained Deep Reinforcement Learning Approach,” </w:t>
      </w:r>
      <w:r w:rsidRPr="1079F43E">
        <w:rPr>
          <w:i/>
          <w:iCs/>
        </w:rPr>
        <w:t>IEEE Transactions on Power Systems</w:t>
      </w:r>
      <w:r w:rsidRPr="1079F43E">
        <w:t xml:space="preserve">, vol. 38, no. </w:t>
      </w:r>
      <w:r w:rsidR="01682392">
        <w:t>6, 2023.</w:t>
      </w:r>
    </w:p>
    <w:p w14:paraId="08C2CB68" w14:textId="14F44657" w:rsidR="1079F43E" w:rsidRDefault="1079F43E" w:rsidP="1079F43E">
      <w:pPr>
        <w:spacing w:after="0"/>
        <w:ind w:left="640" w:hanging="640"/>
      </w:pPr>
      <w:r w:rsidRPr="1079F43E">
        <w:t>[42]</w:t>
      </w:r>
      <w:r>
        <w:tab/>
      </w:r>
      <w:r w:rsidRPr="1079F43E">
        <w:t xml:space="preserve">S. Ding, J. Wang, Y. Du, and Y. Shi, “Reduced Policy Optimization for Continuous Control with Hard Constraints,” in </w:t>
      </w:r>
      <w:r w:rsidRPr="1079F43E">
        <w:rPr>
          <w:i/>
          <w:iCs/>
        </w:rPr>
        <w:t>Neural Information Processing Systems</w:t>
      </w:r>
      <w:r w:rsidRPr="1079F43E">
        <w:t xml:space="preserve">, 2023, pp. 38642–38667. </w:t>
      </w:r>
    </w:p>
    <w:p w14:paraId="2B2D333D" w14:textId="714A8AA9" w:rsidR="1079F43E" w:rsidRDefault="1079F43E" w:rsidP="1079F43E">
      <w:pPr>
        <w:spacing w:after="0"/>
        <w:ind w:left="640" w:hanging="640"/>
      </w:pPr>
      <w:r w:rsidRPr="1079F43E">
        <w:t>[43]</w:t>
      </w:r>
      <w:r>
        <w:tab/>
      </w:r>
      <w:r w:rsidRPr="1079F43E">
        <w:t xml:space="preserve">J. Sohl-Dickstein, E. A. Weiss, N. </w:t>
      </w:r>
      <w:proofErr w:type="spellStart"/>
      <w:r w:rsidRPr="1079F43E">
        <w:t>Maheswaranathan</w:t>
      </w:r>
      <w:proofErr w:type="spellEnd"/>
      <w:r w:rsidRPr="1079F43E">
        <w:t xml:space="preserve">, and S. Ganguli, “Deep Unsupervised Learning using Nonequilibrium Thermodynamics,” in </w:t>
      </w:r>
      <w:r w:rsidRPr="1079F43E">
        <w:rPr>
          <w:i/>
          <w:iCs/>
        </w:rPr>
        <w:t>International conference on machine learning</w:t>
      </w:r>
      <w:r w:rsidRPr="1079F43E">
        <w:t>, 2015, pp. 2256–2265.</w:t>
      </w:r>
    </w:p>
    <w:p w14:paraId="317F8104" w14:textId="47F741BA" w:rsidR="1079F43E" w:rsidRDefault="1079F43E" w:rsidP="1079F43E">
      <w:pPr>
        <w:spacing w:after="0"/>
        <w:ind w:left="640" w:hanging="640"/>
      </w:pPr>
      <w:r w:rsidRPr="1079F43E">
        <w:t>[44]</w:t>
      </w:r>
      <w:r>
        <w:tab/>
      </w:r>
      <w:r w:rsidRPr="1079F43E">
        <w:t xml:space="preserve">R. T. Q. Chen, Y. Rubanova, J. Bettencourt, and D. Duvenaud, “Neural Ordinary Differential Equations,” in </w:t>
      </w:r>
      <w:r w:rsidRPr="1079F43E">
        <w:rPr>
          <w:i/>
          <w:iCs/>
        </w:rPr>
        <w:t>Neural Information Processing Systems</w:t>
      </w:r>
      <w:r w:rsidRPr="1079F43E">
        <w:t xml:space="preserve">, 2018. </w:t>
      </w:r>
    </w:p>
    <w:p w14:paraId="7897A604" w14:textId="4ED2473B" w:rsidR="1079F43E" w:rsidRDefault="1079F43E" w:rsidP="1079F43E">
      <w:pPr>
        <w:spacing w:after="0"/>
        <w:ind w:left="640" w:hanging="640"/>
      </w:pPr>
      <w:r w:rsidRPr="1079F43E">
        <w:t>[45]</w:t>
      </w:r>
      <w:r>
        <w:tab/>
      </w:r>
      <w:r w:rsidRPr="1079F43E">
        <w:t xml:space="preserve">J. Ho, A. Jain, and P. </w:t>
      </w:r>
      <w:proofErr w:type="spellStart"/>
      <w:r w:rsidRPr="1079F43E">
        <w:t>Abbeel</w:t>
      </w:r>
      <w:proofErr w:type="spellEnd"/>
      <w:r w:rsidRPr="1079F43E">
        <w:t xml:space="preserve">, “Denoising diffusion probabilistic models,” in </w:t>
      </w:r>
      <w:r w:rsidRPr="1079F43E">
        <w:rPr>
          <w:i/>
          <w:iCs/>
        </w:rPr>
        <w:t>Neural Information Processing Systems</w:t>
      </w:r>
      <w:r w:rsidRPr="1079F43E">
        <w:t>, 2020.</w:t>
      </w:r>
    </w:p>
    <w:p w14:paraId="072B9824" w14:textId="46222AB7" w:rsidR="1079F43E" w:rsidRDefault="1079F43E" w:rsidP="1079F43E">
      <w:pPr>
        <w:spacing w:after="0"/>
        <w:ind w:left="640" w:hanging="640"/>
      </w:pPr>
      <w:r w:rsidRPr="1079F43E">
        <w:t>[46]</w:t>
      </w:r>
      <w:r>
        <w:tab/>
      </w:r>
      <w:r w:rsidRPr="1079F43E">
        <w:t xml:space="preserve">Y. Song, J. Sohl-Dickstein, D. P. Kingma, A. Kumar, S. Ermon, and B. Poole, “Score-Based Generative Modeling through Stochastic Differential Equations,” in </w:t>
      </w:r>
      <w:r w:rsidRPr="1079F43E">
        <w:rPr>
          <w:i/>
          <w:iCs/>
        </w:rPr>
        <w:t>International Conference on Learning Representations</w:t>
      </w:r>
      <w:r w:rsidRPr="1079F43E">
        <w:t>, 2020.</w:t>
      </w:r>
    </w:p>
    <w:p w14:paraId="75AD65FE" w14:textId="3501D5AB" w:rsidR="1079F43E" w:rsidRDefault="1079F43E" w:rsidP="1079F43E">
      <w:pPr>
        <w:spacing w:after="0"/>
        <w:ind w:left="640" w:hanging="640"/>
      </w:pPr>
      <w:r w:rsidRPr="1079F43E">
        <w:t>[47]</w:t>
      </w:r>
      <w:r>
        <w:tab/>
      </w:r>
      <w:r w:rsidRPr="1079F43E">
        <w:t xml:space="preserve">J. Song, C. Meng, and S. Ermon, “Denoising Diffusion Implicit Models,” in </w:t>
      </w:r>
      <w:r w:rsidRPr="1079F43E">
        <w:rPr>
          <w:i/>
          <w:iCs/>
        </w:rPr>
        <w:t>International Conference on Learning Representations</w:t>
      </w:r>
      <w:r w:rsidRPr="1079F43E">
        <w:t>, 2020.</w:t>
      </w:r>
    </w:p>
    <w:p w14:paraId="3B92A5CF" w14:textId="5860F95E" w:rsidR="1079F43E" w:rsidRDefault="1079F43E" w:rsidP="1079F43E">
      <w:pPr>
        <w:spacing w:after="0"/>
        <w:ind w:left="640" w:hanging="640"/>
      </w:pPr>
      <w:r w:rsidRPr="1079F43E">
        <w:lastRenderedPageBreak/>
        <w:t>[48]</w:t>
      </w:r>
      <w:r>
        <w:tab/>
      </w:r>
      <w:r w:rsidRPr="1079F43E">
        <w:t xml:space="preserve">L. Liu, Y. Ren, Z. Lin, and Z. Zhao, “Pseudo Numerical Methods for Diffusion Models on Manifolds,” in </w:t>
      </w:r>
      <w:r w:rsidRPr="1079F43E">
        <w:rPr>
          <w:i/>
          <w:iCs/>
        </w:rPr>
        <w:t>International Conference on Learning Representations</w:t>
      </w:r>
      <w:r w:rsidRPr="1079F43E">
        <w:t>, 2022.</w:t>
      </w:r>
    </w:p>
    <w:p w14:paraId="451F3875" w14:textId="6A169714" w:rsidR="1079F43E" w:rsidRDefault="1079F43E" w:rsidP="1079F43E">
      <w:pPr>
        <w:spacing w:after="0"/>
        <w:ind w:left="640" w:hanging="640"/>
      </w:pPr>
      <w:r w:rsidRPr="1079F43E">
        <w:t>[49]</w:t>
      </w:r>
      <w:r>
        <w:tab/>
      </w:r>
      <w:r w:rsidRPr="1079F43E">
        <w:t xml:space="preserve">C. Lu, Y. Zhou, F. Bao, J. Chen, C. Li, and J. Zhu, “DPM-Solver: A Fast ODE Solver for Diffusion Probabilistic Model Sampling in Around 10 Steps,” in </w:t>
      </w:r>
      <w:r w:rsidRPr="1079F43E">
        <w:rPr>
          <w:i/>
          <w:iCs/>
        </w:rPr>
        <w:t>Neural Information Processing Systems</w:t>
      </w:r>
      <w:r w:rsidRPr="1079F43E">
        <w:t>, 2022, pp. 5775–5787.</w:t>
      </w:r>
    </w:p>
    <w:p w14:paraId="4ECA7A8B" w14:textId="4D904443" w:rsidR="1079F43E" w:rsidRDefault="1079F43E" w:rsidP="1079F43E">
      <w:pPr>
        <w:spacing w:after="0"/>
        <w:ind w:left="640" w:hanging="640"/>
      </w:pPr>
      <w:r w:rsidRPr="1079F43E">
        <w:t>[50]</w:t>
      </w:r>
      <w:r>
        <w:tab/>
      </w:r>
      <w:r w:rsidRPr="1079F43E">
        <w:t>C. Lu, Y. Zhou, F. Bao, J. Chen, C. Li, and J. Zhu, “DPM-Solver++: Fast Solver for Guided Sampling of Diffusion Probabilistic Models,” 2022.</w:t>
      </w:r>
    </w:p>
    <w:p w14:paraId="30779365" w14:textId="32C1EA96" w:rsidR="1079F43E" w:rsidRDefault="1079F43E" w:rsidP="1079F43E">
      <w:pPr>
        <w:spacing w:after="0"/>
        <w:ind w:left="640" w:hanging="640"/>
      </w:pPr>
      <w:r w:rsidRPr="1079F43E">
        <w:t>[51]</w:t>
      </w:r>
      <w:r>
        <w:tab/>
      </w:r>
      <w:r w:rsidRPr="1079F43E">
        <w:t>S. H. Chan, “Tutorial on Diffusion Models for Imaging and Vision,” 2024.</w:t>
      </w:r>
    </w:p>
    <w:p w14:paraId="6A435BDD" w14:textId="6757CEC6" w:rsidR="1079F43E" w:rsidRDefault="1079F43E" w:rsidP="1079F43E">
      <w:pPr>
        <w:spacing w:after="0"/>
        <w:ind w:left="640" w:hanging="640"/>
      </w:pPr>
      <w:r w:rsidRPr="1079F43E">
        <w:t>[52]</w:t>
      </w:r>
      <w:r>
        <w:tab/>
      </w:r>
      <w:r w:rsidRPr="1079F43E">
        <w:t>H. Zou, Z. M. Kim, and D. Kang, “A Survey of Diffusion Models in Natural Language Processing,” 2023.</w:t>
      </w:r>
    </w:p>
    <w:p w14:paraId="11EEA1CB" w14:textId="422768DA" w:rsidR="1079F43E" w:rsidRDefault="1079F43E" w:rsidP="1079F43E">
      <w:pPr>
        <w:spacing w:after="0"/>
        <w:ind w:left="640" w:hanging="640"/>
      </w:pPr>
      <w:r w:rsidRPr="1079F43E">
        <w:t>[53]</w:t>
      </w:r>
      <w:r>
        <w:tab/>
      </w:r>
      <w:r w:rsidRPr="1079F43E">
        <w:t xml:space="preserve">A. </w:t>
      </w:r>
      <w:proofErr w:type="spellStart"/>
      <w:r w:rsidRPr="1079F43E">
        <w:t>Alakhdar</w:t>
      </w:r>
      <w:proofErr w:type="spellEnd"/>
      <w:r w:rsidRPr="1079F43E">
        <w:t>, B. Poczos, and N. Washburn, “Diffusion Models in $\</w:t>
      </w:r>
      <w:proofErr w:type="spellStart"/>
      <w:r w:rsidRPr="1079F43E">
        <w:t>textit</w:t>
      </w:r>
      <w:proofErr w:type="spellEnd"/>
      <w:r w:rsidRPr="1079F43E">
        <w:t>{De Novo}$ Drug Design,” 2024.</w:t>
      </w:r>
    </w:p>
    <w:p w14:paraId="05106E6D" w14:textId="37AD4F47" w:rsidR="1079F43E" w:rsidRDefault="1079F43E" w:rsidP="1079F43E">
      <w:pPr>
        <w:spacing w:after="0"/>
        <w:ind w:left="640" w:hanging="640"/>
      </w:pPr>
      <w:r w:rsidRPr="1079F43E">
        <w:t>[54]</w:t>
      </w:r>
      <w:r>
        <w:tab/>
      </w:r>
      <w:r w:rsidRPr="1079F43E">
        <w:t xml:space="preserve">T. Pearce </w:t>
      </w:r>
      <w:r w:rsidRPr="1079F43E">
        <w:rPr>
          <w:i/>
          <w:iCs/>
        </w:rPr>
        <w:t>et al.</w:t>
      </w:r>
      <w:r w:rsidRPr="1079F43E">
        <w:t xml:space="preserve">, “Imitating Human </w:t>
      </w:r>
      <w:proofErr w:type="spellStart"/>
      <w:r w:rsidRPr="1079F43E">
        <w:t>Behaviour</w:t>
      </w:r>
      <w:proofErr w:type="spellEnd"/>
      <w:r w:rsidRPr="1079F43E">
        <w:t xml:space="preserve"> with Diffusion Models,” in </w:t>
      </w:r>
      <w:r w:rsidRPr="1079F43E">
        <w:rPr>
          <w:i/>
          <w:iCs/>
        </w:rPr>
        <w:t>International Conference on Learning Representations</w:t>
      </w:r>
      <w:r w:rsidRPr="1079F43E">
        <w:t>, 2023.</w:t>
      </w:r>
    </w:p>
    <w:p w14:paraId="7189A288" w14:textId="11FEF6D1" w:rsidR="1079F43E" w:rsidRDefault="1079F43E" w:rsidP="1079F43E">
      <w:pPr>
        <w:spacing w:after="0"/>
        <w:ind w:left="640" w:hanging="640"/>
      </w:pPr>
      <w:r w:rsidRPr="1079F43E">
        <w:t>[55]</w:t>
      </w:r>
      <w:r>
        <w:tab/>
      </w:r>
      <w:r w:rsidRPr="1079F43E">
        <w:t xml:space="preserve">C. Chi </w:t>
      </w:r>
      <w:r w:rsidRPr="1079F43E">
        <w:rPr>
          <w:i/>
          <w:iCs/>
        </w:rPr>
        <w:t>et al.</w:t>
      </w:r>
      <w:r w:rsidRPr="1079F43E">
        <w:t>, “Diffusion Policy: Visuomotor Policy Learning via Action Diffusion,” 2023.</w:t>
      </w:r>
    </w:p>
    <w:p w14:paraId="35FDBB84" w14:textId="2CC38D1B" w:rsidR="1079F43E" w:rsidRDefault="1079F43E" w:rsidP="1079F43E">
      <w:pPr>
        <w:spacing w:after="0"/>
        <w:ind w:left="640" w:hanging="640"/>
      </w:pPr>
      <w:r w:rsidRPr="1079F43E">
        <w:t>[56]</w:t>
      </w:r>
      <w:r>
        <w:tab/>
      </w:r>
      <w:r w:rsidRPr="1079F43E">
        <w:t xml:space="preserve">Z. Xian, N. </w:t>
      </w:r>
      <w:proofErr w:type="spellStart"/>
      <w:r w:rsidRPr="1079F43E">
        <w:t>Gkanatsios</w:t>
      </w:r>
      <w:proofErr w:type="spellEnd"/>
      <w:r w:rsidRPr="1079F43E">
        <w:t xml:space="preserve">, T. </w:t>
      </w:r>
      <w:proofErr w:type="spellStart"/>
      <w:r w:rsidRPr="1079F43E">
        <w:t>Gervet</w:t>
      </w:r>
      <w:proofErr w:type="spellEnd"/>
      <w:r w:rsidRPr="1079F43E">
        <w:t xml:space="preserve">, T.-W. Ke, and K. </w:t>
      </w:r>
      <w:proofErr w:type="spellStart"/>
      <w:r w:rsidRPr="1079F43E">
        <w:t>Fragkiadaki</w:t>
      </w:r>
      <w:proofErr w:type="spellEnd"/>
      <w:r w:rsidRPr="1079F43E">
        <w:t>, “</w:t>
      </w:r>
      <w:proofErr w:type="spellStart"/>
      <w:r w:rsidRPr="1079F43E">
        <w:t>ChainedDiffuser</w:t>
      </w:r>
      <w:proofErr w:type="spellEnd"/>
      <w:r w:rsidRPr="1079F43E">
        <w:t xml:space="preserve">: Unifying Trajectory Diffusion and </w:t>
      </w:r>
      <w:proofErr w:type="spellStart"/>
      <w:r w:rsidRPr="1079F43E">
        <w:t>Keypose</w:t>
      </w:r>
      <w:proofErr w:type="spellEnd"/>
      <w:r w:rsidRPr="1079F43E">
        <w:t xml:space="preserve"> Prediction for Robotic Manipulation,” in </w:t>
      </w:r>
      <w:r w:rsidRPr="1079F43E">
        <w:rPr>
          <w:i/>
          <w:iCs/>
        </w:rPr>
        <w:t>Conference on Robot Learning</w:t>
      </w:r>
      <w:r w:rsidRPr="1079F43E">
        <w:t xml:space="preserve">, </w:t>
      </w:r>
    </w:p>
    <w:p w14:paraId="50E9BC24" w14:textId="45EC9196" w:rsidR="1079F43E" w:rsidRDefault="1079F43E" w:rsidP="1079F43E">
      <w:pPr>
        <w:spacing w:after="0"/>
        <w:ind w:left="640" w:hanging="640"/>
      </w:pPr>
      <w:r w:rsidRPr="1079F43E">
        <w:t>[57]</w:t>
      </w:r>
      <w:r>
        <w:tab/>
      </w:r>
      <w:r w:rsidRPr="1079F43E">
        <w:t xml:space="preserve">X. Li, V. Belagali, J. Shang, and M. S. Ryoo, “Crossway Diffusion: Improving Diffusion-based Visuomotor Policy via Self-supervised Learning,” in </w:t>
      </w:r>
      <w:r w:rsidRPr="1079F43E">
        <w:rPr>
          <w:i/>
          <w:iCs/>
        </w:rPr>
        <w:t>IEEE International Conference on Robotics and Automation</w:t>
      </w:r>
      <w:r w:rsidRPr="1079F43E">
        <w:t>, 2023, pp. 16841–16849.</w:t>
      </w:r>
    </w:p>
    <w:p w14:paraId="292E7008" w14:textId="6EE7240A" w:rsidR="1079F43E" w:rsidRDefault="1079F43E" w:rsidP="1079F43E">
      <w:pPr>
        <w:spacing w:after="0"/>
        <w:ind w:left="640" w:hanging="640"/>
      </w:pPr>
      <w:r w:rsidRPr="1079F43E">
        <w:t>[58]</w:t>
      </w:r>
      <w:r>
        <w:tab/>
      </w:r>
      <w:r w:rsidRPr="1079F43E">
        <w:t>Z. Wang, J. J. Hunt, and M. Zhou, “Diffusion Policies as an Expressive Policy Class for Offline Reinforcement Learning,” 2022.</w:t>
      </w:r>
    </w:p>
    <w:p w14:paraId="6134A4B0" w14:textId="1310978D" w:rsidR="1079F43E" w:rsidRDefault="1079F43E" w:rsidP="1079F43E">
      <w:pPr>
        <w:spacing w:after="0"/>
        <w:ind w:left="640" w:hanging="640"/>
      </w:pPr>
      <w:r w:rsidRPr="1079F43E">
        <w:t>[59]</w:t>
      </w:r>
      <w:r>
        <w:tab/>
      </w:r>
      <w:r w:rsidRPr="1079F43E">
        <w:t xml:space="preserve">S. E. Ada, E. </w:t>
      </w:r>
      <w:proofErr w:type="spellStart"/>
      <w:r w:rsidRPr="1079F43E">
        <w:t>Oztop</w:t>
      </w:r>
      <w:proofErr w:type="spellEnd"/>
      <w:r w:rsidRPr="1079F43E">
        <w:t xml:space="preserve">, and E. Ugur, “Diffusion Policies for Out-of-Distribution Generalization in Offline Reinforcement Learning,” </w:t>
      </w:r>
      <w:r w:rsidRPr="1079F43E">
        <w:rPr>
          <w:i/>
          <w:iCs/>
        </w:rPr>
        <w:t>IEEE Robot Autom Lett</w:t>
      </w:r>
      <w:r w:rsidRPr="1079F43E">
        <w:t>, vol. 9, pp. 3116–3123, 2024.</w:t>
      </w:r>
    </w:p>
    <w:p w14:paraId="52B95778" w14:textId="6D185DA2" w:rsidR="1079F43E" w:rsidRDefault="1079F43E" w:rsidP="1079F43E">
      <w:pPr>
        <w:spacing w:after="0"/>
        <w:ind w:left="640" w:hanging="640"/>
      </w:pPr>
      <w:r w:rsidRPr="1079F43E">
        <w:t>[60]</w:t>
      </w:r>
      <w:r>
        <w:tab/>
      </w:r>
      <w:r w:rsidRPr="1079F43E">
        <w:t xml:space="preserve">C. Lu, H. Chen, J. Chen, H. Su, C. Li, and J. Zhu, “Contrastive Energy Prediction for Exact Energy-Guided Diffusion Sampling in Offline Reinforcement Learning,” in </w:t>
      </w:r>
      <w:r w:rsidRPr="1079F43E">
        <w:rPr>
          <w:i/>
          <w:iCs/>
        </w:rPr>
        <w:t>International Conference on Machine Learning</w:t>
      </w:r>
      <w:r w:rsidRPr="1079F43E">
        <w:t>, 2023, pp. 22825–22855.</w:t>
      </w:r>
    </w:p>
    <w:p w14:paraId="1E1CD7AE" w14:textId="25D9EB0D" w:rsidR="1079F43E" w:rsidRDefault="1079F43E" w:rsidP="1079F43E">
      <w:pPr>
        <w:spacing w:after="0"/>
        <w:ind w:left="640" w:hanging="640"/>
      </w:pPr>
      <w:r w:rsidRPr="1079F43E">
        <w:t>[61]</w:t>
      </w:r>
      <w:r>
        <w:tab/>
      </w:r>
      <w:r w:rsidRPr="1079F43E">
        <w:t xml:space="preserve">B. Kang, X. Ma, C. Du, T. Pang, and S. Yan, “Efficient Diffusion Policies for Offline Reinforcement Learning,” in </w:t>
      </w:r>
      <w:r w:rsidRPr="1079F43E">
        <w:rPr>
          <w:i/>
          <w:iCs/>
        </w:rPr>
        <w:t>Neural Information Processing Systems</w:t>
      </w:r>
      <w:r w:rsidRPr="1079F43E">
        <w:t>, 2023.</w:t>
      </w:r>
    </w:p>
    <w:p w14:paraId="5F1413E3" w14:textId="44924A1A" w:rsidR="1079F43E" w:rsidRDefault="1079F43E" w:rsidP="1079F43E">
      <w:pPr>
        <w:spacing w:after="0"/>
        <w:ind w:left="640" w:hanging="640"/>
      </w:pPr>
      <w:r w:rsidRPr="1079F43E">
        <w:t>[62]</w:t>
      </w:r>
      <w:r>
        <w:tab/>
      </w:r>
      <w:r w:rsidRPr="1079F43E">
        <w:t xml:space="preserve">Y. Song, P. Dhariwal, M. Chen, and I. </w:t>
      </w:r>
      <w:proofErr w:type="spellStart"/>
      <w:r w:rsidRPr="1079F43E">
        <w:t>Sutskever</w:t>
      </w:r>
      <w:proofErr w:type="spellEnd"/>
      <w:r w:rsidRPr="1079F43E">
        <w:t>, “Consistency Models,” 2023.</w:t>
      </w:r>
    </w:p>
    <w:p w14:paraId="5636EC45" w14:textId="43D161E7" w:rsidR="1079F43E" w:rsidRDefault="1079F43E" w:rsidP="1079F43E">
      <w:pPr>
        <w:spacing w:after="0"/>
        <w:ind w:left="640" w:hanging="640"/>
      </w:pPr>
      <w:r w:rsidRPr="1079F43E">
        <w:t>[63]</w:t>
      </w:r>
      <w:r>
        <w:tab/>
      </w:r>
      <w:r w:rsidRPr="1079F43E">
        <w:t xml:space="preserve">Y. Chen, H. Li, and D. Zhao, “Boosting Continuous Control with Consistency Policy,” in </w:t>
      </w:r>
      <w:r w:rsidRPr="1079F43E">
        <w:rPr>
          <w:i/>
          <w:iCs/>
        </w:rPr>
        <w:t>International Conference on Autonomous Agents and Multiagent Systems</w:t>
      </w:r>
      <w:r w:rsidRPr="1079F43E">
        <w:t>, 2024, pp. 335–344.</w:t>
      </w:r>
    </w:p>
    <w:p w14:paraId="7E3496AE" w14:textId="15C55465" w:rsidR="1079F43E" w:rsidRDefault="1079F43E" w:rsidP="1079F43E">
      <w:pPr>
        <w:spacing w:after="0"/>
        <w:ind w:left="640" w:hanging="640"/>
      </w:pPr>
      <w:r w:rsidRPr="1079F43E">
        <w:t>[64]</w:t>
      </w:r>
      <w:r>
        <w:tab/>
      </w:r>
      <w:r w:rsidRPr="1079F43E">
        <w:t xml:space="preserve">M. Janner, Y. Du, J. B. Tenenbaum, and S. Levine, “Planning with Diffusion for Flexible Behavior Synthesis,” in </w:t>
      </w:r>
      <w:r w:rsidRPr="1079F43E">
        <w:rPr>
          <w:i/>
          <w:iCs/>
        </w:rPr>
        <w:t>International Conference on Machine Learning</w:t>
      </w:r>
      <w:r w:rsidRPr="1079F43E">
        <w:t xml:space="preserve">, 2022, pp. </w:t>
      </w:r>
      <w:r w:rsidRPr="1079F43E">
        <w:lastRenderedPageBreak/>
        <w:t>9902–9915.</w:t>
      </w:r>
    </w:p>
    <w:p w14:paraId="0916FB06" w14:textId="35BF28E7" w:rsidR="1079F43E" w:rsidRDefault="1079F43E" w:rsidP="1079F43E">
      <w:pPr>
        <w:spacing w:after="0"/>
        <w:ind w:left="640" w:hanging="640"/>
      </w:pPr>
      <w:r w:rsidRPr="1079F43E">
        <w:t>[65]</w:t>
      </w:r>
      <w:r>
        <w:tab/>
      </w:r>
      <w:r w:rsidRPr="1079F43E">
        <w:t xml:space="preserve">Q. Lin </w:t>
      </w:r>
      <w:r w:rsidRPr="1079F43E">
        <w:rPr>
          <w:i/>
          <w:iCs/>
        </w:rPr>
        <w:t>et al.</w:t>
      </w:r>
      <w:r w:rsidRPr="1079F43E">
        <w:t xml:space="preserve">, “Safe Offline Reinforcement Learning with Real-Time Budget Constraints,” in </w:t>
      </w:r>
      <w:r w:rsidRPr="1079F43E">
        <w:rPr>
          <w:i/>
          <w:iCs/>
        </w:rPr>
        <w:t>International Conference on Machine Learning</w:t>
      </w:r>
      <w:r w:rsidRPr="1079F43E">
        <w:t>, 2023, pp. 21127–21152.</w:t>
      </w:r>
    </w:p>
    <w:p w14:paraId="199EBC82" w14:textId="0593EBBD" w:rsidR="1079F43E" w:rsidRDefault="1079F43E" w:rsidP="1079F43E">
      <w:pPr>
        <w:spacing w:after="0"/>
        <w:ind w:left="640" w:hanging="640"/>
      </w:pPr>
      <w:r w:rsidRPr="1079F43E">
        <w:t>[66]</w:t>
      </w:r>
      <w:r>
        <w:tab/>
      </w:r>
      <w:r w:rsidRPr="1079F43E">
        <w:t>A. Ajay, Y. Du, A. Gupta, J. Tenenbaum, T. Jaakkola, and P. Agrawal, “Is Conditional Generative Modeling all you need for Decision-Making?,” 2022.</w:t>
      </w:r>
    </w:p>
    <w:p w14:paraId="7FCC7727" w14:textId="0AC13EE3" w:rsidR="1079F43E" w:rsidRDefault="1079F43E" w:rsidP="1079F43E">
      <w:pPr>
        <w:spacing w:after="0"/>
        <w:ind w:left="640" w:hanging="640"/>
      </w:pPr>
      <w:r w:rsidRPr="1079F43E">
        <w:t>[67]</w:t>
      </w:r>
      <w:r>
        <w:tab/>
      </w:r>
      <w:r w:rsidRPr="1079F43E">
        <w:t>W. Li, “Efficient Planning with Latent Diffusion,” 2023.</w:t>
      </w:r>
    </w:p>
    <w:p w14:paraId="743ACAFD" w14:textId="286379DF" w:rsidR="1079F43E" w:rsidRDefault="1079F43E" w:rsidP="1079F43E">
      <w:pPr>
        <w:spacing w:after="0"/>
        <w:ind w:left="640" w:hanging="640"/>
      </w:pPr>
      <w:r w:rsidRPr="1079F43E">
        <w:t>[68]</w:t>
      </w:r>
      <w:r>
        <w:tab/>
      </w:r>
      <w:r w:rsidRPr="1079F43E">
        <w:t xml:space="preserve">L. Yang </w:t>
      </w:r>
      <w:r w:rsidRPr="1079F43E">
        <w:rPr>
          <w:i/>
          <w:iCs/>
        </w:rPr>
        <w:t>et al.</w:t>
      </w:r>
      <w:r w:rsidRPr="1079F43E">
        <w:t>, “Policy Representation via Diffusion Probability Model for Reinforcement Learning,” 2023.</w:t>
      </w:r>
    </w:p>
    <w:p w14:paraId="2327ECBC" w14:textId="43FBAC05" w:rsidR="1079F43E" w:rsidRDefault="1079F43E" w:rsidP="1079F43E">
      <w:pPr>
        <w:spacing w:after="0"/>
        <w:ind w:left="640" w:hanging="640"/>
      </w:pPr>
      <w:r w:rsidRPr="1079F43E">
        <w:t>[69]</w:t>
      </w:r>
      <w:r>
        <w:tab/>
      </w:r>
      <w:r w:rsidRPr="1079F43E">
        <w:t xml:space="preserve">M. Psenka, A. </w:t>
      </w:r>
      <w:proofErr w:type="spellStart"/>
      <w:r w:rsidRPr="1079F43E">
        <w:t>Escontrela</w:t>
      </w:r>
      <w:proofErr w:type="spellEnd"/>
      <w:r w:rsidRPr="1079F43E">
        <w:t xml:space="preserve">, P. </w:t>
      </w:r>
      <w:proofErr w:type="spellStart"/>
      <w:r w:rsidRPr="1079F43E">
        <w:t>Abbeel</w:t>
      </w:r>
      <w:proofErr w:type="spellEnd"/>
      <w:r w:rsidRPr="1079F43E">
        <w:t>, and Y. Ma, “Learning a Diffusion Model Policy from Rewards via Q-Score Matching,” 2023.</w:t>
      </w:r>
    </w:p>
    <w:p w14:paraId="499AB3A0" w14:textId="0D5FD229" w:rsidR="1079F43E" w:rsidRDefault="1079F43E" w:rsidP="1079F43E">
      <w:pPr>
        <w:spacing w:after="0"/>
        <w:ind w:left="640" w:hanging="640"/>
      </w:pPr>
      <w:r w:rsidRPr="1079F43E">
        <w:t>[70]</w:t>
      </w:r>
      <w:r>
        <w:tab/>
      </w:r>
      <w:r w:rsidRPr="1079F43E">
        <w:t xml:space="preserve">S. Ding </w:t>
      </w:r>
      <w:r w:rsidRPr="1079F43E">
        <w:rPr>
          <w:i/>
          <w:iCs/>
        </w:rPr>
        <w:t>et al.</w:t>
      </w:r>
      <w:r w:rsidRPr="1079F43E">
        <w:t xml:space="preserve">, “Diffusion-based Reinforcement Learning via Q-weighted Variational Policy Optimization,” in </w:t>
      </w:r>
      <w:r w:rsidRPr="1079F43E">
        <w:rPr>
          <w:i/>
          <w:iCs/>
        </w:rPr>
        <w:t>Neural Information Processing Systems</w:t>
      </w:r>
      <w:r w:rsidRPr="1079F43E">
        <w:t>, 2024.</w:t>
      </w:r>
    </w:p>
    <w:p w14:paraId="1D02FD03" w14:textId="38716293" w:rsidR="1079F43E" w:rsidRDefault="1079F43E" w:rsidP="1079F43E">
      <w:r w:rsidRPr="1079F43E">
        <w:t xml:space="preserve"> </w:t>
      </w:r>
    </w:p>
    <w:p w14:paraId="4B040A7E" w14:textId="6C82895E" w:rsidR="5845D194" w:rsidRDefault="5845D194" w:rsidP="4F382578">
      <w:pPr>
        <w:autoSpaceDE w:val="0"/>
        <w:autoSpaceDN w:val="0"/>
        <w:ind w:left="21760"/>
        <w:divId w:val="1867594243"/>
      </w:pPr>
      <w:r>
        <w:br w:type="page"/>
      </w:r>
    </w:p>
    <w:p w14:paraId="27D4B9F9" w14:textId="45E8085B" w:rsidR="00241487" w:rsidRPr="00515FAD" w:rsidRDefault="00241487" w:rsidP="4F382578">
      <w:pPr>
        <w:autoSpaceDE w:val="0"/>
        <w:autoSpaceDN w:val="0"/>
        <w:ind w:left="-5376"/>
        <w:divId w:val="1867594243"/>
      </w:pPr>
    </w:p>
    <w:p w14:paraId="0F81143C" w14:textId="38BEBFF4" w:rsidR="000B1039" w:rsidRDefault="000B1039" w:rsidP="37FCB3F5">
      <w:pPr>
        <w:snapToGrid w:val="0"/>
        <w:spacing w:line="440" w:lineRule="exact"/>
        <w:rPr>
          <w:rFonts w:ascii="楷体" w:eastAsia="楷体" w:hAnsi="楷体" w:cs="楷体_GB2312" w:hint="eastAsia"/>
          <w:b/>
          <w:bCs/>
          <w:color w:val="0070C0"/>
          <w:sz w:val="28"/>
          <w:szCs w:val="28"/>
        </w:rPr>
      </w:pPr>
      <w:r>
        <w:rPr>
          <w:rFonts w:ascii="楷体" w:eastAsia="楷体" w:hAnsi="楷体"/>
          <w:color w:val="0070C0"/>
          <w:sz w:val="28"/>
          <w:szCs w:val="28"/>
        </w:rPr>
        <w:t>2</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12E3E54" w14:textId="430AD126" w:rsidR="1A5EF0D8" w:rsidRDefault="009B11FC" w:rsidP="004C0C29">
      <w:pPr>
        <w:spacing w:line="360" w:lineRule="auto"/>
        <w:ind w:firstLine="0"/>
        <w:rPr>
          <w:rFonts w:asciiTheme="majorEastAsia" w:eastAsiaTheme="majorEastAsia" w:hAnsiTheme="majorEastAsia" w:hint="eastAsia"/>
          <w:b/>
          <w:bCs/>
          <w:sz w:val="28"/>
          <w:szCs w:val="28"/>
        </w:rPr>
      </w:pPr>
      <w:r w:rsidRPr="0044399A">
        <w:rPr>
          <w:rFonts w:asciiTheme="majorEastAsia" w:eastAsiaTheme="majorEastAsia" w:hAnsiTheme="majorEastAsia" w:hint="eastAsia"/>
          <w:b/>
          <w:sz w:val="28"/>
          <w:szCs w:val="28"/>
        </w:rPr>
        <w:t>2.1 研究内容</w:t>
      </w:r>
    </w:p>
    <w:p w14:paraId="0D8A1A07" w14:textId="7DB25BC8" w:rsidR="000671E1" w:rsidRDefault="000671E1" w:rsidP="004C0C29">
      <w:pPr>
        <w:spacing w:line="360" w:lineRule="auto"/>
      </w:pPr>
      <w:r>
        <w:rPr>
          <w:rFonts w:hint="eastAsia"/>
        </w:rPr>
        <w:t>在</w:t>
      </w:r>
      <w:r w:rsidR="001C4306" w:rsidRPr="001C4306">
        <w:rPr>
          <w:rFonts w:hint="eastAsia"/>
        </w:rPr>
        <w:t>当前全球向智能化和低碳化转型的背景下，复杂能源系统面临的挑战日益加剧，尤其是在高维强非线性、多时空尺度变化和极端条件下电网拓扑变化等方面。</w:t>
      </w:r>
      <w:r>
        <w:rPr>
          <w:rFonts w:hint="eastAsia"/>
        </w:rPr>
        <w:t>传统</w:t>
      </w:r>
      <w:r w:rsidR="001C4306">
        <w:rPr>
          <w:rFonts w:hint="eastAsia"/>
        </w:rPr>
        <w:t>优化控制的</w:t>
      </w:r>
      <w:r>
        <w:rPr>
          <w:rFonts w:hint="eastAsia"/>
        </w:rPr>
        <w:t>方法在面对</w:t>
      </w:r>
      <w:r w:rsidR="001C4306">
        <w:rPr>
          <w:rFonts w:hint="eastAsia"/>
        </w:rPr>
        <w:t>这些</w:t>
      </w:r>
      <w:r>
        <w:rPr>
          <w:rFonts w:hint="eastAsia"/>
        </w:rPr>
        <w:t>挑战时逐渐显得不足。</w:t>
      </w:r>
      <w:r w:rsidR="00A04885" w:rsidRPr="00A04885">
        <w:rPr>
          <w:rFonts w:hint="eastAsia"/>
        </w:rPr>
        <w:t>为</w:t>
      </w:r>
      <w:r>
        <w:rPr>
          <w:rFonts w:hint="eastAsia"/>
        </w:rPr>
        <w:t>应对这些</w:t>
      </w:r>
      <w:r w:rsidR="00A04885" w:rsidRPr="00A04885">
        <w:rPr>
          <w:rFonts w:hint="eastAsia"/>
        </w:rPr>
        <w:t>挑战</w:t>
      </w:r>
      <w:r>
        <w:rPr>
          <w:rFonts w:hint="eastAsia"/>
        </w:rPr>
        <w:t>，本项目</w:t>
      </w:r>
      <w:r w:rsidR="00034669" w:rsidRPr="00034669">
        <w:rPr>
          <w:rFonts w:hint="eastAsia"/>
        </w:rPr>
        <w:t>结合人工智能技术的最新发展，特别是</w:t>
      </w:r>
      <w:r>
        <w:rPr>
          <w:rFonts w:hint="eastAsia"/>
        </w:rPr>
        <w:t>扩散</w:t>
      </w:r>
      <w:r w:rsidR="00034669" w:rsidRPr="00034669">
        <w:rPr>
          <w:rFonts w:hint="eastAsia"/>
        </w:rPr>
        <w:t>模型</w:t>
      </w:r>
      <w:r>
        <w:rPr>
          <w:rFonts w:hint="eastAsia"/>
        </w:rPr>
        <w:t>与</w:t>
      </w:r>
      <w:r w:rsidR="00D42BCC">
        <w:rPr>
          <w:rFonts w:hint="eastAsia"/>
        </w:rPr>
        <w:t>能源系统</w:t>
      </w:r>
      <w:r w:rsidR="00034669" w:rsidRPr="00034669">
        <w:rPr>
          <w:rFonts w:hint="eastAsia"/>
        </w:rPr>
        <w:t>优化</w:t>
      </w:r>
      <w:r>
        <w:rPr>
          <w:rFonts w:hint="eastAsia"/>
        </w:rPr>
        <w:t>模型的</w:t>
      </w:r>
      <w:r w:rsidR="00034669" w:rsidRPr="00034669">
        <w:rPr>
          <w:rFonts w:hint="eastAsia"/>
        </w:rPr>
        <w:t>联合作用，旨在构建一个</w:t>
      </w:r>
      <w:r w:rsidR="00D42BCC">
        <w:rPr>
          <w:rFonts w:hint="eastAsia"/>
        </w:rPr>
        <w:t>数据与物理机理联合驱动的</w:t>
      </w:r>
      <w:r w:rsidR="00034669" w:rsidRPr="00034669">
        <w:rPr>
          <w:rFonts w:hint="eastAsia"/>
        </w:rPr>
        <w:t>实时</w:t>
      </w:r>
      <w:r w:rsidR="00586A87" w:rsidRPr="00034669">
        <w:rPr>
          <w:rFonts w:hint="eastAsia"/>
        </w:rPr>
        <w:t>智能</w:t>
      </w:r>
      <w:r w:rsidR="00034669" w:rsidRPr="00034669">
        <w:rPr>
          <w:rFonts w:hint="eastAsia"/>
        </w:rPr>
        <w:t>决策系统</w:t>
      </w:r>
      <w:r w:rsidR="00586A87">
        <w:rPr>
          <w:rFonts w:hint="eastAsia"/>
        </w:rPr>
        <w:t>，</w:t>
      </w:r>
      <w:r w:rsidR="00586A87" w:rsidRPr="262F48CC">
        <w:rPr>
          <w:rFonts w:ascii="宋体" w:hAnsi="宋体" w:hint="eastAsia"/>
        </w:rPr>
        <w:t>以实现复杂能源系统实时、鲁棒和全局优化的控制决策。</w:t>
      </w:r>
    </w:p>
    <w:p w14:paraId="7626FBBE" w14:textId="4A10C089" w:rsidR="000671E1" w:rsidRDefault="000671E1" w:rsidP="004C0C29">
      <w:pPr>
        <w:spacing w:line="360" w:lineRule="auto"/>
      </w:pPr>
      <w:r>
        <w:rPr>
          <w:rFonts w:hint="eastAsia"/>
        </w:rPr>
        <w:t>首先，</w:t>
      </w:r>
      <w:r w:rsidRPr="0043108D">
        <w:rPr>
          <w:rFonts w:hint="eastAsia"/>
          <w:b/>
        </w:rPr>
        <w:t>研究内容一（</w:t>
      </w:r>
      <w:r w:rsidR="0043108D" w:rsidRPr="0043108D">
        <w:rPr>
          <w:rFonts w:hint="eastAsia"/>
          <w:b/>
          <w:bCs/>
        </w:rPr>
        <w:t>项目</w:t>
      </w:r>
      <w:r w:rsidRPr="0043108D">
        <w:rPr>
          <w:rFonts w:hint="eastAsia"/>
          <w:b/>
        </w:rPr>
        <w:t>基础）聚焦于</w:t>
      </w:r>
      <w:r w:rsidR="00605BE5" w:rsidRPr="0043108D">
        <w:rPr>
          <w:rFonts w:hint="eastAsia"/>
          <w:b/>
        </w:rPr>
        <w:t>研究</w:t>
      </w:r>
      <w:r w:rsidRPr="0043108D">
        <w:rPr>
          <w:rFonts w:hint="eastAsia"/>
          <w:b/>
        </w:rPr>
        <w:t>基于扩散模型的学习优化理论与算法框架</w:t>
      </w:r>
      <w:r w:rsidR="008B21FF" w:rsidRPr="0043108D">
        <w:rPr>
          <w:rFonts w:hint="eastAsia"/>
          <w:b/>
        </w:rPr>
        <w:t>，</w:t>
      </w:r>
      <w:r w:rsidRPr="0043108D">
        <w:rPr>
          <w:rFonts w:hint="eastAsia"/>
          <w:b/>
        </w:rPr>
        <w:t>旨在解决高维</w:t>
      </w:r>
      <w:r w:rsidR="00296306" w:rsidRPr="0043108D">
        <w:rPr>
          <w:rFonts w:hint="eastAsia"/>
          <w:b/>
        </w:rPr>
        <w:t>强</w:t>
      </w:r>
      <w:r w:rsidRPr="0043108D">
        <w:rPr>
          <w:rFonts w:hint="eastAsia"/>
          <w:b/>
        </w:rPr>
        <w:t>非线性电网</w:t>
      </w:r>
      <w:r w:rsidR="00DC11BC" w:rsidRPr="0043108D">
        <w:rPr>
          <w:rFonts w:hint="eastAsia"/>
          <w:b/>
        </w:rPr>
        <w:t>实时</w:t>
      </w:r>
      <w:r w:rsidRPr="0043108D">
        <w:rPr>
          <w:rFonts w:hint="eastAsia"/>
          <w:b/>
        </w:rPr>
        <w:t>控制问题</w:t>
      </w:r>
      <w:r w:rsidR="006804F6" w:rsidRPr="0043108D">
        <w:rPr>
          <w:rFonts w:hint="eastAsia"/>
          <w:b/>
        </w:rPr>
        <w:t>。</w:t>
      </w:r>
      <w:r w:rsidR="00296306" w:rsidRPr="00296306">
        <w:rPr>
          <w:rFonts w:hint="eastAsia"/>
        </w:rPr>
        <w:t>扩散模型具有强大的生成和高维数据处理能力，使其</w:t>
      </w:r>
      <w:r w:rsidR="00296306">
        <w:rPr>
          <w:rFonts w:hint="eastAsia"/>
        </w:rPr>
        <w:t>在处理高危强非线性</w:t>
      </w:r>
      <w:r w:rsidR="00296306" w:rsidRPr="00296306">
        <w:rPr>
          <w:rFonts w:hint="eastAsia"/>
        </w:rPr>
        <w:t>问题</w:t>
      </w:r>
      <w:r w:rsidR="00D667A5">
        <w:rPr>
          <w:rFonts w:hint="eastAsia"/>
        </w:rPr>
        <w:t>时具有更好</w:t>
      </w:r>
      <w:r w:rsidR="00296306" w:rsidRPr="00296306">
        <w:rPr>
          <w:rFonts w:hint="eastAsia"/>
        </w:rPr>
        <w:t>的</w:t>
      </w:r>
      <w:r w:rsidR="00D667A5">
        <w:rPr>
          <w:rFonts w:hint="eastAsia"/>
        </w:rPr>
        <w:t>潜力</w:t>
      </w:r>
      <w:r w:rsidR="006804F6">
        <w:rPr>
          <w:rFonts w:hint="eastAsia"/>
        </w:rPr>
        <w:t>。</w:t>
      </w:r>
      <w:r>
        <w:rPr>
          <w:rFonts w:hint="eastAsia"/>
        </w:rPr>
        <w:t>通过</w:t>
      </w:r>
      <w:r w:rsidR="002E04E0">
        <w:rPr>
          <w:rFonts w:hint="eastAsia"/>
        </w:rPr>
        <w:t>引入</w:t>
      </w:r>
      <w:r>
        <w:rPr>
          <w:rFonts w:hint="eastAsia"/>
        </w:rPr>
        <w:t>降维解耦</w:t>
      </w:r>
      <w:r w:rsidR="00D667A5">
        <w:rPr>
          <w:rFonts w:hint="eastAsia"/>
        </w:rPr>
        <w:t>到扩散学习优化中</w:t>
      </w:r>
      <w:r>
        <w:rPr>
          <w:rFonts w:hint="eastAsia"/>
        </w:rPr>
        <w:t>，</w:t>
      </w:r>
      <w:r w:rsidR="00D667A5">
        <w:rPr>
          <w:rFonts w:hint="eastAsia"/>
        </w:rPr>
        <w:t>进一步</w:t>
      </w:r>
      <w:r>
        <w:rPr>
          <w:rFonts w:hint="eastAsia"/>
        </w:rPr>
        <w:t>提高计算效率并保持约束条件的可行性，</w:t>
      </w:r>
      <w:r w:rsidRPr="0043108D">
        <w:rPr>
          <w:rFonts w:hint="eastAsia"/>
          <w:b/>
        </w:rPr>
        <w:t>为后续研究奠定基础</w:t>
      </w:r>
      <w:r>
        <w:rPr>
          <w:rFonts w:hint="eastAsia"/>
        </w:rPr>
        <w:t>。</w:t>
      </w:r>
    </w:p>
    <w:p w14:paraId="73317D5D" w14:textId="50F6ACBF" w:rsidR="000671E1" w:rsidRDefault="000671E1" w:rsidP="004C0C29">
      <w:pPr>
        <w:spacing w:line="360" w:lineRule="auto"/>
      </w:pPr>
      <w:r w:rsidRPr="0043108D">
        <w:rPr>
          <w:rFonts w:hint="eastAsia"/>
          <w:b/>
        </w:rPr>
        <w:t>研究内容二更进一步，考虑了</w:t>
      </w:r>
      <w:r w:rsidR="00084E45" w:rsidRPr="0043108D">
        <w:rPr>
          <w:rFonts w:hint="eastAsia"/>
          <w:b/>
        </w:rPr>
        <w:t>电动汽车充放电与电网的</w:t>
      </w:r>
      <w:r w:rsidRPr="0043108D">
        <w:rPr>
          <w:rFonts w:hint="eastAsia"/>
          <w:b/>
        </w:rPr>
        <w:t>多时空尺度</w:t>
      </w:r>
      <w:r w:rsidR="00084E45" w:rsidRPr="0043108D">
        <w:rPr>
          <w:rFonts w:hint="eastAsia"/>
          <w:b/>
        </w:rPr>
        <w:t>协同控制</w:t>
      </w:r>
      <w:r w:rsidRPr="0043108D">
        <w:rPr>
          <w:rFonts w:hint="eastAsia"/>
          <w:b/>
        </w:rPr>
        <w:t>，提出了扩散强化学习变分训练方案</w:t>
      </w:r>
      <w:r>
        <w:rPr>
          <w:rFonts w:hint="eastAsia"/>
        </w:rPr>
        <w:t>。通过在电动汽车和电网之间实现更复杂的交互和协调控制，该部分研究旨在优化资源调度与系统响应，提升协同控制的灵活性和高效性。</w:t>
      </w:r>
    </w:p>
    <w:p w14:paraId="3196D3DD" w14:textId="4C1FD4D6" w:rsidR="000671E1" w:rsidRDefault="000671E1" w:rsidP="004C0C29">
      <w:pPr>
        <w:spacing w:line="360" w:lineRule="auto"/>
      </w:pPr>
      <w:r w:rsidRPr="0043108D">
        <w:rPr>
          <w:rFonts w:hint="eastAsia"/>
          <w:b/>
        </w:rPr>
        <w:t>在研究内容一和二的基础上，研究内容三着眼于极端条件下的稳定性，构建具有电网拓扑感知能力的稳健扩散模型</w:t>
      </w:r>
      <w:r>
        <w:rPr>
          <w:rFonts w:hint="eastAsia"/>
        </w:rPr>
        <w:t>。这一部分关注如何在部分电网中断的极端情况下，实现系统的实时鲁棒决策，从而增强系统的鲁棒性与安全性。</w:t>
      </w:r>
    </w:p>
    <w:p w14:paraId="0E86526C" w14:textId="1043650A" w:rsidR="008119BF" w:rsidRDefault="000671E1" w:rsidP="004C0C29">
      <w:pPr>
        <w:spacing w:line="360" w:lineRule="auto"/>
      </w:pPr>
      <w:r>
        <w:rPr>
          <w:rFonts w:hint="eastAsia"/>
        </w:rPr>
        <w:t>最后，</w:t>
      </w:r>
      <w:r w:rsidRPr="008119BF">
        <w:rPr>
          <w:rFonts w:hint="eastAsia"/>
          <w:b/>
        </w:rPr>
        <w:t>研究内容四进一步结合前三个研究内容的</w:t>
      </w:r>
      <w:r w:rsidR="00566B13" w:rsidRPr="008119BF">
        <w:rPr>
          <w:rFonts w:hint="eastAsia"/>
          <w:b/>
        </w:rPr>
        <w:t>扩散</w:t>
      </w:r>
      <w:r w:rsidR="00762948" w:rsidRPr="008119BF">
        <w:rPr>
          <w:rFonts w:hint="eastAsia"/>
          <w:b/>
        </w:rPr>
        <w:t>学习</w:t>
      </w:r>
      <w:r w:rsidRPr="008119BF">
        <w:rPr>
          <w:rFonts w:hint="eastAsia"/>
          <w:b/>
        </w:rPr>
        <w:t>优化成果，构建</w:t>
      </w:r>
      <w:r w:rsidR="00ED567E" w:rsidRPr="008119BF">
        <w:rPr>
          <w:rFonts w:hint="eastAsia"/>
          <w:b/>
        </w:rPr>
        <w:t>源荷</w:t>
      </w:r>
      <w:r w:rsidRPr="008119BF">
        <w:rPr>
          <w:rFonts w:hint="eastAsia"/>
          <w:b/>
        </w:rPr>
        <w:t>预测与优化</w:t>
      </w:r>
      <w:r w:rsidR="00ED567E" w:rsidRPr="008119BF">
        <w:rPr>
          <w:rFonts w:hint="eastAsia"/>
          <w:b/>
        </w:rPr>
        <w:t>决策</w:t>
      </w:r>
      <w:r w:rsidRPr="008119BF">
        <w:rPr>
          <w:rFonts w:hint="eastAsia"/>
          <w:b/>
        </w:rPr>
        <w:t>协同的端到端模型</w:t>
      </w:r>
      <w:r>
        <w:rPr>
          <w:rFonts w:hint="eastAsia"/>
        </w:rPr>
        <w:t>。这一协同控制机制将源荷波动与决策优化紧密结合，提升综合能源系统的预测精度与资源配给效率，实现全局性能的最优化。</w:t>
      </w:r>
    </w:p>
    <w:p w14:paraId="3C372F2B" w14:textId="699F951A" w:rsidR="00972C14" w:rsidRPr="002B47AE" w:rsidRDefault="000671E1" w:rsidP="004C0C29">
      <w:pPr>
        <w:spacing w:line="360" w:lineRule="auto"/>
        <w:rPr>
          <w:rFonts w:eastAsiaTheme="minorEastAsia" w:cs="楷体"/>
        </w:rPr>
      </w:pPr>
      <w:r>
        <w:rPr>
          <w:rFonts w:hint="eastAsia"/>
        </w:rPr>
        <w:t>通过循序渐进的研究路径，本项目期待在理论创新与实际应用之间建立桥梁，为复杂能源系统的智能</w:t>
      </w:r>
      <w:r w:rsidR="00ED567E">
        <w:rPr>
          <w:rFonts w:hint="eastAsia"/>
        </w:rPr>
        <w:t>控制</w:t>
      </w:r>
      <w:r>
        <w:rPr>
          <w:rFonts w:hint="eastAsia"/>
        </w:rPr>
        <w:t>提供理论支持与技术保障</w:t>
      </w:r>
      <w:r w:rsidR="00347706">
        <w:rPr>
          <w:rFonts w:hint="eastAsia"/>
        </w:rPr>
        <w:t>。</w:t>
      </w:r>
      <w:r w:rsidR="00E434B9">
        <w:rPr>
          <w:rFonts w:hint="eastAsia"/>
        </w:rPr>
        <w:t>本</w:t>
      </w:r>
      <w:r w:rsidR="00ED567E">
        <w:rPr>
          <w:rFonts w:hint="eastAsia"/>
        </w:rPr>
        <w:t>项目</w:t>
      </w:r>
      <w:r w:rsidR="00E434B9">
        <w:rPr>
          <w:rFonts w:hint="eastAsia"/>
        </w:rPr>
        <w:t>的研究难点、关键科学问题和研究内容</w:t>
      </w:r>
      <w:r w:rsidR="00160E4B">
        <w:rPr>
          <w:rFonts w:hint="eastAsia"/>
        </w:rPr>
        <w:t>及内在关系如</w:t>
      </w:r>
      <w:r w:rsidR="00ED567E">
        <w:rPr>
          <w:rFonts w:hint="eastAsia"/>
        </w:rPr>
        <w:t>如图</w:t>
      </w:r>
      <w:r w:rsidR="00553F71">
        <w:rPr>
          <w:rFonts w:hint="eastAsia"/>
        </w:rPr>
        <w:t>2</w:t>
      </w:r>
      <w:r w:rsidR="00ED567E">
        <w:rPr>
          <w:rFonts w:hint="eastAsia"/>
        </w:rPr>
        <w:t>所示</w:t>
      </w:r>
      <w:r w:rsidR="002523C7">
        <w:rPr>
          <w:rFonts w:hint="eastAsia"/>
        </w:rPr>
        <w:t>。</w:t>
      </w:r>
    </w:p>
    <w:p w14:paraId="72913C85" w14:textId="3C6A3526" w:rsidR="00EB71A1" w:rsidRDefault="00ED567E" w:rsidP="00265F36">
      <w:pPr>
        <w:spacing w:line="440" w:lineRule="exact"/>
        <w:ind w:firstLine="0"/>
        <w:rPr>
          <w:rFonts w:asciiTheme="majorEastAsia" w:eastAsiaTheme="majorEastAsia" w:hAnsiTheme="majorEastAsia" w:cs="楷体_GB2312" w:hint="eastAsia"/>
          <w:b/>
        </w:rPr>
      </w:pPr>
      <w:r>
        <w:rPr>
          <w:noProof/>
        </w:rPr>
        <w:lastRenderedPageBreak/>
        <mc:AlternateContent>
          <mc:Choice Requires="wps">
            <w:drawing>
              <wp:anchor distT="0" distB="0" distL="114300" distR="114300" simplePos="0" relativeHeight="251658241" behindDoc="1" locked="0" layoutInCell="1" allowOverlap="1" wp14:anchorId="074D0D2C" wp14:editId="7D874226">
                <wp:simplePos x="0" y="0"/>
                <wp:positionH relativeFrom="margin">
                  <wp:posOffset>42333</wp:posOffset>
                </wp:positionH>
                <wp:positionV relativeFrom="paragraph">
                  <wp:posOffset>3679401</wp:posOffset>
                </wp:positionV>
                <wp:extent cx="5723890" cy="635"/>
                <wp:effectExtent l="0" t="0" r="0" b="5080"/>
                <wp:wrapTight wrapText="bothSides">
                  <wp:wrapPolygon edited="0">
                    <wp:start x="0" y="0"/>
                    <wp:lineTo x="0" y="20933"/>
                    <wp:lineTo x="21495" y="20933"/>
                    <wp:lineTo x="21495" y="0"/>
                    <wp:lineTo x="0" y="0"/>
                  </wp:wrapPolygon>
                </wp:wrapTight>
                <wp:docPr id="804778406" name="文本框 1"/>
                <wp:cNvGraphicFramePr/>
                <a:graphic xmlns:a="http://schemas.openxmlformats.org/drawingml/2006/main">
                  <a:graphicData uri="http://schemas.microsoft.com/office/word/2010/wordprocessingShape">
                    <wps:wsp>
                      <wps:cNvSpPr txBox="1"/>
                      <wps:spPr>
                        <a:xfrm>
                          <a:off x="0" y="0"/>
                          <a:ext cx="5723890" cy="635"/>
                        </a:xfrm>
                        <a:prstGeom prst="rect">
                          <a:avLst/>
                        </a:prstGeom>
                        <a:solidFill>
                          <a:prstClr val="white"/>
                        </a:solidFill>
                        <a:ln>
                          <a:noFill/>
                        </a:ln>
                      </wps:spPr>
                      <wps:txbx>
                        <w:txbxContent>
                          <w:p w14:paraId="282D25E8" w14:textId="43A880E1" w:rsidR="00ED567E" w:rsidRPr="00B23CBA" w:rsidRDefault="00ED567E" w:rsidP="00ED567E">
                            <w:pPr>
                              <w:pStyle w:val="af9"/>
                              <w:rPr>
                                <w:rFonts w:ascii="Times New Roman" w:hAnsi="Times New Roman" w:cstheme="minorEastAsia"/>
                                <w:b/>
                                <w:bCs/>
                                <w:noProof/>
                              </w:rPr>
                            </w:pPr>
                            <w:r w:rsidRPr="00B23CBA">
                              <w:rPr>
                                <w:rFonts w:hint="eastAsia"/>
                                <w:b/>
                                <w:bCs/>
                              </w:rPr>
                              <w:t>图</w:t>
                            </w:r>
                            <w:r w:rsidRPr="00B23CBA">
                              <w:rPr>
                                <w:b/>
                                <w:bCs/>
                              </w:rPr>
                              <w:t xml:space="preserve"> </w:t>
                            </w:r>
                            <w:r w:rsidR="00553F71">
                              <w:rPr>
                                <w:rFonts w:hint="eastAsia"/>
                                <w:b/>
                                <w:bCs/>
                              </w:rPr>
                              <w:t>2</w:t>
                            </w:r>
                            <w:r w:rsidRPr="00B23CBA">
                              <w:rPr>
                                <w:rFonts w:hint="eastAsia"/>
                                <w:b/>
                                <w:bCs/>
                              </w:rPr>
                              <w:t xml:space="preserve"> 项目整体框架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4D0D2C" id="_x0000_t202" coordsize="21600,21600" o:spt="202" path="m,l,21600r21600,l21600,xe">
                <v:stroke joinstyle="miter"/>
                <v:path gradientshapeok="t" o:connecttype="rect"/>
              </v:shapetype>
              <v:shape id="文本框 1" o:spid="_x0000_s1026" type="#_x0000_t202" style="position:absolute;left:0;text-align:left;margin-left:3.35pt;margin-top:289.7pt;width:450.7pt;height:.05pt;z-index:-25165823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sBFgIAADgEAAAOAAAAZHJzL2Uyb0RvYy54bWysU8Fu2zAMvQ/YPwi6L05StO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P64/zq9hOlJOVurq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" stroked="f">
                <v:textbox style="mso-fit-shape-to-text:t" inset="0,0,0,0">
                  <w:txbxContent>
                    <w:p w14:paraId="282D25E8" w14:textId="43A880E1" w:rsidR="00ED567E" w:rsidRPr="00B23CBA" w:rsidRDefault="00ED567E" w:rsidP="00ED567E">
                      <w:pPr>
                        <w:pStyle w:val="af9"/>
                        <w:rPr>
                          <w:rFonts w:ascii="Times New Roman" w:hAnsi="Times New Roman" w:cstheme="minorEastAsia"/>
                          <w:b/>
                          <w:bCs/>
                          <w:noProof/>
                        </w:rPr>
                      </w:pPr>
                      <w:r w:rsidRPr="00B23CBA">
                        <w:rPr>
                          <w:rFonts w:hint="eastAsia"/>
                          <w:b/>
                          <w:bCs/>
                        </w:rPr>
                        <w:t>图</w:t>
                      </w:r>
                      <w:r w:rsidRPr="00B23CBA">
                        <w:rPr>
                          <w:b/>
                          <w:bCs/>
                        </w:rPr>
                        <w:t xml:space="preserve"> </w:t>
                      </w:r>
                      <w:r w:rsidR="00553F71">
                        <w:rPr>
                          <w:rFonts w:hint="eastAsia"/>
                          <w:b/>
                          <w:bCs/>
                        </w:rPr>
                        <w:t>2</w:t>
                      </w:r>
                      <w:r w:rsidRPr="00B23CBA">
                        <w:rPr>
                          <w:rFonts w:hint="eastAsia"/>
                          <w:b/>
                          <w:bCs/>
                        </w:rPr>
                        <w:t xml:space="preserve"> 项目整体框架</w:t>
                      </w:r>
                    </w:p>
                  </w:txbxContent>
                </v:textbox>
                <w10:wrap type="tight" anchorx="margin"/>
              </v:shape>
            </w:pict>
          </mc:Fallback>
        </mc:AlternateContent>
      </w:r>
      <w:r>
        <w:rPr>
          <w:noProof/>
        </w:rPr>
        <w:drawing>
          <wp:anchor distT="0" distB="0" distL="114300" distR="114300" simplePos="0" relativeHeight="251658240" behindDoc="0" locked="0" layoutInCell="1" allowOverlap="1" wp14:anchorId="4A9C526C" wp14:editId="3807A8AD">
            <wp:simplePos x="0" y="0"/>
            <wp:positionH relativeFrom="margin">
              <wp:align>right</wp:align>
            </wp:positionH>
            <wp:positionV relativeFrom="paragraph">
              <wp:posOffset>84455</wp:posOffset>
            </wp:positionV>
            <wp:extent cx="5731510" cy="3587115"/>
            <wp:effectExtent l="0" t="0" r="2540" b="0"/>
            <wp:wrapTopAndBottom/>
            <wp:docPr id="2143941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41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7115"/>
                    </a:xfrm>
                    <a:prstGeom prst="rect">
                      <a:avLst/>
                    </a:prstGeom>
                  </pic:spPr>
                </pic:pic>
              </a:graphicData>
            </a:graphic>
          </wp:anchor>
        </w:drawing>
      </w:r>
      <w:r w:rsidR="00F14847" w:rsidRPr="00D55299">
        <w:rPr>
          <w:rFonts w:asciiTheme="majorEastAsia" w:eastAsiaTheme="majorEastAsia" w:hAnsiTheme="majorEastAsia" w:cs="楷体_GB2312" w:hint="eastAsia"/>
          <w:b/>
        </w:rPr>
        <w:t>研究内容一：基于扩散学习优化的</w:t>
      </w:r>
      <w:r w:rsidR="008A4BA4" w:rsidRPr="00D55299">
        <w:rPr>
          <w:rFonts w:asciiTheme="majorEastAsia" w:eastAsiaTheme="majorEastAsia" w:hAnsiTheme="majorEastAsia" w:cs="楷体_GB2312" w:hint="eastAsia"/>
          <w:b/>
        </w:rPr>
        <w:t>智能电网</w:t>
      </w:r>
      <w:r w:rsidR="00C351BA" w:rsidRPr="00D55299">
        <w:rPr>
          <w:rFonts w:asciiTheme="majorEastAsia" w:eastAsiaTheme="majorEastAsia" w:hAnsiTheme="majorEastAsia" w:cs="楷体_GB2312" w:hint="eastAsia"/>
          <w:b/>
        </w:rPr>
        <w:t>实时</w:t>
      </w:r>
      <w:r w:rsidR="00F14847" w:rsidRPr="00D55299">
        <w:rPr>
          <w:rFonts w:asciiTheme="majorEastAsia" w:eastAsiaTheme="majorEastAsia" w:hAnsiTheme="majorEastAsia" w:cs="楷体_GB2312" w:hint="eastAsia"/>
          <w:b/>
        </w:rPr>
        <w:t xml:space="preserve">控制 </w:t>
      </w:r>
    </w:p>
    <w:p w14:paraId="2056A0EE" w14:textId="3110C761" w:rsidR="00B75C2D" w:rsidRPr="00BE42D8" w:rsidRDefault="00B75C2D" w:rsidP="009B4B75">
      <w:pPr>
        <w:spacing w:line="360" w:lineRule="auto"/>
        <w:rPr>
          <w:rFonts w:asciiTheme="majorEastAsia" w:eastAsiaTheme="majorEastAsia" w:hAnsiTheme="majorEastAsia" w:cs="楷体_GB2312" w:hint="eastAsia"/>
        </w:rPr>
      </w:pPr>
      <w:r w:rsidRPr="00B75C2D">
        <w:rPr>
          <w:rFonts w:hint="eastAsia"/>
        </w:rPr>
        <w:t>在</w:t>
      </w:r>
      <w:r w:rsidR="00BE42D8">
        <w:rPr>
          <w:rFonts w:hint="eastAsia"/>
        </w:rPr>
        <w:t>包含新能源发电的</w:t>
      </w:r>
      <w:r w:rsidRPr="00B75C2D">
        <w:rPr>
          <w:rFonts w:hint="eastAsia"/>
        </w:rPr>
        <w:t>电网</w:t>
      </w:r>
      <w:r w:rsidR="00BE42D8">
        <w:rPr>
          <w:rFonts w:hint="eastAsia"/>
        </w:rPr>
        <w:t>运行</w:t>
      </w:r>
      <w:r w:rsidRPr="00B75C2D">
        <w:rPr>
          <w:rFonts w:hint="eastAsia"/>
        </w:rPr>
        <w:t>实时控制中，</w:t>
      </w:r>
      <w:r w:rsidR="00BE42D8">
        <w:rPr>
          <w:rFonts w:hint="eastAsia"/>
        </w:rPr>
        <w:t>需要考虑</w:t>
      </w:r>
      <w:r w:rsidR="00BE42D8" w:rsidRPr="00F4757B">
        <w:rPr>
          <w:rFonts w:asciiTheme="majorEastAsia" w:eastAsiaTheme="majorEastAsia" w:hAnsiTheme="majorEastAsia" w:cs="楷体_GB2312" w:hint="eastAsia"/>
        </w:rPr>
        <w:t>考虑</w:t>
      </w:r>
      <w:r w:rsidR="00BE42D8">
        <w:rPr>
          <w:rFonts w:asciiTheme="majorEastAsia" w:eastAsiaTheme="majorEastAsia" w:hAnsiTheme="majorEastAsia" w:cs="楷体_GB2312" w:hint="eastAsia"/>
        </w:rPr>
        <w:t>新能源发电、</w:t>
      </w:r>
      <w:r w:rsidR="00BE42D8" w:rsidRPr="00F4757B">
        <w:rPr>
          <w:rFonts w:asciiTheme="majorEastAsia" w:eastAsiaTheme="majorEastAsia" w:hAnsiTheme="majorEastAsia" w:cs="楷体_GB2312" w:hint="eastAsia"/>
        </w:rPr>
        <w:t>电网中的功率平衡、节点电压和线路容量等因素</w:t>
      </w:r>
      <w:r w:rsidR="00BE42D8">
        <w:rPr>
          <w:rFonts w:asciiTheme="majorEastAsia" w:eastAsiaTheme="majorEastAsia" w:hAnsiTheme="majorEastAsia" w:cs="楷体_GB2312" w:hint="eastAsia"/>
        </w:rPr>
        <w:t>。由于</w:t>
      </w:r>
      <w:r w:rsidRPr="00B75C2D">
        <w:rPr>
          <w:rFonts w:hint="eastAsia"/>
        </w:rPr>
        <w:t>面临高维、强非线性等复杂条件，传统优化方法难以满足实时性要求，基于学习的优化方法存在的求解过程黑箱化、解多样性不足以及解难以满足约束等问题。本项目针对这些挑战，提出一种全新的基于扩散模型的学习优化方法，基于数据驱动实现对复杂优化问题的高效求解，同时，利用扩散模型的生成机制，缓解在传统神经优化中存在的求解过程黑箱化、解多样性不足等问题，最后，通过降维解耦，实现解的可行性保证。</w:t>
      </w:r>
    </w:p>
    <w:p w14:paraId="0064C720" w14:textId="1A16881E" w:rsidR="00F14847" w:rsidRPr="00D55299" w:rsidRDefault="00063C2A" w:rsidP="002B11EF">
      <w:pPr>
        <w:pStyle w:val="ad"/>
        <w:numPr>
          <w:ilvl w:val="0"/>
          <w:numId w:val="2"/>
        </w:numPr>
        <w:snapToGrid w:val="0"/>
        <w:spacing w:afterLines="50" w:after="156" w:line="440" w:lineRule="exact"/>
        <w:contextualSpacing/>
        <w:rPr>
          <w:rFonts w:asciiTheme="majorEastAsia" w:eastAsiaTheme="majorEastAsia" w:hAnsiTheme="majorEastAsia" w:cs="楷体_GB2312" w:hint="eastAsia"/>
          <w:b/>
        </w:rPr>
      </w:pPr>
      <w:r w:rsidRPr="00D55299">
        <w:rPr>
          <w:rFonts w:asciiTheme="majorEastAsia" w:eastAsiaTheme="majorEastAsia" w:hAnsiTheme="majorEastAsia" w:cs="楷体_GB2312" w:hint="eastAsia"/>
          <w:b/>
        </w:rPr>
        <w:t>数据驱动</w:t>
      </w:r>
      <w:r w:rsidR="00E30FB7" w:rsidRPr="00D55299">
        <w:rPr>
          <w:rFonts w:asciiTheme="majorEastAsia" w:eastAsiaTheme="majorEastAsia" w:hAnsiTheme="majorEastAsia" w:cs="楷体_GB2312" w:hint="eastAsia"/>
          <w:b/>
        </w:rPr>
        <w:t>的</w:t>
      </w:r>
      <w:r w:rsidR="00F14847" w:rsidRPr="00D55299">
        <w:rPr>
          <w:rFonts w:asciiTheme="majorEastAsia" w:eastAsiaTheme="majorEastAsia" w:hAnsiTheme="majorEastAsia" w:cs="楷体_GB2312" w:hint="eastAsia"/>
          <w:b/>
        </w:rPr>
        <w:t>可控扩散学习优化算法</w:t>
      </w:r>
    </w:p>
    <w:p w14:paraId="2C889D38" w14:textId="73F85D49" w:rsidR="00B75C2D" w:rsidRDefault="00B75C2D" w:rsidP="009B4B75">
      <w:pPr>
        <w:spacing w:line="360" w:lineRule="auto"/>
      </w:pPr>
      <w:r>
        <w:rPr>
          <w:rFonts w:hint="eastAsia"/>
        </w:rPr>
        <w:t>本项目旨在开发一种高效的数据</w:t>
      </w:r>
      <w:r w:rsidR="00BE42D8">
        <w:rPr>
          <w:rFonts w:hint="eastAsia"/>
        </w:rPr>
        <w:t>和物理机理联合</w:t>
      </w:r>
      <w:r>
        <w:rPr>
          <w:rFonts w:hint="eastAsia"/>
        </w:rPr>
        <w:t>驱动</w:t>
      </w:r>
      <w:r w:rsidR="00BE42D8">
        <w:rPr>
          <w:rFonts w:hint="eastAsia"/>
        </w:rPr>
        <w:t>的</w:t>
      </w:r>
      <w:r>
        <w:rPr>
          <w:rFonts w:hint="eastAsia"/>
        </w:rPr>
        <w:t>优化方法，以突破传统优化算法在时间开销上的瓶颈。优化问题相较于图像生成任务，具有明确的数学结构，这一特点为扩散模型提供显式的数据分布描述，从而为模型的训练和生成带来显著优势。本项目充分利用这一特性，将优化问题中的约束条件与目标函数嵌入扩散模型的生成机制和训练损失中，构建一套可控的扩散学习优化框架，以实现对不同控制变量下最优解的</w:t>
      </w:r>
      <w:r>
        <w:rPr>
          <w:rFonts w:hint="eastAsia"/>
        </w:rPr>
        <w:lastRenderedPageBreak/>
        <w:t>生成。</w:t>
      </w:r>
    </w:p>
    <w:p w14:paraId="6697F896" w14:textId="10042A57" w:rsidR="00873FE5" w:rsidRPr="008F541B" w:rsidRDefault="00B75C2D" w:rsidP="009B4B75">
      <w:pPr>
        <w:spacing w:line="360" w:lineRule="auto"/>
      </w:pPr>
      <w:r>
        <w:rPr>
          <w:rFonts w:hint="eastAsia"/>
        </w:rPr>
        <w:t>通过上述方法，本项目拟探索一种基于数据驱动的学习策略，使模型能够有效学习解的数据分布与控制变量之间的内在关系。该策略充分利用扩散模型逐步去噪的特性，不仅能够提升求解过程的可解释性，还能捕捉控制变量对优化问题数据分布的潜在影响。相比传统的神经网络方法，本项目提出的方案具有显著优势，不仅有效减轻黑箱问题，还显著增强对复杂优化问题的适应能力，为高效求解提供新的思路。</w:t>
      </w:r>
    </w:p>
    <w:p w14:paraId="3537BD84" w14:textId="6D70B7F8" w:rsidR="00F14847" w:rsidRPr="00D55299" w:rsidRDefault="00F14847" w:rsidP="002B11EF">
      <w:pPr>
        <w:pStyle w:val="ad"/>
        <w:numPr>
          <w:ilvl w:val="0"/>
          <w:numId w:val="2"/>
        </w:numPr>
        <w:snapToGrid w:val="0"/>
        <w:spacing w:afterLines="50" w:after="156" w:line="440" w:lineRule="exact"/>
        <w:contextualSpacing/>
        <w:rPr>
          <w:rFonts w:asciiTheme="majorEastAsia" w:eastAsiaTheme="majorEastAsia" w:hAnsiTheme="majorEastAsia" w:cs="楷体_GB2312" w:hint="eastAsia"/>
          <w:b/>
        </w:rPr>
      </w:pPr>
      <w:bookmarkStart w:id="1" w:name="OLE_LINK10"/>
      <w:r w:rsidRPr="00D55299">
        <w:rPr>
          <w:rFonts w:asciiTheme="majorEastAsia" w:eastAsiaTheme="majorEastAsia" w:hAnsiTheme="majorEastAsia" w:cs="楷体_GB2312" w:hint="eastAsia"/>
          <w:b/>
        </w:rPr>
        <w:t>扩散模型与能源优化的降维解耦联合训练</w:t>
      </w:r>
    </w:p>
    <w:p w14:paraId="7659274D" w14:textId="77777777" w:rsidR="00B75C2D" w:rsidRDefault="00B75C2D" w:rsidP="009B4B75">
      <w:pPr>
        <w:spacing w:line="360" w:lineRule="auto"/>
      </w:pPr>
      <w:r>
        <w:rPr>
          <w:rFonts w:hint="eastAsia"/>
        </w:rPr>
        <w:t>在能源优化问题中，强凸非线性约束源于现实世界的物理定律，因此必须确保模型生成的解能够严格满足这些硬性约束。为此，本项目拟提出一种基于降维解耦的可行性保证方法，以确保生成解的可行性。</w:t>
      </w:r>
    </w:p>
    <w:p w14:paraId="12CC7FF3" w14:textId="77777777" w:rsidR="00B75C2D" w:rsidRDefault="00B75C2D" w:rsidP="009B4B75">
      <w:pPr>
        <w:spacing w:line="360" w:lineRule="auto"/>
      </w:pPr>
      <w:r>
        <w:rPr>
          <w:rFonts w:hint="eastAsia"/>
        </w:rPr>
        <w:t>具体而言，首先通过等式补全技术，使扩散模型生成的解自然满足等式约束。在此基础上，将不等式函数进行适当变换，构建新的损失函数，并基于这一损失函数进行梯度下降，以逐步修正解的偏差，从而确保其满足不等式约束条件。通过将降维解耦与扩散模型有机结合，本项目提出了一种高效、多样性强且具备可行性保证的学习优化方法。该方法不仅在保持解的质量和多样性方面具有显著优势，还有效解决了传统神经网络优化算法在约束处理上的瓶颈问题，为能源优化问题的求解提供了全新的技术路径。</w:t>
      </w:r>
    </w:p>
    <w:bookmarkEnd w:id="1"/>
    <w:p w14:paraId="366E2ED9" w14:textId="15AFBE6B" w:rsidR="00F14847" w:rsidRPr="00D55299" w:rsidRDefault="00F14847" w:rsidP="00B75C2D">
      <w:pPr>
        <w:ind w:firstLine="0"/>
        <w:rPr>
          <w:rFonts w:asciiTheme="majorEastAsia" w:eastAsiaTheme="majorEastAsia" w:hAnsiTheme="majorEastAsia" w:cs="楷体_GB2312" w:hint="eastAsia"/>
          <w:b/>
        </w:rPr>
      </w:pPr>
      <w:r w:rsidRPr="00D55299">
        <w:rPr>
          <w:rFonts w:asciiTheme="majorEastAsia" w:eastAsiaTheme="majorEastAsia" w:hAnsiTheme="majorEastAsia" w:cs="楷体_GB2312" w:hint="eastAsia"/>
          <w:b/>
        </w:rPr>
        <w:t>研究内容二：</w:t>
      </w:r>
      <w:r w:rsidRPr="00D55299">
        <w:rPr>
          <w:rFonts w:asciiTheme="majorEastAsia" w:eastAsiaTheme="majorEastAsia" w:hAnsiTheme="majorEastAsia" w:cs="楷体_GB2312"/>
          <w:b/>
        </w:rPr>
        <w:t>多</w:t>
      </w:r>
      <w:r w:rsidRPr="00D55299">
        <w:rPr>
          <w:rFonts w:asciiTheme="majorEastAsia" w:eastAsiaTheme="majorEastAsia" w:hAnsiTheme="majorEastAsia" w:cs="楷体_GB2312" w:hint="eastAsia"/>
          <w:b/>
        </w:rPr>
        <w:t>时空尺度</w:t>
      </w:r>
      <w:r w:rsidRPr="00D55299">
        <w:rPr>
          <w:rFonts w:asciiTheme="majorEastAsia" w:eastAsiaTheme="majorEastAsia" w:hAnsiTheme="majorEastAsia" w:cs="楷体_GB2312"/>
          <w:b/>
        </w:rPr>
        <w:t>车网协同</w:t>
      </w:r>
      <w:r w:rsidR="00C351BA" w:rsidRPr="00D55299">
        <w:rPr>
          <w:rFonts w:asciiTheme="majorEastAsia" w:eastAsiaTheme="majorEastAsia" w:hAnsiTheme="majorEastAsia" w:cs="楷体_GB2312" w:hint="eastAsia"/>
          <w:b/>
        </w:rPr>
        <w:t>的</w:t>
      </w:r>
      <w:r w:rsidR="00C351BA" w:rsidRPr="00D55299">
        <w:rPr>
          <w:rFonts w:asciiTheme="majorEastAsia" w:eastAsiaTheme="majorEastAsia" w:hAnsiTheme="majorEastAsia" w:cs="楷体_GB2312"/>
          <w:b/>
        </w:rPr>
        <w:t>扩散策略</w:t>
      </w:r>
    </w:p>
    <w:p w14:paraId="6C0E5C79" w14:textId="5777CE4C" w:rsidR="00306FD1" w:rsidRPr="00E36913" w:rsidRDefault="00817412" w:rsidP="009B4B75">
      <w:pPr>
        <w:snapToGrid w:val="0"/>
        <w:spacing w:afterLines="50" w:after="156" w:line="360" w:lineRule="auto"/>
        <w:rPr>
          <w:rFonts w:ascii="宋体" w:hAnsi="宋体" w:hint="eastAsia"/>
        </w:rPr>
      </w:pPr>
      <w:r w:rsidRPr="00CD5E61">
        <w:rPr>
          <w:rFonts w:ascii="宋体" w:hAnsi="宋体" w:hint="eastAsia"/>
          <w:b/>
        </w:rPr>
        <w:t>研究内容二在</w:t>
      </w:r>
      <w:r w:rsidR="00E36913" w:rsidRPr="00CD5E61">
        <w:rPr>
          <w:rFonts w:ascii="宋体" w:hAnsi="宋体" w:hint="eastAsia"/>
          <w:b/>
        </w:rPr>
        <w:t>研究内容一解决静态智能电网问题</w:t>
      </w:r>
      <w:r w:rsidRPr="00CD5E61">
        <w:rPr>
          <w:rFonts w:ascii="宋体" w:hAnsi="宋体" w:hint="eastAsia"/>
          <w:b/>
        </w:rPr>
        <w:t>的</w:t>
      </w:r>
      <w:r w:rsidR="00E36913" w:rsidRPr="00CD5E61">
        <w:rPr>
          <w:rFonts w:ascii="宋体" w:hAnsi="宋体" w:hint="eastAsia"/>
          <w:b/>
        </w:rPr>
        <w:t>基础上，</w:t>
      </w:r>
      <w:r w:rsidR="007465DD" w:rsidRPr="00CD5E61">
        <w:rPr>
          <w:rFonts w:ascii="宋体" w:hAnsi="宋体" w:hint="eastAsia"/>
          <w:b/>
        </w:rPr>
        <w:t>进一步</w:t>
      </w:r>
      <w:r w:rsidR="00192A3E" w:rsidRPr="00CD5E61">
        <w:rPr>
          <w:rFonts w:ascii="宋体" w:hAnsi="宋体" w:hint="eastAsia"/>
          <w:b/>
        </w:rPr>
        <w:t>深入探讨</w:t>
      </w:r>
      <w:r w:rsidR="00E36913" w:rsidRPr="00CD5E61">
        <w:rPr>
          <w:rFonts w:ascii="宋体" w:hAnsi="宋体" w:hint="eastAsia"/>
          <w:b/>
        </w:rPr>
        <w:t>多时空尺度</w:t>
      </w:r>
      <w:r w:rsidR="00626F8C" w:rsidRPr="00CD5E61">
        <w:rPr>
          <w:rFonts w:ascii="宋体" w:hAnsi="宋体" w:hint="eastAsia"/>
          <w:b/>
        </w:rPr>
        <w:t>车网协同的扩散策略</w:t>
      </w:r>
      <w:r w:rsidRPr="00CD5E61">
        <w:rPr>
          <w:rFonts w:ascii="宋体" w:hAnsi="宋体" w:hint="eastAsia"/>
          <w:b/>
        </w:rPr>
        <w:t>，</w:t>
      </w:r>
      <w:r w:rsidR="00192A3E" w:rsidRPr="00CD5E61">
        <w:rPr>
          <w:rFonts w:ascii="宋体" w:hAnsi="宋体" w:hint="eastAsia"/>
          <w:b/>
        </w:rPr>
        <w:t>专注于</w:t>
      </w:r>
      <w:r w:rsidR="00626F8C" w:rsidRPr="00CD5E61">
        <w:rPr>
          <w:rFonts w:ascii="宋体" w:hAnsi="宋体" w:hint="eastAsia"/>
          <w:b/>
        </w:rPr>
        <w:t>电动汽车接入智能电网</w:t>
      </w:r>
      <w:r w:rsidRPr="00CD5E61">
        <w:rPr>
          <w:rFonts w:ascii="宋体" w:hAnsi="宋体" w:hint="eastAsia"/>
          <w:b/>
        </w:rPr>
        <w:t>时</w:t>
      </w:r>
      <w:r w:rsidR="00192A3E" w:rsidRPr="00CD5E61">
        <w:rPr>
          <w:rFonts w:ascii="宋体" w:hAnsi="宋体" w:hint="eastAsia"/>
          <w:b/>
        </w:rPr>
        <w:t>所</w:t>
      </w:r>
      <w:r w:rsidRPr="00CD5E61">
        <w:rPr>
          <w:rFonts w:ascii="宋体" w:hAnsi="宋体" w:hint="eastAsia"/>
          <w:b/>
        </w:rPr>
        <w:t>面临的</w:t>
      </w:r>
      <w:r w:rsidR="00192A3E" w:rsidRPr="00CD5E61">
        <w:rPr>
          <w:rFonts w:ascii="宋体" w:hAnsi="宋体" w:hint="eastAsia"/>
          <w:b/>
        </w:rPr>
        <w:t>复杂</w:t>
      </w:r>
      <w:r w:rsidRPr="00CD5E61">
        <w:rPr>
          <w:rFonts w:ascii="宋体" w:hAnsi="宋体" w:hint="eastAsia"/>
          <w:b/>
        </w:rPr>
        <w:t>综合调度</w:t>
      </w:r>
      <w:r w:rsidR="00626F8C" w:rsidRPr="00CD5E61">
        <w:rPr>
          <w:rFonts w:ascii="宋体" w:hAnsi="宋体" w:hint="eastAsia"/>
          <w:b/>
        </w:rPr>
        <w:t>问题</w:t>
      </w:r>
      <w:r w:rsidRPr="00CD5E61">
        <w:rPr>
          <w:rFonts w:ascii="宋体" w:hAnsi="宋体" w:hint="eastAsia"/>
          <w:b/>
        </w:rPr>
        <w:t>。</w:t>
      </w:r>
      <w:r w:rsidRPr="00817412">
        <w:rPr>
          <w:rFonts w:ascii="宋体" w:hAnsi="宋体" w:hint="eastAsia"/>
          <w:bCs/>
        </w:rPr>
        <w:t>这</w:t>
      </w:r>
      <w:r w:rsidR="00192A3E" w:rsidRPr="00192A3E">
        <w:rPr>
          <w:rFonts w:ascii="宋体" w:hAnsi="宋体" w:hint="eastAsia"/>
          <w:bCs/>
        </w:rPr>
        <w:t>一研究重点考虑</w:t>
      </w:r>
      <w:r w:rsidR="00626F8C">
        <w:rPr>
          <w:rFonts w:ascii="宋体" w:hAnsi="宋体" w:hint="eastAsia"/>
          <w:bCs/>
        </w:rPr>
        <w:t>电动汽车充放电功率</w:t>
      </w:r>
      <w:r w:rsidRPr="00817412">
        <w:rPr>
          <w:rFonts w:ascii="宋体" w:hAnsi="宋体" w:hint="eastAsia"/>
          <w:bCs/>
        </w:rPr>
        <w:t>的</w:t>
      </w:r>
      <w:r w:rsidR="00192A3E" w:rsidRPr="00192A3E">
        <w:rPr>
          <w:rFonts w:ascii="宋体" w:hAnsi="宋体" w:hint="eastAsia"/>
          <w:bCs/>
        </w:rPr>
        <w:t>精确</w:t>
      </w:r>
      <w:r w:rsidRPr="00817412">
        <w:rPr>
          <w:rFonts w:ascii="宋体" w:hAnsi="宋体" w:hint="eastAsia"/>
          <w:bCs/>
        </w:rPr>
        <w:t>确定以及</w:t>
      </w:r>
      <w:r w:rsidR="00626F8C">
        <w:rPr>
          <w:rFonts w:ascii="宋体" w:hAnsi="宋体" w:hint="eastAsia"/>
          <w:bCs/>
        </w:rPr>
        <w:t>电网</w:t>
      </w:r>
      <w:r w:rsidRPr="00817412">
        <w:rPr>
          <w:rFonts w:ascii="宋体" w:hAnsi="宋体" w:hint="eastAsia"/>
          <w:bCs/>
        </w:rPr>
        <w:t>的优化调度，</w:t>
      </w:r>
      <w:r w:rsidR="00192A3E" w:rsidRPr="00192A3E">
        <w:rPr>
          <w:rFonts w:ascii="宋体" w:hAnsi="宋体" w:hint="eastAsia"/>
          <w:bCs/>
        </w:rPr>
        <w:t>尤其</w:t>
      </w:r>
      <w:r w:rsidRPr="00817412">
        <w:rPr>
          <w:rFonts w:ascii="宋体" w:hAnsi="宋体" w:hint="eastAsia"/>
          <w:bCs/>
        </w:rPr>
        <w:t>关注</w:t>
      </w:r>
      <w:r w:rsidR="00626F8C">
        <w:rPr>
          <w:rFonts w:ascii="宋体" w:hAnsi="宋体" w:hint="eastAsia"/>
          <w:bCs/>
        </w:rPr>
        <w:t>电动汽车</w:t>
      </w:r>
      <w:r w:rsidR="007778B7">
        <w:rPr>
          <w:rFonts w:ascii="宋体" w:hAnsi="宋体" w:hint="eastAsia"/>
          <w:bCs/>
        </w:rPr>
        <w:t>到达时间</w:t>
      </w:r>
      <w:r w:rsidRPr="00817412">
        <w:rPr>
          <w:rFonts w:ascii="宋体" w:hAnsi="宋体" w:hint="eastAsia"/>
          <w:bCs/>
        </w:rPr>
        <w:t>和</w:t>
      </w:r>
      <w:r w:rsidR="007778B7">
        <w:rPr>
          <w:rFonts w:ascii="宋体" w:hAnsi="宋体" w:hint="eastAsia"/>
          <w:bCs/>
        </w:rPr>
        <w:t>需求电量的不确定性</w:t>
      </w:r>
      <w:r w:rsidR="00192A3E" w:rsidRPr="00192A3E">
        <w:rPr>
          <w:rFonts w:ascii="宋体" w:hAnsi="宋体" w:hint="eastAsia"/>
          <w:bCs/>
        </w:rPr>
        <w:t>所引发</w:t>
      </w:r>
      <w:r w:rsidRPr="00817412">
        <w:rPr>
          <w:rFonts w:ascii="宋体" w:hAnsi="宋体" w:hint="eastAsia"/>
          <w:bCs/>
        </w:rPr>
        <w:t>的</w:t>
      </w:r>
      <w:r w:rsidR="007778B7">
        <w:rPr>
          <w:rFonts w:ascii="宋体" w:hAnsi="宋体" w:hint="eastAsia"/>
          <w:bCs/>
        </w:rPr>
        <w:t>电网稳定性</w:t>
      </w:r>
      <w:r w:rsidR="00192A3E" w:rsidRPr="00192A3E">
        <w:rPr>
          <w:rFonts w:ascii="宋体" w:hAnsi="宋体" w:hint="eastAsia"/>
          <w:bCs/>
        </w:rPr>
        <w:t>和效率</w:t>
      </w:r>
      <w:r w:rsidRPr="00817412">
        <w:rPr>
          <w:rFonts w:ascii="宋体" w:hAnsi="宋体" w:hint="eastAsia"/>
          <w:bCs/>
        </w:rPr>
        <w:t>挑战。</w:t>
      </w:r>
      <w:r w:rsidR="00E36913">
        <w:rPr>
          <w:rFonts w:ascii="宋体" w:hAnsi="宋体" w:hint="eastAsia"/>
          <w:bCs/>
        </w:rPr>
        <w:t>电动汽车</w:t>
      </w:r>
      <w:r w:rsidR="0003036F">
        <w:rPr>
          <w:rFonts w:ascii="宋体" w:hAnsi="宋体" w:hint="eastAsia"/>
          <w:bCs/>
        </w:rPr>
        <w:t>与智能电网的</w:t>
      </w:r>
      <w:r w:rsidR="00E36913">
        <w:rPr>
          <w:rFonts w:ascii="宋体" w:hAnsi="宋体" w:hint="eastAsia"/>
          <w:bCs/>
        </w:rPr>
        <w:t>高效</w:t>
      </w:r>
      <w:r w:rsidR="0003036F">
        <w:rPr>
          <w:rFonts w:ascii="宋体" w:hAnsi="宋体" w:hint="eastAsia"/>
          <w:bCs/>
        </w:rPr>
        <w:t>协同对于</w:t>
      </w:r>
      <w:r w:rsidR="00192A3E" w:rsidRPr="00192A3E">
        <w:rPr>
          <w:rFonts w:ascii="宋体" w:hAnsi="宋体" w:hint="eastAsia"/>
          <w:bCs/>
        </w:rPr>
        <w:t>推动全球能源转型和实现</w:t>
      </w:r>
      <w:r w:rsidR="0003036F">
        <w:rPr>
          <w:rFonts w:ascii="宋体" w:hAnsi="宋体" w:hint="eastAsia"/>
          <w:bCs/>
        </w:rPr>
        <w:t>可持续发展</w:t>
      </w:r>
      <w:r w:rsidR="00E36913">
        <w:rPr>
          <w:rFonts w:ascii="宋体" w:hAnsi="宋体" w:hint="eastAsia"/>
          <w:bCs/>
        </w:rPr>
        <w:t>战略</w:t>
      </w:r>
      <w:r w:rsidR="0003036F">
        <w:rPr>
          <w:rFonts w:ascii="宋体" w:hAnsi="宋体" w:hint="eastAsia"/>
          <w:bCs/>
        </w:rPr>
        <w:t>具有</w:t>
      </w:r>
      <w:r w:rsidR="00192A3E" w:rsidRPr="00192A3E">
        <w:rPr>
          <w:rFonts w:ascii="宋体" w:hAnsi="宋体" w:hint="eastAsia"/>
          <w:bCs/>
        </w:rPr>
        <w:t>重要</w:t>
      </w:r>
      <w:r w:rsidR="00E36913">
        <w:rPr>
          <w:rFonts w:ascii="宋体" w:hAnsi="宋体" w:hint="eastAsia"/>
          <w:bCs/>
        </w:rPr>
        <w:t>意义</w:t>
      </w:r>
      <w:r w:rsidR="00192A3E" w:rsidRPr="00192A3E">
        <w:rPr>
          <w:rFonts w:ascii="宋体" w:hAnsi="宋体" w:hint="eastAsia"/>
          <w:bCs/>
        </w:rPr>
        <w:t>。</w:t>
      </w:r>
      <w:r w:rsidRPr="00817412">
        <w:rPr>
          <w:rFonts w:ascii="宋体" w:hAnsi="宋体" w:hint="eastAsia"/>
          <w:bCs/>
        </w:rPr>
        <w:t>本研究</w:t>
      </w:r>
      <w:r w:rsidR="00E36913">
        <w:rPr>
          <w:rFonts w:ascii="宋体" w:hAnsi="宋体"/>
          <w:bCs/>
        </w:rPr>
        <w:t>通过</w:t>
      </w:r>
      <w:r w:rsidR="00192A3E" w:rsidRPr="00192A3E">
        <w:rPr>
          <w:rFonts w:ascii="宋体" w:hAnsi="宋体" w:hint="eastAsia"/>
          <w:bCs/>
        </w:rPr>
        <w:t>采用前沿</w:t>
      </w:r>
      <w:r w:rsidRPr="00817412">
        <w:rPr>
          <w:rFonts w:ascii="宋体" w:hAnsi="宋体" w:hint="eastAsia"/>
          <w:bCs/>
        </w:rPr>
        <w:t>的建模技术和创新</w:t>
      </w:r>
      <w:r w:rsidR="00192A3E" w:rsidRPr="00192A3E">
        <w:rPr>
          <w:rFonts w:ascii="宋体" w:hAnsi="宋体" w:hint="eastAsia"/>
          <w:bCs/>
        </w:rPr>
        <w:t>算法，致力于</w:t>
      </w:r>
      <w:r w:rsidR="00E36913">
        <w:rPr>
          <w:rFonts w:ascii="宋体" w:hAnsi="宋体"/>
          <w:bCs/>
        </w:rPr>
        <w:t>实现</w:t>
      </w:r>
      <w:r w:rsidRPr="00817412">
        <w:rPr>
          <w:rFonts w:ascii="宋体" w:hAnsi="宋体" w:hint="eastAsia"/>
          <w:bCs/>
        </w:rPr>
        <w:t>能源资源的最优</w:t>
      </w:r>
      <w:r w:rsidR="00E36913">
        <w:rPr>
          <w:rFonts w:ascii="宋体" w:hAnsi="宋体"/>
          <w:bCs/>
        </w:rPr>
        <w:t>配置和能效</w:t>
      </w:r>
      <w:r w:rsidRPr="00817412">
        <w:rPr>
          <w:rFonts w:ascii="宋体" w:hAnsi="宋体" w:hint="eastAsia"/>
          <w:bCs/>
        </w:rPr>
        <w:t>的</w:t>
      </w:r>
      <w:r w:rsidR="00E36913">
        <w:rPr>
          <w:rFonts w:ascii="宋体" w:hAnsi="宋体"/>
          <w:bCs/>
        </w:rPr>
        <w:t>最大化</w:t>
      </w:r>
      <w:r w:rsidR="00192A3E" w:rsidRPr="00192A3E">
        <w:rPr>
          <w:rFonts w:ascii="宋体" w:hAnsi="宋体" w:hint="eastAsia"/>
          <w:bCs/>
        </w:rPr>
        <w:t>，从而提升整个能源系统的经济性和环境可持续性。</w:t>
      </w:r>
      <w:r w:rsidR="003D7941">
        <w:rPr>
          <w:rFonts w:ascii="宋体" w:hAnsi="宋体" w:hint="eastAsia"/>
          <w:bCs/>
        </w:rPr>
        <w:t>具体研究</w:t>
      </w:r>
      <w:r w:rsidR="00192A3E">
        <w:rPr>
          <w:rFonts w:ascii="宋体" w:hAnsi="宋体" w:hint="eastAsia"/>
          <w:bCs/>
        </w:rPr>
        <w:t>以下</w:t>
      </w:r>
      <w:r w:rsidR="003D7941">
        <w:rPr>
          <w:rFonts w:ascii="宋体" w:hAnsi="宋体" w:hint="eastAsia"/>
          <w:bCs/>
        </w:rPr>
        <w:t>三个方面：</w:t>
      </w:r>
    </w:p>
    <w:p w14:paraId="3D6423D4" w14:textId="2883C699" w:rsidR="00F95425" w:rsidRPr="00D55299" w:rsidRDefault="00F14847" w:rsidP="002B11EF">
      <w:pPr>
        <w:pStyle w:val="ad"/>
        <w:numPr>
          <w:ilvl w:val="0"/>
          <w:numId w:val="3"/>
        </w:numPr>
        <w:snapToGrid w:val="0"/>
        <w:spacing w:afterLines="50" w:after="156" w:line="440" w:lineRule="exact"/>
        <w:contextualSpacing/>
        <w:rPr>
          <w:rFonts w:asciiTheme="majorEastAsia" w:eastAsiaTheme="majorEastAsia" w:hAnsiTheme="majorEastAsia" w:cs="楷体_GB2312" w:hint="eastAsia"/>
          <w:b/>
        </w:rPr>
      </w:pPr>
      <w:r w:rsidRPr="00D55299">
        <w:rPr>
          <w:rFonts w:asciiTheme="majorEastAsia" w:eastAsiaTheme="majorEastAsia" w:hAnsiTheme="majorEastAsia" w:cs="楷体_GB2312"/>
          <w:b/>
        </w:rPr>
        <w:t>多</w:t>
      </w:r>
      <w:r w:rsidRPr="00D55299">
        <w:rPr>
          <w:rFonts w:asciiTheme="majorEastAsia" w:eastAsiaTheme="majorEastAsia" w:hAnsiTheme="majorEastAsia" w:cs="楷体_GB2312" w:hint="eastAsia"/>
          <w:b/>
        </w:rPr>
        <w:t>时空尺度电动汽车与智能电网的</w:t>
      </w:r>
      <w:r w:rsidRPr="00D55299">
        <w:rPr>
          <w:rFonts w:asciiTheme="majorEastAsia" w:eastAsiaTheme="majorEastAsia" w:hAnsiTheme="majorEastAsia" w:cs="楷体_GB2312"/>
          <w:b/>
        </w:rPr>
        <w:t>协同</w:t>
      </w:r>
      <w:r w:rsidR="00C351BA" w:rsidRPr="00D55299">
        <w:rPr>
          <w:rFonts w:asciiTheme="majorEastAsia" w:eastAsiaTheme="majorEastAsia" w:hAnsiTheme="majorEastAsia" w:cs="楷体_GB2312" w:hint="eastAsia"/>
          <w:b/>
        </w:rPr>
        <w:t>建模</w:t>
      </w:r>
      <w:r w:rsidR="00C1539A" w:rsidRPr="00D55299">
        <w:rPr>
          <w:rFonts w:asciiTheme="majorEastAsia" w:eastAsiaTheme="majorEastAsia" w:hAnsiTheme="majorEastAsia" w:cs="楷体_GB2312" w:hint="eastAsia"/>
          <w:b/>
        </w:rPr>
        <w:t xml:space="preserve"> </w:t>
      </w:r>
    </w:p>
    <w:p w14:paraId="131ECA0A" w14:textId="2900D6D6" w:rsidR="00687EAE" w:rsidRPr="003562E2" w:rsidRDefault="00F14847" w:rsidP="009B4B75">
      <w:pPr>
        <w:snapToGrid w:val="0"/>
        <w:spacing w:afterLines="50" w:after="156" w:line="360" w:lineRule="auto"/>
        <w:contextualSpacing/>
        <w:rPr>
          <w:rFonts w:ascii="宋体" w:hAnsi="宋体" w:hint="eastAsia"/>
          <w:bCs/>
        </w:rPr>
      </w:pPr>
      <w:r>
        <w:rPr>
          <w:rFonts w:ascii="宋体" w:hAnsi="宋体" w:hint="eastAsia"/>
          <w:bCs/>
        </w:rPr>
        <w:t>在</w:t>
      </w:r>
      <w:r w:rsidR="00A97D15">
        <w:rPr>
          <w:rFonts w:ascii="宋体" w:hAnsi="宋体" w:hint="eastAsia"/>
          <w:bCs/>
        </w:rPr>
        <w:t>电动汽车与智能电网</w:t>
      </w:r>
      <w:r w:rsidR="00236A2D" w:rsidRPr="00236A2D">
        <w:rPr>
          <w:rFonts w:ascii="宋体" w:hAnsi="宋体" w:hint="eastAsia"/>
          <w:bCs/>
        </w:rPr>
        <w:t>的</w:t>
      </w:r>
      <w:r w:rsidR="00A97D15">
        <w:rPr>
          <w:rFonts w:ascii="宋体" w:hAnsi="宋体" w:hint="eastAsia"/>
          <w:bCs/>
        </w:rPr>
        <w:t>协同研究</w:t>
      </w:r>
      <w:r w:rsidR="00535E62" w:rsidRPr="00535E62">
        <w:rPr>
          <w:rFonts w:ascii="宋体" w:hAnsi="宋体" w:hint="eastAsia"/>
          <w:bCs/>
        </w:rPr>
        <w:t>中</w:t>
      </w:r>
      <w:r w:rsidR="00A97D15">
        <w:rPr>
          <w:rFonts w:ascii="宋体" w:hAnsi="宋体" w:hint="eastAsia"/>
          <w:bCs/>
        </w:rPr>
        <w:t>，多时空尺度建模</w:t>
      </w:r>
      <w:r w:rsidR="003562E2" w:rsidRPr="003562E2">
        <w:rPr>
          <w:rFonts w:ascii="宋体" w:hAnsi="宋体" w:hint="eastAsia"/>
          <w:bCs/>
        </w:rPr>
        <w:t>是</w:t>
      </w:r>
      <w:r w:rsidR="00946A1A" w:rsidRPr="00946A1A">
        <w:rPr>
          <w:rFonts w:ascii="宋体" w:hAnsi="宋体" w:hint="eastAsia"/>
          <w:bCs/>
        </w:rPr>
        <w:t>关键。这种</w:t>
      </w:r>
      <w:r w:rsidR="00236A2D" w:rsidRPr="00236A2D">
        <w:rPr>
          <w:rFonts w:ascii="宋体" w:hAnsi="宋体" w:hint="eastAsia"/>
          <w:bCs/>
        </w:rPr>
        <w:t>建模</w:t>
      </w:r>
      <w:r w:rsidR="00946A1A" w:rsidRPr="00946A1A">
        <w:rPr>
          <w:rFonts w:ascii="宋体" w:hAnsi="宋体" w:hint="eastAsia"/>
          <w:bCs/>
        </w:rPr>
        <w:t>可以</w:t>
      </w:r>
      <w:r w:rsidR="003562E2" w:rsidRPr="003562E2">
        <w:rPr>
          <w:rFonts w:ascii="宋体" w:hAnsi="宋体" w:hint="eastAsia"/>
          <w:bCs/>
        </w:rPr>
        <w:t>详细</w:t>
      </w:r>
      <w:r w:rsidR="00535E62" w:rsidRPr="00535E62">
        <w:rPr>
          <w:rFonts w:ascii="宋体" w:hAnsi="宋体" w:hint="eastAsia"/>
          <w:bCs/>
        </w:rPr>
        <w:t>描述</w:t>
      </w:r>
      <w:r>
        <w:rPr>
          <w:rFonts w:ascii="宋体" w:hAnsi="宋体" w:hint="eastAsia"/>
          <w:bCs/>
        </w:rPr>
        <w:t>电动汽车</w:t>
      </w:r>
      <w:r w:rsidR="00A97D15">
        <w:rPr>
          <w:rFonts w:ascii="宋体" w:hAnsi="宋体" w:hint="eastAsia"/>
          <w:bCs/>
        </w:rPr>
        <w:t>与智能电网之间的</w:t>
      </w:r>
      <w:r w:rsidR="00946A1A" w:rsidRPr="00946A1A">
        <w:rPr>
          <w:rFonts w:ascii="宋体" w:hAnsi="宋体" w:hint="eastAsia"/>
          <w:bCs/>
        </w:rPr>
        <w:t>互动</w:t>
      </w:r>
      <w:r w:rsidR="00535E62" w:rsidRPr="00535E62">
        <w:rPr>
          <w:rFonts w:ascii="宋体" w:hAnsi="宋体" w:hint="eastAsia"/>
          <w:bCs/>
        </w:rPr>
        <w:t>，并应对</w:t>
      </w:r>
      <w:r w:rsidR="003562E2" w:rsidRPr="003562E2">
        <w:rPr>
          <w:rFonts w:ascii="宋体" w:hAnsi="宋体" w:hint="eastAsia"/>
          <w:bCs/>
        </w:rPr>
        <w:t>其</w:t>
      </w:r>
      <w:r w:rsidR="00A97D15">
        <w:rPr>
          <w:rFonts w:ascii="宋体" w:hAnsi="宋体" w:hint="eastAsia"/>
          <w:bCs/>
        </w:rPr>
        <w:t>复杂性</w:t>
      </w:r>
      <w:r w:rsidR="00535E62" w:rsidRPr="00535E62">
        <w:rPr>
          <w:rFonts w:ascii="宋体" w:hAnsi="宋体" w:hint="eastAsia"/>
          <w:bCs/>
        </w:rPr>
        <w:t>。短期模型</w:t>
      </w:r>
      <w:r w:rsidR="003562E2" w:rsidRPr="003562E2">
        <w:rPr>
          <w:rFonts w:ascii="宋体" w:hAnsi="宋体" w:hint="eastAsia"/>
          <w:bCs/>
        </w:rPr>
        <w:t>关注</w:t>
      </w:r>
      <w:r w:rsidR="0055000C" w:rsidRPr="0055000C">
        <w:rPr>
          <w:rFonts w:ascii="宋体" w:hAnsi="宋体"/>
          <w:bCs/>
        </w:rPr>
        <w:t>秒到分钟</w:t>
      </w:r>
      <w:r w:rsidR="00535E62" w:rsidRPr="00535E62">
        <w:rPr>
          <w:rFonts w:ascii="宋体" w:hAnsi="宋体" w:hint="eastAsia"/>
          <w:bCs/>
        </w:rPr>
        <w:t>级</w:t>
      </w:r>
      <w:r w:rsidR="0055000C" w:rsidRPr="0055000C">
        <w:rPr>
          <w:rFonts w:ascii="宋体" w:hAnsi="宋体"/>
          <w:bCs/>
        </w:rPr>
        <w:t>的数</w:t>
      </w:r>
      <w:r w:rsidR="0055000C" w:rsidRPr="0055000C">
        <w:rPr>
          <w:rFonts w:ascii="宋体" w:hAnsi="宋体"/>
          <w:bCs/>
        </w:rPr>
        <w:lastRenderedPageBreak/>
        <w:t>据，用于</w:t>
      </w:r>
      <w:r w:rsidR="00535E62" w:rsidRPr="00535E62">
        <w:rPr>
          <w:rFonts w:ascii="宋体" w:hAnsi="宋体" w:hint="eastAsia"/>
          <w:bCs/>
        </w:rPr>
        <w:t>即时监控</w:t>
      </w:r>
      <w:r w:rsidR="003562E2" w:rsidRPr="003562E2">
        <w:rPr>
          <w:rFonts w:ascii="宋体" w:hAnsi="宋体" w:hint="eastAsia"/>
          <w:bCs/>
        </w:rPr>
        <w:t>和</w:t>
      </w:r>
      <w:r w:rsidR="0055000C" w:rsidRPr="0055000C">
        <w:rPr>
          <w:rFonts w:ascii="宋体" w:hAnsi="宋体"/>
          <w:bCs/>
        </w:rPr>
        <w:t>调整电网负载</w:t>
      </w:r>
      <w:r w:rsidR="00456D10">
        <w:rPr>
          <w:rFonts w:ascii="宋体" w:hAnsi="宋体" w:hint="eastAsia"/>
          <w:bCs/>
        </w:rPr>
        <w:t>，</w:t>
      </w:r>
      <w:r w:rsidR="00456D10" w:rsidRPr="00456D10">
        <w:rPr>
          <w:rFonts w:ascii="宋体" w:hAnsi="宋体"/>
          <w:bCs/>
        </w:rPr>
        <w:t>以及快速响应电网突发事件</w:t>
      </w:r>
      <w:r w:rsidR="00535E62" w:rsidRPr="00535E62">
        <w:rPr>
          <w:rFonts w:ascii="宋体" w:hAnsi="宋体" w:hint="eastAsia"/>
          <w:bCs/>
        </w:rPr>
        <w:t>；</w:t>
      </w:r>
      <w:r w:rsidR="00946A1A" w:rsidRPr="00946A1A">
        <w:rPr>
          <w:rFonts w:ascii="宋体" w:hAnsi="宋体" w:hint="eastAsia"/>
          <w:bCs/>
        </w:rPr>
        <w:t>长期</w:t>
      </w:r>
      <w:r w:rsidR="00535E62" w:rsidRPr="00535E62">
        <w:rPr>
          <w:rFonts w:ascii="宋体" w:hAnsi="宋体" w:hint="eastAsia"/>
          <w:bCs/>
        </w:rPr>
        <w:t>模型</w:t>
      </w:r>
      <w:r w:rsidR="0055000C" w:rsidRPr="0055000C">
        <w:rPr>
          <w:rFonts w:ascii="宋体" w:hAnsi="宋体"/>
          <w:bCs/>
        </w:rPr>
        <w:t>则</w:t>
      </w:r>
      <w:r w:rsidR="00535E62" w:rsidRPr="00535E62">
        <w:rPr>
          <w:rFonts w:ascii="宋体" w:hAnsi="宋体" w:hint="eastAsia"/>
          <w:bCs/>
        </w:rPr>
        <w:t>覆盖数小时到数天，</w:t>
      </w:r>
      <w:r w:rsidR="003562E2" w:rsidRPr="003562E2">
        <w:rPr>
          <w:rFonts w:ascii="宋体" w:hAnsi="宋体" w:hint="eastAsia"/>
          <w:bCs/>
        </w:rPr>
        <w:t>关注电网</w:t>
      </w:r>
      <w:r w:rsidR="00946A1A" w:rsidRPr="00946A1A">
        <w:rPr>
          <w:rFonts w:ascii="宋体" w:hAnsi="宋体" w:hint="eastAsia"/>
          <w:bCs/>
        </w:rPr>
        <w:t>的</w:t>
      </w:r>
      <w:r w:rsidR="003562E2" w:rsidRPr="003562E2">
        <w:rPr>
          <w:rFonts w:ascii="宋体" w:hAnsi="宋体" w:hint="eastAsia"/>
          <w:bCs/>
        </w:rPr>
        <w:t>运营</w:t>
      </w:r>
      <w:r w:rsidR="00535E62" w:rsidRPr="00535E62">
        <w:rPr>
          <w:rFonts w:ascii="宋体" w:hAnsi="宋体" w:hint="eastAsia"/>
          <w:bCs/>
        </w:rPr>
        <w:t>和</w:t>
      </w:r>
      <w:r w:rsidR="0055000C" w:rsidRPr="0055000C">
        <w:rPr>
          <w:rFonts w:ascii="宋体" w:hAnsi="宋体"/>
          <w:bCs/>
        </w:rPr>
        <w:t>规划</w:t>
      </w:r>
      <w:r w:rsidR="00535E62" w:rsidRPr="00535E62">
        <w:rPr>
          <w:rFonts w:ascii="宋体" w:hAnsi="宋体" w:hint="eastAsia"/>
          <w:bCs/>
        </w:rPr>
        <w:t>。这样的多</w:t>
      </w:r>
      <w:r w:rsidR="00535E62">
        <w:rPr>
          <w:rFonts w:ascii="宋体" w:hAnsi="宋体" w:hint="eastAsia"/>
          <w:bCs/>
        </w:rPr>
        <w:t>时间尺度的</w:t>
      </w:r>
      <w:r w:rsidR="00535E62" w:rsidRPr="00535E62">
        <w:rPr>
          <w:rFonts w:ascii="宋体" w:hAnsi="宋体" w:hint="eastAsia"/>
          <w:bCs/>
        </w:rPr>
        <w:t>模型</w:t>
      </w:r>
      <w:r w:rsidR="003562E2" w:rsidRPr="003562E2">
        <w:rPr>
          <w:rFonts w:ascii="宋体" w:hAnsi="宋体" w:hint="eastAsia"/>
          <w:bCs/>
        </w:rPr>
        <w:t>不仅</w:t>
      </w:r>
      <w:r w:rsidR="00535E62" w:rsidRPr="00535E62">
        <w:rPr>
          <w:rFonts w:ascii="宋体" w:hAnsi="宋体" w:hint="eastAsia"/>
          <w:bCs/>
        </w:rPr>
        <w:t>支持</w:t>
      </w:r>
      <w:r w:rsidR="003562E2" w:rsidRPr="003562E2">
        <w:rPr>
          <w:rFonts w:ascii="宋体" w:hAnsi="宋体" w:hint="eastAsia"/>
          <w:bCs/>
        </w:rPr>
        <w:t>短期</w:t>
      </w:r>
      <w:r w:rsidR="0055000C" w:rsidRPr="0055000C">
        <w:rPr>
          <w:rFonts w:ascii="宋体" w:hAnsi="宋体"/>
          <w:bCs/>
        </w:rPr>
        <w:t>电网调度</w:t>
      </w:r>
      <w:r w:rsidR="00535E62" w:rsidRPr="00535E62">
        <w:rPr>
          <w:rFonts w:ascii="宋体" w:hAnsi="宋体" w:hint="eastAsia"/>
          <w:bCs/>
        </w:rPr>
        <w:t>，也助于长远策略的制定。同时</w:t>
      </w:r>
      <w:r>
        <w:rPr>
          <w:rFonts w:ascii="宋体" w:hAnsi="宋体"/>
          <w:bCs/>
        </w:rPr>
        <w:t>，模型</w:t>
      </w:r>
      <w:r w:rsidR="00535E62" w:rsidRPr="00535E62">
        <w:rPr>
          <w:rFonts w:ascii="宋体" w:hAnsi="宋体" w:hint="eastAsia"/>
          <w:bCs/>
        </w:rPr>
        <w:t>还需</w:t>
      </w:r>
      <w:r>
        <w:rPr>
          <w:rFonts w:ascii="宋体" w:hAnsi="宋体"/>
          <w:bCs/>
        </w:rPr>
        <w:t>整合</w:t>
      </w:r>
      <w:r w:rsidR="00535E62" w:rsidRPr="00535E62">
        <w:rPr>
          <w:rFonts w:ascii="宋体" w:hAnsi="宋体" w:hint="eastAsia"/>
          <w:bCs/>
        </w:rPr>
        <w:t>不同</w:t>
      </w:r>
      <w:r w:rsidR="003562E2" w:rsidRPr="003562E2">
        <w:rPr>
          <w:rFonts w:ascii="宋体" w:hAnsi="宋体" w:hint="eastAsia"/>
          <w:bCs/>
        </w:rPr>
        <w:t>地区乃至全球</w:t>
      </w:r>
      <w:r>
        <w:rPr>
          <w:rFonts w:ascii="宋体" w:hAnsi="宋体"/>
          <w:bCs/>
        </w:rPr>
        <w:t>的电力需求</w:t>
      </w:r>
      <w:r w:rsidR="00535E62" w:rsidRPr="00535E62">
        <w:rPr>
          <w:rFonts w:ascii="宋体" w:hAnsi="宋体" w:hint="eastAsia"/>
          <w:bCs/>
        </w:rPr>
        <w:t>，以支持</w:t>
      </w:r>
      <w:r w:rsidR="00236A2D" w:rsidRPr="00F95425">
        <w:rPr>
          <w:rFonts w:ascii="宋体" w:hAnsi="宋体" w:hint="eastAsia"/>
          <w:bCs/>
        </w:rPr>
        <w:t>电动汽车与智能电网的高效协同</w:t>
      </w:r>
      <w:r w:rsidR="00535E62" w:rsidRPr="00535E62">
        <w:rPr>
          <w:rFonts w:ascii="宋体" w:hAnsi="宋体" w:hint="eastAsia"/>
          <w:bCs/>
        </w:rPr>
        <w:t>工作，</w:t>
      </w:r>
      <w:r w:rsidR="003562E2" w:rsidRPr="003562E2">
        <w:rPr>
          <w:rFonts w:ascii="宋体" w:hAnsi="宋体" w:hint="eastAsia"/>
          <w:bCs/>
        </w:rPr>
        <w:t>确保能源系统的持续优化</w:t>
      </w:r>
      <w:r w:rsidR="00535E62" w:rsidRPr="00535E62">
        <w:rPr>
          <w:rFonts w:ascii="宋体" w:hAnsi="宋体" w:hint="eastAsia"/>
          <w:bCs/>
        </w:rPr>
        <w:t>和</w:t>
      </w:r>
      <w:r w:rsidR="003562E2" w:rsidRPr="003562E2">
        <w:rPr>
          <w:rFonts w:ascii="宋体" w:hAnsi="宋体" w:hint="eastAsia"/>
          <w:bCs/>
        </w:rPr>
        <w:t>可持续发展</w:t>
      </w:r>
      <w:r w:rsidR="00535E62" w:rsidRPr="00535E62">
        <w:rPr>
          <w:rFonts w:ascii="宋体" w:hAnsi="宋体" w:hint="eastAsia"/>
          <w:bCs/>
        </w:rPr>
        <w:t>。</w:t>
      </w:r>
    </w:p>
    <w:p w14:paraId="04A57825" w14:textId="0136A5D0" w:rsidR="00F95425" w:rsidRPr="00D55299" w:rsidRDefault="00F14847" w:rsidP="009B4B75">
      <w:pPr>
        <w:pStyle w:val="ad"/>
        <w:numPr>
          <w:ilvl w:val="0"/>
          <w:numId w:val="3"/>
        </w:numPr>
        <w:snapToGrid w:val="0"/>
        <w:spacing w:afterLines="50" w:after="156" w:line="360" w:lineRule="auto"/>
        <w:contextualSpacing/>
        <w:rPr>
          <w:rFonts w:asciiTheme="majorEastAsia" w:eastAsiaTheme="majorEastAsia" w:hAnsiTheme="majorEastAsia" w:cs="楷体_GB2312" w:hint="eastAsia"/>
          <w:b/>
        </w:rPr>
      </w:pPr>
      <w:r w:rsidRPr="00D55299">
        <w:rPr>
          <w:rFonts w:asciiTheme="majorEastAsia" w:eastAsiaTheme="majorEastAsia" w:hAnsiTheme="majorEastAsia" w:cs="楷体_GB2312" w:hint="eastAsia"/>
          <w:b/>
        </w:rPr>
        <w:t>融合多尺度车网约束的强化学习降维解耦算法</w:t>
      </w:r>
    </w:p>
    <w:p w14:paraId="34F2A9E8" w14:textId="104B5AFE" w:rsidR="00017264" w:rsidRPr="003B7C99" w:rsidRDefault="0021454C" w:rsidP="009B4B75">
      <w:pPr>
        <w:snapToGrid w:val="0"/>
        <w:spacing w:afterLines="50" w:after="156" w:line="360" w:lineRule="auto"/>
        <w:contextualSpacing/>
        <w:rPr>
          <w:rFonts w:ascii="宋体" w:hAnsi="宋体" w:hint="eastAsia"/>
        </w:rPr>
      </w:pPr>
      <w:r>
        <w:rPr>
          <w:rFonts w:ascii="宋体" w:hAnsi="宋体" w:hint="eastAsia"/>
          <w:bCs/>
        </w:rPr>
        <w:t>基于上述模型</w:t>
      </w:r>
      <w:r w:rsidR="00F14847">
        <w:rPr>
          <w:rFonts w:ascii="宋体" w:hAnsi="宋体" w:hint="eastAsia"/>
          <w:bCs/>
        </w:rPr>
        <w:t>的</w:t>
      </w:r>
      <w:r>
        <w:rPr>
          <w:rFonts w:ascii="宋体" w:hAnsi="宋体" w:hint="eastAsia"/>
          <w:bCs/>
        </w:rPr>
        <w:t>理论分析和数学建模，</w:t>
      </w:r>
      <w:r w:rsidR="00B54B3B">
        <w:rPr>
          <w:rFonts w:ascii="宋体" w:hAnsi="宋体" w:hint="eastAsia"/>
          <w:bCs/>
        </w:rPr>
        <w:t>本</w:t>
      </w:r>
      <w:r>
        <w:rPr>
          <w:rFonts w:ascii="宋体" w:hAnsi="宋体" w:hint="eastAsia"/>
          <w:bCs/>
        </w:rPr>
        <w:t>研究</w:t>
      </w:r>
      <w:r w:rsidR="00B54B3B">
        <w:rPr>
          <w:rFonts w:ascii="宋体" w:hAnsi="宋体" w:hint="eastAsia"/>
          <w:bCs/>
        </w:rPr>
        <w:t>将探索</w:t>
      </w:r>
      <w:r>
        <w:rPr>
          <w:rFonts w:ascii="宋体" w:hAnsi="宋体" w:hint="eastAsia"/>
          <w:bCs/>
        </w:rPr>
        <w:t>实际</w:t>
      </w:r>
      <w:r w:rsidR="00F14847">
        <w:rPr>
          <w:rFonts w:ascii="宋体" w:hAnsi="宋体" w:hint="eastAsia"/>
          <w:bCs/>
        </w:rPr>
        <w:t>可行</w:t>
      </w:r>
      <w:r>
        <w:rPr>
          <w:rFonts w:ascii="宋体" w:hAnsi="宋体" w:hint="eastAsia"/>
          <w:bCs/>
        </w:rPr>
        <w:t>的</w:t>
      </w:r>
      <w:r w:rsidR="00481B24">
        <w:rPr>
          <w:rFonts w:ascii="宋体" w:hAnsi="宋体" w:hint="eastAsia"/>
          <w:bCs/>
        </w:rPr>
        <w:t>相应</w:t>
      </w:r>
      <w:r w:rsidR="00F14847">
        <w:rPr>
          <w:rFonts w:ascii="宋体" w:hAnsi="宋体" w:hint="eastAsia"/>
          <w:bCs/>
        </w:rPr>
        <w:t>算法</w:t>
      </w:r>
      <w:r>
        <w:rPr>
          <w:rFonts w:ascii="宋体" w:hAnsi="宋体" w:hint="eastAsia"/>
          <w:bCs/>
        </w:rPr>
        <w:t>，</w:t>
      </w:r>
      <w:r w:rsidR="002A11ED">
        <w:rPr>
          <w:rFonts w:ascii="宋体" w:hAnsi="宋体" w:hint="eastAsia"/>
          <w:bCs/>
        </w:rPr>
        <w:t>以</w:t>
      </w:r>
      <w:r w:rsidR="00B54B3B">
        <w:rPr>
          <w:rFonts w:ascii="宋体" w:hAnsi="宋体" w:hint="eastAsia"/>
          <w:bCs/>
        </w:rPr>
        <w:t>应对</w:t>
      </w:r>
      <w:r w:rsidR="00481B24">
        <w:rPr>
          <w:rFonts w:ascii="宋体" w:hAnsi="宋体" w:hint="eastAsia"/>
          <w:bCs/>
        </w:rPr>
        <w:t>上述问题</w:t>
      </w:r>
      <w:r>
        <w:rPr>
          <w:rFonts w:ascii="宋体" w:hAnsi="宋体" w:hint="eastAsia"/>
          <w:bCs/>
        </w:rPr>
        <w:t>。</w:t>
      </w:r>
      <w:r w:rsidR="00F0059F">
        <w:rPr>
          <w:rFonts w:ascii="宋体" w:hAnsi="宋体" w:hint="eastAsia"/>
          <w:bCs/>
        </w:rPr>
        <w:t>该算法</w:t>
      </w:r>
      <w:r w:rsidR="003B7C99" w:rsidRPr="003B7C99">
        <w:rPr>
          <w:rFonts w:ascii="宋体" w:hAnsi="宋体" w:hint="eastAsia"/>
          <w:bCs/>
        </w:rPr>
        <w:t>将专门针对电动汽车与智能电网互动中的多尺度时间和空间约束。该算法的核心是</w:t>
      </w:r>
      <w:r w:rsidR="00F0059F">
        <w:rPr>
          <w:rFonts w:ascii="宋体" w:hAnsi="宋体" w:hint="eastAsia"/>
          <w:bCs/>
        </w:rPr>
        <w:t>有效</w:t>
      </w:r>
      <w:r w:rsidR="00F14847">
        <w:rPr>
          <w:rFonts w:ascii="宋体" w:hAnsi="宋体" w:hint="eastAsia"/>
          <w:bCs/>
        </w:rPr>
        <w:t>处理</w:t>
      </w:r>
      <w:r w:rsidR="003B7C99" w:rsidRPr="003B7C99">
        <w:rPr>
          <w:rFonts w:ascii="宋体" w:hAnsi="宋体" w:hint="eastAsia"/>
          <w:bCs/>
        </w:rPr>
        <w:t>大数据量</w:t>
      </w:r>
      <w:r w:rsidR="00F14847">
        <w:rPr>
          <w:rFonts w:ascii="宋体" w:hAnsi="宋体" w:hint="eastAsia"/>
          <w:bCs/>
        </w:rPr>
        <w:t>和</w:t>
      </w:r>
      <w:r w:rsidRPr="0021454C">
        <w:rPr>
          <w:rFonts w:ascii="宋体" w:hAnsi="宋体" w:hint="eastAsia"/>
          <w:bCs/>
        </w:rPr>
        <w:t>复杂</w:t>
      </w:r>
      <w:r w:rsidR="00F14847">
        <w:rPr>
          <w:rFonts w:ascii="宋体" w:hAnsi="宋体" w:hint="eastAsia"/>
          <w:bCs/>
        </w:rPr>
        <w:t>约束条件，</w:t>
      </w:r>
      <w:r w:rsidRPr="0021454C">
        <w:rPr>
          <w:rFonts w:ascii="宋体" w:hAnsi="宋体" w:hint="eastAsia"/>
          <w:bCs/>
        </w:rPr>
        <w:t>确保电动汽车在预定离开时间前达到所需的充电水平，</w:t>
      </w:r>
      <w:r w:rsidR="00F14847">
        <w:rPr>
          <w:rFonts w:ascii="宋体" w:hAnsi="宋体" w:hint="eastAsia"/>
          <w:bCs/>
        </w:rPr>
        <w:t>同时</w:t>
      </w:r>
      <w:r w:rsidR="003B7C99" w:rsidRPr="003B7C99">
        <w:rPr>
          <w:rFonts w:ascii="宋体" w:hAnsi="宋体" w:hint="eastAsia"/>
          <w:bCs/>
        </w:rPr>
        <w:t>维持电网的稳定运行</w:t>
      </w:r>
      <w:r w:rsidRPr="0021454C">
        <w:rPr>
          <w:rFonts w:ascii="宋体" w:hAnsi="宋体" w:hint="eastAsia"/>
          <w:bCs/>
        </w:rPr>
        <w:t>。此外，</w:t>
      </w:r>
      <w:r w:rsidR="003B7C99" w:rsidRPr="003B7C99">
        <w:rPr>
          <w:rFonts w:ascii="宋体" w:hAnsi="宋体" w:hint="eastAsia"/>
          <w:bCs/>
        </w:rPr>
        <w:t>该</w:t>
      </w:r>
      <w:r w:rsidRPr="0021454C">
        <w:rPr>
          <w:rFonts w:ascii="宋体" w:hAnsi="宋体" w:hint="eastAsia"/>
          <w:bCs/>
        </w:rPr>
        <w:t>算法还</w:t>
      </w:r>
      <w:r w:rsidR="00B54B3B">
        <w:rPr>
          <w:rFonts w:ascii="宋体" w:hAnsi="宋体" w:hint="eastAsia"/>
          <w:bCs/>
        </w:rPr>
        <w:t>将致力于</w:t>
      </w:r>
      <w:r w:rsidR="00F14847">
        <w:rPr>
          <w:rFonts w:ascii="宋体" w:hAnsi="宋体" w:hint="eastAsia"/>
          <w:bCs/>
        </w:rPr>
        <w:t>优化电网</w:t>
      </w:r>
      <w:r w:rsidR="003B7C99" w:rsidRPr="003B7C99">
        <w:rPr>
          <w:rFonts w:ascii="宋体" w:hAnsi="宋体" w:hint="eastAsia"/>
          <w:bCs/>
        </w:rPr>
        <w:t>的</w:t>
      </w:r>
      <w:r w:rsidR="00F14847">
        <w:rPr>
          <w:rFonts w:ascii="宋体" w:hAnsi="宋体" w:hint="eastAsia"/>
          <w:bCs/>
        </w:rPr>
        <w:t>能源分配、电动汽车的充放电</w:t>
      </w:r>
      <w:r w:rsidRPr="0021454C">
        <w:rPr>
          <w:rFonts w:ascii="宋体" w:hAnsi="宋体" w:hint="eastAsia"/>
          <w:bCs/>
        </w:rPr>
        <w:t>策略</w:t>
      </w:r>
      <w:r w:rsidR="00F14847">
        <w:rPr>
          <w:rFonts w:ascii="宋体" w:hAnsi="宋体" w:hint="eastAsia"/>
          <w:bCs/>
        </w:rPr>
        <w:t>以及可再生能源的</w:t>
      </w:r>
      <w:r w:rsidRPr="0021454C">
        <w:rPr>
          <w:rFonts w:ascii="宋体" w:hAnsi="宋体" w:hint="eastAsia"/>
          <w:bCs/>
        </w:rPr>
        <w:t>有效</w:t>
      </w:r>
      <w:r w:rsidR="00F14847">
        <w:rPr>
          <w:rFonts w:ascii="宋体" w:hAnsi="宋体" w:hint="eastAsia"/>
          <w:bCs/>
        </w:rPr>
        <w:t>利用</w:t>
      </w:r>
      <w:r w:rsidR="00F0059F">
        <w:rPr>
          <w:rFonts w:ascii="宋体" w:hAnsi="宋体" w:hint="eastAsia"/>
          <w:bCs/>
        </w:rPr>
        <w:t>。</w:t>
      </w:r>
      <w:r w:rsidR="003B7C99" w:rsidRPr="003B7C99">
        <w:rPr>
          <w:rFonts w:ascii="宋体" w:hAnsi="宋体" w:hint="eastAsia"/>
          <w:bCs/>
        </w:rPr>
        <w:t>通过采用降维解耦的方法，算法将</w:t>
      </w:r>
      <w:r w:rsidR="00F0059F">
        <w:rPr>
          <w:rFonts w:ascii="宋体" w:hAnsi="宋体" w:hint="eastAsia"/>
          <w:bCs/>
        </w:rPr>
        <w:t>更快速且有效地</w:t>
      </w:r>
      <w:r w:rsidR="003B7C99" w:rsidRPr="003B7C99">
        <w:rPr>
          <w:rFonts w:ascii="宋体" w:hAnsi="宋体" w:hint="eastAsia"/>
          <w:bCs/>
        </w:rPr>
        <w:t>处理复杂的问题，降低计算成本。</w:t>
      </w:r>
      <w:r w:rsidR="00185432">
        <w:rPr>
          <w:rFonts w:ascii="宋体" w:hAnsi="宋体" w:hint="eastAsia"/>
          <w:bCs/>
        </w:rPr>
        <w:t>本项目</w:t>
      </w:r>
      <w:r w:rsidR="003B7C99" w:rsidRPr="003B7C99">
        <w:rPr>
          <w:rFonts w:ascii="宋体" w:hAnsi="宋体" w:hint="eastAsia"/>
          <w:bCs/>
        </w:rPr>
        <w:t>将</w:t>
      </w:r>
      <w:r w:rsidR="00F0059F">
        <w:rPr>
          <w:rFonts w:ascii="宋体" w:hAnsi="宋体" w:hint="eastAsia"/>
          <w:bCs/>
        </w:rPr>
        <w:t>采用</w:t>
      </w:r>
      <w:r w:rsidR="003B7C99" w:rsidRPr="003B7C99">
        <w:rPr>
          <w:rFonts w:ascii="宋体" w:hAnsi="宋体" w:hint="eastAsia"/>
          <w:bCs/>
        </w:rPr>
        <w:t>一种结合</w:t>
      </w:r>
      <w:r w:rsidR="00F0059F">
        <w:rPr>
          <w:rFonts w:ascii="宋体" w:hAnsi="宋体" w:hint="eastAsia"/>
          <w:bCs/>
        </w:rPr>
        <w:t>强化</w:t>
      </w:r>
      <w:r w:rsidR="003B7C99" w:rsidRPr="003B7C99">
        <w:rPr>
          <w:rFonts w:ascii="宋体" w:hAnsi="宋体" w:hint="eastAsia"/>
          <w:bCs/>
        </w:rPr>
        <w:t>学习和传统求解方程方法的混合策略。通过这种方法，</w:t>
      </w:r>
      <w:r w:rsidR="00F0059F">
        <w:rPr>
          <w:rFonts w:ascii="宋体" w:hAnsi="宋体" w:hint="eastAsia"/>
          <w:bCs/>
        </w:rPr>
        <w:t>部分解决方案</w:t>
      </w:r>
      <w:r w:rsidR="003B7C99" w:rsidRPr="003B7C99">
        <w:rPr>
          <w:rFonts w:ascii="宋体" w:hAnsi="宋体" w:hint="eastAsia"/>
          <w:bCs/>
        </w:rPr>
        <w:t>将通过强化学习推理得到</w:t>
      </w:r>
      <w:r w:rsidR="00F0059F">
        <w:rPr>
          <w:rFonts w:ascii="宋体" w:hAnsi="宋体" w:hint="eastAsia"/>
          <w:bCs/>
        </w:rPr>
        <w:t>，而</w:t>
      </w:r>
      <w:r w:rsidR="003B7C99" w:rsidRPr="003B7C99">
        <w:rPr>
          <w:rFonts w:ascii="宋体" w:hAnsi="宋体" w:hint="eastAsia"/>
          <w:bCs/>
        </w:rPr>
        <w:t>其余</w:t>
      </w:r>
      <w:r w:rsidR="00F0059F">
        <w:rPr>
          <w:rFonts w:ascii="宋体" w:hAnsi="宋体" w:hint="eastAsia"/>
          <w:bCs/>
        </w:rPr>
        <w:t>的解决方案</w:t>
      </w:r>
      <w:r w:rsidR="00B54B3B">
        <w:rPr>
          <w:rFonts w:ascii="宋体" w:hAnsi="宋体" w:hint="eastAsia"/>
          <w:bCs/>
        </w:rPr>
        <w:t>将</w:t>
      </w:r>
      <w:r w:rsidR="00F0059F">
        <w:rPr>
          <w:rFonts w:ascii="宋体" w:hAnsi="宋体" w:hint="eastAsia"/>
          <w:bCs/>
        </w:rPr>
        <w:t>通过</w:t>
      </w:r>
      <w:r w:rsidR="003B7C99" w:rsidRPr="003B7C99">
        <w:rPr>
          <w:rFonts w:ascii="宋体" w:hAnsi="宋体" w:hint="eastAsia"/>
          <w:bCs/>
        </w:rPr>
        <w:t>算法</w:t>
      </w:r>
      <w:r w:rsidR="00F0059F">
        <w:rPr>
          <w:rFonts w:ascii="宋体" w:hAnsi="宋体" w:hint="eastAsia"/>
          <w:bCs/>
        </w:rPr>
        <w:t>求解方程获得。</w:t>
      </w:r>
      <w:r w:rsidR="003B7C99" w:rsidRPr="003B7C99">
        <w:rPr>
          <w:rFonts w:ascii="宋体" w:hAnsi="宋体" w:hint="eastAsia"/>
          <w:bCs/>
        </w:rPr>
        <w:t>在</w:t>
      </w:r>
      <w:r w:rsidR="00F0059F">
        <w:rPr>
          <w:rFonts w:ascii="宋体" w:hAnsi="宋体" w:hint="eastAsia"/>
          <w:bCs/>
        </w:rPr>
        <w:t>解决方案</w:t>
      </w:r>
      <w:r w:rsidR="003B7C99" w:rsidRPr="003B7C99">
        <w:rPr>
          <w:rFonts w:ascii="宋体" w:hAnsi="宋体" w:hint="eastAsia"/>
          <w:bCs/>
        </w:rPr>
        <w:t>完整性方面，</w:t>
      </w:r>
      <w:r w:rsidR="00B54B3B">
        <w:rPr>
          <w:rFonts w:ascii="宋体" w:hAnsi="宋体" w:hint="eastAsia"/>
          <w:bCs/>
        </w:rPr>
        <w:t>将</w:t>
      </w:r>
      <w:r w:rsidR="00F0059F">
        <w:rPr>
          <w:rFonts w:ascii="宋体" w:hAnsi="宋体" w:hint="eastAsia"/>
          <w:bCs/>
        </w:rPr>
        <w:t>设计一个不等式修正层，</w:t>
      </w:r>
      <w:r w:rsidR="003B7C99" w:rsidRPr="003B7C99">
        <w:rPr>
          <w:rFonts w:ascii="宋体" w:hAnsi="宋体" w:hint="eastAsia"/>
          <w:bCs/>
        </w:rPr>
        <w:t>确保所有操作不仅满足等式约束，还要考虑</w:t>
      </w:r>
      <w:r w:rsidR="00F0059F">
        <w:rPr>
          <w:rFonts w:ascii="宋体" w:hAnsi="宋体" w:hint="eastAsia"/>
          <w:bCs/>
        </w:rPr>
        <w:t>不等式约束</w:t>
      </w:r>
      <w:r w:rsidR="003B7C99" w:rsidRPr="003B7C99">
        <w:rPr>
          <w:rFonts w:ascii="宋体" w:hAnsi="宋体" w:hint="eastAsia"/>
          <w:bCs/>
        </w:rPr>
        <w:t>，如电网安全运行标准和环境影响限制</w:t>
      </w:r>
      <w:r w:rsidR="00F0059F">
        <w:rPr>
          <w:rFonts w:ascii="宋体" w:hAnsi="宋体" w:hint="eastAsia"/>
          <w:bCs/>
        </w:rPr>
        <w:t>。此外，针对涉及</w:t>
      </w:r>
      <w:r w:rsidR="003B7C99" w:rsidRPr="003B7C99">
        <w:rPr>
          <w:rFonts w:ascii="宋体" w:hAnsi="宋体" w:hint="eastAsia"/>
          <w:bCs/>
        </w:rPr>
        <w:t>多</w:t>
      </w:r>
      <w:r w:rsidR="00F0059F">
        <w:rPr>
          <w:rFonts w:ascii="宋体" w:hAnsi="宋体" w:hint="eastAsia"/>
          <w:bCs/>
        </w:rPr>
        <w:t>时间尺度的电动汽车充电需求，</w:t>
      </w:r>
      <w:r w:rsidR="00B54B3B">
        <w:rPr>
          <w:rFonts w:ascii="宋体" w:hAnsi="宋体" w:hint="eastAsia"/>
          <w:bCs/>
        </w:rPr>
        <w:t>将</w:t>
      </w:r>
      <w:r w:rsidR="00F0059F">
        <w:rPr>
          <w:rFonts w:ascii="宋体" w:hAnsi="宋体" w:hint="eastAsia"/>
          <w:bCs/>
        </w:rPr>
        <w:t>开发专门的算法确保充电</w:t>
      </w:r>
      <w:r w:rsidR="003B7C99" w:rsidRPr="003B7C99">
        <w:rPr>
          <w:rFonts w:ascii="宋体" w:hAnsi="宋体" w:hint="eastAsia"/>
          <w:bCs/>
        </w:rPr>
        <w:t>需求</w:t>
      </w:r>
      <w:r w:rsidR="00F0059F">
        <w:rPr>
          <w:rFonts w:ascii="宋体" w:hAnsi="宋体" w:hint="eastAsia"/>
          <w:bCs/>
        </w:rPr>
        <w:t>得到满足</w:t>
      </w:r>
      <w:r w:rsidR="003B7C99" w:rsidRPr="003B7C99">
        <w:rPr>
          <w:rFonts w:ascii="宋体" w:hAnsi="宋体" w:hint="eastAsia"/>
          <w:bCs/>
        </w:rPr>
        <w:t>，从而提高电网与电动汽车系统的整体运行效率和适应性</w:t>
      </w:r>
      <w:r w:rsidR="00F0059F">
        <w:rPr>
          <w:rFonts w:ascii="宋体" w:hAnsi="宋体" w:hint="eastAsia"/>
          <w:bCs/>
        </w:rPr>
        <w:t>。通过这些综合性的设计，</w:t>
      </w:r>
      <w:r w:rsidR="00185432">
        <w:rPr>
          <w:rFonts w:ascii="宋体" w:hAnsi="宋体" w:hint="eastAsia"/>
          <w:bCs/>
        </w:rPr>
        <w:t>项目</w:t>
      </w:r>
      <w:r w:rsidR="00F0059F">
        <w:rPr>
          <w:rFonts w:ascii="宋体" w:hAnsi="宋体" w:hint="eastAsia"/>
          <w:bCs/>
        </w:rPr>
        <w:t>算法不仅</w:t>
      </w:r>
      <w:r w:rsidR="00B54B3B">
        <w:rPr>
          <w:rFonts w:ascii="宋体" w:hAnsi="宋体" w:hint="eastAsia"/>
          <w:bCs/>
        </w:rPr>
        <w:t>将</w:t>
      </w:r>
      <w:r w:rsidR="00F0059F">
        <w:rPr>
          <w:rFonts w:ascii="宋体" w:hAnsi="宋体" w:hint="eastAsia"/>
          <w:bCs/>
        </w:rPr>
        <w:t>提高智能电网的运行效率，也</w:t>
      </w:r>
      <w:r w:rsidR="00B54B3B">
        <w:rPr>
          <w:rFonts w:ascii="宋体" w:hAnsi="宋体" w:hint="eastAsia"/>
          <w:bCs/>
        </w:rPr>
        <w:t>将</w:t>
      </w:r>
      <w:r w:rsidR="00F0059F">
        <w:rPr>
          <w:rFonts w:ascii="宋体" w:hAnsi="宋体" w:hint="eastAsia"/>
          <w:bCs/>
        </w:rPr>
        <w:t>增强系统的适应性和可靠性。</w:t>
      </w:r>
    </w:p>
    <w:p w14:paraId="20B2D8F1" w14:textId="6DAFDE6E" w:rsidR="00F14847" w:rsidRPr="00D55299" w:rsidRDefault="00F14847" w:rsidP="009B4B75">
      <w:pPr>
        <w:pStyle w:val="ad"/>
        <w:numPr>
          <w:ilvl w:val="0"/>
          <w:numId w:val="3"/>
        </w:numPr>
        <w:snapToGrid w:val="0"/>
        <w:spacing w:afterLines="50" w:after="156" w:line="360" w:lineRule="auto"/>
        <w:contextualSpacing/>
        <w:rPr>
          <w:rFonts w:asciiTheme="majorEastAsia" w:eastAsiaTheme="majorEastAsia" w:hAnsiTheme="majorEastAsia" w:cs="楷体_GB2312" w:hint="eastAsia"/>
          <w:b/>
        </w:rPr>
      </w:pPr>
      <w:r w:rsidRPr="00D55299">
        <w:rPr>
          <w:rFonts w:asciiTheme="majorEastAsia" w:eastAsiaTheme="majorEastAsia" w:hAnsiTheme="majorEastAsia" w:cs="楷体_GB2312" w:hint="eastAsia"/>
          <w:b/>
        </w:rPr>
        <w:t>基于扩散模型的车网协同强化学习训练与推理</w:t>
      </w:r>
    </w:p>
    <w:p w14:paraId="0B92F96D" w14:textId="78C1AC8F" w:rsidR="00940B2D" w:rsidRPr="00687EAE" w:rsidRDefault="0079267B" w:rsidP="009B4B75">
      <w:pPr>
        <w:snapToGrid w:val="0"/>
        <w:spacing w:afterLines="50" w:after="156" w:line="360" w:lineRule="auto"/>
        <w:contextualSpacing/>
        <w:rPr>
          <w:rFonts w:ascii="宋体" w:hAnsi="宋体" w:hint="eastAsia"/>
        </w:rPr>
      </w:pPr>
      <w:r w:rsidRPr="00687EAE">
        <w:rPr>
          <w:rFonts w:ascii="宋体" w:hAnsi="宋体" w:hint="eastAsia"/>
        </w:rPr>
        <w:t>在上述模型中，</w:t>
      </w:r>
      <w:r w:rsidR="00161F86" w:rsidRPr="00687EAE">
        <w:rPr>
          <w:rFonts w:ascii="宋体" w:hAnsi="宋体" w:hint="eastAsia"/>
        </w:rPr>
        <w:t>大量</w:t>
      </w:r>
      <w:r w:rsidR="00EA489B" w:rsidRPr="00687EAE">
        <w:rPr>
          <w:rFonts w:ascii="宋体" w:hAnsi="宋体" w:hint="eastAsia"/>
        </w:rPr>
        <w:t>复杂的</w:t>
      </w:r>
      <w:r w:rsidR="00161F86" w:rsidRPr="00687EAE">
        <w:rPr>
          <w:rFonts w:ascii="宋体" w:hAnsi="宋体" w:hint="eastAsia"/>
        </w:rPr>
        <w:t>车网约束</w:t>
      </w:r>
      <w:r w:rsidR="003611A6" w:rsidRPr="00687EAE">
        <w:rPr>
          <w:rFonts w:ascii="宋体" w:hAnsi="宋体" w:hint="eastAsia"/>
        </w:rPr>
        <w:t>极大增加了</w:t>
      </w:r>
      <w:r w:rsidR="00493860" w:rsidRPr="00687EAE">
        <w:rPr>
          <w:rFonts w:ascii="宋体" w:hAnsi="宋体" w:hint="eastAsia"/>
        </w:rPr>
        <w:t>车网协同决策</w:t>
      </w:r>
      <w:r w:rsidR="00BE5CF4" w:rsidRPr="00687EAE">
        <w:rPr>
          <w:rFonts w:ascii="宋体" w:hAnsi="宋体" w:hint="eastAsia"/>
        </w:rPr>
        <w:t>问题</w:t>
      </w:r>
      <w:r w:rsidR="003611A6" w:rsidRPr="00687EAE">
        <w:rPr>
          <w:rFonts w:ascii="宋体" w:hAnsi="宋体" w:hint="eastAsia"/>
        </w:rPr>
        <w:t>的</w:t>
      </w:r>
      <w:r w:rsidR="005451B3" w:rsidRPr="00687EAE">
        <w:rPr>
          <w:rFonts w:ascii="宋体" w:hAnsi="宋体" w:hint="eastAsia"/>
        </w:rPr>
        <w:t>非凸性</w:t>
      </w:r>
      <w:r w:rsidR="003611A6" w:rsidRPr="00687EAE">
        <w:rPr>
          <w:rFonts w:ascii="宋体" w:hAnsi="宋体" w:hint="eastAsia"/>
        </w:rPr>
        <w:t>。</w:t>
      </w:r>
      <w:r w:rsidR="00BF26F5" w:rsidRPr="00687EAE">
        <w:rPr>
          <w:rFonts w:ascii="宋体" w:hAnsi="宋体" w:hint="eastAsia"/>
        </w:rPr>
        <w:t>这</w:t>
      </w:r>
      <w:r w:rsidR="000E3E20" w:rsidRPr="00687EAE">
        <w:rPr>
          <w:rFonts w:ascii="宋体" w:hAnsi="宋体" w:hint="eastAsia"/>
        </w:rPr>
        <w:t>让</w:t>
      </w:r>
      <w:r w:rsidR="006A103A" w:rsidRPr="00687EAE">
        <w:rPr>
          <w:rFonts w:ascii="宋体" w:hAnsi="宋体" w:hint="eastAsia"/>
        </w:rPr>
        <w:t>利用</w:t>
      </w:r>
      <w:r w:rsidR="009C37D6" w:rsidRPr="00687EAE">
        <w:rPr>
          <w:rFonts w:ascii="宋体" w:hAnsi="宋体" w:hint="eastAsia"/>
        </w:rPr>
        <w:t>如</w:t>
      </w:r>
      <w:r w:rsidR="009C37D6" w:rsidRPr="008B6FE3">
        <w:rPr>
          <w:rFonts w:eastAsiaTheme="minorEastAsia" w:cs="Times New Roman" w:hint="eastAsia"/>
        </w:rPr>
        <w:t>PPO</w:t>
      </w:r>
      <w:r w:rsidR="008B6FE3">
        <w:rPr>
          <w:rFonts w:eastAsiaTheme="minorEastAsia" w:cs="Times New Roman" w:hint="eastAsia"/>
        </w:rPr>
        <w:t xml:space="preserve">, </w:t>
      </w:r>
      <w:r w:rsidR="003843C1" w:rsidRPr="008B6FE3">
        <w:rPr>
          <w:rFonts w:eastAsiaTheme="minorEastAsia" w:cs="Times New Roman" w:hint="eastAsia"/>
        </w:rPr>
        <w:t>SAC</w:t>
      </w:r>
      <w:r w:rsidR="003843C1" w:rsidRPr="00687EAE">
        <w:rPr>
          <w:rFonts w:ascii="宋体" w:hAnsi="宋体" w:hint="eastAsia"/>
        </w:rPr>
        <w:t>等</w:t>
      </w:r>
      <w:r w:rsidR="006A103A" w:rsidRPr="00687EAE">
        <w:rPr>
          <w:rFonts w:ascii="宋体" w:hAnsi="宋体" w:hint="eastAsia"/>
        </w:rPr>
        <w:t>传统强化学习方法</w:t>
      </w:r>
      <w:r w:rsidR="0015055C" w:rsidRPr="00687EAE">
        <w:rPr>
          <w:rFonts w:ascii="宋体" w:hAnsi="宋体" w:hint="eastAsia"/>
        </w:rPr>
        <w:t>直接</w:t>
      </w:r>
      <w:r w:rsidR="00393589" w:rsidRPr="00687EAE">
        <w:rPr>
          <w:rFonts w:ascii="宋体" w:hAnsi="宋体" w:hint="eastAsia"/>
        </w:rPr>
        <w:t>去解决车网协同决策</w:t>
      </w:r>
      <w:r w:rsidR="000E3E20" w:rsidRPr="00687EAE">
        <w:rPr>
          <w:rFonts w:ascii="宋体" w:hAnsi="宋体" w:hint="eastAsia"/>
        </w:rPr>
        <w:t>变得十分困难</w:t>
      </w:r>
      <w:r w:rsidR="003611A6" w:rsidRPr="00687EAE">
        <w:rPr>
          <w:rFonts w:ascii="宋体" w:hAnsi="宋体" w:hint="eastAsia"/>
        </w:rPr>
        <w:t>。</w:t>
      </w:r>
      <w:r w:rsidR="005076C9" w:rsidRPr="00687EAE">
        <w:rPr>
          <w:rFonts w:ascii="宋体" w:hAnsi="宋体" w:hint="eastAsia"/>
        </w:rPr>
        <w:t>这主要</w:t>
      </w:r>
      <w:r w:rsidR="00254D4E" w:rsidRPr="00687EAE">
        <w:rPr>
          <w:rFonts w:ascii="宋体" w:hAnsi="宋体" w:hint="eastAsia"/>
        </w:rPr>
        <w:t>是由于</w:t>
      </w:r>
      <w:r w:rsidR="00110DE2" w:rsidRPr="00687EAE">
        <w:rPr>
          <w:rFonts w:ascii="宋体" w:hAnsi="宋体" w:hint="eastAsia"/>
        </w:rPr>
        <w:t>传统强化学习通常使用简单的</w:t>
      </w:r>
      <w:r w:rsidR="00134413" w:rsidRPr="00687EAE">
        <w:rPr>
          <w:rFonts w:ascii="宋体" w:hAnsi="宋体" w:hint="eastAsia"/>
        </w:rPr>
        <w:t>单峰</w:t>
      </w:r>
      <w:r w:rsidR="00110DE2" w:rsidRPr="00687EAE">
        <w:rPr>
          <w:rFonts w:ascii="宋体" w:hAnsi="宋体" w:hint="eastAsia"/>
        </w:rPr>
        <w:t>策略</w:t>
      </w:r>
      <w:r w:rsidR="00134413" w:rsidRPr="00687EAE">
        <w:rPr>
          <w:rFonts w:ascii="宋体" w:hAnsi="宋体" w:hint="eastAsia"/>
        </w:rPr>
        <w:t>（如高斯策略）</w:t>
      </w:r>
      <w:r w:rsidR="00110DE2" w:rsidRPr="00687EAE">
        <w:rPr>
          <w:rFonts w:ascii="宋体" w:hAnsi="宋体" w:hint="eastAsia"/>
        </w:rPr>
        <w:t>进行探索和学习，</w:t>
      </w:r>
      <w:r w:rsidR="0002086E" w:rsidRPr="00687EAE">
        <w:rPr>
          <w:rFonts w:ascii="宋体" w:hAnsi="宋体" w:hint="eastAsia"/>
        </w:rPr>
        <w:t>而</w:t>
      </w:r>
      <w:r w:rsidR="000407F1" w:rsidRPr="00687EAE">
        <w:rPr>
          <w:rFonts w:ascii="宋体" w:hAnsi="宋体" w:hint="eastAsia"/>
        </w:rPr>
        <w:t>单峰</w:t>
      </w:r>
      <w:r w:rsidR="0002086E" w:rsidRPr="00687EAE">
        <w:rPr>
          <w:rFonts w:ascii="宋体" w:hAnsi="宋体" w:hint="eastAsia"/>
        </w:rPr>
        <w:t>策略很容易陷入局部最优</w:t>
      </w:r>
      <w:r w:rsidR="00B019B4" w:rsidRPr="00687EAE">
        <w:rPr>
          <w:rFonts w:ascii="宋体" w:hAnsi="宋体" w:hint="eastAsia"/>
        </w:rPr>
        <w:t>决策</w:t>
      </w:r>
      <w:r w:rsidR="00621DAA" w:rsidRPr="00687EAE">
        <w:rPr>
          <w:rFonts w:ascii="宋体" w:hAnsi="宋体" w:hint="eastAsia"/>
        </w:rPr>
        <w:t>。</w:t>
      </w:r>
      <w:r w:rsidR="00AC1FCA" w:rsidRPr="00687EAE">
        <w:rPr>
          <w:rFonts w:ascii="宋体" w:hAnsi="宋体" w:hint="eastAsia"/>
        </w:rPr>
        <w:t>另一方面，扩散模型因其强大</w:t>
      </w:r>
      <w:r w:rsidR="00740FA3" w:rsidRPr="00687EAE">
        <w:rPr>
          <w:rFonts w:ascii="宋体" w:hAnsi="宋体" w:hint="eastAsia"/>
        </w:rPr>
        <w:t>的</w:t>
      </w:r>
      <w:r w:rsidR="000407F1" w:rsidRPr="00687EAE">
        <w:rPr>
          <w:rFonts w:ascii="宋体" w:hAnsi="宋体" w:hint="eastAsia"/>
        </w:rPr>
        <w:t>表征</w:t>
      </w:r>
      <w:r w:rsidR="00F961FC" w:rsidRPr="00687EAE">
        <w:rPr>
          <w:rFonts w:ascii="宋体" w:hAnsi="宋体" w:hint="eastAsia"/>
        </w:rPr>
        <w:t>和多峰分布拟合能力</w:t>
      </w:r>
      <w:r w:rsidR="00C70A7F" w:rsidRPr="00687EAE">
        <w:rPr>
          <w:rFonts w:ascii="宋体" w:hAnsi="宋体" w:hint="eastAsia"/>
        </w:rPr>
        <w:t>，</w:t>
      </w:r>
      <w:r w:rsidR="00234BC0" w:rsidRPr="00687EAE">
        <w:rPr>
          <w:rFonts w:ascii="宋体" w:hAnsi="宋体" w:hint="eastAsia"/>
        </w:rPr>
        <w:t>吸引了</w:t>
      </w:r>
      <w:r w:rsidR="00D227E1" w:rsidRPr="00687EAE">
        <w:rPr>
          <w:rFonts w:ascii="宋体" w:hAnsi="宋体" w:hint="eastAsia"/>
        </w:rPr>
        <w:t>很多智能决策领域</w:t>
      </w:r>
      <w:r w:rsidR="00234BC0" w:rsidRPr="00687EAE">
        <w:rPr>
          <w:rFonts w:ascii="宋体" w:hAnsi="宋体" w:hint="eastAsia"/>
        </w:rPr>
        <w:t>的研究</w:t>
      </w:r>
      <w:r w:rsidR="00D227E1" w:rsidRPr="00687EAE">
        <w:rPr>
          <w:rFonts w:ascii="宋体" w:hAnsi="宋体" w:hint="eastAsia"/>
        </w:rPr>
        <w:t>者们的关注</w:t>
      </w:r>
      <w:r w:rsidR="00BD02C6" w:rsidRPr="00687EAE">
        <w:rPr>
          <w:rFonts w:ascii="宋体" w:hAnsi="宋体" w:hint="eastAsia"/>
        </w:rPr>
        <w:t>。</w:t>
      </w:r>
      <w:r w:rsidR="007F1D3F" w:rsidRPr="00687EAE">
        <w:rPr>
          <w:rFonts w:ascii="宋体" w:hAnsi="宋体" w:hint="eastAsia"/>
        </w:rPr>
        <w:t>因此，</w:t>
      </w:r>
      <w:r w:rsidR="008E7BE7" w:rsidRPr="00687EAE">
        <w:rPr>
          <w:rFonts w:ascii="宋体" w:hAnsi="宋体" w:hint="eastAsia"/>
        </w:rPr>
        <w:t>考虑到车网协同决策系统的特殊性</w:t>
      </w:r>
      <w:r w:rsidR="00160C2B" w:rsidRPr="00687EAE">
        <w:rPr>
          <w:rFonts w:ascii="宋体" w:hAnsi="宋体" w:hint="eastAsia"/>
        </w:rPr>
        <w:t>，</w:t>
      </w:r>
      <w:r w:rsidR="008E7BE7" w:rsidRPr="00687EAE">
        <w:rPr>
          <w:rFonts w:ascii="宋体" w:hAnsi="宋体" w:hint="eastAsia"/>
        </w:rPr>
        <w:t>拟引入</w:t>
      </w:r>
      <w:r w:rsidR="009C2D6B" w:rsidRPr="00687EAE">
        <w:rPr>
          <w:rFonts w:ascii="宋体" w:hAnsi="宋体" w:hint="eastAsia"/>
        </w:rPr>
        <w:t>基于</w:t>
      </w:r>
      <w:r w:rsidR="007101E0" w:rsidRPr="00687EAE">
        <w:rPr>
          <w:rFonts w:ascii="宋体" w:hAnsi="宋体" w:hint="eastAsia"/>
        </w:rPr>
        <w:t>扩散模型</w:t>
      </w:r>
      <w:r w:rsidR="009C2D6B" w:rsidRPr="00687EAE">
        <w:rPr>
          <w:rFonts w:ascii="宋体" w:hAnsi="宋体" w:hint="eastAsia"/>
        </w:rPr>
        <w:t>的策略</w:t>
      </w:r>
      <w:r w:rsidR="00F44B94" w:rsidRPr="00687EAE">
        <w:rPr>
          <w:rFonts w:ascii="宋体" w:hAnsi="宋体" w:hint="eastAsia"/>
        </w:rPr>
        <w:t>（即扩散策略）</w:t>
      </w:r>
      <w:r w:rsidR="008E7BE7" w:rsidRPr="00687EAE">
        <w:rPr>
          <w:rFonts w:ascii="宋体" w:hAnsi="宋体" w:hint="eastAsia"/>
        </w:rPr>
        <w:t>到强化学习中。</w:t>
      </w:r>
    </w:p>
    <w:p w14:paraId="50EBEB82" w14:textId="6FE0396E" w:rsidR="004952D7" w:rsidRPr="0053755B" w:rsidRDefault="000D369C" w:rsidP="009B4B75">
      <w:pPr>
        <w:snapToGrid w:val="0"/>
        <w:spacing w:afterLines="50" w:after="156" w:line="360" w:lineRule="auto"/>
        <w:contextualSpacing/>
        <w:rPr>
          <w:rFonts w:cs="Times New Roman"/>
        </w:rPr>
      </w:pPr>
      <w:r w:rsidRPr="00687EAE">
        <w:rPr>
          <w:rFonts w:ascii="宋体" w:hAnsi="宋体"/>
        </w:rPr>
        <w:t>但是</w:t>
      </w:r>
      <w:r w:rsidR="001F6790" w:rsidRPr="00687EAE">
        <w:rPr>
          <w:rFonts w:ascii="宋体" w:hAnsi="宋体" w:hint="eastAsia"/>
        </w:rPr>
        <w:t>，</w:t>
      </w:r>
      <w:r w:rsidR="00254A8C" w:rsidRPr="00687EAE">
        <w:rPr>
          <w:rFonts w:ascii="宋体" w:hAnsi="宋体" w:hint="eastAsia"/>
        </w:rPr>
        <w:t>在强化学习中</w:t>
      </w:r>
      <w:r w:rsidR="00497B6D" w:rsidRPr="00687EAE">
        <w:rPr>
          <w:rFonts w:ascii="宋体" w:hAnsi="宋体" w:hint="eastAsia"/>
        </w:rPr>
        <w:t>使用扩散策略并非易事</w:t>
      </w:r>
      <w:r w:rsidR="008B6FE3" w:rsidRPr="00687EAE">
        <w:rPr>
          <w:rFonts w:ascii="宋体" w:hAnsi="宋体" w:hint="eastAsia"/>
        </w:rPr>
        <w:t>,</w:t>
      </w:r>
      <w:r w:rsidR="00FB7C9E" w:rsidRPr="00687EAE">
        <w:rPr>
          <w:rFonts w:ascii="宋体" w:hAnsi="宋体" w:hint="eastAsia"/>
        </w:rPr>
        <w:t>主要原因</w:t>
      </w:r>
      <w:r w:rsidR="006D4B1C" w:rsidRPr="00687EAE">
        <w:rPr>
          <w:rFonts w:ascii="宋体" w:hAnsi="宋体" w:hint="eastAsia"/>
        </w:rPr>
        <w:t>可分为两方面</w:t>
      </w:r>
      <w:r w:rsidR="00687EAE">
        <w:rPr>
          <w:rFonts w:ascii="宋体" w:hAnsi="宋体" w:hint="eastAsia"/>
          <w:bCs/>
        </w:rPr>
        <w:t>。首先，</w:t>
      </w:r>
      <w:r w:rsidR="00003A09" w:rsidRPr="00687EAE">
        <w:rPr>
          <w:rFonts w:ascii="宋体" w:hAnsi="宋体" w:hint="eastAsia"/>
        </w:rPr>
        <w:t>扩散模型</w:t>
      </w:r>
      <w:r w:rsidR="009C7D60" w:rsidRPr="008B6FE3">
        <w:rPr>
          <w:rFonts w:eastAsiaTheme="minorEastAsia" w:cs="Times New Roman" w:hint="eastAsia"/>
        </w:rPr>
        <w:t>的</w:t>
      </w:r>
      <w:r w:rsidR="00003A09" w:rsidRPr="008B6FE3">
        <w:rPr>
          <w:rFonts w:eastAsiaTheme="minorEastAsia" w:cs="Times New Roman" w:hint="eastAsia"/>
        </w:rPr>
        <w:t>训练需要提供</w:t>
      </w:r>
      <w:r w:rsidR="00075A02" w:rsidRPr="008B6FE3">
        <w:rPr>
          <w:rFonts w:eastAsiaTheme="minorEastAsia" w:cs="Times New Roman" w:hint="eastAsia"/>
        </w:rPr>
        <w:t>样本标签</w:t>
      </w:r>
      <w:r w:rsidR="009C7D60" w:rsidRPr="008B6FE3">
        <w:rPr>
          <w:rFonts w:eastAsiaTheme="minorEastAsia" w:cs="Times New Roman" w:hint="eastAsia"/>
        </w:rPr>
        <w:t>的</w:t>
      </w:r>
      <w:r w:rsidR="00E011A6" w:rsidRPr="008B6FE3">
        <w:rPr>
          <w:rFonts w:eastAsiaTheme="minorEastAsia" w:cs="Times New Roman" w:hint="eastAsia"/>
        </w:rPr>
        <w:t>，而样本标签</w:t>
      </w:r>
      <w:r w:rsidR="00E43431" w:rsidRPr="008B6FE3">
        <w:rPr>
          <w:rFonts w:eastAsiaTheme="minorEastAsia" w:cs="Times New Roman" w:hint="eastAsia"/>
        </w:rPr>
        <w:t>在强化学习的训练范式中是</w:t>
      </w:r>
      <w:r w:rsidR="00E011A6" w:rsidRPr="008B6FE3">
        <w:rPr>
          <w:rFonts w:eastAsiaTheme="minorEastAsia" w:cs="Times New Roman" w:hint="eastAsia"/>
        </w:rPr>
        <w:t>不可获取的</w:t>
      </w:r>
      <w:r w:rsidR="00634C3F" w:rsidRPr="008B6FE3">
        <w:rPr>
          <w:rFonts w:eastAsiaTheme="minorEastAsia" w:cs="Times New Roman" w:hint="eastAsia"/>
        </w:rPr>
        <w:t>。因此，</w:t>
      </w:r>
      <w:r w:rsidR="00CE739A" w:rsidRPr="008B6FE3">
        <w:rPr>
          <w:rFonts w:eastAsiaTheme="minorEastAsia" w:cs="Times New Roman" w:hint="eastAsia"/>
        </w:rPr>
        <w:t>将</w:t>
      </w:r>
      <w:r w:rsidR="004E3884" w:rsidRPr="008B6FE3">
        <w:rPr>
          <w:rFonts w:eastAsiaTheme="minorEastAsia" w:cs="Times New Roman" w:hint="eastAsia"/>
        </w:rPr>
        <w:t>重新设计</w:t>
      </w:r>
      <w:r w:rsidR="000467E1" w:rsidRPr="008B6FE3">
        <w:rPr>
          <w:rFonts w:eastAsiaTheme="minorEastAsia" w:cs="Times New Roman" w:hint="eastAsia"/>
        </w:rPr>
        <w:t>扩散策略的训练目标，使</w:t>
      </w:r>
      <w:r w:rsidR="0020017E" w:rsidRPr="008B6FE3">
        <w:rPr>
          <w:rFonts w:eastAsiaTheme="minorEastAsia" w:cs="Times New Roman" w:hint="eastAsia"/>
        </w:rPr>
        <w:t>其能够</w:t>
      </w:r>
      <w:r w:rsidR="007B62D2" w:rsidRPr="008B6FE3">
        <w:rPr>
          <w:rFonts w:eastAsiaTheme="minorEastAsia" w:cs="Times New Roman" w:hint="eastAsia"/>
        </w:rPr>
        <w:t>有效地在强化学习的</w:t>
      </w:r>
      <w:r w:rsidR="0053428A" w:rsidRPr="008B6FE3">
        <w:rPr>
          <w:rFonts w:eastAsiaTheme="minorEastAsia" w:cs="Times New Roman" w:hint="eastAsia"/>
        </w:rPr>
        <w:t>范式下进行</w:t>
      </w:r>
      <w:r w:rsidR="00B10BA3" w:rsidRPr="008B6FE3">
        <w:rPr>
          <w:rFonts w:eastAsiaTheme="minorEastAsia" w:cs="Times New Roman" w:hint="eastAsia"/>
        </w:rPr>
        <w:t>训练</w:t>
      </w:r>
      <w:r w:rsidR="00F62D7B" w:rsidRPr="008B6FE3">
        <w:rPr>
          <w:rFonts w:eastAsiaTheme="minorEastAsia" w:cs="Times New Roman" w:hint="eastAsia"/>
        </w:rPr>
        <w:t>，</w:t>
      </w:r>
      <w:r w:rsidR="00344500" w:rsidRPr="008B6FE3">
        <w:rPr>
          <w:rFonts w:eastAsiaTheme="minorEastAsia" w:cs="Times New Roman" w:hint="eastAsia"/>
        </w:rPr>
        <w:lastRenderedPageBreak/>
        <w:t>从而</w:t>
      </w:r>
      <w:r w:rsidR="00734AF0" w:rsidRPr="008B6FE3">
        <w:rPr>
          <w:rFonts w:eastAsiaTheme="minorEastAsia" w:cs="Times New Roman" w:hint="eastAsia"/>
        </w:rPr>
        <w:t>确保</w:t>
      </w:r>
      <w:r w:rsidR="00C9590D" w:rsidRPr="008B6FE3">
        <w:rPr>
          <w:rFonts w:eastAsiaTheme="minorEastAsia" w:cs="Times New Roman" w:hint="eastAsia"/>
        </w:rPr>
        <w:t>扩散</w:t>
      </w:r>
      <w:r w:rsidR="00555A66" w:rsidRPr="008B6FE3">
        <w:rPr>
          <w:rFonts w:eastAsiaTheme="minorEastAsia" w:cs="Times New Roman" w:hint="eastAsia"/>
        </w:rPr>
        <w:t>策略在</w:t>
      </w:r>
      <w:r w:rsidR="00344500" w:rsidRPr="008B6FE3">
        <w:rPr>
          <w:rFonts w:eastAsiaTheme="minorEastAsia" w:cs="Times New Roman" w:hint="eastAsia"/>
        </w:rPr>
        <w:t>车网协同决策中的可行性</w:t>
      </w:r>
      <w:r w:rsidR="00B10BA3" w:rsidRPr="008B6FE3">
        <w:rPr>
          <w:rFonts w:eastAsiaTheme="minorEastAsia" w:cs="Times New Roman" w:hint="eastAsia"/>
        </w:rPr>
        <w:t>。</w:t>
      </w:r>
      <w:r w:rsidR="00687EAE">
        <w:rPr>
          <w:rFonts w:eastAsiaTheme="minorEastAsia" w:cs="Times New Roman" w:hint="eastAsia"/>
        </w:rPr>
        <w:t>此外，</w:t>
      </w:r>
      <w:r w:rsidR="00925314" w:rsidRPr="008B6FE3">
        <w:rPr>
          <w:rFonts w:eastAsiaTheme="minorEastAsia" w:cs="Times New Roman" w:hint="eastAsia"/>
        </w:rPr>
        <w:t>扩散模型本身具有相当大的策略方差</w:t>
      </w:r>
      <w:r w:rsidR="000444D0" w:rsidRPr="008B6FE3">
        <w:rPr>
          <w:rFonts w:eastAsiaTheme="minorEastAsia" w:cs="Times New Roman" w:hint="eastAsia"/>
        </w:rPr>
        <w:t>，也就是</w:t>
      </w:r>
      <w:r w:rsidR="00407ABC" w:rsidRPr="008B6FE3">
        <w:rPr>
          <w:rFonts w:eastAsiaTheme="minorEastAsia" w:cs="Times New Roman" w:hint="eastAsia"/>
        </w:rPr>
        <w:t>对于同一个输入，扩散模型输出</w:t>
      </w:r>
      <w:r w:rsidR="0076620A" w:rsidRPr="008B6FE3">
        <w:rPr>
          <w:rFonts w:eastAsiaTheme="minorEastAsia" w:cs="Times New Roman" w:hint="eastAsia"/>
        </w:rPr>
        <w:t>的支撑集的</w:t>
      </w:r>
      <w:r w:rsidR="00D539E0" w:rsidRPr="008B6FE3">
        <w:rPr>
          <w:rFonts w:eastAsiaTheme="minorEastAsia" w:cs="Times New Roman" w:hint="eastAsia"/>
        </w:rPr>
        <w:t>范围是很大的</w:t>
      </w:r>
      <w:r w:rsidR="00EA7631" w:rsidRPr="008B6FE3">
        <w:rPr>
          <w:rFonts w:eastAsiaTheme="minorEastAsia" w:cs="Times New Roman" w:hint="eastAsia"/>
        </w:rPr>
        <w:t>。尽管</w:t>
      </w:r>
      <w:r w:rsidR="005B0802" w:rsidRPr="008B6FE3">
        <w:rPr>
          <w:rFonts w:eastAsiaTheme="minorEastAsia" w:cs="Times New Roman" w:hint="eastAsia"/>
        </w:rPr>
        <w:t>这在一定程度上有利于强化学习的探索，但是</w:t>
      </w:r>
      <w:r w:rsidR="00373607" w:rsidRPr="008B6FE3">
        <w:rPr>
          <w:rFonts w:eastAsiaTheme="minorEastAsia" w:cs="Times New Roman" w:hint="eastAsia"/>
        </w:rPr>
        <w:t>也使</w:t>
      </w:r>
      <w:r w:rsidR="00B6742A" w:rsidRPr="008B6FE3">
        <w:rPr>
          <w:rFonts w:eastAsiaTheme="minorEastAsia" w:cs="Times New Roman" w:hint="eastAsia"/>
        </w:rPr>
        <w:t>得扩散策略</w:t>
      </w:r>
      <w:r w:rsidR="005C17BB" w:rsidRPr="008B6FE3">
        <w:rPr>
          <w:rFonts w:eastAsiaTheme="minorEastAsia" w:cs="Times New Roman" w:hint="eastAsia"/>
        </w:rPr>
        <w:t>难以探索到高效的训练数据</w:t>
      </w:r>
      <w:r w:rsidR="002B53B9" w:rsidRPr="008B6FE3">
        <w:rPr>
          <w:rFonts w:eastAsiaTheme="minorEastAsia" w:cs="Times New Roman" w:hint="eastAsia"/>
        </w:rPr>
        <w:t>。</w:t>
      </w:r>
      <w:r w:rsidR="00030834" w:rsidRPr="008B6FE3">
        <w:rPr>
          <w:rFonts w:eastAsiaTheme="minorEastAsia" w:cs="Times New Roman" w:hint="eastAsia"/>
        </w:rPr>
        <w:t>对于该问题，将开发一种降低扩散策略</w:t>
      </w:r>
      <w:r w:rsidR="00914621" w:rsidRPr="008B6FE3">
        <w:rPr>
          <w:rFonts w:eastAsiaTheme="minorEastAsia" w:cs="Times New Roman" w:hint="eastAsia"/>
        </w:rPr>
        <w:t>策略方差的</w:t>
      </w:r>
      <w:r w:rsidR="008E648E" w:rsidRPr="008B6FE3">
        <w:rPr>
          <w:rFonts w:eastAsiaTheme="minorEastAsia" w:cs="Times New Roman" w:hint="eastAsia"/>
        </w:rPr>
        <w:t>推理方法</w:t>
      </w:r>
      <w:r w:rsidR="0050726A" w:rsidRPr="008B6FE3">
        <w:rPr>
          <w:rFonts w:eastAsiaTheme="minorEastAsia" w:cs="Times New Roman" w:hint="eastAsia"/>
        </w:rPr>
        <w:t>，来有效提高强化学习的</w:t>
      </w:r>
      <w:r w:rsidR="00331924" w:rsidRPr="008B6FE3">
        <w:rPr>
          <w:rFonts w:eastAsiaTheme="minorEastAsia" w:cs="Times New Roman" w:hint="eastAsia"/>
        </w:rPr>
        <w:t>样本效率。</w:t>
      </w:r>
    </w:p>
    <w:p w14:paraId="083965BA" w14:textId="3820BF69" w:rsidR="00F14847" w:rsidRPr="00D55299" w:rsidRDefault="00F14847" w:rsidP="009B4B75">
      <w:pPr>
        <w:snapToGrid w:val="0"/>
        <w:spacing w:afterLines="50" w:after="156" w:line="360" w:lineRule="auto"/>
        <w:ind w:firstLine="0"/>
        <w:jc w:val="left"/>
        <w:rPr>
          <w:rFonts w:asciiTheme="majorEastAsia" w:eastAsiaTheme="majorEastAsia" w:hAnsiTheme="majorEastAsia" w:cs="楷体_GB2312" w:hint="eastAsia"/>
          <w:b/>
        </w:rPr>
      </w:pPr>
      <w:r w:rsidRPr="00D55299">
        <w:rPr>
          <w:rFonts w:asciiTheme="majorEastAsia" w:eastAsiaTheme="majorEastAsia" w:hAnsiTheme="majorEastAsia" w:cs="楷体_GB2312" w:hint="eastAsia"/>
          <w:b/>
        </w:rPr>
        <w:t>研究内容三：</w:t>
      </w:r>
      <w:r w:rsidR="00E7640A" w:rsidRPr="00D55299">
        <w:rPr>
          <w:rFonts w:asciiTheme="majorEastAsia" w:eastAsiaTheme="majorEastAsia" w:hAnsiTheme="majorEastAsia" w:cs="楷体_GB2312" w:hint="eastAsia"/>
          <w:b/>
        </w:rPr>
        <w:t>具有</w:t>
      </w:r>
      <w:r w:rsidRPr="00D55299">
        <w:rPr>
          <w:rFonts w:asciiTheme="majorEastAsia" w:eastAsiaTheme="majorEastAsia" w:hAnsiTheme="majorEastAsia" w:cs="楷体_GB2312" w:hint="eastAsia"/>
          <w:b/>
        </w:rPr>
        <w:t>电网拓扑感知</w:t>
      </w:r>
      <w:r w:rsidR="00E7640A" w:rsidRPr="00D55299">
        <w:rPr>
          <w:rFonts w:asciiTheme="majorEastAsia" w:eastAsiaTheme="majorEastAsia" w:hAnsiTheme="majorEastAsia" w:cs="楷体_GB2312" w:hint="eastAsia"/>
          <w:b/>
        </w:rPr>
        <w:t>的</w:t>
      </w:r>
      <w:r w:rsidRPr="00D55299">
        <w:rPr>
          <w:rFonts w:asciiTheme="majorEastAsia" w:eastAsiaTheme="majorEastAsia" w:hAnsiTheme="majorEastAsia" w:cs="楷体_GB2312" w:hint="eastAsia"/>
          <w:b/>
        </w:rPr>
        <w:t>稳健扩散策略</w:t>
      </w:r>
    </w:p>
    <w:p w14:paraId="4C335770" w14:textId="5C59C9E3" w:rsidR="00042EC8" w:rsidRPr="00C062AE" w:rsidRDefault="005306C9" w:rsidP="009B4B75">
      <w:pPr>
        <w:spacing w:line="360" w:lineRule="auto"/>
        <w:rPr>
          <w:b/>
        </w:rPr>
      </w:pPr>
      <w:r w:rsidRPr="00A55D97">
        <w:rPr>
          <w:rFonts w:hint="eastAsia"/>
          <w:b/>
        </w:rPr>
        <w:t>研究</w:t>
      </w:r>
      <w:r w:rsidR="004B4FD5" w:rsidRPr="00A55D97">
        <w:rPr>
          <w:rFonts w:hint="eastAsia"/>
          <w:b/>
        </w:rPr>
        <w:t>内容一和研究内容二</w:t>
      </w:r>
      <w:r w:rsidR="00A55D97" w:rsidRPr="00A55D97">
        <w:rPr>
          <w:rFonts w:hint="eastAsia"/>
          <w:b/>
          <w:bCs/>
        </w:rPr>
        <w:t>构建了</w:t>
      </w:r>
      <w:r w:rsidR="00035219" w:rsidRPr="00A55D97">
        <w:rPr>
          <w:rFonts w:hint="eastAsia"/>
          <w:b/>
        </w:rPr>
        <w:t>基于</w:t>
      </w:r>
      <w:r w:rsidR="00A136D9" w:rsidRPr="00A55D97">
        <w:rPr>
          <w:rFonts w:hint="eastAsia"/>
          <w:b/>
        </w:rPr>
        <w:t>扩散</w:t>
      </w:r>
      <w:r w:rsidR="00B00028" w:rsidRPr="00A55D97">
        <w:rPr>
          <w:rFonts w:hint="eastAsia"/>
          <w:b/>
        </w:rPr>
        <w:t>与优化联合模型</w:t>
      </w:r>
      <w:r w:rsidR="00035219" w:rsidRPr="00A55D97">
        <w:rPr>
          <w:rFonts w:hint="eastAsia"/>
          <w:b/>
        </w:rPr>
        <w:t>的综合能源系统控制</w:t>
      </w:r>
      <w:r w:rsidR="00A55D97" w:rsidRPr="00A55D97">
        <w:rPr>
          <w:rFonts w:hint="eastAsia"/>
          <w:b/>
          <w:bCs/>
        </w:rPr>
        <w:t>基本</w:t>
      </w:r>
      <w:r w:rsidR="00B00028" w:rsidRPr="00A55D97">
        <w:rPr>
          <w:rFonts w:hint="eastAsia"/>
          <w:b/>
        </w:rPr>
        <w:t>算法框架下</w:t>
      </w:r>
      <w:r w:rsidR="00A55D97" w:rsidRPr="00A55D97">
        <w:rPr>
          <w:rFonts w:hint="eastAsia"/>
          <w:b/>
          <w:bCs/>
        </w:rPr>
        <w:t>。</w:t>
      </w:r>
      <w:r w:rsidR="00B00028" w:rsidRPr="00A55D97">
        <w:rPr>
          <w:rFonts w:hint="eastAsia"/>
          <w:b/>
        </w:rPr>
        <w:t>研究内容三进一步</w:t>
      </w:r>
      <w:r w:rsidR="003F7BA4" w:rsidRPr="00A55D97">
        <w:rPr>
          <w:rFonts w:hint="eastAsia"/>
          <w:b/>
        </w:rPr>
        <w:t>考虑极端情况</w:t>
      </w:r>
      <w:r w:rsidR="009B69F0" w:rsidRPr="00A55D97">
        <w:rPr>
          <w:rFonts w:hint="eastAsia"/>
          <w:b/>
          <w:bCs/>
        </w:rPr>
        <w:t>存在的</w:t>
      </w:r>
      <w:r w:rsidR="003F7BA4" w:rsidRPr="00A55D97">
        <w:rPr>
          <w:rFonts w:hint="eastAsia"/>
          <w:b/>
        </w:rPr>
        <w:t>电网</w:t>
      </w:r>
      <w:r w:rsidR="000D2716" w:rsidRPr="00A55D97">
        <w:rPr>
          <w:rFonts w:hint="eastAsia"/>
          <w:b/>
          <w:bCs/>
        </w:rPr>
        <w:t>拓扑结构改变</w:t>
      </w:r>
      <w:r w:rsidR="009B69F0" w:rsidRPr="00A55D97">
        <w:rPr>
          <w:rFonts w:hint="eastAsia"/>
          <w:b/>
          <w:bCs/>
        </w:rPr>
        <w:t>问题，</w:t>
      </w:r>
      <w:r w:rsidR="00D22AB8" w:rsidRPr="00A55D97">
        <w:rPr>
          <w:rFonts w:hint="eastAsia"/>
          <w:b/>
          <w:bCs/>
        </w:rPr>
        <w:t>设计对电网拓扑鲁棒的稳健扩散学习策略</w:t>
      </w:r>
      <w:r w:rsidR="00D22AB8">
        <w:rPr>
          <w:rFonts w:hint="eastAsia"/>
        </w:rPr>
        <w:t>。</w:t>
      </w:r>
      <w:r w:rsidR="00C519EA" w:rsidRPr="00C519EA">
        <w:rPr>
          <w:rFonts w:hint="eastAsia"/>
        </w:rPr>
        <w:t>电网作为复杂的基础设施，包含大量的设备和复杂的拓扑结构。在面对自然灾害、设备故障等极端情况时，电网的拓扑可能会发生动态变化，导致线路中断、负荷波动等问题，进而影响电网的稳定性和可靠性。因此，如何准确感知电网拓扑，并在极端情况下做出稳定、鲁棒的决策，成为电网调度与优化的关键问题。</w:t>
      </w:r>
    </w:p>
    <w:p w14:paraId="1F5085FD" w14:textId="490B4C09" w:rsidR="00070823" w:rsidRDefault="00504350" w:rsidP="009B4B75">
      <w:pPr>
        <w:spacing w:line="360" w:lineRule="auto"/>
      </w:pPr>
      <w:r>
        <w:rPr>
          <w:rFonts w:hint="eastAsia"/>
        </w:rPr>
        <w:t>尽管扩散策略可以很好地处理</w:t>
      </w:r>
      <w:r w:rsidR="00835A82">
        <w:rPr>
          <w:rFonts w:hint="eastAsia"/>
        </w:rPr>
        <w:t>在正常情况下的</w:t>
      </w:r>
      <w:r w:rsidR="00837AF7">
        <w:rPr>
          <w:rFonts w:hint="eastAsia"/>
        </w:rPr>
        <w:t>电网系统决策</w:t>
      </w:r>
      <w:r w:rsidR="00564524">
        <w:rPr>
          <w:rFonts w:hint="eastAsia"/>
        </w:rPr>
        <w:t>，但是当遇到这些</w:t>
      </w:r>
      <w:r w:rsidR="00C0794A">
        <w:rPr>
          <w:rFonts w:hint="eastAsia"/>
        </w:rPr>
        <w:t>特殊情况时，往往会由于不能</w:t>
      </w:r>
      <w:r w:rsidR="00115B3E">
        <w:rPr>
          <w:rFonts w:hint="eastAsia"/>
        </w:rPr>
        <w:t>准确感知当前电网拓扑，而做出一些不可靠的决策</w:t>
      </w:r>
      <w:r w:rsidR="00190985">
        <w:rPr>
          <w:rFonts w:hint="eastAsia"/>
        </w:rPr>
        <w:t>。</w:t>
      </w:r>
      <w:r w:rsidR="00B436C8">
        <w:rPr>
          <w:rFonts w:hint="eastAsia"/>
        </w:rPr>
        <w:t>而这对</w:t>
      </w:r>
      <w:r w:rsidR="00190985">
        <w:rPr>
          <w:rFonts w:hint="eastAsia"/>
        </w:rPr>
        <w:t>维护</w:t>
      </w:r>
      <w:r w:rsidR="00C41B05">
        <w:rPr>
          <w:rFonts w:hint="eastAsia"/>
        </w:rPr>
        <w:t>稳定的电力系统是不可接受的。</w:t>
      </w:r>
      <w:r w:rsidR="006B4C22">
        <w:rPr>
          <w:rFonts w:hint="eastAsia"/>
        </w:rPr>
        <w:t>拟</w:t>
      </w:r>
      <w:r w:rsidR="004D4F1D">
        <w:rPr>
          <w:rFonts w:hint="eastAsia"/>
        </w:rPr>
        <w:t>建模条件扩散策略，将电网拓扑有效地融合到扩散策略的训练和推理中。</w:t>
      </w:r>
      <w:r w:rsidR="00070823">
        <w:rPr>
          <w:rFonts w:hint="eastAsia"/>
        </w:rPr>
        <w:t>基于图神经网络（</w:t>
      </w:r>
      <w:r w:rsidR="00070823">
        <w:rPr>
          <w:rFonts w:hint="eastAsia"/>
        </w:rPr>
        <w:t>GNN</w:t>
      </w:r>
      <w:r w:rsidR="00070823">
        <w:rPr>
          <w:rFonts w:hint="eastAsia"/>
        </w:rPr>
        <w:t>）的电网拓扑表征学习提供了一种有效的解决方案。</w:t>
      </w:r>
      <w:r w:rsidR="00070823">
        <w:rPr>
          <w:rFonts w:hint="eastAsia"/>
        </w:rPr>
        <w:t>GNN</w:t>
      </w:r>
      <w:r w:rsidR="00070823">
        <w:rPr>
          <w:rFonts w:hint="eastAsia"/>
        </w:rPr>
        <w:t>能够将电网的拓扑结构（节点与边的关系）转化为具有丰富信息的节点和边特征，从而捕捉电网中各个部分的交互和影响。在电网的每个节点（如变电站、发电机等）和边（如输电线路、电流传输等）之间，</w:t>
      </w:r>
      <w:r w:rsidR="00070823">
        <w:rPr>
          <w:rFonts w:hint="eastAsia"/>
        </w:rPr>
        <w:t>GNN</w:t>
      </w:r>
      <w:r w:rsidR="00070823">
        <w:rPr>
          <w:rFonts w:hint="eastAsia"/>
        </w:rPr>
        <w:t>通过图卷积机制能够有效地传递信息，使得每个节点的状态反映其周围环境及电网整体的动态行为。</w:t>
      </w:r>
    </w:p>
    <w:p w14:paraId="11E042CD" w14:textId="1E3911A6" w:rsidR="00265F36" w:rsidRPr="003B34AD" w:rsidRDefault="00070823" w:rsidP="009B4B75">
      <w:pPr>
        <w:spacing w:line="360" w:lineRule="auto"/>
      </w:pPr>
      <w:r>
        <w:rPr>
          <w:rFonts w:hint="eastAsia"/>
        </w:rPr>
        <w:t>为应对极端情况，例如自然灾害或设备故障导致的电网线路中断，拓扑感知能力尤为重要。基于</w:t>
      </w:r>
      <w:r>
        <w:rPr>
          <w:rFonts w:hint="eastAsia"/>
        </w:rPr>
        <w:t>GNN</w:t>
      </w:r>
      <w:r>
        <w:rPr>
          <w:rFonts w:hint="eastAsia"/>
        </w:rPr>
        <w:t>的鲁棒表征学习训练策略可以提升模型对极端拓扑变化的鲁棒性，提升模型对分布外出现的极端拓扑输出正确电力配置的能力。这样，电网控制系统能够在电网出现部分故障时，快速调整负荷分配和电力流动路径，从而避免大规模停电或系统瘫痪，确保电网的可靠性和能源供给不受重大影响，提升电网的智能化调度能力与安全性。</w:t>
      </w:r>
    </w:p>
    <w:p w14:paraId="54B58F58" w14:textId="45A77619" w:rsidR="00265F36" w:rsidRPr="0062544E" w:rsidRDefault="33043A1C" w:rsidP="009B4B75">
      <w:pPr>
        <w:snapToGrid w:val="0"/>
        <w:spacing w:afterLines="50" w:after="156" w:line="360" w:lineRule="auto"/>
        <w:ind w:firstLine="0"/>
        <w:jc w:val="left"/>
        <w:rPr>
          <w:rFonts w:asciiTheme="majorEastAsia" w:eastAsiaTheme="majorEastAsia" w:hAnsiTheme="majorEastAsia" w:cs="楷体_GB2312" w:hint="eastAsia"/>
          <w:b/>
        </w:rPr>
      </w:pPr>
      <w:r w:rsidRPr="00D55299">
        <w:rPr>
          <w:rFonts w:asciiTheme="majorEastAsia" w:eastAsiaTheme="majorEastAsia" w:hAnsiTheme="majorEastAsia" w:cs="楷体_GB2312"/>
          <w:b/>
        </w:rPr>
        <w:t>研究内容四：源荷预测与</w:t>
      </w:r>
      <w:r w:rsidR="7017AF27" w:rsidRPr="00D55299">
        <w:rPr>
          <w:rFonts w:asciiTheme="majorEastAsia" w:eastAsiaTheme="majorEastAsia" w:hAnsiTheme="majorEastAsia" w:cs="楷体_GB2312"/>
          <w:b/>
        </w:rPr>
        <w:t>决策</w:t>
      </w:r>
      <w:r w:rsidR="00BD62F1" w:rsidRPr="00D55299">
        <w:rPr>
          <w:rFonts w:asciiTheme="majorEastAsia" w:eastAsiaTheme="majorEastAsia" w:hAnsiTheme="majorEastAsia" w:cs="楷体_GB2312" w:hint="eastAsia"/>
          <w:b/>
        </w:rPr>
        <w:t>优化</w:t>
      </w:r>
      <w:r w:rsidRPr="00D55299">
        <w:rPr>
          <w:rFonts w:asciiTheme="majorEastAsia" w:eastAsiaTheme="majorEastAsia" w:hAnsiTheme="majorEastAsia" w:cs="楷体_GB2312"/>
          <w:b/>
        </w:rPr>
        <w:t>的端到端协同</w:t>
      </w:r>
      <w:r w:rsidR="00BD62F1" w:rsidRPr="00D55299">
        <w:rPr>
          <w:rFonts w:asciiTheme="majorEastAsia" w:eastAsiaTheme="majorEastAsia" w:hAnsiTheme="majorEastAsia" w:cs="楷体_GB2312" w:hint="eastAsia"/>
          <w:b/>
        </w:rPr>
        <w:t>控制</w:t>
      </w:r>
      <w:r w:rsidRPr="00D55299">
        <w:rPr>
          <w:rFonts w:asciiTheme="majorEastAsia" w:eastAsiaTheme="majorEastAsia" w:hAnsiTheme="majorEastAsia" w:cs="楷体_GB2312"/>
          <w:b/>
        </w:rPr>
        <w:t xml:space="preserve"> </w:t>
      </w:r>
      <w:bookmarkStart w:id="2" w:name="_Hlk184658958"/>
    </w:p>
    <w:p w14:paraId="729979E7" w14:textId="2BF1D909" w:rsidR="00F973C8" w:rsidRPr="002E5E9B" w:rsidRDefault="00CC6828" w:rsidP="009B4B75">
      <w:pPr>
        <w:spacing w:line="360" w:lineRule="auto"/>
        <w:rPr>
          <w:rFonts w:eastAsiaTheme="minorEastAsia"/>
        </w:rPr>
      </w:pPr>
      <w:r w:rsidRPr="008119BF">
        <w:rPr>
          <w:rFonts w:hint="eastAsia"/>
          <w:b/>
          <w:bCs/>
        </w:rPr>
        <w:lastRenderedPageBreak/>
        <w:t>研究内容四进一步结合前三个研究内容的扩散学习优化成果，构建源荷预测与优化决策协同的端到端模型</w:t>
      </w:r>
      <w:r>
        <w:rPr>
          <w:rFonts w:hint="eastAsia"/>
          <w:b/>
          <w:bCs/>
        </w:rPr>
        <w:t>。</w:t>
      </w:r>
      <w:r w:rsidR="02E28079" w:rsidRPr="02E28079">
        <w:rPr>
          <w:rFonts w:eastAsiaTheme="minorEastAsia"/>
        </w:rPr>
        <w:t>可再生能源和电力电子设备的日益普及给现代能源系统带来更大的波动和更多的不确定性，能源系统必须更频繁地响应可再生能源输出端和负载端的快速变化。因此，可变可再生发电场景下能源系统的运行与调度成为一个重要的研究课题。本项目拟建立基于端到端预测后优化的数学模型并设计相应</w:t>
      </w:r>
      <w:r w:rsidR="00ED6626">
        <w:rPr>
          <w:rFonts w:eastAsiaTheme="minorEastAsia" w:hint="eastAsia"/>
        </w:rPr>
        <w:t>的训练</w:t>
      </w:r>
      <w:r w:rsidR="02E28079" w:rsidRPr="02E28079">
        <w:rPr>
          <w:rFonts w:eastAsiaTheme="minorEastAsia"/>
        </w:rPr>
        <w:t>算法。第一阶段利用机器学习或统计方法预测带约束优化问题中约束条件的参数，第二阶段求解预测参数生成的带约束优化问题，以端到端的方式对预测模型进行校正和优化。此算法可建模能源系统中负荷、发电机、可再生能源等不确定因素的影响以及与系统相关的物理约束、运行约束和安全约束，最终得到整个能源系统最优的负荷预测、发电预测、</w:t>
      </w:r>
      <w:r w:rsidR="00E768AD">
        <w:rPr>
          <w:rFonts w:eastAsiaTheme="minorEastAsia" w:hint="eastAsia"/>
        </w:rPr>
        <w:t>电力</w:t>
      </w:r>
      <w:r w:rsidR="02E28079" w:rsidRPr="02E28079">
        <w:rPr>
          <w:rFonts w:eastAsiaTheme="minorEastAsia"/>
        </w:rPr>
        <w:t>调度计划、电压和功率分配策略。</w:t>
      </w:r>
    </w:p>
    <w:bookmarkEnd w:id="2"/>
    <w:p w14:paraId="11B5A18F" w14:textId="0D633E3F" w:rsidR="009B11FC" w:rsidRPr="0044399A" w:rsidRDefault="009B11FC" w:rsidP="00D02799">
      <w:pPr>
        <w:spacing w:line="440" w:lineRule="exact"/>
        <w:ind w:firstLine="0"/>
        <w:rPr>
          <w:rFonts w:asciiTheme="majorEastAsia" w:eastAsiaTheme="majorEastAsia" w:hAnsiTheme="majorEastAsia" w:hint="eastAsia"/>
          <w:b/>
          <w:sz w:val="28"/>
          <w:szCs w:val="28"/>
        </w:rPr>
      </w:pPr>
      <w:r w:rsidRPr="0044399A">
        <w:rPr>
          <w:rFonts w:asciiTheme="majorEastAsia" w:eastAsiaTheme="majorEastAsia" w:hAnsiTheme="majorEastAsia" w:hint="eastAsia"/>
          <w:b/>
          <w:sz w:val="28"/>
          <w:szCs w:val="28"/>
        </w:rPr>
        <w:t>2.2 研究目标</w:t>
      </w:r>
    </w:p>
    <w:p w14:paraId="33CE56C1" w14:textId="2AC09F2D" w:rsidR="00505B1D" w:rsidRPr="00505B1D" w:rsidRDefault="00505B1D" w:rsidP="00DF0351">
      <w:pPr>
        <w:snapToGrid w:val="0"/>
        <w:spacing w:line="440" w:lineRule="exact"/>
        <w:ind w:firstLineChars="200" w:firstLine="480"/>
        <w:rPr>
          <w:rFonts w:ascii="宋体" w:hAnsi="宋体" w:hint="eastAsia"/>
        </w:rPr>
      </w:pPr>
      <w:r w:rsidRPr="00505B1D">
        <w:rPr>
          <w:rFonts w:ascii="宋体" w:hAnsi="宋体"/>
        </w:rPr>
        <w:t>随着人工智能技术的迅猛发展，其在复杂综合能源系统中的应用潜力也逐步显现。然而，现有系统在优化和控制方面仍面临诸多挑战，尤其是在处理</w:t>
      </w:r>
      <w:r w:rsidRPr="00262160">
        <w:rPr>
          <w:rFonts w:ascii="宋体" w:hAnsi="宋体"/>
          <w:b/>
        </w:rPr>
        <w:t>高维强非线性、多时空尺度变化和电网拓扑动态变化等</w:t>
      </w:r>
      <w:r w:rsidRPr="00505B1D">
        <w:rPr>
          <w:rFonts w:ascii="宋体" w:hAnsi="宋体"/>
        </w:rPr>
        <w:t>复杂问题时。这些挑战不仅限制了当前系统的应变能力和决策效率，还对未来智能能源系统的设计和实现提出了更高的要求。因此，本项目基于</w:t>
      </w:r>
      <w:r w:rsidRPr="00A3310E">
        <w:rPr>
          <w:rFonts w:ascii="宋体" w:hAnsi="宋体"/>
          <w:b/>
        </w:rPr>
        <w:t>申请人在综合能源系统与人工智能领域</w:t>
      </w:r>
      <w:r w:rsidRPr="00505B1D">
        <w:rPr>
          <w:rFonts w:ascii="宋体" w:hAnsi="宋体"/>
        </w:rPr>
        <w:t>的</w:t>
      </w:r>
      <w:r w:rsidR="00262160">
        <w:rPr>
          <w:rFonts w:ascii="宋体" w:hAnsi="宋体" w:hint="eastAsia"/>
        </w:rPr>
        <w:t>前期</w:t>
      </w:r>
      <w:r w:rsidRPr="00505B1D">
        <w:rPr>
          <w:rFonts w:ascii="宋体" w:hAnsi="宋体"/>
        </w:rPr>
        <w:t>研究积累与经验，拟采用可控扩散与优化模型的混合驱动策略，构建一个全新的人工智能实时决策系统。</w:t>
      </w:r>
      <w:r>
        <w:rPr>
          <w:rFonts w:ascii="宋体" w:hAnsi="宋体" w:hint="eastAsia"/>
        </w:rPr>
        <w:t>具体</w:t>
      </w:r>
      <w:r w:rsidRPr="00505B1D">
        <w:rPr>
          <w:rFonts w:ascii="宋体" w:hAnsi="宋体"/>
        </w:rPr>
        <w:t>研究目标包括：</w:t>
      </w:r>
    </w:p>
    <w:p w14:paraId="7F003F5A" w14:textId="0965048E" w:rsidR="001A455B" w:rsidRPr="00F66711" w:rsidRDefault="6A45E458" w:rsidP="10D0C291">
      <w:pPr>
        <w:spacing w:line="440" w:lineRule="exact"/>
        <w:ind w:firstLine="450"/>
        <w:rPr>
          <w:rFonts w:ascii="宋体" w:hAnsi="宋体" w:hint="eastAsia"/>
        </w:rPr>
      </w:pPr>
      <w:r w:rsidRPr="6A42D039">
        <w:rPr>
          <w:rFonts w:ascii="宋体" w:hAnsi="宋体"/>
          <w:b/>
        </w:rPr>
        <w:t>（1）</w:t>
      </w:r>
      <w:r w:rsidRPr="008403D5">
        <w:rPr>
          <w:rFonts w:eastAsiaTheme="minorEastAsia"/>
          <w:b/>
        </w:rPr>
        <w:t>建立</w:t>
      </w:r>
      <w:r w:rsidR="00843F52" w:rsidRPr="00843F52">
        <w:rPr>
          <w:rFonts w:eastAsiaTheme="minorEastAsia"/>
          <w:b/>
          <w:bCs/>
        </w:rPr>
        <w:t>一个</w:t>
      </w:r>
      <w:r w:rsidRPr="008403D5">
        <w:rPr>
          <w:rFonts w:eastAsiaTheme="minorEastAsia"/>
          <w:b/>
        </w:rPr>
        <w:t>基于扩散模型的学习优化理论与算法框架，</w:t>
      </w:r>
      <w:r w:rsidR="009034A5" w:rsidRPr="009034A5">
        <w:rPr>
          <w:rFonts w:eastAsiaTheme="minorEastAsia"/>
          <w:b/>
          <w:bCs/>
        </w:rPr>
        <w:t>系统</w:t>
      </w:r>
      <w:r w:rsidR="00B63C7B">
        <w:rPr>
          <w:rFonts w:eastAsiaTheme="minorEastAsia" w:hint="eastAsia"/>
          <w:b/>
          <w:bCs/>
        </w:rPr>
        <w:t>性</w:t>
      </w:r>
      <w:r w:rsidR="00843F52" w:rsidRPr="00843F52">
        <w:rPr>
          <w:rFonts w:eastAsiaTheme="minorEastAsia"/>
          <w:b/>
          <w:bCs/>
        </w:rPr>
        <w:t>解决</w:t>
      </w:r>
      <w:r w:rsidR="008403D5" w:rsidRPr="008403D5">
        <w:rPr>
          <w:rFonts w:eastAsiaTheme="minorEastAsia" w:hint="eastAsia"/>
          <w:b/>
          <w:bCs/>
        </w:rPr>
        <w:t>高维非线性电网控制问题</w:t>
      </w:r>
      <w:r w:rsidR="009034A5" w:rsidRPr="009034A5">
        <w:rPr>
          <w:rFonts w:eastAsiaTheme="minorEastAsia"/>
          <w:b/>
          <w:bCs/>
        </w:rPr>
        <w:t>中</w:t>
      </w:r>
      <w:r w:rsidR="008403D5" w:rsidRPr="008403D5">
        <w:rPr>
          <w:rFonts w:eastAsiaTheme="minorEastAsia" w:hint="eastAsia"/>
          <w:b/>
          <w:bCs/>
        </w:rPr>
        <w:t>的降维解耦</w:t>
      </w:r>
      <w:r w:rsidR="00843F52" w:rsidRPr="00843F52">
        <w:rPr>
          <w:rFonts w:eastAsiaTheme="minorEastAsia"/>
          <w:b/>
          <w:bCs/>
        </w:rPr>
        <w:t>难题。</w:t>
      </w:r>
      <w:r w:rsidR="00F66711" w:rsidRPr="00F66711">
        <w:rPr>
          <w:rFonts w:ascii="宋体" w:hAnsi="宋体"/>
        </w:rPr>
        <w:t>通过</w:t>
      </w:r>
      <w:r w:rsidR="009D79D4" w:rsidRPr="009D79D4">
        <w:rPr>
          <w:rFonts w:ascii="宋体" w:hAnsi="宋体"/>
        </w:rPr>
        <w:t>引入</w:t>
      </w:r>
      <w:r w:rsidR="00BF57C9">
        <w:rPr>
          <w:rFonts w:ascii="宋体" w:hAnsi="宋体" w:hint="eastAsia"/>
        </w:rPr>
        <w:t>等式约束补全和不等式约束投影的</w:t>
      </w:r>
      <w:r w:rsidR="009D79D4" w:rsidRPr="009D79D4">
        <w:rPr>
          <w:rFonts w:ascii="宋体" w:hAnsi="宋体"/>
        </w:rPr>
        <w:t>方法，确保解在满足约束条件的同时</w:t>
      </w:r>
      <w:r w:rsidR="00BF57C9">
        <w:rPr>
          <w:rFonts w:ascii="宋体" w:hAnsi="宋体" w:hint="eastAsia"/>
        </w:rPr>
        <w:t>实现</w:t>
      </w:r>
      <w:r w:rsidR="009D79D4" w:rsidRPr="009D79D4">
        <w:rPr>
          <w:rFonts w:ascii="宋体" w:hAnsi="宋体"/>
        </w:rPr>
        <w:t>降维</w:t>
      </w:r>
      <w:r w:rsidR="006A2496">
        <w:rPr>
          <w:rFonts w:ascii="宋体" w:hAnsi="宋体" w:hint="eastAsia"/>
        </w:rPr>
        <w:t>解耦</w:t>
      </w:r>
      <w:r w:rsidR="009D79D4" w:rsidRPr="009D79D4">
        <w:rPr>
          <w:rFonts w:ascii="宋体" w:hAnsi="宋体"/>
        </w:rPr>
        <w:t>，</w:t>
      </w:r>
      <w:r w:rsidR="00F66711" w:rsidRPr="00F66711">
        <w:rPr>
          <w:rFonts w:ascii="宋体" w:hAnsi="宋体"/>
        </w:rPr>
        <w:t>提升系统</w:t>
      </w:r>
      <w:r w:rsidR="009D79D4" w:rsidRPr="009D79D4">
        <w:rPr>
          <w:rFonts w:ascii="宋体" w:hAnsi="宋体"/>
        </w:rPr>
        <w:t>整体</w:t>
      </w:r>
      <w:r w:rsidR="00F66711" w:rsidRPr="00F66711">
        <w:rPr>
          <w:rFonts w:ascii="宋体" w:hAnsi="宋体"/>
        </w:rPr>
        <w:t>计算效率和应用</w:t>
      </w:r>
      <w:r w:rsidR="009D79D4" w:rsidRPr="009D79D4">
        <w:rPr>
          <w:rFonts w:ascii="宋体" w:hAnsi="宋体"/>
        </w:rPr>
        <w:t>的</w:t>
      </w:r>
      <w:r w:rsidR="00F66711" w:rsidRPr="00F66711">
        <w:rPr>
          <w:rFonts w:ascii="宋体" w:hAnsi="宋体"/>
        </w:rPr>
        <w:t>可行性</w:t>
      </w:r>
      <w:r w:rsidR="009D79D4" w:rsidRPr="009D79D4">
        <w:rPr>
          <w:rFonts w:ascii="宋体" w:hAnsi="宋体"/>
        </w:rPr>
        <w:t>，为复杂系统的实时决策奠定基础</w:t>
      </w:r>
      <w:r w:rsidR="00F66711" w:rsidRPr="00F66711">
        <w:rPr>
          <w:rFonts w:ascii="宋体" w:hAnsi="宋体"/>
        </w:rPr>
        <w:t>。</w:t>
      </w:r>
    </w:p>
    <w:p w14:paraId="06CBBC49" w14:textId="1D8597C3" w:rsidR="00D80359" w:rsidRPr="009C22D6" w:rsidRDefault="10D0C291" w:rsidP="3429360B">
      <w:pPr>
        <w:spacing w:line="440" w:lineRule="exact"/>
        <w:ind w:firstLine="450"/>
      </w:pPr>
      <w:r w:rsidRPr="10D0C291">
        <w:rPr>
          <w:b/>
          <w:bCs/>
        </w:rPr>
        <w:t>（</w:t>
      </w:r>
      <w:r w:rsidRPr="10D0C291">
        <w:rPr>
          <w:b/>
          <w:bCs/>
        </w:rPr>
        <w:t>2</w:t>
      </w:r>
      <w:r w:rsidRPr="10D0C291">
        <w:rPr>
          <w:b/>
          <w:bCs/>
        </w:rPr>
        <w:t>）</w:t>
      </w:r>
      <w:r w:rsidR="007F473C" w:rsidRPr="007F473C">
        <w:rPr>
          <w:b/>
          <w:bCs/>
        </w:rPr>
        <w:t>开发</w:t>
      </w:r>
      <w:r w:rsidRPr="10D0C291">
        <w:rPr>
          <w:b/>
          <w:bCs/>
        </w:rPr>
        <w:t>扩散强化学习的变分训练方案，</w:t>
      </w:r>
      <w:r w:rsidR="007F473C" w:rsidRPr="007F473C">
        <w:rPr>
          <w:b/>
          <w:bCs/>
        </w:rPr>
        <w:t>旨在</w:t>
      </w:r>
      <w:r w:rsidR="006104C0" w:rsidRPr="006104C0">
        <w:rPr>
          <w:b/>
          <w:bCs/>
        </w:rPr>
        <w:t>支持大规模</w:t>
      </w:r>
      <w:r w:rsidR="007F473C" w:rsidRPr="007F473C">
        <w:rPr>
          <w:b/>
          <w:bCs/>
        </w:rPr>
        <w:t>电动汽车</w:t>
      </w:r>
      <w:r w:rsidR="00A77A60">
        <w:rPr>
          <w:rFonts w:hint="eastAsia"/>
          <w:b/>
          <w:bCs/>
        </w:rPr>
        <w:t>与电网互动</w:t>
      </w:r>
      <w:r w:rsidR="007F473C" w:rsidRPr="007F473C">
        <w:rPr>
          <w:b/>
          <w:bCs/>
        </w:rPr>
        <w:t>的</w:t>
      </w:r>
      <w:r w:rsidR="00733AAD" w:rsidRPr="10D0C291">
        <w:rPr>
          <w:b/>
          <w:bCs/>
        </w:rPr>
        <w:t>多时空尺度</w:t>
      </w:r>
      <w:r w:rsidR="006104C0" w:rsidRPr="006104C0">
        <w:rPr>
          <w:b/>
          <w:bCs/>
        </w:rPr>
        <w:t>车网协同实时控制</w:t>
      </w:r>
      <w:r w:rsidR="006104C0">
        <w:rPr>
          <w:rFonts w:hint="eastAsia"/>
          <w:b/>
          <w:bCs/>
        </w:rPr>
        <w:t>。</w:t>
      </w:r>
      <w:r w:rsidR="009C22D6" w:rsidRPr="009C22D6">
        <w:t>针对</w:t>
      </w:r>
      <w:r w:rsidR="00431F41" w:rsidRPr="00526BEF">
        <w:rPr>
          <w:rFonts w:hint="eastAsia"/>
        </w:rPr>
        <w:t>扩散模型</w:t>
      </w:r>
      <w:r w:rsidR="009C22D6" w:rsidRPr="009C22D6">
        <w:t>在</w:t>
      </w:r>
      <w:r w:rsidR="00B345EB" w:rsidRPr="00526BEF">
        <w:rPr>
          <w:rFonts w:hint="eastAsia"/>
        </w:rPr>
        <w:t>强化学习</w:t>
      </w:r>
      <w:r w:rsidR="003A36A8" w:rsidRPr="00526BEF">
        <w:rPr>
          <w:rFonts w:hint="eastAsia"/>
        </w:rPr>
        <w:t>中</w:t>
      </w:r>
      <w:r w:rsidR="009C22D6" w:rsidRPr="009C22D6">
        <w:t>应用受限的问题，研究将</w:t>
      </w:r>
      <w:r w:rsidR="00526BEF" w:rsidRPr="00526BEF">
        <w:rPr>
          <w:rFonts w:hint="eastAsia"/>
        </w:rPr>
        <w:t>结合</w:t>
      </w:r>
      <w:r w:rsidR="009C22D6" w:rsidRPr="009C22D6">
        <w:t>两者</w:t>
      </w:r>
      <w:r w:rsidR="00526BEF" w:rsidRPr="00526BEF">
        <w:rPr>
          <w:rFonts w:hint="eastAsia"/>
        </w:rPr>
        <w:t>特点</w:t>
      </w:r>
      <w:r w:rsidR="009C22D6" w:rsidRPr="009C22D6">
        <w:t>，</w:t>
      </w:r>
      <w:r w:rsidR="00526BEF" w:rsidRPr="00526BEF">
        <w:rPr>
          <w:rFonts w:hint="eastAsia"/>
        </w:rPr>
        <w:t>设计</w:t>
      </w:r>
      <w:r w:rsidR="009C22D6" w:rsidRPr="009C22D6">
        <w:t>有效的</w:t>
      </w:r>
      <w:r w:rsidR="008F4D46">
        <w:rPr>
          <w:rFonts w:hint="eastAsia"/>
        </w:rPr>
        <w:t>扩散</w:t>
      </w:r>
      <w:r w:rsidR="00526BEF" w:rsidRPr="00526BEF">
        <w:rPr>
          <w:rFonts w:hint="eastAsia"/>
        </w:rPr>
        <w:t>变分训练</w:t>
      </w:r>
      <w:r w:rsidR="009C22D6" w:rsidRPr="009C22D6">
        <w:t>策略</w:t>
      </w:r>
      <w:r w:rsidR="00526BEF" w:rsidRPr="00526BEF">
        <w:rPr>
          <w:rFonts w:hint="eastAsia"/>
        </w:rPr>
        <w:t>，</w:t>
      </w:r>
      <w:r w:rsidR="00D80359" w:rsidRPr="00C709EC">
        <w:t>确保</w:t>
      </w:r>
      <w:r w:rsidR="009C22D6" w:rsidRPr="009C22D6">
        <w:t>在</w:t>
      </w:r>
      <w:r w:rsidR="00D80359" w:rsidRPr="00C709EC">
        <w:t>不同</w:t>
      </w:r>
      <w:r w:rsidR="009C22D6" w:rsidRPr="009C22D6">
        <w:t>时间尺度内实现</w:t>
      </w:r>
      <w:r w:rsidR="00D80359" w:rsidRPr="00C709EC">
        <w:t>灵活响应和</w:t>
      </w:r>
      <w:r w:rsidR="009C22D6" w:rsidRPr="009C22D6">
        <w:t>资源优化</w:t>
      </w:r>
      <w:r w:rsidR="00D80359" w:rsidRPr="00C709EC">
        <w:t>调度</w:t>
      </w:r>
      <w:r w:rsidR="009C22D6" w:rsidRPr="009C22D6">
        <w:t>，大幅提升</w:t>
      </w:r>
      <w:r w:rsidR="00D80359" w:rsidRPr="00C709EC">
        <w:t>系统</w:t>
      </w:r>
      <w:r w:rsidR="009C22D6" w:rsidRPr="009C22D6">
        <w:t>的</w:t>
      </w:r>
      <w:r w:rsidR="00D80359" w:rsidRPr="00C709EC">
        <w:t>适应能力和电动汽车</w:t>
      </w:r>
      <w:r w:rsidR="009C22D6" w:rsidRPr="009C22D6">
        <w:t>的</w:t>
      </w:r>
      <w:r w:rsidR="00D80359" w:rsidRPr="00C709EC">
        <w:t>能源</w:t>
      </w:r>
      <w:r w:rsidR="009C22D6" w:rsidRPr="009C22D6">
        <w:t>利用效率</w:t>
      </w:r>
      <w:r w:rsidR="00D80359" w:rsidRPr="00C709EC">
        <w:t>。</w:t>
      </w:r>
    </w:p>
    <w:p w14:paraId="55C3324D" w14:textId="0A98C810" w:rsidR="00B54F53" w:rsidRPr="006235C4" w:rsidRDefault="00A8509D" w:rsidP="3201F634">
      <w:pPr>
        <w:spacing w:line="440" w:lineRule="exact"/>
        <w:rPr>
          <w:rFonts w:eastAsiaTheme="minorEastAsia" w:cs="楷体"/>
        </w:rPr>
      </w:pPr>
      <w:r>
        <w:rPr>
          <w:rFonts w:hint="eastAsia"/>
          <w:b/>
          <w:bCs/>
        </w:rPr>
        <w:t>（</w:t>
      </w:r>
      <w:r>
        <w:rPr>
          <w:rFonts w:hint="eastAsia"/>
          <w:b/>
          <w:bCs/>
        </w:rPr>
        <w:t>3</w:t>
      </w:r>
      <w:r>
        <w:rPr>
          <w:rFonts w:hint="eastAsia"/>
          <w:b/>
          <w:bCs/>
        </w:rPr>
        <w:t>）</w:t>
      </w:r>
      <w:r w:rsidR="00B54F53">
        <w:rPr>
          <w:rFonts w:hint="eastAsia"/>
          <w:b/>
          <w:bCs/>
        </w:rPr>
        <w:t>构建</w:t>
      </w:r>
      <w:r w:rsidR="00630D76" w:rsidRPr="00630D76">
        <w:rPr>
          <w:b/>
          <w:bCs/>
        </w:rPr>
        <w:t>具备</w:t>
      </w:r>
      <w:r w:rsidR="00B54F53" w:rsidRPr="00B54F53">
        <w:rPr>
          <w:rFonts w:hint="eastAsia"/>
          <w:b/>
          <w:bCs/>
        </w:rPr>
        <w:t>电网拓扑感知</w:t>
      </w:r>
      <w:r w:rsidR="00630D76" w:rsidRPr="00630D76">
        <w:rPr>
          <w:b/>
          <w:bCs/>
        </w:rPr>
        <w:t>能力</w:t>
      </w:r>
      <w:r w:rsidR="00B54F53" w:rsidRPr="00B54F53">
        <w:rPr>
          <w:rFonts w:hint="eastAsia"/>
          <w:b/>
          <w:bCs/>
        </w:rPr>
        <w:t>的</w:t>
      </w:r>
      <w:r w:rsidR="00B54F53">
        <w:rPr>
          <w:rFonts w:hint="eastAsia"/>
          <w:b/>
          <w:bCs/>
        </w:rPr>
        <w:t>稳健扩散模型，</w:t>
      </w:r>
      <w:r w:rsidR="00630D76" w:rsidRPr="00630D76">
        <w:rPr>
          <w:b/>
          <w:bCs/>
        </w:rPr>
        <w:t>以应对自然灾害或设备故障</w:t>
      </w:r>
      <w:r w:rsidR="00844291" w:rsidRPr="00844291">
        <w:rPr>
          <w:b/>
          <w:bCs/>
        </w:rPr>
        <w:t>等极端情况导致的</w:t>
      </w:r>
      <w:r w:rsidR="00A2291E">
        <w:rPr>
          <w:rFonts w:hint="eastAsia"/>
          <w:b/>
          <w:bCs/>
        </w:rPr>
        <w:t>电网线路中断</w:t>
      </w:r>
      <w:r w:rsidR="00630D76" w:rsidRPr="00630D76">
        <w:rPr>
          <w:b/>
          <w:bCs/>
        </w:rPr>
        <w:t>，实现</w:t>
      </w:r>
      <w:r w:rsidR="00A2291E">
        <w:rPr>
          <w:rFonts w:hint="eastAsia"/>
          <w:b/>
          <w:bCs/>
        </w:rPr>
        <w:t>能源系统</w:t>
      </w:r>
      <w:r w:rsidR="00630D76" w:rsidRPr="00630D76">
        <w:rPr>
          <w:b/>
          <w:bCs/>
        </w:rPr>
        <w:t>的</w:t>
      </w:r>
      <w:r w:rsidR="00A2291E">
        <w:rPr>
          <w:rFonts w:hint="eastAsia"/>
          <w:b/>
          <w:bCs/>
        </w:rPr>
        <w:t>实时鲁棒决策</w:t>
      </w:r>
      <w:r w:rsidR="00630D76" w:rsidRPr="00630D76">
        <w:rPr>
          <w:b/>
          <w:bCs/>
        </w:rPr>
        <w:t>。</w:t>
      </w:r>
      <w:r w:rsidR="009E6B8B" w:rsidRPr="009E6B8B">
        <w:rPr>
          <w:rFonts w:hint="eastAsia"/>
        </w:rPr>
        <w:t>通过</w:t>
      </w:r>
      <w:r w:rsidR="0012658C">
        <w:rPr>
          <w:rFonts w:hint="eastAsia"/>
        </w:rPr>
        <w:t>电网拓扑</w:t>
      </w:r>
      <w:r w:rsidR="00844291" w:rsidRPr="00844291">
        <w:t>的表征学习，将拓扑感知能力嵌入扩散模型，以确保在面临突发极端情况下，系统仍能做出稳定可靠的决策。</w:t>
      </w:r>
    </w:p>
    <w:p w14:paraId="1625378C" w14:textId="3053B22D" w:rsidR="00A8509D" w:rsidRPr="00E06A05" w:rsidRDefault="00A2291E" w:rsidP="3429360B">
      <w:pPr>
        <w:spacing w:line="440" w:lineRule="exact"/>
        <w:ind w:firstLine="450"/>
        <w:rPr>
          <w:b/>
          <w:color w:val="FF0000"/>
        </w:rPr>
      </w:pPr>
      <w:r>
        <w:rPr>
          <w:rFonts w:hint="eastAsia"/>
          <w:b/>
          <w:bCs/>
        </w:rPr>
        <w:lastRenderedPageBreak/>
        <w:t>（</w:t>
      </w:r>
      <w:r>
        <w:rPr>
          <w:rFonts w:hint="eastAsia"/>
          <w:b/>
          <w:bCs/>
        </w:rPr>
        <w:t>4</w:t>
      </w:r>
      <w:r>
        <w:rPr>
          <w:rFonts w:hint="eastAsia"/>
          <w:b/>
          <w:bCs/>
        </w:rPr>
        <w:t>）</w:t>
      </w:r>
      <w:r w:rsidR="00374DF0" w:rsidRPr="00374DF0">
        <w:rPr>
          <w:b/>
          <w:bCs/>
        </w:rPr>
        <w:t>设计预测与优化协同的端到端</w:t>
      </w:r>
      <w:r w:rsidR="006542EB">
        <w:rPr>
          <w:rFonts w:hint="eastAsia"/>
          <w:b/>
          <w:bCs/>
        </w:rPr>
        <w:t>扩散</w:t>
      </w:r>
      <w:r w:rsidR="00326F5F">
        <w:rPr>
          <w:rFonts w:hint="eastAsia"/>
          <w:b/>
          <w:bCs/>
        </w:rPr>
        <w:t>学习</w:t>
      </w:r>
      <w:r w:rsidR="006542EB">
        <w:rPr>
          <w:rFonts w:hint="eastAsia"/>
          <w:b/>
          <w:bCs/>
        </w:rPr>
        <w:t>优化</w:t>
      </w:r>
      <w:r w:rsidR="00374DF0" w:rsidRPr="00374DF0">
        <w:rPr>
          <w:b/>
          <w:bCs/>
        </w:rPr>
        <w:t>模型，实现综合能源系统中源荷预测与决策优化的无缝结合。</w:t>
      </w:r>
      <w:r w:rsidR="00E06A05" w:rsidRPr="00E06A05">
        <w:t>通过端到端扩散学习优化策略，结合</w:t>
      </w:r>
      <w:r w:rsidR="0057368B" w:rsidRPr="00E06A05">
        <w:t>机器学习</w:t>
      </w:r>
      <w:r w:rsidR="00325EBC">
        <w:rPr>
          <w:rFonts w:hint="eastAsia"/>
        </w:rPr>
        <w:t>预测</w:t>
      </w:r>
      <w:r w:rsidR="0057368B" w:rsidRPr="00E06A05">
        <w:t>方法</w:t>
      </w:r>
      <w:r w:rsidR="00E06A05" w:rsidRPr="00E06A05">
        <w:t>进行</w:t>
      </w:r>
      <w:r w:rsidR="004157DA" w:rsidRPr="00E06A05">
        <w:rPr>
          <w:rFonts w:hint="eastAsia"/>
        </w:rPr>
        <w:t>源荷</w:t>
      </w:r>
      <w:r w:rsidR="0057368B" w:rsidRPr="00E06A05">
        <w:t>参数</w:t>
      </w:r>
      <w:r w:rsidR="00E06A05" w:rsidRPr="00E06A05">
        <w:t>预测，再进行优化问题求解</w:t>
      </w:r>
      <w:r w:rsidR="0057368B" w:rsidRPr="00E06A05">
        <w:t>，使用隐式微分</w:t>
      </w:r>
      <w:r w:rsidR="00E06A05" w:rsidRPr="00E06A05">
        <w:t>校正</w:t>
      </w:r>
      <w:r w:rsidR="0057368B" w:rsidRPr="00E06A05">
        <w:t>预测模型</w:t>
      </w:r>
      <w:r w:rsidR="00E06A05" w:rsidRPr="00E06A05">
        <w:t>，确保对</w:t>
      </w:r>
      <w:r w:rsidR="00F5473D">
        <w:rPr>
          <w:rFonts w:hint="eastAsia"/>
        </w:rPr>
        <w:t>源荷波动</w:t>
      </w:r>
      <w:r w:rsidR="00E06A05" w:rsidRPr="00E06A05">
        <w:t>变化</w:t>
      </w:r>
      <w:r w:rsidR="00F5473D">
        <w:rPr>
          <w:rFonts w:hint="eastAsia"/>
        </w:rPr>
        <w:t>的实时响应与</w:t>
      </w:r>
      <w:r w:rsidR="00E06A05" w:rsidRPr="00E06A05">
        <w:t>优化，提高</w:t>
      </w:r>
      <w:r w:rsidR="0057368B" w:rsidRPr="0089731B">
        <w:t>整体系统性能。</w:t>
      </w:r>
    </w:p>
    <w:p w14:paraId="40A7FD9C" w14:textId="1F54A2C5" w:rsidR="00C1600F" w:rsidRDefault="00C1553B" w:rsidP="00C1600F">
      <w:pPr>
        <w:rPr>
          <w:rFonts w:cs="Times New Roman"/>
        </w:rPr>
      </w:pPr>
      <w:r>
        <w:rPr>
          <w:rFonts w:cs="Times New Roman" w:hint="eastAsia"/>
        </w:rPr>
        <w:t>本项目</w:t>
      </w:r>
      <w:r w:rsidR="00BA39B6" w:rsidRPr="00726344">
        <w:rPr>
          <w:rFonts w:cs="Times New Roman" w:hint="eastAsia"/>
        </w:rPr>
        <w:t>最终目标</w:t>
      </w:r>
      <w:r w:rsidR="00D53B49" w:rsidRPr="00726344">
        <w:rPr>
          <w:rFonts w:cs="Times New Roman" w:hint="eastAsia"/>
        </w:rPr>
        <w:t>是</w:t>
      </w:r>
      <w:r w:rsidRPr="00C015E0">
        <w:rPr>
          <w:rFonts w:cs="Times New Roman"/>
        </w:rPr>
        <w:t>构建</w:t>
      </w:r>
      <w:r w:rsidR="00D53B49">
        <w:rPr>
          <w:rFonts w:cs="Times New Roman" w:hint="eastAsia"/>
        </w:rPr>
        <w:t>出</w:t>
      </w:r>
      <w:r w:rsidRPr="00C015E0">
        <w:rPr>
          <w:rFonts w:cs="Times New Roman"/>
        </w:rPr>
        <w:t>完整的扩散学习优化理论</w:t>
      </w:r>
      <w:r w:rsidR="006B416E">
        <w:rPr>
          <w:rFonts w:cs="Times New Roman" w:hint="eastAsia"/>
        </w:rPr>
        <w:t>和算法</w:t>
      </w:r>
      <w:r w:rsidR="00074C41" w:rsidRPr="00074C41">
        <w:rPr>
          <w:rFonts w:cs="Times New Roman"/>
        </w:rPr>
        <w:t>框架</w:t>
      </w:r>
      <w:r w:rsidR="001B48C5">
        <w:rPr>
          <w:rFonts w:cs="Times New Roman" w:hint="eastAsia"/>
        </w:rPr>
        <w:t>，</w:t>
      </w:r>
      <w:r w:rsidR="00EB7F71">
        <w:rPr>
          <w:rFonts w:cs="Times New Roman" w:hint="eastAsia"/>
        </w:rPr>
        <w:t>并</w:t>
      </w:r>
      <w:r w:rsidR="00074C41" w:rsidRPr="00074C41">
        <w:rPr>
          <w:rFonts w:cs="Times New Roman"/>
        </w:rPr>
        <w:t>通过这一</w:t>
      </w:r>
      <w:r w:rsidRPr="00C015E0">
        <w:rPr>
          <w:rFonts w:cs="Times New Roman"/>
        </w:rPr>
        <w:t>框架，为复杂能源系统</w:t>
      </w:r>
      <w:r w:rsidR="00B10AAE">
        <w:rPr>
          <w:rFonts w:cs="Times New Roman" w:hint="eastAsia"/>
        </w:rPr>
        <w:t>的</w:t>
      </w:r>
      <w:r w:rsidRPr="00C015E0">
        <w:rPr>
          <w:rFonts w:cs="Times New Roman"/>
        </w:rPr>
        <w:t>实时</w:t>
      </w:r>
      <w:r w:rsidR="00074C41" w:rsidRPr="00074C41">
        <w:rPr>
          <w:rFonts w:cs="Times New Roman"/>
        </w:rPr>
        <w:t>性、鲁棒性</w:t>
      </w:r>
      <w:r w:rsidRPr="00C015E0">
        <w:rPr>
          <w:rFonts w:cs="Times New Roman"/>
        </w:rPr>
        <w:t>和全局优化控制提供</w:t>
      </w:r>
      <w:r w:rsidR="00074C41" w:rsidRPr="00074C41">
        <w:rPr>
          <w:rFonts w:cs="Times New Roman"/>
        </w:rPr>
        <w:t>坚实的</w:t>
      </w:r>
      <w:r w:rsidRPr="00C015E0">
        <w:rPr>
          <w:rFonts w:cs="Times New Roman"/>
        </w:rPr>
        <w:t>理论支持和</w:t>
      </w:r>
      <w:r w:rsidR="00074C41" w:rsidRPr="00074C41">
        <w:rPr>
          <w:rFonts w:cs="Times New Roman"/>
        </w:rPr>
        <w:t>实践指南，助力未来智能能源系统的高效运营与可持续发展</w:t>
      </w:r>
      <w:r w:rsidRPr="00C015E0">
        <w:rPr>
          <w:rFonts w:cs="Times New Roman"/>
        </w:rPr>
        <w:t>。</w:t>
      </w:r>
    </w:p>
    <w:p w14:paraId="79E8BB03" w14:textId="77777777" w:rsidR="00F006AB" w:rsidRPr="00C1600F" w:rsidRDefault="00F006AB" w:rsidP="00C1600F">
      <w:pPr>
        <w:rPr>
          <w:b/>
          <w:bCs/>
        </w:rPr>
      </w:pPr>
    </w:p>
    <w:p w14:paraId="5F67D6B5" w14:textId="77777777" w:rsidR="000A6F57" w:rsidRPr="0044399A" w:rsidRDefault="000A6F57" w:rsidP="00D02799">
      <w:pPr>
        <w:spacing w:line="440" w:lineRule="exact"/>
        <w:ind w:firstLine="0"/>
        <w:rPr>
          <w:rFonts w:asciiTheme="majorEastAsia" w:eastAsiaTheme="majorEastAsia" w:hAnsiTheme="majorEastAsia" w:hint="eastAsia"/>
          <w:b/>
          <w:sz w:val="28"/>
          <w:szCs w:val="28"/>
        </w:rPr>
      </w:pPr>
      <w:r w:rsidRPr="0044399A">
        <w:rPr>
          <w:rFonts w:asciiTheme="majorEastAsia" w:eastAsiaTheme="majorEastAsia" w:hAnsiTheme="majorEastAsia"/>
          <w:b/>
          <w:sz w:val="28"/>
          <w:szCs w:val="28"/>
        </w:rPr>
        <w:t xml:space="preserve">2.3 </w:t>
      </w:r>
      <w:r w:rsidRPr="0044399A">
        <w:rPr>
          <w:rFonts w:asciiTheme="majorEastAsia" w:eastAsiaTheme="majorEastAsia" w:hAnsiTheme="majorEastAsia" w:hint="eastAsia"/>
          <w:b/>
          <w:sz w:val="28"/>
          <w:szCs w:val="28"/>
        </w:rPr>
        <w:t xml:space="preserve">拟解决的关键科学问题 </w:t>
      </w:r>
    </w:p>
    <w:p w14:paraId="1854D9C3" w14:textId="2863D1E7" w:rsidR="0058733D" w:rsidRPr="0058733D" w:rsidRDefault="0058733D" w:rsidP="0058733D">
      <w:pPr>
        <w:snapToGrid w:val="0"/>
        <w:spacing w:line="440" w:lineRule="exact"/>
        <w:ind w:firstLineChars="200" w:firstLine="480"/>
        <w:rPr>
          <w:rFonts w:ascii="宋体" w:hAnsi="宋体" w:hint="eastAsia"/>
        </w:rPr>
      </w:pPr>
      <w:r w:rsidRPr="0058733D">
        <w:rPr>
          <w:rFonts w:ascii="宋体" w:hAnsi="宋体"/>
        </w:rPr>
        <w:t>在构建适用于复杂综合能源系统的人工智能实时决策系统的过程中，需要解决</w:t>
      </w:r>
      <w:r w:rsidR="006E6207">
        <w:rPr>
          <w:rFonts w:ascii="宋体" w:hAnsi="宋体" w:hint="eastAsia"/>
        </w:rPr>
        <w:t>如下关键</w:t>
      </w:r>
      <w:r w:rsidRPr="0058733D">
        <w:rPr>
          <w:rFonts w:ascii="宋体" w:hAnsi="宋体"/>
        </w:rPr>
        <w:t>科学问题。</w:t>
      </w:r>
    </w:p>
    <w:p w14:paraId="5931DD76" w14:textId="2C667836" w:rsidR="0058733D" w:rsidRPr="0058733D" w:rsidRDefault="0058733D" w:rsidP="0058733D">
      <w:pPr>
        <w:snapToGrid w:val="0"/>
        <w:spacing w:line="440" w:lineRule="exact"/>
        <w:ind w:firstLineChars="200" w:firstLine="480"/>
        <w:rPr>
          <w:rFonts w:ascii="宋体" w:hAnsi="宋体" w:hint="eastAsia"/>
        </w:rPr>
      </w:pPr>
      <w:r w:rsidRPr="0058733D">
        <w:rPr>
          <w:rFonts w:ascii="宋体" w:hAnsi="宋体"/>
        </w:rPr>
        <w:t>（1）</w:t>
      </w:r>
      <w:r w:rsidRPr="0058733D">
        <w:rPr>
          <w:rFonts w:ascii="宋体" w:hAnsi="宋体"/>
          <w:b/>
          <w:bCs/>
        </w:rPr>
        <w:t>高维强非线性电网控制的学习优化降维解耦合与可行性保证</w:t>
      </w:r>
      <w:r w:rsidR="00666C49">
        <w:rPr>
          <w:rFonts w:ascii="宋体" w:hAnsi="宋体" w:hint="eastAsia"/>
        </w:rPr>
        <w:t>。</w:t>
      </w:r>
      <w:r w:rsidRPr="0058733D">
        <w:rPr>
          <w:rFonts w:ascii="宋体" w:hAnsi="宋体"/>
        </w:rPr>
        <w:t>复杂的电网系统拥有高维的特性，同时展现出强非线性行为。在优化控制过程中，通过有效的降维技术来捕捉关键特征变量，降低系统的维度复杂度</w:t>
      </w:r>
      <w:r w:rsidR="0099201A">
        <w:rPr>
          <w:rFonts w:ascii="宋体" w:hAnsi="宋体" w:hint="eastAsia"/>
        </w:rPr>
        <w:t>是关键。</w:t>
      </w:r>
      <w:r w:rsidRPr="0058733D">
        <w:rPr>
          <w:rFonts w:ascii="宋体" w:hAnsi="宋体"/>
        </w:rPr>
        <w:t>这种降维技术不仅需要确保系统计算的高效性，还必须在多重约束条件下保证解的可行性。研究的重点在于开发一种新型的优化和学习框架，该框架能够以数据</w:t>
      </w:r>
      <w:r w:rsidR="006E6207">
        <w:rPr>
          <w:rFonts w:ascii="宋体" w:hAnsi="宋体" w:hint="eastAsia"/>
        </w:rPr>
        <w:t>和物理机理联合</w:t>
      </w:r>
      <w:r w:rsidRPr="0058733D">
        <w:rPr>
          <w:rFonts w:ascii="宋体" w:hAnsi="宋体"/>
        </w:rPr>
        <w:t>驱动的方式实现系统降维，</w:t>
      </w:r>
      <w:r w:rsidR="00377B13">
        <w:rPr>
          <w:rFonts w:ascii="宋体" w:hAnsi="宋体" w:hint="eastAsia"/>
        </w:rPr>
        <w:t>并能满足</w:t>
      </w:r>
      <w:r w:rsidRPr="0058733D">
        <w:rPr>
          <w:rFonts w:ascii="宋体" w:hAnsi="宋体"/>
        </w:rPr>
        <w:t>解的</w:t>
      </w:r>
      <w:r w:rsidR="00377B13">
        <w:rPr>
          <w:rFonts w:ascii="宋体" w:hAnsi="宋体" w:hint="eastAsia"/>
        </w:rPr>
        <w:t>可行性与</w:t>
      </w:r>
      <w:r w:rsidR="00F873D0">
        <w:rPr>
          <w:rFonts w:ascii="宋体" w:hAnsi="宋体" w:hint="eastAsia"/>
        </w:rPr>
        <w:t>最优性</w:t>
      </w:r>
      <w:r w:rsidRPr="0058733D">
        <w:rPr>
          <w:rFonts w:ascii="宋体" w:hAnsi="宋体"/>
        </w:rPr>
        <w:t>。</w:t>
      </w:r>
    </w:p>
    <w:p w14:paraId="393A78DE" w14:textId="0A283C6B" w:rsidR="0058733D" w:rsidRPr="0058733D" w:rsidRDefault="0058733D" w:rsidP="0058733D">
      <w:pPr>
        <w:snapToGrid w:val="0"/>
        <w:spacing w:line="440" w:lineRule="exact"/>
        <w:ind w:firstLineChars="200" w:firstLine="480"/>
        <w:rPr>
          <w:rFonts w:ascii="宋体" w:hAnsi="宋体" w:hint="eastAsia"/>
        </w:rPr>
      </w:pPr>
      <w:r w:rsidRPr="0058733D">
        <w:rPr>
          <w:rFonts w:ascii="宋体" w:hAnsi="宋体"/>
        </w:rPr>
        <w:t>（2）</w:t>
      </w:r>
      <w:r w:rsidRPr="0058733D">
        <w:rPr>
          <w:rFonts w:ascii="宋体" w:hAnsi="宋体"/>
          <w:b/>
          <w:bCs/>
        </w:rPr>
        <w:t>多时空尺度车网协同控制动态决策与学习</w:t>
      </w:r>
      <w:r w:rsidR="00666C49">
        <w:rPr>
          <w:rFonts w:ascii="宋体" w:hAnsi="宋体" w:hint="eastAsia"/>
          <w:b/>
          <w:bCs/>
        </w:rPr>
        <w:t>。</w:t>
      </w:r>
      <w:r w:rsidRPr="0058733D">
        <w:rPr>
          <w:rFonts w:ascii="宋体" w:hAnsi="宋体"/>
        </w:rPr>
        <w:t>电动汽车与电网之间的交互具有多时空尺度的特性，这使得实时控制呈现出明显的复杂性与不确定性。本项目关注在不同的时间和空间尺度下，通过扩散强化学习框架，实现电动汽车的资源优化和动态决策。该框架需具备快速适应不同时空变动的能力，同时保证训练过程的稳定性和效率，以促进车网协同控制的可持续发展。</w:t>
      </w:r>
    </w:p>
    <w:p w14:paraId="713434DA" w14:textId="0BDE0E1A" w:rsidR="0058733D" w:rsidRPr="0058733D" w:rsidRDefault="0058733D" w:rsidP="0058733D">
      <w:pPr>
        <w:snapToGrid w:val="0"/>
        <w:spacing w:line="440" w:lineRule="exact"/>
        <w:ind w:firstLineChars="200" w:firstLine="480"/>
        <w:rPr>
          <w:rFonts w:ascii="宋体" w:hAnsi="宋体" w:hint="eastAsia"/>
        </w:rPr>
      </w:pPr>
      <w:r w:rsidRPr="0058733D">
        <w:rPr>
          <w:rFonts w:ascii="宋体" w:hAnsi="宋体"/>
        </w:rPr>
        <w:t>（3）</w:t>
      </w:r>
      <w:r w:rsidRPr="0058733D">
        <w:rPr>
          <w:rFonts w:ascii="宋体" w:hAnsi="宋体"/>
          <w:b/>
          <w:bCs/>
        </w:rPr>
        <w:t>极端条件下电网拓扑变化的鲁棒学习优化</w:t>
      </w:r>
      <w:r w:rsidR="00666C49">
        <w:rPr>
          <w:rFonts w:ascii="宋体" w:hAnsi="宋体" w:hint="eastAsia"/>
          <w:b/>
          <w:bCs/>
        </w:rPr>
        <w:t>。</w:t>
      </w:r>
      <w:r w:rsidRPr="0058733D">
        <w:rPr>
          <w:rFonts w:ascii="宋体" w:hAnsi="宋体"/>
        </w:rPr>
        <w:t>自然灾害和设备故障等极端情况可能导致电网拓扑的骤变，从而危及系统的正常运行。</w:t>
      </w:r>
      <w:r w:rsidR="006E6207">
        <w:rPr>
          <w:rFonts w:ascii="宋体" w:hAnsi="宋体" w:hint="eastAsia"/>
        </w:rPr>
        <w:t>本项目</w:t>
      </w:r>
      <w:r w:rsidRPr="0058733D">
        <w:rPr>
          <w:rFonts w:ascii="宋体" w:hAnsi="宋体"/>
        </w:rPr>
        <w:t>研究将开发一种具备电网拓扑感知能力的稳健扩散模型，能够在极端条件下实时感知和适应电网拓扑变化，确保系统决策的鲁棒性。关键在于学习电网拓扑</w:t>
      </w:r>
      <w:r w:rsidR="0099201A">
        <w:rPr>
          <w:rFonts w:ascii="宋体" w:hAnsi="宋体" w:hint="eastAsia"/>
        </w:rPr>
        <w:t>表征</w:t>
      </w:r>
      <w:r w:rsidRPr="0058733D">
        <w:rPr>
          <w:rFonts w:ascii="宋体" w:hAnsi="宋体"/>
        </w:rPr>
        <w:t>，</w:t>
      </w:r>
      <w:r w:rsidR="0099201A">
        <w:rPr>
          <w:rFonts w:ascii="宋体" w:hAnsi="宋体" w:hint="eastAsia"/>
        </w:rPr>
        <w:t>并融合扩散学习优化</w:t>
      </w:r>
      <w:r w:rsidRPr="0058733D">
        <w:rPr>
          <w:rFonts w:ascii="宋体" w:hAnsi="宋体"/>
        </w:rPr>
        <w:t>模型中，使其能快速响应并调整策略，以稳定系统操作。</w:t>
      </w:r>
    </w:p>
    <w:p w14:paraId="78A742B2" w14:textId="16FE7AAF" w:rsidR="0058733D" w:rsidRPr="0058733D" w:rsidRDefault="0058733D" w:rsidP="0058733D">
      <w:pPr>
        <w:snapToGrid w:val="0"/>
        <w:spacing w:line="440" w:lineRule="exact"/>
        <w:ind w:firstLineChars="200" w:firstLine="480"/>
        <w:rPr>
          <w:rFonts w:ascii="宋体" w:hAnsi="宋体" w:hint="eastAsia"/>
        </w:rPr>
      </w:pPr>
      <w:r w:rsidRPr="0058733D">
        <w:rPr>
          <w:rFonts w:ascii="宋体" w:hAnsi="宋体"/>
        </w:rPr>
        <w:t>（4）</w:t>
      </w:r>
      <w:r w:rsidRPr="0058733D">
        <w:rPr>
          <w:rFonts w:ascii="宋体" w:hAnsi="宋体"/>
          <w:b/>
          <w:bCs/>
        </w:rPr>
        <w:t>能源系统源荷</w:t>
      </w:r>
      <w:r w:rsidR="00325EBC" w:rsidRPr="00325EBC">
        <w:rPr>
          <w:rFonts w:ascii="宋体" w:hAnsi="宋体"/>
          <w:b/>
          <w:bCs/>
        </w:rPr>
        <w:t>波动</w:t>
      </w:r>
      <w:r w:rsidRPr="0058733D">
        <w:rPr>
          <w:rFonts w:ascii="宋体" w:hAnsi="宋体"/>
          <w:b/>
          <w:bCs/>
        </w:rPr>
        <w:t>与</w:t>
      </w:r>
      <w:r w:rsidR="00325EBC">
        <w:rPr>
          <w:rFonts w:ascii="宋体" w:hAnsi="宋体" w:hint="eastAsia"/>
          <w:b/>
          <w:bCs/>
        </w:rPr>
        <w:t>学习</w:t>
      </w:r>
      <w:r w:rsidRPr="0058733D">
        <w:rPr>
          <w:rFonts w:ascii="宋体" w:hAnsi="宋体"/>
          <w:b/>
          <w:bCs/>
        </w:rPr>
        <w:t>优化的端到端协同</w:t>
      </w:r>
      <w:r w:rsidR="00325EBC" w:rsidRPr="00325EBC">
        <w:rPr>
          <w:rFonts w:ascii="宋体" w:hAnsi="宋体"/>
          <w:b/>
          <w:bCs/>
        </w:rPr>
        <w:t>实时响应</w:t>
      </w:r>
      <w:r w:rsidR="00666C49">
        <w:rPr>
          <w:rFonts w:ascii="宋体" w:hAnsi="宋体" w:hint="eastAsia"/>
          <w:b/>
          <w:bCs/>
        </w:rPr>
        <w:t>。</w:t>
      </w:r>
      <w:r w:rsidRPr="0058733D">
        <w:rPr>
          <w:rFonts w:ascii="宋体" w:hAnsi="宋体"/>
        </w:rPr>
        <w:t>能源系统中源荷的变化是影响优化决策的关键因子</w:t>
      </w:r>
      <w:r w:rsidR="00325EBC">
        <w:rPr>
          <w:rFonts w:ascii="宋体" w:hAnsi="宋体" w:hint="eastAsia"/>
        </w:rPr>
        <w:t>，本项目</w:t>
      </w:r>
      <w:r w:rsidRPr="0058733D">
        <w:rPr>
          <w:rFonts w:ascii="宋体" w:hAnsi="宋体"/>
        </w:rPr>
        <w:t>计划设计一个端到端的</w:t>
      </w:r>
      <w:r w:rsidR="00325EBC">
        <w:rPr>
          <w:rFonts w:ascii="宋体" w:hAnsi="宋体" w:hint="eastAsia"/>
        </w:rPr>
        <w:t>扩散学习优化</w:t>
      </w:r>
      <w:r w:rsidRPr="0058733D">
        <w:rPr>
          <w:rFonts w:ascii="宋体" w:hAnsi="宋体"/>
        </w:rPr>
        <w:t>模型，基于</w:t>
      </w:r>
      <w:r w:rsidR="003F636D">
        <w:rPr>
          <w:rFonts w:ascii="宋体" w:hAnsi="宋体" w:hint="eastAsia"/>
        </w:rPr>
        <w:lastRenderedPageBreak/>
        <w:t>机器学习</w:t>
      </w:r>
      <w:r w:rsidRPr="0058733D">
        <w:rPr>
          <w:rFonts w:ascii="宋体" w:hAnsi="宋体"/>
        </w:rPr>
        <w:t>预测方法与扩散学习策略，实现源荷预测与决策优化的紧密联动。此模型将通过实时数据的不断校正，改进预测的准确性，并利用优化算法提高</w:t>
      </w:r>
      <w:r w:rsidR="003F636D">
        <w:rPr>
          <w:rFonts w:ascii="宋体" w:hAnsi="宋体" w:hint="eastAsia"/>
        </w:rPr>
        <w:t>电网</w:t>
      </w:r>
      <w:r w:rsidRPr="0058733D">
        <w:rPr>
          <w:rFonts w:ascii="宋体" w:hAnsi="宋体"/>
        </w:rPr>
        <w:t>调度效率。</w:t>
      </w:r>
    </w:p>
    <w:p w14:paraId="69195FBF" w14:textId="27BAA37B" w:rsidR="00C24D07" w:rsidRDefault="0058733D" w:rsidP="00B6693E">
      <w:pPr>
        <w:snapToGrid w:val="0"/>
        <w:spacing w:line="440" w:lineRule="exact"/>
        <w:ind w:firstLineChars="200" w:firstLine="480"/>
        <w:rPr>
          <w:rFonts w:ascii="宋体" w:hAnsi="宋体" w:hint="eastAsia"/>
        </w:rPr>
      </w:pPr>
      <w:r w:rsidRPr="0058733D">
        <w:rPr>
          <w:rFonts w:ascii="宋体" w:hAnsi="宋体"/>
        </w:rPr>
        <w:t>解决这些科学挑战，将为</w:t>
      </w:r>
      <w:r w:rsidR="003F636D">
        <w:rPr>
          <w:rFonts w:ascii="宋体" w:hAnsi="宋体" w:hint="eastAsia"/>
        </w:rPr>
        <w:t>人工智能赋能的</w:t>
      </w:r>
      <w:r w:rsidRPr="0058733D">
        <w:rPr>
          <w:rFonts w:ascii="宋体" w:hAnsi="宋体"/>
        </w:rPr>
        <w:t>复杂综合能源系统</w:t>
      </w:r>
      <w:r w:rsidR="003F636D">
        <w:rPr>
          <w:rFonts w:ascii="宋体" w:hAnsi="宋体" w:hint="eastAsia"/>
        </w:rPr>
        <w:t>实时控制</w:t>
      </w:r>
      <w:r w:rsidRPr="0058733D">
        <w:rPr>
          <w:rFonts w:ascii="宋体" w:hAnsi="宋体"/>
        </w:rPr>
        <w:t>提供理论依据和实用工具，助力其在可持续道路上不断</w:t>
      </w:r>
      <w:r w:rsidR="00E648F9">
        <w:rPr>
          <w:rFonts w:ascii="宋体" w:hAnsi="宋体" w:hint="eastAsia"/>
        </w:rPr>
        <w:t>发展</w:t>
      </w:r>
      <w:r w:rsidRPr="0058733D">
        <w:rPr>
          <w:rFonts w:ascii="宋体" w:hAnsi="宋体"/>
        </w:rPr>
        <w:t>。</w:t>
      </w:r>
    </w:p>
    <w:p w14:paraId="2ED919DA" w14:textId="77777777" w:rsidR="00B6693E" w:rsidRPr="00B6693E" w:rsidRDefault="00B6693E" w:rsidP="00B6693E">
      <w:pPr>
        <w:snapToGrid w:val="0"/>
        <w:spacing w:line="440" w:lineRule="exact"/>
        <w:ind w:firstLineChars="200" w:firstLine="480"/>
        <w:rPr>
          <w:rFonts w:ascii="宋体" w:hAnsi="宋体" w:hint="eastAsia"/>
        </w:rPr>
      </w:pPr>
    </w:p>
    <w:p w14:paraId="100A7CB5" w14:textId="77777777" w:rsidR="000B1039" w:rsidRDefault="000B1039" w:rsidP="000B1039">
      <w:pPr>
        <w:snapToGrid w:val="0"/>
        <w:spacing w:line="440" w:lineRule="exact"/>
        <w:ind w:firstLineChars="196" w:firstLine="549"/>
        <w:rPr>
          <w:rFonts w:ascii="楷体" w:eastAsia="楷体" w:hAnsi="楷体" w:cs="楷体_GB2312" w:hint="eastAsia"/>
          <w:color w:val="0070C0"/>
          <w:sz w:val="28"/>
          <w:szCs w:val="28"/>
        </w:rPr>
      </w:pPr>
      <w:r>
        <w:rPr>
          <w:rFonts w:ascii="楷体" w:eastAsia="楷体" w:hAnsi="楷体"/>
          <w:color w:val="0070C0"/>
          <w:sz w:val="28"/>
          <w:szCs w:val="28"/>
        </w:rPr>
        <w:t>3</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7D5EDA6E" w14:textId="1B5C5DCA" w:rsidR="000B1039" w:rsidRPr="0044399A" w:rsidRDefault="00C24D07" w:rsidP="006B7BCB">
      <w:pPr>
        <w:spacing w:line="360" w:lineRule="auto"/>
        <w:ind w:firstLine="0"/>
        <w:rPr>
          <w:rFonts w:asciiTheme="majorEastAsia" w:eastAsiaTheme="majorEastAsia" w:hAnsiTheme="majorEastAsia" w:hint="eastAsia"/>
          <w:b/>
          <w:sz w:val="28"/>
          <w:szCs w:val="28"/>
        </w:rPr>
      </w:pPr>
      <w:r w:rsidRPr="0044399A">
        <w:rPr>
          <w:rFonts w:asciiTheme="majorEastAsia" w:eastAsiaTheme="majorEastAsia" w:hAnsiTheme="majorEastAsia" w:hint="eastAsia"/>
          <w:b/>
          <w:sz w:val="28"/>
          <w:szCs w:val="28"/>
        </w:rPr>
        <w:t>3.1 研究方</w:t>
      </w:r>
      <w:r w:rsidR="00E90953" w:rsidRPr="006373DE">
        <w:rPr>
          <w:rFonts w:hint="eastAsia"/>
          <w:b/>
          <w:bCs/>
          <w:sz w:val="28"/>
          <w:szCs w:val="28"/>
        </w:rPr>
        <w:t>案</w:t>
      </w:r>
    </w:p>
    <w:p w14:paraId="26B87C01" w14:textId="6447F7C1" w:rsidR="00BB5457" w:rsidRPr="0044399A" w:rsidRDefault="00BB5457" w:rsidP="00B204D0">
      <w:pPr>
        <w:pStyle w:val="ad"/>
        <w:numPr>
          <w:ilvl w:val="2"/>
          <w:numId w:val="8"/>
        </w:numPr>
        <w:spacing w:line="360" w:lineRule="auto"/>
        <w:rPr>
          <w:rFonts w:asciiTheme="majorEastAsia" w:eastAsiaTheme="majorEastAsia" w:hAnsiTheme="majorEastAsia" w:cs="楷体_GB2312" w:hint="eastAsia"/>
          <w:b/>
          <w:sz w:val="28"/>
          <w:szCs w:val="28"/>
        </w:rPr>
      </w:pPr>
      <w:r w:rsidRPr="0044399A">
        <w:rPr>
          <w:rFonts w:asciiTheme="majorEastAsia" w:eastAsiaTheme="majorEastAsia" w:hAnsiTheme="majorEastAsia" w:hint="eastAsia"/>
          <w:b/>
          <w:sz w:val="28"/>
          <w:szCs w:val="28"/>
        </w:rPr>
        <w:t>基于扩散学习优化的电网</w:t>
      </w:r>
      <w:r w:rsidRPr="0044399A">
        <w:rPr>
          <w:rFonts w:asciiTheme="majorEastAsia" w:eastAsiaTheme="majorEastAsia" w:hAnsiTheme="majorEastAsia" w:hint="eastAsia"/>
          <w:b/>
          <w:bCs/>
          <w:sz w:val="28"/>
          <w:szCs w:val="28"/>
        </w:rPr>
        <w:t>实时控制</w:t>
      </w:r>
      <w:r w:rsidRPr="0044399A">
        <w:rPr>
          <w:rFonts w:asciiTheme="majorEastAsia" w:eastAsiaTheme="majorEastAsia" w:hAnsiTheme="majorEastAsia" w:cs="楷体_GB2312" w:hint="eastAsia"/>
          <w:b/>
          <w:sz w:val="28"/>
          <w:szCs w:val="28"/>
        </w:rPr>
        <w:t xml:space="preserve"> </w:t>
      </w:r>
    </w:p>
    <w:p w14:paraId="0F746338" w14:textId="43E88178" w:rsidR="00402887" w:rsidRPr="00402887" w:rsidRDefault="3BCE42CD" w:rsidP="006B7BCB">
      <w:pPr>
        <w:spacing w:line="360" w:lineRule="auto"/>
      </w:pPr>
      <w:r>
        <w:t>在智能电网中，风力发电机和光伏模块是两种关键的可再生能源技术。以下将详述这两种设备的功率输出预测模型。</w:t>
      </w:r>
    </w:p>
    <w:p w14:paraId="0E79FA73" w14:textId="4DB669F1" w:rsidR="00BB5457" w:rsidRPr="00EC3BF3" w:rsidRDefault="00EC3BF3" w:rsidP="006B7BCB">
      <w:pPr>
        <w:snapToGrid w:val="0"/>
        <w:spacing w:afterLines="50" w:after="156" w:line="360" w:lineRule="auto"/>
        <w:ind w:firstLine="0"/>
        <w:contextualSpacing/>
        <w:rPr>
          <w:rFonts w:asciiTheme="majorEastAsia" w:eastAsiaTheme="majorEastAsia" w:hAnsiTheme="majorEastAsia" w:cs="楷体_GB2312" w:hint="eastAsia"/>
          <w:b/>
        </w:rPr>
      </w:pPr>
      <w:r>
        <w:rPr>
          <w:rFonts w:asciiTheme="majorEastAsia" w:eastAsiaTheme="majorEastAsia" w:hAnsiTheme="majorEastAsia" w:cs="楷体_GB2312" w:hint="eastAsia"/>
          <w:b/>
        </w:rPr>
        <w:t>1）</w:t>
      </w:r>
      <w:r w:rsidR="005E15A3">
        <w:rPr>
          <w:rFonts w:asciiTheme="majorEastAsia" w:eastAsiaTheme="majorEastAsia" w:hAnsiTheme="majorEastAsia" w:cs="楷体_GB2312" w:hint="eastAsia"/>
          <w:b/>
        </w:rPr>
        <w:t>包含</w:t>
      </w:r>
      <w:r w:rsidR="00A82167">
        <w:rPr>
          <w:rFonts w:asciiTheme="majorEastAsia" w:eastAsiaTheme="majorEastAsia" w:hAnsiTheme="majorEastAsia" w:cs="楷体_GB2312" w:hint="eastAsia"/>
          <w:b/>
        </w:rPr>
        <w:t>新能源的</w:t>
      </w:r>
      <w:r w:rsidR="00AE3048" w:rsidRPr="00EC3BF3">
        <w:rPr>
          <w:rFonts w:asciiTheme="majorEastAsia" w:eastAsiaTheme="majorEastAsia" w:hAnsiTheme="majorEastAsia" w:cs="楷体_GB2312" w:hint="eastAsia"/>
          <w:b/>
        </w:rPr>
        <w:t>电网</w:t>
      </w:r>
      <w:r w:rsidR="009E188D" w:rsidRPr="00EC3BF3">
        <w:rPr>
          <w:rFonts w:asciiTheme="majorEastAsia" w:eastAsiaTheme="majorEastAsia" w:hAnsiTheme="majorEastAsia" w:cs="楷体_GB2312" w:hint="eastAsia"/>
          <w:b/>
        </w:rPr>
        <w:t>控制</w:t>
      </w:r>
      <w:r w:rsidR="00BB5457" w:rsidRPr="00EC3BF3">
        <w:rPr>
          <w:rFonts w:asciiTheme="majorEastAsia" w:eastAsiaTheme="majorEastAsia" w:hAnsiTheme="majorEastAsia" w:cs="楷体_GB2312" w:hint="eastAsia"/>
          <w:b/>
        </w:rPr>
        <w:t>非线性优化</w:t>
      </w:r>
      <w:r w:rsidR="004E6C52" w:rsidRPr="00EC3BF3">
        <w:rPr>
          <w:rFonts w:asciiTheme="majorEastAsia" w:eastAsiaTheme="majorEastAsia" w:hAnsiTheme="majorEastAsia" w:cs="楷体_GB2312" w:hint="eastAsia"/>
          <w:b/>
        </w:rPr>
        <w:t>模型</w:t>
      </w:r>
    </w:p>
    <w:p w14:paraId="60A2920B" w14:textId="6E55BB15" w:rsidR="2574272B" w:rsidRDefault="00402887" w:rsidP="006B7BCB">
      <w:pPr>
        <w:snapToGrid w:val="0"/>
        <w:spacing w:line="360" w:lineRule="auto"/>
        <w:jc w:val="left"/>
        <w:rPr>
          <w:i/>
          <w:iCs/>
        </w:rPr>
      </w:pPr>
      <w:r w:rsidRPr="00402887">
        <w:rPr>
          <w:rFonts w:ascii="宋体" w:hAnsi="宋体" w:hint="eastAsia"/>
          <w:b/>
          <w:bCs/>
          <w:lang w:val="zh"/>
        </w:rPr>
        <w:t>ACOPF建模</w:t>
      </w:r>
      <w:r w:rsidRPr="00402887">
        <w:rPr>
          <w:rFonts w:ascii="宋体" w:hAnsi="宋体"/>
          <w:b/>
          <w:bCs/>
          <w:lang w:val="zh"/>
        </w:rPr>
        <w:t>：</w:t>
      </w:r>
      <w:r w:rsidR="005A382F" w:rsidRPr="001D3757">
        <w:rPr>
          <w:rFonts w:ascii="宋体" w:hAnsi="宋体" w:hint="eastAsia"/>
          <w:lang w:val="zh"/>
        </w:rPr>
        <w:t>在一个交流</w:t>
      </w:r>
      <w:r w:rsidR="53F06120" w:rsidRPr="53F06120">
        <w:rPr>
          <w:rFonts w:ascii="宋体" w:hAnsi="宋体"/>
          <w:lang w:val="zh"/>
        </w:rPr>
        <w:t>配电系统</w:t>
      </w:r>
      <w:r w:rsidR="005A382F" w:rsidRPr="001D3757">
        <w:rPr>
          <w:rFonts w:ascii="宋体" w:hAnsi="宋体" w:hint="eastAsia"/>
          <w:lang w:val="zh"/>
        </w:rPr>
        <w:t>中，</w:t>
      </w:r>
      <w:r w:rsidR="53F06120" w:rsidRPr="53F06120">
        <w:rPr>
          <w:rFonts w:ascii="宋体" w:hAnsi="宋体"/>
          <w:lang w:val="zh"/>
        </w:rPr>
        <w:t>定义</w:t>
      </w:r>
      <w:r w:rsidR="005A382F" w:rsidRPr="53F06120">
        <w:rPr>
          <w:rFonts w:ascii="宋体" w:hAnsi="宋体" w:hint="eastAsia"/>
          <w:lang w:val="zh"/>
        </w:rPr>
        <w:t>节点集合</w:t>
      </w:r>
      <w:r w:rsidR="005A382F" w:rsidRPr="001D3757">
        <w:rPr>
          <w:rFonts w:ascii="宋体" w:hAnsi="宋体" w:hint="eastAsia"/>
          <w:lang w:val="zh"/>
        </w:rPr>
        <w:t>为</w:t>
      </w:r>
      <m:oMath>
        <m:r>
          <m:rPr>
            <m:scr m:val="script"/>
          </m:rPr>
          <w:rPr>
            <w:rFonts w:ascii="Cambria Math" w:hAnsi="Cambria Math"/>
            <w:lang w:val="zh"/>
          </w:rPr>
          <m:t>N=</m:t>
        </m:r>
        <m:d>
          <m:dPr>
            <m:begChr m:val="{"/>
            <m:endChr m:val="}"/>
            <m:ctrlPr>
              <w:rPr>
                <w:rFonts w:ascii="Cambria Math" w:hAnsi="Cambria Math"/>
                <w:i/>
                <w:lang w:val="zh"/>
              </w:rPr>
            </m:ctrlPr>
          </m:dPr>
          <m:e>
            <m:r>
              <m:rPr>
                <m:sty m:val="p"/>
              </m:rPr>
              <w:rPr>
                <w:rFonts w:ascii="Cambria Math" w:hAnsi="Cambria Math"/>
                <w:lang w:val="zh"/>
              </w:rPr>
              <m:t>1,2</m:t>
            </m:r>
            <m:r>
              <w:rPr>
                <w:rFonts w:ascii="Cambria Math" w:hAnsi="Cambria Math"/>
                <w:lang w:val="zh"/>
              </w:rPr>
              <m:t>,⋯,</m:t>
            </m:r>
            <m:r>
              <w:rPr>
                <w:rFonts w:ascii="Cambria Math" w:hAnsi="Cambria Math" w:hint="eastAsia"/>
                <w:lang w:val="zh"/>
              </w:rPr>
              <m:t>N</m:t>
            </m:r>
          </m:e>
        </m:d>
      </m:oMath>
      <w:r w:rsidR="005A382F" w:rsidRPr="001D3757">
        <w:rPr>
          <w:rFonts w:ascii="宋体" w:hAnsi="宋体" w:hint="eastAsia"/>
          <w:lang w:val="zh"/>
        </w:rPr>
        <w:t>，</w:t>
      </w:r>
      <w:r w:rsidR="1FFF77E0" w:rsidRPr="1FFF77E0">
        <w:rPr>
          <w:rFonts w:ascii="宋体" w:hAnsi="宋体" w:cs="宋体"/>
        </w:rPr>
        <w:t>其中</w:t>
      </w:r>
      <w:r w:rsidR="005A382F" w:rsidRPr="001D3757">
        <w:rPr>
          <w:rFonts w:ascii="宋体" w:hAnsi="宋体" w:hint="eastAsia"/>
          <w:lang w:val="zh"/>
        </w:rPr>
        <w:t>集合</w:t>
      </w:r>
      <m:oMath>
        <m:r>
          <m:rPr>
            <m:scr m:val="script"/>
          </m:rPr>
          <w:rPr>
            <w:rFonts w:ascii="Cambria Math" w:hAnsi="Cambria Math"/>
            <w:lang w:val="zh"/>
          </w:rPr>
          <m:t>G</m:t>
        </m:r>
      </m:oMath>
      <w:r w:rsidR="6F7382F1" w:rsidRPr="6F7382F1">
        <w:rPr>
          <w:rFonts w:ascii="宋体" w:hAnsi="宋体"/>
          <w:lang w:val="zh"/>
        </w:rPr>
        <w:t>表示所有的</w:t>
      </w:r>
      <w:r w:rsidR="005A382F" w:rsidRPr="001D3757">
        <w:rPr>
          <w:rFonts w:ascii="宋体" w:hAnsi="宋体" w:hint="eastAsia"/>
          <w:lang w:val="zh"/>
        </w:rPr>
        <w:t>传统</w:t>
      </w:r>
      <w:r w:rsidR="6F7382F1" w:rsidRPr="6F7382F1">
        <w:rPr>
          <w:rFonts w:ascii="宋体" w:hAnsi="宋体"/>
          <w:lang w:val="zh"/>
        </w:rPr>
        <w:t>发电站</w:t>
      </w:r>
      <w:r w:rsidR="005A382F" w:rsidRPr="001D3757">
        <w:rPr>
          <w:rFonts w:ascii="宋体" w:hAnsi="宋体" w:hint="eastAsia"/>
          <w:lang w:val="zh"/>
        </w:rPr>
        <w:t>节点</w:t>
      </w:r>
      <w:r w:rsidR="6F7382F1" w:rsidRPr="6F7382F1">
        <w:rPr>
          <w:rFonts w:ascii="宋体" w:hAnsi="宋体"/>
          <w:lang w:val="zh"/>
        </w:rPr>
        <w:t>。该</w:t>
      </w:r>
      <w:r w:rsidR="005A382F" w:rsidRPr="001D3757">
        <w:rPr>
          <w:rFonts w:ascii="宋体" w:hAnsi="宋体" w:hint="eastAsia"/>
          <w:lang w:val="zh"/>
        </w:rPr>
        <w:t>网络</w:t>
      </w:r>
      <w:r w:rsidR="6F7382F1" w:rsidRPr="6F7382F1">
        <w:rPr>
          <w:rFonts w:ascii="宋体" w:hAnsi="宋体"/>
          <w:lang w:val="zh"/>
        </w:rPr>
        <w:t>所有的线路构成集合</w:t>
      </w:r>
      <m:oMath>
        <m:r>
          <m:rPr>
            <m:scr m:val="script"/>
          </m:rPr>
          <w:rPr>
            <w:rFonts w:ascii="Cambria Math" w:hAnsi="Cambria Math"/>
            <w:lang w:val="zh"/>
          </w:rPr>
          <m:t>L⊆N×N</m:t>
        </m:r>
      </m:oMath>
      <w:r w:rsidR="005A382F" w:rsidRPr="001D3757">
        <w:rPr>
          <w:rFonts w:ascii="宋体" w:hAnsi="宋体" w:hint="eastAsia"/>
          <w:lang w:val="zh"/>
        </w:rPr>
        <w:t>。如果</w:t>
      </w:r>
      <w:r w:rsidR="0B1E5BB2" w:rsidRPr="0B1E5BB2">
        <w:rPr>
          <w:rFonts w:ascii="宋体" w:hAnsi="宋体" w:cs="宋体"/>
        </w:rPr>
        <w:t>节点</w:t>
      </w:r>
      <m:oMath>
        <m:r>
          <w:rPr>
            <w:rFonts w:ascii="Cambria Math" w:hAnsi="Cambria Math"/>
            <w:lang w:val="zh"/>
          </w:rPr>
          <m:t>m</m:t>
        </m:r>
      </m:oMath>
      <w:r w:rsidR="0B1E5BB2" w:rsidRPr="0B1E5BB2">
        <w:rPr>
          <w:rFonts w:ascii="宋体" w:hAnsi="宋体"/>
          <w:lang w:val="zh"/>
        </w:rPr>
        <w:t>与节点</w:t>
      </w:r>
      <m:oMath>
        <m:r>
          <w:rPr>
            <w:rFonts w:ascii="Cambria Math" w:hAnsi="Cambria Math"/>
            <w:lang w:val="zh"/>
          </w:rPr>
          <m:t>k</m:t>
        </m:r>
      </m:oMath>
      <w:r w:rsidR="005A382F" w:rsidRPr="001D3757">
        <w:rPr>
          <w:rFonts w:ascii="宋体" w:hAnsi="宋体" w:hint="eastAsia"/>
          <w:lang w:val="zh"/>
        </w:rPr>
        <w:t>之间</w:t>
      </w:r>
      <w:r w:rsidR="5AE1D0AF" w:rsidRPr="5AE1D0AF">
        <w:rPr>
          <w:rFonts w:ascii="宋体" w:hAnsi="宋体"/>
          <w:lang w:val="zh"/>
        </w:rPr>
        <w:t>存在</w:t>
      </w:r>
      <w:r w:rsidR="005A382F" w:rsidRPr="001D3757">
        <w:rPr>
          <w:rFonts w:ascii="宋体" w:hAnsi="宋体" w:hint="eastAsia"/>
          <w:lang w:val="zh"/>
        </w:rPr>
        <w:t>直接</w:t>
      </w:r>
      <w:r w:rsidR="5AE1D0AF" w:rsidRPr="5AE1D0AF">
        <w:rPr>
          <w:rFonts w:ascii="宋体" w:hAnsi="宋体"/>
          <w:lang w:val="zh"/>
        </w:rPr>
        <w:t>连接</w:t>
      </w:r>
      <w:r w:rsidR="005A382F" w:rsidRPr="001D3757">
        <w:rPr>
          <w:rFonts w:ascii="宋体" w:hAnsi="宋体" w:hint="eastAsia"/>
          <w:lang w:val="zh"/>
        </w:rPr>
        <w:t>，则</w:t>
      </w:r>
      <m:oMath>
        <m:d>
          <m:dPr>
            <m:ctrlPr>
              <w:rPr>
                <w:rFonts w:ascii="Cambria Math" w:hAnsi="Cambria Math"/>
                <w:i/>
                <w:lang w:val="zh"/>
              </w:rPr>
            </m:ctrlPr>
          </m:dPr>
          <m:e>
            <m:r>
              <w:rPr>
                <w:rFonts w:ascii="Cambria Math" w:hAnsi="Cambria Math"/>
                <w:lang w:val="zh"/>
              </w:rPr>
              <m:t>m,k</m:t>
            </m:r>
          </m:e>
        </m:d>
        <m:r>
          <m:rPr>
            <m:scr m:val="script"/>
          </m:rPr>
          <w:rPr>
            <w:rFonts w:ascii="Cambria Math" w:hAnsi="Cambria Math"/>
            <w:lang w:val="zh"/>
          </w:rPr>
          <m:t>∈L</m:t>
        </m:r>
      </m:oMath>
      <w:r w:rsidR="005A382F" w:rsidRPr="001D3757">
        <w:rPr>
          <w:rFonts w:ascii="宋体" w:hAnsi="宋体" w:hint="eastAsia"/>
          <w:lang w:val="zh"/>
        </w:rPr>
        <w:t>，</w:t>
      </w:r>
      <w:r w:rsidR="5AE1D0AF" w:rsidRPr="5AE1D0AF">
        <w:rPr>
          <w:rFonts w:ascii="宋体" w:hAnsi="宋体"/>
          <w:lang w:val="zh"/>
        </w:rPr>
        <w:t>并且</w:t>
      </w:r>
      <m:oMath>
        <m:r>
          <w:rPr>
            <w:rFonts w:ascii="Cambria Math" w:hAnsi="Cambria Math"/>
            <w:lang w:val="zh"/>
          </w:rPr>
          <m:t>m∈</m:t>
        </m:r>
        <m:r>
          <m:rPr>
            <m:scr m:val="script"/>
          </m:rPr>
          <w:rPr>
            <w:rFonts w:ascii="Cambria Math" w:hAnsi="Cambria Math"/>
            <w:lang w:val="zh"/>
          </w:rPr>
          <m:t>N</m:t>
        </m:r>
        <m:d>
          <m:dPr>
            <m:ctrlPr>
              <w:rPr>
                <w:rFonts w:ascii="Cambria Math" w:hAnsi="Cambria Math"/>
                <w:i/>
                <w:lang w:val="zh"/>
              </w:rPr>
            </m:ctrlPr>
          </m:dPr>
          <m:e>
            <m:r>
              <w:rPr>
                <w:rFonts w:ascii="Cambria Math" w:hAnsi="Cambria Math"/>
                <w:lang w:val="zh"/>
              </w:rPr>
              <m:t>k</m:t>
            </m:r>
          </m:e>
        </m:d>
      </m:oMath>
      <w:r w:rsidR="005A382F" w:rsidRPr="001D3757">
        <w:rPr>
          <w:rFonts w:ascii="宋体" w:hAnsi="宋体" w:hint="eastAsia"/>
          <w:lang w:val="zh"/>
        </w:rPr>
        <w:t>，</w:t>
      </w:r>
      <w:r w:rsidR="2F72BA21" w:rsidRPr="2F72BA21">
        <w:rPr>
          <w:rFonts w:ascii="宋体" w:hAnsi="宋体" w:cs="宋体"/>
        </w:rPr>
        <w:t>这里</w:t>
      </w:r>
      <m:oMath>
        <m:r>
          <m:rPr>
            <m:scr m:val="script"/>
          </m:rPr>
          <w:rPr>
            <w:rFonts w:ascii="Cambria Math" w:hAnsi="Cambria Math"/>
            <w:lang w:val="zh"/>
          </w:rPr>
          <m:t>N</m:t>
        </m:r>
        <m:d>
          <m:dPr>
            <m:ctrlPr>
              <w:rPr>
                <w:rFonts w:ascii="Cambria Math" w:hAnsi="Cambria Math"/>
                <w:i/>
                <w:lang w:val="zh"/>
              </w:rPr>
            </m:ctrlPr>
          </m:dPr>
          <m:e>
            <m:r>
              <w:rPr>
                <w:rFonts w:ascii="Cambria Math" w:hAnsi="Cambria Math"/>
                <w:lang w:val="zh"/>
              </w:rPr>
              <m:t>k</m:t>
            </m:r>
          </m:e>
        </m:d>
      </m:oMath>
      <w:r w:rsidR="2F72BA21" w:rsidRPr="2F72BA21">
        <w:rPr>
          <w:rFonts w:ascii="宋体" w:hAnsi="宋体" w:cs="宋体"/>
        </w:rPr>
        <w:t>表示</w:t>
      </w:r>
      <w:r w:rsidR="005A382F" w:rsidRPr="2F72BA21">
        <w:rPr>
          <w:rFonts w:ascii="宋体" w:hAnsi="宋体" w:cs="宋体" w:hint="eastAsia"/>
        </w:rPr>
        <w:t>与节</w:t>
      </w:r>
      <w:r w:rsidR="005A382F" w:rsidRPr="001D3757">
        <w:rPr>
          <w:rFonts w:ascii="宋体" w:hAnsi="宋体" w:hint="eastAsia"/>
          <w:lang w:val="zh"/>
        </w:rPr>
        <w:t>点</w:t>
      </w:r>
      <m:oMath>
        <m:r>
          <w:rPr>
            <w:rFonts w:ascii="Cambria Math" w:hAnsi="Cambria Math"/>
            <w:lang w:val="zh"/>
          </w:rPr>
          <m:t>k</m:t>
        </m:r>
      </m:oMath>
      <w:r w:rsidR="005A382F" w:rsidRPr="32682174">
        <w:rPr>
          <w:rFonts w:ascii="宋体" w:hAnsi="宋体" w:hint="eastAsia"/>
          <w:lang w:val="zh"/>
        </w:rPr>
        <w:t>直接相连的</w:t>
      </w:r>
      <w:r w:rsidR="005A382F" w:rsidRPr="32682174">
        <w:rPr>
          <w:rFonts w:ascii="宋体" w:hAnsi="宋体"/>
          <w:lang w:val="zh"/>
        </w:rPr>
        <w:t>所有</w:t>
      </w:r>
      <w:r w:rsidR="005A382F" w:rsidRPr="32682174">
        <w:rPr>
          <w:rFonts w:ascii="宋体" w:hAnsi="宋体" w:hint="eastAsia"/>
          <w:lang w:val="zh"/>
        </w:rPr>
        <w:t>节点的集合。</w:t>
      </w:r>
      <m:oMath>
        <m:r>
          <w:rPr>
            <w:rFonts w:ascii="Cambria Math" w:hAnsi="Cambria Math"/>
            <w:lang w:val="zh"/>
          </w:rPr>
          <m:t>v</m:t>
        </m:r>
      </m:oMath>
      <w:r w:rsidR="005A382F" w:rsidRPr="001D3757">
        <w:rPr>
          <w:rFonts w:ascii="宋体" w:hAnsi="宋体"/>
          <w:lang w:val="zh"/>
        </w:rPr>
        <w:t>为节点电压，</w:t>
      </w:r>
      <m:oMath>
        <m:sSubSup>
          <m:sSubSupPr>
            <m:ctrlPr>
              <w:rPr>
                <w:rFonts w:ascii="Cambria Math" w:hAnsi="Cambria Math"/>
                <w:lang w:val="zh"/>
              </w:rPr>
            </m:ctrlPr>
          </m:sSubSupPr>
          <m:e>
            <m:r>
              <w:rPr>
                <w:rFonts w:ascii="Cambria Math" w:hAnsi="Cambria Math"/>
                <w:lang w:val="zh"/>
              </w:rPr>
              <m:t>S</m:t>
            </m:r>
          </m:e>
          <m:sub>
            <m:r>
              <w:rPr>
                <w:rFonts w:ascii="Cambria Math" w:hAnsi="Cambria Math"/>
                <w:lang w:val="zh"/>
              </w:rPr>
              <m:t>k</m:t>
            </m:r>
          </m:sub>
          <m:sup>
            <m:r>
              <w:rPr>
                <w:rFonts w:ascii="Cambria Math" w:hAnsi="Cambria Math"/>
                <w:lang w:val="zh"/>
              </w:rPr>
              <m:t>g</m:t>
            </m:r>
          </m:sup>
        </m:sSubSup>
        <m:r>
          <m:rPr>
            <m:sty m:val="p"/>
          </m:rPr>
          <w:rPr>
            <w:rFonts w:ascii="Cambria Math" w:hAnsi="Cambria Math"/>
            <w:lang w:val="zh"/>
          </w:rPr>
          <m:t>=</m:t>
        </m:r>
        <m:sSubSup>
          <m:sSubSupPr>
            <m:ctrlPr>
              <w:rPr>
                <w:rFonts w:ascii="Cambria Math" w:hAnsi="Cambria Math"/>
                <w:lang w:val="zh"/>
              </w:rPr>
            </m:ctrlPr>
          </m:sSubSupPr>
          <m:e>
            <m:r>
              <w:rPr>
                <w:rFonts w:ascii="Cambria Math" w:hAnsi="Cambria Math"/>
                <w:lang w:val="zh"/>
              </w:rPr>
              <m:t>P</m:t>
            </m:r>
            <m:ctrlPr>
              <w:rPr>
                <w:rFonts w:ascii="Cambria Math" w:hAnsi="Cambria Math"/>
                <w:iCs/>
                <w:lang w:val="zh"/>
              </w:rPr>
            </m:ctrlPr>
          </m:e>
          <m:sub>
            <m:r>
              <w:rPr>
                <w:rFonts w:ascii="Cambria Math" w:hAnsi="Cambria Math"/>
                <w:lang w:val="zh"/>
              </w:rPr>
              <m:t>k</m:t>
            </m:r>
          </m:sub>
          <m:sup>
            <m:r>
              <w:rPr>
                <w:rFonts w:ascii="Cambria Math" w:hAnsi="Cambria Math"/>
                <w:lang w:val="zh"/>
              </w:rPr>
              <m:t>g</m:t>
            </m:r>
          </m:sup>
        </m:sSubSup>
        <m:r>
          <w:rPr>
            <w:rFonts w:ascii="Cambria Math" w:hAnsi="Cambria Math"/>
            <w:lang w:val="zh"/>
          </w:rPr>
          <m:t>+j</m:t>
        </m:r>
        <m:sSubSup>
          <m:sSubSupPr>
            <m:ctrlPr>
              <w:rPr>
                <w:rFonts w:ascii="Cambria Math" w:hAnsi="Cambria Math"/>
                <w:lang w:val="zh"/>
              </w:rPr>
            </m:ctrlPr>
          </m:sSubSupPr>
          <m:e>
            <m:r>
              <w:rPr>
                <w:rFonts w:ascii="Cambria Math" w:hAnsi="Cambria Math"/>
                <w:lang w:val="zh"/>
              </w:rPr>
              <m:t>Q</m:t>
            </m:r>
          </m:e>
          <m:sub>
            <m:r>
              <w:rPr>
                <w:rFonts w:ascii="Cambria Math" w:hAnsi="Cambria Math"/>
                <w:lang w:val="zh"/>
              </w:rPr>
              <m:t>k</m:t>
            </m:r>
          </m:sub>
          <m:sup>
            <m:r>
              <w:rPr>
                <w:rFonts w:ascii="Cambria Math" w:hAnsi="Cambria Math"/>
                <w:lang w:val="zh"/>
              </w:rPr>
              <m:t>g</m:t>
            </m:r>
          </m:sup>
        </m:sSubSup>
      </m:oMath>
      <w:r w:rsidR="005A382F" w:rsidRPr="001D3757">
        <w:rPr>
          <w:rFonts w:ascii="宋体" w:hAnsi="宋体"/>
          <w:lang w:val="zh"/>
        </w:rPr>
        <w:t xml:space="preserve"> 为传统发电节点上的</w:t>
      </w:r>
      <w:r w:rsidR="005A382F" w:rsidRPr="001D3757">
        <w:rPr>
          <w:rFonts w:ascii="宋体" w:hAnsi="宋体" w:hint="eastAsia"/>
          <w:lang w:val="zh"/>
        </w:rPr>
        <w:t>功率</w:t>
      </w:r>
      <w:r w:rsidR="005A382F" w:rsidRPr="001D3757">
        <w:rPr>
          <w:rFonts w:ascii="宋体" w:hAnsi="宋体"/>
          <w:lang w:val="zh"/>
        </w:rPr>
        <w:t>。定义</w:t>
      </w:r>
      <w:r w:rsidR="3A1A1620" w:rsidRPr="3A1A1620">
        <w:rPr>
          <w:rFonts w:ascii="宋体" w:hAnsi="宋体" w:cs="宋体"/>
        </w:rPr>
        <w:t>导纳矩阵</w:t>
      </w:r>
      <w:r w:rsidR="50132B44" w:rsidRPr="50132B44">
        <w:rPr>
          <w:rFonts w:ascii="宋体" w:hAnsi="宋体" w:cs="宋体"/>
        </w:rPr>
        <w:t>为</w:t>
      </w:r>
      <m:oMath>
        <m:r>
          <w:rPr>
            <w:rFonts w:ascii="Cambria Math" w:hAnsi="Cambria Math"/>
            <w:lang w:val="zh"/>
          </w:rPr>
          <m:t>Y=[</m:t>
        </m:r>
        <m:sSub>
          <m:sSubPr>
            <m:ctrlPr>
              <w:rPr>
                <w:rFonts w:ascii="Cambria Math" w:hAnsi="Cambria Math"/>
                <w:lang w:val="zh"/>
              </w:rPr>
            </m:ctrlPr>
          </m:sSubPr>
          <m:e>
            <m:r>
              <w:rPr>
                <w:rFonts w:ascii="Cambria Math" w:hAnsi="Cambria Math"/>
                <w:lang w:val="zh"/>
              </w:rPr>
              <m:t>Y</m:t>
            </m:r>
          </m:e>
          <m:sub>
            <m:r>
              <w:rPr>
                <w:rFonts w:ascii="Cambria Math" w:hAnsi="Cambria Math"/>
                <w:lang w:val="zh"/>
              </w:rPr>
              <m:t>km</m:t>
            </m:r>
          </m:sub>
        </m:sSub>
        <m:sSub>
          <m:sSubPr>
            <m:ctrlPr>
              <w:rPr>
                <w:rFonts w:ascii="Cambria Math" w:hAnsi="Cambria Math"/>
                <w:lang w:val="zh"/>
              </w:rPr>
            </m:ctrlPr>
          </m:sSubPr>
          <m:e>
            <m:r>
              <w:rPr>
                <w:rFonts w:ascii="Cambria Math" w:hAnsi="Cambria Math"/>
                <w:lang w:val="zh"/>
              </w:rPr>
              <m:t>]</m:t>
            </m:r>
          </m:e>
          <m:sub>
            <m:r>
              <w:rPr>
                <w:rFonts w:ascii="Cambria Math" w:hAnsi="Cambria Math"/>
                <w:lang w:val="zh"/>
              </w:rPr>
              <m:t>(k,m)∈</m:t>
            </m:r>
            <m:r>
              <m:rPr>
                <m:scr m:val="script"/>
                <m:sty m:val="p"/>
              </m:rPr>
              <w:rPr>
                <w:rFonts w:ascii="Cambria Math" w:hAnsi="Cambria Math"/>
                <w:lang w:val="zh"/>
              </w:rPr>
              <m:t>N</m:t>
            </m:r>
            <m:r>
              <w:rPr>
                <w:rFonts w:ascii="Cambria Math" w:hAnsi="Cambria Math"/>
                <w:lang w:val="zh"/>
              </w:rPr>
              <m:t>×</m:t>
            </m:r>
            <m:r>
              <m:rPr>
                <m:scr m:val="script"/>
                <m:sty m:val="p"/>
              </m:rPr>
              <w:rPr>
                <w:rFonts w:ascii="Cambria Math" w:hAnsi="Cambria Math"/>
                <w:lang w:val="zh"/>
              </w:rPr>
              <m:t>N</m:t>
            </m:r>
          </m:sub>
        </m:sSub>
        <m:r>
          <w:rPr>
            <w:rFonts w:ascii="Cambria Math" w:hAnsi="Cambria Math"/>
            <w:lang w:val="zh"/>
          </w:rPr>
          <m:t>∈</m:t>
        </m:r>
        <m:sSup>
          <m:sSupPr>
            <m:ctrlPr>
              <w:rPr>
                <w:rFonts w:ascii="Cambria Math" w:hAnsi="Cambria Math"/>
                <w:lang w:val="zh"/>
              </w:rPr>
            </m:ctrlPr>
          </m:sSupPr>
          <m:e>
            <m:r>
              <m:rPr>
                <m:scr m:val="double-struck"/>
                <m:sty m:val="p"/>
              </m:rPr>
              <w:rPr>
                <w:rFonts w:ascii="Cambria Math" w:hAnsi="Cambria Math"/>
                <w:lang w:val="zh"/>
              </w:rPr>
              <m:t>C</m:t>
            </m:r>
          </m:e>
          <m:sup>
            <m:r>
              <w:rPr>
                <w:rFonts w:ascii="Cambria Math" w:hAnsi="Cambria Math"/>
                <w:lang w:val="zh"/>
              </w:rPr>
              <m:t>n×n</m:t>
            </m:r>
          </m:sup>
        </m:sSup>
      </m:oMath>
      <w:r w:rsidR="07B53E5E" w:rsidRPr="07B53E5E">
        <w:rPr>
          <w:rFonts w:ascii="宋体" w:hAnsi="宋体"/>
          <w:lang w:val="zh"/>
        </w:rPr>
        <w:t>满足电流关系</w:t>
      </w:r>
      <w:r w:rsidR="005A382F" w:rsidRPr="001D3757">
        <w:rPr>
          <w:rFonts w:ascii="宋体" w:hAnsi="宋体" w:hint="eastAsia"/>
          <w:lang w:val="zh"/>
        </w:rPr>
        <w:t xml:space="preserve"> </w:t>
      </w:r>
      <m:oMath>
        <m:r>
          <w:rPr>
            <w:rFonts w:ascii="Cambria Math" w:hAnsi="Cambria Math"/>
            <w:lang w:val="zh"/>
          </w:rPr>
          <m:t>I=VY</m:t>
        </m:r>
      </m:oMath>
      <w:r w:rsidR="005A382F" w:rsidRPr="001D3757">
        <w:rPr>
          <w:rFonts w:ascii="宋体" w:hAnsi="宋体"/>
          <w:lang w:val="zh"/>
        </w:rPr>
        <w:t>，这里</w:t>
      </w:r>
      <m:oMath>
        <m:r>
          <w:rPr>
            <w:rFonts w:ascii="Cambria Math" w:hAnsi="Cambria Math"/>
            <w:lang w:val="zh"/>
          </w:rPr>
          <m:t>I=(</m:t>
        </m:r>
        <m:sSub>
          <m:sSubPr>
            <m:ctrlPr>
              <w:rPr>
                <w:rFonts w:ascii="Cambria Math" w:hAnsi="Cambria Math"/>
                <w:lang w:val="zh"/>
              </w:rPr>
            </m:ctrlPr>
          </m:sSubPr>
          <m:e>
            <m:r>
              <w:rPr>
                <w:rFonts w:ascii="Cambria Math" w:hAnsi="Cambria Math"/>
                <w:lang w:val="zh"/>
              </w:rPr>
              <m:t>I</m:t>
            </m:r>
          </m:e>
          <m:sub>
            <m:r>
              <w:rPr>
                <w:rFonts w:ascii="Cambria Math" w:hAnsi="Cambria Math"/>
                <w:lang w:val="zh"/>
              </w:rPr>
              <m:t>1</m:t>
            </m:r>
          </m:sub>
        </m:sSub>
        <m:r>
          <w:rPr>
            <w:rFonts w:ascii="Cambria Math" w:hAnsi="Cambria Math"/>
            <w:lang w:val="zh"/>
          </w:rPr>
          <m:t>,⋯,</m:t>
        </m:r>
        <m:sSub>
          <m:sSubPr>
            <m:ctrlPr>
              <w:rPr>
                <w:rFonts w:ascii="Cambria Math" w:hAnsi="Cambria Math"/>
                <w:lang w:val="zh"/>
              </w:rPr>
            </m:ctrlPr>
          </m:sSubPr>
          <m:e>
            <m:r>
              <w:rPr>
                <w:rFonts w:ascii="Cambria Math" w:hAnsi="Cambria Math"/>
                <w:lang w:val="zh"/>
              </w:rPr>
              <m:t>I</m:t>
            </m:r>
          </m:e>
          <m:sub>
            <m:r>
              <w:rPr>
                <w:rFonts w:ascii="Cambria Math" w:hAnsi="Cambria Math"/>
                <w:lang w:val="zh"/>
              </w:rPr>
              <m:t>N</m:t>
            </m:r>
          </m:sub>
        </m:sSub>
        <m:sSup>
          <m:sSupPr>
            <m:ctrlPr>
              <w:rPr>
                <w:rFonts w:ascii="Cambria Math" w:hAnsi="Cambria Math"/>
                <w:lang w:val="zh"/>
              </w:rPr>
            </m:ctrlPr>
          </m:sSupPr>
          <m:e>
            <m:r>
              <w:rPr>
                <w:rFonts w:ascii="Cambria Math" w:hAnsi="Cambria Math"/>
                <w:lang w:val="zh"/>
              </w:rPr>
              <m:t>)</m:t>
            </m:r>
          </m:e>
          <m:sup>
            <m:r>
              <w:rPr>
                <w:rFonts w:ascii="Cambria Math" w:hAnsi="Cambria Math"/>
                <w:lang w:val="zh"/>
              </w:rPr>
              <m:t>T</m:t>
            </m:r>
          </m:sup>
        </m:sSup>
        <m:r>
          <w:rPr>
            <w:rFonts w:ascii="Cambria Math" w:hAnsi="Cambria Math"/>
            <w:lang w:val="zh"/>
          </w:rPr>
          <m:t>∈</m:t>
        </m:r>
        <m:sSup>
          <m:sSupPr>
            <m:ctrlPr>
              <w:rPr>
                <w:rFonts w:ascii="Cambria Math" w:hAnsi="Cambria Math"/>
                <w:lang w:val="zh"/>
              </w:rPr>
            </m:ctrlPr>
          </m:sSupPr>
          <m:e>
            <m:r>
              <m:rPr>
                <m:scr m:val="double-struck"/>
                <m:sty m:val="p"/>
              </m:rPr>
              <w:rPr>
                <w:rFonts w:ascii="Cambria Math" w:hAnsi="Cambria Math"/>
                <w:lang w:val="zh"/>
              </w:rPr>
              <m:t>C</m:t>
            </m:r>
          </m:e>
          <m:sup>
            <m:r>
              <w:rPr>
                <w:rFonts w:ascii="Cambria Math" w:hAnsi="Cambria Math"/>
                <w:lang w:val="zh"/>
              </w:rPr>
              <m:t>N</m:t>
            </m:r>
          </m:sup>
        </m:sSup>
      </m:oMath>
      <w:r w:rsidR="3443C37C" w:rsidRPr="3443C37C">
        <w:rPr>
          <w:rFonts w:ascii="宋体" w:hAnsi="宋体" w:cs="宋体"/>
        </w:rPr>
        <w:t>为系统中的</w:t>
      </w:r>
      <w:r w:rsidR="005A382F" w:rsidRPr="3443C37C">
        <w:rPr>
          <w:rFonts w:ascii="宋体" w:hAnsi="宋体" w:cs="宋体"/>
        </w:rPr>
        <w:t>节点电流向量。</w:t>
      </w:r>
      <w:r w:rsidR="3443C37C" w:rsidRPr="3443C37C">
        <w:rPr>
          <w:rFonts w:ascii="宋体" w:hAnsi="宋体" w:cs="宋体"/>
        </w:rPr>
        <w:t>在</w:t>
      </w:r>
      <w:r w:rsidR="00000646">
        <w:rPr>
          <w:rFonts w:ascii="宋体" w:hAnsi="宋体" w:cs="宋体" w:hint="eastAsia"/>
        </w:rPr>
        <w:t>每个调控</w:t>
      </w:r>
      <w:r w:rsidR="3443C37C" w:rsidRPr="3443C37C">
        <w:rPr>
          <w:rFonts w:ascii="宋体" w:hAnsi="宋体" w:cs="宋体"/>
        </w:rPr>
        <w:t>时间</w:t>
      </w:r>
      <w:r w:rsidR="00000646">
        <w:rPr>
          <w:rFonts w:ascii="宋体" w:hAnsi="宋体" w:cs="宋体" w:hint="eastAsia"/>
        </w:rPr>
        <w:t>内</w:t>
      </w:r>
      <w:r w:rsidR="005A382F" w:rsidRPr="001D3757">
        <w:rPr>
          <w:rFonts w:ascii="宋体" w:hAnsi="宋体"/>
          <w:lang w:val="zh"/>
        </w:rPr>
        <w:t>，</w:t>
      </w:r>
      <w:r w:rsidR="51E7D0F6" w:rsidRPr="51E7D0F6">
        <w:rPr>
          <w:rFonts w:ascii="宋体" w:hAnsi="宋体"/>
          <w:lang w:val="zh"/>
        </w:rPr>
        <w:t>系统应遵守</w:t>
      </w:r>
      <w:r w:rsidR="005A382F" w:rsidRPr="001D3757">
        <w:rPr>
          <w:rFonts w:ascii="宋体" w:hAnsi="宋体" w:hint="eastAsia"/>
          <w:lang w:val="zh"/>
        </w:rPr>
        <w:t>关于</w:t>
      </w:r>
      <w:r w:rsidR="005A382F" w:rsidRPr="001D3757">
        <w:rPr>
          <w:rFonts w:ascii="宋体" w:hAnsi="宋体"/>
          <w:lang w:val="zh"/>
        </w:rPr>
        <w:t>有功</w:t>
      </w:r>
      <w:r w:rsidR="005A382F" w:rsidRPr="001D3757">
        <w:rPr>
          <w:rFonts w:ascii="宋体" w:hAnsi="宋体" w:hint="eastAsia"/>
          <w:lang w:val="zh"/>
        </w:rPr>
        <w:t>功率</w:t>
      </w:r>
      <m:oMath>
        <m:sSubSup>
          <m:sSubSupPr>
            <m:ctrlPr>
              <w:rPr>
                <w:rFonts w:ascii="Cambria Math" w:hAnsi="Cambria Math"/>
                <w:lang w:val="zh"/>
              </w:rPr>
            </m:ctrlPr>
          </m:sSubSupPr>
          <m:e>
            <m:r>
              <w:rPr>
                <w:rFonts w:ascii="Cambria Math" w:hAnsi="Cambria Math"/>
                <w:lang w:val="zh"/>
              </w:rPr>
              <m:t>p</m:t>
            </m:r>
          </m:e>
          <m:sub>
            <m:r>
              <w:rPr>
                <w:rFonts w:ascii="Cambria Math" w:hAnsi="Cambria Math"/>
                <w:lang w:val="zh"/>
              </w:rPr>
              <m:t xml:space="preserve"> </m:t>
            </m:r>
          </m:sub>
          <m:sup>
            <m:r>
              <w:rPr>
                <w:rFonts w:ascii="Cambria Math" w:hAnsi="Cambria Math"/>
                <w:lang w:val="zh"/>
              </w:rPr>
              <m:t>g</m:t>
            </m:r>
          </m:sup>
        </m:sSubSup>
      </m:oMath>
      <w:r w:rsidR="005A382F" w:rsidRPr="001D3757">
        <w:rPr>
          <w:rFonts w:ascii="宋体" w:hAnsi="宋体"/>
          <w:lang w:val="zh"/>
        </w:rPr>
        <w:t>，无功</w:t>
      </w:r>
      <w:r w:rsidR="005A382F" w:rsidRPr="001D3757">
        <w:rPr>
          <w:rFonts w:ascii="宋体" w:hAnsi="宋体" w:hint="eastAsia"/>
          <w:lang w:val="zh"/>
        </w:rPr>
        <w:t>功率</w:t>
      </w:r>
      <m:oMath>
        <m:sSubSup>
          <m:sSubSupPr>
            <m:ctrlPr>
              <w:rPr>
                <w:rFonts w:ascii="Cambria Math" w:hAnsi="Cambria Math"/>
                <w:lang w:val="zh"/>
              </w:rPr>
            </m:ctrlPr>
          </m:sSubSupPr>
          <m:e>
            <m:r>
              <w:rPr>
                <w:rFonts w:ascii="Cambria Math" w:hAnsi="Cambria Math" w:hint="eastAsia"/>
                <w:lang w:val="zh"/>
              </w:rPr>
              <m:t>q</m:t>
            </m:r>
          </m:e>
          <m:sub>
            <m:r>
              <w:rPr>
                <w:rFonts w:ascii="Cambria Math" w:hAnsi="Cambria Math"/>
                <w:lang w:val="zh"/>
              </w:rPr>
              <m:t xml:space="preserve"> </m:t>
            </m:r>
          </m:sub>
          <m:sup>
            <m:r>
              <w:rPr>
                <w:rFonts w:ascii="Cambria Math" w:hAnsi="Cambria Math"/>
                <w:lang w:val="zh"/>
              </w:rPr>
              <m:t>g</m:t>
            </m:r>
          </m:sup>
        </m:sSubSup>
      </m:oMath>
      <w:r w:rsidR="005A382F" w:rsidRPr="001D3757">
        <w:rPr>
          <w:rFonts w:ascii="宋体" w:hAnsi="宋体"/>
          <w:lang w:val="zh"/>
        </w:rPr>
        <w:t>，节点电压</w:t>
      </w:r>
      <m:oMath>
        <m:r>
          <w:rPr>
            <w:rFonts w:ascii="Cambria Math" w:hAnsi="Cambria Math" w:hint="eastAsia"/>
            <w:lang w:val="zh"/>
          </w:rPr>
          <m:t>v</m:t>
        </m:r>
      </m:oMath>
      <w:r w:rsidR="3DF66F2D" w:rsidRPr="3DF66F2D">
        <w:rPr>
          <w:rFonts w:ascii="宋体" w:hAnsi="宋体" w:cs="宋体"/>
        </w:rPr>
        <w:t>以及</w:t>
      </w:r>
      <w:r w:rsidR="005A382F" w:rsidRPr="3DF66F2D">
        <w:rPr>
          <w:rFonts w:ascii="宋体" w:hAnsi="宋体" w:cs="宋体" w:hint="eastAsia"/>
        </w:rPr>
        <w:t>线路功率</w:t>
      </w:r>
      <w:r w:rsidR="005A382F" w:rsidRPr="3DF66F2D">
        <w:rPr>
          <w:rFonts w:ascii="宋体" w:hAnsi="宋体" w:cs="宋体"/>
        </w:rPr>
        <w:t>的</w:t>
      </w:r>
      <w:r w:rsidR="3DF66F2D" w:rsidRPr="3DF66F2D">
        <w:rPr>
          <w:rFonts w:ascii="宋体" w:hAnsi="宋体" w:cs="宋体"/>
        </w:rPr>
        <w:t>相关</w:t>
      </w:r>
      <w:r w:rsidR="005A382F" w:rsidRPr="3DF66F2D">
        <w:rPr>
          <w:rFonts w:ascii="宋体" w:hAnsi="宋体" w:cs="宋体"/>
        </w:rPr>
        <w:t>约束</w:t>
      </w:r>
      <w:r w:rsidR="005A382F" w:rsidRPr="001D3757">
        <w:rPr>
          <w:rFonts w:ascii="宋体" w:hAnsi="宋体"/>
          <w:lang w:val="zh"/>
        </w:rPr>
        <w:t>：</w:t>
      </w:r>
    </w:p>
    <w:p w14:paraId="73AD4074" w14:textId="1D85DEAE" w:rsidR="005A382F" w:rsidRPr="00F63DED" w:rsidRDefault="00D26449" w:rsidP="006B7BCB">
      <w:pPr>
        <w:pStyle w:val="aff2"/>
        <w:spacing w:line="360" w:lineRule="auto"/>
        <w:rPr>
          <w:rFonts w:ascii="Times New Roman" w:hAnsi="Times New Roman" w:cs="Times New Roman"/>
        </w:rPr>
      </w:pPr>
      <w:r>
        <w:rPr>
          <w:rFonts w:cstheme="minorEastAsia"/>
        </w:rPr>
        <w:tab/>
      </w:r>
      <m:oMath>
        <m:limLow>
          <m:limLowPr>
            <m:ctrlPr>
              <w:rPr>
                <w:rFonts w:ascii="Cambria Math" w:hAnsi="Cambria Math"/>
                <w:i/>
              </w:rPr>
            </m:ctrlPr>
          </m:limLowPr>
          <m:e>
            <m:r>
              <w:rPr>
                <w:rFonts w:ascii="Cambria Math" w:hAnsi="Cambria Math"/>
              </w:rPr>
              <m:t>min</m:t>
            </m:r>
          </m:e>
          <m:lim>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m:t>
            </m:r>
            <m:d>
              <m:dPr>
                <m:begChr m:val="|"/>
                <m:endChr m:val="|"/>
                <m:ctrlPr>
                  <w:rPr>
                    <w:rFonts w:ascii="Cambria Math" w:hAnsi="Cambria Math"/>
                    <w:i/>
                  </w:rPr>
                </m:ctrlPr>
              </m:dPr>
              <m:e>
                <m:r>
                  <w:rPr>
                    <w:rFonts w:ascii="Cambria Math" w:hAnsi="Cambria Math"/>
                  </w:rPr>
                  <m:t>v</m:t>
                </m:r>
              </m:e>
            </m:d>
            <m:r>
              <w:rPr>
                <w:rFonts w:ascii="Cambria Math" w:hAnsi="Cambria Math"/>
              </w:rPr>
              <m:t>,∠v∈</m:t>
            </m:r>
            <m:sSup>
              <m:sSupPr>
                <m:ctrlPr>
                  <w:rPr>
                    <w:rFonts w:ascii="Cambria Math" w:hAnsi="Cambria Math"/>
                    <w:i/>
                  </w:rPr>
                </m:ctrlPr>
              </m:sSupPr>
              <m:e>
                <m:r>
                  <m:rPr>
                    <m:scr m:val="double-struck"/>
                  </m:rPr>
                  <w:rPr>
                    <w:rFonts w:ascii="Cambria Math" w:hAnsi="Cambria Math"/>
                  </w:rPr>
                  <m:t>R</m:t>
                </m:r>
              </m:e>
              <m:sup>
                <m:d>
                  <m:dPr>
                    <m:begChr m:val="|"/>
                    <m:endChr m:val="|"/>
                    <m:ctrlPr>
                      <w:rPr>
                        <w:rFonts w:ascii="Cambria Math" w:hAnsi="Cambria Math"/>
                        <w:i/>
                      </w:rPr>
                    </m:ctrlPr>
                  </m:dPr>
                  <m:e>
                    <m:r>
                      <m:rPr>
                        <m:scr m:val="script"/>
                      </m:rPr>
                      <w:rPr>
                        <w:rFonts w:ascii="Cambria Math" w:hAnsi="Cambria Math"/>
                      </w:rPr>
                      <m:t>B</m:t>
                    </m:r>
                  </m:e>
                </m:d>
              </m:sup>
            </m:sSup>
          </m:lim>
        </m:limLow>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g</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sSub>
          <m:sSubPr>
            <m:ctrlPr>
              <w:rPr>
                <w:rFonts w:ascii="Cambria Math" w:hAnsi="Cambria Math"/>
                <w:i/>
              </w:rPr>
            </m:ctrlPr>
          </m:sSubPr>
          <m:e>
            <m:r>
              <w:rPr>
                <w:rFonts w:ascii="Cambria Math" w:hAnsi="Cambria Math"/>
              </w:rPr>
              <m:t>p</m:t>
            </m:r>
          </m:e>
          <m:sub>
            <m:r>
              <w:rPr>
                <w:rFonts w:ascii="Cambria Math" w:hAnsi="Cambria Math"/>
              </w:rPr>
              <m:t>g</m:t>
            </m:r>
          </m:sub>
        </m:sSub>
      </m:oMath>
      <w:r w:rsidR="000B22AA">
        <w:tab/>
      </w:r>
      <w:ins w:id="3" w:author="Microsoft Word" w:date="2024-12-11T15:43:00Z" w16du:dateUtc="2024-12-11T07:43:00Z">
        <w:r w:rsidR="003565B4">
          <w:rPr>
            <w:rFonts w:ascii="Times New Roman" w:hAnsi="Times New Roman" w:cs="Times New Roman" w:hint="eastAsia"/>
          </w:rPr>
          <w:t>（</w:t>
        </w:r>
        <w:r w:rsidR="003565B4">
          <w:rPr>
            <w:rFonts w:ascii="Times New Roman" w:hAnsi="Times New Roman" w:cs="Times New Roman" w:hint="eastAsia"/>
          </w:rPr>
          <w:t>1</w:t>
        </w:r>
      </w:ins>
      <w:r w:rsidR="003565B4">
        <w:rPr>
          <w:rFonts w:ascii="Times New Roman" w:hAnsi="Times New Roman" w:cs="Times New Roman" w:hint="eastAsia"/>
        </w:rPr>
        <w:t>）</w:t>
      </w:r>
    </w:p>
    <w:p w14:paraId="0FB8A99F" w14:textId="06B15F48" w:rsidR="00910372" w:rsidRPr="006966FB" w:rsidRDefault="00E25866" w:rsidP="006B7BCB">
      <w:pPr>
        <w:pStyle w:val="aff2"/>
        <w:spacing w:line="360" w:lineRule="auto"/>
        <w:rPr>
          <w:rFonts w:ascii="Times New Roman" w:hAnsi="Times New Roman" w:cs="Times New Roman"/>
        </w:rPr>
      </w:pPr>
      <m:oMath>
        <m:r>
          <m:rPr>
            <m:sty m:val="p"/>
          </m:rPr>
          <w:rPr>
            <w:rFonts w:ascii="Cambria Math" w:hAnsi="Cambria Math"/>
          </w:rPr>
          <m:t>s.t. </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e>
        </m:d>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r>
          <w:rPr>
            <w:rFonts w:ascii="Cambria Math" w:hAnsi="Cambria Math"/>
          </w:rPr>
          <m:t>0,</m:t>
        </m:r>
      </m:oMath>
      <w:r w:rsidR="003565B4">
        <w:rPr>
          <w:i/>
        </w:rPr>
        <w:tab/>
      </w:r>
      <w:r w:rsidR="003D6626">
        <w:rPr>
          <w:rFonts w:ascii="Times New Roman" w:hAnsi="Times New Roman" w:cs="Times New Roman" w:hint="eastAsia"/>
          <w:iCs/>
        </w:rPr>
        <w:t>（</w:t>
      </w:r>
      <w:r w:rsidR="003D6626">
        <w:rPr>
          <w:rFonts w:ascii="Times New Roman" w:hAnsi="Times New Roman" w:cs="Times New Roman" w:hint="eastAsia"/>
          <w:iCs/>
        </w:rPr>
        <w:t>2</w:t>
      </w:r>
      <w:r w:rsidR="003D6626">
        <w:rPr>
          <w:rFonts w:ascii="Times New Roman" w:hAnsi="Times New Roman" w:cs="Times New Roman" w:hint="eastAsia"/>
          <w:iCs/>
        </w:rPr>
        <w:t>）</w:t>
      </w:r>
    </w:p>
    <w:p w14:paraId="08C9BD22" w14:textId="6F802A0C" w:rsidR="00910372" w:rsidRPr="00910372" w:rsidRDefault="003D6626" w:rsidP="006B7BCB">
      <w:pPr>
        <w:pStyle w:val="aff2"/>
        <w:spacing w:line="360" w:lineRule="auto"/>
        <w:rPr>
          <w:rFonts w:ascii="Times New Roman" w:hAnsi="Times New Roman" w:cs="Times New Roman"/>
          <w:i/>
        </w:rPr>
      </w:pPr>
      <w:r>
        <w:rPr>
          <w:rFonts w:ascii="Times New Roman" w:hAnsi="Times New Roman" w:cs="Times New Roman"/>
        </w:rPr>
        <w:tab/>
      </w:r>
      <m:oMath>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e>
        </m:d>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=0</m:t>
        </m:r>
        <m:r>
          <w:rPr>
            <w:rFonts w:ascii="Cambria Math" w:hAnsi="Cambria Math"/>
          </w:rPr>
          <m:t>,</m:t>
        </m:r>
      </m:oMath>
      <w:r>
        <w:rPr>
          <w:rFonts w:ascii="Times New Roman" w:hAnsi="Times New Roman" w:cs="Times New Roman"/>
        </w:rPr>
        <w:tab/>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p>
    <w:p w14:paraId="588E87F8" w14:textId="1D2F9295" w:rsidR="005A382F" w:rsidRPr="00E25866" w:rsidRDefault="002176D8" w:rsidP="006B7BCB">
      <w:pPr>
        <w:pStyle w:val="aff2"/>
        <w:spacing w:line="360" w:lineRule="auto"/>
        <w:rPr>
          <w:rFonts w:ascii="Times New Roman" w:hAnsi="Times New Roman" w:cs="Times New Roman"/>
        </w:rPr>
      </w:pPr>
      <w:r>
        <w:rPr>
          <w:rFonts w:ascii="Times New Roman" w:hAnsi="Times New Roman" w:cs="Times New Roman"/>
          <w:i/>
        </w:rPr>
        <w:tab/>
      </w:r>
      <m:oMath>
        <m:sSub>
          <m:sSubPr>
            <m:ctrlPr>
              <w:rPr>
                <w:rFonts w:ascii="Cambria Math" w:hAnsi="Cambria Math"/>
                <w:i/>
              </w:rPr>
            </m:ctrlPr>
          </m:sSubPr>
          <m:e>
            <m:bar>
              <m:barPr>
                <m:ctrlPr>
                  <w:rPr>
                    <w:rFonts w:ascii="Cambria Math" w:hAnsi="Cambria Math"/>
                  </w:rPr>
                </m:ctrlPr>
              </m:barPr>
              <m:e>
                <m:r>
                  <w:rPr>
                    <w:rFonts w:ascii="Cambria Math" w:hAnsi="Cambria Math"/>
                  </w:rPr>
                  <m:t>p</m:t>
                </m:r>
              </m:e>
            </m:ba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rPr>
                </m:ctrlPr>
              </m:barPr>
              <m:e>
                <m:r>
                  <w:rPr>
                    <w:rFonts w:ascii="Cambria Math" w:hAnsi="Cambria Math"/>
                  </w:rPr>
                  <m:t>p</m:t>
                </m:r>
              </m:e>
            </m:bar>
          </m:e>
          <m:sub>
            <m:r>
              <w:rPr>
                <w:rFonts w:ascii="Cambria Math" w:hAnsi="Cambria Math"/>
              </w:rPr>
              <m:t>g</m:t>
            </m:r>
          </m:sub>
        </m:sSub>
        <m:r>
          <w:rPr>
            <w:rFonts w:ascii="Cambria Math" w:hAnsi="Cambria Math"/>
          </w:rPr>
          <m:t xml:space="preserve">, </m:t>
        </m:r>
        <m:sSub>
          <m:sSubPr>
            <m:ctrlPr>
              <w:rPr>
                <w:rFonts w:ascii="Cambria Math" w:hAnsi="Cambria Math"/>
                <w:i/>
              </w:rPr>
            </m:ctrlPr>
          </m:sSubPr>
          <m:e>
            <m:bar>
              <m:barPr>
                <m:ctrlPr>
                  <w:rPr>
                    <w:rFonts w:ascii="Cambria Math" w:hAnsi="Cambria Math"/>
                  </w:rPr>
                </m:ctrlPr>
              </m:barPr>
              <m:e>
                <m:r>
                  <w:rPr>
                    <w:rFonts w:ascii="Cambria Math" w:hAnsi="Cambria Math"/>
                  </w:rPr>
                  <m:t>q</m:t>
                </m:r>
              </m:e>
            </m:ba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m:t>
            </m:r>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rPr>
                </m:ctrlPr>
              </m:barPr>
              <m:e>
                <m:r>
                  <w:rPr>
                    <w:rFonts w:ascii="Cambria Math" w:hAnsi="Cambria Math"/>
                  </w:rPr>
                  <m:t>q</m:t>
                </m:r>
              </m:e>
            </m:bar>
          </m:e>
          <m:sub>
            <m:r>
              <w:rPr>
                <w:rFonts w:ascii="Cambria Math" w:hAnsi="Cambria Math"/>
              </w:rPr>
              <m:t>g</m:t>
            </m:r>
          </m:sub>
        </m:sSub>
        <m:r>
          <w:rPr>
            <w:rFonts w:ascii="Cambria Math" w:hAnsi="Cambria Math"/>
          </w:rPr>
          <m:t xml:space="preserve">, </m:t>
        </m:r>
        <m:bar>
          <m:barPr>
            <m:ctrlPr>
              <w:rPr>
                <w:rFonts w:ascii="Cambria Math" w:hAnsi="Cambria Math"/>
              </w:rPr>
            </m:ctrlPr>
          </m:barPr>
          <m:e>
            <m:r>
              <w:rPr>
                <w:rFonts w:ascii="Cambria Math" w:hAnsi="Cambria Math"/>
              </w:rPr>
              <m:t>v</m:t>
            </m:r>
          </m:e>
        </m:bar>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bar>
          <m:barPr>
            <m:pos m:val="top"/>
            <m:ctrlPr>
              <w:rPr>
                <w:rFonts w:ascii="Cambria Math" w:hAnsi="Cambria Math"/>
              </w:rPr>
            </m:ctrlPr>
          </m:barPr>
          <m:e>
            <m:r>
              <w:rPr>
                <w:rFonts w:ascii="Cambria Math" w:hAnsi="Cambria Math"/>
              </w:rPr>
              <m:t>v</m:t>
            </m:r>
          </m:e>
        </m:bar>
        <m:r>
          <w:rPr>
            <w:rFonts w:ascii="Cambria Math" w:hAnsi="Cambria Math"/>
          </w:rPr>
          <m:t>,</m:t>
        </m:r>
      </m:oMath>
      <w:r>
        <w:rPr>
          <w:rFonts w:ascii="Times New Roman" w:hAnsi="Times New Roman" w:cs="Times New Roman"/>
          <w:i/>
        </w:rPr>
        <w:tab/>
      </w:r>
      <w:r>
        <w:rPr>
          <w:rFonts w:ascii="Times New Roman" w:hAnsi="Times New Roman" w:cs="Times New Roman" w:hint="eastAsia"/>
          <w:iCs/>
        </w:rPr>
        <w:t>（</w:t>
      </w:r>
      <w:r>
        <w:rPr>
          <w:rFonts w:ascii="Times New Roman" w:hAnsi="Times New Roman" w:cs="Times New Roman" w:hint="eastAsia"/>
          <w:iCs/>
        </w:rPr>
        <w:t>4</w:t>
      </w:r>
      <w:r>
        <w:rPr>
          <w:rFonts w:ascii="Times New Roman" w:hAnsi="Times New Roman" w:cs="Times New Roman" w:hint="eastAsia"/>
          <w:iCs/>
        </w:rPr>
        <w:t>）</w:t>
      </w:r>
    </w:p>
    <w:p w14:paraId="38883075" w14:textId="3BCA2CA7" w:rsidR="005A382F" w:rsidRPr="00A01834" w:rsidRDefault="002176D8" w:rsidP="006B7BCB">
      <w:pPr>
        <w:pStyle w:val="aff2"/>
        <w:spacing w:line="360" w:lineRule="auto"/>
        <w:rPr>
          <w:rFonts w:hint="eastAsia"/>
        </w:rPr>
      </w:pPr>
      <w:r>
        <w:rPr>
          <w:rFonts w:ascii="Times New Roman" w:hAnsi="Times New Roman" w:cs="Times New Roman"/>
        </w:rPr>
        <w:tab/>
      </w:r>
      <m:oMath>
        <m:sSubSup>
          <m:sSubSupPr>
            <m:ctrlPr>
              <w:rPr>
                <w:rFonts w:ascii="Cambria Math" w:hAnsi="Cambria Math"/>
                <w:i/>
              </w:rPr>
            </m:ctrlPr>
          </m:sSubSupPr>
          <m:e>
            <m:d>
              <m:dPr>
                <m:ctrlPr>
                  <w:rPr>
                    <w:rFonts w:ascii="Cambria Math" w:hAnsi="Cambria Math"/>
                    <w:iCs/>
                  </w:rPr>
                </m:ctrlPr>
              </m:dPr>
              <m:e>
                <m:sSub>
                  <m:sSubPr>
                    <m:ctrlPr>
                      <w:rPr>
                        <w:rFonts w:ascii="Cambria Math" w:hAnsi="Cambria Math"/>
                        <w:i/>
                      </w:rPr>
                    </m:ctrlPr>
                  </m:sSubPr>
                  <m:e>
                    <m:r>
                      <w:rPr>
                        <w:rFonts w:ascii="Cambria Math" w:hAnsi="Cambria Math"/>
                      </w:rPr>
                      <m:t>s</m:t>
                    </m:r>
                  </m:e>
                  <m:sub>
                    <m:r>
                      <w:rPr>
                        <w:rFonts w:ascii="Cambria Math" w:hAnsi="Cambria Math"/>
                      </w:rPr>
                      <m:t>r</m:t>
                    </m:r>
                  </m:sub>
                </m:sSub>
                <m:ctrlPr>
                  <w:rPr>
                    <w:rFonts w:ascii="Cambria Math" w:hAnsi="Cambria Math"/>
                    <w:i/>
                  </w:rPr>
                </m:ctrlPr>
              </m:e>
            </m:d>
          </m:e>
          <m:sub>
            <m:r>
              <w:rPr>
                <w:rFonts w:ascii="Cambria Math" w:hAnsi="Cambria Math"/>
              </w:rPr>
              <m:t>k,m</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ctrlPr>
                  <w:rPr>
                    <w:rFonts w:ascii="Cambria Math" w:hAnsi="Cambria Math"/>
                    <w:iCs/>
                  </w:rPr>
                </m:ctrlPr>
              </m:dPr>
              <m:e>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d>
          </m:e>
          <m:sub>
            <m:r>
              <w:rPr>
                <w:rFonts w:ascii="Cambria Math" w:hAnsi="Cambria Math"/>
              </w:rPr>
              <m:t>k,m</m:t>
            </m:r>
          </m:sub>
          <m:sup>
            <m:r>
              <w:rPr>
                <w:rFonts w:ascii="Cambria Math" w:hAnsi="Cambria Math"/>
              </w:rPr>
              <m:t>2</m:t>
            </m:r>
          </m:sup>
        </m:sSub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m:t>
            </m:r>
          </m:sub>
        </m:sSub>
        <m:r>
          <w:rPr>
            <w:rFonts w:ascii="Cambria Math" w:hAnsi="Cambria Math"/>
          </w:rPr>
          <m:t>,</m:t>
        </m:r>
      </m:oMath>
      <w:r>
        <w:rPr>
          <w:rFonts w:ascii="Times New Roman" w:hAnsi="Times New Roman" w:cs="Times New Roman"/>
        </w:rPr>
        <w:tab/>
      </w: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w:t>
      </w:r>
    </w:p>
    <w:p w14:paraId="397F0476" w14:textId="3BC2D746" w:rsidR="005A382F" w:rsidRPr="0032458F" w:rsidRDefault="00F108E0" w:rsidP="006B7BCB">
      <w:pPr>
        <w:spacing w:line="360" w:lineRule="auto"/>
      </w:pPr>
      <w:r>
        <w:rPr>
          <w:rFonts w:ascii="宋体" w:hAnsi="宋体" w:hint="eastAsia"/>
        </w:rPr>
        <w:t>公式</w:t>
      </w:r>
      <w:r w:rsidR="00254B68">
        <w:rPr>
          <w:rFonts w:ascii="宋体" w:hAnsi="宋体" w:hint="eastAsia"/>
        </w:rPr>
        <w:t>(1)为能源系统的发电成本函数，这里</w:t>
      </w:r>
      <w:r w:rsidR="004622B4">
        <w:rPr>
          <w:rFonts w:ascii="宋体" w:hAnsi="宋体" w:hint="eastAsia"/>
        </w:rPr>
        <w:t>将发电成本建模为发电量的</w:t>
      </w:r>
      <w:r w:rsidR="00254B68">
        <w:rPr>
          <w:rFonts w:ascii="宋体" w:hAnsi="宋体" w:hint="eastAsia"/>
        </w:rPr>
        <w:t>二次函数</w:t>
      </w:r>
      <w:r w:rsidR="00831ADC">
        <w:rPr>
          <w:rFonts w:ascii="宋体" w:hAnsi="宋体" w:hint="eastAsia"/>
        </w:rPr>
        <w:t>。</w:t>
      </w:r>
      <w:r w:rsidR="000A62F9">
        <w:rPr>
          <w:rFonts w:ascii="宋体" w:hAnsi="宋体" w:hint="eastAsia"/>
        </w:rPr>
        <w:t>公式</w:t>
      </w:r>
      <w:r w:rsidR="00F47898" w:rsidRPr="00F47898">
        <w:rPr>
          <w:rFonts w:ascii="宋体" w:hAnsi="宋体" w:hint="eastAsia"/>
        </w:rPr>
        <w:t>(</w:t>
      </w:r>
      <w:r w:rsidR="00F47898">
        <w:rPr>
          <w:rFonts w:ascii="宋体" w:hAnsi="宋体" w:hint="eastAsia"/>
        </w:rPr>
        <w:t>2</w:t>
      </w:r>
      <w:r w:rsidR="00F47898" w:rsidRPr="00F47898">
        <w:rPr>
          <w:rFonts w:ascii="宋体" w:hAnsi="宋体" w:hint="eastAsia"/>
        </w:rPr>
        <w:t>)-(</w:t>
      </w:r>
      <w:r w:rsidR="00F47898">
        <w:rPr>
          <w:rFonts w:ascii="宋体" w:hAnsi="宋体" w:hint="eastAsia"/>
        </w:rPr>
        <w:t>3</w:t>
      </w:r>
      <w:r w:rsidR="00F47898" w:rsidRPr="00F47898">
        <w:rPr>
          <w:rFonts w:ascii="宋体" w:hAnsi="宋体" w:hint="eastAsia"/>
        </w:rPr>
        <w:t>)是基于基尔霍夫电压和电流定律推导</w:t>
      </w:r>
      <w:r w:rsidR="00254B68">
        <w:rPr>
          <w:rFonts w:ascii="宋体" w:hAnsi="宋体" w:hint="eastAsia"/>
        </w:rPr>
        <w:t>得出</w:t>
      </w:r>
      <w:r w:rsidR="00F47898" w:rsidRPr="00F47898">
        <w:rPr>
          <w:rFonts w:ascii="宋体" w:hAnsi="宋体" w:hint="eastAsia"/>
        </w:rPr>
        <w:t>的电力</w:t>
      </w:r>
      <w:r w:rsidR="00254B68">
        <w:rPr>
          <w:rFonts w:ascii="宋体" w:hAnsi="宋体" w:hint="eastAsia"/>
        </w:rPr>
        <w:t>潮</w:t>
      </w:r>
      <w:r w:rsidR="00F47898" w:rsidRPr="00F47898">
        <w:rPr>
          <w:rFonts w:ascii="宋体" w:hAnsi="宋体" w:hint="eastAsia"/>
        </w:rPr>
        <w:t>流方程，是AC-OPF问题的</w:t>
      </w:r>
      <w:r w:rsidR="00F47898" w:rsidRPr="00F47898">
        <w:rPr>
          <w:rFonts w:ascii="宋体" w:hAnsi="宋体" w:hint="eastAsia"/>
        </w:rPr>
        <w:lastRenderedPageBreak/>
        <w:t>核心约束</w:t>
      </w:r>
      <w:r w:rsidR="00831ADC">
        <w:rPr>
          <w:rFonts w:ascii="宋体" w:hAnsi="宋体" w:hint="eastAsia"/>
        </w:rPr>
        <w:t>，</w:t>
      </w:r>
      <w:r w:rsidR="00F47898" w:rsidRPr="00F47898">
        <w:rPr>
          <w:rFonts w:ascii="宋体" w:hAnsi="宋体" w:hint="eastAsia"/>
        </w:rPr>
        <w:t>这些方程是非凸非线性的，具体表现为电压和功率之间的三角函数关系，如电压幅值和相角之间的余弦和正弦关系</w:t>
      </w:r>
      <w:r w:rsidR="00831ADC">
        <w:rPr>
          <w:rFonts w:ascii="宋体" w:hAnsi="宋体" w:hint="eastAsia"/>
        </w:rPr>
        <w:t>。</w:t>
      </w:r>
      <w:r w:rsidR="009A561B" w:rsidRPr="009C0CE3">
        <w:rPr>
          <w:rFonts w:hint="eastAsia"/>
        </w:rPr>
        <w:t>（</w:t>
      </w:r>
      <w:r w:rsidR="009A561B" w:rsidRPr="009C0CE3">
        <w:rPr>
          <w:rFonts w:hint="eastAsia"/>
        </w:rPr>
        <w:t>4</w:t>
      </w:r>
      <w:r w:rsidR="009A561B" w:rsidRPr="009C0CE3">
        <w:rPr>
          <w:rFonts w:hint="eastAsia"/>
        </w:rPr>
        <w:t>）</w:t>
      </w:r>
      <w:r w:rsidR="005A382F" w:rsidRPr="009C0CE3">
        <w:rPr>
          <w:rFonts w:ascii="宋体" w:hAnsi="宋体" w:hint="eastAsia"/>
        </w:rPr>
        <w:t>分别是传统发电机的有功</w:t>
      </w:r>
      <w:r w:rsidR="007408F2" w:rsidRPr="009C0CE3">
        <w:rPr>
          <w:rFonts w:ascii="宋体" w:hAnsi="宋体" w:hint="eastAsia"/>
        </w:rPr>
        <w:t>、</w:t>
      </w:r>
      <w:r w:rsidR="005A382F" w:rsidRPr="009C0CE3">
        <w:rPr>
          <w:rFonts w:ascii="宋体" w:hAnsi="宋体" w:hint="eastAsia"/>
        </w:rPr>
        <w:t>无功功率</w:t>
      </w:r>
      <w:r w:rsidR="00C764C6" w:rsidRPr="009C0CE3">
        <w:rPr>
          <w:rFonts w:ascii="宋体" w:hAnsi="宋体" w:hint="eastAsia"/>
        </w:rPr>
        <w:t>和电压幅值</w:t>
      </w:r>
      <w:r w:rsidR="005A382F" w:rsidRPr="009C0CE3">
        <w:rPr>
          <w:rFonts w:ascii="宋体" w:hAnsi="宋体" w:hint="eastAsia"/>
        </w:rPr>
        <w:t>边界约束，</w:t>
      </w:r>
      <m:oMath>
        <m:sSubSup>
          <m:sSubSupPr>
            <m:ctrlPr>
              <w:rPr>
                <w:rFonts w:ascii="Cambria Math" w:hAnsi="Cambria Math"/>
                <w:i/>
              </w:rPr>
            </m:ctrlPr>
          </m:sSubSupPr>
          <m:e>
            <m:bar>
              <m:barPr>
                <m:ctrlPr>
                  <w:rPr>
                    <w:rFonts w:ascii="Cambria Math" w:hAnsi="Cambria Math"/>
                    <w:i/>
                  </w:rPr>
                </m:ctrlPr>
              </m:barPr>
              <m:e>
                <m:r>
                  <w:rPr>
                    <w:rFonts w:ascii="Cambria Math" w:hAnsi="Cambria Math"/>
                  </w:rPr>
                  <m:t>p</m:t>
                </m:r>
              </m:e>
            </m:bar>
          </m:e>
          <m:sub>
            <m:r>
              <w:rPr>
                <w:rFonts w:ascii="Cambria Math" w:hAnsi="Cambria Math"/>
              </w:rPr>
              <m:t>g</m:t>
            </m:r>
          </m:sub>
          <m:sup>
            <m:r>
              <w:rPr>
                <w:rFonts w:ascii="Cambria Math" w:hAnsi="Cambria Math"/>
              </w:rPr>
              <m:t xml:space="preserve"> </m:t>
            </m:r>
          </m:sup>
        </m:sSubSup>
      </m:oMath>
      <w:r w:rsidR="005A382F" w:rsidRPr="009C0CE3">
        <w:rPr>
          <w:rFonts w:ascii="宋体" w:hAnsi="宋体" w:hint="eastAsia"/>
        </w:rPr>
        <w:t>、</w:t>
      </w:r>
      <m:oMath>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p</m:t>
                </m:r>
              </m:e>
            </m:bar>
          </m:e>
          <m:sub>
            <m:r>
              <w:rPr>
                <w:rFonts w:ascii="Cambria Math" w:hAnsi="Cambria Math"/>
              </w:rPr>
              <m:t>g</m:t>
            </m:r>
          </m:sub>
          <m:sup>
            <m:r>
              <w:rPr>
                <w:rFonts w:ascii="Cambria Math" w:hAnsi="Cambria Math"/>
              </w:rPr>
              <m:t xml:space="preserve"> </m:t>
            </m:r>
          </m:sup>
        </m:sSubSup>
      </m:oMath>
      <w:r w:rsidR="00AF0BD8" w:rsidRPr="009C0CE3">
        <w:rPr>
          <w:rFonts w:ascii="宋体" w:hAnsi="宋体" w:hint="eastAsia"/>
        </w:rPr>
        <w:t>，</w:t>
      </w:r>
      <w:r w:rsidR="005A382F" w:rsidRPr="009C0CE3">
        <w:rPr>
          <w:rFonts w:ascii="宋体" w:hAnsi="宋体" w:hint="eastAsia"/>
        </w:rPr>
        <w:t xml:space="preserve"> </w:t>
      </w:r>
      <m:oMath>
        <m:sSubSup>
          <m:sSubSupPr>
            <m:ctrlPr>
              <w:rPr>
                <w:rFonts w:ascii="Cambria Math" w:hAnsi="Cambria Math"/>
                <w:i/>
              </w:rPr>
            </m:ctrlPr>
          </m:sSubSupPr>
          <m:e>
            <m:bar>
              <m:barPr>
                <m:ctrlPr>
                  <w:rPr>
                    <w:rFonts w:ascii="Cambria Math" w:hAnsi="Cambria Math"/>
                    <w:i/>
                  </w:rPr>
                </m:ctrlPr>
              </m:barPr>
              <m:e>
                <m:r>
                  <w:rPr>
                    <w:rFonts w:ascii="Cambria Math" w:hAnsi="Cambria Math"/>
                  </w:rPr>
                  <m:t>q</m:t>
                </m:r>
              </m:e>
            </m:bar>
          </m:e>
          <m:sub>
            <m:r>
              <w:rPr>
                <w:rFonts w:ascii="Cambria Math" w:hAnsi="Cambria Math"/>
              </w:rPr>
              <m:t xml:space="preserve"> g</m:t>
            </m:r>
          </m:sub>
          <m:sup>
            <m:r>
              <w:rPr>
                <w:rFonts w:ascii="Cambria Math" w:hAnsi="Cambria Math"/>
              </w:rPr>
              <m:t xml:space="preserve"> </m:t>
            </m:r>
          </m:sup>
        </m:sSubSup>
      </m:oMath>
      <w:r w:rsidR="005A382F" w:rsidRPr="009C0CE3">
        <w:rPr>
          <w:rFonts w:ascii="宋体" w:hAnsi="宋体" w:hint="eastAsia"/>
        </w:rPr>
        <w:t>、</w:t>
      </w:r>
      <m:oMath>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q</m:t>
                </m:r>
              </m:e>
            </m:bar>
          </m:e>
          <m:sub>
            <m:r>
              <w:rPr>
                <w:rFonts w:ascii="Cambria Math" w:hAnsi="Cambria Math"/>
              </w:rPr>
              <m:t>g</m:t>
            </m:r>
          </m:sub>
          <m:sup>
            <m:r>
              <w:rPr>
                <w:rFonts w:ascii="Cambria Math" w:hAnsi="Cambria Math"/>
              </w:rPr>
              <m:t xml:space="preserve"> </m:t>
            </m:r>
          </m:sup>
        </m:sSubSup>
      </m:oMath>
      <w:r w:rsidR="00646EC0" w:rsidRPr="009C0CE3">
        <w:rPr>
          <w:rFonts w:ascii="宋体" w:hAnsi="宋体" w:hint="eastAsia"/>
        </w:rPr>
        <w:t>，</w:t>
      </w:r>
      <m:oMath>
        <m:bar>
          <m:barPr>
            <m:ctrlPr>
              <w:rPr>
                <w:rFonts w:ascii="Cambria Math" w:hAnsi="Cambria Math"/>
              </w:rPr>
            </m:ctrlPr>
          </m:barPr>
          <m:e>
            <m:r>
              <w:rPr>
                <w:rFonts w:ascii="Cambria Math" w:hAnsi="Cambria Math"/>
              </w:rPr>
              <m:t>v</m:t>
            </m:r>
          </m:e>
        </m:bar>
      </m:oMath>
      <w:r w:rsidR="009C0CE3" w:rsidRPr="009C0CE3">
        <w:rPr>
          <w:rFonts w:ascii="宋体" w:hAnsi="宋体" w:hint="eastAsia"/>
        </w:rPr>
        <w:t>、</w:t>
      </w:r>
      <m:oMath>
        <m:bar>
          <m:barPr>
            <m:pos m:val="top"/>
            <m:ctrlPr>
              <w:rPr>
                <w:rFonts w:ascii="Cambria Math" w:hAnsi="Cambria Math"/>
              </w:rPr>
            </m:ctrlPr>
          </m:barPr>
          <m:e>
            <m:r>
              <w:rPr>
                <w:rFonts w:ascii="Cambria Math" w:hAnsi="Cambria Math"/>
              </w:rPr>
              <m:t>v</m:t>
            </m:r>
          </m:e>
        </m:bar>
      </m:oMath>
      <w:r w:rsidR="005A382F" w:rsidRPr="009C0CE3">
        <w:rPr>
          <w:rFonts w:ascii="宋体" w:hAnsi="宋体" w:hint="eastAsia"/>
        </w:rPr>
        <w:t>分别表示为相应的上下界</w:t>
      </w:r>
      <w:r w:rsidR="009C0CE3">
        <w:rPr>
          <w:rFonts w:ascii="宋体" w:hAnsi="宋体" w:hint="eastAsia"/>
        </w:rPr>
        <w:t>。</w:t>
      </w:r>
      <w:r w:rsidR="009A561B" w:rsidRPr="009C0CE3">
        <w:rPr>
          <w:rFonts w:hint="eastAsia"/>
        </w:rPr>
        <w:t>（</w:t>
      </w:r>
      <w:r w:rsidR="009A561B">
        <w:rPr>
          <w:rFonts w:hint="eastAsia"/>
        </w:rPr>
        <w:t>5</w:t>
      </w:r>
      <w:r w:rsidR="009A561B" w:rsidRPr="009C0CE3">
        <w:rPr>
          <w:rFonts w:hint="eastAsia"/>
        </w:rPr>
        <w:t>）</w:t>
      </w:r>
      <w:r w:rsidR="005A382F" w:rsidRPr="009C0CE3">
        <w:rPr>
          <w:rFonts w:ascii="宋体" w:hAnsi="宋体" w:hint="eastAsia"/>
        </w:rPr>
        <w:t>代表线路上的功率上限约束，</w:t>
      </w:r>
      <m:oMath>
        <m:sSubSup>
          <m:sSubSupPr>
            <m:ctrlPr>
              <w:rPr>
                <w:rFonts w:ascii="Cambria Math" w:hAnsi="Cambria Math"/>
                <w:i/>
              </w:rPr>
            </m:ctrlPr>
          </m:sSubSupPr>
          <m:e>
            <m:d>
              <m:dPr>
                <m:ctrlPr>
                  <w:rPr>
                    <w:rFonts w:ascii="Cambria Math" w:hAnsi="Cambria Math"/>
                    <w:iCs/>
                  </w:rPr>
                </m:ctrlPr>
              </m:dPr>
              <m:e>
                <m:sSub>
                  <m:sSubPr>
                    <m:ctrlPr>
                      <w:rPr>
                        <w:rFonts w:ascii="Cambria Math" w:hAnsi="Cambria Math"/>
                        <w:i/>
                      </w:rPr>
                    </m:ctrlPr>
                  </m:sSubPr>
                  <m:e>
                    <m:r>
                      <w:rPr>
                        <w:rFonts w:ascii="Cambria Math" w:hAnsi="Cambria Math"/>
                      </w:rPr>
                      <m:t>s</m:t>
                    </m:r>
                  </m:e>
                  <m:sub>
                    <m:r>
                      <w:rPr>
                        <w:rFonts w:ascii="Cambria Math" w:hAnsi="Cambria Math"/>
                      </w:rPr>
                      <m:t>r</m:t>
                    </m:r>
                  </m:sub>
                </m:sSub>
                <m:ctrlPr>
                  <w:rPr>
                    <w:rFonts w:ascii="Cambria Math" w:hAnsi="Cambria Math"/>
                    <w:i/>
                  </w:rPr>
                </m:ctrlPr>
              </m:e>
            </m:d>
          </m:e>
          <m:sub>
            <m:r>
              <w:rPr>
                <w:rFonts w:ascii="Cambria Math" w:hAnsi="Cambria Math"/>
              </w:rPr>
              <m:t>k,m</m:t>
            </m:r>
          </m:sub>
          <m:sup>
            <m:r>
              <w:rPr>
                <w:rFonts w:ascii="Cambria Math" w:hAnsi="Cambria Math"/>
              </w:rPr>
              <m:t xml:space="preserve"> </m:t>
            </m:r>
          </m:sup>
        </m:sSubSup>
        <m:r>
          <m:rPr>
            <m:sty m:val="p"/>
          </m:rPr>
          <w:rPr>
            <w:rFonts w:ascii="Cambria Math" w:hAnsi="Cambria Math" w:hint="eastAsia"/>
          </w:rPr>
          <m:t>、</m:t>
        </m:r>
        <m:sSubSup>
          <m:sSubSupPr>
            <m:ctrlPr>
              <w:rPr>
                <w:rFonts w:ascii="Cambria Math" w:hAnsi="Cambria Math"/>
                <w:i/>
              </w:rPr>
            </m:ctrlPr>
          </m:sSubSupPr>
          <m:e>
            <m:d>
              <m:dPr>
                <m:ctrlPr>
                  <w:rPr>
                    <w:rFonts w:ascii="Cambria Math" w:hAnsi="Cambria Math"/>
                    <w:iCs/>
                  </w:rPr>
                </m:ctrlPr>
              </m:dPr>
              <m:e>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d>
          </m:e>
          <m:sub>
            <m:r>
              <w:rPr>
                <w:rFonts w:ascii="Cambria Math" w:hAnsi="Cambria Math"/>
              </w:rPr>
              <m:t>k,m</m:t>
            </m:r>
          </m:sub>
          <m:sup>
            <m:r>
              <w:rPr>
                <w:rFonts w:ascii="Cambria Math" w:hAnsi="Cambria Math"/>
              </w:rPr>
              <m:t xml:space="preserve"> </m:t>
            </m:r>
          </m:sup>
        </m:sSubSup>
        <m:r>
          <m:rPr>
            <m:sty m:val="p"/>
          </m:rPr>
          <w:rPr>
            <w:rFonts w:ascii="Cambria Math" w:hAnsi="Cambria Math" w:hint="eastAsia"/>
          </w:rPr>
          <m:t>代表线路</m:t>
        </m:r>
        <m:d>
          <m:dPr>
            <m:ctrlPr>
              <w:rPr>
                <w:rFonts w:ascii="Cambria Math" w:hAnsi="Cambria Math"/>
                <w:i/>
              </w:rPr>
            </m:ctrlPr>
          </m:dPr>
          <m:e>
            <m:r>
              <w:rPr>
                <w:rFonts w:ascii="Cambria Math" w:hAnsi="Cambria Math"/>
              </w:rPr>
              <m:t>k,m</m:t>
            </m:r>
          </m:e>
        </m:d>
      </m:oMath>
      <w:r w:rsidR="005A382F" w:rsidRPr="009C0CE3">
        <w:rPr>
          <w:rFonts w:ascii="宋体" w:hAnsi="宋体" w:hint="eastAsia"/>
        </w:rPr>
        <w:t>上的</w:t>
      </w:r>
      <w:r w:rsidR="008E0940">
        <w:rPr>
          <w:rFonts w:ascii="宋体" w:hAnsi="宋体" w:hint="eastAsia"/>
        </w:rPr>
        <w:t>有功和无功</w:t>
      </w:r>
      <w:r w:rsidR="00523584">
        <w:rPr>
          <w:rFonts w:ascii="宋体" w:hAnsi="宋体" w:hint="eastAsia"/>
        </w:rPr>
        <w:t>功率，</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m:t>
            </m:r>
          </m:sub>
        </m:sSub>
      </m:oMath>
      <w:r w:rsidR="00523584">
        <w:rPr>
          <w:rFonts w:ascii="宋体" w:hAnsi="宋体" w:hint="eastAsia"/>
        </w:rPr>
        <w:t>表示</w:t>
      </w:r>
      <w:r w:rsidR="00AA4EB8">
        <w:rPr>
          <w:rFonts w:ascii="宋体" w:hAnsi="宋体" w:hint="eastAsia"/>
        </w:rPr>
        <w:t>线路</w:t>
      </w:r>
      <w:r w:rsidR="00523584">
        <w:rPr>
          <w:rFonts w:ascii="宋体" w:hAnsi="宋体" w:hint="eastAsia"/>
        </w:rPr>
        <w:t>视在</w:t>
      </w:r>
      <w:r w:rsidR="005A382F" w:rsidRPr="009C0CE3">
        <w:rPr>
          <w:rFonts w:ascii="宋体" w:hAnsi="宋体" w:hint="eastAsia"/>
        </w:rPr>
        <w:t>功率上限</w:t>
      </w:r>
      <w:r w:rsidR="00523584">
        <w:rPr>
          <w:rFonts w:ascii="宋体" w:hAnsi="宋体" w:hint="eastAsia"/>
        </w:rPr>
        <w:t>。</w:t>
      </w:r>
    </w:p>
    <w:p w14:paraId="62C8F958" w14:textId="3AD417AC" w:rsidR="009C7F12" w:rsidRDefault="55A09EB7" w:rsidP="006B7BCB">
      <w:pPr>
        <w:spacing w:line="360" w:lineRule="auto"/>
      </w:pPr>
      <w:r w:rsidRPr="4A9C6FB4">
        <w:rPr>
          <w:b/>
        </w:rPr>
        <w:t>风力发</w:t>
      </w:r>
      <w:r w:rsidRPr="5AF7C454">
        <w:rPr>
          <w:b/>
        </w:rPr>
        <w:t>电的输出</w:t>
      </w:r>
      <w:r w:rsidR="464BB2CC" w:rsidRPr="464BB2CC">
        <w:rPr>
          <w:b/>
          <w:bCs/>
        </w:rPr>
        <w:t>功率</w:t>
      </w:r>
      <w:r w:rsidR="4A9C6FB4" w:rsidRPr="5AF7C454">
        <w:rPr>
          <w:b/>
        </w:rPr>
        <w:t>建模：</w:t>
      </w:r>
      <w:r w:rsidR="31D2CA0E">
        <w:t>风力发电</w:t>
      </w:r>
      <w:r w:rsidR="014AE64E" w:rsidRPr="60E8569A">
        <w:rPr>
          <w:rFonts w:ascii="宋体" w:hAnsi="宋体" w:cs="宋体"/>
        </w:rPr>
        <w:t>的输出</w:t>
      </w:r>
      <w:r w:rsidR="4A1D8733" w:rsidRPr="4A1D8733">
        <w:rPr>
          <w:rFonts w:ascii="宋体" w:hAnsi="宋体" w:cs="宋体"/>
        </w:rPr>
        <w:t>功率</w:t>
      </w:r>
      <w:r>
        <w:t>与风速</w:t>
      </w:r>
      <w:r w:rsidR="00852FD6">
        <w:rPr>
          <w:rFonts w:hint="eastAsia"/>
        </w:rPr>
        <w:t>和</w:t>
      </w:r>
      <w:r w:rsidR="00DE3B96">
        <w:rPr>
          <w:rFonts w:hint="eastAsia"/>
        </w:rPr>
        <w:t>风机性能</w:t>
      </w:r>
      <w:r>
        <w:t>密切相关。</w:t>
      </w:r>
      <w:r w:rsidR="00A93A26" w:rsidRPr="00A93A26">
        <w:rPr>
          <w:rFonts w:hint="eastAsia"/>
        </w:rPr>
        <w:t>风能转换为电能的效率，即功率系数，主要受风速变异性的影响。由于不同风机的切入速度、额定功率和额定速度的差异，各型风机的功率系数曲线也不尽相同。当风速超过额定风速时，输出功率将维持在额定功率。一旦风速</w:t>
      </w:r>
      <w:r w:rsidR="009C7F12">
        <w:rPr>
          <w:rFonts w:hint="eastAsia"/>
        </w:rPr>
        <w:t>过快</w:t>
      </w:r>
      <w:r w:rsidR="00A93A26" w:rsidRPr="00A93A26">
        <w:rPr>
          <w:rFonts w:hint="eastAsia"/>
        </w:rPr>
        <w:t>，为防止设备损坏，风力发电机将被迫停机。</w:t>
      </w:r>
    </w:p>
    <w:p w14:paraId="7E80D35A" w14:textId="6894AF99" w:rsidR="054E415B" w:rsidRDefault="00750C25" w:rsidP="006B7BCB">
      <w:pPr>
        <w:pStyle w:val="aff2"/>
        <w:spacing w:line="360" w:lineRule="auto"/>
        <w:rPr>
          <w:rFonts w:hint="eastAsia"/>
        </w:rPr>
      </w:pPr>
      <w:r>
        <w:rPr>
          <w:rFonts w:ascii="Times New Roman" w:hAnsi="Times New Roman" w:cstheme="minorEastAsia"/>
        </w:rPr>
        <w:tab/>
      </w:r>
      <m:oMath>
        <m:sSub>
          <m:sSubPr>
            <m:ctrlPr>
              <w:rPr>
                <w:rFonts w:ascii="Cambria Math" w:hAnsi="Cambria Math"/>
                <w:i/>
              </w:rPr>
            </m:ctrlPr>
          </m:sSubPr>
          <m:e>
            <m:r>
              <w:rPr>
                <w:rFonts w:ascii="Cambria Math" w:hAnsi="Cambria Math"/>
              </w:rPr>
              <m:t>P</m:t>
            </m:r>
          </m:e>
          <m:sub>
            <m:r>
              <w:rPr>
                <w:rFonts w:ascii="Cambria Math" w:hAnsi="Cambria Math"/>
              </w:rPr>
              <m:t>wind</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v&lt;</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m:t>
                </m:r>
              </m:e>
              <m:e>
                <m:r>
                  <w:rPr>
                    <w:rFonts w:ascii="Cambria Math" w:hAnsi="Cambria Math"/>
                  </w:rPr>
                  <m:t>G</m:t>
                </m:r>
                <m:d>
                  <m:dPr>
                    <m:ctrlPr>
                      <w:rPr>
                        <w:rFonts w:ascii="Cambria Math" w:hAnsi="Cambria Math"/>
                        <w:i/>
                      </w:rPr>
                    </m:ctrlPr>
                  </m:dPr>
                  <m:e>
                    <m:r>
                      <w:rPr>
                        <w:rFonts w:ascii="Cambria Math" w:hAnsi="Cambria Math" w:hint="eastAsia"/>
                      </w:rPr>
                      <m:t>v</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&lt;v&lt;</m:t>
                </m:r>
                <m:sSub>
                  <m:sSubPr>
                    <m:ctrlPr>
                      <w:rPr>
                        <w:rFonts w:ascii="Cambria Math" w:hAnsi="Cambria Math"/>
                        <w:i/>
                      </w:rPr>
                    </m:ctrlPr>
                  </m:sSubPr>
                  <m:e>
                    <m:r>
                      <w:rPr>
                        <w:rFonts w:ascii="Cambria Math" w:hAnsi="Cambria Math"/>
                      </w:rPr>
                      <m:t>v</m:t>
                    </m:r>
                  </m:e>
                  <m:sub>
                    <m:r>
                      <w:rPr>
                        <w:rFonts w:ascii="Cambria Math" w:hAnsi="Cambria Math"/>
                      </w:rPr>
                      <m:t>rate</m:t>
                    </m:r>
                  </m:sub>
                </m:sSub>
                <m:r>
                  <w:rPr>
                    <w:rFonts w:ascii="Cambria Math" w:hAnsi="Cambria Math"/>
                  </w:rPr>
                  <m:t xml:space="preserve">  </m:t>
                </m:r>
              </m:e>
              <m:e>
                <m:sSub>
                  <m:sSubPr>
                    <m:ctrlPr>
                      <w:rPr>
                        <w:rFonts w:ascii="Cambria Math" w:hAnsi="Cambria Math"/>
                        <w:i/>
                      </w:rPr>
                    </m:ctrlPr>
                  </m:sSubPr>
                  <m:e>
                    <m:r>
                      <w:rPr>
                        <w:rFonts w:ascii="Cambria Math" w:hAnsi="Cambria Math"/>
                      </w:rPr>
                      <m:t>p</m:t>
                    </m:r>
                  </m:e>
                  <m:sub>
                    <m:r>
                      <w:rPr>
                        <w:rFonts w:ascii="Cambria Math" w:hAnsi="Cambria Math"/>
                      </w:rPr>
                      <m:t>rate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rate</m:t>
                    </m:r>
                  </m:sub>
                </m:sSub>
                <m:r>
                  <w:rPr>
                    <w:rFonts w:ascii="Cambria Math" w:hAnsi="Cambria Math"/>
                  </w:rPr>
                  <m:t>&lt;v&lt;</m:t>
                </m:r>
                <m:sSub>
                  <m:sSubPr>
                    <m:ctrlPr>
                      <w:rPr>
                        <w:rFonts w:ascii="Cambria Math" w:hAnsi="Cambria Math"/>
                        <w:i/>
                      </w:rPr>
                    </m:ctrlPr>
                  </m:sSubPr>
                  <m:e>
                    <m:r>
                      <w:rPr>
                        <w:rFonts w:ascii="Cambria Math" w:hAnsi="Cambria Math"/>
                      </w:rPr>
                      <m:t>v</m:t>
                    </m:r>
                  </m:e>
                  <m:sub>
                    <m:r>
                      <w:rPr>
                        <w:rFonts w:ascii="Cambria Math" w:hAnsi="Cambria Math"/>
                      </w:rPr>
                      <m:t>out</m:t>
                    </m:r>
                  </m:sub>
                </m:sSub>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v&gt;v</m:t>
                    </m:r>
                  </m:e>
                  <m:sub>
                    <m:r>
                      <w:rPr>
                        <w:rFonts w:ascii="Cambria Math" w:eastAsiaTheme="minorEastAsia" w:hAnsi="Cambria Math" w:cs="Cambria Math"/>
                      </w:rPr>
                      <m:t>out</m:t>
                    </m:r>
                  </m:sub>
                </m:sSub>
                <m:r>
                  <w:rPr>
                    <w:rFonts w:ascii="Cambria Math" w:eastAsiaTheme="minorEastAsia" w:hAnsi="Cambria Math" w:cs="Cambria Math"/>
                  </w:rPr>
                  <m:t xml:space="preserve">                </m:t>
                </m:r>
              </m:e>
            </m:eqArr>
          </m:e>
        </m:d>
      </m:oMath>
      <w:r>
        <w:rPr>
          <w:rFonts w:ascii="Times New Roman" w:hAnsi="Times New Roman" w:cstheme="minorEastAsia"/>
        </w:rPr>
        <w:tab/>
      </w:r>
      <w:r>
        <w:rPr>
          <w:rFonts w:ascii="Times New Roman" w:hAnsi="Times New Roman" w:cstheme="minorEastAsia" w:hint="eastAsia"/>
        </w:rPr>
        <w:t>（</w:t>
      </w:r>
      <w:r>
        <w:rPr>
          <w:rFonts w:ascii="Times New Roman" w:hAnsi="Times New Roman" w:cstheme="minorEastAsia" w:hint="eastAsia"/>
        </w:rPr>
        <w:t>6</w:t>
      </w:r>
      <w:r>
        <w:rPr>
          <w:rFonts w:ascii="Times New Roman" w:hAnsi="Times New Roman" w:cstheme="minorEastAsia" w:hint="eastAsia"/>
        </w:rPr>
        <w:t>）</w:t>
      </w:r>
    </w:p>
    <w:p w14:paraId="4582D29C" w14:textId="7FBEEFE1" w:rsidR="4E5F6E99" w:rsidRDefault="00F65670" w:rsidP="006B7BCB">
      <w:pPr>
        <w:spacing w:line="360" w:lineRule="auto"/>
        <w:ind w:firstLine="0"/>
        <w:jc w:val="left"/>
      </w:pPr>
      <w:r>
        <w:rPr>
          <w:rFonts w:ascii="宋体" w:hAnsi="宋体" w:hint="eastAsia"/>
        </w:rPr>
        <w:t>其中,</w:t>
      </w:r>
      <w:r w:rsidR="005E5D82" w:rsidRPr="005E5D82">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wind</m:t>
            </m:r>
          </m:sub>
        </m:sSub>
        <m:r>
          <w:rPr>
            <w:rFonts w:ascii="Cambria Math" w:hAnsi="Cambria Math" w:hint="eastAsia"/>
          </w:rPr>
          <m:t xml:space="preserve"> </m:t>
        </m:r>
      </m:oMath>
      <w:r w:rsidR="006B5DF8">
        <w:rPr>
          <w:rFonts w:hint="eastAsia"/>
        </w:rPr>
        <w:t>为</w:t>
      </w:r>
      <w:r w:rsidR="00486C19">
        <w:rPr>
          <w:rFonts w:hint="eastAsia"/>
        </w:rPr>
        <w:t>风机</w:t>
      </w:r>
      <w:r w:rsidR="005E5D82" w:rsidRPr="00A93A26">
        <w:rPr>
          <w:rFonts w:hint="eastAsia"/>
        </w:rPr>
        <w:t>的输出功率</w:t>
      </w:r>
      <w:r w:rsidR="006B5DF8">
        <w:rPr>
          <w:rFonts w:hint="eastAsia"/>
        </w:rPr>
        <w:t>,</w:t>
      </w:r>
      <w:r w:rsidR="00C44391">
        <w:rPr>
          <w:rFonts w:hint="eastAsia"/>
        </w:rPr>
        <w:t xml:space="preserve"> </w:t>
      </w:r>
      <m:oMath>
        <m:r>
          <w:rPr>
            <w:rFonts w:ascii="Cambria Math" w:hAnsi="Cambria Math"/>
          </w:rPr>
          <m:t>ν</m:t>
        </m:r>
      </m:oMath>
      <w:r w:rsidR="00C44391">
        <w:rPr>
          <w:rFonts w:hint="eastAsia"/>
        </w:rPr>
        <w:t>为</w:t>
      </w:r>
      <w:r w:rsidR="005E5D82" w:rsidRPr="00A93A26">
        <w:rPr>
          <w:rFonts w:hint="eastAsia"/>
        </w:rPr>
        <w:t>风速</w:t>
      </w:r>
      <w:r w:rsidR="00C44391">
        <w:rPr>
          <w:rFonts w:hint="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005E5D82" w:rsidRPr="00A93A26">
        <w:rPr>
          <w:rFonts w:hint="eastAsia"/>
        </w:rPr>
        <w:t>和</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005E5D82" w:rsidRPr="00A93A26">
        <w:rPr>
          <w:rFonts w:hint="eastAsia"/>
        </w:rPr>
        <w:t>分别代表切入和切出速度，</w:t>
      </w:r>
      <m:oMath>
        <m:sSub>
          <m:sSubPr>
            <m:ctrlPr>
              <w:rPr>
                <w:rFonts w:ascii="Cambria Math" w:hAnsi="Cambria Math"/>
                <w:i/>
              </w:rPr>
            </m:ctrlPr>
          </m:sSubPr>
          <m:e>
            <m:r>
              <w:rPr>
                <w:rFonts w:ascii="Cambria Math" w:hAnsi="Cambria Math"/>
              </w:rPr>
              <m:t>V</m:t>
            </m:r>
          </m:e>
          <m:sub>
            <m:r>
              <w:rPr>
                <w:rFonts w:ascii="Cambria Math" w:hAnsi="Cambria Math"/>
              </w:rPr>
              <m:t>rate</m:t>
            </m:r>
          </m:sub>
        </m:sSub>
      </m:oMath>
      <w:r w:rsidR="00523ECF">
        <w:rPr>
          <w:rFonts w:hint="eastAsia"/>
        </w:rPr>
        <w:t>为</w:t>
      </w:r>
      <w:r w:rsidR="005E5D82" w:rsidRPr="00A93A26">
        <w:rPr>
          <w:rFonts w:hint="eastAsia"/>
        </w:rPr>
        <w:t>额定速度，</w:t>
      </w:r>
      <m:oMath>
        <m:sSub>
          <m:sSubPr>
            <m:ctrlPr>
              <w:rPr>
                <w:rFonts w:ascii="Cambria Math" w:hAnsi="Cambria Math"/>
                <w:i/>
              </w:rPr>
            </m:ctrlPr>
          </m:sSubPr>
          <m:e>
            <m:r>
              <w:rPr>
                <w:rFonts w:ascii="Cambria Math" w:hAnsi="Cambria Math"/>
              </w:rPr>
              <m:t>P</m:t>
            </m:r>
          </m:e>
          <m:sub>
            <m:r>
              <w:rPr>
                <w:rFonts w:ascii="Cambria Math" w:hAnsi="Cambria Math"/>
              </w:rPr>
              <m:t>rate</m:t>
            </m:r>
          </m:sub>
        </m:sSub>
      </m:oMath>
      <w:r w:rsidR="005E5D82" w:rsidRPr="00A93A26">
        <w:rPr>
          <w:rFonts w:hint="eastAsia"/>
        </w:rPr>
        <w:t>为额定功率</w:t>
      </w:r>
      <w:r w:rsidR="002518F6">
        <w:rPr>
          <w:rFonts w:hint="eastAsia"/>
        </w:rPr>
        <w:t>,</w:t>
      </w:r>
      <m:oMath>
        <m:r>
          <w:rPr>
            <w:rFonts w:ascii="Cambria Math" w:hAnsi="Cambria Math"/>
          </w:rPr>
          <m:t>G(v)</m:t>
        </m:r>
      </m:oMath>
      <w:r w:rsidR="0007374E">
        <w:rPr>
          <w:rFonts w:hint="eastAsia"/>
        </w:rPr>
        <w:t>为</w:t>
      </w:r>
      <w:r w:rsidR="005E5D82" w:rsidRPr="00A93A26">
        <w:rPr>
          <w:rFonts w:hint="eastAsia"/>
        </w:rPr>
        <w:t>接入速度与额定速度之间的功率曲线。</w:t>
      </w:r>
    </w:p>
    <w:p w14:paraId="70E4DEE8" w14:textId="3A677AA0" w:rsidR="740957A5" w:rsidRDefault="7447DF0E" w:rsidP="006B7BCB">
      <w:pPr>
        <w:spacing w:line="360" w:lineRule="auto"/>
      </w:pPr>
      <w:r w:rsidRPr="09FE35C0">
        <w:rPr>
          <w:b/>
        </w:rPr>
        <w:t>光伏发电</w:t>
      </w:r>
      <w:r w:rsidR="7ACFDE34" w:rsidRPr="7ACFDE34">
        <w:rPr>
          <w:b/>
          <w:bCs/>
        </w:rPr>
        <w:t>的输出</w:t>
      </w:r>
      <w:r w:rsidR="0C5664AB" w:rsidRPr="0C5664AB">
        <w:rPr>
          <w:b/>
          <w:bCs/>
        </w:rPr>
        <w:t>功率</w:t>
      </w:r>
      <w:r w:rsidR="7ACFDE34" w:rsidRPr="7ACFDE34">
        <w:rPr>
          <w:b/>
          <w:bCs/>
        </w:rPr>
        <w:t>建模：</w:t>
      </w:r>
      <w:r w:rsidR="34A2EC03" w:rsidRPr="582049F2">
        <w:rPr>
          <w:rFonts w:ascii="宋体" w:hAnsi="宋体" w:cs="宋体"/>
        </w:rPr>
        <w:t>光伏发电的输出</w:t>
      </w:r>
      <w:r w:rsidR="3B86D947" w:rsidRPr="582049F2">
        <w:rPr>
          <w:rFonts w:ascii="宋体" w:hAnsi="宋体" w:cs="宋体"/>
        </w:rPr>
        <w:t>功率</w:t>
      </w:r>
      <w:r w:rsidR="0DBB958E">
        <w:t>主要</w:t>
      </w:r>
      <w:r>
        <w:t>受到太阳辐射强度和光伏太阳能电池特性的影响。</w:t>
      </w:r>
      <w:r w:rsidR="151D7D15">
        <w:t>太阳辐射的强度依赖于气候条件，并且其辐照度表现出典型的日间周期性变化。光伏电池仅在日间能够捕获和转换阳光，而在夜间，太阳辐射强度降至零。光伏电池利用其特有的性质将太阳光直接转换成电能。对太阳辐射转换为输出功率</w:t>
      </w:r>
      <w:r w:rsidR="740957A5">
        <w:t>如下</w:t>
      </w:r>
      <w:r w:rsidR="22372885">
        <w:t>：</w:t>
      </w:r>
    </w:p>
    <w:p w14:paraId="1D4AA56F" w14:textId="5C0C6172" w:rsidR="740957A5" w:rsidRDefault="00750C25" w:rsidP="006B7BCB">
      <w:pPr>
        <w:pStyle w:val="aff2"/>
        <w:spacing w:line="360" w:lineRule="auto"/>
        <w:rPr>
          <w:rFonts w:hint="eastAsia"/>
        </w:rPr>
      </w:pPr>
      <w:r>
        <w:rPr>
          <w:rFonts w:ascii="Times New Roman" w:hAnsi="Times New Roman" w:cstheme="minorEastAsia"/>
        </w:rPr>
        <w:tab/>
      </w:r>
      <m:oMath>
        <m:sSub>
          <m:sSubPr>
            <m:ctrlPr>
              <w:rPr>
                <w:rFonts w:ascii="Cambria Math" w:hAnsi="Cambria Math"/>
              </w:rPr>
            </m:ctrlPr>
          </m:sSubPr>
          <m:e>
            <m:r>
              <w:rPr>
                <w:rFonts w:ascii="Cambria Math" w:hAnsi="Cambria Math"/>
              </w:rPr>
              <m:t>P</m:t>
            </m:r>
          </m:e>
          <m:sub>
            <m:r>
              <w:rPr>
                <w:rFonts w:ascii="Cambria Math" w:hAnsi="Cambria Math"/>
              </w:rPr>
              <m:t>solar </m:t>
            </m:r>
          </m:sub>
        </m:sSub>
        <m:r>
          <w:rPr>
            <w:rFonts w:ascii="Cambria Math" w:hAnsi="Cambria Math"/>
          </w:rPr>
          <m:t>=A×r×H×PR</m:t>
        </m:r>
      </m:oMath>
      <w:r>
        <w:rPr>
          <w:rFonts w:ascii="Times New Roman" w:hAnsi="Times New Roman" w:cstheme="minorEastAsia"/>
          <w:iCs/>
        </w:rPr>
        <w:tab/>
      </w:r>
      <w:r>
        <w:rPr>
          <w:rFonts w:ascii="Times New Roman" w:hAnsi="Times New Roman" w:cstheme="minorEastAsia" w:hint="eastAsia"/>
          <w:iCs/>
        </w:rPr>
        <w:t>（</w:t>
      </w:r>
      <w:r>
        <w:rPr>
          <w:rFonts w:ascii="Times New Roman" w:hAnsi="Times New Roman" w:cstheme="minorEastAsia" w:hint="eastAsia"/>
          <w:iCs/>
        </w:rPr>
        <w:t>7</w:t>
      </w:r>
      <w:r>
        <w:rPr>
          <w:rFonts w:ascii="Times New Roman" w:hAnsi="Times New Roman" w:cstheme="minorEastAsia" w:hint="eastAsia"/>
          <w:iCs/>
        </w:rPr>
        <w:t>）</w:t>
      </w:r>
    </w:p>
    <w:p w14:paraId="2A8FA8CD" w14:textId="1AD3327D" w:rsidR="00486C19" w:rsidRPr="00C660B8" w:rsidRDefault="4776648A" w:rsidP="006B7BCB">
      <w:pPr>
        <w:spacing w:line="360" w:lineRule="auto"/>
        <w:ind w:firstLine="0"/>
        <w:jc w:val="left"/>
        <w:rPr>
          <w:rFonts w:ascii="宋体" w:hAnsi="宋体" w:hint="eastAsia"/>
        </w:rPr>
      </w:pPr>
      <w:r w:rsidRPr="4776648A">
        <w:rPr>
          <w:rFonts w:ascii="宋体" w:hAnsi="宋体"/>
        </w:rPr>
        <w:t>其中</w:t>
      </w:r>
      <w:r w:rsidR="14CA1FEA" w:rsidRPr="14CA1FEA">
        <w:rPr>
          <w:rFonts w:ascii="宋体" w:hAnsi="宋体"/>
        </w:rPr>
        <w:t>，</w:t>
      </w:r>
      <m:oMath>
        <m:r>
          <w:rPr>
            <w:rFonts w:ascii="Cambria Math" w:hAnsi="Cambria Math"/>
          </w:rPr>
          <m:t>A </m:t>
        </m:r>
      </m:oMath>
      <w:r w:rsidR="14CA1FEA" w:rsidRPr="14CA1FEA">
        <w:rPr>
          <w:rFonts w:ascii="宋体" w:hAnsi="宋体"/>
        </w:rPr>
        <w:t>表示光伏电池板的总面积；</w:t>
      </w:r>
      <m:oMath>
        <m:r>
          <w:rPr>
            <w:rFonts w:ascii="Cambria Math" w:hAnsi="Cambria Math"/>
          </w:rPr>
          <m:t>R </m:t>
        </m:r>
      </m:oMath>
      <w:r w:rsidR="597C3DB9" w:rsidRPr="597C3DB9">
        <w:rPr>
          <w:rFonts w:ascii="宋体" w:hAnsi="宋体"/>
        </w:rPr>
        <w:t>表示</w:t>
      </w:r>
      <w:r w:rsidR="14CA1FEA" w:rsidRPr="14CA1FEA">
        <w:rPr>
          <w:rFonts w:ascii="宋体" w:hAnsi="宋体"/>
        </w:rPr>
        <w:t>光伏电池板的效率，定义为单位面积上电池板产生的电能；</w:t>
      </w:r>
      <m:oMath>
        <m:r>
          <w:rPr>
            <w:rFonts w:ascii="Cambria Math" w:hAnsi="Cambria Math"/>
          </w:rPr>
          <m:t>H </m:t>
        </m:r>
      </m:oMath>
      <w:r w:rsidR="14CA1FEA" w:rsidRPr="14CA1FEA">
        <w:rPr>
          <w:rFonts w:ascii="宋体" w:hAnsi="宋体"/>
        </w:rPr>
        <w:t>代表安装在倾斜面上的光伏板接收到的平均太阳辐射量；</w:t>
      </w:r>
      <m:oMath>
        <m:r>
          <w:rPr>
            <w:rFonts w:ascii="Cambria Math" w:hAnsi="Cambria Math"/>
          </w:rPr>
          <m:t>PR </m:t>
        </m:r>
      </m:oMath>
      <w:r w:rsidR="41C10DD2" w:rsidRPr="41C10DD2">
        <w:rPr>
          <w:rFonts w:ascii="宋体" w:hAnsi="宋体"/>
        </w:rPr>
        <w:t>为</w:t>
      </w:r>
      <w:r w:rsidR="14CA1FEA" w:rsidRPr="14CA1FEA">
        <w:rPr>
          <w:rFonts w:ascii="宋体" w:hAnsi="宋体"/>
        </w:rPr>
        <w:t>表征光伏系统能量损耗的系数，用于评估光伏系统的安装质量。</w:t>
      </w:r>
    </w:p>
    <w:p w14:paraId="1656EF09" w14:textId="14B0A78A" w:rsidR="00DF551D" w:rsidRDefault="00DF551D" w:rsidP="006B7BCB">
      <w:pPr>
        <w:spacing w:line="360" w:lineRule="auto"/>
      </w:pPr>
      <w:r>
        <w:t>目前已有大量基于确定性神经网络的研究方法应用于此类优化问题的求解，然而，此类方法在实际应用中仍然存在诸多不足之处，例如解的多样性缺失、鲁棒性不足以及求解过程的黑箱特性等。为了克服这些问题，本节将简要介绍扩散模型的基本原理，并进一步探讨其在</w:t>
      </w:r>
      <w:r w:rsidR="00164660">
        <w:rPr>
          <w:rFonts w:hint="eastAsia"/>
        </w:rPr>
        <w:t>复杂能源优化控制</w:t>
      </w:r>
      <w:r>
        <w:rPr>
          <w:rFonts w:hint="eastAsia"/>
        </w:rPr>
        <w:t>问题</w:t>
      </w:r>
      <w:r>
        <w:t>中的潜在应用</w:t>
      </w:r>
      <w:r>
        <w:rPr>
          <w:rFonts w:hint="eastAsia"/>
        </w:rPr>
        <w:t>。</w:t>
      </w:r>
    </w:p>
    <w:p w14:paraId="30373FBE" w14:textId="46B7A5A6" w:rsidR="005C2529" w:rsidRPr="00DD2741" w:rsidRDefault="0002277C" w:rsidP="006B7BCB">
      <w:pPr>
        <w:spacing w:line="360" w:lineRule="auto"/>
        <w:ind w:firstLine="0"/>
        <w:rPr>
          <w:rFonts w:ascii="宋体" w:hAnsi="宋体" w:hint="eastAsia"/>
          <w:b/>
        </w:rPr>
      </w:pPr>
      <w:r>
        <w:rPr>
          <w:rFonts w:ascii="宋体" w:hAnsi="宋体" w:hint="eastAsia"/>
          <w:b/>
          <w:bCs/>
        </w:rPr>
        <w:lastRenderedPageBreak/>
        <w:t>2</w:t>
      </w:r>
      <w:r w:rsidR="00073709" w:rsidRPr="00DD2741">
        <w:rPr>
          <w:rFonts w:ascii="宋体" w:hAnsi="宋体" w:hint="eastAsia"/>
          <w:b/>
        </w:rPr>
        <w:t xml:space="preserve">) </w:t>
      </w:r>
      <w:r w:rsidR="00B56A95" w:rsidRPr="00DD2741">
        <w:rPr>
          <w:rFonts w:ascii="宋体" w:hAnsi="宋体" w:hint="eastAsia"/>
          <w:b/>
        </w:rPr>
        <w:t>扩散模型</w:t>
      </w:r>
      <w:r w:rsidR="005674F3">
        <w:rPr>
          <w:rFonts w:ascii="宋体" w:hAnsi="宋体" w:hint="eastAsia"/>
          <w:b/>
        </w:rPr>
        <w:t>训练与推理</w:t>
      </w:r>
      <w:r w:rsidR="005C2529" w:rsidRPr="00DD2741">
        <w:rPr>
          <w:rFonts w:ascii="宋体" w:hAnsi="宋体" w:hint="eastAsia"/>
          <w:b/>
        </w:rPr>
        <w:t xml:space="preserve"> </w:t>
      </w:r>
    </w:p>
    <w:p w14:paraId="0DD3B9C9" w14:textId="4BF06048" w:rsidR="0043464B" w:rsidRPr="002221AB" w:rsidRDefault="0043464B" w:rsidP="002221AB">
      <w:pPr>
        <w:spacing w:line="360" w:lineRule="auto"/>
      </w:pPr>
      <w:r>
        <w:t>扩散模型近年来在生成领域展现出卓越的表现，其核心机制通过从高斯分布中采样随机噪声并逐步去噪，最终生成高质量的图像样本。具体来说，扩散模型的运行过程分为两个阶段：扩散过程和去噪过程。在模型的训练阶段，这两个阶段都会被使用，其中扩散过程通过向样本中逐步添加噪声构建目标分布，而去噪过程则用于学习从噪声恢复到数据分布的能力。在生成阶段，仅通过去噪过程即可完成从随机噪声到高质量样本的生成。</w:t>
      </w:r>
      <w:r>
        <w:rPr>
          <w:rFonts w:hint="eastAsia"/>
        </w:rPr>
        <w:t>扩散模型通过以下方式逐步添加高斯噪声完成前向扩散过程：</w:t>
      </w:r>
    </w:p>
    <w:p w14:paraId="1F7DD006" w14:textId="0529E378" w:rsidR="00B56A95" w:rsidRPr="003E10B1" w:rsidRDefault="00750C25" w:rsidP="005674F3">
      <w:pPr>
        <w:pStyle w:val="aff2"/>
        <w:spacing w:line="360" w:lineRule="auto"/>
        <w:rPr>
          <w:rFonts w:hint="eastAsia"/>
        </w:rPr>
      </w:pPr>
      <w:r>
        <w:rPr>
          <w:rFonts w:cstheme="minorEastAsia"/>
          <w:iCs/>
        </w:rPr>
        <w:tab/>
      </w:r>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α</m:t>
                    </m:r>
                  </m:e>
                  <m:sub>
                    <m:r>
                      <w:rPr>
                        <w:rFonts w:ascii="Cambria Math" w:hAnsi="Cambria Math"/>
                      </w:rPr>
                      <m:t>t</m:t>
                    </m:r>
                  </m:sub>
                </m:sSub>
              </m:e>
            </m:rad>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r>
              <w:rPr>
                <w:rFonts w:ascii="Cambria Math" w:hAnsi="Cambria Math"/>
              </w:rPr>
              <m:t>I</m:t>
            </m:r>
          </m:e>
        </m:d>
        <m:r>
          <m:rPr>
            <m:sty m:val="p"/>
          </m:rPr>
          <w:rPr>
            <w:rFonts w:ascii="Cambria Math" w:hAnsi="Cambria Math"/>
          </w:rPr>
          <m:t xml:space="preserve">, </m:t>
        </m:r>
        <m:r>
          <w:rPr>
            <w:rFonts w:ascii="Cambria Math" w:hAnsi="Cambria Math"/>
          </w:rPr>
          <m:t>t=0,2,…,T-1</m:t>
        </m:r>
      </m:oMath>
      <w:r>
        <w:rPr>
          <w:rFonts w:cstheme="minorEastAsia"/>
        </w:rPr>
        <w:tab/>
      </w:r>
      <w:r>
        <w:rPr>
          <w:rFonts w:cstheme="minorEastAsia" w:hint="eastAsia"/>
        </w:rPr>
        <w:t>（8）</w:t>
      </w:r>
    </w:p>
    <w:p w14:paraId="17AE5C78" w14:textId="73F8989B" w:rsidR="0043464B" w:rsidRDefault="00B56A95" w:rsidP="0079396D">
      <w:pPr>
        <w:spacing w:line="360" w:lineRule="auto"/>
        <w:ind w:firstLine="0"/>
      </w:pPr>
      <w:r w:rsidRPr="003E10B1">
        <w:rPr>
          <w:rFonts w:hint="eastAsia"/>
        </w:rPr>
        <w:t>其中</w:t>
      </w:r>
      <m:oMath>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oMath>
      <w:r w:rsidRPr="003E10B1">
        <w:t>被称为方差系数</w:t>
      </w:r>
      <w:r w:rsidR="0043464B" w:rsidRPr="003E10B1">
        <w:t>。</w:t>
      </w:r>
      <w:r w:rsidR="0043464B">
        <w:t>进一步地，</w:t>
      </w:r>
      <m:oMath>
        <m:sSub>
          <m:sSubPr>
            <m:ctrlPr>
              <w:rPr>
                <w:rFonts w:ascii="Cambria Math" w:hAnsi="Cambria Math"/>
                <w:i/>
              </w:rPr>
            </m:ctrlPr>
          </m:sSubPr>
          <m:e>
            <m:r>
              <w:rPr>
                <w:rFonts w:ascii="Cambria Math" w:hAnsi="Cambria Math"/>
              </w:rPr>
              <m:t>x</m:t>
            </m:r>
          </m:e>
          <m:sub>
            <m:r>
              <w:rPr>
                <w:rFonts w:ascii="Cambria Math" w:hAnsi="Cambria Math" w:hint="eastAsia"/>
              </w:rPr>
              <m:t>t</m:t>
            </m:r>
          </m:sub>
        </m:sSub>
      </m:oMath>
      <w:r w:rsidR="0043464B" w:rsidRPr="003E10B1">
        <w:t>和</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43464B" w:rsidRPr="003E10B1">
        <w:t>的关系为</w:t>
      </w:r>
    </w:p>
    <w:p w14:paraId="3B182F00" w14:textId="105391A8" w:rsidR="00FE5A07" w:rsidRDefault="00E317DA" w:rsidP="005674F3">
      <w:pPr>
        <w:pStyle w:val="aff2"/>
        <w:spacing w:line="360" w:lineRule="auto"/>
        <w:rPr>
          <w:rFonts w:hint="eastAsia"/>
        </w:rPr>
      </w:pPr>
      <w:r>
        <w:rPr>
          <w:rFonts w:ascii="Times New Roman" w:hAnsi="Times New Roman" w:cstheme="minorEastAsia"/>
        </w:rPr>
        <w:tab/>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hint="eastAsia"/>
                      </w:rPr>
                      <m:t>t</m:t>
                    </m:r>
                  </m:sub>
                </m:sSub>
              </m:e>
            </m:acc>
          </m:e>
        </m:rad>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r>
          <m:rPr>
            <m:sty m:val="p"/>
          </m:rPr>
          <w:rPr>
            <w:rFonts w:ascii="Cambria Math" w:hAnsi="Cambria Math"/>
          </w:rPr>
          <m:t>ε</m:t>
        </m:r>
        <m:r>
          <w:rPr>
            <w:rFonts w:ascii="Cambria Math" w:hAnsi="Cambria Math"/>
          </w:rPr>
          <m:t>,</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i=1</m:t>
            </m:r>
          </m:sub>
          <m:sup>
            <m:r>
              <w:rPr>
                <w:rFonts w:ascii="Cambria Math" w:hAnsi="Cambria Math"/>
              </w:rPr>
              <m:t>t</m:t>
            </m:r>
          </m:sup>
        </m:sSubSup>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r>
          <w:rPr>
            <w:rFonts w:ascii="Cambria Math" w:hAnsi="Cambria Math"/>
          </w:rPr>
          <m:t>,</m:t>
        </m:r>
        <m:r>
          <m:rPr>
            <m:sty m:val="p"/>
          </m:rPr>
          <w:rPr>
            <w:rFonts w:ascii="Cambria Math" w:hAnsi="Cambria Math"/>
          </w:rPr>
          <m:t>ε</m:t>
        </m:r>
        <m:r>
          <m:rPr>
            <m:sty m:val="p"/>
          </m:rPr>
          <w:rPr>
            <w:rFonts w:ascii="Cambria Math" w:hAnsi="Cambria Math" w:cs="Cambria Math"/>
          </w:rPr>
          <m:t>∼</m:t>
        </m:r>
        <m:r>
          <m:rPr>
            <m:scr m:val="script"/>
          </m:rPr>
          <w:rPr>
            <w:rFonts w:ascii="Cambria Math" w:hAnsi="Cambria Math"/>
          </w:rPr>
          <m:t>N</m:t>
        </m:r>
        <m:d>
          <m:dPr>
            <m:ctrlPr>
              <w:rPr>
                <w:rFonts w:ascii="Cambria Math" w:hAnsi="Cambria Math"/>
                <w:i/>
              </w:rPr>
            </m:ctrlPr>
          </m:dPr>
          <m:e>
            <m:r>
              <w:rPr>
                <w:rFonts w:ascii="Cambria Math" w:hAnsi="Cambria Math"/>
              </w:rPr>
              <m:t>0,I</m:t>
            </m:r>
          </m:e>
        </m:d>
      </m:oMath>
      <w:r>
        <w:rPr>
          <w:rFonts w:ascii="Times New Roman" w:hAnsi="Times New Roman" w:cstheme="minorEastAsia"/>
        </w:rPr>
        <w:tab/>
      </w:r>
      <w:r>
        <w:rPr>
          <w:rFonts w:ascii="Times New Roman" w:hAnsi="Times New Roman" w:cstheme="minorEastAsia" w:hint="eastAsia"/>
        </w:rPr>
        <w:t>（</w:t>
      </w:r>
      <w:r>
        <w:rPr>
          <w:rFonts w:ascii="Times New Roman" w:hAnsi="Times New Roman" w:cstheme="minorEastAsia" w:hint="eastAsia"/>
        </w:rPr>
        <w:t>9</w:t>
      </w:r>
      <w:r>
        <w:rPr>
          <w:rFonts w:ascii="Times New Roman" w:hAnsi="Times New Roman" w:cstheme="minorEastAsia" w:hint="eastAsia"/>
        </w:rPr>
        <w:t>）</w:t>
      </w:r>
    </w:p>
    <w:p w14:paraId="6C65E51D" w14:textId="4B740B91" w:rsidR="00FE5A07" w:rsidRPr="003E10B1" w:rsidRDefault="00B56A95" w:rsidP="005674F3">
      <w:pPr>
        <w:spacing w:line="360" w:lineRule="auto"/>
        <w:ind w:firstLine="0"/>
      </w:pPr>
      <w:r w:rsidRPr="003E10B1">
        <w:t>通过选取足够大的</w:t>
      </w:r>
      <m:oMath>
        <m:r>
          <w:rPr>
            <w:rFonts w:ascii="Cambria Math" w:hAnsi="Cambria Math"/>
          </w:rPr>
          <m:t>T</m:t>
        </m:r>
      </m:oMath>
      <w:r w:rsidRPr="003E10B1">
        <w:t>和</w:t>
      </w:r>
      <w:r w:rsidR="00FE5A07">
        <w:rPr>
          <w:rFonts w:hint="eastAsia"/>
        </w:rPr>
        <w:t>恰当的</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oMath>
      <w:r w:rsidRPr="003E10B1">
        <w:t xml:space="preserve">, </w:t>
      </w:r>
      <w:r w:rsidR="00FE5A07">
        <w:t>可以近似地使</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3E10B1">
        <w:t>的分布为标准高斯分布</w:t>
      </w:r>
      <w:r w:rsidRPr="003E10B1">
        <w:rPr>
          <w:rFonts w:hint="eastAsia"/>
        </w:rPr>
        <w:t>。</w:t>
      </w:r>
      <w:r w:rsidR="00FE5A07">
        <w:t>去噪过程描述一个后向生成过程，从</w:t>
      </w:r>
      <w:r w:rsidR="00FA38A0">
        <w:rPr>
          <w:rFonts w:hint="eastAsia"/>
        </w:rPr>
        <w:t>带</w:t>
      </w:r>
      <w:r w:rsidR="00FE5A07">
        <w:t>噪声</w:t>
      </w:r>
      <w:r w:rsidR="00FA38A0">
        <w:rPr>
          <w:rFonts w:hint="eastAsia"/>
        </w:rPr>
        <w:t>的采样样本中</w:t>
      </w:r>
      <w:r w:rsidR="00FE5A07">
        <w:t>逐步去除噪声以重建数据，其形式为：</w:t>
      </w:r>
    </w:p>
    <w:p w14:paraId="447D51A7" w14:textId="7571FD61" w:rsidR="00B56A95" w:rsidRPr="00E01B4F" w:rsidRDefault="00E317DA" w:rsidP="005674F3">
      <w:pPr>
        <w:pStyle w:val="aff2"/>
        <w:spacing w:line="360" w:lineRule="auto"/>
        <w:rPr>
          <w:rFonts w:hint="eastAsia"/>
        </w:rPr>
      </w:pPr>
      <w:r>
        <w:rPr>
          <w:rFonts w:ascii="Times New Roman" w:hAnsi="Times New Roman" w:cstheme="minorEastAsia"/>
        </w:rPr>
        <w:tab/>
      </w:r>
      <m:oMath>
        <m:sSub>
          <m:sSubPr>
            <m:ctrlPr>
              <w:rPr>
                <w:rFonts w:ascii="Cambria Math" w:hAnsi="Cambria Math"/>
                <w:i/>
              </w:rPr>
            </m:ctrlPr>
          </m:sSubPr>
          <m:e>
            <m:r>
              <w:rPr>
                <w:rFonts w:ascii="Cambria Math" w:hAnsi="Cambria Math"/>
              </w:rPr>
              <m:t>p</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t</m:t>
                </m:r>
              </m:sub>
              <m:sup>
                <m:r>
                  <w:rPr>
                    <w:rFonts w:ascii="Cambria Math" w:hAnsi="Cambria Math"/>
                  </w:rPr>
                  <m:t>2</m:t>
                </m:r>
              </m:sup>
            </m:sSubSup>
            <m:r>
              <w:rPr>
                <w:rFonts w:ascii="Cambria Math" w:hAnsi="Cambria Math" w:hint="eastAsia"/>
              </w:rPr>
              <m:t>I</m:t>
            </m:r>
          </m:e>
        </m:d>
        <m:r>
          <w:rPr>
            <w:rFonts w:ascii="Cambria Math" w:hAnsi="Cambria Math"/>
          </w:rPr>
          <m:t>,</m:t>
        </m:r>
        <m:r>
          <m:rPr>
            <m:sty m:val="p"/>
          </m:rPr>
          <w:rPr>
            <w:rFonts w:ascii="Cambria Math" w:hAnsi="Cambria Math"/>
          </w:rPr>
          <m:t> </m:t>
        </m:r>
        <m:r>
          <w:rPr>
            <w:rFonts w:ascii="Cambria Math" w:hAnsi="Cambria Math"/>
          </w:rPr>
          <m:t>t=T,T-1,…,1</m:t>
        </m:r>
      </m:oMath>
      <w:r>
        <w:rPr>
          <w:rFonts w:ascii="Times New Roman" w:hAnsi="Times New Roman" w:cstheme="minorEastAsia"/>
        </w:rPr>
        <w:tab/>
      </w:r>
      <w:r>
        <w:rPr>
          <w:rFonts w:ascii="Times New Roman" w:hAnsi="Times New Roman" w:cstheme="minorEastAsia" w:hint="eastAsia"/>
        </w:rPr>
        <w:t>（</w:t>
      </w:r>
      <w:r>
        <w:rPr>
          <w:rFonts w:ascii="Times New Roman" w:hAnsi="Times New Roman" w:cstheme="minorEastAsia" w:hint="eastAsia"/>
        </w:rPr>
        <w:t>10</w:t>
      </w:r>
      <w:r>
        <w:rPr>
          <w:rFonts w:ascii="Times New Roman" w:hAnsi="Times New Roman" w:cstheme="minorEastAsia" w:hint="eastAsia"/>
        </w:rPr>
        <w:t>）</w:t>
      </w:r>
    </w:p>
    <w:p w14:paraId="16B25D78" w14:textId="5DBFC09A" w:rsidR="00B56A95" w:rsidRPr="00FE5A07" w:rsidRDefault="00B56A95" w:rsidP="005674F3">
      <w:pPr>
        <w:spacing w:line="360" w:lineRule="auto"/>
        <w:ind w:firstLine="0"/>
        <w:rPr>
          <w:i/>
        </w:rPr>
      </w:pPr>
      <w:r>
        <w:rPr>
          <w:rFonts w:hint="eastAsia"/>
        </w:rPr>
        <w:t>为了训练噪声预测网络，</w:t>
      </w:r>
      <w:r w:rsidR="00FE5A07">
        <w:t>模型</w:t>
      </w:r>
      <w:r>
        <w:rPr>
          <w:rFonts w:hint="eastAsia"/>
        </w:rPr>
        <w:t>通常构造</w:t>
      </w:r>
      <w:r w:rsidR="00FE5A07">
        <w:t>以下形式的</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e>
        </m:d>
      </m:oMath>
      <w:r w:rsidR="00FE5A07">
        <w:rPr>
          <w:rFonts w:hint="eastAsia"/>
        </w:rPr>
        <w:t>：</w:t>
      </w:r>
    </w:p>
    <w:p w14:paraId="53B88A5A" w14:textId="1E1B53C8" w:rsidR="00B56A95" w:rsidRPr="00325218" w:rsidRDefault="00E317DA" w:rsidP="005674F3">
      <w:pPr>
        <w:pStyle w:val="aff2"/>
        <w:spacing w:line="360" w:lineRule="auto"/>
        <w:rPr>
          <w:rFonts w:ascii="Times New Roman" w:hAnsi="Times New Roman" w:cs="Times New Roman"/>
        </w:rPr>
      </w:pPr>
      <w:r>
        <w:rPr>
          <w:rFonts w:ascii="Times New Roman" w:hAnsi="Times New Roman" w:cstheme="minorEastAsia"/>
          <w:i/>
        </w:rPr>
        <w:tab/>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α</m:t>
                    </m:r>
                  </m:e>
                  <m:sub>
                    <m:r>
                      <w:rPr>
                        <w:rFonts w:ascii="Cambria Math" w:hAnsi="Cambria Math"/>
                      </w:rPr>
                      <m:t>t</m:t>
                    </m:r>
                  </m:sub>
                </m:sSub>
              </m:e>
            </m:rad>
            <m:ctrlPr>
              <w:rPr>
                <w:rFonts w:ascii="Cambria Math" w:hAnsi="Cambria Math"/>
                <w:i/>
              </w:rPr>
            </m:ctrlPr>
          </m:den>
        </m:f>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α</m:t>
                    </m:r>
                  </m:e>
                  <m:sub>
                    <m:r>
                      <w:rPr>
                        <w:rFonts w:ascii="Cambria Math" w:hAnsi="Cambria Math"/>
                      </w:rPr>
                      <m:t>t</m:t>
                    </m:r>
                  </m:sub>
                </m:sSub>
              </m:e>
            </m:rad>
            <m:ctrlPr>
              <w:rPr>
                <w:rFonts w:ascii="Cambria Math" w:hAnsi="Cambria Math"/>
                <w:i/>
              </w:rPr>
            </m:ctrlPr>
          </m:den>
        </m:f>
        <m:sSub>
          <m:sSubPr>
            <m:ctrlPr>
              <w:rPr>
                <w:rFonts w:ascii="Cambria Math" w:hAnsi="Cambria Math"/>
                <w:i/>
              </w:rPr>
            </m:ctrlPr>
          </m:sSubPr>
          <m:e>
            <m:r>
              <m:rPr>
                <m:sty m:val="p"/>
              </m:rPr>
              <w:rPr>
                <w:rFonts w:ascii="Cambria Math" w:hAnsi="Cambria Math"/>
              </w:rPr>
              <m:t>ε</m:t>
            </m:r>
            <m:ctrlPr>
              <w:rPr>
                <w:rFonts w:ascii="Cambria Math" w:hAnsi="Cambria Math"/>
              </w:rPr>
            </m:ctrlP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e>
        </m:d>
      </m:oMath>
      <w:r>
        <w:rPr>
          <w:rFonts w:ascii="Times New Roman" w:hAnsi="Times New Roman" w:cstheme="minorEastAsia"/>
          <w:i/>
        </w:rPr>
        <w:tab/>
      </w:r>
      <w:r>
        <w:rPr>
          <w:rFonts w:ascii="Times New Roman" w:hAnsi="Times New Roman" w:cs="Times New Roman" w:hint="eastAsia"/>
          <w:iCs/>
        </w:rPr>
        <w:t>（</w:t>
      </w:r>
      <w:r>
        <w:rPr>
          <w:rFonts w:ascii="Times New Roman" w:hAnsi="Times New Roman" w:cs="Times New Roman" w:hint="eastAsia"/>
          <w:iCs/>
        </w:rPr>
        <w:t>11</w:t>
      </w:r>
      <w:r>
        <w:rPr>
          <w:rFonts w:ascii="Times New Roman" w:hAnsi="Times New Roman" w:cs="Times New Roman" w:hint="eastAsia"/>
          <w:iCs/>
        </w:rPr>
        <w:t>）</w:t>
      </w:r>
    </w:p>
    <w:p w14:paraId="0179DDA0" w14:textId="3DECA8A5" w:rsidR="00FE5A07" w:rsidRDefault="00FE5A07" w:rsidP="005674F3">
      <w:pPr>
        <w:spacing w:line="360" w:lineRule="auto"/>
        <w:ind w:firstLine="0"/>
      </w:pPr>
      <w:r>
        <w:t>通过以下损失函数进行训练：</w:t>
      </w:r>
    </w:p>
    <w:p w14:paraId="4CDB0A54" w14:textId="4AC69AA6" w:rsidR="00B56A95" w:rsidRPr="000E153B" w:rsidRDefault="00E317DA" w:rsidP="005674F3">
      <w:pPr>
        <w:pStyle w:val="aff2"/>
        <w:spacing w:line="360" w:lineRule="auto"/>
        <w:rPr>
          <w:rFonts w:hint="eastAsia"/>
        </w:rPr>
      </w:pPr>
      <w:r>
        <w:rPr>
          <w:rFonts w:ascii="Times New Roman" w:hAnsi="Times New Roman" w:cstheme="minorEastAsia"/>
        </w:rPr>
        <w:tab/>
      </w:r>
      <m:oMath>
        <m:sSub>
          <m:sSubPr>
            <m:ctrlPr>
              <w:rPr>
                <w:rFonts w:ascii="Cambria Math" w:hAnsi="Cambria Math"/>
                <w:i/>
              </w:rPr>
            </m:ctrlPr>
          </m:sSubPr>
          <m:e>
            <m:r>
              <w:rPr>
                <w:rFonts w:ascii="Cambria Math" w:hAnsi="Cambria Math"/>
              </w:rPr>
              <m:t>L</m:t>
            </m:r>
          </m:e>
          <m:sub>
            <m: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ε</m:t>
            </m:r>
          </m:sub>
        </m:sSub>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m:rPr>
                <m:lit/>
              </m:rPr>
              <w:rPr>
                <w:rFonts w:ascii="Cambria Math" w:hAnsi="Cambria Math"/>
              </w:rPr>
              <m:t>|</m:t>
            </m:r>
            <m:r>
              <m:rPr>
                <m:sty m:val="p"/>
              </m:rPr>
              <w:rPr>
                <w:rFonts w:ascii="Cambria Math" w:hAnsi="Cambria Math"/>
              </w:rPr>
              <m:t>ε</m:t>
            </m:r>
            <m:r>
              <w:rPr>
                <w:rFonts w:ascii="Cambria Math" w:hAnsi="Cambria Math"/>
              </w:rPr>
              <m:t>-</m:t>
            </m:r>
            <m:sSub>
              <m:sSubPr>
                <m:ctrlPr>
                  <w:rPr>
                    <w:rFonts w:ascii="Cambria Math" w:hAnsi="Cambria Math"/>
                    <w:i/>
                  </w:rPr>
                </m:ctrlPr>
              </m:sSubPr>
              <m:e>
                <m:r>
                  <m:rPr>
                    <m:sty m:val="p"/>
                  </m:rPr>
                  <w:rPr>
                    <w:rFonts w:ascii="Cambria Math" w:hAnsi="Cambria Math"/>
                  </w:rPr>
                  <m:t>ε</m:t>
                </m:r>
              </m:e>
              <m:sub>
                <m:r>
                  <m:rPr>
                    <m:sty m:val="p"/>
                  </m:rPr>
                  <w:rPr>
                    <w:rFonts w:ascii="Cambria Math" w:hAnsi="Cambria Math"/>
                  </w:rPr>
                  <m:t>θ</m:t>
                </m:r>
              </m:sub>
            </m:sSub>
            <m:d>
              <m:dPr>
                <m:ctrlPr>
                  <w:rPr>
                    <w:rFonts w:ascii="Cambria Math" w:hAnsi="Cambria Math"/>
                    <w:i/>
                  </w:rPr>
                </m:ctrlPr>
              </m:dPr>
              <m:e>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r>
                  <m:rPr>
                    <m:sty m:val="p"/>
                  </m:rPr>
                  <w:rPr>
                    <w:rFonts w:ascii="Cambria Math" w:hAnsi="Cambria Math"/>
                  </w:rPr>
                  <m:t>ε</m:t>
                </m:r>
                <m:r>
                  <w:rPr>
                    <w:rFonts w:ascii="Cambria Math" w:hAnsi="Cambria Math"/>
                  </w:rPr>
                  <m:t>,t</m:t>
                </m:r>
              </m:e>
            </m:d>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ctrlPr>
              <w:rPr>
                <w:rFonts w:ascii="Cambria Math" w:hAnsi="Cambria Math"/>
                <w:i/>
              </w:rPr>
            </m:ctrlPr>
          </m:e>
        </m:d>
      </m:oMath>
      <w:r>
        <w:rPr>
          <w:rFonts w:ascii="Times New Roman" w:hAnsi="Times New Roman" w:cstheme="minorEastAsia"/>
        </w:rPr>
        <w:tab/>
      </w:r>
      <w:r>
        <w:rPr>
          <w:rFonts w:ascii="Times New Roman" w:hAnsi="Times New Roman" w:cstheme="minorEastAsia" w:hint="eastAsia"/>
        </w:rPr>
        <w:t>（</w:t>
      </w:r>
      <w:r>
        <w:rPr>
          <w:rFonts w:ascii="Times New Roman" w:hAnsi="Times New Roman" w:cstheme="minorEastAsia" w:hint="eastAsia"/>
        </w:rPr>
        <w:t>12</w:t>
      </w:r>
      <w:r w:rsidR="0043464B">
        <w:rPr>
          <w:rFonts w:ascii="Times New Roman" w:hAnsi="Times New Roman" w:cstheme="minorEastAsia" w:hint="eastAsia"/>
        </w:rPr>
        <w:t>）</w:t>
      </w:r>
    </w:p>
    <w:p w14:paraId="0A28156E" w14:textId="6F887928" w:rsidR="00B56A95" w:rsidRDefault="00FE5A07" w:rsidP="005674F3">
      <w:pPr>
        <w:spacing w:line="360" w:lineRule="auto"/>
        <w:ind w:firstLine="0"/>
        <w:rPr>
          <w:rFonts w:ascii="宋体" w:hAnsi="宋体" w:hint="eastAsia"/>
        </w:rPr>
      </w:pPr>
      <w:r w:rsidRPr="633DB483">
        <w:rPr>
          <w:rFonts w:asciiTheme="minorHAnsi" w:eastAsiaTheme="minorEastAsia" w:hAnsiTheme="minorHAnsi"/>
        </w:rPr>
        <w:t>完成训练后，可以使用以下</w:t>
      </w:r>
      <w:r w:rsidRPr="633DB483">
        <w:rPr>
          <w:rFonts w:asciiTheme="minorHAnsi" w:eastAsiaTheme="minorEastAsia" w:hAnsiTheme="minorHAnsi" w:hint="eastAsia"/>
        </w:rPr>
        <w:t>方式</w:t>
      </w:r>
      <w:r w:rsidRPr="633DB483">
        <w:rPr>
          <w:rFonts w:asciiTheme="minorHAnsi" w:eastAsiaTheme="minorEastAsia" w:hAnsiTheme="minorHAnsi"/>
        </w:rPr>
        <w:t>实现</w:t>
      </w:r>
      <w:r w:rsidRPr="633DB483">
        <w:rPr>
          <w:rFonts w:asciiTheme="minorHAnsi" w:eastAsiaTheme="minorEastAsia" w:hAnsiTheme="minorHAnsi" w:hint="eastAsia"/>
        </w:rPr>
        <w:t>从标准高斯分布中采样并完成</w:t>
      </w:r>
      <w:r w:rsidRPr="633DB483">
        <w:rPr>
          <w:rFonts w:asciiTheme="minorHAnsi" w:eastAsiaTheme="minorEastAsia" w:hAnsiTheme="minorHAnsi"/>
        </w:rPr>
        <w:t>数据生成的去噪过程：</w:t>
      </w:r>
    </w:p>
    <w:p w14:paraId="3ECAD96E" w14:textId="3AFB84E1" w:rsidR="00B56A95" w:rsidRPr="00970896" w:rsidRDefault="00E317DA" w:rsidP="005674F3">
      <w:pPr>
        <w:pStyle w:val="aff2"/>
        <w:spacing w:line="360" w:lineRule="auto"/>
        <w:rPr>
          <w:rFonts w:cstheme="minorEastAsia" w:hint="eastAsia"/>
        </w:rPr>
      </w:pPr>
      <w:r>
        <w:rPr>
          <w:rFonts w:cstheme="minorEastAsia"/>
        </w:rPr>
        <w:tab/>
      </w:r>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α</m:t>
                    </m:r>
                  </m:e>
                  <m:sub>
                    <m:r>
                      <w:rPr>
                        <w:rFonts w:ascii="Cambria Math" w:hAnsi="Cambria Math"/>
                      </w:rPr>
                      <m:t>t</m:t>
                    </m:r>
                  </m:sub>
                </m:sSub>
              </m:e>
            </m:rad>
            <m:ctrlPr>
              <w:rPr>
                <w:rFonts w:ascii="Cambria Math" w:hAnsi="Cambria Math"/>
                <w:i/>
              </w:rPr>
            </m:ctrlPr>
          </m:den>
        </m:f>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ctrlPr>
                  <w:rPr>
                    <w:rFonts w:ascii="Cambria Math" w:hAnsi="Cambria Math"/>
                    <w:i/>
                  </w:rPr>
                </m:ctrlPr>
              </m:den>
            </m:f>
            <m:sSub>
              <m:sSubPr>
                <m:ctrlPr>
                  <w:rPr>
                    <w:rFonts w:ascii="Cambria Math" w:hAnsi="Cambria Math"/>
                    <w:i/>
                  </w:rPr>
                </m:ctrlPr>
              </m:sSubPr>
              <m:e>
                <m:r>
                  <m:rPr>
                    <m:sty m:val="p"/>
                  </m:rPr>
                  <w:rPr>
                    <w:rFonts w:ascii="Cambria Math" w:hAnsi="Cambria Math"/>
                  </w:rPr>
                  <m:t>ε</m:t>
                </m:r>
                <m:ctrlPr>
                  <w:rPr>
                    <w:rFonts w:ascii="Cambria Math" w:hAnsi="Cambria Math"/>
                  </w:rPr>
                </m:ctrlP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m:t>
                </m:r>
              </m:e>
            </m:d>
            <m:ctrlPr>
              <w:rPr>
                <w:rFonts w:ascii="Cambria Math" w:hAnsi="Cambria Math"/>
                <w:i/>
              </w:rPr>
            </m:ctrlPr>
          </m:e>
        </m:d>
        <m:r>
          <w:ins w:id="4" w:author="Microsoft Word" w:date="2024-12-12T01:27:00Z" w16du:dateUtc="2024-12-11T17:27:00Z">
            <w:rPr>
              <w:rFonts w:ascii="Cambria Math" w:hAnsi="Cambria Math"/>
            </w:rPr>
            <m:t>+</m:t>
          </w:ins>
        </m:r>
        <m:sSub>
          <m:sSubPr>
            <m:ctrlPr>
              <w:ins w:id="5" w:author="Microsoft Word" w:date="2024-12-12T01:27:00Z" w16du:dateUtc="2024-12-11T17:27:00Z">
                <w:rPr>
                  <w:rFonts w:ascii="Cambria Math" w:hAnsi="Cambria Math"/>
                  <w:i/>
                </w:rPr>
              </w:ins>
            </m:ctrlPr>
          </m:sSubPr>
          <m:e>
            <m:r>
              <w:ins w:id="6" w:author="Microsoft Word" w:date="2024-12-12T01:27:00Z" w16du:dateUtc="2024-12-11T17:27:00Z">
                <m:rPr>
                  <m:sty m:val="p"/>
                </m:rPr>
                <w:rPr>
                  <w:rFonts w:ascii="Cambria Math" w:hAnsi="Cambria Math"/>
                </w:rPr>
                <m:t>σ</m:t>
              </w:ins>
            </m:r>
          </m:e>
          <m:sub>
            <m:r>
              <w:ins w:id="7" w:author="Microsoft Word" w:date="2024-12-12T01:27:00Z" w16du:dateUtc="2024-12-11T17:27:00Z">
                <w:rPr>
                  <w:rFonts w:ascii="Cambria Math" w:hAnsi="Cambria Math"/>
                </w:rPr>
                <m:t>t</m:t>
              </w:ins>
            </m:r>
          </m:sub>
        </m:sSub>
        <m:r>
          <w:ins w:id="8" w:author="Microsoft Word" w:date="2024-12-12T01:27:00Z" w16du:dateUtc="2024-12-11T17:27:00Z">
            <w:rPr>
              <w:rFonts w:ascii="Cambria Math" w:hAnsi="Cambria Math"/>
            </w:rPr>
            <m:t>z</m:t>
          </w:ins>
        </m:r>
        <m:r>
          <w:ins w:id="9" w:author="Microsoft Word" w:date="2024-12-12T01:27:00Z" w16du:dateUtc="2024-12-11T17:27:00Z">
            <m:rPr>
              <m:sty m:val="p"/>
            </m:rPr>
            <w:rPr>
              <w:rFonts w:ascii="Cambria Math" w:hAnsi="Cambria Math"/>
            </w:rPr>
            <m:t>,</m:t>
          </w:ins>
        </m:r>
        <m:r>
          <w:ins w:id="10" w:author="Microsoft Word" w:date="2024-12-12T01:27:00Z" w16du:dateUtc="2024-12-11T17:27:00Z">
            <w:rPr>
              <w:rFonts w:ascii="Cambria Math" w:hAnsi="Cambria Math"/>
            </w:rPr>
            <m:t>z</m:t>
          </w:ins>
        </m:r>
        <m:r>
          <w:ins w:id="11" w:author="Microsoft Word" w:date="2024-12-12T01:27:00Z" w16du:dateUtc="2024-12-11T17:27:00Z">
            <m:rPr>
              <m:sty m:val="p"/>
            </m:rPr>
            <w:rPr>
              <w:rFonts w:ascii="Cambria Math" w:hAnsi="Cambria Math" w:cs="Cambria Math"/>
            </w:rPr>
            <m:t>∼</m:t>
          </w:ins>
        </m:r>
        <m:r>
          <w:ins w:id="12" w:author="Microsoft Word" w:date="2024-12-12T01:27:00Z" w16du:dateUtc="2024-12-11T17:27:00Z">
            <m:rPr>
              <m:scr m:val="script"/>
            </m:rPr>
            <w:rPr>
              <w:rFonts w:ascii="Cambria Math" w:hAnsi="Cambria Math"/>
            </w:rPr>
            <m:t>N</m:t>
          </w:ins>
        </m:r>
        <m:d>
          <m:dPr>
            <m:ctrlPr>
              <w:ins w:id="13" w:author="Microsoft Word" w:date="2024-12-12T01:27:00Z" w16du:dateUtc="2024-12-11T17:27:00Z">
                <w:rPr>
                  <w:rFonts w:ascii="Cambria Math" w:hAnsi="Cambria Math"/>
                  <w:i/>
                </w:rPr>
              </w:ins>
            </m:ctrlPr>
          </m:dPr>
          <m:e>
            <m:r>
              <w:ins w:id="14" w:author="Microsoft Word" w:date="2024-12-12T01:27:00Z" w16du:dateUtc="2024-12-11T17:27:00Z">
                <w:rPr>
                  <w:rFonts w:ascii="Cambria Math" w:hAnsi="Cambria Math"/>
                </w:rPr>
                <m:t>0,I</m:t>
              </w:ins>
            </m:r>
          </m:e>
        </m:d>
      </m:oMath>
      <w:ins w:id="15" w:author="Microsoft Word" w:date="2024-12-12T01:27:00Z" w16du:dateUtc="2024-12-11T17:27:00Z">
        <w:r>
          <w:rPr>
            <w:rFonts w:cstheme="minorEastAsia"/>
          </w:rPr>
          <w:tab/>
        </w:r>
        <w:r>
          <w:rPr>
            <w:rFonts w:ascii="Times New Roman" w:hAnsi="Times New Roman" w:cs="Times New Roman" w:hint="eastAsia"/>
          </w:rPr>
          <w:t>（</w:t>
        </w:r>
        <w:r>
          <w:rPr>
            <w:rFonts w:ascii="Times New Roman" w:hAnsi="Times New Roman" w:cs="Times New Roman" w:hint="eastAsia"/>
          </w:rPr>
          <w:t>13</w:t>
        </w:r>
        <w:r>
          <w:rPr>
            <w:rFonts w:ascii="Times New Roman" w:hAnsi="Times New Roman" w:cs="Times New Roman" w:hint="eastAsia"/>
          </w:rPr>
          <w:t>）</w:t>
        </w:r>
      </w:ins>
    </w:p>
    <w:p w14:paraId="53FD4F95" w14:textId="3C324B24" w:rsidR="00C85423" w:rsidRPr="00FE5A07" w:rsidRDefault="00FE5A07" w:rsidP="005674F3">
      <w:pPr>
        <w:pStyle w:val="af8"/>
        <w:spacing w:line="360" w:lineRule="auto"/>
        <w:rPr>
          <w:rFonts w:hint="eastAsia"/>
        </w:rPr>
      </w:pPr>
      <w:r w:rsidRPr="633DB483">
        <w:rPr>
          <w:rFonts w:asciiTheme="minorHAnsi" w:eastAsiaTheme="minorEastAsia" w:hAnsiTheme="minorHAnsi" w:cstheme="minorEastAsia" w:hint="eastAsia"/>
        </w:rPr>
        <w:t>综上所述，扩散模型通过扩散与去噪机制，在生成任务中展现</w:t>
      </w:r>
      <w:r w:rsidR="00FA38A0">
        <w:rPr>
          <w:rFonts w:asciiTheme="minorHAnsi" w:eastAsiaTheme="minorEastAsia" w:hAnsiTheme="minorHAnsi" w:cstheme="minorEastAsia" w:hint="eastAsia"/>
        </w:rPr>
        <w:t>出</w:t>
      </w:r>
      <w:r w:rsidRPr="633DB483">
        <w:rPr>
          <w:rFonts w:asciiTheme="minorHAnsi" w:eastAsiaTheme="minorEastAsia" w:hAnsiTheme="minorHAnsi" w:cstheme="minorEastAsia" w:hint="eastAsia"/>
        </w:rPr>
        <w:t>卓越的性能。其灵活性和高效性在图像生成领域大放异彩。然而，上述方法仅适用于随机生成任务，无法</w:t>
      </w:r>
      <w:r w:rsidR="00FA38A0">
        <w:rPr>
          <w:rFonts w:asciiTheme="minorHAnsi" w:eastAsiaTheme="minorEastAsia" w:hAnsiTheme="minorHAnsi" w:cstheme="minorEastAsia" w:hint="eastAsia"/>
        </w:rPr>
        <w:t>控制</w:t>
      </w:r>
      <w:r w:rsidRPr="633DB483">
        <w:rPr>
          <w:rFonts w:asciiTheme="minorHAnsi" w:eastAsiaTheme="minorEastAsia" w:hAnsiTheme="minorHAnsi" w:cstheme="minorEastAsia" w:hint="eastAsia"/>
        </w:rPr>
        <w:t>采样</w:t>
      </w:r>
      <w:r w:rsidR="00FA38A0">
        <w:rPr>
          <w:rFonts w:asciiTheme="minorHAnsi" w:eastAsiaTheme="minorEastAsia" w:hAnsiTheme="minorHAnsi" w:cstheme="minorEastAsia" w:hint="eastAsia"/>
        </w:rPr>
        <w:t>结果</w:t>
      </w:r>
      <w:r w:rsidRPr="633DB483">
        <w:rPr>
          <w:rFonts w:asciiTheme="minorHAnsi" w:eastAsiaTheme="minorEastAsia" w:hAnsiTheme="minorHAnsi" w:cstheme="minorEastAsia" w:hint="eastAsia"/>
        </w:rPr>
        <w:t>，因此无法直接用于优化问题的求解。为此</w:t>
      </w:r>
      <w:r w:rsidRPr="00FE5A07">
        <w:rPr>
          <w:rFonts w:ascii="Open Sans" w:hAnsi="Open Sans" w:cs="Open Sans" w:hint="eastAsia"/>
          <w:color w:val="333333"/>
          <w:shd w:val="clear" w:color="auto" w:fill="FFFFFF"/>
        </w:rPr>
        <w:t>，</w:t>
      </w:r>
      <w:r w:rsidR="00FA38A0">
        <w:rPr>
          <w:rFonts w:ascii="Open Sans" w:hAnsi="Open Sans" w:cs="Open Sans" w:hint="eastAsia"/>
          <w:color w:val="333333"/>
          <w:shd w:val="clear" w:color="auto" w:fill="FFFFFF"/>
        </w:rPr>
        <w:t>本项目拟</w:t>
      </w:r>
      <w:r w:rsidRPr="00FE5A07">
        <w:rPr>
          <w:rFonts w:ascii="Open Sans" w:hAnsi="Open Sans" w:cs="Open Sans" w:hint="eastAsia"/>
          <w:color w:val="333333"/>
          <w:shd w:val="clear" w:color="auto" w:fill="FFFFFF"/>
        </w:rPr>
        <w:t>对上述前向训练与后向生成的流程进行适当的调整，以实现其在综合能源实时控制问题中的有效迁移与应用。</w:t>
      </w:r>
    </w:p>
    <w:p w14:paraId="3B287EBE" w14:textId="56454F27" w:rsidR="008B41A5" w:rsidRDefault="0002277C" w:rsidP="005674F3">
      <w:pPr>
        <w:spacing w:line="360" w:lineRule="auto"/>
        <w:ind w:firstLine="0"/>
        <w:rPr>
          <w:rFonts w:ascii="宋体" w:hAnsi="宋体" w:cs="Open Sans" w:hint="eastAsia"/>
          <w:b/>
          <w:color w:val="333333"/>
          <w:shd w:val="clear" w:color="auto" w:fill="FFFFFF"/>
        </w:rPr>
      </w:pPr>
      <w:r>
        <w:rPr>
          <w:rFonts w:ascii="宋体" w:hAnsi="宋体" w:cs="Times New Roman" w:hint="eastAsia"/>
          <w:b/>
          <w:bCs/>
          <w:color w:val="333333"/>
          <w:shd w:val="clear" w:color="auto" w:fill="FFFFFF"/>
        </w:rPr>
        <w:lastRenderedPageBreak/>
        <w:t>3</w:t>
      </w:r>
      <w:r w:rsidR="0018517A" w:rsidRPr="00DD2741">
        <w:rPr>
          <w:rFonts w:ascii="宋体" w:hAnsi="宋体" w:cs="Times New Roman" w:hint="eastAsia"/>
          <w:b/>
          <w:color w:val="333333"/>
          <w:shd w:val="clear" w:color="auto" w:fill="FFFFFF"/>
        </w:rPr>
        <w:t>)</w:t>
      </w:r>
      <w:r w:rsidR="0018517A" w:rsidRPr="00DD2741">
        <w:rPr>
          <w:rFonts w:ascii="宋体" w:hAnsi="宋体" w:cs="Open Sans" w:hint="eastAsia"/>
          <w:color w:val="333333"/>
          <w:shd w:val="clear" w:color="auto" w:fill="FFFFFF"/>
        </w:rPr>
        <w:t xml:space="preserve"> </w:t>
      </w:r>
      <w:r w:rsidR="00181746" w:rsidRPr="00DD2741">
        <w:rPr>
          <w:rFonts w:ascii="宋体" w:hAnsi="宋体" w:cs="Open Sans" w:hint="eastAsia"/>
          <w:b/>
          <w:color w:val="333333"/>
          <w:shd w:val="clear" w:color="auto" w:fill="FFFFFF"/>
        </w:rPr>
        <w:t>基于</w:t>
      </w:r>
      <w:r w:rsidR="00B56A95" w:rsidRPr="00DD2741">
        <w:rPr>
          <w:rFonts w:ascii="宋体" w:hAnsi="宋体" w:cs="Open Sans"/>
          <w:b/>
          <w:color w:val="333333"/>
          <w:shd w:val="clear" w:color="auto" w:fill="FFFFFF"/>
        </w:rPr>
        <w:t>扩散</w:t>
      </w:r>
      <w:r w:rsidR="00181746" w:rsidRPr="00DD2741">
        <w:rPr>
          <w:rFonts w:ascii="宋体" w:hAnsi="宋体" w:cs="Open Sans" w:hint="eastAsia"/>
          <w:b/>
          <w:color w:val="333333"/>
          <w:shd w:val="clear" w:color="auto" w:fill="FFFFFF"/>
        </w:rPr>
        <w:t>学习</w:t>
      </w:r>
      <w:r w:rsidR="00B56A95" w:rsidRPr="00DD2741">
        <w:rPr>
          <w:rFonts w:ascii="宋体" w:hAnsi="宋体" w:cs="Open Sans"/>
          <w:b/>
          <w:color w:val="333333"/>
          <w:shd w:val="clear" w:color="auto" w:fill="FFFFFF"/>
        </w:rPr>
        <w:t>优化</w:t>
      </w:r>
      <w:r w:rsidR="007F2751" w:rsidRPr="00DD2741">
        <w:rPr>
          <w:rFonts w:ascii="宋体" w:hAnsi="宋体" w:cs="Open Sans" w:hint="eastAsia"/>
          <w:b/>
          <w:color w:val="333333"/>
          <w:shd w:val="clear" w:color="auto" w:fill="FFFFFF"/>
        </w:rPr>
        <w:t>的</w:t>
      </w:r>
      <w:r w:rsidR="009141F2" w:rsidRPr="00DD2741">
        <w:rPr>
          <w:rFonts w:ascii="宋体" w:hAnsi="宋体" w:cs="Open Sans" w:hint="eastAsia"/>
          <w:b/>
          <w:color w:val="333333"/>
          <w:shd w:val="clear" w:color="auto" w:fill="FFFFFF"/>
        </w:rPr>
        <w:t>电网实时控制</w:t>
      </w:r>
      <w:r w:rsidR="00B56A95" w:rsidRPr="00DD2741">
        <w:rPr>
          <w:rFonts w:ascii="宋体" w:hAnsi="宋体" w:cs="Open Sans"/>
          <w:b/>
          <w:color w:val="333333"/>
          <w:shd w:val="clear" w:color="auto" w:fill="FFFFFF"/>
        </w:rPr>
        <w:t>:</w:t>
      </w:r>
    </w:p>
    <w:p w14:paraId="6C933E42" w14:textId="260567C6" w:rsidR="00B75C2D" w:rsidRPr="00B75C2D" w:rsidRDefault="00B75C2D" w:rsidP="00B75C2D">
      <w:pPr>
        <w:spacing w:line="360" w:lineRule="auto"/>
        <w:rPr>
          <w:rFonts w:ascii="宋体" w:hAnsi="宋体" w:cs="Open Sans" w:hint="eastAsia"/>
          <w:color w:val="333333"/>
          <w:shd w:val="clear" w:color="auto" w:fill="FFFFFF"/>
        </w:rPr>
      </w:pPr>
      <w:r>
        <w:rPr>
          <w:rFonts w:ascii="Open Sans" w:hAnsi="Open Sans" w:cs="Open Sans" w:hint="eastAsia"/>
          <w:color w:val="333333"/>
          <w:shd w:val="clear" w:color="auto" w:fill="FFFFFF"/>
        </w:rPr>
        <w:t>综合能源实时控制问题</w:t>
      </w:r>
      <w:r w:rsidRPr="009073DC">
        <w:rPr>
          <w:rFonts w:ascii="Open Sans" w:hAnsi="Open Sans" w:cs="Open Sans" w:hint="eastAsia"/>
          <w:color w:val="333333"/>
          <w:shd w:val="clear" w:color="auto" w:fill="FFFFFF"/>
        </w:rPr>
        <w:t>可以通过以下形式</w:t>
      </w:r>
      <w:r>
        <w:rPr>
          <w:rFonts w:ascii="Open Sans" w:hAnsi="Open Sans" w:cs="Open Sans" w:hint="eastAsia"/>
          <w:color w:val="333333"/>
          <w:shd w:val="clear" w:color="auto" w:fill="FFFFFF"/>
        </w:rPr>
        <w:t>进行描述</w:t>
      </w:r>
      <w:r>
        <w:rPr>
          <w:rFonts w:ascii="Open Sans" w:hAnsi="Open Sans" w:cs="Open Sans" w:hint="eastAsia"/>
          <w:color w:val="333333"/>
          <w:shd w:val="clear" w:color="auto" w:fill="FFFFFF"/>
        </w:rPr>
        <w:t>:</w:t>
      </w:r>
    </w:p>
    <w:p w14:paraId="63EB4C27" w14:textId="74D81E75" w:rsidR="00B75C2D" w:rsidRDefault="00B75C2D" w:rsidP="00B75C2D">
      <w:pPr>
        <w:ind w:firstLine="0"/>
        <w:jc w:val="center"/>
        <w:rPr>
          <w:rFonts w:ascii="宋体" w:hAnsi="宋体" w:cs="Open Sans" w:hint="eastAsia"/>
          <w:b/>
          <w:color w:val="333333"/>
          <w:shd w:val="clear" w:color="auto" w:fill="FFFFFF"/>
        </w:rPr>
      </w:pPr>
      <w:r>
        <w:rPr>
          <w:rFonts w:ascii="宋体" w:hAnsi="宋体" w:cs="Open Sans" w:hint="eastAsia"/>
          <w:noProof/>
          <w:color w:val="333333"/>
          <w:shd w:val="clear" w:color="auto" w:fill="FFFFFF"/>
        </w:rPr>
        <w:drawing>
          <wp:inline distT="0" distB="0" distL="0" distR="0" wp14:anchorId="1AC19EFD" wp14:editId="10FD1B4B">
            <wp:extent cx="5088598" cy="339355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8598" cy="3393554"/>
                    </a:xfrm>
                    <a:prstGeom prst="rect">
                      <a:avLst/>
                    </a:prstGeom>
                  </pic:spPr>
                </pic:pic>
              </a:graphicData>
            </a:graphic>
          </wp:inline>
        </w:drawing>
      </w:r>
    </w:p>
    <w:p w14:paraId="2215693D" w14:textId="22EE7663" w:rsidR="00B75C2D" w:rsidRPr="00B75C2D" w:rsidRDefault="00B75C2D" w:rsidP="00B75C2D">
      <w:pPr>
        <w:pStyle w:val="af9"/>
        <w:rPr>
          <w:rFonts w:cs="Open Sans" w:hint="eastAsia"/>
          <w:b/>
          <w:color w:val="333333"/>
          <w:shd w:val="clear" w:color="auto" w:fill="FFFFFF"/>
        </w:rPr>
      </w:pPr>
      <w:r w:rsidRPr="00A61606">
        <w:rPr>
          <w:rFonts w:hint="eastAsia"/>
          <w:b/>
        </w:rPr>
        <w:t>图</w:t>
      </w:r>
      <w:r w:rsidRPr="00A61606">
        <w:rPr>
          <w:b/>
        </w:rPr>
        <w:t xml:space="preserve"> </w:t>
      </w:r>
      <w:r w:rsidR="00E62EB0">
        <w:rPr>
          <w:rFonts w:hint="eastAsia"/>
          <w:b/>
        </w:rPr>
        <w:t xml:space="preserve">3 </w:t>
      </w:r>
      <w:r w:rsidRPr="00A61606">
        <w:rPr>
          <w:rFonts w:hint="eastAsia"/>
          <w:b/>
        </w:rPr>
        <w:t>扩散学习优化的训练与推理</w:t>
      </w:r>
    </w:p>
    <w:p w14:paraId="438687B1" w14:textId="00231A35" w:rsidR="00B56A95" w:rsidRPr="002D0CAA" w:rsidRDefault="008B41A5" w:rsidP="00423CEA">
      <w:pPr>
        <w:spacing w:line="360" w:lineRule="auto"/>
        <w:rPr>
          <w:rFonts w:ascii="宋体" w:hAnsi="宋体" w:cs="Open Sans" w:hint="eastAsia"/>
          <w:color w:val="333333"/>
          <w:shd w:val="clear" w:color="auto" w:fill="FFFFFF"/>
        </w:rPr>
      </w:pPr>
      <w:r>
        <w:rPr>
          <w:rFonts w:ascii="Open Sans" w:hAnsi="Open Sans" w:cs="Open Sans" w:hint="eastAsia"/>
          <w:color w:val="333333"/>
          <w:shd w:val="clear" w:color="auto" w:fill="FFFFFF"/>
        </w:rPr>
        <w:t>综合能源实时控制问题</w:t>
      </w:r>
      <w:r w:rsidR="00B56A95" w:rsidRPr="009073DC">
        <w:rPr>
          <w:rFonts w:ascii="Open Sans" w:hAnsi="Open Sans" w:cs="Open Sans" w:hint="eastAsia"/>
          <w:color w:val="333333"/>
          <w:shd w:val="clear" w:color="auto" w:fill="FFFFFF"/>
        </w:rPr>
        <w:t>可以通过以下形式</w:t>
      </w:r>
      <w:r w:rsidR="00B56A95">
        <w:rPr>
          <w:rFonts w:ascii="Open Sans" w:hAnsi="Open Sans" w:cs="Open Sans" w:hint="eastAsia"/>
          <w:color w:val="333333"/>
          <w:shd w:val="clear" w:color="auto" w:fill="FFFFFF"/>
        </w:rPr>
        <w:t>进行描述</w:t>
      </w:r>
      <w:r>
        <w:rPr>
          <w:rFonts w:ascii="Open Sans" w:hAnsi="Open Sans" w:cs="Open Sans" w:hint="eastAsia"/>
          <w:color w:val="333333"/>
          <w:shd w:val="clear" w:color="auto" w:fill="FFFFFF"/>
        </w:rPr>
        <w:t>:</w:t>
      </w:r>
    </w:p>
    <w:p w14:paraId="1B10661F" w14:textId="3CE10F0C" w:rsidR="00B56A95" w:rsidRPr="0038484D" w:rsidRDefault="00B15C7E" w:rsidP="00423CEA">
      <w:pPr>
        <w:pStyle w:val="aff2"/>
        <w:spacing w:line="360" w:lineRule="auto"/>
        <w:rPr>
          <w:rFonts w:ascii="Times New Roman" w:hAnsi="Times New Roman" w:cs="Times New Roman"/>
          <w:shd w:val="clear" w:color="auto" w:fill="FFFFFF"/>
        </w:rPr>
      </w:pPr>
      <w:r w:rsidRPr="00BB748D">
        <w:rPr>
          <w:rFonts w:cs="Open Sans"/>
          <w:shd w:val="clear" w:color="auto" w:fill="FFFFFF"/>
        </w:rPr>
        <w:tab/>
      </w:r>
      <m:oMath>
        <m:r>
          <m:rPr>
            <m:sty m:val="p"/>
          </m:rPr>
          <w:rPr>
            <w:rFonts w:ascii="Cambria Math" w:hAnsi="Cambria Math"/>
            <w:shd w:val="clear" w:color="auto" w:fill="FFFFFF"/>
          </w:rPr>
          <m:t>mi</m:t>
        </m:r>
        <m:sSub>
          <m:sSubPr>
            <m:ctrlPr>
              <w:rPr>
                <w:rFonts w:ascii="Cambria Math" w:hAnsi="Cambria Math"/>
                <w:bCs/>
                <w:shd w:val="clear" w:color="auto" w:fill="FFFFFF"/>
              </w:rPr>
            </m:ctrlPr>
          </m:sSubPr>
          <m:e>
            <m:r>
              <m:rPr>
                <m:sty m:val="p"/>
              </m:rPr>
              <w:rPr>
                <w:rFonts w:ascii="Cambria Math" w:hAnsi="Cambria Math"/>
                <w:shd w:val="clear" w:color="auto" w:fill="FFFFFF"/>
              </w:rPr>
              <m:t>n</m:t>
            </m:r>
          </m:e>
          <m:sub>
            <m:r>
              <m:rPr>
                <m:sty m:val="p"/>
              </m:rPr>
              <w:rPr>
                <w:rFonts w:ascii="Cambria Math" w:hAnsi="Cambria Math"/>
                <w:shd w:val="clear" w:color="auto" w:fill="FFFFFF"/>
              </w:rPr>
              <m:t>x</m:t>
            </m:r>
          </m:sub>
        </m:sSub>
        <m:r>
          <m:rPr>
            <m:sty m:val="p"/>
          </m:rPr>
          <w:rPr>
            <w:rFonts w:ascii="Cambria Math" w:hAnsi="Cambria Math"/>
            <w:shd w:val="clear" w:color="auto" w:fill="FFFFFF"/>
          </w:rPr>
          <m:t xml:space="preserve">  J</m:t>
        </m:r>
        <m:d>
          <m:dPr>
            <m:ctrlPr>
              <w:rPr>
                <w:rFonts w:ascii="Cambria Math" w:hAnsi="Cambria Math"/>
                <w:bCs/>
                <w:shd w:val="clear" w:color="auto" w:fill="FFFFFF"/>
              </w:rPr>
            </m:ctrlPr>
          </m:dPr>
          <m:e>
            <m:r>
              <m:rPr>
                <m:sty m:val="p"/>
              </m:rPr>
              <w:rPr>
                <w:rFonts w:ascii="Cambria Math" w:hAnsi="Cambria Math"/>
                <w:shd w:val="clear" w:color="auto" w:fill="FFFFFF"/>
              </w:rPr>
              <m:t>x;y</m:t>
            </m:r>
          </m:e>
        </m:d>
      </m:oMath>
      <w:r w:rsidRPr="00BB748D">
        <w:rPr>
          <w:rFonts w:cs="Open Sans"/>
          <w:bCs/>
          <w:shd w:val="clear" w:color="auto" w:fill="FFFFFF"/>
        </w:rPr>
        <w:tab/>
      </w:r>
      <w:r w:rsidRPr="00BB748D">
        <w:rPr>
          <w:rFonts w:ascii="Times New Roman" w:hAnsi="Times New Roman" w:cs="Times New Roman" w:hint="eastAsia"/>
          <w:bCs/>
          <w:shd w:val="clear" w:color="auto" w:fill="FFFFFF"/>
        </w:rPr>
        <w:t>（</w:t>
      </w:r>
      <w:r w:rsidRPr="00BB748D">
        <w:rPr>
          <w:rFonts w:ascii="Times New Roman" w:hAnsi="Times New Roman" w:cs="Times New Roman" w:hint="eastAsia"/>
          <w:bCs/>
          <w:shd w:val="clear" w:color="auto" w:fill="FFFFFF"/>
        </w:rPr>
        <w:t>14</w:t>
      </w:r>
      <w:r w:rsidRPr="00BB748D">
        <w:rPr>
          <w:rFonts w:ascii="Times New Roman" w:hAnsi="Times New Roman" w:cs="Times New Roman" w:hint="eastAsia"/>
          <w:bCs/>
          <w:shd w:val="clear" w:color="auto" w:fill="FFFFFF"/>
        </w:rPr>
        <w:t>）</w:t>
      </w:r>
    </w:p>
    <w:p w14:paraId="5F2A7E6A" w14:textId="078B2DD2" w:rsidR="00B56A95" w:rsidRPr="0038484D" w:rsidRDefault="00B15C7E" w:rsidP="00423CEA">
      <w:pPr>
        <w:pStyle w:val="aff2"/>
        <w:spacing w:line="360" w:lineRule="auto"/>
        <w:rPr>
          <w:rFonts w:ascii="Open Sans" w:hAnsi="Open Sans"/>
          <w:shd w:val="clear" w:color="auto" w:fill="FFFFFF"/>
        </w:rPr>
      </w:pPr>
      <w:r w:rsidRPr="00BB748D">
        <w:rPr>
          <w:rFonts w:ascii="Times New Roman" w:hAnsi="Times New Roman" w:cs="Times New Roman"/>
          <w:shd w:val="clear" w:color="auto" w:fill="FFFFFF"/>
        </w:rPr>
        <w:tab/>
      </w:r>
      <m:oMath>
        <m:r>
          <m:rPr>
            <m:sty m:val="p"/>
          </m:rPr>
          <w:rPr>
            <w:rFonts w:ascii="Cambria Math" w:hAnsi="Cambria Math"/>
            <w:shd w:val="clear" w:color="auto" w:fill="FFFFFF"/>
          </w:rPr>
          <m:t xml:space="preserve">s.t. </m:t>
        </m:r>
        <m:sSub>
          <m:sSubPr>
            <m:ctrlPr>
              <w:rPr>
                <w:rFonts w:ascii="Cambria Math" w:hAnsi="Cambria Math"/>
                <w:bCs/>
                <w:shd w:val="clear" w:color="auto" w:fill="FFFFFF"/>
              </w:rPr>
            </m:ctrlPr>
          </m:sSubPr>
          <m:e>
            <m:r>
              <m:rPr>
                <m:sty m:val="p"/>
              </m:rPr>
              <w:rPr>
                <w:rFonts w:ascii="Cambria Math" w:hAnsi="Cambria Math"/>
                <w:shd w:val="clear" w:color="auto" w:fill="FFFFFF"/>
              </w:rPr>
              <m:t xml:space="preserve">  h</m:t>
            </m:r>
          </m:e>
          <m:sub>
            <m:r>
              <m:rPr>
                <m:sty m:val="p"/>
              </m:rPr>
              <w:rPr>
                <w:rFonts w:ascii="Cambria Math" w:hAnsi="Cambria Math"/>
                <w:shd w:val="clear" w:color="auto" w:fill="FFFFFF"/>
              </w:rPr>
              <m:t>i</m:t>
            </m:r>
          </m:sub>
        </m:sSub>
        <m:d>
          <m:dPr>
            <m:ctrlPr>
              <w:rPr>
                <w:rFonts w:ascii="Cambria Math" w:hAnsi="Cambria Math"/>
                <w:bCs/>
                <w:shd w:val="clear" w:color="auto" w:fill="FFFFFF"/>
              </w:rPr>
            </m:ctrlPr>
          </m:dPr>
          <m:e>
            <m:r>
              <m:rPr>
                <m:sty m:val="p"/>
              </m:rPr>
              <w:rPr>
                <w:rFonts w:ascii="Cambria Math" w:hAnsi="Cambria Math"/>
                <w:shd w:val="clear" w:color="auto" w:fill="FFFFFF"/>
              </w:rPr>
              <m:t>x;y</m:t>
            </m:r>
          </m:e>
        </m:d>
        <m:r>
          <w:rPr>
            <w:rFonts w:ascii="Cambria Math" w:hAnsi="Cambria Math"/>
            <w:shd w:val="clear" w:color="auto" w:fill="FFFFFF"/>
          </w:rPr>
          <m:t>=0,</m:t>
        </m:r>
        <m:r>
          <m:rPr>
            <m:sty m:val="p"/>
          </m:rPr>
          <w:rPr>
            <w:rFonts w:ascii="Cambria Math" w:hAnsi="Cambria Math"/>
            <w:shd w:val="clear" w:color="auto" w:fill="FFFFFF"/>
          </w:rPr>
          <m:t>i</m:t>
        </m:r>
        <m:r>
          <w:rPr>
            <w:rFonts w:ascii="Cambria Math" w:hAnsi="Cambria Math"/>
            <w:shd w:val="clear" w:color="auto" w:fill="FFFFFF"/>
          </w:rPr>
          <m:t>=1,…,</m:t>
        </m:r>
        <m:r>
          <m:rPr>
            <m:sty m:val="p"/>
          </m:rPr>
          <w:rPr>
            <w:rFonts w:ascii="Cambria Math" w:hAnsi="Cambria Math"/>
            <w:shd w:val="clear" w:color="auto" w:fill="FFFFFF"/>
          </w:rPr>
          <m:t>m</m:t>
        </m:r>
        <m:r>
          <w:rPr>
            <w:rFonts w:ascii="Cambria Math" w:hAnsi="Cambria Math"/>
            <w:shd w:val="clear" w:color="auto" w:fill="FFFFFF"/>
          </w:rPr>
          <m:t>,</m:t>
        </m:r>
      </m:oMath>
      <w:r>
        <w:rPr>
          <w:rFonts w:ascii="Times New Roman" w:hAnsi="Times New Roman" w:cs="Times New Roman"/>
          <w:shd w:val="clear" w:color="auto" w:fill="FFFFFF"/>
        </w:rPr>
        <w:tab/>
      </w:r>
      <w:r>
        <w:rPr>
          <w:rFonts w:ascii="Times New Roman" w:hAnsi="Times New Roman" w:cs="Times New Roman" w:hint="eastAsia"/>
          <w:shd w:val="clear" w:color="auto" w:fill="FFFFFF"/>
        </w:rPr>
        <w:t>（</w:t>
      </w:r>
      <w:r>
        <w:rPr>
          <w:rFonts w:ascii="Times New Roman" w:hAnsi="Times New Roman" w:cs="Times New Roman" w:hint="eastAsia"/>
          <w:shd w:val="clear" w:color="auto" w:fill="FFFFFF"/>
        </w:rPr>
        <w:t>15</w:t>
      </w:r>
      <w:r>
        <w:rPr>
          <w:rFonts w:ascii="Times New Roman" w:hAnsi="Times New Roman" w:cs="Times New Roman" w:hint="eastAsia"/>
          <w:shd w:val="clear" w:color="auto" w:fill="FFFFFF"/>
        </w:rPr>
        <w:t>）</w:t>
      </w:r>
    </w:p>
    <w:p w14:paraId="7C408976" w14:textId="2EADF97C" w:rsidR="00B56A95" w:rsidRPr="0054181F" w:rsidRDefault="00B15C7E" w:rsidP="00423CEA">
      <w:pPr>
        <w:pStyle w:val="aff2"/>
        <w:spacing w:line="360" w:lineRule="auto"/>
        <w:rPr>
          <w:rFonts w:ascii="Open Sans" w:hAnsi="Open Sans"/>
          <w:shd w:val="clear" w:color="auto" w:fill="FFFFFF"/>
        </w:rPr>
      </w:pPr>
      <w:r>
        <w:rPr>
          <w:rFonts w:ascii="Open Sans" w:hAnsi="Open Sans"/>
          <w:shd w:val="clear" w:color="auto" w:fill="FFFFFF"/>
        </w:rPr>
        <w:tab/>
      </w:r>
      <m:oMath>
        <m:sSub>
          <m:sSubPr>
            <m:ctrlPr>
              <w:rPr>
                <w:rFonts w:ascii="Cambria Math" w:hAnsi="Cambria Math"/>
                <w:iCs/>
                <w:shd w:val="clear" w:color="auto" w:fill="FFFFFF"/>
              </w:rPr>
            </m:ctrlPr>
          </m:sSubPr>
          <m:e>
            <m:r>
              <m:rPr>
                <m:sty m:val="p"/>
              </m:rPr>
              <w:rPr>
                <w:rFonts w:ascii="Cambria Math" w:hAnsi="Cambria Math"/>
                <w:shd w:val="clear" w:color="auto" w:fill="FFFFFF"/>
              </w:rPr>
              <m:t xml:space="preserve">     g</m:t>
            </m:r>
          </m:e>
          <m:sub>
            <m:r>
              <m:rPr>
                <m:sty m:val="p"/>
              </m:rPr>
              <w:rPr>
                <w:rFonts w:ascii="Cambria Math" w:hAnsi="Cambria Math"/>
                <w:shd w:val="clear" w:color="auto" w:fill="FFFFFF"/>
              </w:rPr>
              <m:t>j</m:t>
            </m:r>
          </m:sub>
        </m:sSub>
        <m:d>
          <m:dPr>
            <m:ctrlPr>
              <w:rPr>
                <w:rFonts w:ascii="Cambria Math" w:hAnsi="Cambria Math"/>
                <w:iCs/>
                <w:shd w:val="clear" w:color="auto" w:fill="FFFFFF"/>
              </w:rPr>
            </m:ctrlPr>
          </m:dPr>
          <m:e>
            <m:r>
              <m:rPr>
                <m:sty m:val="p"/>
              </m:rPr>
              <w:rPr>
                <w:rFonts w:ascii="Cambria Math" w:hAnsi="Cambria Math"/>
                <w:shd w:val="clear" w:color="auto" w:fill="FFFFFF"/>
              </w:rPr>
              <m:t>x;y</m:t>
            </m:r>
          </m:e>
        </m:d>
        <m:r>
          <m:rPr>
            <m:sty m:val="p"/>
          </m:rPr>
          <w:rPr>
            <w:rFonts w:ascii="Cambria Math" w:hAnsi="Cambria Math" w:hint="eastAsia"/>
            <w:shd w:val="clear" w:color="auto" w:fill="FFFFFF"/>
          </w:rPr>
          <m:t>≤</m:t>
        </m:r>
        <m:r>
          <w:rPr>
            <w:rFonts w:ascii="Cambria Math" w:hAnsi="Cambria Math"/>
            <w:shd w:val="clear" w:color="auto" w:fill="FFFFFF"/>
          </w:rPr>
          <m:t>0,</m:t>
        </m:r>
        <m:r>
          <m:rPr>
            <m:sty m:val="p"/>
          </m:rPr>
          <w:rPr>
            <w:rFonts w:ascii="Cambria Math" w:hAnsi="Cambria Math"/>
            <w:shd w:val="clear" w:color="auto" w:fill="FFFFFF"/>
          </w:rPr>
          <m:t>j</m:t>
        </m:r>
        <m:r>
          <w:rPr>
            <w:rFonts w:ascii="Cambria Math" w:hAnsi="Cambria Math"/>
            <w:shd w:val="clear" w:color="auto" w:fill="FFFFFF"/>
          </w:rPr>
          <m:t>=1,…,</m:t>
        </m:r>
        <m:r>
          <m:rPr>
            <m:sty m:val="p"/>
          </m:rPr>
          <w:rPr>
            <w:rFonts w:ascii="Cambria Math" w:hAnsi="Cambria Math"/>
            <w:shd w:val="clear" w:color="auto" w:fill="FFFFFF"/>
          </w:rPr>
          <m:t>l</m:t>
        </m:r>
        <m:r>
          <w:rPr>
            <w:rFonts w:ascii="Cambria Math" w:hAnsi="Cambria Math"/>
            <w:shd w:val="clear" w:color="auto" w:fill="FFFFFF"/>
          </w:rPr>
          <m:t>.</m:t>
        </m:r>
      </m:oMath>
      <w:r>
        <w:rPr>
          <w:rFonts w:ascii="Open Sans" w:hAnsi="Open Sans"/>
          <w:shd w:val="clear" w:color="auto" w:fill="FFFFFF"/>
        </w:rPr>
        <w:tab/>
      </w:r>
      <w:r>
        <w:rPr>
          <w:rFonts w:ascii="Times New Roman" w:hAnsi="Times New Roman" w:cs="Times New Roman"/>
          <w:shd w:val="clear" w:color="auto" w:fill="FFFFFF"/>
        </w:rPr>
        <w:t>（</w:t>
      </w:r>
      <w:r>
        <w:rPr>
          <w:rFonts w:ascii="Times New Roman" w:hAnsi="Times New Roman" w:cs="Times New Roman"/>
          <w:shd w:val="clear" w:color="auto" w:fill="FFFFFF"/>
        </w:rPr>
        <w:t>16</w:t>
      </w:r>
      <w:r>
        <w:rPr>
          <w:rFonts w:ascii="Times New Roman" w:hAnsi="Times New Roman" w:cs="Times New Roman"/>
          <w:shd w:val="clear" w:color="auto" w:fill="FFFFFF"/>
        </w:rPr>
        <w:t>）</w:t>
      </w:r>
    </w:p>
    <w:p w14:paraId="58DEDD85" w14:textId="77777777" w:rsidR="00611D52" w:rsidRPr="00273FC2" w:rsidRDefault="00611D52" w:rsidP="00EF0D4C">
      <w:pPr>
        <w:spacing w:line="360" w:lineRule="auto"/>
        <w:rPr>
          <w:rFonts w:ascii="宋体" w:hAnsi="宋体" w:cs="宋体" w:hint="eastAsia"/>
          <w:color w:val="auto"/>
        </w:rPr>
      </w:pPr>
      <w:r>
        <w:t>在此问题中，定义</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d</m:t>
            </m:r>
          </m:sup>
        </m:sSup>
      </m:oMath>
      <w:r>
        <w:t>为待优化的决策变量，</w:t>
      </w:r>
      <m:oMath>
        <m:r>
          <w:rPr>
            <w:rFonts w:ascii="Cambria Math" w:hAnsi="Cambria Math" w:hint="eastAsia"/>
          </w:rPr>
          <m:t>y</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k</m:t>
            </m:r>
          </m:sup>
        </m:sSup>
      </m:oMath>
      <w:r>
        <w:rPr>
          <w:rFonts w:hint="eastAsia"/>
        </w:rPr>
        <w:t>为</w:t>
      </w:r>
      <w:r>
        <w:t>优化问题中的控制变量，</w:t>
      </w:r>
      <m:oMath>
        <m:r>
          <w:rPr>
            <w:rFonts w:ascii="Cambria Math" w:hAnsi="Cambria Math"/>
          </w:rPr>
          <m:t xml:space="preserve">J, </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j</m:t>
            </m:r>
          </m:sub>
        </m:sSub>
      </m:oMath>
      <w:r>
        <w:t>为一阶可微的函数。在</w:t>
      </w:r>
      <w:r>
        <w:rPr>
          <w:rFonts w:hint="eastAsia"/>
        </w:rPr>
        <w:t>综合能源系统</w:t>
      </w:r>
      <w:r>
        <w:t>中，目标函数</w:t>
      </w:r>
      <m:oMath>
        <m:r>
          <w:rPr>
            <w:rFonts w:ascii="Cambria Math" w:hAnsi="Cambria Math"/>
          </w:rPr>
          <m:t>J</m:t>
        </m:r>
      </m:oMath>
      <w:r>
        <w:t>可能用于表示发电成本或线路损耗；等式约束</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则包括</w:t>
      </w:r>
      <w:r>
        <w:t>功率平衡方程或电力流方程</w:t>
      </w:r>
      <w:r>
        <w:rPr>
          <w:rFonts w:hint="eastAsia"/>
        </w:rPr>
        <w:t>等</w:t>
      </w:r>
      <w:r>
        <w:t>；不等式约束</w:t>
      </w:r>
      <m:oMath>
        <m:sSub>
          <m:sSubPr>
            <m:ctrlPr>
              <w:rPr>
                <w:rFonts w:ascii="Cambria Math" w:hAnsi="Cambria Math"/>
                <w:i/>
              </w:rPr>
            </m:ctrlPr>
          </m:sSubPr>
          <m:e>
            <m:r>
              <w:rPr>
                <w:rFonts w:ascii="Cambria Math" w:hAnsi="Cambria Math"/>
              </w:rPr>
              <m:t>g</m:t>
            </m:r>
          </m:e>
          <m:sub>
            <m:r>
              <w:rPr>
                <w:rFonts w:ascii="Cambria Math" w:hAnsi="Cambria Math"/>
              </w:rPr>
              <m:t>j</m:t>
            </m:r>
          </m:sub>
        </m:sSub>
      </m:oMath>
      <w:r>
        <w:t>则</w:t>
      </w:r>
      <w:r>
        <w:rPr>
          <w:rFonts w:hint="eastAsia"/>
        </w:rPr>
        <w:t>包括</w:t>
      </w:r>
      <w:r>
        <w:t>发电机功率限制、节点电压范围限制及线路容量限制等。针对非线性优化问题，目前广泛应用的方法包括内点法、拉格朗日松弛法和序列二次规划方法等。这些方法在处理小规模问题时通常表现出较高的</w:t>
      </w:r>
      <w:r>
        <w:rPr>
          <w:rFonts w:hint="eastAsia"/>
        </w:rPr>
        <w:t>计算</w:t>
      </w:r>
      <w:r>
        <w:t>效率和良好的收敛性。然而，随着问题规模的增大，可能会面临计算开销过大、收敛速度减慢以及对初始点敏感等问题，从而在</w:t>
      </w:r>
      <w:r>
        <w:rPr>
          <w:rFonts w:hint="eastAsia"/>
        </w:rPr>
        <w:t>综合能源实时控制</w:t>
      </w:r>
      <w:r>
        <w:lastRenderedPageBreak/>
        <w:t>中难以满足</w:t>
      </w:r>
      <w:r>
        <w:rPr>
          <w:rFonts w:hint="eastAsia"/>
        </w:rPr>
        <w:t>实时控制的</w:t>
      </w:r>
      <w:r>
        <w:t>需求。</w:t>
      </w:r>
    </w:p>
    <w:p w14:paraId="78E51B7E" w14:textId="77777777" w:rsidR="00E31F70" w:rsidRPr="00E31F70" w:rsidRDefault="00611D52" w:rsidP="00EF0D4C">
      <w:pPr>
        <w:spacing w:line="360" w:lineRule="auto"/>
        <w:rPr>
          <w:rFonts w:ascii="宋体" w:hAnsi="宋体" w:cs="宋体" w:hint="eastAsia"/>
        </w:rPr>
      </w:pPr>
      <w:r w:rsidRPr="0042026C">
        <w:rPr>
          <w:rFonts w:hint="eastAsia"/>
        </w:rPr>
        <w:t>鉴于以上所</w:t>
      </w:r>
      <w:r w:rsidR="00E31F70">
        <w:rPr>
          <w:rFonts w:hint="eastAsia"/>
        </w:rPr>
        <w:t>展示的</w:t>
      </w:r>
      <w:r w:rsidR="00E31F70">
        <w:t>扩散模型</w:t>
      </w:r>
      <w:r w:rsidR="00E31F70">
        <w:rPr>
          <w:rFonts w:hint="eastAsia"/>
        </w:rPr>
        <w:t>是一种</w:t>
      </w:r>
      <w:r w:rsidR="00E31F70">
        <w:t>无条件生成方法，难以直接生成</w:t>
      </w:r>
      <w:r w:rsidR="00E31F70">
        <w:rPr>
          <w:rFonts w:hint="eastAsia"/>
        </w:rPr>
        <w:t>针对特定控制变量</w:t>
      </w:r>
      <m:oMath>
        <m:r>
          <w:rPr>
            <w:rFonts w:ascii="Cambria Math" w:hAnsi="Cambria Math"/>
          </w:rPr>
          <m:t>y</m:t>
        </m:r>
      </m:oMath>
      <w:r w:rsidR="00E31F70">
        <w:t>的</w:t>
      </w:r>
      <w:r w:rsidR="00E31F70">
        <w:rPr>
          <w:rFonts w:hint="eastAsia"/>
        </w:rPr>
        <w:t>样本</w:t>
      </w:r>
      <w:r w:rsidR="00E31F70">
        <w:t>。为将扩散模型应用于</w:t>
      </w:r>
      <w:r w:rsidR="009A049E">
        <w:rPr>
          <w:rFonts w:hint="eastAsia"/>
        </w:rPr>
        <w:t>综合能源系统优化</w:t>
      </w:r>
      <w:r w:rsidR="00E31F70">
        <w:t>问题，需对其结构或生成机制进行一定的调整，以适应具体的优化需求</w:t>
      </w:r>
      <w:r w:rsidR="00E31F70">
        <w:rPr>
          <w:rFonts w:hint="eastAsia"/>
        </w:rPr>
        <w:t>：</w:t>
      </w:r>
    </w:p>
    <w:p w14:paraId="085CAB5C" w14:textId="77777777" w:rsidR="00B56A95" w:rsidRPr="00B15C7E" w:rsidRDefault="00B15C7E" w:rsidP="009439D0">
      <w:pPr>
        <w:pStyle w:val="aff2"/>
        <w:spacing w:line="360" w:lineRule="auto"/>
        <w:rPr>
          <w:rFonts w:ascii="Times New Roman" w:hAnsi="Times New Roman" w:cs="Times New Roman"/>
          <w:shd w:val="clear" w:color="auto" w:fill="FFFFFF"/>
        </w:rPr>
      </w:pPr>
      <w:r>
        <w:rPr>
          <w:shd w:val="clear" w:color="auto" w:fill="FFFFFF"/>
        </w:rPr>
        <w:tab/>
      </w:r>
      <m:oMath>
        <m:sSub>
          <m:sSubPr>
            <m:ctrlPr>
              <w:rPr>
                <w:rFonts w:ascii="Cambria Math" w:hAnsi="Cambria Math"/>
                <w:i/>
                <w:shd w:val="clear" w:color="auto" w:fill="FFFFFF"/>
              </w:rPr>
            </m:ctrlPr>
          </m:sSubPr>
          <m:e>
            <m:r>
              <m:rPr>
                <m:sty m:val="p"/>
              </m:rPr>
              <w:rPr>
                <w:rFonts w:ascii="Cambria Math" w:hAnsi="Cambria Math"/>
                <w:shd w:val="clear" w:color="auto" w:fill="FFFFFF"/>
              </w:rPr>
              <m:t>μ</m:t>
            </m:r>
            <m:ctrlPr>
              <w:rPr>
                <w:rFonts w:ascii="Cambria Math" w:hAnsi="Cambria Math"/>
                <w:shd w:val="clear" w:color="auto" w:fill="FFFFFF"/>
              </w:rPr>
            </m:ctrlPr>
          </m:e>
          <m:sub>
            <m:r>
              <m:rPr>
                <m:sty m:val="p"/>
              </m:rPr>
              <w:rPr>
                <w:rFonts w:ascii="Cambria Math" w:hAnsi="Cambria Math"/>
                <w:shd w:val="clear" w:color="auto" w:fill="FFFFFF"/>
              </w:rPr>
              <m:t>θ</m:t>
            </m:r>
          </m:sub>
        </m:sSub>
        <m:d>
          <m:dPr>
            <m:ctrlPr>
              <w:rPr>
                <w:rFonts w:ascii="Cambria Math" w:hAnsi="Cambria Math"/>
                <w:i/>
                <w:shd w:val="clear" w:color="auto" w:fill="FFFFFF"/>
              </w:rPr>
            </m:ctrlPr>
          </m:dPr>
          <m:e>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t</m:t>
                </m:r>
              </m:sub>
            </m:sSub>
            <m:r>
              <w:rPr>
                <w:rFonts w:ascii="Cambria Math" w:hAnsi="Cambria Math"/>
                <w:shd w:val="clear" w:color="auto" w:fill="FFFFFF"/>
              </w:rPr>
              <m:t>,t,y</m:t>
            </m:r>
          </m:e>
        </m:d>
        <m: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1</m:t>
            </m:r>
            <m:ctrlPr>
              <w:rPr>
                <w:rFonts w:ascii="Cambria Math" w:hAnsi="Cambria Math"/>
                <w:i/>
                <w:shd w:val="clear" w:color="auto" w:fill="FFFFFF"/>
              </w:rPr>
            </m:ctrlPr>
          </m:num>
          <m:den>
            <m:rad>
              <m:radPr>
                <m:degHide m:val="1"/>
                <m:ctrlPr>
                  <w:rPr>
                    <w:rFonts w:ascii="Cambria Math" w:hAnsi="Cambria Math"/>
                    <w:shd w:val="clear" w:color="auto" w:fill="FFFFFF"/>
                  </w:rPr>
                </m:ctrlPr>
              </m:radPr>
              <m:deg>
                <m:ctrlPr>
                  <w:rPr>
                    <w:rFonts w:ascii="Cambria Math" w:hAnsi="Cambria Math"/>
                    <w:i/>
                    <w:shd w:val="clear" w:color="auto" w:fill="FFFFFF"/>
                  </w:rPr>
                </m:ctrlPr>
              </m:deg>
              <m:e>
                <m:sSub>
                  <m:sSubPr>
                    <m:ctrlPr>
                      <w:rPr>
                        <w:rFonts w:ascii="Cambria Math" w:hAnsi="Cambria Math"/>
                        <w:i/>
                        <w:shd w:val="clear" w:color="auto" w:fill="FFFFFF"/>
                      </w:rPr>
                    </m:ctrlPr>
                  </m:sSubPr>
                  <m:e>
                    <m:r>
                      <m:rPr>
                        <m:sty m:val="p"/>
                      </m:rPr>
                      <w:rPr>
                        <w:rFonts w:ascii="Cambria Math" w:hAnsi="Cambria Math"/>
                        <w:shd w:val="clear" w:color="auto" w:fill="FFFFFF"/>
                      </w:rPr>
                      <m:t>α</m:t>
                    </m:r>
                  </m:e>
                  <m:sub>
                    <m:r>
                      <w:rPr>
                        <w:rFonts w:ascii="Cambria Math" w:hAnsi="Cambria Math"/>
                        <w:shd w:val="clear" w:color="auto" w:fill="FFFFFF"/>
                      </w:rPr>
                      <m:t>t</m:t>
                    </m:r>
                  </m:sub>
                </m:sSub>
              </m:e>
            </m:rad>
            <m:ctrlPr>
              <w:rPr>
                <w:rFonts w:ascii="Cambria Math" w:hAnsi="Cambria Math"/>
                <w:i/>
                <w:shd w:val="clear" w:color="auto" w:fill="FFFFFF"/>
              </w:rPr>
            </m:ctrlPr>
          </m:den>
        </m:f>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t</m:t>
            </m:r>
          </m:sub>
        </m:sSub>
        <m: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1-</m:t>
            </m:r>
            <m:sSub>
              <m:sSubPr>
                <m:ctrlPr>
                  <w:rPr>
                    <w:rFonts w:ascii="Cambria Math" w:hAnsi="Cambria Math"/>
                    <w:i/>
                    <w:shd w:val="clear" w:color="auto" w:fill="FFFFFF"/>
                  </w:rPr>
                </m:ctrlPr>
              </m:sSubPr>
              <m:e>
                <m:r>
                  <m:rPr>
                    <m:sty m:val="p"/>
                  </m:rPr>
                  <w:rPr>
                    <w:rFonts w:ascii="Cambria Math" w:hAnsi="Cambria Math"/>
                    <w:shd w:val="clear" w:color="auto" w:fill="FFFFFF"/>
                  </w:rPr>
                  <m:t>α</m:t>
                </m:r>
              </m:e>
              <m:sub>
                <m:r>
                  <w:rPr>
                    <w:rFonts w:ascii="Cambria Math" w:hAnsi="Cambria Math"/>
                    <w:shd w:val="clear" w:color="auto" w:fill="FFFFFF"/>
                  </w:rPr>
                  <m:t>t</m:t>
                </m:r>
              </m:sub>
            </m:sSub>
            <m:ctrlPr>
              <w:rPr>
                <w:rFonts w:ascii="Cambria Math" w:hAnsi="Cambria Math"/>
                <w:i/>
                <w:shd w:val="clear" w:color="auto" w:fill="FFFFFF"/>
              </w:rPr>
            </m:ctrlPr>
          </m:num>
          <m:den>
            <m:rad>
              <m:radPr>
                <m:degHide m:val="1"/>
                <m:ctrlPr>
                  <w:rPr>
                    <w:rFonts w:ascii="Cambria Math" w:hAnsi="Cambria Math"/>
                    <w:shd w:val="clear" w:color="auto" w:fill="FFFFFF"/>
                  </w:rPr>
                </m:ctrlPr>
              </m:radPr>
              <m:deg>
                <m:ctrlPr>
                  <w:rPr>
                    <w:rFonts w:ascii="Cambria Math" w:hAnsi="Cambria Math"/>
                    <w:i/>
                    <w:shd w:val="clear" w:color="auto" w:fill="FFFFFF"/>
                  </w:rPr>
                </m:ctrlPr>
              </m:deg>
              <m:e>
                <m:r>
                  <w:rPr>
                    <w:rFonts w:ascii="Cambria Math" w:hAnsi="Cambria Math"/>
                    <w:shd w:val="clear" w:color="auto" w:fill="FFFFFF"/>
                  </w:rPr>
                  <m:t>1-</m:t>
                </m:r>
                <m:acc>
                  <m:accPr>
                    <m:chr m:val="̅"/>
                    <m:ctrlPr>
                      <w:rPr>
                        <w:rFonts w:ascii="Cambria Math" w:hAnsi="Cambria Math"/>
                        <w:shd w:val="clear" w:color="auto" w:fill="FFFFFF"/>
                      </w:rPr>
                    </m:ctrlPr>
                  </m:accPr>
                  <m:e>
                    <m:sSub>
                      <m:sSubPr>
                        <m:ctrlPr>
                          <w:rPr>
                            <w:rFonts w:ascii="Cambria Math" w:hAnsi="Cambria Math"/>
                            <w:i/>
                            <w:shd w:val="clear" w:color="auto" w:fill="FFFFFF"/>
                          </w:rPr>
                        </m:ctrlPr>
                      </m:sSubPr>
                      <m:e>
                        <m:r>
                          <m:rPr>
                            <m:sty m:val="p"/>
                          </m:rPr>
                          <w:rPr>
                            <w:rFonts w:ascii="Cambria Math" w:hAnsi="Cambria Math"/>
                            <w:shd w:val="clear" w:color="auto" w:fill="FFFFFF"/>
                          </w:rPr>
                          <m:t>α</m:t>
                        </m:r>
                        <m:ctrlPr>
                          <w:rPr>
                            <w:rFonts w:ascii="Cambria Math" w:hAnsi="Cambria Math"/>
                            <w:shd w:val="clear" w:color="auto" w:fill="FFFFFF"/>
                          </w:rPr>
                        </m:ctrlPr>
                      </m:e>
                      <m:sub>
                        <m:r>
                          <w:rPr>
                            <w:rFonts w:ascii="Cambria Math" w:hAnsi="Cambria Math"/>
                            <w:shd w:val="clear" w:color="auto" w:fill="FFFFFF"/>
                          </w:rPr>
                          <m:t>t</m:t>
                        </m:r>
                      </m:sub>
                    </m:sSub>
                  </m:e>
                </m:acc>
              </m:e>
            </m:rad>
            <m:rad>
              <m:radPr>
                <m:degHide m:val="1"/>
                <m:ctrlPr>
                  <w:rPr>
                    <w:rFonts w:ascii="Cambria Math" w:hAnsi="Cambria Math"/>
                    <w:shd w:val="clear" w:color="auto" w:fill="FFFFFF"/>
                  </w:rPr>
                </m:ctrlPr>
              </m:radPr>
              <m:deg>
                <m:ctrlPr>
                  <w:rPr>
                    <w:rFonts w:ascii="Cambria Math" w:hAnsi="Cambria Math"/>
                    <w:i/>
                    <w:shd w:val="clear" w:color="auto" w:fill="FFFFFF"/>
                  </w:rPr>
                </m:ctrlPr>
              </m:deg>
              <m:e>
                <m:sSub>
                  <m:sSubPr>
                    <m:ctrlPr>
                      <w:rPr>
                        <w:rFonts w:ascii="Cambria Math" w:hAnsi="Cambria Math"/>
                        <w:i/>
                        <w:shd w:val="clear" w:color="auto" w:fill="FFFFFF"/>
                      </w:rPr>
                    </m:ctrlPr>
                  </m:sSubPr>
                  <m:e>
                    <m:r>
                      <w:rPr>
                        <w:rFonts w:ascii="Cambria Math" w:hAnsi="Cambria Math"/>
                        <w:shd w:val="clear" w:color="auto" w:fill="FFFFFF"/>
                      </w:rPr>
                      <m:t>α</m:t>
                    </m:r>
                  </m:e>
                  <m:sub>
                    <m:r>
                      <w:rPr>
                        <w:rFonts w:ascii="Cambria Math" w:hAnsi="Cambria Math"/>
                        <w:shd w:val="clear" w:color="auto" w:fill="FFFFFF"/>
                      </w:rPr>
                      <m:t>t</m:t>
                    </m:r>
                  </m:sub>
                </m:sSub>
              </m:e>
            </m:rad>
            <m:ctrlPr>
              <w:rPr>
                <w:rFonts w:ascii="Cambria Math" w:hAnsi="Cambria Math"/>
                <w:i/>
                <w:shd w:val="clear" w:color="auto" w:fill="FFFFFF"/>
              </w:rPr>
            </m:ctrlPr>
          </m:den>
        </m:f>
        <m:sSub>
          <m:sSubPr>
            <m:ctrlPr>
              <w:rPr>
                <w:rFonts w:ascii="Cambria Math" w:hAnsi="Cambria Math"/>
                <w:i/>
                <w:shd w:val="clear" w:color="auto" w:fill="FFFFFF"/>
              </w:rPr>
            </m:ctrlPr>
          </m:sSubPr>
          <m:e>
            <m:r>
              <m:rPr>
                <m:sty m:val="p"/>
              </m:rPr>
              <w:rPr>
                <w:rFonts w:ascii="Cambria Math" w:hAnsi="Cambria Math"/>
                <w:shd w:val="clear" w:color="auto" w:fill="FFFFFF"/>
              </w:rPr>
              <m:t>ε</m:t>
            </m:r>
            <m:ctrlPr>
              <w:rPr>
                <w:rFonts w:ascii="Cambria Math" w:hAnsi="Cambria Math"/>
                <w:shd w:val="clear" w:color="auto" w:fill="FFFFFF"/>
              </w:rPr>
            </m:ctrlPr>
          </m:e>
          <m:sub>
            <m:r>
              <m:rPr>
                <m:sty m:val="p"/>
              </m:rPr>
              <w:rPr>
                <w:rFonts w:ascii="Cambria Math" w:hAnsi="Cambria Math"/>
                <w:shd w:val="clear" w:color="auto" w:fill="FFFFFF"/>
              </w:rPr>
              <m:t>θ</m:t>
            </m:r>
          </m:sub>
        </m:sSub>
        <m:d>
          <m:dPr>
            <m:ctrlPr>
              <w:rPr>
                <w:rFonts w:ascii="Cambria Math" w:hAnsi="Cambria Math"/>
                <w:i/>
                <w:shd w:val="clear" w:color="auto" w:fill="FFFFFF"/>
              </w:rPr>
            </m:ctrlPr>
          </m:dPr>
          <m:e>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t</m:t>
                </m:r>
              </m:sub>
            </m:sSub>
            <m:r>
              <w:rPr>
                <w:rFonts w:ascii="Cambria Math" w:hAnsi="Cambria Math"/>
                <w:shd w:val="clear" w:color="auto" w:fill="FFFFFF"/>
              </w:rPr>
              <m:t>,t,y</m:t>
            </m:r>
          </m:e>
        </m:d>
      </m:oMath>
      <w:r>
        <w:rPr>
          <w:shd w:val="clear" w:color="auto" w:fill="FFFFFF"/>
        </w:rPr>
        <w:tab/>
      </w:r>
      <w:r w:rsidRPr="00B15C7E">
        <w:rPr>
          <w:rFonts w:ascii="Times New Roman" w:hAnsi="Times New Roman" w:cs="Times New Roman"/>
          <w:shd w:val="clear" w:color="auto" w:fill="FFFFFF"/>
        </w:rPr>
        <w:t>（</w:t>
      </w:r>
      <w:r w:rsidRPr="00B15C7E">
        <w:rPr>
          <w:rFonts w:ascii="Times New Roman" w:hAnsi="Times New Roman" w:cs="Times New Roman"/>
          <w:shd w:val="clear" w:color="auto" w:fill="FFFFFF"/>
        </w:rPr>
        <w:t>17</w:t>
      </w:r>
      <w:r w:rsidRPr="00B15C7E">
        <w:rPr>
          <w:rFonts w:ascii="Times New Roman" w:hAnsi="Times New Roman" w:cs="Times New Roman"/>
          <w:shd w:val="clear" w:color="auto" w:fill="FFFFFF"/>
        </w:rPr>
        <w:t>）</w:t>
      </w:r>
    </w:p>
    <w:p w14:paraId="6626A231" w14:textId="77777777" w:rsidR="00B56A95" w:rsidRDefault="009A049E" w:rsidP="009439D0">
      <w:pPr>
        <w:spacing w:line="360" w:lineRule="auto"/>
        <w:rPr>
          <w:shd w:val="clear" w:color="auto" w:fill="FFFFFF"/>
        </w:rPr>
      </w:pPr>
      <w:r>
        <w:rPr>
          <w:rFonts w:hint="eastAsia"/>
          <w:shd w:val="clear" w:color="auto" w:fill="FFFFFF"/>
        </w:rPr>
        <w:t>本项目拟</w:t>
      </w:r>
      <w:r w:rsidR="00B56A95" w:rsidRPr="00224C06">
        <w:rPr>
          <w:rFonts w:hint="eastAsia"/>
          <w:shd w:val="clear" w:color="auto" w:fill="FFFFFF"/>
        </w:rPr>
        <w:t>在噪声预测网络中引入优化问题的控制参数</w:t>
      </w:r>
      <m:oMath>
        <m:r>
          <w:rPr>
            <w:rFonts w:ascii="Cambria Math" w:hAnsi="Cambria Math"/>
            <w:shd w:val="clear" w:color="auto" w:fill="FFFFFF"/>
          </w:rPr>
          <m:t>y</m:t>
        </m:r>
      </m:oMath>
      <w:r w:rsidR="00B56A95" w:rsidRPr="00224C06">
        <w:rPr>
          <w:shd w:val="clear" w:color="auto" w:fill="FFFFFF"/>
        </w:rPr>
        <w:t>，从而对不同的</w:t>
      </w:r>
      <m:oMath>
        <m:r>
          <w:rPr>
            <w:rFonts w:ascii="Cambria Math" w:hAnsi="Cambria Math"/>
            <w:shd w:val="clear" w:color="auto" w:fill="FFFFFF"/>
          </w:rPr>
          <m:t>y</m:t>
        </m:r>
      </m:oMath>
      <w:r w:rsidR="00B56A95" w:rsidRPr="00224C06">
        <w:rPr>
          <w:shd w:val="clear" w:color="auto" w:fill="FFFFFF"/>
        </w:rPr>
        <w:t>进行条件生成。</w:t>
      </w:r>
      <w:r w:rsidR="00B56A95">
        <w:rPr>
          <w:rFonts w:hint="eastAsia"/>
          <w:shd w:val="clear" w:color="auto" w:fill="FFFFFF"/>
        </w:rPr>
        <w:t>为进一步将扩散模型迁移至优化问题中，这里引入一个新的损失函数</w:t>
      </w:r>
      <w:r>
        <w:rPr>
          <w:rFonts w:hint="eastAsia"/>
          <w:shd w:val="clear" w:color="auto" w:fill="FFFFFF"/>
        </w:rPr>
        <w:t>：</w:t>
      </w:r>
    </w:p>
    <w:p w14:paraId="73290D5C" w14:textId="77777777" w:rsidR="00B56A95" w:rsidRPr="00622E15" w:rsidRDefault="00B15C7E" w:rsidP="009439D0">
      <w:pPr>
        <w:pStyle w:val="aff2"/>
        <w:spacing w:line="360" w:lineRule="auto"/>
        <w:rPr>
          <w:rFonts w:hint="eastAsia"/>
          <w:shd w:val="clear" w:color="auto" w:fill="FFFFFF"/>
        </w:rPr>
      </w:pPr>
      <w:r>
        <w:rPr>
          <w:rFonts w:cs="Open Sans"/>
          <w:shd w:val="clear" w:color="auto" w:fill="FFFFFF"/>
        </w:rPr>
        <w:tab/>
      </w:r>
      <m:oMath>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opt</m:t>
            </m:r>
          </m:sub>
        </m:sSub>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diff</m:t>
            </m:r>
          </m:sub>
        </m:sSub>
        <m:r>
          <w:rPr>
            <w:rFonts w:ascii="Cambria Math" w:hAnsi="Cambria Math"/>
            <w:shd w:val="clear" w:color="auto" w:fill="FFFFFF"/>
          </w:rPr>
          <m:t>+</m:t>
        </m:r>
        <m:r>
          <m:rPr>
            <m:lit/>
          </m:rPr>
          <w:rPr>
            <w:rFonts w:ascii="Cambria Math" w:hAnsi="Cambria Math"/>
            <w:shd w:val="clear" w:color="auto" w:fill="FFFFFF"/>
          </w:rPr>
          <m:t>|</m:t>
        </m:r>
        <m:r>
          <w:rPr>
            <w:rFonts w:ascii="Cambria Math" w:hAnsi="Cambria Math"/>
            <w:shd w:val="clear" w:color="auto" w:fill="FFFFFF"/>
          </w:rPr>
          <m:t>h</m:t>
        </m:r>
        <m:d>
          <m:dPr>
            <m:ctrlPr>
              <w:rPr>
                <w:rFonts w:ascii="Cambria Math" w:hAnsi="Cambria Math"/>
                <w:i/>
                <w:shd w:val="clear" w:color="auto" w:fill="FFFFFF"/>
              </w:rPr>
            </m:ctrlPr>
          </m:dPr>
          <m:e>
            <m:acc>
              <m:accPr>
                <m:ctrlPr>
                  <w:rPr>
                    <w:rFonts w:ascii="Cambria Math" w:hAnsi="Cambria Math"/>
                    <w:shd w:val="clear" w:color="auto" w:fill="FFFFFF"/>
                  </w:rPr>
                </m:ctrlPr>
              </m:accPr>
              <m:e>
                <m:sSub>
                  <m:sSubPr>
                    <m:ctrlPr>
                      <w:rPr>
                        <w:rFonts w:ascii="Cambria Math" w:hAnsi="Cambria Math"/>
                        <w:i/>
                        <w:shd w:val="clear" w:color="auto" w:fill="FFFFFF"/>
                      </w:rPr>
                    </m:ctrlPr>
                  </m:sSubPr>
                  <m:e>
                    <m:r>
                      <w:rPr>
                        <w:rFonts w:ascii="Cambria Math" w:hAnsi="Cambria Math"/>
                        <w:shd w:val="clear" w:color="auto" w:fill="FFFFFF"/>
                      </w:rPr>
                      <m:t>x</m:t>
                    </m:r>
                    <m:ctrlPr>
                      <w:rPr>
                        <w:rFonts w:ascii="Cambria Math" w:hAnsi="Cambria Math"/>
                        <w:shd w:val="clear" w:color="auto" w:fill="FFFFFF"/>
                      </w:rPr>
                    </m:ctrlPr>
                  </m:e>
                  <m:sub>
                    <m:r>
                      <w:rPr>
                        <w:rFonts w:ascii="Cambria Math" w:hAnsi="Cambria Math"/>
                        <w:shd w:val="clear" w:color="auto" w:fill="FFFFFF"/>
                      </w:rPr>
                      <m:t>0</m:t>
                    </m:r>
                  </m:sub>
                </m:sSub>
              </m:e>
            </m:acc>
          </m:e>
        </m:d>
        <m:sSubSup>
          <m:sSubSupPr>
            <m:ctrlPr>
              <w:rPr>
                <w:rFonts w:ascii="Cambria Math" w:hAnsi="Cambria Math"/>
                <w:i/>
                <w:shd w:val="clear" w:color="auto" w:fill="FFFFFF"/>
              </w:rPr>
            </m:ctrlPr>
          </m:sSubSupPr>
          <m:e>
            <m:r>
              <m:rPr>
                <m:lit/>
              </m:rPr>
              <w:rPr>
                <w:rFonts w:ascii="Cambria Math" w:hAnsi="Cambria Math"/>
                <w:shd w:val="clear" w:color="auto" w:fill="FFFFFF"/>
              </w:rPr>
              <m:t>|</m:t>
            </m:r>
          </m:e>
          <m:sub>
            <m:r>
              <w:rPr>
                <w:rFonts w:ascii="Cambria Math" w:hAnsi="Cambria Math"/>
                <w:shd w:val="clear" w:color="auto" w:fill="FFFFFF"/>
              </w:rPr>
              <m:t>2</m:t>
            </m:r>
          </m:sub>
          <m:sup>
            <m:r>
              <w:rPr>
                <w:rFonts w:ascii="Cambria Math" w:hAnsi="Cambria Math"/>
                <w:shd w:val="clear" w:color="auto" w:fill="FFFFFF"/>
              </w:rPr>
              <m:t>2</m:t>
            </m:r>
          </m:sup>
        </m:sSubSup>
        <m:r>
          <w:rPr>
            <w:rFonts w:ascii="Cambria Math" w:hAnsi="Cambria Math"/>
            <w:shd w:val="clear" w:color="auto" w:fill="FFFFFF"/>
          </w:rPr>
          <m:t>+</m:t>
        </m:r>
        <m:r>
          <m:rPr>
            <m:lit/>
          </m:rPr>
          <w:rPr>
            <w:rFonts w:ascii="Cambria Math" w:hAnsi="Cambria Math"/>
            <w:shd w:val="clear" w:color="auto" w:fill="FFFFFF"/>
          </w:rPr>
          <m:t>|</m:t>
        </m:r>
        <m:r>
          <w:rPr>
            <w:rFonts w:ascii="Cambria Math" w:hAnsi="Cambria Math"/>
            <w:shd w:val="clear" w:color="auto" w:fill="FFFFFF"/>
          </w:rPr>
          <m:t>ReLU</m:t>
        </m:r>
        <m:d>
          <m:dPr>
            <m:ctrlPr>
              <w:rPr>
                <w:rFonts w:ascii="Cambria Math" w:hAnsi="Cambria Math"/>
                <w:i/>
                <w:shd w:val="clear" w:color="auto" w:fill="FFFFFF"/>
              </w:rPr>
            </m:ctrlPr>
          </m:dPr>
          <m:e>
            <m:r>
              <w:rPr>
                <w:rFonts w:ascii="Cambria Math" w:hAnsi="Cambria Math"/>
                <w:shd w:val="clear" w:color="auto" w:fill="FFFFFF"/>
              </w:rPr>
              <m:t>g</m:t>
            </m:r>
            <m:d>
              <m:dPr>
                <m:ctrlPr>
                  <w:rPr>
                    <w:rFonts w:ascii="Cambria Math" w:hAnsi="Cambria Math"/>
                    <w:i/>
                    <w:shd w:val="clear" w:color="auto" w:fill="FFFFFF"/>
                  </w:rPr>
                </m:ctrlPr>
              </m:dPr>
              <m:e>
                <m:acc>
                  <m:accPr>
                    <m:ctrlPr>
                      <w:rPr>
                        <w:rFonts w:ascii="Cambria Math" w:hAnsi="Cambria Math"/>
                        <w:shd w:val="clear" w:color="auto" w:fill="FFFFFF"/>
                      </w:rPr>
                    </m:ctrlPr>
                  </m:accPr>
                  <m:e>
                    <m:sSub>
                      <m:sSubPr>
                        <m:ctrlPr>
                          <w:rPr>
                            <w:rFonts w:ascii="Cambria Math" w:hAnsi="Cambria Math"/>
                            <w:i/>
                            <w:shd w:val="clear" w:color="auto" w:fill="FFFFFF"/>
                          </w:rPr>
                        </m:ctrlPr>
                      </m:sSubPr>
                      <m:e>
                        <m:r>
                          <w:rPr>
                            <w:rFonts w:ascii="Cambria Math" w:hAnsi="Cambria Math"/>
                            <w:shd w:val="clear" w:color="auto" w:fill="FFFFFF"/>
                          </w:rPr>
                          <m:t>x</m:t>
                        </m:r>
                        <m:ctrlPr>
                          <w:rPr>
                            <w:rFonts w:ascii="Cambria Math" w:hAnsi="Cambria Math"/>
                            <w:shd w:val="clear" w:color="auto" w:fill="FFFFFF"/>
                          </w:rPr>
                        </m:ctrlPr>
                      </m:e>
                      <m:sub>
                        <m:r>
                          <w:rPr>
                            <w:rFonts w:ascii="Cambria Math" w:hAnsi="Cambria Math"/>
                            <w:shd w:val="clear" w:color="auto" w:fill="FFFFFF"/>
                          </w:rPr>
                          <m:t>0</m:t>
                        </m:r>
                      </m:sub>
                    </m:sSub>
                  </m:e>
                </m:acc>
              </m:e>
            </m:d>
          </m:e>
        </m:d>
        <m:sSubSup>
          <m:sSubSupPr>
            <m:ctrlPr>
              <w:rPr>
                <w:rFonts w:ascii="Cambria Math" w:hAnsi="Cambria Math"/>
                <w:i/>
                <w:shd w:val="clear" w:color="auto" w:fill="FFFFFF"/>
              </w:rPr>
            </m:ctrlPr>
          </m:sSubSupPr>
          <m:e>
            <m:r>
              <m:rPr>
                <m:lit/>
              </m:rPr>
              <w:rPr>
                <w:rFonts w:ascii="Cambria Math" w:hAnsi="Cambria Math"/>
                <w:shd w:val="clear" w:color="auto" w:fill="FFFFFF"/>
              </w:rPr>
              <m:t>|</m:t>
            </m:r>
          </m:e>
          <m:sub>
            <m:r>
              <w:rPr>
                <w:rFonts w:ascii="Cambria Math" w:hAnsi="Cambria Math"/>
                <w:shd w:val="clear" w:color="auto" w:fill="FFFFFF"/>
              </w:rPr>
              <m:t>2</m:t>
            </m:r>
          </m:sub>
          <m:sup>
            <m:r>
              <w:rPr>
                <w:rFonts w:ascii="Cambria Math" w:hAnsi="Cambria Math"/>
                <w:shd w:val="clear" w:color="auto" w:fill="FFFFFF"/>
              </w:rPr>
              <m:t>2</m:t>
            </m:r>
          </m:sup>
        </m:sSubSup>
      </m:oMath>
      <w:r>
        <w:rPr>
          <w:rFonts w:cs="Open Sans"/>
          <w:shd w:val="clear" w:color="auto" w:fill="FFFFFF"/>
        </w:rPr>
        <w:tab/>
      </w:r>
      <w:r w:rsidRPr="00B15C7E">
        <w:rPr>
          <w:rFonts w:ascii="Times New Roman" w:hAnsi="Times New Roman" w:cs="Times New Roman"/>
          <w:shd w:val="clear" w:color="auto" w:fill="FFFFFF"/>
        </w:rPr>
        <w:t>（</w:t>
      </w:r>
      <w:r w:rsidRPr="00B15C7E">
        <w:rPr>
          <w:rFonts w:ascii="Times New Roman" w:hAnsi="Times New Roman" w:cs="Times New Roman"/>
          <w:shd w:val="clear" w:color="auto" w:fill="FFFFFF"/>
        </w:rPr>
        <w:t>18</w:t>
      </w:r>
      <w:r w:rsidRPr="00B15C7E">
        <w:rPr>
          <w:rFonts w:ascii="Times New Roman" w:hAnsi="Times New Roman" w:cs="Times New Roman"/>
          <w:shd w:val="clear" w:color="auto" w:fill="FFFFFF"/>
        </w:rPr>
        <w:t>）</w:t>
      </w:r>
    </w:p>
    <w:p w14:paraId="08F28147" w14:textId="163DD5DF" w:rsidR="00B56A95" w:rsidRPr="0091098D" w:rsidRDefault="00A93BC4" w:rsidP="009439D0">
      <w:pPr>
        <w:spacing w:line="360" w:lineRule="auto"/>
        <w:ind w:firstLine="0"/>
        <w:rPr>
          <w:rFonts w:ascii="宋体" w:hAnsi="宋体" w:cs="Open Sans" w:hint="eastAsia"/>
          <w:color w:val="333333"/>
          <w:shd w:val="clear" w:color="auto" w:fill="FFFFFF"/>
        </w:rPr>
      </w:pPr>
      <w:r>
        <w:rPr>
          <w:rFonts w:ascii="宋体" w:hAnsi="宋体" w:cs="Open Sans" w:hint="eastAsia"/>
          <w:color w:val="333333"/>
          <w:shd w:val="clear" w:color="auto" w:fill="FFFFFF"/>
        </w:rPr>
        <w:t>其中</w:t>
      </w:r>
      <m:oMath>
        <m:acc>
          <m:accPr>
            <m:ctrlPr>
              <w:rPr>
                <w:rFonts w:ascii="Cambria Math" w:hAnsi="Cambria Math" w:cs="Open Sans"/>
                <w:color w:val="333333"/>
                <w:shd w:val="clear" w:color="auto" w:fill="FFFFFF"/>
              </w:rPr>
            </m:ctrlPr>
          </m:accPr>
          <m:e>
            <m:sSub>
              <m:sSubPr>
                <m:ctrlPr>
                  <w:rPr>
                    <w:rFonts w:ascii="Cambria Math" w:hAnsi="Cambria Math" w:cs="Open Sans"/>
                    <w:i/>
                    <w:color w:val="333333"/>
                    <w:shd w:val="clear" w:color="auto" w:fill="FFFFFF"/>
                  </w:rPr>
                </m:ctrlPr>
              </m:sSubPr>
              <m:e>
                <m:r>
                  <w:rPr>
                    <w:rFonts w:ascii="Cambria Math" w:hAnsi="Cambria Math" w:cs="Open Sans"/>
                    <w:color w:val="333333"/>
                    <w:shd w:val="clear" w:color="auto" w:fill="FFFFFF"/>
                  </w:rPr>
                  <m:t>x</m:t>
                </m:r>
                <m:ctrlPr>
                  <w:rPr>
                    <w:rFonts w:ascii="Cambria Math" w:hAnsi="Cambria Math" w:cs="Open Sans"/>
                    <w:color w:val="333333"/>
                    <w:shd w:val="clear" w:color="auto" w:fill="FFFFFF"/>
                  </w:rPr>
                </m:ctrlPr>
              </m:e>
              <m:sub>
                <m:r>
                  <w:rPr>
                    <w:rFonts w:ascii="Cambria Math" w:hAnsi="Cambria Math" w:cs="Open Sans"/>
                    <w:color w:val="333333"/>
                    <w:shd w:val="clear" w:color="auto" w:fill="FFFFFF"/>
                  </w:rPr>
                  <m:t>0</m:t>
                </m:r>
              </m:sub>
            </m:sSub>
          </m:e>
        </m:acc>
      </m:oMath>
      <w:r>
        <w:rPr>
          <w:rFonts w:ascii="宋体" w:hAnsi="宋体" w:cs="Open Sans" w:hint="eastAsia"/>
          <w:color w:val="333333"/>
          <w:shd w:val="clear" w:color="auto" w:fill="FFFFFF"/>
        </w:rPr>
        <w:t>为扩散模型对解的预测。</w:t>
      </w:r>
      <w:r w:rsidR="00CD0B43">
        <w:rPr>
          <w:rFonts w:ascii="宋体" w:hAnsi="宋体" w:cs="Open Sans" w:hint="eastAsia"/>
          <w:color w:val="333333"/>
          <w:shd w:val="clear" w:color="auto" w:fill="FFFFFF"/>
        </w:rPr>
        <w:t>图3展示了数据生成、模型整体的训练及推理框架。</w:t>
      </w:r>
    </w:p>
    <w:p w14:paraId="36C26332" w14:textId="670D61D2" w:rsidR="00B56A95" w:rsidRPr="009A049E" w:rsidRDefault="00642A9F" w:rsidP="00EF0D4C">
      <w:pPr>
        <w:spacing w:line="360" w:lineRule="auto"/>
        <w:rPr>
          <w:shd w:val="clear" w:color="auto" w:fill="FFFFFF"/>
        </w:rPr>
      </w:pPr>
      <w:r>
        <w:rPr>
          <w:rFonts w:hint="eastAsia"/>
          <w:shd w:val="clear" w:color="auto" w:fill="FFFFFF"/>
        </w:rPr>
        <w:t>相较于常规的图像生成任务而言，优化问题由于提供确定的不等式约束函数，等式约束函数以及目标函数。因此，可以通过一种概率化的方法，将</w:t>
      </w:r>
      <m:oMath>
        <m:r>
          <w:rPr>
            <w:rFonts w:ascii="Cambria Math" w:hAnsi="Cambria Math"/>
            <w:shd w:val="clear" w:color="auto" w:fill="FFFFFF"/>
          </w:rPr>
          <m:t>J</m:t>
        </m:r>
        <m:d>
          <m:dPr>
            <m:ctrlPr>
              <w:rPr>
                <w:rFonts w:ascii="Cambria Math" w:hAnsi="Cambria Math"/>
                <w:i/>
                <w:shd w:val="clear" w:color="auto" w:fill="FFFFFF"/>
              </w:rPr>
            </m:ctrlPr>
          </m:dPr>
          <m:e>
            <m:r>
              <w:rPr>
                <w:rFonts w:ascii="Cambria Math" w:hAnsi="Cambria Math"/>
                <w:shd w:val="clear" w:color="auto" w:fill="FFFFFF"/>
              </w:rPr>
              <m:t>x;y</m:t>
            </m:r>
          </m:e>
        </m:d>
        <m:r>
          <w:rPr>
            <w:rFonts w:ascii="Cambria Math" w:hAnsi="Cambria Math"/>
            <w:shd w:val="clear" w:color="auto" w:fill="FFFFFF"/>
          </w:rPr>
          <m:t>,h</m:t>
        </m:r>
        <m:d>
          <m:dPr>
            <m:ctrlPr>
              <w:rPr>
                <w:rFonts w:ascii="Cambria Math" w:hAnsi="Cambria Math"/>
                <w:i/>
                <w:shd w:val="clear" w:color="auto" w:fill="FFFFFF"/>
              </w:rPr>
            </m:ctrlPr>
          </m:dPr>
          <m:e>
            <m:r>
              <w:rPr>
                <w:rFonts w:ascii="Cambria Math" w:hAnsi="Cambria Math"/>
                <w:shd w:val="clear" w:color="auto" w:fill="FFFFFF"/>
              </w:rPr>
              <m:t>x;y</m:t>
            </m:r>
          </m:e>
        </m:d>
        <m:r>
          <w:rPr>
            <w:rFonts w:ascii="Cambria Math" w:hAnsi="Cambria Math"/>
            <w:shd w:val="clear" w:color="auto" w:fill="FFFFFF"/>
          </w:rPr>
          <m:t>,g</m:t>
        </m:r>
        <m:d>
          <m:dPr>
            <m:ctrlPr>
              <w:rPr>
                <w:rFonts w:ascii="Cambria Math" w:hAnsi="Cambria Math"/>
                <w:i/>
                <w:shd w:val="clear" w:color="auto" w:fill="FFFFFF"/>
              </w:rPr>
            </m:ctrlPr>
          </m:dPr>
          <m:e>
            <m:r>
              <w:rPr>
                <w:rFonts w:ascii="Cambria Math" w:hAnsi="Cambria Math"/>
                <w:shd w:val="clear" w:color="auto" w:fill="FFFFFF"/>
              </w:rPr>
              <m:t>x;y</m:t>
            </m:r>
          </m:e>
        </m:d>
      </m:oMath>
      <w:r>
        <w:rPr>
          <w:rFonts w:hint="eastAsia"/>
          <w:shd w:val="clear" w:color="auto" w:fill="FFFFFF"/>
        </w:rPr>
        <w:t>转化为一个概率密度函数</w:t>
      </w:r>
      <m:oMath>
        <m:sSub>
          <m:sSubPr>
            <m:ctrlPr>
              <w:rPr>
                <w:rFonts w:ascii="Cambria Math" w:hAnsi="Cambria Math"/>
                <w:i/>
                <w:shd w:val="clear" w:color="auto" w:fill="FFFFFF"/>
              </w:rPr>
            </m:ctrlPr>
          </m:sSubPr>
          <m:e>
            <m:r>
              <m:rPr>
                <m:scr m:val="script"/>
              </m:rPr>
              <w:rPr>
                <w:rFonts w:ascii="Cambria Math" w:hAnsi="Cambria Math"/>
                <w:shd w:val="clear" w:color="auto" w:fill="FFFFFF"/>
              </w:rPr>
              <m:t>P</m:t>
            </m:r>
          </m:e>
          <m:sub>
            <m:r>
              <m:rPr>
                <m:scr m:val="script"/>
              </m:rPr>
              <w:rPr>
                <w:rFonts w:ascii="Cambria Math" w:hAnsi="Cambria Math"/>
                <w:shd w:val="clear" w:color="auto" w:fill="FFFFFF"/>
              </w:rPr>
              <m:t>y</m:t>
            </m:r>
          </m:sub>
        </m:sSub>
        <m:d>
          <m:dPr>
            <m:ctrlPr>
              <w:rPr>
                <w:rFonts w:ascii="Cambria Math" w:hAnsi="Cambria Math"/>
                <w:i/>
                <w:shd w:val="clear" w:color="auto" w:fill="FFFFFF"/>
              </w:rPr>
            </m:ctrlPr>
          </m:dPr>
          <m:e>
            <m:r>
              <w:rPr>
                <w:rFonts w:ascii="Cambria Math" w:hAnsi="Cambria Math"/>
                <w:shd w:val="clear" w:color="auto" w:fill="FFFFFF"/>
              </w:rPr>
              <m:t>J,h,g</m:t>
            </m:r>
          </m:e>
        </m:d>
        <m:r>
          <w:rPr>
            <w:rFonts w:ascii="Cambria Math" w:hAnsi="Cambria Math"/>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R</m:t>
            </m:r>
          </m:e>
          <m:sup>
            <m:r>
              <w:rPr>
                <w:rFonts w:ascii="Cambria Math" w:hAnsi="Cambria Math"/>
                <w:shd w:val="clear" w:color="auto" w:fill="FFFFFF"/>
              </w:rPr>
              <m:t>d</m:t>
            </m:r>
          </m:sup>
        </m:sSup>
        <m:r>
          <m:rPr>
            <m:sty m:val="p"/>
          </m:rPr>
          <w:rPr>
            <w:rFonts w:ascii="Cambria Math" w:hAnsi="Cambria Math" w:hint="eastAsia"/>
            <w:shd w:val="clear" w:color="auto" w:fill="FFFFFF"/>
          </w:rPr>
          <m:t>→</m:t>
        </m:r>
        <m:sSup>
          <m:sSupPr>
            <m:ctrlPr>
              <w:rPr>
                <w:rFonts w:ascii="Cambria Math" w:hAnsi="Cambria Math"/>
                <w:i/>
                <w:shd w:val="clear" w:color="auto" w:fill="FFFFFF"/>
              </w:rPr>
            </m:ctrlPr>
          </m:sSupPr>
          <m:e>
            <m:r>
              <w:rPr>
                <w:rFonts w:ascii="Cambria Math" w:hAnsi="Cambria Math"/>
                <w:shd w:val="clear" w:color="auto" w:fill="FFFFFF"/>
              </w:rPr>
              <m:t>R</m:t>
            </m:r>
            <m:ctrlPr>
              <w:rPr>
                <w:rFonts w:ascii="Cambria Math" w:hAnsi="Cambria Math"/>
                <w:shd w:val="clear" w:color="auto" w:fill="FFFFFF"/>
              </w:rPr>
            </m:ctrlPr>
          </m:e>
          <m:sup>
            <m:r>
              <w:rPr>
                <w:rFonts w:ascii="Cambria Math" w:hAnsi="Cambria Math"/>
                <w:shd w:val="clear" w:color="auto" w:fill="FFFFFF"/>
              </w:rPr>
              <m:t>+</m:t>
            </m:r>
          </m:sup>
        </m:sSup>
      </m:oMath>
      <w:r w:rsidR="00B75C2D">
        <w:rPr>
          <w:rFonts w:hint="eastAsia"/>
          <w:shd w:val="clear" w:color="auto" w:fill="FFFFFF"/>
        </w:rPr>
        <w:t>.</w:t>
      </w:r>
      <w:r w:rsidR="00B75C2D">
        <w:rPr>
          <w:rFonts w:hint="eastAsia"/>
          <w:shd w:val="clear" w:color="auto" w:fill="FFFFFF"/>
        </w:rPr>
        <w:t>虽然无法直接对这种概率化方法进行采样，但是借助概率密度函数，可以衡量一个生成解的质量。这在扩散过程中能够帮助模型筛选出较差的解以优化探索空间。同时，借助这种概率密度函数</w:t>
      </w:r>
      <w:r w:rsidR="00B56A95">
        <w:rPr>
          <w:rFonts w:hint="eastAsia"/>
          <w:shd w:val="clear" w:color="auto" w:fill="FFFFFF"/>
        </w:rPr>
        <w:t>，一些黑盒优化方法也可以被结合至扩散模型中，从而使得模型在监督数据较少的情况下依然能够生成一些相对可靠的解。</w:t>
      </w:r>
    </w:p>
    <w:p w14:paraId="54A92F45" w14:textId="04FA7659" w:rsidR="000A62F9" w:rsidRDefault="00B56A95" w:rsidP="00EF0D4C">
      <w:pPr>
        <w:spacing w:line="360" w:lineRule="auto"/>
        <w:ind w:firstLine="0"/>
        <w:rPr>
          <w:rFonts w:ascii="宋体" w:hAnsi="宋体" w:cs="Open Sans" w:hint="eastAsia"/>
          <w:color w:val="333333"/>
          <w:shd w:val="clear" w:color="auto" w:fill="FFFFFF"/>
        </w:rPr>
      </w:pPr>
      <w:r>
        <w:rPr>
          <w:rFonts w:ascii="宋体" w:hAnsi="宋体" w:cs="Open Sans"/>
          <w:color w:val="333333"/>
          <w:shd w:val="clear" w:color="auto" w:fill="FFFFFF"/>
        </w:rPr>
        <w:tab/>
      </w:r>
      <w:r w:rsidRPr="00C60356">
        <w:rPr>
          <w:rFonts w:ascii="宋体" w:hAnsi="宋体" w:cs="Open Sans" w:hint="eastAsia"/>
          <w:color w:val="333333"/>
          <w:shd w:val="clear" w:color="auto" w:fill="FFFFFF"/>
        </w:rPr>
        <w:t>如前所述，扩散模型的核心思想是将数据分布映射为高斯分布。然而，这种方法存在一个显著问题，即模型最终生成的解可能难以严格满足优化问题中的约束条件。为解决这一问题，</w:t>
      </w:r>
      <w:r w:rsidR="009A049E">
        <w:rPr>
          <w:rFonts w:ascii="宋体" w:hAnsi="宋体" w:cs="Open Sans" w:hint="eastAsia"/>
          <w:color w:val="333333"/>
          <w:shd w:val="clear" w:color="auto" w:fill="FFFFFF"/>
        </w:rPr>
        <w:t>本项目</w:t>
      </w:r>
      <w:r w:rsidRPr="00C60356">
        <w:rPr>
          <w:rFonts w:ascii="宋体" w:hAnsi="宋体" w:cs="Open Sans" w:hint="eastAsia"/>
          <w:color w:val="333333"/>
          <w:shd w:val="clear" w:color="auto" w:fill="FFFFFF"/>
        </w:rPr>
        <w:t>引入</w:t>
      </w:r>
      <w:r w:rsidR="009A049E">
        <w:rPr>
          <w:rFonts w:ascii="宋体" w:hAnsi="宋体" w:cs="Open Sans" w:hint="eastAsia"/>
          <w:color w:val="333333"/>
          <w:shd w:val="clear" w:color="auto" w:fill="FFFFFF"/>
        </w:rPr>
        <w:t>降维解耦方法</w:t>
      </w:r>
      <w:r w:rsidRPr="00C60356">
        <w:rPr>
          <w:rFonts w:ascii="宋体" w:hAnsi="宋体" w:cs="Open Sans"/>
          <w:color w:val="333333"/>
          <w:shd w:val="clear" w:color="auto" w:fill="FFFFFF"/>
        </w:rPr>
        <w:t>。具体而言，首先通过扩散模型生成一个局部解，随后通过等式补全满足等式约束，再进一步</w:t>
      </w:r>
      <w:r w:rsidR="00192FC3">
        <w:rPr>
          <w:rFonts w:ascii="宋体" w:hAnsi="宋体" w:cs="Open Sans" w:hint="eastAsia"/>
          <w:color w:val="333333"/>
          <w:shd w:val="clear" w:color="auto" w:fill="FFFFFF"/>
        </w:rPr>
        <w:t>通过</w:t>
      </w:r>
      <w:r w:rsidR="00FE5A07">
        <w:rPr>
          <w:rFonts w:ascii="宋体" w:hAnsi="宋体" w:cs="Open Sans" w:hint="eastAsia"/>
          <w:color w:val="333333"/>
          <w:shd w:val="clear" w:color="auto" w:fill="FFFFFF"/>
        </w:rPr>
        <w:t>对不等式的梯度下降使得补全后的</w:t>
      </w:r>
      <w:r w:rsidRPr="00C60356">
        <w:rPr>
          <w:rFonts w:ascii="宋体" w:hAnsi="宋体" w:cs="Open Sans"/>
          <w:color w:val="333333"/>
          <w:shd w:val="clear" w:color="auto" w:fill="FFFFFF"/>
        </w:rPr>
        <w:t>解满足不等式约束。</w:t>
      </w:r>
    </w:p>
    <w:p w14:paraId="2A4BFDF0" w14:textId="77777777" w:rsidR="00EF0D4C" w:rsidRDefault="00EF0D4C" w:rsidP="00EF0D4C">
      <w:pPr>
        <w:spacing w:line="360" w:lineRule="auto"/>
        <w:ind w:firstLine="0"/>
        <w:rPr>
          <w:rFonts w:ascii="宋体" w:hAnsi="宋体" w:cs="Open Sans" w:hint="eastAsia"/>
          <w:color w:val="333333"/>
          <w:shd w:val="clear" w:color="auto" w:fill="FFFFFF"/>
        </w:rPr>
      </w:pPr>
    </w:p>
    <w:p w14:paraId="67C5C123" w14:textId="77777777" w:rsidR="0047429E" w:rsidRDefault="0047429E" w:rsidP="00EF0D4C">
      <w:pPr>
        <w:spacing w:line="360" w:lineRule="auto"/>
        <w:ind w:firstLine="0"/>
        <w:rPr>
          <w:rFonts w:ascii="宋体" w:hAnsi="宋体" w:cs="Open Sans" w:hint="eastAsia"/>
          <w:color w:val="333333"/>
          <w:shd w:val="clear" w:color="auto" w:fill="FFFFFF"/>
        </w:rPr>
      </w:pPr>
    </w:p>
    <w:p w14:paraId="1CE32DC6" w14:textId="77777777" w:rsidR="0047429E" w:rsidRDefault="0047429E" w:rsidP="00EF0D4C">
      <w:pPr>
        <w:spacing w:line="360" w:lineRule="auto"/>
        <w:ind w:firstLine="0"/>
        <w:rPr>
          <w:rFonts w:ascii="宋体" w:hAnsi="宋体" w:cs="Open Sans" w:hint="eastAsia"/>
          <w:color w:val="333333"/>
          <w:shd w:val="clear" w:color="auto" w:fill="FFFFFF"/>
        </w:rPr>
      </w:pPr>
    </w:p>
    <w:p w14:paraId="5332B948" w14:textId="77777777" w:rsidR="0047429E" w:rsidRDefault="0047429E" w:rsidP="00EF0D4C">
      <w:pPr>
        <w:spacing w:line="360" w:lineRule="auto"/>
        <w:ind w:firstLine="0"/>
        <w:rPr>
          <w:ins w:id="16" w:author="Microsoft Word" w:date="2024-12-12T00:09:00Z" w16du:dateUtc="2024-12-11T16:09:00Z"/>
          <w:rFonts w:ascii="宋体" w:hAnsi="宋体" w:cs="Open Sans" w:hint="eastAsia"/>
          <w:color w:val="333333"/>
          <w:shd w:val="clear" w:color="auto" w:fill="FFFFFF"/>
        </w:rPr>
      </w:pPr>
    </w:p>
    <w:p w14:paraId="487A6C95" w14:textId="0B549A2A" w:rsidR="00523B05" w:rsidRDefault="0018517A" w:rsidP="00DF7012">
      <w:pPr>
        <w:widowControl/>
        <w:spacing w:before="100" w:beforeAutospacing="1" w:after="100" w:afterAutospacing="1" w:line="240" w:lineRule="auto"/>
        <w:ind w:firstLine="0"/>
        <w:jc w:val="left"/>
        <w:rPr>
          <w:rFonts w:ascii="宋体" w:hAnsi="宋体" w:cs="宋体" w:hint="eastAsia"/>
          <w:b/>
          <w:bCs/>
          <w:color w:val="auto"/>
          <w:kern w:val="0"/>
        </w:rPr>
      </w:pPr>
      <w:r>
        <w:rPr>
          <w:rFonts w:ascii="宋体" w:hAnsi="宋体" w:cs="宋体" w:hint="eastAsia"/>
          <w:b/>
          <w:color w:val="auto"/>
          <w:kern w:val="0"/>
        </w:rPr>
        <w:lastRenderedPageBreak/>
        <w:t>4</w:t>
      </w:r>
      <w:r w:rsidR="00DF7012">
        <w:rPr>
          <w:rFonts w:ascii="宋体" w:hAnsi="宋体" w:cs="宋体" w:hint="eastAsia"/>
          <w:b/>
          <w:color w:val="auto"/>
          <w:kern w:val="0"/>
        </w:rPr>
        <w:t>)</w:t>
      </w:r>
      <w:r w:rsidR="00B56A95" w:rsidRPr="003172AA">
        <w:rPr>
          <w:rFonts w:ascii="宋体" w:hAnsi="宋体" w:cs="宋体"/>
          <w:b/>
          <w:color w:val="auto"/>
          <w:kern w:val="0"/>
        </w:rPr>
        <w:t>降维解耦</w:t>
      </w:r>
      <w:r w:rsidR="00B56A95">
        <w:rPr>
          <w:rFonts w:ascii="宋体" w:hAnsi="宋体" w:cs="宋体" w:hint="eastAsia"/>
          <w:b/>
          <w:bCs/>
          <w:color w:val="auto"/>
          <w:kern w:val="0"/>
        </w:rPr>
        <w:t>合</w:t>
      </w:r>
      <w:r>
        <w:rPr>
          <w:rFonts w:ascii="宋体" w:hAnsi="宋体" w:cs="宋体" w:hint="eastAsia"/>
          <w:b/>
          <w:bCs/>
          <w:color w:val="auto"/>
          <w:kern w:val="0"/>
        </w:rPr>
        <w:t>与可行性保证</w:t>
      </w:r>
      <w:r w:rsidR="006C64B2">
        <w:rPr>
          <w:rFonts w:ascii="宋体" w:hAnsi="宋体" w:cs="宋体" w:hint="eastAsia"/>
          <w:b/>
          <w:bCs/>
          <w:color w:val="auto"/>
          <w:kern w:val="0"/>
        </w:rPr>
        <w:t xml:space="preserve"> </w:t>
      </w:r>
    </w:p>
    <w:p w14:paraId="7986D871" w14:textId="19751005" w:rsidR="00B75C2D" w:rsidRDefault="00B75C2D" w:rsidP="00B75C2D">
      <w:pPr>
        <w:widowControl/>
        <w:spacing w:before="100" w:beforeAutospacing="1" w:after="100" w:afterAutospacing="1" w:line="240" w:lineRule="auto"/>
        <w:ind w:firstLine="0"/>
        <w:jc w:val="center"/>
        <w:rPr>
          <w:rFonts w:ascii="宋体" w:hAnsi="宋体" w:cs="宋体" w:hint="eastAsia"/>
          <w:b/>
          <w:bCs/>
          <w:color w:val="auto"/>
          <w:kern w:val="0"/>
        </w:rPr>
      </w:pPr>
      <w:r>
        <w:rPr>
          <w:rFonts w:ascii="宋体" w:hAnsi="宋体" w:cs="宋体"/>
          <w:b/>
          <w:bCs/>
          <w:noProof/>
          <w:color w:val="auto"/>
          <w:kern w:val="0"/>
        </w:rPr>
        <w:drawing>
          <wp:inline distT="0" distB="0" distL="0" distR="0" wp14:anchorId="02E2872A" wp14:editId="09C7520C">
            <wp:extent cx="3677080" cy="24774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a:extLst>
                        <a:ext uri="{28A0092B-C50C-407E-A947-70E740481C1C}">
                          <a14:useLocalDpi xmlns:a14="http://schemas.microsoft.com/office/drawing/2010/main" val="0"/>
                        </a:ext>
                      </a:extLst>
                    </a:blip>
                    <a:stretch>
                      <a:fillRect/>
                    </a:stretch>
                  </pic:blipFill>
                  <pic:spPr>
                    <a:xfrm>
                      <a:off x="0" y="0"/>
                      <a:ext cx="3677080" cy="2477465"/>
                    </a:xfrm>
                    <a:prstGeom prst="rect">
                      <a:avLst/>
                    </a:prstGeom>
                  </pic:spPr>
                </pic:pic>
              </a:graphicData>
            </a:graphic>
          </wp:inline>
        </w:drawing>
      </w:r>
    </w:p>
    <w:p w14:paraId="3AF4544D" w14:textId="2B7C663A" w:rsidR="00B75C2D" w:rsidRDefault="00B75C2D" w:rsidP="00B75C2D">
      <w:pPr>
        <w:widowControl/>
        <w:spacing w:before="100" w:beforeAutospacing="1" w:after="100" w:afterAutospacing="1" w:line="240" w:lineRule="auto"/>
        <w:ind w:firstLine="0"/>
        <w:jc w:val="center"/>
        <w:rPr>
          <w:rFonts w:ascii="宋体" w:hAnsi="宋体" w:cs="宋体" w:hint="eastAsia"/>
          <w:b/>
          <w:bCs/>
          <w:color w:val="auto"/>
          <w:kern w:val="0"/>
        </w:rPr>
      </w:pPr>
      <w:r w:rsidRPr="00A61606">
        <w:rPr>
          <w:rFonts w:hint="eastAsia"/>
          <w:b/>
        </w:rPr>
        <w:t>图</w:t>
      </w:r>
      <w:r w:rsidRPr="00A61606">
        <w:rPr>
          <w:b/>
        </w:rPr>
        <w:t xml:space="preserve"> </w:t>
      </w:r>
      <w:r w:rsidR="00714513">
        <w:rPr>
          <w:rFonts w:hint="eastAsia"/>
          <w:b/>
        </w:rPr>
        <w:t xml:space="preserve">4 </w:t>
      </w:r>
      <w:r>
        <w:rPr>
          <w:rFonts w:hint="eastAsia"/>
          <w:b/>
        </w:rPr>
        <w:t>基于降维解耦的可行性保证示意图</w:t>
      </w:r>
    </w:p>
    <w:p w14:paraId="034084E8" w14:textId="38123AB2" w:rsidR="00B56A95" w:rsidRPr="003172AA" w:rsidRDefault="00B56A95" w:rsidP="00B75C2D">
      <w:r w:rsidRPr="003172AA">
        <w:t>在</w:t>
      </w:r>
      <w:r w:rsidR="009A049E">
        <w:rPr>
          <w:rFonts w:hint="eastAsia"/>
        </w:rPr>
        <w:t>之前</w:t>
      </w:r>
      <w:r w:rsidRPr="003172AA">
        <w:t>基于神经网络的学习优化中，由于模型无法</w:t>
      </w:r>
      <w:r w:rsidR="009A049E">
        <w:rPr>
          <w:rFonts w:hint="eastAsia"/>
        </w:rPr>
        <w:t>严格</w:t>
      </w:r>
      <w:r w:rsidRPr="003172AA">
        <w:t>保证所</w:t>
      </w:r>
      <w:r>
        <w:rPr>
          <w:rFonts w:hint="eastAsia"/>
        </w:rPr>
        <w:t>给出的</w:t>
      </w:r>
      <w:r w:rsidRPr="003172AA">
        <w:t>解的可行性，这一问题在采用扩散模型时也</w:t>
      </w:r>
      <w:r>
        <w:t>同样</w:t>
      </w:r>
      <w:r w:rsidR="009A049E">
        <w:rPr>
          <w:rFonts w:hint="eastAsia"/>
        </w:rPr>
        <w:t>存在</w:t>
      </w:r>
      <w:r w:rsidRPr="003172AA">
        <w:t>。针对这一问题，本项目拟提出基于降维解耦方法，</w:t>
      </w:r>
      <w:r>
        <w:rPr>
          <w:rFonts w:hint="eastAsia"/>
        </w:rPr>
        <w:t>在扩散模型无法给出可行解的时候将其中</w:t>
      </w:r>
      <w:r w:rsidR="002C21C1">
        <w:rPr>
          <w:rFonts w:hint="eastAsia"/>
        </w:rPr>
        <w:t>通过概率化方法衡量得到的最优</w:t>
      </w:r>
      <w:r>
        <w:rPr>
          <w:rFonts w:hint="eastAsia"/>
        </w:rPr>
        <w:t>解</w:t>
      </w:r>
      <w:r w:rsidR="002C21C1">
        <w:rPr>
          <w:rFonts w:hint="eastAsia"/>
        </w:rPr>
        <w:t>依据梯度逐步迭代</w:t>
      </w:r>
      <w:r>
        <w:t>至</w:t>
      </w:r>
      <w:r w:rsidRPr="003172AA">
        <w:t>可行域内，同时保证</w:t>
      </w:r>
      <w:r w:rsidR="002C21C1">
        <w:rPr>
          <w:rFonts w:hint="eastAsia"/>
        </w:rPr>
        <w:t>解的</w:t>
      </w:r>
      <w:r w:rsidRPr="003172AA">
        <w:t>优化质量。考虑到优化变量</w:t>
      </w:r>
      <m:oMath>
        <m:r>
          <w:rPr>
            <w:rFonts w:ascii="Cambria Math" w:hAnsi="Cambria Math"/>
          </w:rPr>
          <m:t>x</m:t>
        </m:r>
      </m:oMath>
      <w:r w:rsidRPr="003172AA">
        <w:t>的维度</w:t>
      </w:r>
      <m:oMath>
        <m:r>
          <w:rPr>
            <w:rFonts w:ascii="Cambria Math" w:hAnsi="Cambria Math"/>
          </w:rPr>
          <m:t>d &gt; m</m:t>
        </m:r>
      </m:oMath>
      <w:r w:rsidRPr="003172AA">
        <w:t>，在解耦过程中随机抽取</w:t>
      </w:r>
      <m:oMath>
        <m:r>
          <w:rPr>
            <w:rFonts w:ascii="Cambria Math" w:hAnsi="Cambria Math"/>
          </w:rPr>
          <m:t>x</m:t>
        </m:r>
      </m:oMath>
      <w:r w:rsidRPr="003172AA">
        <w:t>中的</w:t>
      </w:r>
      <m:oMath>
        <m:r>
          <w:rPr>
            <w:rFonts w:ascii="Cambria Math" w:hAnsi="Cambria Math"/>
          </w:rPr>
          <m:t>d-m</m:t>
        </m:r>
      </m:oMath>
      <w:r w:rsidRPr="003172AA">
        <w:t>个变量，用其值和约束</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 </m:t>
        </m:r>
        <m:d>
          <m:dPr>
            <m:ctrlPr>
              <w:rPr>
                <w:rFonts w:ascii="Cambria Math" w:hAnsi="Cambria Math"/>
                <w:i/>
              </w:rPr>
            </m:ctrlPr>
          </m:dPr>
          <m:e>
            <m:r>
              <w:rPr>
                <w:rFonts w:ascii="Cambria Math" w:hAnsi="Cambria Math"/>
              </w:rPr>
              <m:t>i=1,</m:t>
            </m:r>
            <m:r>
              <m:rPr>
                <m:sty m:val="p"/>
              </m:rPr>
              <w:rPr>
                <w:rFonts w:ascii="Cambria Math" w:hAnsi="Cambria Math" w:hint="eastAsia"/>
              </w:rPr>
              <m:t>…</m:t>
            </m:r>
            <m:r>
              <w:rPr>
                <w:rFonts w:ascii="Cambria Math" w:hAnsi="Cambria Math"/>
              </w:rPr>
              <m:t>,m</m:t>
            </m:r>
          </m:e>
        </m:d>
      </m:oMath>
      <w:r w:rsidRPr="003172AA">
        <w:t>补全其余</w:t>
      </w:r>
      <m:oMath>
        <m:r>
          <w:rPr>
            <w:rFonts w:ascii="Cambria Math" w:hAnsi="Cambria Math"/>
          </w:rPr>
          <m:t>m</m:t>
        </m:r>
      </m:oMath>
      <w:r w:rsidRPr="003172AA">
        <w:t>个变量。本质上，这相当于求解一个非线性方程组：</w:t>
      </w:r>
    </w:p>
    <w:p w14:paraId="12020237" w14:textId="50A9F7D1" w:rsidR="00CE7E0D" w:rsidRPr="00B15C7E" w:rsidRDefault="00B15C7E" w:rsidP="00B75C2D">
      <w:pPr>
        <w:pStyle w:val="aff2"/>
        <w:rPr>
          <w:rFonts w:ascii="Times New Roman" w:hAnsi="Times New Roman" w:cs="Times New Roman"/>
        </w:rPr>
      </w:pPr>
      <w:r>
        <w:rPr>
          <w:iCs/>
        </w:rPr>
        <w:tab/>
      </w:r>
      <m:oMath>
        <m:r>
          <w:rPr>
            <w:rFonts w:ascii="Cambria Math" w:hAnsi="Cambria Math"/>
          </w:rPr>
          <m:t>h</m:t>
        </m:r>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m:t>
            </m:r>
            <m:acc>
              <m:accPr>
                <m:chr m:val="̅"/>
                <m:ctrlPr>
                  <w:rPr>
                    <w:rFonts w:ascii="Cambria Math" w:hAnsi="Cambria Math"/>
                  </w:rPr>
                </m:ctrlPr>
              </m:accPr>
              <m:e>
                <m:r>
                  <w:rPr>
                    <w:rFonts w:ascii="Cambria Math" w:hAnsi="Cambria Math"/>
                  </w:rPr>
                  <m:t>x</m:t>
                </m:r>
              </m:e>
            </m:acc>
          </m:e>
        </m:d>
        <m:r>
          <w:rPr>
            <w:rFonts w:ascii="Cambria Math" w:hAnsi="Cambria Math"/>
          </w:rPr>
          <m:t xml:space="preserve">=0, </m:t>
        </m:r>
        <m:r>
          <m:rPr>
            <m:sty m:val="p"/>
          </m:rPr>
          <w:rPr>
            <w:rFonts w:ascii="Cambria Math" w:hAnsi="Cambria Math"/>
          </w:rPr>
          <m:t> </m:t>
        </m:r>
        <m:r>
          <w:rPr>
            <w:rFonts w:ascii="Cambria Math" w:hAnsi="Cambria Math"/>
          </w:rPr>
          <m:t>x=[</m:t>
        </m:r>
        <m:acc>
          <m:accPr>
            <m:chr m:val="̃"/>
            <m:ctrlPr>
              <w:rPr>
                <w:rFonts w:ascii="Cambria Math" w:hAnsi="Cambria Math"/>
              </w:rPr>
            </m:ctrlPr>
          </m:accPr>
          <m:e>
            <m:r>
              <w:rPr>
                <w:rFonts w:ascii="Cambria Math" w:hAnsi="Cambria Math"/>
              </w:rPr>
              <m:t>x</m:t>
            </m:r>
          </m:e>
        </m:acc>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oMath>
      <w:r>
        <w:tab/>
      </w:r>
      <w:r w:rsidRPr="00B15C7E">
        <w:rPr>
          <w:rFonts w:ascii="Times New Roman" w:hAnsi="Times New Roman" w:cs="Times New Roman"/>
        </w:rPr>
        <w:t>（</w:t>
      </w:r>
      <w:r w:rsidRPr="00B15C7E">
        <w:rPr>
          <w:rFonts w:ascii="Times New Roman" w:hAnsi="Times New Roman" w:cs="Times New Roman"/>
        </w:rPr>
        <w:t>19</w:t>
      </w:r>
      <w:r w:rsidRPr="00B15C7E">
        <w:rPr>
          <w:rFonts w:ascii="Times New Roman" w:hAnsi="Times New Roman" w:cs="Times New Roman"/>
        </w:rPr>
        <w:t>）</w:t>
      </w:r>
    </w:p>
    <w:p w14:paraId="639DEC66" w14:textId="076E9A99" w:rsidR="00B56A95" w:rsidRDefault="00B56A95" w:rsidP="00B75C2D">
      <w:pPr>
        <w:ind w:firstLine="0"/>
      </w:pPr>
      <w:r w:rsidRPr="003172AA">
        <w:t>其中</w:t>
      </w:r>
      <m:oMath>
        <m:acc>
          <m:accPr>
            <m:chr m:val="̃"/>
            <m:ctrlPr>
              <w:rPr>
                <w:rFonts w:ascii="Cambria Math" w:hAnsi="Cambria Math"/>
              </w:rPr>
            </m:ctrlPr>
          </m:accPr>
          <m:e>
            <m:r>
              <w:rPr>
                <w:rFonts w:ascii="Cambria Math" w:hAnsi="Cambria Math"/>
              </w:rPr>
              <m:t>x</m:t>
            </m:r>
          </m:e>
        </m:acc>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m:t>
            </m:r>
          </m:sup>
        </m:sSup>
      </m:oMath>
      <w:r w:rsidRPr="003172AA">
        <w:t>是已知的变量，</w:t>
      </w:r>
      <m:oMath>
        <m:acc>
          <m:accPr>
            <m:chr m:val="̅"/>
            <m:ctrlPr>
              <w:rPr>
                <w:rFonts w:ascii="Cambria Math" w:hAnsi="Cambria Math"/>
              </w:rPr>
            </m:ctrlPr>
          </m:accPr>
          <m:e>
            <m:r>
              <w:rPr>
                <w:rFonts w:ascii="Cambria Math" w:hAnsi="Cambria Math"/>
              </w:rPr>
              <m:t>x</m:t>
            </m:r>
          </m:e>
        </m:acc>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m</m:t>
            </m:r>
          </m:sup>
        </m:sSup>
      </m:oMath>
      <w:r w:rsidRPr="003172AA">
        <w:t>是需要求解的变量。通过诸如牛顿法、割线法等数值方法，</w:t>
      </w:r>
      <w:r w:rsidR="00B75C2D" w:rsidRPr="003172AA">
        <w:t>可</w:t>
      </w:r>
      <w:r w:rsidR="00B75C2D">
        <w:rPr>
          <w:rFonts w:hint="eastAsia"/>
        </w:rPr>
        <w:t>求得：</w:t>
      </w:r>
    </w:p>
    <w:p w14:paraId="53995BF0" w14:textId="051A83DF" w:rsidR="00B75C2D" w:rsidRPr="00CD0B43" w:rsidRDefault="00315F24" w:rsidP="00B75C2D">
      <w:pPr>
        <w:pStyle w:val="aff2"/>
        <w:rPr>
          <w:rFonts w:ascii="Times New Roman" w:hAnsi="Times New Roman" w:cstheme="minorEastAsia"/>
        </w:rPr>
      </w:pPr>
      <w:r>
        <w:rPr>
          <w:rFonts w:ascii="Times New Roman" w:hAnsi="Times New Roman" w:cstheme="minorEastAsia"/>
        </w:rPr>
        <w:tab/>
      </w:r>
      <m:oMath>
        <m:sSup>
          <m:sSupPr>
            <m:ctrlPr>
              <w:rPr>
                <w:rFonts w:ascii="Cambria Math" w:hAnsi="Cambria Math"/>
                <w:i/>
              </w:rPr>
            </m:ctrlPr>
          </m:sSupPr>
          <m:e>
            <m:r>
              <w:rPr>
                <w:rFonts w:ascii="Cambria Math" w:hAnsi="Cambria Math"/>
              </w:rPr>
              <m:t>x</m:t>
            </m:r>
          </m:e>
          <m:sup>
            <m:r>
              <w:rPr>
                <w:rFonts w:ascii="Cambria Math" w:hAnsi="Cambria Math" w:hint="eastAsia"/>
              </w:rPr>
              <m:t>'</m:t>
            </m:r>
          </m:sup>
        </m:sSup>
        <m:r>
          <w:rPr>
            <w:rFonts w:ascii="Cambria Math" w:hAnsi="Cambria Math"/>
          </w:rPr>
          <m:t>=</m:t>
        </m:r>
        <m:d>
          <m:dPr>
            <m:begChr m:val="["/>
            <m:endChr m:val="]"/>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eastAsia="MS Gothic" w:hAnsi="Cambria Math" w:cs="MS Gothic"/>
                  </w:rPr>
                  <m:t>h</m:t>
                </m:r>
              </m:sub>
            </m:sSub>
            <m:d>
              <m:dPr>
                <m:ctrlPr>
                  <w:rPr>
                    <w:rFonts w:ascii="Cambria Math" w:eastAsia="MS Gothic" w:hAnsi="Cambria Math" w:cs="MS Gothic"/>
                    <w:i/>
                    <w:iCs/>
                  </w:rPr>
                </m:ctrlPr>
              </m:dPr>
              <m:e>
                <m:acc>
                  <m:accPr>
                    <m:chr m:val="̃"/>
                    <m:ctrlPr>
                      <w:rPr>
                        <w:rFonts w:ascii="Cambria Math" w:eastAsia="MS Gothic" w:hAnsi="Cambria Math" w:cs="MS Gothic"/>
                        <w:iCs/>
                      </w:rPr>
                    </m:ctrlPr>
                  </m:accPr>
                  <m:e>
                    <m:r>
                      <w:rPr>
                        <w:rFonts w:ascii="Cambria Math" w:eastAsia="MS Gothic" w:hAnsi="Cambria Math" w:cs="MS Gothic"/>
                      </w:rPr>
                      <m:t>x</m:t>
                    </m:r>
                  </m:e>
                </m:acc>
              </m:e>
            </m:d>
          </m:e>
        </m:d>
      </m:oMath>
      <w:r>
        <w:rPr>
          <w:rFonts w:ascii="Times New Roman" w:hAnsi="Times New Roman" w:cstheme="minorEastAsia"/>
        </w:rPr>
        <w:tab/>
      </w:r>
      <w:r>
        <w:rPr>
          <w:rFonts w:ascii="Times New Roman" w:hAnsi="Times New Roman" w:cstheme="minorEastAsia" w:hint="eastAsia"/>
        </w:rPr>
        <w:t>（</w:t>
      </w:r>
      <w:r>
        <w:rPr>
          <w:rFonts w:ascii="Times New Roman" w:hAnsi="Times New Roman" w:cstheme="minorEastAsia" w:hint="eastAsia"/>
        </w:rPr>
        <w:t>20</w:t>
      </w:r>
      <w:r>
        <w:rPr>
          <w:rFonts w:ascii="Times New Roman" w:hAnsi="Times New Roman" w:cstheme="minorEastAsia" w:hint="eastAsia"/>
        </w:rPr>
        <w:t>）</w:t>
      </w:r>
    </w:p>
    <w:p w14:paraId="3D68E5DF" w14:textId="77777777" w:rsidR="00B75C2D" w:rsidRPr="003172AA" w:rsidRDefault="00B75C2D" w:rsidP="00B75C2D">
      <w:pPr>
        <w:ind w:firstLine="0"/>
      </w:pPr>
      <w:r>
        <w:rPr>
          <w:rFonts w:hint="eastAsia"/>
        </w:rPr>
        <w:t>其中</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h</m:t>
            </m:r>
          </m:sub>
        </m:sSub>
      </m:oMath>
      <w:r>
        <w:rPr>
          <w:rFonts w:hint="eastAsia"/>
        </w:rPr>
        <w:t>是一种隐式函数</w:t>
      </w:r>
      <w:r>
        <w:rPr>
          <w:rFonts w:hint="eastAsia"/>
        </w:rPr>
        <w:t>,</w:t>
      </w:r>
      <w:r>
        <w:rPr>
          <w:rFonts w:hint="eastAsia"/>
        </w:rPr>
        <w:t>它使得</w:t>
      </w:r>
      <m:oMath>
        <m:r>
          <w:rPr>
            <w:rFonts w:ascii="Cambria Math" w:hAnsi="Cambria Math"/>
          </w:rPr>
          <m:t>h(</m:t>
        </m:r>
        <m:acc>
          <m:accPr>
            <m:chr m:val="̃"/>
            <m:ctrlPr>
              <w:rPr>
                <w:rFonts w:ascii="Cambria Math" w:hAnsi="Cambria Math"/>
              </w:rPr>
            </m:ctrlPr>
          </m:accPr>
          <m:e>
            <m:r>
              <m:rPr>
                <m:sty m:val="p"/>
              </m:rPr>
              <w:rPr>
                <w:rFonts w:ascii="Cambria Math" w:hAnsi="Cambria Math"/>
              </w:rPr>
              <m:t>x</m:t>
            </m:r>
          </m:e>
        </m:acc>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h</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))=0</m:t>
        </m:r>
      </m:oMath>
      <w:r w:rsidRPr="003172AA">
        <w:t>，从而保证等式约束的满足。</w:t>
      </w:r>
      <w:r w:rsidRPr="003172AA">
        <w:t xml:space="preserve"> </w:t>
      </w:r>
    </w:p>
    <w:p w14:paraId="7C477420" w14:textId="77777777" w:rsidR="00B75C2D" w:rsidRDefault="00B75C2D" w:rsidP="00B75C2D">
      <w:r w:rsidRPr="003172AA">
        <w:t>在满足等式约束的基础上，进一步采用基于梯度下降的方法修正变量以满足不等式约束</w:t>
      </w:r>
      <w:r>
        <w:rPr>
          <w:rFonts w:hint="eastAsia"/>
        </w:rPr>
        <w:t>，也即：</w:t>
      </w:r>
    </w:p>
    <w:p w14:paraId="5C3EE0D7" w14:textId="37F821D7" w:rsidR="00B75C2D" w:rsidRPr="00C35552" w:rsidRDefault="001D7ECC" w:rsidP="001D7ECC">
      <w:pPr>
        <w:pStyle w:val="aff2"/>
        <w:rPr>
          <w:rFonts w:ascii="Times New Roman" w:hAnsi="Times New Roman" w:cstheme="minorEastAsia"/>
        </w:rPr>
      </w:pPr>
      <w:r>
        <w:rPr>
          <w:rFonts w:ascii="Times New Roman" w:hAnsi="Times New Roman" w:cstheme="minorEastAsia"/>
        </w:rPr>
        <w:tab/>
      </w:r>
      <m:oMath>
        <m:acc>
          <m:accPr>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e>
        </m:acc>
        <m:r>
          <w:del w:id="17" w:author="Microsoft Word" w:date="2024-12-12T13:29:00Z" w16du:dateUtc="2024-12-12T05:29:00Z">
            <w:rPr>
              <w:rFonts w:ascii="Cambria Math" w:hAnsi="Cambria Math"/>
            </w:rPr>
            <m:t>=</m:t>
          </w:del>
        </m:r>
        <m:sSup>
          <m:sSupPr>
            <m:ctrlPr>
              <w:del w:id="18" w:author="Microsoft Word" w:date="2024-12-12T13:29:00Z" w16du:dateUtc="2024-12-12T05:29:00Z">
                <w:rPr>
                  <w:rFonts w:ascii="Cambria Math" w:hAnsi="Cambria Math"/>
                  <w:i/>
                </w:rPr>
              </w:del>
            </m:ctrlPr>
          </m:sSupPr>
          <m:e>
            <m:r>
              <w:del w:id="19" w:author="Microsoft Word" w:date="2024-12-12T13:29:00Z" w16du:dateUtc="2024-12-12T05:29:00Z">
                <w:rPr>
                  <w:rFonts w:ascii="Cambria Math" w:hAnsi="Cambria Math"/>
                </w:rPr>
                <m:t>x</m:t>
              </w:del>
            </m:r>
          </m:e>
          <m:sup>
            <m:r>
              <w:del w:id="20" w:author="Microsoft Word" w:date="2024-12-12T13:29:00Z" w16du:dateUtc="2024-12-12T05:29:00Z">
                <w:rPr>
                  <w:rFonts w:ascii="Cambria Math" w:hAnsi="Cambria Math" w:hint="eastAsia"/>
                </w:rPr>
                <m:t>''</m:t>
              </w:del>
            </m:r>
          </m:sup>
        </m:sSup>
        <m:r>
          <w:rPr>
            <w:rFonts w:ascii="Cambria Math" w:hAnsi="Cambria Math"/>
          </w:rPr>
          <m:t>=</m:t>
        </m:r>
        <m:r>
          <m:rPr>
            <m:nor/>
          </m:rPr>
          <m:t>MultiStep</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ρ</m:t>
                </m:r>
              </m:e>
              <m:sub>
                <m:r>
                  <w:rPr>
                    <w:rFonts w:ascii="Cambria Math" w:hAnsi="Cambria Math"/>
                  </w:rPr>
                  <m:t>g</m:t>
                </m:r>
              </m:sub>
            </m:sSub>
            <m:d>
              <m:dPr>
                <m:ctrlPr>
                  <w:rPr>
                    <w:rFonts w:ascii="Cambria Math" w:hAnsi="Cambria Math"/>
                    <w:i/>
                  </w:rPr>
                </m:ctrlPr>
              </m:dPr>
              <m:e>
                <m:r>
                  <w:rPr>
                    <w:rFonts w:ascii="Cambria Math" w:hAnsi="Cambria Math" w:hint="eastAsia"/>
                  </w:rPr>
                  <m:t>x</m:t>
                </m:r>
                <m:r>
                  <w:rPr>
                    <w:rFonts w:ascii="Cambria Math" w:hAnsi="Cambria Math"/>
                  </w:rPr>
                  <m:t>'</m:t>
                </m:r>
              </m:e>
            </m:d>
          </m:e>
        </m:d>
      </m:oMath>
      <w:r w:rsidR="00C35552">
        <w:rPr>
          <w:rFonts w:ascii="Times New Roman" w:hAnsi="Times New Roman" w:cstheme="minorEastAsia"/>
        </w:rPr>
        <w:tab/>
      </w:r>
      <w:r w:rsidR="00C35552">
        <w:rPr>
          <w:rFonts w:ascii="Times New Roman" w:hAnsi="Times New Roman" w:cstheme="minorEastAsia" w:hint="eastAsia"/>
        </w:rPr>
        <w:t>（</w:t>
      </w:r>
      <w:r w:rsidR="00C35552">
        <w:rPr>
          <w:rFonts w:ascii="Times New Roman" w:hAnsi="Times New Roman" w:cstheme="minorEastAsia" w:hint="eastAsia"/>
        </w:rPr>
        <w:t>2</w:t>
      </w:r>
      <w:r w:rsidR="00C35552">
        <w:rPr>
          <w:rFonts w:ascii="Times New Roman" w:hAnsi="Times New Roman" w:cstheme="minorEastAsia"/>
        </w:rPr>
        <w:t>1</w:t>
      </w:r>
      <w:r w:rsidR="00C35552">
        <w:rPr>
          <w:rFonts w:ascii="Times New Roman" w:hAnsi="Times New Roman" w:cstheme="minorEastAsia" w:hint="eastAsia"/>
        </w:rPr>
        <w:t>）</w:t>
      </w:r>
    </w:p>
    <w:p w14:paraId="1B9CE0D8" w14:textId="22129D16" w:rsidR="00BB5457" w:rsidRPr="00B75C2D" w:rsidRDefault="00B75C2D" w:rsidP="00C35552">
      <w:pPr>
        <w:pStyle w:val="aff2"/>
        <w:ind w:firstLine="0"/>
        <w:rPr>
          <w:rFonts w:hint="eastAsia"/>
        </w:rPr>
      </w:pPr>
      <w:r w:rsidRPr="003172AA">
        <w:t xml:space="preserve">其中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g</m:t>
            </m:r>
          </m:sub>
        </m:sSub>
      </m:oMath>
      <w:r>
        <w:rPr>
          <w:rFonts w:hint="eastAsia"/>
        </w:rPr>
        <w:t>表示以不等式函数为损失函数，即以</w:t>
      </w:r>
      <m:oMath>
        <m:r>
          <m:rPr>
            <m:lit/>
          </m:rPr>
          <w:rPr>
            <w:rFonts w:ascii="Cambria Math" w:hAnsi="Cambria Math"/>
          </w:rPr>
          <m:t>|</m:t>
        </m:r>
        <m:r>
          <m:rPr>
            <m:nor/>
          </m:rPr>
          <w:rPr>
            <w:rFonts w:ascii="Cambria Math" w:hAnsi="Cambria Math"/>
          </w:rPr>
          <m:t>ReLU</m:t>
        </m:r>
        <m:d>
          <m:dPr>
            <m:ctrlPr>
              <w:rPr>
                <w:rFonts w:ascii="Cambria Math" w:hAnsi="Cambria Math"/>
                <w:i/>
              </w:rPr>
            </m:ctrlPr>
          </m:dPr>
          <m:e>
            <m:r>
              <w:rPr>
                <w:rFonts w:ascii="Cambria Math" w:hAnsi="Cambria Math"/>
              </w:rPr>
              <m:t>g</m:t>
            </m:r>
          </m:e>
        </m:d>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oMath>
      <w:r>
        <w:rPr>
          <w:rFonts w:hint="eastAsia"/>
        </w:rPr>
        <w:t>为损失函数，的单步梯度下降。</w:t>
      </w:r>
      <w:r w:rsidRPr="003172AA">
        <w:t>通过上述步骤，在优化问题本身</w:t>
      </w:r>
      <w:r>
        <w:rPr>
          <w:rFonts w:hint="eastAsia"/>
        </w:rPr>
        <w:t>性质良好</w:t>
      </w:r>
      <w:r w:rsidRPr="003172AA">
        <w:t>的情况下，该方法能够有效</w:t>
      </w:r>
      <w:r>
        <w:rPr>
          <w:rFonts w:hint="eastAsia"/>
        </w:rPr>
        <w:t>地</w:t>
      </w:r>
      <w:r w:rsidRPr="003172AA">
        <w:t>将优化变量</w:t>
      </w:r>
      <w:r>
        <w:rPr>
          <w:rFonts w:hint="eastAsia"/>
        </w:rPr>
        <w:t>校准</w:t>
      </w:r>
      <w:r w:rsidRPr="003172AA">
        <w:t>至可行域内。</w:t>
      </w:r>
      <w:r w:rsidR="00CD0B43">
        <w:rPr>
          <w:rFonts w:hint="eastAsia"/>
        </w:rPr>
        <w:t>图4为降维解耦的一个示意图，红色部份表示不等式约束区域，绿色部份表示等式约束区域。</w:t>
      </w:r>
    </w:p>
    <w:p w14:paraId="6FF2347C" w14:textId="77777777" w:rsidR="0033205E" w:rsidRPr="00B75C2D" w:rsidRDefault="0033205E" w:rsidP="00B75C2D">
      <w:pPr>
        <w:ind w:firstLine="0"/>
      </w:pPr>
    </w:p>
    <w:p w14:paraId="694DD88F" w14:textId="4AEEFAC0" w:rsidR="00BB5457" w:rsidRPr="0044399A" w:rsidRDefault="00BB5457" w:rsidP="00B204D0">
      <w:pPr>
        <w:pStyle w:val="ad"/>
        <w:numPr>
          <w:ilvl w:val="2"/>
          <w:numId w:val="6"/>
        </w:numPr>
        <w:snapToGrid w:val="0"/>
        <w:spacing w:afterLines="50" w:after="156" w:line="360" w:lineRule="auto"/>
        <w:rPr>
          <w:rFonts w:asciiTheme="majorEastAsia" w:eastAsiaTheme="majorEastAsia" w:hAnsiTheme="majorEastAsia" w:cs="楷体_GB2312" w:hint="eastAsia"/>
          <w:b/>
          <w:sz w:val="28"/>
          <w:szCs w:val="28"/>
        </w:rPr>
      </w:pPr>
      <w:r w:rsidRPr="0044399A">
        <w:rPr>
          <w:rFonts w:asciiTheme="majorEastAsia" w:eastAsiaTheme="majorEastAsia" w:hAnsiTheme="majorEastAsia" w:cs="楷体_GB2312"/>
          <w:b/>
          <w:sz w:val="28"/>
          <w:szCs w:val="28"/>
        </w:rPr>
        <w:lastRenderedPageBreak/>
        <w:t>多</w:t>
      </w:r>
      <w:r w:rsidRPr="0044399A">
        <w:rPr>
          <w:rFonts w:asciiTheme="majorEastAsia" w:eastAsiaTheme="majorEastAsia" w:hAnsiTheme="majorEastAsia" w:cs="楷体_GB2312" w:hint="eastAsia"/>
          <w:b/>
          <w:sz w:val="28"/>
          <w:szCs w:val="28"/>
        </w:rPr>
        <w:t>时空尺度</w:t>
      </w:r>
      <w:r w:rsidRPr="0044399A">
        <w:rPr>
          <w:rFonts w:asciiTheme="majorEastAsia" w:eastAsiaTheme="majorEastAsia" w:hAnsiTheme="majorEastAsia" w:cs="楷体_GB2312"/>
          <w:b/>
          <w:sz w:val="28"/>
          <w:szCs w:val="28"/>
        </w:rPr>
        <w:t>车网协同</w:t>
      </w:r>
      <w:r w:rsidRPr="0044399A">
        <w:rPr>
          <w:rFonts w:asciiTheme="majorEastAsia" w:eastAsiaTheme="majorEastAsia" w:hAnsiTheme="majorEastAsia" w:cs="楷体_GB2312" w:hint="eastAsia"/>
          <w:b/>
          <w:sz w:val="28"/>
          <w:szCs w:val="28"/>
        </w:rPr>
        <w:t>的</w:t>
      </w:r>
      <w:r w:rsidRPr="0044399A">
        <w:rPr>
          <w:rFonts w:asciiTheme="majorEastAsia" w:eastAsiaTheme="majorEastAsia" w:hAnsiTheme="majorEastAsia" w:cs="楷体_GB2312"/>
          <w:b/>
          <w:sz w:val="28"/>
          <w:szCs w:val="28"/>
        </w:rPr>
        <w:t>扩散策略</w:t>
      </w:r>
    </w:p>
    <w:p w14:paraId="6A79CEB2" w14:textId="3902874B" w:rsidR="00BB5457" w:rsidRPr="009E1754" w:rsidRDefault="00BB5457" w:rsidP="00B204D0">
      <w:pPr>
        <w:pStyle w:val="ad"/>
        <w:numPr>
          <w:ilvl w:val="0"/>
          <w:numId w:val="7"/>
        </w:numPr>
        <w:snapToGrid w:val="0"/>
        <w:spacing w:afterLines="50" w:after="156" w:line="360" w:lineRule="auto"/>
        <w:contextualSpacing/>
        <w:rPr>
          <w:rFonts w:asciiTheme="majorEastAsia" w:eastAsiaTheme="majorEastAsia" w:hAnsiTheme="majorEastAsia" w:cs="楷体_GB2312" w:hint="eastAsia"/>
          <w:b/>
        </w:rPr>
      </w:pPr>
      <w:r w:rsidRPr="009E1754">
        <w:rPr>
          <w:rFonts w:asciiTheme="majorEastAsia" w:eastAsiaTheme="majorEastAsia" w:hAnsiTheme="majorEastAsia" w:cs="楷体_GB2312"/>
          <w:b/>
        </w:rPr>
        <w:t>多</w:t>
      </w:r>
      <w:r w:rsidRPr="009E1754">
        <w:rPr>
          <w:rFonts w:asciiTheme="majorEastAsia" w:eastAsiaTheme="majorEastAsia" w:hAnsiTheme="majorEastAsia" w:cs="楷体_GB2312" w:hint="eastAsia"/>
          <w:b/>
        </w:rPr>
        <w:t>时空尺度电动汽车与智能电网的</w:t>
      </w:r>
      <w:r w:rsidRPr="009E1754">
        <w:rPr>
          <w:rFonts w:asciiTheme="majorEastAsia" w:eastAsiaTheme="majorEastAsia" w:hAnsiTheme="majorEastAsia" w:cs="楷体_GB2312"/>
          <w:b/>
        </w:rPr>
        <w:t>协同</w:t>
      </w:r>
      <w:r w:rsidRPr="009E1754">
        <w:rPr>
          <w:rFonts w:asciiTheme="majorEastAsia" w:eastAsiaTheme="majorEastAsia" w:hAnsiTheme="majorEastAsia" w:cs="楷体_GB2312" w:hint="eastAsia"/>
          <w:b/>
        </w:rPr>
        <w:t>建模</w:t>
      </w:r>
    </w:p>
    <w:p w14:paraId="75DB2182" w14:textId="094BC4B2" w:rsidR="003D50D3" w:rsidRPr="00556C59" w:rsidRDefault="00472C37" w:rsidP="00423CEA">
      <w:pPr>
        <w:spacing w:line="360" w:lineRule="auto"/>
        <w:jc w:val="left"/>
      </w:pPr>
      <w:r>
        <w:rPr>
          <w:rFonts w:hint="eastAsia"/>
        </w:rPr>
        <w:t>本项目旨在</w:t>
      </w:r>
      <w:r w:rsidR="0011696C">
        <w:rPr>
          <w:rFonts w:hint="eastAsia"/>
        </w:rPr>
        <w:t>将电动汽车和智能电网进行融合。因此</w:t>
      </w:r>
      <w:r w:rsidR="003D50D3" w:rsidRPr="00556C59">
        <w:t>基于</w:t>
      </w:r>
      <w:r w:rsidR="003D50D3">
        <w:rPr>
          <w:rFonts w:hint="eastAsia"/>
        </w:rPr>
        <w:t>上述的配电网模型</w:t>
      </w:r>
      <w:r w:rsidR="003D50D3" w:rsidRPr="00556C59">
        <w:t>，</w:t>
      </w:r>
      <w:r w:rsidR="00190DEB">
        <w:rPr>
          <w:rFonts w:hint="eastAsia"/>
        </w:rPr>
        <w:t>本项目中</w:t>
      </w:r>
      <w:r w:rsidR="003D50D3" w:rsidRPr="00556C59">
        <w:t>定义了带电池储能和电动</w:t>
      </w:r>
      <w:r w:rsidR="003D50D3">
        <w:rPr>
          <w:rFonts w:hint="eastAsia"/>
        </w:rPr>
        <w:t>汽</w:t>
      </w:r>
      <w:r w:rsidR="003D50D3" w:rsidRPr="00556C59">
        <w:t>车的</w:t>
      </w:r>
      <w:r w:rsidR="003D50D3">
        <w:t>最优潮流平衡</w:t>
      </w:r>
      <w:r w:rsidR="003D50D3" w:rsidRPr="00556C59">
        <w:t>为：</w:t>
      </w:r>
    </w:p>
    <w:p w14:paraId="72A178BA" w14:textId="264AB591" w:rsidR="003D50D3" w:rsidRPr="00B15C7E" w:rsidRDefault="00B15C7E" w:rsidP="00423CEA">
      <w:pPr>
        <w:pStyle w:val="aff2"/>
        <w:spacing w:line="360" w:lineRule="auto"/>
        <w:rPr>
          <w:rFonts w:ascii="Times New Roman" w:hAnsi="Times New Roman" w:cs="Times New Roman"/>
        </w:rPr>
      </w:pPr>
      <w:r>
        <w:rPr>
          <w:rFonts w:ascii="Times New Roman" w:hAnsi="Times New Roman" w:cstheme="minorEastAsia"/>
        </w:rPr>
        <w:tab/>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,v,</m:t>
                </m:r>
                <m:sSub>
                  <m:sSubPr>
                    <m:ctrlPr>
                      <w:rPr>
                        <w:rFonts w:ascii="Cambria Math" w:hAnsi="Cambria Math"/>
                      </w:rPr>
                    </m:ctrlPr>
                  </m:sSubPr>
                  <m:e>
                    <m:r>
                      <w:rPr>
                        <w:rFonts w:ascii="Cambria Math" w:hAnsi="Cambria Math"/>
                      </w:rPr>
                      <m:t>p</m:t>
                    </m:r>
                  </m:e>
                  <m:sub>
                    <m:r>
                      <w:rPr>
                        <w:rFonts w:ascii="Cambria Math" w:hAnsi="Cambria Math"/>
                      </w:rPr>
                      <m:t>b</m:t>
                    </m:r>
                  </m:sub>
                </m:sSub>
              </m:lim>
            </m:limLow>
          </m:fName>
          <m:e>
            <m:nary>
              <m:naryPr>
                <m:chr m:val="∑"/>
                <m:ctrlPr>
                  <w:rPr>
                    <w:rFonts w:ascii="Cambria Math" w:hAnsi="Cambria Math"/>
                  </w:rPr>
                </m:ctrlPr>
              </m:naryPr>
              <m:sub>
                <m:r>
                  <w:rPr>
                    <w:rFonts w:ascii="Cambria Math" w:hAnsi="Cambria Math"/>
                  </w:rPr>
                  <m:t>t=0</m:t>
                </m:r>
              </m:sub>
              <m:sup>
                <m:r>
                  <w:rPr>
                    <w:rFonts w:ascii="Cambria Math" w:hAnsi="Cambria Math"/>
                  </w:rPr>
                  <m:t>T</m:t>
                </m:r>
              </m:sup>
              <m:e>
                <m:sSubSup>
                  <m:sSubSupPr>
                    <m:ctrlPr>
                      <w:rPr>
                        <w:rFonts w:ascii="Cambria Math" w:hAnsi="Cambria Math"/>
                      </w:rPr>
                    </m:ctrlPr>
                  </m:sSubSupPr>
                  <m:e>
                    <m:r>
                      <w:rPr>
                        <w:rFonts w:ascii="Cambria Math" w:hAnsi="Cambria Math"/>
                      </w:rPr>
                      <m:t>p</m:t>
                    </m:r>
                  </m:e>
                  <m:sub>
                    <m:r>
                      <w:rPr>
                        <w:rFonts w:ascii="Cambria Math" w:hAnsi="Cambria Math"/>
                      </w:rPr>
                      <m:t>g</m:t>
                    </m:r>
                  </m:sub>
                  <m:sup>
                    <m:r>
                      <w:rPr>
                        <w:rFonts w:ascii="Cambria Math" w:hAnsi="Cambria Math"/>
                      </w:rPr>
                      <m:t>T</m:t>
                    </m:r>
                  </m:sup>
                </m:sSubSup>
                <m:d>
                  <m:dPr>
                    <m:ctrlPr>
                      <w:rPr>
                        <w:rFonts w:ascii="Cambria Math" w:hAnsi="Cambria Math"/>
                      </w:rPr>
                    </m:ctrlPr>
                  </m:dPr>
                  <m:e>
                    <m:r>
                      <w:rPr>
                        <w:rFonts w:ascii="Cambria Math" w:hAnsi="Cambria Math"/>
                      </w:rPr>
                      <m:t>t</m:t>
                    </m:r>
                  </m:e>
                </m:d>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t</m:t>
                    </m:r>
                  </m:e>
                </m:d>
              </m:e>
            </m:nary>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d>
              <m:dPr>
                <m:ctrlPr>
                  <w:rPr>
                    <w:rFonts w:ascii="Cambria Math" w:hAnsi="Cambria Math"/>
                  </w:rPr>
                </m:ctrlPr>
              </m:dPr>
              <m:e>
                <m:r>
                  <w:rPr>
                    <w:rFonts w:ascii="Cambria Math" w:hAnsi="Cambria Math"/>
                  </w:rPr>
                  <m:t>t</m:t>
                </m:r>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ch</m:t>
                    </m:r>
                  </m:sub>
                </m:sSub>
                <m:d>
                  <m:dPr>
                    <m:ctrlPr>
                      <w:rPr>
                        <w:rFonts w:ascii="Cambria Math" w:hAnsi="Cambria Math"/>
                      </w:rPr>
                    </m:ctrlPr>
                  </m:dPr>
                  <m:e>
                    <m:r>
                      <w:rPr>
                        <w:rFonts w:ascii="Cambria Math" w:hAnsi="Cambria Math"/>
                      </w:rPr>
                      <m:t>t</m:t>
                    </m:r>
                  </m:e>
                </m:d>
              </m:e>
            </m:d>
          </m:e>
        </m:func>
      </m:oMath>
      <w:r>
        <w:rPr>
          <w:rFonts w:ascii="Times New Roman" w:hAnsi="Times New Roman" w:cstheme="minorEastAsia"/>
        </w:rPr>
        <w:tab/>
      </w:r>
      <w:r w:rsidRPr="00B15C7E">
        <w:rPr>
          <w:rFonts w:ascii="Times New Roman" w:hAnsi="Times New Roman" w:cs="Times New Roman"/>
        </w:rPr>
        <w:t>（</w:t>
      </w:r>
      <w:r w:rsidRPr="00B15C7E">
        <w:rPr>
          <w:rFonts w:ascii="Times New Roman" w:hAnsi="Times New Roman" w:cs="Times New Roman"/>
        </w:rPr>
        <w:t>2</w:t>
      </w:r>
      <w:r w:rsidR="00876757">
        <w:rPr>
          <w:rFonts w:ascii="Times New Roman" w:hAnsi="Times New Roman" w:cs="Times New Roman" w:hint="eastAsia"/>
        </w:rPr>
        <w:t>2</w:t>
      </w:r>
      <w:r w:rsidRPr="00B15C7E">
        <w:rPr>
          <w:rFonts w:ascii="Times New Roman" w:hAnsi="Times New Roman" w:cs="Times New Roman"/>
        </w:rPr>
        <w:t>）</w:t>
      </w:r>
    </w:p>
    <w:p w14:paraId="37A16531" w14:textId="77777777" w:rsidR="003D50D3" w:rsidRPr="00556C59" w:rsidRDefault="003D50D3" w:rsidP="00423CEA">
      <w:pPr>
        <w:spacing w:line="360" w:lineRule="auto"/>
        <w:jc w:val="left"/>
      </w:pPr>
      <w:r w:rsidRPr="00556C59">
        <w:t>约束条件：</w:t>
      </w:r>
    </w:p>
    <w:p w14:paraId="45B3D8C0" w14:textId="12B2828E" w:rsidR="003D50D3" w:rsidRPr="00556C59" w:rsidRDefault="00B15C7E" w:rsidP="00423CEA">
      <w:pPr>
        <w:pStyle w:val="aff2"/>
        <w:spacing w:line="360" w:lineRule="auto"/>
        <w:rPr>
          <w:rFonts w:cs="等线" w:hint="eastAsia"/>
        </w:rPr>
      </w:pPr>
      <w:r>
        <w:rPr>
          <w:rFonts w:ascii="Times New Roman" w:hAnsi="Times New Roman" w:cstheme="minorEastAsia"/>
        </w:rPr>
        <w:tab/>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h</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d>
              <m:dPr>
                <m:ctrlPr>
                  <w:rPr>
                    <w:rFonts w:ascii="Cambria Math" w:hAnsi="Cambria Math"/>
                  </w:rPr>
                </m:ctrlPr>
              </m:dPr>
              <m:e>
                <m:r>
                  <w:rPr>
                    <w:rFonts w:ascii="Cambria Math" w:hAnsi="Cambria Math"/>
                  </w:rPr>
                  <m:t>t</m:t>
                </m:r>
              </m:e>
            </m:d>
          </m:e>
        </m:d>
        <m:r>
          <w:rPr>
            <w:rFonts w:ascii="Cambria Math" w:hAnsi="Cambria Math"/>
          </w:rPr>
          <m:t>i=</m:t>
        </m:r>
        <m:r>
          <m:rPr>
            <m:sty m:val="p"/>
          </m:rPr>
          <w:rPr>
            <w:rFonts w:ascii="Cambria Math" w:hAnsi="Cambria Math"/>
          </w:rPr>
          <m:t>diag</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t</m:t>
                </m:r>
              </m:e>
            </m:d>
          </m:e>
        </m:d>
        <m:r>
          <w:rPr>
            <w:rFonts w:ascii="Cambria Math" w:hAnsi="Cambria Math"/>
          </w:rPr>
          <m:t>Yv</m:t>
        </m:r>
        <m:d>
          <m:dPr>
            <m:ctrlPr>
              <w:rPr>
                <w:rFonts w:ascii="Cambria Math" w:hAnsi="Cambria Math"/>
              </w:rPr>
            </m:ctrlPr>
          </m:dPr>
          <m:e>
            <m:r>
              <w:rPr>
                <w:rFonts w:ascii="Cambria Math" w:hAnsi="Cambria Math"/>
              </w:rPr>
              <m:t>t</m:t>
            </m:r>
          </m:e>
        </m:d>
      </m:oMath>
      <w:r w:rsidR="00FE209C">
        <w:rPr>
          <w:rFonts w:ascii="Times New Roman" w:hAnsi="Times New Roman" w:cstheme="minorEastAsia" w:hint="eastAsia"/>
        </w:rPr>
        <w:t>,</w:t>
      </w:r>
      <w:r>
        <w:rPr>
          <w:rFonts w:ascii="Times New Roman" w:hAnsi="Times New Roman" w:cstheme="minorEastAsia"/>
        </w:rPr>
        <w:tab/>
      </w:r>
      <w:r w:rsidRPr="00B15C7E">
        <w:rPr>
          <w:rFonts w:ascii="Times New Roman" w:hAnsi="Times New Roman" w:cs="Times New Roman"/>
        </w:rPr>
        <w:t>（</w:t>
      </w:r>
      <w:r w:rsidRPr="00B15C7E">
        <w:rPr>
          <w:rFonts w:ascii="Times New Roman" w:hAnsi="Times New Roman" w:cs="Times New Roman"/>
        </w:rPr>
        <w:t>2</w:t>
      </w:r>
      <w:r w:rsidR="00876757">
        <w:rPr>
          <w:rFonts w:ascii="Times New Roman" w:hAnsi="Times New Roman" w:cs="Times New Roman" w:hint="eastAsia"/>
        </w:rPr>
        <w:t>3</w:t>
      </w:r>
      <w:r w:rsidRPr="00B15C7E">
        <w:rPr>
          <w:rFonts w:ascii="Times New Roman" w:hAnsi="Times New Roman" w:cs="Times New Roman"/>
        </w:rPr>
        <w:t>）</w:t>
      </w:r>
    </w:p>
    <w:p w14:paraId="03F145E3" w14:textId="7D5F362A" w:rsidR="003D50D3" w:rsidRPr="00B15C7E" w:rsidRDefault="00B15C7E" w:rsidP="00423CEA">
      <w:pPr>
        <w:pStyle w:val="aff2"/>
        <w:spacing w:line="360" w:lineRule="auto"/>
        <w:rPr>
          <w:rFonts w:ascii="Times New Roman" w:hAnsi="Times New Roman" w:cs="Times New Roman"/>
        </w:rPr>
      </w:pPr>
      <w:r>
        <w:rPr>
          <w:rFonts w:cs="等线"/>
        </w:rPr>
        <w:tab/>
      </w:r>
      <m:oMath>
        <m:sSub>
          <m:sSubPr>
            <m:ctrlPr>
              <w:rPr>
                <w:rFonts w:ascii="Cambria Math" w:hAnsi="Cambria Math"/>
              </w:rPr>
            </m:ctrlPr>
          </m:sSubPr>
          <m:e>
            <m:bar>
              <m:barPr>
                <m:ctrlPr>
                  <w:rPr>
                    <w:rFonts w:ascii="Cambria Math" w:hAnsi="Cambria Math"/>
                  </w:rPr>
                </m:ctrlPr>
              </m:barPr>
              <m:e>
                <m:r>
                  <w:rPr>
                    <w:rFonts w:ascii="Cambria Math" w:hAnsi="Cambria Math"/>
                  </w:rPr>
                  <m:t>p</m:t>
                </m:r>
              </m:e>
            </m:bar>
          </m:e>
          <m:sub>
            <m:r>
              <w:rPr>
                <w:rFonts w:ascii="Cambria Math" w:hAnsi="Cambria Math"/>
              </w:rPr>
              <m:t>b</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b</m:t>
            </m:r>
          </m:sub>
        </m:sSub>
        <m:d>
          <m:dPr>
            <m:ctrlPr>
              <w:rPr>
                <w:rFonts w:ascii="Cambria Math" w:hAnsi="Cambria Math"/>
              </w:rPr>
            </m:ctrlPr>
          </m:dPr>
          <m:e>
            <m:r>
              <w:rPr>
                <w:rFonts w:ascii="Cambria Math" w:hAnsi="Cambria Math"/>
              </w:rPr>
              <m:t>t</m:t>
            </m:r>
          </m:e>
        </m:d>
      </m:oMath>
      <w:r w:rsidR="00FE209C">
        <w:rPr>
          <w:rFonts w:cs="等线" w:hint="eastAsia"/>
        </w:rPr>
        <w:t>.</w:t>
      </w:r>
      <w:r>
        <w:rPr>
          <w:rFonts w:cs="等线"/>
        </w:rPr>
        <w:tab/>
      </w:r>
      <w:r>
        <w:rPr>
          <w:rFonts w:ascii="Times New Roman" w:hAnsi="Times New Roman" w:cs="Times New Roman" w:hint="eastAsia"/>
        </w:rPr>
        <w:t>（</w:t>
      </w:r>
      <w:r>
        <w:rPr>
          <w:rFonts w:ascii="Times New Roman" w:hAnsi="Times New Roman" w:cs="Times New Roman" w:hint="eastAsia"/>
        </w:rPr>
        <w:t>2</w:t>
      </w:r>
      <w:r w:rsidR="00876757">
        <w:rPr>
          <w:rFonts w:ascii="Times New Roman" w:hAnsi="Times New Roman" w:cs="Times New Roman" w:hint="eastAsia"/>
        </w:rPr>
        <w:t>4</w:t>
      </w:r>
      <w:r>
        <w:rPr>
          <w:rFonts w:ascii="Times New Roman" w:hAnsi="Times New Roman" w:cs="Times New Roman" w:hint="eastAsia"/>
        </w:rPr>
        <w:t>）</w:t>
      </w:r>
    </w:p>
    <w:p w14:paraId="2E8DDBD2" w14:textId="77777777" w:rsidR="0055173D" w:rsidRDefault="003D50D3" w:rsidP="0055173D">
      <w:pPr>
        <w:spacing w:line="360" w:lineRule="auto"/>
        <w:ind w:firstLine="0"/>
        <w:jc w:val="left"/>
      </w:pPr>
      <w:r w:rsidRPr="00556C59">
        <w:t>额外的变量</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ch</m:t>
            </m:r>
          </m:sub>
        </m:sSub>
      </m:oMath>
      <w:r w:rsidRPr="00556C59">
        <w:t>是电池组和电动汽车的充电或放电功率，</w:t>
      </w:r>
      <m:oMath>
        <m:r>
          <w:rPr>
            <w:rFonts w:ascii="Cambria Math" w:hAnsi="Cambria Math"/>
          </w:rPr>
          <m:t>c</m:t>
        </m:r>
        <m:d>
          <m:dPr>
            <m:ctrlPr>
              <w:rPr>
                <w:rFonts w:ascii="Cambria Math" w:hAnsi="Cambria Math"/>
              </w:rPr>
            </m:ctrlPr>
          </m:dPr>
          <m:e>
            <m:r>
              <w:rPr>
                <w:rFonts w:ascii="Cambria Math" w:hAnsi="Cambria Math"/>
              </w:rPr>
              <m:t>t</m:t>
            </m:r>
          </m:e>
        </m:d>
      </m:oMath>
      <w:r w:rsidRPr="00556C59">
        <w:t>表示时间步</w:t>
      </w:r>
      <m:oMath>
        <m:r>
          <w:rPr>
            <w:rFonts w:ascii="Cambria Math" w:hAnsi="Cambria Math"/>
          </w:rPr>
          <m:t>t </m:t>
        </m:r>
      </m:oMath>
      <w:r w:rsidRPr="00556C59">
        <w:t>中的成本或收入。</w:t>
      </w:r>
    </w:p>
    <w:p w14:paraId="1B0A55E0" w14:textId="32FCFD4A" w:rsidR="003D50D3" w:rsidRPr="00556C59" w:rsidRDefault="003D50D3" w:rsidP="0055173D">
      <w:pPr>
        <w:spacing w:line="360" w:lineRule="auto"/>
        <w:jc w:val="left"/>
      </w:pPr>
      <w:r w:rsidRPr="00556C59">
        <w:t>电动汽车</w:t>
      </w:r>
      <w:r w:rsidR="004563E1">
        <w:rPr>
          <w:rFonts w:hint="eastAsia"/>
        </w:rPr>
        <w:t>的状态，即其荷电状态（</w:t>
      </w:r>
      <w:r w:rsidR="004563E1">
        <w:rPr>
          <w:rFonts w:hint="eastAsia"/>
        </w:rPr>
        <w:t>SOC</w:t>
      </w:r>
      <w:r w:rsidR="004563E1">
        <w:rPr>
          <w:rFonts w:hint="eastAsia"/>
        </w:rPr>
        <w:t>），在每个时间步后更新，且必须保持在你全的操作范围内。</w:t>
      </w:r>
    </w:p>
    <w:p w14:paraId="768D3702" w14:textId="5E10EA15" w:rsidR="003D50D3" w:rsidRPr="00556C59" w:rsidRDefault="00B15C7E" w:rsidP="00423CEA">
      <w:pPr>
        <w:pStyle w:val="aff2"/>
        <w:spacing w:line="360" w:lineRule="auto"/>
        <w:rPr>
          <w:rFonts w:hint="eastAsia"/>
        </w:rPr>
      </w:pPr>
      <w:r>
        <w:rPr>
          <w:rFonts w:ascii="Times New Roman" w:hAnsi="Times New Roman" w:cstheme="minorEastAsia"/>
          <w:iCs/>
        </w:rPr>
        <w:tab/>
      </w:r>
      <m:oMath>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i,ch</m:t>
                </m:r>
              </m:e>
            </m:d>
          </m:sub>
          <m:sup>
            <m:r>
              <w:rPr>
                <w:rFonts w:ascii="Cambria Math" w:hAnsi="Cambria Math"/>
              </w:rPr>
              <m:t>t</m:t>
            </m:r>
          </m:sup>
        </m:sSubSup>
        <m:r>
          <m:rPr>
            <m:sty m:val="p"/>
          </m:rPr>
          <w:rPr>
            <w:rFonts w:ascii="Cambria Math" w:hAnsi="Cambria Math"/>
          </w:rPr>
          <m:t>Δ</m:t>
        </m:r>
        <m:r>
          <w:rPr>
            <w:rFonts w:ascii="Cambria Math" w:hAnsi="Cambria Math"/>
          </w:rPr>
          <m:t>t,</m:t>
        </m:r>
      </m:oMath>
      <w:r>
        <w:rPr>
          <w:rFonts w:ascii="Times New Roman" w:hAnsi="Times New Roman" w:cstheme="minorEastAsia"/>
        </w:rPr>
        <w:tab/>
      </w:r>
      <w:r w:rsidRPr="00B15C7E">
        <w:rPr>
          <w:rFonts w:ascii="Times New Roman" w:hAnsi="Times New Roman" w:cs="Times New Roman"/>
        </w:rPr>
        <w:t>（</w:t>
      </w:r>
      <w:r w:rsidRPr="00B15C7E">
        <w:rPr>
          <w:rFonts w:ascii="Times New Roman" w:hAnsi="Times New Roman" w:cs="Times New Roman"/>
        </w:rPr>
        <w:t>2</w:t>
      </w:r>
      <w:r w:rsidR="00876757">
        <w:rPr>
          <w:rFonts w:ascii="Times New Roman" w:hAnsi="Times New Roman" w:cs="Times New Roman" w:hint="eastAsia"/>
        </w:rPr>
        <w:t>5</w:t>
      </w:r>
      <w:r w:rsidRPr="00B15C7E">
        <w:rPr>
          <w:rFonts w:ascii="Times New Roman" w:hAnsi="Times New Roman" w:cs="Times New Roman"/>
        </w:rPr>
        <w:t>）</w:t>
      </w:r>
    </w:p>
    <w:p w14:paraId="22843041" w14:textId="3F8CD65A" w:rsidR="003D50D3" w:rsidRPr="00556C59" w:rsidRDefault="009B205E" w:rsidP="00423CEA">
      <w:pPr>
        <w:pStyle w:val="aff2"/>
        <w:spacing w:line="360" w:lineRule="auto"/>
        <w:rPr>
          <w:rFonts w:ascii="Times New Roman" w:hAnsi="Times New Roman" w:cs="Times New Roman"/>
        </w:rPr>
      </w:pPr>
      <w:r>
        <w:rPr>
          <w:iCs/>
        </w:rPr>
        <w:tab/>
      </w:r>
      <m:oMath>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min</m:t>
            </m:r>
          </m:sup>
        </m:sSubSup>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max</m:t>
            </m:r>
          </m:sup>
        </m:sSubSup>
        <m:r>
          <w:rPr>
            <w:rFonts w:ascii="Cambria Math" w:hAnsi="Cambria Math"/>
          </w:rPr>
          <m:t>,</m:t>
        </m:r>
      </m:oMath>
      <w:r>
        <w:tab/>
      </w:r>
      <w:r>
        <w:rPr>
          <w:rFonts w:ascii="Times New Roman" w:hAnsi="Times New Roman" w:cs="Times New Roman" w:hint="eastAsia"/>
        </w:rPr>
        <w:t>（</w:t>
      </w:r>
      <w:r>
        <w:rPr>
          <w:rFonts w:ascii="Times New Roman" w:hAnsi="Times New Roman" w:cs="Times New Roman" w:hint="eastAsia"/>
        </w:rPr>
        <w:t>2</w:t>
      </w:r>
      <w:r w:rsidR="00876757">
        <w:rPr>
          <w:rFonts w:ascii="Times New Roman" w:hAnsi="Times New Roman" w:cs="Times New Roman" w:hint="eastAsia"/>
        </w:rPr>
        <w:t>6</w:t>
      </w:r>
      <w:r>
        <w:rPr>
          <w:rFonts w:ascii="Times New Roman" w:hAnsi="Times New Roman" w:cs="Times New Roman" w:hint="eastAsia"/>
        </w:rPr>
        <w:t>）</w:t>
      </w:r>
    </w:p>
    <w:p w14:paraId="443BF013" w14:textId="62D8422B" w:rsidR="003D50D3" w:rsidRPr="00556C59" w:rsidRDefault="009B205E" w:rsidP="00423CEA">
      <w:pPr>
        <w:pStyle w:val="aff2"/>
        <w:spacing w:line="360" w:lineRule="auto"/>
        <w:rPr>
          <w:rFonts w:ascii="Times New Roman" w:hAnsi="Times New Roman" w:cs="Times New Roman"/>
        </w:rPr>
      </w:pPr>
      <w:r>
        <w:rPr>
          <w:rFonts w:ascii="Times New Roman" w:hAnsi="Times New Roman" w:cs="Times New Roman"/>
        </w:rPr>
        <w:tab/>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i,ch</m:t>
                </m:r>
              </m:e>
            </m:d>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max</m:t>
            </m:r>
          </m:sup>
        </m:sSubSup>
        <m:r>
          <w:rPr>
            <w:rFonts w:ascii="Cambria Math" w:hAnsi="Cambria Math"/>
          </w:rPr>
          <m:t>,</m:t>
        </m:r>
      </m:oMath>
      <w:r>
        <w:rPr>
          <w:rFonts w:ascii="Times New Roman" w:hAnsi="Times New Roman" w:cs="Times New Roman"/>
        </w:rPr>
        <w:tab/>
      </w:r>
      <w:r>
        <w:rPr>
          <w:rFonts w:ascii="Times New Roman" w:hAnsi="Times New Roman" w:cs="Times New Roman" w:hint="eastAsia"/>
        </w:rPr>
        <w:t>（</w:t>
      </w:r>
      <w:r>
        <w:rPr>
          <w:rFonts w:ascii="Times New Roman" w:hAnsi="Times New Roman" w:cs="Times New Roman" w:hint="eastAsia"/>
        </w:rPr>
        <w:t>2</w:t>
      </w:r>
      <w:r w:rsidR="00876757">
        <w:rPr>
          <w:rFonts w:ascii="Times New Roman" w:hAnsi="Times New Roman" w:cs="Times New Roman" w:hint="eastAsia"/>
        </w:rPr>
        <w:t>7</w:t>
      </w:r>
      <w:r>
        <w:rPr>
          <w:rFonts w:ascii="Times New Roman" w:hAnsi="Times New Roman" w:cs="Times New Roman" w:hint="eastAsia"/>
        </w:rPr>
        <w:t>）</w:t>
      </w:r>
    </w:p>
    <w:p w14:paraId="4A75E729" w14:textId="65975A68" w:rsidR="003D50D3" w:rsidRPr="00556C59" w:rsidRDefault="009B205E" w:rsidP="0055173D">
      <w:pPr>
        <w:pStyle w:val="aff2"/>
        <w:spacing w:line="360" w:lineRule="auto"/>
        <w:rPr>
          <w:rFonts w:hint="eastAsia"/>
        </w:rPr>
      </w:pPr>
      <w:r>
        <w:rPr>
          <w:rFonts w:ascii="Times New Roman" w:hAnsi="Times New Roman" w:cs="Times New Roman"/>
          <w:iCs/>
        </w:rPr>
        <w:tab/>
      </w:r>
      <m:oMath>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l</m:t>
            </m:r>
          </m:sup>
        </m:sSubSup>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d</m:t>
            </m:r>
          </m:sup>
        </m:sSubSup>
        <m:r>
          <w:rPr>
            <w:rFonts w:ascii="Cambria Math" w:hAnsi="Cambria Math"/>
          </w:rPr>
          <m:t>,</m:t>
        </m:r>
      </m:oMath>
      <w:r>
        <w:rPr>
          <w:rFonts w:ascii="Times New Roman" w:hAnsi="Times New Roman" w:cs="Times New Roman"/>
        </w:rPr>
        <w:tab/>
      </w:r>
      <w:r>
        <w:rPr>
          <w:rFonts w:ascii="Times New Roman" w:hAnsi="Times New Roman" w:cs="Times New Roman" w:hint="eastAsia"/>
        </w:rPr>
        <w:t>（</w:t>
      </w:r>
      <w:r>
        <w:rPr>
          <w:rFonts w:ascii="Times New Roman" w:hAnsi="Times New Roman" w:cs="Times New Roman" w:hint="eastAsia"/>
        </w:rPr>
        <w:t>2</w:t>
      </w:r>
      <w:r w:rsidR="00876757">
        <w:rPr>
          <w:rFonts w:ascii="Times New Roman" w:hAnsi="Times New Roman" w:cs="Times New Roman" w:hint="eastAsia"/>
        </w:rPr>
        <w:t>8</w:t>
      </w:r>
      <w:r>
        <w:rPr>
          <w:rFonts w:ascii="Times New Roman" w:hAnsi="Times New Roman" w:cs="Times New Roman" w:hint="eastAsia"/>
        </w:rPr>
        <w:t>）</w:t>
      </w:r>
    </w:p>
    <w:p w14:paraId="0E0FC0EB" w14:textId="2C9EA3A2" w:rsidR="17D08E9E" w:rsidRPr="00B75B2B" w:rsidRDefault="003D50D3" w:rsidP="0055173D">
      <w:pPr>
        <w:spacing w:line="360" w:lineRule="auto"/>
        <w:ind w:firstLine="0"/>
        <w:jc w:val="left"/>
      </w:pPr>
      <w:r w:rsidRPr="00556C59">
        <w:t>其中</w:t>
      </w:r>
      <m:oMath>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l</m:t>
            </m:r>
          </m:sup>
        </m:sSubSup>
      </m:oMath>
      <w:r w:rsidRPr="00556C59">
        <w:t>是电动汽车离开时的电量，而</w:t>
      </w:r>
      <m:oMath>
        <m:r>
          <w:rPr>
            <w:rFonts w:ascii="Cambria Math" w:hAnsi="Cambria Math"/>
          </w:rPr>
          <m:t>SO</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d</m:t>
            </m:r>
          </m:sup>
        </m:sSubSup>
      </m:oMath>
      <w:r w:rsidRPr="00556C59">
        <w:t>是电动汽车的需求电量。</w:t>
      </w:r>
      <w:r w:rsidR="00143651" w:rsidRPr="00143651">
        <w:rPr>
          <w:rFonts w:hint="eastAsia"/>
        </w:rPr>
        <w:t>这一问题的复杂性主要体现在其非线性和非凸特性，以及动态的时间依赖性，这些特点使得寻找全局最优解变得更加困难。同时，系统还需应对能源需求和市场价格的不确定性，以及实时性的决策要求。这些因素共同增加了优化任务的挑战性，使得传统优化方法难以适应，而采用如强化学习等先进的机器学习技术则可能更有效，因为它们能够通过持续学习适应复杂和动态的环境。</w:t>
      </w:r>
    </w:p>
    <w:p w14:paraId="5DFB8051" w14:textId="4F5C413A" w:rsidR="00BB5457" w:rsidRPr="004773A3" w:rsidRDefault="00BB5457" w:rsidP="00B204D0">
      <w:pPr>
        <w:pStyle w:val="ad"/>
        <w:numPr>
          <w:ilvl w:val="0"/>
          <w:numId w:val="7"/>
        </w:numPr>
        <w:snapToGrid w:val="0"/>
        <w:spacing w:afterLines="50" w:after="156" w:line="360" w:lineRule="auto"/>
        <w:contextualSpacing/>
        <w:rPr>
          <w:rFonts w:asciiTheme="majorEastAsia" w:eastAsiaTheme="majorEastAsia" w:hAnsiTheme="majorEastAsia" w:cs="楷体_GB2312" w:hint="eastAsia"/>
          <w:b/>
        </w:rPr>
      </w:pPr>
      <w:r w:rsidRPr="004773A3">
        <w:rPr>
          <w:rFonts w:asciiTheme="majorEastAsia" w:eastAsiaTheme="majorEastAsia" w:hAnsiTheme="majorEastAsia" w:cs="楷体_GB2312" w:hint="eastAsia"/>
          <w:b/>
        </w:rPr>
        <w:t>融合多尺度车网约束的强化学习降维解耦算法</w:t>
      </w:r>
    </w:p>
    <w:p w14:paraId="4D04584F" w14:textId="78ADA762" w:rsidR="00840E83" w:rsidRDefault="00295804" w:rsidP="0055173D">
      <w:pPr>
        <w:spacing w:line="360" w:lineRule="auto"/>
      </w:pPr>
      <w:r>
        <w:t>本研究致力于构建一个</w:t>
      </w:r>
      <w:r w:rsidR="00713B1C">
        <w:rPr>
          <w:rFonts w:hint="eastAsia"/>
        </w:rPr>
        <w:t>解决</w:t>
      </w:r>
      <w:r>
        <w:t>电网</w:t>
      </w:r>
      <w:r w:rsidR="00713B1C">
        <w:rPr>
          <w:rFonts w:hint="eastAsia"/>
        </w:rPr>
        <w:t>与</w:t>
      </w:r>
      <w:r>
        <w:t>电动汽车充放电</w:t>
      </w:r>
      <w:r w:rsidR="00713B1C">
        <w:rPr>
          <w:rFonts w:hint="eastAsia"/>
        </w:rPr>
        <w:t>协同控制的强化学习算法</w:t>
      </w:r>
      <w:r>
        <w:t>，以降低成本并提升能源管理效率。该模型将电网潮流平衡和电动汽车的充放电需求作为约束</w:t>
      </w:r>
      <w:r>
        <w:lastRenderedPageBreak/>
        <w:t>条件，确保电网的稳定运行和电动汽车的能量需求得到满足。通过两个阶段的优化处理电网管理和电动汽车的充放电策略。首先，上游</w:t>
      </w:r>
      <w:r w:rsidR="0050122F">
        <w:rPr>
          <w:rFonts w:hint="eastAsia"/>
        </w:rPr>
        <w:t>会</w:t>
      </w:r>
      <w:r>
        <w:t>整合各充电桩内所有电动汽车的充电信息，通过强化学习算法预测电网总体的发电需求。</w:t>
      </w:r>
      <w:r w:rsidR="0050122F">
        <w:rPr>
          <w:rFonts w:hint="eastAsia"/>
        </w:rPr>
        <w:t>随后，下游会</w:t>
      </w:r>
      <w:r>
        <w:t>根据上游的预测结果进行发电量的优化分配，确保所有电动汽车在预定离开时间前满足充电需求。</w:t>
      </w:r>
    </w:p>
    <w:p w14:paraId="2AE645DC" w14:textId="01938251" w:rsidR="71941856" w:rsidRPr="00556C59" w:rsidRDefault="009264C6" w:rsidP="0055173D">
      <w:pPr>
        <w:spacing w:line="360" w:lineRule="auto"/>
      </w:pPr>
      <w:r>
        <w:rPr>
          <w:rFonts w:hint="eastAsia"/>
        </w:rPr>
        <w:t>项目</w:t>
      </w:r>
      <w:r w:rsidR="00295804">
        <w:rPr>
          <w:rFonts w:hint="eastAsia"/>
        </w:rPr>
        <w:t>会对</w:t>
      </w:r>
      <w:r w:rsidR="0050122F">
        <w:rPr>
          <w:rFonts w:hint="eastAsia"/>
        </w:rPr>
        <w:t>这个问题建立如下强化学习模型。</w:t>
      </w:r>
      <w:r w:rsidR="71941856" w:rsidRPr="00556C59">
        <w:t>状态空间</w:t>
      </w:r>
      <m:oMath>
        <m:r>
          <w:rPr>
            <w:rFonts w:ascii="Cambria Math" w:hAnsi="Cambria Math"/>
          </w:rPr>
          <m:t>S </m:t>
        </m:r>
      </m:oMath>
      <w:r w:rsidR="71941856" w:rsidRPr="00556C59">
        <w:t>定义了模型在任何给定时间点所依赖的环境信息，</w:t>
      </w:r>
      <w:r w:rsidR="00723BFF">
        <w:rPr>
          <w:rFonts w:hint="eastAsia"/>
        </w:rPr>
        <w:t>也即</w:t>
      </w:r>
      <w:r w:rsidR="004F7A73">
        <w:rPr>
          <w:rFonts w:ascii="Cambria Math" w:hAnsi="Cambria Math"/>
          <w:i/>
        </w:rPr>
        <w:t xml:space="preserve"> </w:t>
      </w:r>
      <m:oMath>
        <m: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,SOC,</m:t>
            </m:r>
            <m:sSub>
              <m:sSubPr>
                <m:ctrlPr>
                  <w:rPr>
                    <w:rFonts w:ascii="Cambria Math" w:hAnsi="Cambria Math"/>
                  </w:rPr>
                </m:ctrlPr>
              </m:sSubPr>
              <m:e>
                <m:r>
                  <w:rPr>
                    <w:rFonts w:ascii="Cambria Math" w:hAnsi="Cambria Math"/>
                  </w:rPr>
                  <m:t>α</m:t>
                </m:r>
              </m:e>
              <m:sub>
                <m:r>
                  <w:rPr>
                    <w:rFonts w:ascii="Cambria Math" w:hAnsi="Cambria Math"/>
                  </w:rPr>
                  <m:t>t</m:t>
                </m:r>
              </m:sub>
            </m:sSub>
          </m:e>
        </m:d>
      </m:oMath>
      <w:r w:rsidR="004F7A73">
        <w:rPr>
          <w:rFonts w:hint="eastAsia"/>
        </w:rPr>
        <w:t xml:space="preserve">, </w:t>
      </w:r>
      <w:r w:rsidR="71941856" w:rsidRPr="00556C59">
        <w:t>其中，</w:t>
      </w:r>
      <m:oMath>
        <m:sSub>
          <m:sSubPr>
            <m:ctrlPr>
              <w:rPr>
                <w:rFonts w:ascii="Cambria Math" w:hAnsi="Cambria Math"/>
              </w:rPr>
            </m:ctrlPr>
          </m:sSubPr>
          <m:e>
            <m:r>
              <w:rPr>
                <w:rFonts w:ascii="Cambria Math" w:hAnsi="Cambria Math"/>
              </w:rPr>
              <m:t>p</m:t>
            </m:r>
          </m:e>
          <m:sub>
            <m:r>
              <w:rPr>
                <w:rFonts w:ascii="Cambria Math" w:hAnsi="Cambria Math"/>
              </w:rPr>
              <m:t>d</m:t>
            </m:r>
          </m:sub>
        </m:sSub>
      </m:oMath>
      <w:r w:rsidR="71941856" w:rsidRPr="00556C59">
        <w:t>为总线有功功率需量，</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71941856" w:rsidRPr="00556C59">
        <w:t>为总线无功功率需量；</w:t>
      </w:r>
      <m:oMath>
        <m:r>
          <w:rPr>
            <w:rFonts w:ascii="Cambria Math" w:hAnsi="Cambria Math"/>
          </w:rPr>
          <m:t>SOC </m:t>
        </m:r>
      </m:oMath>
      <w:r w:rsidR="71941856" w:rsidRPr="00556C59">
        <w:t>为连接在发电机节点上的</w:t>
      </w:r>
      <w:r>
        <w:rPr>
          <w:rFonts w:hint="eastAsia"/>
        </w:rPr>
        <w:t>充电桩</w:t>
      </w:r>
      <w:r w:rsidR="71941856" w:rsidRPr="00556C59">
        <w:t>状态；</w:t>
      </w:r>
      <m:oMath>
        <m:r>
          <m:rPr>
            <m:sty m:val="p"/>
          </m:rP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t</m:t>
            </m:r>
          </m:sub>
        </m:sSub>
      </m:oMath>
      <w:r w:rsidR="71941856" w:rsidRPr="00556C59">
        <w:t>为</w:t>
      </w:r>
      <w:r w:rsidR="71941856" w:rsidRPr="00556C59">
        <w:t>24</w:t>
      </w:r>
      <w:r w:rsidR="71941856" w:rsidRPr="00556C59">
        <w:t>小时日前电价。行动空间</w:t>
      </w:r>
      <m:oMath>
        <m:r>
          <w:rPr>
            <w:rFonts w:ascii="Cambria Math" w:hAnsi="Cambria Math"/>
          </w:rPr>
          <m:t>A </m:t>
        </m:r>
      </m:oMath>
      <w:r w:rsidR="71941856" w:rsidRPr="00556C59">
        <w:t>描述了在给定状态下模型可以采取的所有可能行动，具体如下：</w:t>
      </w:r>
      <m:oMath>
        <m:r>
          <w:rPr>
            <w:rFonts w:ascii="Cambria Math" w:hAnsi="Cambria Math"/>
          </w:rPr>
          <m:t>A=</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,v,θ,</m:t>
            </m:r>
            <m:sSub>
              <m:sSubPr>
                <m:ctrlPr>
                  <w:rPr>
                    <w:rFonts w:ascii="Cambria Math" w:hAnsi="Cambria Math"/>
                  </w:rPr>
                </m:ctrlPr>
              </m:sSubPr>
              <m:e>
                <m:r>
                  <w:rPr>
                    <w:rFonts w:ascii="Cambria Math" w:hAnsi="Cambria Math"/>
                  </w:rPr>
                  <m:t>P</m:t>
                </m:r>
              </m:e>
              <m:sub>
                <m:r>
                  <w:rPr>
                    <w:rFonts w:ascii="Cambria Math" w:hAnsi="Cambria Math"/>
                  </w:rPr>
                  <m:t>i,ch</m:t>
                </m:r>
              </m:sub>
            </m:sSub>
          </m:e>
        </m:d>
      </m:oMath>
      <w:r w:rsidR="00723BFF">
        <w:rPr>
          <w:rFonts w:hint="eastAsia"/>
        </w:rPr>
        <w:t xml:space="preserve">, </w:t>
      </w:r>
      <w:r w:rsidR="71941856" w:rsidRPr="00556C59">
        <w:t>动作空间由两部分组成，第一部分包含</w:t>
      </w:r>
      <m:oMath>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w:rPr>
            <w:rFonts w:ascii="Cambria Math" w:hAnsi="Cambria Math"/>
          </w:rPr>
          <m:t>,v,θ</m:t>
        </m:r>
      </m:oMath>
      <w:r w:rsidR="71941856" w:rsidRPr="00556C59">
        <w:t>，是与</w:t>
      </w:r>
      <w:r w:rsidR="71941856" w:rsidRPr="00556C59">
        <w:t>OPF</w:t>
      </w:r>
      <w:r w:rsidR="71941856" w:rsidRPr="00556C59">
        <w:t>问题动作相关的变量，用于保证潮流平衡方程成立；第二部分包含</w:t>
      </w:r>
      <m:oMath>
        <m:sSub>
          <m:sSubPr>
            <m:ctrlPr>
              <w:rPr>
                <w:rFonts w:ascii="Cambria Math" w:hAnsi="Cambria Math"/>
              </w:rPr>
            </m:ctrlPr>
          </m:sSubPr>
          <m:e>
            <m:r>
              <w:rPr>
                <w:rFonts w:ascii="Cambria Math" w:hAnsi="Cambria Math"/>
              </w:rPr>
              <m:t>P</m:t>
            </m:r>
          </m:e>
          <m:sub>
            <m:r>
              <w:rPr>
                <w:rFonts w:ascii="Cambria Math" w:hAnsi="Cambria Math"/>
              </w:rPr>
              <m:t>i,ch</m:t>
            </m:r>
          </m:sub>
        </m:sSub>
      </m:oMath>
      <w:r w:rsidR="71941856" w:rsidRPr="00556C59">
        <w:t>，表示电动汽车的充电或放电率。</w:t>
      </w:r>
    </w:p>
    <w:p w14:paraId="5F12CD2E" w14:textId="28DFC6EA" w:rsidR="71941856" w:rsidRPr="00556C59" w:rsidRDefault="009A3E93" w:rsidP="0055173D">
      <w:pPr>
        <w:spacing w:line="360" w:lineRule="auto"/>
      </w:pPr>
      <w:r>
        <w:rPr>
          <w:rFonts w:hint="eastAsia"/>
        </w:rPr>
        <w:t>在</w:t>
      </w:r>
      <w:r w:rsidR="0047282D">
        <w:rPr>
          <w:rFonts w:hint="eastAsia"/>
        </w:rPr>
        <w:t>研究内容一降维解耦合学习优化</w:t>
      </w:r>
      <w:r>
        <w:rPr>
          <w:rFonts w:hint="eastAsia"/>
        </w:rPr>
        <w:t>的</w:t>
      </w:r>
      <w:r w:rsidR="0047282D">
        <w:rPr>
          <w:rFonts w:hint="eastAsia"/>
        </w:rPr>
        <w:t>基础上</w:t>
      </w:r>
      <w:r>
        <w:rPr>
          <w:rFonts w:hint="eastAsia"/>
        </w:rPr>
        <w:t>，</w:t>
      </w:r>
      <w:r w:rsidR="00190DEB">
        <w:rPr>
          <w:rFonts w:hint="eastAsia"/>
        </w:rPr>
        <w:t>本项目</w:t>
      </w:r>
      <w:r w:rsidR="71941856">
        <w:rPr>
          <w:rFonts w:hint="eastAsia"/>
        </w:rPr>
        <w:t>拟</w:t>
      </w:r>
      <w:r w:rsidR="71941856" w:rsidRPr="00556C59">
        <w:t>在强化学习中</w:t>
      </w:r>
      <w:r w:rsidR="0047282D">
        <w:rPr>
          <w:rFonts w:hint="eastAsia"/>
        </w:rPr>
        <w:t>也</w:t>
      </w:r>
      <w:r w:rsidR="71941856" w:rsidRPr="00556C59">
        <w:t>引入</w:t>
      </w:r>
      <w:r w:rsidR="0047282D">
        <w:rPr>
          <w:rFonts w:hint="eastAsia"/>
        </w:rPr>
        <w:t>类似</w:t>
      </w:r>
      <w:r w:rsidR="00CE45FE">
        <w:rPr>
          <w:rFonts w:hint="eastAsia"/>
        </w:rPr>
        <w:t>降维解耦</w:t>
      </w:r>
      <w:r w:rsidR="71941856" w:rsidRPr="00556C59">
        <w:t>思想</w:t>
      </w:r>
      <w:r w:rsidR="001A6DB7">
        <w:rPr>
          <w:rFonts w:hint="eastAsia"/>
        </w:rPr>
        <w:t>，</w:t>
      </w:r>
      <w:r w:rsidR="00C269E2">
        <w:t>以优化带有硬约束的连续控制任务。具体来说，</w:t>
      </w:r>
      <w:r w:rsidR="71941856" w:rsidRPr="00556C59">
        <w:t>整个模型分为两大部分</w:t>
      </w:r>
      <w:r w:rsidR="00C269E2">
        <w:t>：</w:t>
      </w:r>
      <w:r w:rsidR="71941856" w:rsidRPr="00556C59">
        <w:t>构建阶段和投影阶段</w:t>
      </w:r>
      <w:r w:rsidR="00C269E2">
        <w:t>。在</w:t>
      </w:r>
      <w:r w:rsidR="71941856" w:rsidRPr="00556C59">
        <w:t>构建阶段</w:t>
      </w:r>
      <w:r w:rsidR="00C269E2">
        <w:t>，</w:t>
      </w:r>
      <w:r w:rsidR="71941856" w:rsidRPr="00556C59">
        <w:t>策略网络预测基本动作，并</w:t>
      </w:r>
      <w:r w:rsidR="00C269E2">
        <w:t>通过</w:t>
      </w:r>
      <w:r w:rsidR="71941856" w:rsidRPr="00556C59">
        <w:t>等式约束求解器计算非基本动作，</w:t>
      </w:r>
      <w:r w:rsidR="00C269E2">
        <w:t>以获得</w:t>
      </w:r>
      <w:r w:rsidR="71941856" w:rsidRPr="00556C59">
        <w:t>满足等式约束的初始动作。</w:t>
      </w:r>
      <w:r w:rsidR="00C269E2">
        <w:t>接着，在</w:t>
      </w:r>
      <w:r w:rsidR="71941856" w:rsidRPr="00556C59">
        <w:t>投影阶段</w:t>
      </w:r>
      <w:r w:rsidR="00C269E2">
        <w:t>，这些</w:t>
      </w:r>
      <w:r w:rsidR="71941856" w:rsidRPr="00556C59">
        <w:t>初始动作</w:t>
      </w:r>
      <w:r w:rsidR="00C269E2">
        <w:t>会被</w:t>
      </w:r>
      <w:r w:rsidR="71941856" w:rsidRPr="00556C59">
        <w:t>投影到</w:t>
      </w:r>
      <w:r w:rsidR="00C269E2">
        <w:t>同时</w:t>
      </w:r>
      <w:r w:rsidR="71941856" w:rsidRPr="00556C59">
        <w:t>满足不等式约束的</w:t>
      </w:r>
      <w:r w:rsidR="00C269E2">
        <w:t>空间中，</w:t>
      </w:r>
      <w:r w:rsidR="71941856" w:rsidRPr="00556C59">
        <w:t>同时保持等式约束的满足</w:t>
      </w:r>
      <w:r w:rsidR="00C269E2">
        <w:t>。这种方法有效地处理了动作的连续性和多样性，但在电动汽车的充电与放电行为优化方面，由于涉及的时间尺度和动态变化复杂，单一的降维解耦策略难以直接应用。</w:t>
      </w:r>
    </w:p>
    <w:p w14:paraId="7B39D35D" w14:textId="55535BAE" w:rsidR="00460EDC" w:rsidRDefault="00C269E2" w:rsidP="0055173D">
      <w:pPr>
        <w:spacing w:line="360" w:lineRule="auto"/>
      </w:pPr>
      <w:r>
        <w:t>电动汽车的充电和放电行为不仅需要满足即时的电力需求，还必须考虑长期的电池健康和安全性，这涉及到多个时间尺度的考量</w:t>
      </w:r>
      <w:r w:rsidR="71941856" w:rsidRPr="00556C59">
        <w:t>。为此，</w:t>
      </w:r>
      <w:r w:rsidR="00190DEB">
        <w:rPr>
          <w:rFonts w:hint="eastAsia"/>
        </w:rPr>
        <w:t>本项目</w:t>
      </w:r>
      <w:r w:rsidR="00CE45FE">
        <w:rPr>
          <w:rFonts w:hint="eastAsia"/>
        </w:rPr>
        <w:t>拟</w:t>
      </w:r>
      <w:r>
        <w:t>设计了一种基于双曲正切函数（</w:t>
      </w:r>
      <w:r>
        <w:t>tanh</w:t>
      </w:r>
      <w:r>
        <w:t>）的方法，这种方法不仅考虑了电动汽车在不同时间尺度上的操作需求，还通过神经网络的反向传播对充电和放电策略进行优化。通过设定电动汽车充电和放电的功率限制</w:t>
      </w:r>
      <w:r>
        <w:t> </w:t>
      </w:r>
      <m:oMath>
        <m:sSub>
          <m:sSubPr>
            <m:ctrlPr>
              <w:rPr>
                <w:rFonts w:ascii="Cambria Math" w:hAnsi="Cambria Math"/>
                <w:i/>
              </w:rPr>
            </m:ctrlPr>
          </m:sSubPr>
          <m:e>
            <m:r>
              <w:rPr>
                <w:rFonts w:ascii="Cambria Math" w:hAnsi="Cambria Math"/>
              </w:rPr>
              <m:t>P</m:t>
            </m:r>
          </m:e>
          <m:sub>
            <m:r>
              <w:rPr>
                <w:rFonts w:ascii="Cambria Math" w:hAnsi="Cambria Math"/>
              </w:rPr>
              <m:t>max</m:t>
            </m:r>
          </m:sub>
        </m:sSub>
      </m:oMath>
      <w:r>
        <w:t> </w:t>
      </w:r>
      <w:r w:rsidR="00BB5E3A">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min</m:t>
            </m:r>
          </m:sub>
        </m:sSub>
      </m:oMath>
      <w:r>
        <w:t>​</w:t>
      </w:r>
      <w:r>
        <w:t>，我们能够精确控制电池的充放电行为，确保电池在满足出行前充满电的同时，避免过充或电量耗尽的风险。图</w:t>
      </w:r>
      <w:r>
        <w:t>5</w:t>
      </w:r>
      <w:r>
        <w:t>展示了融合</w:t>
      </w:r>
      <w:r w:rsidR="5B2B10B8">
        <w:t>多尺度车网约束的强化学习降维解耦算法。</w:t>
      </w:r>
    </w:p>
    <w:p w14:paraId="0B675BD8" w14:textId="77777777" w:rsidR="00A61606" w:rsidRDefault="0085709A" w:rsidP="0055173D">
      <w:pPr>
        <w:keepNext/>
        <w:spacing w:line="360" w:lineRule="auto"/>
        <w:ind w:firstLine="0"/>
        <w:jc w:val="center"/>
      </w:pPr>
      <w:r>
        <w:rPr>
          <w:rFonts w:asciiTheme="majorEastAsia" w:eastAsiaTheme="majorEastAsia" w:hAnsiTheme="majorEastAsia" w:cs="楷体_GB2312" w:hint="eastAsia"/>
          <w:b/>
          <w:bCs/>
          <w:noProof/>
          <w:sz w:val="28"/>
          <w:szCs w:val="28"/>
        </w:rPr>
        <w:lastRenderedPageBreak/>
        <w:drawing>
          <wp:inline distT="0" distB="0" distL="0" distR="0" wp14:anchorId="44CFC87F" wp14:editId="7185518E">
            <wp:extent cx="5555130" cy="3632200"/>
            <wp:effectExtent l="0" t="0" r="7620" b="6350"/>
            <wp:docPr id="1721720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20161" name="图片 1721720161"/>
                    <pic:cNvPicPr/>
                  </pic:nvPicPr>
                  <pic:blipFill rotWithShape="1">
                    <a:blip r:embed="rId12" cstate="print">
                      <a:extLst>
                        <a:ext uri="{28A0092B-C50C-407E-A947-70E740481C1C}">
                          <a14:useLocalDpi xmlns:a14="http://schemas.microsoft.com/office/drawing/2010/main" val="0"/>
                        </a:ext>
                      </a:extLst>
                    </a:blip>
                    <a:srcRect l="6093" r="10370" b="2876"/>
                    <a:stretch/>
                  </pic:blipFill>
                  <pic:spPr bwMode="auto">
                    <a:xfrm>
                      <a:off x="0" y="0"/>
                      <a:ext cx="5558053" cy="3634111"/>
                    </a:xfrm>
                    <a:prstGeom prst="rect">
                      <a:avLst/>
                    </a:prstGeom>
                    <a:ln>
                      <a:noFill/>
                    </a:ln>
                    <a:extLst>
                      <a:ext uri="{53640926-AAD7-44D8-BBD7-CCE9431645EC}">
                        <a14:shadowObscured xmlns:a14="http://schemas.microsoft.com/office/drawing/2010/main"/>
                      </a:ext>
                    </a:extLst>
                  </pic:spPr>
                </pic:pic>
              </a:graphicData>
            </a:graphic>
          </wp:inline>
        </w:drawing>
      </w:r>
    </w:p>
    <w:p w14:paraId="62A1D930" w14:textId="25B9FE88" w:rsidR="009A3E93" w:rsidRPr="00460EDC" w:rsidRDefault="00A61606" w:rsidP="0055173D">
      <w:pPr>
        <w:pStyle w:val="af9"/>
        <w:spacing w:line="360" w:lineRule="auto"/>
        <w:rPr>
          <w:rFonts w:asciiTheme="majorEastAsia" w:eastAsiaTheme="majorEastAsia" w:hAnsiTheme="majorEastAsia" w:cs="楷体_GB2312" w:hint="eastAsia"/>
          <w:b/>
          <w:bCs/>
          <w:sz w:val="28"/>
          <w:szCs w:val="28"/>
        </w:rPr>
      </w:pPr>
      <w:r w:rsidRPr="00A61606">
        <w:rPr>
          <w:rFonts w:hint="eastAsia"/>
          <w:b/>
          <w:bCs/>
        </w:rPr>
        <w:t>图</w:t>
      </w:r>
      <w:r w:rsidR="00065F14">
        <w:rPr>
          <w:rFonts w:hint="eastAsia"/>
          <w:b/>
          <w:bCs/>
        </w:rPr>
        <w:t>5</w:t>
      </w:r>
      <w:r w:rsidRPr="00A61606">
        <w:rPr>
          <w:rFonts w:hint="eastAsia"/>
          <w:b/>
          <w:bCs/>
        </w:rPr>
        <w:t xml:space="preserve"> 融合多尺度车网约束的强化学习降维解耦算法</w:t>
      </w:r>
    </w:p>
    <w:p w14:paraId="1DBC59FC" w14:textId="3D44A19A" w:rsidR="00BB5457" w:rsidRPr="004773A3" w:rsidRDefault="00BB5457" w:rsidP="00B204D0">
      <w:pPr>
        <w:pStyle w:val="ad"/>
        <w:numPr>
          <w:ilvl w:val="0"/>
          <w:numId w:val="7"/>
        </w:numPr>
        <w:snapToGrid w:val="0"/>
        <w:spacing w:afterLines="50" w:after="156" w:line="360" w:lineRule="auto"/>
        <w:contextualSpacing/>
        <w:rPr>
          <w:rFonts w:asciiTheme="majorEastAsia" w:eastAsiaTheme="majorEastAsia" w:hAnsiTheme="majorEastAsia" w:cs="楷体_GB2312" w:hint="eastAsia"/>
          <w:b/>
        </w:rPr>
      </w:pPr>
      <w:r w:rsidRPr="004773A3">
        <w:rPr>
          <w:rFonts w:asciiTheme="majorEastAsia" w:eastAsiaTheme="majorEastAsia" w:hAnsiTheme="majorEastAsia" w:cs="楷体_GB2312" w:hint="eastAsia"/>
          <w:b/>
        </w:rPr>
        <w:t>基于扩散模型的车网协同强化学习</w:t>
      </w:r>
      <w:r w:rsidR="00D246A0">
        <w:rPr>
          <w:rFonts w:asciiTheme="majorEastAsia" w:eastAsiaTheme="majorEastAsia" w:hAnsiTheme="majorEastAsia" w:cs="楷体_GB2312" w:hint="eastAsia"/>
          <w:b/>
        </w:rPr>
        <w:t>变分</w:t>
      </w:r>
      <w:r w:rsidRPr="004773A3">
        <w:rPr>
          <w:rFonts w:asciiTheme="majorEastAsia" w:eastAsiaTheme="majorEastAsia" w:hAnsiTheme="majorEastAsia" w:cs="楷体_GB2312" w:hint="eastAsia"/>
          <w:b/>
        </w:rPr>
        <w:t>训练与推理</w:t>
      </w:r>
    </w:p>
    <w:p w14:paraId="57F94B96" w14:textId="47320209" w:rsidR="00C77F4C" w:rsidRPr="005C7748" w:rsidRDefault="00C77F4C" w:rsidP="006B7BCB">
      <w:pPr>
        <w:spacing w:line="360" w:lineRule="auto"/>
      </w:pPr>
      <w:r w:rsidRPr="005C7748">
        <w:rPr>
          <w:rFonts w:hint="eastAsia"/>
        </w:rPr>
        <w:t>本项目</w:t>
      </w:r>
      <w:r w:rsidR="004B57AD">
        <w:rPr>
          <w:rFonts w:hint="eastAsia"/>
        </w:rPr>
        <w:t>将针对</w:t>
      </w:r>
      <w:r w:rsidR="002103FF">
        <w:rPr>
          <w:rFonts w:hint="eastAsia"/>
        </w:rPr>
        <w:t>车网协同</w:t>
      </w:r>
      <w:r w:rsidR="002E1675">
        <w:rPr>
          <w:rFonts w:hint="eastAsia"/>
        </w:rPr>
        <w:t>决策的复杂性</w:t>
      </w:r>
      <w:r w:rsidR="00ED6F5F">
        <w:rPr>
          <w:rFonts w:hint="eastAsia"/>
        </w:rPr>
        <w:t>和特殊性</w:t>
      </w:r>
      <w:r w:rsidR="002E1675">
        <w:rPr>
          <w:rFonts w:hint="eastAsia"/>
        </w:rPr>
        <w:t>，</w:t>
      </w:r>
      <w:r w:rsidR="00583F7B">
        <w:rPr>
          <w:rFonts w:hint="eastAsia"/>
        </w:rPr>
        <w:t>考虑将</w:t>
      </w:r>
      <w:r w:rsidR="00ED6F5F">
        <w:rPr>
          <w:rFonts w:hint="eastAsia"/>
        </w:rPr>
        <w:t>具有拟合多峰分布能力的</w:t>
      </w:r>
      <w:r w:rsidR="00583F7B">
        <w:rPr>
          <w:rFonts w:hint="eastAsia"/>
        </w:rPr>
        <w:t>扩散模型引入</w:t>
      </w:r>
      <w:r w:rsidR="000F14B5">
        <w:rPr>
          <w:rFonts w:hint="eastAsia"/>
        </w:rPr>
        <w:t>强化学习算法中</w:t>
      </w:r>
      <w:r w:rsidR="0097047A">
        <w:rPr>
          <w:rFonts w:hint="eastAsia"/>
        </w:rPr>
        <w:t>，并解决</w:t>
      </w:r>
      <w:r w:rsidR="00ED6F5F">
        <w:rPr>
          <w:rFonts w:hint="eastAsia"/>
        </w:rPr>
        <w:t>扩散模型在强化学习范式下训练和推理中存在的困难点。</w:t>
      </w:r>
      <w:r w:rsidR="00984425">
        <w:rPr>
          <w:rFonts w:hint="eastAsia"/>
        </w:rPr>
        <w:t>正如上文所述，</w:t>
      </w:r>
      <w:r w:rsidR="00FC4ACB">
        <w:rPr>
          <w:rFonts w:hint="eastAsia"/>
        </w:rPr>
        <w:t>在</w:t>
      </w:r>
      <w:r w:rsidR="00330BAF">
        <w:rPr>
          <w:rFonts w:hint="eastAsia"/>
        </w:rPr>
        <w:t>强化学习的</w:t>
      </w:r>
      <w:r w:rsidR="00FD3588">
        <w:rPr>
          <w:rFonts w:hint="eastAsia"/>
        </w:rPr>
        <w:t>范式下，</w:t>
      </w:r>
      <w:r w:rsidR="00FC4ACB">
        <w:rPr>
          <w:rFonts w:hint="eastAsia"/>
        </w:rPr>
        <w:t>扩散策略的训练</w:t>
      </w:r>
      <w:r w:rsidR="001C6A08">
        <w:rPr>
          <w:rFonts w:hint="eastAsia"/>
        </w:rPr>
        <w:t>和推理环节分别存在</w:t>
      </w:r>
      <w:r w:rsidR="00330BAF">
        <w:rPr>
          <w:rFonts w:hint="eastAsia"/>
        </w:rPr>
        <w:t>样本标签</w:t>
      </w:r>
      <w:r w:rsidR="00FB4D69">
        <w:rPr>
          <w:rFonts w:hint="eastAsia"/>
        </w:rPr>
        <w:t>缺失和</w:t>
      </w:r>
      <w:r w:rsidR="001E0686">
        <w:rPr>
          <w:rFonts w:hint="eastAsia"/>
        </w:rPr>
        <w:t>策略方差过大的问题。</w:t>
      </w:r>
      <w:r w:rsidR="00A13ECE">
        <w:rPr>
          <w:rFonts w:hint="eastAsia"/>
        </w:rPr>
        <w:t>针对这两个问题，</w:t>
      </w:r>
      <w:r w:rsidR="00B82F27">
        <w:rPr>
          <w:rFonts w:hint="eastAsia"/>
        </w:rPr>
        <w:t>拟采取以下方案解决</w:t>
      </w:r>
      <w:r w:rsidR="009F3C17">
        <w:rPr>
          <w:rFonts w:hint="eastAsia"/>
        </w:rPr>
        <w:t>：</w:t>
      </w:r>
    </w:p>
    <w:p w14:paraId="4CC94FCA" w14:textId="0AD4EAAC" w:rsidR="00C77F4C" w:rsidRDefault="00C77F4C" w:rsidP="006B7BCB">
      <w:pPr>
        <w:spacing w:line="360" w:lineRule="auto"/>
      </w:pPr>
      <w:r w:rsidRPr="0052301D">
        <w:rPr>
          <w:rFonts w:hint="eastAsia"/>
        </w:rPr>
        <w:t>直接使用</w:t>
      </w:r>
      <w:r w:rsidR="00C20C28">
        <w:rPr>
          <w:rFonts w:hint="eastAsia"/>
        </w:rPr>
        <w:t>扩散模型的原始优化目标</w:t>
      </w:r>
      <w:r w:rsidR="008B49BA">
        <w:rPr>
          <w:rFonts w:hint="eastAsia"/>
        </w:rPr>
        <w:t>——</w:t>
      </w:r>
      <w:r w:rsidRPr="0052301D">
        <w:rPr>
          <w:rFonts w:hint="eastAsia"/>
        </w:rPr>
        <w:t>变分</w:t>
      </w:r>
      <w:r w:rsidR="00C402C6">
        <w:rPr>
          <w:rFonts w:hint="eastAsia"/>
        </w:rPr>
        <w:t>下</w:t>
      </w:r>
      <w:r w:rsidRPr="0052301D">
        <w:rPr>
          <w:rFonts w:hint="eastAsia"/>
        </w:rPr>
        <w:t>界目标来训练扩散策略时，需要来自最优策略的动作样本。然而，这些优秀的动作样本通常在在线强化学习中不可</w:t>
      </w:r>
      <w:r w:rsidR="008B49BA">
        <w:rPr>
          <w:rFonts w:hint="eastAsia"/>
        </w:rPr>
        <w:t>获得的。</w:t>
      </w:r>
      <w:r w:rsidRPr="0052301D">
        <w:rPr>
          <w:rFonts w:hint="eastAsia"/>
        </w:rPr>
        <w:t>在此背景下，重新审视了扩散模型的变分下界目标和策略梯度目标。</w:t>
      </w:r>
      <w:r w:rsidR="00C402C6">
        <w:rPr>
          <w:rFonts w:hint="eastAsia"/>
        </w:rPr>
        <w:t>考虑</w:t>
      </w:r>
      <w:r w:rsidRPr="0052301D">
        <w:rPr>
          <w:rFonts w:hint="eastAsia"/>
        </w:rPr>
        <w:t>通过为扩散模型的变分</w:t>
      </w:r>
      <w:r w:rsidR="00C402C6">
        <w:rPr>
          <w:rFonts w:hint="eastAsia"/>
        </w:rPr>
        <w:t>下</w:t>
      </w:r>
      <w:r w:rsidR="00C402C6" w:rsidRPr="0052301D">
        <w:rPr>
          <w:rFonts w:hint="eastAsia"/>
        </w:rPr>
        <w:t>界</w:t>
      </w:r>
      <w:r w:rsidRPr="0052301D">
        <w:rPr>
          <w:rFonts w:hint="eastAsia"/>
        </w:rPr>
        <w:t>目标添加对应的</w:t>
      </w:r>
      <w:r w:rsidRPr="0052301D">
        <w:rPr>
          <w:rFonts w:hint="eastAsia"/>
        </w:rPr>
        <w:t>Q</w:t>
      </w:r>
      <w:r w:rsidRPr="0052301D">
        <w:rPr>
          <w:rFonts w:hint="eastAsia"/>
        </w:rPr>
        <w:t>值作为权重，在这些权重都大于</w:t>
      </w:r>
      <w:r w:rsidRPr="0052301D">
        <w:rPr>
          <w:rFonts w:hint="eastAsia"/>
        </w:rPr>
        <w:t>0</w:t>
      </w:r>
      <w:r w:rsidRPr="0052301D">
        <w:rPr>
          <w:rFonts w:hint="eastAsia"/>
        </w:rPr>
        <w:t>的情况下，它会成为策略梯度目标的紧下限</w:t>
      </w:r>
      <w:r w:rsidR="002762D7">
        <w:rPr>
          <w:rFonts w:hint="eastAsia"/>
        </w:rPr>
        <w:t>，</w:t>
      </w:r>
      <w:r w:rsidRPr="0052301D">
        <w:rPr>
          <w:rFonts w:hint="eastAsia"/>
        </w:rPr>
        <w:t>将其</w:t>
      </w:r>
      <w:r w:rsidR="00BF6646">
        <w:rPr>
          <w:rFonts w:hint="eastAsia"/>
        </w:rPr>
        <w:t>称</w:t>
      </w:r>
      <w:r w:rsidRPr="0052301D">
        <w:rPr>
          <w:rFonts w:hint="eastAsia"/>
        </w:rPr>
        <w:t>为</w:t>
      </w:r>
      <w:r w:rsidRPr="0052301D">
        <w:rPr>
          <w:rFonts w:hint="eastAsia"/>
        </w:rPr>
        <w:t>Q</w:t>
      </w:r>
      <w:r w:rsidR="00314DB6">
        <w:rPr>
          <w:rFonts w:hint="eastAsia"/>
        </w:rPr>
        <w:t>加权</w:t>
      </w:r>
      <w:r w:rsidRPr="0052301D">
        <w:rPr>
          <w:rFonts w:hint="eastAsia"/>
        </w:rPr>
        <w:t>变分下界损失</w:t>
      </w:r>
    </w:p>
    <w:p w14:paraId="5640937F" w14:textId="560C4D7B" w:rsidR="0079536A" w:rsidRDefault="009B205E" w:rsidP="006B7BCB">
      <w:pPr>
        <w:pStyle w:val="aff2"/>
        <w:spacing w:line="360" w:lineRule="auto"/>
        <w:rPr>
          <w:rFonts w:hint="eastAsia"/>
        </w:rPr>
      </w:pPr>
      <w:r>
        <w:rPr>
          <w:rFonts w:ascii="Times New Roman" w:hAnsi="Times New Roman" w:cstheme="minorEastAsia"/>
        </w:rPr>
        <w:tab/>
      </w:r>
      <m:oMath>
        <m:r>
          <m:rPr>
            <m:scr m:val="script"/>
          </m:rPr>
          <w:rPr>
            <w:rFonts w:ascii="Cambria Math" w:hAnsi="Cambria Math"/>
          </w:rPr>
          <m:t>L</m:t>
        </m:r>
        <m:d>
          <m:dPr>
            <m:ctrlPr>
              <w:rPr>
                <w:rFonts w:ascii="Cambria Math" w:hAnsi="Cambria Math"/>
                <w:i/>
              </w:rPr>
            </m:ctrlPr>
          </m:dPr>
          <m:e>
            <m:r>
              <m:rPr>
                <m:sty m:val="p"/>
              </m:rPr>
              <w:rPr>
                <w:rFonts w:ascii="Cambria Math" w:hAnsi="Cambria Math"/>
              </w:rPr>
              <m:t>θ</m:t>
            </m:r>
          </m:e>
        </m:d>
        <m:r>
          <m:rPr>
            <m:lit/>
          </m:rPr>
          <w:rPr>
            <w:rFonts w:ascii="Cambria Math" w:hAnsi="Cambria Math" w:hint="eastAsia"/>
          </w:rPr>
          <m:t>=</m:t>
        </m:r>
        <m:sSub>
          <m:sSubPr>
            <m:ctrlPr>
              <w:rPr>
                <w:rFonts w:ascii="Cambria Math" w:hAnsi="Cambria Math"/>
                <w:i/>
              </w:rPr>
            </m:ctrlPr>
          </m:sSubPr>
          <m:e>
            <m:r>
              <w:rPr>
                <w:rFonts w:ascii="Cambria Math" w:hAnsi="Cambria Math"/>
              </w:rPr>
              <m:t>E</m:t>
            </m:r>
          </m:e>
          <m:sub>
            <m:r>
              <w:rPr>
                <w:rFonts w:ascii="Cambria Math" w:hAnsi="Cambria Math"/>
              </w:rPr>
              <m:t>s,a</m:t>
            </m:r>
            <m:r>
              <m:rPr>
                <m:sty m:val="p"/>
              </m:rPr>
              <w:rPr>
                <w:rFonts w:ascii="Cambria Math" w:hAnsi="Cambria Math"/>
              </w:rPr>
              <m: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k</m:t>
                </m:r>
              </m:sub>
            </m:sSub>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e>
            </m:d>
            <m:r>
              <w:rPr>
                <w:rFonts w:ascii="Cambria Math" w:hAnsi="Cambria Math"/>
              </w:rPr>
              <m:t>,</m:t>
            </m:r>
            <m:r>
              <m:rPr>
                <m:sty m:val="p"/>
              </m:rPr>
              <w:rPr>
                <w:rFonts w:ascii="Cambria Math" w:hAnsi="Cambria Math"/>
              </w:rPr>
              <m:t>ϵ</m:t>
            </m:r>
            <m:r>
              <w:rPr>
                <w:rFonts w:ascii="Cambria Math" w:hAnsi="Cambria Math"/>
              </w:rPr>
              <m:t>,t</m:t>
            </m:r>
          </m:sub>
        </m:sSub>
        <m:d>
          <m:dPr>
            <m:begChr m:val="["/>
            <m:endChr m:val="]"/>
            <m:ctrlPr>
              <w:rPr>
                <w:rFonts w:ascii="Cambria Math" w:hAnsi="Cambria Math"/>
              </w:rPr>
            </m:ctrlPr>
          </m:dPr>
          <m:e>
            <m:r>
              <w:rPr>
                <w:rFonts w:ascii="Cambria Math" w:hAnsi="Cambria Math"/>
              </w:rPr>
              <m:t>Q</m:t>
            </m:r>
            <m:d>
              <m:dPr>
                <m:ctrlPr>
                  <w:rPr>
                    <w:rFonts w:ascii="Cambria Math" w:hAnsi="Cambria Math"/>
                    <w:i/>
                  </w:rPr>
                </m:ctrlPr>
              </m:dPr>
              <m:e>
                <m:r>
                  <w:rPr>
                    <w:rFonts w:ascii="Cambria Math" w:hAnsi="Cambria Math"/>
                  </w:rPr>
                  <m:t>s,a</m:t>
                </m:r>
              </m:e>
            </m:d>
            <m:r>
              <m:rPr>
                <m:sty m:val="p"/>
              </m:rPr>
              <w:rPr>
                <w:rFonts w:ascii="Cambria Math" w:hAnsi="Cambria Math"/>
              </w:rPr>
              <m:t>⋅</m:t>
            </m:r>
            <m:d>
              <m:dPr>
                <m:begChr m:val=""/>
                <m:endChr m:val=""/>
                <m:ctrlPr>
                  <w:rPr>
                    <w:rFonts w:ascii="Cambria Math" w:hAnsi="Cambria Math"/>
                  </w:rPr>
                </m:ctrlPr>
              </m:dPr>
              <m:e>
                <m:r>
                  <m:rPr>
                    <m:lit/>
                  </m:rPr>
                  <w:rPr>
                    <w:rFonts w:ascii="Cambria Math" w:hAnsi="Cambria Math"/>
                  </w:rPr>
                  <m:t>|</m:t>
                </m:r>
                <m:r>
                  <m:rPr>
                    <m:sty m:val="p"/>
                  </m:rPr>
                  <w:rPr>
                    <w:rFonts w:ascii="Cambria Math" w:hAnsi="Cambria Math"/>
                  </w:rPr>
                  <m:t>ϵ</m:t>
                </m:r>
                <m:r>
                  <w:rPr>
                    <w:rFonts w:ascii="Cambria Math" w:hAnsi="Cambria Math"/>
                  </w:rPr>
                  <m:t>-</m:t>
                </m:r>
                <m:sSub>
                  <m:sSubPr>
                    <m:ctrlPr>
                      <w:rPr>
                        <w:rFonts w:ascii="Cambria Math" w:hAnsi="Cambria Math"/>
                        <w:i/>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r>
                      <w:rPr>
                        <w:rFonts w:ascii="Cambria Math" w:hAnsi="Cambria Math"/>
                      </w:rPr>
                      <m:t>a+</m:t>
                    </m:r>
                    <m:rad>
                      <m:radPr>
                        <m:degHide m:val="1"/>
                        <m:ctrlPr>
                          <w:rPr>
                            <w:rFonts w:ascii="Cambria Math" w:hAnsi="Cambria Math"/>
                          </w:rPr>
                        </m:ctrlPr>
                      </m:radPr>
                      <m:deg>
                        <m:ctrlPr>
                          <w:rPr>
                            <w:rFonts w:ascii="Cambria Math" w:hAnsi="Cambria Math"/>
                            <w:i/>
                          </w:rPr>
                        </m:ctrlPr>
                      </m:deg>
                      <m:e>
                        <m:r>
                          <w:rPr>
                            <w:rFonts w:ascii="Cambria Math" w:hAnsi="Cambria Math"/>
                          </w:rPr>
                          <m:t>1-</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e>
                        </m:acc>
                      </m:e>
                    </m:rad>
                    <m:r>
                      <m:rPr>
                        <m:sty m:val="p"/>
                      </m:rPr>
                      <w:rPr>
                        <w:rFonts w:ascii="Cambria Math" w:hAnsi="Cambria Math"/>
                      </w:rPr>
                      <m:t>ϵ</m:t>
                    </m:r>
                    <m:r>
                      <w:rPr>
                        <w:rFonts w:ascii="Cambria Math" w:hAnsi="Cambria Math"/>
                      </w:rPr>
                      <m:t>,s,t</m:t>
                    </m:r>
                    <m:ctrlPr>
                      <w:rPr>
                        <w:rFonts w:ascii="Cambria Math" w:hAnsi="Cambria Math"/>
                        <w:i/>
                      </w:rPr>
                    </m:ctrlPr>
                  </m:e>
                </m:d>
              </m:e>
            </m:d>
            <m:sSup>
              <m:sSupPr>
                <m:ctrlPr>
                  <w:rPr>
                    <w:rFonts w:ascii="Cambria Math" w:hAnsi="Cambria Math"/>
                    <w:i/>
                  </w:rPr>
                </m:ctrlPr>
              </m:sSupPr>
              <m:e>
                <m:r>
                  <m:rPr>
                    <m:lit/>
                  </m:rPr>
                  <w:rPr>
                    <w:rFonts w:ascii="Cambria Math" w:hAnsi="Cambria Math"/>
                  </w:rPr>
                  <m:t>|</m:t>
                </m:r>
              </m:e>
              <m:sup>
                <m:r>
                  <w:rPr>
                    <w:rFonts w:ascii="Cambria Math" w:hAnsi="Cambria Math"/>
                  </w:rPr>
                  <m:t>2</m:t>
                </m:r>
              </m:sup>
            </m:sSup>
            <m:ctrlPr>
              <w:rPr>
                <w:rFonts w:ascii="Cambria Math" w:hAnsi="Cambria Math"/>
                <w:i/>
              </w:rPr>
            </m:ctrlPr>
          </m:e>
        </m:d>
        <m:r>
          <w:rPr>
            <w:rFonts w:ascii="Cambria Math" w:hAnsi="Cambria Math"/>
          </w:rPr>
          <m:t>.</m:t>
        </m:r>
      </m:oMath>
      <w:r>
        <w:rPr>
          <w:rFonts w:ascii="Times New Roman" w:hAnsi="Times New Roman" w:cstheme="minorEastAsia"/>
        </w:rPr>
        <w:tab/>
      </w:r>
      <w:r w:rsidRPr="009B205E">
        <w:rPr>
          <w:rFonts w:ascii="Times New Roman" w:hAnsi="Times New Roman" w:cs="Times New Roman"/>
        </w:rPr>
        <w:t>（</w:t>
      </w:r>
      <w:r w:rsidRPr="009B205E">
        <w:rPr>
          <w:rFonts w:ascii="Times New Roman" w:hAnsi="Times New Roman" w:cs="Times New Roman"/>
        </w:rPr>
        <w:t>2</w:t>
      </w:r>
      <w:r w:rsidR="00876757">
        <w:rPr>
          <w:rFonts w:ascii="Times New Roman" w:hAnsi="Times New Roman" w:cs="Times New Roman" w:hint="eastAsia"/>
        </w:rPr>
        <w:t>9</w:t>
      </w:r>
      <w:r w:rsidRPr="009B205E">
        <w:rPr>
          <w:rFonts w:ascii="Times New Roman" w:hAnsi="Times New Roman" w:cs="Times New Roman"/>
        </w:rPr>
        <w:t>）</w:t>
      </w:r>
    </w:p>
    <w:p w14:paraId="2C7F947A" w14:textId="21BD3305" w:rsidR="00C77F4C" w:rsidRPr="005C7748" w:rsidRDefault="00296C41" w:rsidP="006B7BCB">
      <w:pPr>
        <w:spacing w:line="360" w:lineRule="auto"/>
      </w:pPr>
      <w:r>
        <w:rPr>
          <w:rFonts w:hint="eastAsia"/>
        </w:rPr>
        <w:t>以</w:t>
      </w:r>
      <w:r w:rsidR="00314DB6">
        <w:rPr>
          <w:rFonts w:hint="eastAsia"/>
        </w:rPr>
        <w:t>该目标</w:t>
      </w:r>
      <w:r w:rsidR="00897A0A">
        <w:rPr>
          <w:rFonts w:hint="eastAsia"/>
        </w:rPr>
        <w:t>在强化学习中去优化扩散策略</w:t>
      </w:r>
      <w:r w:rsidR="006B1608">
        <w:rPr>
          <w:rFonts w:hint="eastAsia"/>
        </w:rPr>
        <w:t>。</w:t>
      </w:r>
      <w:r w:rsidR="00C77F4C" w:rsidRPr="0052301D">
        <w:rPr>
          <w:rFonts w:hint="eastAsia"/>
        </w:rPr>
        <w:t>尽管可以使用该损失来优化扩散策略，仍有两个问题需要解决。</w:t>
      </w:r>
      <w:r w:rsidR="007E03B2">
        <w:rPr>
          <w:rFonts w:hint="eastAsia"/>
        </w:rPr>
        <w:t>首先，</w:t>
      </w:r>
      <w:r w:rsidR="003C1C62">
        <w:rPr>
          <w:rFonts w:hint="eastAsia"/>
        </w:rPr>
        <w:t>正如上述所说，</w:t>
      </w:r>
      <w:r w:rsidR="00C77F4C" w:rsidRPr="005C7748">
        <w:rPr>
          <w:rFonts w:hint="eastAsia"/>
        </w:rPr>
        <w:t>存在负的</w:t>
      </w:r>
      <w:r w:rsidR="00C77F4C" w:rsidRPr="005C7748">
        <w:rPr>
          <w:rFonts w:hint="eastAsia"/>
        </w:rPr>
        <w:t>Q</w:t>
      </w:r>
      <w:r w:rsidR="00C77F4C" w:rsidRPr="005C7748">
        <w:rPr>
          <w:rFonts w:hint="eastAsia"/>
        </w:rPr>
        <w:t>值</w:t>
      </w:r>
      <w:r w:rsidR="00E03BA9">
        <w:rPr>
          <w:rFonts w:hint="eastAsia"/>
        </w:rPr>
        <w:t>会</w:t>
      </w:r>
      <w:r w:rsidR="00D63A1E">
        <w:rPr>
          <w:rFonts w:hint="eastAsia"/>
        </w:rPr>
        <w:t>导致</w:t>
      </w:r>
      <w:r w:rsidR="009E5031">
        <w:rPr>
          <w:rFonts w:hint="eastAsia"/>
        </w:rPr>
        <w:t>紧下界的推导不成</w:t>
      </w:r>
      <w:r w:rsidR="009F7F19">
        <w:rPr>
          <w:rFonts w:hint="eastAsia"/>
        </w:rPr>
        <w:t>立</w:t>
      </w:r>
      <w:r w:rsidR="00C77F4C" w:rsidRPr="005C7748">
        <w:rPr>
          <w:rFonts w:hint="eastAsia"/>
        </w:rPr>
        <w:t>。</w:t>
      </w:r>
      <w:r w:rsidR="007B021E">
        <w:rPr>
          <w:rFonts w:hint="eastAsia"/>
        </w:rPr>
        <w:t>而</w:t>
      </w:r>
      <w:r w:rsidR="00C77F4C" w:rsidRPr="005C7748">
        <w:rPr>
          <w:rFonts w:hint="eastAsia"/>
        </w:rPr>
        <w:t>在现实世界的决策任务中，</w:t>
      </w:r>
      <w:r w:rsidR="000F6B09">
        <w:rPr>
          <w:rFonts w:hint="eastAsia"/>
        </w:rPr>
        <w:t>通常</w:t>
      </w:r>
      <w:r w:rsidR="00C77F4C" w:rsidRPr="005C7748">
        <w:rPr>
          <w:rFonts w:hint="eastAsia"/>
        </w:rPr>
        <w:t>很难确保</w:t>
      </w:r>
      <w:r w:rsidR="00CE5312">
        <w:rPr>
          <w:rFonts w:hint="eastAsia"/>
        </w:rPr>
        <w:t>设计</w:t>
      </w:r>
      <w:r w:rsidR="00C77F4C" w:rsidRPr="005C7748">
        <w:rPr>
          <w:rFonts w:hint="eastAsia"/>
        </w:rPr>
        <w:t>的奖励</w:t>
      </w:r>
      <w:r w:rsidR="00801C03">
        <w:rPr>
          <w:rFonts w:hint="eastAsia"/>
        </w:rPr>
        <w:t>函数</w:t>
      </w:r>
      <w:r w:rsidR="00C77F4C" w:rsidRPr="005C7748">
        <w:rPr>
          <w:rFonts w:hint="eastAsia"/>
        </w:rPr>
        <w:t>始终</w:t>
      </w:r>
      <w:r w:rsidR="00CB71D1">
        <w:rPr>
          <w:rFonts w:hint="eastAsia"/>
        </w:rPr>
        <w:t>输出</w:t>
      </w:r>
      <w:r w:rsidR="00C77F4C" w:rsidRPr="005C7748">
        <w:rPr>
          <w:rFonts w:hint="eastAsia"/>
        </w:rPr>
        <w:t>为非负数，这</w:t>
      </w:r>
      <w:r w:rsidR="00C77F4C" w:rsidRPr="005C7748">
        <w:rPr>
          <w:rFonts w:hint="eastAsia"/>
        </w:rPr>
        <w:lastRenderedPageBreak/>
        <w:t>意味着</w:t>
      </w:r>
      <w:r w:rsidR="00C77F4C" w:rsidRPr="005C7748">
        <w:rPr>
          <w:rFonts w:hint="eastAsia"/>
        </w:rPr>
        <w:t xml:space="preserve"> Q </w:t>
      </w:r>
      <w:r w:rsidR="00C77F4C" w:rsidRPr="005C7748">
        <w:rPr>
          <w:rFonts w:hint="eastAsia"/>
        </w:rPr>
        <w:t>值对于某些状态动作对可能为负。因此，要在实际任务中应用</w:t>
      </w:r>
      <w:r w:rsidR="00D50AD4">
        <w:rPr>
          <w:rFonts w:hint="eastAsia"/>
        </w:rPr>
        <w:t>该方法</w:t>
      </w:r>
      <w:r w:rsidR="00C77F4C" w:rsidRPr="005C7748">
        <w:rPr>
          <w:rFonts w:hint="eastAsia"/>
        </w:rPr>
        <w:t>，必须解决</w:t>
      </w:r>
      <w:r w:rsidR="00C77F4C" w:rsidRPr="005C7748">
        <w:rPr>
          <w:rFonts w:hint="eastAsia"/>
        </w:rPr>
        <w:t>Q</w:t>
      </w:r>
      <w:r w:rsidR="00C77F4C" w:rsidRPr="005C7748">
        <w:rPr>
          <w:rFonts w:hint="eastAsia"/>
        </w:rPr>
        <w:t>值对于某些状态和动作为负的情况。</w:t>
      </w:r>
      <w:r w:rsidR="007E03B2">
        <w:rPr>
          <w:rFonts w:hint="eastAsia"/>
        </w:rPr>
        <w:t>其次，</w:t>
      </w:r>
      <w:r w:rsidR="00C77F4C" w:rsidRPr="005C7748">
        <w:rPr>
          <w:rFonts w:hint="eastAsia"/>
        </w:rPr>
        <w:t>如何获得高质量的训练样本。根据上述目标，实现显着的策略改进需要获得某些具有高</w:t>
      </w:r>
      <w:r w:rsidR="00C77F4C" w:rsidRPr="005C7748">
        <w:rPr>
          <w:rFonts w:hint="eastAsia"/>
        </w:rPr>
        <w:t>Q</w:t>
      </w:r>
      <w:r w:rsidR="00C77F4C" w:rsidRPr="005C7748">
        <w:rPr>
          <w:rFonts w:hint="eastAsia"/>
        </w:rPr>
        <w:t>值的稀有状态动作样本。考虑到在线强化学习和环境有限的交互次数，这一点颇具挑战性。针对</w:t>
      </w:r>
      <w:r w:rsidR="00E03BA9">
        <w:rPr>
          <w:rFonts w:hint="eastAsia"/>
        </w:rPr>
        <w:t>第一个</w:t>
      </w:r>
      <w:r w:rsidR="00C77F4C" w:rsidRPr="005C7748">
        <w:rPr>
          <w:rFonts w:hint="eastAsia"/>
        </w:rPr>
        <w:t>问题，</w:t>
      </w:r>
      <w:r w:rsidR="00F87700">
        <w:rPr>
          <w:rFonts w:hint="eastAsia"/>
        </w:rPr>
        <w:t>预计</w:t>
      </w:r>
      <w:r w:rsidR="00C77F4C" w:rsidRPr="005C7748">
        <w:rPr>
          <w:rFonts w:hint="eastAsia"/>
        </w:rPr>
        <w:t>将原始的</w:t>
      </w:r>
      <w:r w:rsidR="00C77F4C" w:rsidRPr="005C7748">
        <w:rPr>
          <w:rFonts w:hint="eastAsia"/>
        </w:rPr>
        <w:t>Q</w:t>
      </w:r>
      <w:r w:rsidR="00C77F4C" w:rsidRPr="005C7748">
        <w:rPr>
          <w:rFonts w:hint="eastAsia"/>
        </w:rPr>
        <w:t>值权重改成</w:t>
      </w:r>
      <w:r w:rsidR="00BD5C0A">
        <w:rPr>
          <w:rFonts w:hint="eastAsia"/>
        </w:rPr>
        <w:t>优势函数</w:t>
      </w:r>
      <w:r w:rsidR="00C77F4C" w:rsidRPr="005C7748">
        <w:rPr>
          <w:rFonts w:hint="eastAsia"/>
        </w:rPr>
        <w:t>权重，并对负的</w:t>
      </w:r>
      <w:r w:rsidR="00BD5C0A">
        <w:rPr>
          <w:rFonts w:hint="eastAsia"/>
        </w:rPr>
        <w:t>优势</w:t>
      </w:r>
      <w:r w:rsidR="00C77F4C" w:rsidRPr="005C7748">
        <w:rPr>
          <w:rFonts w:hint="eastAsia"/>
        </w:rPr>
        <w:t>值权重进行截断处理，从而避免了权重为负的问题。针对</w:t>
      </w:r>
      <w:r w:rsidR="00E03BA9">
        <w:rPr>
          <w:rFonts w:hint="eastAsia"/>
        </w:rPr>
        <w:t>第二个</w:t>
      </w:r>
      <w:r w:rsidR="00C77F4C" w:rsidRPr="005C7748">
        <w:rPr>
          <w:rFonts w:hint="eastAsia"/>
        </w:rPr>
        <w:t>问题，</w:t>
      </w:r>
      <w:r w:rsidR="00F87700">
        <w:rPr>
          <w:rFonts w:hint="eastAsia"/>
        </w:rPr>
        <w:t>预计</w:t>
      </w:r>
      <w:r w:rsidR="00C77F4C" w:rsidRPr="005C7748">
        <w:rPr>
          <w:rFonts w:hint="eastAsia"/>
        </w:rPr>
        <w:t>使用当前的扩散策略针对同一个状态生成大量动作样本，并从中根据</w:t>
      </w:r>
      <w:r w:rsidR="00C77F4C" w:rsidRPr="005C7748">
        <w:rPr>
          <w:rFonts w:hint="eastAsia"/>
        </w:rPr>
        <w:t>Q</w:t>
      </w:r>
      <w:r w:rsidR="00C77F4C" w:rsidRPr="005C7748">
        <w:rPr>
          <w:rFonts w:hint="eastAsia"/>
        </w:rPr>
        <w:t>值选取一个最好的作为训练样本进行策略提高。</w:t>
      </w:r>
    </w:p>
    <w:p w14:paraId="1D232F81" w14:textId="28FAF6ED" w:rsidR="00C77F4C" w:rsidRPr="00F27652" w:rsidRDefault="00F87700" w:rsidP="006B7BCB">
      <w:pPr>
        <w:spacing w:line="360" w:lineRule="auto"/>
      </w:pPr>
      <w:r>
        <w:rPr>
          <w:rFonts w:hint="eastAsia"/>
        </w:rPr>
        <w:t>对于扩散策略在强化学习中推理的</w:t>
      </w:r>
      <w:r w:rsidR="001D1637">
        <w:rPr>
          <w:rFonts w:hint="eastAsia"/>
        </w:rPr>
        <w:t>大策略方差问题。</w:t>
      </w:r>
      <w:r w:rsidR="00C77F4C" w:rsidRPr="005C7748">
        <w:rPr>
          <w:rFonts w:hint="eastAsia"/>
        </w:rPr>
        <w:t>为了解决这个问题，</w:t>
      </w:r>
      <w:r w:rsidR="00802490">
        <w:rPr>
          <w:rFonts w:hint="eastAsia"/>
        </w:rPr>
        <w:t>拟</w:t>
      </w:r>
      <w:r w:rsidR="00C77F4C" w:rsidRPr="005C7748">
        <w:rPr>
          <w:rFonts w:hint="eastAsia"/>
        </w:rPr>
        <w:t>提出了一种</w:t>
      </w:r>
      <w:r w:rsidR="00E00770">
        <w:rPr>
          <w:rFonts w:hint="eastAsia"/>
        </w:rPr>
        <w:t>基于</w:t>
      </w:r>
      <w:r w:rsidR="00C77F4C" w:rsidRPr="005C7748">
        <w:rPr>
          <w:rFonts w:hint="eastAsia"/>
        </w:rPr>
        <w:t>动作选择</w:t>
      </w:r>
      <w:r w:rsidR="00E66807">
        <w:rPr>
          <w:rFonts w:hint="eastAsia"/>
        </w:rPr>
        <w:t>的方法</w:t>
      </w:r>
      <w:r w:rsidR="00C77F4C" w:rsidRPr="005C7748">
        <w:rPr>
          <w:rFonts w:hint="eastAsia"/>
        </w:rPr>
        <w:t>来降低行为策略的方差，</w:t>
      </w:r>
      <w:r w:rsidR="00890F11">
        <w:rPr>
          <w:rFonts w:hint="eastAsia"/>
        </w:rPr>
        <w:t>并将其用于强化学习的采样策略，</w:t>
      </w:r>
      <w:r w:rsidR="00C77F4C" w:rsidRPr="005C7748">
        <w:rPr>
          <w:rFonts w:hint="eastAsia"/>
        </w:rPr>
        <w:t>从而得到更高的</w:t>
      </w:r>
      <w:r w:rsidR="00E00770">
        <w:rPr>
          <w:rFonts w:hint="eastAsia"/>
        </w:rPr>
        <w:t>强化学习</w:t>
      </w:r>
      <w:r w:rsidR="00C77F4C" w:rsidRPr="005C7748">
        <w:rPr>
          <w:rFonts w:hint="eastAsia"/>
        </w:rPr>
        <w:t>样本效率</w:t>
      </w:r>
    </w:p>
    <w:p w14:paraId="31198A5A" w14:textId="0D58300D" w:rsidR="00C77F4C" w:rsidRPr="00C77F4C" w:rsidRDefault="009B205E" w:rsidP="006B7BCB">
      <w:pPr>
        <w:pStyle w:val="aff2"/>
        <w:spacing w:line="360" w:lineRule="auto"/>
        <w:rPr>
          <w:rFonts w:hint="eastAsia"/>
        </w:rPr>
      </w:pPr>
      <w:r>
        <w:rPr>
          <w:rFonts w:ascii="Times New Roman" w:hAnsi="Times New Roman" w:cstheme="minorEastAsia"/>
        </w:rPr>
        <w:tab/>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sty m:val="p"/>
              </m:rPr>
              <w:rPr>
                <w:rFonts w:ascii="Cambria Math" w:hAnsi="Cambria Math"/>
              </w:rPr>
              <m:t>θ</m:t>
            </m:r>
          </m:sub>
          <m:sup>
            <m:r>
              <w:rPr>
                <w:rFonts w:ascii="Cambria Math" w:hAnsi="Cambria Math"/>
              </w:rPr>
              <m:t>K</m:t>
            </m:r>
          </m:sup>
        </m:sSubSup>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e>
        </m:d>
        <m:r>
          <w:rPr>
            <w:rFonts w:ascii="Cambria Math" w:hAnsi="Cambria Math" w:hint="eastAsia"/>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hint="eastAsia"/>
                  </w:rPr>
                  <m:t>argmax</m:t>
                </m:r>
              </m:e>
              <m:lim>
                <m:r>
                  <w:rPr>
                    <w:rFonts w:ascii="Cambria Math" w:hAnsi="Cambria Math"/>
                  </w:rPr>
                  <m:t>a</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rPr>
                          <m:t>θ</m:t>
                        </m:r>
                      </m:sub>
                    </m:sSub>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e>
                    </m:d>
                    <m:ctrlPr>
                      <w:rPr>
                        <w:rFonts w:ascii="Cambria Math" w:hAnsi="Cambria Math"/>
                        <w:i/>
                      </w:rPr>
                    </m:ctrlPr>
                  </m:e>
                </m:d>
              </m:lim>
            </m:limLow>
          </m:fName>
          <m:e>
            <m:r>
              <w:rPr>
                <w:rFonts w:ascii="Cambria Math" w:hAnsi="Cambria Math"/>
              </w:rPr>
              <m:t>Q</m:t>
            </m:r>
            <m:d>
              <m:dPr>
                <m:ctrlPr>
                  <w:rPr>
                    <w:rFonts w:ascii="Cambria Math" w:hAnsi="Cambria Math"/>
                    <w:i/>
                  </w:rPr>
                </m:ctrlPr>
              </m:dPr>
              <m:e>
                <m:r>
                  <w:rPr>
                    <w:rFonts w:ascii="Cambria Math" w:hAnsi="Cambria Math"/>
                  </w:rPr>
                  <m:t>s,a</m:t>
                </m:r>
              </m:e>
            </m:d>
          </m:e>
        </m:func>
        <m:r>
          <w:rPr>
            <w:rFonts w:ascii="Cambria Math" w:hAnsi="Cambria Math"/>
          </w:rPr>
          <m:t>,</m:t>
        </m:r>
      </m:oMath>
      <w:r>
        <w:rPr>
          <w:rFonts w:ascii="Times New Roman" w:hAnsi="Times New Roman" w:cstheme="minorEastAsia"/>
        </w:rPr>
        <w:tab/>
      </w:r>
      <w:r w:rsidRPr="009B205E">
        <w:rPr>
          <w:rFonts w:ascii="Times New Roman" w:hAnsi="Times New Roman" w:cs="Times New Roman"/>
        </w:rPr>
        <w:t>（</w:t>
      </w:r>
      <w:r w:rsidR="00876757">
        <w:rPr>
          <w:rFonts w:ascii="Times New Roman" w:hAnsi="Times New Roman" w:cs="Times New Roman" w:hint="eastAsia"/>
        </w:rPr>
        <w:t>30</w:t>
      </w:r>
      <w:r w:rsidRPr="009B205E">
        <w:rPr>
          <w:rFonts w:ascii="Times New Roman" w:hAnsi="Times New Roman" w:cs="Times New Roman"/>
        </w:rPr>
        <w:t>）</w:t>
      </w:r>
    </w:p>
    <w:p w14:paraId="00323866" w14:textId="6BD357DE" w:rsidR="0059467A" w:rsidRDefault="009F2B34" w:rsidP="006B7BCB">
      <w:pPr>
        <w:spacing w:line="360" w:lineRule="auto"/>
        <w:ind w:firstLine="0"/>
      </w:pPr>
      <w:r>
        <w:rPr>
          <w:rFonts w:hint="eastAsia"/>
        </w:rPr>
        <w:t>其中</w:t>
      </w:r>
      <m:oMath>
        <m:r>
          <w:rPr>
            <w:rFonts w:ascii="Cambria Math" w:hAnsi="Cambria Math"/>
          </w:rPr>
          <m:t>K</m:t>
        </m:r>
      </m:oMath>
      <w:r w:rsidR="00BC4FB8">
        <w:rPr>
          <w:rFonts w:hint="eastAsia"/>
        </w:rPr>
        <w:t>为</w:t>
      </w:r>
      <w:r w:rsidR="00A45A25">
        <w:rPr>
          <w:rFonts w:hint="eastAsia"/>
        </w:rPr>
        <w:t>在同一状态</w:t>
      </w:r>
      <m:oMath>
        <m:r>
          <w:rPr>
            <w:rFonts w:ascii="Cambria Math" w:hAnsi="Cambria Math"/>
          </w:rPr>
          <m:t>s</m:t>
        </m:r>
      </m:oMath>
      <w:r w:rsidR="00A45A25">
        <w:rPr>
          <w:rFonts w:hint="eastAsia"/>
        </w:rPr>
        <w:t>下</w:t>
      </w:r>
      <w:r w:rsidR="00FF1E25">
        <w:rPr>
          <w:rFonts w:hint="eastAsia"/>
        </w:rPr>
        <w:t>动作的采样</w:t>
      </w:r>
      <w:r w:rsidR="00B524E6">
        <w:rPr>
          <w:rFonts w:hint="eastAsia"/>
        </w:rPr>
        <w:t>次</w:t>
      </w:r>
      <w:r w:rsidR="00FF1E25">
        <w:rPr>
          <w:rFonts w:hint="eastAsia"/>
        </w:rPr>
        <w:t>数</w:t>
      </w:r>
      <w:r w:rsidR="00A45A25">
        <w:rPr>
          <w:rFonts w:hint="eastAsia"/>
        </w:rPr>
        <w:t>。</w:t>
      </w:r>
      <w:r w:rsidR="00A234E9">
        <w:rPr>
          <w:rFonts w:hint="eastAsia"/>
        </w:rPr>
        <w:t>其直观的思想是通过采样多个动作，并根据</w:t>
      </w:r>
      <w:r w:rsidR="00A234E9">
        <w:t>Q</w:t>
      </w:r>
      <w:r w:rsidR="00A234E9">
        <w:rPr>
          <w:rFonts w:hint="eastAsia"/>
        </w:rPr>
        <w:t>值选择最优的一个，来提高采样的样本效率。</w:t>
      </w:r>
      <w:r w:rsidR="00864123">
        <w:rPr>
          <w:rFonts w:hint="eastAsia"/>
        </w:rPr>
        <w:t>通过</w:t>
      </w:r>
      <w:r w:rsidR="00C159A5">
        <w:rPr>
          <w:rFonts w:hint="eastAsia"/>
        </w:rPr>
        <w:t>上述训练和推理方法，使得</w:t>
      </w:r>
      <w:r w:rsidR="007152B0">
        <w:rPr>
          <w:rFonts w:hint="eastAsia"/>
        </w:rPr>
        <w:t>在</w:t>
      </w:r>
      <w:r w:rsidR="00C159A5">
        <w:rPr>
          <w:rFonts w:hint="eastAsia"/>
        </w:rPr>
        <w:t>车网协同</w:t>
      </w:r>
      <w:r w:rsidR="007152B0">
        <w:rPr>
          <w:rFonts w:hint="eastAsia"/>
        </w:rPr>
        <w:t>任务中使用扩散策略变得可行</w:t>
      </w:r>
      <w:r w:rsidR="00915AA4">
        <w:rPr>
          <w:rFonts w:hint="eastAsia"/>
        </w:rPr>
        <w:t>，也进而避免了</w:t>
      </w:r>
      <w:r w:rsidR="002C01E9">
        <w:rPr>
          <w:rFonts w:hint="eastAsia"/>
        </w:rPr>
        <w:t>传统强化学习容易陷入局部最优的问题。</w:t>
      </w:r>
    </w:p>
    <w:p w14:paraId="130C81D1" w14:textId="77777777" w:rsidR="00913680" w:rsidRPr="00105713" w:rsidRDefault="00913680" w:rsidP="006B7BCB">
      <w:pPr>
        <w:spacing w:line="360" w:lineRule="auto"/>
        <w:ind w:firstLine="0"/>
      </w:pPr>
    </w:p>
    <w:p w14:paraId="243422E6" w14:textId="058A8096" w:rsidR="00BB5457" w:rsidRPr="0044399A" w:rsidRDefault="00BB5457" w:rsidP="006B7BCB">
      <w:pPr>
        <w:snapToGrid w:val="0"/>
        <w:spacing w:afterLines="50" w:after="156" w:line="360" w:lineRule="auto"/>
        <w:ind w:firstLine="0"/>
        <w:jc w:val="left"/>
        <w:rPr>
          <w:rFonts w:asciiTheme="majorEastAsia" w:eastAsiaTheme="majorEastAsia" w:hAnsiTheme="majorEastAsia" w:cs="楷体_GB2312" w:hint="eastAsia"/>
          <w:b/>
          <w:sz w:val="28"/>
          <w:szCs w:val="28"/>
        </w:rPr>
      </w:pPr>
      <w:r w:rsidRPr="0044399A">
        <w:rPr>
          <w:rFonts w:asciiTheme="majorEastAsia" w:eastAsiaTheme="majorEastAsia" w:hAnsiTheme="majorEastAsia" w:cs="楷体_GB2312" w:hint="eastAsia"/>
          <w:b/>
          <w:sz w:val="28"/>
          <w:szCs w:val="28"/>
        </w:rPr>
        <w:t>3.1.3 融合图神经网络的电网拓扑表征学习与拓扑条件扩散模型</w:t>
      </w:r>
    </w:p>
    <w:p w14:paraId="4DC9D0CC" w14:textId="1EBDE0A2" w:rsidR="007D79F4" w:rsidRDefault="00523DB7" w:rsidP="006B7BCB">
      <w:pPr>
        <w:spacing w:line="360" w:lineRule="auto"/>
      </w:pPr>
      <w:r w:rsidRPr="00523DB7">
        <w:rPr>
          <w:rFonts w:hint="eastAsia"/>
        </w:rPr>
        <w:t>本部分研究方案聚焦</w:t>
      </w:r>
      <w:r w:rsidR="001C394D" w:rsidRPr="008144D8">
        <w:rPr>
          <w:rFonts w:hint="eastAsia"/>
        </w:rPr>
        <w:t>电力系统控制中可能出现的线路异常情况（例如某条线路突发损坏）</w:t>
      </w:r>
      <w:r w:rsidRPr="00523DB7">
        <w:rPr>
          <w:rFonts w:hint="eastAsia"/>
        </w:rPr>
        <w:t>对</w:t>
      </w:r>
      <w:r w:rsidR="001C394D" w:rsidRPr="008144D8">
        <w:rPr>
          <w:rFonts w:hint="eastAsia"/>
        </w:rPr>
        <w:t>电力系统整体的正常运行</w:t>
      </w:r>
      <w:r w:rsidRPr="00523DB7">
        <w:rPr>
          <w:rFonts w:hint="eastAsia"/>
        </w:rPr>
        <w:t>的影响</w:t>
      </w:r>
      <w:r w:rsidR="00755E9B">
        <w:rPr>
          <w:rFonts w:hint="eastAsia"/>
        </w:rPr>
        <w:t>，</w:t>
      </w:r>
      <w:r w:rsidRPr="00523DB7">
        <w:rPr>
          <w:rFonts w:hint="eastAsia"/>
        </w:rPr>
        <w:t>研究思路和技术路线可总结为</w:t>
      </w:r>
      <w:r w:rsidR="00755E9B">
        <w:rPr>
          <w:rFonts w:hint="eastAsia"/>
        </w:rPr>
        <w:t>：</w:t>
      </w:r>
      <w:r w:rsidR="00007954">
        <w:rPr>
          <w:rFonts w:hint="eastAsia"/>
        </w:rPr>
        <w:t>将电网拓扑</w:t>
      </w:r>
      <w:r w:rsidR="00D47926">
        <w:rPr>
          <w:rFonts w:hint="eastAsia"/>
        </w:rPr>
        <w:t>结构和</w:t>
      </w:r>
      <w:r w:rsidR="001C4023">
        <w:rPr>
          <w:rFonts w:hint="eastAsia"/>
        </w:rPr>
        <w:t>输电线路的特征</w:t>
      </w:r>
      <w:r w:rsidR="00C45604">
        <w:rPr>
          <w:rFonts w:hint="eastAsia"/>
        </w:rPr>
        <w:t>（如阻抗、容量</w:t>
      </w:r>
      <w:r w:rsidR="00927DCE">
        <w:rPr>
          <w:rFonts w:hint="eastAsia"/>
        </w:rPr>
        <w:t>等</w:t>
      </w:r>
      <w:r w:rsidR="00C45604">
        <w:rPr>
          <w:rFonts w:hint="eastAsia"/>
        </w:rPr>
        <w:t>）</w:t>
      </w:r>
      <w:r w:rsidR="00401874">
        <w:rPr>
          <w:rFonts w:hint="eastAsia"/>
        </w:rPr>
        <w:t>作为模型输入特征</w:t>
      </w:r>
      <w:r w:rsidRPr="00523DB7">
        <w:rPr>
          <w:rFonts w:hint="eastAsia"/>
        </w:rPr>
        <w:t>，建立</w:t>
      </w:r>
      <w:r w:rsidR="00927DCE">
        <w:rPr>
          <w:rFonts w:hint="eastAsia"/>
        </w:rPr>
        <w:t>电网</w:t>
      </w:r>
      <w:r w:rsidR="00B70D68">
        <w:rPr>
          <w:rFonts w:hint="eastAsia"/>
        </w:rPr>
        <w:t>拓扑</w:t>
      </w:r>
      <w:r w:rsidRPr="00523DB7">
        <w:rPr>
          <w:rFonts w:hint="eastAsia"/>
        </w:rPr>
        <w:t>感知的</w:t>
      </w:r>
      <w:r w:rsidR="005A08B3">
        <w:rPr>
          <w:rFonts w:hint="eastAsia"/>
        </w:rPr>
        <w:t>图神经网络</w:t>
      </w:r>
      <w:r w:rsidR="00C11AAF">
        <w:rPr>
          <w:rFonts w:hint="eastAsia"/>
        </w:rPr>
        <w:t>模型</w:t>
      </w:r>
      <w:r w:rsidRPr="00523DB7">
        <w:rPr>
          <w:rFonts w:hint="eastAsia"/>
        </w:rPr>
        <w:t>，利用</w:t>
      </w:r>
      <w:r w:rsidR="0054191B" w:rsidRPr="00523DB7">
        <w:rPr>
          <w:rFonts w:hint="eastAsia"/>
        </w:rPr>
        <w:t>研究方案</w:t>
      </w:r>
      <w:r w:rsidR="0054191B" w:rsidRPr="00523DB7">
        <w:rPr>
          <w:rFonts w:hint="eastAsia"/>
        </w:rPr>
        <w:t xml:space="preserve"> 3.1.1</w:t>
      </w:r>
      <w:r w:rsidR="0054191B">
        <w:rPr>
          <w:rFonts w:hint="eastAsia"/>
        </w:rPr>
        <w:t>降维解耦合思路</w:t>
      </w:r>
      <w:r w:rsidR="0054191B" w:rsidRPr="00523DB7">
        <w:rPr>
          <w:rFonts w:hint="eastAsia"/>
        </w:rPr>
        <w:t>，</w:t>
      </w:r>
      <w:r w:rsidR="002D67F7">
        <w:rPr>
          <w:rFonts w:hint="eastAsia"/>
        </w:rPr>
        <w:t>输出</w:t>
      </w:r>
      <w:r w:rsidR="0077619C">
        <w:rPr>
          <w:rFonts w:hint="eastAsia"/>
        </w:rPr>
        <w:t>满足电网物理约束</w:t>
      </w:r>
      <w:r w:rsidR="002B2C6E">
        <w:rPr>
          <w:rFonts w:hint="eastAsia"/>
        </w:rPr>
        <w:t>的电力调控方案</w:t>
      </w:r>
      <w:r w:rsidRPr="00523DB7">
        <w:rPr>
          <w:rFonts w:hint="eastAsia"/>
        </w:rPr>
        <w:t>，</w:t>
      </w:r>
      <w:r w:rsidR="00935A7E" w:rsidRPr="008144D8">
        <w:rPr>
          <w:rFonts w:hint="eastAsia"/>
        </w:rPr>
        <w:t>采用</w:t>
      </w:r>
      <w:r w:rsidR="00935A7E">
        <w:rPr>
          <w:rFonts w:hint="eastAsia"/>
        </w:rPr>
        <w:t>图神经网络</w:t>
      </w:r>
      <w:r w:rsidR="00935A7E" w:rsidRPr="008144D8">
        <w:rPr>
          <w:rFonts w:hint="eastAsia"/>
        </w:rPr>
        <w:t>对抗</w:t>
      </w:r>
      <w:r w:rsidR="00DC499E">
        <w:rPr>
          <w:rFonts w:hint="eastAsia"/>
        </w:rPr>
        <w:t>训练</w:t>
      </w:r>
      <w:r w:rsidR="00935A7E">
        <w:rPr>
          <w:rFonts w:hint="eastAsia"/>
        </w:rPr>
        <w:t>技术</w:t>
      </w:r>
      <w:r w:rsidR="00CB045F">
        <w:rPr>
          <w:rFonts w:hint="eastAsia"/>
        </w:rPr>
        <w:t>进一步</w:t>
      </w:r>
      <w:r w:rsidR="00BA4CE2">
        <w:rPr>
          <w:rFonts w:hint="eastAsia"/>
        </w:rPr>
        <w:t>提升模型的鲁棒</w:t>
      </w:r>
      <w:r w:rsidR="00D202DB">
        <w:rPr>
          <w:rFonts w:hint="eastAsia"/>
        </w:rPr>
        <w:t>性，</w:t>
      </w:r>
      <w:r w:rsidRPr="00523DB7">
        <w:rPr>
          <w:rFonts w:hint="eastAsia"/>
        </w:rPr>
        <w:t>实现</w:t>
      </w:r>
      <w:r w:rsidR="00234FCD" w:rsidRPr="008144D8">
        <w:rPr>
          <w:rFonts w:hint="eastAsia"/>
        </w:rPr>
        <w:t>图神经网络</w:t>
      </w:r>
      <w:r w:rsidR="00234FCD">
        <w:rPr>
          <w:rFonts w:hint="eastAsia"/>
        </w:rPr>
        <w:t>对</w:t>
      </w:r>
      <w:r w:rsidR="004968D7" w:rsidRPr="008144D8">
        <w:rPr>
          <w:rFonts w:hint="eastAsia"/>
        </w:rPr>
        <w:t>电网拓扑结构的稳健性</w:t>
      </w:r>
      <w:r w:rsidR="006D40A2">
        <w:rPr>
          <w:rFonts w:hint="eastAsia"/>
        </w:rPr>
        <w:t>，</w:t>
      </w:r>
      <w:r w:rsidR="009E1B1E" w:rsidRPr="008144D8">
        <w:rPr>
          <w:rFonts w:hint="eastAsia"/>
        </w:rPr>
        <w:t>在面对</w:t>
      </w:r>
      <w:r w:rsidR="009E1B1E">
        <w:rPr>
          <w:rFonts w:hint="eastAsia"/>
        </w:rPr>
        <w:t>极端拓扑变化的</w:t>
      </w:r>
      <w:r w:rsidR="009E1B1E" w:rsidRPr="008144D8">
        <w:rPr>
          <w:rFonts w:hint="eastAsia"/>
        </w:rPr>
        <w:t>情况下，</w:t>
      </w:r>
      <w:r w:rsidR="008D3968">
        <w:rPr>
          <w:rFonts w:hint="eastAsia"/>
        </w:rPr>
        <w:t>输出</w:t>
      </w:r>
      <w:r w:rsidR="0007462E">
        <w:rPr>
          <w:rFonts w:hint="eastAsia"/>
        </w:rPr>
        <w:t>较优的</w:t>
      </w:r>
      <w:r w:rsidR="00C06076">
        <w:rPr>
          <w:rFonts w:hint="eastAsia"/>
        </w:rPr>
        <w:t>电力</w:t>
      </w:r>
      <w:r w:rsidR="002515E5">
        <w:rPr>
          <w:rFonts w:hint="eastAsia"/>
        </w:rPr>
        <w:t>调控</w:t>
      </w:r>
      <w:r w:rsidR="007B71E3">
        <w:rPr>
          <w:rFonts w:hint="eastAsia"/>
        </w:rPr>
        <w:t>方案。</w:t>
      </w:r>
      <w:r w:rsidR="00033631" w:rsidRPr="00033631">
        <w:rPr>
          <w:rFonts w:hint="eastAsia"/>
        </w:rPr>
        <w:t>具体来说，可以通过以下步骤实现：</w:t>
      </w:r>
    </w:p>
    <w:p w14:paraId="7CBB08C7" w14:textId="77777777" w:rsidR="00D07021" w:rsidRDefault="00B760C7" w:rsidP="006B7BCB">
      <w:pPr>
        <w:keepNext/>
        <w:spacing w:line="360" w:lineRule="auto"/>
      </w:pPr>
      <w:r w:rsidRPr="00B760C7">
        <w:rPr>
          <w:b/>
          <w:bCs/>
          <w:noProof/>
        </w:rPr>
        <w:lastRenderedPageBreak/>
        <w:drawing>
          <wp:inline distT="0" distB="0" distL="0" distR="0" wp14:anchorId="2A8D8214" wp14:editId="7FF01749">
            <wp:extent cx="5013960" cy="2339340"/>
            <wp:effectExtent l="0" t="0" r="0" b="3810"/>
            <wp:docPr id="174237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3960" cy="2339340"/>
                    </a:xfrm>
                    <a:prstGeom prst="rect">
                      <a:avLst/>
                    </a:prstGeom>
                    <a:noFill/>
                    <a:ln>
                      <a:noFill/>
                    </a:ln>
                  </pic:spPr>
                </pic:pic>
              </a:graphicData>
            </a:graphic>
          </wp:inline>
        </w:drawing>
      </w:r>
    </w:p>
    <w:p w14:paraId="11C4034C" w14:textId="775958B2" w:rsidR="00B760C7" w:rsidRPr="00B760C7" w:rsidRDefault="00D07021" w:rsidP="006B7BCB">
      <w:pPr>
        <w:pStyle w:val="af9"/>
        <w:spacing w:line="360" w:lineRule="auto"/>
        <w:rPr>
          <w:rFonts w:hint="eastAsia"/>
          <w:b/>
          <w:bCs/>
        </w:rPr>
      </w:pPr>
      <w:r w:rsidRPr="00D07021">
        <w:rPr>
          <w:rFonts w:hint="eastAsia"/>
          <w:b/>
          <w:bCs/>
        </w:rPr>
        <w:t>图</w:t>
      </w:r>
      <w:r w:rsidRPr="00D07021">
        <w:rPr>
          <w:b/>
          <w:bCs/>
        </w:rPr>
        <w:t xml:space="preserve"> </w:t>
      </w:r>
      <w:r w:rsidR="004A277B">
        <w:rPr>
          <w:rFonts w:hint="eastAsia"/>
          <w:b/>
          <w:bCs/>
        </w:rPr>
        <w:t>6</w:t>
      </w:r>
      <w:r w:rsidRPr="00D07021">
        <w:rPr>
          <w:rFonts w:hint="eastAsia"/>
          <w:b/>
          <w:bCs/>
        </w:rPr>
        <w:t xml:space="preserve"> </w:t>
      </w:r>
      <w:bookmarkStart w:id="21" w:name="OLE_LINK2"/>
      <w:r w:rsidRPr="00D07021">
        <w:rPr>
          <w:rFonts w:hint="eastAsia"/>
          <w:b/>
          <w:bCs/>
        </w:rPr>
        <w:t>融合图神经网络的电网拓扑表征学习与拓扑条件扩散模型</w:t>
      </w:r>
    </w:p>
    <w:bookmarkEnd w:id="21"/>
    <w:p w14:paraId="4CED14DD" w14:textId="77777777" w:rsidR="00354EEB" w:rsidRPr="004A277B" w:rsidRDefault="00354EEB" w:rsidP="006B7BCB">
      <w:pPr>
        <w:spacing w:line="360" w:lineRule="auto"/>
        <w:rPr>
          <w:b/>
          <w:bCs/>
        </w:rPr>
      </w:pPr>
    </w:p>
    <w:p w14:paraId="01B9B05B" w14:textId="27CB2999" w:rsidR="008D1605" w:rsidRDefault="00B760C7" w:rsidP="00B204D0">
      <w:pPr>
        <w:pStyle w:val="ad"/>
        <w:numPr>
          <w:ilvl w:val="0"/>
          <w:numId w:val="10"/>
        </w:numPr>
        <w:spacing w:line="360" w:lineRule="auto"/>
      </w:pPr>
      <w:r w:rsidRPr="00563A82">
        <w:rPr>
          <w:rFonts w:hint="eastAsia"/>
          <w:b/>
          <w:bCs/>
        </w:rPr>
        <w:t>基于图神经网络的电网图拓扑特征提取</w:t>
      </w:r>
      <w:r w:rsidRPr="00B760C7">
        <w:t>:</w:t>
      </w:r>
    </w:p>
    <w:p w14:paraId="2F1284C9" w14:textId="34FBB823" w:rsidR="00FD0E33" w:rsidRDefault="00B760C7" w:rsidP="006B7BCB">
      <w:pPr>
        <w:spacing w:line="360" w:lineRule="auto"/>
        <w:ind w:firstLine="360"/>
      </w:pPr>
      <w:r w:rsidRPr="00B760C7">
        <w:rPr>
          <w:rFonts w:hint="eastAsia"/>
        </w:rPr>
        <w:t>设</w:t>
      </w:r>
      <m:oMath>
        <m:r>
          <m:rPr>
            <m:scr m:val="script"/>
          </m:rPr>
          <w:rPr>
            <w:rFonts w:ascii="Cambria Math" w:hAnsi="Cambria Math"/>
          </w:rPr>
          <m:t>G=(B,E,</m:t>
        </m:r>
        <m:r>
          <w:rPr>
            <w:rFonts w:ascii="Cambria Math" w:hAnsi="Cambria Math"/>
          </w:rPr>
          <m:t>A)</m:t>
        </m:r>
      </m:oMath>
      <w:r w:rsidRPr="00B760C7">
        <w:rPr>
          <w:rFonts w:hint="eastAsia"/>
        </w:rPr>
        <w:t>为一个电网拓扑图，其中</w:t>
      </w:r>
      <m:oMath>
        <m:r>
          <m:rPr>
            <m:scr m:val="script"/>
          </m:rPr>
          <w:rPr>
            <w:rFonts w:ascii="Cambria Math" w:hAnsi="Cambria Math"/>
          </w:rPr>
          <m:t>B</m:t>
        </m:r>
        <m:r>
          <w:rPr>
            <w:rFonts w:ascii="Cambria Math" w:hAnsi="Cambria Math"/>
          </w:rPr>
          <m:t>={1,…, N}</m:t>
        </m:r>
      </m:oMath>
      <w:r w:rsidRPr="00B760C7">
        <w:rPr>
          <w:rFonts w:hint="eastAsia"/>
        </w:rPr>
        <w:t>是包含</w:t>
      </w:r>
      <m:oMath>
        <m:r>
          <w:rPr>
            <w:rFonts w:ascii="Cambria Math" w:hAnsi="Cambria Math"/>
          </w:rPr>
          <m:t>N</m:t>
        </m:r>
      </m:oMath>
      <w:r w:rsidRPr="00B760C7">
        <w:rPr>
          <w:rFonts w:hint="eastAsia"/>
        </w:rPr>
        <w:t>个节点的集合，</w:t>
      </w:r>
      <m:oMath>
        <m:r>
          <m:rPr>
            <m:scr m:val="script"/>
          </m:rPr>
          <w:rPr>
            <w:rFonts w:ascii="Cambria Math" w:hAnsi="Cambria Math"/>
          </w:rPr>
          <m:t>E⊆B×B</m:t>
        </m:r>
      </m:oMath>
      <w:r w:rsidRPr="00B760C7">
        <w:rPr>
          <w:rFonts w:hint="eastAsia"/>
        </w:rPr>
        <w:t>是输电线路集合，</w:t>
      </w:r>
      <m:oMath>
        <m:r>
          <w:rPr>
            <w:rFonts w:ascii="Cambria Math" w:hAnsi="Cambria Math"/>
          </w:rPr>
          <m:t>A∈</m:t>
        </m:r>
        <m:sSup>
          <m:sSupPr>
            <m:ctrlPr>
              <w:rPr>
                <w:rFonts w:ascii="Cambria Math" w:hAnsi="Cambria Math"/>
                <w:i/>
              </w:rPr>
            </m:ctrlPr>
          </m:sSupPr>
          <m:e>
            <m:r>
              <m:rPr>
                <m:scr m:val="script"/>
              </m:rPr>
              <w:rPr>
                <w:rFonts w:ascii="Cambria Math" w:hAnsi="Cambria Math"/>
              </w:rPr>
              <m:t>R</m:t>
            </m:r>
          </m:e>
          <m:sup>
            <m:r>
              <w:rPr>
                <w:rFonts w:ascii="Cambria Math" w:hAnsi="Cambria Math"/>
              </w:rPr>
              <m:t>N×N</m:t>
            </m:r>
          </m:sup>
        </m:sSup>
      </m:oMath>
      <w:r w:rsidRPr="00B760C7">
        <w:rPr>
          <w:rFonts w:hint="eastAsia"/>
        </w:rPr>
        <w:t>表示邻接矩阵，如果</w:t>
      </w:r>
      <m:oMath>
        <m:d>
          <m:dPr>
            <m:ctrlPr>
              <w:rPr>
                <w:rFonts w:ascii="Cambria Math" w:hAnsi="Cambria Math"/>
                <w:i/>
              </w:rPr>
            </m:ctrlPr>
          </m:dPr>
          <m:e>
            <m:r>
              <w:rPr>
                <w:rFonts w:ascii="Cambria Math" w:hAnsi="Cambria Math"/>
              </w:rPr>
              <m:t>i,j</m:t>
            </m:r>
          </m:e>
        </m:d>
        <m:r>
          <m:rPr>
            <m:scr m:val="script"/>
          </m:rPr>
          <w:rPr>
            <w:rFonts w:ascii="Cambria Math" w:hAnsi="Cambria Math"/>
          </w:rPr>
          <m:t>∈E</m:t>
        </m:r>
      </m:oMath>
      <w:r w:rsidRPr="00B760C7">
        <w:t xml:space="preserve">, </w:t>
      </w:r>
      <w:r w:rsidRPr="00B760C7">
        <w:rPr>
          <w:rFonts w:hint="eastAsia"/>
        </w:rPr>
        <w:t>则有</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rsidRPr="00B760C7">
        <w:t xml:space="preserve">, </w:t>
      </w:r>
      <w:r w:rsidRPr="00B760C7">
        <w:rPr>
          <w:rFonts w:hint="eastAsia"/>
        </w:rPr>
        <w:t>反之则</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Pr="00B760C7">
        <w:rPr>
          <w:rFonts w:hint="eastAsia"/>
        </w:rPr>
        <w:t>。电网节点特征是一个维度为</w:t>
      </w:r>
      <m:oMath>
        <m:r>
          <w:rPr>
            <w:rFonts w:ascii="Cambria Math" w:hAnsi="Cambria Math"/>
          </w:rPr>
          <m:t>F</m:t>
        </m:r>
      </m:oMath>
      <w:r w:rsidRPr="00B760C7">
        <w:rPr>
          <w:rFonts w:hint="eastAsia"/>
        </w:rPr>
        <w:t>的向量。通常，将图中</w:t>
      </w:r>
      <m:oMath>
        <m:r>
          <w:rPr>
            <w:rFonts w:ascii="Cambria Math" w:hAnsi="Cambria Math"/>
          </w:rPr>
          <m:t>N</m:t>
        </m:r>
      </m:oMath>
      <w:r w:rsidRPr="00B760C7">
        <w:rPr>
          <w:rFonts w:hint="eastAsia"/>
        </w:rPr>
        <w:t>个节点的特征表示为矩阵</w:t>
      </w:r>
      <m:oMath>
        <m:r>
          <w:rPr>
            <w:rFonts w:ascii="Cambria Math" w:hAnsi="Cambria Math"/>
          </w:rPr>
          <m:t>Z∈</m:t>
        </m:r>
        <m:sSup>
          <m:sSupPr>
            <m:ctrlPr>
              <w:rPr>
                <w:rFonts w:ascii="Cambria Math" w:hAnsi="Cambria Math"/>
                <w:i/>
              </w:rPr>
            </m:ctrlPr>
          </m:sSupPr>
          <m:e>
            <m:r>
              <m:rPr>
                <m:scr m:val="script"/>
              </m:rPr>
              <w:rPr>
                <w:rFonts w:ascii="Cambria Math" w:hAnsi="Cambria Math"/>
              </w:rPr>
              <m:t>R</m:t>
            </m:r>
          </m:e>
          <m:sup>
            <m:r>
              <w:rPr>
                <w:rFonts w:ascii="Cambria Math" w:hAnsi="Cambria Math"/>
              </w:rPr>
              <m:t>N× F</m:t>
            </m:r>
          </m:sup>
        </m:sSup>
      </m:oMath>
      <w:r w:rsidRPr="00B760C7">
        <w:rPr>
          <w:rFonts w:hint="eastAsia"/>
        </w:rPr>
        <w:t>。矩阵</w:t>
      </w:r>
      <m:oMath>
        <m:r>
          <w:rPr>
            <w:rFonts w:ascii="Cambria Math" w:hAnsi="Cambria Math"/>
          </w:rPr>
          <m:t>Z</m:t>
        </m:r>
      </m:oMath>
      <w:r w:rsidRPr="00B760C7">
        <w:rPr>
          <w:rFonts w:hint="eastAsia"/>
        </w:rPr>
        <w:t>的第</w:t>
      </w:r>
      <m:oMath>
        <m:r>
          <w:rPr>
            <w:rFonts w:ascii="Cambria Math" w:hAnsi="Cambria Math"/>
          </w:rPr>
          <m:t>i</m:t>
        </m:r>
      </m:oMath>
      <w:r w:rsidRPr="00B760C7">
        <w:rPr>
          <w:rFonts w:hint="eastAsia"/>
        </w:rPr>
        <w:t>行，</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B760C7">
        <w:rPr>
          <w:rFonts w:hint="eastAsia"/>
        </w:rPr>
        <w:t>∈</w:t>
      </w:r>
      <m:oMath>
        <m:sSup>
          <m:sSupPr>
            <m:ctrlPr>
              <w:rPr>
                <w:rFonts w:ascii="Cambria Math" w:hAnsi="Cambria Math"/>
                <w:i/>
              </w:rPr>
            </m:ctrlPr>
          </m:sSupPr>
          <m:e>
            <m:r>
              <m:rPr>
                <m:scr m:val="script"/>
              </m:rPr>
              <w:rPr>
                <w:rFonts w:ascii="Cambria Math" w:hAnsi="Cambria Math"/>
              </w:rPr>
              <m:t>R</m:t>
            </m:r>
          </m:e>
          <m:sup>
            <m:r>
              <w:rPr>
                <w:rFonts w:ascii="Cambria Math" w:hAnsi="Cambria Math"/>
              </w:rPr>
              <m:t>F</m:t>
            </m:r>
          </m:sup>
        </m:sSup>
      </m:oMath>
      <w:r w:rsidRPr="00B760C7">
        <w:rPr>
          <w:rFonts w:hint="eastAsia"/>
        </w:rPr>
        <w:t>，表示节点</w:t>
      </w:r>
      <m:oMath>
        <m:r>
          <w:rPr>
            <w:rFonts w:ascii="Cambria Math" w:hAnsi="Cambria Math"/>
          </w:rPr>
          <m:t>i</m:t>
        </m:r>
      </m:oMath>
      <w:r w:rsidRPr="00B760C7">
        <w:rPr>
          <w:rFonts w:hint="eastAsia"/>
        </w:rPr>
        <w:t>的特征。我们使用二元数据表示复数的实部和虚部。图网络以节点</w:t>
      </w:r>
      <m:oMath>
        <m:r>
          <w:rPr>
            <w:rFonts w:ascii="Cambria Math" w:hAnsi="Cambria Math"/>
          </w:rPr>
          <m:t>i</m:t>
        </m:r>
        <m:r>
          <w:rPr>
            <w:rFonts w:ascii="Cambria Math" w:hAnsi="Cambria Math" w:hint="eastAsia"/>
          </w:rPr>
          <m:t>∈</m:t>
        </m:r>
        <m:r>
          <m:rPr>
            <m:scr m:val="script"/>
          </m:rPr>
          <w:rPr>
            <w:rFonts w:ascii="Cambria Math" w:hAnsi="Cambria Math"/>
          </w:rPr>
          <m:t>B</m:t>
        </m:r>
      </m:oMath>
      <w:r w:rsidRPr="00B760C7">
        <w:rPr>
          <w:rFonts w:hint="eastAsia"/>
        </w:rPr>
        <w:t>为基础，每一层仅聚合来自邻居节点的特征。在这种意义上，图网络可感知输入数据的拓扑信息和局部特性</w:t>
      </w:r>
      <w:r w:rsidR="008D1605">
        <w:rPr>
          <w:rFonts w:hint="eastAsia"/>
        </w:rPr>
        <w:t>。</w:t>
      </w:r>
      <w:r w:rsidR="00FD0E33">
        <w:rPr>
          <w:rFonts w:hint="eastAsia"/>
        </w:rPr>
        <w:t>图网络以节点</w:t>
      </w:r>
      <m:oMath>
        <m:r>
          <w:rPr>
            <w:rFonts w:ascii="Cambria Math" w:hAnsi="Cambria Math" w:cs="Cambria Math"/>
          </w:rPr>
          <m:t>i</m:t>
        </m:r>
        <m:r>
          <w:rPr>
            <w:rFonts w:ascii="Cambria Math" w:hAnsi="Cambria Math" w:hint="eastAsia"/>
          </w:rPr>
          <m:t>∈</m:t>
        </m:r>
        <m:r>
          <m:rPr>
            <m:scr m:val="script"/>
          </m:rPr>
          <w:rPr>
            <w:rFonts w:ascii="Cambria Math" w:hAnsi="Cambria Math"/>
          </w:rPr>
          <m:t>B</m:t>
        </m:r>
      </m:oMath>
      <w:r w:rsidR="00FD0E33">
        <w:rPr>
          <w:rFonts w:hint="eastAsia"/>
        </w:rPr>
        <w:t>为基础，每一层仅聚合来自邻居节点的特征。</w:t>
      </w:r>
      <w:r w:rsidR="00FD0E33" w:rsidRPr="00A05BBB">
        <w:rPr>
          <w:rFonts w:hint="eastAsia"/>
        </w:rPr>
        <w:t>在这种意义上，</w:t>
      </w:r>
      <w:r w:rsidR="00FD0E33">
        <w:rPr>
          <w:rFonts w:hint="eastAsia"/>
        </w:rPr>
        <w:t>图网络可感知输入数据的</w:t>
      </w:r>
      <w:r w:rsidR="00FD0E33" w:rsidRPr="00A05BBB">
        <w:rPr>
          <w:rFonts w:hint="eastAsia"/>
        </w:rPr>
        <w:t>拓扑</w:t>
      </w:r>
      <w:r w:rsidR="00FD0E33">
        <w:rPr>
          <w:rFonts w:hint="eastAsia"/>
        </w:rPr>
        <w:t>信息</w:t>
      </w:r>
      <w:r w:rsidR="00FD0E33" w:rsidRPr="00A05BBB">
        <w:rPr>
          <w:rFonts w:hint="eastAsia"/>
        </w:rPr>
        <w:t>和局部</w:t>
      </w:r>
      <w:r w:rsidR="00FD0E33">
        <w:rPr>
          <w:rFonts w:hint="eastAsia"/>
        </w:rPr>
        <w:t>特性。考虑输入特征矩阵</w:t>
      </w:r>
      <m:oMath>
        <m:r>
          <w:rPr>
            <w:rFonts w:ascii="Cambria Math" w:hAnsi="Cambria Math"/>
          </w:rPr>
          <m:t>Z</m:t>
        </m:r>
      </m:oMath>
      <w:r w:rsidR="00D75E62">
        <w:rPr>
          <w:rFonts w:hint="eastAsia"/>
        </w:rPr>
        <w:t>，</w:t>
      </w:r>
      <w:r w:rsidR="00D75E62" w:rsidRPr="00D75E62">
        <w:t>每一层的计算公式（从</w:t>
      </w:r>
      <m:oMath>
        <m:r>
          <w:rPr>
            <w:rFonts w:ascii="Cambria Math" w:hAnsi="Cambria Math"/>
          </w:rPr>
          <m:t>t</m:t>
        </m:r>
      </m:oMath>
      <w:r w:rsidR="00D75E62" w:rsidRPr="00D75E62">
        <w:t>到</w:t>
      </w:r>
      <m:oMath>
        <m:r>
          <w:rPr>
            <w:rFonts w:ascii="Cambria Math" w:hAnsi="Cambria Math"/>
          </w:rPr>
          <m:t>t+1</m:t>
        </m:r>
      </m:oMath>
      <w:r w:rsidR="00D75E62" w:rsidRPr="00D75E62">
        <w:t>）如下所示：</w:t>
      </w:r>
    </w:p>
    <w:p w14:paraId="12A0DF73" w14:textId="2DF58C55" w:rsidR="00BA190A" w:rsidRPr="00BA190A" w:rsidRDefault="009B205E" w:rsidP="006B7BCB">
      <w:pPr>
        <w:pStyle w:val="aff2"/>
        <w:spacing w:line="360" w:lineRule="auto"/>
        <w:rPr>
          <w:rFonts w:hint="eastAsia"/>
        </w:rPr>
      </w:pPr>
      <w:r>
        <w:rPr>
          <w:rFonts w:ascii="Times New Roman" w:hAnsi="Times New Roman" w:cstheme="minorEastAsia"/>
        </w:rPr>
        <w:tab/>
      </w:r>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t+1</m:t>
            </m:r>
          </m:sup>
        </m:sSup>
        <m:r>
          <w:rPr>
            <w:rFonts w:ascii="Cambria Math" w:hAnsi="Cambria Math"/>
          </w:rPr>
          <m:t>=σ(A</m:t>
        </m:r>
        <m:sSup>
          <m:sSupPr>
            <m:ctrlPr>
              <w:rPr>
                <w:rFonts w:ascii="Cambria Math" w:hAnsi="Cambria Math"/>
                <w:i/>
              </w:rPr>
            </m:ctrlPr>
          </m:sSupPr>
          <m:e>
            <m:r>
              <w:rPr>
                <w:rFonts w:ascii="Cambria Math" w:hAnsi="Cambria Math"/>
              </w:rPr>
              <m:t>Z</m:t>
            </m:r>
          </m:e>
          <m:sup>
            <m:r>
              <w:rPr>
                <w:rFonts w:ascii="Cambria Math" w:hAnsi="Cambria Math"/>
              </w:rPr>
              <m:t>t</m:t>
            </m:r>
          </m:sup>
        </m:sSup>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          ∀ t=0,⋯T-1</m:t>
        </m:r>
      </m:oMath>
      <w:r>
        <w:rPr>
          <w:rFonts w:ascii="Times New Roman" w:hAnsi="Times New Roman" w:cstheme="minorEastAsia"/>
        </w:rPr>
        <w:tab/>
      </w:r>
      <w:r>
        <w:rPr>
          <w:rFonts w:ascii="Times New Roman" w:hAnsi="Times New Roman" w:cstheme="minorEastAsia" w:hint="eastAsia"/>
        </w:rPr>
        <w:t>（</w:t>
      </w:r>
      <w:r w:rsidR="00876757">
        <w:rPr>
          <w:rFonts w:ascii="Times New Roman" w:hAnsi="Times New Roman" w:cstheme="minorEastAsia" w:hint="eastAsia"/>
        </w:rPr>
        <w:t>31</w:t>
      </w:r>
      <w:r>
        <w:rPr>
          <w:rFonts w:ascii="Times New Roman" w:hAnsi="Times New Roman" w:cstheme="minorEastAsia" w:hint="eastAsia"/>
        </w:rPr>
        <w:t>）</w:t>
      </w:r>
    </w:p>
    <w:p w14:paraId="36D978B2" w14:textId="4C9CB8FF" w:rsidR="00C04F61" w:rsidRDefault="00FA39BF" w:rsidP="00881AB4">
      <w:pPr>
        <w:spacing w:line="360" w:lineRule="auto"/>
        <w:ind w:firstLine="0"/>
      </w:pPr>
      <w:r>
        <w:rPr>
          <w:rFonts w:hint="eastAsia"/>
        </w:rPr>
        <w:t>其中，</w:t>
      </w:r>
      <m:oMath>
        <m:r>
          <w:rPr>
            <w:rFonts w:ascii="Cambria Math" w:hAnsi="Cambria Math"/>
          </w:rPr>
          <m:t>σ</m:t>
        </m:r>
      </m:oMath>
      <w:r w:rsidR="00DA2A4A">
        <w:rPr>
          <w:rFonts w:hint="eastAsia"/>
        </w:rPr>
        <w:t>表示激活函数</w:t>
      </w:r>
      <w:r w:rsidR="00E45F95">
        <w:rPr>
          <w:rFonts w:hint="eastAsia"/>
        </w:rPr>
        <w:t>，</w:t>
      </w:r>
      <m:oMath>
        <m:sSup>
          <m:sSupPr>
            <m:ctrlPr>
              <w:rPr>
                <w:rFonts w:ascii="Cambria Math" w:hAnsi="Cambria Math"/>
                <w:i/>
              </w:rPr>
            </m:ctrlPr>
          </m:sSupPr>
          <m:e>
            <m:r>
              <w:rPr>
                <w:rFonts w:ascii="Cambria Math" w:hAnsi="Cambria Math" w:hint="eastAsia"/>
              </w:rPr>
              <m:t>H</m:t>
            </m:r>
            <m:ctrlPr>
              <w:rPr>
                <w:rFonts w:ascii="Cambria Math" w:hAnsi="Cambria Math" w:hint="eastAsia"/>
                <w:i/>
              </w:rPr>
            </m:ctrlPr>
          </m:e>
          <m:sup>
            <m:r>
              <w:rPr>
                <w:rFonts w:ascii="Cambria Math" w:hAnsi="Cambria Math"/>
              </w:rPr>
              <m:t>t</m:t>
            </m:r>
          </m:sup>
        </m:sSup>
      </m:oMath>
      <w:r w:rsidR="006668C7">
        <w:rPr>
          <w:rFonts w:hint="eastAsia"/>
        </w:rPr>
        <w:t>表示</w:t>
      </w:r>
      <w:r w:rsidR="00645F4A">
        <w:rPr>
          <w:rFonts w:hint="eastAsia"/>
        </w:rPr>
        <w:t>可学习</w:t>
      </w:r>
      <w:r w:rsidR="00331E1C">
        <w:rPr>
          <w:rFonts w:hint="eastAsia"/>
        </w:rPr>
        <w:t>的参数矩</w:t>
      </w:r>
      <w:r w:rsidR="002D6D3E">
        <w:rPr>
          <w:rFonts w:hint="eastAsia"/>
        </w:rPr>
        <w:t>阵</w:t>
      </w:r>
      <w:r w:rsidR="00331E1C">
        <w:rPr>
          <w:rFonts w:hint="eastAsia"/>
        </w:rPr>
        <w:t>，</w:t>
      </w:r>
      <m:oMath>
        <m:sSup>
          <m:sSupPr>
            <m:ctrlPr>
              <w:rPr>
                <w:rFonts w:ascii="Cambria Math" w:hAnsi="Cambria Math"/>
                <w:i/>
              </w:rPr>
            </m:ctrlPr>
          </m:sSupPr>
          <m:e>
            <m:r>
              <w:rPr>
                <w:rFonts w:ascii="Cambria Math" w:hAnsi="Cambria Math"/>
              </w:rPr>
              <m:t>b</m:t>
            </m:r>
          </m:e>
          <m:sup>
            <m:r>
              <w:rPr>
                <w:rFonts w:ascii="Cambria Math" w:hAnsi="Cambria Math"/>
              </w:rPr>
              <m:t>t</m:t>
            </m:r>
          </m:sup>
        </m:sSup>
      </m:oMath>
      <w:r w:rsidR="00331E1C">
        <w:rPr>
          <w:rFonts w:hint="eastAsia"/>
        </w:rPr>
        <w:t>表示可学习的偏移量</w:t>
      </w:r>
      <w:r w:rsidR="00E45F95">
        <w:rPr>
          <w:rFonts w:hint="eastAsia"/>
        </w:rPr>
        <w:t>，</w:t>
      </w:r>
      <w:r w:rsidR="002F525F">
        <w:rPr>
          <w:rFonts w:hint="eastAsia"/>
        </w:rPr>
        <w:t>后一层</w:t>
      </w:r>
      <w:r w:rsidR="00903EB8">
        <w:rPr>
          <w:rFonts w:hint="eastAsia"/>
        </w:rPr>
        <w:t>输出的特征</w:t>
      </w:r>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T</m:t>
            </m:r>
          </m:sup>
        </m:sSup>
      </m:oMath>
      <w:r w:rsidR="00903EB8">
        <w:t>作为整个电网图</w:t>
      </w:r>
      <w:r w:rsidR="00E45F95">
        <w:t>结构的表征</w:t>
      </w:r>
      <w:r w:rsidR="00881AB4" w:rsidRPr="00881AB4">
        <w:rPr>
          <w:rFonts w:hint="eastAsia"/>
        </w:rPr>
        <w:t>。图</w:t>
      </w:r>
      <w:r w:rsidR="00881AB4">
        <w:rPr>
          <w:rFonts w:hint="eastAsia"/>
        </w:rPr>
        <w:t>6</w:t>
      </w:r>
      <w:r w:rsidR="00881AB4" w:rsidRPr="00881AB4">
        <w:rPr>
          <w:rFonts w:hint="eastAsia"/>
        </w:rPr>
        <w:t>展示融合图神经网络的电网拓扑表征学习与拓扑条件扩散模型</w:t>
      </w:r>
      <w:r w:rsidR="007C0148">
        <w:rPr>
          <w:rFonts w:hint="eastAsia"/>
        </w:rPr>
        <w:t>的整体思路</w:t>
      </w:r>
      <w:r w:rsidR="00881AB4">
        <w:rPr>
          <w:rFonts w:hint="eastAsia"/>
        </w:rPr>
        <w:t>。</w:t>
      </w:r>
    </w:p>
    <w:p w14:paraId="6FF8AE9A" w14:textId="7892E7F4" w:rsidR="008144D8" w:rsidRPr="008144D8" w:rsidRDefault="008144D8" w:rsidP="00C04F61">
      <w:pPr>
        <w:spacing w:line="360" w:lineRule="auto"/>
      </w:pPr>
      <w:r w:rsidRPr="008144D8">
        <w:rPr>
          <w:rFonts w:hint="eastAsia"/>
        </w:rPr>
        <w:t>修改线路的连接关系或线路的物理参数（如阻抗、容量等），</w:t>
      </w:r>
      <w:r w:rsidR="0083339B">
        <w:rPr>
          <w:rFonts w:hint="eastAsia"/>
        </w:rPr>
        <w:t>会</w:t>
      </w:r>
      <w:r w:rsidRPr="008144D8">
        <w:rPr>
          <w:rFonts w:hint="eastAsia"/>
        </w:rPr>
        <w:t>使得</w:t>
      </w:r>
      <w:r w:rsidR="0083339B">
        <w:rPr>
          <w:rFonts w:hint="eastAsia"/>
        </w:rPr>
        <w:t>电网</w:t>
      </w:r>
      <w:r w:rsidRPr="008144D8">
        <w:rPr>
          <w:rFonts w:hint="eastAsia"/>
        </w:rPr>
        <w:t>系统的</w:t>
      </w:r>
      <w:r w:rsidR="0083339B">
        <w:rPr>
          <w:rFonts w:hint="eastAsia"/>
        </w:rPr>
        <w:t>拓扑特征</w:t>
      </w:r>
      <w:r w:rsidRPr="008144D8">
        <w:rPr>
          <w:rFonts w:hint="eastAsia"/>
        </w:rPr>
        <w:t>发生较大的变化。这种扰动会导致图神经网络在处理电网信息时产生误导，从而影响其控制决策。</w:t>
      </w:r>
      <w:r w:rsidR="00B9439B">
        <w:rPr>
          <w:rFonts w:hint="eastAsia"/>
        </w:rPr>
        <w:t>本项目拟</w:t>
      </w:r>
      <w:r w:rsidRPr="008144D8">
        <w:rPr>
          <w:rFonts w:hint="eastAsia"/>
        </w:rPr>
        <w:t>通过</w:t>
      </w:r>
      <w:r w:rsidR="00366C82" w:rsidRPr="008144D8">
        <w:rPr>
          <w:rFonts w:hint="eastAsia"/>
        </w:rPr>
        <w:t>对邻接矩阵的松弛化处理</w:t>
      </w:r>
      <w:r w:rsidR="007E6BE1">
        <w:rPr>
          <w:rFonts w:hint="eastAsia"/>
        </w:rPr>
        <w:t>，</w:t>
      </w:r>
      <w:r w:rsidR="0065366E" w:rsidRPr="008144D8">
        <w:rPr>
          <w:rFonts w:hint="eastAsia"/>
        </w:rPr>
        <w:t>利用</w:t>
      </w:r>
      <w:r w:rsidR="0065366E">
        <w:rPr>
          <w:rFonts w:hint="eastAsia"/>
        </w:rPr>
        <w:t>基于图神经网络的</w:t>
      </w:r>
      <w:r w:rsidR="0065366E" w:rsidRPr="008144D8">
        <w:rPr>
          <w:rFonts w:hint="eastAsia"/>
        </w:rPr>
        <w:t>决策</w:t>
      </w:r>
      <w:r w:rsidR="0065366E">
        <w:rPr>
          <w:rFonts w:hint="eastAsia"/>
        </w:rPr>
        <w:t>模型</w:t>
      </w:r>
      <w:r w:rsidR="0065366E" w:rsidRPr="008144D8">
        <w:rPr>
          <w:rFonts w:hint="eastAsia"/>
        </w:rPr>
        <w:t>最终损失值对</w:t>
      </w:r>
      <w:r w:rsidR="0093472A">
        <w:rPr>
          <w:rFonts w:hint="eastAsia"/>
        </w:rPr>
        <w:t>电网拓扑</w:t>
      </w:r>
      <w:r w:rsidR="0065366E" w:rsidRPr="008144D8">
        <w:rPr>
          <w:rFonts w:hint="eastAsia"/>
        </w:rPr>
        <w:t>的梯度信息</w:t>
      </w:r>
      <w:r w:rsidR="007E6BE1">
        <w:rPr>
          <w:rFonts w:hint="eastAsia"/>
        </w:rPr>
        <w:t>，</w:t>
      </w:r>
      <w:r w:rsidR="00E0342F">
        <w:rPr>
          <w:rFonts w:hint="eastAsia"/>
        </w:rPr>
        <w:t>采用</w:t>
      </w:r>
      <w:r w:rsidR="00A4366C">
        <w:rPr>
          <w:rFonts w:hint="eastAsia"/>
        </w:rPr>
        <w:t>投影</w:t>
      </w:r>
      <w:r w:rsidR="007B6969">
        <w:rPr>
          <w:rFonts w:hint="eastAsia"/>
        </w:rPr>
        <w:t>梯度法</w:t>
      </w:r>
      <w:r w:rsidR="0072037B">
        <w:rPr>
          <w:rFonts w:hint="eastAsia"/>
        </w:rPr>
        <w:t>逐步</w:t>
      </w:r>
      <w:r w:rsidRPr="008144D8">
        <w:rPr>
          <w:rFonts w:hint="eastAsia"/>
        </w:rPr>
        <w:t>调整拓扑图的某些元素（例</w:t>
      </w:r>
      <w:r w:rsidRPr="008144D8">
        <w:rPr>
          <w:rFonts w:hint="eastAsia"/>
        </w:rPr>
        <w:lastRenderedPageBreak/>
        <w:t>如线路的连接或权重</w:t>
      </w:r>
      <w:r w:rsidR="0072037B" w:rsidRPr="008144D8">
        <w:rPr>
          <w:rFonts w:hint="eastAsia"/>
        </w:rPr>
        <w:t>）</w:t>
      </w:r>
      <w:r w:rsidR="00077C67">
        <w:rPr>
          <w:rFonts w:hint="eastAsia"/>
        </w:rPr>
        <w:t>，</w:t>
      </w:r>
      <w:r w:rsidR="00910E3C">
        <w:rPr>
          <w:rFonts w:hint="eastAsia"/>
        </w:rPr>
        <w:t>基于采样算法，</w:t>
      </w:r>
      <w:r w:rsidR="007B6969">
        <w:rPr>
          <w:rFonts w:hint="eastAsia"/>
        </w:rPr>
        <w:t>生成</w:t>
      </w:r>
      <w:r w:rsidR="006F06B6">
        <w:rPr>
          <w:rFonts w:hint="eastAsia"/>
        </w:rPr>
        <w:t>电网</w:t>
      </w:r>
      <w:r w:rsidR="001B60A8">
        <w:rPr>
          <w:rFonts w:hint="eastAsia"/>
        </w:rPr>
        <w:t>在</w:t>
      </w:r>
      <w:r w:rsidR="008E359E">
        <w:rPr>
          <w:rFonts w:hint="eastAsia"/>
        </w:rPr>
        <w:t>实际</w:t>
      </w:r>
      <w:r w:rsidR="001B60A8">
        <w:rPr>
          <w:rFonts w:hint="eastAsia"/>
        </w:rPr>
        <w:t>场景下的</w:t>
      </w:r>
      <w:r w:rsidR="00386934">
        <w:rPr>
          <w:rFonts w:hint="eastAsia"/>
        </w:rPr>
        <w:t>极端</w:t>
      </w:r>
      <w:r w:rsidRPr="008144D8">
        <w:rPr>
          <w:rFonts w:hint="eastAsia"/>
        </w:rPr>
        <w:t>拓扑结构，模拟系统中可能出现的异常情况，从而让模型在面对这些</w:t>
      </w:r>
      <w:r w:rsidR="00756383">
        <w:rPr>
          <w:rFonts w:hint="eastAsia"/>
        </w:rPr>
        <w:t>极端场景</w:t>
      </w:r>
      <w:r w:rsidRPr="008144D8">
        <w:rPr>
          <w:rFonts w:hint="eastAsia"/>
        </w:rPr>
        <w:t>时输出</w:t>
      </w:r>
      <w:r w:rsidR="001256EB">
        <w:rPr>
          <w:rFonts w:hint="eastAsia"/>
        </w:rPr>
        <w:t>较差</w:t>
      </w:r>
      <w:r w:rsidRPr="008144D8">
        <w:rPr>
          <w:rFonts w:hint="eastAsia"/>
        </w:rPr>
        <w:t>的</w:t>
      </w:r>
      <w:r w:rsidR="001256EB">
        <w:rPr>
          <w:rFonts w:hint="eastAsia"/>
        </w:rPr>
        <w:t>调度</w:t>
      </w:r>
      <w:r w:rsidRPr="008144D8">
        <w:rPr>
          <w:rFonts w:hint="eastAsia"/>
        </w:rPr>
        <w:t>结果。</w:t>
      </w:r>
    </w:p>
    <w:p w14:paraId="3E79F149" w14:textId="48729AAF" w:rsidR="009F71BB" w:rsidRDefault="008144D8" w:rsidP="006B7BCB">
      <w:pPr>
        <w:spacing w:line="360" w:lineRule="auto"/>
      </w:pPr>
      <w:r w:rsidRPr="008144D8">
        <w:rPr>
          <w:rFonts w:hint="eastAsia"/>
        </w:rPr>
        <w:t>对抗训练是一种</w:t>
      </w:r>
      <w:r w:rsidR="00DF068E">
        <w:rPr>
          <w:rFonts w:hint="eastAsia"/>
        </w:rPr>
        <w:t>在训练过程中添加</w:t>
      </w:r>
      <w:r w:rsidRPr="008144D8">
        <w:rPr>
          <w:rFonts w:hint="eastAsia"/>
        </w:rPr>
        <w:t>对抗样本提高模型鲁棒性的方法。在电力系统控制中，</w:t>
      </w:r>
      <w:r w:rsidR="001746DA">
        <w:rPr>
          <w:rFonts w:hint="eastAsia"/>
        </w:rPr>
        <w:t>本研究的</w:t>
      </w:r>
      <w:r w:rsidRPr="008144D8">
        <w:rPr>
          <w:rFonts w:hint="eastAsia"/>
        </w:rPr>
        <w:t>基本思想是将生成的</w:t>
      </w:r>
      <w:r w:rsidR="006E0D45">
        <w:rPr>
          <w:rFonts w:hint="eastAsia"/>
        </w:rPr>
        <w:t>极端</w:t>
      </w:r>
      <w:r w:rsidRPr="008144D8">
        <w:rPr>
          <w:rFonts w:hint="eastAsia"/>
        </w:rPr>
        <w:t>拓扑</w:t>
      </w:r>
      <w:r w:rsidR="006E0D45">
        <w:rPr>
          <w:rFonts w:hint="eastAsia"/>
        </w:rPr>
        <w:t>结构</w:t>
      </w:r>
      <w:r w:rsidRPr="008144D8">
        <w:rPr>
          <w:rFonts w:hint="eastAsia"/>
        </w:rPr>
        <w:t>与正常</w:t>
      </w:r>
      <w:r w:rsidR="006E0D45">
        <w:rPr>
          <w:rFonts w:hint="eastAsia"/>
        </w:rPr>
        <w:t>拓扑结构</w:t>
      </w:r>
      <w:r w:rsidRPr="008144D8">
        <w:rPr>
          <w:rFonts w:hint="eastAsia"/>
        </w:rPr>
        <w:t>一起输入</w:t>
      </w:r>
      <w:r w:rsidR="003638FC">
        <w:rPr>
          <w:rFonts w:hint="eastAsia"/>
        </w:rPr>
        <w:t>决策模型</w:t>
      </w:r>
      <w:r w:rsidRPr="008144D8">
        <w:rPr>
          <w:rFonts w:hint="eastAsia"/>
        </w:rPr>
        <w:t>，并优化模型使其能够在</w:t>
      </w:r>
      <w:r w:rsidR="003638FC">
        <w:rPr>
          <w:rFonts w:hint="eastAsia"/>
        </w:rPr>
        <w:t>极端拓扑</w:t>
      </w:r>
      <w:r w:rsidRPr="008144D8">
        <w:rPr>
          <w:rFonts w:hint="eastAsia"/>
        </w:rPr>
        <w:t>和正常</w:t>
      </w:r>
      <w:r w:rsidR="003638FC">
        <w:rPr>
          <w:rFonts w:hint="eastAsia"/>
        </w:rPr>
        <w:t>拓扑</w:t>
      </w:r>
      <w:r w:rsidRPr="008144D8">
        <w:rPr>
          <w:rFonts w:hint="eastAsia"/>
        </w:rPr>
        <w:t>之间都做出正确的决策。具体步骤如下：在训练过程中，随机生成</w:t>
      </w:r>
      <w:r w:rsidR="003638FC">
        <w:rPr>
          <w:rFonts w:hint="eastAsia"/>
        </w:rPr>
        <w:t>极端拓扑</w:t>
      </w:r>
      <w:r w:rsidR="00592F80">
        <w:rPr>
          <w:rFonts w:hint="eastAsia"/>
        </w:rPr>
        <w:t>结构</w:t>
      </w:r>
      <w:r w:rsidRPr="008144D8">
        <w:rPr>
          <w:rFonts w:hint="eastAsia"/>
        </w:rPr>
        <w:t>，并将其与</w:t>
      </w:r>
      <w:r w:rsidR="00592F80">
        <w:rPr>
          <w:rFonts w:hint="eastAsia"/>
        </w:rPr>
        <w:t>正常拓扑</w:t>
      </w:r>
      <w:r w:rsidRPr="008144D8">
        <w:rPr>
          <w:rFonts w:hint="eastAsia"/>
        </w:rPr>
        <w:t>混合。计算</w:t>
      </w:r>
      <w:r w:rsidR="00592F80">
        <w:rPr>
          <w:rFonts w:hint="eastAsia"/>
        </w:rPr>
        <w:t>模型</w:t>
      </w:r>
      <w:r w:rsidRPr="008144D8">
        <w:rPr>
          <w:rFonts w:hint="eastAsia"/>
        </w:rPr>
        <w:t>在正常</w:t>
      </w:r>
      <w:r w:rsidR="00592F80">
        <w:rPr>
          <w:rFonts w:hint="eastAsia"/>
        </w:rPr>
        <w:t>拓扑和极端拓扑电网结构</w:t>
      </w:r>
      <w:r w:rsidRPr="008144D8">
        <w:rPr>
          <w:rFonts w:hint="eastAsia"/>
        </w:rPr>
        <w:t>上的损失，并对</w:t>
      </w:r>
      <w:r w:rsidR="00022926">
        <w:rPr>
          <w:rFonts w:hint="eastAsia"/>
        </w:rPr>
        <w:t>模型</w:t>
      </w:r>
      <w:r w:rsidRPr="008144D8">
        <w:rPr>
          <w:rFonts w:hint="eastAsia"/>
        </w:rPr>
        <w:t>参数进行更新</w:t>
      </w:r>
      <w:r w:rsidR="009F71BB">
        <w:rPr>
          <w:rFonts w:hint="eastAsia"/>
        </w:rPr>
        <w:t>。</w:t>
      </w:r>
      <w:r w:rsidR="009F71BB" w:rsidRPr="008144D8">
        <w:rPr>
          <w:rFonts w:hint="eastAsia"/>
        </w:rPr>
        <w:t>通过这种</w:t>
      </w:r>
      <w:r w:rsidR="009F71BB">
        <w:rPr>
          <w:rFonts w:hint="eastAsia"/>
        </w:rPr>
        <w:t>训练策略</w:t>
      </w:r>
      <w:r w:rsidR="009F71BB" w:rsidRPr="008144D8">
        <w:rPr>
          <w:rFonts w:hint="eastAsia"/>
        </w:rPr>
        <w:t>，模型能够在电力系统的拓扑发生</w:t>
      </w:r>
      <w:r w:rsidR="009F71BB">
        <w:rPr>
          <w:rFonts w:hint="eastAsia"/>
        </w:rPr>
        <w:t>变化</w:t>
      </w:r>
      <w:r w:rsidR="009F71BB" w:rsidRPr="008144D8">
        <w:rPr>
          <w:rFonts w:hint="eastAsia"/>
        </w:rPr>
        <w:t>时，保持较高的控制精度和系统稳定性，有助于</w:t>
      </w:r>
      <w:r w:rsidR="002452B6" w:rsidRPr="008144D8">
        <w:rPr>
          <w:rFonts w:hint="eastAsia"/>
        </w:rPr>
        <w:t>增强模型在实际</w:t>
      </w:r>
      <w:r w:rsidR="009F71BB" w:rsidRPr="008144D8">
        <w:rPr>
          <w:rFonts w:hint="eastAsia"/>
        </w:rPr>
        <w:t>电网</w:t>
      </w:r>
      <w:r w:rsidR="002452B6" w:rsidRPr="008144D8">
        <w:rPr>
          <w:rFonts w:hint="eastAsia"/>
        </w:rPr>
        <w:t>拓扑变化下</w:t>
      </w:r>
      <w:r w:rsidR="009F71BB" w:rsidRPr="008144D8">
        <w:rPr>
          <w:rFonts w:hint="eastAsia"/>
        </w:rPr>
        <w:t>的</w:t>
      </w:r>
      <w:r w:rsidR="002452B6" w:rsidRPr="008144D8">
        <w:rPr>
          <w:rFonts w:hint="eastAsia"/>
        </w:rPr>
        <w:t>稳定性</w:t>
      </w:r>
      <w:r w:rsidR="009F71BB" w:rsidRPr="008144D8">
        <w:rPr>
          <w:rFonts w:hint="eastAsia"/>
        </w:rPr>
        <w:t>，特别是在面对突发事件或恶意攻击时。</w:t>
      </w:r>
    </w:p>
    <w:p w14:paraId="0B0B66F7" w14:textId="40982E3D" w:rsidR="00F61E5F" w:rsidRDefault="003A5E77" w:rsidP="006B7BCB">
      <w:pPr>
        <w:spacing w:line="360" w:lineRule="auto"/>
        <w:ind w:firstLine="0"/>
      </w:pPr>
      <w:r>
        <w:rPr>
          <w:rFonts w:hint="eastAsia"/>
          <w:b/>
          <w:bCs/>
        </w:rPr>
        <w:t>2</w:t>
      </w:r>
      <w:r>
        <w:rPr>
          <w:rFonts w:hint="eastAsia"/>
          <w:b/>
          <w:bCs/>
        </w:rPr>
        <w:t>）融合电网</w:t>
      </w:r>
      <w:r w:rsidR="008E414F" w:rsidRPr="008E414F">
        <w:rPr>
          <w:rFonts w:hint="eastAsia"/>
          <w:b/>
          <w:bCs/>
        </w:rPr>
        <w:t>拓扑</w:t>
      </w:r>
      <w:r w:rsidR="000B74DE" w:rsidRPr="008E414F">
        <w:rPr>
          <w:rFonts w:hint="eastAsia"/>
          <w:b/>
          <w:bCs/>
        </w:rPr>
        <w:t>条件</w:t>
      </w:r>
      <w:r>
        <w:rPr>
          <w:rFonts w:hint="eastAsia"/>
          <w:b/>
          <w:bCs/>
        </w:rPr>
        <w:t>的</w:t>
      </w:r>
      <w:r w:rsidR="000B74DE" w:rsidRPr="008E414F">
        <w:rPr>
          <w:rFonts w:hint="eastAsia"/>
          <w:b/>
          <w:bCs/>
        </w:rPr>
        <w:t>扩散</w:t>
      </w:r>
      <w:r w:rsidR="00174BE6">
        <w:rPr>
          <w:rFonts w:hint="eastAsia"/>
          <w:b/>
          <w:bCs/>
        </w:rPr>
        <w:t>策略</w:t>
      </w:r>
      <w:r w:rsidR="008E414F" w:rsidRPr="008E414F">
        <w:rPr>
          <w:rFonts w:hint="eastAsia"/>
        </w:rPr>
        <w:t>：</w:t>
      </w:r>
    </w:p>
    <w:p w14:paraId="5CFFA186" w14:textId="6A4F1F0F" w:rsidR="00F45E5C" w:rsidRDefault="00CE71FB" w:rsidP="006B7BCB">
      <w:pPr>
        <w:spacing w:line="360" w:lineRule="auto"/>
      </w:pPr>
      <w:r>
        <w:rPr>
          <w:rFonts w:hint="eastAsia"/>
        </w:rPr>
        <w:t>在扩散模型中加入</w:t>
      </w:r>
      <w:r w:rsidR="00A118D0">
        <w:rPr>
          <w:rFonts w:hint="eastAsia"/>
        </w:rPr>
        <w:t>电网拓扑</w:t>
      </w:r>
      <w:r>
        <w:rPr>
          <w:rFonts w:hint="eastAsia"/>
        </w:rPr>
        <w:t>条件主要有两种方式，分别</w:t>
      </w:r>
      <w:r w:rsidR="00837E74">
        <w:rPr>
          <w:rFonts w:hint="eastAsia"/>
        </w:rPr>
        <w:t>是需要分类器</w:t>
      </w:r>
      <w:r w:rsidR="00404AF7">
        <w:rPr>
          <w:rFonts w:hint="eastAsia"/>
        </w:rPr>
        <w:t>引导和无分类器引导</w:t>
      </w:r>
      <w:r w:rsidR="0051507C">
        <w:rPr>
          <w:rFonts w:hint="eastAsia"/>
        </w:rPr>
        <w:t>的</w:t>
      </w:r>
      <w:r w:rsidR="00404AF7">
        <w:rPr>
          <w:rFonts w:hint="eastAsia"/>
        </w:rPr>
        <w:t>方法。</w:t>
      </w:r>
      <w:r w:rsidR="00E80FD7">
        <w:rPr>
          <w:rFonts w:hint="eastAsia"/>
        </w:rPr>
        <w:t>在本项目中，</w:t>
      </w:r>
      <w:r w:rsidR="00C44CC6">
        <w:rPr>
          <w:rFonts w:hint="eastAsia"/>
        </w:rPr>
        <w:t>将</w:t>
      </w:r>
      <w:r w:rsidR="00E80FD7">
        <w:rPr>
          <w:rFonts w:hint="eastAsia"/>
        </w:rPr>
        <w:t>采用无分类器引导的方法</w:t>
      </w:r>
      <w:r w:rsidR="00C44CC6">
        <w:rPr>
          <w:rFonts w:hint="eastAsia"/>
        </w:rPr>
        <w:t>，为扩散</w:t>
      </w:r>
      <w:r w:rsidR="00121CE6">
        <w:rPr>
          <w:rFonts w:hint="eastAsia"/>
        </w:rPr>
        <w:t>模型</w:t>
      </w:r>
      <w:r w:rsidR="00C44CC6">
        <w:rPr>
          <w:rFonts w:hint="eastAsia"/>
        </w:rPr>
        <w:t>赋予电网拓扑结构感知的能力</w:t>
      </w:r>
      <w:r w:rsidR="00745555">
        <w:rPr>
          <w:rFonts w:hint="eastAsia"/>
        </w:rPr>
        <w:t>。具体来说，在研究方案</w:t>
      </w:r>
      <w:r w:rsidR="00745555">
        <w:rPr>
          <w:rFonts w:hint="eastAsia"/>
        </w:rPr>
        <w:t>3</w:t>
      </w:r>
      <w:r w:rsidR="00745555">
        <w:t>.1.2</w:t>
      </w:r>
      <w:r w:rsidR="00745555">
        <w:rPr>
          <w:rFonts w:hint="eastAsia"/>
        </w:rPr>
        <w:t>的</w:t>
      </w:r>
      <w:r w:rsidR="00BA277F">
        <w:rPr>
          <w:rFonts w:hint="eastAsia"/>
        </w:rPr>
        <w:t>所描述的</w:t>
      </w:r>
      <w:r w:rsidR="00271A13">
        <w:rPr>
          <w:rFonts w:hint="eastAsia"/>
        </w:rPr>
        <w:t>扩散策略的</w:t>
      </w:r>
      <w:r w:rsidR="00833998">
        <w:rPr>
          <w:rFonts w:hint="eastAsia"/>
        </w:rPr>
        <w:t>基础上</w:t>
      </w:r>
      <w:r w:rsidR="00934569">
        <w:rPr>
          <w:rFonts w:hint="eastAsia"/>
        </w:rPr>
        <w:t>，</w:t>
      </w:r>
      <w:r w:rsidR="00833998">
        <w:rPr>
          <w:rFonts w:hint="eastAsia"/>
        </w:rPr>
        <w:t>结合上述</w:t>
      </w:r>
      <w:r w:rsidR="007D7B3F">
        <w:rPr>
          <w:rFonts w:hint="eastAsia"/>
        </w:rPr>
        <w:t>学习到的电网拓扑特征提取器</w:t>
      </w:r>
      <w:r w:rsidR="009E29B4">
        <w:rPr>
          <w:rFonts w:hint="eastAsia"/>
        </w:rPr>
        <w:t>，</w:t>
      </w:r>
      <w:r w:rsidR="008B65F3">
        <w:rPr>
          <w:rFonts w:hint="eastAsia"/>
        </w:rPr>
        <w:t>拟</w:t>
      </w:r>
      <w:r w:rsidR="007E267B">
        <w:rPr>
          <w:rFonts w:hint="eastAsia"/>
        </w:rPr>
        <w:t>于扩散策略的推理阶段做以下设计：</w:t>
      </w:r>
    </w:p>
    <w:p w14:paraId="3C2D26A8" w14:textId="10DEFA07" w:rsidR="0059467A" w:rsidRPr="002A2465" w:rsidRDefault="00472882" w:rsidP="006B7BCB">
      <w:pPr>
        <w:pStyle w:val="aff2"/>
        <w:spacing w:line="360" w:lineRule="auto"/>
        <w:jc w:val="center"/>
        <w:rPr>
          <w:rFonts w:ascii="Times New Roman" w:hAnsi="Times New Roman" w:cstheme="minorEastAsia"/>
        </w:rPr>
      </w:pPr>
      <w:r>
        <w:rPr>
          <w:rFonts w:ascii="Times New Roman" w:hAnsi="Times New Roman" w:cstheme="minorEastAsia"/>
          <w:b/>
          <w:bCs/>
        </w:rPr>
        <w:tab/>
      </w:r>
      <m:oMath>
        <m:sSub>
          <m:sSubPr>
            <m:ctrlPr>
              <w:rPr>
                <w:rFonts w:ascii="Cambria Math" w:hAnsi="Cambria Math" w:cstheme="minorEastAsia"/>
                <w:i/>
              </w:rPr>
            </m:ctrlPr>
          </m:sSubPr>
          <m:e>
            <m:r>
              <w:rPr>
                <w:rFonts w:ascii="Cambria Math" w:hAnsi="Cambria Math"/>
              </w:rPr>
              <m:t>ϵ</m:t>
            </m:r>
          </m:e>
          <m:sub>
            <m:r>
              <w:rPr>
                <w:rFonts w:ascii="Cambria Math" w:hAnsi="Cambria Math"/>
              </w:rPr>
              <m:t>s</m:t>
            </m:r>
          </m:sub>
        </m:sSub>
        <m:d>
          <m:dPr>
            <m:ctrlPr>
              <w:rPr>
                <w:rFonts w:ascii="Cambria Math" w:hAnsi="Cambria Math" w:cstheme="minorEastAsia"/>
                <w:i/>
              </w:rPr>
            </m:ctrlPr>
          </m:dPr>
          <m:e>
            <m:sSub>
              <m:sSubPr>
                <m:ctrlPr>
                  <w:rPr>
                    <w:rFonts w:ascii="Cambria Math" w:hAnsi="Cambria Math" w:cstheme="minorEastAsia"/>
                    <w:i/>
                  </w:rPr>
                </m:ctrlPr>
              </m:sSubPr>
              <m:e>
                <m:r>
                  <w:rPr>
                    <w:rFonts w:ascii="Cambria Math" w:hAnsi="Cambria Math"/>
                  </w:rPr>
                  <m:t>x</m:t>
                </m:r>
              </m:e>
              <m:sub>
                <m:r>
                  <w:rPr>
                    <w:rFonts w:ascii="Cambria Math" w:hAnsi="Cambria Math"/>
                  </w:rPr>
                  <m:t>t</m:t>
                </m:r>
              </m:sub>
            </m:sSub>
            <m:r>
              <w:rPr>
                <w:rFonts w:ascii="Cambria Math" w:hAnsi="Cambria Math" w:cstheme="minorEastAsia"/>
              </w:rPr>
              <m:t xml:space="preserve">, </m:t>
            </m:r>
            <m:r>
              <w:rPr>
                <w:rFonts w:ascii="Cambria Math" w:hAnsi="Cambria Math"/>
              </w:rPr>
              <m:t>t</m:t>
            </m:r>
            <m:r>
              <w:rPr>
                <w:rFonts w:ascii="Cambria Math" w:hAnsi="Cambria Math" w:cstheme="minorEastAsia"/>
              </w:rPr>
              <m:t xml:space="preserve">, </m:t>
            </m:r>
            <m:sSup>
              <m:sSupPr>
                <m:ctrlPr>
                  <w:rPr>
                    <w:rFonts w:ascii="Cambria Math" w:hAnsi="Cambria Math" w:cstheme="minorEastAsia"/>
                    <w:i/>
                  </w:rPr>
                </m:ctrlPr>
              </m:sSupPr>
              <m:e>
                <m:r>
                  <w:rPr>
                    <w:rFonts w:ascii="Cambria Math" w:hAnsi="Cambria Math" w:cstheme="minorEastAsia"/>
                  </w:rPr>
                  <m:t>Z</m:t>
                </m:r>
              </m:e>
              <m:sup>
                <m:r>
                  <w:rPr>
                    <w:rFonts w:ascii="Cambria Math" w:hAnsi="Cambria Math" w:cstheme="minorEastAsia"/>
                  </w:rPr>
                  <m:t>T</m:t>
                </m:r>
              </m:sup>
            </m:sSup>
          </m:e>
        </m:d>
        <m:r>
          <w:rPr>
            <w:rFonts w:ascii="Cambria Math" w:hAnsi="Cambria Math" w:cstheme="minorEastAsia"/>
          </w:rPr>
          <m:t>=</m:t>
        </m:r>
        <m:r>
          <w:rPr>
            <w:rFonts w:ascii="Cambria Math" w:hAnsi="Cambria Math"/>
          </w:rPr>
          <m:t>ϵ</m:t>
        </m:r>
        <m:d>
          <m:dPr>
            <m:ctrlPr>
              <w:rPr>
                <w:rFonts w:ascii="Cambria Math" w:hAnsi="Cambria Math" w:cstheme="minorEastAsia"/>
                <w:i/>
              </w:rPr>
            </m:ctrlPr>
          </m:dPr>
          <m:e>
            <m:sSub>
              <m:sSubPr>
                <m:ctrlPr>
                  <w:rPr>
                    <w:rFonts w:ascii="Cambria Math" w:hAnsi="Cambria Math" w:cstheme="minorEastAsia"/>
                    <w:i/>
                  </w:rPr>
                </m:ctrlPr>
              </m:sSubPr>
              <m:e>
                <m:r>
                  <w:rPr>
                    <w:rFonts w:ascii="Cambria Math" w:hAnsi="Cambria Math"/>
                  </w:rPr>
                  <m:t>x</m:t>
                </m:r>
              </m:e>
              <m:sub>
                <m:r>
                  <w:rPr>
                    <w:rFonts w:ascii="Cambria Math" w:hAnsi="Cambria Math"/>
                  </w:rPr>
                  <m:t>t</m:t>
                </m:r>
              </m:sub>
            </m:sSub>
            <m:r>
              <w:rPr>
                <w:rFonts w:ascii="Cambria Math" w:hAnsi="Cambria Math" w:cstheme="minorEastAsia"/>
              </w:rPr>
              <m:t xml:space="preserve">, </m:t>
            </m:r>
            <m:r>
              <w:rPr>
                <w:rFonts w:ascii="Cambria Math" w:hAnsi="Cambria Math"/>
              </w:rPr>
              <m:t>t</m:t>
            </m:r>
            <m:r>
              <w:rPr>
                <w:rFonts w:ascii="Cambria Math" w:hAnsi="Cambria Math" w:cstheme="minorEastAsia"/>
              </w:rPr>
              <m:t>, ∅</m:t>
            </m:r>
          </m:e>
        </m:d>
        <m:r>
          <w:rPr>
            <w:rFonts w:ascii="Cambria Math" w:hAnsi="Cambria Math" w:cstheme="minorEastAsia"/>
          </w:rPr>
          <m:t>+</m:t>
        </m:r>
        <m:r>
          <w:rPr>
            <w:rFonts w:ascii="Cambria Math" w:hAnsi="Cambria Math"/>
          </w:rPr>
          <m:t>s</m:t>
        </m:r>
        <m:r>
          <w:rPr>
            <w:rFonts w:ascii="Cambria Math" w:hAnsi="Cambria Math" w:cstheme="minorEastAsia"/>
          </w:rPr>
          <m:t>⋅</m:t>
        </m:r>
        <m:d>
          <m:dPr>
            <m:ctrlPr>
              <w:rPr>
                <w:rFonts w:ascii="Cambria Math" w:hAnsi="Cambria Math" w:cstheme="minorEastAsia"/>
                <w:i/>
              </w:rPr>
            </m:ctrlPr>
          </m:dPr>
          <m:e>
            <m:r>
              <w:rPr>
                <w:rFonts w:ascii="Cambria Math" w:hAnsi="Cambria Math"/>
              </w:rPr>
              <m:t>ϵ</m:t>
            </m:r>
            <m:d>
              <m:dPr>
                <m:ctrlPr>
                  <w:rPr>
                    <w:rFonts w:ascii="Cambria Math" w:hAnsi="Cambria Math" w:cstheme="minorEastAsia"/>
                    <w:i/>
                  </w:rPr>
                </m:ctrlPr>
              </m:dPr>
              <m:e>
                <m:sSub>
                  <m:sSubPr>
                    <m:ctrlPr>
                      <w:rPr>
                        <w:rFonts w:ascii="Cambria Math" w:hAnsi="Cambria Math" w:cstheme="minorEastAsia"/>
                        <w:i/>
                      </w:rPr>
                    </m:ctrlPr>
                  </m:sSubPr>
                  <m:e>
                    <m:r>
                      <w:rPr>
                        <w:rFonts w:ascii="Cambria Math" w:hAnsi="Cambria Math"/>
                      </w:rPr>
                      <m:t>x</m:t>
                    </m:r>
                  </m:e>
                  <m:sub>
                    <m:r>
                      <w:rPr>
                        <w:rFonts w:ascii="Cambria Math" w:hAnsi="Cambria Math"/>
                      </w:rPr>
                      <m:t>t</m:t>
                    </m:r>
                  </m:sub>
                </m:sSub>
                <m:r>
                  <w:rPr>
                    <w:rFonts w:ascii="Cambria Math" w:hAnsi="Cambria Math" w:cstheme="minorEastAsia"/>
                  </w:rPr>
                  <m:t xml:space="preserve">, </m:t>
                </m:r>
                <m:r>
                  <w:rPr>
                    <w:rFonts w:ascii="Cambria Math" w:hAnsi="Cambria Math"/>
                  </w:rPr>
                  <m:t>t</m:t>
                </m:r>
                <m:r>
                  <w:rPr>
                    <w:rFonts w:ascii="Cambria Math" w:hAnsi="Cambria Math" w:cstheme="minorEastAsia"/>
                  </w:rPr>
                  <m:t xml:space="preserve">, </m:t>
                </m:r>
                <m:sSup>
                  <m:sSupPr>
                    <m:ctrlPr>
                      <w:rPr>
                        <w:rFonts w:ascii="Cambria Math" w:hAnsi="Cambria Math" w:cstheme="minorEastAsia"/>
                        <w:i/>
                      </w:rPr>
                    </m:ctrlPr>
                  </m:sSupPr>
                  <m:e>
                    <m:r>
                      <w:rPr>
                        <w:rFonts w:ascii="Cambria Math" w:hAnsi="Cambria Math" w:cstheme="minorEastAsia"/>
                      </w:rPr>
                      <m:t>Z</m:t>
                    </m:r>
                  </m:e>
                  <m:sup>
                    <m:r>
                      <w:rPr>
                        <w:rFonts w:ascii="Cambria Math" w:hAnsi="Cambria Math" w:cstheme="minorEastAsia"/>
                      </w:rPr>
                      <m:t>T</m:t>
                    </m:r>
                  </m:sup>
                </m:sSup>
              </m:e>
            </m:d>
            <m:r>
              <w:rPr>
                <w:rFonts w:ascii="Cambria Math" w:hAnsi="Cambria Math" w:cstheme="minorEastAsia"/>
              </w:rPr>
              <m:t>-</m:t>
            </m:r>
            <m:r>
              <w:rPr>
                <w:rFonts w:ascii="Cambria Math" w:hAnsi="Cambria Math"/>
              </w:rPr>
              <m:t>ϵ</m:t>
            </m:r>
            <m:d>
              <m:dPr>
                <m:ctrlPr>
                  <w:rPr>
                    <w:rFonts w:ascii="Cambria Math" w:hAnsi="Cambria Math" w:cstheme="minorEastAsia"/>
                    <w:i/>
                  </w:rPr>
                </m:ctrlPr>
              </m:dPr>
              <m:e>
                <m:sSub>
                  <m:sSubPr>
                    <m:ctrlPr>
                      <w:rPr>
                        <w:rFonts w:ascii="Cambria Math" w:hAnsi="Cambria Math" w:cstheme="minorEastAsia"/>
                        <w:i/>
                      </w:rPr>
                    </m:ctrlPr>
                  </m:sSubPr>
                  <m:e>
                    <m:r>
                      <w:rPr>
                        <w:rFonts w:ascii="Cambria Math" w:hAnsi="Cambria Math"/>
                      </w:rPr>
                      <m:t>x</m:t>
                    </m:r>
                  </m:e>
                  <m:sub>
                    <m:r>
                      <w:rPr>
                        <w:rFonts w:ascii="Cambria Math" w:hAnsi="Cambria Math"/>
                      </w:rPr>
                      <m:t>t</m:t>
                    </m:r>
                  </m:sub>
                </m:sSub>
                <m:r>
                  <w:rPr>
                    <w:rFonts w:ascii="Cambria Math" w:hAnsi="Cambria Math" w:cstheme="minorEastAsia"/>
                  </w:rPr>
                  <m:t xml:space="preserve">, </m:t>
                </m:r>
                <m:r>
                  <w:rPr>
                    <w:rFonts w:ascii="Cambria Math" w:hAnsi="Cambria Math"/>
                  </w:rPr>
                  <m:t>t</m:t>
                </m:r>
                <m:r>
                  <w:rPr>
                    <w:rFonts w:ascii="Cambria Math" w:hAnsi="Cambria Math" w:cstheme="minorEastAsia"/>
                  </w:rPr>
                  <m:t>, ∅</m:t>
                </m:r>
              </m:e>
            </m:d>
          </m:e>
        </m:d>
      </m:oMath>
      <w:r>
        <w:rPr>
          <w:rFonts w:ascii="Times New Roman" w:hAnsi="Times New Roman" w:cstheme="minorEastAsia"/>
          <w:b/>
          <w:bCs/>
        </w:rPr>
        <w:tab/>
      </w:r>
      <w:r w:rsidR="009B205E">
        <w:rPr>
          <w:rFonts w:ascii="Times New Roman" w:hAnsi="Times New Roman" w:cstheme="minorEastAsia" w:hint="eastAsia"/>
        </w:rPr>
        <w:t>（</w:t>
      </w:r>
      <w:r w:rsidR="009B205E">
        <w:rPr>
          <w:rFonts w:ascii="Times New Roman" w:hAnsi="Times New Roman" w:cstheme="minorEastAsia" w:hint="eastAsia"/>
        </w:rPr>
        <w:t>3</w:t>
      </w:r>
      <w:r w:rsidR="00876757">
        <w:rPr>
          <w:rFonts w:ascii="Times New Roman" w:hAnsi="Times New Roman" w:cstheme="minorEastAsia" w:hint="eastAsia"/>
        </w:rPr>
        <w:t>2</w:t>
      </w:r>
      <w:r w:rsidR="009B205E">
        <w:rPr>
          <w:rFonts w:ascii="Times New Roman" w:hAnsi="Times New Roman" w:cstheme="minorEastAsia" w:hint="eastAsia"/>
        </w:rPr>
        <w:t>）</w:t>
      </w:r>
    </w:p>
    <w:p w14:paraId="2BF03B4B" w14:textId="056819B6" w:rsidR="002A2465" w:rsidRDefault="002A2465" w:rsidP="006B7BCB">
      <w:pPr>
        <w:snapToGrid w:val="0"/>
        <w:spacing w:afterLines="50" w:after="156" w:line="360" w:lineRule="auto"/>
        <w:ind w:firstLine="0"/>
        <w:contextualSpacing/>
        <w:jc w:val="left"/>
      </w:pPr>
      <w:r w:rsidRPr="00C32053">
        <w:rPr>
          <w:rFonts w:hint="eastAsia"/>
        </w:rPr>
        <w:t>其中</w:t>
      </w:r>
      <w:r w:rsidR="003110A2">
        <w:rPr>
          <w:rFonts w:hint="eastAsia"/>
        </w:rPr>
        <w:t>，</w:t>
      </w:r>
      <m:oMath>
        <m:r>
          <w:rPr>
            <w:rFonts w:ascii="Cambria Math" w:hAnsi="Cambria Math"/>
          </w:rPr>
          <m:t>s</m:t>
        </m:r>
      </m:oMath>
      <w:r>
        <w:rPr>
          <w:rFonts w:hint="eastAsia"/>
        </w:rPr>
        <w:t>用于调节</w:t>
      </w:r>
      <w:r w:rsidR="00812438">
        <w:rPr>
          <w:rFonts w:hint="eastAsia"/>
        </w:rPr>
        <w:t>最终策略</w:t>
      </w:r>
      <m:oMath>
        <m:sSub>
          <m:sSubPr>
            <m:ctrlPr>
              <w:rPr>
                <w:rFonts w:ascii="Cambria Math" w:hAnsi="Cambria Math"/>
                <w:i/>
              </w:rPr>
            </m:ctrlPr>
          </m:sSubPr>
          <m:e>
            <m:r>
              <w:rPr>
                <w:rFonts w:ascii="Cambria Math" w:hAnsi="Cambria Math"/>
              </w:rPr>
              <m:t>ϵ</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t, </m:t>
            </m:r>
            <m:sSup>
              <m:sSupPr>
                <m:ctrlPr>
                  <w:rPr>
                    <w:rFonts w:ascii="Cambria Math" w:hAnsi="Cambria Math"/>
                    <w:i/>
                  </w:rPr>
                </m:ctrlPr>
              </m:sSupPr>
              <m:e>
                <m:r>
                  <w:rPr>
                    <w:rFonts w:ascii="Cambria Math" w:hAnsi="Cambria Math"/>
                  </w:rPr>
                  <m:t>Z</m:t>
                </m:r>
              </m:e>
              <m:sup>
                <m:r>
                  <w:rPr>
                    <w:rFonts w:ascii="Cambria Math" w:hAnsi="Cambria Math"/>
                  </w:rPr>
                  <m:t>T</m:t>
                </m:r>
              </m:sup>
            </m:sSup>
          </m:e>
        </m:d>
      </m:oMath>
      <w:r w:rsidR="00EF3FCF" w:rsidRPr="00EF3FCF">
        <w:rPr>
          <w:rFonts w:hint="eastAsia"/>
        </w:rPr>
        <w:t>感知电网</w:t>
      </w:r>
      <w:r w:rsidR="00EF3FCF">
        <w:rPr>
          <w:rFonts w:hint="eastAsia"/>
        </w:rPr>
        <w:t>拓扑</w:t>
      </w:r>
      <w:r w:rsidR="00384848">
        <w:rPr>
          <w:rFonts w:hint="eastAsia"/>
        </w:rPr>
        <w:t>能力</w:t>
      </w:r>
      <w:r w:rsidR="00EF3FCF">
        <w:rPr>
          <w:rFonts w:hint="eastAsia"/>
        </w:rPr>
        <w:t>的灵敏度</w:t>
      </w:r>
      <w:r w:rsidR="00DA0C56">
        <w:rPr>
          <w:rFonts w:hint="eastAsia"/>
        </w:rPr>
        <w:t>，</w:t>
      </w:r>
      <m:oMath>
        <m:r>
          <w:rPr>
            <w:rFonts w:ascii="Cambria Math" w:hAnsi="Cambria Math"/>
          </w:rPr>
          <m:t>s</m:t>
        </m:r>
      </m:oMath>
      <w:r w:rsidR="008D2C15">
        <w:rPr>
          <w:rFonts w:hint="eastAsia"/>
        </w:rPr>
        <w:t>越大，则决策</w:t>
      </w:r>
      <w:r w:rsidR="00121CE6">
        <w:rPr>
          <w:rFonts w:hint="eastAsia"/>
        </w:rPr>
        <w:t>越倾向于</w:t>
      </w:r>
      <w:r w:rsidR="00542539">
        <w:rPr>
          <w:rFonts w:hint="eastAsia"/>
        </w:rPr>
        <w:t>具有电网拓扑感知能力</w:t>
      </w:r>
      <w:r w:rsidR="005A51D3">
        <w:rPr>
          <w:rFonts w:hint="eastAsia"/>
        </w:rPr>
        <w:t>的噪声网络</w:t>
      </w:r>
      <m:oMath>
        <m:r>
          <w:rPr>
            <w:rFonts w:ascii="Cambria Math" w:hAnsi="Cambria Math"/>
          </w:rPr>
          <m:t>ϵ</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t, </m:t>
            </m:r>
            <m:sSup>
              <m:sSupPr>
                <m:ctrlPr>
                  <w:rPr>
                    <w:rFonts w:ascii="Cambria Math" w:hAnsi="Cambria Math"/>
                    <w:i/>
                  </w:rPr>
                </m:ctrlPr>
              </m:sSupPr>
              <m:e>
                <m:r>
                  <w:rPr>
                    <w:rFonts w:ascii="Cambria Math" w:hAnsi="Cambria Math"/>
                  </w:rPr>
                  <m:t>Z</m:t>
                </m:r>
              </m:e>
              <m:sup>
                <m:r>
                  <w:rPr>
                    <w:rFonts w:ascii="Cambria Math" w:hAnsi="Cambria Math"/>
                  </w:rPr>
                  <m:t>T</m:t>
                </m:r>
              </m:sup>
            </m:sSup>
          </m:e>
        </m:d>
      </m:oMath>
      <w:r w:rsidR="0075520D">
        <w:rPr>
          <w:rFonts w:hint="eastAsia"/>
        </w:rPr>
        <w:t>；反之，则</w:t>
      </w:r>
      <w:r w:rsidR="00CF2A14">
        <w:rPr>
          <w:rFonts w:hint="eastAsia"/>
        </w:rPr>
        <w:t>越倾向于一般的车网协同</w:t>
      </w:r>
      <w:r w:rsidR="00003703">
        <w:rPr>
          <w:rFonts w:hint="eastAsia"/>
        </w:rPr>
        <w:t>的噪声网络</w:t>
      </w:r>
      <m:oMath>
        <m:r>
          <w:rPr>
            <w:rFonts w:ascii="Cambria Math" w:hAnsi="Cambria Math"/>
          </w:rPr>
          <m:t>ϵ</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 ∅</m:t>
            </m:r>
          </m:e>
        </m:d>
      </m:oMath>
      <w:r w:rsidR="00CF2A14" w:rsidRPr="007630D5">
        <w:rPr>
          <w:rFonts w:hint="eastAsia"/>
        </w:rPr>
        <w:t>。</w:t>
      </w:r>
      <w:r w:rsidR="00533AEF">
        <w:rPr>
          <w:rFonts w:hint="eastAsia"/>
        </w:rPr>
        <w:t>合理地设置</w:t>
      </w:r>
      <m:oMath>
        <m:r>
          <w:rPr>
            <w:rFonts w:ascii="Cambria Math" w:hAnsi="Cambria Math"/>
          </w:rPr>
          <m:t>s</m:t>
        </m:r>
      </m:oMath>
      <w:r w:rsidR="003C3945">
        <w:rPr>
          <w:rFonts w:hint="eastAsia"/>
        </w:rPr>
        <w:t>既</w:t>
      </w:r>
      <w:r w:rsidR="006F266F">
        <w:rPr>
          <w:rFonts w:hint="eastAsia"/>
        </w:rPr>
        <w:t>可以</w:t>
      </w:r>
      <w:r w:rsidR="003C3945">
        <w:rPr>
          <w:rFonts w:hint="eastAsia"/>
        </w:rPr>
        <w:t>赋予扩散策略</w:t>
      </w:r>
      <w:r w:rsidR="008C4341">
        <w:rPr>
          <w:rFonts w:hint="eastAsia"/>
        </w:rPr>
        <w:t>电网拓扑感知的能力，也可以</w:t>
      </w:r>
      <w:r w:rsidR="00851798">
        <w:rPr>
          <w:rFonts w:hint="eastAsia"/>
        </w:rPr>
        <w:t>避免最终的策略在为见过的拓扑结构上进行不合理的泛化。</w:t>
      </w:r>
    </w:p>
    <w:p w14:paraId="457EB546" w14:textId="77777777" w:rsidR="004B16C6" w:rsidRPr="00140F33" w:rsidRDefault="004B16C6" w:rsidP="006B7BCB">
      <w:pPr>
        <w:snapToGrid w:val="0"/>
        <w:spacing w:afterLines="50" w:after="156" w:line="360" w:lineRule="auto"/>
        <w:ind w:firstLine="0"/>
        <w:contextualSpacing/>
        <w:jc w:val="left"/>
        <w:rPr>
          <w:i/>
        </w:rPr>
      </w:pPr>
    </w:p>
    <w:p w14:paraId="79327115" w14:textId="22338791" w:rsidR="004A3821" w:rsidRPr="004A3821" w:rsidRDefault="00502D6B" w:rsidP="00502D6B">
      <w:pPr>
        <w:snapToGrid w:val="0"/>
        <w:spacing w:afterLines="50" w:after="156" w:line="360" w:lineRule="auto"/>
        <w:ind w:firstLine="0"/>
        <w:contextualSpacing/>
        <w:jc w:val="left"/>
        <w:rPr>
          <w:rFonts w:asciiTheme="majorEastAsia" w:eastAsiaTheme="majorEastAsia" w:hAnsiTheme="majorEastAsia" w:cs="楷体_GB2312" w:hint="eastAsia"/>
          <w:b/>
          <w:sz w:val="28"/>
          <w:szCs w:val="28"/>
        </w:rPr>
      </w:pPr>
      <w:r>
        <w:rPr>
          <w:rFonts w:asciiTheme="majorEastAsia" w:eastAsiaTheme="majorEastAsia" w:hAnsiTheme="majorEastAsia" w:cs="楷体_GB2312" w:hint="eastAsia"/>
          <w:b/>
          <w:sz w:val="28"/>
          <w:szCs w:val="28"/>
        </w:rPr>
        <w:t>3.1.4</w:t>
      </w:r>
      <w:r w:rsidRPr="00502D6B">
        <w:rPr>
          <w:rFonts w:asciiTheme="majorEastAsia" w:eastAsiaTheme="majorEastAsia" w:hAnsiTheme="majorEastAsia" w:cs="楷体_GB2312" w:hint="eastAsia"/>
          <w:b/>
          <w:sz w:val="28"/>
          <w:szCs w:val="28"/>
        </w:rPr>
        <w:t xml:space="preserve"> </w:t>
      </w:r>
      <w:r w:rsidR="00BB5457" w:rsidRPr="0044399A">
        <w:rPr>
          <w:rFonts w:asciiTheme="majorEastAsia" w:eastAsiaTheme="majorEastAsia" w:hAnsiTheme="majorEastAsia" w:cs="楷体_GB2312"/>
          <w:b/>
          <w:sz w:val="28"/>
          <w:szCs w:val="28"/>
        </w:rPr>
        <w:t>源荷预测与</w:t>
      </w:r>
      <w:r w:rsidR="00D31699" w:rsidRPr="0044399A">
        <w:rPr>
          <w:rFonts w:asciiTheme="majorEastAsia" w:eastAsiaTheme="majorEastAsia" w:hAnsiTheme="majorEastAsia" w:cs="楷体_GB2312"/>
          <w:b/>
          <w:sz w:val="28"/>
          <w:szCs w:val="28"/>
        </w:rPr>
        <w:t>决策</w:t>
      </w:r>
      <w:r w:rsidR="00D31699" w:rsidRPr="0044399A">
        <w:rPr>
          <w:rFonts w:asciiTheme="majorEastAsia" w:eastAsiaTheme="majorEastAsia" w:hAnsiTheme="majorEastAsia" w:cs="楷体_GB2312" w:hint="eastAsia"/>
          <w:b/>
          <w:sz w:val="28"/>
          <w:szCs w:val="28"/>
        </w:rPr>
        <w:t>优化</w:t>
      </w:r>
      <w:r w:rsidR="00BB5457" w:rsidRPr="0044399A">
        <w:rPr>
          <w:rFonts w:asciiTheme="majorEastAsia" w:eastAsiaTheme="majorEastAsia" w:hAnsiTheme="majorEastAsia" w:cs="楷体_GB2312"/>
          <w:b/>
          <w:sz w:val="28"/>
          <w:szCs w:val="28"/>
        </w:rPr>
        <w:t>的端到端</w:t>
      </w:r>
      <w:r w:rsidR="00266821">
        <w:rPr>
          <w:rFonts w:asciiTheme="majorEastAsia" w:eastAsiaTheme="majorEastAsia" w:hAnsiTheme="majorEastAsia" w:cs="楷体_GB2312" w:hint="eastAsia"/>
          <w:b/>
          <w:bCs/>
          <w:sz w:val="28"/>
          <w:szCs w:val="28"/>
        </w:rPr>
        <w:t>实时</w:t>
      </w:r>
      <w:r w:rsidR="00BB5457" w:rsidRPr="0044399A">
        <w:rPr>
          <w:rFonts w:asciiTheme="majorEastAsia" w:eastAsiaTheme="majorEastAsia" w:hAnsiTheme="majorEastAsia" w:cs="楷体_GB2312"/>
          <w:b/>
          <w:sz w:val="28"/>
          <w:szCs w:val="28"/>
        </w:rPr>
        <w:t>协同</w:t>
      </w:r>
      <w:r w:rsidR="00D31699" w:rsidRPr="0044399A">
        <w:rPr>
          <w:rFonts w:asciiTheme="majorEastAsia" w:eastAsiaTheme="majorEastAsia" w:hAnsiTheme="majorEastAsia" w:cs="楷体_GB2312" w:hint="eastAsia"/>
          <w:b/>
          <w:sz w:val="28"/>
          <w:szCs w:val="28"/>
        </w:rPr>
        <w:t>控制</w:t>
      </w:r>
    </w:p>
    <w:p w14:paraId="557045C8" w14:textId="1BDEFA9E" w:rsidR="00597E91" w:rsidRDefault="00B20E71" w:rsidP="006B7BCB">
      <w:pPr>
        <w:spacing w:line="360" w:lineRule="auto"/>
      </w:pPr>
      <w:r w:rsidRPr="00B20E71">
        <w:t>研究内容四进一步结合前三个研究内容的学习优化成果</w:t>
      </w:r>
      <w:r w:rsidR="00597E91" w:rsidRPr="00597E91">
        <w:rPr>
          <w:rFonts w:hint="eastAsia"/>
        </w:rPr>
        <w:t>，本项目拟建立一个基于决策</w:t>
      </w:r>
      <w:r w:rsidR="00444003">
        <w:rPr>
          <w:rFonts w:hint="eastAsia"/>
        </w:rPr>
        <w:t>学习</w:t>
      </w:r>
      <w:r w:rsidR="00597E91" w:rsidRPr="00597E91">
        <w:rPr>
          <w:rFonts w:hint="eastAsia"/>
        </w:rPr>
        <w:t>优化模型的端到端预测</w:t>
      </w:r>
      <w:r w:rsidR="002A4100">
        <w:rPr>
          <w:rFonts w:hint="eastAsia"/>
        </w:rPr>
        <w:t>后</w:t>
      </w:r>
      <w:r w:rsidR="00597E91" w:rsidRPr="00597E91">
        <w:rPr>
          <w:rFonts w:hint="eastAsia"/>
        </w:rPr>
        <w:t>优化协同平台。该平台将针对高维、强非线性及多时空尺度的电网控制问题，</w:t>
      </w:r>
      <w:r w:rsidR="000F745B" w:rsidRPr="000F745B">
        <w:rPr>
          <w:rFonts w:hint="eastAsia"/>
        </w:rPr>
        <w:t>将</w:t>
      </w:r>
      <w:r w:rsidR="00164478">
        <w:rPr>
          <w:rFonts w:hint="eastAsia"/>
        </w:rPr>
        <w:t>上游</w:t>
      </w:r>
      <w:r w:rsidR="000F745B" w:rsidRPr="000F745B">
        <w:rPr>
          <w:rFonts w:hint="eastAsia"/>
        </w:rPr>
        <w:t>源荷波动</w:t>
      </w:r>
      <w:r w:rsidR="00164478">
        <w:rPr>
          <w:rFonts w:hint="eastAsia"/>
        </w:rPr>
        <w:t>预测</w:t>
      </w:r>
      <w:r w:rsidR="000F745B" w:rsidRPr="000F745B">
        <w:rPr>
          <w:rFonts w:hint="eastAsia"/>
        </w:rPr>
        <w:t>与</w:t>
      </w:r>
      <w:r w:rsidR="00164478">
        <w:rPr>
          <w:rFonts w:hint="eastAsia"/>
        </w:rPr>
        <w:t>下游</w:t>
      </w:r>
      <w:r w:rsidR="000F745B" w:rsidRPr="000F745B">
        <w:rPr>
          <w:rFonts w:hint="eastAsia"/>
        </w:rPr>
        <w:t>决策优化紧密结合，提升综合能源系统全局</w:t>
      </w:r>
      <w:r w:rsidR="00164478">
        <w:rPr>
          <w:rFonts w:hint="eastAsia"/>
        </w:rPr>
        <w:t>效益</w:t>
      </w:r>
      <w:r w:rsidR="000F745B" w:rsidRPr="000F745B">
        <w:rPr>
          <w:rFonts w:hint="eastAsia"/>
        </w:rPr>
        <w:t>的最优</w:t>
      </w:r>
      <w:r w:rsidR="00164478">
        <w:rPr>
          <w:rFonts w:hint="eastAsia"/>
        </w:rPr>
        <w:t>性</w:t>
      </w:r>
      <w:r w:rsidR="00597E91" w:rsidRPr="00597E91">
        <w:rPr>
          <w:rFonts w:hint="eastAsia"/>
        </w:rPr>
        <w:t>。具体的研究思路和技术路线</w:t>
      </w:r>
      <w:r w:rsidR="00B174C9">
        <w:rPr>
          <w:rFonts w:hint="eastAsia"/>
        </w:rPr>
        <w:t>如</w:t>
      </w:r>
      <w:r w:rsidR="00B174C9" w:rsidRPr="00B174C9">
        <w:rPr>
          <w:rFonts w:hint="eastAsia"/>
        </w:rPr>
        <w:t>图</w:t>
      </w:r>
      <w:r w:rsidR="00B174C9">
        <w:rPr>
          <w:rFonts w:hint="eastAsia"/>
        </w:rPr>
        <w:t>7</w:t>
      </w:r>
      <w:r w:rsidR="00B174C9">
        <w:rPr>
          <w:rFonts w:hint="eastAsia"/>
        </w:rPr>
        <w:t>所示，</w:t>
      </w:r>
      <w:r w:rsidR="00597E91" w:rsidRPr="00597E91">
        <w:rPr>
          <w:rFonts w:hint="eastAsia"/>
        </w:rPr>
        <w:t>可以概括为：结合局部优化决策损失（</w:t>
      </w:r>
      <w:r w:rsidR="00597E91" w:rsidRPr="00597E91">
        <w:rPr>
          <w:rFonts w:hint="eastAsia"/>
        </w:rPr>
        <w:t>LODL</w:t>
      </w:r>
      <w:r w:rsidR="00597E91" w:rsidRPr="00597E91">
        <w:rPr>
          <w:rFonts w:hint="eastAsia"/>
        </w:rPr>
        <w:t>）方法，利用神经网络拟合优化决策损失函数，避免大规模优化问题求解中的高计算成本；</w:t>
      </w:r>
      <w:r w:rsidR="00457E1A" w:rsidRPr="00457E1A">
        <w:rPr>
          <w:rFonts w:hint="eastAsia"/>
        </w:rPr>
        <w:t>将优化任务的决策损失嵌入</w:t>
      </w:r>
      <w:r w:rsidR="005F2435">
        <w:rPr>
          <w:rFonts w:hint="eastAsia"/>
        </w:rPr>
        <w:t>预测与优化</w:t>
      </w:r>
      <w:r w:rsidR="00457E1A" w:rsidRPr="00457E1A">
        <w:rPr>
          <w:rFonts w:hint="eastAsia"/>
        </w:rPr>
        <w:t>训练过程，</w:t>
      </w:r>
      <w:r w:rsidR="00661D57" w:rsidRPr="00661D57">
        <w:rPr>
          <w:rFonts w:hint="eastAsia"/>
        </w:rPr>
        <w:t>通过联合训练，</w:t>
      </w:r>
      <w:r w:rsidR="00457E1A" w:rsidRPr="00457E1A">
        <w:rPr>
          <w:rFonts w:hint="eastAsia"/>
        </w:rPr>
        <w:t>解决传统两阶段预测优化方法的计算瓶颈与精度问题</w:t>
      </w:r>
      <w:r w:rsidR="00597E91" w:rsidRPr="00597E91">
        <w:rPr>
          <w:rFonts w:hint="eastAsia"/>
        </w:rPr>
        <w:t>，实现端到端的决策优化，</w:t>
      </w:r>
      <w:r w:rsidR="00597E91" w:rsidRPr="00597E91">
        <w:rPr>
          <w:rFonts w:hint="eastAsia"/>
        </w:rPr>
        <w:lastRenderedPageBreak/>
        <w:t>提高</w:t>
      </w:r>
      <w:r w:rsidR="00661D57">
        <w:rPr>
          <w:rFonts w:hint="eastAsia"/>
        </w:rPr>
        <w:t>综合能源</w:t>
      </w:r>
      <w:r w:rsidR="00597E91" w:rsidRPr="00597E91">
        <w:rPr>
          <w:rFonts w:hint="eastAsia"/>
        </w:rPr>
        <w:t>系统的</w:t>
      </w:r>
      <w:r w:rsidR="00661D57">
        <w:rPr>
          <w:rFonts w:hint="eastAsia"/>
        </w:rPr>
        <w:t>经济性</w:t>
      </w:r>
      <w:r w:rsidR="00597E91" w:rsidRPr="00597E91">
        <w:rPr>
          <w:rFonts w:hint="eastAsia"/>
        </w:rPr>
        <w:t>。</w:t>
      </w:r>
    </w:p>
    <w:p w14:paraId="19DB2E3F" w14:textId="7EF7BFC8" w:rsidR="0018136F" w:rsidRDefault="002E55E6" w:rsidP="0018136F">
      <w:pPr>
        <w:keepNext/>
        <w:spacing w:line="360" w:lineRule="auto"/>
        <w:ind w:firstLine="0"/>
        <w:jc w:val="center"/>
      </w:pPr>
      <w:r w:rsidRPr="002E55E6">
        <w:rPr>
          <w:noProof/>
        </w:rPr>
        <w:drawing>
          <wp:inline distT="0" distB="0" distL="0" distR="0" wp14:anchorId="4A300F5E" wp14:editId="0498DE22">
            <wp:extent cx="5362534" cy="1152000"/>
            <wp:effectExtent l="0" t="0" r="0" b="0"/>
            <wp:docPr id="6" name="图片 5">
              <a:extLst xmlns:a="http://schemas.openxmlformats.org/drawingml/2006/main">
                <a:ext uri="{FF2B5EF4-FFF2-40B4-BE49-F238E27FC236}">
                  <a16:creationId xmlns:a16="http://schemas.microsoft.com/office/drawing/2014/main" id="{08C67EFA-F17D-09E2-858A-38E200AD9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8C67EFA-F17D-09E2-858A-38E200AD9A7B}"/>
                        </a:ext>
                      </a:extLst>
                    </pic:cNvPr>
                    <pic:cNvPicPr>
                      <a:picLocks noChangeAspect="1"/>
                    </pic:cNvPicPr>
                  </pic:nvPicPr>
                  <pic:blipFill>
                    <a:blip r:embed="rId14"/>
                    <a:stretch>
                      <a:fillRect/>
                    </a:stretch>
                  </pic:blipFill>
                  <pic:spPr>
                    <a:xfrm>
                      <a:off x="0" y="0"/>
                      <a:ext cx="5362534" cy="1152000"/>
                    </a:xfrm>
                    <a:prstGeom prst="rect">
                      <a:avLst/>
                    </a:prstGeom>
                  </pic:spPr>
                </pic:pic>
              </a:graphicData>
            </a:graphic>
          </wp:inline>
        </w:drawing>
      </w:r>
    </w:p>
    <w:p w14:paraId="038B80DC" w14:textId="0B3698A6" w:rsidR="0018136F" w:rsidRPr="0018136F" w:rsidRDefault="0018136F" w:rsidP="0018136F">
      <w:pPr>
        <w:pStyle w:val="af9"/>
        <w:spacing w:line="360" w:lineRule="auto"/>
        <w:rPr>
          <w:rFonts w:hint="eastAsia"/>
          <w:b/>
        </w:rPr>
      </w:pPr>
      <w:r w:rsidRPr="00E059FB">
        <w:rPr>
          <w:rFonts w:hint="eastAsia"/>
          <w:b/>
          <w:bCs/>
        </w:rPr>
        <w:t>图</w:t>
      </w:r>
      <w:r w:rsidRPr="00E059FB">
        <w:rPr>
          <w:b/>
          <w:bCs/>
        </w:rPr>
        <w:t xml:space="preserve"> </w:t>
      </w:r>
      <w:r w:rsidR="00C66187">
        <w:rPr>
          <w:rFonts w:hint="eastAsia"/>
          <w:b/>
          <w:bCs/>
        </w:rPr>
        <w:t>7</w:t>
      </w:r>
      <w:r w:rsidRPr="00E059FB">
        <w:rPr>
          <w:rFonts w:hint="eastAsia"/>
          <w:b/>
          <w:bCs/>
        </w:rPr>
        <w:t>源荷预测与决策优化的端到端扩散实时协同控制</w:t>
      </w:r>
    </w:p>
    <w:p w14:paraId="479E21F5" w14:textId="18897EDC" w:rsidR="00661D57" w:rsidRPr="00661D57" w:rsidRDefault="00661D57" w:rsidP="00B204D0">
      <w:pPr>
        <w:pStyle w:val="ad"/>
        <w:numPr>
          <w:ilvl w:val="0"/>
          <w:numId w:val="11"/>
        </w:numPr>
        <w:spacing w:line="360" w:lineRule="auto"/>
        <w:rPr>
          <w:b/>
          <w:bCs/>
        </w:rPr>
      </w:pPr>
      <w:r w:rsidRPr="00661D57">
        <w:rPr>
          <w:rFonts w:hint="eastAsia"/>
          <w:b/>
          <w:bCs/>
        </w:rPr>
        <w:t>局部优化决策损失（</w:t>
      </w:r>
      <w:r w:rsidRPr="00661D57">
        <w:rPr>
          <w:rFonts w:hint="eastAsia"/>
          <w:b/>
          <w:bCs/>
        </w:rPr>
        <w:t>Locally Optimized Decision Loss</w:t>
      </w:r>
      <w:r w:rsidRPr="00661D57">
        <w:rPr>
          <w:rFonts w:hint="eastAsia"/>
          <w:b/>
          <w:bCs/>
        </w:rPr>
        <w:t>，</w:t>
      </w:r>
      <w:r w:rsidRPr="00661D57">
        <w:rPr>
          <w:rFonts w:hint="eastAsia"/>
          <w:b/>
          <w:bCs/>
        </w:rPr>
        <w:t xml:space="preserve"> LODL</w:t>
      </w:r>
      <w:r w:rsidRPr="00661D57">
        <w:rPr>
          <w:rFonts w:hint="eastAsia"/>
          <w:b/>
          <w:bCs/>
        </w:rPr>
        <w:t>）：</w:t>
      </w:r>
    </w:p>
    <w:p w14:paraId="6A668CEF" w14:textId="53734DC2" w:rsidR="004634CA" w:rsidRPr="00B600F9" w:rsidRDefault="00B260C3" w:rsidP="00587EC8">
      <w:pPr>
        <w:spacing w:line="360" w:lineRule="auto"/>
        <w:ind w:firstLine="372"/>
      </w:pPr>
      <w:r>
        <w:rPr>
          <w:rFonts w:hint="eastAsia"/>
        </w:rPr>
        <w:t>面向决策的学习</w:t>
      </w:r>
      <w:r w:rsidR="004634CA" w:rsidRPr="00E805E8">
        <w:rPr>
          <w:rFonts w:hint="eastAsia"/>
        </w:rPr>
        <w:t xml:space="preserve"> (</w:t>
      </w:r>
      <w:r>
        <w:rPr>
          <w:rFonts w:hint="eastAsia"/>
        </w:rPr>
        <w:t>Decision Focused Learning</w:t>
      </w:r>
      <w:r>
        <w:rPr>
          <w:rFonts w:hint="eastAsia"/>
        </w:rPr>
        <w:t>，</w:t>
      </w:r>
      <w:r w:rsidR="004634CA" w:rsidRPr="00E805E8">
        <w:rPr>
          <w:rFonts w:hint="eastAsia"/>
        </w:rPr>
        <w:t xml:space="preserve">DFL) </w:t>
      </w:r>
      <w:r w:rsidR="004634CA" w:rsidRPr="00E805E8">
        <w:rPr>
          <w:rFonts w:hint="eastAsia"/>
        </w:rPr>
        <w:t>是一种将下游优化任务的</w:t>
      </w:r>
      <w:r w:rsidR="004634CA">
        <w:rPr>
          <w:rFonts w:hint="eastAsia"/>
        </w:rPr>
        <w:t>决策成本作为</w:t>
      </w:r>
      <w:r w:rsidR="004634CA" w:rsidRPr="00E805E8">
        <w:rPr>
          <w:rFonts w:hint="eastAsia"/>
        </w:rPr>
        <w:t>预测模型</w:t>
      </w:r>
      <w:r w:rsidR="004634CA">
        <w:rPr>
          <w:rFonts w:hint="eastAsia"/>
        </w:rPr>
        <w:t>的训练损失</w:t>
      </w:r>
      <w:r w:rsidR="004634CA" w:rsidRPr="00E805E8">
        <w:rPr>
          <w:rFonts w:hint="eastAsia"/>
        </w:rPr>
        <w:t>。与</w:t>
      </w:r>
      <w:r w:rsidR="004634CA" w:rsidRPr="00E805E8">
        <w:rPr>
          <w:rFonts w:hint="eastAsia"/>
        </w:rPr>
        <w:t xml:space="preserve"> DFL </w:t>
      </w:r>
      <w:r w:rsidR="004634CA" w:rsidRPr="00E805E8">
        <w:rPr>
          <w:rFonts w:hint="eastAsia"/>
        </w:rPr>
        <w:t>相关的主要技术挑战是它需要</w:t>
      </w:r>
      <w:r w:rsidR="004634CA">
        <w:rPr>
          <w:rFonts w:hint="eastAsia"/>
        </w:rPr>
        <w:t>获得</w:t>
      </w:r>
      <w:r w:rsidR="004634CA" w:rsidRPr="00E805E8">
        <w:rPr>
          <w:rFonts w:hint="eastAsia"/>
        </w:rPr>
        <w:t>优化问题</w:t>
      </w:r>
      <w:r w:rsidR="004634CA">
        <w:rPr>
          <w:rFonts w:hint="eastAsia"/>
        </w:rPr>
        <w:t>的解关于问题参数的隐式微分</w:t>
      </w:r>
      <w:r w:rsidR="004634CA" w:rsidRPr="00E805E8">
        <w:rPr>
          <w:rFonts w:hint="eastAsia"/>
        </w:rPr>
        <w:t>，</w:t>
      </w:r>
      <w:r w:rsidR="004634CA">
        <w:rPr>
          <w:rFonts w:hint="eastAsia"/>
        </w:rPr>
        <w:t>以借助自动微分框架进行模型训练过程。由于下游优化问题的解关于问题参数之间的映射关系不一定连续，因此这类问题理论上不存在隐式微分。实际任务中，电网优化问题规模都较为庞大，尽管优化问题拥有良好的优化性质，例如线性规划问题，但是大规模线性规划问题求解都需要消耗大量计算</w:t>
      </w:r>
      <w:r w:rsidR="00E3707B">
        <w:rPr>
          <w:rFonts w:hint="eastAsia"/>
        </w:rPr>
        <w:t>的计算资源</w:t>
      </w:r>
      <w:r w:rsidR="004634CA">
        <w:rPr>
          <w:rFonts w:hint="eastAsia"/>
        </w:rPr>
        <w:t>，另外根据隐式微分存在性定理的要求，在实践中，一般基于内点法求解二次规划问题获得</w:t>
      </w:r>
      <w:r w:rsidR="004634CA" w:rsidRPr="00E805E8">
        <w:rPr>
          <w:rFonts w:hint="eastAsia"/>
        </w:rPr>
        <w:t>优化问题</w:t>
      </w:r>
      <w:r w:rsidR="004634CA">
        <w:rPr>
          <w:rFonts w:hint="eastAsia"/>
        </w:rPr>
        <w:t>的解关于问题参数的微分结果，计算成本消耗在</w:t>
      </w:r>
      <m:oMath>
        <m:r>
          <w:rPr>
            <w:rFonts w:ascii="Cambria Math" w:hAnsi="Cambria Math" w:hint="eastAsia"/>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rsidR="004634CA">
        <w:rPr>
          <w:rFonts w:hint="eastAsia"/>
        </w:rPr>
        <w:t>级别，计算代价过于高昂，由于数值误差和缓和计算成本带来的低精度问题。相较于传统的两阶段的预测优化学习，实际中，</w:t>
      </w:r>
      <w:r>
        <w:rPr>
          <w:rFonts w:hint="eastAsia"/>
        </w:rPr>
        <w:t>面向</w:t>
      </w:r>
      <w:r w:rsidR="004634CA" w:rsidRPr="00E805E8">
        <w:rPr>
          <w:rFonts w:hint="eastAsia"/>
        </w:rPr>
        <w:t>决策</w:t>
      </w:r>
      <w:r>
        <w:rPr>
          <w:rFonts w:hint="eastAsia"/>
        </w:rPr>
        <w:t>的</w:t>
      </w:r>
      <w:r w:rsidR="004634CA" w:rsidRPr="00E805E8">
        <w:rPr>
          <w:rFonts w:hint="eastAsia"/>
        </w:rPr>
        <w:t>学习</w:t>
      </w:r>
      <w:r w:rsidR="004634CA">
        <w:rPr>
          <w:rFonts w:hint="eastAsia"/>
        </w:rPr>
        <w:t>的训练难度更大，更容易出现数值溢出和梯度爆炸等问题。本项目拟使用</w:t>
      </w:r>
      <w:r w:rsidR="004634CA" w:rsidRPr="00BC0187">
        <w:rPr>
          <w:rFonts w:hint="eastAsia"/>
        </w:rPr>
        <w:t>局部优化决策损失（</w:t>
      </w:r>
      <w:r w:rsidR="004634CA" w:rsidRPr="00BC0187">
        <w:rPr>
          <w:rFonts w:hint="eastAsia"/>
        </w:rPr>
        <w:t>Locally Optimized Decision Loss</w:t>
      </w:r>
      <w:r w:rsidR="004634CA">
        <w:rPr>
          <w:rFonts w:hint="eastAsia"/>
        </w:rPr>
        <w:t>，</w:t>
      </w:r>
      <w:r w:rsidR="004634CA">
        <w:rPr>
          <w:rFonts w:hint="eastAsia"/>
        </w:rPr>
        <w:t xml:space="preserve"> LODL</w:t>
      </w:r>
      <w:r w:rsidR="004634CA" w:rsidRPr="00BC0187">
        <w:rPr>
          <w:rFonts w:hint="eastAsia"/>
        </w:rPr>
        <w:t>）</w:t>
      </w:r>
      <w:r w:rsidR="004634CA">
        <w:rPr>
          <w:rFonts w:hint="eastAsia"/>
        </w:rPr>
        <w:t>,</w:t>
      </w:r>
      <w:r w:rsidR="004634CA" w:rsidRPr="005379EB">
        <w:rPr>
          <w:rFonts w:hint="eastAsia"/>
        </w:rPr>
        <w:t xml:space="preserve"> </w:t>
      </w:r>
      <w:r w:rsidR="004634CA" w:rsidRPr="005379EB">
        <w:rPr>
          <w:rFonts w:hint="eastAsia"/>
        </w:rPr>
        <w:t>对于任意决策误差的损失函数</w:t>
      </w:r>
      <m:oMath>
        <m:r>
          <w:rPr>
            <w:rFonts w:ascii="Cambria Math" w:hAnsi="Cambria Math"/>
          </w:rPr>
          <m:t>l</m:t>
        </m:r>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sidRPr="005379EB">
        <w:t>,</w:t>
      </w:r>
      <w:r w:rsidR="004634CA" w:rsidRPr="00D861A3">
        <w:rPr>
          <w:rFonts w:hint="eastAsia"/>
        </w:rPr>
        <w:t xml:space="preserve"> </w:t>
      </w:r>
      <w:r w:rsidR="004634CA" w:rsidRPr="00D861A3">
        <w:rPr>
          <w:rFonts w:hint="eastAsia"/>
        </w:rPr>
        <w:t>都可以使用一个额外的神经网络模型</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sidRPr="00D861A3">
        <w:rPr>
          <w:rFonts w:hint="eastAsia"/>
        </w:rPr>
        <w:t>进行拟合。</w:t>
      </w:r>
      <w:r w:rsidR="004634CA" w:rsidRPr="00B600F9">
        <w:t>具体来说，通过</w:t>
      </w:r>
      <w:r w:rsidR="004634CA" w:rsidRPr="00B600F9">
        <w:rPr>
          <w:rFonts w:hint="eastAsia"/>
        </w:rPr>
        <w:t>预测</w:t>
      </w:r>
      <w:r w:rsidR="00065C30">
        <w:rPr>
          <w:rFonts w:hint="eastAsia"/>
        </w:rPr>
        <w:t>模型</w:t>
      </w:r>
      <w:r w:rsidR="004634CA" w:rsidRPr="00B600F9">
        <w:rPr>
          <w:rFonts w:hint="eastAsia"/>
        </w:rPr>
        <w:t>的预测值</w:t>
      </w:r>
      <w:r w:rsidR="004634CA" w:rsidRPr="00B600F9">
        <w:t>和其对应的真实值</w:t>
      </w:r>
      <m:oMath>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Pr>
          <w:rFonts w:hint="eastAsia"/>
        </w:rPr>
        <w:t>，</w:t>
      </w:r>
      <w:r w:rsidR="004634CA" w:rsidRPr="00B600F9">
        <w:t>训练近似函数模型</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sidRPr="00B600F9">
        <w:t>,</w:t>
      </w:r>
      <w:r w:rsidR="004634CA" w:rsidRPr="00B600F9">
        <w:t>其损失定义为真实损失函数</w:t>
      </w:r>
      <m:oMath>
        <m:r>
          <w:rPr>
            <w:rFonts w:ascii="Cambria Math" w:hAnsi="Cambria Math"/>
          </w:rPr>
          <m:t>l</m:t>
        </m:r>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sidRPr="00B600F9">
        <w:t>和近似损失函数</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oMath>
      <w:r w:rsidR="004634CA" w:rsidRPr="00B600F9">
        <w:t>的均方误差</w:t>
      </w:r>
      <w:r w:rsidR="004634CA">
        <w:rPr>
          <w:rFonts w:hint="eastAsia"/>
        </w:rPr>
        <w:t>：</w:t>
      </w:r>
    </w:p>
    <w:p w14:paraId="7B3996D8" w14:textId="60585725" w:rsidR="004634CA" w:rsidRPr="00F44798" w:rsidRDefault="009B205E" w:rsidP="006B7BCB">
      <w:pPr>
        <w:pStyle w:val="aff2"/>
        <w:spacing w:line="360" w:lineRule="auto"/>
        <w:rPr>
          <w:rFonts w:asciiTheme="majorEastAsia" w:eastAsiaTheme="majorEastAsia" w:hAnsiTheme="majorEastAsia" w:cstheme="minorEastAsia" w:hint="eastAsia"/>
        </w:rPr>
      </w:pPr>
      <w:r>
        <w:rPr>
          <w:rFonts w:ascii="Times New Roman" w:hAnsi="Times New Roman" w:cstheme="minorEastAsia"/>
        </w:rPr>
        <w:tab/>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acc>
                      <m:accPr>
                        <m:ctrlPr>
                          <w:rPr>
                            <w:rFonts w:ascii="Cambria Math" w:hAnsi="Cambria Math"/>
                          </w:rPr>
                        </m:ctrlPr>
                      </m:accPr>
                      <m:e>
                        <m:r>
                          <m:rPr>
                            <m:sty m:val="p"/>
                          </m:rPr>
                          <w:rPr>
                            <w:rFonts w:ascii="Cambria Math" w:hAnsi="Cambria Math"/>
                          </w:rPr>
                          <m:t>c</m:t>
                        </m:r>
                      </m:e>
                    </m:acc>
                    <m:r>
                      <m:rPr>
                        <m:sty m:val="p"/>
                      </m:rPr>
                      <w:rPr>
                        <w:rFonts w:ascii="Cambria Math" w:hAnsi="Cambria Math"/>
                      </w:rPr>
                      <m:t>,c</m:t>
                    </m:r>
                  </m:e>
                </m:d>
              </m:e>
            </m:d>
          </m:e>
          <m:sup>
            <m:r>
              <w:rPr>
                <w:rFonts w:ascii="Cambria Math" w:hAnsi="Cambria Math"/>
              </w:rPr>
              <m:t>2</m:t>
            </m:r>
          </m:sup>
        </m:sSup>
      </m:oMath>
      <w:r>
        <w:rPr>
          <w:rFonts w:ascii="Times New Roman" w:hAnsi="Times New Roman" w:cstheme="minorEastAsia"/>
        </w:rPr>
        <w:tab/>
      </w:r>
      <w:r w:rsidR="00F44798">
        <w:rPr>
          <w:rFonts w:asciiTheme="majorEastAsia" w:eastAsiaTheme="majorEastAsia" w:hAnsiTheme="majorEastAsia" w:cstheme="minorEastAsia" w:hint="eastAsia"/>
        </w:rPr>
        <w:t>（</w:t>
      </w:r>
      <w:r>
        <w:rPr>
          <w:rFonts w:ascii="Times New Roman" w:hAnsi="Times New Roman" w:cstheme="minorEastAsia" w:hint="eastAsia"/>
        </w:rPr>
        <w:t>3</w:t>
      </w:r>
      <w:r w:rsidR="00876757">
        <w:rPr>
          <w:rFonts w:ascii="Times New Roman" w:hAnsi="Times New Roman" w:cstheme="minorEastAsia" w:hint="eastAsia"/>
        </w:rPr>
        <w:t>3</w:t>
      </w:r>
      <w:r w:rsidR="00F44798">
        <w:rPr>
          <w:rFonts w:asciiTheme="majorEastAsia" w:eastAsiaTheme="majorEastAsia" w:hAnsiTheme="majorEastAsia" w:cstheme="minorEastAsia" w:hint="eastAsia"/>
        </w:rPr>
        <w:t>）</w:t>
      </w:r>
    </w:p>
    <w:p w14:paraId="693B0E1E" w14:textId="0101BE2B" w:rsidR="00C24D07" w:rsidRDefault="00702621" w:rsidP="008C05C4">
      <w:pPr>
        <w:spacing w:line="360" w:lineRule="auto"/>
        <w:ind w:firstLine="0"/>
      </w:pPr>
      <w:r>
        <w:rPr>
          <w:rFonts w:hint="eastAsia"/>
        </w:rPr>
        <w:t>基</w:t>
      </w:r>
      <w:r w:rsidRPr="00B600F9">
        <w:rPr>
          <w:rFonts w:hint="eastAsia"/>
        </w:rPr>
        <w:t>于深度</w:t>
      </w:r>
      <w:r w:rsidR="00E35D78">
        <w:rPr>
          <w:rFonts w:hint="eastAsia"/>
        </w:rPr>
        <w:t>神经网络</w:t>
      </w:r>
      <w:r w:rsidRPr="00B600F9">
        <w:rPr>
          <w:rFonts w:hint="eastAsia"/>
        </w:rPr>
        <w:t>的万能近似定理</w:t>
      </w:r>
      <w:r>
        <w:rPr>
          <w:rFonts w:hint="eastAsia"/>
        </w:rPr>
        <w:t>，</w:t>
      </w:r>
      <w:r w:rsidRPr="00B600F9">
        <w:rPr>
          <w:rFonts w:hint="eastAsia"/>
        </w:rPr>
        <w:t>拟合端到端预测后优化的决策误差。</w:t>
      </w:r>
      <w:r>
        <w:rPr>
          <w:rFonts w:hint="eastAsia"/>
        </w:rPr>
        <w:t>当</w:t>
      </w:r>
      <w:r w:rsidRPr="00B600F9">
        <w:rPr>
          <w:rFonts w:hint="eastAsia"/>
        </w:rPr>
        <w:t>模型</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oMath>
      <w:r>
        <w:rPr>
          <w:rFonts w:hint="eastAsia"/>
        </w:rPr>
        <w:t>训练好后，</w:t>
      </w:r>
      <w:r w:rsidRPr="00B600F9">
        <w:rPr>
          <w:rFonts w:hint="eastAsia"/>
        </w:rPr>
        <w:t>固定模型</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acc>
              <m:accPr>
                <m:ctrlPr>
                  <w:rPr>
                    <w:rFonts w:ascii="Cambria Math" w:hAnsi="Cambria Math"/>
                    <w:i/>
                    <w:iCs/>
                  </w:rPr>
                </m:ctrlPr>
              </m:accPr>
              <m:e>
                <m:r>
                  <w:rPr>
                    <w:rFonts w:ascii="Cambria Math" w:hAnsi="Cambria Math"/>
                  </w:rPr>
                  <m:t>c</m:t>
                </m:r>
              </m:e>
            </m:acc>
            <m:r>
              <w:rPr>
                <w:rFonts w:ascii="Cambria Math" w:hAnsi="Cambria Math"/>
              </w:rPr>
              <m:t>,c</m:t>
            </m:r>
          </m:e>
        </m:d>
      </m:oMath>
      <w:r w:rsidRPr="00B600F9">
        <w:rPr>
          <w:rFonts w:hint="eastAsia"/>
        </w:rPr>
        <w:t>的参数，作为决策损失的近似。在万能近似定理的指导下，通过对</w:t>
      </w:r>
      <m:oMath>
        <m:sSub>
          <m:sSubPr>
            <m:ctrlPr>
              <w:rPr>
                <w:rFonts w:ascii="Cambria Math" w:hAnsi="Cambria Math"/>
              </w:rPr>
            </m:ctrlPr>
          </m:sSubPr>
          <m:e>
            <m:r>
              <w:rPr>
                <w:rFonts w:ascii="Cambria Math" w:hAnsi="Cambria Math"/>
              </w:rPr>
              <m:t>h</m:t>
            </m:r>
          </m:e>
          <m:sub>
            <m:r>
              <m:rPr>
                <m:sty m:val="p"/>
              </m:rPr>
              <w:rPr>
                <w:rFonts w:ascii="Cambria Math" w:hAnsi="Cambria Math"/>
              </w:rPr>
              <m:t>LODL</m:t>
            </m:r>
          </m:sub>
        </m:sSub>
        <m:d>
          <m:dPr>
            <m:ctrlPr>
              <w:rPr>
                <w:rFonts w:ascii="Cambria Math" w:hAnsi="Cambria Math"/>
              </w:rPr>
            </m:ctrlPr>
          </m:dPr>
          <m:e>
            <m:r>
              <w:rPr>
                <w:rFonts w:ascii="Cambria Math" w:hAnsi="Cambria Math"/>
              </w:rPr>
              <m:t>g</m:t>
            </m:r>
            <m:d>
              <m:dPr>
                <m:ctrlPr>
                  <w:rPr>
                    <w:rFonts w:ascii="Cambria Math" w:hAnsi="Cambria Math"/>
                    <w:i/>
                    <w:iCs/>
                  </w:rPr>
                </m:ctrlPr>
              </m:dPr>
              <m:e>
                <m:r>
                  <w:rPr>
                    <w:rFonts w:ascii="Cambria Math" w:hAnsi="Cambria Math"/>
                  </w:rPr>
                  <m:t>x,θ</m:t>
                </m:r>
              </m:e>
            </m:d>
            <m:r>
              <w:rPr>
                <w:rFonts w:ascii="Cambria Math" w:hAnsi="Cambria Math"/>
              </w:rPr>
              <m:t>,c</m:t>
            </m:r>
          </m:e>
        </m:d>
      </m:oMath>
      <w:r w:rsidRPr="00B600F9">
        <w:rPr>
          <w:rFonts w:hint="eastAsia"/>
        </w:rPr>
        <w:t>执行梯度下降操作更新预测模型</w:t>
      </w:r>
      <m:oMath>
        <m:r>
          <w:rPr>
            <w:rFonts w:ascii="Cambria Math" w:hAnsi="Cambria Math"/>
          </w:rPr>
          <m:t>g</m:t>
        </m:r>
        <m:d>
          <m:dPr>
            <m:ctrlPr>
              <w:rPr>
                <w:rFonts w:ascii="Cambria Math" w:hAnsi="Cambria Math"/>
                <w:i/>
                <w:iCs/>
              </w:rPr>
            </m:ctrlPr>
          </m:dPr>
          <m:e>
            <m:r>
              <w:rPr>
                <w:rFonts w:ascii="Cambria Math" w:hAnsi="Cambria Math"/>
              </w:rPr>
              <m:t>x,θ</m:t>
            </m:r>
          </m:e>
        </m:d>
      </m:oMath>
      <w:r w:rsidRPr="00B600F9">
        <w:rPr>
          <w:rFonts w:hint="eastAsia"/>
        </w:rPr>
        <w:t>的参数</w:t>
      </w:r>
      <m:oMath>
        <m:r>
          <w:rPr>
            <w:rFonts w:ascii="Cambria Math" w:hAnsi="Cambria Math"/>
          </w:rPr>
          <m:t>θ</m:t>
        </m:r>
      </m:oMath>
      <w:r w:rsidRPr="00B600F9">
        <w:rPr>
          <w:rFonts w:hint="eastAsia"/>
        </w:rPr>
        <w:t>。这个流程既避免求解优化问题的计算成本，又确保损失函数能够有效地计算梯度。</w:t>
      </w:r>
    </w:p>
    <w:p w14:paraId="6F09D204" w14:textId="77777777" w:rsidR="00A27A9E" w:rsidRPr="00BB5457" w:rsidRDefault="00A27A9E" w:rsidP="006B7BCB">
      <w:pPr>
        <w:spacing w:line="360" w:lineRule="auto"/>
        <w:ind w:firstLine="0"/>
        <w:rPr>
          <w:rFonts w:eastAsiaTheme="minorEastAsia"/>
        </w:rPr>
      </w:pPr>
    </w:p>
    <w:p w14:paraId="6AE51C3C" w14:textId="0621009D" w:rsidR="00C24D07" w:rsidRPr="0021409F" w:rsidRDefault="00C24D07" w:rsidP="006B7BCB">
      <w:pPr>
        <w:snapToGrid w:val="0"/>
        <w:spacing w:afterLines="50" w:after="156" w:line="360" w:lineRule="auto"/>
        <w:ind w:firstLine="0"/>
        <w:contextualSpacing/>
        <w:jc w:val="left"/>
        <w:rPr>
          <w:rFonts w:asciiTheme="majorEastAsia" w:eastAsiaTheme="majorEastAsia" w:hAnsiTheme="majorEastAsia" w:cs="楷体_GB2312" w:hint="eastAsia"/>
          <w:b/>
          <w:sz w:val="28"/>
          <w:szCs w:val="28"/>
        </w:rPr>
      </w:pPr>
      <w:r w:rsidRPr="0021409F">
        <w:rPr>
          <w:rFonts w:asciiTheme="majorEastAsia" w:eastAsiaTheme="majorEastAsia" w:hAnsiTheme="majorEastAsia" w:cs="楷体_GB2312" w:hint="eastAsia"/>
          <w:b/>
          <w:sz w:val="28"/>
          <w:szCs w:val="28"/>
        </w:rPr>
        <w:lastRenderedPageBreak/>
        <w:t>3</w:t>
      </w:r>
      <w:r>
        <w:rPr>
          <w:rFonts w:asciiTheme="majorEastAsia" w:eastAsiaTheme="majorEastAsia" w:hAnsiTheme="majorEastAsia" w:cs="楷体_GB2312" w:hint="eastAsia"/>
          <w:b/>
          <w:sz w:val="28"/>
          <w:szCs w:val="28"/>
        </w:rPr>
        <w:t>.2</w:t>
      </w:r>
      <w:r w:rsidRPr="0021409F">
        <w:rPr>
          <w:rFonts w:asciiTheme="majorEastAsia" w:eastAsiaTheme="majorEastAsia" w:hAnsiTheme="majorEastAsia" w:cs="楷体_GB2312" w:hint="eastAsia"/>
          <w:b/>
          <w:sz w:val="28"/>
          <w:szCs w:val="28"/>
        </w:rPr>
        <w:t xml:space="preserve"> </w:t>
      </w:r>
      <w:r w:rsidR="003C72AF">
        <w:rPr>
          <w:rFonts w:asciiTheme="majorEastAsia" w:eastAsiaTheme="majorEastAsia" w:hAnsiTheme="majorEastAsia" w:cs="楷体_GB2312" w:hint="eastAsia"/>
          <w:b/>
          <w:bCs/>
          <w:sz w:val="28"/>
          <w:szCs w:val="28"/>
        </w:rPr>
        <w:t>关键技术</w:t>
      </w:r>
    </w:p>
    <w:p w14:paraId="3B214740" w14:textId="32D6FAF8" w:rsidR="003C72AF" w:rsidRDefault="00A31111" w:rsidP="006B7BCB">
      <w:pPr>
        <w:snapToGrid w:val="0"/>
        <w:spacing w:line="360" w:lineRule="auto"/>
        <w:ind w:firstLineChars="200" w:firstLine="480"/>
      </w:pPr>
      <w:ins w:id="22" w:author="Microsoft Word" w:date="2024-12-12T12:09:00Z" w16du:dateUtc="2024-12-12T04:09:00Z">
        <w:r>
          <w:rPr>
            <w:rFonts w:hint="eastAsia"/>
          </w:rPr>
          <w:t>本课题研究</w:t>
        </w:r>
        <w:r w:rsidRPr="00DF0351">
          <w:rPr>
            <w:rFonts w:ascii="宋体" w:hAnsi="宋体" w:hint="eastAsia"/>
            <w:bCs/>
          </w:rPr>
          <w:t>针对复杂能源系统</w:t>
        </w:r>
        <w:r w:rsidRPr="00972C14">
          <w:rPr>
            <w:rFonts w:ascii="宋体" w:hAnsi="宋体" w:hint="eastAsia"/>
            <w:bCs/>
          </w:rPr>
          <w:t>高维强非线性、多时空尺度、极端条件电网</w:t>
        </w:r>
        <w:r>
          <w:rPr>
            <w:rFonts w:ascii="宋体" w:hAnsi="宋体" w:hint="eastAsia"/>
            <w:bCs/>
          </w:rPr>
          <w:t>拓扑变化和源荷预测与优化协同</w:t>
        </w:r>
        <w:r w:rsidRPr="00972C14">
          <w:rPr>
            <w:rFonts w:ascii="宋体" w:hAnsi="宋体" w:hint="eastAsia"/>
            <w:bCs/>
          </w:rPr>
          <w:t>等</w:t>
        </w:r>
        <w:r>
          <w:rPr>
            <w:rFonts w:ascii="宋体" w:hAnsi="宋体" w:hint="eastAsia"/>
            <w:bCs/>
          </w:rPr>
          <w:t>挑战的</w:t>
        </w:r>
        <w:r w:rsidRPr="00972C14">
          <w:rPr>
            <w:rFonts w:ascii="宋体" w:hAnsi="宋体" w:hint="eastAsia"/>
            <w:bCs/>
          </w:rPr>
          <w:t>人工智能实时决策系统</w:t>
        </w:r>
        <w:r>
          <w:rPr>
            <w:rFonts w:ascii="宋体" w:hAnsi="宋体" w:hint="eastAsia"/>
            <w:bCs/>
          </w:rPr>
          <w:t>，</w:t>
        </w:r>
        <w:r>
          <w:rPr>
            <w:rFonts w:hint="eastAsia"/>
          </w:rPr>
          <w:t>针对上述任务分别设计基于</w:t>
        </w:r>
        <w:r w:rsidRPr="003C72AF">
          <w:rPr>
            <w:rFonts w:hint="eastAsia"/>
            <w:b/>
            <w:bCs/>
          </w:rPr>
          <w:t>降</w:t>
        </w:r>
        <w:r>
          <w:rPr>
            <w:rFonts w:hint="eastAsia"/>
            <w:b/>
            <w:bCs/>
          </w:rPr>
          <w:t>维</w:t>
        </w:r>
        <w:r w:rsidRPr="003C72AF">
          <w:rPr>
            <w:rFonts w:hint="eastAsia"/>
            <w:b/>
            <w:bCs/>
          </w:rPr>
          <w:t>解耦扩散模型</w:t>
        </w:r>
        <w:r>
          <w:rPr>
            <w:rFonts w:hint="eastAsia"/>
          </w:rPr>
          <w:t>的</w:t>
        </w:r>
        <w:r w:rsidRPr="003C72AF">
          <w:rPr>
            <w:rFonts w:eastAsiaTheme="minorEastAsia"/>
          </w:rPr>
          <w:t>学习优化</w:t>
        </w:r>
        <w:r>
          <w:rPr>
            <w:rFonts w:eastAsiaTheme="minorEastAsia" w:hint="eastAsia"/>
          </w:rPr>
          <w:t>，</w:t>
        </w:r>
        <w:r w:rsidRPr="003C72AF">
          <w:rPr>
            <w:rFonts w:eastAsiaTheme="minorEastAsia"/>
            <w:b/>
            <w:bCs/>
          </w:rPr>
          <w:t>多时空尺度扩散强化学习</w:t>
        </w:r>
        <w:r>
          <w:rPr>
            <w:rFonts w:eastAsiaTheme="minorEastAsia" w:hint="eastAsia"/>
          </w:rPr>
          <w:t>，</w:t>
        </w:r>
        <w:r w:rsidRPr="003C72AF">
          <w:rPr>
            <w:rFonts w:eastAsiaTheme="minorEastAsia"/>
          </w:rPr>
          <w:t>具有电网拓扑感知的</w:t>
        </w:r>
        <w:r w:rsidRPr="003C72AF">
          <w:rPr>
            <w:rFonts w:eastAsiaTheme="minorEastAsia"/>
            <w:b/>
            <w:bCs/>
          </w:rPr>
          <w:t>稳健扩散</w:t>
        </w:r>
        <w:r>
          <w:rPr>
            <w:rFonts w:eastAsiaTheme="minorEastAsia" w:hint="eastAsia"/>
            <w:b/>
            <w:bCs/>
          </w:rPr>
          <w:t>策略</w:t>
        </w:r>
        <w:r>
          <w:rPr>
            <w:rFonts w:eastAsiaTheme="minorEastAsia" w:hint="eastAsia"/>
          </w:rPr>
          <w:t>和</w:t>
        </w:r>
        <w:r w:rsidRPr="003C72AF">
          <w:rPr>
            <w:rFonts w:eastAsiaTheme="minorEastAsia"/>
          </w:rPr>
          <w:t>预测与优化协同的</w:t>
        </w:r>
        <w:r w:rsidRPr="003C72AF">
          <w:rPr>
            <w:rFonts w:eastAsiaTheme="minorEastAsia"/>
            <w:b/>
            <w:bCs/>
          </w:rPr>
          <w:t>端到端预测与扩散学习</w:t>
        </w:r>
        <w:r w:rsidRPr="003C72AF">
          <w:rPr>
            <w:rFonts w:eastAsiaTheme="minorEastAsia" w:hint="eastAsia"/>
            <w:b/>
            <w:bCs/>
          </w:rPr>
          <w:t>优化</w:t>
        </w:r>
        <w:r w:rsidRPr="003C72AF">
          <w:rPr>
            <w:rFonts w:eastAsiaTheme="minorEastAsia" w:hint="eastAsia"/>
          </w:rPr>
          <w:t>。</w:t>
        </w:r>
      </w:ins>
      <w:r w:rsidR="003C72AF">
        <w:rPr>
          <w:rFonts w:hint="eastAsia"/>
        </w:rPr>
        <w:t>本课题研究</w:t>
      </w:r>
      <w:r w:rsidR="003C72AF" w:rsidRPr="00DF0351">
        <w:rPr>
          <w:rFonts w:ascii="宋体" w:hAnsi="宋体" w:hint="eastAsia"/>
          <w:bCs/>
        </w:rPr>
        <w:t>针对复杂能源系统</w:t>
      </w:r>
      <w:r w:rsidR="003C72AF" w:rsidRPr="00972C14">
        <w:rPr>
          <w:rFonts w:ascii="宋体" w:hAnsi="宋体" w:hint="eastAsia"/>
          <w:bCs/>
        </w:rPr>
        <w:t>高维强非线性、多时空尺度、极端条件电网</w:t>
      </w:r>
      <w:r w:rsidR="003C72AF">
        <w:rPr>
          <w:rFonts w:ascii="宋体" w:hAnsi="宋体" w:hint="eastAsia"/>
          <w:bCs/>
        </w:rPr>
        <w:t>拓扑变化和源荷预测与优化协同</w:t>
      </w:r>
      <w:r w:rsidR="003C72AF" w:rsidRPr="00972C14">
        <w:rPr>
          <w:rFonts w:ascii="宋体" w:hAnsi="宋体" w:hint="eastAsia"/>
          <w:bCs/>
        </w:rPr>
        <w:t>等</w:t>
      </w:r>
      <w:r w:rsidR="003C72AF">
        <w:rPr>
          <w:rFonts w:ascii="宋体" w:hAnsi="宋体" w:hint="eastAsia"/>
          <w:bCs/>
        </w:rPr>
        <w:t>挑战的</w:t>
      </w:r>
      <w:r w:rsidR="003C72AF" w:rsidRPr="00972C14">
        <w:rPr>
          <w:rFonts w:ascii="宋体" w:hAnsi="宋体" w:hint="eastAsia"/>
          <w:bCs/>
        </w:rPr>
        <w:t>人工智能实时决策系统</w:t>
      </w:r>
      <w:r w:rsidR="003C72AF">
        <w:rPr>
          <w:rFonts w:ascii="宋体" w:hAnsi="宋体" w:hint="eastAsia"/>
          <w:bCs/>
        </w:rPr>
        <w:t>，</w:t>
      </w:r>
      <w:r w:rsidR="003C72AF">
        <w:rPr>
          <w:rFonts w:hint="eastAsia"/>
        </w:rPr>
        <w:t>针对上述任务分别设计基于</w:t>
      </w:r>
      <w:r w:rsidR="003C72AF" w:rsidRPr="003C72AF">
        <w:rPr>
          <w:rFonts w:hint="eastAsia"/>
          <w:b/>
          <w:bCs/>
        </w:rPr>
        <w:t>降</w:t>
      </w:r>
      <w:r w:rsidR="007A7F0B">
        <w:rPr>
          <w:rFonts w:hint="eastAsia"/>
          <w:b/>
          <w:bCs/>
        </w:rPr>
        <w:t>维</w:t>
      </w:r>
      <w:r w:rsidR="003C72AF" w:rsidRPr="003C72AF">
        <w:rPr>
          <w:rFonts w:hint="eastAsia"/>
          <w:b/>
          <w:bCs/>
        </w:rPr>
        <w:t>解耦扩散模型</w:t>
      </w:r>
      <w:r w:rsidR="003C72AF">
        <w:rPr>
          <w:rFonts w:hint="eastAsia"/>
        </w:rPr>
        <w:t>的</w:t>
      </w:r>
      <w:r w:rsidR="003C72AF" w:rsidRPr="003C72AF">
        <w:rPr>
          <w:rFonts w:eastAsiaTheme="minorEastAsia"/>
        </w:rPr>
        <w:t>学习优化</w:t>
      </w:r>
      <w:r w:rsidR="003C72AF">
        <w:rPr>
          <w:rFonts w:eastAsiaTheme="minorEastAsia" w:hint="eastAsia"/>
        </w:rPr>
        <w:t>，</w:t>
      </w:r>
      <w:r w:rsidR="003C72AF" w:rsidRPr="003C72AF">
        <w:rPr>
          <w:rFonts w:eastAsiaTheme="minorEastAsia"/>
          <w:b/>
          <w:bCs/>
        </w:rPr>
        <w:t>多时空尺度扩散强化学习</w:t>
      </w:r>
      <w:r w:rsidR="003C72AF">
        <w:rPr>
          <w:rFonts w:eastAsiaTheme="minorEastAsia" w:hint="eastAsia"/>
        </w:rPr>
        <w:t>，</w:t>
      </w:r>
      <w:r w:rsidR="003C72AF" w:rsidRPr="003C72AF">
        <w:rPr>
          <w:rFonts w:eastAsiaTheme="minorEastAsia"/>
        </w:rPr>
        <w:t>具有电网拓扑感知的</w:t>
      </w:r>
      <w:r w:rsidR="003C72AF" w:rsidRPr="003C72AF">
        <w:rPr>
          <w:rFonts w:eastAsiaTheme="minorEastAsia"/>
          <w:b/>
          <w:bCs/>
        </w:rPr>
        <w:t>稳健扩散</w:t>
      </w:r>
      <w:r w:rsidR="003C72AF">
        <w:rPr>
          <w:rFonts w:eastAsiaTheme="minorEastAsia" w:hint="eastAsia"/>
          <w:b/>
          <w:bCs/>
        </w:rPr>
        <w:t>策略</w:t>
      </w:r>
      <w:r w:rsidR="003C72AF">
        <w:rPr>
          <w:rFonts w:eastAsiaTheme="minorEastAsia" w:hint="eastAsia"/>
        </w:rPr>
        <w:t>和</w:t>
      </w:r>
      <w:r w:rsidR="003C72AF" w:rsidRPr="003C72AF">
        <w:rPr>
          <w:rFonts w:eastAsiaTheme="minorEastAsia"/>
        </w:rPr>
        <w:t>预测与优化协同的</w:t>
      </w:r>
      <w:r w:rsidR="003C72AF" w:rsidRPr="003C72AF">
        <w:rPr>
          <w:rFonts w:eastAsiaTheme="minorEastAsia"/>
          <w:b/>
          <w:bCs/>
        </w:rPr>
        <w:t>端到端预测与扩散学习</w:t>
      </w:r>
      <w:r w:rsidR="003C72AF" w:rsidRPr="003C72AF">
        <w:rPr>
          <w:rFonts w:eastAsiaTheme="minorEastAsia" w:hint="eastAsia"/>
          <w:b/>
          <w:bCs/>
        </w:rPr>
        <w:t>优化</w:t>
      </w:r>
      <w:r w:rsidR="003C72AF" w:rsidRPr="003C72AF">
        <w:rPr>
          <w:rFonts w:eastAsiaTheme="minorEastAsia" w:hint="eastAsia"/>
        </w:rPr>
        <w:t>。</w:t>
      </w:r>
      <w:r w:rsidR="003C72AF" w:rsidRPr="00893348">
        <w:rPr>
          <w:rFonts w:hint="eastAsia"/>
        </w:rPr>
        <w:t>这</w:t>
      </w:r>
      <w:r w:rsidR="003C72AF">
        <w:rPr>
          <w:rFonts w:hint="eastAsia"/>
        </w:rPr>
        <w:t>些</w:t>
      </w:r>
      <w:r w:rsidR="003C72AF" w:rsidRPr="00893348">
        <w:rPr>
          <w:rFonts w:hint="eastAsia"/>
        </w:rPr>
        <w:t>算法均涉及到通过</w:t>
      </w:r>
      <w:r w:rsidR="003C72AF">
        <w:rPr>
          <w:rFonts w:hint="eastAsia"/>
        </w:rPr>
        <w:t>扩散模型来系统地处理</w:t>
      </w:r>
      <w:r w:rsidR="005838A0">
        <w:rPr>
          <w:rFonts w:hint="eastAsia"/>
        </w:rPr>
        <w:t>高维强非线性</w:t>
      </w:r>
      <w:r w:rsidR="003C72AF">
        <w:rPr>
          <w:rFonts w:hint="eastAsia"/>
        </w:rPr>
        <w:t>的综合能源系统实时控制问题</w:t>
      </w:r>
      <w:r w:rsidR="005838A0">
        <w:rPr>
          <w:rFonts w:hint="eastAsia"/>
        </w:rPr>
        <w:t>，</w:t>
      </w:r>
      <w:r w:rsidR="003C72AF" w:rsidRPr="005838A0">
        <w:rPr>
          <w:rFonts w:hint="eastAsia"/>
          <w:b/>
          <w:bCs/>
        </w:rPr>
        <w:t>因此</w:t>
      </w:r>
      <w:r w:rsidR="005838A0">
        <w:rPr>
          <w:rFonts w:hint="eastAsia"/>
          <w:b/>
          <w:bCs/>
        </w:rPr>
        <w:t>扩散学习优化处理高维强非线性优化问题的降维解耦合，并保证约束可行性</w:t>
      </w:r>
      <w:r w:rsidR="003C72AF" w:rsidRPr="003978A9">
        <w:rPr>
          <w:rFonts w:hint="eastAsia"/>
          <w:b/>
          <w:bCs/>
        </w:rPr>
        <w:t>是</w:t>
      </w:r>
      <w:r w:rsidR="003C72AF" w:rsidRPr="003978A9">
        <w:rPr>
          <w:b/>
          <w:bCs/>
        </w:rPr>
        <w:t>本项目</w:t>
      </w:r>
      <w:r w:rsidR="005838A0">
        <w:rPr>
          <w:rFonts w:hint="eastAsia"/>
          <w:b/>
          <w:bCs/>
        </w:rPr>
        <w:t>的首要</w:t>
      </w:r>
      <w:r w:rsidR="003C72AF">
        <w:rPr>
          <w:rFonts w:hint="eastAsia"/>
          <w:b/>
          <w:bCs/>
        </w:rPr>
        <w:t>关键技术</w:t>
      </w:r>
      <w:r w:rsidR="003C72AF">
        <w:rPr>
          <w:rFonts w:hint="eastAsia"/>
        </w:rPr>
        <w:t>。在处理</w:t>
      </w:r>
      <w:r w:rsidR="00354FA3">
        <w:rPr>
          <w:rFonts w:hint="eastAsia"/>
        </w:rPr>
        <w:t>多时空尺度的车网协同控制</w:t>
      </w:r>
      <w:r w:rsidR="003C72AF">
        <w:rPr>
          <w:rFonts w:hint="eastAsia"/>
        </w:rPr>
        <w:t>问题上，</w:t>
      </w:r>
      <w:r w:rsidR="00E222BA">
        <w:rPr>
          <w:rFonts w:hint="eastAsia"/>
          <w:b/>
          <w:bCs/>
        </w:rPr>
        <w:t>在</w:t>
      </w:r>
      <w:r w:rsidR="00E222BA" w:rsidRPr="00E222BA">
        <w:rPr>
          <w:rFonts w:hint="eastAsia"/>
          <w:b/>
          <w:bCs/>
        </w:rPr>
        <w:t>扩散学习优化</w:t>
      </w:r>
      <w:r w:rsidR="00E222BA">
        <w:rPr>
          <w:rFonts w:hint="eastAsia"/>
          <w:b/>
          <w:bCs/>
        </w:rPr>
        <w:t>的基础上</w:t>
      </w:r>
      <w:r w:rsidR="00E222BA" w:rsidRPr="00E222BA">
        <w:rPr>
          <w:rFonts w:hint="eastAsia"/>
          <w:b/>
          <w:bCs/>
        </w:rPr>
        <w:t>构建动态的扩散强化学习</w:t>
      </w:r>
      <w:r w:rsidR="00E222BA">
        <w:rPr>
          <w:rFonts w:hint="eastAsia"/>
          <w:b/>
          <w:bCs/>
        </w:rPr>
        <w:t>策略</w:t>
      </w:r>
      <w:r w:rsidR="00E222BA" w:rsidRPr="00E222BA">
        <w:rPr>
          <w:rFonts w:hint="eastAsia"/>
          <w:b/>
          <w:bCs/>
        </w:rPr>
        <w:t>变分训练是另一个关键技术</w:t>
      </w:r>
      <w:r w:rsidR="00E222BA">
        <w:rPr>
          <w:rFonts w:hint="eastAsia"/>
        </w:rPr>
        <w:t>。</w:t>
      </w:r>
      <w:r w:rsidR="006E2E43">
        <w:rPr>
          <w:rFonts w:hint="eastAsia"/>
        </w:rPr>
        <w:t>在</w:t>
      </w:r>
      <w:r w:rsidR="00E222BA" w:rsidRPr="00972C14">
        <w:rPr>
          <w:rFonts w:ascii="宋体" w:hAnsi="宋体" w:hint="eastAsia"/>
          <w:bCs/>
        </w:rPr>
        <w:t>极端条件</w:t>
      </w:r>
      <w:r w:rsidR="00E222BA">
        <w:rPr>
          <w:rFonts w:ascii="宋体" w:hAnsi="宋体" w:hint="eastAsia"/>
          <w:bCs/>
        </w:rPr>
        <w:t>下</w:t>
      </w:r>
      <w:r w:rsidR="006E2E43">
        <w:rPr>
          <w:rFonts w:ascii="宋体" w:hAnsi="宋体" w:hint="eastAsia"/>
          <w:bCs/>
        </w:rPr>
        <w:t>比如电网断线导致的</w:t>
      </w:r>
      <w:r w:rsidR="00E222BA" w:rsidRPr="00972C14">
        <w:rPr>
          <w:rFonts w:ascii="宋体" w:hAnsi="宋体" w:hint="eastAsia"/>
          <w:bCs/>
        </w:rPr>
        <w:t>电网</w:t>
      </w:r>
      <w:r w:rsidR="00E222BA">
        <w:rPr>
          <w:rFonts w:ascii="宋体" w:hAnsi="宋体" w:hint="eastAsia"/>
          <w:bCs/>
        </w:rPr>
        <w:t>拓扑变化，</w:t>
      </w:r>
      <w:r w:rsidR="006E2E43">
        <w:rPr>
          <w:rFonts w:ascii="宋体" w:hAnsi="宋体" w:hint="eastAsia"/>
          <w:bCs/>
        </w:rPr>
        <w:t>需要设计更加拓扑鲁棒的扩散学习模型，因此</w:t>
      </w:r>
      <w:r w:rsidR="006E2E43" w:rsidRPr="006E2E43">
        <w:rPr>
          <w:rFonts w:ascii="宋体" w:hAnsi="宋体" w:hint="eastAsia"/>
          <w:b/>
        </w:rPr>
        <w:t>通过</w:t>
      </w:r>
      <w:r w:rsidR="00E222BA" w:rsidRPr="006E2E43">
        <w:rPr>
          <w:rFonts w:ascii="宋体" w:hAnsi="宋体" w:hint="eastAsia"/>
          <w:b/>
        </w:rPr>
        <w:t>图神经网络学习电网拓扑表征，并建立</w:t>
      </w:r>
      <w:r w:rsidR="006E2E43">
        <w:rPr>
          <w:rFonts w:eastAsiaTheme="minorEastAsia" w:hint="eastAsia"/>
          <w:b/>
        </w:rPr>
        <w:t>融合</w:t>
      </w:r>
      <w:r w:rsidR="00E222BA" w:rsidRPr="006E2E43">
        <w:rPr>
          <w:rFonts w:eastAsiaTheme="minorEastAsia"/>
          <w:b/>
        </w:rPr>
        <w:t>电网拓扑的</w:t>
      </w:r>
      <w:r w:rsidR="006E2E43">
        <w:rPr>
          <w:rFonts w:eastAsiaTheme="minorEastAsia" w:hint="eastAsia"/>
          <w:b/>
        </w:rPr>
        <w:t>条件</w:t>
      </w:r>
      <w:r w:rsidR="00E222BA" w:rsidRPr="006E2E43">
        <w:rPr>
          <w:rFonts w:eastAsiaTheme="minorEastAsia"/>
          <w:b/>
        </w:rPr>
        <w:t>扩散模型</w:t>
      </w:r>
      <w:r w:rsidR="006E2E43" w:rsidRPr="00893348">
        <w:rPr>
          <w:rFonts w:hint="eastAsia"/>
          <w:b/>
          <w:bCs/>
        </w:rPr>
        <w:t>是本项目的</w:t>
      </w:r>
      <w:r w:rsidR="006E2E43">
        <w:rPr>
          <w:rFonts w:hint="eastAsia"/>
          <w:b/>
          <w:bCs/>
        </w:rPr>
        <w:t>第三个</w:t>
      </w:r>
      <w:r w:rsidR="006E2E43" w:rsidRPr="00893348">
        <w:rPr>
          <w:rFonts w:hint="eastAsia"/>
          <w:b/>
          <w:bCs/>
        </w:rPr>
        <w:t>关键技术</w:t>
      </w:r>
      <w:r w:rsidR="006E2E43">
        <w:rPr>
          <w:rFonts w:hint="eastAsia"/>
          <w:b/>
          <w:bCs/>
        </w:rPr>
        <w:t>。</w:t>
      </w:r>
      <w:r w:rsidR="00E222BA">
        <w:rPr>
          <w:rFonts w:ascii="宋体" w:hAnsi="宋体" w:hint="eastAsia"/>
          <w:bCs/>
        </w:rPr>
        <w:t xml:space="preserve"> </w:t>
      </w:r>
    </w:p>
    <w:p w14:paraId="2B4BBCFE" w14:textId="77777777" w:rsidR="00B15B99" w:rsidRDefault="00B15B99" w:rsidP="006B7BCB">
      <w:pPr>
        <w:snapToGrid w:val="0"/>
        <w:spacing w:line="360" w:lineRule="auto"/>
        <w:ind w:firstLine="0"/>
        <w:jc w:val="left"/>
        <w:rPr>
          <w:rFonts w:eastAsiaTheme="minorEastAsia"/>
        </w:rPr>
      </w:pPr>
    </w:p>
    <w:p w14:paraId="17459EEE" w14:textId="42EDA3F8" w:rsidR="003C72AF" w:rsidRPr="0021409F" w:rsidRDefault="003C72AF" w:rsidP="006B7BCB">
      <w:pPr>
        <w:snapToGrid w:val="0"/>
        <w:spacing w:afterLines="50" w:after="156" w:line="360" w:lineRule="auto"/>
        <w:ind w:firstLine="0"/>
        <w:contextualSpacing/>
        <w:jc w:val="left"/>
        <w:rPr>
          <w:rFonts w:asciiTheme="majorEastAsia" w:eastAsiaTheme="majorEastAsia" w:hAnsiTheme="majorEastAsia" w:cs="楷体_GB2312" w:hint="eastAsia"/>
          <w:b/>
          <w:bCs/>
          <w:sz w:val="28"/>
          <w:szCs w:val="28"/>
        </w:rPr>
      </w:pPr>
      <w:r w:rsidRPr="0021409F">
        <w:rPr>
          <w:rFonts w:asciiTheme="majorEastAsia" w:eastAsiaTheme="majorEastAsia" w:hAnsiTheme="majorEastAsia" w:cs="楷体_GB2312" w:hint="eastAsia"/>
          <w:b/>
          <w:bCs/>
          <w:sz w:val="28"/>
          <w:szCs w:val="28"/>
        </w:rPr>
        <w:t>3.</w:t>
      </w:r>
      <w:r>
        <w:rPr>
          <w:rFonts w:asciiTheme="majorEastAsia" w:eastAsiaTheme="majorEastAsia" w:hAnsiTheme="majorEastAsia" w:cs="楷体_GB2312"/>
          <w:b/>
          <w:bCs/>
          <w:sz w:val="28"/>
          <w:szCs w:val="28"/>
        </w:rPr>
        <w:t>3</w:t>
      </w:r>
      <w:r w:rsidRPr="0021409F">
        <w:rPr>
          <w:rFonts w:asciiTheme="majorEastAsia" w:eastAsiaTheme="majorEastAsia" w:hAnsiTheme="majorEastAsia" w:cs="楷体_GB2312" w:hint="eastAsia"/>
          <w:b/>
          <w:bCs/>
          <w:sz w:val="28"/>
          <w:szCs w:val="28"/>
        </w:rPr>
        <w:t xml:space="preserve"> 可行性分析</w:t>
      </w:r>
      <w:r w:rsidR="00725E6B">
        <w:rPr>
          <w:rFonts w:asciiTheme="majorEastAsia" w:eastAsiaTheme="majorEastAsia" w:hAnsiTheme="majorEastAsia" w:cs="楷体_GB2312" w:hint="eastAsia"/>
          <w:b/>
          <w:bCs/>
          <w:sz w:val="28"/>
          <w:szCs w:val="28"/>
        </w:rPr>
        <w:t xml:space="preserve"> </w:t>
      </w:r>
    </w:p>
    <w:p w14:paraId="0643C737" w14:textId="31B8305E" w:rsidR="006E2E43" w:rsidRPr="00C5357A" w:rsidRDefault="00821C2B" w:rsidP="006B7BCB">
      <w:pPr>
        <w:snapToGrid w:val="0"/>
        <w:spacing w:line="360" w:lineRule="auto"/>
        <w:ind w:firstLine="0"/>
        <w:rPr>
          <w:b/>
        </w:rPr>
      </w:pPr>
      <w:r w:rsidRPr="00C5357A">
        <w:rPr>
          <w:rFonts w:hint="eastAsia"/>
          <w:b/>
        </w:rPr>
        <w:t>（</w:t>
      </w:r>
      <w:r w:rsidR="00E14001" w:rsidRPr="00C5357A">
        <w:rPr>
          <w:rFonts w:hint="eastAsia"/>
          <w:b/>
        </w:rPr>
        <w:t>一</w:t>
      </w:r>
      <w:r w:rsidRPr="00C5357A">
        <w:rPr>
          <w:rFonts w:hint="eastAsia"/>
          <w:b/>
        </w:rPr>
        <w:t>）</w:t>
      </w:r>
      <w:r w:rsidR="006E2E43" w:rsidRPr="00C5357A">
        <w:rPr>
          <w:rFonts w:hint="eastAsia"/>
          <w:b/>
        </w:rPr>
        <w:t>研究方法可行</w:t>
      </w:r>
      <w:r w:rsidR="00725E6B">
        <w:rPr>
          <w:rFonts w:hint="eastAsia"/>
          <w:b/>
          <w:bCs/>
        </w:rPr>
        <w:t xml:space="preserve"> </w:t>
      </w:r>
    </w:p>
    <w:p w14:paraId="6E9E796E" w14:textId="72809E26" w:rsidR="006E2E43" w:rsidRPr="003758CE" w:rsidRDefault="008F39FE" w:rsidP="006B7BCB">
      <w:pPr>
        <w:snapToGrid w:val="0"/>
        <w:spacing w:line="360" w:lineRule="auto"/>
        <w:ind w:firstLineChars="200" w:firstLine="480"/>
      </w:pPr>
      <w:r w:rsidRPr="008F39FE">
        <w:rPr>
          <w:rFonts w:hint="eastAsia"/>
        </w:rPr>
        <w:t>从研究内容上看，</w:t>
      </w:r>
      <w:r w:rsidRPr="00DF0351">
        <w:rPr>
          <w:rFonts w:ascii="宋体" w:hAnsi="宋体" w:hint="eastAsia"/>
          <w:bCs/>
        </w:rPr>
        <w:t>本项目主要</w:t>
      </w:r>
      <w:r>
        <w:rPr>
          <w:rFonts w:ascii="宋体" w:hAnsi="宋体" w:hint="eastAsia"/>
          <w:bCs/>
        </w:rPr>
        <w:t>研究</w:t>
      </w:r>
      <w:r w:rsidRPr="00DF0351">
        <w:rPr>
          <w:rFonts w:ascii="宋体" w:hAnsi="宋体" w:hint="eastAsia"/>
          <w:bCs/>
        </w:rPr>
        <w:t>针对复杂</w:t>
      </w:r>
      <w:r w:rsidR="003D72A5">
        <w:rPr>
          <w:rFonts w:ascii="宋体" w:hAnsi="宋体" w:hint="eastAsia"/>
          <w:bCs/>
        </w:rPr>
        <w:t>综合</w:t>
      </w:r>
      <w:r w:rsidRPr="00DF0351">
        <w:rPr>
          <w:rFonts w:ascii="宋体" w:hAnsi="宋体" w:hint="eastAsia"/>
          <w:bCs/>
        </w:rPr>
        <w:t>能源系统</w:t>
      </w:r>
      <w:r>
        <w:rPr>
          <w:rFonts w:ascii="宋体" w:hAnsi="宋体" w:hint="eastAsia"/>
          <w:bCs/>
        </w:rPr>
        <w:t>的</w:t>
      </w:r>
      <w:r w:rsidRPr="00972C14">
        <w:rPr>
          <w:rFonts w:ascii="宋体" w:hAnsi="宋体" w:hint="eastAsia"/>
          <w:bCs/>
        </w:rPr>
        <w:t>人工智能实时</w:t>
      </w:r>
      <w:r w:rsidR="00294CE8">
        <w:rPr>
          <w:rFonts w:ascii="宋体" w:hAnsi="宋体" w:hint="eastAsia"/>
          <w:bCs/>
        </w:rPr>
        <w:t>控制与决策</w:t>
      </w:r>
      <w:r>
        <w:rPr>
          <w:rFonts w:ascii="宋体" w:hAnsi="宋体" w:hint="eastAsia"/>
          <w:bCs/>
        </w:rPr>
        <w:t>，基于扩散模型这一近期生成式人工智能领域的最新研究成果，</w:t>
      </w:r>
      <w:r w:rsidR="00294CE8">
        <w:rPr>
          <w:rFonts w:ascii="宋体" w:hAnsi="宋体" w:hint="eastAsia"/>
          <w:bCs/>
        </w:rPr>
        <w:t>分别从</w:t>
      </w:r>
      <w:r w:rsidR="00B67597" w:rsidRPr="00972C14">
        <w:rPr>
          <w:rFonts w:ascii="宋体" w:hAnsi="宋体" w:hint="eastAsia"/>
          <w:bCs/>
        </w:rPr>
        <w:t>高维强非线性、多时空尺度、极端条件电网</w:t>
      </w:r>
      <w:r w:rsidR="00B67597">
        <w:rPr>
          <w:rFonts w:ascii="宋体" w:hAnsi="宋体" w:hint="eastAsia"/>
          <w:bCs/>
        </w:rPr>
        <w:t>拓扑变化、源荷</w:t>
      </w:r>
      <w:r w:rsidR="004B1917">
        <w:rPr>
          <w:rFonts w:ascii="宋体" w:hAnsi="宋体" w:hint="eastAsia"/>
          <w:bCs/>
        </w:rPr>
        <w:t>预测与优化协同这四个方面</w:t>
      </w:r>
      <w:r w:rsidR="004B1917" w:rsidRPr="008F39FE">
        <w:t>逐次展开深入研究</w:t>
      </w:r>
      <w:r w:rsidR="004B1917">
        <w:rPr>
          <w:rFonts w:hint="eastAsia"/>
        </w:rPr>
        <w:t>，</w:t>
      </w:r>
      <w:r w:rsidR="004B1917" w:rsidRPr="008F39FE">
        <w:t>力求构建一</w:t>
      </w:r>
      <w:r w:rsidR="004B1917">
        <w:rPr>
          <w:rFonts w:hint="eastAsia"/>
        </w:rPr>
        <w:t>套</w:t>
      </w:r>
      <w:r w:rsidR="004B1917" w:rsidRPr="008F39FE">
        <w:t>较为完整的</w:t>
      </w:r>
      <w:r w:rsidR="00301BB2">
        <w:rPr>
          <w:rFonts w:hint="eastAsia"/>
        </w:rPr>
        <w:t>基于</w:t>
      </w:r>
      <w:r w:rsidR="004B1917">
        <w:rPr>
          <w:rFonts w:hint="eastAsia"/>
        </w:rPr>
        <w:t>扩散</w:t>
      </w:r>
      <w:r w:rsidR="00301BB2">
        <w:rPr>
          <w:rFonts w:hint="eastAsia"/>
        </w:rPr>
        <w:t>模型的</w:t>
      </w:r>
      <w:r w:rsidR="004B1917">
        <w:rPr>
          <w:rFonts w:hint="eastAsia"/>
        </w:rPr>
        <w:t>学习优化理论与算法框架</w:t>
      </w:r>
      <w:r w:rsidR="00A86006">
        <w:rPr>
          <w:rFonts w:hint="eastAsia"/>
        </w:rPr>
        <w:t>，为</w:t>
      </w:r>
      <w:r>
        <w:rPr>
          <w:rFonts w:ascii="宋体" w:hAnsi="宋体" w:hint="eastAsia"/>
          <w:bCs/>
        </w:rPr>
        <w:t>实现复杂能</w:t>
      </w:r>
      <w:r w:rsidRPr="000138F0">
        <w:rPr>
          <w:rFonts w:cs="Times New Roman" w:hint="eastAsia"/>
        </w:rPr>
        <w:t>源系统实时、鲁棒和全局优化的控制决策</w:t>
      </w:r>
      <w:r w:rsidRPr="008F39FE">
        <w:t>提供理论支持和方向性指导</w:t>
      </w:r>
      <w:r w:rsidRPr="000138F0">
        <w:rPr>
          <w:rFonts w:cs="Times New Roman"/>
        </w:rPr>
        <w:t>。</w:t>
      </w:r>
      <w:r w:rsidRPr="008F39FE">
        <w:t>近年来，</w:t>
      </w:r>
      <w:r w:rsidR="00B47414" w:rsidRPr="000138F0">
        <w:rPr>
          <w:rFonts w:cs="Times New Roman"/>
          <w:color w:val="auto"/>
        </w:rPr>
        <w:t>扩散模型在生成模型领域引发了广泛关注并取得了显著成就</w:t>
      </w:r>
      <w:r w:rsidR="00B47414" w:rsidRPr="000138F0">
        <w:rPr>
          <w:rFonts w:cs="Times New Roman" w:hint="eastAsia"/>
          <w:color w:val="auto"/>
        </w:rPr>
        <w:t>。</w:t>
      </w:r>
      <w:r w:rsidR="00B47414" w:rsidRPr="000138F0">
        <w:rPr>
          <w:rFonts w:cs="Times New Roman"/>
          <w:color w:val="auto"/>
        </w:rPr>
        <w:t>其理论基础源自非平衡热力学</w:t>
      </w:r>
      <w:sdt>
        <w:sdtPr>
          <w:rPr>
            <w:color w:val="000000"/>
          </w:rPr>
          <w:tag w:val="MENDELEY_CITATION_v3_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"/>
          <w:id w:val="1380495114"/>
          <w:placeholder>
            <w:docPart w:val="1CE0203EE05048B8A4523DAC8FB13477"/>
          </w:placeholder>
        </w:sdtPr>
        <w:sdtContent>
          <w:r w:rsidR="00372AB1" w:rsidRPr="00360161">
            <w:rPr>
              <w:rFonts w:cs="Times New Roman" w:hint="eastAsia"/>
              <w:color w:val="000000"/>
            </w:rPr>
            <w:t>[43]</w:t>
          </w:r>
        </w:sdtContent>
      </w:sdt>
      <w:r w:rsidR="65D0193F">
        <w:t>和</w:t>
      </w:r>
      <w:r w:rsidR="65D0193F" w:rsidRPr="000138F0">
        <w:rPr>
          <w:rFonts w:cs="Times New Roman"/>
          <w:color w:val="auto"/>
        </w:rPr>
        <w:t>隐式模型</w:t>
      </w:r>
      <w:sdt>
        <w:sdtPr>
          <w:rPr>
            <w:color w:val="000000"/>
          </w:rPr>
          <w:tag w:val="MENDELEY_CITATION_v3_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"/>
          <w:id w:val="1634670478"/>
          <w:placeholder>
            <w:docPart w:val="CA86EC31F6DB4A0BADDC7F8F8C1A79AC"/>
          </w:placeholder>
        </w:sdtPr>
        <w:sdtContent>
          <w:r w:rsidR="65D0193F" w:rsidRPr="00360161">
            <w:rPr>
              <w:rFonts w:cs="Times New Roman"/>
              <w:color w:val="000000"/>
            </w:rPr>
            <w:t>[44]</w:t>
          </w:r>
        </w:sdtContent>
      </w:sdt>
      <w:r w:rsidR="65D0193F">
        <w:t xml:space="preserve"> </w:t>
      </w:r>
      <w:r w:rsidR="00B47414" w:rsidRPr="000138F0">
        <w:rPr>
          <w:rFonts w:cs="Times New Roman"/>
          <w:color w:val="auto"/>
        </w:rPr>
        <w:t>等早期研究的成果</w:t>
      </w:r>
      <w:r w:rsidR="00B47414">
        <w:rPr>
          <w:rFonts w:hint="eastAsia"/>
        </w:rPr>
        <w:t>，</w:t>
      </w:r>
      <w:r w:rsidR="00B47414" w:rsidRPr="000138F0">
        <w:rPr>
          <w:rFonts w:cs="Times New Roman"/>
          <w:color w:val="auto"/>
        </w:rPr>
        <w:t>扩散模型的概念首次在</w:t>
      </w:r>
      <w:r w:rsidR="00B47414" w:rsidRPr="000138F0">
        <w:rPr>
          <w:rFonts w:cs="Times New Roman"/>
          <w:color w:val="auto"/>
        </w:rPr>
        <w:t>DDPM</w:t>
      </w:r>
      <w:sdt>
        <w:sdtPr>
          <w:rPr>
            <w:color w:val="000000"/>
          </w:rPr>
          <w:tag w:val="MENDELEY_CITATION_v3_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k5ldXJhbCBJbmZvcm1hdGlvbiBQcm9jZXNzaW5nIFN5c3RlbXMiLCJJU1NOIjoiMTA0OTUyNTgiLCJpc3N1ZWQiOnsiZGF0ZS1wYXJ0cyI6W1syMDIw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uIiwidm9sdW1lIjoiMjAyMC1EZWNlbWJlciIsImNvbnRhaW5lci10aXRsZS1zaG9ydCI6IiJ9LCJpc1RlbXBvcmFyeSI6ZmFsc2V9XX0="/>
          <w:id w:val="212487595"/>
          <w:placeholder>
            <w:docPart w:val="A4201F5A3A634D9AB1DF307787B273A6"/>
          </w:placeholder>
        </w:sdtPr>
        <w:sdtContent>
          <w:r w:rsidR="7DC32574" w:rsidRPr="00360161">
            <w:rPr>
              <w:rFonts w:cs="Times New Roman"/>
              <w:color w:val="000000"/>
            </w:rPr>
            <w:t>[45]</w:t>
          </w:r>
        </w:sdtContent>
      </w:sdt>
      <w:r w:rsidR="00B47414">
        <w:t>中被提出。</w:t>
      </w:r>
      <w:r w:rsidR="00B47414" w:rsidRPr="000138F0">
        <w:rPr>
          <w:rFonts w:cs="Times New Roman"/>
          <w:b/>
          <w:color w:val="auto"/>
        </w:rPr>
        <w:t>扩散模型因为其</w:t>
      </w:r>
      <w:r w:rsidR="00B47414" w:rsidRPr="000138F0">
        <w:rPr>
          <w:rFonts w:cs="Times New Roman" w:hint="eastAsia"/>
          <w:b/>
          <w:color w:val="auto"/>
        </w:rPr>
        <w:t>多样性生成能力与</w:t>
      </w:r>
      <w:r w:rsidR="00B47414" w:rsidRPr="00B47414">
        <w:rPr>
          <w:rFonts w:hint="eastAsia"/>
          <w:b/>
          <w:bCs/>
        </w:rPr>
        <w:t>丰富的表征能力构成了当今生成式人工智能的基础</w:t>
      </w:r>
      <w:r w:rsidR="00B47414">
        <w:rPr>
          <w:rFonts w:hint="eastAsia"/>
          <w:b/>
          <w:bCs/>
        </w:rPr>
        <w:t>，</w:t>
      </w:r>
      <w:r w:rsidR="00B47414" w:rsidRPr="000138F0">
        <w:rPr>
          <w:rFonts w:cs="Times New Roman"/>
          <w:color w:val="auto"/>
        </w:rPr>
        <w:t>被广泛地应用于图像</w:t>
      </w:r>
      <w:r w:rsidR="00B47414" w:rsidRPr="000138F0">
        <w:rPr>
          <w:rFonts w:cs="Times New Roman" w:hint="eastAsia"/>
          <w:color w:val="auto"/>
        </w:rPr>
        <w:t>生成、机器人决策、非凸优化等领域中。</w:t>
      </w:r>
      <w:r w:rsidR="00B47414" w:rsidRPr="000138F0">
        <w:rPr>
          <w:rFonts w:cs="Times New Roman"/>
          <w:color w:val="auto"/>
        </w:rPr>
        <w:t>扩散模型</w:t>
      </w:r>
      <w:r w:rsidR="001D70A4">
        <w:rPr>
          <w:rFonts w:hint="eastAsia"/>
        </w:rPr>
        <w:t>得到了</w:t>
      </w:r>
      <w:r w:rsidR="00CA0B0B" w:rsidRPr="008F39FE">
        <w:rPr>
          <w:rFonts w:hint="eastAsia"/>
        </w:rPr>
        <w:t>国际国内学术界</w:t>
      </w:r>
      <w:r w:rsidR="00CA0B0B">
        <w:rPr>
          <w:rFonts w:hint="eastAsia"/>
        </w:rPr>
        <w:t>和工业届的广泛</w:t>
      </w:r>
      <w:r w:rsidRPr="008F39FE">
        <w:rPr>
          <w:rFonts w:hint="eastAsia"/>
        </w:rPr>
        <w:t>认可，这从原理和技术上保证了本项目研究方案的可行性。</w:t>
      </w:r>
      <w:r w:rsidR="00CA0B0B" w:rsidRPr="008F39FE">
        <w:t>特别</w:t>
      </w:r>
      <w:r w:rsidR="00CA0B0B" w:rsidRPr="008F39FE">
        <w:lastRenderedPageBreak/>
        <w:t>地，</w:t>
      </w:r>
      <w:r w:rsidR="00CA0B0B">
        <w:rPr>
          <w:rFonts w:hint="eastAsia"/>
        </w:rPr>
        <w:t>卡耐基梅隆大学</w:t>
      </w:r>
      <w:proofErr w:type="spellStart"/>
      <w:r w:rsidR="00A7101D">
        <w:rPr>
          <w:rFonts w:cs="Times New Roman" w:hint="eastAsia"/>
        </w:rPr>
        <w:t>Guannan</w:t>
      </w:r>
      <w:proofErr w:type="spellEnd"/>
      <w:r w:rsidR="00CA0B0B" w:rsidRPr="00271296">
        <w:rPr>
          <w:rFonts w:cs="Times New Roman" w:hint="eastAsia"/>
        </w:rPr>
        <w:t xml:space="preserve"> </w:t>
      </w:r>
      <w:r w:rsidR="00A7101D">
        <w:rPr>
          <w:rFonts w:cs="Times New Roman" w:hint="eastAsia"/>
        </w:rPr>
        <w:t>Q</w:t>
      </w:r>
      <w:r w:rsidR="00CA0B0B" w:rsidRPr="00271296">
        <w:rPr>
          <w:rFonts w:cs="Times New Roman" w:hint="eastAsia"/>
        </w:rPr>
        <w:t>u</w:t>
      </w:r>
      <w:r w:rsidR="00CA0B0B" w:rsidRPr="003758CE">
        <w:t>教授</w:t>
      </w:r>
      <w:r w:rsidR="00D27CCC">
        <w:rPr>
          <w:rFonts w:hint="eastAsia"/>
        </w:rPr>
        <w:t>团队</w:t>
      </w:r>
      <w:r w:rsidR="001177CC">
        <w:rPr>
          <w:rFonts w:hint="eastAsia"/>
        </w:rPr>
        <w:t>于人工智能顶级会议</w:t>
      </w:r>
      <w:proofErr w:type="spellStart"/>
      <w:r w:rsidR="001177CC" w:rsidRPr="003E7377">
        <w:rPr>
          <w:rFonts w:cs="Times New Roman" w:hint="eastAsia"/>
        </w:rPr>
        <w:t>NeurIPS</w:t>
      </w:r>
      <w:proofErr w:type="spellEnd"/>
      <w:r w:rsidR="001177CC" w:rsidRPr="003E7377">
        <w:rPr>
          <w:rFonts w:cs="Times New Roman" w:hint="eastAsia"/>
        </w:rPr>
        <w:t xml:space="preserve"> 2024</w:t>
      </w:r>
      <w:r w:rsidR="001177CC">
        <w:rPr>
          <w:rFonts w:hint="eastAsia"/>
        </w:rPr>
        <w:t>上发表的</w:t>
      </w:r>
      <w:r w:rsidR="003E7377" w:rsidRPr="00D27CCC">
        <w:rPr>
          <w:rFonts w:cs="Times New Roman"/>
        </w:rPr>
        <w:t>《</w:t>
      </w:r>
      <w:r w:rsidR="00D27CCC" w:rsidRPr="00D27CCC">
        <w:rPr>
          <w:rFonts w:cs="Times New Roman"/>
        </w:rPr>
        <w:t>Model-</w:t>
      </w:r>
      <w:r w:rsidR="00C91EE7">
        <w:rPr>
          <w:rFonts w:cs="Times New Roman" w:hint="eastAsia"/>
        </w:rPr>
        <w:t>b</w:t>
      </w:r>
      <w:r w:rsidR="2AB0D74C" w:rsidRPr="2AB0D74C">
        <w:rPr>
          <w:rFonts w:cs="Times New Roman"/>
        </w:rPr>
        <w:t>a</w:t>
      </w:r>
      <w:r w:rsidR="00323C28">
        <w:rPr>
          <w:rFonts w:cs="Times New Roman" w:hint="eastAsia"/>
        </w:rPr>
        <w:t>sed</w:t>
      </w:r>
      <w:r w:rsidR="2AB0D74C" w:rsidRPr="2AB0D74C">
        <w:rPr>
          <w:rFonts w:cs="Times New Roman"/>
        </w:rPr>
        <w:t xml:space="preserve"> </w:t>
      </w:r>
      <w:r w:rsidR="00C91EE7">
        <w:rPr>
          <w:rFonts w:cs="Times New Roman" w:hint="eastAsia"/>
        </w:rPr>
        <w:t>D</w:t>
      </w:r>
      <w:r w:rsidR="00C91EE7" w:rsidRPr="00C91EE7">
        <w:rPr>
          <w:rFonts w:cs="Times New Roman"/>
        </w:rPr>
        <w:t xml:space="preserve">iffusion for </w:t>
      </w:r>
      <w:r w:rsidR="00C91EE7">
        <w:rPr>
          <w:rFonts w:cs="Times New Roman" w:hint="eastAsia"/>
        </w:rPr>
        <w:t>T</w:t>
      </w:r>
      <w:r w:rsidR="00C91EE7" w:rsidRPr="00C91EE7">
        <w:rPr>
          <w:rFonts w:cs="Times New Roman"/>
        </w:rPr>
        <w:t xml:space="preserve">rajectory </w:t>
      </w:r>
      <w:r w:rsidR="00C91EE7">
        <w:rPr>
          <w:rFonts w:cs="Times New Roman" w:hint="eastAsia"/>
        </w:rPr>
        <w:t>O</w:t>
      </w:r>
      <w:r w:rsidR="00C91EE7" w:rsidRPr="00C91EE7">
        <w:rPr>
          <w:rFonts w:cs="Times New Roman"/>
        </w:rPr>
        <w:t>ptimization</w:t>
      </w:r>
      <w:r w:rsidR="003E7377" w:rsidRPr="00D27CCC">
        <w:rPr>
          <w:rFonts w:cs="Times New Roman"/>
        </w:rPr>
        <w:t>》</w:t>
      </w:r>
      <w:r w:rsidR="000A0E4C">
        <w:rPr>
          <w:rFonts w:cs="Times New Roman" w:hint="eastAsia"/>
        </w:rPr>
        <w:t>研究，</w:t>
      </w:r>
      <w:r w:rsidR="000F65C5">
        <w:rPr>
          <w:rFonts w:cs="Times New Roman" w:hint="eastAsia"/>
        </w:rPr>
        <w:t>展现</w:t>
      </w:r>
      <w:r w:rsidR="00A35C31">
        <w:rPr>
          <w:rFonts w:cs="Times New Roman" w:hint="eastAsia"/>
        </w:rPr>
        <w:t>了</w:t>
      </w:r>
      <w:r w:rsidR="003A3DAD">
        <w:rPr>
          <w:rFonts w:cs="Times New Roman" w:hint="eastAsia"/>
        </w:rPr>
        <w:t>扩散模型求解</w:t>
      </w:r>
      <w:r w:rsidR="000868A1">
        <w:rPr>
          <w:rFonts w:cs="Times New Roman" w:hint="eastAsia"/>
        </w:rPr>
        <w:t>复杂非凸</w:t>
      </w:r>
      <w:r w:rsidR="003A3DAD">
        <w:rPr>
          <w:rFonts w:cs="Times New Roman" w:hint="eastAsia"/>
        </w:rPr>
        <w:t>优化</w:t>
      </w:r>
      <w:r w:rsidR="00795E18">
        <w:rPr>
          <w:rFonts w:cs="Times New Roman" w:hint="eastAsia"/>
        </w:rPr>
        <w:t>问题</w:t>
      </w:r>
      <w:r w:rsidR="000868A1">
        <w:rPr>
          <w:rFonts w:cs="Times New Roman" w:hint="eastAsia"/>
        </w:rPr>
        <w:t>的</w:t>
      </w:r>
      <w:r w:rsidR="000A0E4C">
        <w:rPr>
          <w:rFonts w:cs="Times New Roman" w:hint="eastAsia"/>
        </w:rPr>
        <w:t>优越性。</w:t>
      </w:r>
      <w:r w:rsidR="00795E18">
        <w:rPr>
          <w:rFonts w:cs="Times New Roman" w:hint="eastAsia"/>
        </w:rPr>
        <w:t>当前</w:t>
      </w:r>
      <w:r w:rsidR="00CA0B0B">
        <w:rPr>
          <w:rFonts w:hint="eastAsia"/>
        </w:rPr>
        <w:t>扩散模型和学习优化成为</w:t>
      </w:r>
      <w:r w:rsidR="00CA0B0B" w:rsidRPr="008F39FE">
        <w:t>研究热点，相关的成果不断涌现，因此可借鉴相关优秀成果加快本项目的研究。</w:t>
      </w:r>
    </w:p>
    <w:p w14:paraId="4B26E4A7" w14:textId="77777777" w:rsidR="00457222" w:rsidRPr="003758CE" w:rsidRDefault="00457222" w:rsidP="00122464">
      <w:pPr>
        <w:snapToGrid w:val="0"/>
        <w:spacing w:line="360" w:lineRule="auto"/>
        <w:ind w:firstLine="0"/>
      </w:pPr>
    </w:p>
    <w:p w14:paraId="50A56B78" w14:textId="3F71F035" w:rsidR="006E2E43" w:rsidRPr="007E0E33" w:rsidRDefault="00C5357A" w:rsidP="00122464">
      <w:pPr>
        <w:snapToGrid w:val="0"/>
        <w:spacing w:line="360" w:lineRule="auto"/>
        <w:ind w:firstLine="0"/>
        <w:rPr>
          <w:b/>
        </w:rPr>
      </w:pPr>
      <w:r w:rsidRPr="00C5357A">
        <w:rPr>
          <w:rFonts w:hint="eastAsia"/>
          <w:b/>
          <w:bCs/>
        </w:rPr>
        <w:t>（</w:t>
      </w:r>
      <w:r w:rsidRPr="007E0E33">
        <w:rPr>
          <w:rFonts w:hint="eastAsia"/>
          <w:b/>
          <w:bCs/>
        </w:rPr>
        <w:t>二）</w:t>
      </w:r>
      <w:r w:rsidR="006E2E43" w:rsidRPr="007E0E33">
        <w:rPr>
          <w:rFonts w:hint="eastAsia"/>
          <w:b/>
        </w:rPr>
        <w:t>前期探索和研究基础可行</w:t>
      </w:r>
    </w:p>
    <w:p w14:paraId="1ADA7EE7" w14:textId="5D293D53" w:rsidR="001F0B84" w:rsidRDefault="006A6FEB" w:rsidP="001F0B84">
      <w:pPr>
        <w:snapToGrid w:val="0"/>
        <w:spacing w:line="360" w:lineRule="auto"/>
        <w:ind w:firstLineChars="200" w:firstLine="482"/>
        <w:rPr>
          <w:lang w:val="en-AU"/>
        </w:rPr>
      </w:pPr>
      <w:r w:rsidRPr="00336DC1">
        <w:rPr>
          <w:rFonts w:hint="eastAsia"/>
          <w:b/>
          <w:bCs/>
          <w:lang w:val="en-AU"/>
        </w:rPr>
        <w:t>申请人同时具备能源系统控制和人工智能领域的深入研究</w:t>
      </w:r>
      <w:r>
        <w:rPr>
          <w:rFonts w:hint="eastAsia"/>
          <w:b/>
          <w:bCs/>
          <w:lang w:val="en-AU"/>
        </w:rPr>
        <w:t>基础</w:t>
      </w:r>
      <w:r w:rsidRPr="00336DC1">
        <w:rPr>
          <w:rFonts w:hint="eastAsia"/>
          <w:b/>
          <w:bCs/>
          <w:lang w:val="en-AU"/>
        </w:rPr>
        <w:t>，</w:t>
      </w:r>
      <w:r>
        <w:rPr>
          <w:rFonts w:hint="eastAsia"/>
          <w:b/>
          <w:bCs/>
          <w:lang w:val="en-AU"/>
        </w:rPr>
        <w:t>在</w:t>
      </w:r>
      <w:r w:rsidRPr="00336DC1">
        <w:rPr>
          <w:rFonts w:hint="eastAsia"/>
          <w:b/>
          <w:bCs/>
          <w:lang w:val="en-AU"/>
        </w:rPr>
        <w:t>人工智能赋能的复杂能源系统控制项目具有</w:t>
      </w:r>
      <w:r>
        <w:rPr>
          <w:rFonts w:hint="eastAsia"/>
          <w:b/>
          <w:bCs/>
          <w:lang w:val="en-AU"/>
        </w:rPr>
        <w:t>天然</w:t>
      </w:r>
      <w:r w:rsidRPr="00336DC1">
        <w:rPr>
          <w:rFonts w:hint="eastAsia"/>
          <w:b/>
          <w:bCs/>
          <w:lang w:val="en-AU"/>
        </w:rPr>
        <w:t>的优势</w:t>
      </w:r>
      <w:r w:rsidRPr="007E0E33">
        <w:rPr>
          <w:rFonts w:hint="eastAsia"/>
        </w:rPr>
        <w:t>。</w:t>
      </w:r>
      <w:r w:rsidRPr="000F0E5A">
        <w:rPr>
          <w:rFonts w:ascii="宋体" w:hAnsi="宋体" w:hint="eastAsia"/>
          <w:lang w:val="en-AU"/>
        </w:rPr>
        <w:t>近年来，申请人在</w:t>
      </w:r>
      <w:r w:rsidRPr="00FE28A2">
        <w:rPr>
          <w:rFonts w:ascii="宋体" w:hAnsi="宋体" w:hint="eastAsia"/>
          <w:lang w:val="en-AU"/>
        </w:rPr>
        <w:t>人工智能和能源优化领域发表论文</w:t>
      </w:r>
      <w:r w:rsidR="009254FA">
        <w:rPr>
          <w:rFonts w:ascii="宋体" w:hAnsi="宋体" w:hint="eastAsia"/>
          <w:lang w:val="en-AU"/>
        </w:rPr>
        <w:t>6</w:t>
      </w:r>
      <w:r w:rsidRPr="00FE28A2">
        <w:rPr>
          <w:rFonts w:ascii="宋体" w:hAnsi="宋体" w:hint="eastAsia"/>
          <w:lang w:val="en-AU"/>
        </w:rPr>
        <w:t>0余篇</w:t>
      </w:r>
      <w:r>
        <w:rPr>
          <w:rFonts w:ascii="宋体" w:hAnsi="宋体" w:hint="eastAsia"/>
          <w:lang w:val="en-AU"/>
        </w:rPr>
        <w:t>,</w:t>
      </w:r>
      <w:r>
        <w:rPr>
          <w:rFonts w:ascii="宋体" w:hAnsi="宋体" w:hint="eastAsia"/>
          <w:b/>
          <w:bCs/>
          <w:lang w:val="en-AU"/>
        </w:rPr>
        <w:t>其中以第一作者或通讯作者发表</w:t>
      </w:r>
      <w:r w:rsidRPr="00CE6116">
        <w:rPr>
          <w:rFonts w:ascii="宋体" w:hAnsi="宋体" w:hint="eastAsia"/>
          <w:b/>
          <w:bCs/>
          <w:lang w:val="en-AU"/>
        </w:rPr>
        <w:t>中科院一期刊和CCF-A类论文</w:t>
      </w:r>
      <w:r>
        <w:rPr>
          <w:rFonts w:ascii="宋体" w:hAnsi="宋体" w:hint="eastAsia"/>
          <w:b/>
          <w:bCs/>
          <w:lang w:val="en-AU"/>
        </w:rPr>
        <w:t>近</w:t>
      </w:r>
      <w:r w:rsidRPr="00CE6116">
        <w:rPr>
          <w:rFonts w:ascii="宋体" w:hAnsi="宋体" w:hint="eastAsia"/>
          <w:b/>
          <w:bCs/>
          <w:lang w:val="en-AU"/>
        </w:rPr>
        <w:t>30篇</w:t>
      </w:r>
      <w:r w:rsidRPr="000F0E5A">
        <w:rPr>
          <w:lang w:val="en-AU"/>
        </w:rPr>
        <w:t>。</w:t>
      </w:r>
      <w:r w:rsidR="006E2E43" w:rsidRPr="007E0E33">
        <w:rPr>
          <w:rFonts w:hint="eastAsia"/>
          <w:lang w:val="en-AU"/>
        </w:rPr>
        <w:t>针对本课题中的</w:t>
      </w:r>
      <w:r w:rsidR="00ED4F1D" w:rsidRPr="007E0E33">
        <w:rPr>
          <w:rFonts w:hint="eastAsia"/>
          <w:lang w:val="en-AU"/>
        </w:rPr>
        <w:t>高维非线性</w:t>
      </w:r>
      <w:r w:rsidR="002C4E11" w:rsidRPr="007E0E33">
        <w:rPr>
          <w:rFonts w:hint="eastAsia"/>
          <w:lang w:val="en-AU"/>
        </w:rPr>
        <w:t>、多时空尺度的复杂综合能源系统实时控制问题</w:t>
      </w:r>
      <w:r w:rsidR="0075768B" w:rsidRPr="007E0E33">
        <w:rPr>
          <w:rFonts w:hint="eastAsia"/>
          <w:lang w:val="en-AU"/>
        </w:rPr>
        <w:t>，</w:t>
      </w:r>
      <w:r w:rsidR="00706AF6" w:rsidRPr="007E0E33">
        <w:rPr>
          <w:rFonts w:hint="eastAsia"/>
          <w:lang w:val="en-AU"/>
        </w:rPr>
        <w:t>以及可控条件扩散模型，</w:t>
      </w:r>
      <w:r w:rsidR="00F47C81" w:rsidRPr="007E0E33">
        <w:rPr>
          <w:rFonts w:hint="eastAsia"/>
          <w:lang w:val="en-AU"/>
        </w:rPr>
        <w:t>扩散强化学习，</w:t>
      </w:r>
      <w:r w:rsidR="00647FEE" w:rsidRPr="007E0E33">
        <w:rPr>
          <w:rFonts w:hint="eastAsia"/>
          <w:lang w:val="en-AU"/>
        </w:rPr>
        <w:t>端到端预测与控制</w:t>
      </w:r>
      <w:r w:rsidR="00F47C81" w:rsidRPr="007E0E33">
        <w:rPr>
          <w:rFonts w:hint="eastAsia"/>
          <w:lang w:val="en-AU"/>
        </w:rPr>
        <w:t>等</w:t>
      </w:r>
      <w:r w:rsidR="006E2E43" w:rsidRPr="007E0E33">
        <w:rPr>
          <w:rFonts w:hint="eastAsia"/>
          <w:lang w:val="en-AU"/>
        </w:rPr>
        <w:t>技术难点，申请人进行了</w:t>
      </w:r>
      <w:r w:rsidR="00BA3735" w:rsidRPr="007E0E33">
        <w:rPr>
          <w:rFonts w:hint="eastAsia"/>
          <w:lang w:val="en-AU"/>
        </w:rPr>
        <w:t>一些</w:t>
      </w:r>
      <w:r w:rsidR="006E2E43" w:rsidRPr="007E0E33">
        <w:rPr>
          <w:rFonts w:hint="eastAsia"/>
          <w:lang w:val="en-AU"/>
        </w:rPr>
        <w:t>前期探索。</w:t>
      </w:r>
    </w:p>
    <w:p w14:paraId="6B9424F1" w14:textId="0DEAF6AC" w:rsidR="001F0B84" w:rsidRDefault="00E7049B" w:rsidP="001F0B84">
      <w:pPr>
        <w:snapToGrid w:val="0"/>
        <w:spacing w:line="360" w:lineRule="auto"/>
        <w:ind w:firstLineChars="200" w:firstLine="482"/>
      </w:pPr>
      <w:r w:rsidRPr="00924559">
        <w:rPr>
          <w:rFonts w:hint="eastAsia"/>
          <w:b/>
          <w:bCs/>
          <w:lang w:val="en-AU"/>
        </w:rPr>
        <w:t>综合能源系统</w:t>
      </w:r>
      <w:r w:rsidR="00924559" w:rsidRPr="00924559">
        <w:rPr>
          <w:rFonts w:hint="eastAsia"/>
          <w:b/>
          <w:bCs/>
          <w:spacing w:val="-5"/>
        </w:rPr>
        <w:t>运行优化和</w:t>
      </w:r>
      <w:r w:rsidRPr="00924559">
        <w:rPr>
          <w:rFonts w:hint="eastAsia"/>
          <w:b/>
          <w:bCs/>
          <w:lang w:val="en-AU"/>
        </w:rPr>
        <w:t>控制</w:t>
      </w:r>
      <w:r w:rsidR="00924559">
        <w:rPr>
          <w:rFonts w:hint="eastAsia"/>
          <w:spacing w:val="-5"/>
        </w:rPr>
        <w:t>：针对</w:t>
      </w:r>
      <w:r w:rsidR="00924559" w:rsidRPr="00831FE8">
        <w:rPr>
          <w:rFonts w:hint="eastAsia"/>
          <w:spacing w:val="-5"/>
        </w:rPr>
        <w:t>电网潮流优化</w:t>
      </w:r>
      <w:r w:rsidR="00924559" w:rsidRPr="00831FE8">
        <w:rPr>
          <w:rFonts w:hint="eastAsia"/>
          <w:spacing w:val="-5"/>
        </w:rPr>
        <w:t xml:space="preserve"> (OPF) </w:t>
      </w:r>
      <w:r w:rsidR="00924559">
        <w:rPr>
          <w:rFonts w:hint="eastAsia"/>
          <w:spacing w:val="-5"/>
        </w:rPr>
        <w:t>这一</w:t>
      </w:r>
      <w:r w:rsidR="00924559" w:rsidRPr="00831FE8">
        <w:rPr>
          <w:rFonts w:hint="eastAsia"/>
          <w:spacing w:val="-5"/>
        </w:rPr>
        <w:t>能源运行控制中的核心问题，申请人的工作揭示了矩阵低秩与非光滑谱约束的等价性，提出了针对各类型矩阵低秩问题的一系列谱优化算法，并做了收敛性分析，为复杂能源系统</w:t>
      </w:r>
      <w:r w:rsidR="00924559">
        <w:rPr>
          <w:rFonts w:hint="eastAsia"/>
          <w:spacing w:val="-5"/>
        </w:rPr>
        <w:t>OPF</w:t>
      </w:r>
      <w:r w:rsidR="00924559" w:rsidRPr="00831FE8">
        <w:rPr>
          <w:rFonts w:hint="eastAsia"/>
          <w:spacing w:val="-5"/>
        </w:rPr>
        <w:t>问题</w:t>
      </w:r>
      <w:r w:rsidR="00924559">
        <w:rPr>
          <w:rFonts w:hint="eastAsia"/>
          <w:spacing w:val="-5"/>
        </w:rPr>
        <w:t>的求解</w:t>
      </w:r>
      <w:r w:rsidR="00924559" w:rsidRPr="00831FE8">
        <w:rPr>
          <w:rFonts w:hint="eastAsia"/>
          <w:spacing w:val="-5"/>
        </w:rPr>
        <w:t>提供了新思路。</w:t>
      </w:r>
      <w:r w:rsidR="00924559" w:rsidRPr="00831FE8">
        <w:rPr>
          <w:b/>
          <w:bCs/>
          <w:spacing w:val="-5"/>
        </w:rPr>
        <w:t>该成果以第一作者发表在数学</w:t>
      </w:r>
      <w:r w:rsidR="00924559" w:rsidRPr="00831FE8">
        <w:rPr>
          <w:rFonts w:hint="eastAsia"/>
          <w:b/>
          <w:bCs/>
          <w:spacing w:val="-5"/>
        </w:rPr>
        <w:t>优化领域知名期刊</w:t>
      </w:r>
      <w:r w:rsidR="00924559" w:rsidRPr="00831FE8">
        <w:rPr>
          <w:b/>
          <w:bCs/>
          <w:spacing w:val="-5"/>
        </w:rPr>
        <w:t xml:space="preserve"> </w:t>
      </w:r>
      <w:r w:rsidR="00924559" w:rsidRPr="00831FE8">
        <w:rPr>
          <w:b/>
          <w:bCs/>
          <w:i/>
          <w:iCs/>
          <w:spacing w:val="-5"/>
        </w:rPr>
        <w:t xml:space="preserve">J Glob </w:t>
      </w:r>
      <w:proofErr w:type="spellStart"/>
      <w:r w:rsidR="00924559" w:rsidRPr="00831FE8">
        <w:rPr>
          <w:b/>
          <w:bCs/>
          <w:i/>
          <w:iCs/>
          <w:spacing w:val="-5"/>
        </w:rPr>
        <w:t>Optim</w:t>
      </w:r>
      <w:proofErr w:type="spellEnd"/>
      <w:r w:rsidR="00924559">
        <w:rPr>
          <w:rFonts w:hint="eastAsia"/>
          <w:spacing w:val="-5"/>
        </w:rPr>
        <w:t>。</w:t>
      </w:r>
      <w:r w:rsidR="006E2E43" w:rsidRPr="007E0E33">
        <w:rPr>
          <w:lang w:val="en-AU"/>
        </w:rPr>
        <w:t>针对</w:t>
      </w:r>
      <w:r w:rsidR="006111AD" w:rsidRPr="007E0E33">
        <w:rPr>
          <w:rFonts w:hint="eastAsia"/>
          <w:lang w:val="en-AU"/>
        </w:rPr>
        <w:t>大规模</w:t>
      </w:r>
      <w:r w:rsidR="003B6D6C">
        <w:rPr>
          <w:rFonts w:hint="eastAsia"/>
          <w:lang w:val="en-AU"/>
        </w:rPr>
        <w:t>电网运行非凸潮流优化问题，</w:t>
      </w:r>
      <w:r w:rsidR="0060606F" w:rsidRPr="002E3307">
        <w:rPr>
          <w:rFonts w:hint="eastAsia"/>
        </w:rPr>
        <w:t>提出矩阵分割技术将大规模半正定优化</w:t>
      </w:r>
      <w:r w:rsidR="0060606F" w:rsidRPr="002E3307">
        <w:rPr>
          <w:rFonts w:hint="eastAsia"/>
        </w:rPr>
        <w:t xml:space="preserve"> (SDP</w:t>
      </w:r>
      <w:r w:rsidR="0060606F" w:rsidRPr="002E3307">
        <w:t xml:space="preserve">) </w:t>
      </w:r>
      <w:r w:rsidR="0060606F" w:rsidRPr="002E3307">
        <w:rPr>
          <w:rFonts w:hint="eastAsia"/>
        </w:rPr>
        <w:t>问题等价转化为多个小规模</w:t>
      </w:r>
      <w:r w:rsidR="0060606F" w:rsidRPr="002E3307">
        <w:rPr>
          <w:rFonts w:hint="eastAsia"/>
        </w:rPr>
        <w:t>SDP</w:t>
      </w:r>
      <w:r w:rsidR="0060606F" w:rsidRPr="002E3307">
        <w:rPr>
          <w:rFonts w:hint="eastAsia"/>
        </w:rPr>
        <w:t>问题</w:t>
      </w:r>
      <w:r w:rsidR="005D4942">
        <w:rPr>
          <w:rFonts w:hint="eastAsia"/>
        </w:rPr>
        <w:t>，</w:t>
      </w:r>
      <w:r w:rsidR="005D4942" w:rsidRPr="002E3307">
        <w:t>此方法可以</w:t>
      </w:r>
      <w:r w:rsidR="005D4942" w:rsidRPr="002E3307">
        <w:rPr>
          <w:rFonts w:hint="eastAsia"/>
        </w:rPr>
        <w:t>应用于</w:t>
      </w:r>
      <w:r w:rsidR="005D4942" w:rsidRPr="002E3307">
        <w:t>包含数千节点的电网中</w:t>
      </w:r>
      <w:r w:rsidR="005D4942">
        <w:rPr>
          <w:rFonts w:hint="eastAsia"/>
        </w:rPr>
        <w:t>。</w:t>
      </w:r>
      <w:r w:rsidRPr="00A67D88">
        <w:rPr>
          <w:rFonts w:hint="eastAsia"/>
        </w:rPr>
        <w:t>另外，申请人也进行了电动汽车充电与电网潮流的协同优化，提出利用预测控制降低电动汽车入网不确定性的影响。</w:t>
      </w:r>
      <w:r w:rsidR="00336DC1" w:rsidRPr="007F6195">
        <w:rPr>
          <w:rFonts w:hint="eastAsia"/>
          <w:b/>
          <w:bCs/>
        </w:rPr>
        <w:t>相关工作发表以第一作者</w:t>
      </w:r>
      <w:r w:rsidR="00EE5076" w:rsidRPr="007F6195">
        <w:rPr>
          <w:rFonts w:hint="eastAsia"/>
          <w:b/>
          <w:bCs/>
        </w:rPr>
        <w:t>或通讯作者</w:t>
      </w:r>
      <w:r w:rsidR="007049B2" w:rsidRPr="007F6195">
        <w:rPr>
          <w:rFonts w:hint="eastAsia"/>
          <w:b/>
          <w:bCs/>
        </w:rPr>
        <w:t>分别</w:t>
      </w:r>
      <w:r w:rsidR="00336DC1" w:rsidRPr="007F6195">
        <w:rPr>
          <w:rFonts w:hint="eastAsia"/>
          <w:b/>
          <w:bCs/>
        </w:rPr>
        <w:t>发表于</w:t>
      </w:r>
      <w:r w:rsidR="00EE5076" w:rsidRPr="007F6195">
        <w:rPr>
          <w:rFonts w:hint="eastAsia"/>
          <w:b/>
          <w:bCs/>
        </w:rPr>
        <w:t>能源</w:t>
      </w:r>
      <w:r w:rsidR="007049B2" w:rsidRPr="007F6195">
        <w:rPr>
          <w:rFonts w:hint="eastAsia"/>
          <w:b/>
          <w:bCs/>
        </w:rPr>
        <w:t>领域</w:t>
      </w:r>
      <w:r w:rsidR="00EE5076" w:rsidRPr="007F6195">
        <w:rPr>
          <w:rFonts w:hint="eastAsia"/>
          <w:b/>
          <w:bCs/>
        </w:rPr>
        <w:t>顶级期刊</w:t>
      </w:r>
      <w:r w:rsidR="00EE5076" w:rsidRPr="007F6195">
        <w:rPr>
          <w:rFonts w:hint="eastAsia"/>
          <w:b/>
          <w:bCs/>
          <w:i/>
          <w:iCs/>
        </w:rPr>
        <w:t>TSG, Applied Energy</w:t>
      </w:r>
      <w:r w:rsidR="00EE5076" w:rsidRPr="007F6195">
        <w:rPr>
          <w:rFonts w:hint="eastAsia"/>
          <w:b/>
          <w:bCs/>
        </w:rPr>
        <w:t>等</w:t>
      </w:r>
      <w:r w:rsidR="00EE5076">
        <w:rPr>
          <w:rFonts w:hint="eastAsia"/>
        </w:rPr>
        <w:t>。</w:t>
      </w:r>
    </w:p>
    <w:p w14:paraId="3DBFB7E3" w14:textId="59E92A8A" w:rsidR="006E2E43" w:rsidRDefault="00E87981" w:rsidP="00C46997">
      <w:pPr>
        <w:snapToGrid w:val="0"/>
        <w:spacing w:line="360" w:lineRule="auto"/>
        <w:ind w:firstLineChars="150" w:firstLine="361"/>
        <w:rPr>
          <w:b/>
          <w:bCs/>
        </w:rPr>
      </w:pPr>
      <w:r w:rsidRPr="00C46997">
        <w:rPr>
          <w:rFonts w:hint="eastAsia"/>
          <w:b/>
          <w:bCs/>
        </w:rPr>
        <w:t>人工智能</w:t>
      </w:r>
      <w:r w:rsidR="00C46997" w:rsidRPr="00C46997">
        <w:rPr>
          <w:rFonts w:hint="eastAsia"/>
          <w:b/>
          <w:bCs/>
        </w:rPr>
        <w:t>特别是扩散模型</w:t>
      </w:r>
      <w:r w:rsidR="00C46997">
        <w:rPr>
          <w:rFonts w:hint="eastAsia"/>
        </w:rPr>
        <w:t>：</w:t>
      </w:r>
      <w:r w:rsidR="002B1C86" w:rsidRPr="00D4596F">
        <w:t>申请人</w:t>
      </w:r>
      <w:r w:rsidR="002B1C86">
        <w:rPr>
          <w:rFonts w:hint="eastAsia"/>
        </w:rPr>
        <w:t>深入研究了</w:t>
      </w:r>
      <w:r w:rsidR="002B1C86" w:rsidRPr="00BF1A39">
        <w:rPr>
          <w:rFonts w:hint="eastAsia"/>
        </w:rPr>
        <w:t>条件扩散模型</w:t>
      </w:r>
      <w:r w:rsidR="002B1C86">
        <w:rPr>
          <w:rFonts w:hint="eastAsia"/>
        </w:rPr>
        <w:t>与扩散策略的</w:t>
      </w:r>
      <w:r w:rsidR="002B1C86" w:rsidRPr="00BF1A39">
        <w:rPr>
          <w:rFonts w:hint="eastAsia"/>
        </w:rPr>
        <w:t>理论</w:t>
      </w:r>
      <w:r w:rsidR="002B1C86">
        <w:rPr>
          <w:rFonts w:hint="eastAsia"/>
        </w:rPr>
        <w:t>与</w:t>
      </w:r>
      <w:r w:rsidR="002B1C86" w:rsidRPr="00BF1A39">
        <w:rPr>
          <w:rFonts w:hint="eastAsia"/>
        </w:rPr>
        <w:t>算法</w:t>
      </w:r>
      <w:r w:rsidR="002B1C86" w:rsidRPr="00D4596F">
        <w:t>。针对扩散模型面临的样本质量下降和采样过程冗长</w:t>
      </w:r>
      <w:r w:rsidR="002B1C86">
        <w:rPr>
          <w:rFonts w:hint="eastAsia"/>
        </w:rPr>
        <w:t>，</w:t>
      </w:r>
      <w:r w:rsidR="002B1C86" w:rsidRPr="00BF1A39">
        <w:rPr>
          <w:rFonts w:hint="eastAsia"/>
        </w:rPr>
        <w:t>在采样过程中会出现流形偏移现象等</w:t>
      </w:r>
      <w:r w:rsidR="002B1C86" w:rsidRPr="00D4596F">
        <w:t>问题，申请人</w:t>
      </w:r>
      <w:r w:rsidR="002B1C86" w:rsidRPr="00BF1A39">
        <w:rPr>
          <w:rFonts w:hint="eastAsia"/>
        </w:rPr>
        <w:t>提出了一种基于球面高斯约束引导的条件扩散方法，通过优化有效地限制扩散过程处于中间数据流形内，推到该优化问题的解析解，可以即插即用无需训练，修改几行代码显著提高条件生成性能</w:t>
      </w:r>
      <w:r w:rsidR="002B1C86">
        <w:rPr>
          <w:rFonts w:hint="eastAsia"/>
        </w:rPr>
        <w:t>。</w:t>
      </w:r>
      <w:r w:rsidR="002B1C86" w:rsidRPr="00BF1A39">
        <w:rPr>
          <w:b/>
          <w:bCs/>
        </w:rPr>
        <w:t>该成果</w:t>
      </w:r>
      <w:r w:rsidR="002B1C86" w:rsidRPr="00BF1A39">
        <w:rPr>
          <w:rFonts w:hint="eastAsia"/>
          <w:b/>
          <w:bCs/>
        </w:rPr>
        <w:t>以通讯作者发表</w:t>
      </w:r>
      <w:r w:rsidR="002B1C86" w:rsidRPr="00BF1A39">
        <w:rPr>
          <w:b/>
          <w:bCs/>
        </w:rPr>
        <w:t>于</w:t>
      </w:r>
      <w:r w:rsidR="002B1C86" w:rsidRPr="00BF1A39">
        <w:rPr>
          <w:rFonts w:hint="eastAsia"/>
          <w:b/>
          <w:bCs/>
        </w:rPr>
        <w:t>机器学习顶会</w:t>
      </w:r>
      <w:r w:rsidR="002B1C86" w:rsidRPr="00BF1A39">
        <w:rPr>
          <w:b/>
        </w:rPr>
        <w:t>ICML 2024</w:t>
      </w:r>
      <w:r w:rsidR="002B1C86" w:rsidRPr="00BF1A39">
        <w:rPr>
          <w:b/>
          <w:bCs/>
        </w:rPr>
        <w:t>。</w:t>
      </w:r>
      <w:r w:rsidR="002B1C86">
        <w:rPr>
          <w:rFonts w:hint="eastAsia"/>
        </w:rPr>
        <w:t>针对生成扩散模型的可控问题，</w:t>
      </w:r>
      <w:r w:rsidR="002B1C86" w:rsidRPr="00487FCE">
        <w:rPr>
          <w:rFonts w:hint="eastAsia"/>
        </w:rPr>
        <w:t>申请人设计了基于稀疏信号的傅里叶条件扩散模型，在损失引导的扩散抽样过程中有效引入正则化约束，提升条件扩散模型的可</w:t>
      </w:r>
      <w:r w:rsidR="002B1C86" w:rsidRPr="00487FCE">
        <w:rPr>
          <w:rFonts w:hint="eastAsia"/>
        </w:rPr>
        <w:lastRenderedPageBreak/>
        <w:t>控性，</w:t>
      </w:r>
      <w:r w:rsidR="002B1C86" w:rsidRPr="00BF1A39">
        <w:rPr>
          <w:rFonts w:hint="eastAsia"/>
          <w:b/>
          <w:bCs/>
        </w:rPr>
        <w:t>该成果以通讯作者发表于人工智能顶会</w:t>
      </w:r>
      <w:r w:rsidR="002B1C86" w:rsidRPr="00BF1A39">
        <w:rPr>
          <w:rFonts w:hint="eastAsia"/>
          <w:b/>
        </w:rPr>
        <w:t>CVPR 2024</w:t>
      </w:r>
      <w:r w:rsidR="002B1C86" w:rsidRPr="00487FCE">
        <w:rPr>
          <w:rFonts w:hint="eastAsia"/>
        </w:rPr>
        <w:t>。</w:t>
      </w:r>
      <w:r w:rsidR="002B1C86">
        <w:rPr>
          <w:rFonts w:hint="eastAsia"/>
        </w:rPr>
        <w:t>在扩散强化学习问题上，由于直接对生成的动作做确定性策略梯度存在训练不稳定性问题，</w:t>
      </w:r>
      <w:r w:rsidR="002B1C86" w:rsidRPr="00D4596F">
        <w:t>申请人通过加权损失函数提出</w:t>
      </w:r>
      <w:r w:rsidR="002B1C86" w:rsidRPr="00D4596F">
        <w:t>QVPO</w:t>
      </w:r>
      <w:r w:rsidR="002B1C86" w:rsidRPr="00D4596F">
        <w:t>策略优化，确保在策略优化过程中无额外误差，并证明其优化目标是在线强化学习的紧下界，</w:t>
      </w:r>
      <w:r w:rsidR="002B1C86" w:rsidRPr="00BF1A39">
        <w:rPr>
          <w:b/>
          <w:bCs/>
        </w:rPr>
        <w:t>该成果</w:t>
      </w:r>
      <w:r w:rsidR="002B1C86" w:rsidRPr="00BF1A39">
        <w:rPr>
          <w:rFonts w:asciiTheme="minorEastAsia" w:hAnsiTheme="minorEastAsia" w:hint="eastAsia"/>
          <w:b/>
          <w:bCs/>
        </w:rPr>
        <w:t>以通讯作者发表</w:t>
      </w:r>
      <w:r w:rsidR="002B1C86" w:rsidRPr="00BF1A39">
        <w:rPr>
          <w:b/>
          <w:bCs/>
        </w:rPr>
        <w:t>于</w:t>
      </w:r>
      <w:r w:rsidR="002B1C86" w:rsidRPr="00BF1A39">
        <w:rPr>
          <w:rFonts w:hint="eastAsia"/>
          <w:b/>
          <w:bCs/>
        </w:rPr>
        <w:t>机器学习顶会</w:t>
      </w:r>
      <w:proofErr w:type="spellStart"/>
      <w:r w:rsidR="002B1C86" w:rsidRPr="00BF1A39">
        <w:rPr>
          <w:b/>
        </w:rPr>
        <w:t>NeurIPS</w:t>
      </w:r>
      <w:proofErr w:type="spellEnd"/>
      <w:r w:rsidR="002B1C86" w:rsidRPr="00BF1A39">
        <w:rPr>
          <w:b/>
        </w:rPr>
        <w:t xml:space="preserve"> 2024</w:t>
      </w:r>
      <w:r w:rsidR="002B1C86" w:rsidRPr="00D4596F">
        <w:t>。</w:t>
      </w:r>
      <w:r w:rsidR="002B1C86" w:rsidRPr="000441AC">
        <w:rPr>
          <w:rFonts w:hint="eastAsia"/>
          <w:b/>
          <w:bCs/>
        </w:rPr>
        <w:t>这些关于扩散模型的基础研究为本项目基于扩散模型求解复杂能源控制问题提供了理论基础。</w:t>
      </w:r>
      <w:bookmarkStart w:id="23" w:name="_Hlk98080096"/>
    </w:p>
    <w:p w14:paraId="7DC85661" w14:textId="77777777" w:rsidR="00C46997" w:rsidRPr="00C46997" w:rsidRDefault="00C46997" w:rsidP="006A6FEB">
      <w:pPr>
        <w:snapToGrid w:val="0"/>
        <w:spacing w:line="360" w:lineRule="auto"/>
        <w:ind w:firstLine="0"/>
        <w:rPr>
          <w:b/>
          <w:bCs/>
        </w:rPr>
      </w:pPr>
    </w:p>
    <w:bookmarkEnd w:id="23"/>
    <w:p w14:paraId="7EFE5F25" w14:textId="1658884C" w:rsidR="006E2E43" w:rsidRPr="004F6F8C" w:rsidRDefault="004B0F2C" w:rsidP="00122464">
      <w:pPr>
        <w:snapToGrid w:val="0"/>
        <w:spacing w:line="360" w:lineRule="auto"/>
        <w:ind w:firstLine="0"/>
        <w:rPr>
          <w:rFonts w:ascii="宋体" w:hAnsi="宋体" w:hint="eastAsia"/>
          <w:b/>
          <w:bCs/>
          <w:lang w:val="en-AU"/>
        </w:rPr>
      </w:pPr>
      <w:r w:rsidRPr="004B0F2C">
        <w:rPr>
          <w:rFonts w:hint="eastAsia"/>
          <w:b/>
          <w:bCs/>
        </w:rPr>
        <w:t>(</w:t>
      </w:r>
      <w:r w:rsidRPr="004B0F2C">
        <w:rPr>
          <w:rFonts w:hint="eastAsia"/>
          <w:b/>
          <w:bCs/>
        </w:rPr>
        <w:t>三</w:t>
      </w:r>
      <w:r>
        <w:rPr>
          <w:rFonts w:hint="eastAsia"/>
          <w:b/>
          <w:bCs/>
        </w:rPr>
        <w:t>)</w:t>
      </w:r>
      <w:r w:rsidR="006E2E43" w:rsidRPr="004F6F8C">
        <w:rPr>
          <w:b/>
          <w:bCs/>
        </w:rPr>
        <w:t xml:space="preserve"> </w:t>
      </w:r>
      <w:r w:rsidR="006E2E43">
        <w:rPr>
          <w:rFonts w:hint="eastAsia"/>
          <w:b/>
          <w:bCs/>
        </w:rPr>
        <w:t>实验条件和研究队伍可行</w:t>
      </w:r>
    </w:p>
    <w:p w14:paraId="6B343F9C" w14:textId="77777777" w:rsidR="006E2E43" w:rsidRDefault="00BA6EF1" w:rsidP="00122464">
      <w:pPr>
        <w:snapToGrid w:val="0"/>
        <w:spacing w:line="360" w:lineRule="auto"/>
        <w:ind w:firstLineChars="200" w:firstLine="480"/>
        <w:rPr>
          <w:rFonts w:ascii="宋体" w:hAnsi="宋体" w:hint="eastAsia"/>
        </w:rPr>
      </w:pPr>
      <w:r>
        <w:rPr>
          <w:rFonts w:ascii="宋体" w:hAnsi="宋体" w:hint="eastAsia"/>
        </w:rPr>
        <w:t>本项目依托于上海科技大学</w:t>
      </w:r>
      <w:r w:rsidR="0039778E">
        <w:rPr>
          <w:rFonts w:ascii="宋体" w:hAnsi="宋体" w:hint="eastAsia"/>
        </w:rPr>
        <w:t>智能感知</w:t>
      </w:r>
      <w:r w:rsidR="00D3218F">
        <w:rPr>
          <w:rFonts w:ascii="宋体" w:hAnsi="宋体" w:hint="eastAsia"/>
        </w:rPr>
        <w:t>教育部重点实验室、上海科技大学2060研究院，</w:t>
      </w:r>
      <w:r w:rsidR="00590D97">
        <w:rPr>
          <w:rFonts w:ascii="宋体" w:hAnsi="宋体" w:hint="eastAsia"/>
        </w:rPr>
        <w:t>香港中文大学（深圳）</w:t>
      </w:r>
      <w:r w:rsidR="00574B83" w:rsidRPr="00574B83">
        <w:rPr>
          <w:rFonts w:ascii="宋体" w:hAnsi="宋体" w:hint="eastAsia"/>
        </w:rPr>
        <w:t>理工学院</w:t>
      </w:r>
      <w:r w:rsidR="00C150CD">
        <w:rPr>
          <w:rFonts w:ascii="宋体" w:hAnsi="宋体" w:hint="eastAsia"/>
        </w:rPr>
        <w:t>，</w:t>
      </w:r>
      <w:r w:rsidR="00F823D4">
        <w:rPr>
          <w:rFonts w:ascii="宋体" w:hAnsi="宋体" w:hint="eastAsia"/>
        </w:rPr>
        <w:t>在研究条件、科研队伍、研究基础、国际交流等方面具备本项目需要的科研环境</w:t>
      </w:r>
      <w:r w:rsidR="00782CB3">
        <w:rPr>
          <w:rFonts w:ascii="宋体" w:hAnsi="宋体" w:hint="eastAsia"/>
        </w:rPr>
        <w:t>。本项目组的研究团队分别有人工智能和</w:t>
      </w:r>
      <w:r w:rsidR="00826A0A">
        <w:rPr>
          <w:rFonts w:ascii="宋体" w:hAnsi="宋体" w:hint="eastAsia"/>
        </w:rPr>
        <w:t>综合能源优化控制</w:t>
      </w:r>
      <w:r w:rsidR="00782CB3">
        <w:rPr>
          <w:rFonts w:ascii="宋体" w:hAnsi="宋体" w:hint="eastAsia"/>
        </w:rPr>
        <w:t>领域的</w:t>
      </w:r>
      <w:r w:rsidR="004E0673">
        <w:rPr>
          <w:rFonts w:ascii="宋体" w:hAnsi="宋体" w:hint="eastAsia"/>
        </w:rPr>
        <w:t>研究基础，</w:t>
      </w:r>
      <w:r w:rsidR="006E35C7" w:rsidRPr="00357905">
        <w:rPr>
          <w:rFonts w:ascii="宋体" w:hAnsi="宋体" w:hint="eastAsia"/>
        </w:rPr>
        <w:t>成员之间优势互补将协同开展</w:t>
      </w:r>
      <w:r w:rsidR="006E35C7">
        <w:rPr>
          <w:rFonts w:ascii="宋体" w:hAnsi="宋体" w:hint="eastAsia"/>
        </w:rPr>
        <w:t>人工智能赋能的复杂能源系统综合实时控制。</w:t>
      </w:r>
      <w:r w:rsidR="006E2E43">
        <w:rPr>
          <w:rFonts w:ascii="宋体" w:hAnsi="宋体" w:hint="eastAsia"/>
        </w:rPr>
        <w:t>申请人</w:t>
      </w:r>
      <w:r w:rsidR="006E2E43" w:rsidRPr="00357905">
        <w:rPr>
          <w:rFonts w:ascii="宋体" w:hAnsi="宋体" w:hint="eastAsia"/>
        </w:rPr>
        <w:t>担任上海科技大学信息科学与技术学院研究员</w:t>
      </w:r>
      <w:r w:rsidR="006E2E43">
        <w:rPr>
          <w:rFonts w:ascii="宋体" w:hAnsi="宋体" w:hint="eastAsia"/>
        </w:rPr>
        <w:t>、</w:t>
      </w:r>
      <w:r w:rsidR="006E2E43" w:rsidRPr="00357905">
        <w:rPr>
          <w:rFonts w:ascii="宋体" w:hAnsi="宋体" w:hint="eastAsia"/>
        </w:rPr>
        <w:t>博导，</w:t>
      </w:r>
      <w:r w:rsidR="006E2E43">
        <w:rPr>
          <w:rFonts w:ascii="宋体" w:hAnsi="宋体" w:hint="eastAsia"/>
        </w:rPr>
        <w:t>课题组现有</w:t>
      </w:r>
      <w:r w:rsidR="006E2E43" w:rsidRPr="00357905">
        <w:rPr>
          <w:rFonts w:ascii="宋体" w:hAnsi="宋体" w:hint="eastAsia"/>
        </w:rPr>
        <w:t>博士生</w:t>
      </w:r>
      <w:r w:rsidR="006E2E43">
        <w:rPr>
          <w:rFonts w:ascii="宋体" w:hAnsi="宋体" w:hint="eastAsia"/>
        </w:rPr>
        <w:t>3</w:t>
      </w:r>
      <w:r w:rsidR="006E2E43" w:rsidRPr="00357905">
        <w:rPr>
          <w:rFonts w:ascii="宋体" w:hAnsi="宋体" w:hint="eastAsia"/>
        </w:rPr>
        <w:t>名</w:t>
      </w:r>
      <w:r w:rsidR="006E2E43">
        <w:rPr>
          <w:rFonts w:ascii="宋体" w:hAnsi="宋体" w:hint="eastAsia"/>
        </w:rPr>
        <w:t>、硕士</w:t>
      </w:r>
      <w:r w:rsidR="006E2E43" w:rsidRPr="00357905">
        <w:rPr>
          <w:rFonts w:ascii="宋体" w:hAnsi="宋体" w:hint="eastAsia"/>
        </w:rPr>
        <w:t>生</w:t>
      </w:r>
      <w:r w:rsidR="006E2E43">
        <w:rPr>
          <w:rFonts w:ascii="宋体" w:hAnsi="宋体" w:hint="eastAsia"/>
        </w:rPr>
        <w:t>10余</w:t>
      </w:r>
      <w:r w:rsidR="006E2E43" w:rsidRPr="00357905">
        <w:rPr>
          <w:rFonts w:ascii="宋体" w:hAnsi="宋体" w:hint="eastAsia"/>
        </w:rPr>
        <w:t>名。</w:t>
      </w:r>
      <w:r w:rsidR="006E2E43">
        <w:rPr>
          <w:rFonts w:ascii="宋体" w:hAnsi="宋体" w:hint="eastAsia"/>
        </w:rPr>
        <w:t>申请人</w:t>
      </w:r>
      <w:r w:rsidR="006E2E43" w:rsidRPr="00357905">
        <w:rPr>
          <w:rFonts w:ascii="宋体" w:hAnsi="宋体" w:hint="eastAsia"/>
        </w:rPr>
        <w:t>所在的上科大信息学院，聚焦</w:t>
      </w:r>
      <w:r w:rsidR="00160633">
        <w:rPr>
          <w:rFonts w:ascii="宋体" w:hAnsi="宋体" w:hint="eastAsia"/>
        </w:rPr>
        <w:t>人工智能、</w:t>
      </w:r>
      <w:r w:rsidR="006E2E43">
        <w:rPr>
          <w:rFonts w:ascii="宋体" w:hAnsi="宋体" w:hint="eastAsia"/>
        </w:rPr>
        <w:t>智能电网</w:t>
      </w:r>
      <w:r w:rsidR="00160633">
        <w:rPr>
          <w:rFonts w:ascii="宋体" w:hAnsi="宋体" w:hint="eastAsia"/>
        </w:rPr>
        <w:t>和</w:t>
      </w:r>
      <w:r w:rsidR="006E2E43">
        <w:rPr>
          <w:rFonts w:ascii="宋体" w:hAnsi="宋体" w:hint="eastAsia"/>
        </w:rPr>
        <w:t>优化算法等</w:t>
      </w:r>
      <w:r w:rsidR="006E2E43" w:rsidRPr="00357905">
        <w:rPr>
          <w:rFonts w:ascii="宋体" w:hAnsi="宋体" w:hint="eastAsia"/>
        </w:rPr>
        <w:t>领域的研究。</w:t>
      </w:r>
      <w:r w:rsidR="006E2E43">
        <w:rPr>
          <w:rFonts w:ascii="宋体" w:hAnsi="宋体" w:hint="eastAsia"/>
        </w:rPr>
        <w:t>申请人与国内外众多知名高校和研究所建立广泛合作，包括美国普林斯顿大学，新加坡南洋理工大学，澳大利亚悉尼大学，新南威尔士大学，悉尼科技大学等高校的教授和实验室保持了良好的学术交流和合作关系，这也为科研创新创造了有利的条件。</w:t>
      </w:r>
    </w:p>
    <w:p w14:paraId="7B6BFC1E" w14:textId="1E3826C6" w:rsidR="003C72AF" w:rsidRPr="005D6291" w:rsidRDefault="006E2E43" w:rsidP="00122464">
      <w:pPr>
        <w:snapToGrid w:val="0"/>
        <w:spacing w:line="360" w:lineRule="auto"/>
        <w:ind w:firstLineChars="200" w:firstLine="480"/>
        <w:rPr>
          <w:rFonts w:ascii="宋体" w:hAnsi="宋体" w:hint="eastAsia"/>
        </w:rPr>
      </w:pPr>
      <w:r w:rsidRPr="006D3627">
        <w:rPr>
          <w:rFonts w:ascii="宋体" w:hAnsi="宋体" w:hint="eastAsia"/>
        </w:rPr>
        <w:t>因此，</w:t>
      </w:r>
      <w:r>
        <w:rPr>
          <w:rFonts w:ascii="宋体" w:hAnsi="宋体" w:hint="eastAsia"/>
        </w:rPr>
        <w:t>从研究方法、前期探索、研究基础和实验条件等方面分析，</w:t>
      </w:r>
      <w:r w:rsidRPr="006D3627">
        <w:rPr>
          <w:rFonts w:ascii="宋体" w:hAnsi="宋体" w:hint="eastAsia"/>
        </w:rPr>
        <w:t>本项目是可行的。</w:t>
      </w:r>
    </w:p>
    <w:p w14:paraId="3AEEB462" w14:textId="77777777" w:rsidR="000B1039" w:rsidRDefault="000B1039" w:rsidP="00122464">
      <w:pPr>
        <w:snapToGrid w:val="0"/>
        <w:spacing w:line="360" w:lineRule="auto"/>
        <w:ind w:firstLineChars="196" w:firstLine="549"/>
        <w:rPr>
          <w:rFonts w:ascii="楷体" w:eastAsia="楷体" w:hAnsi="楷体" w:cs="楷体_GB2312" w:hint="eastAsia"/>
          <w:b/>
          <w:bCs/>
          <w:color w:val="0070C0"/>
          <w:sz w:val="28"/>
          <w:szCs w:val="28"/>
        </w:rPr>
      </w:pPr>
      <w:r>
        <w:rPr>
          <w:rFonts w:ascii="楷体" w:eastAsia="楷体" w:hAnsi="楷体"/>
          <w:color w:val="0070C0"/>
          <w:sz w:val="28"/>
          <w:szCs w:val="28"/>
        </w:rPr>
        <w:t>4</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本项目的特色与创新之处；</w:t>
      </w:r>
    </w:p>
    <w:p w14:paraId="042C6AC9" w14:textId="7A8B202B" w:rsidR="00C941F6" w:rsidRPr="00C941F6" w:rsidRDefault="00C941F6" w:rsidP="00122464">
      <w:pPr>
        <w:snapToGrid w:val="0"/>
        <w:spacing w:line="360" w:lineRule="auto"/>
        <w:ind w:firstLineChars="196" w:firstLine="470"/>
        <w:rPr>
          <w:rFonts w:eastAsiaTheme="minorEastAsia"/>
        </w:rPr>
      </w:pPr>
      <w:r w:rsidRPr="00C941F6">
        <w:rPr>
          <w:rFonts w:eastAsiaTheme="minorEastAsia"/>
        </w:rPr>
        <w:t>在</w:t>
      </w:r>
      <w:r w:rsidR="00644367">
        <w:rPr>
          <w:rFonts w:eastAsiaTheme="minorEastAsia" w:hint="eastAsia"/>
        </w:rPr>
        <w:t>人工智能赋能</w:t>
      </w:r>
      <w:r w:rsidRPr="00C941F6">
        <w:rPr>
          <w:rFonts w:eastAsiaTheme="minorEastAsia"/>
        </w:rPr>
        <w:t>综合能源系统的优化与控制领域，本项目在设计方法和实现框架上展现出显著的创新性与独特性，具体如下：</w:t>
      </w:r>
    </w:p>
    <w:p w14:paraId="7999F939" w14:textId="79FDDE9A" w:rsidR="00C941F6" w:rsidRPr="00C941F6" w:rsidRDefault="00C941F6" w:rsidP="00B204D0">
      <w:pPr>
        <w:numPr>
          <w:ilvl w:val="0"/>
          <w:numId w:val="5"/>
        </w:numPr>
        <w:tabs>
          <w:tab w:val="num" w:pos="720"/>
        </w:tabs>
        <w:snapToGrid w:val="0"/>
        <w:spacing w:line="360" w:lineRule="auto"/>
        <w:ind w:firstLineChars="196" w:firstLine="472"/>
        <w:rPr>
          <w:rFonts w:eastAsiaTheme="minorEastAsia"/>
        </w:rPr>
      </w:pPr>
      <w:r w:rsidRPr="00C941F6">
        <w:rPr>
          <w:rFonts w:eastAsiaTheme="minorEastAsia"/>
          <w:b/>
          <w:bCs/>
        </w:rPr>
        <w:t>扩散模型的创新应用</w:t>
      </w:r>
      <w:r w:rsidRPr="00C941F6">
        <w:rPr>
          <w:rFonts w:eastAsiaTheme="minorEastAsia"/>
        </w:rPr>
        <w:t>：通过引入扩散模型这一生成式人工智能最新进展，开发适用于高维度和强非线性问题的新型学习优化框架。与传统方法相比，扩散模型在系统复杂性处理上具有独特优势，能够更有效地探索复杂能源系统中的多样解空间，实现问题降维解耦时的高效性和精确性。</w:t>
      </w:r>
    </w:p>
    <w:p w14:paraId="10D9AF2C" w14:textId="59BB5A7A" w:rsidR="00C941F6" w:rsidRPr="00C941F6" w:rsidRDefault="00C941F6" w:rsidP="00B204D0">
      <w:pPr>
        <w:numPr>
          <w:ilvl w:val="0"/>
          <w:numId w:val="5"/>
        </w:numPr>
        <w:tabs>
          <w:tab w:val="num" w:pos="720"/>
        </w:tabs>
        <w:snapToGrid w:val="0"/>
        <w:spacing w:line="360" w:lineRule="auto"/>
        <w:ind w:firstLineChars="196" w:firstLine="472"/>
        <w:rPr>
          <w:rFonts w:eastAsiaTheme="minorEastAsia"/>
        </w:rPr>
      </w:pPr>
      <w:r w:rsidRPr="00C941F6">
        <w:rPr>
          <w:rFonts w:eastAsiaTheme="minorEastAsia"/>
          <w:b/>
          <w:bCs/>
        </w:rPr>
        <w:t>多时空尺度的</w:t>
      </w:r>
      <w:r>
        <w:rPr>
          <w:rFonts w:eastAsiaTheme="minorEastAsia" w:hint="eastAsia"/>
          <w:b/>
          <w:bCs/>
        </w:rPr>
        <w:t>扩散</w:t>
      </w:r>
      <w:r w:rsidRPr="00C941F6">
        <w:rPr>
          <w:rFonts w:eastAsiaTheme="minorEastAsia"/>
          <w:b/>
          <w:bCs/>
        </w:rPr>
        <w:t>强化学习创新</w:t>
      </w:r>
      <w:r w:rsidRPr="00C941F6">
        <w:rPr>
          <w:rFonts w:eastAsiaTheme="minorEastAsia"/>
        </w:rPr>
        <w:t>：针对电动汽车等大规模弹性负荷的多时空尺</w:t>
      </w:r>
      <w:r w:rsidRPr="00C941F6">
        <w:rPr>
          <w:rFonts w:eastAsiaTheme="minorEastAsia"/>
        </w:rPr>
        <w:lastRenderedPageBreak/>
        <w:t>度特性，提出了一种扩散强化学习的变分训练方案。这一新的训练框架突破了传统强化学习与扩散模型整合上的瓶颈，在实现多时空尺度的车网协同控制时，提升了模型对动态变化的适应能力，确保了资源调度的实时性和优化。</w:t>
      </w:r>
    </w:p>
    <w:p w14:paraId="51F5744E" w14:textId="0370BCC1" w:rsidR="00C941F6" w:rsidRPr="00C941F6" w:rsidRDefault="00C941F6" w:rsidP="00B204D0">
      <w:pPr>
        <w:numPr>
          <w:ilvl w:val="0"/>
          <w:numId w:val="5"/>
        </w:numPr>
        <w:tabs>
          <w:tab w:val="num" w:pos="720"/>
        </w:tabs>
        <w:snapToGrid w:val="0"/>
        <w:spacing w:line="360" w:lineRule="auto"/>
        <w:ind w:firstLineChars="196" w:firstLine="472"/>
        <w:rPr>
          <w:rFonts w:eastAsiaTheme="minorEastAsia"/>
        </w:rPr>
      </w:pPr>
      <w:r>
        <w:rPr>
          <w:rFonts w:eastAsiaTheme="minorEastAsia" w:hint="eastAsia"/>
          <w:b/>
          <w:bCs/>
        </w:rPr>
        <w:t>电网</w:t>
      </w:r>
      <w:r w:rsidRPr="00C941F6">
        <w:rPr>
          <w:rFonts w:eastAsiaTheme="minorEastAsia"/>
          <w:b/>
          <w:bCs/>
        </w:rPr>
        <w:t>拓扑感知与鲁棒</w:t>
      </w:r>
      <w:r w:rsidRPr="00C941F6">
        <w:rPr>
          <w:rFonts w:eastAsiaTheme="minorEastAsia" w:hint="eastAsia"/>
          <w:b/>
          <w:bCs/>
        </w:rPr>
        <w:t>扩散</w:t>
      </w:r>
      <w:r w:rsidR="00981F82">
        <w:rPr>
          <w:rFonts w:eastAsiaTheme="minorEastAsia" w:hint="eastAsia"/>
          <w:b/>
          <w:bCs/>
        </w:rPr>
        <w:t>策略</w:t>
      </w:r>
      <w:r w:rsidRPr="00C941F6">
        <w:rPr>
          <w:rFonts w:eastAsiaTheme="minorEastAsia"/>
          <w:b/>
          <w:bCs/>
        </w:rPr>
        <w:t>融合</w:t>
      </w:r>
      <w:r w:rsidRPr="00C941F6">
        <w:rPr>
          <w:rFonts w:eastAsiaTheme="minorEastAsia"/>
        </w:rPr>
        <w:t>：针对电网在极端条件下的拓扑变化，</w:t>
      </w:r>
      <w:r w:rsidR="000D2ABC" w:rsidRPr="000D2ABC">
        <w:rPr>
          <w:rFonts w:eastAsiaTheme="minorEastAsia" w:hint="eastAsia"/>
        </w:rPr>
        <w:t>提出</w:t>
      </w:r>
      <w:r w:rsidRPr="00C941F6">
        <w:rPr>
          <w:rFonts w:eastAsiaTheme="minorEastAsia"/>
        </w:rPr>
        <w:t>构建一种具有拓扑感知能力的稳健扩散模型。这一模型除具备对突发情况（如自然灾害或设备故障）下电网拓扑变动的迅速感知能力外，还能做出鲁棒性强的实时决策，显著提升系统在极端情况下的稳定运营能力。</w:t>
      </w:r>
    </w:p>
    <w:p w14:paraId="32ECF07F" w14:textId="37C85081" w:rsidR="00C941F6" w:rsidRPr="00C941F6" w:rsidRDefault="00C941F6" w:rsidP="00B204D0">
      <w:pPr>
        <w:numPr>
          <w:ilvl w:val="0"/>
          <w:numId w:val="5"/>
        </w:numPr>
        <w:tabs>
          <w:tab w:val="num" w:pos="720"/>
        </w:tabs>
        <w:snapToGrid w:val="0"/>
        <w:spacing w:line="360" w:lineRule="auto"/>
        <w:ind w:firstLineChars="196" w:firstLine="472"/>
        <w:rPr>
          <w:rFonts w:eastAsiaTheme="minorEastAsia"/>
          <w:b/>
        </w:rPr>
      </w:pPr>
      <w:r w:rsidRPr="00C941F6">
        <w:rPr>
          <w:rFonts w:eastAsiaTheme="minorEastAsia"/>
          <w:b/>
        </w:rPr>
        <w:t>端到端</w:t>
      </w:r>
      <w:r w:rsidR="00644367" w:rsidRPr="00644367">
        <w:rPr>
          <w:rFonts w:eastAsiaTheme="minorEastAsia" w:hint="eastAsia"/>
          <w:b/>
          <w:bCs/>
        </w:rPr>
        <w:t>预测与</w:t>
      </w:r>
      <w:r w:rsidRPr="00644367">
        <w:rPr>
          <w:rFonts w:eastAsiaTheme="minorEastAsia" w:hint="eastAsia"/>
          <w:b/>
        </w:rPr>
        <w:t>扩散</w:t>
      </w:r>
      <w:r w:rsidR="00644367" w:rsidRPr="00644367">
        <w:rPr>
          <w:rFonts w:eastAsiaTheme="minorEastAsia" w:hint="eastAsia"/>
          <w:b/>
          <w:bCs/>
        </w:rPr>
        <w:t>策略</w:t>
      </w:r>
      <w:r w:rsidRPr="00644367">
        <w:rPr>
          <w:rFonts w:eastAsiaTheme="minorEastAsia"/>
          <w:b/>
        </w:rPr>
        <w:t>的</w:t>
      </w:r>
      <w:r w:rsidRPr="00C941F6">
        <w:rPr>
          <w:rFonts w:eastAsiaTheme="minorEastAsia"/>
          <w:b/>
        </w:rPr>
        <w:t>全流程优化：</w:t>
      </w:r>
      <w:r w:rsidR="00324AD3" w:rsidRPr="00324AD3">
        <w:rPr>
          <w:rFonts w:eastAsiaTheme="minorEastAsia" w:hint="eastAsia"/>
        </w:rPr>
        <w:t>提出</w:t>
      </w:r>
      <w:r w:rsidRPr="00C941F6">
        <w:rPr>
          <w:rFonts w:eastAsiaTheme="minorEastAsia"/>
        </w:rPr>
        <w:t>设计一个集成化的端到端模型，在能源系统中实现源荷预测与决策优化的无缝结合。这一协同控制机制通过引入隐式微分校正、扩散学习优化等策略，将预测与优化紧密联系于一体，显著提高了源荷浮动下系统响应效率及资源配给的整体效果。</w:t>
      </w:r>
    </w:p>
    <w:p w14:paraId="42D62328" w14:textId="0A2AFC2E" w:rsidR="0009246F" w:rsidRPr="00717E47" w:rsidRDefault="00C941F6" w:rsidP="00122464">
      <w:pPr>
        <w:snapToGrid w:val="0"/>
        <w:spacing w:line="360" w:lineRule="auto"/>
        <w:ind w:firstLineChars="196" w:firstLine="470"/>
        <w:rPr>
          <w:rFonts w:eastAsiaTheme="minorEastAsia"/>
        </w:rPr>
      </w:pPr>
      <w:r w:rsidRPr="00C941F6">
        <w:rPr>
          <w:rFonts w:eastAsiaTheme="minorEastAsia"/>
        </w:rPr>
        <w:t>综上所述，本项目通过在方法论上的全新突破，提供了一种更加智能化和高效的路径来应对复杂综合能源系统中的广泛挑战，期待能为推动未来智能能源系统的改革与发展作出贡献。</w:t>
      </w:r>
    </w:p>
    <w:p w14:paraId="56006284" w14:textId="77777777" w:rsidR="000B1039" w:rsidRDefault="000B1039" w:rsidP="00122464">
      <w:pPr>
        <w:snapToGrid w:val="0"/>
        <w:spacing w:line="360" w:lineRule="auto"/>
        <w:ind w:firstLineChars="198" w:firstLine="554"/>
        <w:rPr>
          <w:rFonts w:ascii="楷体" w:eastAsia="楷体" w:hAnsi="楷体" w:cs="楷体_GB2312" w:hint="eastAsia"/>
          <w:color w:val="0070C0"/>
          <w:sz w:val="28"/>
          <w:szCs w:val="28"/>
        </w:rPr>
      </w:pPr>
      <w:r>
        <w:rPr>
          <w:rFonts w:ascii="楷体" w:eastAsia="楷体" w:hAnsi="楷体"/>
          <w:color w:val="0070C0"/>
          <w:sz w:val="28"/>
          <w:szCs w:val="28"/>
        </w:rPr>
        <w:t>5</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4FB2AD7E" w14:textId="751F7267" w:rsidR="00E57ECE" w:rsidRPr="00E57ECE" w:rsidRDefault="00E57ECE" w:rsidP="00122464">
      <w:pPr>
        <w:snapToGrid w:val="0"/>
        <w:spacing w:after="0" w:line="360" w:lineRule="auto"/>
        <w:ind w:firstLine="0"/>
        <w:rPr>
          <w:rFonts w:cs="Times New Roman"/>
          <w:b/>
          <w:color w:val="auto"/>
          <w:sz w:val="28"/>
          <w:szCs w:val="28"/>
        </w:rPr>
      </w:pPr>
      <w:r w:rsidRPr="00FF612A">
        <w:rPr>
          <w:rFonts w:cs="Times New Roman"/>
          <w:b/>
          <w:color w:val="auto"/>
          <w:sz w:val="28"/>
          <w:szCs w:val="28"/>
        </w:rPr>
        <w:t>5.</w:t>
      </w:r>
      <w:r>
        <w:rPr>
          <w:rFonts w:cs="Times New Roman" w:hint="eastAsia"/>
          <w:b/>
          <w:color w:val="auto"/>
          <w:sz w:val="28"/>
          <w:szCs w:val="28"/>
        </w:rPr>
        <w:t>1</w:t>
      </w:r>
      <w:r w:rsidRPr="00FF612A">
        <w:rPr>
          <w:rFonts w:cs="Times New Roman"/>
          <w:b/>
          <w:color w:val="auto"/>
          <w:sz w:val="28"/>
          <w:szCs w:val="28"/>
        </w:rPr>
        <w:t xml:space="preserve"> </w:t>
      </w:r>
      <w:r>
        <w:rPr>
          <w:rFonts w:cs="Times New Roman" w:hint="eastAsia"/>
          <w:b/>
          <w:color w:val="auto"/>
          <w:sz w:val="28"/>
          <w:szCs w:val="28"/>
        </w:rPr>
        <w:t>年度研究计划</w:t>
      </w:r>
    </w:p>
    <w:p w14:paraId="6052105A" w14:textId="48E68CC1" w:rsidR="00FF612A" w:rsidRPr="00FF612A" w:rsidRDefault="00FF612A" w:rsidP="00122464">
      <w:pPr>
        <w:snapToGrid w:val="0"/>
        <w:spacing w:after="0" w:line="360" w:lineRule="auto"/>
        <w:ind w:firstLine="0"/>
        <w:rPr>
          <w:rFonts w:cs="Times New Roman"/>
          <w:color w:val="auto"/>
        </w:rPr>
      </w:pPr>
      <w:r w:rsidRPr="00FF612A">
        <w:rPr>
          <w:rFonts w:cs="Times New Roman"/>
          <w:color w:val="auto"/>
        </w:rPr>
        <w:t>202</w:t>
      </w:r>
      <w:r w:rsidR="00B77C51">
        <w:rPr>
          <w:rFonts w:cs="Times New Roman" w:hint="eastAsia"/>
          <w:color w:val="auto"/>
        </w:rPr>
        <w:t>5</w:t>
      </w:r>
      <w:r>
        <w:rPr>
          <w:rFonts w:cs="Times New Roman"/>
          <w:color w:val="auto"/>
        </w:rPr>
        <w:t>.</w:t>
      </w:r>
      <w:r w:rsidRPr="00FF612A">
        <w:rPr>
          <w:rFonts w:cs="Times New Roman"/>
          <w:color w:val="auto"/>
        </w:rPr>
        <w:t>1-202</w:t>
      </w:r>
      <w:r w:rsidR="00B77C51">
        <w:rPr>
          <w:rFonts w:cs="Times New Roman" w:hint="eastAsia"/>
          <w:color w:val="auto"/>
        </w:rPr>
        <w:t>5</w:t>
      </w:r>
      <w:r w:rsidRPr="00FF612A">
        <w:rPr>
          <w:rFonts w:cs="Times New Roman"/>
          <w:color w:val="auto"/>
        </w:rPr>
        <w:t xml:space="preserve">.12 </w:t>
      </w:r>
    </w:p>
    <w:p w14:paraId="07751C34" w14:textId="7CD139EE" w:rsidR="00FF612A" w:rsidRDefault="001860DC" w:rsidP="00122464">
      <w:pPr>
        <w:snapToGrid w:val="0"/>
        <w:spacing w:after="0" w:line="360" w:lineRule="auto"/>
        <w:ind w:firstLineChars="196" w:firstLine="470"/>
        <w:rPr>
          <w:rFonts w:cs="Times New Roman"/>
          <w:color w:val="auto"/>
        </w:rPr>
      </w:pPr>
      <w:r>
        <w:rPr>
          <w:rFonts w:cs="Times New Roman" w:hint="eastAsia"/>
          <w:color w:val="auto"/>
        </w:rPr>
        <w:t>主要完成本项目的第一部分和第二部分的研究内</w:t>
      </w:r>
      <w:r w:rsidR="00270972">
        <w:rPr>
          <w:rFonts w:cs="Times New Roman" w:hint="eastAsia"/>
          <w:color w:val="auto"/>
        </w:rPr>
        <w:t>容</w:t>
      </w:r>
      <w:r w:rsidR="0040471C">
        <w:rPr>
          <w:rFonts w:cs="Times New Roman" w:hint="eastAsia"/>
          <w:color w:val="auto"/>
        </w:rPr>
        <w:t>：</w:t>
      </w:r>
      <w:r w:rsidR="0040471C">
        <w:rPr>
          <w:rFonts w:cs="Times New Roman" w:hint="eastAsia"/>
          <w:color w:val="auto"/>
        </w:rPr>
        <w:t>1</w:t>
      </w:r>
      <w:r w:rsidR="0040471C">
        <w:rPr>
          <w:rFonts w:cs="Times New Roman" w:hint="eastAsia"/>
          <w:color w:val="auto"/>
        </w:rPr>
        <w:t>）</w:t>
      </w:r>
      <w:r w:rsidR="00320AC3" w:rsidRPr="003C72AF">
        <w:rPr>
          <w:rFonts w:eastAsiaTheme="minorEastAsia"/>
        </w:rPr>
        <w:t>建立基于扩散模型的学习优化的理论与算法框架，实现</w:t>
      </w:r>
      <w:r w:rsidR="00E03653">
        <w:rPr>
          <w:rFonts w:eastAsiaTheme="minorEastAsia" w:hint="eastAsia"/>
        </w:rPr>
        <w:t>高维非线性</w:t>
      </w:r>
      <w:r w:rsidR="00D57A9B">
        <w:rPr>
          <w:rFonts w:eastAsiaTheme="minorEastAsia" w:hint="eastAsia"/>
        </w:rPr>
        <w:t>电网控制</w:t>
      </w:r>
      <w:r w:rsidR="00F14534">
        <w:rPr>
          <w:rFonts w:eastAsiaTheme="minorEastAsia" w:hint="eastAsia"/>
        </w:rPr>
        <w:t>问题</w:t>
      </w:r>
      <w:r w:rsidR="00E03653">
        <w:rPr>
          <w:rFonts w:eastAsiaTheme="minorEastAsia" w:hint="eastAsia"/>
        </w:rPr>
        <w:t>的降维解耦</w:t>
      </w:r>
      <w:r w:rsidR="00F14534" w:rsidRPr="003C72AF">
        <w:rPr>
          <w:rFonts w:eastAsiaTheme="minorEastAsia"/>
        </w:rPr>
        <w:t>并兼顾约束可行性</w:t>
      </w:r>
      <w:r w:rsidR="00320AC3">
        <w:rPr>
          <w:rFonts w:eastAsiaTheme="minorEastAsia" w:hint="eastAsia"/>
        </w:rPr>
        <w:t>；</w:t>
      </w:r>
      <w:r w:rsidR="00320AC3">
        <w:rPr>
          <w:rFonts w:eastAsiaTheme="minorEastAsia" w:hint="eastAsia"/>
        </w:rPr>
        <w:t>2</w:t>
      </w:r>
      <w:r w:rsidR="00320AC3">
        <w:rPr>
          <w:rFonts w:eastAsiaTheme="minorEastAsia" w:hint="eastAsia"/>
        </w:rPr>
        <w:t>）</w:t>
      </w:r>
      <w:r w:rsidR="00611622" w:rsidRPr="003C72AF">
        <w:rPr>
          <w:rFonts w:eastAsiaTheme="minorEastAsia"/>
        </w:rPr>
        <w:t>提出多时空尺度的扩散强化学习的变分训练方案，实现多时空尺度的融合大规模电动汽车的车网协同实时控制</w:t>
      </w:r>
      <w:r w:rsidR="00F85F75">
        <w:rPr>
          <w:rFonts w:eastAsiaTheme="minorEastAsia" w:hint="eastAsia"/>
        </w:rPr>
        <w:t>。</w:t>
      </w:r>
      <w:r w:rsidR="00F16701">
        <w:rPr>
          <w:rFonts w:eastAsiaTheme="minorEastAsia" w:hint="eastAsia"/>
        </w:rPr>
        <w:t>撰写</w:t>
      </w:r>
      <w:r w:rsidR="0060600E" w:rsidRPr="00830E8C">
        <w:rPr>
          <w:rFonts w:eastAsiaTheme="minorEastAsia" w:cs="Times New Roman"/>
        </w:rPr>
        <w:t>IEEE</w:t>
      </w:r>
      <w:r w:rsidR="0060600E" w:rsidRPr="00830E8C">
        <w:rPr>
          <w:rFonts w:eastAsiaTheme="minorEastAsia" w:cs="Times New Roman"/>
        </w:rPr>
        <w:t>期刊论文和</w:t>
      </w:r>
      <w:r w:rsidR="00830E8C" w:rsidRPr="00830E8C">
        <w:rPr>
          <w:rFonts w:eastAsiaTheme="minorEastAsia" w:cs="Times New Roman"/>
        </w:rPr>
        <w:t>CCF-A</w:t>
      </w:r>
      <w:r w:rsidR="00830E8C">
        <w:rPr>
          <w:rFonts w:eastAsiaTheme="minorEastAsia" w:hint="eastAsia"/>
        </w:rPr>
        <w:t>类人工智能会议论文</w:t>
      </w:r>
      <w:r w:rsidR="00646860">
        <w:rPr>
          <w:rFonts w:eastAsiaTheme="minorEastAsia" w:hint="eastAsia"/>
        </w:rPr>
        <w:t>3</w:t>
      </w:r>
      <w:r w:rsidR="00830E8C">
        <w:rPr>
          <w:rFonts w:eastAsiaTheme="minorEastAsia" w:hint="eastAsia"/>
        </w:rPr>
        <w:t>篇以上，申请专利</w:t>
      </w:r>
      <w:r w:rsidR="00830E8C">
        <w:rPr>
          <w:rFonts w:eastAsiaTheme="minorEastAsia" w:hint="eastAsia"/>
        </w:rPr>
        <w:t>2</w:t>
      </w:r>
      <w:r w:rsidR="00830E8C">
        <w:rPr>
          <w:rFonts w:eastAsiaTheme="minorEastAsia" w:hint="eastAsia"/>
        </w:rPr>
        <w:t>项以上。</w:t>
      </w:r>
      <w:r w:rsidR="00F85F75">
        <w:rPr>
          <w:rFonts w:eastAsiaTheme="minorEastAsia" w:hint="eastAsia"/>
        </w:rPr>
        <w:t xml:space="preserve"> </w:t>
      </w:r>
    </w:p>
    <w:p w14:paraId="2ACDF768" w14:textId="77777777" w:rsidR="0002608B" w:rsidRPr="00FF612A" w:rsidRDefault="0002608B" w:rsidP="00122464">
      <w:pPr>
        <w:snapToGrid w:val="0"/>
        <w:spacing w:after="0" w:line="360" w:lineRule="auto"/>
        <w:ind w:firstLineChars="196" w:firstLine="470"/>
        <w:rPr>
          <w:rFonts w:cs="Times New Roman"/>
          <w:color w:val="auto"/>
        </w:rPr>
      </w:pPr>
    </w:p>
    <w:p w14:paraId="32C7B768" w14:textId="14FBF24B" w:rsidR="00FF612A" w:rsidRPr="00FF612A" w:rsidRDefault="00FF612A" w:rsidP="00122464">
      <w:pPr>
        <w:snapToGrid w:val="0"/>
        <w:spacing w:after="0" w:line="360" w:lineRule="auto"/>
        <w:ind w:firstLine="0"/>
        <w:rPr>
          <w:rFonts w:cs="Times New Roman"/>
          <w:color w:val="auto"/>
        </w:rPr>
      </w:pPr>
      <w:r w:rsidRPr="00FF612A">
        <w:rPr>
          <w:rFonts w:cs="Times New Roman"/>
          <w:color w:val="auto"/>
        </w:rPr>
        <w:t>202</w:t>
      </w:r>
      <w:r w:rsidR="00B77C51">
        <w:rPr>
          <w:rFonts w:cs="Times New Roman" w:hint="eastAsia"/>
          <w:color w:val="auto"/>
        </w:rPr>
        <w:t>6</w:t>
      </w:r>
      <w:r w:rsidRPr="00FF612A">
        <w:rPr>
          <w:rFonts w:cs="Times New Roman"/>
          <w:color w:val="auto"/>
        </w:rPr>
        <w:t>.1-202</w:t>
      </w:r>
      <w:r w:rsidR="00B77C51">
        <w:rPr>
          <w:rFonts w:cs="Times New Roman" w:hint="eastAsia"/>
          <w:color w:val="auto"/>
        </w:rPr>
        <w:t>6</w:t>
      </w:r>
      <w:r w:rsidRPr="00FF612A">
        <w:rPr>
          <w:rFonts w:cs="Times New Roman"/>
          <w:color w:val="auto"/>
        </w:rPr>
        <w:t>.12</w:t>
      </w:r>
      <w:r w:rsidR="002560FD">
        <w:rPr>
          <w:rFonts w:cs="Times New Roman" w:hint="eastAsia"/>
          <w:color w:val="auto"/>
        </w:rPr>
        <w:t xml:space="preserve"> </w:t>
      </w:r>
    </w:p>
    <w:p w14:paraId="32D3D352" w14:textId="3131A81D" w:rsidR="00FF612A" w:rsidRPr="00FF612A" w:rsidRDefault="00C90419" w:rsidP="00122464">
      <w:pPr>
        <w:snapToGrid w:val="0"/>
        <w:spacing w:after="0" w:line="360" w:lineRule="auto"/>
        <w:ind w:firstLineChars="196" w:firstLine="470"/>
        <w:rPr>
          <w:rFonts w:cs="Times New Roman"/>
          <w:color w:val="auto"/>
        </w:rPr>
      </w:pPr>
      <w:r>
        <w:rPr>
          <w:rFonts w:cs="Times New Roman" w:hint="eastAsia"/>
          <w:color w:val="auto"/>
        </w:rPr>
        <w:t>主要完成本项目的第三部分和第四部分的研究内容：</w:t>
      </w:r>
      <w:r>
        <w:rPr>
          <w:rFonts w:cs="Times New Roman" w:hint="eastAsia"/>
          <w:color w:val="auto"/>
        </w:rPr>
        <w:t>1</w:t>
      </w:r>
      <w:r>
        <w:rPr>
          <w:rFonts w:cs="Times New Roman" w:hint="eastAsia"/>
          <w:color w:val="auto"/>
        </w:rPr>
        <w:t>）</w:t>
      </w:r>
      <w:r w:rsidRPr="003C72AF">
        <w:rPr>
          <w:rFonts w:eastAsiaTheme="minorEastAsia"/>
        </w:rPr>
        <w:t>构建具有电网拓扑感知的稳健扩散模型，实现在极端情况部分电网线路中断的能源系统实时鲁棒决策</w:t>
      </w:r>
      <w:r>
        <w:rPr>
          <w:rFonts w:cs="Times New Roman" w:hint="eastAsia"/>
          <w:color w:val="auto"/>
        </w:rPr>
        <w:t>；</w:t>
      </w:r>
      <w:r>
        <w:rPr>
          <w:rFonts w:cs="Times New Roman" w:hint="eastAsia"/>
          <w:color w:val="auto"/>
        </w:rPr>
        <w:t>2</w:t>
      </w:r>
      <w:r>
        <w:rPr>
          <w:rFonts w:cs="Times New Roman" w:hint="eastAsia"/>
          <w:color w:val="auto"/>
        </w:rPr>
        <w:t>）</w:t>
      </w:r>
      <w:r w:rsidRPr="003C72AF">
        <w:rPr>
          <w:rFonts w:eastAsiaTheme="minorEastAsia"/>
        </w:rPr>
        <w:t>建立预测与优化协同的端到端预测与扩散学习优化模型，实现综合能源系统源荷预测与决策</w:t>
      </w:r>
      <w:r w:rsidRPr="003C72AF">
        <w:rPr>
          <w:rFonts w:eastAsiaTheme="minorEastAsia"/>
        </w:rPr>
        <w:lastRenderedPageBreak/>
        <w:t>优化的协同控制</w:t>
      </w:r>
      <w:r>
        <w:rPr>
          <w:rFonts w:eastAsiaTheme="minorEastAsia" w:hint="eastAsia"/>
        </w:rPr>
        <w:t>。撰写</w:t>
      </w:r>
      <w:r w:rsidRPr="00830E8C">
        <w:rPr>
          <w:rFonts w:eastAsiaTheme="minorEastAsia" w:cs="Times New Roman"/>
        </w:rPr>
        <w:t>IEEE</w:t>
      </w:r>
      <w:r w:rsidRPr="00830E8C">
        <w:rPr>
          <w:rFonts w:eastAsiaTheme="minorEastAsia" w:cs="Times New Roman"/>
        </w:rPr>
        <w:t>期刊论文和</w:t>
      </w:r>
      <w:r w:rsidRPr="00830E8C">
        <w:rPr>
          <w:rFonts w:eastAsiaTheme="minorEastAsia" w:cs="Times New Roman"/>
        </w:rPr>
        <w:t>CCF-A</w:t>
      </w:r>
      <w:r>
        <w:rPr>
          <w:rFonts w:eastAsiaTheme="minorEastAsia" w:hint="eastAsia"/>
        </w:rPr>
        <w:t>类人工智能会议论文</w:t>
      </w:r>
      <w:r w:rsidR="00646860">
        <w:rPr>
          <w:rFonts w:eastAsiaTheme="minorEastAsia" w:hint="eastAsia"/>
        </w:rPr>
        <w:t>3</w:t>
      </w:r>
      <w:r>
        <w:rPr>
          <w:rFonts w:eastAsiaTheme="minorEastAsia" w:hint="eastAsia"/>
        </w:rPr>
        <w:t>篇以上，申请专利</w:t>
      </w:r>
      <w:r>
        <w:rPr>
          <w:rFonts w:eastAsiaTheme="minorEastAsia" w:hint="eastAsia"/>
        </w:rPr>
        <w:t>2</w:t>
      </w:r>
      <w:r>
        <w:rPr>
          <w:rFonts w:eastAsiaTheme="minorEastAsia" w:hint="eastAsia"/>
        </w:rPr>
        <w:t>项以上。</w:t>
      </w:r>
    </w:p>
    <w:p w14:paraId="60B72FBF" w14:textId="77777777" w:rsidR="00FF612A" w:rsidRPr="00FF612A" w:rsidRDefault="00FF612A" w:rsidP="00122464">
      <w:pPr>
        <w:snapToGrid w:val="0"/>
        <w:spacing w:after="0" w:line="360" w:lineRule="auto"/>
        <w:ind w:firstLine="0"/>
        <w:rPr>
          <w:rFonts w:ascii="宋体" w:hAnsi="宋体" w:cs="Times New Roman" w:hint="eastAsia"/>
          <w:color w:val="auto"/>
        </w:rPr>
      </w:pPr>
    </w:p>
    <w:p w14:paraId="6EAFA64C" w14:textId="77777777" w:rsidR="00FF612A" w:rsidRPr="00FF612A" w:rsidRDefault="00FF612A" w:rsidP="00122464">
      <w:pPr>
        <w:snapToGrid w:val="0"/>
        <w:spacing w:after="0" w:line="360" w:lineRule="auto"/>
        <w:ind w:firstLine="0"/>
        <w:rPr>
          <w:rFonts w:cs="Times New Roman"/>
          <w:b/>
          <w:color w:val="auto"/>
          <w:sz w:val="28"/>
          <w:szCs w:val="28"/>
        </w:rPr>
      </w:pPr>
      <w:r w:rsidRPr="00FF612A">
        <w:rPr>
          <w:rFonts w:cs="Times New Roman" w:hint="eastAsia"/>
          <w:b/>
          <w:color w:val="auto"/>
          <w:sz w:val="28"/>
          <w:szCs w:val="28"/>
        </w:rPr>
        <w:t xml:space="preserve">5.2 </w:t>
      </w:r>
      <w:r w:rsidRPr="00FF612A">
        <w:rPr>
          <w:rFonts w:cs="Times New Roman" w:hint="eastAsia"/>
          <w:b/>
          <w:color w:val="auto"/>
          <w:sz w:val="28"/>
          <w:szCs w:val="28"/>
        </w:rPr>
        <w:t>预期研究结果</w:t>
      </w:r>
    </w:p>
    <w:p w14:paraId="638BB1BC" w14:textId="5E2655FD" w:rsidR="00FF612A" w:rsidRPr="00C015E0" w:rsidRDefault="00FF612A" w:rsidP="00B204D0">
      <w:pPr>
        <w:numPr>
          <w:ilvl w:val="0"/>
          <w:numId w:val="4"/>
        </w:numPr>
        <w:snapToGrid w:val="0"/>
        <w:spacing w:after="0" w:line="360" w:lineRule="auto"/>
        <w:contextualSpacing/>
        <w:rPr>
          <w:rFonts w:cs="Times New Roman"/>
          <w:color w:val="auto"/>
        </w:rPr>
      </w:pPr>
      <w:r w:rsidRPr="003D57D2">
        <w:rPr>
          <w:rFonts w:cs="Times New Roman" w:hint="eastAsia"/>
          <w:b/>
          <w:color w:val="auto"/>
        </w:rPr>
        <w:t>理论成果</w:t>
      </w:r>
      <w:r w:rsidRPr="00FF612A">
        <w:rPr>
          <w:rFonts w:cs="Times New Roman" w:hint="eastAsia"/>
          <w:color w:val="auto"/>
        </w:rPr>
        <w:t>：</w:t>
      </w:r>
      <w:r w:rsidR="003D57D2" w:rsidRPr="003D57D2">
        <w:rPr>
          <w:rFonts w:cs="Times New Roman"/>
        </w:rPr>
        <w:t>在</w:t>
      </w:r>
      <w:r w:rsidR="00A35E2D" w:rsidRPr="00C015E0">
        <w:rPr>
          <w:rFonts w:cs="Times New Roman" w:hint="eastAsia"/>
        </w:rPr>
        <w:t>人工智能赋能</w:t>
      </w:r>
      <w:r w:rsidR="00F62A8A" w:rsidRPr="00C015E0">
        <w:rPr>
          <w:rFonts w:cs="Times New Roman" w:hint="eastAsia"/>
        </w:rPr>
        <w:t>复杂综合能源系统的控制与决策</w:t>
      </w:r>
      <w:r w:rsidR="003D57D2" w:rsidRPr="003D57D2">
        <w:rPr>
          <w:rFonts w:cs="Times New Roman"/>
        </w:rPr>
        <w:t>中，积极探索并解决</w:t>
      </w:r>
      <w:r w:rsidR="00F62A8A" w:rsidRPr="00C015E0">
        <w:rPr>
          <w:rFonts w:cs="Times New Roman" w:hint="eastAsia"/>
        </w:rPr>
        <w:t>高维强非线性</w:t>
      </w:r>
      <w:r w:rsidR="003D57D2" w:rsidRPr="003D57D2">
        <w:rPr>
          <w:rFonts w:cs="Times New Roman"/>
        </w:rPr>
        <w:t>问题</w:t>
      </w:r>
      <w:r w:rsidR="00F62A8A" w:rsidRPr="00C015E0">
        <w:rPr>
          <w:rFonts w:cs="Times New Roman" w:hint="eastAsia"/>
        </w:rPr>
        <w:t>、多时空尺度</w:t>
      </w:r>
      <w:r w:rsidR="003D57D2" w:rsidRPr="003D57D2">
        <w:rPr>
          <w:rFonts w:cs="Times New Roman"/>
        </w:rPr>
        <w:t>挑战</w:t>
      </w:r>
      <w:r w:rsidR="00F62A8A" w:rsidRPr="00C015E0">
        <w:rPr>
          <w:rFonts w:cs="Times New Roman" w:hint="eastAsia"/>
        </w:rPr>
        <w:t>、极端条件</w:t>
      </w:r>
      <w:r w:rsidR="003D57D2" w:rsidRPr="003D57D2">
        <w:rPr>
          <w:rFonts w:cs="Times New Roman"/>
        </w:rPr>
        <w:t>下</w:t>
      </w:r>
      <w:r w:rsidR="00F62A8A" w:rsidRPr="00C015E0">
        <w:rPr>
          <w:rFonts w:cs="Times New Roman" w:hint="eastAsia"/>
        </w:rPr>
        <w:t>电网拓扑变化</w:t>
      </w:r>
      <w:r w:rsidR="003D57D2" w:rsidRPr="003D57D2">
        <w:rPr>
          <w:rFonts w:cs="Times New Roman"/>
        </w:rPr>
        <w:t>以及</w:t>
      </w:r>
      <w:r w:rsidR="00F62A8A" w:rsidRPr="00C015E0">
        <w:rPr>
          <w:rFonts w:cs="Times New Roman" w:hint="eastAsia"/>
        </w:rPr>
        <w:t>源荷预测与优化协同</w:t>
      </w:r>
      <w:r w:rsidR="00A35E2D" w:rsidRPr="00C015E0">
        <w:rPr>
          <w:rFonts w:cs="Times New Roman" w:hint="eastAsia"/>
        </w:rPr>
        <w:t>等</w:t>
      </w:r>
      <w:r w:rsidR="003D57D2" w:rsidRPr="003D57D2">
        <w:rPr>
          <w:rFonts w:cs="Times New Roman"/>
        </w:rPr>
        <w:t>关键科学问题。通过这些</w:t>
      </w:r>
      <w:r w:rsidR="00A35E2D" w:rsidRPr="00C015E0">
        <w:rPr>
          <w:rFonts w:cs="Times New Roman" w:hint="eastAsia"/>
        </w:rPr>
        <w:t>研究</w:t>
      </w:r>
      <w:r w:rsidR="003D57D2" w:rsidRPr="003D57D2">
        <w:rPr>
          <w:rFonts w:cs="Times New Roman"/>
        </w:rPr>
        <w:t>，</w:t>
      </w:r>
      <w:r w:rsidR="00F62A8A" w:rsidRPr="008B1836">
        <w:rPr>
          <w:rFonts w:cs="Times New Roman"/>
          <w:b/>
        </w:rPr>
        <w:t>构建一</w:t>
      </w:r>
      <w:r w:rsidR="00F62A8A" w:rsidRPr="008B1836">
        <w:rPr>
          <w:rFonts w:cs="Times New Roman" w:hint="eastAsia"/>
          <w:b/>
        </w:rPr>
        <w:t>套</w:t>
      </w:r>
      <w:r w:rsidR="00F62A8A" w:rsidRPr="008B1836">
        <w:rPr>
          <w:rFonts w:cs="Times New Roman"/>
          <w:b/>
        </w:rPr>
        <w:t>完整的</w:t>
      </w:r>
      <w:r w:rsidR="00F62A8A" w:rsidRPr="008B1836">
        <w:rPr>
          <w:rFonts w:cs="Times New Roman" w:hint="eastAsia"/>
          <w:b/>
        </w:rPr>
        <w:t>扩散学习优化理论与算法框架，</w:t>
      </w:r>
      <w:r w:rsidR="003D57D2" w:rsidRPr="008B1836">
        <w:rPr>
          <w:rFonts w:cs="Times New Roman"/>
          <w:b/>
        </w:rPr>
        <w:t>以为</w:t>
      </w:r>
      <w:r w:rsidR="00F62A8A" w:rsidRPr="008B1836">
        <w:rPr>
          <w:rFonts w:cs="Times New Roman" w:hint="eastAsia"/>
          <w:b/>
        </w:rPr>
        <w:t>复杂能源系统</w:t>
      </w:r>
      <w:r w:rsidR="003D57D2" w:rsidRPr="008B1836">
        <w:rPr>
          <w:rFonts w:cs="Times New Roman"/>
          <w:b/>
        </w:rPr>
        <w:t>实现</w:t>
      </w:r>
      <w:r w:rsidR="00F62A8A" w:rsidRPr="008B1836">
        <w:rPr>
          <w:rFonts w:cs="Times New Roman" w:hint="eastAsia"/>
          <w:b/>
        </w:rPr>
        <w:t>实时、鲁棒和全局优化控制</w:t>
      </w:r>
      <w:r w:rsidR="00F62A8A" w:rsidRPr="00C015E0">
        <w:rPr>
          <w:rFonts w:cs="Times New Roman" w:hint="eastAsia"/>
        </w:rPr>
        <w:t>决策</w:t>
      </w:r>
      <w:r w:rsidR="00F62A8A" w:rsidRPr="00C015E0">
        <w:rPr>
          <w:rFonts w:cs="Times New Roman"/>
        </w:rPr>
        <w:t>提供</w:t>
      </w:r>
      <w:r w:rsidR="003D57D2" w:rsidRPr="003D57D2">
        <w:rPr>
          <w:rFonts w:cs="Times New Roman"/>
        </w:rPr>
        <w:t>坚实的</w:t>
      </w:r>
      <w:r w:rsidR="00F62A8A" w:rsidRPr="00C015E0">
        <w:rPr>
          <w:rFonts w:cs="Times New Roman"/>
        </w:rPr>
        <w:t>理论</w:t>
      </w:r>
      <w:r w:rsidR="003D57D2" w:rsidRPr="003D57D2">
        <w:rPr>
          <w:rFonts w:cs="Times New Roman"/>
        </w:rPr>
        <w:t>基础。预期</w:t>
      </w:r>
      <w:r w:rsidR="00DA702C" w:rsidRPr="00C015E0">
        <w:rPr>
          <w:rFonts w:cs="Times New Roman" w:hint="eastAsia"/>
        </w:rPr>
        <w:t>在国内外顶级期刊和会议</w:t>
      </w:r>
      <w:r w:rsidR="003D57D2" w:rsidRPr="003D57D2">
        <w:rPr>
          <w:rFonts w:cs="Times New Roman"/>
        </w:rPr>
        <w:t>上发表不少于</w:t>
      </w:r>
      <w:r w:rsidR="003D57D2" w:rsidRPr="003D57D2">
        <w:rPr>
          <w:rFonts w:cs="Times New Roman"/>
        </w:rPr>
        <w:t>6</w:t>
      </w:r>
      <w:r w:rsidR="003D57D2" w:rsidRPr="003D57D2">
        <w:rPr>
          <w:rFonts w:cs="Times New Roman"/>
        </w:rPr>
        <w:t>篇研究论文（包括</w:t>
      </w:r>
      <w:proofErr w:type="spellStart"/>
      <w:r w:rsidR="00FD00E3" w:rsidRPr="00C015E0">
        <w:rPr>
          <w:rFonts w:cs="Times New Roman"/>
        </w:rPr>
        <w:t>NeurIPS</w:t>
      </w:r>
      <w:proofErr w:type="spellEnd"/>
      <w:r w:rsidR="00FD00E3" w:rsidRPr="00C015E0">
        <w:rPr>
          <w:rFonts w:cs="Times New Roman" w:hint="eastAsia"/>
        </w:rPr>
        <w:t>,</w:t>
      </w:r>
      <w:r w:rsidR="00FD00E3">
        <w:rPr>
          <w:rFonts w:cs="Times New Roman" w:hint="eastAsia"/>
        </w:rPr>
        <w:t xml:space="preserve"> </w:t>
      </w:r>
      <w:r w:rsidR="003E5C06">
        <w:rPr>
          <w:rFonts w:cs="Times New Roman" w:hint="eastAsia"/>
        </w:rPr>
        <w:t xml:space="preserve">ICML, </w:t>
      </w:r>
      <w:r w:rsidR="00FD00E3" w:rsidRPr="00C015E0">
        <w:rPr>
          <w:rFonts w:cs="Times New Roman"/>
        </w:rPr>
        <w:t>TNNLS, TSG</w:t>
      </w:r>
      <w:r w:rsidR="003D57D2" w:rsidRPr="003D57D2">
        <w:rPr>
          <w:rFonts w:cs="Times New Roman"/>
        </w:rPr>
        <w:t>和</w:t>
      </w:r>
      <w:r w:rsidR="00FD00E3" w:rsidRPr="00C015E0">
        <w:rPr>
          <w:rFonts w:cs="Times New Roman"/>
        </w:rPr>
        <w:t>《人工智能》</w:t>
      </w:r>
      <w:r w:rsidR="003D57D2" w:rsidRPr="003D57D2">
        <w:rPr>
          <w:rFonts w:cs="Times New Roman"/>
        </w:rPr>
        <w:t>），并</w:t>
      </w:r>
      <w:r w:rsidR="00DA702C" w:rsidRPr="00C015E0">
        <w:rPr>
          <w:rFonts w:cs="Times New Roman" w:hint="eastAsia"/>
        </w:rPr>
        <w:t>申请</w:t>
      </w:r>
      <w:r w:rsidR="003D57D2" w:rsidRPr="003D57D2">
        <w:rPr>
          <w:rFonts w:cs="Times New Roman"/>
        </w:rPr>
        <w:t>至少</w:t>
      </w:r>
      <w:r w:rsidR="00DA702C" w:rsidRPr="00C015E0">
        <w:rPr>
          <w:rFonts w:cs="Times New Roman" w:hint="eastAsia"/>
        </w:rPr>
        <w:t>4</w:t>
      </w:r>
      <w:r w:rsidR="00DA702C" w:rsidRPr="00C015E0">
        <w:rPr>
          <w:rFonts w:cs="Times New Roman" w:hint="eastAsia"/>
        </w:rPr>
        <w:t>项</w:t>
      </w:r>
      <w:r w:rsidR="003D57D2" w:rsidRPr="003D57D2">
        <w:rPr>
          <w:rFonts w:cs="Times New Roman"/>
        </w:rPr>
        <w:t>相关专利</w:t>
      </w:r>
      <w:r w:rsidR="00DA702C" w:rsidRPr="00C015E0">
        <w:rPr>
          <w:rFonts w:cs="Times New Roman" w:hint="eastAsia"/>
        </w:rPr>
        <w:t>。</w:t>
      </w:r>
    </w:p>
    <w:p w14:paraId="00EB3291" w14:textId="22E2A8EA" w:rsidR="00F62A8A" w:rsidRPr="00C015E0" w:rsidRDefault="00F77746" w:rsidP="00B204D0">
      <w:pPr>
        <w:numPr>
          <w:ilvl w:val="0"/>
          <w:numId w:val="4"/>
        </w:numPr>
        <w:snapToGrid w:val="0"/>
        <w:spacing w:after="0" w:line="360" w:lineRule="auto"/>
        <w:contextualSpacing/>
        <w:rPr>
          <w:rFonts w:cs="Times New Roman"/>
          <w:color w:val="auto"/>
        </w:rPr>
      </w:pPr>
      <w:r w:rsidRPr="003D57D2">
        <w:rPr>
          <w:rFonts w:cs="Times New Roman" w:hint="eastAsia"/>
          <w:b/>
          <w:color w:val="auto"/>
        </w:rPr>
        <w:t>成果应用</w:t>
      </w:r>
      <w:r w:rsidRPr="00C015E0">
        <w:rPr>
          <w:rFonts w:cs="Times New Roman" w:hint="eastAsia"/>
          <w:color w:val="auto"/>
        </w:rPr>
        <w:t>：</w:t>
      </w:r>
      <w:r w:rsidR="00E17ABB" w:rsidRPr="00E17ABB">
        <w:rPr>
          <w:rFonts w:cs="Times New Roman"/>
          <w:color w:val="auto"/>
        </w:rPr>
        <w:t>计划</w:t>
      </w:r>
      <w:r w:rsidR="00251204" w:rsidRPr="00C015E0">
        <w:rPr>
          <w:rFonts w:cs="Times New Roman" w:hint="eastAsia"/>
          <w:color w:val="auto"/>
        </w:rPr>
        <w:t>开发一套</w:t>
      </w:r>
      <w:r w:rsidR="006E20E2" w:rsidRPr="00C015E0">
        <w:rPr>
          <w:rFonts w:cs="Times New Roman" w:hint="eastAsia"/>
          <w:color w:val="auto"/>
        </w:rPr>
        <w:t>综合能源实时控制的</w:t>
      </w:r>
      <w:r w:rsidR="006E20E2" w:rsidRPr="00E17ABB">
        <w:rPr>
          <w:rFonts w:cs="Times New Roman" w:hint="eastAsia"/>
          <w:color w:val="auto"/>
        </w:rPr>
        <w:t>人工智能求解器</w:t>
      </w:r>
      <w:r w:rsidR="006E20E2" w:rsidRPr="00C015E0">
        <w:rPr>
          <w:rFonts w:cs="Times New Roman" w:hint="eastAsia"/>
          <w:color w:val="auto"/>
        </w:rPr>
        <w:t>，</w:t>
      </w:r>
      <w:r w:rsidR="00E17ABB" w:rsidRPr="00E17ABB">
        <w:rPr>
          <w:rFonts w:cs="Times New Roman"/>
          <w:color w:val="auto"/>
        </w:rPr>
        <w:t>并</w:t>
      </w:r>
      <w:r w:rsidR="008104C0">
        <w:rPr>
          <w:rFonts w:cs="Times New Roman" w:hint="eastAsia"/>
          <w:color w:val="auto"/>
        </w:rPr>
        <w:t>应用于</w:t>
      </w:r>
      <w:r w:rsidR="00E17ABB" w:rsidRPr="00E17ABB">
        <w:rPr>
          <w:rFonts w:cs="Times New Roman"/>
          <w:color w:val="auto"/>
        </w:rPr>
        <w:t>在</w:t>
      </w:r>
      <w:r w:rsidR="000639C5" w:rsidRPr="00C015E0">
        <w:rPr>
          <w:rFonts w:cs="Times New Roman" w:hint="eastAsia"/>
          <w:color w:val="auto"/>
        </w:rPr>
        <w:t>上海科技大学</w:t>
      </w:r>
      <w:r w:rsidR="000639C5" w:rsidRPr="00C015E0">
        <w:rPr>
          <w:rFonts w:cs="Times New Roman" w:hint="eastAsia"/>
          <w:color w:val="auto"/>
        </w:rPr>
        <w:t>2060</w:t>
      </w:r>
      <w:r w:rsidR="000639C5" w:rsidRPr="00C015E0">
        <w:rPr>
          <w:rFonts w:cs="Times New Roman" w:hint="eastAsia"/>
          <w:color w:val="auto"/>
        </w:rPr>
        <w:t>研究院</w:t>
      </w:r>
      <w:r w:rsidR="00B32463">
        <w:rPr>
          <w:rFonts w:cs="Times New Roman" w:hint="eastAsia"/>
          <w:color w:val="auto"/>
        </w:rPr>
        <w:t>的</w:t>
      </w:r>
      <w:r w:rsidR="00AC5E50">
        <w:rPr>
          <w:rFonts w:cs="Times New Roman" w:hint="eastAsia"/>
          <w:color w:val="auto"/>
        </w:rPr>
        <w:t>综合能源工程实验平台</w:t>
      </w:r>
      <w:r w:rsidR="00E17ABB" w:rsidRPr="00E17ABB">
        <w:rPr>
          <w:rFonts w:cs="Times New Roman"/>
          <w:color w:val="auto"/>
        </w:rPr>
        <w:t>上。这一求解器的开发将以提高节能效率、降低成本和实现碳净零目标为核心</w:t>
      </w:r>
      <w:r w:rsidR="00FD00E3" w:rsidRPr="00C015E0">
        <w:rPr>
          <w:rFonts w:cs="Times New Roman" w:hint="eastAsia"/>
          <w:color w:val="auto"/>
        </w:rPr>
        <w:t>，促进</w:t>
      </w:r>
      <w:r w:rsidR="00E17ABB" w:rsidRPr="00E17ABB">
        <w:rPr>
          <w:rFonts w:cs="Times New Roman"/>
          <w:color w:val="auto"/>
        </w:rPr>
        <w:t>能源管理领域的技术进步，为</w:t>
      </w:r>
      <w:r w:rsidR="00B7301B" w:rsidRPr="00C015E0">
        <w:rPr>
          <w:rFonts w:cs="Times New Roman"/>
          <w:color w:val="auto"/>
        </w:rPr>
        <w:t>校园</w:t>
      </w:r>
      <w:r w:rsidR="00B7301B">
        <w:rPr>
          <w:rFonts w:cs="Times New Roman" w:hint="eastAsia"/>
          <w:color w:val="auto"/>
        </w:rPr>
        <w:t>碳</w:t>
      </w:r>
      <w:r w:rsidR="00B7301B" w:rsidRPr="00C015E0">
        <w:rPr>
          <w:rFonts w:cs="Times New Roman"/>
          <w:color w:val="auto"/>
        </w:rPr>
        <w:t>净零项目</w:t>
      </w:r>
      <w:r w:rsidR="00E17ABB" w:rsidRPr="00E17ABB">
        <w:rPr>
          <w:rFonts w:cs="Times New Roman"/>
          <w:color w:val="auto"/>
        </w:rPr>
        <w:t>提供技术支持和实践示范</w:t>
      </w:r>
      <w:r w:rsidR="00FD00E3" w:rsidRPr="00C015E0">
        <w:rPr>
          <w:rFonts w:cs="Times New Roman" w:hint="eastAsia"/>
          <w:color w:val="auto"/>
        </w:rPr>
        <w:t>。</w:t>
      </w:r>
    </w:p>
    <w:p w14:paraId="6A17EA40" w14:textId="3080F71F" w:rsidR="00FD00E3" w:rsidRPr="00FF612A" w:rsidRDefault="00FD00E3" w:rsidP="00B204D0">
      <w:pPr>
        <w:numPr>
          <w:ilvl w:val="0"/>
          <w:numId w:val="4"/>
        </w:numPr>
        <w:snapToGrid w:val="0"/>
        <w:spacing w:after="0" w:line="360" w:lineRule="auto"/>
        <w:contextualSpacing/>
        <w:rPr>
          <w:rFonts w:cs="Times New Roman"/>
          <w:color w:val="auto"/>
        </w:rPr>
      </w:pPr>
      <w:r w:rsidRPr="003D57D2">
        <w:rPr>
          <w:rFonts w:cs="Times New Roman" w:hint="eastAsia"/>
          <w:b/>
          <w:color w:val="auto"/>
        </w:rPr>
        <w:t>人才培养</w:t>
      </w:r>
      <w:r w:rsidRPr="00C015E0">
        <w:rPr>
          <w:rFonts w:cs="Times New Roman" w:hint="eastAsia"/>
          <w:color w:val="auto"/>
        </w:rPr>
        <w:t>：</w:t>
      </w:r>
      <w:r w:rsidR="00254B8D" w:rsidRPr="00C015E0">
        <w:rPr>
          <w:rFonts w:cs="Times New Roman" w:hint="eastAsia"/>
          <w:color w:val="auto"/>
        </w:rPr>
        <w:t>通过本项目的</w:t>
      </w:r>
      <w:r w:rsidR="00B04A1B" w:rsidRPr="00B04A1B">
        <w:rPr>
          <w:rFonts w:cs="Times New Roman"/>
          <w:color w:val="auto"/>
        </w:rPr>
        <w:t>开展，预计</w:t>
      </w:r>
      <w:r w:rsidR="005D5197" w:rsidRPr="00C015E0">
        <w:rPr>
          <w:rFonts w:cs="Times New Roman" w:hint="eastAsia"/>
          <w:color w:val="auto"/>
        </w:rPr>
        <w:t>培养</w:t>
      </w:r>
      <w:r w:rsidR="00E46B7F" w:rsidRPr="00C015E0">
        <w:rPr>
          <w:rFonts w:cs="Times New Roman"/>
          <w:color w:val="auto"/>
        </w:rPr>
        <w:t>6</w:t>
      </w:r>
      <w:r w:rsidR="00E46B7F" w:rsidRPr="00C015E0">
        <w:rPr>
          <w:rFonts w:cs="Times New Roman"/>
          <w:color w:val="auto"/>
        </w:rPr>
        <w:t>名硕士生</w:t>
      </w:r>
      <w:r w:rsidR="00B04A1B" w:rsidRPr="00B04A1B">
        <w:rPr>
          <w:rFonts w:cs="Times New Roman"/>
          <w:color w:val="auto"/>
        </w:rPr>
        <w:t>。在此过程中，将提供高水平的学术指导和实践机会，以培养出能够满足</w:t>
      </w:r>
      <w:r w:rsidR="00297855" w:rsidRPr="00C015E0">
        <w:rPr>
          <w:rFonts w:cs="Times New Roman" w:hint="eastAsia"/>
          <w:color w:val="auto"/>
        </w:rPr>
        <w:t>我国学术界和工业界</w:t>
      </w:r>
      <w:r w:rsidR="00B04A1B" w:rsidRPr="00B04A1B">
        <w:rPr>
          <w:rFonts w:cs="Times New Roman"/>
          <w:color w:val="auto"/>
        </w:rPr>
        <w:t>需求的高素质专业</w:t>
      </w:r>
      <w:r w:rsidR="00297855" w:rsidRPr="00C015E0">
        <w:rPr>
          <w:rFonts w:cs="Times New Roman" w:hint="eastAsia"/>
          <w:color w:val="auto"/>
        </w:rPr>
        <w:t>人才。</w:t>
      </w:r>
      <w:r w:rsidR="00B04A1B" w:rsidRPr="00B04A1B">
        <w:rPr>
          <w:rFonts w:cs="Times New Roman"/>
          <w:color w:val="auto"/>
        </w:rPr>
        <w:t>这些人才将不仅拥有扎实的理论基础，还将具备将研究成果应用于实际工程问题的实践能力。</w:t>
      </w:r>
    </w:p>
    <w:p w14:paraId="67D0472E" w14:textId="20C0AFE1" w:rsidR="000B1039" w:rsidRPr="00C015E0" w:rsidRDefault="00FF612A" w:rsidP="00B204D0">
      <w:pPr>
        <w:numPr>
          <w:ilvl w:val="0"/>
          <w:numId w:val="4"/>
        </w:numPr>
        <w:snapToGrid w:val="0"/>
        <w:spacing w:after="0" w:line="360" w:lineRule="auto"/>
        <w:contextualSpacing/>
        <w:rPr>
          <w:rFonts w:cs="Times New Roman"/>
          <w:color w:val="auto"/>
        </w:rPr>
      </w:pPr>
      <w:r w:rsidRPr="003D57D2">
        <w:rPr>
          <w:rFonts w:cs="Times New Roman" w:hint="eastAsia"/>
          <w:b/>
          <w:color w:val="auto"/>
        </w:rPr>
        <w:t>国际交流</w:t>
      </w:r>
      <w:r w:rsidRPr="00FF612A">
        <w:rPr>
          <w:rFonts w:cs="Times New Roman" w:hint="eastAsia"/>
          <w:color w:val="auto"/>
        </w:rPr>
        <w:t>：</w:t>
      </w:r>
      <w:r w:rsidR="009C2B48" w:rsidRPr="00C015E0">
        <w:rPr>
          <w:rFonts w:cs="Times New Roman" w:hint="eastAsia"/>
          <w:color w:val="auto"/>
        </w:rPr>
        <w:t>积极</w:t>
      </w:r>
      <w:r w:rsidR="004665F8" w:rsidRPr="00C015E0">
        <w:rPr>
          <w:rFonts w:cs="Times New Roman" w:hint="eastAsia"/>
          <w:color w:val="auto"/>
        </w:rPr>
        <w:t>参与</w:t>
      </w:r>
      <w:r w:rsidR="00593A9C">
        <w:rPr>
          <w:rFonts w:cs="Times New Roman" w:hint="eastAsia"/>
          <w:color w:val="auto"/>
        </w:rPr>
        <w:t>国际</w:t>
      </w:r>
      <w:r w:rsidR="004665F8" w:rsidRPr="00C015E0">
        <w:rPr>
          <w:rFonts w:cs="Times New Roman" w:hint="eastAsia"/>
          <w:color w:val="auto"/>
        </w:rPr>
        <w:t>学术</w:t>
      </w:r>
      <w:r w:rsidR="00593A9C">
        <w:rPr>
          <w:rFonts w:cs="Times New Roman" w:hint="eastAsia"/>
          <w:color w:val="auto"/>
        </w:rPr>
        <w:t>会议</w:t>
      </w:r>
      <w:r w:rsidR="000473BF">
        <w:rPr>
          <w:rFonts w:cs="Times New Roman" w:hint="eastAsia"/>
          <w:color w:val="auto"/>
        </w:rPr>
        <w:t>3</w:t>
      </w:r>
      <w:r w:rsidR="000567FD" w:rsidRPr="000567FD">
        <w:rPr>
          <w:rFonts w:cs="Times New Roman" w:hint="eastAsia"/>
          <w:color w:val="auto"/>
        </w:rPr>
        <w:t>到</w:t>
      </w:r>
      <w:r w:rsidR="000473BF">
        <w:rPr>
          <w:rFonts w:cs="Times New Roman" w:hint="eastAsia"/>
          <w:color w:val="auto"/>
        </w:rPr>
        <w:t>4</w:t>
      </w:r>
      <w:r w:rsidR="000473BF">
        <w:rPr>
          <w:rFonts w:cs="Times New Roman" w:hint="eastAsia"/>
          <w:color w:val="auto"/>
        </w:rPr>
        <w:t>次</w:t>
      </w:r>
      <w:r w:rsidR="009C2B48" w:rsidRPr="00C015E0">
        <w:rPr>
          <w:rFonts w:cs="Times New Roman" w:hint="eastAsia"/>
          <w:color w:val="auto"/>
        </w:rPr>
        <w:t>，</w:t>
      </w:r>
      <w:r w:rsidR="00DC5A54">
        <w:rPr>
          <w:rFonts w:cs="Times New Roman" w:hint="eastAsia"/>
          <w:color w:val="auto"/>
        </w:rPr>
        <w:t>邀请</w:t>
      </w:r>
      <w:r w:rsidR="000567FD" w:rsidRPr="000567FD">
        <w:rPr>
          <w:rFonts w:cs="Times New Roman" w:hint="eastAsia"/>
          <w:color w:val="auto"/>
        </w:rPr>
        <w:t>至少</w:t>
      </w:r>
      <w:r w:rsidR="000567FD" w:rsidRPr="000567FD">
        <w:rPr>
          <w:rFonts w:cs="Times New Roman" w:hint="eastAsia"/>
          <w:color w:val="auto"/>
        </w:rPr>
        <w:t>2</w:t>
      </w:r>
      <w:r w:rsidR="000567FD" w:rsidRPr="000567FD">
        <w:rPr>
          <w:rFonts w:cs="Times New Roman" w:hint="eastAsia"/>
          <w:color w:val="auto"/>
        </w:rPr>
        <w:t>到</w:t>
      </w:r>
      <w:r w:rsidR="000567FD" w:rsidRPr="000567FD">
        <w:rPr>
          <w:rFonts w:cs="Times New Roman" w:hint="eastAsia"/>
          <w:color w:val="auto"/>
        </w:rPr>
        <w:t>3</w:t>
      </w:r>
      <w:r w:rsidR="000567FD" w:rsidRPr="000567FD">
        <w:rPr>
          <w:rFonts w:cs="Times New Roman" w:hint="eastAsia"/>
          <w:color w:val="auto"/>
        </w:rPr>
        <w:t>名</w:t>
      </w:r>
      <w:r w:rsidR="00DC5A54">
        <w:rPr>
          <w:rFonts w:cs="Times New Roman" w:hint="eastAsia"/>
          <w:color w:val="auto"/>
        </w:rPr>
        <w:t>国际专家来华访问</w:t>
      </w:r>
      <w:r w:rsidR="004665F8" w:rsidRPr="00C015E0">
        <w:rPr>
          <w:rFonts w:cs="Times New Roman"/>
          <w:color w:val="auto"/>
        </w:rPr>
        <w:t>。通过与领域</w:t>
      </w:r>
      <w:r w:rsidR="000567FD" w:rsidRPr="000567FD">
        <w:rPr>
          <w:rFonts w:cs="Times New Roman" w:hint="eastAsia"/>
          <w:color w:val="auto"/>
        </w:rPr>
        <w:t>内</w:t>
      </w:r>
      <w:r w:rsidR="004665F8" w:rsidRPr="00C015E0">
        <w:rPr>
          <w:rFonts w:cs="Times New Roman"/>
          <w:color w:val="auto"/>
        </w:rPr>
        <w:t>的</w:t>
      </w:r>
      <w:r w:rsidR="000567FD" w:rsidRPr="000567FD">
        <w:rPr>
          <w:rFonts w:cs="Times New Roman" w:hint="eastAsia"/>
          <w:color w:val="auto"/>
        </w:rPr>
        <w:t>国际</w:t>
      </w:r>
      <w:r w:rsidR="004665F8" w:rsidRPr="00C015E0">
        <w:rPr>
          <w:rFonts w:cs="Times New Roman"/>
          <w:color w:val="auto"/>
        </w:rPr>
        <w:t>学者</w:t>
      </w:r>
      <w:r w:rsidR="000567FD" w:rsidRPr="000567FD">
        <w:rPr>
          <w:rFonts w:cs="Times New Roman" w:hint="eastAsia"/>
          <w:color w:val="auto"/>
        </w:rPr>
        <w:t>进行</w:t>
      </w:r>
      <w:r w:rsidR="004665F8" w:rsidRPr="00C015E0">
        <w:rPr>
          <w:rFonts w:cs="Times New Roman"/>
          <w:color w:val="auto"/>
        </w:rPr>
        <w:t>深入交流</w:t>
      </w:r>
      <w:r w:rsidR="000567FD" w:rsidRPr="000567FD">
        <w:rPr>
          <w:rFonts w:cs="Times New Roman" w:hint="eastAsia"/>
          <w:color w:val="auto"/>
        </w:rPr>
        <w:t>，分享</w:t>
      </w:r>
      <w:r w:rsidR="004665F8" w:rsidRPr="00C015E0">
        <w:rPr>
          <w:rFonts w:cs="Times New Roman"/>
          <w:color w:val="auto"/>
        </w:rPr>
        <w:t>研究</w:t>
      </w:r>
      <w:r w:rsidR="000567FD" w:rsidRPr="000567FD">
        <w:rPr>
          <w:rFonts w:cs="Times New Roman" w:hint="eastAsia"/>
          <w:color w:val="auto"/>
        </w:rPr>
        <w:t>进展和</w:t>
      </w:r>
      <w:r w:rsidR="004665F8" w:rsidRPr="00C015E0">
        <w:rPr>
          <w:rFonts w:cs="Times New Roman"/>
          <w:color w:val="auto"/>
        </w:rPr>
        <w:t>成果，</w:t>
      </w:r>
      <w:r w:rsidR="000567FD" w:rsidRPr="000567FD">
        <w:rPr>
          <w:rFonts w:cs="Times New Roman" w:hint="eastAsia"/>
          <w:color w:val="auto"/>
        </w:rPr>
        <w:t>增加</w:t>
      </w:r>
      <w:r w:rsidR="004665F8" w:rsidRPr="00C015E0">
        <w:rPr>
          <w:rFonts w:cs="Times New Roman"/>
          <w:color w:val="auto"/>
        </w:rPr>
        <w:t>我国在</w:t>
      </w:r>
      <w:r w:rsidR="00C015E0" w:rsidRPr="00C015E0">
        <w:rPr>
          <w:rFonts w:cs="Times New Roman"/>
          <w:color w:val="auto"/>
        </w:rPr>
        <w:t>人工智能赋能复杂系统优化与决策</w:t>
      </w:r>
      <w:r w:rsidR="000567FD" w:rsidRPr="000567FD">
        <w:rPr>
          <w:rFonts w:cs="Times New Roman" w:hint="eastAsia"/>
          <w:color w:val="auto"/>
        </w:rPr>
        <w:t>领域的国际竞争力</w:t>
      </w:r>
      <w:r w:rsidR="004665F8" w:rsidRPr="00C015E0">
        <w:rPr>
          <w:rFonts w:cs="Times New Roman"/>
          <w:color w:val="auto"/>
        </w:rPr>
        <w:t>和影响力。</w:t>
      </w:r>
    </w:p>
    <w:p w14:paraId="5DD94A6F" w14:textId="77777777" w:rsidR="00663760" w:rsidRPr="00C015E0" w:rsidRDefault="00663760" w:rsidP="00122464">
      <w:pPr>
        <w:snapToGrid w:val="0"/>
        <w:spacing w:after="0" w:line="360" w:lineRule="auto"/>
        <w:contextualSpacing/>
        <w:rPr>
          <w:rFonts w:cs="Times New Roman"/>
          <w:color w:val="auto"/>
        </w:rPr>
      </w:pPr>
    </w:p>
    <w:p w14:paraId="3C4798C3" w14:textId="77777777" w:rsidR="000B1039" w:rsidRDefault="000B1039" w:rsidP="00122464">
      <w:pPr>
        <w:snapToGrid w:val="0"/>
        <w:spacing w:before="120" w:line="360" w:lineRule="auto"/>
        <w:ind w:firstLineChars="200" w:firstLine="562"/>
        <w:rPr>
          <w:rFonts w:ascii="楷体" w:eastAsia="楷体" w:hAnsi="楷体" w:hint="eastAsia"/>
          <w:color w:val="0070C0"/>
          <w:sz w:val="28"/>
          <w:szCs w:val="28"/>
        </w:rPr>
      </w:pPr>
      <w:r>
        <w:rPr>
          <w:rFonts w:ascii="楷体" w:eastAsia="楷体" w:hAnsi="楷体" w:cs="楷体_GB2312" w:hint="eastAsia"/>
          <w:b/>
          <w:bCs/>
          <w:color w:val="0070C0"/>
          <w:sz w:val="28"/>
          <w:szCs w:val="28"/>
        </w:rPr>
        <w:t>（二）研究基础与工作条件</w:t>
      </w:r>
    </w:p>
    <w:p w14:paraId="21BC3DA5" w14:textId="77777777" w:rsidR="000B1039" w:rsidRDefault="000B1039" w:rsidP="00122464">
      <w:pPr>
        <w:snapToGrid w:val="0"/>
        <w:spacing w:line="360" w:lineRule="auto"/>
        <w:ind w:firstLineChars="200" w:firstLine="560"/>
        <w:rPr>
          <w:rFonts w:ascii="楷体" w:eastAsia="楷体" w:hAnsi="楷体" w:cs="楷体_GB2312" w:hint="eastAsia"/>
          <w:color w:val="0070C0"/>
          <w:sz w:val="28"/>
          <w:szCs w:val="28"/>
        </w:rPr>
      </w:pPr>
      <w:r>
        <w:rPr>
          <w:rFonts w:ascii="楷体" w:eastAsia="楷体" w:hAnsi="楷体"/>
          <w:color w:val="0070C0"/>
          <w:sz w:val="28"/>
          <w:szCs w:val="28"/>
        </w:rPr>
        <w:t>1</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97ABD3B" w14:textId="449FB2A2" w:rsidR="009F2D15" w:rsidRDefault="00641DCE" w:rsidP="00641DCE">
      <w:pPr>
        <w:snapToGrid w:val="0"/>
        <w:spacing w:line="360" w:lineRule="auto"/>
        <w:ind w:firstLineChars="200" w:firstLine="480"/>
      </w:pPr>
      <w:r w:rsidRPr="00DF0351">
        <w:rPr>
          <w:rFonts w:ascii="宋体" w:hAnsi="宋体" w:hint="eastAsia"/>
          <w:bCs/>
        </w:rPr>
        <w:t>本项目主要</w:t>
      </w:r>
      <w:r>
        <w:rPr>
          <w:rFonts w:ascii="宋体" w:hAnsi="宋体" w:hint="eastAsia"/>
          <w:bCs/>
        </w:rPr>
        <w:t>研究</w:t>
      </w:r>
      <w:r w:rsidRPr="00DF0351">
        <w:rPr>
          <w:rFonts w:ascii="宋体" w:hAnsi="宋体" w:hint="eastAsia"/>
          <w:bCs/>
        </w:rPr>
        <w:t>针对复杂</w:t>
      </w:r>
      <w:r>
        <w:rPr>
          <w:rFonts w:ascii="宋体" w:hAnsi="宋体" w:hint="eastAsia"/>
          <w:bCs/>
        </w:rPr>
        <w:t>综合</w:t>
      </w:r>
      <w:r w:rsidRPr="00DF0351">
        <w:rPr>
          <w:rFonts w:ascii="宋体" w:hAnsi="宋体" w:hint="eastAsia"/>
          <w:bCs/>
        </w:rPr>
        <w:t>能源系统</w:t>
      </w:r>
      <w:r>
        <w:rPr>
          <w:rFonts w:ascii="宋体" w:hAnsi="宋体" w:hint="eastAsia"/>
          <w:bCs/>
        </w:rPr>
        <w:t>的</w:t>
      </w:r>
      <w:r w:rsidRPr="00972C14">
        <w:rPr>
          <w:rFonts w:ascii="宋体" w:hAnsi="宋体" w:hint="eastAsia"/>
          <w:bCs/>
        </w:rPr>
        <w:t>人工智能实时</w:t>
      </w:r>
      <w:r>
        <w:rPr>
          <w:rFonts w:ascii="宋体" w:hAnsi="宋体" w:hint="eastAsia"/>
          <w:bCs/>
        </w:rPr>
        <w:t>控制与决策，</w:t>
      </w:r>
      <w:r w:rsidRPr="008F39FE">
        <w:t>力求构建一</w:t>
      </w:r>
      <w:r>
        <w:rPr>
          <w:rFonts w:hint="eastAsia"/>
        </w:rPr>
        <w:t>套</w:t>
      </w:r>
      <w:r w:rsidRPr="008F39FE">
        <w:t>较为完整的</w:t>
      </w:r>
      <w:r>
        <w:rPr>
          <w:rFonts w:hint="eastAsia"/>
        </w:rPr>
        <w:t>基于扩散模型的学习优化理论与算法框架，为</w:t>
      </w:r>
      <w:r>
        <w:rPr>
          <w:rFonts w:ascii="宋体" w:hAnsi="宋体" w:hint="eastAsia"/>
          <w:bCs/>
        </w:rPr>
        <w:t>实现复杂能源系统实时、鲁棒和全局优化的控制决策</w:t>
      </w:r>
      <w:r w:rsidRPr="008F39FE">
        <w:t>提供理论支持和方向性指导</w:t>
      </w:r>
      <w:r>
        <w:rPr>
          <w:rFonts w:ascii="宋体" w:hAnsi="宋体"/>
        </w:rPr>
        <w:t>。</w:t>
      </w:r>
      <w:r>
        <w:rPr>
          <w:rFonts w:hint="eastAsia"/>
        </w:rPr>
        <w:t>下面将分别简述项目申请人和主要参与团队在相关方面的前期研究积累。</w:t>
      </w:r>
    </w:p>
    <w:p w14:paraId="59827F7E" w14:textId="04760251" w:rsidR="009F2D15" w:rsidRPr="000A6B71" w:rsidRDefault="009F2D15" w:rsidP="00F43616">
      <w:pPr>
        <w:snapToGrid w:val="0"/>
        <w:spacing w:line="360" w:lineRule="auto"/>
        <w:ind w:firstLine="0"/>
        <w:jc w:val="center"/>
        <w:rPr>
          <w:b/>
          <w:bCs/>
          <w:sz w:val="28"/>
          <w:szCs w:val="28"/>
        </w:rPr>
      </w:pPr>
      <w:r w:rsidRPr="000A6B71">
        <w:rPr>
          <w:rFonts w:hint="eastAsia"/>
          <w:b/>
          <w:bCs/>
          <w:sz w:val="28"/>
          <w:szCs w:val="28"/>
        </w:rPr>
        <w:lastRenderedPageBreak/>
        <w:t>申请人石野</w:t>
      </w:r>
      <w:r w:rsidR="00380CF6" w:rsidRPr="000A6B71">
        <w:rPr>
          <w:rFonts w:hint="eastAsia"/>
          <w:b/>
          <w:bCs/>
          <w:sz w:val="28"/>
          <w:szCs w:val="28"/>
        </w:rPr>
        <w:t>博士</w:t>
      </w:r>
      <w:r w:rsidRPr="000A6B71">
        <w:rPr>
          <w:rFonts w:hint="eastAsia"/>
          <w:b/>
          <w:bCs/>
          <w:sz w:val="28"/>
          <w:szCs w:val="28"/>
        </w:rPr>
        <w:t>前期研究基础</w:t>
      </w:r>
    </w:p>
    <w:p w14:paraId="0E453017" w14:textId="15E1CC52" w:rsidR="00641DCE" w:rsidRPr="00641DCE" w:rsidRDefault="002C5A20" w:rsidP="00641DCE">
      <w:pPr>
        <w:snapToGrid w:val="0"/>
        <w:spacing w:line="360" w:lineRule="auto"/>
        <w:ind w:firstLineChars="200" w:firstLine="482"/>
        <w:rPr>
          <w:rFonts w:cs="Times New Roman"/>
        </w:rPr>
      </w:pPr>
      <w:r w:rsidRPr="00336DC1">
        <w:rPr>
          <w:rFonts w:hint="eastAsia"/>
          <w:b/>
          <w:bCs/>
          <w:lang w:val="en-AU"/>
        </w:rPr>
        <w:t>申请人同时具备能源系统控制和人工智能领域的深入研究</w:t>
      </w:r>
      <w:r>
        <w:rPr>
          <w:rFonts w:hint="eastAsia"/>
          <w:b/>
          <w:bCs/>
          <w:lang w:val="en-AU"/>
        </w:rPr>
        <w:t>基础</w:t>
      </w:r>
      <w:r w:rsidRPr="00336DC1">
        <w:rPr>
          <w:rFonts w:hint="eastAsia"/>
          <w:b/>
          <w:bCs/>
          <w:lang w:val="en-AU"/>
        </w:rPr>
        <w:t>，</w:t>
      </w:r>
      <w:r>
        <w:rPr>
          <w:rFonts w:hint="eastAsia"/>
          <w:b/>
          <w:bCs/>
          <w:lang w:val="en-AU"/>
        </w:rPr>
        <w:t>在</w:t>
      </w:r>
      <w:r w:rsidRPr="00336DC1">
        <w:rPr>
          <w:rFonts w:hint="eastAsia"/>
          <w:b/>
          <w:bCs/>
          <w:lang w:val="en-AU"/>
        </w:rPr>
        <w:t>人工智能赋能的复杂能源系统控制项目具有</w:t>
      </w:r>
      <w:r>
        <w:rPr>
          <w:rFonts w:hint="eastAsia"/>
          <w:b/>
          <w:bCs/>
          <w:lang w:val="en-AU"/>
        </w:rPr>
        <w:t>天然</w:t>
      </w:r>
      <w:r w:rsidRPr="00336DC1">
        <w:rPr>
          <w:rFonts w:hint="eastAsia"/>
          <w:b/>
          <w:bCs/>
          <w:lang w:val="en-AU"/>
        </w:rPr>
        <w:t>的优势</w:t>
      </w:r>
      <w:r w:rsidRPr="007E0E33">
        <w:rPr>
          <w:rFonts w:hint="eastAsia"/>
        </w:rPr>
        <w:t>。</w:t>
      </w:r>
      <w:r w:rsidR="00641DCE" w:rsidRPr="000F0E5A">
        <w:rPr>
          <w:rFonts w:ascii="宋体" w:hAnsi="宋体" w:hint="eastAsia"/>
          <w:lang w:val="en-AU"/>
        </w:rPr>
        <w:t>近年来，申请人在</w:t>
      </w:r>
      <w:r w:rsidR="00641DCE" w:rsidRPr="00FE28A2">
        <w:rPr>
          <w:rFonts w:ascii="宋体" w:hAnsi="宋体" w:hint="eastAsia"/>
          <w:lang w:val="en-AU"/>
        </w:rPr>
        <w:t>人工智能和能源优化领域发表论文</w:t>
      </w:r>
      <w:r w:rsidR="006A69BE">
        <w:rPr>
          <w:rFonts w:ascii="宋体" w:hAnsi="宋体" w:hint="eastAsia"/>
          <w:lang w:val="en-AU"/>
        </w:rPr>
        <w:t>6</w:t>
      </w:r>
      <w:r w:rsidR="00641DCE" w:rsidRPr="00FE28A2">
        <w:rPr>
          <w:rFonts w:ascii="宋体" w:hAnsi="宋体" w:hint="eastAsia"/>
          <w:lang w:val="en-AU"/>
        </w:rPr>
        <w:t>0余篇</w:t>
      </w:r>
      <w:r w:rsidR="00641DCE">
        <w:rPr>
          <w:rFonts w:ascii="宋体" w:hAnsi="宋体" w:hint="eastAsia"/>
          <w:lang w:val="en-AU"/>
        </w:rPr>
        <w:t>,</w:t>
      </w:r>
      <w:r w:rsidR="00CE6116">
        <w:rPr>
          <w:rFonts w:ascii="宋体" w:hAnsi="宋体" w:hint="eastAsia"/>
          <w:b/>
          <w:bCs/>
          <w:lang w:val="en-AU"/>
        </w:rPr>
        <w:t>其中以第一作者或通讯作者发表</w:t>
      </w:r>
      <w:r w:rsidRPr="00CE6116">
        <w:rPr>
          <w:rFonts w:ascii="宋体" w:hAnsi="宋体" w:hint="eastAsia"/>
          <w:b/>
          <w:bCs/>
          <w:lang w:val="en-AU"/>
        </w:rPr>
        <w:t>中科院一</w:t>
      </w:r>
      <w:r w:rsidR="00BD2C3F" w:rsidRPr="00CE6116">
        <w:rPr>
          <w:rFonts w:ascii="宋体" w:hAnsi="宋体" w:hint="eastAsia"/>
          <w:b/>
          <w:bCs/>
          <w:lang w:val="en-AU"/>
        </w:rPr>
        <w:t>期刊和</w:t>
      </w:r>
      <w:r w:rsidR="00CE6116" w:rsidRPr="00CE6116">
        <w:rPr>
          <w:rFonts w:ascii="宋体" w:hAnsi="宋体" w:hint="eastAsia"/>
          <w:b/>
          <w:bCs/>
          <w:lang w:val="en-AU"/>
        </w:rPr>
        <w:t>CCF-A类论文</w:t>
      </w:r>
      <w:r w:rsidR="00C82718">
        <w:rPr>
          <w:rFonts w:ascii="宋体" w:hAnsi="宋体" w:hint="eastAsia"/>
          <w:b/>
          <w:bCs/>
          <w:lang w:val="en-AU"/>
        </w:rPr>
        <w:t>近</w:t>
      </w:r>
      <w:r w:rsidR="00CE6116" w:rsidRPr="00CE6116">
        <w:rPr>
          <w:rFonts w:ascii="宋体" w:hAnsi="宋体" w:hint="eastAsia"/>
          <w:b/>
          <w:bCs/>
          <w:lang w:val="en-AU"/>
        </w:rPr>
        <w:t>30篇</w:t>
      </w:r>
      <w:r w:rsidR="00641DCE" w:rsidRPr="000F0E5A">
        <w:rPr>
          <w:lang w:val="en-AU"/>
        </w:rPr>
        <w:t>。</w:t>
      </w:r>
      <w:r w:rsidR="00641DCE" w:rsidRPr="0043519D">
        <w:rPr>
          <w:rFonts w:cs="Times New Roman" w:hint="eastAsia"/>
        </w:rPr>
        <w:t>申请人曾获得多项荣誉和奖励，包括</w:t>
      </w:r>
      <w:r w:rsidR="00641DCE" w:rsidRPr="00061304">
        <w:rPr>
          <w:rFonts w:cs="Times New Roman" w:hint="eastAsia"/>
          <w:b/>
          <w:bCs/>
        </w:rPr>
        <w:t>国家优秀自费留学生奖学金</w:t>
      </w:r>
      <w:r w:rsidR="00641DCE" w:rsidRPr="0043519D">
        <w:rPr>
          <w:rFonts w:cs="Times New Roman" w:hint="eastAsia"/>
        </w:rPr>
        <w:t>，</w:t>
      </w:r>
      <w:r w:rsidR="00641DCE" w:rsidRPr="00061304">
        <w:rPr>
          <w:rFonts w:cs="Times New Roman" w:hint="eastAsia"/>
          <w:b/>
          <w:bCs/>
        </w:rPr>
        <w:t>国际会议</w:t>
      </w:r>
      <w:r w:rsidR="00641DCE" w:rsidRPr="00061304">
        <w:rPr>
          <w:rFonts w:cs="Times New Roman"/>
          <w:b/>
          <w:bCs/>
          <w:i/>
          <w:iCs/>
        </w:rPr>
        <w:t>IEEE ICCSCE</w:t>
      </w:r>
      <w:r w:rsidR="00641DCE" w:rsidRPr="00061304">
        <w:rPr>
          <w:rFonts w:cs="Times New Roman" w:hint="eastAsia"/>
          <w:b/>
          <w:bCs/>
        </w:rPr>
        <w:t>最佳论文奖</w:t>
      </w:r>
      <w:r w:rsidR="00641DCE">
        <w:rPr>
          <w:rFonts w:cs="Times New Roman" w:hint="eastAsia"/>
          <w:b/>
          <w:bCs/>
        </w:rPr>
        <w:t>，</w:t>
      </w:r>
      <w:r w:rsidR="00641DCE" w:rsidRPr="005248E3">
        <w:rPr>
          <w:rFonts w:cs="Times New Roman" w:hint="eastAsia"/>
          <w:b/>
          <w:bCs/>
        </w:rPr>
        <w:t>澳大利亚</w:t>
      </w:r>
      <w:r w:rsidR="00641DCE" w:rsidRPr="005248E3">
        <w:rPr>
          <w:rFonts w:cs="Times New Roman"/>
          <w:b/>
          <w:bCs/>
          <w:i/>
          <w:iCs/>
        </w:rPr>
        <w:t>ARC</w:t>
      </w:r>
      <w:r w:rsidR="00641DCE" w:rsidRPr="005248E3">
        <w:rPr>
          <w:rFonts w:cs="Times New Roman" w:hint="eastAsia"/>
          <w:b/>
          <w:bCs/>
        </w:rPr>
        <w:t>探索计划奖</w:t>
      </w:r>
      <w:r w:rsidR="00641DCE" w:rsidRPr="0043519D">
        <w:rPr>
          <w:rFonts w:cs="Times New Roman" w:hint="eastAsia"/>
        </w:rPr>
        <w:t>，</w:t>
      </w:r>
      <w:r w:rsidR="00641DCE" w:rsidRPr="004621E1">
        <w:rPr>
          <w:rFonts w:cs="Times New Roman" w:hint="eastAsia"/>
          <w:b/>
          <w:bCs/>
        </w:rPr>
        <w:t>悉尼科技大学高水平论文奖，悉尼科技大学</w:t>
      </w:r>
      <w:r w:rsidR="00641DCE" w:rsidRPr="004621E1">
        <w:rPr>
          <w:rFonts w:cs="Times New Roman" w:hint="eastAsia"/>
          <w:b/>
          <w:bCs/>
          <w:lang w:val="en-AU"/>
        </w:rPr>
        <w:t>博士毕业论文奖，</w:t>
      </w:r>
      <w:r w:rsidR="00641DCE" w:rsidRPr="004621E1">
        <w:rPr>
          <w:rFonts w:cs="Times New Roman" w:hint="eastAsia"/>
          <w:b/>
          <w:bCs/>
        </w:rPr>
        <w:t>悉尼科技大学</w:t>
      </w:r>
      <w:r w:rsidR="00641DCE" w:rsidRPr="004621E1">
        <w:rPr>
          <w:rFonts w:cs="Times New Roman" w:hint="eastAsia"/>
          <w:b/>
          <w:bCs/>
          <w:lang w:val="en-AU"/>
        </w:rPr>
        <w:t>国际研究奖</w:t>
      </w:r>
      <w:r w:rsidR="00641DCE" w:rsidRPr="0043519D">
        <w:rPr>
          <w:rFonts w:cs="Times New Roman" w:hint="eastAsia"/>
        </w:rPr>
        <w:t>等。另外，申请人</w:t>
      </w:r>
      <w:r w:rsidR="00641DCE" w:rsidRPr="00F870E1">
        <w:rPr>
          <w:rFonts w:cs="Times New Roman" w:hint="eastAsia"/>
        </w:rPr>
        <w:t>受邀在国内外知名控制和能源会议做特邀报告</w:t>
      </w:r>
      <w:r w:rsidR="00641DCE">
        <w:rPr>
          <w:rFonts w:cs="Times New Roman" w:hint="eastAsia"/>
        </w:rPr>
        <w:t>，</w:t>
      </w:r>
      <w:r w:rsidR="00641DCE" w:rsidRPr="00F34308">
        <w:rPr>
          <w:rFonts w:cs="Times New Roman" w:hint="eastAsia"/>
        </w:rPr>
        <w:t>曾担任</w:t>
      </w:r>
      <w:proofErr w:type="spellStart"/>
      <w:r w:rsidR="00641DCE" w:rsidRPr="00F870E1">
        <w:rPr>
          <w:rFonts w:cs="Times New Roman"/>
          <w:i/>
        </w:rPr>
        <w:t>SmartGridComm</w:t>
      </w:r>
      <w:proofErr w:type="spellEnd"/>
      <w:r w:rsidR="00641DCE" w:rsidRPr="00F870E1">
        <w:rPr>
          <w:rFonts w:cs="Times New Roman"/>
        </w:rPr>
        <w:t xml:space="preserve"> 2019</w:t>
      </w:r>
      <w:r w:rsidR="00641DCE" w:rsidRPr="00F870E1">
        <w:rPr>
          <w:rFonts w:cs="Times New Roman" w:hint="eastAsia"/>
        </w:rPr>
        <w:t>分会主席</w:t>
      </w:r>
      <w:r w:rsidR="00641DCE">
        <w:rPr>
          <w:rFonts w:cs="Times New Roman" w:hint="eastAsia"/>
        </w:rPr>
        <w:t>，受邀担任人工智能</w:t>
      </w:r>
      <w:r w:rsidR="00641DCE">
        <w:rPr>
          <w:rFonts w:cs="Times New Roman" w:hint="eastAsia"/>
        </w:rPr>
        <w:t>A</w:t>
      </w:r>
      <w:r w:rsidR="00641DCE">
        <w:rPr>
          <w:rFonts w:cs="Times New Roman" w:hint="eastAsia"/>
        </w:rPr>
        <w:t>类会议</w:t>
      </w:r>
      <w:r w:rsidR="00641DCE">
        <w:rPr>
          <w:rFonts w:cs="Times New Roman" w:hint="eastAsia"/>
        </w:rPr>
        <w:t>ICCV 2025</w:t>
      </w:r>
      <w:r w:rsidR="00641DCE">
        <w:rPr>
          <w:rFonts w:cs="Times New Roman" w:hint="eastAsia"/>
        </w:rPr>
        <w:t>领域主席，受邀担任</w:t>
      </w:r>
      <w:r w:rsidR="00641DCE" w:rsidRPr="004436DB">
        <w:rPr>
          <w:rFonts w:cs="Times New Roman" w:hint="eastAsia"/>
          <w:sz w:val="23"/>
          <w:szCs w:val="23"/>
          <w:lang w:val="en-AU"/>
        </w:rPr>
        <w:t>国家一流课程《数字信号处理》咨询专家</w:t>
      </w:r>
      <w:r w:rsidR="00641DCE">
        <w:rPr>
          <w:rFonts w:cs="Times New Roman" w:hint="eastAsia"/>
          <w:sz w:val="23"/>
          <w:szCs w:val="23"/>
          <w:lang w:val="en-AU"/>
        </w:rPr>
        <w:t>；</w:t>
      </w:r>
      <w:r w:rsidR="00641DCE" w:rsidRPr="0043519D">
        <w:rPr>
          <w:rFonts w:cs="Times New Roman" w:hint="eastAsia"/>
        </w:rPr>
        <w:t>长期担任</w:t>
      </w:r>
      <w:r w:rsidR="00641DCE">
        <w:rPr>
          <w:rFonts w:cs="Times New Roman" w:hint="eastAsia"/>
        </w:rPr>
        <w:t>能源优化控制领域知名</w:t>
      </w:r>
      <w:r w:rsidR="00641DCE" w:rsidRPr="0043519D">
        <w:rPr>
          <w:rFonts w:cs="Times New Roman" w:hint="eastAsia"/>
        </w:rPr>
        <w:t>期刊评审</w:t>
      </w:r>
      <w:r w:rsidR="00641DCE">
        <w:rPr>
          <w:rFonts w:cs="Times New Roman" w:hint="eastAsia"/>
        </w:rPr>
        <w:t>，</w:t>
      </w:r>
      <w:r w:rsidR="00641DCE" w:rsidRPr="0043519D">
        <w:rPr>
          <w:rFonts w:cs="Times New Roman" w:hint="eastAsia"/>
        </w:rPr>
        <w:t>包括</w:t>
      </w:r>
      <w:r w:rsidR="00641DCE" w:rsidRPr="00061304">
        <w:rPr>
          <w:rFonts w:cs="Times New Roman"/>
          <w:i/>
          <w:iCs/>
        </w:rPr>
        <w:t>IEEE TSG, TPS, TII, TIE, JSAC, TFS, IJRNC</w:t>
      </w:r>
      <w:r w:rsidR="00641DCE" w:rsidRPr="0043519D">
        <w:rPr>
          <w:rFonts w:cs="Times New Roman" w:hint="eastAsia"/>
        </w:rPr>
        <w:t>等</w:t>
      </w:r>
      <w:r w:rsidR="00641DCE">
        <w:rPr>
          <w:rFonts w:cs="Times New Roman" w:hint="eastAsia"/>
        </w:rPr>
        <w:t>；担任人工智能</w:t>
      </w:r>
      <w:r w:rsidR="00641DCE">
        <w:rPr>
          <w:rFonts w:cs="Times New Roman" w:hint="eastAsia"/>
        </w:rPr>
        <w:t>A</w:t>
      </w:r>
      <w:r w:rsidR="00641DCE">
        <w:rPr>
          <w:rFonts w:cs="Times New Roman" w:hint="eastAsia"/>
        </w:rPr>
        <w:t>类会议评审，包括</w:t>
      </w:r>
      <w:proofErr w:type="spellStart"/>
      <w:r w:rsidR="00641DCE" w:rsidRPr="008A7C94">
        <w:rPr>
          <w:rFonts w:cs="Times New Roman" w:hint="eastAsia"/>
          <w:i/>
          <w:iCs/>
        </w:rPr>
        <w:t>NeurIPS</w:t>
      </w:r>
      <w:proofErr w:type="spellEnd"/>
      <w:r w:rsidR="00641DCE" w:rsidRPr="008A7C94">
        <w:rPr>
          <w:rFonts w:cs="Times New Roman" w:hint="eastAsia"/>
          <w:i/>
          <w:iCs/>
        </w:rPr>
        <w:t>, ICML, ICLR, AAAI, CVPR, IJCAI</w:t>
      </w:r>
      <w:r w:rsidR="00641DCE">
        <w:rPr>
          <w:rFonts w:cs="Times New Roman" w:hint="eastAsia"/>
        </w:rPr>
        <w:t>等</w:t>
      </w:r>
      <w:r w:rsidR="00641DCE" w:rsidRPr="004436DB">
        <w:rPr>
          <w:rFonts w:cs="Times New Roman" w:hint="eastAsia"/>
        </w:rPr>
        <w:t>。</w:t>
      </w:r>
    </w:p>
    <w:p w14:paraId="71BF1347" w14:textId="5CFC61AA" w:rsidR="00CB121C" w:rsidRPr="0014514A" w:rsidRDefault="001106D3" w:rsidP="00B204D0">
      <w:pPr>
        <w:pStyle w:val="ad"/>
        <w:numPr>
          <w:ilvl w:val="0"/>
          <w:numId w:val="9"/>
        </w:numPr>
        <w:snapToGrid w:val="0"/>
        <w:spacing w:line="360" w:lineRule="auto"/>
        <w:rPr>
          <w:b/>
        </w:rPr>
      </w:pPr>
      <w:r>
        <w:rPr>
          <w:rFonts w:hint="eastAsia"/>
          <w:b/>
          <w:bCs/>
        </w:rPr>
        <w:t>能源系统</w:t>
      </w:r>
      <w:r w:rsidR="0014514A" w:rsidRPr="0014514A">
        <w:rPr>
          <w:rFonts w:hint="eastAsia"/>
          <w:b/>
          <w:bCs/>
        </w:rPr>
        <w:t>运行控制与优化</w:t>
      </w:r>
    </w:p>
    <w:p w14:paraId="71A4FEF2" w14:textId="52D1B998" w:rsidR="0086700F" w:rsidRDefault="00C47D0C" w:rsidP="000441AC">
      <w:pPr>
        <w:snapToGrid w:val="0"/>
        <w:spacing w:after="0" w:line="360" w:lineRule="auto"/>
        <w:ind w:firstLine="360"/>
        <w:contextualSpacing/>
      </w:pPr>
      <w:r>
        <w:rPr>
          <w:rFonts w:hint="eastAsia"/>
          <w:spacing w:val="-5"/>
        </w:rPr>
        <w:t>申请人在能源系统</w:t>
      </w:r>
      <w:r w:rsidR="009F2D15">
        <w:rPr>
          <w:rFonts w:hint="eastAsia"/>
          <w:spacing w:val="-5"/>
        </w:rPr>
        <w:t>运行优化和控制</w:t>
      </w:r>
      <w:r w:rsidR="001B0B65">
        <w:rPr>
          <w:rFonts w:hint="eastAsia"/>
          <w:spacing w:val="-5"/>
        </w:rPr>
        <w:t>进行了深入研究。针对</w:t>
      </w:r>
      <w:r w:rsidR="00831FE8" w:rsidRPr="00831FE8">
        <w:rPr>
          <w:rFonts w:hint="eastAsia"/>
          <w:spacing w:val="-5"/>
        </w:rPr>
        <w:t>电网潮流优化</w:t>
      </w:r>
      <w:r w:rsidR="00831FE8" w:rsidRPr="00831FE8">
        <w:rPr>
          <w:rFonts w:hint="eastAsia"/>
          <w:spacing w:val="-5"/>
        </w:rPr>
        <w:t xml:space="preserve"> (OPF) </w:t>
      </w:r>
      <w:r w:rsidR="001B0B65">
        <w:rPr>
          <w:rFonts w:hint="eastAsia"/>
          <w:spacing w:val="-5"/>
        </w:rPr>
        <w:t>这一</w:t>
      </w:r>
      <w:r w:rsidR="00831FE8" w:rsidRPr="00831FE8">
        <w:rPr>
          <w:rFonts w:hint="eastAsia"/>
          <w:spacing w:val="-5"/>
        </w:rPr>
        <w:t>能源运行控制中的核心问题，申请人的工作揭示了矩阵低秩与非光滑谱约束的等价性，提出了针对各类型矩阵低秩问题的一系列谱优化算法，并做了收敛性分析，为复杂能源系统</w:t>
      </w:r>
      <w:r w:rsidR="001B0B65">
        <w:rPr>
          <w:rFonts w:hint="eastAsia"/>
          <w:spacing w:val="-5"/>
        </w:rPr>
        <w:t>OPF</w:t>
      </w:r>
      <w:r w:rsidR="00831FE8" w:rsidRPr="00831FE8">
        <w:rPr>
          <w:rFonts w:hint="eastAsia"/>
          <w:spacing w:val="-5"/>
        </w:rPr>
        <w:t>问题</w:t>
      </w:r>
      <w:r w:rsidR="001B0B65">
        <w:rPr>
          <w:rFonts w:hint="eastAsia"/>
          <w:spacing w:val="-5"/>
        </w:rPr>
        <w:t>的求解</w:t>
      </w:r>
      <w:r w:rsidR="00831FE8" w:rsidRPr="00831FE8">
        <w:rPr>
          <w:rFonts w:hint="eastAsia"/>
          <w:spacing w:val="-5"/>
        </w:rPr>
        <w:t>提供了新思路。</w:t>
      </w:r>
      <w:r w:rsidR="00831FE8" w:rsidRPr="00831FE8">
        <w:rPr>
          <w:b/>
          <w:bCs/>
          <w:spacing w:val="-5"/>
        </w:rPr>
        <w:t>该成果以第一作者发表在数学</w:t>
      </w:r>
      <w:r w:rsidR="00831FE8" w:rsidRPr="00831FE8">
        <w:rPr>
          <w:rFonts w:hint="eastAsia"/>
          <w:b/>
          <w:bCs/>
          <w:spacing w:val="-5"/>
        </w:rPr>
        <w:t>优化领域知名期刊</w:t>
      </w:r>
      <w:r w:rsidR="00831FE8" w:rsidRPr="00831FE8">
        <w:rPr>
          <w:b/>
          <w:bCs/>
          <w:spacing w:val="-5"/>
        </w:rPr>
        <w:t xml:space="preserve"> </w:t>
      </w:r>
      <w:r w:rsidR="00831FE8" w:rsidRPr="00831FE8">
        <w:rPr>
          <w:b/>
          <w:bCs/>
          <w:i/>
          <w:iCs/>
          <w:spacing w:val="-5"/>
        </w:rPr>
        <w:t>J Glob Optim</w:t>
      </w:r>
      <w:r w:rsidR="00831FE8" w:rsidRPr="00831FE8">
        <w:rPr>
          <w:spacing w:val="-5"/>
        </w:rPr>
        <w:t xml:space="preserve">, </w:t>
      </w:r>
      <w:r w:rsidR="00831FE8" w:rsidRPr="00831FE8">
        <w:rPr>
          <w:rFonts w:hint="eastAsia"/>
          <w:spacing w:val="-5"/>
        </w:rPr>
        <w:t>密歇根大学讲席教授</w:t>
      </w:r>
      <w:r w:rsidR="00831FE8" w:rsidRPr="00831FE8">
        <w:rPr>
          <w:spacing w:val="-5"/>
        </w:rPr>
        <w:t xml:space="preserve"> Ian </w:t>
      </w:r>
      <w:proofErr w:type="spellStart"/>
      <w:r w:rsidR="00831FE8" w:rsidRPr="00831FE8">
        <w:rPr>
          <w:spacing w:val="-5"/>
        </w:rPr>
        <w:t>Hiskens</w:t>
      </w:r>
      <w:proofErr w:type="spellEnd"/>
      <w:r w:rsidR="00831FE8" w:rsidRPr="00831FE8">
        <w:rPr>
          <w:rFonts w:hint="eastAsia"/>
          <w:spacing w:val="-5"/>
        </w:rPr>
        <w:t>等在专著中（</w:t>
      </w:r>
      <w:r w:rsidR="00831FE8" w:rsidRPr="00831FE8">
        <w:rPr>
          <w:spacing w:val="-5"/>
        </w:rPr>
        <w:t>Foundations and Trends in Electric Energy Systems, ISBN: 978-1-68083-540-3</w:t>
      </w:r>
      <w:r w:rsidR="00831FE8" w:rsidRPr="00831FE8">
        <w:rPr>
          <w:spacing w:val="-5"/>
        </w:rPr>
        <w:t>）</w:t>
      </w:r>
      <w:r w:rsidR="00831FE8" w:rsidRPr="00831FE8">
        <w:rPr>
          <w:rFonts w:hint="eastAsia"/>
          <w:spacing w:val="-5"/>
        </w:rPr>
        <w:t>评价本文该成果本文称：</w:t>
      </w:r>
      <w:r w:rsidR="00831FE8" w:rsidRPr="00831FE8">
        <w:rPr>
          <w:rFonts w:hint="eastAsia"/>
          <w:b/>
          <w:bCs/>
          <w:spacing w:val="-5"/>
        </w:rPr>
        <w:t>首次将矩阵</w:t>
      </w:r>
      <w:r w:rsidR="00831FE8" w:rsidRPr="00831FE8">
        <w:rPr>
          <w:b/>
          <w:bCs/>
          <w:spacing w:val="-5"/>
        </w:rPr>
        <w:t xml:space="preserve"> rank-one </w:t>
      </w:r>
      <w:r w:rsidR="00831FE8" w:rsidRPr="00831FE8">
        <w:rPr>
          <w:rFonts w:hint="eastAsia"/>
          <w:b/>
          <w:bCs/>
          <w:spacing w:val="-5"/>
        </w:rPr>
        <w:t>约束等价转换为谱约束：</w:t>
      </w:r>
      <w:r w:rsidR="00831FE8" w:rsidRPr="00831FE8">
        <w:rPr>
          <w:rFonts w:hint="eastAsia"/>
          <w:spacing w:val="-5"/>
        </w:rPr>
        <w:t>“</w:t>
      </w:r>
      <w:r w:rsidR="00831FE8" w:rsidRPr="00831FE8">
        <w:rPr>
          <w:spacing w:val="-5"/>
        </w:rPr>
        <w:t>...first observe that the rank-one condition for the Shor relaxation is equivalent to the spectral condition ...”</w:t>
      </w:r>
      <w:r w:rsidR="00831FE8" w:rsidRPr="00831FE8">
        <w:rPr>
          <w:rFonts w:hint="eastAsia"/>
          <w:spacing w:val="-5"/>
        </w:rPr>
        <w:t>。随后，将此算法推广到大规模</w:t>
      </w:r>
      <w:r w:rsidR="00831FE8" w:rsidRPr="00831FE8">
        <w:rPr>
          <w:spacing w:val="-5"/>
        </w:rPr>
        <w:t>OPF</w:t>
      </w:r>
      <w:r w:rsidR="00831FE8" w:rsidRPr="00831FE8">
        <w:rPr>
          <w:rFonts w:hint="eastAsia"/>
          <w:spacing w:val="-5"/>
        </w:rPr>
        <w:t>问题上。考虑到半正定优化在大规模问题中的算法复杂度问题，申请人提出了矩阵等价分割技术，将大规模半正定优化</w:t>
      </w:r>
      <w:r w:rsidR="00831FE8" w:rsidRPr="00831FE8">
        <w:rPr>
          <w:spacing w:val="-5"/>
        </w:rPr>
        <w:t xml:space="preserve"> (SDP) </w:t>
      </w:r>
      <w:r w:rsidR="00831FE8" w:rsidRPr="00831FE8">
        <w:rPr>
          <w:rFonts w:hint="eastAsia"/>
          <w:spacing w:val="-5"/>
        </w:rPr>
        <w:t>问题等价转化为多个小规模</w:t>
      </w:r>
      <w:r w:rsidR="00831FE8" w:rsidRPr="00831FE8">
        <w:rPr>
          <w:spacing w:val="-5"/>
        </w:rPr>
        <w:t>SDP</w:t>
      </w:r>
      <w:r w:rsidR="00831FE8" w:rsidRPr="00831FE8">
        <w:rPr>
          <w:rFonts w:hint="eastAsia"/>
          <w:spacing w:val="-5"/>
        </w:rPr>
        <w:t>问题，同时将此谱优化算法推广到解决大维度矩阵</w:t>
      </w:r>
      <m:oMath>
        <m:r>
          <w:rPr>
            <w:rFonts w:ascii="Cambria Math" w:hAnsi="Cambria Math" w:hint="eastAsia"/>
            <w:spacing w:val="-5"/>
          </w:rPr>
          <m:t>rank</m:t>
        </m:r>
        <m:d>
          <m:dPr>
            <m:ctrlPr>
              <w:rPr>
                <w:rFonts w:ascii="Cambria Math" w:hAnsi="Cambria Math"/>
                <w:spacing w:val="-5"/>
              </w:rPr>
            </m:ctrlPr>
          </m:dPr>
          <m:e>
            <m:r>
              <w:rPr>
                <w:rFonts w:ascii="Cambria Math" w:hAnsi="Cambria Math"/>
                <w:spacing w:val="-5"/>
              </w:rPr>
              <m:t>X</m:t>
            </m:r>
          </m:e>
        </m:d>
        <m:r>
          <m:rPr>
            <m:sty m:val="p"/>
          </m:rPr>
          <w:rPr>
            <w:rFonts w:ascii="Cambria Math" w:hAnsi="Cambria Math"/>
            <w:spacing w:val="-5"/>
          </w:rPr>
          <m:t>=1</m:t>
        </m:r>
      </m:oMath>
      <w:r w:rsidR="00831FE8" w:rsidRPr="00831FE8">
        <w:rPr>
          <w:rFonts w:hint="eastAsia"/>
          <w:spacing w:val="-5"/>
        </w:rPr>
        <w:t>优化问题，此方法可以应用于包含数千节点的电网快速求解中。</w:t>
      </w:r>
      <w:r w:rsidR="00831FE8" w:rsidRPr="00C6587B">
        <w:rPr>
          <w:rFonts w:hint="eastAsia"/>
        </w:rPr>
        <w:t>申请人其他在</w:t>
      </w:r>
      <w:r w:rsidR="00831FE8" w:rsidRPr="00831FE8">
        <w:rPr>
          <w:rFonts w:hint="eastAsia"/>
          <w:spacing w:val="-5"/>
        </w:rPr>
        <w:t>运行控制与优化</w:t>
      </w:r>
      <w:r w:rsidR="00831FE8" w:rsidRPr="00C6587B">
        <w:rPr>
          <w:rFonts w:hint="eastAsia"/>
        </w:rPr>
        <w:t>相关论文在此不详述。</w:t>
      </w:r>
      <w:r w:rsidR="0088579C">
        <w:rPr>
          <w:rFonts w:hint="eastAsia"/>
        </w:rPr>
        <w:t>针对</w:t>
      </w:r>
      <w:r w:rsidR="00831FE8" w:rsidRPr="0088579C">
        <w:rPr>
          <w:rFonts w:hint="eastAsia"/>
          <w:b/>
        </w:rPr>
        <w:t>车网协同优化</w:t>
      </w:r>
      <w:r w:rsidR="00831FE8" w:rsidRPr="00FD5D06">
        <w:rPr>
          <w:rFonts w:hint="eastAsia"/>
        </w:rPr>
        <w:t>，申请人基于模型预测控制算法，将静态的矩阵谱优化算法推广到了动态多时空场景下，解决了</w:t>
      </w:r>
      <w:r w:rsidR="00831FE8">
        <w:rPr>
          <w:rFonts w:hint="eastAsia"/>
        </w:rPr>
        <w:t>入网不确定的</w:t>
      </w:r>
      <w:r w:rsidR="00831FE8" w:rsidRPr="00FD5D06">
        <w:rPr>
          <w:rFonts w:hint="eastAsia"/>
        </w:rPr>
        <w:t>电动汽车在线充电调度与</w:t>
      </w:r>
      <w:r w:rsidR="00831FE8">
        <w:rPr>
          <w:rFonts w:hint="eastAsia"/>
        </w:rPr>
        <w:t>电网潮流</w:t>
      </w:r>
      <w:r w:rsidR="00831FE8" w:rsidRPr="00FD5D06">
        <w:rPr>
          <w:rFonts w:hint="eastAsia"/>
        </w:rPr>
        <w:t>协同</w:t>
      </w:r>
      <w:r w:rsidR="00831FE8">
        <w:rPr>
          <w:rFonts w:hint="eastAsia"/>
        </w:rPr>
        <w:t>控制问题</w:t>
      </w:r>
      <w:r w:rsidR="00831FE8" w:rsidRPr="00831FE8">
        <w:rPr>
          <w:rFonts w:hint="eastAsia"/>
          <w:b/>
          <w:bCs/>
        </w:rPr>
        <w:t>。</w:t>
      </w:r>
      <w:r w:rsidR="00831FE8" w:rsidRPr="00FD5D06">
        <w:rPr>
          <w:rFonts w:hint="eastAsia"/>
        </w:rPr>
        <w:t>该</w:t>
      </w:r>
      <w:r w:rsidR="00831FE8" w:rsidRPr="00831FE8">
        <w:rPr>
          <w:rFonts w:hint="eastAsia"/>
          <w:b/>
          <w:bCs/>
        </w:rPr>
        <w:t>成果以第一作者发表在电力系统知名期刊</w:t>
      </w:r>
      <w:r w:rsidR="00831FE8" w:rsidRPr="00831FE8">
        <w:rPr>
          <w:rFonts w:hint="eastAsia"/>
          <w:b/>
          <w:bCs/>
        </w:rPr>
        <w:t xml:space="preserve"> </w:t>
      </w:r>
      <w:r w:rsidR="00831FE8" w:rsidRPr="00831FE8">
        <w:rPr>
          <w:rFonts w:hint="eastAsia"/>
          <w:b/>
          <w:bCs/>
          <w:i/>
          <w:iCs/>
        </w:rPr>
        <w:t>IEEE TSG</w:t>
      </w:r>
      <w:r w:rsidR="00831FE8" w:rsidRPr="00831FE8">
        <w:rPr>
          <w:b/>
          <w:bCs/>
        </w:rPr>
        <w:t xml:space="preserve"> </w:t>
      </w:r>
      <w:r w:rsidR="00831FE8" w:rsidRPr="00831FE8">
        <w:rPr>
          <w:rFonts w:hint="eastAsia"/>
          <w:b/>
          <w:bCs/>
        </w:rPr>
        <w:t>(</w:t>
      </w:r>
      <w:r w:rsidR="00831FE8" w:rsidRPr="00831FE8">
        <w:rPr>
          <w:rFonts w:hint="eastAsia"/>
          <w:b/>
          <w:bCs/>
        </w:rPr>
        <w:t>影响因子</w:t>
      </w:r>
      <w:r w:rsidR="00766E3D">
        <w:rPr>
          <w:rFonts w:hint="eastAsia"/>
          <w:b/>
          <w:bCs/>
        </w:rPr>
        <w:t>8.6</w:t>
      </w:r>
      <w:r w:rsidR="00831FE8" w:rsidRPr="00831FE8">
        <w:rPr>
          <w:rFonts w:hint="eastAsia"/>
          <w:b/>
          <w:bCs/>
        </w:rPr>
        <w:t>),</w:t>
      </w:r>
      <w:r w:rsidR="00831FE8" w:rsidRPr="00831FE8">
        <w:rPr>
          <w:rFonts w:hint="eastAsia"/>
          <w:b/>
          <w:bCs/>
        </w:rPr>
        <w:t>目前在谷歌学术检索被引用</w:t>
      </w:r>
      <w:r w:rsidR="00831FE8" w:rsidRPr="00831FE8">
        <w:rPr>
          <w:b/>
          <w:bCs/>
        </w:rPr>
        <w:t>1</w:t>
      </w:r>
      <w:r w:rsidR="00FD0556">
        <w:rPr>
          <w:rFonts w:hint="eastAsia"/>
          <w:b/>
          <w:bCs/>
        </w:rPr>
        <w:t>6</w:t>
      </w:r>
      <w:r w:rsidR="005A3E94">
        <w:rPr>
          <w:rFonts w:hint="eastAsia"/>
          <w:b/>
          <w:bCs/>
        </w:rPr>
        <w:t>3</w:t>
      </w:r>
      <w:r w:rsidR="00831FE8" w:rsidRPr="00831FE8">
        <w:rPr>
          <w:rFonts w:hint="eastAsia"/>
          <w:b/>
          <w:bCs/>
        </w:rPr>
        <w:t>次</w:t>
      </w:r>
      <w:r w:rsidR="00831FE8" w:rsidRPr="00FD5D06">
        <w:rPr>
          <w:rFonts w:hint="eastAsia"/>
        </w:rPr>
        <w:t>，瑞典皇家理工学</w:t>
      </w:r>
      <w:r w:rsidR="00831FE8" w:rsidRPr="00FD5D06">
        <w:rPr>
          <w:rFonts w:hint="eastAsia"/>
        </w:rPr>
        <w:lastRenderedPageBreak/>
        <w:t>院终身教授</w:t>
      </w:r>
      <w:r w:rsidR="00831FE8" w:rsidRPr="00FD5D06">
        <w:rPr>
          <w:rFonts w:hint="eastAsia"/>
        </w:rPr>
        <w:t xml:space="preserve"> Karl H. Johansson</w:t>
      </w:r>
      <w:r w:rsidR="00831FE8" w:rsidRPr="00FD5D06">
        <w:rPr>
          <w:rFonts w:hint="eastAsia"/>
        </w:rPr>
        <w:t>（</w:t>
      </w:r>
      <w:r w:rsidR="00831FE8" w:rsidRPr="00FD5D06">
        <w:rPr>
          <w:rFonts w:hint="eastAsia"/>
        </w:rPr>
        <w:t>IEEE Fellow</w:t>
      </w:r>
      <w:r w:rsidR="00831FE8" w:rsidRPr="00FD5D06">
        <w:rPr>
          <w:rFonts w:hint="eastAsia"/>
        </w:rPr>
        <w:t>）在</w:t>
      </w:r>
      <w:r w:rsidR="00831FE8" w:rsidRPr="00FD5D06">
        <w:rPr>
          <w:rFonts w:hint="eastAsia"/>
        </w:rPr>
        <w:t xml:space="preserve"> (</w:t>
      </w:r>
      <w:r w:rsidR="00831FE8" w:rsidRPr="00831FE8">
        <w:rPr>
          <w:rFonts w:hint="eastAsia"/>
          <w:i/>
          <w:iCs/>
        </w:rPr>
        <w:t>IEEE TSMC</w:t>
      </w:r>
      <w:r w:rsidR="00831FE8" w:rsidRPr="00FD5D06">
        <w:rPr>
          <w:rFonts w:hint="eastAsia"/>
        </w:rPr>
        <w:t xml:space="preserve">, 51(4), 2571-2581,2019) </w:t>
      </w:r>
      <w:r w:rsidR="00831FE8" w:rsidRPr="00FD5D06">
        <w:rPr>
          <w:rFonts w:hint="eastAsia"/>
        </w:rPr>
        <w:t>评价该成果称：其在应对复杂的在线约束中具有优势</w:t>
      </w:r>
      <w:r w:rsidR="00831FE8" w:rsidRPr="00FD5D06">
        <w:rPr>
          <w:rFonts w:hint="eastAsia"/>
        </w:rPr>
        <w:t xml:space="preserve"> </w:t>
      </w:r>
      <w:r w:rsidR="00831FE8" w:rsidRPr="00FD5D06">
        <w:rPr>
          <w:rFonts w:hint="eastAsia"/>
        </w:rPr>
        <w:t>“</w:t>
      </w:r>
      <w:r w:rsidR="00831FE8" w:rsidRPr="00FD5D06">
        <w:rPr>
          <w:rFonts w:hint="eastAsia"/>
        </w:rPr>
        <w:t>Due to its advantage to cope with hard constraints on online... has been employed for ...</w:t>
      </w:r>
      <w:r w:rsidR="00831FE8" w:rsidRPr="00FD5D06">
        <w:rPr>
          <w:rFonts w:hint="eastAsia"/>
        </w:rPr>
        <w:t>”。该方法可用于智能电网的削峰填谷和间歇性</w:t>
      </w:r>
      <w:r w:rsidR="00831FE8">
        <w:rPr>
          <w:rFonts w:hint="eastAsia"/>
        </w:rPr>
        <w:t>新能源</w:t>
      </w:r>
      <w:r w:rsidR="00831FE8" w:rsidRPr="00FD5D06">
        <w:rPr>
          <w:rFonts w:hint="eastAsia"/>
        </w:rPr>
        <w:t>的调节，能降低电网运营成本并减少空气污染排放。</w:t>
      </w:r>
      <w:r w:rsidR="004F60BE">
        <w:rPr>
          <w:rFonts w:hint="eastAsia"/>
          <w:b/>
          <w:bCs/>
        </w:rPr>
        <w:t>这些研究</w:t>
      </w:r>
      <w:r w:rsidR="000441AC">
        <w:rPr>
          <w:rFonts w:hint="eastAsia"/>
          <w:b/>
          <w:bCs/>
        </w:rPr>
        <w:t>没有涉及到人工智能部分，但是为</w:t>
      </w:r>
      <w:r w:rsidR="004F60BE">
        <w:rPr>
          <w:rFonts w:hint="eastAsia"/>
          <w:b/>
          <w:bCs/>
        </w:rPr>
        <w:t>本项目</w:t>
      </w:r>
      <w:r w:rsidR="000441AC">
        <w:rPr>
          <w:rFonts w:hint="eastAsia"/>
          <w:b/>
          <w:bCs/>
        </w:rPr>
        <w:t>中的复杂能源系统优化控制问题提供了算法和应用基础</w:t>
      </w:r>
      <w:r w:rsidR="00831FE8" w:rsidRPr="00831FE8">
        <w:rPr>
          <w:rFonts w:hint="eastAsia"/>
          <w:b/>
          <w:bCs/>
        </w:rPr>
        <w:t>。</w:t>
      </w:r>
    </w:p>
    <w:p w14:paraId="332FBE30" w14:textId="77777777" w:rsidR="000441AC" w:rsidRPr="000441AC" w:rsidRDefault="000441AC" w:rsidP="000441AC">
      <w:pPr>
        <w:snapToGrid w:val="0"/>
        <w:spacing w:after="0" w:line="360" w:lineRule="auto"/>
        <w:ind w:firstLine="360"/>
        <w:contextualSpacing/>
      </w:pPr>
    </w:p>
    <w:p w14:paraId="73FA1281" w14:textId="1194F94E" w:rsidR="0014514A" w:rsidRPr="00E405EE" w:rsidRDefault="002E1DD3" w:rsidP="00B204D0">
      <w:pPr>
        <w:pStyle w:val="ad"/>
        <w:numPr>
          <w:ilvl w:val="0"/>
          <w:numId w:val="9"/>
        </w:numPr>
        <w:snapToGrid w:val="0"/>
        <w:spacing w:line="360" w:lineRule="auto"/>
        <w:rPr>
          <w:b/>
        </w:rPr>
      </w:pPr>
      <w:r w:rsidRPr="00E405EE">
        <w:rPr>
          <w:rFonts w:hint="eastAsia"/>
          <w:b/>
        </w:rPr>
        <w:t>扩散模型</w:t>
      </w:r>
      <w:r w:rsidR="0059739E" w:rsidRPr="00E405EE">
        <w:rPr>
          <w:rFonts w:hint="eastAsia"/>
          <w:b/>
        </w:rPr>
        <w:t>与扩散策略</w:t>
      </w:r>
    </w:p>
    <w:p w14:paraId="4A9CBD6B" w14:textId="097F40DC" w:rsidR="249E78EB" w:rsidRDefault="00D0410A" w:rsidP="002B1C86">
      <w:pPr>
        <w:snapToGrid w:val="0"/>
        <w:spacing w:line="360" w:lineRule="auto"/>
        <w:ind w:firstLineChars="150" w:firstLine="360"/>
        <w:rPr>
          <w:b/>
          <w:bCs/>
        </w:rPr>
      </w:pPr>
      <w:r w:rsidRPr="00D4596F">
        <w:t>申请人</w:t>
      </w:r>
      <w:r w:rsidR="00F8505A">
        <w:rPr>
          <w:rFonts w:hint="eastAsia"/>
        </w:rPr>
        <w:t>深入研究了</w:t>
      </w:r>
      <w:r w:rsidRPr="00BF1A39">
        <w:rPr>
          <w:rFonts w:hint="eastAsia"/>
        </w:rPr>
        <w:t>条件扩散模型</w:t>
      </w:r>
      <w:r w:rsidR="00F8505A">
        <w:rPr>
          <w:rFonts w:hint="eastAsia"/>
        </w:rPr>
        <w:t>与</w:t>
      </w:r>
      <w:r w:rsidR="002F34DD">
        <w:rPr>
          <w:rFonts w:hint="eastAsia"/>
        </w:rPr>
        <w:t>扩散策略</w:t>
      </w:r>
      <w:r w:rsidR="00F8505A">
        <w:rPr>
          <w:rFonts w:hint="eastAsia"/>
        </w:rPr>
        <w:t>的</w:t>
      </w:r>
      <w:r w:rsidRPr="00BF1A39">
        <w:rPr>
          <w:rFonts w:hint="eastAsia"/>
        </w:rPr>
        <w:t>理论</w:t>
      </w:r>
      <w:r w:rsidR="00F8505A">
        <w:rPr>
          <w:rFonts w:hint="eastAsia"/>
        </w:rPr>
        <w:t>与</w:t>
      </w:r>
      <w:r w:rsidRPr="00BF1A39">
        <w:rPr>
          <w:rFonts w:hint="eastAsia"/>
        </w:rPr>
        <w:t>算法</w:t>
      </w:r>
      <w:r w:rsidRPr="00D4596F">
        <w:t>。针对扩散模型面临的样本质量下降和采样过程冗长</w:t>
      </w:r>
      <w:r>
        <w:rPr>
          <w:rFonts w:hint="eastAsia"/>
        </w:rPr>
        <w:t>，</w:t>
      </w:r>
      <w:r w:rsidRPr="00BF1A39">
        <w:rPr>
          <w:rFonts w:hint="eastAsia"/>
        </w:rPr>
        <w:t>在采样过程中会出现流形偏移现象等</w:t>
      </w:r>
      <w:r w:rsidRPr="00D4596F">
        <w:t>问题，申请人</w:t>
      </w:r>
      <w:r w:rsidRPr="00BF1A39">
        <w:rPr>
          <w:rFonts w:hint="eastAsia"/>
        </w:rPr>
        <w:t>提出了一种基于球面高斯约束引导的条件扩散方法，通过优化有效地限制扩散过程处于中间数据流形内，推到该优化问题的解析解，可以即插即用无需训练，修改几行代码显著提高条件生成性能</w:t>
      </w:r>
      <w:r>
        <w:rPr>
          <w:rFonts w:hint="eastAsia"/>
        </w:rPr>
        <w:t>。</w:t>
      </w:r>
      <w:r w:rsidRPr="00BF1A39">
        <w:rPr>
          <w:b/>
          <w:bCs/>
        </w:rPr>
        <w:t>该成果</w:t>
      </w:r>
      <w:r w:rsidRPr="00BF1A39">
        <w:rPr>
          <w:rFonts w:hint="eastAsia"/>
          <w:b/>
          <w:bCs/>
        </w:rPr>
        <w:t>以通讯作者发表</w:t>
      </w:r>
      <w:r w:rsidRPr="00BF1A39">
        <w:rPr>
          <w:b/>
          <w:bCs/>
        </w:rPr>
        <w:t>于</w:t>
      </w:r>
      <w:r w:rsidRPr="00BF1A39">
        <w:rPr>
          <w:rFonts w:hint="eastAsia"/>
          <w:b/>
          <w:bCs/>
        </w:rPr>
        <w:t>机器学习顶会</w:t>
      </w:r>
      <w:r w:rsidRPr="00BF1A39">
        <w:rPr>
          <w:b/>
        </w:rPr>
        <w:t>ICML 2024</w:t>
      </w:r>
      <w:r w:rsidRPr="00BF1A39">
        <w:rPr>
          <w:b/>
          <w:bCs/>
        </w:rPr>
        <w:t>。</w:t>
      </w:r>
      <w:r>
        <w:rPr>
          <w:rFonts w:hint="eastAsia"/>
        </w:rPr>
        <w:t>针对生成扩散模型的可控问题，</w:t>
      </w:r>
      <w:r w:rsidRPr="00487FCE">
        <w:rPr>
          <w:rFonts w:hint="eastAsia"/>
        </w:rPr>
        <w:t>申请人设计了基于稀疏信号的傅里叶条件扩散模型，在损失引导的扩散抽样过程中有效引入正则化约束，提升条件扩散模型的可控性，</w:t>
      </w:r>
      <w:r w:rsidRPr="00BF1A39">
        <w:rPr>
          <w:rFonts w:hint="eastAsia"/>
          <w:b/>
          <w:bCs/>
        </w:rPr>
        <w:t>该成果以通讯作者发表于人工智能顶会</w:t>
      </w:r>
      <w:r w:rsidRPr="00BF1A39">
        <w:rPr>
          <w:rFonts w:hint="eastAsia"/>
          <w:b/>
        </w:rPr>
        <w:t>CVPR 2024</w:t>
      </w:r>
      <w:r w:rsidRPr="00487FCE">
        <w:rPr>
          <w:rFonts w:hint="eastAsia"/>
        </w:rPr>
        <w:t>。</w:t>
      </w:r>
      <w:r w:rsidR="00B41049">
        <w:rPr>
          <w:rFonts w:hint="eastAsia"/>
        </w:rPr>
        <w:t>在</w:t>
      </w:r>
      <w:r>
        <w:rPr>
          <w:rFonts w:hint="eastAsia"/>
        </w:rPr>
        <w:t>扩散</w:t>
      </w:r>
      <w:r w:rsidR="00B41049">
        <w:rPr>
          <w:rFonts w:hint="eastAsia"/>
        </w:rPr>
        <w:t>强化学习</w:t>
      </w:r>
      <w:r w:rsidR="00A703B0">
        <w:rPr>
          <w:rFonts w:hint="eastAsia"/>
        </w:rPr>
        <w:t>问题上，由于</w:t>
      </w:r>
      <w:r>
        <w:rPr>
          <w:rFonts w:hint="eastAsia"/>
        </w:rPr>
        <w:t>直接对生成的动作做确定性策略梯度</w:t>
      </w:r>
      <w:r w:rsidR="00451FEE">
        <w:rPr>
          <w:rFonts w:hint="eastAsia"/>
        </w:rPr>
        <w:t>存在</w:t>
      </w:r>
      <w:r>
        <w:rPr>
          <w:rFonts w:hint="eastAsia"/>
        </w:rPr>
        <w:t>训练不稳定性问题，</w:t>
      </w:r>
      <w:r w:rsidRPr="00D4596F">
        <w:t>申请人通过加权损失函数提出</w:t>
      </w:r>
      <w:r w:rsidRPr="00D4596F">
        <w:t>QVPO</w:t>
      </w:r>
      <w:r w:rsidRPr="00D4596F">
        <w:t>策略优化，确保在策略优化过程中无额外误差，并证明其优化目标是在线强化学习的紧下界，</w:t>
      </w:r>
      <w:r w:rsidRPr="00BF1A39">
        <w:rPr>
          <w:b/>
          <w:bCs/>
        </w:rPr>
        <w:t>该成果</w:t>
      </w:r>
      <w:r w:rsidRPr="00BF1A39">
        <w:rPr>
          <w:rFonts w:asciiTheme="minorEastAsia" w:hAnsiTheme="minorEastAsia" w:hint="eastAsia"/>
          <w:b/>
          <w:bCs/>
        </w:rPr>
        <w:t>以通讯作者发表</w:t>
      </w:r>
      <w:r w:rsidRPr="00BF1A39">
        <w:rPr>
          <w:b/>
          <w:bCs/>
        </w:rPr>
        <w:t>于</w:t>
      </w:r>
      <w:r w:rsidRPr="00BF1A39">
        <w:rPr>
          <w:rFonts w:hint="eastAsia"/>
          <w:b/>
          <w:bCs/>
        </w:rPr>
        <w:t>机器学习顶会</w:t>
      </w:r>
      <w:proofErr w:type="spellStart"/>
      <w:r w:rsidRPr="00BF1A39">
        <w:rPr>
          <w:b/>
        </w:rPr>
        <w:t>NeurIPS</w:t>
      </w:r>
      <w:proofErr w:type="spellEnd"/>
      <w:r w:rsidRPr="00BF1A39">
        <w:rPr>
          <w:b/>
        </w:rPr>
        <w:t xml:space="preserve"> 2024</w:t>
      </w:r>
      <w:r w:rsidRPr="00D4596F">
        <w:t>。</w:t>
      </w:r>
      <w:r w:rsidR="00AD123E" w:rsidRPr="000441AC">
        <w:rPr>
          <w:rFonts w:hint="eastAsia"/>
          <w:b/>
          <w:bCs/>
        </w:rPr>
        <w:t>这些关于扩散模型的基础研究为</w:t>
      </w:r>
      <w:r w:rsidR="00C704E8" w:rsidRPr="000441AC">
        <w:rPr>
          <w:rFonts w:hint="eastAsia"/>
          <w:b/>
          <w:bCs/>
        </w:rPr>
        <w:t>本项目基于扩散模型求解</w:t>
      </w:r>
      <w:r w:rsidR="00AD123E" w:rsidRPr="000441AC">
        <w:rPr>
          <w:rFonts w:hint="eastAsia"/>
          <w:b/>
          <w:bCs/>
        </w:rPr>
        <w:t>复杂能源控制问题提供了理论基础。</w:t>
      </w:r>
    </w:p>
    <w:p w14:paraId="67E5893E" w14:textId="77777777" w:rsidR="002B1C86" w:rsidRPr="0004722D" w:rsidRDefault="002B1C86" w:rsidP="002B1C86">
      <w:pPr>
        <w:snapToGrid w:val="0"/>
        <w:spacing w:line="360" w:lineRule="auto"/>
        <w:ind w:firstLineChars="150" w:firstLine="361"/>
        <w:rPr>
          <w:b/>
          <w:bCs/>
        </w:rPr>
      </w:pPr>
    </w:p>
    <w:p w14:paraId="1BEDEB61" w14:textId="1B7D6401" w:rsidR="002E1DD3" w:rsidRPr="00E405EE" w:rsidRDefault="002E1DD3" w:rsidP="00B204D0">
      <w:pPr>
        <w:pStyle w:val="ad"/>
        <w:numPr>
          <w:ilvl w:val="0"/>
          <w:numId w:val="9"/>
        </w:numPr>
        <w:snapToGrid w:val="0"/>
        <w:spacing w:line="360" w:lineRule="auto"/>
        <w:rPr>
          <w:b/>
        </w:rPr>
      </w:pPr>
      <w:r w:rsidRPr="00E405EE">
        <w:rPr>
          <w:rFonts w:hint="eastAsia"/>
          <w:b/>
        </w:rPr>
        <w:t>模型和数据联合驱动的</w:t>
      </w:r>
      <w:r w:rsidR="0055396D" w:rsidRPr="00E405EE">
        <w:rPr>
          <w:rFonts w:hint="eastAsia"/>
          <w:b/>
        </w:rPr>
        <w:t>人工智能算法：</w:t>
      </w:r>
    </w:p>
    <w:p w14:paraId="2A07EFF7" w14:textId="30DBD309" w:rsidR="009F2D15" w:rsidRDefault="0088579C" w:rsidP="00F8505A">
      <w:pPr>
        <w:widowControl/>
        <w:spacing w:line="360" w:lineRule="auto"/>
        <w:ind w:firstLine="360"/>
        <w:jc w:val="left"/>
        <w:rPr>
          <w:rFonts w:cs="Times New Roman"/>
        </w:rPr>
      </w:pPr>
      <w:r w:rsidRPr="000B4614">
        <w:t>申请人</w:t>
      </w:r>
      <w:r w:rsidR="00F8505A">
        <w:rPr>
          <w:rFonts w:hint="eastAsia"/>
        </w:rPr>
        <w:t>深入研究了一系列</w:t>
      </w:r>
      <w:r w:rsidRPr="000B4614">
        <w:t>模型与数据联合驱动的</w:t>
      </w:r>
      <w:r w:rsidR="00F8505A">
        <w:rPr>
          <w:rFonts w:hint="eastAsia"/>
        </w:rPr>
        <w:t>人工智能新</w:t>
      </w:r>
      <w:r w:rsidRPr="000B4614">
        <w:t>算法</w:t>
      </w:r>
      <w:r w:rsidR="00F8505A">
        <w:rPr>
          <w:rFonts w:hint="eastAsia"/>
        </w:rPr>
        <w:t>。</w:t>
      </w:r>
      <w:r w:rsidRPr="000B4614">
        <w:t>针对</w:t>
      </w:r>
      <w:r w:rsidR="00F8505A">
        <w:rPr>
          <w:rFonts w:hint="eastAsia"/>
        </w:rPr>
        <w:t>带</w:t>
      </w:r>
      <w:r w:rsidRPr="000B4614">
        <w:t>非凸硬约束</w:t>
      </w:r>
      <w:r w:rsidR="00F8505A">
        <w:rPr>
          <w:rFonts w:hint="eastAsia"/>
        </w:rPr>
        <w:t>强化学习</w:t>
      </w:r>
      <w:r w:rsidRPr="000B4614">
        <w:t>问题，使用策略网络输出基本动作，并通过求解基于等式约束的方程来确定非基本动作。策略网络的更新则通过对非基本动作相对于基本动作的隐式微分来实现。该算法已成功应用于智能电网的相关应用中。</w:t>
      </w:r>
      <w:r w:rsidRPr="00D4596F">
        <w:rPr>
          <w:b/>
          <w:bCs/>
        </w:rPr>
        <w:t>该成果</w:t>
      </w:r>
      <w:r w:rsidRPr="00D4596F">
        <w:rPr>
          <w:rFonts w:asciiTheme="minorEastAsia" w:hAnsiTheme="minorEastAsia" w:hint="eastAsia"/>
          <w:b/>
          <w:bCs/>
        </w:rPr>
        <w:t>以通讯作者发表</w:t>
      </w:r>
      <w:r w:rsidRPr="00D4596F">
        <w:rPr>
          <w:b/>
          <w:bCs/>
        </w:rPr>
        <w:t>于</w:t>
      </w:r>
      <w:r>
        <w:rPr>
          <w:rFonts w:hint="eastAsia"/>
          <w:b/>
          <w:bCs/>
        </w:rPr>
        <w:t>机器学习顶会</w:t>
      </w:r>
      <w:proofErr w:type="spellStart"/>
      <w:r w:rsidRPr="00D4596F">
        <w:rPr>
          <w:b/>
          <w:bCs/>
        </w:rPr>
        <w:t>NeurIPS</w:t>
      </w:r>
      <w:proofErr w:type="spellEnd"/>
      <w:r>
        <w:rPr>
          <w:rFonts w:hint="eastAsia"/>
          <w:b/>
          <w:bCs/>
        </w:rPr>
        <w:t xml:space="preserve"> </w:t>
      </w:r>
      <w:r w:rsidRPr="00D4596F">
        <w:rPr>
          <w:b/>
          <w:bCs/>
        </w:rPr>
        <w:t>202</w:t>
      </w:r>
      <w:r>
        <w:rPr>
          <w:rFonts w:hint="eastAsia"/>
          <w:b/>
          <w:bCs/>
        </w:rPr>
        <w:t>3</w:t>
      </w:r>
      <w:r w:rsidRPr="00D4596F">
        <w:t>。</w:t>
      </w:r>
      <w:r w:rsidRPr="00487FCE">
        <w:rPr>
          <w:rFonts w:hint="eastAsia"/>
        </w:rPr>
        <w:t>针对神经网络和优化求解器难以协同训练的问题，申请人设计了一种高斯</w:t>
      </w:r>
      <w:r w:rsidRPr="00487FCE">
        <w:rPr>
          <w:rFonts w:hint="eastAsia"/>
        </w:rPr>
        <w:t>-</w:t>
      </w:r>
      <w:r w:rsidRPr="00487FCE">
        <w:rPr>
          <w:rFonts w:hint="eastAsia"/>
        </w:rPr>
        <w:t>牛顿微分方法。该方法通过对非凸目标函数进行迭代线性化，从而获得具有</w:t>
      </w:r>
      <w:r w:rsidRPr="00487FCE">
        <w:rPr>
          <w:rFonts w:hint="eastAsia"/>
        </w:rPr>
        <w:lastRenderedPageBreak/>
        <w:t>闭式解的高斯</w:t>
      </w:r>
      <w:r w:rsidRPr="00487FCE">
        <w:rPr>
          <w:rFonts w:hint="eastAsia"/>
        </w:rPr>
        <w:t>-</w:t>
      </w:r>
      <w:r w:rsidRPr="00487FCE">
        <w:rPr>
          <w:rFonts w:hint="eastAsia"/>
        </w:rPr>
        <w:t>牛顿方向。然后直接应用自动微分过程来生成雅可比矩阵以支持端到端训练。该方法避免了耗时的隐式微分过程，并通过神经网络学习状态参数，使得其在计算开销上大大基于传统的纯优化求解方法。</w:t>
      </w:r>
      <w:r w:rsidRPr="00D4596F">
        <w:rPr>
          <w:b/>
          <w:bCs/>
        </w:rPr>
        <w:t>该成果</w:t>
      </w:r>
      <w:r w:rsidRPr="00D4596F">
        <w:rPr>
          <w:rFonts w:asciiTheme="minorEastAsia" w:hAnsiTheme="minorEastAsia" w:hint="eastAsia"/>
          <w:b/>
          <w:bCs/>
        </w:rPr>
        <w:t>以通讯作者发表</w:t>
      </w:r>
      <w:r w:rsidRPr="00D4596F">
        <w:rPr>
          <w:b/>
          <w:bCs/>
        </w:rPr>
        <w:t>于</w:t>
      </w:r>
      <w:r>
        <w:rPr>
          <w:rFonts w:hint="eastAsia"/>
          <w:b/>
          <w:bCs/>
        </w:rPr>
        <w:t>人工智能顶会</w:t>
      </w:r>
      <w:r>
        <w:rPr>
          <w:rFonts w:hint="eastAsia"/>
          <w:b/>
          <w:bCs/>
        </w:rPr>
        <w:t xml:space="preserve">AAAI </w:t>
      </w:r>
      <w:r w:rsidRPr="00D4596F">
        <w:rPr>
          <w:b/>
          <w:bCs/>
        </w:rPr>
        <w:t>202</w:t>
      </w:r>
      <w:r>
        <w:rPr>
          <w:rFonts w:hint="eastAsia"/>
          <w:b/>
          <w:bCs/>
        </w:rPr>
        <w:t>3</w:t>
      </w:r>
      <w:r>
        <w:rPr>
          <w:rFonts w:hint="eastAsia"/>
          <w:b/>
          <w:bCs/>
        </w:rPr>
        <w:t>。</w:t>
      </w:r>
      <w:r w:rsidR="00F8505A">
        <w:rPr>
          <w:rFonts w:hint="eastAsia"/>
        </w:rPr>
        <w:t>此外，</w:t>
      </w:r>
      <w:r w:rsidRPr="00BF1A39">
        <w:rPr>
          <w:rFonts w:hint="eastAsia"/>
        </w:rPr>
        <w:t>申请人将人类知识建模为带约束的优化问题，并作为神经网络结构中优化层，增强神经网络的可解释性和鲁棒性，提出了交替微分训练新方法，能大幅提升优化层的训练速度，并理论推导出了交替微分的截断误差上界。</w:t>
      </w:r>
      <w:r w:rsidRPr="00282A1F">
        <w:t>从而显著提高了隐式微分的计算速度。</w:t>
      </w:r>
      <w:r w:rsidRPr="00BF1A39">
        <w:rPr>
          <w:b/>
          <w:bCs/>
        </w:rPr>
        <w:t>该成果</w:t>
      </w:r>
      <w:r w:rsidRPr="00BF1A39">
        <w:rPr>
          <w:rFonts w:asciiTheme="minorEastAsia" w:hAnsiTheme="minorEastAsia" w:hint="eastAsia"/>
          <w:b/>
          <w:bCs/>
        </w:rPr>
        <w:t>以通讯作者发表</w:t>
      </w:r>
      <w:r w:rsidRPr="00BF1A39">
        <w:rPr>
          <w:b/>
          <w:bCs/>
        </w:rPr>
        <w:t>于</w:t>
      </w:r>
      <w:r w:rsidRPr="00BF1A39">
        <w:rPr>
          <w:rFonts w:hint="eastAsia"/>
          <w:b/>
          <w:bCs/>
        </w:rPr>
        <w:t>机器学习顶会</w:t>
      </w:r>
      <w:r w:rsidRPr="00BF1A39">
        <w:rPr>
          <w:rFonts w:hint="eastAsia"/>
          <w:b/>
          <w:bCs/>
        </w:rPr>
        <w:t>LCLR</w:t>
      </w:r>
      <w:r w:rsidRPr="00BF1A39">
        <w:rPr>
          <w:b/>
          <w:bCs/>
        </w:rPr>
        <w:t xml:space="preserve"> 202</w:t>
      </w:r>
      <w:r w:rsidR="00F8505A">
        <w:rPr>
          <w:rFonts w:hint="eastAsia"/>
          <w:b/>
          <w:bCs/>
        </w:rPr>
        <w:t>3</w:t>
      </w:r>
      <w:r>
        <w:rPr>
          <w:rFonts w:hint="eastAsia"/>
        </w:rPr>
        <w:t>。</w:t>
      </w:r>
      <w:r w:rsidR="0045762B" w:rsidRPr="0045762B">
        <w:rPr>
          <w:rFonts w:hint="eastAsia"/>
        </w:rPr>
        <w:t>这些</w:t>
      </w:r>
      <w:r w:rsidRPr="0045762B">
        <w:t>模型和数据联合驱动</w:t>
      </w:r>
      <w:r w:rsidR="0045762B" w:rsidRPr="0045762B">
        <w:rPr>
          <w:rFonts w:hint="eastAsia"/>
        </w:rPr>
        <w:t>人工智能算法</w:t>
      </w:r>
      <w:r w:rsidRPr="0045762B">
        <w:t>的</w:t>
      </w:r>
      <w:r w:rsidR="0045762B" w:rsidRPr="0045762B">
        <w:rPr>
          <w:rFonts w:hint="eastAsia"/>
        </w:rPr>
        <w:t>研究为复杂能源系统智能控</w:t>
      </w:r>
      <w:r w:rsidRPr="0045762B">
        <w:rPr>
          <w:rFonts w:cs="Times New Roman"/>
        </w:rPr>
        <w:t>提供了坚实的理论基础。</w:t>
      </w:r>
    </w:p>
    <w:p w14:paraId="157605C7" w14:textId="77777777" w:rsidR="00867787" w:rsidRDefault="00867787" w:rsidP="00F8505A">
      <w:pPr>
        <w:widowControl/>
        <w:spacing w:line="360" w:lineRule="auto"/>
        <w:ind w:firstLine="360"/>
        <w:jc w:val="left"/>
        <w:rPr>
          <w:rFonts w:cs="Times New Roman"/>
        </w:rPr>
      </w:pPr>
    </w:p>
    <w:p w14:paraId="5EF21D19" w14:textId="6A0D44C1" w:rsidR="00B858B3" w:rsidRPr="00867787" w:rsidRDefault="00B858B3" w:rsidP="00867787">
      <w:pPr>
        <w:ind w:firstLine="0"/>
        <w:rPr>
          <w:b/>
          <w:bCs/>
        </w:rPr>
      </w:pPr>
      <w:r>
        <w:rPr>
          <w:rFonts w:ascii="宋体" w:hAnsi="宋体" w:cs="宋体" w:hint="eastAsia"/>
          <w:b/>
          <w:bCs/>
        </w:rPr>
        <w:t>申请人石野</w:t>
      </w:r>
      <w:r w:rsidRPr="00952B8C">
        <w:rPr>
          <w:rFonts w:hint="eastAsia"/>
          <w:b/>
          <w:bCs/>
        </w:rPr>
        <w:t>近年</w:t>
      </w:r>
      <w:r w:rsidR="00F12416">
        <w:rPr>
          <w:rFonts w:hint="eastAsia"/>
          <w:b/>
          <w:bCs/>
        </w:rPr>
        <w:t>分别</w:t>
      </w:r>
      <w:r w:rsidR="00867787">
        <w:rPr>
          <w:rFonts w:hint="eastAsia"/>
          <w:b/>
          <w:bCs/>
        </w:rPr>
        <w:t>在人工智能领域和能源</w:t>
      </w:r>
      <w:r w:rsidR="00F12416">
        <w:rPr>
          <w:rFonts w:hint="eastAsia"/>
          <w:b/>
          <w:bCs/>
        </w:rPr>
        <w:t>优化领域</w:t>
      </w:r>
      <w:r w:rsidRPr="00952B8C">
        <w:rPr>
          <w:rFonts w:hint="eastAsia"/>
          <w:b/>
          <w:bCs/>
        </w:rPr>
        <w:t>发表的第一或通讯作者论文</w:t>
      </w:r>
    </w:p>
    <w:p w14:paraId="3245DF2A" w14:textId="52CC0D93" w:rsidR="006F66E9" w:rsidRPr="006F66E9" w:rsidRDefault="00B858B3" w:rsidP="00444E39">
      <w:pPr>
        <w:snapToGrid w:val="0"/>
        <w:rPr>
          <w:rFonts w:cs="Times New Roman"/>
          <w:color w:val="000000"/>
        </w:rPr>
      </w:pPr>
      <w:r>
        <w:rPr>
          <w:rFonts w:cs="Times New Roman"/>
          <w:color w:val="000000"/>
        </w:rPr>
        <w:t xml:space="preserve">* Corresponding author, </w:t>
      </w:r>
      <w:r>
        <w:rPr>
          <w:rFonts w:cs="Times New Roman" w:hint="eastAsia"/>
          <w:color w:val="000000"/>
        </w:rPr>
        <w:t># Joint first author</w:t>
      </w:r>
    </w:p>
    <w:p w14:paraId="364D2C6A" w14:textId="40030ED4" w:rsidR="006F66E9" w:rsidRPr="006F66E9" w:rsidRDefault="006F66E9" w:rsidP="006F66E9">
      <w:pPr>
        <w:widowControl/>
        <w:spacing w:before="240" w:after="240" w:line="240" w:lineRule="atLeast"/>
        <w:ind w:firstLine="0"/>
        <w:rPr>
          <w:rFonts w:cs="Times New Roman"/>
          <w:b/>
          <w:bCs/>
          <w:color w:val="000000"/>
          <w:u w:val="single"/>
        </w:rPr>
      </w:pPr>
      <w:r w:rsidRPr="006F66E9">
        <w:rPr>
          <w:rFonts w:cs="Times New Roman" w:hint="eastAsia"/>
          <w:b/>
          <w:bCs/>
          <w:color w:val="000000"/>
          <w:u w:val="single"/>
        </w:rPr>
        <w:t>人工智能：</w:t>
      </w:r>
    </w:p>
    <w:p w14:paraId="3F1D6B13" w14:textId="36B1B3B7" w:rsidR="00B858B3" w:rsidRPr="00444E39" w:rsidRDefault="00B858B3" w:rsidP="00B204D0">
      <w:pPr>
        <w:widowControl/>
        <w:numPr>
          <w:ilvl w:val="0"/>
          <w:numId w:val="12"/>
        </w:numPr>
        <w:spacing w:before="240" w:after="240" w:line="240" w:lineRule="atLeast"/>
        <w:rPr>
          <w:rFonts w:cs="Times New Roman"/>
          <w:w w:val="110"/>
          <w:sz w:val="21"/>
          <w:szCs w:val="21"/>
        </w:rPr>
      </w:pPr>
      <w:proofErr w:type="spellStart"/>
      <w:r>
        <w:rPr>
          <w:rFonts w:cs="Times New Roman"/>
          <w:w w:val="110"/>
          <w:sz w:val="21"/>
          <w:szCs w:val="21"/>
        </w:rPr>
        <w:t>Shutong</w:t>
      </w:r>
      <w:proofErr w:type="spellEnd"/>
      <w:r>
        <w:rPr>
          <w:rFonts w:cs="Times New Roman"/>
          <w:w w:val="110"/>
          <w:sz w:val="21"/>
          <w:szCs w:val="21"/>
        </w:rPr>
        <w:t xml:space="preserve"> Ding, Ke Hu, </w:t>
      </w:r>
      <w:proofErr w:type="spellStart"/>
      <w:r>
        <w:rPr>
          <w:rFonts w:cs="Times New Roman"/>
          <w:w w:val="110"/>
          <w:sz w:val="21"/>
          <w:szCs w:val="21"/>
        </w:rPr>
        <w:t>Zhenhao</w:t>
      </w:r>
      <w:proofErr w:type="spellEnd"/>
      <w:r>
        <w:rPr>
          <w:rFonts w:cs="Times New Roman"/>
          <w:w w:val="110"/>
          <w:sz w:val="21"/>
          <w:szCs w:val="21"/>
        </w:rPr>
        <w:t xml:space="preserve"> Zhang, Kan Ren, </w:t>
      </w:r>
      <w:proofErr w:type="spellStart"/>
      <w:r>
        <w:rPr>
          <w:rFonts w:cs="Times New Roman"/>
          <w:w w:val="110"/>
          <w:sz w:val="21"/>
          <w:szCs w:val="21"/>
        </w:rPr>
        <w:t>Weinan</w:t>
      </w:r>
      <w:proofErr w:type="spellEnd"/>
      <w:r>
        <w:rPr>
          <w:rFonts w:cs="Times New Roman"/>
          <w:w w:val="110"/>
          <w:sz w:val="21"/>
          <w:szCs w:val="21"/>
        </w:rPr>
        <w:t xml:space="preserve"> Zhang</w:t>
      </w:r>
      <w:r w:rsidR="00444E39">
        <w:rPr>
          <w:rFonts w:cs="Times New Roman" w:hint="eastAsia"/>
          <w:w w:val="110"/>
          <w:sz w:val="21"/>
          <w:szCs w:val="21"/>
        </w:rPr>
        <w:t xml:space="preserve"> </w:t>
      </w:r>
      <w:r w:rsidRPr="00444E39">
        <w:rPr>
          <w:rFonts w:cs="Times New Roman"/>
          <w:w w:val="110"/>
          <w:sz w:val="21"/>
          <w:szCs w:val="21"/>
        </w:rPr>
        <w:t xml:space="preserve">Jingyi Yu, </w:t>
      </w:r>
      <w:proofErr w:type="spellStart"/>
      <w:r w:rsidRPr="00444E39">
        <w:rPr>
          <w:rFonts w:cs="Times New Roman"/>
          <w:w w:val="110"/>
          <w:sz w:val="21"/>
          <w:szCs w:val="21"/>
        </w:rPr>
        <w:t>Jingya</w:t>
      </w:r>
      <w:proofErr w:type="spellEnd"/>
      <w:r w:rsidRPr="00444E39">
        <w:rPr>
          <w:rFonts w:cs="Times New Roman"/>
          <w:w w:val="110"/>
          <w:sz w:val="21"/>
          <w:szCs w:val="21"/>
        </w:rPr>
        <w:t xml:space="preserve"> Wang, </w:t>
      </w:r>
      <w:r w:rsidRPr="00444E39">
        <w:rPr>
          <w:rFonts w:cs="Times New Roman"/>
          <w:b/>
          <w:bCs/>
          <w:w w:val="110"/>
          <w:sz w:val="21"/>
          <w:szCs w:val="21"/>
        </w:rPr>
        <w:t>Ye Shi*</w:t>
      </w:r>
      <w:r w:rsidRPr="00444E39">
        <w:rPr>
          <w:rFonts w:cs="Times New Roman"/>
          <w:w w:val="110"/>
          <w:sz w:val="21"/>
          <w:szCs w:val="21"/>
        </w:rPr>
        <w:t xml:space="preserve">, Diffusion-based Reinforcement Learning via Q-weighted Variational Policy Optimization, </w:t>
      </w:r>
      <w:proofErr w:type="spellStart"/>
      <w:r w:rsidRPr="00444E39">
        <w:rPr>
          <w:rFonts w:cs="Times New Roman"/>
          <w:w w:val="110"/>
          <w:sz w:val="21"/>
          <w:szCs w:val="21"/>
        </w:rPr>
        <w:t>NeurIPS</w:t>
      </w:r>
      <w:proofErr w:type="spellEnd"/>
      <w:r w:rsidRPr="00444E39">
        <w:rPr>
          <w:rFonts w:cs="Times New Roman"/>
          <w:w w:val="110"/>
          <w:sz w:val="21"/>
          <w:szCs w:val="21"/>
        </w:rPr>
        <w:t xml:space="preserve"> 2024. (</w:t>
      </w:r>
      <w:r w:rsidRPr="00444E39">
        <w:rPr>
          <w:rFonts w:cs="Times New Roman"/>
          <w:b/>
          <w:bCs/>
          <w:w w:val="110"/>
          <w:sz w:val="21"/>
          <w:szCs w:val="21"/>
        </w:rPr>
        <w:t>CCF A</w:t>
      </w:r>
      <w:r w:rsidRPr="00444E39">
        <w:rPr>
          <w:rFonts w:cs="Times New Roman"/>
          <w:w w:val="110"/>
          <w:sz w:val="21"/>
          <w:szCs w:val="21"/>
        </w:rPr>
        <w:t>)</w:t>
      </w:r>
    </w:p>
    <w:p w14:paraId="66A181DB" w14:textId="77777777" w:rsidR="00B858B3" w:rsidRDefault="00B858B3" w:rsidP="00B204D0">
      <w:pPr>
        <w:widowControl/>
        <w:numPr>
          <w:ilvl w:val="0"/>
          <w:numId w:val="12"/>
        </w:numPr>
        <w:spacing w:before="240" w:after="240" w:line="240" w:lineRule="atLeast"/>
        <w:rPr>
          <w:rFonts w:cs="Times New Roman"/>
          <w:w w:val="110"/>
          <w:sz w:val="21"/>
          <w:szCs w:val="21"/>
        </w:rPr>
      </w:pPr>
      <w:r>
        <w:rPr>
          <w:rFonts w:cs="Times New Roman"/>
          <w:w w:val="110"/>
          <w:sz w:val="21"/>
          <w:szCs w:val="21"/>
        </w:rPr>
        <w:t xml:space="preserve">Haixiang Sun, </w:t>
      </w:r>
      <w:r>
        <w:rPr>
          <w:rFonts w:cs="Times New Roman"/>
          <w:b/>
          <w:bCs/>
          <w:w w:val="110"/>
          <w:sz w:val="21"/>
          <w:szCs w:val="21"/>
        </w:rPr>
        <w:t>Ye Shi*</w:t>
      </w:r>
      <w:r>
        <w:rPr>
          <w:rFonts w:cs="Times New Roman"/>
          <w:w w:val="110"/>
          <w:sz w:val="21"/>
          <w:szCs w:val="21"/>
        </w:rPr>
        <w:t xml:space="preserve">, Understanding Representation of Deep Equilibrium Models from Neural Collapse Perspective, </w:t>
      </w:r>
      <w:proofErr w:type="spellStart"/>
      <w:r>
        <w:rPr>
          <w:rFonts w:cs="Times New Roman"/>
          <w:w w:val="110"/>
          <w:sz w:val="21"/>
          <w:szCs w:val="21"/>
        </w:rPr>
        <w:t>NeurIPS</w:t>
      </w:r>
      <w:proofErr w:type="spellEnd"/>
      <w:r>
        <w:rPr>
          <w:rFonts w:cs="Times New Roman"/>
          <w:w w:val="110"/>
          <w:sz w:val="21"/>
          <w:szCs w:val="21"/>
        </w:rPr>
        <w:t xml:space="preserve"> 2024. (</w:t>
      </w:r>
      <w:r>
        <w:rPr>
          <w:rFonts w:cs="Times New Roman"/>
          <w:b/>
          <w:bCs/>
          <w:w w:val="110"/>
          <w:sz w:val="21"/>
          <w:szCs w:val="21"/>
        </w:rPr>
        <w:t>CCF A</w:t>
      </w:r>
      <w:r>
        <w:rPr>
          <w:rFonts w:cs="Times New Roman"/>
          <w:w w:val="110"/>
          <w:sz w:val="21"/>
          <w:szCs w:val="21"/>
        </w:rPr>
        <w:t>)</w:t>
      </w:r>
    </w:p>
    <w:p w14:paraId="5CFF931C" w14:textId="77777777" w:rsidR="00B858B3" w:rsidRDefault="00B858B3" w:rsidP="00B204D0">
      <w:pPr>
        <w:widowControl/>
        <w:numPr>
          <w:ilvl w:val="0"/>
          <w:numId w:val="12"/>
        </w:numPr>
        <w:spacing w:line="278" w:lineRule="auto"/>
        <w:rPr>
          <w:rFonts w:cs="Times New Roman"/>
          <w:sz w:val="21"/>
          <w:szCs w:val="21"/>
        </w:rPr>
      </w:pPr>
      <w:r>
        <w:rPr>
          <w:rFonts w:cs="Times New Roman"/>
          <w:w w:val="105"/>
          <w:sz w:val="21"/>
          <w:szCs w:val="21"/>
        </w:rPr>
        <w:t>Bikang</w:t>
      </w:r>
      <w:r>
        <w:rPr>
          <w:rFonts w:cs="Times New Roman"/>
          <w:spacing w:val="2"/>
          <w:w w:val="105"/>
          <w:sz w:val="21"/>
          <w:szCs w:val="21"/>
        </w:rPr>
        <w:t xml:space="preserve"> </w:t>
      </w:r>
      <w:r>
        <w:rPr>
          <w:rFonts w:cs="Times New Roman"/>
          <w:w w:val="105"/>
          <w:sz w:val="21"/>
          <w:szCs w:val="21"/>
        </w:rPr>
        <w:t>Pan,</w:t>
      </w:r>
      <w:r>
        <w:rPr>
          <w:rFonts w:cs="Times New Roman"/>
          <w:spacing w:val="7"/>
          <w:w w:val="105"/>
          <w:sz w:val="21"/>
          <w:szCs w:val="21"/>
        </w:rPr>
        <w:t xml:space="preserve"> </w:t>
      </w:r>
      <w:r>
        <w:rPr>
          <w:rFonts w:cs="Times New Roman"/>
          <w:w w:val="105"/>
          <w:sz w:val="21"/>
          <w:szCs w:val="21"/>
        </w:rPr>
        <w:t>Wei</w:t>
      </w:r>
      <w:r>
        <w:rPr>
          <w:rFonts w:cs="Times New Roman"/>
          <w:spacing w:val="2"/>
          <w:w w:val="105"/>
          <w:sz w:val="21"/>
          <w:szCs w:val="21"/>
        </w:rPr>
        <w:t xml:space="preserve"> </w:t>
      </w:r>
      <w:r>
        <w:rPr>
          <w:rFonts w:cs="Times New Roman"/>
          <w:w w:val="105"/>
          <w:sz w:val="21"/>
          <w:szCs w:val="21"/>
        </w:rPr>
        <w:t>Huang*,</w:t>
      </w:r>
      <w:r>
        <w:rPr>
          <w:rFonts w:cs="Times New Roman"/>
          <w:spacing w:val="9"/>
          <w:w w:val="105"/>
          <w:sz w:val="21"/>
          <w:szCs w:val="21"/>
        </w:rPr>
        <w:t xml:space="preserve"> </w:t>
      </w:r>
      <w:r>
        <w:rPr>
          <w:rFonts w:cs="Times New Roman"/>
          <w:b/>
          <w:w w:val="105"/>
          <w:sz w:val="21"/>
          <w:szCs w:val="21"/>
        </w:rPr>
        <w:t>Ye</w:t>
      </w:r>
      <w:r>
        <w:rPr>
          <w:rFonts w:cs="Times New Roman"/>
          <w:b/>
          <w:spacing w:val="10"/>
          <w:w w:val="105"/>
          <w:sz w:val="21"/>
          <w:szCs w:val="21"/>
        </w:rPr>
        <w:t xml:space="preserve"> </w:t>
      </w:r>
      <w:r>
        <w:rPr>
          <w:rFonts w:cs="Times New Roman"/>
          <w:b/>
          <w:w w:val="105"/>
          <w:sz w:val="21"/>
          <w:szCs w:val="21"/>
        </w:rPr>
        <w:t>Shi*</w:t>
      </w:r>
      <w:r>
        <w:rPr>
          <w:rFonts w:cs="Times New Roman"/>
          <w:w w:val="105"/>
          <w:sz w:val="21"/>
          <w:szCs w:val="21"/>
        </w:rPr>
        <w:t>,</w:t>
      </w:r>
      <w:r>
        <w:rPr>
          <w:rFonts w:cs="Times New Roman"/>
          <w:spacing w:val="8"/>
          <w:w w:val="105"/>
          <w:sz w:val="21"/>
          <w:szCs w:val="21"/>
        </w:rPr>
        <w:t xml:space="preserve"> </w:t>
      </w:r>
      <w:r>
        <w:rPr>
          <w:rFonts w:cs="Times New Roman"/>
          <w:w w:val="105"/>
          <w:sz w:val="21"/>
          <w:szCs w:val="21"/>
        </w:rPr>
        <w:t>Understanding</w:t>
      </w:r>
      <w:r>
        <w:rPr>
          <w:rFonts w:cs="Times New Roman"/>
          <w:spacing w:val="2"/>
          <w:w w:val="105"/>
          <w:sz w:val="21"/>
          <w:szCs w:val="21"/>
        </w:rPr>
        <w:t xml:space="preserve"> </w:t>
      </w:r>
      <w:r>
        <w:rPr>
          <w:rFonts w:cs="Times New Roman"/>
          <w:w w:val="105"/>
          <w:sz w:val="21"/>
          <w:szCs w:val="21"/>
        </w:rPr>
        <w:t>Representation</w:t>
      </w:r>
      <w:r>
        <w:rPr>
          <w:rFonts w:cs="Times New Roman"/>
          <w:spacing w:val="2"/>
          <w:w w:val="105"/>
          <w:sz w:val="21"/>
          <w:szCs w:val="21"/>
        </w:rPr>
        <w:t xml:space="preserve"> </w:t>
      </w:r>
      <w:r>
        <w:rPr>
          <w:rFonts w:cs="Times New Roman"/>
          <w:w w:val="105"/>
          <w:sz w:val="21"/>
          <w:szCs w:val="21"/>
        </w:rPr>
        <w:t>of</w:t>
      </w:r>
      <w:r>
        <w:rPr>
          <w:rFonts w:cs="Times New Roman"/>
          <w:spacing w:val="2"/>
          <w:w w:val="105"/>
          <w:sz w:val="21"/>
          <w:szCs w:val="21"/>
        </w:rPr>
        <w:t xml:space="preserve"> </w:t>
      </w:r>
      <w:r>
        <w:rPr>
          <w:rFonts w:cs="Times New Roman"/>
          <w:w w:val="105"/>
          <w:sz w:val="21"/>
          <w:szCs w:val="21"/>
        </w:rPr>
        <w:t>Deep</w:t>
      </w:r>
      <w:r>
        <w:rPr>
          <w:rFonts w:cs="Times New Roman"/>
          <w:spacing w:val="2"/>
          <w:w w:val="105"/>
          <w:sz w:val="21"/>
          <w:szCs w:val="21"/>
        </w:rPr>
        <w:t xml:space="preserve"> </w:t>
      </w:r>
      <w:r>
        <w:rPr>
          <w:rFonts w:cs="Times New Roman"/>
          <w:w w:val="105"/>
          <w:sz w:val="21"/>
          <w:szCs w:val="21"/>
        </w:rPr>
        <w:t>Equilibrium</w:t>
      </w:r>
      <w:r>
        <w:rPr>
          <w:rFonts w:cs="Times New Roman"/>
          <w:spacing w:val="-50"/>
          <w:w w:val="105"/>
          <w:sz w:val="21"/>
          <w:szCs w:val="21"/>
        </w:rPr>
        <w:t xml:space="preserve"> </w:t>
      </w:r>
      <w:r>
        <w:rPr>
          <w:rFonts w:cs="Times New Roman"/>
          <w:w w:val="110"/>
          <w:sz w:val="21"/>
          <w:szCs w:val="21"/>
        </w:rPr>
        <w:t>Models</w:t>
      </w:r>
      <w:r>
        <w:rPr>
          <w:rFonts w:cs="Times New Roman"/>
          <w:spacing w:val="6"/>
          <w:w w:val="110"/>
          <w:sz w:val="21"/>
          <w:szCs w:val="21"/>
        </w:rPr>
        <w:t xml:space="preserve"> </w:t>
      </w:r>
      <w:r>
        <w:rPr>
          <w:rFonts w:cs="Times New Roman"/>
          <w:w w:val="110"/>
          <w:sz w:val="21"/>
          <w:szCs w:val="21"/>
        </w:rPr>
        <w:t>from</w:t>
      </w:r>
      <w:r>
        <w:rPr>
          <w:rFonts w:cs="Times New Roman"/>
          <w:spacing w:val="6"/>
          <w:w w:val="110"/>
          <w:sz w:val="21"/>
          <w:szCs w:val="21"/>
        </w:rPr>
        <w:t xml:space="preserve"> </w:t>
      </w:r>
      <w:r>
        <w:rPr>
          <w:rFonts w:cs="Times New Roman"/>
          <w:w w:val="110"/>
          <w:sz w:val="21"/>
          <w:szCs w:val="21"/>
        </w:rPr>
        <w:t>Neural</w:t>
      </w:r>
      <w:r>
        <w:rPr>
          <w:rFonts w:cs="Times New Roman"/>
          <w:spacing w:val="6"/>
          <w:w w:val="110"/>
          <w:sz w:val="21"/>
          <w:szCs w:val="21"/>
        </w:rPr>
        <w:t xml:space="preserve"> </w:t>
      </w:r>
      <w:r>
        <w:rPr>
          <w:rFonts w:cs="Times New Roman"/>
          <w:w w:val="110"/>
          <w:sz w:val="21"/>
          <w:szCs w:val="21"/>
        </w:rPr>
        <w:t>Collapse</w:t>
      </w:r>
      <w:r>
        <w:rPr>
          <w:rFonts w:cs="Times New Roman"/>
          <w:spacing w:val="6"/>
          <w:w w:val="110"/>
          <w:sz w:val="21"/>
          <w:szCs w:val="21"/>
        </w:rPr>
        <w:t xml:space="preserve"> </w:t>
      </w:r>
      <w:r>
        <w:rPr>
          <w:rFonts w:cs="Times New Roman"/>
          <w:w w:val="110"/>
          <w:sz w:val="21"/>
          <w:szCs w:val="21"/>
        </w:rPr>
        <w:t>Perspective,</w:t>
      </w:r>
      <w:r>
        <w:rPr>
          <w:rFonts w:cs="Times New Roman"/>
          <w:spacing w:val="6"/>
          <w:w w:val="110"/>
          <w:sz w:val="21"/>
          <w:szCs w:val="21"/>
        </w:rPr>
        <w:t xml:space="preserve"> </w:t>
      </w:r>
      <w:proofErr w:type="spellStart"/>
      <w:r>
        <w:rPr>
          <w:rFonts w:cs="Times New Roman"/>
          <w:w w:val="110"/>
          <w:sz w:val="21"/>
          <w:szCs w:val="21"/>
        </w:rPr>
        <w:t>NeurIPS</w:t>
      </w:r>
      <w:proofErr w:type="spellEnd"/>
      <w:r>
        <w:rPr>
          <w:rFonts w:cs="Times New Roman"/>
          <w:spacing w:val="6"/>
          <w:w w:val="110"/>
          <w:sz w:val="21"/>
          <w:szCs w:val="21"/>
        </w:rPr>
        <w:t xml:space="preserve"> </w:t>
      </w:r>
      <w:r>
        <w:rPr>
          <w:rFonts w:cs="Times New Roman"/>
          <w:w w:val="110"/>
          <w:sz w:val="21"/>
          <w:szCs w:val="21"/>
        </w:rPr>
        <w:t>2024.</w:t>
      </w:r>
      <w:r>
        <w:rPr>
          <w:rFonts w:cs="Times New Roman"/>
          <w:spacing w:val="27"/>
          <w:w w:val="110"/>
          <w:sz w:val="21"/>
          <w:szCs w:val="21"/>
        </w:rPr>
        <w:t xml:space="preserve"> </w:t>
      </w:r>
      <w:r>
        <w:rPr>
          <w:rFonts w:cs="Times New Roman"/>
          <w:w w:val="110"/>
          <w:sz w:val="21"/>
          <w:szCs w:val="21"/>
        </w:rPr>
        <w:t>(</w:t>
      </w:r>
      <w:r>
        <w:rPr>
          <w:rFonts w:cs="Times New Roman"/>
          <w:b/>
          <w:w w:val="110"/>
          <w:sz w:val="21"/>
          <w:szCs w:val="21"/>
        </w:rPr>
        <w:t>CCF</w:t>
      </w:r>
      <w:r>
        <w:rPr>
          <w:rFonts w:cs="Times New Roman"/>
          <w:b/>
          <w:spacing w:val="15"/>
          <w:w w:val="110"/>
          <w:sz w:val="21"/>
          <w:szCs w:val="21"/>
        </w:rPr>
        <w:t xml:space="preserve"> </w:t>
      </w:r>
      <w:r>
        <w:rPr>
          <w:rFonts w:cs="Times New Roman"/>
          <w:b/>
          <w:w w:val="110"/>
          <w:sz w:val="21"/>
          <w:szCs w:val="21"/>
        </w:rPr>
        <w:t>A</w:t>
      </w:r>
      <w:r>
        <w:rPr>
          <w:rFonts w:cs="Times New Roman"/>
          <w:w w:val="110"/>
          <w:sz w:val="21"/>
          <w:szCs w:val="21"/>
        </w:rPr>
        <w:t>)</w:t>
      </w:r>
    </w:p>
    <w:p w14:paraId="53BB903B" w14:textId="77777777" w:rsidR="00B858B3" w:rsidRDefault="00B858B3" w:rsidP="00B204D0">
      <w:pPr>
        <w:widowControl/>
        <w:numPr>
          <w:ilvl w:val="0"/>
          <w:numId w:val="12"/>
        </w:numPr>
        <w:spacing w:line="278" w:lineRule="auto"/>
        <w:rPr>
          <w:rFonts w:cs="Times New Roman"/>
          <w:sz w:val="21"/>
          <w:szCs w:val="21"/>
        </w:rPr>
      </w:pPr>
      <w:proofErr w:type="spellStart"/>
      <w:r>
        <w:rPr>
          <w:rFonts w:cs="Times New Roman"/>
          <w:sz w:val="21"/>
          <w:szCs w:val="21"/>
        </w:rPr>
        <w:t>Lingxiao</w:t>
      </w:r>
      <w:proofErr w:type="spellEnd"/>
      <w:r>
        <w:rPr>
          <w:rFonts w:cs="Times New Roman"/>
          <w:sz w:val="21"/>
          <w:szCs w:val="21"/>
        </w:rPr>
        <w:t xml:space="preserve"> Yang, </w:t>
      </w:r>
      <w:proofErr w:type="spellStart"/>
      <w:r>
        <w:rPr>
          <w:rFonts w:cs="Times New Roman"/>
          <w:sz w:val="21"/>
          <w:szCs w:val="21"/>
        </w:rPr>
        <w:t>Shutong</w:t>
      </w:r>
      <w:proofErr w:type="spellEnd"/>
      <w:r>
        <w:rPr>
          <w:rFonts w:cs="Times New Roman"/>
          <w:sz w:val="21"/>
          <w:szCs w:val="21"/>
        </w:rPr>
        <w:t xml:space="preserve"> Ding, Yifan Cai, Jingyi Yu, </w:t>
      </w:r>
      <w:proofErr w:type="spellStart"/>
      <w:r>
        <w:rPr>
          <w:rFonts w:cs="Times New Roman"/>
          <w:sz w:val="21"/>
          <w:szCs w:val="21"/>
        </w:rPr>
        <w:t>Jingya</w:t>
      </w:r>
      <w:proofErr w:type="spellEnd"/>
      <w:r>
        <w:rPr>
          <w:rFonts w:cs="Times New Roman"/>
          <w:sz w:val="21"/>
          <w:szCs w:val="21"/>
        </w:rPr>
        <w:t xml:space="preserve"> Wang, </w:t>
      </w:r>
      <w:r>
        <w:rPr>
          <w:rFonts w:cs="Times New Roman"/>
          <w:b/>
          <w:bCs/>
          <w:sz w:val="21"/>
          <w:szCs w:val="21"/>
        </w:rPr>
        <w:t>Ye Shi*</w:t>
      </w:r>
      <w:r>
        <w:rPr>
          <w:rFonts w:cs="Times New Roman"/>
          <w:sz w:val="21"/>
          <w:szCs w:val="21"/>
        </w:rPr>
        <w:t>, Guidance with Spherical Gaussian Constraint for Conditional Diffusion, ICML 2024. (</w:t>
      </w:r>
      <w:r>
        <w:rPr>
          <w:rFonts w:cs="Times New Roman"/>
          <w:b/>
          <w:bCs/>
          <w:sz w:val="21"/>
          <w:szCs w:val="21"/>
        </w:rPr>
        <w:t>CCF A</w:t>
      </w:r>
      <w:r>
        <w:rPr>
          <w:rFonts w:cs="Times New Roman"/>
          <w:sz w:val="21"/>
          <w:szCs w:val="21"/>
        </w:rPr>
        <w:t>)</w:t>
      </w:r>
    </w:p>
    <w:p w14:paraId="5D991953" w14:textId="77777777" w:rsidR="00B858B3" w:rsidRDefault="00B858B3" w:rsidP="00B204D0">
      <w:pPr>
        <w:widowControl/>
        <w:numPr>
          <w:ilvl w:val="0"/>
          <w:numId w:val="12"/>
        </w:numPr>
        <w:spacing w:line="278" w:lineRule="auto"/>
        <w:rPr>
          <w:rFonts w:cs="Times New Roman"/>
          <w:sz w:val="21"/>
          <w:szCs w:val="21"/>
        </w:rPr>
      </w:pPr>
      <w:r>
        <w:rPr>
          <w:rFonts w:cs="Times New Roman"/>
          <w:w w:val="105"/>
          <w:sz w:val="21"/>
          <w:szCs w:val="21"/>
        </w:rPr>
        <w:t>Tianyu</w:t>
      </w:r>
      <w:r>
        <w:rPr>
          <w:rFonts w:cs="Times New Roman"/>
          <w:spacing w:val="10"/>
          <w:w w:val="105"/>
          <w:sz w:val="21"/>
          <w:szCs w:val="21"/>
        </w:rPr>
        <w:t xml:space="preserve"> </w:t>
      </w:r>
      <w:r>
        <w:rPr>
          <w:rFonts w:cs="Times New Roman"/>
          <w:w w:val="105"/>
          <w:sz w:val="21"/>
          <w:szCs w:val="21"/>
        </w:rPr>
        <w:t>Cui,</w:t>
      </w:r>
      <w:r>
        <w:rPr>
          <w:rFonts w:cs="Times New Roman"/>
          <w:spacing w:val="14"/>
          <w:w w:val="105"/>
          <w:sz w:val="21"/>
          <w:szCs w:val="21"/>
        </w:rPr>
        <w:t xml:space="preserve"> </w:t>
      </w:r>
      <w:proofErr w:type="spellStart"/>
      <w:r>
        <w:rPr>
          <w:rFonts w:cs="Times New Roman"/>
          <w:w w:val="105"/>
          <w:sz w:val="21"/>
          <w:szCs w:val="21"/>
        </w:rPr>
        <w:t>Hongxia</w:t>
      </w:r>
      <w:proofErr w:type="spellEnd"/>
      <w:r>
        <w:rPr>
          <w:rFonts w:cs="Times New Roman"/>
          <w:spacing w:val="11"/>
          <w:w w:val="105"/>
          <w:sz w:val="21"/>
          <w:szCs w:val="21"/>
        </w:rPr>
        <w:t xml:space="preserve"> </w:t>
      </w:r>
      <w:r>
        <w:rPr>
          <w:rFonts w:cs="Times New Roman"/>
          <w:w w:val="105"/>
          <w:sz w:val="21"/>
          <w:szCs w:val="21"/>
        </w:rPr>
        <w:t>Li,</w:t>
      </w:r>
      <w:r>
        <w:rPr>
          <w:rFonts w:cs="Times New Roman"/>
          <w:spacing w:val="14"/>
          <w:w w:val="105"/>
          <w:sz w:val="21"/>
          <w:szCs w:val="21"/>
        </w:rPr>
        <w:t xml:space="preserve"> </w:t>
      </w:r>
      <w:proofErr w:type="spellStart"/>
      <w:r>
        <w:rPr>
          <w:rFonts w:cs="Times New Roman"/>
          <w:w w:val="105"/>
          <w:sz w:val="21"/>
          <w:szCs w:val="21"/>
        </w:rPr>
        <w:t>Jingya</w:t>
      </w:r>
      <w:proofErr w:type="spellEnd"/>
      <w:r>
        <w:rPr>
          <w:rFonts w:cs="Times New Roman"/>
          <w:spacing w:val="11"/>
          <w:w w:val="105"/>
          <w:sz w:val="21"/>
          <w:szCs w:val="21"/>
        </w:rPr>
        <w:t xml:space="preserve"> </w:t>
      </w:r>
      <w:r>
        <w:rPr>
          <w:rFonts w:cs="Times New Roman"/>
          <w:w w:val="105"/>
          <w:sz w:val="21"/>
          <w:szCs w:val="21"/>
        </w:rPr>
        <w:t>Wang,</w:t>
      </w:r>
      <w:r>
        <w:rPr>
          <w:rFonts w:cs="Times New Roman"/>
          <w:spacing w:val="15"/>
          <w:w w:val="105"/>
          <w:sz w:val="21"/>
          <w:szCs w:val="21"/>
        </w:rPr>
        <w:t xml:space="preserve"> </w:t>
      </w:r>
      <w:r>
        <w:rPr>
          <w:rFonts w:cs="Times New Roman"/>
          <w:b/>
          <w:w w:val="105"/>
          <w:sz w:val="21"/>
          <w:szCs w:val="21"/>
        </w:rPr>
        <w:t>Ye</w:t>
      </w:r>
      <w:r>
        <w:rPr>
          <w:rFonts w:cs="Times New Roman"/>
          <w:b/>
          <w:spacing w:val="21"/>
          <w:w w:val="105"/>
          <w:sz w:val="21"/>
          <w:szCs w:val="21"/>
        </w:rPr>
        <w:t xml:space="preserve"> </w:t>
      </w:r>
      <w:r>
        <w:rPr>
          <w:rFonts w:cs="Times New Roman"/>
          <w:b/>
          <w:w w:val="105"/>
          <w:sz w:val="21"/>
          <w:szCs w:val="21"/>
        </w:rPr>
        <w:t>Shi*</w:t>
      </w:r>
      <w:r>
        <w:rPr>
          <w:rFonts w:cs="Times New Roman"/>
          <w:w w:val="105"/>
          <w:sz w:val="21"/>
          <w:szCs w:val="21"/>
        </w:rPr>
        <w:t>,</w:t>
      </w:r>
      <w:r>
        <w:rPr>
          <w:rFonts w:cs="Times New Roman"/>
          <w:spacing w:val="14"/>
          <w:w w:val="105"/>
          <w:sz w:val="21"/>
          <w:szCs w:val="21"/>
        </w:rPr>
        <w:t xml:space="preserve"> </w:t>
      </w:r>
      <w:r>
        <w:rPr>
          <w:rFonts w:cs="Times New Roman"/>
          <w:w w:val="105"/>
          <w:sz w:val="21"/>
          <w:szCs w:val="21"/>
        </w:rPr>
        <w:t>Harmonizing</w:t>
      </w:r>
      <w:r>
        <w:rPr>
          <w:rFonts w:cs="Times New Roman"/>
          <w:spacing w:val="11"/>
          <w:w w:val="105"/>
          <w:sz w:val="21"/>
          <w:szCs w:val="21"/>
        </w:rPr>
        <w:t xml:space="preserve"> </w:t>
      </w:r>
      <w:r>
        <w:rPr>
          <w:rFonts w:cs="Times New Roman"/>
          <w:w w:val="105"/>
          <w:sz w:val="21"/>
          <w:szCs w:val="21"/>
        </w:rPr>
        <w:t>Generalization</w:t>
      </w:r>
      <w:r>
        <w:rPr>
          <w:rFonts w:cs="Times New Roman"/>
          <w:spacing w:val="10"/>
          <w:w w:val="105"/>
          <w:sz w:val="21"/>
          <w:szCs w:val="21"/>
        </w:rPr>
        <w:t xml:space="preserve"> </w:t>
      </w:r>
      <w:r>
        <w:rPr>
          <w:rFonts w:cs="Times New Roman"/>
          <w:w w:val="105"/>
          <w:sz w:val="21"/>
          <w:szCs w:val="21"/>
        </w:rPr>
        <w:t>and</w:t>
      </w:r>
      <w:r>
        <w:rPr>
          <w:rFonts w:cs="Times New Roman" w:hint="eastAsia"/>
          <w:w w:val="105"/>
          <w:sz w:val="21"/>
          <w:szCs w:val="21"/>
        </w:rPr>
        <w:t xml:space="preserve"> </w:t>
      </w:r>
      <w:r>
        <w:rPr>
          <w:rFonts w:cs="Times New Roman"/>
          <w:w w:val="110"/>
          <w:sz w:val="21"/>
          <w:szCs w:val="21"/>
        </w:rPr>
        <w:t>Personalization</w:t>
      </w:r>
      <w:r>
        <w:rPr>
          <w:rFonts w:cs="Times New Roman"/>
          <w:spacing w:val="7"/>
          <w:w w:val="110"/>
          <w:sz w:val="21"/>
          <w:szCs w:val="21"/>
        </w:rPr>
        <w:t xml:space="preserve"> </w:t>
      </w:r>
      <w:r>
        <w:rPr>
          <w:rFonts w:cs="Times New Roman"/>
          <w:w w:val="110"/>
          <w:sz w:val="21"/>
          <w:szCs w:val="21"/>
        </w:rPr>
        <w:t>in</w:t>
      </w:r>
      <w:r>
        <w:rPr>
          <w:rFonts w:cs="Times New Roman"/>
          <w:spacing w:val="7"/>
          <w:w w:val="110"/>
          <w:sz w:val="21"/>
          <w:szCs w:val="21"/>
        </w:rPr>
        <w:t xml:space="preserve"> </w:t>
      </w:r>
      <w:r>
        <w:rPr>
          <w:rFonts w:cs="Times New Roman"/>
          <w:w w:val="110"/>
          <w:sz w:val="21"/>
          <w:szCs w:val="21"/>
        </w:rPr>
        <w:t>Federated</w:t>
      </w:r>
      <w:r>
        <w:rPr>
          <w:rFonts w:cs="Times New Roman"/>
          <w:spacing w:val="8"/>
          <w:w w:val="110"/>
          <w:sz w:val="21"/>
          <w:szCs w:val="21"/>
        </w:rPr>
        <w:t xml:space="preserve"> </w:t>
      </w:r>
      <w:r>
        <w:rPr>
          <w:rFonts w:cs="Times New Roman"/>
          <w:w w:val="110"/>
          <w:sz w:val="21"/>
          <w:szCs w:val="21"/>
        </w:rPr>
        <w:t>Prompt</w:t>
      </w:r>
      <w:r>
        <w:rPr>
          <w:rFonts w:cs="Times New Roman"/>
          <w:spacing w:val="7"/>
          <w:w w:val="110"/>
          <w:sz w:val="21"/>
          <w:szCs w:val="21"/>
        </w:rPr>
        <w:t xml:space="preserve"> </w:t>
      </w:r>
      <w:r>
        <w:rPr>
          <w:rFonts w:cs="Times New Roman"/>
          <w:w w:val="110"/>
          <w:sz w:val="21"/>
          <w:szCs w:val="21"/>
        </w:rPr>
        <w:t>Learning,</w:t>
      </w:r>
      <w:r>
        <w:rPr>
          <w:rFonts w:cs="Times New Roman"/>
          <w:spacing w:val="7"/>
          <w:w w:val="110"/>
          <w:sz w:val="21"/>
          <w:szCs w:val="21"/>
        </w:rPr>
        <w:t xml:space="preserve"> </w:t>
      </w:r>
      <w:r>
        <w:rPr>
          <w:rFonts w:cs="Times New Roman"/>
          <w:w w:val="110"/>
          <w:sz w:val="21"/>
          <w:szCs w:val="21"/>
        </w:rPr>
        <w:t>ICML</w:t>
      </w:r>
      <w:r>
        <w:rPr>
          <w:rFonts w:cs="Times New Roman"/>
          <w:spacing w:val="8"/>
          <w:w w:val="110"/>
          <w:sz w:val="21"/>
          <w:szCs w:val="21"/>
        </w:rPr>
        <w:t xml:space="preserve"> </w:t>
      </w:r>
      <w:r>
        <w:rPr>
          <w:rFonts w:cs="Times New Roman"/>
          <w:w w:val="110"/>
          <w:sz w:val="21"/>
          <w:szCs w:val="21"/>
        </w:rPr>
        <w:t>2024.</w:t>
      </w:r>
      <w:r>
        <w:rPr>
          <w:rFonts w:cs="Times New Roman"/>
          <w:spacing w:val="28"/>
          <w:w w:val="110"/>
          <w:sz w:val="21"/>
          <w:szCs w:val="21"/>
        </w:rPr>
        <w:t xml:space="preserve"> </w:t>
      </w:r>
      <w:r>
        <w:rPr>
          <w:rFonts w:cs="Times New Roman"/>
          <w:w w:val="110"/>
          <w:sz w:val="21"/>
          <w:szCs w:val="21"/>
        </w:rPr>
        <w:t>(</w:t>
      </w:r>
      <w:r>
        <w:rPr>
          <w:rFonts w:cs="Times New Roman"/>
          <w:b/>
          <w:w w:val="110"/>
          <w:sz w:val="21"/>
          <w:szCs w:val="21"/>
        </w:rPr>
        <w:t>CCF</w:t>
      </w:r>
      <w:r>
        <w:rPr>
          <w:rFonts w:cs="Times New Roman"/>
          <w:b/>
          <w:spacing w:val="17"/>
          <w:w w:val="110"/>
          <w:sz w:val="21"/>
          <w:szCs w:val="21"/>
        </w:rPr>
        <w:t xml:space="preserve"> </w:t>
      </w:r>
      <w:r>
        <w:rPr>
          <w:rFonts w:cs="Times New Roman"/>
          <w:b/>
          <w:w w:val="110"/>
          <w:sz w:val="21"/>
          <w:szCs w:val="21"/>
        </w:rPr>
        <w:t>A</w:t>
      </w:r>
      <w:r>
        <w:rPr>
          <w:rFonts w:cs="Times New Roman"/>
          <w:w w:val="110"/>
          <w:sz w:val="21"/>
          <w:szCs w:val="21"/>
        </w:rPr>
        <w:t>)</w:t>
      </w:r>
    </w:p>
    <w:p w14:paraId="556D6296" w14:textId="77777777" w:rsidR="00B858B3" w:rsidRDefault="00B858B3" w:rsidP="00B204D0">
      <w:pPr>
        <w:widowControl/>
        <w:numPr>
          <w:ilvl w:val="0"/>
          <w:numId w:val="12"/>
        </w:numPr>
        <w:spacing w:line="278" w:lineRule="auto"/>
        <w:rPr>
          <w:rFonts w:cs="Times New Roman"/>
          <w:sz w:val="21"/>
          <w:szCs w:val="21"/>
        </w:rPr>
      </w:pPr>
      <w:proofErr w:type="spellStart"/>
      <w:r>
        <w:rPr>
          <w:rFonts w:cs="Times New Roman"/>
          <w:sz w:val="21"/>
          <w:szCs w:val="21"/>
        </w:rPr>
        <w:t>Hongxia</w:t>
      </w:r>
      <w:proofErr w:type="spellEnd"/>
      <w:r>
        <w:rPr>
          <w:rFonts w:cs="Times New Roman"/>
          <w:sz w:val="21"/>
          <w:szCs w:val="21"/>
        </w:rPr>
        <w:t xml:space="preserve"> Li, Wei Huang, </w:t>
      </w:r>
      <w:proofErr w:type="spellStart"/>
      <w:r>
        <w:rPr>
          <w:rFonts w:cs="Times New Roman"/>
          <w:sz w:val="21"/>
          <w:szCs w:val="21"/>
        </w:rPr>
        <w:t>Jingya</w:t>
      </w:r>
      <w:proofErr w:type="spellEnd"/>
      <w:r>
        <w:rPr>
          <w:rFonts w:cs="Times New Roman"/>
          <w:sz w:val="21"/>
          <w:szCs w:val="21"/>
        </w:rPr>
        <w:t xml:space="preserve"> Wang, </w:t>
      </w:r>
      <w:r>
        <w:rPr>
          <w:rFonts w:cs="Times New Roman"/>
          <w:b/>
          <w:bCs/>
          <w:sz w:val="21"/>
          <w:szCs w:val="21"/>
        </w:rPr>
        <w:t>Ye Shi*</w:t>
      </w:r>
      <w:r>
        <w:rPr>
          <w:rFonts w:cs="Times New Roman"/>
          <w:sz w:val="21"/>
          <w:szCs w:val="21"/>
        </w:rPr>
        <w:t>, Global and Local Prompts Cooperation via</w:t>
      </w:r>
      <w:r>
        <w:rPr>
          <w:rFonts w:cs="Times New Roman" w:hint="eastAsia"/>
          <w:sz w:val="21"/>
          <w:szCs w:val="21"/>
        </w:rPr>
        <w:t xml:space="preserve"> </w:t>
      </w:r>
      <w:r>
        <w:rPr>
          <w:rFonts w:cs="Times New Roman"/>
          <w:sz w:val="21"/>
          <w:szCs w:val="21"/>
        </w:rPr>
        <w:t>Optimal Transport for Federated Learning, CVPR 2024. (</w:t>
      </w:r>
      <w:r>
        <w:rPr>
          <w:rFonts w:cs="Times New Roman"/>
          <w:b/>
          <w:bCs/>
          <w:sz w:val="21"/>
          <w:szCs w:val="21"/>
        </w:rPr>
        <w:t>CCF A</w:t>
      </w:r>
      <w:r>
        <w:rPr>
          <w:rFonts w:cs="Times New Roman"/>
          <w:sz w:val="21"/>
          <w:szCs w:val="21"/>
        </w:rPr>
        <w:t>)</w:t>
      </w:r>
    </w:p>
    <w:p w14:paraId="606C01BC" w14:textId="78F626E7" w:rsidR="00B858B3" w:rsidRDefault="00B858B3" w:rsidP="00B204D0">
      <w:pPr>
        <w:widowControl/>
        <w:numPr>
          <w:ilvl w:val="0"/>
          <w:numId w:val="12"/>
        </w:numPr>
        <w:spacing w:line="278" w:lineRule="auto"/>
        <w:rPr>
          <w:rFonts w:cs="Times New Roman"/>
          <w:sz w:val="21"/>
          <w:szCs w:val="21"/>
        </w:rPr>
      </w:pPr>
      <w:r>
        <w:rPr>
          <w:rFonts w:cs="Times New Roman"/>
          <w:w w:val="105"/>
          <w:sz w:val="21"/>
          <w:szCs w:val="21"/>
        </w:rPr>
        <w:t>Jiangnan</w:t>
      </w:r>
      <w:r>
        <w:rPr>
          <w:rFonts w:cs="Times New Roman"/>
          <w:spacing w:val="1"/>
          <w:w w:val="105"/>
          <w:sz w:val="21"/>
          <w:szCs w:val="21"/>
        </w:rPr>
        <w:t xml:space="preserve"> </w:t>
      </w:r>
      <w:r>
        <w:rPr>
          <w:rFonts w:cs="Times New Roman"/>
          <w:w w:val="105"/>
          <w:sz w:val="21"/>
          <w:szCs w:val="21"/>
        </w:rPr>
        <w:t>Tang,</w:t>
      </w:r>
      <w:r>
        <w:rPr>
          <w:rFonts w:cs="Times New Roman"/>
          <w:spacing w:val="1"/>
          <w:w w:val="105"/>
          <w:sz w:val="21"/>
          <w:szCs w:val="21"/>
        </w:rPr>
        <w:t xml:space="preserve"> </w:t>
      </w:r>
      <w:proofErr w:type="spellStart"/>
      <w:r>
        <w:rPr>
          <w:rFonts w:cs="Times New Roman"/>
          <w:w w:val="105"/>
          <w:sz w:val="21"/>
          <w:szCs w:val="21"/>
        </w:rPr>
        <w:t>Jingya</w:t>
      </w:r>
      <w:proofErr w:type="spellEnd"/>
      <w:r>
        <w:rPr>
          <w:rFonts w:cs="Times New Roman"/>
          <w:spacing w:val="1"/>
          <w:w w:val="105"/>
          <w:sz w:val="21"/>
          <w:szCs w:val="21"/>
        </w:rPr>
        <w:t xml:space="preserve"> </w:t>
      </w:r>
      <w:r>
        <w:rPr>
          <w:rFonts w:cs="Times New Roman"/>
          <w:w w:val="105"/>
          <w:sz w:val="21"/>
          <w:szCs w:val="21"/>
        </w:rPr>
        <w:t>Wang*,</w:t>
      </w:r>
      <w:r>
        <w:rPr>
          <w:rFonts w:cs="Times New Roman"/>
          <w:spacing w:val="1"/>
          <w:w w:val="105"/>
          <w:sz w:val="21"/>
          <w:szCs w:val="21"/>
        </w:rPr>
        <w:t xml:space="preserve"> </w:t>
      </w:r>
      <w:proofErr w:type="spellStart"/>
      <w:r>
        <w:rPr>
          <w:rFonts w:cs="Times New Roman"/>
          <w:w w:val="105"/>
          <w:sz w:val="21"/>
          <w:szCs w:val="21"/>
        </w:rPr>
        <w:t>Kaiyang</w:t>
      </w:r>
      <w:proofErr w:type="spellEnd"/>
      <w:r>
        <w:rPr>
          <w:rFonts w:cs="Times New Roman"/>
          <w:spacing w:val="1"/>
          <w:w w:val="105"/>
          <w:sz w:val="21"/>
          <w:szCs w:val="21"/>
        </w:rPr>
        <w:t xml:space="preserve"> </w:t>
      </w:r>
      <w:r>
        <w:rPr>
          <w:rFonts w:cs="Times New Roman"/>
          <w:w w:val="105"/>
          <w:sz w:val="21"/>
          <w:szCs w:val="21"/>
        </w:rPr>
        <w:t>Ji,</w:t>
      </w:r>
      <w:r>
        <w:rPr>
          <w:rFonts w:cs="Times New Roman"/>
          <w:spacing w:val="1"/>
          <w:w w:val="105"/>
          <w:sz w:val="21"/>
          <w:szCs w:val="21"/>
        </w:rPr>
        <w:t xml:space="preserve"> </w:t>
      </w:r>
      <w:r>
        <w:rPr>
          <w:rFonts w:cs="Times New Roman"/>
          <w:w w:val="105"/>
          <w:sz w:val="21"/>
          <w:szCs w:val="21"/>
        </w:rPr>
        <w:t>Lan</w:t>
      </w:r>
      <w:r>
        <w:rPr>
          <w:rFonts w:cs="Times New Roman"/>
          <w:spacing w:val="1"/>
          <w:w w:val="105"/>
          <w:sz w:val="21"/>
          <w:szCs w:val="21"/>
        </w:rPr>
        <w:t xml:space="preserve"> </w:t>
      </w:r>
      <w:r>
        <w:rPr>
          <w:rFonts w:cs="Times New Roman"/>
          <w:w w:val="105"/>
          <w:sz w:val="21"/>
          <w:szCs w:val="21"/>
        </w:rPr>
        <w:t>Xu,</w:t>
      </w:r>
      <w:r>
        <w:rPr>
          <w:rFonts w:cs="Times New Roman"/>
          <w:spacing w:val="1"/>
          <w:w w:val="105"/>
          <w:sz w:val="21"/>
          <w:szCs w:val="21"/>
        </w:rPr>
        <w:t xml:space="preserve"> </w:t>
      </w:r>
      <w:r>
        <w:rPr>
          <w:rFonts w:cs="Times New Roman"/>
          <w:w w:val="105"/>
          <w:sz w:val="21"/>
          <w:szCs w:val="21"/>
        </w:rPr>
        <w:t xml:space="preserve">Jingyi Yu, </w:t>
      </w:r>
      <w:r>
        <w:rPr>
          <w:rFonts w:cs="Times New Roman"/>
          <w:b/>
          <w:w w:val="105"/>
          <w:sz w:val="21"/>
          <w:szCs w:val="21"/>
        </w:rPr>
        <w:t>Ye Shi*</w:t>
      </w:r>
      <w:r>
        <w:rPr>
          <w:rFonts w:cs="Times New Roman"/>
          <w:w w:val="105"/>
          <w:sz w:val="21"/>
          <w:szCs w:val="21"/>
        </w:rPr>
        <w:t>, A</w:t>
      </w:r>
      <w:r>
        <w:rPr>
          <w:rFonts w:cs="Times New Roman"/>
          <w:spacing w:val="1"/>
          <w:w w:val="105"/>
          <w:sz w:val="21"/>
          <w:szCs w:val="21"/>
        </w:rPr>
        <w:t xml:space="preserve"> </w:t>
      </w:r>
      <w:r>
        <w:rPr>
          <w:rFonts w:cs="Times New Roman"/>
          <w:w w:val="105"/>
          <w:sz w:val="21"/>
          <w:szCs w:val="21"/>
        </w:rPr>
        <w:t>Unified</w:t>
      </w:r>
      <w:r>
        <w:rPr>
          <w:rFonts w:cs="Times New Roman" w:hint="eastAsia"/>
          <w:w w:val="105"/>
          <w:sz w:val="21"/>
          <w:szCs w:val="21"/>
        </w:rPr>
        <w:t xml:space="preserve"> </w:t>
      </w:r>
      <w:r>
        <w:rPr>
          <w:rFonts w:cs="Times New Roman"/>
          <w:w w:val="105"/>
          <w:sz w:val="21"/>
          <w:szCs w:val="21"/>
        </w:rPr>
        <w:t>Diffusion Framework for Scene-aware Human Motion Estimation from</w:t>
      </w:r>
      <w:r>
        <w:rPr>
          <w:rFonts w:cs="Times New Roman"/>
          <w:spacing w:val="1"/>
          <w:w w:val="105"/>
          <w:sz w:val="21"/>
          <w:szCs w:val="21"/>
        </w:rPr>
        <w:t xml:space="preserve"> </w:t>
      </w:r>
      <w:r>
        <w:rPr>
          <w:rFonts w:cs="Times New Roman"/>
          <w:w w:val="105"/>
          <w:sz w:val="21"/>
          <w:szCs w:val="21"/>
        </w:rPr>
        <w:t>Sparse</w:t>
      </w:r>
      <w:r>
        <w:rPr>
          <w:rFonts w:cs="Times New Roman"/>
          <w:spacing w:val="14"/>
          <w:w w:val="105"/>
          <w:sz w:val="21"/>
          <w:szCs w:val="21"/>
        </w:rPr>
        <w:t xml:space="preserve"> </w:t>
      </w:r>
      <w:r>
        <w:rPr>
          <w:rFonts w:cs="Times New Roman"/>
          <w:w w:val="105"/>
          <w:sz w:val="21"/>
          <w:szCs w:val="21"/>
        </w:rPr>
        <w:t>Signals,</w:t>
      </w:r>
      <w:r>
        <w:rPr>
          <w:rFonts w:cs="Times New Roman"/>
          <w:spacing w:val="15"/>
          <w:w w:val="105"/>
          <w:sz w:val="21"/>
          <w:szCs w:val="21"/>
        </w:rPr>
        <w:t xml:space="preserve"> </w:t>
      </w:r>
      <w:r>
        <w:rPr>
          <w:rFonts w:cs="Times New Roman"/>
          <w:w w:val="105"/>
          <w:sz w:val="21"/>
          <w:szCs w:val="21"/>
        </w:rPr>
        <w:t>CVPR</w:t>
      </w:r>
      <w:r>
        <w:rPr>
          <w:rFonts w:cs="Times New Roman"/>
          <w:spacing w:val="15"/>
          <w:w w:val="105"/>
          <w:sz w:val="21"/>
          <w:szCs w:val="21"/>
        </w:rPr>
        <w:t xml:space="preserve"> </w:t>
      </w:r>
      <w:r>
        <w:rPr>
          <w:rFonts w:cs="Times New Roman"/>
          <w:w w:val="105"/>
          <w:sz w:val="21"/>
          <w:szCs w:val="21"/>
        </w:rPr>
        <w:t>2024.</w:t>
      </w:r>
      <w:r>
        <w:rPr>
          <w:rFonts w:cs="Times New Roman"/>
          <w:spacing w:val="38"/>
          <w:w w:val="105"/>
          <w:sz w:val="21"/>
          <w:szCs w:val="21"/>
        </w:rPr>
        <w:t xml:space="preserve"> </w:t>
      </w:r>
      <w:r>
        <w:rPr>
          <w:rFonts w:cs="Times New Roman"/>
          <w:w w:val="105"/>
          <w:sz w:val="21"/>
          <w:szCs w:val="21"/>
        </w:rPr>
        <w:t>(</w:t>
      </w:r>
      <w:r>
        <w:rPr>
          <w:rFonts w:cs="Times New Roman"/>
          <w:b/>
          <w:w w:val="105"/>
          <w:sz w:val="21"/>
          <w:szCs w:val="21"/>
        </w:rPr>
        <w:t>CCF</w:t>
      </w:r>
      <w:r>
        <w:rPr>
          <w:rFonts w:cs="Times New Roman"/>
          <w:b/>
          <w:spacing w:val="25"/>
          <w:w w:val="105"/>
          <w:sz w:val="21"/>
          <w:szCs w:val="21"/>
        </w:rPr>
        <w:t xml:space="preserve"> </w:t>
      </w:r>
      <w:r>
        <w:rPr>
          <w:rFonts w:cs="Times New Roman"/>
          <w:b/>
          <w:w w:val="105"/>
          <w:sz w:val="21"/>
          <w:szCs w:val="21"/>
        </w:rPr>
        <w:t>A</w:t>
      </w:r>
      <w:r>
        <w:rPr>
          <w:rFonts w:cs="Times New Roman"/>
          <w:w w:val="105"/>
          <w:sz w:val="21"/>
          <w:szCs w:val="21"/>
        </w:rPr>
        <w:t>)</w:t>
      </w:r>
    </w:p>
    <w:p w14:paraId="2A8B830F" w14:textId="77777777" w:rsidR="00B858B3" w:rsidRDefault="00B858B3" w:rsidP="00B204D0">
      <w:pPr>
        <w:widowControl/>
        <w:numPr>
          <w:ilvl w:val="0"/>
          <w:numId w:val="12"/>
        </w:numPr>
        <w:spacing w:line="278" w:lineRule="auto"/>
        <w:rPr>
          <w:rFonts w:cs="Times New Roman"/>
          <w:w w:val="110"/>
          <w:sz w:val="21"/>
          <w:szCs w:val="21"/>
        </w:rPr>
      </w:pPr>
      <w:r>
        <w:rPr>
          <w:rFonts w:cs="Times New Roman"/>
          <w:w w:val="105"/>
          <w:sz w:val="21"/>
          <w:szCs w:val="21"/>
        </w:rPr>
        <w:lastRenderedPageBreak/>
        <w:t xml:space="preserve">Wei Huang, </w:t>
      </w:r>
      <w:r>
        <w:rPr>
          <w:rFonts w:cs="Times New Roman"/>
          <w:b/>
          <w:w w:val="105"/>
          <w:sz w:val="21"/>
          <w:szCs w:val="21"/>
        </w:rPr>
        <w:t>Ye Shi*</w:t>
      </w:r>
      <w:r>
        <w:rPr>
          <w:rFonts w:cs="Times New Roman"/>
          <w:w w:val="105"/>
          <w:sz w:val="21"/>
          <w:szCs w:val="21"/>
        </w:rPr>
        <w:t xml:space="preserve">, </w:t>
      </w:r>
      <w:proofErr w:type="spellStart"/>
      <w:r>
        <w:rPr>
          <w:rFonts w:cs="Times New Roman"/>
          <w:w w:val="105"/>
          <w:sz w:val="21"/>
          <w:szCs w:val="21"/>
        </w:rPr>
        <w:t>Zhongyi</w:t>
      </w:r>
      <w:proofErr w:type="spellEnd"/>
      <w:r>
        <w:rPr>
          <w:rFonts w:cs="Times New Roman"/>
          <w:w w:val="105"/>
          <w:sz w:val="21"/>
          <w:szCs w:val="21"/>
        </w:rPr>
        <w:t xml:space="preserve"> Cai, Taiji Suzuki, Understanding Convergence and</w:t>
      </w:r>
      <w:r>
        <w:rPr>
          <w:rFonts w:cs="Times New Roman"/>
          <w:spacing w:val="1"/>
          <w:w w:val="105"/>
          <w:sz w:val="21"/>
          <w:szCs w:val="21"/>
        </w:rPr>
        <w:t xml:space="preserve"> </w:t>
      </w:r>
      <w:r>
        <w:rPr>
          <w:rFonts w:cs="Times New Roman"/>
          <w:w w:val="110"/>
          <w:sz w:val="21"/>
          <w:szCs w:val="21"/>
        </w:rPr>
        <w:t>Generalization in Federated Learning through Feature Learning Theory, ICLR</w:t>
      </w:r>
      <w:r>
        <w:rPr>
          <w:rFonts w:cs="Times New Roman"/>
          <w:spacing w:val="1"/>
          <w:w w:val="110"/>
          <w:sz w:val="21"/>
          <w:szCs w:val="21"/>
        </w:rPr>
        <w:t xml:space="preserve"> </w:t>
      </w:r>
      <w:r>
        <w:rPr>
          <w:rFonts w:cs="Times New Roman"/>
          <w:w w:val="110"/>
          <w:sz w:val="21"/>
          <w:szCs w:val="21"/>
        </w:rPr>
        <w:t>2024.</w:t>
      </w:r>
      <w:r>
        <w:rPr>
          <w:rFonts w:cs="Times New Roman"/>
          <w:spacing w:val="32"/>
          <w:w w:val="110"/>
          <w:sz w:val="21"/>
          <w:szCs w:val="21"/>
        </w:rPr>
        <w:t xml:space="preserve"> </w:t>
      </w:r>
    </w:p>
    <w:p w14:paraId="452F904B" w14:textId="77777777" w:rsidR="00B858B3" w:rsidRDefault="00B858B3" w:rsidP="00B204D0">
      <w:pPr>
        <w:pStyle w:val="afb"/>
        <w:widowControl w:val="0"/>
        <w:numPr>
          <w:ilvl w:val="0"/>
          <w:numId w:val="12"/>
        </w:numPr>
        <w:autoSpaceDE w:val="0"/>
        <w:autoSpaceDN w:val="0"/>
        <w:spacing w:before="240" w:after="240" w:line="240" w:lineRule="atLeast"/>
        <w:ind w:right="658"/>
        <w:jc w:val="both"/>
        <w:rPr>
          <w:sz w:val="21"/>
          <w:szCs w:val="21"/>
        </w:rPr>
      </w:pPr>
      <w:r>
        <w:rPr>
          <w:rFonts w:cs="Times New Roman"/>
          <w:w w:val="110"/>
          <w:sz w:val="21"/>
          <w:szCs w:val="21"/>
        </w:rPr>
        <w:t xml:space="preserve">S Ding, T Cui, J Wang, </w:t>
      </w:r>
      <w:r>
        <w:rPr>
          <w:rFonts w:cs="Times New Roman"/>
          <w:b/>
          <w:w w:val="110"/>
          <w:sz w:val="21"/>
          <w:szCs w:val="21"/>
        </w:rPr>
        <w:t>Ye Shi*</w:t>
      </w:r>
      <w:r>
        <w:rPr>
          <w:rFonts w:cs="Times New Roman"/>
          <w:w w:val="110"/>
          <w:sz w:val="21"/>
          <w:szCs w:val="21"/>
        </w:rPr>
        <w:t>, Two Sides of The Same Coin: Bridging Deep</w:t>
      </w:r>
      <w:r>
        <w:rPr>
          <w:rFonts w:cs="Times New Roman"/>
          <w:spacing w:val="1"/>
          <w:w w:val="110"/>
          <w:sz w:val="21"/>
          <w:szCs w:val="21"/>
        </w:rPr>
        <w:t xml:space="preserve"> </w:t>
      </w:r>
      <w:r>
        <w:rPr>
          <w:rFonts w:cs="Times New Roman"/>
          <w:w w:val="105"/>
          <w:sz w:val="21"/>
          <w:szCs w:val="21"/>
        </w:rPr>
        <w:t xml:space="preserve">Equilibrium Models and Neural ODEs via </w:t>
      </w:r>
      <w:proofErr w:type="spellStart"/>
      <w:r>
        <w:rPr>
          <w:rFonts w:cs="Times New Roman"/>
          <w:w w:val="105"/>
          <w:sz w:val="21"/>
          <w:szCs w:val="21"/>
        </w:rPr>
        <w:t>Homotopy</w:t>
      </w:r>
      <w:proofErr w:type="spellEnd"/>
      <w:r>
        <w:rPr>
          <w:rFonts w:cs="Times New Roman"/>
          <w:w w:val="105"/>
          <w:sz w:val="21"/>
          <w:szCs w:val="21"/>
        </w:rPr>
        <w:t xml:space="preserve"> Continuation, </w:t>
      </w:r>
      <w:proofErr w:type="spellStart"/>
      <w:r>
        <w:rPr>
          <w:rFonts w:cs="Times New Roman"/>
          <w:w w:val="105"/>
          <w:sz w:val="21"/>
          <w:szCs w:val="21"/>
        </w:rPr>
        <w:t>NeurIPS</w:t>
      </w:r>
      <w:proofErr w:type="spellEnd"/>
      <w:r>
        <w:rPr>
          <w:rFonts w:cs="Times New Roman"/>
          <w:w w:val="105"/>
          <w:sz w:val="21"/>
          <w:szCs w:val="21"/>
        </w:rPr>
        <w:t xml:space="preserve"> 2023.</w:t>
      </w:r>
      <w:r>
        <w:rPr>
          <w:rFonts w:cs="Times New Roman"/>
          <w:spacing w:val="1"/>
          <w:w w:val="105"/>
          <w:sz w:val="21"/>
          <w:szCs w:val="21"/>
        </w:rPr>
        <w:t xml:space="preserve"> </w:t>
      </w:r>
      <w:r>
        <w:rPr>
          <w:rFonts w:cs="Times New Roman"/>
          <w:w w:val="110"/>
          <w:sz w:val="21"/>
          <w:szCs w:val="21"/>
        </w:rPr>
        <w:t>(</w:t>
      </w:r>
      <w:r>
        <w:rPr>
          <w:rFonts w:cs="Times New Roman"/>
          <w:b/>
          <w:w w:val="110"/>
          <w:sz w:val="21"/>
          <w:szCs w:val="21"/>
        </w:rPr>
        <w:t>CCF</w:t>
      </w:r>
      <w:r>
        <w:rPr>
          <w:rFonts w:cs="Times New Roman"/>
          <w:b/>
          <w:spacing w:val="21"/>
          <w:w w:val="110"/>
          <w:sz w:val="21"/>
          <w:szCs w:val="21"/>
        </w:rPr>
        <w:t xml:space="preserve"> </w:t>
      </w:r>
      <w:r>
        <w:rPr>
          <w:rFonts w:cs="Times New Roman"/>
          <w:b/>
          <w:w w:val="110"/>
          <w:sz w:val="21"/>
          <w:szCs w:val="21"/>
        </w:rPr>
        <w:t>A</w:t>
      </w:r>
      <w:r>
        <w:rPr>
          <w:rFonts w:cs="Times New Roman"/>
          <w:w w:val="110"/>
          <w:sz w:val="21"/>
          <w:szCs w:val="21"/>
        </w:rPr>
        <w:t>)</w:t>
      </w:r>
    </w:p>
    <w:p w14:paraId="4CBF6FC7" w14:textId="77777777" w:rsidR="00B858B3" w:rsidRDefault="00B858B3" w:rsidP="00B204D0">
      <w:pPr>
        <w:pStyle w:val="afb"/>
        <w:widowControl w:val="0"/>
        <w:numPr>
          <w:ilvl w:val="0"/>
          <w:numId w:val="12"/>
        </w:numPr>
        <w:autoSpaceDE w:val="0"/>
        <w:autoSpaceDN w:val="0"/>
        <w:spacing w:before="240" w:after="240" w:line="240" w:lineRule="atLeast"/>
        <w:ind w:right="653"/>
        <w:jc w:val="both"/>
        <w:rPr>
          <w:w w:val="110"/>
          <w:sz w:val="21"/>
          <w:szCs w:val="21"/>
        </w:rPr>
      </w:pPr>
      <w:r>
        <w:rPr>
          <w:rFonts w:cs="Times New Roman"/>
          <w:w w:val="110"/>
          <w:sz w:val="21"/>
          <w:szCs w:val="21"/>
        </w:rPr>
        <w:t>S</w:t>
      </w:r>
      <w:r>
        <w:rPr>
          <w:rFonts w:cs="Times New Roman"/>
          <w:spacing w:val="9"/>
          <w:w w:val="110"/>
          <w:sz w:val="21"/>
          <w:szCs w:val="21"/>
        </w:rPr>
        <w:t xml:space="preserve"> </w:t>
      </w:r>
      <w:r>
        <w:rPr>
          <w:rFonts w:cs="Times New Roman"/>
          <w:w w:val="110"/>
          <w:sz w:val="21"/>
          <w:szCs w:val="21"/>
        </w:rPr>
        <w:t>Ding,</w:t>
      </w:r>
      <w:r>
        <w:rPr>
          <w:rFonts w:cs="Times New Roman"/>
          <w:spacing w:val="12"/>
          <w:w w:val="110"/>
          <w:sz w:val="21"/>
          <w:szCs w:val="21"/>
        </w:rPr>
        <w:t xml:space="preserve"> </w:t>
      </w:r>
      <w:r>
        <w:rPr>
          <w:rFonts w:cs="Times New Roman"/>
          <w:w w:val="110"/>
          <w:sz w:val="21"/>
          <w:szCs w:val="21"/>
        </w:rPr>
        <w:t>J</w:t>
      </w:r>
      <w:r>
        <w:rPr>
          <w:rFonts w:cs="Times New Roman"/>
          <w:spacing w:val="9"/>
          <w:w w:val="110"/>
          <w:sz w:val="21"/>
          <w:szCs w:val="21"/>
        </w:rPr>
        <w:t xml:space="preserve"> </w:t>
      </w:r>
      <w:r>
        <w:rPr>
          <w:rFonts w:cs="Times New Roman"/>
          <w:w w:val="110"/>
          <w:sz w:val="21"/>
          <w:szCs w:val="21"/>
        </w:rPr>
        <w:t>Wang,</w:t>
      </w:r>
      <w:r>
        <w:rPr>
          <w:rFonts w:cs="Times New Roman"/>
          <w:spacing w:val="11"/>
          <w:w w:val="110"/>
          <w:sz w:val="21"/>
          <w:szCs w:val="21"/>
        </w:rPr>
        <w:t xml:space="preserve"> </w:t>
      </w:r>
      <w:r>
        <w:rPr>
          <w:rFonts w:cs="Times New Roman"/>
          <w:w w:val="110"/>
          <w:sz w:val="21"/>
          <w:szCs w:val="21"/>
        </w:rPr>
        <w:t>Y</w:t>
      </w:r>
      <w:r>
        <w:rPr>
          <w:rFonts w:cs="Times New Roman"/>
          <w:spacing w:val="9"/>
          <w:w w:val="110"/>
          <w:sz w:val="21"/>
          <w:szCs w:val="21"/>
        </w:rPr>
        <w:t xml:space="preserve"> </w:t>
      </w:r>
      <w:r>
        <w:rPr>
          <w:rFonts w:cs="Times New Roman"/>
          <w:w w:val="110"/>
          <w:sz w:val="21"/>
          <w:szCs w:val="21"/>
        </w:rPr>
        <w:t>Du,</w:t>
      </w:r>
      <w:r>
        <w:rPr>
          <w:rFonts w:cs="Times New Roman"/>
          <w:spacing w:val="12"/>
          <w:w w:val="110"/>
          <w:sz w:val="21"/>
          <w:szCs w:val="21"/>
        </w:rPr>
        <w:t xml:space="preserve"> </w:t>
      </w:r>
      <w:r>
        <w:rPr>
          <w:rFonts w:cs="Times New Roman"/>
          <w:b/>
          <w:w w:val="110"/>
          <w:sz w:val="21"/>
          <w:szCs w:val="21"/>
        </w:rPr>
        <w:t>Ye</w:t>
      </w:r>
      <w:r>
        <w:rPr>
          <w:rFonts w:cs="Times New Roman"/>
          <w:b/>
          <w:spacing w:val="19"/>
          <w:w w:val="110"/>
          <w:sz w:val="21"/>
          <w:szCs w:val="21"/>
        </w:rPr>
        <w:t xml:space="preserve"> </w:t>
      </w:r>
      <w:r>
        <w:rPr>
          <w:rFonts w:cs="Times New Roman"/>
          <w:b/>
          <w:w w:val="110"/>
          <w:sz w:val="21"/>
          <w:szCs w:val="21"/>
        </w:rPr>
        <w:t>Shi*</w:t>
      </w:r>
      <w:r>
        <w:rPr>
          <w:rFonts w:cs="Times New Roman"/>
          <w:w w:val="110"/>
          <w:sz w:val="21"/>
          <w:szCs w:val="21"/>
        </w:rPr>
        <w:t>,</w:t>
      </w:r>
      <w:r>
        <w:rPr>
          <w:rFonts w:cs="Times New Roman"/>
          <w:spacing w:val="12"/>
          <w:w w:val="110"/>
          <w:sz w:val="21"/>
          <w:szCs w:val="21"/>
        </w:rPr>
        <w:t xml:space="preserve"> </w:t>
      </w:r>
      <w:r>
        <w:rPr>
          <w:rFonts w:cs="Times New Roman"/>
          <w:w w:val="110"/>
          <w:sz w:val="21"/>
          <w:szCs w:val="21"/>
        </w:rPr>
        <w:t>Reduced</w:t>
      </w:r>
      <w:r>
        <w:rPr>
          <w:rFonts w:cs="Times New Roman"/>
          <w:spacing w:val="9"/>
          <w:w w:val="110"/>
          <w:sz w:val="21"/>
          <w:szCs w:val="21"/>
        </w:rPr>
        <w:t xml:space="preserve"> </w:t>
      </w:r>
      <w:r>
        <w:rPr>
          <w:rFonts w:cs="Times New Roman"/>
          <w:w w:val="110"/>
          <w:sz w:val="21"/>
          <w:szCs w:val="21"/>
        </w:rPr>
        <w:t>Policy</w:t>
      </w:r>
      <w:r>
        <w:rPr>
          <w:rFonts w:cs="Times New Roman"/>
          <w:spacing w:val="9"/>
          <w:w w:val="110"/>
          <w:sz w:val="21"/>
          <w:szCs w:val="21"/>
        </w:rPr>
        <w:t xml:space="preserve"> </w:t>
      </w:r>
      <w:r>
        <w:rPr>
          <w:rFonts w:cs="Times New Roman"/>
          <w:w w:val="110"/>
          <w:sz w:val="21"/>
          <w:szCs w:val="21"/>
        </w:rPr>
        <w:t>Optimization</w:t>
      </w:r>
      <w:r>
        <w:rPr>
          <w:rFonts w:cs="Times New Roman"/>
          <w:spacing w:val="9"/>
          <w:w w:val="110"/>
          <w:sz w:val="21"/>
          <w:szCs w:val="21"/>
        </w:rPr>
        <w:t xml:space="preserve"> </w:t>
      </w:r>
      <w:r>
        <w:rPr>
          <w:rFonts w:cs="Times New Roman"/>
          <w:w w:val="110"/>
          <w:sz w:val="21"/>
          <w:szCs w:val="21"/>
        </w:rPr>
        <w:t>for</w:t>
      </w:r>
      <w:r>
        <w:rPr>
          <w:rFonts w:cs="Times New Roman"/>
          <w:spacing w:val="9"/>
          <w:w w:val="110"/>
          <w:sz w:val="21"/>
          <w:szCs w:val="21"/>
        </w:rPr>
        <w:t xml:space="preserve"> </w:t>
      </w:r>
      <w:r>
        <w:rPr>
          <w:rFonts w:cs="Times New Roman"/>
          <w:w w:val="110"/>
          <w:sz w:val="21"/>
          <w:szCs w:val="21"/>
        </w:rPr>
        <w:t>Continuous</w:t>
      </w:r>
      <w:r>
        <w:rPr>
          <w:rFonts w:cs="Times New Roman"/>
          <w:spacing w:val="-52"/>
          <w:w w:val="110"/>
          <w:sz w:val="21"/>
          <w:szCs w:val="21"/>
        </w:rPr>
        <w:t xml:space="preserve"> </w:t>
      </w:r>
      <w:r>
        <w:rPr>
          <w:rFonts w:cs="Times New Roman"/>
          <w:w w:val="110"/>
          <w:sz w:val="21"/>
          <w:szCs w:val="21"/>
        </w:rPr>
        <w:t>Control</w:t>
      </w:r>
      <w:r>
        <w:rPr>
          <w:rFonts w:cs="Times New Roman"/>
          <w:spacing w:val="10"/>
          <w:w w:val="110"/>
          <w:sz w:val="21"/>
          <w:szCs w:val="21"/>
        </w:rPr>
        <w:t xml:space="preserve"> </w:t>
      </w:r>
      <w:r>
        <w:rPr>
          <w:rFonts w:cs="Times New Roman"/>
          <w:w w:val="110"/>
          <w:sz w:val="21"/>
          <w:szCs w:val="21"/>
        </w:rPr>
        <w:t>with</w:t>
      </w:r>
      <w:r>
        <w:rPr>
          <w:rFonts w:cs="Times New Roman"/>
          <w:spacing w:val="10"/>
          <w:w w:val="110"/>
          <w:sz w:val="21"/>
          <w:szCs w:val="21"/>
        </w:rPr>
        <w:t xml:space="preserve"> </w:t>
      </w:r>
      <w:r>
        <w:rPr>
          <w:rFonts w:cs="Times New Roman"/>
          <w:w w:val="110"/>
          <w:sz w:val="21"/>
          <w:szCs w:val="21"/>
        </w:rPr>
        <w:t>Hard</w:t>
      </w:r>
      <w:r>
        <w:rPr>
          <w:rFonts w:cs="Times New Roman"/>
          <w:spacing w:val="10"/>
          <w:w w:val="110"/>
          <w:sz w:val="21"/>
          <w:szCs w:val="21"/>
        </w:rPr>
        <w:t xml:space="preserve"> </w:t>
      </w:r>
      <w:r>
        <w:rPr>
          <w:rFonts w:cs="Times New Roman"/>
          <w:w w:val="110"/>
          <w:sz w:val="21"/>
          <w:szCs w:val="21"/>
        </w:rPr>
        <w:t>Constraints,</w:t>
      </w:r>
      <w:r>
        <w:rPr>
          <w:rFonts w:cs="Times New Roman"/>
          <w:spacing w:val="10"/>
          <w:w w:val="110"/>
          <w:sz w:val="21"/>
          <w:szCs w:val="21"/>
        </w:rPr>
        <w:t xml:space="preserve"> </w:t>
      </w:r>
      <w:proofErr w:type="spellStart"/>
      <w:r>
        <w:rPr>
          <w:rFonts w:cs="Times New Roman"/>
          <w:w w:val="110"/>
          <w:sz w:val="21"/>
          <w:szCs w:val="21"/>
        </w:rPr>
        <w:t>NeurIPS</w:t>
      </w:r>
      <w:proofErr w:type="spellEnd"/>
      <w:r>
        <w:rPr>
          <w:rFonts w:cs="Times New Roman"/>
          <w:spacing w:val="11"/>
          <w:w w:val="110"/>
          <w:sz w:val="21"/>
          <w:szCs w:val="21"/>
        </w:rPr>
        <w:t xml:space="preserve"> </w:t>
      </w:r>
      <w:r>
        <w:rPr>
          <w:rFonts w:cs="Times New Roman"/>
          <w:w w:val="110"/>
          <w:sz w:val="21"/>
          <w:szCs w:val="21"/>
        </w:rPr>
        <w:t>2023.</w:t>
      </w:r>
      <w:r>
        <w:rPr>
          <w:rFonts w:cs="Times New Roman"/>
          <w:spacing w:val="32"/>
          <w:w w:val="110"/>
          <w:sz w:val="21"/>
          <w:szCs w:val="21"/>
        </w:rPr>
        <w:t xml:space="preserve"> </w:t>
      </w:r>
      <w:r>
        <w:rPr>
          <w:rFonts w:cs="Times New Roman"/>
          <w:w w:val="110"/>
          <w:sz w:val="21"/>
          <w:szCs w:val="21"/>
        </w:rPr>
        <w:t>(</w:t>
      </w:r>
      <w:r>
        <w:rPr>
          <w:rFonts w:cs="Times New Roman"/>
          <w:b/>
          <w:w w:val="110"/>
          <w:sz w:val="21"/>
          <w:szCs w:val="21"/>
        </w:rPr>
        <w:t>CCF</w:t>
      </w:r>
      <w:r>
        <w:rPr>
          <w:rFonts w:cs="Times New Roman"/>
          <w:b/>
          <w:spacing w:val="20"/>
          <w:w w:val="110"/>
          <w:sz w:val="21"/>
          <w:szCs w:val="21"/>
        </w:rPr>
        <w:t xml:space="preserve"> </w:t>
      </w:r>
      <w:r>
        <w:rPr>
          <w:rFonts w:cs="Times New Roman"/>
          <w:b/>
          <w:w w:val="110"/>
          <w:sz w:val="21"/>
          <w:szCs w:val="21"/>
        </w:rPr>
        <w:t>A</w:t>
      </w:r>
      <w:r>
        <w:rPr>
          <w:rFonts w:cs="Times New Roman"/>
          <w:w w:val="110"/>
          <w:sz w:val="21"/>
          <w:szCs w:val="21"/>
        </w:rPr>
        <w:t>)</w:t>
      </w:r>
    </w:p>
    <w:p w14:paraId="672FF9A9" w14:textId="24ABC84A" w:rsidR="00B858B3" w:rsidRDefault="00B858B3" w:rsidP="00B204D0">
      <w:pPr>
        <w:pStyle w:val="afb"/>
        <w:widowControl w:val="0"/>
        <w:numPr>
          <w:ilvl w:val="0"/>
          <w:numId w:val="12"/>
        </w:numPr>
        <w:autoSpaceDE w:val="0"/>
        <w:autoSpaceDN w:val="0"/>
        <w:spacing w:before="240" w:after="240" w:line="240" w:lineRule="atLeast"/>
        <w:ind w:right="653"/>
        <w:jc w:val="both"/>
        <w:rPr>
          <w:lang w:eastAsia="zh-CN"/>
        </w:rPr>
      </w:pPr>
      <w:r>
        <w:rPr>
          <w:rFonts w:cs="Times New Roman"/>
          <w:w w:val="105"/>
          <w:sz w:val="21"/>
          <w:szCs w:val="21"/>
        </w:rPr>
        <w:t>Z</w:t>
      </w:r>
      <w:r>
        <w:rPr>
          <w:rFonts w:cs="Times New Roman"/>
          <w:spacing w:val="1"/>
          <w:w w:val="105"/>
          <w:sz w:val="21"/>
          <w:szCs w:val="21"/>
        </w:rPr>
        <w:t xml:space="preserve"> </w:t>
      </w:r>
      <w:r>
        <w:rPr>
          <w:rFonts w:cs="Times New Roman"/>
          <w:w w:val="105"/>
          <w:sz w:val="21"/>
          <w:szCs w:val="21"/>
        </w:rPr>
        <w:t>Cai,</w:t>
      </w:r>
      <w:r>
        <w:rPr>
          <w:rFonts w:cs="Times New Roman"/>
          <w:spacing w:val="1"/>
          <w:w w:val="105"/>
          <w:sz w:val="21"/>
          <w:szCs w:val="21"/>
        </w:rPr>
        <w:t xml:space="preserve"> </w:t>
      </w:r>
      <w:r>
        <w:rPr>
          <w:rFonts w:cs="Times New Roman"/>
          <w:b/>
          <w:w w:val="105"/>
          <w:sz w:val="21"/>
          <w:szCs w:val="21"/>
        </w:rPr>
        <w:t>Ye</w:t>
      </w:r>
      <w:r>
        <w:rPr>
          <w:rFonts w:cs="Times New Roman"/>
          <w:b/>
          <w:spacing w:val="1"/>
          <w:w w:val="105"/>
          <w:sz w:val="21"/>
          <w:szCs w:val="21"/>
        </w:rPr>
        <w:t xml:space="preserve"> </w:t>
      </w:r>
      <w:r>
        <w:rPr>
          <w:rFonts w:cs="Times New Roman"/>
          <w:b/>
          <w:w w:val="105"/>
          <w:sz w:val="21"/>
          <w:szCs w:val="21"/>
        </w:rPr>
        <w:t>Shi*</w:t>
      </w:r>
      <w:r>
        <w:rPr>
          <w:rFonts w:cs="Times New Roman"/>
          <w:w w:val="105"/>
          <w:sz w:val="21"/>
          <w:szCs w:val="21"/>
        </w:rPr>
        <w:t>,</w:t>
      </w:r>
      <w:r>
        <w:rPr>
          <w:rFonts w:cs="Times New Roman"/>
          <w:spacing w:val="1"/>
          <w:w w:val="105"/>
          <w:sz w:val="21"/>
          <w:szCs w:val="21"/>
        </w:rPr>
        <w:t xml:space="preserve"> </w:t>
      </w:r>
      <w:r>
        <w:rPr>
          <w:rFonts w:cs="Times New Roman"/>
          <w:w w:val="105"/>
          <w:sz w:val="21"/>
          <w:szCs w:val="21"/>
        </w:rPr>
        <w:t>W</w:t>
      </w:r>
      <w:r>
        <w:rPr>
          <w:rFonts w:cs="Times New Roman"/>
          <w:spacing w:val="1"/>
          <w:w w:val="105"/>
          <w:sz w:val="21"/>
          <w:szCs w:val="21"/>
        </w:rPr>
        <w:t xml:space="preserve"> </w:t>
      </w:r>
      <w:r>
        <w:rPr>
          <w:rFonts w:cs="Times New Roman"/>
          <w:w w:val="105"/>
          <w:sz w:val="21"/>
          <w:szCs w:val="21"/>
        </w:rPr>
        <w:t>Huang, J</w:t>
      </w:r>
      <w:r w:rsidR="000E309E">
        <w:rPr>
          <w:rFonts w:cs="Times New Roman" w:hint="eastAsia"/>
          <w:w w:val="105"/>
          <w:sz w:val="21"/>
          <w:szCs w:val="21"/>
        </w:rPr>
        <w:t xml:space="preserve"> </w:t>
      </w:r>
      <w:r>
        <w:rPr>
          <w:rFonts w:cs="Times New Roman"/>
          <w:w w:val="105"/>
          <w:sz w:val="21"/>
          <w:szCs w:val="21"/>
        </w:rPr>
        <w:t>Wang, Fed-CO2: Cooperation of Online and</w:t>
      </w:r>
      <w:r>
        <w:rPr>
          <w:rFonts w:cs="Times New Roman"/>
          <w:spacing w:val="1"/>
          <w:w w:val="105"/>
          <w:sz w:val="21"/>
          <w:szCs w:val="21"/>
        </w:rPr>
        <w:t xml:space="preserve"> </w:t>
      </w:r>
      <w:r>
        <w:rPr>
          <w:rFonts w:cs="Times New Roman"/>
          <w:w w:val="105"/>
          <w:sz w:val="21"/>
          <w:szCs w:val="21"/>
        </w:rPr>
        <w:t>Offline Models for Severe Data Heterogeneity in Federated Learning,</w:t>
      </w:r>
      <w:r>
        <w:rPr>
          <w:rFonts w:cs="Times New Roman"/>
          <w:spacing w:val="1"/>
          <w:w w:val="105"/>
          <w:sz w:val="21"/>
          <w:szCs w:val="21"/>
        </w:rPr>
        <w:t xml:space="preserve"> </w:t>
      </w:r>
      <w:proofErr w:type="spellStart"/>
      <w:r>
        <w:rPr>
          <w:rFonts w:cs="Times New Roman"/>
          <w:w w:val="105"/>
          <w:sz w:val="21"/>
          <w:szCs w:val="21"/>
        </w:rPr>
        <w:t>NeurIPS</w:t>
      </w:r>
      <w:proofErr w:type="spellEnd"/>
      <w:r>
        <w:rPr>
          <w:rFonts w:cs="Times New Roman"/>
          <w:spacing w:val="1"/>
          <w:w w:val="105"/>
          <w:sz w:val="21"/>
          <w:szCs w:val="21"/>
        </w:rPr>
        <w:t xml:space="preserve"> </w:t>
      </w:r>
      <w:r>
        <w:rPr>
          <w:rFonts w:cs="Times New Roman"/>
          <w:w w:val="105"/>
          <w:sz w:val="21"/>
          <w:szCs w:val="21"/>
        </w:rPr>
        <w:t>2023.</w:t>
      </w:r>
      <w:r>
        <w:rPr>
          <w:rFonts w:cs="Times New Roman"/>
          <w:spacing w:val="36"/>
          <w:w w:val="105"/>
          <w:sz w:val="21"/>
          <w:szCs w:val="21"/>
        </w:rPr>
        <w:t xml:space="preserve"> </w:t>
      </w:r>
      <w:r>
        <w:rPr>
          <w:rFonts w:cs="Times New Roman"/>
          <w:w w:val="105"/>
          <w:sz w:val="21"/>
          <w:szCs w:val="21"/>
        </w:rPr>
        <w:t>(</w:t>
      </w:r>
      <w:r>
        <w:rPr>
          <w:rFonts w:cs="Times New Roman"/>
          <w:b/>
          <w:w w:val="105"/>
          <w:sz w:val="21"/>
          <w:szCs w:val="21"/>
        </w:rPr>
        <w:t>CCF</w:t>
      </w:r>
      <w:r>
        <w:rPr>
          <w:rFonts w:cs="Times New Roman"/>
          <w:b/>
          <w:spacing w:val="24"/>
          <w:w w:val="105"/>
          <w:sz w:val="21"/>
          <w:szCs w:val="21"/>
        </w:rPr>
        <w:t xml:space="preserve"> </w:t>
      </w:r>
      <w:r>
        <w:rPr>
          <w:rFonts w:cs="Times New Roman"/>
          <w:b/>
          <w:w w:val="105"/>
          <w:sz w:val="21"/>
          <w:szCs w:val="21"/>
        </w:rPr>
        <w:t>A</w:t>
      </w:r>
      <w:r>
        <w:rPr>
          <w:rFonts w:cs="Times New Roman"/>
          <w:w w:val="105"/>
          <w:sz w:val="21"/>
          <w:szCs w:val="21"/>
        </w:rPr>
        <w:t>)</w:t>
      </w:r>
    </w:p>
    <w:p w14:paraId="3689B677" w14:textId="5BE63409" w:rsidR="00B858B3" w:rsidRDefault="00B858B3" w:rsidP="00B204D0">
      <w:pPr>
        <w:widowControl/>
        <w:numPr>
          <w:ilvl w:val="0"/>
          <w:numId w:val="12"/>
        </w:numPr>
        <w:spacing w:line="278" w:lineRule="auto"/>
        <w:rPr>
          <w:rFonts w:cs="Times New Roman"/>
          <w:sz w:val="21"/>
          <w:szCs w:val="21"/>
        </w:rPr>
      </w:pPr>
      <w:proofErr w:type="spellStart"/>
      <w:r>
        <w:rPr>
          <w:rFonts w:cs="Times New Roman"/>
          <w:w w:val="110"/>
          <w:sz w:val="21"/>
          <w:szCs w:val="21"/>
        </w:rPr>
        <w:t>Hongxia</w:t>
      </w:r>
      <w:proofErr w:type="spellEnd"/>
      <w:r>
        <w:rPr>
          <w:rFonts w:cs="Times New Roman"/>
          <w:w w:val="110"/>
          <w:sz w:val="21"/>
          <w:szCs w:val="21"/>
        </w:rPr>
        <w:t xml:space="preserve"> Li#,</w:t>
      </w:r>
      <w:r>
        <w:rPr>
          <w:rFonts w:cs="Times New Roman"/>
          <w:spacing w:val="1"/>
          <w:w w:val="110"/>
          <w:sz w:val="21"/>
          <w:szCs w:val="21"/>
        </w:rPr>
        <w:t xml:space="preserve"> </w:t>
      </w:r>
      <w:proofErr w:type="spellStart"/>
      <w:r>
        <w:rPr>
          <w:rFonts w:cs="Times New Roman"/>
          <w:w w:val="110"/>
          <w:sz w:val="21"/>
          <w:szCs w:val="21"/>
        </w:rPr>
        <w:t>Zhongyi</w:t>
      </w:r>
      <w:proofErr w:type="spellEnd"/>
      <w:r>
        <w:rPr>
          <w:rFonts w:cs="Times New Roman"/>
          <w:w w:val="110"/>
          <w:sz w:val="21"/>
          <w:szCs w:val="21"/>
        </w:rPr>
        <w:t xml:space="preserve"> Cai#,</w:t>
      </w:r>
      <w:r>
        <w:rPr>
          <w:rFonts w:cs="Times New Roman"/>
          <w:spacing w:val="1"/>
          <w:w w:val="110"/>
          <w:sz w:val="21"/>
          <w:szCs w:val="21"/>
        </w:rPr>
        <w:t xml:space="preserve"> </w:t>
      </w:r>
      <w:proofErr w:type="spellStart"/>
      <w:r>
        <w:rPr>
          <w:rFonts w:cs="Times New Roman"/>
          <w:w w:val="110"/>
          <w:sz w:val="21"/>
          <w:szCs w:val="21"/>
        </w:rPr>
        <w:t>Jingya</w:t>
      </w:r>
      <w:proofErr w:type="spellEnd"/>
      <w:r>
        <w:rPr>
          <w:rFonts w:cs="Times New Roman"/>
          <w:w w:val="110"/>
          <w:sz w:val="21"/>
          <w:szCs w:val="21"/>
        </w:rPr>
        <w:t xml:space="preserve"> Wang,</w:t>
      </w:r>
      <w:r>
        <w:rPr>
          <w:rFonts w:cs="Times New Roman"/>
          <w:spacing w:val="1"/>
          <w:w w:val="110"/>
          <w:sz w:val="21"/>
          <w:szCs w:val="21"/>
        </w:rPr>
        <w:t xml:space="preserve"> </w:t>
      </w:r>
      <w:r>
        <w:rPr>
          <w:rFonts w:cs="Times New Roman"/>
          <w:w w:val="110"/>
          <w:sz w:val="21"/>
          <w:szCs w:val="21"/>
        </w:rPr>
        <w:t>Jiangnan Tang,</w:t>
      </w:r>
      <w:r>
        <w:rPr>
          <w:rFonts w:cs="Times New Roman"/>
          <w:spacing w:val="1"/>
          <w:w w:val="110"/>
          <w:sz w:val="21"/>
          <w:szCs w:val="21"/>
        </w:rPr>
        <w:t xml:space="preserve"> </w:t>
      </w:r>
      <w:r>
        <w:rPr>
          <w:rFonts w:cs="Times New Roman"/>
          <w:w w:val="110"/>
          <w:sz w:val="21"/>
          <w:szCs w:val="21"/>
        </w:rPr>
        <w:t xml:space="preserve">Chin-Teng Lin, </w:t>
      </w:r>
      <w:r>
        <w:rPr>
          <w:rFonts w:cs="Times New Roman"/>
          <w:b/>
          <w:w w:val="110"/>
          <w:sz w:val="21"/>
          <w:szCs w:val="21"/>
        </w:rPr>
        <w:t>Ye</w:t>
      </w:r>
      <w:r>
        <w:rPr>
          <w:rFonts w:cs="Times New Roman"/>
          <w:b/>
          <w:spacing w:val="1"/>
          <w:w w:val="110"/>
          <w:sz w:val="21"/>
          <w:szCs w:val="21"/>
        </w:rPr>
        <w:t xml:space="preserve"> </w:t>
      </w:r>
      <w:r>
        <w:rPr>
          <w:rFonts w:cs="Times New Roman"/>
          <w:b/>
          <w:w w:val="105"/>
          <w:sz w:val="21"/>
          <w:szCs w:val="21"/>
        </w:rPr>
        <w:t>Shi*</w:t>
      </w:r>
      <w:r>
        <w:rPr>
          <w:rFonts w:cs="Times New Roman"/>
          <w:w w:val="105"/>
          <w:sz w:val="21"/>
          <w:szCs w:val="21"/>
        </w:rPr>
        <w:t>,</w:t>
      </w:r>
      <w:r>
        <w:rPr>
          <w:rFonts w:cs="Times New Roman"/>
          <w:spacing w:val="21"/>
          <w:w w:val="105"/>
          <w:sz w:val="21"/>
          <w:szCs w:val="21"/>
        </w:rPr>
        <w:t xml:space="preserve"> </w:t>
      </w:r>
      <w:proofErr w:type="spellStart"/>
      <w:r>
        <w:rPr>
          <w:rFonts w:cs="Times New Roman"/>
          <w:w w:val="105"/>
          <w:sz w:val="21"/>
          <w:szCs w:val="21"/>
        </w:rPr>
        <w:t>FedTP</w:t>
      </w:r>
      <w:proofErr w:type="spellEnd"/>
      <w:r>
        <w:rPr>
          <w:rFonts w:cs="Times New Roman"/>
          <w:w w:val="105"/>
          <w:sz w:val="21"/>
          <w:szCs w:val="21"/>
        </w:rPr>
        <w:t>:</w:t>
      </w:r>
      <w:r>
        <w:rPr>
          <w:rFonts w:cs="Times New Roman"/>
          <w:spacing w:val="15"/>
          <w:w w:val="105"/>
          <w:sz w:val="21"/>
          <w:szCs w:val="21"/>
        </w:rPr>
        <w:t xml:space="preserve"> </w:t>
      </w:r>
      <w:r>
        <w:rPr>
          <w:rFonts w:cs="Times New Roman"/>
          <w:w w:val="105"/>
          <w:sz w:val="21"/>
          <w:szCs w:val="21"/>
        </w:rPr>
        <w:t>Federated</w:t>
      </w:r>
      <w:r>
        <w:rPr>
          <w:rFonts w:cs="Times New Roman"/>
          <w:spacing w:val="15"/>
          <w:w w:val="105"/>
          <w:sz w:val="21"/>
          <w:szCs w:val="21"/>
        </w:rPr>
        <w:t xml:space="preserve"> </w:t>
      </w:r>
      <w:r>
        <w:rPr>
          <w:rFonts w:cs="Times New Roman"/>
          <w:w w:val="105"/>
          <w:sz w:val="21"/>
          <w:szCs w:val="21"/>
        </w:rPr>
        <w:t>Learning</w:t>
      </w:r>
      <w:r>
        <w:rPr>
          <w:rFonts w:cs="Times New Roman"/>
          <w:spacing w:val="15"/>
          <w:w w:val="105"/>
          <w:sz w:val="21"/>
          <w:szCs w:val="21"/>
        </w:rPr>
        <w:t xml:space="preserve"> </w:t>
      </w:r>
      <w:r>
        <w:rPr>
          <w:rFonts w:cs="Times New Roman"/>
          <w:w w:val="105"/>
          <w:sz w:val="21"/>
          <w:szCs w:val="21"/>
        </w:rPr>
        <w:t>by</w:t>
      </w:r>
      <w:r>
        <w:rPr>
          <w:rFonts w:cs="Times New Roman"/>
          <w:spacing w:val="15"/>
          <w:w w:val="105"/>
          <w:sz w:val="21"/>
          <w:szCs w:val="21"/>
        </w:rPr>
        <w:t xml:space="preserve"> </w:t>
      </w:r>
      <w:r>
        <w:rPr>
          <w:rFonts w:cs="Times New Roman"/>
          <w:w w:val="105"/>
          <w:sz w:val="21"/>
          <w:szCs w:val="21"/>
        </w:rPr>
        <w:t>Transformer</w:t>
      </w:r>
      <w:r>
        <w:rPr>
          <w:rFonts w:cs="Times New Roman"/>
          <w:spacing w:val="15"/>
          <w:w w:val="105"/>
          <w:sz w:val="21"/>
          <w:szCs w:val="21"/>
        </w:rPr>
        <w:t xml:space="preserve"> </w:t>
      </w:r>
      <w:r>
        <w:rPr>
          <w:rFonts w:cs="Times New Roman"/>
          <w:w w:val="105"/>
          <w:sz w:val="21"/>
          <w:szCs w:val="21"/>
        </w:rPr>
        <w:t>Personalization,</w:t>
      </w:r>
      <w:r>
        <w:rPr>
          <w:rFonts w:cs="Times New Roman"/>
          <w:spacing w:val="21"/>
          <w:w w:val="105"/>
          <w:sz w:val="21"/>
          <w:szCs w:val="21"/>
        </w:rPr>
        <w:t xml:space="preserve"> </w:t>
      </w:r>
      <w:r>
        <w:rPr>
          <w:rFonts w:cs="Times New Roman"/>
          <w:w w:val="105"/>
          <w:sz w:val="21"/>
          <w:szCs w:val="21"/>
        </w:rPr>
        <w:t>IEEE</w:t>
      </w:r>
      <w:r>
        <w:rPr>
          <w:rFonts w:cs="Times New Roman"/>
          <w:spacing w:val="16"/>
          <w:w w:val="105"/>
          <w:sz w:val="21"/>
          <w:szCs w:val="21"/>
        </w:rPr>
        <w:t xml:space="preserve"> </w:t>
      </w:r>
      <w:r>
        <w:rPr>
          <w:rFonts w:cs="Times New Roman"/>
          <w:w w:val="105"/>
          <w:sz w:val="21"/>
          <w:szCs w:val="21"/>
        </w:rPr>
        <w:t>Transactions</w:t>
      </w:r>
      <w:r>
        <w:rPr>
          <w:rFonts w:cs="Times New Roman"/>
          <w:spacing w:val="-50"/>
          <w:w w:val="105"/>
          <w:sz w:val="21"/>
          <w:szCs w:val="21"/>
        </w:rPr>
        <w:t xml:space="preserve"> </w:t>
      </w:r>
      <w:r>
        <w:rPr>
          <w:rFonts w:cs="Times New Roman"/>
          <w:w w:val="110"/>
          <w:sz w:val="21"/>
          <w:szCs w:val="21"/>
        </w:rPr>
        <w:t>on</w:t>
      </w:r>
      <w:r>
        <w:rPr>
          <w:rFonts w:cs="Times New Roman"/>
          <w:spacing w:val="1"/>
          <w:w w:val="110"/>
          <w:sz w:val="21"/>
          <w:szCs w:val="21"/>
        </w:rPr>
        <w:t xml:space="preserve"> </w:t>
      </w:r>
      <w:r>
        <w:rPr>
          <w:rFonts w:cs="Times New Roman"/>
          <w:w w:val="110"/>
          <w:sz w:val="21"/>
          <w:szCs w:val="21"/>
        </w:rPr>
        <w:t>Neural</w:t>
      </w:r>
      <w:r>
        <w:rPr>
          <w:rFonts w:cs="Times New Roman"/>
          <w:spacing w:val="1"/>
          <w:w w:val="110"/>
          <w:sz w:val="21"/>
          <w:szCs w:val="21"/>
        </w:rPr>
        <w:t xml:space="preserve"> </w:t>
      </w:r>
      <w:r>
        <w:rPr>
          <w:rFonts w:cs="Times New Roman"/>
          <w:w w:val="110"/>
          <w:sz w:val="21"/>
          <w:szCs w:val="21"/>
        </w:rPr>
        <w:t>Networks</w:t>
      </w:r>
      <w:r>
        <w:rPr>
          <w:rFonts w:cs="Times New Roman"/>
          <w:spacing w:val="1"/>
          <w:w w:val="110"/>
          <w:sz w:val="21"/>
          <w:szCs w:val="21"/>
        </w:rPr>
        <w:t xml:space="preserve"> </w:t>
      </w:r>
      <w:r>
        <w:rPr>
          <w:rFonts w:cs="Times New Roman"/>
          <w:w w:val="110"/>
          <w:sz w:val="21"/>
          <w:szCs w:val="21"/>
        </w:rPr>
        <w:t>and</w:t>
      </w:r>
      <w:r>
        <w:rPr>
          <w:rFonts w:cs="Times New Roman"/>
          <w:spacing w:val="1"/>
          <w:w w:val="110"/>
          <w:sz w:val="21"/>
          <w:szCs w:val="21"/>
        </w:rPr>
        <w:t xml:space="preserve"> </w:t>
      </w:r>
      <w:r>
        <w:rPr>
          <w:rFonts w:cs="Times New Roman"/>
          <w:w w:val="110"/>
          <w:sz w:val="21"/>
          <w:szCs w:val="21"/>
        </w:rPr>
        <w:t>Learning</w:t>
      </w:r>
      <w:r>
        <w:rPr>
          <w:rFonts w:cs="Times New Roman"/>
          <w:spacing w:val="1"/>
          <w:w w:val="110"/>
          <w:sz w:val="21"/>
          <w:szCs w:val="21"/>
        </w:rPr>
        <w:t xml:space="preserve"> </w:t>
      </w:r>
      <w:r>
        <w:rPr>
          <w:rFonts w:cs="Times New Roman"/>
          <w:w w:val="110"/>
          <w:sz w:val="21"/>
          <w:szCs w:val="21"/>
        </w:rPr>
        <w:t>Systems,</w:t>
      </w:r>
      <w:r>
        <w:rPr>
          <w:rFonts w:cs="Times New Roman"/>
          <w:spacing w:val="1"/>
          <w:w w:val="110"/>
          <w:sz w:val="21"/>
          <w:szCs w:val="21"/>
        </w:rPr>
        <w:t xml:space="preserve"> </w:t>
      </w:r>
      <w:r>
        <w:rPr>
          <w:rFonts w:cs="Times New Roman"/>
          <w:w w:val="110"/>
          <w:sz w:val="21"/>
          <w:szCs w:val="21"/>
        </w:rPr>
        <w:t>2023.</w:t>
      </w:r>
      <w:r>
        <w:rPr>
          <w:rFonts w:cs="Times New Roman"/>
          <w:spacing w:val="1"/>
          <w:w w:val="110"/>
          <w:sz w:val="21"/>
          <w:szCs w:val="21"/>
        </w:rPr>
        <w:t xml:space="preserve"> </w:t>
      </w:r>
      <w:r>
        <w:rPr>
          <w:rFonts w:cs="Times New Roman"/>
          <w:w w:val="110"/>
          <w:sz w:val="21"/>
          <w:szCs w:val="21"/>
        </w:rPr>
        <w:t>(</w:t>
      </w:r>
      <w:r w:rsidR="002F675A">
        <w:rPr>
          <w:rFonts w:cs="Times New Roman" w:hint="eastAsia"/>
          <w:b/>
          <w:w w:val="110"/>
          <w:sz w:val="21"/>
          <w:szCs w:val="21"/>
        </w:rPr>
        <w:t>中科院一区</w:t>
      </w:r>
      <w:r>
        <w:rPr>
          <w:rFonts w:cs="Times New Roman"/>
          <w:b/>
          <w:w w:val="110"/>
          <w:sz w:val="21"/>
          <w:szCs w:val="21"/>
        </w:rPr>
        <w:t>,</w:t>
      </w:r>
      <w:r>
        <w:rPr>
          <w:rFonts w:cs="Times New Roman"/>
          <w:b/>
          <w:spacing w:val="1"/>
          <w:w w:val="110"/>
          <w:sz w:val="21"/>
          <w:szCs w:val="21"/>
        </w:rPr>
        <w:t xml:space="preserve"> </w:t>
      </w:r>
      <w:r>
        <w:rPr>
          <w:rFonts w:cs="Times New Roman"/>
          <w:b/>
          <w:w w:val="110"/>
          <w:sz w:val="21"/>
          <w:szCs w:val="21"/>
        </w:rPr>
        <w:t>Impact</w:t>
      </w:r>
      <w:r>
        <w:rPr>
          <w:rFonts w:cs="Times New Roman"/>
          <w:b/>
          <w:spacing w:val="1"/>
          <w:w w:val="110"/>
          <w:sz w:val="21"/>
          <w:szCs w:val="21"/>
        </w:rPr>
        <w:t xml:space="preserve"> </w:t>
      </w:r>
      <w:r>
        <w:rPr>
          <w:rFonts w:cs="Times New Roman"/>
          <w:b/>
          <w:w w:val="110"/>
          <w:sz w:val="21"/>
          <w:szCs w:val="21"/>
        </w:rPr>
        <w:t>Factor</w:t>
      </w:r>
      <w:r>
        <w:rPr>
          <w:rFonts w:cs="Times New Roman"/>
          <w:b/>
          <w:spacing w:val="1"/>
          <w:w w:val="110"/>
          <w:sz w:val="21"/>
          <w:szCs w:val="21"/>
        </w:rPr>
        <w:t xml:space="preserve"> </w:t>
      </w:r>
      <w:r>
        <w:rPr>
          <w:rFonts w:cs="Times New Roman"/>
          <w:b/>
          <w:w w:val="110"/>
          <w:sz w:val="21"/>
          <w:szCs w:val="21"/>
        </w:rPr>
        <w:t>14.255</w:t>
      </w:r>
      <w:r>
        <w:rPr>
          <w:rFonts w:cs="Times New Roman"/>
          <w:w w:val="110"/>
          <w:sz w:val="21"/>
          <w:szCs w:val="21"/>
        </w:rPr>
        <w:t>)</w:t>
      </w:r>
    </w:p>
    <w:p w14:paraId="5C29C68D" w14:textId="067F342B" w:rsidR="00B858B3" w:rsidRDefault="00B858B3" w:rsidP="00B204D0">
      <w:pPr>
        <w:widowControl/>
        <w:numPr>
          <w:ilvl w:val="0"/>
          <w:numId w:val="12"/>
        </w:numPr>
        <w:spacing w:before="240" w:after="240" w:line="240" w:lineRule="atLeast"/>
        <w:rPr>
          <w:rFonts w:cs="Times New Roman"/>
          <w:color w:val="000000"/>
          <w:kern w:val="0"/>
          <w:sz w:val="21"/>
          <w:szCs w:val="21"/>
        </w:rPr>
      </w:pPr>
      <w:r>
        <w:rPr>
          <w:rFonts w:cs="Times New Roman"/>
          <w:color w:val="000000"/>
          <w:sz w:val="21"/>
          <w:szCs w:val="21"/>
        </w:rPr>
        <w:t xml:space="preserve">"Alternating Differentiation for Optimization Layers", accepted by </w:t>
      </w:r>
      <w:r>
        <w:rPr>
          <w:rFonts w:cs="Times New Roman"/>
          <w:i/>
          <w:iCs/>
          <w:color w:val="000000"/>
          <w:sz w:val="21"/>
          <w:szCs w:val="21"/>
        </w:rPr>
        <w:t>ICLR</w:t>
      </w:r>
      <w:r>
        <w:rPr>
          <w:rFonts w:cs="Times New Roman"/>
          <w:color w:val="000000"/>
          <w:sz w:val="21"/>
          <w:szCs w:val="21"/>
        </w:rPr>
        <w:t xml:space="preserve"> 2023. </w:t>
      </w:r>
      <w:r>
        <w:rPr>
          <w:rFonts w:cs="Times New Roman"/>
          <w:b/>
          <w:bCs/>
          <w:color w:val="000000"/>
          <w:sz w:val="21"/>
          <w:szCs w:val="21"/>
        </w:rPr>
        <w:t>(</w:t>
      </w:r>
      <w:r w:rsidR="00B630B0">
        <w:rPr>
          <w:rFonts w:cs="Times New Roman" w:hint="eastAsia"/>
          <w:b/>
          <w:bCs/>
          <w:color w:val="000000"/>
          <w:sz w:val="21"/>
          <w:szCs w:val="21"/>
        </w:rPr>
        <w:t xml:space="preserve">CAAI-A </w:t>
      </w:r>
      <w:r>
        <w:rPr>
          <w:rFonts w:cs="Times New Roman"/>
          <w:b/>
          <w:bCs/>
          <w:color w:val="000000"/>
          <w:sz w:val="21"/>
          <w:szCs w:val="21"/>
        </w:rPr>
        <w:t>机器学习三大国际会议之一</w:t>
      </w:r>
      <w:r>
        <w:rPr>
          <w:rFonts w:cs="Times New Roman"/>
          <w:b/>
          <w:bCs/>
          <w:color w:val="000000"/>
          <w:sz w:val="21"/>
          <w:szCs w:val="21"/>
        </w:rPr>
        <w:t>)</w:t>
      </w:r>
    </w:p>
    <w:p w14:paraId="49B2E876" w14:textId="77777777" w:rsidR="00B858B3" w:rsidRDefault="00B858B3" w:rsidP="00B204D0">
      <w:pPr>
        <w:widowControl/>
        <w:numPr>
          <w:ilvl w:val="0"/>
          <w:numId w:val="12"/>
        </w:numPr>
        <w:spacing w:line="278" w:lineRule="auto"/>
        <w:rPr>
          <w:rFonts w:cs="Times New Roman"/>
          <w:color w:val="000000"/>
          <w:sz w:val="21"/>
          <w:szCs w:val="21"/>
        </w:rPr>
      </w:pPr>
      <w:proofErr w:type="spellStart"/>
      <w:r>
        <w:rPr>
          <w:rFonts w:cs="Times New Roman"/>
          <w:color w:val="000000"/>
          <w:sz w:val="21"/>
          <w:szCs w:val="21"/>
        </w:rPr>
        <w:t>Juze</w:t>
      </w:r>
      <w:proofErr w:type="spellEnd"/>
      <w:r>
        <w:rPr>
          <w:rFonts w:cs="Times New Roman"/>
          <w:color w:val="000000"/>
          <w:sz w:val="21"/>
          <w:szCs w:val="21"/>
        </w:rPr>
        <w:t xml:space="preserve"> Zhang, </w:t>
      </w:r>
      <w:proofErr w:type="spellStart"/>
      <w:r>
        <w:rPr>
          <w:rFonts w:cs="Times New Roman"/>
          <w:color w:val="000000"/>
          <w:sz w:val="21"/>
          <w:szCs w:val="21"/>
        </w:rPr>
        <w:t>Jingya</w:t>
      </w:r>
      <w:proofErr w:type="spellEnd"/>
      <w:r>
        <w:rPr>
          <w:rFonts w:cs="Times New Roman"/>
          <w:color w:val="000000"/>
          <w:sz w:val="21"/>
          <w:szCs w:val="21"/>
        </w:rPr>
        <w:t xml:space="preserve"> Wang*, </w:t>
      </w:r>
      <w:r>
        <w:rPr>
          <w:rStyle w:val="aff6"/>
          <w:rFonts w:cs="Times New Roman"/>
          <w:color w:val="000000"/>
          <w:sz w:val="21"/>
          <w:szCs w:val="21"/>
        </w:rPr>
        <w:t>Ye Shi*</w:t>
      </w:r>
      <w:r>
        <w:rPr>
          <w:rFonts w:cs="Times New Roman"/>
          <w:color w:val="000000"/>
          <w:sz w:val="21"/>
          <w:szCs w:val="21"/>
        </w:rPr>
        <w:t xml:space="preserve">, Lan Xu, Fei Gao, Jingyi Yu, "Mutual Adaptive Reasoning for Monocular 3D Multi-Person Pose Estimation", accepted by </w:t>
      </w:r>
      <w:r>
        <w:rPr>
          <w:rFonts w:cs="Times New Roman"/>
          <w:i/>
          <w:iCs/>
          <w:color w:val="000000"/>
          <w:sz w:val="21"/>
          <w:szCs w:val="21"/>
        </w:rPr>
        <w:t>ACM MM</w:t>
      </w:r>
      <w:r>
        <w:rPr>
          <w:rFonts w:cs="Times New Roman"/>
          <w:color w:val="000000"/>
          <w:sz w:val="21"/>
          <w:szCs w:val="21"/>
        </w:rPr>
        <w:t xml:space="preserve"> 2022. </w:t>
      </w:r>
      <w:r>
        <w:rPr>
          <w:rStyle w:val="aff6"/>
          <w:rFonts w:cs="Times New Roman"/>
          <w:color w:val="000000"/>
          <w:sz w:val="21"/>
          <w:szCs w:val="21"/>
        </w:rPr>
        <w:t>(</w:t>
      </w:r>
      <w:r>
        <w:rPr>
          <w:rStyle w:val="aff6"/>
          <w:rFonts w:cs="Times New Roman"/>
          <w:color w:val="000000"/>
          <w:sz w:val="21"/>
          <w:szCs w:val="21"/>
        </w:rPr>
        <w:t>中国计算机协会</w:t>
      </w:r>
      <w:r>
        <w:rPr>
          <w:rStyle w:val="aff6"/>
          <w:rFonts w:cs="Times New Roman"/>
          <w:color w:val="000000"/>
          <w:sz w:val="21"/>
          <w:szCs w:val="21"/>
        </w:rPr>
        <w:t xml:space="preserve"> CCF A) </w:t>
      </w:r>
    </w:p>
    <w:p w14:paraId="6F8CDD84" w14:textId="77777777" w:rsidR="00B858B3" w:rsidRDefault="00B858B3" w:rsidP="00B204D0">
      <w:pPr>
        <w:widowControl/>
        <w:numPr>
          <w:ilvl w:val="0"/>
          <w:numId w:val="12"/>
        </w:numPr>
        <w:spacing w:line="278" w:lineRule="auto"/>
        <w:rPr>
          <w:rFonts w:cs="Times New Roman"/>
          <w:color w:val="000000"/>
          <w:sz w:val="21"/>
          <w:szCs w:val="21"/>
        </w:rPr>
      </w:pPr>
      <w:r>
        <w:rPr>
          <w:rStyle w:val="aff6"/>
          <w:rFonts w:cs="Times New Roman"/>
          <w:color w:val="000000"/>
          <w:sz w:val="21"/>
          <w:szCs w:val="21"/>
        </w:rPr>
        <w:t>Ye Shi </w:t>
      </w:r>
      <w:r>
        <w:rPr>
          <w:rFonts w:cs="Times New Roman"/>
          <w:color w:val="000000"/>
          <w:sz w:val="21"/>
          <w:szCs w:val="21"/>
        </w:rPr>
        <w:t xml:space="preserve">, Leijie Zhang , </w:t>
      </w:r>
      <w:proofErr w:type="spellStart"/>
      <w:r>
        <w:rPr>
          <w:rFonts w:cs="Times New Roman"/>
          <w:color w:val="000000"/>
          <w:sz w:val="21"/>
          <w:szCs w:val="21"/>
        </w:rPr>
        <w:t>Zehong</w:t>
      </w:r>
      <w:proofErr w:type="spellEnd"/>
      <w:r>
        <w:rPr>
          <w:rFonts w:cs="Times New Roman"/>
          <w:color w:val="000000"/>
          <w:sz w:val="21"/>
          <w:szCs w:val="21"/>
        </w:rPr>
        <w:t xml:space="preserve"> Cao, M. Tanveer and Chin-Teng Lin*, "Distributed Semi-supervised Fuzzy Regression with Interpolation Consistency Regularization", accepted by </w:t>
      </w:r>
      <w:r>
        <w:rPr>
          <w:rFonts w:cs="Times New Roman"/>
          <w:i/>
          <w:iCs/>
          <w:color w:val="000000"/>
          <w:sz w:val="21"/>
          <w:szCs w:val="21"/>
        </w:rPr>
        <w:t>IEEE Transactions on Fuzzy Systems, 2021</w:t>
      </w:r>
      <w:r>
        <w:rPr>
          <w:rFonts w:cs="Times New Roman"/>
          <w:color w:val="000000"/>
          <w:sz w:val="21"/>
          <w:szCs w:val="21"/>
        </w:rPr>
        <w:t>.</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Impact Factor 12.253)</w:t>
      </w:r>
    </w:p>
    <w:p w14:paraId="0A1B0B51" w14:textId="77777777" w:rsidR="00B858B3" w:rsidRPr="008368F1" w:rsidRDefault="00B858B3" w:rsidP="00B204D0">
      <w:pPr>
        <w:widowControl/>
        <w:numPr>
          <w:ilvl w:val="0"/>
          <w:numId w:val="12"/>
        </w:numPr>
        <w:spacing w:line="278" w:lineRule="auto"/>
        <w:rPr>
          <w:rStyle w:val="aff6"/>
          <w:rFonts w:cs="Times New Roman"/>
          <w:b w:val="0"/>
          <w:bCs w:val="0"/>
          <w:color w:val="000000"/>
          <w:sz w:val="21"/>
          <w:szCs w:val="21"/>
        </w:rPr>
      </w:pPr>
      <w:proofErr w:type="spellStart"/>
      <w:r>
        <w:rPr>
          <w:rFonts w:cs="Times New Roman"/>
          <w:color w:val="000000"/>
          <w:sz w:val="21"/>
          <w:szCs w:val="21"/>
        </w:rPr>
        <w:t>Leijie</w:t>
      </w:r>
      <w:proofErr w:type="spellEnd"/>
      <w:r>
        <w:rPr>
          <w:rFonts w:cs="Times New Roman"/>
          <w:color w:val="000000"/>
          <w:sz w:val="21"/>
          <w:szCs w:val="21"/>
        </w:rPr>
        <w:t xml:space="preserve"> Zhang, </w:t>
      </w:r>
      <w:r>
        <w:rPr>
          <w:rStyle w:val="aff6"/>
          <w:rFonts w:cs="Times New Roman"/>
          <w:color w:val="000000"/>
          <w:sz w:val="21"/>
          <w:szCs w:val="21"/>
        </w:rPr>
        <w:t>Ye Shi* </w:t>
      </w:r>
      <w:r>
        <w:rPr>
          <w:rFonts w:cs="Times New Roman"/>
          <w:color w:val="000000"/>
          <w:sz w:val="21"/>
          <w:szCs w:val="21"/>
        </w:rPr>
        <w:t xml:space="preserve">, Yu-Cheng Chang, and Chin-Teng </w:t>
      </w:r>
      <w:proofErr w:type="spellStart"/>
      <w:r>
        <w:rPr>
          <w:rFonts w:cs="Times New Roman"/>
          <w:color w:val="000000"/>
          <w:sz w:val="21"/>
          <w:szCs w:val="21"/>
        </w:rPr>
        <w:t>Lin,</w:t>
      </w:r>
      <w:hyperlink r:id="rId15" w:tgtFrame="new" w:history="1">
        <w:r>
          <w:rPr>
            <w:rFonts w:cs="Times New Roman"/>
            <w:color w:val="000000"/>
            <w:sz w:val="21"/>
            <w:szCs w:val="21"/>
          </w:rPr>
          <w:t>"Hierarchical</w:t>
        </w:r>
        <w:proofErr w:type="spellEnd"/>
        <w:r>
          <w:rPr>
            <w:rFonts w:cs="Times New Roman"/>
            <w:color w:val="000000"/>
            <w:sz w:val="21"/>
            <w:szCs w:val="21"/>
          </w:rPr>
          <w:t xml:space="preserve"> fuzzy neural networks with privacy preservation on heterogeneous big data"</w:t>
        </w:r>
      </w:hyperlink>
      <w:r>
        <w:rPr>
          <w:rFonts w:cs="Times New Roman"/>
          <w:color w:val="000000"/>
          <w:sz w:val="21"/>
          <w:szCs w:val="21"/>
        </w:rPr>
        <w:t xml:space="preserve">, </w:t>
      </w:r>
      <w:r>
        <w:rPr>
          <w:rFonts w:cs="Times New Roman"/>
          <w:i/>
          <w:iCs/>
          <w:color w:val="000000"/>
          <w:sz w:val="21"/>
          <w:szCs w:val="21"/>
        </w:rPr>
        <w:t>IEEE Transactions on Fuzzy Systems</w:t>
      </w:r>
      <w:r>
        <w:rPr>
          <w:rFonts w:cs="Times New Roman"/>
          <w:color w:val="000000"/>
          <w:sz w:val="21"/>
          <w:szCs w:val="21"/>
        </w:rPr>
        <w:t>, vol. 29, pp. 46 - 58, 2021.</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Impact Factor 12.253)</w:t>
      </w:r>
    </w:p>
    <w:p w14:paraId="465D19AE" w14:textId="3D9C77F6" w:rsidR="008368F1" w:rsidRPr="008368F1" w:rsidRDefault="008368F1" w:rsidP="00B204D0">
      <w:pPr>
        <w:widowControl/>
        <w:numPr>
          <w:ilvl w:val="0"/>
          <w:numId w:val="12"/>
        </w:numPr>
        <w:spacing w:line="278" w:lineRule="auto"/>
        <w:rPr>
          <w:rFonts w:cs="Times New Roman"/>
          <w:b/>
          <w:bCs/>
          <w:sz w:val="21"/>
          <w:szCs w:val="21"/>
          <w:u w:val="single"/>
        </w:rPr>
      </w:pPr>
      <w:r>
        <w:rPr>
          <w:rFonts w:cs="Times New Roman"/>
          <w:w w:val="110"/>
          <w:sz w:val="21"/>
          <w:szCs w:val="21"/>
        </w:rPr>
        <w:t>Zhi</w:t>
      </w:r>
      <w:r>
        <w:rPr>
          <w:rFonts w:cs="Times New Roman"/>
          <w:spacing w:val="-9"/>
          <w:w w:val="110"/>
          <w:sz w:val="21"/>
          <w:szCs w:val="21"/>
        </w:rPr>
        <w:t xml:space="preserve"> </w:t>
      </w:r>
      <w:r>
        <w:rPr>
          <w:rFonts w:cs="Times New Roman"/>
          <w:w w:val="110"/>
          <w:sz w:val="21"/>
          <w:szCs w:val="21"/>
        </w:rPr>
        <w:t>Cao#,</w:t>
      </w:r>
      <w:r>
        <w:rPr>
          <w:rFonts w:cs="Times New Roman"/>
          <w:spacing w:val="-7"/>
          <w:w w:val="110"/>
          <w:sz w:val="21"/>
          <w:szCs w:val="21"/>
        </w:rPr>
        <w:t xml:space="preserve"> </w:t>
      </w:r>
      <w:r>
        <w:rPr>
          <w:rFonts w:cs="Times New Roman"/>
          <w:b/>
          <w:w w:val="110"/>
          <w:sz w:val="21"/>
          <w:szCs w:val="21"/>
        </w:rPr>
        <w:t>Ye</w:t>
      </w:r>
      <w:r>
        <w:rPr>
          <w:rFonts w:cs="Times New Roman"/>
          <w:b/>
          <w:spacing w:val="-3"/>
          <w:w w:val="110"/>
          <w:sz w:val="21"/>
          <w:szCs w:val="21"/>
        </w:rPr>
        <w:t xml:space="preserve"> </w:t>
      </w:r>
      <w:r>
        <w:rPr>
          <w:rFonts w:cs="Times New Roman"/>
          <w:b/>
          <w:w w:val="110"/>
          <w:sz w:val="21"/>
          <w:szCs w:val="21"/>
        </w:rPr>
        <w:t>Shi</w:t>
      </w:r>
      <w:r>
        <w:rPr>
          <w:rFonts w:cs="Times New Roman"/>
          <w:w w:val="110"/>
          <w:sz w:val="21"/>
          <w:szCs w:val="21"/>
        </w:rPr>
        <w:t>#,</w:t>
      </w:r>
      <w:r>
        <w:rPr>
          <w:rFonts w:cs="Times New Roman"/>
          <w:spacing w:val="-7"/>
          <w:w w:val="110"/>
          <w:sz w:val="21"/>
          <w:szCs w:val="21"/>
        </w:rPr>
        <w:t xml:space="preserve"> </w:t>
      </w:r>
      <w:r>
        <w:rPr>
          <w:rFonts w:cs="Times New Roman"/>
          <w:w w:val="110"/>
          <w:sz w:val="21"/>
          <w:szCs w:val="21"/>
        </w:rPr>
        <w:t>Yu-Cheng</w:t>
      </w:r>
      <w:r>
        <w:rPr>
          <w:rFonts w:cs="Times New Roman"/>
          <w:spacing w:val="-9"/>
          <w:w w:val="110"/>
          <w:sz w:val="21"/>
          <w:szCs w:val="21"/>
        </w:rPr>
        <w:t xml:space="preserve"> </w:t>
      </w:r>
      <w:r>
        <w:rPr>
          <w:rFonts w:cs="Times New Roman"/>
          <w:w w:val="110"/>
          <w:sz w:val="21"/>
          <w:szCs w:val="21"/>
        </w:rPr>
        <w:t>Chang,</w:t>
      </w:r>
      <w:r>
        <w:rPr>
          <w:rFonts w:cs="Times New Roman"/>
          <w:spacing w:val="-8"/>
          <w:w w:val="110"/>
          <w:sz w:val="21"/>
          <w:szCs w:val="21"/>
        </w:rPr>
        <w:t xml:space="preserve"> </w:t>
      </w:r>
      <w:r>
        <w:rPr>
          <w:rFonts w:cs="Times New Roman"/>
          <w:w w:val="110"/>
          <w:sz w:val="21"/>
          <w:szCs w:val="21"/>
        </w:rPr>
        <w:t>Xin</w:t>
      </w:r>
      <w:r>
        <w:rPr>
          <w:rFonts w:cs="Times New Roman"/>
          <w:spacing w:val="-9"/>
          <w:w w:val="110"/>
          <w:sz w:val="21"/>
          <w:szCs w:val="21"/>
        </w:rPr>
        <w:t xml:space="preserve"> </w:t>
      </w:r>
      <w:r>
        <w:rPr>
          <w:rFonts w:cs="Times New Roman"/>
          <w:w w:val="110"/>
          <w:sz w:val="21"/>
          <w:szCs w:val="21"/>
        </w:rPr>
        <w:t>Yao,</w:t>
      </w:r>
      <w:r>
        <w:rPr>
          <w:rFonts w:cs="Times New Roman"/>
          <w:spacing w:val="-8"/>
          <w:w w:val="110"/>
          <w:sz w:val="21"/>
          <w:szCs w:val="21"/>
        </w:rPr>
        <w:t xml:space="preserve"> </w:t>
      </w:r>
      <w:r>
        <w:rPr>
          <w:rFonts w:cs="Times New Roman"/>
          <w:w w:val="110"/>
          <w:sz w:val="21"/>
          <w:szCs w:val="21"/>
        </w:rPr>
        <w:t>and</w:t>
      </w:r>
      <w:r>
        <w:rPr>
          <w:rFonts w:cs="Times New Roman"/>
          <w:spacing w:val="-9"/>
          <w:w w:val="110"/>
          <w:sz w:val="21"/>
          <w:szCs w:val="21"/>
        </w:rPr>
        <w:t xml:space="preserve"> </w:t>
      </w:r>
      <w:r>
        <w:rPr>
          <w:rFonts w:cs="Times New Roman"/>
          <w:w w:val="110"/>
          <w:sz w:val="21"/>
          <w:szCs w:val="21"/>
        </w:rPr>
        <w:t>Chin-Teng</w:t>
      </w:r>
      <w:r>
        <w:rPr>
          <w:rFonts w:cs="Times New Roman"/>
          <w:spacing w:val="-9"/>
          <w:w w:val="110"/>
          <w:sz w:val="21"/>
          <w:szCs w:val="21"/>
        </w:rPr>
        <w:t xml:space="preserve"> </w:t>
      </w:r>
      <w:r>
        <w:rPr>
          <w:rFonts w:cs="Times New Roman"/>
          <w:w w:val="110"/>
          <w:sz w:val="21"/>
          <w:szCs w:val="21"/>
        </w:rPr>
        <w:t>Lin,</w:t>
      </w:r>
      <w:r>
        <w:rPr>
          <w:rFonts w:cs="Times New Roman"/>
          <w:spacing w:val="-8"/>
          <w:w w:val="110"/>
          <w:sz w:val="21"/>
          <w:szCs w:val="21"/>
        </w:rPr>
        <w:t xml:space="preserve"> </w:t>
      </w:r>
      <w:r>
        <w:rPr>
          <w:rFonts w:cs="Times New Roman"/>
          <w:w w:val="110"/>
          <w:sz w:val="21"/>
          <w:szCs w:val="21"/>
        </w:rPr>
        <w:t>Twin</w:t>
      </w:r>
      <w:r>
        <w:rPr>
          <w:rFonts w:cs="Times New Roman"/>
          <w:spacing w:val="-9"/>
          <w:w w:val="110"/>
          <w:sz w:val="21"/>
          <w:szCs w:val="21"/>
        </w:rPr>
        <w:t xml:space="preserve"> </w:t>
      </w:r>
      <w:r>
        <w:rPr>
          <w:rFonts w:cs="Times New Roman"/>
          <w:w w:val="110"/>
          <w:sz w:val="21"/>
          <w:szCs w:val="21"/>
        </w:rPr>
        <w:t>Fuzzy</w:t>
      </w:r>
      <w:r>
        <w:rPr>
          <w:rFonts w:cs="Times New Roman"/>
          <w:spacing w:val="-52"/>
          <w:w w:val="110"/>
          <w:sz w:val="21"/>
          <w:szCs w:val="21"/>
        </w:rPr>
        <w:t xml:space="preserve"> </w:t>
      </w:r>
      <w:r>
        <w:rPr>
          <w:rFonts w:cs="Times New Roman"/>
          <w:w w:val="105"/>
          <w:sz w:val="21"/>
          <w:szCs w:val="21"/>
        </w:rPr>
        <w:t>Networks With Interpolation Consistency Regularization for Weakly-Supervised</w:t>
      </w:r>
      <w:r>
        <w:rPr>
          <w:rFonts w:cs="Times New Roman"/>
          <w:spacing w:val="1"/>
          <w:w w:val="105"/>
          <w:sz w:val="21"/>
          <w:szCs w:val="21"/>
        </w:rPr>
        <w:t xml:space="preserve"> </w:t>
      </w:r>
      <w:r>
        <w:rPr>
          <w:rFonts w:cs="Times New Roman"/>
          <w:w w:val="110"/>
          <w:sz w:val="21"/>
          <w:szCs w:val="21"/>
        </w:rPr>
        <w:t>Anomaly Detection, IEEE Transactions on Fuzzy Systems, 2024.</w:t>
      </w:r>
      <w:r>
        <w:rPr>
          <w:rFonts w:cs="Times New Roman"/>
          <w:spacing w:val="1"/>
          <w:w w:val="110"/>
          <w:sz w:val="21"/>
          <w:szCs w:val="21"/>
        </w:rPr>
        <w:t xml:space="preserve"> </w:t>
      </w:r>
      <w:r>
        <w:rPr>
          <w:rFonts w:cs="Times New Roman"/>
          <w:w w:val="110"/>
          <w:sz w:val="21"/>
          <w:szCs w:val="21"/>
        </w:rPr>
        <w:t>(</w:t>
      </w:r>
      <w:r>
        <w:rPr>
          <w:rFonts w:cs="Times New Roman"/>
          <w:b/>
          <w:w w:val="110"/>
          <w:sz w:val="21"/>
          <w:szCs w:val="21"/>
        </w:rPr>
        <w:t>SCI Q1,</w:t>
      </w:r>
      <w:r>
        <w:rPr>
          <w:rFonts w:cs="Times New Roman"/>
          <w:b/>
          <w:spacing w:val="1"/>
          <w:w w:val="110"/>
          <w:sz w:val="21"/>
          <w:szCs w:val="21"/>
        </w:rPr>
        <w:t xml:space="preserve"> </w:t>
      </w:r>
      <w:r>
        <w:rPr>
          <w:rFonts w:cs="Times New Roman"/>
          <w:b/>
          <w:w w:val="110"/>
          <w:sz w:val="21"/>
          <w:szCs w:val="21"/>
        </w:rPr>
        <w:t>Impact</w:t>
      </w:r>
      <w:r>
        <w:rPr>
          <w:rFonts w:cs="Times New Roman"/>
          <w:b/>
          <w:spacing w:val="22"/>
          <w:w w:val="110"/>
          <w:sz w:val="21"/>
          <w:szCs w:val="21"/>
        </w:rPr>
        <w:t xml:space="preserve"> </w:t>
      </w:r>
      <w:r>
        <w:rPr>
          <w:rFonts w:cs="Times New Roman"/>
          <w:b/>
          <w:w w:val="110"/>
          <w:sz w:val="21"/>
          <w:szCs w:val="21"/>
        </w:rPr>
        <w:t>Factor</w:t>
      </w:r>
      <w:r>
        <w:rPr>
          <w:rFonts w:cs="Times New Roman"/>
          <w:b/>
          <w:spacing w:val="22"/>
          <w:w w:val="110"/>
          <w:sz w:val="21"/>
          <w:szCs w:val="21"/>
        </w:rPr>
        <w:t xml:space="preserve"> </w:t>
      </w:r>
      <w:r>
        <w:rPr>
          <w:rFonts w:cs="Times New Roman"/>
          <w:b/>
          <w:w w:val="110"/>
          <w:sz w:val="21"/>
          <w:szCs w:val="21"/>
        </w:rPr>
        <w:t>12.253</w:t>
      </w:r>
      <w:r>
        <w:rPr>
          <w:rFonts w:cs="Times New Roman"/>
          <w:w w:val="110"/>
          <w:sz w:val="21"/>
          <w:szCs w:val="21"/>
        </w:rPr>
        <w:t>)</w:t>
      </w:r>
    </w:p>
    <w:p w14:paraId="4A8DC75D" w14:textId="77777777" w:rsidR="00B858B3" w:rsidRDefault="00B858B3" w:rsidP="00B204D0">
      <w:pPr>
        <w:widowControl/>
        <w:numPr>
          <w:ilvl w:val="0"/>
          <w:numId w:val="12"/>
        </w:numPr>
        <w:spacing w:before="240" w:after="240" w:line="240" w:lineRule="atLeast"/>
        <w:rPr>
          <w:rFonts w:cs="Times New Roman"/>
          <w:color w:val="000000"/>
          <w:kern w:val="0"/>
          <w:sz w:val="21"/>
          <w:szCs w:val="21"/>
        </w:rPr>
      </w:pPr>
      <w:proofErr w:type="spellStart"/>
      <w:r>
        <w:rPr>
          <w:rFonts w:cs="Times New Roman"/>
          <w:color w:val="000000"/>
          <w:sz w:val="21"/>
          <w:szCs w:val="21"/>
        </w:rPr>
        <w:t>Leijie</w:t>
      </w:r>
      <w:proofErr w:type="spellEnd"/>
      <w:r>
        <w:rPr>
          <w:rFonts w:cs="Times New Roman"/>
          <w:color w:val="000000"/>
          <w:sz w:val="21"/>
          <w:szCs w:val="21"/>
        </w:rPr>
        <w:t xml:space="preserve"> Zhang, </w:t>
      </w:r>
      <w:r>
        <w:rPr>
          <w:rStyle w:val="aff6"/>
          <w:rFonts w:cs="Times New Roman"/>
          <w:color w:val="000000"/>
          <w:sz w:val="21"/>
          <w:szCs w:val="21"/>
        </w:rPr>
        <w:t>Ye Shi*</w:t>
      </w:r>
      <w:r>
        <w:rPr>
          <w:rFonts w:cs="Times New Roman"/>
          <w:color w:val="000000"/>
          <w:sz w:val="21"/>
          <w:szCs w:val="21"/>
        </w:rPr>
        <w:t xml:space="preserve">, Yu-Cheng Chang and Chin-Teng Lin*, "Robust Fuzzy Neural Network with an Adaptive Inference Engine", accepted by </w:t>
      </w:r>
      <w:r>
        <w:rPr>
          <w:rFonts w:cs="Times New Roman"/>
          <w:i/>
          <w:iCs/>
          <w:color w:val="000000"/>
          <w:sz w:val="21"/>
          <w:szCs w:val="21"/>
        </w:rPr>
        <w:t>IEEE Transactions on Cybernetics</w:t>
      </w:r>
      <w:r>
        <w:rPr>
          <w:rFonts w:cs="Times New Roman"/>
          <w:color w:val="000000"/>
          <w:sz w:val="21"/>
          <w:szCs w:val="21"/>
        </w:rPr>
        <w:t>, 2023. </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Impact Factor 19.118)</w:t>
      </w:r>
    </w:p>
    <w:p w14:paraId="3C2629AE" w14:textId="77777777" w:rsidR="00B858B3" w:rsidRDefault="00B858B3" w:rsidP="00B204D0">
      <w:pPr>
        <w:widowControl/>
        <w:numPr>
          <w:ilvl w:val="0"/>
          <w:numId w:val="12"/>
        </w:numPr>
        <w:spacing w:before="240" w:after="240" w:line="240" w:lineRule="atLeast"/>
        <w:rPr>
          <w:rStyle w:val="aff6"/>
          <w:rFonts w:cs="Times New Roman"/>
          <w:b w:val="0"/>
          <w:bCs w:val="0"/>
          <w:color w:val="000000"/>
          <w:sz w:val="21"/>
          <w:szCs w:val="21"/>
        </w:rPr>
      </w:pPr>
      <w:proofErr w:type="spellStart"/>
      <w:r>
        <w:rPr>
          <w:rFonts w:cs="Times New Roman"/>
          <w:color w:val="000000"/>
          <w:sz w:val="21"/>
          <w:szCs w:val="21"/>
        </w:rPr>
        <w:t>Leijie</w:t>
      </w:r>
      <w:proofErr w:type="spellEnd"/>
      <w:r>
        <w:rPr>
          <w:rFonts w:cs="Times New Roman"/>
          <w:color w:val="000000"/>
          <w:sz w:val="21"/>
          <w:szCs w:val="21"/>
        </w:rPr>
        <w:t xml:space="preserve"> Zhang, </w:t>
      </w:r>
      <w:r>
        <w:rPr>
          <w:rStyle w:val="aff6"/>
          <w:rFonts w:cs="Times New Roman"/>
          <w:color w:val="000000"/>
          <w:sz w:val="21"/>
          <w:szCs w:val="21"/>
        </w:rPr>
        <w:t>Ye Shi*</w:t>
      </w:r>
      <w:r>
        <w:rPr>
          <w:rFonts w:cs="Times New Roman"/>
          <w:color w:val="000000"/>
          <w:sz w:val="21"/>
          <w:szCs w:val="21"/>
        </w:rPr>
        <w:t xml:space="preserve">, Yu-Cheng Chang and Chin-Teng Lin*, "Federated Fuzzy Neural Networks with Evolutionary Rule Learning", accepted by </w:t>
      </w:r>
      <w:r>
        <w:rPr>
          <w:rFonts w:cs="Times New Roman"/>
          <w:i/>
          <w:iCs/>
          <w:color w:val="000000"/>
          <w:sz w:val="21"/>
          <w:szCs w:val="21"/>
        </w:rPr>
        <w:t>IEEE Transactions on Fuzzy Systems</w:t>
      </w:r>
      <w:r>
        <w:rPr>
          <w:rFonts w:cs="Times New Roman"/>
          <w:color w:val="000000"/>
          <w:sz w:val="21"/>
          <w:szCs w:val="21"/>
        </w:rPr>
        <w:t>, 2022. </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Impact Factor 12.253)</w:t>
      </w:r>
    </w:p>
    <w:p w14:paraId="65739CDA" w14:textId="55D6C1C5" w:rsidR="00C44DC3" w:rsidRPr="00912204" w:rsidRDefault="00B858B3" w:rsidP="00B204D0">
      <w:pPr>
        <w:widowControl/>
        <w:numPr>
          <w:ilvl w:val="0"/>
          <w:numId w:val="12"/>
        </w:numPr>
        <w:spacing w:before="240" w:after="240" w:line="240" w:lineRule="atLeast"/>
        <w:rPr>
          <w:rStyle w:val="aff6"/>
          <w:rFonts w:cs="Times New Roman"/>
          <w:b w:val="0"/>
          <w:bCs w:val="0"/>
          <w:color w:val="000000"/>
          <w:sz w:val="21"/>
          <w:szCs w:val="21"/>
        </w:rPr>
      </w:pPr>
      <w:r>
        <w:rPr>
          <w:rStyle w:val="aff6"/>
          <w:rFonts w:cs="Times New Roman"/>
          <w:color w:val="000000"/>
          <w:sz w:val="21"/>
          <w:szCs w:val="21"/>
        </w:rPr>
        <w:lastRenderedPageBreak/>
        <w:t>Ye Shi*</w:t>
      </w:r>
      <w:r>
        <w:rPr>
          <w:rFonts w:cs="Times New Roman"/>
          <w:color w:val="000000"/>
          <w:sz w:val="21"/>
          <w:szCs w:val="21"/>
        </w:rPr>
        <w:t> , Chin-Teng Lin, Yu-Cheng Chang, Weiping Ding, Yuhui Shi and Xin Yao, </w:t>
      </w:r>
      <w:hyperlink r:id="rId16" w:tgtFrame="new" w:history="1">
        <w:r>
          <w:rPr>
            <w:rFonts w:cs="Times New Roman"/>
            <w:color w:val="000000"/>
            <w:sz w:val="21"/>
            <w:szCs w:val="21"/>
          </w:rPr>
          <w:t>"Consensus learning for distributed fuzzy neural network in big data environment"</w:t>
        </w:r>
      </w:hyperlink>
      <w:r>
        <w:rPr>
          <w:rFonts w:cs="Times New Roman"/>
          <w:color w:val="000000"/>
          <w:sz w:val="21"/>
          <w:szCs w:val="21"/>
        </w:rPr>
        <w:t xml:space="preserve">, </w:t>
      </w:r>
      <w:r>
        <w:rPr>
          <w:rFonts w:cs="Times New Roman"/>
          <w:i/>
          <w:iCs/>
          <w:color w:val="000000"/>
          <w:sz w:val="21"/>
          <w:szCs w:val="21"/>
        </w:rPr>
        <w:t>IEEE Transactions on Emerging Topics in Computational Intelligence</w:t>
      </w:r>
      <w:r>
        <w:rPr>
          <w:rFonts w:cs="Times New Roman"/>
          <w:color w:val="000000"/>
          <w:sz w:val="21"/>
          <w:szCs w:val="21"/>
        </w:rPr>
        <w:t>, vol. 5, pp. 29-41, 2021. </w:t>
      </w:r>
      <w:r>
        <w:rPr>
          <w:rStyle w:val="aff6"/>
          <w:rFonts w:cs="Times New Roman"/>
          <w:color w:val="000000"/>
          <w:sz w:val="21"/>
          <w:szCs w:val="21"/>
        </w:rPr>
        <w:t>(</w:t>
      </w:r>
      <w:r>
        <w:rPr>
          <w:rStyle w:val="aff6"/>
          <w:rFonts w:cs="Times New Roman"/>
          <w:color w:val="000000"/>
          <w:sz w:val="21"/>
          <w:szCs w:val="21"/>
        </w:rPr>
        <w:t>中科院二区</w:t>
      </w:r>
      <w:r>
        <w:rPr>
          <w:rStyle w:val="aff6"/>
          <w:rFonts w:cs="Times New Roman"/>
          <w:color w:val="000000"/>
          <w:sz w:val="21"/>
          <w:szCs w:val="21"/>
        </w:rPr>
        <w:t>, Impact Factor 4.851)</w:t>
      </w:r>
    </w:p>
    <w:p w14:paraId="18946E73" w14:textId="77777777" w:rsidR="00B858B3" w:rsidRPr="007F3D4D" w:rsidRDefault="00B858B3" w:rsidP="00B858B3">
      <w:pPr>
        <w:snapToGrid w:val="0"/>
        <w:rPr>
          <w:b/>
          <w:bCs/>
        </w:rPr>
      </w:pPr>
    </w:p>
    <w:p w14:paraId="5A485124" w14:textId="77777777" w:rsidR="00444E39" w:rsidRPr="00A34F67" w:rsidRDefault="00444E39" w:rsidP="00444E39">
      <w:pPr>
        <w:snapToGrid w:val="0"/>
        <w:spacing w:line="360" w:lineRule="auto"/>
        <w:ind w:firstLine="0"/>
        <w:rPr>
          <w:b/>
          <w:u w:val="single"/>
        </w:rPr>
      </w:pPr>
      <w:r w:rsidRPr="00A34F67">
        <w:rPr>
          <w:rFonts w:hint="eastAsia"/>
          <w:b/>
          <w:bCs/>
          <w:u w:val="single"/>
        </w:rPr>
        <w:t>能源系统控制与优化</w:t>
      </w:r>
    </w:p>
    <w:p w14:paraId="235DADDE" w14:textId="5EAF2346" w:rsidR="00444E39" w:rsidRDefault="00444E39" w:rsidP="00B204D0">
      <w:pPr>
        <w:widowControl/>
        <w:numPr>
          <w:ilvl w:val="0"/>
          <w:numId w:val="12"/>
        </w:numPr>
        <w:spacing w:line="278" w:lineRule="auto"/>
        <w:rPr>
          <w:rFonts w:cs="Times New Roman"/>
          <w:sz w:val="21"/>
          <w:szCs w:val="21"/>
        </w:rPr>
      </w:pPr>
      <w:r>
        <w:rPr>
          <w:rFonts w:cs="Times New Roman" w:hint="eastAsia"/>
          <w:w w:val="110"/>
          <w:sz w:val="21"/>
          <w:szCs w:val="21"/>
        </w:rPr>
        <w:t xml:space="preserve"> </w:t>
      </w:r>
      <w:r>
        <w:rPr>
          <w:rFonts w:cs="Times New Roman"/>
          <w:w w:val="110"/>
          <w:sz w:val="21"/>
          <w:szCs w:val="21"/>
        </w:rPr>
        <w:t>Qi</w:t>
      </w:r>
      <w:r>
        <w:rPr>
          <w:rFonts w:cs="Times New Roman"/>
          <w:spacing w:val="6"/>
          <w:w w:val="110"/>
          <w:sz w:val="21"/>
          <w:szCs w:val="21"/>
        </w:rPr>
        <w:t xml:space="preserve"> </w:t>
      </w:r>
      <w:r>
        <w:rPr>
          <w:rFonts w:cs="Times New Roman"/>
          <w:w w:val="110"/>
          <w:sz w:val="21"/>
          <w:szCs w:val="21"/>
        </w:rPr>
        <w:t>Li,</w:t>
      </w:r>
      <w:r>
        <w:rPr>
          <w:rFonts w:cs="Times New Roman"/>
          <w:spacing w:val="7"/>
          <w:w w:val="110"/>
          <w:sz w:val="21"/>
          <w:szCs w:val="21"/>
        </w:rPr>
        <w:t xml:space="preserve"> </w:t>
      </w:r>
      <w:r>
        <w:rPr>
          <w:rFonts w:cs="Times New Roman"/>
          <w:b/>
          <w:w w:val="110"/>
          <w:sz w:val="21"/>
          <w:szCs w:val="21"/>
        </w:rPr>
        <w:t>Ye</w:t>
      </w:r>
      <w:r>
        <w:rPr>
          <w:rFonts w:cs="Times New Roman"/>
          <w:b/>
          <w:spacing w:val="14"/>
          <w:w w:val="110"/>
          <w:sz w:val="21"/>
          <w:szCs w:val="21"/>
        </w:rPr>
        <w:t xml:space="preserve"> </w:t>
      </w:r>
      <w:r>
        <w:rPr>
          <w:rFonts w:cs="Times New Roman"/>
          <w:b/>
          <w:w w:val="110"/>
          <w:sz w:val="21"/>
          <w:szCs w:val="21"/>
        </w:rPr>
        <w:t>Shi*</w:t>
      </w:r>
      <w:r>
        <w:rPr>
          <w:rFonts w:cs="Times New Roman"/>
          <w:w w:val="110"/>
          <w:sz w:val="21"/>
          <w:szCs w:val="21"/>
        </w:rPr>
        <w:t>,</w:t>
      </w:r>
      <w:r>
        <w:rPr>
          <w:rFonts w:cs="Times New Roman"/>
          <w:spacing w:val="7"/>
          <w:w w:val="110"/>
          <w:sz w:val="21"/>
          <w:szCs w:val="21"/>
        </w:rPr>
        <w:t xml:space="preserve"> </w:t>
      </w:r>
      <w:proofErr w:type="spellStart"/>
      <w:r>
        <w:rPr>
          <w:rFonts w:cs="Times New Roman"/>
          <w:w w:val="110"/>
          <w:sz w:val="21"/>
          <w:szCs w:val="21"/>
        </w:rPr>
        <w:t>Yuning</w:t>
      </w:r>
      <w:proofErr w:type="spellEnd"/>
      <w:r>
        <w:rPr>
          <w:rFonts w:cs="Times New Roman"/>
          <w:spacing w:val="6"/>
          <w:w w:val="110"/>
          <w:sz w:val="21"/>
          <w:szCs w:val="21"/>
        </w:rPr>
        <w:t xml:space="preserve"> </w:t>
      </w:r>
      <w:r>
        <w:rPr>
          <w:rFonts w:cs="Times New Roman"/>
          <w:w w:val="110"/>
          <w:sz w:val="21"/>
          <w:szCs w:val="21"/>
        </w:rPr>
        <w:t>Jiang,</w:t>
      </w:r>
      <w:r>
        <w:rPr>
          <w:rFonts w:cs="Times New Roman"/>
          <w:spacing w:val="7"/>
          <w:w w:val="110"/>
          <w:sz w:val="21"/>
          <w:szCs w:val="21"/>
        </w:rPr>
        <w:t xml:space="preserve"> </w:t>
      </w:r>
      <w:r>
        <w:rPr>
          <w:rFonts w:cs="Times New Roman"/>
          <w:w w:val="110"/>
          <w:sz w:val="21"/>
          <w:szCs w:val="21"/>
        </w:rPr>
        <w:t>Yuanming</w:t>
      </w:r>
      <w:r>
        <w:rPr>
          <w:rFonts w:cs="Times New Roman"/>
          <w:spacing w:val="6"/>
          <w:w w:val="110"/>
          <w:sz w:val="21"/>
          <w:szCs w:val="21"/>
        </w:rPr>
        <w:t xml:space="preserve"> </w:t>
      </w:r>
      <w:r>
        <w:rPr>
          <w:rFonts w:cs="Times New Roman"/>
          <w:w w:val="110"/>
          <w:sz w:val="21"/>
          <w:szCs w:val="21"/>
        </w:rPr>
        <w:t>Shi,</w:t>
      </w:r>
      <w:r>
        <w:rPr>
          <w:rFonts w:cs="Times New Roman"/>
          <w:spacing w:val="6"/>
          <w:w w:val="110"/>
          <w:sz w:val="21"/>
          <w:szCs w:val="21"/>
        </w:rPr>
        <w:t xml:space="preserve"> </w:t>
      </w:r>
      <w:r>
        <w:rPr>
          <w:rFonts w:cs="Times New Roman"/>
          <w:w w:val="110"/>
          <w:sz w:val="21"/>
          <w:szCs w:val="21"/>
        </w:rPr>
        <w:t>Haoyu</w:t>
      </w:r>
      <w:r>
        <w:rPr>
          <w:rFonts w:cs="Times New Roman"/>
          <w:spacing w:val="5"/>
          <w:w w:val="110"/>
          <w:sz w:val="21"/>
          <w:szCs w:val="21"/>
        </w:rPr>
        <w:t xml:space="preserve"> </w:t>
      </w:r>
      <w:r>
        <w:rPr>
          <w:rFonts w:cs="Times New Roman"/>
          <w:w w:val="110"/>
          <w:sz w:val="21"/>
          <w:szCs w:val="21"/>
        </w:rPr>
        <w:t>Wang,</w:t>
      </w:r>
      <w:r>
        <w:rPr>
          <w:rFonts w:cs="Times New Roman"/>
          <w:spacing w:val="7"/>
          <w:w w:val="110"/>
          <w:sz w:val="21"/>
          <w:szCs w:val="21"/>
        </w:rPr>
        <w:t xml:space="preserve"> </w:t>
      </w:r>
      <w:r>
        <w:rPr>
          <w:rFonts w:cs="Times New Roman"/>
          <w:w w:val="110"/>
          <w:sz w:val="21"/>
          <w:szCs w:val="21"/>
        </w:rPr>
        <w:t>H</w:t>
      </w:r>
      <w:r>
        <w:rPr>
          <w:rFonts w:cs="Times New Roman"/>
          <w:spacing w:val="5"/>
          <w:w w:val="110"/>
          <w:sz w:val="21"/>
          <w:szCs w:val="21"/>
        </w:rPr>
        <w:t xml:space="preserve"> </w:t>
      </w:r>
      <w:r>
        <w:rPr>
          <w:rFonts w:cs="Times New Roman"/>
          <w:w w:val="110"/>
          <w:sz w:val="21"/>
          <w:szCs w:val="21"/>
        </w:rPr>
        <w:t>Vincent</w:t>
      </w:r>
      <w:r>
        <w:rPr>
          <w:rFonts w:cs="Times New Roman"/>
          <w:spacing w:val="5"/>
          <w:w w:val="110"/>
          <w:sz w:val="21"/>
          <w:szCs w:val="21"/>
        </w:rPr>
        <w:t xml:space="preserve"> </w:t>
      </w:r>
      <w:r>
        <w:rPr>
          <w:rFonts w:cs="Times New Roman"/>
          <w:w w:val="110"/>
          <w:sz w:val="21"/>
          <w:szCs w:val="21"/>
        </w:rPr>
        <w:t>Poor,</w:t>
      </w:r>
      <w:r>
        <w:rPr>
          <w:rFonts w:cs="Times New Roman"/>
          <w:spacing w:val="7"/>
          <w:w w:val="110"/>
          <w:sz w:val="21"/>
          <w:szCs w:val="21"/>
        </w:rPr>
        <w:t xml:space="preserve"> </w:t>
      </w:r>
      <w:r>
        <w:rPr>
          <w:rFonts w:cs="Times New Roman"/>
          <w:w w:val="110"/>
          <w:sz w:val="21"/>
          <w:szCs w:val="21"/>
        </w:rPr>
        <w:t>A</w:t>
      </w:r>
      <w:r>
        <w:rPr>
          <w:rFonts w:cs="Times New Roman"/>
          <w:spacing w:val="1"/>
          <w:w w:val="110"/>
          <w:sz w:val="21"/>
          <w:szCs w:val="21"/>
        </w:rPr>
        <w:t xml:space="preserve"> </w:t>
      </w:r>
      <w:r>
        <w:rPr>
          <w:rFonts w:cs="Times New Roman"/>
          <w:w w:val="105"/>
          <w:sz w:val="21"/>
          <w:szCs w:val="21"/>
        </w:rPr>
        <w:t>Distributionally</w:t>
      </w:r>
      <w:r>
        <w:rPr>
          <w:rFonts w:cs="Times New Roman"/>
          <w:spacing w:val="11"/>
          <w:w w:val="105"/>
          <w:sz w:val="21"/>
          <w:szCs w:val="21"/>
        </w:rPr>
        <w:t xml:space="preserve"> </w:t>
      </w:r>
      <w:r>
        <w:rPr>
          <w:rFonts w:cs="Times New Roman"/>
          <w:w w:val="105"/>
          <w:sz w:val="21"/>
          <w:szCs w:val="21"/>
        </w:rPr>
        <w:t>Robust</w:t>
      </w:r>
      <w:r>
        <w:rPr>
          <w:rFonts w:cs="Times New Roman"/>
          <w:spacing w:val="12"/>
          <w:w w:val="105"/>
          <w:sz w:val="21"/>
          <w:szCs w:val="21"/>
        </w:rPr>
        <w:t xml:space="preserve"> </w:t>
      </w:r>
      <w:r>
        <w:rPr>
          <w:rFonts w:cs="Times New Roman"/>
          <w:w w:val="105"/>
          <w:sz w:val="21"/>
          <w:szCs w:val="21"/>
        </w:rPr>
        <w:t>Model</w:t>
      </w:r>
      <w:r>
        <w:rPr>
          <w:rFonts w:cs="Times New Roman"/>
          <w:spacing w:val="11"/>
          <w:w w:val="105"/>
          <w:sz w:val="21"/>
          <w:szCs w:val="21"/>
        </w:rPr>
        <w:t xml:space="preserve"> </w:t>
      </w:r>
      <w:r>
        <w:rPr>
          <w:rFonts w:cs="Times New Roman"/>
          <w:w w:val="105"/>
          <w:sz w:val="21"/>
          <w:szCs w:val="21"/>
        </w:rPr>
        <w:t>Predictive</w:t>
      </w:r>
      <w:r>
        <w:rPr>
          <w:rFonts w:cs="Times New Roman"/>
          <w:spacing w:val="12"/>
          <w:w w:val="105"/>
          <w:sz w:val="21"/>
          <w:szCs w:val="21"/>
        </w:rPr>
        <w:t xml:space="preserve"> </w:t>
      </w:r>
      <w:r>
        <w:rPr>
          <w:rFonts w:cs="Times New Roman"/>
          <w:w w:val="105"/>
          <w:sz w:val="21"/>
          <w:szCs w:val="21"/>
        </w:rPr>
        <w:t>Control</w:t>
      </w:r>
      <w:r>
        <w:rPr>
          <w:rFonts w:cs="Times New Roman"/>
          <w:spacing w:val="11"/>
          <w:w w:val="105"/>
          <w:sz w:val="21"/>
          <w:szCs w:val="21"/>
        </w:rPr>
        <w:t xml:space="preserve"> </w:t>
      </w:r>
      <w:r>
        <w:rPr>
          <w:rFonts w:cs="Times New Roman"/>
          <w:w w:val="105"/>
          <w:sz w:val="21"/>
          <w:szCs w:val="21"/>
        </w:rPr>
        <w:t>for</w:t>
      </w:r>
      <w:r>
        <w:rPr>
          <w:rFonts w:cs="Times New Roman"/>
          <w:spacing w:val="12"/>
          <w:w w:val="105"/>
          <w:sz w:val="21"/>
          <w:szCs w:val="21"/>
        </w:rPr>
        <w:t xml:space="preserve"> </w:t>
      </w:r>
      <w:r>
        <w:rPr>
          <w:rFonts w:cs="Times New Roman"/>
          <w:w w:val="105"/>
          <w:sz w:val="21"/>
          <w:szCs w:val="21"/>
        </w:rPr>
        <w:t>Static</w:t>
      </w:r>
      <w:r>
        <w:rPr>
          <w:rFonts w:cs="Times New Roman"/>
          <w:spacing w:val="11"/>
          <w:w w:val="105"/>
          <w:sz w:val="21"/>
          <w:szCs w:val="21"/>
        </w:rPr>
        <w:t xml:space="preserve"> </w:t>
      </w:r>
      <w:r>
        <w:rPr>
          <w:rFonts w:cs="Times New Roman"/>
          <w:w w:val="105"/>
          <w:sz w:val="21"/>
          <w:szCs w:val="21"/>
        </w:rPr>
        <w:t>and</w:t>
      </w:r>
      <w:r>
        <w:rPr>
          <w:rFonts w:cs="Times New Roman"/>
          <w:spacing w:val="12"/>
          <w:w w:val="105"/>
          <w:sz w:val="21"/>
          <w:szCs w:val="21"/>
        </w:rPr>
        <w:t xml:space="preserve"> </w:t>
      </w:r>
      <w:r>
        <w:rPr>
          <w:rFonts w:cs="Times New Roman"/>
          <w:w w:val="105"/>
          <w:sz w:val="21"/>
          <w:szCs w:val="21"/>
        </w:rPr>
        <w:t>Dynamic</w:t>
      </w:r>
      <w:r>
        <w:rPr>
          <w:rFonts w:cs="Times New Roman"/>
          <w:spacing w:val="11"/>
          <w:w w:val="105"/>
          <w:sz w:val="21"/>
          <w:szCs w:val="21"/>
        </w:rPr>
        <w:t xml:space="preserve"> </w:t>
      </w:r>
      <w:r>
        <w:rPr>
          <w:rFonts w:cs="Times New Roman"/>
          <w:w w:val="105"/>
          <w:sz w:val="21"/>
          <w:szCs w:val="21"/>
        </w:rPr>
        <w:t>Uncertainties</w:t>
      </w:r>
      <w:r>
        <w:rPr>
          <w:rFonts w:cs="Times New Roman"/>
          <w:spacing w:val="-49"/>
          <w:w w:val="105"/>
          <w:sz w:val="21"/>
          <w:szCs w:val="21"/>
        </w:rPr>
        <w:t xml:space="preserve"> </w:t>
      </w:r>
      <w:r>
        <w:rPr>
          <w:rFonts w:cs="Times New Roman"/>
          <w:w w:val="110"/>
          <w:sz w:val="21"/>
          <w:szCs w:val="21"/>
        </w:rPr>
        <w:t>in</w:t>
      </w:r>
      <w:r>
        <w:rPr>
          <w:rFonts w:cs="Times New Roman"/>
          <w:spacing w:val="1"/>
          <w:w w:val="110"/>
          <w:sz w:val="21"/>
          <w:szCs w:val="21"/>
        </w:rPr>
        <w:t xml:space="preserve"> </w:t>
      </w:r>
      <w:r>
        <w:rPr>
          <w:rFonts w:cs="Times New Roman"/>
          <w:w w:val="110"/>
          <w:sz w:val="21"/>
          <w:szCs w:val="21"/>
        </w:rPr>
        <w:t>Smart</w:t>
      </w:r>
      <w:r>
        <w:rPr>
          <w:rFonts w:cs="Times New Roman"/>
          <w:spacing w:val="1"/>
          <w:w w:val="110"/>
          <w:sz w:val="21"/>
          <w:szCs w:val="21"/>
        </w:rPr>
        <w:t xml:space="preserve"> </w:t>
      </w:r>
      <w:r>
        <w:rPr>
          <w:rFonts w:cs="Times New Roman"/>
          <w:w w:val="110"/>
          <w:sz w:val="21"/>
          <w:szCs w:val="21"/>
        </w:rPr>
        <w:t>Grids,</w:t>
      </w:r>
      <w:r>
        <w:rPr>
          <w:rFonts w:cs="Times New Roman"/>
          <w:spacing w:val="1"/>
          <w:w w:val="110"/>
          <w:sz w:val="21"/>
          <w:szCs w:val="21"/>
        </w:rPr>
        <w:t xml:space="preserve"> </w:t>
      </w:r>
      <w:r>
        <w:rPr>
          <w:rFonts w:cs="Times New Roman"/>
          <w:w w:val="110"/>
          <w:sz w:val="21"/>
          <w:szCs w:val="21"/>
        </w:rPr>
        <w:t>IEEE</w:t>
      </w:r>
      <w:r>
        <w:rPr>
          <w:rFonts w:cs="Times New Roman"/>
          <w:spacing w:val="1"/>
          <w:w w:val="110"/>
          <w:sz w:val="21"/>
          <w:szCs w:val="21"/>
        </w:rPr>
        <w:t xml:space="preserve"> </w:t>
      </w:r>
      <w:r>
        <w:rPr>
          <w:rFonts w:cs="Times New Roman"/>
          <w:w w:val="110"/>
          <w:sz w:val="21"/>
          <w:szCs w:val="21"/>
        </w:rPr>
        <w:t>Transactions</w:t>
      </w:r>
      <w:r>
        <w:rPr>
          <w:rFonts w:cs="Times New Roman"/>
          <w:spacing w:val="1"/>
          <w:w w:val="110"/>
          <w:sz w:val="21"/>
          <w:szCs w:val="21"/>
        </w:rPr>
        <w:t xml:space="preserve"> </w:t>
      </w:r>
      <w:r>
        <w:rPr>
          <w:rFonts w:cs="Times New Roman"/>
          <w:w w:val="110"/>
          <w:sz w:val="21"/>
          <w:szCs w:val="21"/>
        </w:rPr>
        <w:t>on</w:t>
      </w:r>
      <w:r>
        <w:rPr>
          <w:rFonts w:cs="Times New Roman"/>
          <w:spacing w:val="1"/>
          <w:w w:val="110"/>
          <w:sz w:val="21"/>
          <w:szCs w:val="21"/>
        </w:rPr>
        <w:t xml:space="preserve"> </w:t>
      </w:r>
      <w:r>
        <w:rPr>
          <w:rFonts w:cs="Times New Roman"/>
          <w:w w:val="110"/>
          <w:sz w:val="21"/>
          <w:szCs w:val="21"/>
        </w:rPr>
        <w:t xml:space="preserve">Smart Grid,  2024. </w:t>
      </w:r>
      <w:r>
        <w:rPr>
          <w:rFonts w:cs="Times New Roman"/>
          <w:spacing w:val="1"/>
          <w:w w:val="110"/>
          <w:sz w:val="21"/>
          <w:szCs w:val="21"/>
        </w:rPr>
        <w:t xml:space="preserve"> </w:t>
      </w:r>
      <w:r>
        <w:rPr>
          <w:rFonts w:cs="Times New Roman"/>
          <w:w w:val="110"/>
          <w:sz w:val="21"/>
          <w:szCs w:val="21"/>
        </w:rPr>
        <w:t>(</w:t>
      </w:r>
      <w:r>
        <w:rPr>
          <w:rFonts w:cs="Times New Roman"/>
          <w:b/>
          <w:w w:val="110"/>
          <w:sz w:val="21"/>
          <w:szCs w:val="21"/>
        </w:rPr>
        <w:t>SCI Q1, Impact</w:t>
      </w:r>
      <w:r>
        <w:rPr>
          <w:rFonts w:cs="Times New Roman"/>
          <w:b/>
          <w:spacing w:val="1"/>
          <w:w w:val="110"/>
          <w:sz w:val="21"/>
          <w:szCs w:val="21"/>
        </w:rPr>
        <w:t xml:space="preserve"> </w:t>
      </w:r>
      <w:r>
        <w:rPr>
          <w:rFonts w:cs="Times New Roman"/>
          <w:b/>
          <w:w w:val="110"/>
          <w:sz w:val="21"/>
          <w:szCs w:val="21"/>
        </w:rPr>
        <w:t>Factor</w:t>
      </w:r>
      <w:r>
        <w:rPr>
          <w:rFonts w:cs="Times New Roman"/>
          <w:b/>
          <w:spacing w:val="21"/>
          <w:w w:val="110"/>
          <w:sz w:val="21"/>
          <w:szCs w:val="21"/>
        </w:rPr>
        <w:t xml:space="preserve"> </w:t>
      </w:r>
      <w:r>
        <w:rPr>
          <w:rFonts w:cs="Times New Roman" w:hint="eastAsia"/>
          <w:b/>
          <w:w w:val="110"/>
          <w:sz w:val="21"/>
          <w:szCs w:val="21"/>
        </w:rPr>
        <w:t>8</w:t>
      </w:r>
      <w:r>
        <w:rPr>
          <w:rFonts w:cs="Times New Roman"/>
          <w:b/>
          <w:w w:val="110"/>
          <w:sz w:val="21"/>
          <w:szCs w:val="21"/>
        </w:rPr>
        <w:t>.6</w:t>
      </w:r>
      <w:r>
        <w:rPr>
          <w:rFonts w:cs="Times New Roman"/>
          <w:w w:val="110"/>
          <w:sz w:val="21"/>
          <w:szCs w:val="21"/>
        </w:rPr>
        <w:t>)</w:t>
      </w:r>
    </w:p>
    <w:p w14:paraId="5BE3E4AE"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Andrey V. Savkin, Trung Q. Duong* and H. Vincent Poor, </w:t>
      </w:r>
      <w:hyperlink r:id="rId17" w:tgtFrame="new" w:history="1">
        <w:r>
          <w:rPr>
            <w:rFonts w:cs="Times New Roman"/>
            <w:color w:val="000000"/>
            <w:sz w:val="21"/>
            <w:szCs w:val="21"/>
          </w:rPr>
          <w:t>"Model Predictive Control for Smart Grids with Multiple Electric-Vehicle Charging Stations"</w:t>
        </w:r>
      </w:hyperlink>
      <w:r>
        <w:rPr>
          <w:rFonts w:cs="Times New Roman"/>
          <w:color w:val="000000"/>
          <w:sz w:val="21"/>
          <w:szCs w:val="21"/>
        </w:rPr>
        <w:t xml:space="preserve">, </w:t>
      </w:r>
      <w:r>
        <w:rPr>
          <w:rFonts w:cs="Times New Roman"/>
          <w:i/>
          <w:iCs/>
          <w:color w:val="000000"/>
          <w:sz w:val="21"/>
          <w:szCs w:val="21"/>
        </w:rPr>
        <w:t>IEEE Transaction on Smart Grid</w:t>
      </w:r>
      <w:r>
        <w:rPr>
          <w:rFonts w:cs="Times New Roman"/>
          <w:color w:val="000000"/>
          <w:sz w:val="21"/>
          <w:szCs w:val="21"/>
        </w:rPr>
        <w:t>, vol. 10, pp. 2127-2136, 2019.</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xml:space="preserve">, Impact Factor </w:t>
      </w:r>
      <w:r>
        <w:rPr>
          <w:rFonts w:cs="Times New Roman" w:hint="eastAsia"/>
          <w:b/>
          <w:w w:val="110"/>
          <w:sz w:val="21"/>
          <w:szCs w:val="21"/>
        </w:rPr>
        <w:t>8</w:t>
      </w:r>
      <w:r>
        <w:rPr>
          <w:rFonts w:cs="Times New Roman"/>
          <w:b/>
          <w:w w:val="110"/>
          <w:sz w:val="21"/>
          <w:szCs w:val="21"/>
        </w:rPr>
        <w:t>.6</w:t>
      </w:r>
      <w:r>
        <w:rPr>
          <w:rStyle w:val="aff6"/>
          <w:rFonts w:cs="Times New Roman"/>
          <w:color w:val="000000"/>
          <w:sz w:val="21"/>
          <w:szCs w:val="21"/>
        </w:rPr>
        <w:t xml:space="preserve">, </w:t>
      </w:r>
      <w:r>
        <w:rPr>
          <w:rStyle w:val="aff6"/>
          <w:rFonts w:cs="Times New Roman"/>
          <w:color w:val="000000"/>
          <w:sz w:val="21"/>
          <w:szCs w:val="21"/>
        </w:rPr>
        <w:t>引用</w:t>
      </w:r>
      <w:r>
        <w:rPr>
          <w:rStyle w:val="aff6"/>
          <w:rFonts w:cs="Times New Roman"/>
          <w:color w:val="000000"/>
          <w:sz w:val="21"/>
          <w:szCs w:val="21"/>
        </w:rPr>
        <w:t>1</w:t>
      </w:r>
      <w:r>
        <w:rPr>
          <w:rStyle w:val="aff6"/>
          <w:rFonts w:cs="Times New Roman" w:hint="eastAsia"/>
          <w:color w:val="000000"/>
          <w:sz w:val="21"/>
          <w:szCs w:val="21"/>
        </w:rPr>
        <w:t>63</w:t>
      </w:r>
      <w:r>
        <w:rPr>
          <w:rStyle w:val="aff6"/>
          <w:rFonts w:cs="Times New Roman"/>
          <w:color w:val="000000"/>
          <w:sz w:val="21"/>
          <w:szCs w:val="21"/>
        </w:rPr>
        <w:t>次</w:t>
      </w:r>
      <w:r>
        <w:rPr>
          <w:rStyle w:val="aff6"/>
          <w:rFonts w:cs="Times New Roman"/>
          <w:color w:val="000000"/>
          <w:sz w:val="21"/>
          <w:szCs w:val="21"/>
        </w:rPr>
        <w:t>)</w:t>
      </w:r>
    </w:p>
    <w:p w14:paraId="50C8C88B"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Andrey V. Savkin, Chin-Teng Lin, Jian Guo Zhu, H. Vincent Poor, </w:t>
      </w:r>
      <w:hyperlink r:id="rId18" w:tgtFrame="new" w:history="1">
        <w:r>
          <w:rPr>
            <w:rFonts w:cs="Times New Roman"/>
            <w:color w:val="000000"/>
            <w:sz w:val="21"/>
            <w:szCs w:val="21"/>
          </w:rPr>
          <w:t>"Distributed model predictive control for joint coordination of demand response and optimal power flow with renewables in smart grid"</w:t>
        </w:r>
      </w:hyperlink>
      <w:r>
        <w:rPr>
          <w:rFonts w:cs="Times New Roman"/>
          <w:color w:val="000000"/>
          <w:sz w:val="21"/>
          <w:szCs w:val="21"/>
        </w:rPr>
        <w:t xml:space="preserve">, </w:t>
      </w:r>
      <w:r>
        <w:rPr>
          <w:rFonts w:cs="Times New Roman"/>
          <w:i/>
          <w:iCs/>
          <w:color w:val="000000"/>
          <w:sz w:val="21"/>
          <w:szCs w:val="21"/>
        </w:rPr>
        <w:t>Applied Energy</w:t>
      </w:r>
      <w:r>
        <w:rPr>
          <w:rFonts w:cs="Times New Roman"/>
          <w:color w:val="000000"/>
          <w:sz w:val="21"/>
          <w:szCs w:val="21"/>
        </w:rPr>
        <w:t>, 290, 2021.</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Impact Factor 11.446)</w:t>
      </w:r>
    </w:p>
    <w:p w14:paraId="41C25476"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Trung Q. Duong, H. Vincent Poor and Andrey V. Savkin,</w:t>
      </w:r>
      <w:hyperlink r:id="rId19" w:tgtFrame="new" w:history="1">
        <w:r>
          <w:rPr>
            <w:rFonts w:cs="Times New Roman"/>
            <w:color w:val="000000"/>
            <w:sz w:val="21"/>
            <w:szCs w:val="21"/>
          </w:rPr>
          <w:t> "PMU Placement Optimization for Efficient State Estimation in Smart Grid"</w:t>
        </w:r>
      </w:hyperlink>
      <w:r>
        <w:rPr>
          <w:rFonts w:cs="Times New Roman"/>
          <w:color w:val="000000"/>
          <w:sz w:val="21"/>
          <w:szCs w:val="21"/>
        </w:rPr>
        <w:t xml:space="preserve">, </w:t>
      </w:r>
      <w:r>
        <w:rPr>
          <w:rFonts w:cs="Times New Roman"/>
          <w:i/>
          <w:iCs/>
          <w:color w:val="000000"/>
          <w:sz w:val="21"/>
          <w:szCs w:val="21"/>
        </w:rPr>
        <w:t>IEEE Journal on Selected Areas in Communications</w:t>
      </w:r>
      <w:r>
        <w:rPr>
          <w:rFonts w:cs="Times New Roman"/>
          <w:color w:val="000000"/>
          <w:sz w:val="21"/>
          <w:szCs w:val="21"/>
        </w:rPr>
        <w:t>, vol. 38, no. 1, pp. 71-83, 2020. </w:t>
      </w:r>
      <w:r>
        <w:rPr>
          <w:rStyle w:val="aff6"/>
          <w:rFonts w:cs="Times New Roman"/>
          <w:color w:val="000000"/>
          <w:sz w:val="21"/>
          <w:szCs w:val="21"/>
        </w:rPr>
        <w:t>(</w:t>
      </w:r>
      <w:r>
        <w:rPr>
          <w:rStyle w:val="aff6"/>
          <w:rFonts w:cs="Times New Roman"/>
          <w:color w:val="000000"/>
          <w:sz w:val="21"/>
          <w:szCs w:val="21"/>
        </w:rPr>
        <w:t>中科院一区</w:t>
      </w:r>
      <w:r>
        <w:rPr>
          <w:rStyle w:val="aff6"/>
          <w:rFonts w:cs="Times New Roman"/>
          <w:color w:val="000000"/>
          <w:sz w:val="21"/>
          <w:szCs w:val="21"/>
        </w:rPr>
        <w:t>, CCF A, Impact Factor 13.081)</w:t>
      </w:r>
    </w:p>
    <w:p w14:paraId="572F1625"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and Pierre Apkarian, </w:t>
      </w:r>
      <w:hyperlink r:id="rId20" w:tgtFrame="new" w:history="1">
        <w:r>
          <w:rPr>
            <w:rFonts w:cs="Times New Roman"/>
            <w:color w:val="000000"/>
            <w:sz w:val="21"/>
            <w:szCs w:val="21"/>
          </w:rPr>
          <w:t>"Parameterized bilinear matrix inequality techniques for H ∞ gain-scheduling proportional integral derivative control design"</w:t>
        </w:r>
      </w:hyperlink>
      <w:r>
        <w:rPr>
          <w:rFonts w:cs="Times New Roman"/>
          <w:color w:val="000000"/>
          <w:sz w:val="21"/>
          <w:szCs w:val="21"/>
        </w:rPr>
        <w:t xml:space="preserve">, </w:t>
      </w:r>
      <w:r>
        <w:rPr>
          <w:rFonts w:cs="Times New Roman"/>
          <w:i/>
          <w:iCs/>
          <w:color w:val="000000"/>
          <w:sz w:val="21"/>
          <w:szCs w:val="21"/>
        </w:rPr>
        <w:t>International Journal of Robust and Nonlinear Control</w:t>
      </w:r>
      <w:r>
        <w:rPr>
          <w:rFonts w:cs="Times New Roman"/>
          <w:color w:val="000000"/>
          <w:sz w:val="21"/>
          <w:szCs w:val="21"/>
        </w:rPr>
        <w:t>, vol. 30, pp. 3886-3905, 2020. </w:t>
      </w:r>
      <w:r>
        <w:rPr>
          <w:rStyle w:val="aff6"/>
          <w:rFonts w:cs="Times New Roman"/>
          <w:color w:val="000000"/>
          <w:sz w:val="21"/>
          <w:szCs w:val="21"/>
        </w:rPr>
        <w:t>(</w:t>
      </w:r>
      <w:r>
        <w:rPr>
          <w:rStyle w:val="aff6"/>
          <w:rFonts w:cs="Times New Roman"/>
          <w:color w:val="000000"/>
          <w:sz w:val="21"/>
          <w:szCs w:val="21"/>
        </w:rPr>
        <w:t>中科院二区</w:t>
      </w:r>
      <w:r>
        <w:rPr>
          <w:rStyle w:val="aff6"/>
          <w:rFonts w:cs="Times New Roman"/>
          <w:color w:val="000000"/>
          <w:sz w:val="21"/>
          <w:szCs w:val="21"/>
        </w:rPr>
        <w:t>, Impact Factor 3.953)</w:t>
      </w:r>
    </w:p>
    <w:p w14:paraId="44717D21"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and Pierre Apkarian, </w:t>
      </w:r>
      <w:hyperlink r:id="rId21" w:tgtFrame="new" w:history="1">
        <w:r>
          <w:rPr>
            <w:rFonts w:cs="Times New Roman"/>
            <w:color w:val="000000"/>
            <w:sz w:val="21"/>
            <w:szCs w:val="21"/>
          </w:rPr>
          <w:t>"Nonconvex Spectral Optimization Algorithms for Reduced-Order H∞ LPV-LFT controllers"</w:t>
        </w:r>
      </w:hyperlink>
      <w:r>
        <w:rPr>
          <w:rFonts w:cs="Times New Roman"/>
          <w:color w:val="000000"/>
          <w:sz w:val="21"/>
          <w:szCs w:val="21"/>
        </w:rPr>
        <w:t xml:space="preserve">, </w:t>
      </w:r>
      <w:r>
        <w:rPr>
          <w:rFonts w:cs="Times New Roman"/>
          <w:i/>
          <w:iCs/>
          <w:color w:val="000000"/>
          <w:sz w:val="21"/>
          <w:szCs w:val="21"/>
        </w:rPr>
        <w:t>International Journal of Robust and Nonlinear Control</w:t>
      </w:r>
      <w:r>
        <w:rPr>
          <w:rFonts w:cs="Times New Roman"/>
          <w:color w:val="000000"/>
          <w:sz w:val="21"/>
          <w:szCs w:val="21"/>
        </w:rPr>
        <w:t>, vol. 27, pp. 4421-4442, 2017. </w:t>
      </w:r>
      <w:r>
        <w:rPr>
          <w:rStyle w:val="aff6"/>
          <w:rFonts w:cs="Times New Roman"/>
          <w:color w:val="000000"/>
          <w:sz w:val="21"/>
          <w:szCs w:val="21"/>
        </w:rPr>
        <w:t>(</w:t>
      </w:r>
      <w:r>
        <w:rPr>
          <w:rStyle w:val="aff6"/>
          <w:rFonts w:cs="Times New Roman"/>
          <w:color w:val="000000"/>
          <w:sz w:val="21"/>
          <w:szCs w:val="21"/>
        </w:rPr>
        <w:t>中科院二区</w:t>
      </w:r>
      <w:r>
        <w:rPr>
          <w:rStyle w:val="aff6"/>
          <w:rFonts w:cs="Times New Roman"/>
          <w:color w:val="000000"/>
          <w:sz w:val="21"/>
          <w:szCs w:val="21"/>
        </w:rPr>
        <w:t>, Impact Factor 3.953)</w:t>
      </w:r>
    </w:p>
    <w:p w14:paraId="50DA4636" w14:textId="77777777" w:rsidR="00444E39" w:rsidRDefault="00444E39" w:rsidP="00B204D0">
      <w:pPr>
        <w:widowControl/>
        <w:numPr>
          <w:ilvl w:val="0"/>
          <w:numId w:val="12"/>
        </w:numPr>
        <w:spacing w:before="240" w:after="240" w:line="240" w:lineRule="atLeast"/>
        <w:rPr>
          <w:rStyle w:val="aff6"/>
          <w:rFonts w:cs="Times New Roman"/>
          <w:b w:val="0"/>
          <w:bCs w:val="0"/>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 Hoang Tuy and Steven W. Su, </w:t>
      </w:r>
      <w:hyperlink r:id="rId22" w:tgtFrame="new" w:history="1">
        <w:r>
          <w:rPr>
            <w:rFonts w:cs="Times New Roman"/>
            <w:color w:val="000000"/>
            <w:sz w:val="21"/>
            <w:szCs w:val="21"/>
          </w:rPr>
          <w:t>"Global Optimization for Optimal Power Flow over Transmission Networks"</w:t>
        </w:r>
      </w:hyperlink>
      <w:r>
        <w:rPr>
          <w:rFonts w:cs="Times New Roman"/>
          <w:color w:val="000000"/>
          <w:sz w:val="21"/>
          <w:szCs w:val="21"/>
        </w:rPr>
        <w:t xml:space="preserve">, </w:t>
      </w:r>
      <w:r>
        <w:rPr>
          <w:rFonts w:cs="Times New Roman"/>
          <w:i/>
          <w:iCs/>
          <w:color w:val="000000"/>
          <w:sz w:val="21"/>
          <w:szCs w:val="21"/>
        </w:rPr>
        <w:t>Journal of Global Optimization</w:t>
      </w:r>
      <w:r>
        <w:rPr>
          <w:rFonts w:cs="Times New Roman"/>
          <w:color w:val="000000"/>
          <w:sz w:val="21"/>
          <w:szCs w:val="21"/>
        </w:rPr>
        <w:t>, vol. 69, pp. 745-760, 2017. </w:t>
      </w:r>
      <w:r>
        <w:rPr>
          <w:rStyle w:val="aff6"/>
          <w:rFonts w:cs="Times New Roman"/>
          <w:color w:val="000000"/>
          <w:sz w:val="21"/>
          <w:szCs w:val="21"/>
        </w:rPr>
        <w:t>(</w:t>
      </w:r>
      <w:r>
        <w:rPr>
          <w:rStyle w:val="aff6"/>
          <w:rFonts w:cs="Times New Roman"/>
          <w:color w:val="000000"/>
          <w:sz w:val="21"/>
          <w:szCs w:val="21"/>
        </w:rPr>
        <w:t>中科院二区</w:t>
      </w:r>
      <w:r>
        <w:rPr>
          <w:rStyle w:val="aff6"/>
          <w:rFonts w:cs="Times New Roman"/>
          <w:color w:val="000000"/>
          <w:sz w:val="21"/>
          <w:szCs w:val="21"/>
        </w:rPr>
        <w:t xml:space="preserve">, Impact Factor 1.805) </w:t>
      </w:r>
    </w:p>
    <w:p w14:paraId="60C45CAF" w14:textId="77777777" w:rsidR="00444E39" w:rsidRDefault="00444E39" w:rsidP="00B204D0">
      <w:pPr>
        <w:widowControl/>
        <w:numPr>
          <w:ilvl w:val="0"/>
          <w:numId w:val="12"/>
        </w:numPr>
        <w:spacing w:before="240" w:after="240" w:line="240" w:lineRule="atLeast"/>
        <w:rPr>
          <w:rStyle w:val="aff6"/>
          <w:rFonts w:cs="Times New Roman"/>
          <w:b w:val="0"/>
          <w:bCs w:val="0"/>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Hoang Duong Tuan*, Andrey V. Savkin, Steven W. Su, </w:t>
      </w:r>
      <w:hyperlink r:id="rId23" w:tgtFrame="new" w:history="1">
        <w:r>
          <w:rPr>
            <w:rFonts w:cs="Times New Roman"/>
            <w:color w:val="000000"/>
            <w:sz w:val="21"/>
            <w:szCs w:val="21"/>
          </w:rPr>
          <w:t>"Optimal Power Flow over Large-Scale Transmission Networks"</w:t>
        </w:r>
      </w:hyperlink>
      <w:r>
        <w:rPr>
          <w:rFonts w:cs="Times New Roman"/>
          <w:color w:val="000000"/>
          <w:sz w:val="21"/>
          <w:szCs w:val="21"/>
        </w:rPr>
        <w:t xml:space="preserve">, </w:t>
      </w:r>
      <w:r>
        <w:rPr>
          <w:rFonts w:cs="Times New Roman"/>
          <w:i/>
          <w:iCs/>
          <w:color w:val="000000"/>
          <w:sz w:val="21"/>
          <w:szCs w:val="21"/>
        </w:rPr>
        <w:t>Systems &amp; Control Letters</w:t>
      </w:r>
      <w:r>
        <w:rPr>
          <w:rFonts w:cs="Times New Roman"/>
          <w:color w:val="000000"/>
          <w:sz w:val="21"/>
          <w:szCs w:val="21"/>
        </w:rPr>
        <w:t>, vol. 118, pp. 16-21, 2018. </w:t>
      </w:r>
      <w:r>
        <w:rPr>
          <w:rStyle w:val="aff6"/>
          <w:rFonts w:cs="Times New Roman"/>
          <w:color w:val="000000"/>
          <w:sz w:val="21"/>
          <w:szCs w:val="21"/>
        </w:rPr>
        <w:t>(Impact Factor 2.742)</w:t>
      </w:r>
    </w:p>
    <w:p w14:paraId="682481F5" w14:textId="77777777" w:rsidR="00444E39" w:rsidRDefault="00444E39" w:rsidP="00B204D0">
      <w:pPr>
        <w:widowControl/>
        <w:numPr>
          <w:ilvl w:val="0"/>
          <w:numId w:val="12"/>
        </w:numPr>
        <w:spacing w:before="240" w:after="240" w:line="240" w:lineRule="atLeast"/>
        <w:rPr>
          <w:rStyle w:val="aff6"/>
          <w:rFonts w:cs="Times New Roman"/>
          <w:b w:val="0"/>
          <w:bCs w:val="0"/>
          <w:color w:val="000000"/>
          <w:sz w:val="21"/>
          <w:szCs w:val="21"/>
        </w:rPr>
      </w:pPr>
      <w:r>
        <w:rPr>
          <w:rStyle w:val="aff6"/>
          <w:rFonts w:cs="Times New Roman" w:hint="eastAsia"/>
          <w:color w:val="000000"/>
          <w:sz w:val="21"/>
          <w:szCs w:val="21"/>
        </w:rPr>
        <w:t xml:space="preserve"> </w:t>
      </w:r>
      <w:r>
        <w:rPr>
          <w:rStyle w:val="aff6"/>
          <w:rFonts w:cs="Times New Roman"/>
          <w:color w:val="000000"/>
          <w:sz w:val="21"/>
          <w:szCs w:val="21"/>
        </w:rPr>
        <w:t>Ye Shi*</w:t>
      </w:r>
      <w:r>
        <w:rPr>
          <w:rFonts w:cs="Times New Roman"/>
          <w:color w:val="000000"/>
          <w:sz w:val="21"/>
          <w:szCs w:val="21"/>
        </w:rPr>
        <w:t> , Hoang Duong Tuan, Andrey V. Savkin, Trung Q. Duong and H. Vincent Poor, </w:t>
      </w:r>
      <w:hyperlink r:id="rId24" w:tgtFrame="new" w:history="1">
        <w:r>
          <w:rPr>
            <w:rFonts w:cs="Times New Roman"/>
            <w:color w:val="000000"/>
            <w:sz w:val="21"/>
            <w:szCs w:val="21"/>
          </w:rPr>
          <w:t>"Model predictive control for on-off Charging of Electrical Vehicles in Smart Grids"</w:t>
        </w:r>
      </w:hyperlink>
      <w:r>
        <w:rPr>
          <w:rFonts w:cs="Times New Roman"/>
          <w:color w:val="000000"/>
          <w:sz w:val="21"/>
          <w:szCs w:val="21"/>
        </w:rPr>
        <w:t xml:space="preserve">, </w:t>
      </w:r>
      <w:r>
        <w:rPr>
          <w:rFonts w:cs="Times New Roman"/>
          <w:i/>
          <w:iCs/>
          <w:color w:val="000000"/>
          <w:sz w:val="21"/>
          <w:szCs w:val="21"/>
        </w:rPr>
        <w:t>IET Electrical Systems in Transportation</w:t>
      </w:r>
      <w:r>
        <w:rPr>
          <w:rFonts w:cs="Times New Roman"/>
          <w:color w:val="000000"/>
          <w:sz w:val="21"/>
          <w:szCs w:val="21"/>
        </w:rPr>
        <w:t>, 2020. </w:t>
      </w:r>
      <w:r>
        <w:rPr>
          <w:rStyle w:val="aff6"/>
          <w:rFonts w:cs="Times New Roman"/>
          <w:color w:val="000000"/>
          <w:sz w:val="21"/>
          <w:szCs w:val="21"/>
        </w:rPr>
        <w:t>(Impact Factor 2.880)</w:t>
      </w:r>
    </w:p>
    <w:p w14:paraId="5B9A92C8" w14:textId="77777777" w:rsidR="00444E39" w:rsidRPr="006F66E9" w:rsidRDefault="00444E39" w:rsidP="00B204D0">
      <w:pPr>
        <w:widowControl/>
        <w:numPr>
          <w:ilvl w:val="0"/>
          <w:numId w:val="12"/>
        </w:numPr>
        <w:spacing w:before="240" w:after="240" w:line="240" w:lineRule="atLeast"/>
        <w:rPr>
          <w:rStyle w:val="aff6"/>
          <w:rFonts w:cs="Times New Roman"/>
          <w:b w:val="0"/>
          <w:bCs w:val="0"/>
          <w:color w:val="000000"/>
          <w:sz w:val="21"/>
          <w:szCs w:val="21"/>
        </w:rPr>
      </w:pPr>
      <w:r w:rsidRPr="006F66E9">
        <w:rPr>
          <w:rStyle w:val="aff6"/>
          <w:rFonts w:cs="Times New Roman"/>
          <w:color w:val="000000"/>
          <w:sz w:val="21"/>
          <w:szCs w:val="21"/>
        </w:rPr>
        <w:lastRenderedPageBreak/>
        <w:t>Ye Shi*</w:t>
      </w:r>
      <w:r w:rsidRPr="006F66E9">
        <w:rPr>
          <w:rFonts w:cs="Times New Roman"/>
          <w:color w:val="000000"/>
          <w:sz w:val="21"/>
          <w:szCs w:val="21"/>
        </w:rPr>
        <w:t>, Hoang Duong Tuan, and Steven W. Su, </w:t>
      </w:r>
      <w:hyperlink r:id="rId25" w:tgtFrame="new" w:history="1">
        <w:r w:rsidRPr="006F66E9">
          <w:rPr>
            <w:rFonts w:cs="Times New Roman"/>
            <w:color w:val="000000"/>
            <w:sz w:val="21"/>
            <w:szCs w:val="21"/>
          </w:rPr>
          <w:t>"Nonconvex Spectral Algorithm for Solving BMI on the Reduced Order H∞ Control"</w:t>
        </w:r>
      </w:hyperlink>
      <w:r w:rsidRPr="006F66E9">
        <w:rPr>
          <w:rFonts w:cs="Times New Roman"/>
          <w:color w:val="000000"/>
          <w:sz w:val="21"/>
          <w:szCs w:val="21"/>
        </w:rPr>
        <w:t xml:space="preserve">, the </w:t>
      </w:r>
      <w:r w:rsidRPr="006F66E9">
        <w:rPr>
          <w:rFonts w:cs="Times New Roman"/>
          <w:i/>
          <w:iCs/>
          <w:color w:val="000000"/>
          <w:sz w:val="21"/>
          <w:szCs w:val="21"/>
        </w:rPr>
        <w:t>6th IEEE International Conference on Control Systems, Computing and Engineering</w:t>
      </w:r>
      <w:r w:rsidRPr="006F66E9">
        <w:rPr>
          <w:rFonts w:cs="Times New Roman"/>
          <w:color w:val="000000"/>
          <w:sz w:val="21"/>
          <w:szCs w:val="21"/>
        </w:rPr>
        <w:t>, 2016, Penang, Malaysia. </w:t>
      </w:r>
      <w:r w:rsidRPr="006F66E9">
        <w:rPr>
          <w:rStyle w:val="aff6"/>
          <w:rFonts w:cs="Times New Roman"/>
          <w:color w:val="000000"/>
          <w:sz w:val="21"/>
          <w:szCs w:val="21"/>
        </w:rPr>
        <w:t>(</w:t>
      </w:r>
      <w:r w:rsidRPr="006F66E9">
        <w:rPr>
          <w:rStyle w:val="aff6"/>
          <w:rFonts w:cs="Times New Roman"/>
          <w:color w:val="000000"/>
          <w:sz w:val="21"/>
          <w:szCs w:val="21"/>
        </w:rPr>
        <w:t>最佳论文奖</w:t>
      </w:r>
      <w:r w:rsidRPr="006F66E9">
        <w:rPr>
          <w:rStyle w:val="aff6"/>
          <w:rFonts w:cs="Times New Roman"/>
          <w:color w:val="000000"/>
          <w:sz w:val="21"/>
          <w:szCs w:val="21"/>
        </w:rPr>
        <w:t>)</w:t>
      </w:r>
    </w:p>
    <w:p w14:paraId="53FDE962" w14:textId="77777777" w:rsidR="00444E39" w:rsidRPr="00C44DC3" w:rsidRDefault="00444E39" w:rsidP="00B204D0">
      <w:pPr>
        <w:widowControl/>
        <w:numPr>
          <w:ilvl w:val="0"/>
          <w:numId w:val="12"/>
        </w:numPr>
        <w:spacing w:before="240" w:after="240" w:line="240" w:lineRule="atLeast"/>
        <w:rPr>
          <w:ins w:id="24" w:author="{5C9A4FDA-231C-463F-86A8-2F140BE98BB6}" w:date="2024-12-12T12:17:00Z" w16du:dateUtc="2024-12-12T04:17:00Z"/>
          <w:rFonts w:cs="Times New Roman"/>
          <w:color w:val="000000"/>
          <w:sz w:val="21"/>
          <w:szCs w:val="21"/>
        </w:rPr>
      </w:pPr>
      <w:r>
        <w:rPr>
          <w:rStyle w:val="aff6"/>
          <w:rFonts w:cs="Times New Roman"/>
          <w:color w:val="000000"/>
          <w:sz w:val="21"/>
          <w:szCs w:val="21"/>
        </w:rPr>
        <w:t>Ye Shi*</w:t>
      </w:r>
      <w:r>
        <w:rPr>
          <w:rFonts w:cs="Times New Roman"/>
          <w:color w:val="000000"/>
          <w:sz w:val="21"/>
          <w:szCs w:val="21"/>
        </w:rPr>
        <w:t>, Hoang Duong Tuan, and Andrey V. Savkin, </w:t>
      </w:r>
      <w:hyperlink r:id="rId26" w:tgtFrame="new" w:history="1">
        <w:r>
          <w:rPr>
            <w:rFonts w:cs="Times New Roman"/>
            <w:color w:val="000000"/>
            <w:sz w:val="21"/>
            <w:szCs w:val="21"/>
          </w:rPr>
          <w:t>"Mixed integer nonlinear programming for Joint Coordination of Plug-in Electrical Vehicles Charging and Smart Grid Operations"</w:t>
        </w:r>
      </w:hyperlink>
      <w:r>
        <w:rPr>
          <w:rFonts w:cs="Times New Roman"/>
          <w:color w:val="000000"/>
          <w:sz w:val="21"/>
          <w:szCs w:val="21"/>
        </w:rPr>
        <w:t xml:space="preserve">, the </w:t>
      </w:r>
      <w:r>
        <w:rPr>
          <w:rFonts w:cs="Times New Roman"/>
          <w:i/>
          <w:iCs/>
          <w:color w:val="000000"/>
          <w:sz w:val="21"/>
          <w:szCs w:val="21"/>
        </w:rPr>
        <w:t>10th IEEE International Conference on Communications, Control, and Computing Technologies for Smart Grids</w:t>
      </w:r>
      <w:r>
        <w:rPr>
          <w:rFonts w:cs="Times New Roman"/>
          <w:color w:val="000000"/>
          <w:sz w:val="21"/>
          <w:szCs w:val="21"/>
        </w:rPr>
        <w:t>, 2019, Beijing, China.</w:t>
      </w:r>
    </w:p>
    <w:p w14:paraId="4EEF2F90" w14:textId="77777777" w:rsidR="00444E39" w:rsidRDefault="00444E39" w:rsidP="00B204D0">
      <w:pPr>
        <w:widowControl/>
        <w:numPr>
          <w:ilvl w:val="0"/>
          <w:numId w:val="12"/>
        </w:numPr>
        <w:spacing w:before="240" w:after="240" w:line="240" w:lineRule="atLeast"/>
        <w:rPr>
          <w:rFonts w:cs="Times New Roman"/>
          <w:color w:val="000000"/>
          <w:sz w:val="21"/>
          <w:szCs w:val="21"/>
        </w:rPr>
      </w:pPr>
      <w:r>
        <w:rPr>
          <w:rFonts w:cs="Times New Roman"/>
          <w:color w:val="000000"/>
          <w:sz w:val="21"/>
          <w:szCs w:val="21"/>
        </w:rPr>
        <w:t>Qi Li, Pengchao Tian, </w:t>
      </w:r>
      <w:r>
        <w:rPr>
          <w:rStyle w:val="aff6"/>
          <w:rFonts w:cs="Times New Roman"/>
          <w:color w:val="000000"/>
          <w:sz w:val="21"/>
          <w:szCs w:val="21"/>
        </w:rPr>
        <w:t>Ye Shi*</w:t>
      </w:r>
      <w:r>
        <w:rPr>
          <w:rFonts w:cs="Times New Roman"/>
          <w:color w:val="000000"/>
          <w:sz w:val="21"/>
          <w:szCs w:val="21"/>
        </w:rPr>
        <w:t xml:space="preserve">, Yuanming Shi and Hoang Duong Tuan, "Distributionally Robust Optimization for Vehicle-to-grid with Uncertain Renewable Energy", accepted by </w:t>
      </w:r>
      <w:r>
        <w:rPr>
          <w:rFonts w:cs="Times New Roman"/>
          <w:i/>
          <w:iCs/>
          <w:color w:val="000000"/>
          <w:sz w:val="21"/>
          <w:szCs w:val="21"/>
        </w:rPr>
        <w:t xml:space="preserve">ICCAIS </w:t>
      </w:r>
      <w:r>
        <w:rPr>
          <w:rFonts w:cs="Times New Roman"/>
          <w:color w:val="000000"/>
          <w:sz w:val="21"/>
          <w:szCs w:val="21"/>
        </w:rPr>
        <w:t xml:space="preserve">2022. </w:t>
      </w:r>
    </w:p>
    <w:p w14:paraId="1B5A12BE" w14:textId="77777777" w:rsidR="000A6B71" w:rsidRDefault="000A6B71">
      <w:pPr>
        <w:widowControl/>
        <w:ind w:firstLine="0"/>
        <w:jc w:val="left"/>
        <w:rPr>
          <w:rFonts w:cs="Times New Roman"/>
        </w:rPr>
      </w:pPr>
    </w:p>
    <w:p w14:paraId="0BED2E8E" w14:textId="46283434" w:rsidR="000A6B71" w:rsidRPr="000A6B71" w:rsidRDefault="007C3316" w:rsidP="000A6B71">
      <w:pPr>
        <w:widowControl/>
        <w:spacing w:line="360" w:lineRule="auto"/>
        <w:ind w:firstLine="0"/>
        <w:jc w:val="center"/>
        <w:rPr>
          <w:rFonts w:cs="Times New Roman"/>
          <w:b/>
          <w:bCs/>
          <w:sz w:val="28"/>
          <w:szCs w:val="28"/>
        </w:rPr>
      </w:pPr>
      <w:r w:rsidRPr="000A6B71">
        <w:rPr>
          <w:rFonts w:cs="Times New Roman" w:hint="eastAsia"/>
          <w:b/>
          <w:bCs/>
          <w:sz w:val="28"/>
          <w:szCs w:val="28"/>
        </w:rPr>
        <w:t>主要参与人</w:t>
      </w:r>
      <w:bookmarkStart w:id="25" w:name="OLE_LINK3"/>
      <w:r w:rsidRPr="000A6B71">
        <w:rPr>
          <w:rFonts w:cs="Times New Roman" w:hint="eastAsia"/>
          <w:b/>
          <w:bCs/>
          <w:sz w:val="28"/>
          <w:szCs w:val="28"/>
        </w:rPr>
        <w:t>唐晓莹</w:t>
      </w:r>
      <w:bookmarkEnd w:id="25"/>
      <w:r w:rsidR="00203189" w:rsidRPr="000A6B71">
        <w:rPr>
          <w:rFonts w:cs="Times New Roman" w:hint="eastAsia"/>
          <w:b/>
          <w:bCs/>
          <w:sz w:val="28"/>
          <w:szCs w:val="28"/>
        </w:rPr>
        <w:t>博士</w:t>
      </w:r>
      <w:r w:rsidRPr="000A6B71">
        <w:rPr>
          <w:rFonts w:cs="Times New Roman" w:hint="eastAsia"/>
          <w:b/>
          <w:bCs/>
          <w:sz w:val="28"/>
          <w:szCs w:val="28"/>
        </w:rPr>
        <w:t>前期研究基础</w:t>
      </w:r>
    </w:p>
    <w:p w14:paraId="4DBEC386" w14:textId="77777777" w:rsidR="000A6B71" w:rsidRPr="000A6B71" w:rsidRDefault="000A6B71" w:rsidP="000A6B71">
      <w:pPr>
        <w:widowControl/>
        <w:spacing w:line="360" w:lineRule="auto"/>
        <w:ind w:firstLine="0"/>
        <w:jc w:val="center"/>
        <w:rPr>
          <w:rFonts w:cs="Times New Roman"/>
          <w:b/>
          <w:bCs/>
        </w:rPr>
      </w:pPr>
    </w:p>
    <w:p w14:paraId="20AD1361" w14:textId="1B98DD3A" w:rsidR="00E33E07" w:rsidRPr="00AA243B" w:rsidRDefault="00E33E07" w:rsidP="00AA243B">
      <w:pPr>
        <w:ind w:firstLine="0"/>
        <w:rPr>
          <w:rFonts w:cs="Times New Roman"/>
          <w:b/>
          <w:bCs/>
        </w:rPr>
      </w:pPr>
      <w:r w:rsidRPr="00AA243B">
        <w:rPr>
          <w:rFonts w:cs="Times New Roman" w:hint="eastAsia"/>
          <w:b/>
          <w:bCs/>
        </w:rPr>
        <w:t>1</w:t>
      </w:r>
      <w:r w:rsidRPr="00AA243B">
        <w:rPr>
          <w:rFonts w:cs="Times New Roman" w:hint="eastAsia"/>
          <w:b/>
          <w:bCs/>
        </w:rPr>
        <w:t>）</w:t>
      </w:r>
      <w:r w:rsidR="00AA243B" w:rsidRPr="00AA243B">
        <w:rPr>
          <w:rFonts w:cs="Times New Roman" w:hint="eastAsia"/>
          <w:b/>
          <w:bCs/>
        </w:rPr>
        <w:t>电动汽车</w:t>
      </w:r>
      <w:r w:rsidRPr="00AA243B">
        <w:rPr>
          <w:rFonts w:cs="Times New Roman" w:hint="eastAsia"/>
          <w:b/>
          <w:bCs/>
        </w:rPr>
        <w:t>充电场站建模积累</w:t>
      </w:r>
    </w:p>
    <w:p w14:paraId="2ACD291C" w14:textId="33F04170" w:rsidR="00E33E07" w:rsidRPr="002A0B3F" w:rsidRDefault="00E33E07" w:rsidP="00E33E07">
      <w:pPr>
        <w:spacing w:line="360" w:lineRule="auto"/>
        <w:rPr>
          <w:rFonts w:cs="Times New Roman"/>
        </w:rPr>
      </w:pPr>
      <w:r w:rsidRPr="00F241F0">
        <w:rPr>
          <w:rFonts w:cs="Times New Roman"/>
        </w:rPr>
        <w:t>唐晓莹博士</w:t>
      </w:r>
      <w:r w:rsidRPr="002A0B3F">
        <w:rPr>
          <w:rFonts w:cs="Times New Roman" w:hint="eastAsia"/>
        </w:rPr>
        <w:t>在充电场站的用户分析与建模上有充分的研究基础，在用户行为分析、场站定价博弈等问题上有优秀的科研工作积累</w:t>
      </w:r>
      <w:r w:rsidRPr="002A0B3F">
        <w:rPr>
          <w:rFonts w:cs="Times New Roman" w:hint="eastAsia"/>
        </w:rPr>
        <w:t>[</w:t>
      </w:r>
      <w:r w:rsidR="00A45BCC">
        <w:rPr>
          <w:rFonts w:cs="Times New Roman" w:hint="eastAsia"/>
        </w:rPr>
        <w:t>T</w:t>
      </w:r>
      <w:r w:rsidRPr="002A0B3F">
        <w:rPr>
          <w:rFonts w:cs="Times New Roman" w:hint="eastAsia"/>
        </w:rPr>
        <w:t>1-</w:t>
      </w:r>
      <w:r w:rsidR="00A45BCC">
        <w:rPr>
          <w:rFonts w:cs="Times New Roman" w:hint="eastAsia"/>
        </w:rPr>
        <w:t>T</w:t>
      </w:r>
      <w:r w:rsidRPr="002A0B3F">
        <w:rPr>
          <w:rFonts w:cs="Times New Roman" w:hint="eastAsia"/>
        </w:rPr>
        <w:t>7]</w:t>
      </w:r>
      <w:r w:rsidRPr="002A0B3F">
        <w:rPr>
          <w:rFonts w:cs="Times New Roman" w:hint="eastAsia"/>
        </w:rPr>
        <w:t>。其中，团队在</w:t>
      </w:r>
      <w:r w:rsidRPr="002A0B3F">
        <w:rPr>
          <w:rFonts w:cs="Times New Roman" w:hint="eastAsia"/>
        </w:rPr>
        <w:t>IEEE IOTJ</w:t>
      </w:r>
      <w:r w:rsidRPr="002A0B3F">
        <w:rPr>
          <w:rFonts w:cs="Times New Roman" w:hint="eastAsia"/>
        </w:rPr>
        <w:t>（中科院</w:t>
      </w:r>
      <w:r w:rsidRPr="002A0B3F">
        <w:rPr>
          <w:rFonts w:cs="Times New Roman" w:hint="eastAsia"/>
        </w:rPr>
        <w:t>1</w:t>
      </w:r>
      <w:r w:rsidRPr="002A0B3F">
        <w:rPr>
          <w:rFonts w:cs="Times New Roman" w:hint="eastAsia"/>
        </w:rPr>
        <w:t>区、计算机科学领域顶级刊物）上发表了基于用户等级认知的多充电场站的管理优化问题</w:t>
      </w:r>
      <w:r w:rsidRPr="002A0B3F">
        <w:rPr>
          <w:rFonts w:cs="Times New Roman" w:hint="eastAsia"/>
        </w:rPr>
        <w:t>[</w:t>
      </w:r>
      <w:r w:rsidR="00A45BCC">
        <w:rPr>
          <w:rFonts w:cs="Times New Roman" w:hint="eastAsia"/>
        </w:rPr>
        <w:t>T</w:t>
      </w:r>
      <w:r w:rsidRPr="002A0B3F">
        <w:rPr>
          <w:rFonts w:cs="Times New Roman" w:hint="eastAsia"/>
        </w:rPr>
        <w:t>1]</w:t>
      </w:r>
      <w:r w:rsidRPr="002A0B3F">
        <w:rPr>
          <w:rFonts w:cs="Times New Roman" w:hint="eastAsia"/>
        </w:rPr>
        <w:t>。在面对空闲用户、常规用户和紧急用户时，该方法都能够提升场站的收益。团队研究了用户的风险厌恶性导致更加频繁在高速公路上充电的行为</w:t>
      </w:r>
      <w:r w:rsidRPr="002A0B3F">
        <w:rPr>
          <w:rFonts w:cs="Times New Roman" w:hint="eastAsia"/>
        </w:rPr>
        <w:t>[</w:t>
      </w:r>
      <w:r w:rsidR="00A45BCC">
        <w:rPr>
          <w:rFonts w:cs="Times New Roman" w:hint="eastAsia"/>
        </w:rPr>
        <w:t>T</w:t>
      </w:r>
      <w:r w:rsidRPr="002A0B3F">
        <w:rPr>
          <w:rFonts w:cs="Times New Roman" w:hint="eastAsia"/>
        </w:rPr>
        <w:t>2]</w:t>
      </w:r>
      <w:r w:rsidRPr="002A0B3F">
        <w:rPr>
          <w:rFonts w:cs="Times New Roman" w:hint="eastAsia"/>
        </w:rPr>
        <w:t>，并发表于</w:t>
      </w:r>
      <w:r w:rsidRPr="002A0B3F">
        <w:rPr>
          <w:rFonts w:cs="Times New Roman" w:hint="eastAsia"/>
        </w:rPr>
        <w:t>ACM SIGENERGY</w:t>
      </w:r>
      <w:r w:rsidRPr="002A0B3F">
        <w:rPr>
          <w:rFonts w:cs="Times New Roman" w:hint="eastAsia"/>
        </w:rPr>
        <w:t>旗下能源领域顶级会议</w:t>
      </w:r>
      <w:r w:rsidRPr="002A0B3F">
        <w:rPr>
          <w:rFonts w:cs="Times New Roman" w:hint="eastAsia"/>
        </w:rPr>
        <w:t>e-Energy 2023 (</w:t>
      </w:r>
      <w:r w:rsidRPr="002A0B3F">
        <w:rPr>
          <w:rFonts w:cs="Times New Roman" w:hint="eastAsia"/>
        </w:rPr>
        <w:t>首轮接收，首轮接收率</w:t>
      </w:r>
      <w:r w:rsidRPr="002A0B3F">
        <w:rPr>
          <w:rFonts w:cs="Times New Roman" w:hint="eastAsia"/>
        </w:rPr>
        <w:t>18%)</w:t>
      </w:r>
      <w:r w:rsidRPr="002A0B3F">
        <w:rPr>
          <w:rFonts w:cs="Times New Roman" w:hint="eastAsia"/>
        </w:rPr>
        <w:t>。在商业模式设计领域，团队在</w:t>
      </w:r>
      <w:r w:rsidRPr="002A0B3F">
        <w:rPr>
          <w:rFonts w:cs="Times New Roman" w:hint="eastAsia"/>
        </w:rPr>
        <w:t>IEEE TSG(</w:t>
      </w:r>
      <w:r w:rsidRPr="002A0B3F">
        <w:rPr>
          <w:rFonts w:cs="Times New Roman" w:hint="eastAsia"/>
        </w:rPr>
        <w:t>中科院</w:t>
      </w:r>
      <w:r w:rsidRPr="002A0B3F">
        <w:rPr>
          <w:rFonts w:cs="Times New Roman" w:hint="eastAsia"/>
        </w:rPr>
        <w:t>1</w:t>
      </w:r>
      <w:r w:rsidRPr="002A0B3F">
        <w:rPr>
          <w:rFonts w:cs="Times New Roman" w:hint="eastAsia"/>
        </w:rPr>
        <w:t>区，智能电网领域顶级刊物</w:t>
      </w:r>
      <w:r w:rsidRPr="002A0B3F">
        <w:rPr>
          <w:rFonts w:cs="Times New Roman" w:hint="eastAsia"/>
        </w:rPr>
        <w:t>)</w:t>
      </w:r>
      <w:r w:rsidRPr="002A0B3F">
        <w:rPr>
          <w:rFonts w:cs="Times New Roman" w:hint="eastAsia"/>
        </w:rPr>
        <w:t>上发表了激励电力生产者参与多层拍卖市场的研究成果</w:t>
      </w:r>
      <w:r w:rsidRPr="002A0B3F">
        <w:rPr>
          <w:rFonts w:cs="Times New Roman" w:hint="eastAsia"/>
        </w:rPr>
        <w:t>[</w:t>
      </w:r>
      <w:r w:rsidR="00A45BCC">
        <w:rPr>
          <w:rFonts w:cs="Times New Roman" w:hint="eastAsia"/>
        </w:rPr>
        <w:t>T</w:t>
      </w:r>
      <w:r w:rsidRPr="002A0B3F">
        <w:rPr>
          <w:rFonts w:cs="Times New Roman" w:hint="eastAsia"/>
        </w:rPr>
        <w:t>3]</w:t>
      </w:r>
      <w:r w:rsidRPr="002A0B3F">
        <w:rPr>
          <w:rFonts w:cs="Times New Roman" w:hint="eastAsia"/>
        </w:rPr>
        <w:t>。该成果设计了一个双边拍卖机制，并且拥有真实表达、激励相容、收支平衡和渐进有效性的性质的良好性质。</w:t>
      </w:r>
      <w:r w:rsidRPr="002A0B3F">
        <w:rPr>
          <w:rFonts w:cs="Times New Roman" w:hint="eastAsia"/>
        </w:rPr>
        <w:t>[</w:t>
      </w:r>
      <w:r w:rsidR="00A45BCC">
        <w:rPr>
          <w:rFonts w:cs="Times New Roman" w:hint="eastAsia"/>
        </w:rPr>
        <w:t>T</w:t>
      </w:r>
      <w:r w:rsidRPr="002A0B3F">
        <w:rPr>
          <w:rFonts w:cs="Times New Roman" w:hint="eastAsia"/>
        </w:rPr>
        <w:t>5]</w:t>
      </w:r>
      <w:r w:rsidRPr="002A0B3F">
        <w:rPr>
          <w:rFonts w:cs="Times New Roman" w:hint="eastAsia"/>
        </w:rPr>
        <w:t>设计了一个调频市场机制，并验证了该机制在真实系统上的有效性。该成果</w:t>
      </w:r>
      <w:r w:rsidRPr="002A0B3F">
        <w:rPr>
          <w:rFonts w:cs="Times New Roman" w:hint="eastAsia"/>
        </w:rPr>
        <w:t>IEEE TPWRS</w:t>
      </w:r>
      <w:r w:rsidRPr="002A0B3F">
        <w:rPr>
          <w:rFonts w:cs="Times New Roman" w:hint="eastAsia"/>
        </w:rPr>
        <w:t>上（中科院</w:t>
      </w:r>
      <w:r w:rsidRPr="002A0B3F">
        <w:rPr>
          <w:rFonts w:cs="Times New Roman" w:hint="eastAsia"/>
        </w:rPr>
        <w:t>1</w:t>
      </w:r>
      <w:r w:rsidRPr="002A0B3F">
        <w:rPr>
          <w:rFonts w:cs="Times New Roman" w:hint="eastAsia"/>
        </w:rPr>
        <w:t>区，电网系统顶级期刊）发表。此外，研究团队在</w:t>
      </w:r>
      <w:r w:rsidRPr="002A0B3F">
        <w:rPr>
          <w:rFonts w:cs="Times New Roman" w:hint="eastAsia"/>
        </w:rPr>
        <w:t>[</w:t>
      </w:r>
      <w:r w:rsidR="00A45BCC">
        <w:rPr>
          <w:rFonts w:cs="Times New Roman" w:hint="eastAsia"/>
        </w:rPr>
        <w:t>T</w:t>
      </w:r>
      <w:r w:rsidRPr="002A0B3F">
        <w:rPr>
          <w:rFonts w:cs="Times New Roman" w:hint="eastAsia"/>
        </w:rPr>
        <w:t>6]</w:t>
      </w:r>
      <w:r w:rsidRPr="002A0B3F">
        <w:rPr>
          <w:rFonts w:cs="Times New Roman" w:hint="eastAsia"/>
        </w:rPr>
        <w:t>提供模型支撑，在</w:t>
      </w:r>
      <w:r w:rsidRPr="002A0B3F">
        <w:rPr>
          <w:rFonts w:cs="Times New Roman" w:hint="eastAsia"/>
        </w:rPr>
        <w:t>[</w:t>
      </w:r>
      <w:r w:rsidR="00A45BCC">
        <w:rPr>
          <w:rFonts w:cs="Times New Roman" w:hint="eastAsia"/>
        </w:rPr>
        <w:t>T</w:t>
      </w:r>
      <w:r w:rsidRPr="002A0B3F">
        <w:rPr>
          <w:rFonts w:cs="Times New Roman" w:hint="eastAsia"/>
        </w:rPr>
        <w:t>7]</w:t>
      </w:r>
      <w:r w:rsidRPr="002A0B3F">
        <w:rPr>
          <w:rFonts w:cs="Times New Roman" w:hint="eastAsia"/>
        </w:rPr>
        <w:t>为验证平台的数据分析以及服务框架提供基础。以上充电场站的用户分析和商业模式研究，对本项目的复合充电场站博弈的研究有直接的指导作用。</w:t>
      </w:r>
      <w:r w:rsidRPr="002A0B3F">
        <w:rPr>
          <w:rFonts w:cs="Times New Roman" w:hint="eastAsia"/>
        </w:rPr>
        <w:t xml:space="preserve">                                                                                                       </w:t>
      </w:r>
    </w:p>
    <w:p w14:paraId="512E37DD" w14:textId="3EEB705A" w:rsidR="00E12D57" w:rsidRPr="006F66E9" w:rsidRDefault="00E12D57" w:rsidP="00E12D57">
      <w:pPr>
        <w:snapToGrid w:val="0"/>
        <w:rPr>
          <w:rFonts w:cs="Times New Roman"/>
          <w:color w:val="000000"/>
        </w:rPr>
      </w:pPr>
      <w:r>
        <w:rPr>
          <w:rFonts w:cs="Times New Roman"/>
          <w:color w:val="000000"/>
        </w:rPr>
        <w:t>* Corresponding author</w:t>
      </w:r>
    </w:p>
    <w:p w14:paraId="209A7AB0" w14:textId="55944BD6" w:rsidR="00E33E07" w:rsidRPr="002D0B59" w:rsidRDefault="00E33E07" w:rsidP="002D0B59">
      <w:pPr>
        <w:pStyle w:val="ad"/>
        <w:numPr>
          <w:ilvl w:val="0"/>
          <w:numId w:val="14"/>
        </w:numPr>
        <w:rPr>
          <w:rFonts w:cs="Times New Roman"/>
        </w:rPr>
      </w:pPr>
      <w:r w:rsidRPr="002D0B59">
        <w:rPr>
          <w:rFonts w:cs="Times New Roman" w:hint="eastAsia"/>
        </w:rPr>
        <w:t xml:space="preserve"> J. Liu, S. Wang, and </w:t>
      </w:r>
      <w:r w:rsidRPr="002D0B59">
        <w:rPr>
          <w:rFonts w:cs="Times New Roman" w:hint="eastAsia"/>
          <w:b/>
          <w:bCs/>
        </w:rPr>
        <w:t>X. Tang</w:t>
      </w:r>
      <w:r w:rsidRPr="002D0B59">
        <w:rPr>
          <w:rFonts w:cs="Times New Roman" w:hint="eastAsia"/>
        </w:rPr>
        <w:t>*(</w:t>
      </w:r>
      <w:r w:rsidRPr="002D0B59">
        <w:rPr>
          <w:rFonts w:cs="Times New Roman"/>
        </w:rPr>
        <w:t>唐晓莹博士</w:t>
      </w:r>
      <w:r w:rsidRPr="002D0B59">
        <w:rPr>
          <w:rFonts w:cs="Times New Roman" w:hint="eastAsia"/>
        </w:rPr>
        <w:t xml:space="preserve">), "Cooperative Charging Stations Management under Irrational Hierarchy EV Behaviors," IEEE Internet of Things Journal, vol. 11, no. 6, pp. 11137-11151, Mar. 2024. </w:t>
      </w:r>
      <w:r w:rsidRPr="002D0B59">
        <w:rPr>
          <w:rFonts w:cs="Times New Roman" w:hint="eastAsia"/>
        </w:rPr>
        <w:t>（中科院</w:t>
      </w:r>
      <w:r w:rsidRPr="002D0B59">
        <w:rPr>
          <w:rFonts w:cs="Times New Roman" w:hint="eastAsia"/>
        </w:rPr>
        <w:t>1</w:t>
      </w:r>
      <w:r w:rsidRPr="002D0B59">
        <w:rPr>
          <w:rFonts w:cs="Times New Roman" w:hint="eastAsia"/>
        </w:rPr>
        <w:t>区）</w:t>
      </w:r>
    </w:p>
    <w:p w14:paraId="616174C6" w14:textId="1B804CEB" w:rsidR="00E33E07" w:rsidRPr="002D0B59" w:rsidRDefault="00E33E07" w:rsidP="002D0B59">
      <w:pPr>
        <w:pStyle w:val="ad"/>
        <w:numPr>
          <w:ilvl w:val="0"/>
          <w:numId w:val="14"/>
        </w:numPr>
        <w:rPr>
          <w:rFonts w:cs="Times New Roman"/>
        </w:rPr>
      </w:pPr>
      <w:r w:rsidRPr="002D0B59">
        <w:rPr>
          <w:rFonts w:cs="Times New Roman" w:hint="eastAsia"/>
        </w:rPr>
        <w:lastRenderedPageBreak/>
        <w:t xml:space="preserve">H. Yan and </w:t>
      </w:r>
      <w:r w:rsidRPr="002D0B59">
        <w:rPr>
          <w:rFonts w:cs="Times New Roman" w:hint="eastAsia"/>
          <w:b/>
          <w:bCs/>
        </w:rPr>
        <w:t>X. Tang*</w:t>
      </w:r>
      <w:r w:rsidRPr="002D0B59">
        <w:rPr>
          <w:rFonts w:cs="Times New Roman" w:hint="eastAsia"/>
        </w:rPr>
        <w:t xml:space="preserve"> (</w:t>
      </w:r>
      <w:r w:rsidRPr="002D0B59">
        <w:rPr>
          <w:rFonts w:cs="Times New Roman"/>
        </w:rPr>
        <w:t>唐晓莹博士</w:t>
      </w:r>
      <w:r w:rsidRPr="002D0B59">
        <w:rPr>
          <w:rFonts w:cs="Times New Roman" w:hint="eastAsia"/>
        </w:rPr>
        <w:t>), "Incorporating Range Anxiety into Electric Vehicle Highway Charging Decisions: A Bayesian Game Analysis," Proceedings of the 14th ACM International Conference on Future Energy Systems, ser. e-Energy'23. New York, NY, USA: Association for Computing Machinery, pp. 184</w:t>
      </w:r>
      <w:r w:rsidRPr="002D0B59">
        <w:rPr>
          <w:rFonts w:cs="Times New Roman" w:hint="eastAsia"/>
        </w:rPr>
        <w:t>–</w:t>
      </w:r>
      <w:r w:rsidRPr="002D0B59">
        <w:rPr>
          <w:rFonts w:cs="Times New Roman" w:hint="eastAsia"/>
        </w:rPr>
        <w:t xml:space="preserve">188, 2023. </w:t>
      </w:r>
    </w:p>
    <w:p w14:paraId="72C9AAAA" w14:textId="6E97406F" w:rsidR="00E33E07" w:rsidRPr="002D0B59" w:rsidRDefault="00E33E07" w:rsidP="002D0B59">
      <w:pPr>
        <w:pStyle w:val="ad"/>
        <w:numPr>
          <w:ilvl w:val="0"/>
          <w:numId w:val="14"/>
        </w:numPr>
        <w:rPr>
          <w:rFonts w:cs="Times New Roman"/>
        </w:rPr>
      </w:pPr>
      <w:r w:rsidRPr="002D0B59">
        <w:rPr>
          <w:rFonts w:cs="Times New Roman" w:hint="eastAsia"/>
        </w:rPr>
        <w:t xml:space="preserve">A. Yu, </w:t>
      </w:r>
      <w:r w:rsidRPr="002D0B59">
        <w:rPr>
          <w:rFonts w:cs="Times New Roman" w:hint="eastAsia"/>
          <w:b/>
          <w:bCs/>
        </w:rPr>
        <w:t>X. Tang*</w:t>
      </w:r>
      <w:r w:rsidRPr="002D0B59">
        <w:rPr>
          <w:rFonts w:cs="Times New Roman" w:hint="eastAsia"/>
        </w:rPr>
        <w:t xml:space="preserve"> (</w:t>
      </w:r>
      <w:r w:rsidRPr="002D0B59">
        <w:rPr>
          <w:rFonts w:cs="Times New Roman"/>
        </w:rPr>
        <w:t>唐晓莹博士</w:t>
      </w:r>
      <w:r w:rsidRPr="002D0B59">
        <w:rPr>
          <w:rFonts w:cs="Times New Roman" w:hint="eastAsia"/>
        </w:rPr>
        <w:t xml:space="preserve">), Y. J. Zhang, J. Huang, "Continuous Group-Wise Double Auction for Prosumers in Distribution-Level Markets," IEEE Transactions on Smart Grid, vol. 12, no.6, Nov. 2021. </w:t>
      </w:r>
      <w:r w:rsidRPr="002D0B59">
        <w:rPr>
          <w:rFonts w:cs="Times New Roman" w:hint="eastAsia"/>
        </w:rPr>
        <w:t>（中科院</w:t>
      </w:r>
      <w:r w:rsidRPr="002D0B59">
        <w:rPr>
          <w:rFonts w:cs="Times New Roman" w:hint="eastAsia"/>
        </w:rPr>
        <w:t>1</w:t>
      </w:r>
      <w:r w:rsidRPr="002D0B59">
        <w:rPr>
          <w:rFonts w:cs="Times New Roman" w:hint="eastAsia"/>
        </w:rPr>
        <w:t>区）</w:t>
      </w:r>
    </w:p>
    <w:p w14:paraId="3DA53AB0" w14:textId="28E7CBB0" w:rsidR="00E33E07" w:rsidRPr="002D0B59" w:rsidRDefault="00E33E07" w:rsidP="002D0B59">
      <w:pPr>
        <w:pStyle w:val="ad"/>
        <w:numPr>
          <w:ilvl w:val="0"/>
          <w:numId w:val="14"/>
        </w:numPr>
        <w:rPr>
          <w:rFonts w:cs="Times New Roman"/>
        </w:rPr>
      </w:pPr>
      <w:r w:rsidRPr="002D0B59">
        <w:rPr>
          <w:rFonts w:cs="Times New Roman" w:hint="eastAsia"/>
        </w:rPr>
        <w:t xml:space="preserve">T. Wu, Y. J. Zhang, </w:t>
      </w:r>
      <w:r w:rsidRPr="002D0B59">
        <w:rPr>
          <w:rFonts w:cs="Times New Roman" w:hint="eastAsia"/>
          <w:b/>
          <w:bCs/>
        </w:rPr>
        <w:t>X. Tang*</w:t>
      </w:r>
      <w:r w:rsidRPr="002D0B59">
        <w:rPr>
          <w:rFonts w:cs="Times New Roman" w:hint="eastAsia"/>
        </w:rPr>
        <w:t>(</w:t>
      </w:r>
      <w:r w:rsidRPr="002D0B59">
        <w:rPr>
          <w:rFonts w:cs="Times New Roman"/>
        </w:rPr>
        <w:t>唐晓莹博士</w:t>
      </w:r>
      <w:r w:rsidRPr="002D0B59">
        <w:rPr>
          <w:rFonts w:cs="Times New Roman" w:hint="eastAsia"/>
        </w:rPr>
        <w:t xml:space="preserve">), "A VSC-Based BESS Model for Multi-Objective OPF Using Mixed Integer SOCP," IEEE Transactions on Power Systems, vol. 34, no. 4, pp. 2541-2552, July 2019. </w:t>
      </w:r>
      <w:r w:rsidRPr="002D0B59">
        <w:rPr>
          <w:rFonts w:cs="Times New Roman" w:hint="eastAsia"/>
        </w:rPr>
        <w:t>（中科院</w:t>
      </w:r>
      <w:r w:rsidRPr="002D0B59">
        <w:rPr>
          <w:rFonts w:cs="Times New Roman" w:hint="eastAsia"/>
        </w:rPr>
        <w:t>1</w:t>
      </w:r>
      <w:r w:rsidRPr="002D0B59">
        <w:rPr>
          <w:rFonts w:cs="Times New Roman" w:hint="eastAsia"/>
        </w:rPr>
        <w:t>区）</w:t>
      </w:r>
    </w:p>
    <w:p w14:paraId="06C94064" w14:textId="7C22751B" w:rsidR="00E33E07" w:rsidRPr="002D0B59" w:rsidRDefault="00E33E07" w:rsidP="002D0B59">
      <w:pPr>
        <w:pStyle w:val="ad"/>
        <w:numPr>
          <w:ilvl w:val="0"/>
          <w:numId w:val="14"/>
        </w:numPr>
        <w:rPr>
          <w:rFonts w:cs="Times New Roman"/>
        </w:rPr>
      </w:pPr>
      <w:r w:rsidRPr="002D0B59">
        <w:rPr>
          <w:rFonts w:cs="Times New Roman" w:hint="eastAsia"/>
        </w:rPr>
        <w:t xml:space="preserve">H. Liao, C. Yang, H. Gao, W. Liu, H. Xin, </w:t>
      </w:r>
      <w:r w:rsidRPr="002D0B59">
        <w:rPr>
          <w:rFonts w:cs="Times New Roman" w:hint="eastAsia"/>
          <w:b/>
          <w:bCs/>
        </w:rPr>
        <w:t>X. Tang*</w:t>
      </w:r>
      <w:r w:rsidRPr="002D0B59">
        <w:rPr>
          <w:rFonts w:cs="Times New Roman" w:hint="eastAsia"/>
        </w:rPr>
        <w:t>(</w:t>
      </w:r>
      <w:r w:rsidRPr="002D0B59">
        <w:rPr>
          <w:rFonts w:cs="Times New Roman"/>
        </w:rPr>
        <w:t>唐晓莹博士</w:t>
      </w:r>
      <w:r w:rsidRPr="002D0B59">
        <w:rPr>
          <w:rFonts w:cs="Times New Roman" w:hint="eastAsia"/>
        </w:rPr>
        <w:t xml:space="preserve">), and J. Zhao*, "Comprehensive-Contribution-Based Primary Frequency Regulation Market Design for the Converter-Integrated Power System," IEEE Transactions on Power Systems, vol. 39, no. 2, pp. 3825-3838, March 2024. </w:t>
      </w:r>
      <w:r w:rsidRPr="002D0B59">
        <w:rPr>
          <w:rFonts w:cs="Times New Roman" w:hint="eastAsia"/>
        </w:rPr>
        <w:t>（中科院</w:t>
      </w:r>
      <w:r w:rsidRPr="002D0B59">
        <w:rPr>
          <w:rFonts w:cs="Times New Roman" w:hint="eastAsia"/>
        </w:rPr>
        <w:t>1</w:t>
      </w:r>
      <w:r w:rsidRPr="002D0B59">
        <w:rPr>
          <w:rFonts w:cs="Times New Roman" w:hint="eastAsia"/>
        </w:rPr>
        <w:t>区）</w:t>
      </w:r>
    </w:p>
    <w:p w14:paraId="71B7F69F" w14:textId="2900A11A" w:rsidR="00E33E07" w:rsidRPr="002D0B59" w:rsidRDefault="00E33E07" w:rsidP="002D0B59">
      <w:pPr>
        <w:pStyle w:val="ad"/>
        <w:numPr>
          <w:ilvl w:val="0"/>
          <w:numId w:val="14"/>
        </w:numPr>
        <w:rPr>
          <w:rFonts w:cs="Times New Roman"/>
        </w:rPr>
      </w:pPr>
      <w:r w:rsidRPr="002D0B59">
        <w:rPr>
          <w:rFonts w:cs="Times New Roman" w:hint="eastAsia"/>
        </w:rPr>
        <w:t xml:space="preserve">C. Sun, T. Li and </w:t>
      </w:r>
      <w:r w:rsidRPr="002D0B59">
        <w:rPr>
          <w:rFonts w:cs="Times New Roman" w:hint="eastAsia"/>
          <w:b/>
          <w:bCs/>
        </w:rPr>
        <w:t>X. Tang*</w:t>
      </w:r>
      <w:r w:rsidRPr="002D0B59">
        <w:rPr>
          <w:rFonts w:cs="Times New Roman" w:hint="eastAsia"/>
        </w:rPr>
        <w:t>(</w:t>
      </w:r>
      <w:r w:rsidRPr="002D0B59">
        <w:rPr>
          <w:rFonts w:cs="Times New Roman"/>
        </w:rPr>
        <w:t>唐晓莹博士</w:t>
      </w:r>
      <w:r w:rsidRPr="002D0B59">
        <w:rPr>
          <w:rFonts w:cs="Times New Roman" w:hint="eastAsia"/>
        </w:rPr>
        <w:t xml:space="preserve">), "A Data-Driven Approach for Optimizing Early-Stage Electric Vehicle Charging Station Placement," IEEE Transactions on Industrial Informatics, early access, Feb. 2023. </w:t>
      </w:r>
      <w:r w:rsidRPr="002D0B59">
        <w:rPr>
          <w:rFonts w:cs="Times New Roman" w:hint="eastAsia"/>
        </w:rPr>
        <w:t>（中科院</w:t>
      </w:r>
      <w:r w:rsidRPr="002D0B59">
        <w:rPr>
          <w:rFonts w:cs="Times New Roman" w:hint="eastAsia"/>
        </w:rPr>
        <w:t>1</w:t>
      </w:r>
      <w:r w:rsidRPr="002D0B59">
        <w:rPr>
          <w:rFonts w:cs="Times New Roman" w:hint="eastAsia"/>
        </w:rPr>
        <w:t>区）</w:t>
      </w:r>
    </w:p>
    <w:p w14:paraId="397D17BD" w14:textId="60DC2E16" w:rsidR="00E33E07" w:rsidRPr="002D0B59" w:rsidRDefault="00E33E07" w:rsidP="002D0B59">
      <w:pPr>
        <w:pStyle w:val="ad"/>
        <w:numPr>
          <w:ilvl w:val="0"/>
          <w:numId w:val="14"/>
        </w:numPr>
        <w:rPr>
          <w:rFonts w:cs="Times New Roman"/>
        </w:rPr>
      </w:pPr>
      <w:r w:rsidRPr="002D0B59">
        <w:rPr>
          <w:rFonts w:cs="Times New Roman" w:hint="eastAsia"/>
        </w:rPr>
        <w:t xml:space="preserve">A. Fang, R. Zhou, </w:t>
      </w:r>
      <w:r w:rsidRPr="002D0B59">
        <w:rPr>
          <w:rFonts w:cs="Times New Roman" w:hint="eastAsia"/>
          <w:b/>
          <w:bCs/>
        </w:rPr>
        <w:t>X. Tang</w:t>
      </w:r>
      <w:r w:rsidRPr="002D0B59">
        <w:rPr>
          <w:rFonts w:cs="Times New Roman" w:hint="eastAsia"/>
        </w:rPr>
        <w:t xml:space="preserve"> (</w:t>
      </w:r>
      <w:r w:rsidRPr="002D0B59">
        <w:rPr>
          <w:rFonts w:cs="Times New Roman"/>
        </w:rPr>
        <w:t>唐晓莹博士</w:t>
      </w:r>
      <w:r w:rsidRPr="002D0B59">
        <w:rPr>
          <w:rFonts w:cs="Times New Roman" w:hint="eastAsia"/>
        </w:rPr>
        <w:t>) and P. He, "</w:t>
      </w:r>
      <w:proofErr w:type="spellStart"/>
      <w:r w:rsidRPr="002D0B59">
        <w:rPr>
          <w:rFonts w:cs="Times New Roman" w:hint="eastAsia"/>
        </w:rPr>
        <w:t>RPCover</w:t>
      </w:r>
      <w:proofErr w:type="spellEnd"/>
      <w:r w:rsidRPr="002D0B59">
        <w:rPr>
          <w:rFonts w:cs="Times New Roman" w:hint="eastAsia"/>
        </w:rPr>
        <w:t xml:space="preserve">: Recovering </w:t>
      </w:r>
      <w:proofErr w:type="spellStart"/>
      <w:r w:rsidRPr="002D0B59">
        <w:rPr>
          <w:rFonts w:cs="Times New Roman" w:hint="eastAsia"/>
        </w:rPr>
        <w:t>gRPC</w:t>
      </w:r>
      <w:proofErr w:type="spellEnd"/>
      <w:r w:rsidRPr="002D0B59">
        <w:rPr>
          <w:rFonts w:cs="Times New Roman" w:hint="eastAsia"/>
        </w:rPr>
        <w:t xml:space="preserve"> Dependency in Multilingual Projects," 38th IEEE/ACM International Conference on Automated Software Engineering (ASE), Luxembourg, pp. 1930-1939, Sep. 2023. (</w:t>
      </w:r>
      <w:r w:rsidRPr="002D0B59">
        <w:rPr>
          <w:rFonts w:cs="Times New Roman" w:hint="eastAsia"/>
        </w:rPr>
        <w:t>杰出论文奖，</w:t>
      </w:r>
      <w:r w:rsidRPr="002D0B59">
        <w:rPr>
          <w:rFonts w:cs="Times New Roman" w:hint="eastAsia"/>
        </w:rPr>
        <w:t xml:space="preserve">CCF A </w:t>
      </w:r>
      <w:r w:rsidRPr="002D0B59">
        <w:rPr>
          <w:rFonts w:cs="Times New Roman" w:hint="eastAsia"/>
        </w:rPr>
        <w:t>类推荐会议</w:t>
      </w:r>
      <w:r w:rsidRPr="002D0B59">
        <w:rPr>
          <w:rFonts w:cs="Times New Roman" w:hint="eastAsia"/>
        </w:rPr>
        <w:t>)</w:t>
      </w:r>
    </w:p>
    <w:p w14:paraId="55A5C486" w14:textId="77777777" w:rsidR="00AA243B" w:rsidRDefault="00AA243B" w:rsidP="005E304C">
      <w:pPr>
        <w:ind w:firstLine="0"/>
        <w:rPr>
          <w:rFonts w:cs="Times New Roman"/>
        </w:rPr>
      </w:pPr>
    </w:p>
    <w:p w14:paraId="0F048FBF" w14:textId="0609236D" w:rsidR="00E33E07" w:rsidRPr="002A0B3F" w:rsidRDefault="00E33E07" w:rsidP="005E304C">
      <w:pPr>
        <w:ind w:firstLine="0"/>
        <w:rPr>
          <w:rFonts w:cs="Times New Roman"/>
        </w:rPr>
      </w:pPr>
      <w:r>
        <w:rPr>
          <w:rFonts w:cs="Times New Roman" w:hint="eastAsia"/>
        </w:rPr>
        <w:t>2</w:t>
      </w:r>
      <w:r w:rsidRPr="002A0B3F">
        <w:rPr>
          <w:rFonts w:cs="Times New Roman" w:hint="eastAsia"/>
        </w:rPr>
        <w:t>）</w:t>
      </w:r>
      <w:r w:rsidRPr="005E304C">
        <w:rPr>
          <w:rFonts w:cs="Times New Roman" w:hint="eastAsia"/>
          <w:b/>
          <w:bCs/>
        </w:rPr>
        <w:t>充电场站优化调度积累</w:t>
      </w:r>
    </w:p>
    <w:p w14:paraId="3D0B3CF2" w14:textId="6AF629CC" w:rsidR="00E33E07" w:rsidRPr="00F241F0" w:rsidRDefault="00E33E07" w:rsidP="00E33E07">
      <w:pPr>
        <w:spacing w:line="360" w:lineRule="auto"/>
        <w:rPr>
          <w:rFonts w:cs="Times New Roman"/>
        </w:rPr>
      </w:pPr>
      <w:r w:rsidRPr="00F241F0">
        <w:rPr>
          <w:rFonts w:cs="Times New Roman"/>
        </w:rPr>
        <w:t>为解决充电网络信息优化与智能管理问题，唐晓莹博士创新性地提出基于人工智能算法的充电优化调度、定价机制和决策算法，实现充电信息网络的经济高效运行。对于群体用户的实时行为，唐晓莹博士提出了一钟基于模型预测控制的在线调度算法</w:t>
      </w:r>
      <w:r w:rsidRPr="00F241F0">
        <w:rPr>
          <w:rFonts w:cs="Times New Roman"/>
        </w:rPr>
        <w:t>ELF[</w:t>
      </w:r>
      <w:r w:rsidR="00A45BCC">
        <w:rPr>
          <w:rFonts w:cs="Times New Roman" w:hint="eastAsia"/>
        </w:rPr>
        <w:t>T8</w:t>
      </w:r>
      <w:r w:rsidRPr="00F241F0">
        <w:rPr>
          <w:rFonts w:cs="Times New Roman"/>
        </w:rPr>
        <w:t>]</w:t>
      </w:r>
      <w:r w:rsidRPr="00F241F0">
        <w:rPr>
          <w:rFonts w:cs="Times New Roman"/>
        </w:rPr>
        <w:t>，并且严格证明了</w:t>
      </w:r>
      <w:r w:rsidRPr="00F241F0">
        <w:rPr>
          <w:rFonts w:cs="Times New Roman"/>
        </w:rPr>
        <w:t>ELF</w:t>
      </w:r>
      <w:r w:rsidRPr="00F241F0">
        <w:rPr>
          <w:rFonts w:cs="Times New Roman"/>
        </w:rPr>
        <w:t>与原动态规划模型的最优解之间的差距上界。与传统集中机器学习不同，联邦学习允许多个分布式客户端在不共享原始数据的前提下共同训练模型，能够解决充电信息网络中的数据敏感问题。基于联邦学习方法，唐晓莹博士针对不同的用户管理提出了联邦优化算法，并发表在中科院</w:t>
      </w:r>
      <w:r w:rsidRPr="00F241F0">
        <w:rPr>
          <w:rFonts w:cs="Times New Roman"/>
        </w:rPr>
        <w:t>1</w:t>
      </w:r>
      <w:r w:rsidRPr="00F241F0">
        <w:rPr>
          <w:rFonts w:cs="Times New Roman"/>
        </w:rPr>
        <w:t>区期刊</w:t>
      </w:r>
      <w:proofErr w:type="spellStart"/>
      <w:r w:rsidRPr="00F241F0">
        <w:rPr>
          <w:rFonts w:cs="Times New Roman"/>
        </w:rPr>
        <w:t>IoTJ</w:t>
      </w:r>
      <w:proofErr w:type="spellEnd"/>
      <w:r w:rsidRPr="00F241F0">
        <w:rPr>
          <w:rFonts w:cs="Times New Roman"/>
        </w:rPr>
        <w:t>。在代表作</w:t>
      </w:r>
      <w:r w:rsidRPr="00F241F0">
        <w:rPr>
          <w:rFonts w:cs="Times New Roman"/>
        </w:rPr>
        <w:t>[</w:t>
      </w:r>
      <w:r w:rsidR="00A45BCC">
        <w:rPr>
          <w:rFonts w:cs="Times New Roman" w:hint="eastAsia"/>
        </w:rPr>
        <w:t>T10</w:t>
      </w:r>
      <w:r w:rsidRPr="00F241F0">
        <w:rPr>
          <w:rFonts w:cs="Times New Roman"/>
        </w:rPr>
        <w:t>]</w:t>
      </w:r>
      <w:r w:rsidRPr="00F241F0">
        <w:rPr>
          <w:rFonts w:cs="Times New Roman"/>
        </w:rPr>
        <w:t>中，申请人提出了一种在线协调的智能充电决策（</w:t>
      </w:r>
      <w:r w:rsidRPr="00F241F0">
        <w:rPr>
          <w:rFonts w:cs="Times New Roman"/>
        </w:rPr>
        <w:t>ORCHARD</w:t>
      </w:r>
      <w:r w:rsidRPr="00F241F0">
        <w:rPr>
          <w:rFonts w:cs="Times New Roman"/>
        </w:rPr>
        <w:t>）算法，在未来信息未知的情况下最小化能源成本。在代表作</w:t>
      </w:r>
      <w:r w:rsidRPr="00F241F0">
        <w:rPr>
          <w:rFonts w:cs="Times New Roman"/>
        </w:rPr>
        <w:t>[</w:t>
      </w:r>
      <w:r w:rsidR="00A45BCC">
        <w:rPr>
          <w:rFonts w:cs="Times New Roman" w:hint="eastAsia"/>
        </w:rPr>
        <w:t>T12</w:t>
      </w:r>
      <w:r w:rsidRPr="00F241F0">
        <w:rPr>
          <w:rFonts w:cs="Times New Roman"/>
        </w:rPr>
        <w:t>]</w:t>
      </w:r>
      <w:r w:rsidRPr="00F241F0">
        <w:rPr>
          <w:rFonts w:cs="Times New Roman"/>
        </w:rPr>
        <w:t>中，唐晓莹博士分析了非合作的换电站在实</w:t>
      </w:r>
      <w:r w:rsidRPr="00F241F0">
        <w:rPr>
          <w:rFonts w:cs="Times New Roman"/>
        </w:rPr>
        <w:lastRenderedPageBreak/>
        <w:t>时电价下的最优定价和充电策略问题，提出了双层智能管理框架，实现了换电站在非合作场景下的稳定最优收益，并将成果发表在</w:t>
      </w:r>
      <w:r w:rsidRPr="00F241F0">
        <w:rPr>
          <w:rFonts w:cs="Times New Roman"/>
        </w:rPr>
        <w:t>CCFA</w:t>
      </w:r>
      <w:r w:rsidRPr="00F241F0">
        <w:rPr>
          <w:rFonts w:cs="Times New Roman"/>
        </w:rPr>
        <w:t>类期刊</w:t>
      </w:r>
      <w:r w:rsidRPr="00F241F0">
        <w:rPr>
          <w:rFonts w:cs="Times New Roman"/>
        </w:rPr>
        <w:t xml:space="preserve"> TMC</w:t>
      </w:r>
      <w:r w:rsidRPr="00F241F0">
        <w:rPr>
          <w:rFonts w:cs="Times New Roman"/>
        </w:rPr>
        <w:t>。在</w:t>
      </w:r>
      <w:r w:rsidRPr="00F241F0">
        <w:rPr>
          <w:rFonts w:cs="Times New Roman"/>
        </w:rPr>
        <w:t>[</w:t>
      </w:r>
      <w:r w:rsidR="00A45BCC">
        <w:rPr>
          <w:rFonts w:cs="Times New Roman" w:hint="eastAsia"/>
        </w:rPr>
        <w:t>T14</w:t>
      </w:r>
      <w:r w:rsidRPr="00F241F0">
        <w:rPr>
          <w:rFonts w:cs="Times New Roman"/>
        </w:rPr>
        <w:t>]</w:t>
      </w:r>
      <w:r w:rsidRPr="00F241F0">
        <w:rPr>
          <w:rFonts w:cs="Times New Roman"/>
        </w:rPr>
        <w:t>中，唐晓莹博士在不假设用户数据已知的前提下，为充电站设计在线充电智能调度优化算法。该成果发表在学科旗舰会议</w:t>
      </w:r>
      <w:proofErr w:type="spellStart"/>
      <w:r w:rsidRPr="00F241F0">
        <w:rPr>
          <w:rFonts w:cs="Times New Roman"/>
        </w:rPr>
        <w:t>IEEEComSoc</w:t>
      </w:r>
      <w:proofErr w:type="spellEnd"/>
      <w:r w:rsidRPr="00F241F0">
        <w:rPr>
          <w:rFonts w:cs="Times New Roman"/>
        </w:rPr>
        <w:t>智能电网通信会议</w:t>
      </w:r>
      <w:proofErr w:type="spellStart"/>
      <w:r w:rsidRPr="00F241F0">
        <w:rPr>
          <w:rFonts w:cs="Times New Roman"/>
        </w:rPr>
        <w:t>IEEESmartGridComm</w:t>
      </w:r>
      <w:proofErr w:type="spellEnd"/>
      <w:r w:rsidRPr="00F241F0">
        <w:rPr>
          <w:rFonts w:cs="Times New Roman"/>
        </w:rPr>
        <w:t>，并获得会议</w:t>
      </w:r>
      <w:r w:rsidRPr="00F241F0">
        <w:rPr>
          <w:rFonts w:cs="Times New Roman"/>
        </w:rPr>
        <w:t xml:space="preserve">2013 </w:t>
      </w:r>
      <w:r w:rsidRPr="00F241F0">
        <w:rPr>
          <w:rFonts w:cs="Times New Roman"/>
        </w:rPr>
        <w:t>年度唯一最佳论文奖。此在以上工作中，唐晓莹博士灵活地运用在线算法、强化学习、联邦学习等人工智能算法对充电网络信息的优化管理关键问题进行建模、分析和求解，对未来智慧城市中智慧交通网与智能电网深度融合以及信息数据隐私保护具有重要的应用价值和现实意义。</w:t>
      </w:r>
    </w:p>
    <w:p w14:paraId="732DF058" w14:textId="64215CB2" w:rsidR="00E33E07" w:rsidRPr="00A45BCC" w:rsidRDefault="00E33E07" w:rsidP="00A45BCC">
      <w:pPr>
        <w:pStyle w:val="ad"/>
        <w:numPr>
          <w:ilvl w:val="0"/>
          <w:numId w:val="14"/>
        </w:numPr>
        <w:rPr>
          <w:rFonts w:cs="Times New Roman"/>
        </w:rPr>
      </w:pPr>
      <w:r w:rsidRPr="00A45BCC">
        <w:rPr>
          <w:rFonts w:cs="Times New Roman"/>
          <w:b/>
          <w:bCs/>
        </w:rPr>
        <w:t>W. Tang*</w:t>
      </w:r>
      <w:r w:rsidRPr="00A45BCC">
        <w:rPr>
          <w:rFonts w:cs="Times New Roman"/>
        </w:rPr>
        <w:t xml:space="preserve"> (</w:t>
      </w:r>
      <w:r w:rsidRPr="00A45BCC">
        <w:rPr>
          <w:rFonts w:cs="Times New Roman"/>
        </w:rPr>
        <w:t>唐晓莹博士的曾用名</w:t>
      </w:r>
      <w:r w:rsidRPr="00A45BCC">
        <w:rPr>
          <w:rFonts w:cs="Times New Roman"/>
        </w:rPr>
        <w:t>) and Y. J. Zhang, “A Model Predictive Control Approach for Low-Complexity Electric Vehicle Charging Scheduling: Optimality and Scalability,” IEEE Transactions on Power Systems, vol. 32, no. 2, pp. 1050–1063, 2017.</w:t>
      </w:r>
      <w:r w:rsidRPr="00A45BCC">
        <w:rPr>
          <w:rFonts w:cs="Times New Roman"/>
        </w:rPr>
        <w:t>（中科院</w:t>
      </w:r>
      <w:r w:rsidRPr="00A45BCC">
        <w:rPr>
          <w:rFonts w:cs="Times New Roman"/>
        </w:rPr>
        <w:t>1</w:t>
      </w:r>
      <w:r w:rsidRPr="00A45BCC">
        <w:rPr>
          <w:rFonts w:cs="Times New Roman"/>
        </w:rPr>
        <w:t>区）</w:t>
      </w:r>
    </w:p>
    <w:p w14:paraId="446A5768" w14:textId="7C59425B" w:rsidR="00E33E07" w:rsidRPr="00A45BCC" w:rsidRDefault="00E33E07" w:rsidP="00A45BCC">
      <w:pPr>
        <w:pStyle w:val="ad"/>
        <w:numPr>
          <w:ilvl w:val="0"/>
          <w:numId w:val="14"/>
        </w:numPr>
        <w:rPr>
          <w:rFonts w:cs="Times New Roman"/>
        </w:rPr>
      </w:pPr>
      <w:r w:rsidRPr="00A45BCC">
        <w:rPr>
          <w:rFonts w:cs="Times New Roman"/>
          <w:b/>
          <w:bCs/>
        </w:rPr>
        <w:t>X. Tang</w:t>
      </w:r>
      <w:r w:rsidRPr="00A45BCC">
        <w:rPr>
          <w:rFonts w:cs="Times New Roman"/>
        </w:rPr>
        <w:t xml:space="preserve"> (</w:t>
      </w:r>
      <w:r w:rsidRPr="00A45BCC">
        <w:rPr>
          <w:rFonts w:cs="Times New Roman"/>
        </w:rPr>
        <w:t>唐晓莹博士</w:t>
      </w:r>
      <w:r w:rsidRPr="00A45BCC">
        <w:rPr>
          <w:rFonts w:cs="Times New Roman"/>
        </w:rPr>
        <w:t>), S. Bi, and Y. J. Zhang, “Distributed Routing and Charging Scheduling Optimization for Internet of Electric Vehicles,” IEEE Internet of Things Journal, vol. 6, no. 1, pp. 136-148, Feb. 2019.</w:t>
      </w:r>
      <w:r w:rsidRPr="00A45BCC">
        <w:rPr>
          <w:rFonts w:cs="Times New Roman"/>
        </w:rPr>
        <w:t>（中科院</w:t>
      </w:r>
      <w:r w:rsidRPr="00A45BCC">
        <w:rPr>
          <w:rFonts w:cs="Times New Roman"/>
        </w:rPr>
        <w:t>1</w:t>
      </w:r>
      <w:r w:rsidRPr="00A45BCC">
        <w:rPr>
          <w:rFonts w:cs="Times New Roman"/>
        </w:rPr>
        <w:t>区）</w:t>
      </w:r>
    </w:p>
    <w:p w14:paraId="3EA7F8F0" w14:textId="0753983F" w:rsidR="00E33E07" w:rsidRPr="00A45BCC" w:rsidRDefault="00E33E07" w:rsidP="00A45BCC">
      <w:pPr>
        <w:pStyle w:val="ad"/>
        <w:numPr>
          <w:ilvl w:val="0"/>
          <w:numId w:val="14"/>
        </w:numPr>
        <w:rPr>
          <w:rFonts w:cs="Times New Roman"/>
        </w:rPr>
      </w:pPr>
      <w:r w:rsidRPr="00A45BCC">
        <w:rPr>
          <w:rFonts w:cs="Times New Roman"/>
          <w:b/>
          <w:bCs/>
        </w:rPr>
        <w:t>W. Tang</w:t>
      </w:r>
      <w:r w:rsidRPr="00A45BCC">
        <w:rPr>
          <w:rFonts w:cs="Times New Roman"/>
        </w:rPr>
        <w:t xml:space="preserve"> (</w:t>
      </w:r>
      <w:r w:rsidRPr="00A45BCC">
        <w:rPr>
          <w:rFonts w:cs="Times New Roman"/>
        </w:rPr>
        <w:t>唐晓莹博士的曾用名</w:t>
      </w:r>
      <w:r w:rsidRPr="00A45BCC">
        <w:rPr>
          <w:rFonts w:cs="Times New Roman"/>
        </w:rPr>
        <w:t>), S. Bi, and Y. J. Zhang, “Online Coordinated Charging Decision Algorithm for Electric Vehicles Without Future Information,” IEEE Transactions on Smart Grid, vol. 5, no. 6, pp. 2810-2824, Nov. 2014.</w:t>
      </w:r>
      <w:r w:rsidRPr="00A45BCC">
        <w:rPr>
          <w:rFonts w:cs="Times New Roman"/>
        </w:rPr>
        <w:t>（中科院</w:t>
      </w:r>
      <w:r w:rsidRPr="00A45BCC">
        <w:rPr>
          <w:rFonts w:cs="Times New Roman"/>
        </w:rPr>
        <w:t>1</w:t>
      </w:r>
      <w:r w:rsidRPr="00A45BCC">
        <w:rPr>
          <w:rFonts w:cs="Times New Roman"/>
        </w:rPr>
        <w:t>区）</w:t>
      </w:r>
    </w:p>
    <w:p w14:paraId="4D05E5F4" w14:textId="2D044DAE" w:rsidR="00E33E07" w:rsidRPr="00A45BCC" w:rsidRDefault="00E33E07" w:rsidP="00A45BCC">
      <w:pPr>
        <w:pStyle w:val="ad"/>
        <w:numPr>
          <w:ilvl w:val="0"/>
          <w:numId w:val="14"/>
        </w:numPr>
        <w:rPr>
          <w:rFonts w:cs="Times New Roman"/>
        </w:rPr>
      </w:pPr>
      <w:r w:rsidRPr="00A45BCC">
        <w:rPr>
          <w:rFonts w:cs="Times New Roman"/>
        </w:rPr>
        <w:t xml:space="preserve">T. Wu, Y. J. Zhang, and </w:t>
      </w:r>
      <w:r w:rsidRPr="00A45BCC">
        <w:rPr>
          <w:rFonts w:cs="Times New Roman"/>
          <w:b/>
          <w:bCs/>
        </w:rPr>
        <w:t>X. Tang*</w:t>
      </w:r>
      <w:r w:rsidRPr="00A45BCC">
        <w:rPr>
          <w:rFonts w:cs="Times New Roman"/>
        </w:rPr>
        <w:t>(</w:t>
      </w:r>
      <w:r w:rsidRPr="00A45BCC">
        <w:rPr>
          <w:rFonts w:cs="Times New Roman"/>
        </w:rPr>
        <w:t>唐晓莹博士</w:t>
      </w:r>
      <w:r w:rsidRPr="00A45BCC">
        <w:rPr>
          <w:rFonts w:cs="Times New Roman"/>
        </w:rPr>
        <w:t xml:space="preserve">), “Online Detection of Events with Low-Quality </w:t>
      </w:r>
      <w:proofErr w:type="spellStart"/>
      <w:r w:rsidRPr="00A45BCC">
        <w:rPr>
          <w:rFonts w:cs="Times New Roman"/>
        </w:rPr>
        <w:t>Synchrophasor</w:t>
      </w:r>
      <w:proofErr w:type="spellEnd"/>
      <w:r w:rsidRPr="00A45BCC">
        <w:rPr>
          <w:rFonts w:cs="Times New Roman"/>
        </w:rPr>
        <w:t xml:space="preserve"> Measurements Based on </w:t>
      </w:r>
      <w:proofErr w:type="spellStart"/>
      <w:r w:rsidRPr="00A45BCC">
        <w:rPr>
          <w:rFonts w:cs="Times New Roman"/>
        </w:rPr>
        <w:t>iForest</w:t>
      </w:r>
      <w:proofErr w:type="spellEnd"/>
      <w:r w:rsidRPr="00A45BCC">
        <w:rPr>
          <w:rFonts w:cs="Times New Roman"/>
        </w:rPr>
        <w:t>,” IEEE Transactions on Industrial Informatics, vol. 17, no.1, Jan. 2021.</w:t>
      </w:r>
      <w:r w:rsidRPr="00A45BCC">
        <w:rPr>
          <w:rFonts w:cs="Times New Roman"/>
        </w:rPr>
        <w:t>（中科院</w:t>
      </w:r>
      <w:r w:rsidRPr="00A45BCC">
        <w:rPr>
          <w:rFonts w:cs="Times New Roman"/>
        </w:rPr>
        <w:t>1</w:t>
      </w:r>
      <w:r w:rsidRPr="00A45BCC">
        <w:rPr>
          <w:rFonts w:cs="Times New Roman"/>
        </w:rPr>
        <w:t>区）</w:t>
      </w:r>
      <w:r w:rsidRPr="00A45BCC">
        <w:rPr>
          <w:rFonts w:cs="Times New Roman"/>
        </w:rPr>
        <w:t xml:space="preserve"> </w:t>
      </w:r>
    </w:p>
    <w:p w14:paraId="7653A884" w14:textId="1924C6CF" w:rsidR="00E33E07" w:rsidRPr="00A45BCC" w:rsidRDefault="00E33E07" w:rsidP="00A45BCC">
      <w:pPr>
        <w:pStyle w:val="ad"/>
        <w:numPr>
          <w:ilvl w:val="0"/>
          <w:numId w:val="14"/>
        </w:numPr>
        <w:rPr>
          <w:rFonts w:cs="Times New Roman"/>
        </w:rPr>
      </w:pPr>
      <w:r w:rsidRPr="00A45BCC">
        <w:rPr>
          <w:rFonts w:cs="Times New Roman"/>
        </w:rPr>
        <w:t xml:space="preserve">H. Yan, C. Sun, H. Liao and </w:t>
      </w:r>
      <w:r w:rsidRPr="00A45BCC">
        <w:rPr>
          <w:rFonts w:cs="Times New Roman"/>
          <w:b/>
          <w:bCs/>
        </w:rPr>
        <w:t>X. Tang*</w:t>
      </w:r>
      <w:r w:rsidRPr="00A45BCC">
        <w:rPr>
          <w:rFonts w:cs="Times New Roman"/>
        </w:rPr>
        <w:t>(</w:t>
      </w:r>
      <w:r w:rsidRPr="00A45BCC">
        <w:rPr>
          <w:rFonts w:cs="Times New Roman"/>
        </w:rPr>
        <w:t>唐晓莹博士</w:t>
      </w:r>
      <w:r w:rsidRPr="00A45BCC">
        <w:rPr>
          <w:rFonts w:cs="Times New Roman"/>
        </w:rPr>
        <w:t>), “Optimal Pricing and Charging Strategy Design for Non-cooperative Battery Swapping Station,” accepted by IEEE Transactions on Mobile Computing, July. 2024. (CCF A</w:t>
      </w:r>
      <w:r w:rsidRPr="00A45BCC">
        <w:rPr>
          <w:rFonts w:cs="Times New Roman"/>
        </w:rPr>
        <w:t>类期刊，</w:t>
      </w:r>
      <w:r w:rsidRPr="00A45BCC">
        <w:rPr>
          <w:rFonts w:cs="Times New Roman"/>
        </w:rPr>
        <w:t>JCR 1</w:t>
      </w:r>
      <w:r w:rsidRPr="00A45BCC">
        <w:rPr>
          <w:rFonts w:cs="Times New Roman"/>
        </w:rPr>
        <w:t>区期刊</w:t>
      </w:r>
      <w:r w:rsidRPr="00A45BCC">
        <w:rPr>
          <w:rFonts w:cs="Times New Roman"/>
        </w:rPr>
        <w:t>)</w:t>
      </w:r>
    </w:p>
    <w:p w14:paraId="0274B8DB" w14:textId="32EBA853" w:rsidR="00E33E07" w:rsidRPr="00A45BCC" w:rsidRDefault="00E33E07" w:rsidP="00A45BCC">
      <w:pPr>
        <w:pStyle w:val="ad"/>
        <w:numPr>
          <w:ilvl w:val="0"/>
          <w:numId w:val="14"/>
        </w:numPr>
        <w:rPr>
          <w:rFonts w:cs="Times New Roman"/>
        </w:rPr>
      </w:pPr>
      <w:r w:rsidRPr="00A45BCC">
        <w:rPr>
          <w:rFonts w:cs="Times New Roman"/>
          <w:b/>
          <w:bCs/>
        </w:rPr>
        <w:t>W. Tang</w:t>
      </w:r>
      <w:r w:rsidRPr="00A45BCC">
        <w:rPr>
          <w:rFonts w:cs="Times New Roman"/>
        </w:rPr>
        <w:t xml:space="preserve"> (</w:t>
      </w:r>
      <w:r w:rsidRPr="00A45BCC">
        <w:rPr>
          <w:rFonts w:cs="Times New Roman"/>
        </w:rPr>
        <w:t>唐晓莹博士的曾用名</w:t>
      </w:r>
      <w:r w:rsidRPr="00A45BCC">
        <w:rPr>
          <w:rFonts w:cs="Times New Roman"/>
        </w:rPr>
        <w:t>), S. Bi, and Y. J. Zhang, “Online Speeding Optimal Charging Algorithm for Electric Vehicles Without Future Information,” Proceedings of IEEE International Conference on Smart Grid Communications (</w:t>
      </w:r>
      <w:proofErr w:type="spellStart"/>
      <w:r w:rsidRPr="00A45BCC">
        <w:rPr>
          <w:rFonts w:cs="Times New Roman"/>
        </w:rPr>
        <w:t>SmartGridComm</w:t>
      </w:r>
      <w:proofErr w:type="spellEnd"/>
      <w:r w:rsidRPr="00A45BCC">
        <w:rPr>
          <w:rFonts w:cs="Times New Roman"/>
        </w:rPr>
        <w:t>), Oct. 2013. (</w:t>
      </w:r>
      <w:r w:rsidRPr="00A45BCC">
        <w:rPr>
          <w:rFonts w:cs="Times New Roman" w:hint="eastAsia"/>
        </w:rPr>
        <w:t>唯一</w:t>
      </w:r>
      <w:r w:rsidRPr="00A45BCC">
        <w:rPr>
          <w:rFonts w:cs="Times New Roman"/>
        </w:rPr>
        <w:t>最佳论文</w:t>
      </w:r>
      <w:r w:rsidRPr="00A45BCC">
        <w:rPr>
          <w:rFonts w:cs="Times New Roman" w:hint="eastAsia"/>
        </w:rPr>
        <w:t>)</w:t>
      </w:r>
    </w:p>
    <w:p w14:paraId="496AD95F" w14:textId="77777777" w:rsidR="007C3316" w:rsidRDefault="007C3316" w:rsidP="009F2D15">
      <w:pPr>
        <w:widowControl/>
        <w:spacing w:line="360" w:lineRule="auto"/>
        <w:ind w:firstLine="0"/>
        <w:jc w:val="left"/>
        <w:rPr>
          <w:rFonts w:cs="Times New Roman"/>
        </w:rPr>
      </w:pPr>
    </w:p>
    <w:p w14:paraId="7611DFA4" w14:textId="77777777" w:rsidR="005E345F" w:rsidRDefault="005E345F" w:rsidP="009F2D15">
      <w:pPr>
        <w:widowControl/>
        <w:spacing w:line="360" w:lineRule="auto"/>
        <w:ind w:firstLine="0"/>
        <w:jc w:val="left"/>
        <w:rPr>
          <w:rFonts w:cs="Times New Roman"/>
        </w:rPr>
      </w:pPr>
    </w:p>
    <w:p w14:paraId="50BBDA82" w14:textId="77777777" w:rsidR="005E345F" w:rsidRDefault="005E345F" w:rsidP="009F2D15">
      <w:pPr>
        <w:widowControl/>
        <w:spacing w:line="360" w:lineRule="auto"/>
        <w:ind w:firstLine="0"/>
        <w:jc w:val="left"/>
        <w:rPr>
          <w:rFonts w:cs="Times New Roman"/>
        </w:rPr>
      </w:pPr>
    </w:p>
    <w:p w14:paraId="0714E317" w14:textId="34C08EEB" w:rsidR="004233D9" w:rsidRPr="000A6B71" w:rsidRDefault="004233D9" w:rsidP="004233D9">
      <w:pPr>
        <w:widowControl/>
        <w:spacing w:line="360" w:lineRule="auto"/>
        <w:ind w:firstLine="0"/>
        <w:jc w:val="center"/>
        <w:rPr>
          <w:rFonts w:cs="Times New Roman"/>
          <w:b/>
          <w:bCs/>
          <w:sz w:val="28"/>
          <w:szCs w:val="28"/>
        </w:rPr>
      </w:pPr>
      <w:r w:rsidRPr="000A6B71">
        <w:rPr>
          <w:rFonts w:cs="Times New Roman" w:hint="eastAsia"/>
          <w:b/>
          <w:bCs/>
          <w:sz w:val="28"/>
          <w:szCs w:val="28"/>
        </w:rPr>
        <w:lastRenderedPageBreak/>
        <w:t>主要参与人</w:t>
      </w:r>
      <w:r>
        <w:rPr>
          <w:rFonts w:cs="Times New Roman" w:hint="eastAsia"/>
          <w:b/>
          <w:bCs/>
          <w:sz w:val="28"/>
          <w:szCs w:val="28"/>
        </w:rPr>
        <w:t>汪婧雅</w:t>
      </w:r>
      <w:r w:rsidRPr="000A6B71">
        <w:rPr>
          <w:rFonts w:cs="Times New Roman" w:hint="eastAsia"/>
          <w:b/>
          <w:bCs/>
          <w:sz w:val="28"/>
          <w:szCs w:val="28"/>
        </w:rPr>
        <w:t>博士前期研究基础</w:t>
      </w:r>
    </w:p>
    <w:p w14:paraId="544072C3" w14:textId="57163C47" w:rsidR="00B204D0" w:rsidRPr="00B000C4" w:rsidRDefault="00A23D12" w:rsidP="00CB79C8">
      <w:pPr>
        <w:spacing w:line="360" w:lineRule="auto"/>
        <w:rPr>
          <w:rFonts w:eastAsiaTheme="majorEastAsia" w:cs="Times New Roman"/>
        </w:rPr>
      </w:pPr>
      <w:r w:rsidRPr="00B000C4">
        <w:rPr>
          <w:rFonts w:eastAsiaTheme="majorEastAsia" w:cs="Times New Roman"/>
        </w:rPr>
        <w:t>汪婧雅博士</w:t>
      </w:r>
      <w:r w:rsidR="00394D04" w:rsidRPr="00B000C4">
        <w:rPr>
          <w:rFonts w:eastAsiaTheme="majorEastAsia" w:cs="Times New Roman"/>
        </w:rPr>
        <w:t>的主要研究工作在人工智能</w:t>
      </w:r>
      <w:r w:rsidR="00F645DC" w:rsidRPr="00B000C4">
        <w:rPr>
          <w:rFonts w:eastAsiaTheme="majorEastAsia" w:cs="Times New Roman"/>
        </w:rPr>
        <w:t>、</w:t>
      </w:r>
      <w:r w:rsidR="001A0C6A" w:rsidRPr="00B000C4">
        <w:rPr>
          <w:rFonts w:eastAsiaTheme="majorEastAsia" w:cs="Times New Roman"/>
        </w:rPr>
        <w:t>强化学习、</w:t>
      </w:r>
      <w:r w:rsidR="00F645DC" w:rsidRPr="00B000C4">
        <w:rPr>
          <w:rFonts w:eastAsiaTheme="majorEastAsia" w:cs="Times New Roman"/>
        </w:rPr>
        <w:t>机器学习方向有扎实的</w:t>
      </w:r>
      <w:r w:rsidRPr="00B000C4">
        <w:rPr>
          <w:rFonts w:eastAsiaTheme="majorEastAsia" w:cs="Times New Roman"/>
        </w:rPr>
        <w:t>研究基础。</w:t>
      </w:r>
      <w:r w:rsidR="009576C1" w:rsidRPr="00B000C4">
        <w:rPr>
          <w:rFonts w:eastAsiaTheme="majorEastAsia" w:cs="Times New Roman"/>
        </w:rPr>
        <w:t>汪博士</w:t>
      </w:r>
      <w:r w:rsidRPr="00B000C4">
        <w:rPr>
          <w:rFonts w:eastAsiaTheme="majorEastAsia" w:cs="Times New Roman"/>
        </w:rPr>
        <w:t>首次提出了基于强化学习的</w:t>
      </w:r>
      <w:r w:rsidRPr="00B000C4">
        <w:rPr>
          <w:rFonts w:eastAsiaTheme="majorEastAsia" w:cs="Times New Roman"/>
        </w:rPr>
        <w:t xml:space="preserve"> Human-in-the-Loop </w:t>
      </w:r>
      <w:r w:rsidRPr="00B000C4">
        <w:rPr>
          <w:rFonts w:eastAsiaTheme="majorEastAsia" w:cs="Times New Roman"/>
        </w:rPr>
        <w:t>模型，采用主动学习的方式，通过</w:t>
      </w:r>
      <w:r w:rsidRPr="00B000C4">
        <w:rPr>
          <w:rFonts w:eastAsia="微软雅黑" w:cs="Times New Roman"/>
        </w:rPr>
        <w:t>⽤</w:t>
      </w:r>
      <w:r w:rsidRPr="00B000C4">
        <w:rPr>
          <w:rFonts w:eastAsiaTheme="majorEastAsia" w:cs="Times New Roman"/>
        </w:rPr>
        <w:t>户已标注的少量数据来训练强化学习模型，</w:t>
      </w:r>
      <w:r w:rsidRPr="00B000C4">
        <w:rPr>
          <w:rFonts w:eastAsiaTheme="majorEastAsia" w:cs="Times New Roman"/>
        </w:rPr>
        <w:t xml:space="preserve"> </w:t>
      </w:r>
      <w:r w:rsidRPr="00B000C4">
        <w:rPr>
          <w:rFonts w:eastAsiaTheme="majorEastAsia" w:cs="Times New Roman"/>
        </w:rPr>
        <w:t>从而更好地结合人类智慧与机器学习的模型。该项研究成果发表于</w:t>
      </w:r>
      <w:r w:rsidRPr="00B000C4">
        <w:rPr>
          <w:rFonts w:eastAsiaTheme="majorEastAsia" w:cs="Times New Roman"/>
        </w:rPr>
        <w:t xml:space="preserve"> ICCV</w:t>
      </w:r>
      <w:r w:rsidR="003F1086" w:rsidRPr="00B000C4">
        <w:rPr>
          <w:rFonts w:eastAsiaTheme="majorEastAsia" w:cs="Times New Roman"/>
        </w:rPr>
        <w:t xml:space="preserve"> 2019</w:t>
      </w:r>
      <w:r w:rsidRPr="00B000C4">
        <w:rPr>
          <w:rFonts w:eastAsiaTheme="majorEastAsia" w:cs="Times New Roman"/>
        </w:rPr>
        <w:t>，并受邀作大会口头报告。针对持续学习场景下，</w:t>
      </w:r>
      <w:r w:rsidRPr="00B000C4">
        <w:rPr>
          <w:rFonts w:eastAsiaTheme="majorEastAsia" w:cs="Times New Roman"/>
        </w:rPr>
        <w:t xml:space="preserve"> </w:t>
      </w:r>
      <w:r w:rsidRPr="00B000C4">
        <w:rPr>
          <w:rFonts w:eastAsiaTheme="majorEastAsia" w:cs="Times New Roman"/>
        </w:rPr>
        <w:t>对旧模型的灾难性遗忘以及新场景的扩展能力有限的问题，</w:t>
      </w:r>
      <w:r w:rsidR="009576C1" w:rsidRPr="00B000C4">
        <w:rPr>
          <w:rFonts w:eastAsiaTheme="majorEastAsia" w:cs="Times New Roman"/>
        </w:rPr>
        <w:t>汪博士</w:t>
      </w:r>
      <w:r w:rsidRPr="00B000C4">
        <w:rPr>
          <w:rFonts w:eastAsiaTheme="majorEastAsia" w:cs="Times New Roman"/>
        </w:rPr>
        <w:t>提出了一种新的基于知识更新和巩固的学习框架。受人脑认知系统中新皮层与海马体在记忆整合中的协同性启发，设计了工作模型和记忆模型，并在知识回放的基础上提出了知识更新和知识整合的学习阶段，以学到更适用于终身学习的表征。其中，知识回放和知识更新交替进行，以更好实现双向迁移。相关科研成果发表于</w:t>
      </w:r>
      <w:r w:rsidRPr="00B000C4">
        <w:rPr>
          <w:rFonts w:eastAsiaTheme="majorEastAsia" w:cs="Times New Roman"/>
        </w:rPr>
        <w:t>AAAI</w:t>
      </w:r>
      <w:r w:rsidR="00B000C4">
        <w:rPr>
          <w:rFonts w:eastAsiaTheme="majorEastAsia" w:cs="Times New Roman" w:hint="eastAsia"/>
        </w:rPr>
        <w:t xml:space="preserve"> </w:t>
      </w:r>
      <w:r w:rsidR="00B000C4" w:rsidRPr="00B000C4">
        <w:rPr>
          <w:rFonts w:eastAsiaTheme="majorEastAsia" w:cs="Times New Roman"/>
        </w:rPr>
        <w:t>2023</w:t>
      </w:r>
      <w:r w:rsidRPr="00B000C4">
        <w:rPr>
          <w:rFonts w:eastAsiaTheme="majorEastAsia" w:cs="Times New Roman"/>
        </w:rPr>
        <w:t>，并受邀作大会口头报告。</w:t>
      </w:r>
      <w:r w:rsidR="009576C1" w:rsidRPr="00B000C4">
        <w:rPr>
          <w:rFonts w:eastAsiaTheme="majorEastAsia" w:cs="Times New Roman"/>
        </w:rPr>
        <w:t>汪婧雅博士在</w:t>
      </w:r>
      <w:r w:rsidR="00CE587C" w:rsidRPr="00B000C4">
        <w:rPr>
          <w:rFonts w:eastAsiaTheme="majorEastAsia" w:cs="Times New Roman"/>
        </w:rPr>
        <w:t>融合知识的机器学习和强化学习算法的研究，</w:t>
      </w:r>
      <w:r w:rsidR="009576C1" w:rsidRPr="00B000C4">
        <w:rPr>
          <w:rFonts w:eastAsiaTheme="majorEastAsia" w:cs="Times New Roman"/>
        </w:rPr>
        <w:t>对本项目</w:t>
      </w:r>
      <w:r w:rsidR="00CE587C" w:rsidRPr="00B000C4">
        <w:rPr>
          <w:rFonts w:eastAsiaTheme="majorEastAsia" w:cs="Times New Roman"/>
        </w:rPr>
        <w:t>在</w:t>
      </w:r>
      <w:r w:rsidR="009576C1" w:rsidRPr="00B000C4">
        <w:rPr>
          <w:rFonts w:eastAsiaTheme="majorEastAsia" w:cs="Times New Roman"/>
        </w:rPr>
        <w:t>联合数据与物理机理的人工智能算法</w:t>
      </w:r>
      <w:r w:rsidR="00CE587C" w:rsidRPr="00B000C4">
        <w:rPr>
          <w:rFonts w:eastAsiaTheme="majorEastAsia" w:cs="Times New Roman"/>
        </w:rPr>
        <w:t>设计，</w:t>
      </w:r>
      <w:r w:rsidR="009576C1" w:rsidRPr="00B000C4">
        <w:rPr>
          <w:rFonts w:eastAsiaTheme="majorEastAsia" w:cs="Times New Roman"/>
        </w:rPr>
        <w:t>以及</w:t>
      </w:r>
      <w:r w:rsidR="00CB79C8" w:rsidRPr="00B000C4">
        <w:rPr>
          <w:rFonts w:eastAsiaTheme="majorEastAsia" w:cs="Times New Roman"/>
        </w:rPr>
        <w:t>多时空尺度</w:t>
      </w:r>
      <w:r w:rsidR="009576C1" w:rsidRPr="00B000C4">
        <w:rPr>
          <w:rFonts w:eastAsiaTheme="majorEastAsia" w:cs="Times New Roman"/>
        </w:rPr>
        <w:t>强化学习</w:t>
      </w:r>
      <w:r w:rsidR="00CB79C8" w:rsidRPr="00B000C4">
        <w:rPr>
          <w:rFonts w:eastAsiaTheme="majorEastAsia" w:cs="Times New Roman"/>
        </w:rPr>
        <w:t>有</w:t>
      </w:r>
      <w:r w:rsidR="009576C1" w:rsidRPr="00B000C4">
        <w:rPr>
          <w:rFonts w:eastAsiaTheme="majorEastAsia" w:cs="Times New Roman"/>
        </w:rPr>
        <w:t>重要的算法支撑</w:t>
      </w:r>
      <w:r w:rsidR="00CB79C8" w:rsidRPr="00B000C4">
        <w:rPr>
          <w:rFonts w:eastAsiaTheme="majorEastAsia" w:cs="Times New Roman"/>
        </w:rPr>
        <w:t>作用。</w:t>
      </w:r>
      <w:r w:rsidR="00B83B96" w:rsidRPr="00B000C4">
        <w:rPr>
          <w:rFonts w:eastAsiaTheme="majorEastAsia" w:cs="Times New Roman"/>
        </w:rPr>
        <w:t>以下是汪婧雅博士近年在人工智能领域的部分研究成果。</w:t>
      </w:r>
    </w:p>
    <w:p w14:paraId="578DF739" w14:textId="0C113A7B" w:rsidR="009474BD" w:rsidRPr="009474BD" w:rsidRDefault="009474BD" w:rsidP="009474BD">
      <w:pPr>
        <w:snapToGrid w:val="0"/>
        <w:rPr>
          <w:rStyle w:val="aff6"/>
          <w:rFonts w:cs="Times New Roman"/>
          <w:b w:val="0"/>
          <w:bCs w:val="0"/>
          <w:color w:val="000000"/>
        </w:rPr>
      </w:pPr>
      <w:r>
        <w:rPr>
          <w:rFonts w:cs="Times New Roman"/>
          <w:color w:val="000000"/>
        </w:rPr>
        <w:t xml:space="preserve">* Corresponding author, </w:t>
      </w:r>
      <w:r>
        <w:rPr>
          <w:rFonts w:cs="Times New Roman" w:hint="eastAsia"/>
          <w:color w:val="000000"/>
        </w:rPr>
        <w:t># Joint first author</w:t>
      </w:r>
    </w:p>
    <w:p w14:paraId="477F81C6" w14:textId="02916CA8" w:rsidR="00B204D0" w:rsidRDefault="00B204D0" w:rsidP="00B204D0">
      <w:pPr>
        <w:widowControl/>
        <w:numPr>
          <w:ilvl w:val="0"/>
          <w:numId w:val="13"/>
        </w:numPr>
        <w:spacing w:before="240" w:after="240" w:line="240" w:lineRule="atLeast"/>
        <w:rPr>
          <w:rStyle w:val="aff6"/>
          <w:rFonts w:cs="Times New Roman"/>
          <w:b w:val="0"/>
          <w:color w:val="000000"/>
          <w:sz w:val="21"/>
          <w:szCs w:val="21"/>
        </w:rPr>
      </w:pPr>
      <w:r w:rsidRPr="008C2527">
        <w:rPr>
          <w:rStyle w:val="aff6"/>
          <w:rFonts w:cs="Times New Roman"/>
          <w:b w:val="0"/>
          <w:color w:val="333333"/>
          <w:sz w:val="21"/>
          <w:szCs w:val="21"/>
          <w:shd w:val="clear" w:color="auto" w:fill="FFFFFF"/>
        </w:rPr>
        <w:t xml:space="preserve">Bin Li, </w:t>
      </w:r>
      <w:r w:rsidRPr="00912204">
        <w:rPr>
          <w:rStyle w:val="aff6"/>
          <w:rFonts w:cs="Times New Roman"/>
          <w:b w:val="0"/>
          <w:bCs w:val="0"/>
          <w:color w:val="333333"/>
          <w:sz w:val="21"/>
          <w:szCs w:val="21"/>
          <w:shd w:val="clear" w:color="auto" w:fill="FFFFFF"/>
        </w:rPr>
        <w:t>Ye Shi,</w:t>
      </w:r>
      <w:r w:rsidRPr="008C2527">
        <w:rPr>
          <w:rStyle w:val="aff6"/>
          <w:rFonts w:cs="Times New Roman"/>
          <w:b w:val="0"/>
          <w:color w:val="333333"/>
          <w:sz w:val="21"/>
          <w:szCs w:val="21"/>
          <w:shd w:val="clear" w:color="auto" w:fill="FFFFFF"/>
        </w:rPr>
        <w:t xml:space="preserve"> Qian Yu, </w:t>
      </w:r>
      <w:proofErr w:type="spellStart"/>
      <w:r w:rsidRPr="009474BD">
        <w:rPr>
          <w:rStyle w:val="aff6"/>
          <w:rFonts w:cs="Times New Roman"/>
          <w:bCs w:val="0"/>
          <w:color w:val="333333"/>
          <w:sz w:val="21"/>
          <w:szCs w:val="21"/>
          <w:shd w:val="clear" w:color="auto" w:fill="FFFFFF"/>
        </w:rPr>
        <w:t>Jingya</w:t>
      </w:r>
      <w:proofErr w:type="spellEnd"/>
      <w:r w:rsidRPr="009474BD">
        <w:rPr>
          <w:rStyle w:val="aff6"/>
          <w:rFonts w:cs="Times New Roman"/>
          <w:bCs w:val="0"/>
          <w:color w:val="333333"/>
          <w:sz w:val="21"/>
          <w:szCs w:val="21"/>
          <w:shd w:val="clear" w:color="auto" w:fill="FFFFFF"/>
        </w:rPr>
        <w:t xml:space="preserve"> Wang*</w:t>
      </w:r>
      <w:r w:rsidRPr="008C2527">
        <w:rPr>
          <w:rStyle w:val="aff6"/>
          <w:rFonts w:cs="Times New Roman"/>
          <w:b w:val="0"/>
          <w:color w:val="333333"/>
          <w:sz w:val="21"/>
          <w:szCs w:val="21"/>
          <w:shd w:val="clear" w:color="auto" w:fill="FFFFFF"/>
        </w:rPr>
        <w:t xml:space="preserve">, Unsupervised Cross-Domain Image Retrieval via Prototypical Optimal Transport, </w:t>
      </w:r>
      <w:r w:rsidRPr="009474BD">
        <w:rPr>
          <w:rStyle w:val="aff6"/>
          <w:rFonts w:cs="Times New Roman"/>
          <w:b w:val="0"/>
          <w:bCs w:val="0"/>
          <w:color w:val="333333"/>
          <w:sz w:val="21"/>
          <w:szCs w:val="21"/>
          <w:shd w:val="clear" w:color="auto" w:fill="FFFFFF"/>
        </w:rPr>
        <w:t>The 38th Annual AAAI Conference on Artificial Intelligence(AAAI), 2024.</w:t>
      </w:r>
      <w:r w:rsidR="006C55F9">
        <w:rPr>
          <w:rStyle w:val="aff6"/>
          <w:rFonts w:cs="Times New Roman" w:hint="eastAsia"/>
          <w:b w:val="0"/>
          <w:bCs w:val="0"/>
          <w:color w:val="333333"/>
          <w:sz w:val="21"/>
          <w:szCs w:val="21"/>
          <w:shd w:val="clear" w:color="auto" w:fill="FFFFFF"/>
        </w:rPr>
        <w:t xml:space="preserve"> </w:t>
      </w:r>
      <w:r w:rsidR="006C55F9" w:rsidRPr="008C2527">
        <w:rPr>
          <w:rStyle w:val="aff6"/>
          <w:rFonts w:cs="Times New Roman"/>
          <w:color w:val="333333"/>
          <w:sz w:val="21"/>
          <w:szCs w:val="21"/>
          <w:shd w:val="clear" w:color="auto" w:fill="FFFFFF"/>
        </w:rPr>
        <w:t>(</w:t>
      </w:r>
      <w:r w:rsidR="006C55F9">
        <w:rPr>
          <w:rStyle w:val="details"/>
          <w:rFonts w:cs="Times New Roman"/>
          <w:b/>
          <w:bCs/>
          <w:sz w:val="21"/>
          <w:szCs w:val="21"/>
        </w:rPr>
        <w:t>CCF-A</w:t>
      </w:r>
      <w:r w:rsidR="006C55F9">
        <w:rPr>
          <w:rStyle w:val="details"/>
          <w:rFonts w:cs="Times New Roman" w:hint="eastAsia"/>
          <w:b/>
          <w:bCs/>
          <w:sz w:val="21"/>
          <w:szCs w:val="21"/>
        </w:rPr>
        <w:t>)</w:t>
      </w:r>
    </w:p>
    <w:p w14:paraId="01A26818" w14:textId="7A895BBD" w:rsidR="00B204D0" w:rsidRDefault="00B204D0" w:rsidP="00B204D0">
      <w:pPr>
        <w:widowControl/>
        <w:numPr>
          <w:ilvl w:val="0"/>
          <w:numId w:val="13"/>
        </w:numPr>
        <w:spacing w:before="240" w:after="240" w:line="240" w:lineRule="atLeast"/>
        <w:rPr>
          <w:rStyle w:val="aff6"/>
          <w:rFonts w:cs="Times New Roman"/>
          <w:b w:val="0"/>
          <w:bCs w:val="0"/>
          <w:color w:val="000000"/>
          <w:sz w:val="21"/>
          <w:szCs w:val="21"/>
        </w:rPr>
      </w:pPr>
      <w:proofErr w:type="spellStart"/>
      <w:r w:rsidRPr="008C2527">
        <w:rPr>
          <w:rStyle w:val="aff6"/>
          <w:rFonts w:cs="Times New Roman"/>
          <w:b w:val="0"/>
          <w:bCs w:val="0"/>
          <w:color w:val="333333"/>
          <w:sz w:val="21"/>
          <w:szCs w:val="21"/>
          <w:shd w:val="clear" w:color="auto" w:fill="FFFFFF"/>
        </w:rPr>
        <w:t>Yilan</w:t>
      </w:r>
      <w:proofErr w:type="spellEnd"/>
      <w:r w:rsidRPr="008C2527">
        <w:rPr>
          <w:rStyle w:val="aff6"/>
          <w:rFonts w:cs="Times New Roman"/>
          <w:b w:val="0"/>
          <w:bCs w:val="0"/>
          <w:color w:val="333333"/>
          <w:sz w:val="21"/>
          <w:szCs w:val="21"/>
          <w:shd w:val="clear" w:color="auto" w:fill="FFFFFF"/>
        </w:rPr>
        <w:t xml:space="preserve"> Dong, Chunlin Yu, Ruiyang Ha, </w:t>
      </w:r>
      <w:r w:rsidRPr="00912204">
        <w:rPr>
          <w:rStyle w:val="aff6"/>
          <w:rFonts w:cs="Times New Roman"/>
          <w:b w:val="0"/>
          <w:bCs w:val="0"/>
          <w:color w:val="333333"/>
          <w:sz w:val="21"/>
          <w:szCs w:val="21"/>
          <w:shd w:val="clear" w:color="auto" w:fill="FFFFFF"/>
        </w:rPr>
        <w:t>Ye Shi,</w:t>
      </w:r>
      <w:r w:rsidRPr="008C2527">
        <w:rPr>
          <w:rStyle w:val="aff6"/>
          <w:rFonts w:cs="Times New Roman"/>
          <w:b w:val="0"/>
          <w:bCs w:val="0"/>
          <w:color w:val="333333"/>
          <w:sz w:val="21"/>
          <w:szCs w:val="21"/>
          <w:shd w:val="clear" w:color="auto" w:fill="FFFFFF"/>
        </w:rPr>
        <w:t xml:space="preserve"> </w:t>
      </w:r>
      <w:proofErr w:type="spellStart"/>
      <w:r w:rsidRPr="008C2527">
        <w:rPr>
          <w:rStyle w:val="aff6"/>
          <w:rFonts w:cs="Times New Roman"/>
          <w:b w:val="0"/>
          <w:bCs w:val="0"/>
          <w:color w:val="333333"/>
          <w:sz w:val="21"/>
          <w:szCs w:val="21"/>
          <w:shd w:val="clear" w:color="auto" w:fill="FFFFFF"/>
        </w:rPr>
        <w:t>Yuexin</w:t>
      </w:r>
      <w:proofErr w:type="spellEnd"/>
      <w:r w:rsidRPr="008C2527">
        <w:rPr>
          <w:rStyle w:val="aff6"/>
          <w:rFonts w:cs="Times New Roman"/>
          <w:b w:val="0"/>
          <w:bCs w:val="0"/>
          <w:color w:val="333333"/>
          <w:sz w:val="21"/>
          <w:szCs w:val="21"/>
          <w:shd w:val="clear" w:color="auto" w:fill="FFFFFF"/>
        </w:rPr>
        <w:t xml:space="preserve"> Ma, Lan Xu, </w:t>
      </w:r>
      <w:proofErr w:type="spellStart"/>
      <w:r w:rsidRPr="008C2527">
        <w:rPr>
          <w:rStyle w:val="aff6"/>
          <w:rFonts w:cs="Times New Roman"/>
          <w:b w:val="0"/>
          <w:bCs w:val="0"/>
          <w:color w:val="333333"/>
          <w:sz w:val="21"/>
          <w:szCs w:val="21"/>
          <w:shd w:val="clear" w:color="auto" w:fill="FFFFFF"/>
        </w:rPr>
        <w:t>Yanwei</w:t>
      </w:r>
      <w:proofErr w:type="spellEnd"/>
      <w:r w:rsidRPr="008C2527">
        <w:rPr>
          <w:rStyle w:val="aff6"/>
          <w:rFonts w:cs="Times New Roman"/>
          <w:b w:val="0"/>
          <w:bCs w:val="0"/>
          <w:color w:val="333333"/>
          <w:sz w:val="21"/>
          <w:szCs w:val="21"/>
          <w:shd w:val="clear" w:color="auto" w:fill="FFFFFF"/>
        </w:rPr>
        <w:t xml:space="preserve"> Fu, </w:t>
      </w:r>
      <w:proofErr w:type="spellStart"/>
      <w:r w:rsidRPr="009474BD">
        <w:rPr>
          <w:rStyle w:val="aff6"/>
          <w:rFonts w:cs="Times New Roman"/>
          <w:color w:val="333333"/>
          <w:sz w:val="21"/>
          <w:szCs w:val="21"/>
          <w:shd w:val="clear" w:color="auto" w:fill="FFFFFF"/>
        </w:rPr>
        <w:t>Jingya</w:t>
      </w:r>
      <w:proofErr w:type="spellEnd"/>
      <w:r w:rsidRPr="009474BD">
        <w:rPr>
          <w:rStyle w:val="aff6"/>
          <w:rFonts w:cs="Times New Roman"/>
          <w:color w:val="333333"/>
          <w:sz w:val="21"/>
          <w:szCs w:val="21"/>
          <w:shd w:val="clear" w:color="auto" w:fill="FFFFFF"/>
        </w:rPr>
        <w:t xml:space="preserve"> Wang*</w:t>
      </w:r>
      <w:r w:rsidRPr="008C2527">
        <w:rPr>
          <w:rStyle w:val="aff6"/>
          <w:rFonts w:cs="Times New Roman"/>
          <w:b w:val="0"/>
          <w:bCs w:val="0"/>
          <w:color w:val="333333"/>
          <w:sz w:val="21"/>
          <w:szCs w:val="21"/>
          <w:shd w:val="clear" w:color="auto" w:fill="FFFFFF"/>
        </w:rPr>
        <w:t xml:space="preserve">, </w:t>
      </w:r>
      <w:proofErr w:type="spellStart"/>
      <w:r w:rsidRPr="008C2527">
        <w:rPr>
          <w:rStyle w:val="aff6"/>
          <w:rFonts w:cs="Times New Roman"/>
          <w:b w:val="0"/>
          <w:bCs w:val="0"/>
          <w:color w:val="333333"/>
          <w:sz w:val="21"/>
          <w:szCs w:val="21"/>
          <w:shd w:val="clear" w:color="auto" w:fill="FFFFFF"/>
        </w:rPr>
        <w:t>HybridGait</w:t>
      </w:r>
      <w:proofErr w:type="spellEnd"/>
      <w:r w:rsidRPr="008C2527">
        <w:rPr>
          <w:rStyle w:val="aff6"/>
          <w:rFonts w:cs="Times New Roman"/>
          <w:b w:val="0"/>
          <w:bCs w:val="0"/>
          <w:color w:val="333333"/>
          <w:sz w:val="21"/>
          <w:szCs w:val="21"/>
          <w:shd w:val="clear" w:color="auto" w:fill="FFFFFF"/>
        </w:rPr>
        <w:t xml:space="preserve">: A Benchmark for Spatial-Temporal Cloth-Changing Gait Recognition with Hybrid Explorations, </w:t>
      </w:r>
      <w:r w:rsidRPr="009474BD">
        <w:rPr>
          <w:rStyle w:val="aff6"/>
          <w:rFonts w:cs="Times New Roman"/>
          <w:b w:val="0"/>
          <w:bCs w:val="0"/>
          <w:color w:val="333333"/>
          <w:sz w:val="21"/>
          <w:szCs w:val="21"/>
          <w:shd w:val="clear" w:color="auto" w:fill="FFFFFF"/>
        </w:rPr>
        <w:t>The 38th Annual AAAI Conference on Artificial Intelligence (AAAI), 2024.</w:t>
      </w:r>
      <w:r w:rsidR="006C55F9">
        <w:rPr>
          <w:rStyle w:val="aff6"/>
          <w:rFonts w:cs="Times New Roman" w:hint="eastAsia"/>
          <w:b w:val="0"/>
          <w:bCs w:val="0"/>
          <w:color w:val="333333"/>
          <w:sz w:val="21"/>
          <w:szCs w:val="21"/>
          <w:shd w:val="clear" w:color="auto" w:fill="FFFFFF"/>
        </w:rPr>
        <w:t xml:space="preserve"> </w:t>
      </w:r>
      <w:r w:rsidR="006C55F9" w:rsidRPr="008C2527">
        <w:rPr>
          <w:rStyle w:val="aff6"/>
          <w:rFonts w:cs="Times New Roman"/>
          <w:color w:val="333333"/>
          <w:sz w:val="21"/>
          <w:szCs w:val="21"/>
          <w:shd w:val="clear" w:color="auto" w:fill="FFFFFF"/>
        </w:rPr>
        <w:t>(</w:t>
      </w:r>
      <w:r w:rsidR="006C55F9">
        <w:rPr>
          <w:rStyle w:val="details"/>
          <w:rFonts w:cs="Times New Roman"/>
          <w:b/>
          <w:bCs/>
          <w:sz w:val="21"/>
          <w:szCs w:val="21"/>
        </w:rPr>
        <w:t>CCF-A</w:t>
      </w:r>
      <w:r w:rsidR="006C55F9">
        <w:rPr>
          <w:rStyle w:val="details"/>
          <w:rFonts w:cs="Times New Roman" w:hint="eastAsia"/>
          <w:b/>
          <w:bCs/>
          <w:sz w:val="21"/>
          <w:szCs w:val="21"/>
        </w:rPr>
        <w:t>)</w:t>
      </w:r>
    </w:p>
    <w:p w14:paraId="4E80080E" w14:textId="18FCA807" w:rsidR="00B204D0" w:rsidRDefault="00B204D0" w:rsidP="00B204D0">
      <w:pPr>
        <w:widowControl/>
        <w:numPr>
          <w:ilvl w:val="0"/>
          <w:numId w:val="13"/>
        </w:numPr>
        <w:spacing w:before="240" w:after="240" w:line="240" w:lineRule="atLeast"/>
        <w:rPr>
          <w:rStyle w:val="details"/>
          <w:rFonts w:cs="Times New Roman"/>
          <w:color w:val="000000"/>
          <w:sz w:val="21"/>
          <w:szCs w:val="21"/>
        </w:rPr>
      </w:pPr>
      <w:proofErr w:type="spellStart"/>
      <w:r>
        <w:rPr>
          <w:rStyle w:val="details"/>
          <w:rFonts w:cs="Times New Roman"/>
          <w:sz w:val="21"/>
          <w:szCs w:val="21"/>
        </w:rPr>
        <w:t>Chaofan</w:t>
      </w:r>
      <w:proofErr w:type="spellEnd"/>
      <w:r>
        <w:rPr>
          <w:rStyle w:val="details"/>
          <w:rFonts w:cs="Times New Roman"/>
          <w:sz w:val="21"/>
          <w:szCs w:val="21"/>
        </w:rPr>
        <w:t xml:space="preserve"> Huo, Ye Shi, </w:t>
      </w:r>
      <w:proofErr w:type="spellStart"/>
      <w:r>
        <w:rPr>
          <w:rStyle w:val="details"/>
          <w:rFonts w:cs="Times New Roman"/>
          <w:b/>
          <w:bCs/>
          <w:sz w:val="21"/>
          <w:szCs w:val="21"/>
        </w:rPr>
        <w:t>Jingya</w:t>
      </w:r>
      <w:proofErr w:type="spellEnd"/>
      <w:r>
        <w:rPr>
          <w:rStyle w:val="details"/>
          <w:rFonts w:cs="Times New Roman"/>
          <w:b/>
          <w:bCs/>
          <w:sz w:val="21"/>
          <w:szCs w:val="21"/>
        </w:rPr>
        <w:t xml:space="preserve"> Wang*</w:t>
      </w:r>
      <w:r>
        <w:rPr>
          <w:rStyle w:val="details"/>
          <w:rFonts w:cs="Times New Roman"/>
          <w:sz w:val="21"/>
          <w:szCs w:val="21"/>
        </w:rPr>
        <w:t xml:space="preserve"> ,Monocular Human-Object Reconstruction in the Wild, </w:t>
      </w:r>
      <w:r w:rsidRPr="009474BD">
        <w:rPr>
          <w:rStyle w:val="details"/>
          <w:rFonts w:cs="Times New Roman"/>
          <w:sz w:val="21"/>
          <w:szCs w:val="21"/>
        </w:rPr>
        <w:t>ACM Multimedia (MM), 2024</w:t>
      </w:r>
      <w:r w:rsidR="006C55F9">
        <w:rPr>
          <w:rStyle w:val="details"/>
          <w:rFonts w:cs="Times New Roman" w:hint="eastAsia"/>
          <w:sz w:val="21"/>
          <w:szCs w:val="21"/>
        </w:rPr>
        <w:t xml:space="preserve"> </w:t>
      </w:r>
      <w:r w:rsidR="006C55F9" w:rsidRPr="008C2527">
        <w:rPr>
          <w:rStyle w:val="aff6"/>
          <w:rFonts w:cs="Times New Roman"/>
          <w:color w:val="333333"/>
          <w:sz w:val="21"/>
          <w:szCs w:val="21"/>
          <w:shd w:val="clear" w:color="auto" w:fill="FFFFFF"/>
        </w:rPr>
        <w:t>(</w:t>
      </w:r>
      <w:r w:rsidR="006C55F9">
        <w:rPr>
          <w:rStyle w:val="details"/>
          <w:rFonts w:cs="Times New Roman"/>
          <w:b/>
          <w:bCs/>
          <w:sz w:val="21"/>
          <w:szCs w:val="21"/>
        </w:rPr>
        <w:t>CCF-A</w:t>
      </w:r>
      <w:r w:rsidR="006C55F9">
        <w:rPr>
          <w:rStyle w:val="details"/>
          <w:rFonts w:cs="Times New Roman" w:hint="eastAsia"/>
          <w:b/>
          <w:bCs/>
          <w:sz w:val="21"/>
          <w:szCs w:val="21"/>
        </w:rPr>
        <w:t>)</w:t>
      </w:r>
    </w:p>
    <w:p w14:paraId="20C1E8CA" w14:textId="5247D3B0" w:rsidR="00B204D0" w:rsidRDefault="00B204D0" w:rsidP="00B204D0">
      <w:pPr>
        <w:widowControl/>
        <w:numPr>
          <w:ilvl w:val="0"/>
          <w:numId w:val="13"/>
        </w:numPr>
        <w:spacing w:before="240" w:after="240" w:line="240" w:lineRule="atLeast"/>
        <w:rPr>
          <w:rStyle w:val="details"/>
          <w:rFonts w:cs="Times New Roman"/>
          <w:color w:val="000000"/>
          <w:sz w:val="21"/>
          <w:szCs w:val="21"/>
        </w:rPr>
      </w:pPr>
      <w:r>
        <w:rPr>
          <w:rStyle w:val="details"/>
          <w:rFonts w:cs="Times New Roman"/>
          <w:sz w:val="21"/>
          <w:szCs w:val="21"/>
        </w:rPr>
        <w:t xml:space="preserve">Yuyang Chen#, Yiwen Wu#, </w:t>
      </w:r>
      <w:proofErr w:type="spellStart"/>
      <w:r>
        <w:rPr>
          <w:rStyle w:val="details"/>
          <w:rFonts w:cs="Times New Roman"/>
          <w:b/>
          <w:bCs/>
          <w:sz w:val="21"/>
          <w:szCs w:val="21"/>
        </w:rPr>
        <w:t>Jingya</w:t>
      </w:r>
      <w:proofErr w:type="spellEnd"/>
      <w:r>
        <w:rPr>
          <w:rStyle w:val="details"/>
          <w:rFonts w:cs="Times New Roman"/>
          <w:b/>
          <w:bCs/>
          <w:sz w:val="21"/>
          <w:szCs w:val="21"/>
        </w:rPr>
        <w:t xml:space="preserve"> Wang</w:t>
      </w:r>
      <w:r>
        <w:rPr>
          <w:rStyle w:val="details"/>
          <w:rFonts w:cs="Times New Roman"/>
          <w:sz w:val="21"/>
          <w:szCs w:val="21"/>
        </w:rPr>
        <w:t xml:space="preserve">, Tao Wu, </w:t>
      </w:r>
      <w:proofErr w:type="spellStart"/>
      <w:r>
        <w:rPr>
          <w:rStyle w:val="details"/>
          <w:rFonts w:cs="Times New Roman"/>
          <w:sz w:val="21"/>
          <w:szCs w:val="21"/>
        </w:rPr>
        <w:t>Xuming</w:t>
      </w:r>
      <w:proofErr w:type="spellEnd"/>
      <w:r>
        <w:rPr>
          <w:rStyle w:val="details"/>
          <w:rFonts w:cs="Times New Roman"/>
          <w:sz w:val="21"/>
          <w:szCs w:val="21"/>
        </w:rPr>
        <w:t xml:space="preserve"> He, Jingyi Yu*, Hao Geng*, LLM-HD: Layout Language Model for Hotspot Detection with GDS Semantic Encoding, ACM/IEEE Design Automation Conference (DAC), 2024. (</w:t>
      </w:r>
      <w:r>
        <w:rPr>
          <w:rStyle w:val="details"/>
          <w:rFonts w:cs="Times New Roman"/>
          <w:b/>
          <w:bCs/>
          <w:sz w:val="21"/>
          <w:szCs w:val="21"/>
        </w:rPr>
        <w:t xml:space="preserve">CCF-A, </w:t>
      </w:r>
      <w:r w:rsidR="009474BD">
        <w:rPr>
          <w:rStyle w:val="details"/>
          <w:rFonts w:cs="Times New Roman" w:hint="eastAsia"/>
          <w:b/>
          <w:bCs/>
          <w:sz w:val="21"/>
          <w:szCs w:val="21"/>
        </w:rPr>
        <w:t>最佳论文提名</w:t>
      </w:r>
      <w:r>
        <w:rPr>
          <w:rStyle w:val="details"/>
          <w:rFonts w:cs="Times New Roman"/>
          <w:sz w:val="21"/>
          <w:szCs w:val="21"/>
        </w:rPr>
        <w:t>)</w:t>
      </w:r>
    </w:p>
    <w:p w14:paraId="4A0C5B4F" w14:textId="75A4043C" w:rsidR="00B204D0" w:rsidRDefault="00B204D0" w:rsidP="00B204D0">
      <w:pPr>
        <w:widowControl/>
        <w:numPr>
          <w:ilvl w:val="0"/>
          <w:numId w:val="13"/>
        </w:numPr>
        <w:spacing w:before="240" w:after="240" w:line="240" w:lineRule="atLeast"/>
        <w:rPr>
          <w:rStyle w:val="aff6"/>
          <w:rFonts w:cs="Times New Roman"/>
          <w:b w:val="0"/>
          <w:bCs w:val="0"/>
          <w:color w:val="000000"/>
          <w:sz w:val="21"/>
          <w:szCs w:val="21"/>
        </w:rPr>
      </w:pPr>
      <w:proofErr w:type="spellStart"/>
      <w:r w:rsidRPr="008C2527">
        <w:rPr>
          <w:shd w:val="clear" w:color="auto" w:fill="FFFFFF"/>
        </w:rPr>
        <w:t>Juze</w:t>
      </w:r>
      <w:proofErr w:type="spellEnd"/>
      <w:r w:rsidRPr="008C2527">
        <w:rPr>
          <w:shd w:val="clear" w:color="auto" w:fill="FFFFFF"/>
        </w:rPr>
        <w:t xml:space="preserve"> Zhang, </w:t>
      </w:r>
      <w:proofErr w:type="spellStart"/>
      <w:r w:rsidRPr="008C2527">
        <w:rPr>
          <w:shd w:val="clear" w:color="auto" w:fill="FFFFFF"/>
        </w:rPr>
        <w:t>Jingyan</w:t>
      </w:r>
      <w:proofErr w:type="spellEnd"/>
      <w:r w:rsidRPr="008C2527">
        <w:rPr>
          <w:shd w:val="clear" w:color="auto" w:fill="FFFFFF"/>
        </w:rPr>
        <w:t xml:space="preserve"> Zhang, </w:t>
      </w:r>
      <w:proofErr w:type="spellStart"/>
      <w:r w:rsidRPr="008C2527">
        <w:rPr>
          <w:shd w:val="clear" w:color="auto" w:fill="FFFFFF"/>
        </w:rPr>
        <w:t>Zining</w:t>
      </w:r>
      <w:proofErr w:type="spellEnd"/>
      <w:r w:rsidRPr="008C2527">
        <w:rPr>
          <w:shd w:val="clear" w:color="auto" w:fill="FFFFFF"/>
        </w:rPr>
        <w:t xml:space="preserve"> Song, </w:t>
      </w:r>
      <w:proofErr w:type="spellStart"/>
      <w:r w:rsidRPr="008C2527">
        <w:rPr>
          <w:shd w:val="clear" w:color="auto" w:fill="FFFFFF"/>
        </w:rPr>
        <w:t>Zhanhe</w:t>
      </w:r>
      <w:proofErr w:type="spellEnd"/>
      <w:r w:rsidRPr="008C2527">
        <w:rPr>
          <w:shd w:val="clear" w:color="auto" w:fill="FFFFFF"/>
        </w:rPr>
        <w:t xml:space="preserve"> Shi, </w:t>
      </w:r>
      <w:proofErr w:type="spellStart"/>
      <w:r w:rsidRPr="008C2527">
        <w:rPr>
          <w:shd w:val="clear" w:color="auto" w:fill="FFFFFF"/>
        </w:rPr>
        <w:t>Chengfeng</w:t>
      </w:r>
      <w:proofErr w:type="spellEnd"/>
      <w:r w:rsidRPr="008C2527">
        <w:rPr>
          <w:shd w:val="clear" w:color="auto" w:fill="FFFFFF"/>
        </w:rPr>
        <w:t xml:space="preserve"> Zhao</w:t>
      </w:r>
      <w:r w:rsidRPr="00AB4450">
        <w:rPr>
          <w:shd w:val="clear" w:color="auto" w:fill="FFFFFF"/>
        </w:rPr>
        <w:t xml:space="preserve">, Ye Shi, </w:t>
      </w:r>
      <w:r w:rsidRPr="008C2527">
        <w:rPr>
          <w:shd w:val="clear" w:color="auto" w:fill="FFFFFF"/>
        </w:rPr>
        <w:t>Jingyi Yu, Lan Xu,</w:t>
      </w:r>
      <w:r>
        <w:rPr>
          <w:rFonts w:hint="eastAsia"/>
          <w:shd w:val="clear" w:color="auto" w:fill="FFFFFF"/>
        </w:rPr>
        <w:t xml:space="preserve"> </w:t>
      </w:r>
      <w:proofErr w:type="spellStart"/>
      <w:r w:rsidRPr="008C2527">
        <w:rPr>
          <w:rStyle w:val="aff6"/>
          <w:rFonts w:cs="Times New Roman"/>
          <w:color w:val="333333"/>
          <w:sz w:val="21"/>
          <w:szCs w:val="21"/>
          <w:shd w:val="clear" w:color="auto" w:fill="FFFFFF"/>
        </w:rPr>
        <w:t>Jingya</w:t>
      </w:r>
      <w:proofErr w:type="spellEnd"/>
      <w:r w:rsidRPr="008C2527">
        <w:rPr>
          <w:rStyle w:val="aff6"/>
          <w:rFonts w:cs="Times New Roman"/>
          <w:color w:val="333333"/>
          <w:sz w:val="21"/>
          <w:szCs w:val="21"/>
          <w:shd w:val="clear" w:color="auto" w:fill="FFFFFF"/>
        </w:rPr>
        <w:t xml:space="preserve"> Wang*, </w:t>
      </w:r>
      <w:r w:rsidRPr="00AB4450">
        <w:rPr>
          <w:rStyle w:val="aff6"/>
          <w:rFonts w:cs="Times New Roman"/>
          <w:b w:val="0"/>
          <w:bCs w:val="0"/>
          <w:color w:val="333333"/>
          <w:sz w:val="21"/>
          <w:szCs w:val="21"/>
          <w:shd w:val="clear" w:color="auto" w:fill="FFFFFF"/>
        </w:rPr>
        <w:t>HOI-M3:Capture Multiple Humans and Objects Interaction within Contextual Environment,</w:t>
      </w:r>
      <w:r w:rsidRPr="008C2527">
        <w:rPr>
          <w:rStyle w:val="aff6"/>
          <w:rFonts w:cs="Times New Roman"/>
          <w:color w:val="333333"/>
          <w:sz w:val="21"/>
          <w:szCs w:val="21"/>
          <w:shd w:val="clear" w:color="auto" w:fill="FFFFFF"/>
        </w:rPr>
        <w:t xml:space="preserve"> </w:t>
      </w:r>
      <w:r w:rsidRPr="008C2527">
        <w:rPr>
          <w:rStyle w:val="details"/>
          <w:rFonts w:cs="Times New Roman"/>
          <w:color w:val="333333"/>
          <w:sz w:val="21"/>
          <w:szCs w:val="21"/>
          <w:shd w:val="clear" w:color="auto" w:fill="FFFFFF"/>
        </w:rPr>
        <w:t>In Proc. IEEE Conference on Computer Vision and Pattern Recognition , 2024.</w:t>
      </w:r>
      <w:r w:rsidR="00EC36E2">
        <w:rPr>
          <w:rStyle w:val="details"/>
          <w:rFonts w:cs="Times New Roman" w:hint="eastAsia"/>
          <w:color w:val="333333"/>
          <w:sz w:val="21"/>
          <w:szCs w:val="21"/>
          <w:shd w:val="clear" w:color="auto" w:fill="FFFFFF"/>
        </w:rPr>
        <w:t xml:space="preserve"> </w:t>
      </w:r>
      <w:r w:rsidR="00EC36E2" w:rsidRPr="008C2527">
        <w:rPr>
          <w:rStyle w:val="aff6"/>
          <w:rFonts w:cs="Times New Roman"/>
          <w:color w:val="333333"/>
          <w:sz w:val="21"/>
          <w:szCs w:val="21"/>
          <w:shd w:val="clear" w:color="auto" w:fill="FFFFFF"/>
        </w:rPr>
        <w:t>(</w:t>
      </w:r>
      <w:r w:rsidR="00EC36E2">
        <w:rPr>
          <w:rStyle w:val="details"/>
          <w:rFonts w:cs="Times New Roman"/>
          <w:b/>
          <w:bCs/>
          <w:sz w:val="21"/>
          <w:szCs w:val="21"/>
        </w:rPr>
        <w:t>CCF-A,</w:t>
      </w:r>
      <w:r w:rsidR="00EC36E2">
        <w:rPr>
          <w:rStyle w:val="aff6"/>
          <w:rFonts w:cs="Times New Roman" w:hint="eastAsia"/>
          <w:color w:val="333333"/>
          <w:sz w:val="21"/>
          <w:szCs w:val="21"/>
          <w:shd w:val="clear" w:color="auto" w:fill="FFFFFF"/>
        </w:rPr>
        <w:t xml:space="preserve"> </w:t>
      </w:r>
      <w:r w:rsidR="00EC36E2">
        <w:rPr>
          <w:rStyle w:val="aff6"/>
          <w:rFonts w:cs="Times New Roman" w:hint="eastAsia"/>
          <w:color w:val="333333"/>
          <w:sz w:val="21"/>
          <w:szCs w:val="21"/>
          <w:shd w:val="clear" w:color="auto" w:fill="FFFFFF"/>
        </w:rPr>
        <w:t>亮点论文</w:t>
      </w:r>
      <w:r w:rsidR="00EC36E2" w:rsidRPr="008C2527">
        <w:rPr>
          <w:rStyle w:val="aff6"/>
          <w:rFonts w:cs="Times New Roman"/>
          <w:color w:val="333333"/>
          <w:sz w:val="21"/>
          <w:szCs w:val="21"/>
          <w:shd w:val="clear" w:color="auto" w:fill="FFFFFF"/>
        </w:rPr>
        <w:t>)</w:t>
      </w:r>
    </w:p>
    <w:p w14:paraId="5717BBF1" w14:textId="77777777" w:rsidR="00B204D0" w:rsidRPr="00466FB3" w:rsidRDefault="00B204D0" w:rsidP="00B204D0">
      <w:pPr>
        <w:widowControl/>
        <w:numPr>
          <w:ilvl w:val="0"/>
          <w:numId w:val="13"/>
        </w:numPr>
        <w:spacing w:before="240" w:after="240" w:line="240" w:lineRule="atLeast"/>
        <w:rPr>
          <w:rStyle w:val="aff6"/>
          <w:rFonts w:cs="Times New Roman"/>
          <w:b w:val="0"/>
          <w:bCs w:val="0"/>
          <w:color w:val="000000"/>
          <w:sz w:val="21"/>
          <w:szCs w:val="21"/>
        </w:rPr>
      </w:pPr>
      <w:r w:rsidRPr="008C2527">
        <w:rPr>
          <w:rStyle w:val="aff6"/>
          <w:rFonts w:cs="Times New Roman"/>
          <w:b w:val="0"/>
          <w:bCs w:val="0"/>
          <w:color w:val="333333"/>
          <w:sz w:val="21"/>
          <w:szCs w:val="21"/>
          <w:shd w:val="clear" w:color="auto" w:fill="FFFFFF"/>
        </w:rPr>
        <w:lastRenderedPageBreak/>
        <w:t>Chunlin Yu,</w:t>
      </w:r>
      <w:r w:rsidRPr="00466FB3">
        <w:rPr>
          <w:rStyle w:val="aff6"/>
          <w:rFonts w:cs="Times New Roman"/>
          <w:b w:val="0"/>
          <w:bCs w:val="0"/>
          <w:color w:val="333333"/>
          <w:sz w:val="21"/>
          <w:szCs w:val="21"/>
          <w:shd w:val="clear" w:color="auto" w:fill="FFFFFF"/>
        </w:rPr>
        <w:t xml:space="preserve"> Ye Shi,</w:t>
      </w:r>
      <w:r w:rsidRPr="00466FB3">
        <w:rPr>
          <w:rStyle w:val="aff6"/>
          <w:rFonts w:cs="Times New Roman" w:hint="eastAsia"/>
          <w:b w:val="0"/>
          <w:bCs w:val="0"/>
          <w:color w:val="333333"/>
          <w:sz w:val="21"/>
          <w:szCs w:val="21"/>
          <w:shd w:val="clear" w:color="auto" w:fill="FFFFFF"/>
        </w:rPr>
        <w:t xml:space="preserve"> </w:t>
      </w:r>
      <w:proofErr w:type="spellStart"/>
      <w:r w:rsidRPr="00466FB3">
        <w:rPr>
          <w:rStyle w:val="aff6"/>
          <w:rFonts w:cs="Times New Roman"/>
          <w:color w:val="333333"/>
          <w:sz w:val="21"/>
          <w:szCs w:val="21"/>
          <w:shd w:val="clear" w:color="auto" w:fill="FFFFFF"/>
        </w:rPr>
        <w:t>Jingya</w:t>
      </w:r>
      <w:proofErr w:type="spellEnd"/>
      <w:r w:rsidRPr="00466FB3">
        <w:rPr>
          <w:rStyle w:val="aff6"/>
          <w:rFonts w:cs="Times New Roman"/>
          <w:color w:val="333333"/>
          <w:sz w:val="21"/>
          <w:szCs w:val="21"/>
          <w:shd w:val="clear" w:color="auto" w:fill="FFFFFF"/>
        </w:rPr>
        <w:t xml:space="preserve"> Wang*</w:t>
      </w:r>
      <w:r w:rsidRPr="008C2527">
        <w:rPr>
          <w:rStyle w:val="aff6"/>
          <w:rFonts w:cs="Times New Roman"/>
          <w:b w:val="0"/>
          <w:bCs w:val="0"/>
          <w:color w:val="333333"/>
          <w:sz w:val="21"/>
          <w:szCs w:val="21"/>
          <w:shd w:val="clear" w:color="auto" w:fill="FFFFFF"/>
        </w:rPr>
        <w:t>, Contextually Affinitive Neighborhood Refinery for Deep Clustering,</w:t>
      </w:r>
      <w:r w:rsidRPr="008C2527">
        <w:rPr>
          <w:rStyle w:val="aff6"/>
          <w:rFonts w:cs="Times New Roman"/>
          <w:color w:val="333333"/>
          <w:sz w:val="21"/>
          <w:szCs w:val="21"/>
          <w:shd w:val="clear" w:color="auto" w:fill="FFFFFF"/>
        </w:rPr>
        <w:t xml:space="preserve"> </w:t>
      </w:r>
      <w:r w:rsidRPr="00466FB3">
        <w:rPr>
          <w:rStyle w:val="aff6"/>
          <w:rFonts w:cs="Times New Roman"/>
          <w:b w:val="0"/>
          <w:bCs w:val="0"/>
          <w:color w:val="333333"/>
          <w:sz w:val="21"/>
          <w:szCs w:val="21"/>
          <w:shd w:val="clear" w:color="auto" w:fill="FFFFFF"/>
        </w:rPr>
        <w:t>Thirty-seventh Conference on Neural Information Processing Systems (</w:t>
      </w:r>
      <w:proofErr w:type="spellStart"/>
      <w:r w:rsidRPr="00466FB3">
        <w:rPr>
          <w:rStyle w:val="aff6"/>
          <w:rFonts w:cs="Times New Roman"/>
          <w:b w:val="0"/>
          <w:bCs w:val="0"/>
          <w:color w:val="333333"/>
          <w:sz w:val="21"/>
          <w:szCs w:val="21"/>
          <w:shd w:val="clear" w:color="auto" w:fill="FFFFFF"/>
        </w:rPr>
        <w:t>NeurIPS</w:t>
      </w:r>
      <w:proofErr w:type="spellEnd"/>
      <w:r w:rsidRPr="00466FB3">
        <w:rPr>
          <w:rStyle w:val="aff6"/>
          <w:rFonts w:cs="Times New Roman"/>
          <w:b w:val="0"/>
          <w:bCs w:val="0"/>
          <w:color w:val="333333"/>
          <w:sz w:val="21"/>
          <w:szCs w:val="21"/>
          <w:shd w:val="clear" w:color="auto" w:fill="FFFFFF"/>
        </w:rPr>
        <w:t>), 2023.</w:t>
      </w:r>
      <w:r>
        <w:rPr>
          <w:rStyle w:val="aff6"/>
          <w:rFonts w:cs="Times New Roman" w:hint="eastAsia"/>
          <w:b w:val="0"/>
          <w:bCs w:val="0"/>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4491E903" w14:textId="77777777" w:rsidR="00B204D0" w:rsidRDefault="00B204D0" w:rsidP="00B204D0">
      <w:pPr>
        <w:widowControl/>
        <w:numPr>
          <w:ilvl w:val="0"/>
          <w:numId w:val="13"/>
        </w:numPr>
        <w:spacing w:before="240" w:after="240" w:line="240" w:lineRule="atLeast"/>
        <w:rPr>
          <w:rStyle w:val="aff6"/>
          <w:rFonts w:cs="Times New Roman"/>
          <w:b w:val="0"/>
          <w:bCs w:val="0"/>
          <w:color w:val="000000"/>
          <w:sz w:val="21"/>
          <w:szCs w:val="21"/>
        </w:rPr>
      </w:pPr>
      <w:proofErr w:type="spellStart"/>
      <w:r w:rsidRPr="008C2527">
        <w:rPr>
          <w:rStyle w:val="aff6"/>
          <w:rFonts w:cs="Times New Roman"/>
          <w:b w:val="0"/>
          <w:bCs w:val="0"/>
          <w:color w:val="333333"/>
          <w:sz w:val="21"/>
          <w:szCs w:val="21"/>
          <w:shd w:val="clear" w:color="auto" w:fill="FFFFFF"/>
        </w:rPr>
        <w:t>Wanxing</w:t>
      </w:r>
      <w:proofErr w:type="spellEnd"/>
      <w:r w:rsidRPr="008C2527">
        <w:rPr>
          <w:rStyle w:val="aff6"/>
          <w:rFonts w:cs="Times New Roman"/>
          <w:b w:val="0"/>
          <w:bCs w:val="0"/>
          <w:color w:val="333333"/>
          <w:sz w:val="21"/>
          <w:szCs w:val="21"/>
          <w:shd w:val="clear" w:color="auto" w:fill="FFFFFF"/>
        </w:rPr>
        <w:t xml:space="preserve"> Chang</w:t>
      </w:r>
      <w:r w:rsidRPr="00466FB3">
        <w:rPr>
          <w:rStyle w:val="aff6"/>
          <w:rFonts w:cs="Times New Roman"/>
          <w:b w:val="0"/>
          <w:bCs w:val="0"/>
          <w:color w:val="333333"/>
          <w:sz w:val="21"/>
          <w:szCs w:val="21"/>
          <w:shd w:val="clear" w:color="auto" w:fill="FFFFFF"/>
        </w:rPr>
        <w:t>, Ye Shi,</w:t>
      </w:r>
      <w:r w:rsidRPr="00466FB3">
        <w:rPr>
          <w:rStyle w:val="aff6"/>
          <w:rFonts w:cs="Times New Roman" w:hint="eastAsia"/>
          <w:b w:val="0"/>
          <w:bCs w:val="0"/>
          <w:color w:val="333333"/>
          <w:sz w:val="21"/>
          <w:szCs w:val="21"/>
          <w:shd w:val="clear" w:color="auto" w:fill="FFFFFF"/>
        </w:rPr>
        <w:t xml:space="preserve"> </w:t>
      </w:r>
      <w:proofErr w:type="spellStart"/>
      <w:r w:rsidRPr="00EC36E2">
        <w:rPr>
          <w:rStyle w:val="aff6"/>
          <w:rFonts w:cs="Times New Roman"/>
          <w:color w:val="333333"/>
          <w:sz w:val="21"/>
          <w:szCs w:val="21"/>
          <w:shd w:val="clear" w:color="auto" w:fill="FFFFFF"/>
        </w:rPr>
        <w:t>Jingya</w:t>
      </w:r>
      <w:proofErr w:type="spellEnd"/>
      <w:r w:rsidRPr="00EC36E2">
        <w:rPr>
          <w:rStyle w:val="aff6"/>
          <w:rFonts w:cs="Times New Roman"/>
          <w:color w:val="333333"/>
          <w:sz w:val="21"/>
          <w:szCs w:val="21"/>
          <w:shd w:val="clear" w:color="auto" w:fill="FFFFFF"/>
        </w:rPr>
        <w:t xml:space="preserve"> Wang*</w:t>
      </w:r>
      <w:r w:rsidRPr="008C2527">
        <w:rPr>
          <w:rStyle w:val="aff6"/>
          <w:rFonts w:cs="Times New Roman"/>
          <w:b w:val="0"/>
          <w:bCs w:val="0"/>
          <w:color w:val="333333"/>
          <w:sz w:val="21"/>
          <w:szCs w:val="21"/>
          <w:shd w:val="clear" w:color="auto" w:fill="FFFFFF"/>
        </w:rPr>
        <w:t>, CSOT: Curriculum and Structure-Aware Optimal Transport for Learning with Noisy Labels,</w:t>
      </w:r>
      <w:r w:rsidRPr="008C2527">
        <w:rPr>
          <w:rStyle w:val="aff6"/>
          <w:rFonts w:cs="Times New Roman"/>
          <w:color w:val="333333"/>
          <w:sz w:val="21"/>
          <w:szCs w:val="21"/>
          <w:shd w:val="clear" w:color="auto" w:fill="FFFFFF"/>
        </w:rPr>
        <w:t xml:space="preserve"> </w:t>
      </w:r>
      <w:r w:rsidRPr="006D7D17">
        <w:rPr>
          <w:rStyle w:val="aff6"/>
          <w:rFonts w:cs="Times New Roman"/>
          <w:b w:val="0"/>
          <w:bCs w:val="0"/>
          <w:color w:val="333333"/>
          <w:sz w:val="21"/>
          <w:szCs w:val="21"/>
          <w:shd w:val="clear" w:color="auto" w:fill="FFFFFF"/>
        </w:rPr>
        <w:t>Thirty-seventh Conference on Neural Information Processing Systems (</w:t>
      </w:r>
      <w:proofErr w:type="spellStart"/>
      <w:r w:rsidRPr="006D7D17">
        <w:rPr>
          <w:rStyle w:val="aff6"/>
          <w:rFonts w:cs="Times New Roman"/>
          <w:b w:val="0"/>
          <w:bCs w:val="0"/>
          <w:color w:val="333333"/>
          <w:sz w:val="21"/>
          <w:szCs w:val="21"/>
          <w:shd w:val="clear" w:color="auto" w:fill="FFFFFF"/>
        </w:rPr>
        <w:t>NeurIPS</w:t>
      </w:r>
      <w:proofErr w:type="spellEnd"/>
      <w:r w:rsidRPr="006D7D17">
        <w:rPr>
          <w:rStyle w:val="aff6"/>
          <w:rFonts w:cs="Times New Roman"/>
          <w:b w:val="0"/>
          <w:bCs w:val="0"/>
          <w:color w:val="333333"/>
          <w:sz w:val="21"/>
          <w:szCs w:val="21"/>
          <w:shd w:val="clear" w:color="auto" w:fill="FFFFFF"/>
        </w:rPr>
        <w:t>), 2023.</w:t>
      </w:r>
      <w:r>
        <w:rPr>
          <w:rStyle w:val="aff6"/>
          <w:rFonts w:cs="Times New Roman" w:hint="eastAsia"/>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2CA4F77A" w14:textId="77777777" w:rsidR="00B204D0" w:rsidRPr="008C2527" w:rsidRDefault="00B204D0" w:rsidP="00B204D0">
      <w:pPr>
        <w:widowControl/>
        <w:numPr>
          <w:ilvl w:val="0"/>
          <w:numId w:val="13"/>
        </w:numPr>
        <w:spacing w:before="240" w:after="240" w:line="240" w:lineRule="atLeast"/>
        <w:rPr>
          <w:rStyle w:val="details"/>
          <w:rFonts w:cs="Times New Roman"/>
          <w:color w:val="000000"/>
          <w:sz w:val="21"/>
          <w:szCs w:val="21"/>
        </w:rPr>
      </w:pPr>
      <w:proofErr w:type="spellStart"/>
      <w:r w:rsidRPr="008C2527">
        <w:rPr>
          <w:rStyle w:val="aff6"/>
          <w:rFonts w:cs="Times New Roman"/>
          <w:b w:val="0"/>
          <w:color w:val="333333"/>
          <w:sz w:val="21"/>
          <w:szCs w:val="21"/>
          <w:shd w:val="clear" w:color="auto" w:fill="FFFFFF"/>
        </w:rPr>
        <w:t>Chaofan</w:t>
      </w:r>
      <w:proofErr w:type="spellEnd"/>
      <w:r w:rsidRPr="008C2527">
        <w:rPr>
          <w:rStyle w:val="aff6"/>
          <w:rFonts w:cs="Times New Roman"/>
          <w:b w:val="0"/>
          <w:color w:val="333333"/>
          <w:sz w:val="21"/>
          <w:szCs w:val="21"/>
          <w:shd w:val="clear" w:color="auto" w:fill="FFFFFF"/>
        </w:rPr>
        <w:t xml:space="preserve"> Huo, </w:t>
      </w:r>
      <w:r w:rsidRPr="00466FB3">
        <w:rPr>
          <w:rStyle w:val="aff6"/>
          <w:rFonts w:cs="Times New Roman"/>
          <w:b w:val="0"/>
          <w:bCs w:val="0"/>
          <w:color w:val="333333"/>
          <w:sz w:val="21"/>
          <w:szCs w:val="21"/>
          <w:shd w:val="clear" w:color="auto" w:fill="FFFFFF"/>
        </w:rPr>
        <w:t>Ye Shi,</w:t>
      </w:r>
      <w:r w:rsidRPr="008C2527">
        <w:rPr>
          <w:rStyle w:val="aff6"/>
          <w:rFonts w:cs="Times New Roman"/>
          <w:b w:val="0"/>
          <w:color w:val="333333"/>
          <w:sz w:val="21"/>
          <w:szCs w:val="21"/>
          <w:shd w:val="clear" w:color="auto" w:fill="FFFFFF"/>
        </w:rPr>
        <w:t xml:space="preserve"> </w:t>
      </w:r>
      <w:proofErr w:type="spellStart"/>
      <w:r w:rsidRPr="008C2527">
        <w:rPr>
          <w:rStyle w:val="aff6"/>
          <w:rFonts w:cs="Times New Roman"/>
          <w:b w:val="0"/>
          <w:color w:val="333333"/>
          <w:sz w:val="21"/>
          <w:szCs w:val="21"/>
          <w:shd w:val="clear" w:color="auto" w:fill="FFFFFF"/>
        </w:rPr>
        <w:t>Yuexin</w:t>
      </w:r>
      <w:proofErr w:type="spellEnd"/>
      <w:r w:rsidRPr="008C2527">
        <w:rPr>
          <w:rStyle w:val="aff6"/>
          <w:rFonts w:cs="Times New Roman"/>
          <w:b w:val="0"/>
          <w:color w:val="333333"/>
          <w:sz w:val="21"/>
          <w:szCs w:val="21"/>
          <w:shd w:val="clear" w:color="auto" w:fill="FFFFFF"/>
        </w:rPr>
        <w:t xml:space="preserve"> Ma, Lan Xu, Jingyi Yu, </w:t>
      </w:r>
      <w:proofErr w:type="spellStart"/>
      <w:r w:rsidRPr="008C2527">
        <w:rPr>
          <w:rStyle w:val="aff6"/>
          <w:rFonts w:cs="Times New Roman"/>
          <w:b w:val="0"/>
          <w:color w:val="333333"/>
          <w:sz w:val="21"/>
          <w:szCs w:val="21"/>
          <w:shd w:val="clear" w:color="auto" w:fill="FFFFFF"/>
        </w:rPr>
        <w:t>Jingya</w:t>
      </w:r>
      <w:proofErr w:type="spellEnd"/>
      <w:r w:rsidRPr="008C2527">
        <w:rPr>
          <w:rStyle w:val="aff6"/>
          <w:rFonts w:cs="Times New Roman"/>
          <w:b w:val="0"/>
          <w:color w:val="333333"/>
          <w:sz w:val="21"/>
          <w:szCs w:val="21"/>
          <w:shd w:val="clear" w:color="auto" w:fill="FFFFFF"/>
        </w:rPr>
        <w:t xml:space="preserve"> Wang*, </w:t>
      </w:r>
      <w:proofErr w:type="spellStart"/>
      <w:r w:rsidRPr="008C2527">
        <w:rPr>
          <w:rStyle w:val="aff6"/>
          <w:rFonts w:cs="Times New Roman"/>
          <w:b w:val="0"/>
          <w:color w:val="333333"/>
          <w:sz w:val="21"/>
          <w:szCs w:val="21"/>
          <w:shd w:val="clear" w:color="auto" w:fill="FFFFFF"/>
        </w:rPr>
        <w:t>StackFLOW</w:t>
      </w:r>
      <w:proofErr w:type="spellEnd"/>
      <w:r w:rsidRPr="008C2527">
        <w:rPr>
          <w:rStyle w:val="aff6"/>
          <w:rFonts w:cs="Times New Roman"/>
          <w:b w:val="0"/>
          <w:color w:val="333333"/>
          <w:sz w:val="21"/>
          <w:szCs w:val="21"/>
          <w:shd w:val="clear" w:color="auto" w:fill="FFFFFF"/>
        </w:rPr>
        <w:t>: Monocular Human-Object Reconstruction by Stacked Normalizing Flow with Offset,</w:t>
      </w:r>
      <w:r>
        <w:rPr>
          <w:rStyle w:val="aff6"/>
          <w:rFonts w:cs="Times New Roman"/>
          <w:color w:val="333333"/>
          <w:sz w:val="21"/>
          <w:szCs w:val="21"/>
          <w:shd w:val="clear" w:color="auto" w:fill="FFFFFF"/>
        </w:rPr>
        <w:t xml:space="preserve"> </w:t>
      </w:r>
      <w:r w:rsidRPr="006D7D17">
        <w:rPr>
          <w:rStyle w:val="aff6"/>
          <w:rFonts w:cs="Times New Roman"/>
          <w:b w:val="0"/>
          <w:bCs w:val="0"/>
          <w:color w:val="333333"/>
          <w:sz w:val="21"/>
          <w:szCs w:val="21"/>
          <w:shd w:val="clear" w:color="auto" w:fill="FFFFFF"/>
        </w:rPr>
        <w:t>The 32nd International Joint Conference on Artificial Intelligence (IJCAI), 2023.</w:t>
      </w:r>
      <w:r>
        <w:rPr>
          <w:rStyle w:val="aff6"/>
          <w:rFonts w:cs="Times New Roman" w:hint="eastAsia"/>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4FB6BF90" w14:textId="77777777" w:rsidR="00B204D0" w:rsidRDefault="00B204D0" w:rsidP="00B204D0">
      <w:pPr>
        <w:pStyle w:val="ad"/>
        <w:widowControl/>
        <w:numPr>
          <w:ilvl w:val="0"/>
          <w:numId w:val="13"/>
        </w:numPr>
        <w:spacing w:before="240" w:after="240" w:line="240" w:lineRule="atLeast"/>
        <w:contextualSpacing/>
        <w:rPr>
          <w:rStyle w:val="aff6"/>
          <w:rFonts w:cs="Times New Roman"/>
          <w:b w:val="0"/>
          <w:bCs w:val="0"/>
          <w:sz w:val="21"/>
          <w:szCs w:val="21"/>
        </w:rPr>
      </w:pPr>
      <w:proofErr w:type="spellStart"/>
      <w:r>
        <w:rPr>
          <w:rStyle w:val="details"/>
          <w:rFonts w:cs="Times New Roman"/>
          <w:color w:val="333333"/>
          <w:sz w:val="21"/>
          <w:szCs w:val="21"/>
        </w:rPr>
        <w:t>Juze</w:t>
      </w:r>
      <w:proofErr w:type="spellEnd"/>
      <w:r>
        <w:rPr>
          <w:rStyle w:val="details"/>
          <w:rFonts w:cs="Times New Roman"/>
          <w:color w:val="333333"/>
          <w:sz w:val="21"/>
          <w:szCs w:val="21"/>
        </w:rPr>
        <w:t xml:space="preserve"> Zhang, Haimin Luo, </w:t>
      </w:r>
      <w:proofErr w:type="spellStart"/>
      <w:r>
        <w:rPr>
          <w:rStyle w:val="details"/>
          <w:rFonts w:cs="Times New Roman"/>
          <w:color w:val="333333"/>
          <w:sz w:val="21"/>
          <w:szCs w:val="21"/>
        </w:rPr>
        <w:t>Hongdi</w:t>
      </w:r>
      <w:proofErr w:type="spellEnd"/>
      <w:r>
        <w:rPr>
          <w:rStyle w:val="details"/>
          <w:rFonts w:cs="Times New Roman"/>
          <w:color w:val="333333"/>
          <w:sz w:val="21"/>
          <w:szCs w:val="21"/>
        </w:rPr>
        <w:t xml:space="preserve"> Yang, </w:t>
      </w:r>
      <w:proofErr w:type="spellStart"/>
      <w:r>
        <w:rPr>
          <w:rStyle w:val="details"/>
          <w:rFonts w:cs="Times New Roman"/>
          <w:color w:val="333333"/>
          <w:sz w:val="21"/>
          <w:szCs w:val="21"/>
        </w:rPr>
        <w:t>Xinru</w:t>
      </w:r>
      <w:proofErr w:type="spellEnd"/>
      <w:r>
        <w:rPr>
          <w:rStyle w:val="details"/>
          <w:rFonts w:cs="Times New Roman"/>
          <w:color w:val="333333"/>
          <w:sz w:val="21"/>
          <w:szCs w:val="21"/>
        </w:rPr>
        <w:t xml:space="preserve"> Xu, </w:t>
      </w:r>
      <w:proofErr w:type="spellStart"/>
      <w:r>
        <w:rPr>
          <w:rStyle w:val="details"/>
          <w:rFonts w:cs="Times New Roman"/>
          <w:color w:val="333333"/>
          <w:sz w:val="21"/>
          <w:szCs w:val="21"/>
        </w:rPr>
        <w:t>Qianyang</w:t>
      </w:r>
      <w:proofErr w:type="spellEnd"/>
      <w:r>
        <w:rPr>
          <w:rStyle w:val="details"/>
          <w:rFonts w:cs="Times New Roman"/>
          <w:color w:val="333333"/>
          <w:sz w:val="21"/>
          <w:szCs w:val="21"/>
        </w:rPr>
        <w:t xml:space="preserve"> Wu</w:t>
      </w:r>
      <w:r w:rsidRPr="006D7D17">
        <w:rPr>
          <w:rStyle w:val="details"/>
          <w:rFonts w:cs="Times New Roman"/>
          <w:color w:val="333333"/>
          <w:sz w:val="21"/>
          <w:szCs w:val="21"/>
        </w:rPr>
        <w:t>, Ye Shi,</w:t>
      </w:r>
      <w:r>
        <w:rPr>
          <w:rStyle w:val="details"/>
          <w:rFonts w:cs="Times New Roman"/>
          <w:color w:val="333333"/>
          <w:sz w:val="21"/>
          <w:szCs w:val="21"/>
        </w:rPr>
        <w:t xml:space="preserve"> Jingyi Yu, Lan Xu</w:t>
      </w:r>
      <w:r>
        <w:rPr>
          <w:rStyle w:val="details"/>
          <w:rFonts w:cs="Times New Roman"/>
          <w:color w:val="333333"/>
          <w:sz w:val="21"/>
          <w:szCs w:val="21"/>
          <w:shd w:val="clear" w:color="auto" w:fill="FFFFFF"/>
        </w:rPr>
        <w:t>*</w:t>
      </w:r>
      <w:r>
        <w:rPr>
          <w:rStyle w:val="details"/>
          <w:rFonts w:cs="Times New Roman"/>
          <w:color w:val="333333"/>
          <w:sz w:val="21"/>
          <w:szCs w:val="21"/>
        </w:rPr>
        <w:t xml:space="preserve">, </w:t>
      </w:r>
      <w:proofErr w:type="spellStart"/>
      <w:r>
        <w:rPr>
          <w:rStyle w:val="aff6"/>
          <w:rFonts w:cs="Times New Roman"/>
          <w:color w:val="333333"/>
          <w:sz w:val="21"/>
          <w:szCs w:val="21"/>
          <w:shd w:val="clear" w:color="auto" w:fill="FFFFFF"/>
        </w:rPr>
        <w:t>Jingya</w:t>
      </w:r>
      <w:proofErr w:type="spellEnd"/>
      <w:r>
        <w:rPr>
          <w:rStyle w:val="aff6"/>
          <w:rFonts w:cs="Times New Roman"/>
          <w:color w:val="333333"/>
          <w:sz w:val="21"/>
          <w:szCs w:val="21"/>
          <w:shd w:val="clear" w:color="auto" w:fill="FFFFFF"/>
        </w:rPr>
        <w:t xml:space="preserve"> Wang*, </w:t>
      </w:r>
      <w:hyperlink r:id="rId27" w:history="1">
        <w:r>
          <w:rPr>
            <w:rStyle w:val="details"/>
            <w:rFonts w:cs="Times New Roman"/>
            <w:color w:val="333333"/>
            <w:sz w:val="21"/>
            <w:szCs w:val="21"/>
          </w:rPr>
          <w:t>NeuralDome: A Neural Modeling Pipeline on Multi-View Human-Object Interactions</w:t>
        </w:r>
      </w:hyperlink>
      <w:r>
        <w:rPr>
          <w:rStyle w:val="details"/>
          <w:rFonts w:cs="Times New Roman"/>
          <w:color w:val="333333"/>
          <w:sz w:val="21"/>
          <w:szCs w:val="21"/>
          <w:shd w:val="clear" w:color="auto" w:fill="FFFFFF"/>
        </w:rPr>
        <w:t>,</w:t>
      </w:r>
      <w:r>
        <w:rPr>
          <w:rStyle w:val="details"/>
          <w:rFonts w:cs="Times New Roman"/>
          <w:color w:val="333333"/>
          <w:sz w:val="21"/>
          <w:szCs w:val="21"/>
        </w:rPr>
        <w:t xml:space="preserve"> </w:t>
      </w:r>
      <w:r w:rsidRPr="006D7D17">
        <w:rPr>
          <w:rStyle w:val="aff6"/>
          <w:rFonts w:cs="Times New Roman"/>
          <w:b w:val="0"/>
          <w:bCs w:val="0"/>
          <w:color w:val="333333"/>
          <w:sz w:val="21"/>
          <w:szCs w:val="21"/>
          <w:shd w:val="clear" w:color="auto" w:fill="FFFFFF"/>
        </w:rPr>
        <w:t>CVPR, 2023</w:t>
      </w:r>
      <w:r w:rsidRPr="006D7D17">
        <w:rPr>
          <w:rStyle w:val="aff6"/>
          <w:rFonts w:cs="Times New Roman" w:hint="eastAsia"/>
          <w:b w:val="0"/>
          <w:bCs w:val="0"/>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30DFD2A7" w14:textId="77777777" w:rsidR="00B204D0" w:rsidRPr="002A1159" w:rsidRDefault="00B204D0" w:rsidP="00B204D0">
      <w:pPr>
        <w:pStyle w:val="ad"/>
        <w:numPr>
          <w:ilvl w:val="0"/>
          <w:numId w:val="13"/>
        </w:numPr>
        <w:rPr>
          <w:rStyle w:val="details"/>
          <w:rFonts w:cs="Times New Roman"/>
          <w:sz w:val="21"/>
          <w:szCs w:val="21"/>
        </w:rPr>
      </w:pPr>
      <w:r w:rsidRPr="008C2527">
        <w:rPr>
          <w:rStyle w:val="details"/>
          <w:rFonts w:cs="Times New Roman"/>
          <w:color w:val="333333"/>
          <w:sz w:val="21"/>
          <w:szCs w:val="21"/>
          <w:shd w:val="clear" w:color="auto" w:fill="FFFFFF"/>
        </w:rPr>
        <w:t xml:space="preserve">Chunlin Yu, </w:t>
      </w:r>
      <w:r w:rsidRPr="00466FB3">
        <w:rPr>
          <w:rStyle w:val="details"/>
          <w:rFonts w:cs="Times New Roman"/>
          <w:color w:val="333333"/>
          <w:sz w:val="21"/>
          <w:szCs w:val="21"/>
          <w:shd w:val="clear" w:color="auto" w:fill="FFFFFF"/>
        </w:rPr>
        <w:t>Ye Shi,</w:t>
      </w:r>
      <w:r w:rsidRPr="008C2527">
        <w:rPr>
          <w:rStyle w:val="details"/>
          <w:rFonts w:cs="Times New Roman"/>
          <w:color w:val="333333"/>
          <w:sz w:val="21"/>
          <w:szCs w:val="21"/>
          <w:shd w:val="clear" w:color="auto" w:fill="FFFFFF"/>
        </w:rPr>
        <w:t xml:space="preserve"> Zimo Liu, </w:t>
      </w:r>
      <w:proofErr w:type="spellStart"/>
      <w:r w:rsidRPr="008C2527">
        <w:rPr>
          <w:rStyle w:val="details"/>
          <w:rFonts w:cs="Times New Roman"/>
          <w:color w:val="333333"/>
          <w:sz w:val="21"/>
          <w:szCs w:val="21"/>
          <w:shd w:val="clear" w:color="auto" w:fill="FFFFFF"/>
        </w:rPr>
        <w:t>Shenghua</w:t>
      </w:r>
      <w:proofErr w:type="spellEnd"/>
      <w:r w:rsidRPr="008C2527">
        <w:rPr>
          <w:rStyle w:val="details"/>
          <w:rFonts w:cs="Times New Roman"/>
          <w:color w:val="333333"/>
          <w:sz w:val="21"/>
          <w:szCs w:val="21"/>
          <w:shd w:val="clear" w:color="auto" w:fill="FFFFFF"/>
        </w:rPr>
        <w:t xml:space="preserve"> Gao,</w:t>
      </w:r>
      <w:r>
        <w:rPr>
          <w:rStyle w:val="details"/>
          <w:rFonts w:cs="Times New Roman" w:hint="eastAsia"/>
          <w:color w:val="333333"/>
          <w:sz w:val="21"/>
          <w:szCs w:val="21"/>
          <w:shd w:val="clear" w:color="auto" w:fill="FFFFFF"/>
        </w:rPr>
        <w:t xml:space="preserve"> </w:t>
      </w:r>
      <w:proofErr w:type="spellStart"/>
      <w:r w:rsidRPr="008C2527">
        <w:rPr>
          <w:rStyle w:val="aff6"/>
          <w:rFonts w:cs="Times New Roman"/>
          <w:color w:val="333333"/>
          <w:sz w:val="21"/>
          <w:szCs w:val="21"/>
          <w:shd w:val="clear" w:color="auto" w:fill="FFFFFF"/>
        </w:rPr>
        <w:t>Jingya</w:t>
      </w:r>
      <w:proofErr w:type="spellEnd"/>
      <w:r w:rsidRPr="008C2527">
        <w:rPr>
          <w:rStyle w:val="aff6"/>
          <w:rFonts w:cs="Times New Roman"/>
          <w:color w:val="333333"/>
          <w:sz w:val="21"/>
          <w:szCs w:val="21"/>
          <w:shd w:val="clear" w:color="auto" w:fill="FFFFFF"/>
        </w:rPr>
        <w:t xml:space="preserve"> Wang*, </w:t>
      </w:r>
      <w:r w:rsidRPr="006D7D17">
        <w:rPr>
          <w:rStyle w:val="aff6"/>
          <w:rFonts w:cs="Times New Roman"/>
          <w:b w:val="0"/>
          <w:bCs w:val="0"/>
          <w:color w:val="333333"/>
          <w:sz w:val="21"/>
          <w:szCs w:val="21"/>
          <w:shd w:val="clear" w:color="auto" w:fill="FFFFFF"/>
        </w:rPr>
        <w:t>Lifelong Person Re-identification via</w:t>
      </w:r>
      <w:r w:rsidRPr="006D7D17">
        <w:rPr>
          <w:rStyle w:val="aff6"/>
          <w:rFonts w:cs="Times New Roman" w:hint="eastAsia"/>
          <w:b w:val="0"/>
          <w:bCs w:val="0"/>
          <w:color w:val="333333"/>
          <w:sz w:val="21"/>
          <w:szCs w:val="21"/>
          <w:shd w:val="clear" w:color="auto" w:fill="FFFFFF"/>
        </w:rPr>
        <w:t xml:space="preserve"> </w:t>
      </w:r>
      <w:r w:rsidRPr="008C2527">
        <w:rPr>
          <w:rStyle w:val="details"/>
          <w:rFonts w:cs="Times New Roman"/>
          <w:sz w:val="21"/>
          <w:szCs w:val="21"/>
        </w:rPr>
        <w:t>Knowledge Refreshing and Consolidation</w:t>
      </w:r>
      <w:r w:rsidRPr="008C2527">
        <w:rPr>
          <w:rStyle w:val="details"/>
          <w:rFonts w:cs="Times New Roman"/>
          <w:sz w:val="21"/>
          <w:szCs w:val="21"/>
          <w:shd w:val="clear" w:color="auto" w:fill="FFFFFF"/>
        </w:rPr>
        <w:t xml:space="preserve">, </w:t>
      </w:r>
      <w:r w:rsidRPr="008C2527">
        <w:rPr>
          <w:rStyle w:val="details"/>
          <w:rFonts w:cs="Times New Roman"/>
          <w:b/>
          <w:bCs/>
          <w:sz w:val="21"/>
          <w:szCs w:val="21"/>
        </w:rPr>
        <w:t>AAAI</w:t>
      </w:r>
      <w:r w:rsidRPr="008C2527">
        <w:rPr>
          <w:rStyle w:val="details"/>
          <w:rFonts w:cs="Times New Roman"/>
          <w:color w:val="333333"/>
          <w:sz w:val="21"/>
          <w:szCs w:val="21"/>
          <w:shd w:val="clear" w:color="auto" w:fill="FFFFFF"/>
        </w:rPr>
        <w:t>, 2023</w:t>
      </w:r>
      <w:r>
        <w:rPr>
          <w:rStyle w:val="details"/>
          <w:rFonts w:cs="Times New Roman" w:hint="eastAsia"/>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15A11442" w14:textId="77777777" w:rsidR="00B204D0" w:rsidRPr="002A1159" w:rsidRDefault="00B204D0" w:rsidP="00B204D0">
      <w:pPr>
        <w:pStyle w:val="ad"/>
        <w:numPr>
          <w:ilvl w:val="0"/>
          <w:numId w:val="13"/>
        </w:numPr>
        <w:rPr>
          <w:rStyle w:val="details"/>
          <w:rFonts w:cs="Times New Roman"/>
          <w:sz w:val="21"/>
          <w:szCs w:val="21"/>
        </w:rPr>
      </w:pPr>
      <w:proofErr w:type="spellStart"/>
      <w:r w:rsidRPr="002A1159">
        <w:rPr>
          <w:rStyle w:val="details"/>
          <w:rFonts w:cs="Times New Roman"/>
          <w:color w:val="333333"/>
          <w:sz w:val="21"/>
          <w:szCs w:val="21"/>
          <w:shd w:val="clear" w:color="auto" w:fill="FFFFFF"/>
        </w:rPr>
        <w:t>Juze</w:t>
      </w:r>
      <w:proofErr w:type="spellEnd"/>
      <w:r w:rsidRPr="002A1159">
        <w:rPr>
          <w:rStyle w:val="details"/>
          <w:rFonts w:cs="Times New Roman"/>
          <w:color w:val="333333"/>
          <w:sz w:val="21"/>
          <w:szCs w:val="21"/>
          <w:shd w:val="clear" w:color="auto" w:fill="FFFFFF"/>
        </w:rPr>
        <w:t xml:space="preserve"> Zhang, </w:t>
      </w:r>
      <w:r w:rsidRPr="00466FB3">
        <w:rPr>
          <w:rStyle w:val="details"/>
          <w:rFonts w:cs="Times New Roman"/>
          <w:color w:val="333333"/>
          <w:sz w:val="21"/>
          <w:szCs w:val="21"/>
          <w:shd w:val="clear" w:color="auto" w:fill="FFFFFF"/>
        </w:rPr>
        <w:t>Ye Shi</w:t>
      </w:r>
      <w:r w:rsidRPr="002A1159">
        <w:rPr>
          <w:rStyle w:val="details"/>
          <w:rFonts w:cs="Times New Roman"/>
          <w:color w:val="333333"/>
          <w:sz w:val="21"/>
          <w:szCs w:val="21"/>
          <w:shd w:val="clear" w:color="auto" w:fill="FFFFFF"/>
        </w:rPr>
        <w:t xml:space="preserve">, </w:t>
      </w:r>
      <w:proofErr w:type="spellStart"/>
      <w:r w:rsidRPr="002A1159">
        <w:rPr>
          <w:rStyle w:val="details"/>
          <w:rFonts w:cs="Times New Roman"/>
          <w:color w:val="333333"/>
          <w:sz w:val="21"/>
          <w:szCs w:val="21"/>
          <w:shd w:val="clear" w:color="auto" w:fill="FFFFFF"/>
        </w:rPr>
        <w:t>Yuexin</w:t>
      </w:r>
      <w:proofErr w:type="spellEnd"/>
      <w:r w:rsidRPr="002A1159">
        <w:rPr>
          <w:rStyle w:val="details"/>
          <w:rFonts w:cs="Times New Roman"/>
          <w:color w:val="333333"/>
          <w:sz w:val="21"/>
          <w:szCs w:val="21"/>
          <w:shd w:val="clear" w:color="auto" w:fill="FFFFFF"/>
        </w:rPr>
        <w:t xml:space="preserve"> Ma, Lan Xu, Jingyi Yu, </w:t>
      </w:r>
      <w:proofErr w:type="spellStart"/>
      <w:r w:rsidRPr="00466FB3">
        <w:rPr>
          <w:rStyle w:val="details"/>
          <w:rFonts w:cs="Times New Roman"/>
          <w:b/>
          <w:bCs/>
          <w:sz w:val="21"/>
          <w:szCs w:val="21"/>
        </w:rPr>
        <w:t>Jingya</w:t>
      </w:r>
      <w:proofErr w:type="spellEnd"/>
      <w:r w:rsidRPr="00466FB3">
        <w:rPr>
          <w:rStyle w:val="details"/>
          <w:rFonts w:cs="Times New Roman"/>
          <w:b/>
          <w:bCs/>
          <w:sz w:val="21"/>
          <w:szCs w:val="21"/>
        </w:rPr>
        <w:t xml:space="preserve"> Wang*</w:t>
      </w:r>
      <w:r w:rsidRPr="002A1159">
        <w:rPr>
          <w:rStyle w:val="details"/>
          <w:rFonts w:cs="Times New Roman"/>
          <w:b/>
          <w:bCs/>
          <w:sz w:val="21"/>
          <w:szCs w:val="21"/>
        </w:rPr>
        <w:t xml:space="preserve">, </w:t>
      </w:r>
      <w:r w:rsidRPr="002A1159">
        <w:rPr>
          <w:rStyle w:val="details"/>
          <w:rFonts w:cs="Times New Roman"/>
          <w:sz w:val="21"/>
          <w:szCs w:val="21"/>
        </w:rPr>
        <w:t>IKOL: Inverse kinematics optimization layer for 3D human pose and shape estimation via Gauss-Newton differentiation</w:t>
      </w:r>
      <w:r w:rsidRPr="002A1159">
        <w:rPr>
          <w:rStyle w:val="details"/>
          <w:rFonts w:cs="Times New Roman"/>
          <w:sz w:val="21"/>
          <w:szCs w:val="21"/>
          <w:shd w:val="clear" w:color="auto" w:fill="FFFFFF"/>
        </w:rPr>
        <w:t xml:space="preserve">, </w:t>
      </w:r>
      <w:r w:rsidRPr="002A1159">
        <w:rPr>
          <w:rStyle w:val="details"/>
          <w:rFonts w:cs="Times New Roman"/>
          <w:b/>
          <w:bCs/>
          <w:sz w:val="21"/>
          <w:szCs w:val="21"/>
        </w:rPr>
        <w:t>AAAI</w:t>
      </w:r>
      <w:r w:rsidRPr="002A1159">
        <w:rPr>
          <w:rStyle w:val="details"/>
          <w:rFonts w:cs="Times New Roman"/>
          <w:color w:val="333333"/>
          <w:sz w:val="21"/>
          <w:szCs w:val="21"/>
        </w:rPr>
        <w:t xml:space="preserve"> (Oral)</w:t>
      </w:r>
      <w:r w:rsidRPr="002A1159">
        <w:rPr>
          <w:rStyle w:val="details"/>
          <w:rFonts w:cs="Times New Roman"/>
          <w:color w:val="333333"/>
          <w:sz w:val="21"/>
          <w:szCs w:val="21"/>
          <w:shd w:val="clear" w:color="auto" w:fill="FFFFFF"/>
        </w:rPr>
        <w:t>, 2023.</w:t>
      </w:r>
      <w:r>
        <w:rPr>
          <w:rStyle w:val="details"/>
          <w:rFonts w:cs="Times New Roman" w:hint="eastAsia"/>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p>
    <w:p w14:paraId="5F92D54E" w14:textId="77777777" w:rsidR="00B204D0" w:rsidRPr="002A1159" w:rsidRDefault="00B204D0" w:rsidP="00B204D0">
      <w:pPr>
        <w:pStyle w:val="ad"/>
        <w:numPr>
          <w:ilvl w:val="0"/>
          <w:numId w:val="13"/>
        </w:numPr>
        <w:rPr>
          <w:rStyle w:val="details"/>
          <w:rFonts w:cs="Times New Roman"/>
          <w:sz w:val="21"/>
          <w:szCs w:val="21"/>
        </w:rPr>
      </w:pPr>
      <w:proofErr w:type="spellStart"/>
      <w:r w:rsidRPr="002A1159">
        <w:rPr>
          <w:rStyle w:val="details"/>
          <w:rFonts w:cs="Times New Roman"/>
          <w:color w:val="333333"/>
          <w:sz w:val="21"/>
          <w:szCs w:val="21"/>
          <w:shd w:val="clear" w:color="auto" w:fill="FFFFFF"/>
        </w:rPr>
        <w:t>Wanxing</w:t>
      </w:r>
      <w:proofErr w:type="spellEnd"/>
      <w:r w:rsidRPr="002A1159">
        <w:rPr>
          <w:rStyle w:val="details"/>
          <w:rFonts w:cs="Times New Roman"/>
          <w:color w:val="333333"/>
          <w:sz w:val="21"/>
          <w:szCs w:val="21"/>
          <w:shd w:val="clear" w:color="auto" w:fill="FFFFFF"/>
        </w:rPr>
        <w:t xml:space="preserve"> Chang,</w:t>
      </w:r>
      <w:r w:rsidRPr="006D7D17">
        <w:rPr>
          <w:rStyle w:val="details"/>
          <w:rFonts w:cs="Times New Roman"/>
          <w:color w:val="333333"/>
          <w:sz w:val="21"/>
          <w:szCs w:val="21"/>
          <w:shd w:val="clear" w:color="auto" w:fill="FFFFFF"/>
        </w:rPr>
        <w:t xml:space="preserve"> Ye Shi, H</w:t>
      </w:r>
      <w:r w:rsidRPr="002A1159">
        <w:rPr>
          <w:rStyle w:val="details"/>
          <w:rFonts w:cs="Times New Roman"/>
          <w:color w:val="333333"/>
          <w:sz w:val="21"/>
          <w:szCs w:val="21"/>
          <w:shd w:val="clear" w:color="auto" w:fill="FFFFFF"/>
        </w:rPr>
        <w:t>oang Duong Tuan,</w:t>
      </w:r>
      <w:r>
        <w:rPr>
          <w:rStyle w:val="details"/>
          <w:rFonts w:cs="Times New Roman" w:hint="eastAsia"/>
          <w:color w:val="333333"/>
          <w:sz w:val="21"/>
          <w:szCs w:val="21"/>
          <w:shd w:val="clear" w:color="auto" w:fill="FFFFFF"/>
        </w:rPr>
        <w:t xml:space="preserve"> </w:t>
      </w:r>
      <w:proofErr w:type="spellStart"/>
      <w:r w:rsidRPr="002A1159">
        <w:rPr>
          <w:rStyle w:val="details"/>
          <w:rFonts w:cs="Times New Roman"/>
          <w:sz w:val="21"/>
          <w:szCs w:val="21"/>
        </w:rPr>
        <w:t>Jingya</w:t>
      </w:r>
      <w:proofErr w:type="spellEnd"/>
      <w:r w:rsidRPr="002A1159">
        <w:rPr>
          <w:rStyle w:val="details"/>
          <w:rFonts w:cs="Times New Roman"/>
          <w:sz w:val="21"/>
          <w:szCs w:val="21"/>
        </w:rPr>
        <w:t xml:space="preserve"> Wang*</w:t>
      </w:r>
      <w:r w:rsidRPr="002A1159">
        <w:rPr>
          <w:rStyle w:val="details"/>
          <w:rFonts w:cs="Times New Roman"/>
          <w:b/>
          <w:bCs/>
          <w:sz w:val="21"/>
          <w:szCs w:val="21"/>
        </w:rPr>
        <w:t xml:space="preserve">, </w:t>
      </w:r>
      <w:r w:rsidRPr="002A1159">
        <w:rPr>
          <w:rStyle w:val="details"/>
          <w:rFonts w:cs="Times New Roman"/>
          <w:sz w:val="21"/>
          <w:szCs w:val="21"/>
        </w:rPr>
        <w:t>Unified Optimal Transport Framework</w:t>
      </w:r>
      <w:r w:rsidRPr="002A1159">
        <w:rPr>
          <w:rStyle w:val="details"/>
          <w:rFonts w:cs="Times New Roman" w:hint="eastAsia"/>
          <w:sz w:val="21"/>
          <w:szCs w:val="21"/>
        </w:rPr>
        <w:t xml:space="preserve"> </w:t>
      </w:r>
      <w:r w:rsidRPr="002A1159">
        <w:rPr>
          <w:rStyle w:val="details"/>
          <w:rFonts w:cs="Times New Roman"/>
          <w:sz w:val="21"/>
          <w:szCs w:val="21"/>
        </w:rPr>
        <w:t>for Universal Domain Adaptation</w:t>
      </w:r>
      <w:r w:rsidRPr="002A1159">
        <w:rPr>
          <w:rStyle w:val="details"/>
          <w:rFonts w:cs="Times New Roman"/>
          <w:b/>
          <w:bCs/>
          <w:sz w:val="21"/>
          <w:szCs w:val="21"/>
        </w:rPr>
        <w:t xml:space="preserve">, </w:t>
      </w:r>
      <w:proofErr w:type="spellStart"/>
      <w:r w:rsidRPr="002A1159">
        <w:rPr>
          <w:rStyle w:val="details"/>
          <w:rFonts w:cs="Times New Roman"/>
          <w:b/>
          <w:bCs/>
          <w:sz w:val="21"/>
          <w:szCs w:val="21"/>
        </w:rPr>
        <w:t>NeurIPS</w:t>
      </w:r>
      <w:proofErr w:type="spellEnd"/>
      <w:r w:rsidRPr="002A1159">
        <w:rPr>
          <w:rStyle w:val="details"/>
          <w:rFonts w:cs="Times New Roman"/>
          <w:color w:val="333333"/>
          <w:sz w:val="21"/>
          <w:szCs w:val="21"/>
          <w:shd w:val="clear" w:color="auto" w:fill="FFFFFF"/>
        </w:rPr>
        <w:t>, 2022.</w:t>
      </w:r>
      <w:r>
        <w:rPr>
          <w:rStyle w:val="details"/>
          <w:rFonts w:cs="Times New Roman" w:hint="eastAsia"/>
          <w:color w:val="333333"/>
          <w:sz w:val="21"/>
          <w:szCs w:val="21"/>
          <w:shd w:val="clear" w:color="auto" w:fill="FFFFFF"/>
        </w:rPr>
        <w:t xml:space="preserve"> </w:t>
      </w:r>
      <w:r w:rsidRPr="008C2527">
        <w:rPr>
          <w:rStyle w:val="details"/>
          <w:rFonts w:cs="Times New Roman"/>
          <w:color w:val="333333"/>
          <w:sz w:val="21"/>
          <w:szCs w:val="21"/>
          <w:shd w:val="clear" w:color="auto" w:fill="FFFFFF"/>
        </w:rPr>
        <w:t> </w:t>
      </w:r>
      <w:r w:rsidRPr="008C2527">
        <w:rPr>
          <w:rStyle w:val="aff6"/>
          <w:rFonts w:cs="Times New Roman"/>
          <w:color w:val="333333"/>
          <w:sz w:val="21"/>
          <w:szCs w:val="21"/>
          <w:shd w:val="clear" w:color="auto" w:fill="FFFFFF"/>
        </w:rPr>
        <w:t>(</w:t>
      </w:r>
      <w:r>
        <w:rPr>
          <w:rStyle w:val="details"/>
          <w:rFonts w:cs="Times New Roman"/>
          <w:b/>
          <w:bCs/>
          <w:sz w:val="21"/>
          <w:szCs w:val="21"/>
        </w:rPr>
        <w:t>CCF-A</w:t>
      </w:r>
      <w:r>
        <w:rPr>
          <w:rStyle w:val="details"/>
          <w:rFonts w:cs="Times New Roman" w:hint="eastAsia"/>
          <w:b/>
          <w:bCs/>
          <w:sz w:val="21"/>
          <w:szCs w:val="21"/>
        </w:rPr>
        <w:t>,</w:t>
      </w:r>
      <w:r w:rsidRPr="006D7D17">
        <w:rPr>
          <w:rStyle w:val="details"/>
          <w:rFonts w:cs="Times New Roman" w:hint="eastAsia"/>
          <w:sz w:val="21"/>
          <w:szCs w:val="21"/>
        </w:rPr>
        <w:t xml:space="preserve"> </w:t>
      </w:r>
      <w:r w:rsidRPr="006D7D17">
        <w:rPr>
          <w:rStyle w:val="aff6"/>
          <w:rFonts w:cs="Times New Roman" w:hint="eastAsia"/>
          <w:color w:val="333333"/>
          <w:sz w:val="21"/>
          <w:szCs w:val="21"/>
          <w:shd w:val="clear" w:color="auto" w:fill="FFFFFF"/>
        </w:rPr>
        <w:t>亮点论文</w:t>
      </w:r>
      <w:r w:rsidRPr="006D7D17">
        <w:rPr>
          <w:rStyle w:val="details"/>
          <w:rFonts w:cs="Times New Roman" w:hint="eastAsia"/>
          <w:sz w:val="21"/>
          <w:szCs w:val="21"/>
        </w:rPr>
        <w:t>)</w:t>
      </w:r>
    </w:p>
    <w:p w14:paraId="1F0E0D6B" w14:textId="71125168" w:rsidR="00B204D0" w:rsidRDefault="00B204D0" w:rsidP="00B204D0">
      <w:pPr>
        <w:pStyle w:val="ad"/>
        <w:numPr>
          <w:ilvl w:val="0"/>
          <w:numId w:val="13"/>
        </w:numPr>
        <w:rPr>
          <w:rStyle w:val="details"/>
          <w:rFonts w:cs="Times New Roman"/>
          <w:sz w:val="21"/>
          <w:szCs w:val="21"/>
        </w:rPr>
      </w:pPr>
      <w:proofErr w:type="spellStart"/>
      <w:r>
        <w:rPr>
          <w:rStyle w:val="details"/>
          <w:rFonts w:cs="Times New Roman"/>
          <w:color w:val="333333"/>
          <w:sz w:val="21"/>
          <w:szCs w:val="21"/>
          <w:shd w:val="clear" w:color="auto" w:fill="FFFFFF"/>
        </w:rPr>
        <w:t>Juze</w:t>
      </w:r>
      <w:proofErr w:type="spellEnd"/>
      <w:r>
        <w:rPr>
          <w:rStyle w:val="details"/>
          <w:rFonts w:cs="Times New Roman"/>
          <w:color w:val="333333"/>
          <w:sz w:val="21"/>
          <w:szCs w:val="21"/>
          <w:shd w:val="clear" w:color="auto" w:fill="FFFFFF"/>
        </w:rPr>
        <w:t xml:space="preserve"> Zhang,</w:t>
      </w:r>
      <w:r>
        <w:rPr>
          <w:rStyle w:val="details"/>
          <w:rFonts w:cs="Times New Roman" w:hint="eastAsia"/>
          <w:color w:val="333333"/>
          <w:sz w:val="21"/>
          <w:szCs w:val="21"/>
          <w:shd w:val="clear" w:color="auto" w:fill="FFFFFF"/>
        </w:rPr>
        <w:t xml:space="preserve"> </w:t>
      </w:r>
      <w:proofErr w:type="spellStart"/>
      <w:r>
        <w:rPr>
          <w:rStyle w:val="details"/>
          <w:rFonts w:cs="Times New Roman"/>
          <w:sz w:val="21"/>
          <w:szCs w:val="21"/>
        </w:rPr>
        <w:t>Jingya</w:t>
      </w:r>
      <w:proofErr w:type="spellEnd"/>
      <w:r>
        <w:rPr>
          <w:rStyle w:val="details"/>
          <w:rFonts w:cs="Times New Roman"/>
          <w:sz w:val="21"/>
          <w:szCs w:val="21"/>
        </w:rPr>
        <w:t xml:space="preserve"> Wang*</w:t>
      </w:r>
      <w:r>
        <w:rPr>
          <w:rStyle w:val="details"/>
          <w:rFonts w:cs="Times New Roman"/>
          <w:color w:val="333333"/>
          <w:sz w:val="21"/>
          <w:szCs w:val="21"/>
          <w:shd w:val="clear" w:color="auto" w:fill="FFFFFF"/>
        </w:rPr>
        <w:t xml:space="preserve">, </w:t>
      </w:r>
      <w:r w:rsidRPr="006D7D17">
        <w:rPr>
          <w:rStyle w:val="details"/>
          <w:rFonts w:cs="Times New Roman"/>
          <w:color w:val="333333"/>
          <w:sz w:val="21"/>
          <w:szCs w:val="21"/>
          <w:shd w:val="clear" w:color="auto" w:fill="FFFFFF"/>
        </w:rPr>
        <w:t>Ye Shi, Fei Gao, Lan</w:t>
      </w:r>
      <w:r>
        <w:rPr>
          <w:rStyle w:val="details"/>
          <w:rFonts w:cs="Times New Roman"/>
          <w:color w:val="333333"/>
          <w:sz w:val="21"/>
          <w:szCs w:val="21"/>
          <w:shd w:val="clear" w:color="auto" w:fill="FFFFFF"/>
        </w:rPr>
        <w:t xml:space="preserve"> Xu, Jingyi Yu, </w:t>
      </w:r>
      <w:r>
        <w:rPr>
          <w:rStyle w:val="details"/>
          <w:rFonts w:cs="Times New Roman"/>
          <w:sz w:val="21"/>
          <w:szCs w:val="21"/>
        </w:rPr>
        <w:t xml:space="preserve">Mutual Adaptive Reasoning for Monocular 3D Multi-Person Pose Estimations, </w:t>
      </w:r>
      <w:r>
        <w:rPr>
          <w:rStyle w:val="details"/>
          <w:rFonts w:cs="Times New Roman"/>
          <w:b/>
          <w:bCs/>
          <w:sz w:val="21"/>
          <w:szCs w:val="21"/>
        </w:rPr>
        <w:t>ACM Multimedia</w:t>
      </w:r>
      <w:r>
        <w:rPr>
          <w:rStyle w:val="details"/>
          <w:rFonts w:cs="Times New Roman"/>
          <w:color w:val="333333"/>
          <w:sz w:val="21"/>
          <w:szCs w:val="21"/>
          <w:shd w:val="clear" w:color="auto" w:fill="FFFFFF"/>
        </w:rPr>
        <w:t>, 2022.</w:t>
      </w:r>
      <w:r>
        <w:rPr>
          <w:rStyle w:val="details"/>
          <w:rFonts w:cs="Times New Roman" w:hint="eastAsia"/>
          <w:color w:val="333333"/>
          <w:sz w:val="21"/>
          <w:szCs w:val="21"/>
          <w:shd w:val="clear" w:color="auto" w:fill="FFFFFF"/>
        </w:rPr>
        <w:t xml:space="preserve"> </w:t>
      </w:r>
      <w:r w:rsidR="00664799" w:rsidRPr="008C2527">
        <w:rPr>
          <w:rStyle w:val="aff6"/>
          <w:rFonts w:cs="Times New Roman"/>
          <w:color w:val="333333"/>
          <w:sz w:val="21"/>
          <w:szCs w:val="21"/>
          <w:shd w:val="clear" w:color="auto" w:fill="FFFFFF"/>
        </w:rPr>
        <w:t>(</w:t>
      </w:r>
      <w:r w:rsidR="00664799">
        <w:rPr>
          <w:rStyle w:val="details"/>
          <w:rFonts w:cs="Times New Roman"/>
          <w:b/>
          <w:bCs/>
          <w:sz w:val="21"/>
          <w:szCs w:val="21"/>
        </w:rPr>
        <w:t>CCF-A</w:t>
      </w:r>
      <w:r w:rsidR="00664799">
        <w:rPr>
          <w:rStyle w:val="details"/>
          <w:rFonts w:cs="Times New Roman" w:hint="eastAsia"/>
          <w:b/>
          <w:bCs/>
          <w:sz w:val="21"/>
          <w:szCs w:val="21"/>
        </w:rPr>
        <w:t>)</w:t>
      </w:r>
    </w:p>
    <w:p w14:paraId="40446995" w14:textId="79C31047" w:rsidR="249E78EB" w:rsidRPr="008B17B5" w:rsidRDefault="008B17B5" w:rsidP="008B17B5">
      <w:pPr>
        <w:widowControl/>
        <w:ind w:firstLine="0"/>
        <w:jc w:val="left"/>
      </w:pPr>
      <w:r>
        <w:br w:type="page"/>
      </w:r>
    </w:p>
    <w:p w14:paraId="7FC3AC83" w14:textId="77777777" w:rsidR="000B1039" w:rsidRDefault="000B1039" w:rsidP="00122464">
      <w:pPr>
        <w:snapToGrid w:val="0"/>
        <w:spacing w:line="360" w:lineRule="auto"/>
        <w:ind w:firstLine="570"/>
        <w:rPr>
          <w:rFonts w:ascii="楷体" w:eastAsia="楷体" w:hAnsi="楷体" w:cs="楷体_GB2312" w:hint="eastAsia"/>
          <w:color w:val="0070C0"/>
          <w:sz w:val="28"/>
          <w:szCs w:val="28"/>
        </w:rPr>
      </w:pPr>
      <w:r>
        <w:rPr>
          <w:rFonts w:ascii="楷体" w:eastAsia="楷体" w:hAnsi="楷体"/>
          <w:color w:val="0070C0"/>
          <w:sz w:val="28"/>
          <w:szCs w:val="28"/>
        </w:rPr>
        <w:lastRenderedPageBreak/>
        <w:t>2</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（包括已具备的实验条件，尚缺少的实验条件和拟解决的途径，包括利用国家实验室、国家重点实验室和部门重点实验室等研究基地的计划与落实情况）；</w:t>
      </w:r>
    </w:p>
    <w:p w14:paraId="10BE1DB8" w14:textId="733E9F7A" w:rsidR="000B1039" w:rsidRDefault="001C4D1E" w:rsidP="00122464">
      <w:pPr>
        <w:snapToGrid w:val="0"/>
        <w:spacing w:line="360" w:lineRule="auto"/>
        <w:ind w:firstLineChars="196" w:firstLine="470"/>
        <w:rPr>
          <w:rFonts w:eastAsiaTheme="minorEastAsia"/>
        </w:rPr>
      </w:pPr>
      <w:r>
        <w:rPr>
          <w:rFonts w:eastAsiaTheme="minorEastAsia" w:hint="eastAsia"/>
        </w:rPr>
        <w:t>本项目依托</w:t>
      </w:r>
      <w:r>
        <w:rPr>
          <w:rFonts w:eastAsiaTheme="minorEastAsia" w:hint="eastAsia"/>
        </w:rPr>
        <w:t>2</w:t>
      </w:r>
      <w:r>
        <w:rPr>
          <w:rFonts w:eastAsiaTheme="minorEastAsia" w:hint="eastAsia"/>
        </w:rPr>
        <w:t>个科研单位（上海科技大学</w:t>
      </w:r>
      <w:r w:rsidR="00552036">
        <w:rPr>
          <w:rFonts w:eastAsiaTheme="minorEastAsia" w:hint="eastAsia"/>
        </w:rPr>
        <w:t>、</w:t>
      </w:r>
      <w:r>
        <w:rPr>
          <w:rFonts w:eastAsiaTheme="minorEastAsia" w:hint="eastAsia"/>
        </w:rPr>
        <w:t>香港中文大学（深圳）），</w:t>
      </w:r>
      <w:r>
        <w:rPr>
          <w:rFonts w:eastAsiaTheme="minorEastAsia" w:hint="eastAsia"/>
        </w:rPr>
        <w:t>2</w:t>
      </w:r>
      <w:r>
        <w:rPr>
          <w:rFonts w:eastAsiaTheme="minorEastAsia" w:hint="eastAsia"/>
        </w:rPr>
        <w:t>个实验室（</w:t>
      </w:r>
      <w:r w:rsidR="00610BE3">
        <w:rPr>
          <w:rFonts w:eastAsiaTheme="minorEastAsia" w:hint="eastAsia"/>
        </w:rPr>
        <w:t>智能感知与人机交互教育部重点实验室</w:t>
      </w:r>
      <w:r w:rsidR="00552036">
        <w:rPr>
          <w:rFonts w:eastAsiaTheme="minorEastAsia" w:hint="eastAsia"/>
        </w:rPr>
        <w:t>、</w:t>
      </w:r>
      <w:r w:rsidR="00552036">
        <w:rPr>
          <w:rFonts w:eastAsiaTheme="minorEastAsia" w:hint="eastAsia"/>
        </w:rPr>
        <w:t>2060</w:t>
      </w:r>
      <w:r w:rsidR="00146E66">
        <w:rPr>
          <w:rFonts w:eastAsiaTheme="minorEastAsia" w:hint="eastAsia"/>
        </w:rPr>
        <w:t>研究院</w:t>
      </w:r>
      <w:r w:rsidR="00146E66" w:rsidRPr="00146E66">
        <w:rPr>
          <w:rFonts w:eastAsiaTheme="minorEastAsia" w:hint="eastAsia"/>
        </w:rPr>
        <w:t>低碳复合能源工程科学实验室</w:t>
      </w:r>
      <w:r>
        <w:rPr>
          <w:rFonts w:eastAsiaTheme="minorEastAsia" w:hint="eastAsia"/>
        </w:rPr>
        <w:t>）</w:t>
      </w:r>
      <w:r w:rsidR="00D57D6D" w:rsidRPr="00D57D6D">
        <w:rPr>
          <w:rFonts w:eastAsiaTheme="minorEastAsia" w:hint="eastAsia"/>
        </w:rPr>
        <w:t>，在实验条件、科研队伍、研究基础、国际交流等方面具有一流的研究环境，并且具有产学研交叉、方向交叉、优势互补、强强联合的特点</w:t>
      </w:r>
      <w:r w:rsidR="00B10B40">
        <w:rPr>
          <w:rFonts w:eastAsiaTheme="minorEastAsia" w:hint="eastAsia"/>
        </w:rPr>
        <w:t>。</w:t>
      </w:r>
    </w:p>
    <w:p w14:paraId="0893280E" w14:textId="51BA8F15" w:rsidR="002D5518" w:rsidRPr="002F4E6E" w:rsidRDefault="002D5518" w:rsidP="00122464">
      <w:pPr>
        <w:snapToGrid w:val="0"/>
        <w:spacing w:line="360" w:lineRule="auto"/>
        <w:ind w:firstLine="0"/>
        <w:rPr>
          <w:rFonts w:eastAsiaTheme="minorEastAsia"/>
          <w:b/>
        </w:rPr>
      </w:pPr>
      <w:r w:rsidRPr="002F4E6E">
        <w:rPr>
          <w:rFonts w:eastAsiaTheme="minorEastAsia" w:hint="eastAsia"/>
          <w:b/>
          <w:bCs/>
        </w:rPr>
        <w:t>上海科技大学</w:t>
      </w:r>
    </w:p>
    <w:p w14:paraId="0471F31E" w14:textId="3637651B" w:rsidR="00D272A7" w:rsidRPr="00221A02" w:rsidRDefault="002F4E6E" w:rsidP="00122464">
      <w:pPr>
        <w:snapToGrid w:val="0"/>
        <w:spacing w:line="360" w:lineRule="auto"/>
        <w:ind w:firstLineChars="196" w:firstLine="470"/>
        <w:rPr>
          <w:rFonts w:eastAsiaTheme="minorEastAsia"/>
        </w:rPr>
      </w:pPr>
      <w:r w:rsidRPr="00D713D4">
        <w:rPr>
          <w:rFonts w:ascii="宋体" w:hAnsi="宋体" w:hint="eastAsia"/>
        </w:rPr>
        <w:t>海科技大学是一所由上海市人民政府与中国科学院共同举办、共同建设</w:t>
      </w:r>
      <w:r>
        <w:rPr>
          <w:rFonts w:ascii="宋体" w:hAnsi="宋体" w:hint="eastAsia"/>
        </w:rPr>
        <w:t>的</w:t>
      </w:r>
      <w:r w:rsidRPr="00D713D4">
        <w:rPr>
          <w:rFonts w:ascii="宋体" w:hAnsi="宋体" w:hint="eastAsia"/>
        </w:rPr>
        <w:t>全日制普通高等学校，2013年9月30日经教育部批准正式建立</w:t>
      </w:r>
      <w:r>
        <w:rPr>
          <w:rFonts w:ascii="宋体" w:hAnsi="宋体" w:hint="eastAsia"/>
        </w:rPr>
        <w:t>，</w:t>
      </w:r>
      <w:r w:rsidRPr="00260540">
        <w:rPr>
          <w:rFonts w:ascii="宋体" w:hAnsi="宋体" w:hint="eastAsia"/>
          <w:b/>
        </w:rPr>
        <w:t>2</w:t>
      </w:r>
      <w:r w:rsidRPr="00260540">
        <w:rPr>
          <w:rFonts w:ascii="宋体" w:hAnsi="宋体"/>
          <w:b/>
        </w:rPr>
        <w:t>022</w:t>
      </w:r>
      <w:r w:rsidRPr="00260540">
        <w:rPr>
          <w:rFonts w:ascii="宋体" w:hAnsi="宋体" w:hint="eastAsia"/>
          <w:b/>
        </w:rPr>
        <w:t>年入选国家“双一流”建设</w:t>
      </w:r>
      <w:r w:rsidRPr="00D460AA">
        <w:rPr>
          <w:rFonts w:ascii="宋体" w:hAnsi="宋体" w:hint="eastAsia"/>
        </w:rPr>
        <w:t>。</w:t>
      </w:r>
      <w:r w:rsidR="00D30303" w:rsidRPr="00D30303">
        <w:rPr>
          <w:rFonts w:ascii="宋体" w:hAnsi="宋体" w:hint="eastAsia"/>
        </w:rPr>
        <w:t>上海科技大学信息科学与技术学院致力于聚集和成就未来信息科学领域的</w:t>
      </w:r>
      <w:r w:rsidR="00D30303" w:rsidRPr="00D30303">
        <w:rPr>
          <w:rFonts w:eastAsiaTheme="minorEastAsia" w:hint="eastAsia"/>
        </w:rPr>
        <w:t>学术大师，培养和团结信息技术及相关应用领域的创新人才和创业领袖，力争在信息科学与技术的重点领域取得突破性和前沿性的创新成果。</w:t>
      </w:r>
      <w:r w:rsidR="00260540" w:rsidRPr="009742DA">
        <w:rPr>
          <w:rFonts w:cs="Times New Roman"/>
        </w:rPr>
        <w:t>围绕人工智能、智能电网和控制等方向进行着重科研部署，在相关学科方向现有专任教师共</w:t>
      </w:r>
      <w:r w:rsidR="00260540">
        <w:rPr>
          <w:rFonts w:cs="Times New Roman" w:hint="eastAsia"/>
        </w:rPr>
        <w:t>50</w:t>
      </w:r>
      <w:r w:rsidR="00260540">
        <w:rPr>
          <w:rFonts w:cs="Times New Roman" w:hint="eastAsia"/>
        </w:rPr>
        <w:t>余</w:t>
      </w:r>
      <w:r w:rsidR="00260540" w:rsidRPr="009742DA">
        <w:rPr>
          <w:rFonts w:cs="Times New Roman"/>
        </w:rPr>
        <w:t>人，</w:t>
      </w:r>
      <w:r w:rsidR="00260540" w:rsidRPr="009742DA">
        <w:rPr>
          <w:rFonts w:cs="Times New Roman"/>
        </w:rPr>
        <w:t>90%</w:t>
      </w:r>
      <w:r w:rsidR="00260540" w:rsidRPr="009742DA">
        <w:rPr>
          <w:rFonts w:cs="Times New Roman"/>
        </w:rPr>
        <w:t>以上毕业于境外著名高校，超</w:t>
      </w:r>
      <w:r w:rsidR="00260540" w:rsidRPr="009742DA">
        <w:rPr>
          <w:rFonts w:cs="Times New Roman"/>
        </w:rPr>
        <w:t>30%</w:t>
      </w:r>
      <w:r w:rsidR="00260540" w:rsidRPr="009742DA">
        <w:rPr>
          <w:rFonts w:cs="Times New Roman"/>
        </w:rPr>
        <w:t>的教师在国际重要期刊和会议中担任编委、主席等职务；正高级</w:t>
      </w:r>
      <w:r w:rsidR="00260540" w:rsidRPr="009742DA">
        <w:rPr>
          <w:rFonts w:cs="Times New Roman"/>
        </w:rPr>
        <w:t>40</w:t>
      </w:r>
      <w:r w:rsidR="00260540">
        <w:rPr>
          <w:rFonts w:cs="Times New Roman" w:hint="eastAsia"/>
        </w:rPr>
        <w:t>余</w:t>
      </w:r>
      <w:r w:rsidR="00260540" w:rsidRPr="009742DA">
        <w:rPr>
          <w:rFonts w:cs="Times New Roman"/>
        </w:rPr>
        <w:t>名（均为博士生导师）。所在学科团队现主持和参与科技部、国家自然科学基金和上海市基金重点项目等共</w:t>
      </w:r>
      <w:r w:rsidR="00260540" w:rsidRPr="009742DA">
        <w:rPr>
          <w:rFonts w:cs="Times New Roman"/>
        </w:rPr>
        <w:t>14</w:t>
      </w:r>
      <w:r w:rsidR="00260540" w:rsidRPr="009742DA">
        <w:rPr>
          <w:rFonts w:cs="Times New Roman"/>
        </w:rPr>
        <w:t>项，依托学科现有全职</w:t>
      </w:r>
      <w:r w:rsidR="00260540" w:rsidRPr="009742DA">
        <w:rPr>
          <w:rFonts w:cs="Times New Roman"/>
        </w:rPr>
        <w:t>IEEE Fellow 2</w:t>
      </w:r>
      <w:r w:rsidR="00260540" w:rsidRPr="009742DA">
        <w:rPr>
          <w:rFonts w:cs="Times New Roman"/>
        </w:rPr>
        <w:t>人，省部级人才</w:t>
      </w:r>
      <w:r w:rsidR="00260540">
        <w:rPr>
          <w:rFonts w:cs="Times New Roman" w:hint="eastAsia"/>
        </w:rPr>
        <w:t>3</w:t>
      </w:r>
      <w:r w:rsidR="00260540" w:rsidRPr="009742DA">
        <w:rPr>
          <w:rFonts w:cs="Times New Roman"/>
        </w:rPr>
        <w:t>0</w:t>
      </w:r>
      <w:r w:rsidR="00260540" w:rsidRPr="009742DA">
        <w:rPr>
          <w:rFonts w:cs="Times New Roman"/>
        </w:rPr>
        <w:t>余人</w:t>
      </w:r>
      <w:r w:rsidR="00D30303" w:rsidRPr="009742DA">
        <w:rPr>
          <w:rFonts w:cs="Times New Roman" w:hint="eastAsia"/>
        </w:rPr>
        <w:t>。</w:t>
      </w:r>
      <w:r w:rsidR="00260540">
        <w:rPr>
          <w:rFonts w:eastAsiaTheme="minorEastAsia" w:hint="eastAsia"/>
        </w:rPr>
        <w:t>近年来</w:t>
      </w:r>
      <w:r w:rsidR="00D30303" w:rsidRPr="00D30303">
        <w:rPr>
          <w:rFonts w:eastAsiaTheme="minorEastAsia" w:hint="eastAsia"/>
        </w:rPr>
        <w:t>在</w:t>
      </w:r>
      <w:r w:rsidR="00BB18AE">
        <w:rPr>
          <w:rFonts w:eastAsiaTheme="minorEastAsia" w:hint="eastAsia"/>
        </w:rPr>
        <w:t>中科院</w:t>
      </w:r>
      <w:r w:rsidR="00B221E8">
        <w:rPr>
          <w:rFonts w:eastAsiaTheme="minorEastAsia" w:hint="eastAsia"/>
        </w:rPr>
        <w:t>一区期刊和计算机</w:t>
      </w:r>
      <w:r w:rsidR="00D30303" w:rsidRPr="00D30303">
        <w:rPr>
          <w:rFonts w:eastAsiaTheme="minorEastAsia" w:hint="eastAsia"/>
        </w:rPr>
        <w:t xml:space="preserve">CCF-A </w:t>
      </w:r>
      <w:r w:rsidR="00D30303" w:rsidRPr="00D30303">
        <w:rPr>
          <w:rFonts w:eastAsiaTheme="minorEastAsia" w:hint="eastAsia"/>
        </w:rPr>
        <w:t>类会议上发表了</w:t>
      </w:r>
      <w:r w:rsidR="00B221E8">
        <w:rPr>
          <w:rFonts w:eastAsiaTheme="minorEastAsia" w:hint="eastAsia"/>
        </w:rPr>
        <w:t>百余</w:t>
      </w:r>
      <w:r w:rsidR="00D30303" w:rsidRPr="00D30303">
        <w:rPr>
          <w:rFonts w:eastAsiaTheme="minorEastAsia" w:hint="eastAsia"/>
        </w:rPr>
        <w:t>篇</w:t>
      </w:r>
      <w:r w:rsidR="00B221E8">
        <w:rPr>
          <w:rFonts w:eastAsiaTheme="minorEastAsia" w:hint="eastAsia"/>
        </w:rPr>
        <w:t>人工智能和智慧能源等</w:t>
      </w:r>
      <w:r w:rsidR="00D30303" w:rsidRPr="00D30303">
        <w:rPr>
          <w:rFonts w:eastAsiaTheme="minorEastAsia" w:hint="eastAsia"/>
        </w:rPr>
        <w:t>相关</w:t>
      </w:r>
      <w:r w:rsidR="00B221E8">
        <w:rPr>
          <w:rFonts w:eastAsiaTheme="minorEastAsia" w:hint="eastAsia"/>
        </w:rPr>
        <w:t>领域的</w:t>
      </w:r>
      <w:r w:rsidR="00D30303" w:rsidRPr="00D30303">
        <w:rPr>
          <w:rFonts w:eastAsiaTheme="minorEastAsia" w:hint="eastAsia"/>
        </w:rPr>
        <w:t>高水平论文，</w:t>
      </w:r>
      <w:r w:rsidR="00B035F5" w:rsidRPr="00315A0D">
        <w:rPr>
          <w:rFonts w:eastAsiaTheme="minorEastAsia" w:hint="eastAsia"/>
          <w:b/>
        </w:rPr>
        <w:t>近一年来相继融</w:t>
      </w:r>
      <w:r w:rsidR="009842A4" w:rsidRPr="00315A0D">
        <w:rPr>
          <w:rFonts w:eastAsiaTheme="minorEastAsia" w:hint="eastAsia"/>
          <w:b/>
        </w:rPr>
        <w:t>获得</w:t>
      </w:r>
      <w:r w:rsidR="00996049" w:rsidRPr="00315A0D">
        <w:rPr>
          <w:rFonts w:eastAsiaTheme="minorEastAsia" w:hint="eastAsia"/>
          <w:b/>
        </w:rPr>
        <w:t>AAMAS</w:t>
      </w:r>
      <w:r w:rsidR="00996049" w:rsidRPr="00315A0D">
        <w:rPr>
          <w:rFonts w:eastAsiaTheme="minorEastAsia" w:hint="eastAsia"/>
          <w:b/>
        </w:rPr>
        <w:t>、</w:t>
      </w:r>
      <w:r w:rsidR="00996049" w:rsidRPr="00315A0D">
        <w:rPr>
          <w:rFonts w:eastAsiaTheme="minorEastAsia" w:hint="eastAsia"/>
          <w:b/>
        </w:rPr>
        <w:t>CVPR</w:t>
      </w:r>
      <w:r w:rsidR="00996049" w:rsidRPr="00315A0D">
        <w:rPr>
          <w:rFonts w:eastAsiaTheme="minorEastAsia" w:hint="eastAsia"/>
          <w:b/>
        </w:rPr>
        <w:t>、</w:t>
      </w:r>
      <w:r w:rsidR="00996049" w:rsidRPr="00315A0D">
        <w:rPr>
          <w:rFonts w:eastAsiaTheme="minorEastAsia" w:hint="eastAsia"/>
          <w:b/>
        </w:rPr>
        <w:t>ACM SIGGRAPH</w:t>
      </w:r>
      <w:r w:rsidR="00B035F5" w:rsidRPr="00315A0D">
        <w:rPr>
          <w:rFonts w:eastAsiaTheme="minorEastAsia" w:hint="eastAsia"/>
          <w:b/>
        </w:rPr>
        <w:t>、</w:t>
      </w:r>
      <w:r w:rsidR="00B035F5" w:rsidRPr="00315A0D">
        <w:rPr>
          <w:rFonts w:eastAsiaTheme="minorEastAsia" w:hint="eastAsia"/>
          <w:b/>
        </w:rPr>
        <w:t>MIC</w:t>
      </w:r>
      <w:r w:rsidR="00F70C71" w:rsidRPr="00315A0D">
        <w:rPr>
          <w:rFonts w:eastAsiaTheme="minorEastAsia" w:hint="eastAsia"/>
          <w:b/>
        </w:rPr>
        <w:t>C</w:t>
      </w:r>
      <w:r w:rsidR="00B035F5" w:rsidRPr="00315A0D">
        <w:rPr>
          <w:rFonts w:eastAsiaTheme="minorEastAsia" w:hint="eastAsia"/>
          <w:b/>
        </w:rPr>
        <w:t>AI</w:t>
      </w:r>
      <w:r w:rsidR="004E31F2" w:rsidRPr="00315A0D">
        <w:rPr>
          <w:rFonts w:eastAsiaTheme="minorEastAsia" w:hint="eastAsia"/>
          <w:b/>
        </w:rPr>
        <w:t>、</w:t>
      </w:r>
      <w:r w:rsidR="004E31F2" w:rsidRPr="00315A0D">
        <w:rPr>
          <w:rFonts w:eastAsiaTheme="minorEastAsia" w:hint="eastAsia"/>
          <w:b/>
        </w:rPr>
        <w:t>DAC</w:t>
      </w:r>
      <w:r w:rsidR="00F70C71" w:rsidRPr="00315A0D">
        <w:rPr>
          <w:rFonts w:eastAsiaTheme="minorEastAsia" w:hint="eastAsia"/>
          <w:b/>
        </w:rPr>
        <w:t>等人工智能知名国际会议</w:t>
      </w:r>
      <w:r w:rsidR="00996049" w:rsidRPr="00315A0D">
        <w:rPr>
          <w:rFonts w:eastAsiaTheme="minorEastAsia" w:hint="eastAsia"/>
          <w:b/>
        </w:rPr>
        <w:t>最佳论文</w:t>
      </w:r>
      <w:r w:rsidR="00F70C71" w:rsidRPr="00315A0D">
        <w:rPr>
          <w:rFonts w:eastAsiaTheme="minorEastAsia" w:hint="eastAsia"/>
          <w:b/>
        </w:rPr>
        <w:t>和最佳论文</w:t>
      </w:r>
      <w:r w:rsidR="00996049" w:rsidRPr="00315A0D">
        <w:rPr>
          <w:rFonts w:eastAsiaTheme="minorEastAsia" w:hint="eastAsia"/>
          <w:b/>
        </w:rPr>
        <w:t>提名</w:t>
      </w:r>
      <w:r w:rsidR="00F70C71" w:rsidRPr="00315A0D">
        <w:rPr>
          <w:rFonts w:eastAsiaTheme="minorEastAsia" w:hint="eastAsia"/>
          <w:b/>
        </w:rPr>
        <w:t>奖</w:t>
      </w:r>
      <w:r w:rsidR="00F70C71">
        <w:rPr>
          <w:rFonts w:eastAsiaTheme="minorEastAsia" w:hint="eastAsia"/>
        </w:rPr>
        <w:t>。</w:t>
      </w:r>
      <w:r w:rsidR="00315A0D" w:rsidRPr="00315A0D">
        <w:rPr>
          <w:rFonts w:cs="Times New Roman"/>
        </w:rPr>
        <w:t>申请人目前担任上海科技大学信息科学与技术学院研究员、博导，学校</w:t>
      </w:r>
      <w:r w:rsidR="00315A0D" w:rsidRPr="00315A0D">
        <w:rPr>
          <w:rFonts w:cs="Times New Roman" w:hint="eastAsia"/>
        </w:rPr>
        <w:t>给予</w:t>
      </w:r>
      <w:r w:rsidR="00315A0D" w:rsidRPr="00315A0D">
        <w:rPr>
          <w:rFonts w:cs="Times New Roman"/>
        </w:rPr>
        <w:t>科研启动经费，并提供</w:t>
      </w:r>
      <w:r w:rsidR="00266387">
        <w:rPr>
          <w:rFonts w:cs="Times New Roman" w:hint="eastAsia"/>
        </w:rPr>
        <w:t>大于</w:t>
      </w:r>
      <w:r w:rsidR="00315A0D" w:rsidRPr="00315A0D">
        <w:rPr>
          <w:rFonts w:cs="Times New Roman"/>
        </w:rPr>
        <w:t>100</w:t>
      </w:r>
      <w:r w:rsidR="00315A0D" w:rsidRPr="00315A0D">
        <w:rPr>
          <w:rFonts w:cs="Times New Roman"/>
        </w:rPr>
        <w:t>平方米的科研实验及办公用房，同时提供使用公用实验室和数据超算中心的设备便利。学校按照其科研工作需要配备研究助手</w:t>
      </w:r>
      <w:r w:rsidR="00315A0D" w:rsidRPr="00315A0D">
        <w:rPr>
          <w:rFonts w:cs="Times New Roman"/>
        </w:rPr>
        <w:t>1</w:t>
      </w:r>
      <w:r w:rsidR="00315A0D" w:rsidRPr="00315A0D">
        <w:rPr>
          <w:rFonts w:cs="Times New Roman"/>
        </w:rPr>
        <w:t>名、博士后</w:t>
      </w:r>
      <w:r w:rsidR="00315A0D" w:rsidRPr="00315A0D">
        <w:rPr>
          <w:rFonts w:cs="Times New Roman"/>
        </w:rPr>
        <w:t>1</w:t>
      </w:r>
      <w:r w:rsidR="00315A0D" w:rsidRPr="00315A0D">
        <w:rPr>
          <w:rFonts w:cs="Times New Roman"/>
        </w:rPr>
        <w:t>名、研究生</w:t>
      </w:r>
      <w:r w:rsidR="00315A0D" w:rsidRPr="00315A0D">
        <w:rPr>
          <w:rFonts w:cs="Times New Roman"/>
        </w:rPr>
        <w:t>2-3</w:t>
      </w:r>
      <w:r w:rsidR="00315A0D" w:rsidRPr="00315A0D">
        <w:rPr>
          <w:rFonts w:cs="Times New Roman"/>
        </w:rPr>
        <w:t>名</w:t>
      </w:r>
      <w:r w:rsidR="00315A0D" w:rsidRPr="00315A0D">
        <w:rPr>
          <w:rFonts w:cs="Times New Roman"/>
        </w:rPr>
        <w:t>/</w:t>
      </w:r>
      <w:r w:rsidR="00315A0D" w:rsidRPr="00315A0D">
        <w:rPr>
          <w:rFonts w:cs="Times New Roman"/>
        </w:rPr>
        <w:t>年，为其潜心于一流的前沿研究和高水平的人才培养提供良好的科研环境氛围和支撑服务。申请人所在的数据科学中心也配备了运算服务器和集群，用以支撑人工智能</w:t>
      </w:r>
      <w:r w:rsidR="00266387">
        <w:rPr>
          <w:rFonts w:cs="Times New Roman" w:hint="eastAsia"/>
        </w:rPr>
        <w:t>与</w:t>
      </w:r>
      <w:r w:rsidR="007A54E3">
        <w:rPr>
          <w:rFonts w:cs="Times New Roman" w:hint="eastAsia"/>
        </w:rPr>
        <w:t>能源</w:t>
      </w:r>
      <w:r w:rsidR="00D83F28">
        <w:rPr>
          <w:rFonts w:cs="Times New Roman" w:hint="eastAsia"/>
        </w:rPr>
        <w:t>优化</w:t>
      </w:r>
      <w:r w:rsidR="00315A0D" w:rsidRPr="00315A0D">
        <w:rPr>
          <w:rFonts w:cs="Times New Roman"/>
        </w:rPr>
        <w:t>相关的科学计算和研究。</w:t>
      </w:r>
    </w:p>
    <w:p w14:paraId="74E29470" w14:textId="77777777" w:rsidR="005D11DB" w:rsidRPr="00221A02" w:rsidRDefault="005D11DB" w:rsidP="00122464">
      <w:pPr>
        <w:snapToGrid w:val="0"/>
        <w:spacing w:line="360" w:lineRule="auto"/>
        <w:ind w:firstLineChars="196" w:firstLine="470"/>
        <w:rPr>
          <w:rFonts w:eastAsiaTheme="minorEastAsia"/>
        </w:rPr>
      </w:pPr>
    </w:p>
    <w:p w14:paraId="70008BA3" w14:textId="362DF019" w:rsidR="002D5518" w:rsidRDefault="002D5518" w:rsidP="00122464">
      <w:pPr>
        <w:snapToGrid w:val="0"/>
        <w:spacing w:line="360" w:lineRule="auto"/>
        <w:ind w:firstLine="0"/>
        <w:rPr>
          <w:rFonts w:eastAsiaTheme="minorEastAsia"/>
          <w:b/>
        </w:rPr>
      </w:pPr>
      <w:r w:rsidRPr="002F4E6E">
        <w:rPr>
          <w:rFonts w:eastAsiaTheme="minorEastAsia" w:hint="eastAsia"/>
          <w:b/>
        </w:rPr>
        <w:lastRenderedPageBreak/>
        <w:t>香港中文大学（深圳）</w:t>
      </w:r>
    </w:p>
    <w:p w14:paraId="06A5CFC8" w14:textId="302F8D7D" w:rsidR="005D11DB" w:rsidRDefault="005D11DB" w:rsidP="00C833DE">
      <w:pPr>
        <w:spacing w:line="360" w:lineRule="auto"/>
        <w:rPr>
          <w:rFonts w:cs="Times New Roman"/>
        </w:rPr>
      </w:pPr>
      <w:r w:rsidRPr="00F241F0">
        <w:rPr>
          <w:rFonts w:cs="Times New Roman"/>
        </w:rPr>
        <w:t>香港中文大学（深圳）是经教育部批准，按《中外合作办学条例》创办的一所立足中国、面向世界的一流高水平研究型大学。学校秉承香港中文大学先进的办学理念，将香港中文大学成熟的管理学术体系移植于深圳，致力于培养具有国际视野、中华传统和社会担当的创新型高端人才。学校目前建有理工学院、经管学院、人文社会科学学院、生命与健康科学学院和数据运筹院，在校生约</w:t>
      </w:r>
      <w:r w:rsidRPr="00F241F0">
        <w:rPr>
          <w:rFonts w:cs="Times New Roman"/>
        </w:rPr>
        <w:t>6000</w:t>
      </w:r>
      <w:r w:rsidRPr="00F241F0">
        <w:rPr>
          <w:rFonts w:cs="Times New Roman"/>
        </w:rPr>
        <w:t>人（包括硕士和博士），已批准开设金融学、材料科学与工程、计算机科学与技术、电子信息工程、统计学、生物信息学、生物医学工程、新能源科学和工程等</w:t>
      </w:r>
      <w:r w:rsidRPr="00F241F0">
        <w:rPr>
          <w:rFonts w:cs="Times New Roman"/>
        </w:rPr>
        <w:t>20</w:t>
      </w:r>
      <w:r w:rsidRPr="00F241F0">
        <w:rPr>
          <w:rFonts w:cs="Times New Roman"/>
        </w:rPr>
        <w:t>余个本科专业，学校坚持集中优势力量和资源，强调新兴学科和交叉学科建设，引进国际一流人才，搭建一流科研平台，为粤港澳大湾区建设、国家经济社会发展贡献智慧和力量。目前学校凝聚了一批国际知名的学者，均在国际各知名的高校中有执教或者研究工作经验。其中包括诺贝尔奖得主</w:t>
      </w:r>
      <w:r w:rsidRPr="00F241F0">
        <w:rPr>
          <w:rFonts w:cs="Times New Roman"/>
        </w:rPr>
        <w:t>4</w:t>
      </w:r>
      <w:r w:rsidRPr="00F241F0">
        <w:rPr>
          <w:rFonts w:cs="Times New Roman"/>
        </w:rPr>
        <w:t>名，图灵奖得主</w:t>
      </w:r>
      <w:r w:rsidRPr="00F241F0">
        <w:rPr>
          <w:rFonts w:cs="Times New Roman"/>
        </w:rPr>
        <w:t>2</w:t>
      </w:r>
      <w:r w:rsidRPr="00F241F0">
        <w:rPr>
          <w:rFonts w:cs="Times New Roman"/>
        </w:rPr>
        <w:t>名，中国工程院院士、中国科学院院士、美国工程院院士、美国科学院院士、加拿大皇家科学院院士、加拿大皇家工程院院士等</w:t>
      </w:r>
      <w:r w:rsidRPr="00F241F0">
        <w:rPr>
          <w:rFonts w:cs="Times New Roman"/>
        </w:rPr>
        <w:t>16</w:t>
      </w:r>
      <w:r w:rsidRPr="00F241F0">
        <w:rPr>
          <w:rFonts w:cs="Times New Roman"/>
        </w:rPr>
        <w:t>名，国家级人才</w:t>
      </w:r>
      <w:r w:rsidRPr="00F241F0">
        <w:rPr>
          <w:rFonts w:cs="Times New Roman"/>
        </w:rPr>
        <w:t>30</w:t>
      </w:r>
      <w:r w:rsidRPr="00F241F0">
        <w:rPr>
          <w:rFonts w:cs="Times New Roman"/>
        </w:rPr>
        <w:t>余名等。</w:t>
      </w:r>
    </w:p>
    <w:p w14:paraId="4786FCA8" w14:textId="77777777" w:rsidR="005D11DB" w:rsidRDefault="005D11DB" w:rsidP="005D11DB">
      <w:pPr>
        <w:ind w:firstLine="0"/>
        <w:rPr>
          <w:rFonts w:cs="Times New Roman"/>
        </w:rPr>
      </w:pPr>
    </w:p>
    <w:p w14:paraId="72BAD495" w14:textId="1296093F" w:rsidR="00FD75B1" w:rsidRDefault="00FD75B1" w:rsidP="00122464">
      <w:pPr>
        <w:snapToGrid w:val="0"/>
        <w:spacing w:line="360" w:lineRule="auto"/>
        <w:ind w:firstLine="0"/>
        <w:rPr>
          <w:rFonts w:eastAsiaTheme="minorEastAsia"/>
          <w:b/>
        </w:rPr>
      </w:pPr>
      <w:r w:rsidRPr="002F4E6E">
        <w:rPr>
          <w:rFonts w:eastAsiaTheme="minorEastAsia" w:hint="eastAsia"/>
          <w:b/>
        </w:rPr>
        <w:t>智能感知与人机交互教育部重点实验室</w:t>
      </w:r>
    </w:p>
    <w:p w14:paraId="2CB0C7C0" w14:textId="7504E0CD" w:rsidR="004E3D6D" w:rsidRDefault="004E3D6D" w:rsidP="00122464">
      <w:pPr>
        <w:snapToGrid w:val="0"/>
        <w:spacing w:line="360" w:lineRule="auto"/>
        <w:rPr>
          <w:rFonts w:eastAsiaTheme="minorEastAsia"/>
        </w:rPr>
      </w:pPr>
      <w:r w:rsidRPr="004E3D6D">
        <w:rPr>
          <w:rFonts w:eastAsiaTheme="minorEastAsia" w:hint="eastAsia"/>
        </w:rPr>
        <w:t>实验室建设所依托的计算机科学与技术专业由</w:t>
      </w:r>
      <w:r w:rsidRPr="004E3D6D">
        <w:rPr>
          <w:rFonts w:eastAsiaTheme="minorEastAsia" w:hint="eastAsia"/>
        </w:rPr>
        <w:t>3</w:t>
      </w:r>
      <w:r w:rsidRPr="004E3D6D">
        <w:rPr>
          <w:rFonts w:eastAsiaTheme="minorEastAsia" w:hint="eastAsia"/>
        </w:rPr>
        <w:t>位</w:t>
      </w:r>
      <w:r w:rsidRPr="004E3D6D">
        <w:rPr>
          <w:rFonts w:eastAsiaTheme="minorEastAsia" w:hint="eastAsia"/>
        </w:rPr>
        <w:t>IEEE Fellow</w:t>
      </w:r>
      <w:r w:rsidRPr="004E3D6D">
        <w:rPr>
          <w:rFonts w:eastAsiaTheme="minorEastAsia" w:hint="eastAsia"/>
        </w:rPr>
        <w:t>领衔，下设七大研究中心，学科以人工智能、数据科学、智能网络为抓手，积极投身上海“十四五”期间着力推动发展的三大先导产业。实验室目前已深度参与张江实验室建设，解决超大规模数据处理、自动化数据分析等科研难题。未来还将结合自身优势，在人工智能</w:t>
      </w:r>
      <w:r w:rsidR="00606C1C">
        <w:rPr>
          <w:rFonts w:eastAsiaTheme="minorEastAsia" w:hint="eastAsia"/>
        </w:rPr>
        <w:t>、综合能源领域</w:t>
      </w:r>
      <w:r w:rsidR="001A7B28">
        <w:rPr>
          <w:rFonts w:eastAsiaTheme="minorEastAsia" w:hint="eastAsia"/>
        </w:rPr>
        <w:t>等</w:t>
      </w:r>
      <w:r w:rsidRPr="004E3D6D">
        <w:rPr>
          <w:rFonts w:eastAsiaTheme="minorEastAsia" w:hint="eastAsia"/>
        </w:rPr>
        <w:t>领域持续为张江实验室输出高层次人才和原创科研成果。此外，实验室还将深度参与临港实验室和广州实验室的建设，用人工智能技术</w:t>
      </w:r>
      <w:r w:rsidR="00CA1496">
        <w:rPr>
          <w:rFonts w:eastAsiaTheme="minorEastAsia" w:hint="eastAsia"/>
        </w:rPr>
        <w:t>促进</w:t>
      </w:r>
      <w:r w:rsidR="009B527C">
        <w:rPr>
          <w:rFonts w:eastAsiaTheme="minorEastAsia" w:hint="eastAsia"/>
        </w:rPr>
        <w:t>碳中和、</w:t>
      </w:r>
      <w:r w:rsidRPr="004E3D6D">
        <w:rPr>
          <w:rFonts w:eastAsiaTheme="minorEastAsia" w:hint="eastAsia"/>
        </w:rPr>
        <w:t>生物医药</w:t>
      </w:r>
      <w:r w:rsidR="009B527C">
        <w:rPr>
          <w:rFonts w:eastAsiaTheme="minorEastAsia" w:hint="eastAsia"/>
        </w:rPr>
        <w:t>等</w:t>
      </w:r>
      <w:r w:rsidRPr="004E3D6D">
        <w:rPr>
          <w:rFonts w:eastAsiaTheme="minorEastAsia" w:hint="eastAsia"/>
        </w:rPr>
        <w:t>领域重大科技难题。截止目前，实验室已经获得省部级及以上教育教学奖项</w:t>
      </w:r>
      <w:r w:rsidRPr="004E3D6D">
        <w:rPr>
          <w:rFonts w:eastAsiaTheme="minorEastAsia" w:hint="eastAsia"/>
        </w:rPr>
        <w:t>26</w:t>
      </w:r>
      <w:r w:rsidRPr="004E3D6D">
        <w:rPr>
          <w:rFonts w:eastAsiaTheme="minorEastAsia" w:hint="eastAsia"/>
        </w:rPr>
        <w:t>项，包括国际化、研究创新型的人才培养模式获中科院教育教学成果一等奖、《计算影像学》获中科院教育教学成果二等奖、《计算机视觉》等</w:t>
      </w:r>
      <w:r w:rsidRPr="004E3D6D">
        <w:rPr>
          <w:rFonts w:eastAsiaTheme="minorEastAsia" w:hint="eastAsia"/>
        </w:rPr>
        <w:t>3</w:t>
      </w:r>
      <w:r w:rsidRPr="004E3D6D">
        <w:rPr>
          <w:rFonts w:eastAsiaTheme="minorEastAsia" w:hint="eastAsia"/>
        </w:rPr>
        <w:t>门课程获上海市一流本科课程、《信息科学技术导论》获上海市精品课程等。</w:t>
      </w:r>
    </w:p>
    <w:p w14:paraId="52D279B6" w14:textId="36FD40EE" w:rsidR="00FD75B1" w:rsidRDefault="00FD75B1" w:rsidP="00122464">
      <w:pPr>
        <w:snapToGrid w:val="0"/>
        <w:spacing w:line="360" w:lineRule="auto"/>
        <w:ind w:firstLine="0"/>
        <w:rPr>
          <w:rFonts w:eastAsiaTheme="minorEastAsia"/>
          <w:b/>
        </w:rPr>
      </w:pPr>
      <w:r w:rsidRPr="002F4E6E">
        <w:rPr>
          <w:rFonts w:eastAsiaTheme="minorEastAsia" w:hint="eastAsia"/>
          <w:b/>
        </w:rPr>
        <w:t>2060</w:t>
      </w:r>
      <w:r w:rsidRPr="002F4E6E">
        <w:rPr>
          <w:rFonts w:eastAsiaTheme="minorEastAsia" w:hint="eastAsia"/>
          <w:b/>
        </w:rPr>
        <w:t>研究院低碳复合能源工程科学实验室</w:t>
      </w:r>
    </w:p>
    <w:p w14:paraId="0B6C3677" w14:textId="15450E67" w:rsidR="002F4E6E" w:rsidRDefault="002F4E6E" w:rsidP="00122464">
      <w:pPr>
        <w:snapToGrid w:val="0"/>
        <w:spacing w:line="360" w:lineRule="auto"/>
        <w:rPr>
          <w:rFonts w:eastAsiaTheme="minorEastAsia"/>
        </w:rPr>
      </w:pPr>
      <w:r w:rsidRPr="009742DA">
        <w:t>围绕碳中和国家战略发展需求，上海科技大学于</w:t>
      </w:r>
      <w:r w:rsidRPr="009742DA">
        <w:t>2021</w:t>
      </w:r>
      <w:r w:rsidRPr="009742DA">
        <w:t>年</w:t>
      </w:r>
      <w:r w:rsidRPr="009742DA">
        <w:t>10</w:t>
      </w:r>
      <w:r w:rsidRPr="009742DA">
        <w:t>月成立了</w:t>
      </w:r>
      <w:r w:rsidRPr="009742DA">
        <w:t>2060</w:t>
      </w:r>
      <w:r w:rsidRPr="009742DA">
        <w:t>研究院，以碳中和目标为导向开展前瞻性研究和集成创新研发，开展以未来清洁能源系统优化与</w:t>
      </w:r>
      <w:r w:rsidRPr="009742DA">
        <w:lastRenderedPageBreak/>
        <w:t>控制、化石资源的低碳高效转化技术等为重点的科技创新活动</w:t>
      </w:r>
      <w:r w:rsidR="009C3B41">
        <w:rPr>
          <w:rFonts w:hint="eastAsia"/>
        </w:rPr>
        <w:t>。</w:t>
      </w:r>
      <w:r w:rsidR="009C3B41" w:rsidRPr="009C3B41">
        <w:rPr>
          <w:rFonts w:hint="eastAsia"/>
        </w:rPr>
        <w:t>2060</w:t>
      </w:r>
      <w:r w:rsidR="009C3B41" w:rsidRPr="009C3B41">
        <w:rPr>
          <w:rFonts w:hint="eastAsia"/>
        </w:rPr>
        <w:t>研究院低碳复合能源工程科学实验室</w:t>
      </w:r>
      <w:r w:rsidR="009C3B41">
        <w:rPr>
          <w:rFonts w:hint="eastAsia"/>
        </w:rPr>
        <w:t>，</w:t>
      </w:r>
      <w:r w:rsidR="009C3B41" w:rsidRPr="009C3B41">
        <w:rPr>
          <w:rFonts w:hint="eastAsia"/>
        </w:rPr>
        <w:t>以低碳能源技术研发为核心，实验室配备了丰富的能源系统模拟和实测设备，这能够为综合能源系统的开发测试提供现实数据支持和模拟环境。同时，该实验室在低碳能源的理论研究和应用开发方面积累了丰富的经验</w:t>
      </w:r>
      <w:r w:rsidRPr="009C3B41">
        <w:rPr>
          <w:rFonts w:hint="eastAsia"/>
        </w:rPr>
        <w:t>。</w:t>
      </w:r>
    </w:p>
    <w:p w14:paraId="6886E6B2" w14:textId="77777777" w:rsidR="000B1039" w:rsidRDefault="000B1039" w:rsidP="00122464">
      <w:pPr>
        <w:snapToGrid w:val="0"/>
        <w:spacing w:line="360" w:lineRule="auto"/>
        <w:ind w:firstLine="570"/>
        <w:rPr>
          <w:rFonts w:ascii="楷体" w:eastAsia="楷体" w:hAnsi="楷体" w:cs="楷体_GB2312" w:hint="eastAsia"/>
          <w:color w:val="0070C0"/>
          <w:sz w:val="28"/>
          <w:szCs w:val="28"/>
        </w:rPr>
      </w:pPr>
      <w:r>
        <w:rPr>
          <w:rFonts w:ascii="楷体" w:eastAsia="楷体" w:hAnsi="楷体"/>
          <w:color w:val="0070C0"/>
          <w:sz w:val="28"/>
          <w:szCs w:val="28"/>
        </w:rPr>
        <w:t>3</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4EDC273A" w14:textId="7032BEFA" w:rsidR="00501190" w:rsidRDefault="00060975" w:rsidP="00122464">
      <w:pPr>
        <w:snapToGrid w:val="0"/>
        <w:spacing w:line="360" w:lineRule="auto"/>
        <w:ind w:firstLineChars="196" w:firstLine="470"/>
        <w:rPr>
          <w:rFonts w:eastAsiaTheme="minorEastAsia"/>
        </w:rPr>
      </w:pPr>
      <w:r>
        <w:rPr>
          <w:rFonts w:eastAsiaTheme="minorEastAsia" w:hint="eastAsia"/>
        </w:rPr>
        <w:t>申请人</w:t>
      </w:r>
      <w:r w:rsidR="00817200">
        <w:rPr>
          <w:rFonts w:eastAsiaTheme="minorEastAsia" w:hint="eastAsia"/>
        </w:rPr>
        <w:t>正</w:t>
      </w:r>
      <w:r w:rsidR="00501190" w:rsidRPr="00A94EFA">
        <w:rPr>
          <w:rFonts w:eastAsiaTheme="minorEastAsia" w:hint="eastAsia"/>
        </w:rPr>
        <w:t>在</w:t>
      </w:r>
      <w:r w:rsidR="001B6AA2">
        <w:rPr>
          <w:rFonts w:eastAsiaTheme="minorEastAsia" w:hint="eastAsia"/>
        </w:rPr>
        <w:t>主持一项</w:t>
      </w:r>
      <w:r w:rsidR="00FA1BBE" w:rsidRPr="00FA1BBE">
        <w:rPr>
          <w:rFonts w:eastAsiaTheme="minorEastAsia" w:hint="eastAsia"/>
        </w:rPr>
        <w:t>国家自然科学基金</w:t>
      </w:r>
      <w:r w:rsidR="00930274">
        <w:rPr>
          <w:rFonts w:eastAsiaTheme="minorEastAsia" w:hint="eastAsia"/>
        </w:rPr>
        <w:t>青年</w:t>
      </w:r>
      <w:r w:rsidR="00FA1BBE" w:rsidRPr="00FA1BBE">
        <w:rPr>
          <w:rFonts w:eastAsiaTheme="minorEastAsia" w:hint="eastAsia"/>
        </w:rPr>
        <w:t>项目</w:t>
      </w:r>
      <w:r w:rsidR="00930274">
        <w:rPr>
          <w:rFonts w:eastAsiaTheme="minorEastAsia" w:hint="eastAsia"/>
        </w:rPr>
        <w:t>“</w:t>
      </w:r>
      <w:r w:rsidR="00AD7706" w:rsidRPr="00AD7706">
        <w:rPr>
          <w:rFonts w:eastAsiaTheme="minorEastAsia" w:hint="eastAsia"/>
        </w:rPr>
        <w:t>不确定性电动汽车与智能电网的协同分布式控制</w:t>
      </w:r>
      <w:r w:rsidR="00930274">
        <w:rPr>
          <w:rFonts w:eastAsiaTheme="minorEastAsia" w:hint="eastAsia"/>
        </w:rPr>
        <w:t>”</w:t>
      </w:r>
      <w:r w:rsidR="00DF7FFE" w:rsidRPr="00DF7FFE">
        <w:rPr>
          <w:rFonts w:eastAsiaTheme="minorEastAsia" w:hint="eastAsia"/>
        </w:rPr>
        <w:t>（项目编号：</w:t>
      </w:r>
      <w:r w:rsidR="009C3E01" w:rsidRPr="009C3E01">
        <w:rPr>
          <w:rFonts w:eastAsiaTheme="minorEastAsia" w:hint="eastAsia"/>
        </w:rPr>
        <w:t>62303319</w:t>
      </w:r>
      <w:r w:rsidR="00DF7FFE" w:rsidRPr="00DF7FFE">
        <w:rPr>
          <w:rFonts w:eastAsiaTheme="minorEastAsia" w:hint="eastAsia"/>
        </w:rPr>
        <w:t>,</w:t>
      </w:r>
      <w:r w:rsidR="009C3E01">
        <w:rPr>
          <w:rFonts w:eastAsiaTheme="minorEastAsia" w:hint="eastAsia"/>
        </w:rPr>
        <w:t xml:space="preserve"> </w:t>
      </w:r>
      <w:r w:rsidR="00DF7FFE" w:rsidRPr="00DF7FFE">
        <w:rPr>
          <w:rFonts w:eastAsiaTheme="minorEastAsia" w:hint="eastAsia"/>
        </w:rPr>
        <w:t>202</w:t>
      </w:r>
      <w:r w:rsidR="009C3E01">
        <w:rPr>
          <w:rFonts w:eastAsiaTheme="minorEastAsia" w:hint="eastAsia"/>
        </w:rPr>
        <w:t>4</w:t>
      </w:r>
      <w:r w:rsidR="00DF7FFE" w:rsidRPr="00DF7FFE">
        <w:rPr>
          <w:rFonts w:eastAsiaTheme="minorEastAsia" w:hint="eastAsia"/>
        </w:rPr>
        <w:t xml:space="preserve">-01 </w:t>
      </w:r>
      <w:r w:rsidR="00DF7FFE" w:rsidRPr="00DF7FFE">
        <w:rPr>
          <w:rFonts w:eastAsiaTheme="minorEastAsia" w:hint="eastAsia"/>
        </w:rPr>
        <w:t>至</w:t>
      </w:r>
      <w:r w:rsidR="00DF7FFE" w:rsidRPr="00DF7FFE">
        <w:rPr>
          <w:rFonts w:eastAsiaTheme="minorEastAsia" w:hint="eastAsia"/>
        </w:rPr>
        <w:t xml:space="preserve"> 202</w:t>
      </w:r>
      <w:r w:rsidR="009C3E01">
        <w:rPr>
          <w:rFonts w:eastAsiaTheme="minorEastAsia" w:hint="eastAsia"/>
        </w:rPr>
        <w:t>6</w:t>
      </w:r>
      <w:r w:rsidR="00DF7FFE" w:rsidRPr="00DF7FFE">
        <w:rPr>
          <w:rFonts w:eastAsiaTheme="minorEastAsia" w:hint="eastAsia"/>
        </w:rPr>
        <w:t xml:space="preserve">-10, </w:t>
      </w:r>
      <w:r w:rsidR="009C3E01">
        <w:rPr>
          <w:rFonts w:eastAsiaTheme="minorEastAsia" w:hint="eastAsia"/>
        </w:rPr>
        <w:t>30</w:t>
      </w:r>
      <w:r w:rsidR="00DF7FFE" w:rsidRPr="00DF7FFE">
        <w:rPr>
          <w:rFonts w:eastAsiaTheme="minorEastAsia" w:hint="eastAsia"/>
        </w:rPr>
        <w:t>万元）</w:t>
      </w:r>
      <w:r w:rsidR="00501190">
        <w:rPr>
          <w:rFonts w:eastAsiaTheme="minorEastAsia" w:hint="eastAsia"/>
        </w:rPr>
        <w:t>，还主持了一项</w:t>
      </w:r>
      <w:r w:rsidR="00D86EAC">
        <w:rPr>
          <w:rFonts w:eastAsiaTheme="minorEastAsia" w:hint="eastAsia"/>
        </w:rPr>
        <w:t>上海市科委</w:t>
      </w:r>
      <w:r w:rsidR="00DE1520" w:rsidRPr="00DE1520">
        <w:rPr>
          <w:rFonts w:eastAsiaTheme="minorEastAsia" w:hint="eastAsia"/>
        </w:rPr>
        <w:t>启明星培育（扬帆专项）</w:t>
      </w:r>
      <w:r w:rsidR="00F85C15">
        <w:rPr>
          <w:rFonts w:eastAsiaTheme="minorEastAsia" w:hint="eastAsia"/>
        </w:rPr>
        <w:t>项目</w:t>
      </w:r>
      <w:r w:rsidR="00501190">
        <w:rPr>
          <w:rFonts w:eastAsiaTheme="minorEastAsia" w:hint="eastAsia"/>
        </w:rPr>
        <w:t>“</w:t>
      </w:r>
      <w:r w:rsidR="00DD6FF8" w:rsidRPr="00DD6FF8">
        <w:rPr>
          <w:rFonts w:eastAsiaTheme="minorEastAsia" w:hint="eastAsia"/>
        </w:rPr>
        <w:t>规模化电动汽车充放电与电网潮流协同控制</w:t>
      </w:r>
      <w:r w:rsidR="00501190">
        <w:rPr>
          <w:rFonts w:eastAsiaTheme="minorEastAsia" w:hint="eastAsia"/>
        </w:rPr>
        <w:t>”</w:t>
      </w:r>
      <w:r w:rsidR="00501190" w:rsidRPr="00DF7FFE">
        <w:rPr>
          <w:rFonts w:eastAsiaTheme="minorEastAsia" w:hint="eastAsia"/>
        </w:rPr>
        <w:t>（项目编号：</w:t>
      </w:r>
      <w:r w:rsidR="00501190" w:rsidRPr="009C3E01">
        <w:rPr>
          <w:rFonts w:eastAsiaTheme="minorEastAsia" w:hint="eastAsia"/>
        </w:rPr>
        <w:t>62303319</w:t>
      </w:r>
      <w:r w:rsidR="00501190" w:rsidRPr="00DF7FFE">
        <w:rPr>
          <w:rFonts w:eastAsiaTheme="minorEastAsia" w:hint="eastAsia"/>
        </w:rPr>
        <w:t>,</w:t>
      </w:r>
      <w:r w:rsidR="00501190">
        <w:rPr>
          <w:rFonts w:eastAsiaTheme="minorEastAsia" w:hint="eastAsia"/>
        </w:rPr>
        <w:t xml:space="preserve"> </w:t>
      </w:r>
      <w:r w:rsidR="00501190" w:rsidRPr="00DF7FFE">
        <w:rPr>
          <w:rFonts w:eastAsiaTheme="minorEastAsia" w:hint="eastAsia"/>
        </w:rPr>
        <w:t>202</w:t>
      </w:r>
      <w:r w:rsidR="00F85C15">
        <w:rPr>
          <w:rFonts w:eastAsiaTheme="minorEastAsia" w:hint="eastAsia"/>
        </w:rPr>
        <w:t>2</w:t>
      </w:r>
      <w:r w:rsidR="00501190" w:rsidRPr="00DF7FFE">
        <w:rPr>
          <w:rFonts w:eastAsiaTheme="minorEastAsia" w:hint="eastAsia"/>
        </w:rPr>
        <w:t>-0</w:t>
      </w:r>
      <w:r w:rsidR="00F85C15">
        <w:rPr>
          <w:rFonts w:eastAsiaTheme="minorEastAsia" w:hint="eastAsia"/>
        </w:rPr>
        <w:t>4</w:t>
      </w:r>
      <w:r w:rsidR="00501190" w:rsidRPr="00DF7FFE">
        <w:rPr>
          <w:rFonts w:eastAsiaTheme="minorEastAsia" w:hint="eastAsia"/>
        </w:rPr>
        <w:t xml:space="preserve"> </w:t>
      </w:r>
      <w:r w:rsidR="00501190" w:rsidRPr="00DF7FFE">
        <w:rPr>
          <w:rFonts w:eastAsiaTheme="minorEastAsia" w:hint="eastAsia"/>
        </w:rPr>
        <w:t>至</w:t>
      </w:r>
      <w:r w:rsidR="00501190" w:rsidRPr="00DF7FFE">
        <w:rPr>
          <w:rFonts w:eastAsiaTheme="minorEastAsia" w:hint="eastAsia"/>
        </w:rPr>
        <w:t xml:space="preserve"> 202</w:t>
      </w:r>
      <w:r w:rsidR="00F85C15">
        <w:rPr>
          <w:rFonts w:eastAsiaTheme="minorEastAsia" w:hint="eastAsia"/>
        </w:rPr>
        <w:t>5</w:t>
      </w:r>
      <w:r w:rsidR="00501190" w:rsidRPr="00DF7FFE">
        <w:rPr>
          <w:rFonts w:eastAsiaTheme="minorEastAsia" w:hint="eastAsia"/>
        </w:rPr>
        <w:t>-</w:t>
      </w:r>
      <w:r w:rsidR="00F85C15">
        <w:rPr>
          <w:rFonts w:eastAsiaTheme="minorEastAsia" w:hint="eastAsia"/>
        </w:rPr>
        <w:t>3</w:t>
      </w:r>
      <w:r w:rsidR="00501190" w:rsidRPr="00DF7FFE">
        <w:rPr>
          <w:rFonts w:eastAsiaTheme="minorEastAsia" w:hint="eastAsia"/>
        </w:rPr>
        <w:t xml:space="preserve">, </w:t>
      </w:r>
      <w:r w:rsidR="00F85C15">
        <w:rPr>
          <w:rFonts w:eastAsiaTheme="minorEastAsia" w:hint="eastAsia"/>
        </w:rPr>
        <w:t>2</w:t>
      </w:r>
      <w:r w:rsidR="00501190">
        <w:rPr>
          <w:rFonts w:eastAsiaTheme="minorEastAsia" w:hint="eastAsia"/>
        </w:rPr>
        <w:t>0</w:t>
      </w:r>
      <w:r w:rsidR="00501190" w:rsidRPr="00DF7FFE">
        <w:rPr>
          <w:rFonts w:eastAsiaTheme="minorEastAsia" w:hint="eastAsia"/>
        </w:rPr>
        <w:t>万元）</w:t>
      </w:r>
      <w:r w:rsidR="00422503">
        <w:rPr>
          <w:rFonts w:eastAsiaTheme="minorEastAsia" w:hint="eastAsia"/>
        </w:rPr>
        <w:t>。</w:t>
      </w:r>
      <w:r w:rsidR="00CD0A8C">
        <w:rPr>
          <w:rFonts w:eastAsiaTheme="minorEastAsia" w:hint="eastAsia"/>
        </w:rPr>
        <w:t>这两</w:t>
      </w:r>
      <w:r w:rsidR="00F10F9C" w:rsidRPr="00F10F9C">
        <w:rPr>
          <w:rFonts w:eastAsiaTheme="minorEastAsia" w:hint="eastAsia"/>
        </w:rPr>
        <w:t>项研究</w:t>
      </w:r>
      <w:r w:rsidR="00CD0A8C">
        <w:rPr>
          <w:rFonts w:eastAsiaTheme="minorEastAsia" w:hint="eastAsia"/>
        </w:rPr>
        <w:t>分别从</w:t>
      </w:r>
      <w:r w:rsidR="00E12BC1">
        <w:rPr>
          <w:rFonts w:eastAsiaTheme="minorEastAsia" w:hint="eastAsia"/>
        </w:rPr>
        <w:t>不确定性和规模性</w:t>
      </w:r>
      <w:r w:rsidR="00E61A98">
        <w:rPr>
          <w:rFonts w:eastAsiaTheme="minorEastAsia" w:hint="eastAsia"/>
        </w:rPr>
        <w:t>角度</w:t>
      </w:r>
      <w:r w:rsidR="00F10F9C" w:rsidRPr="00F10F9C">
        <w:rPr>
          <w:rFonts w:eastAsiaTheme="minorEastAsia" w:hint="eastAsia"/>
        </w:rPr>
        <w:t>深入探讨</w:t>
      </w:r>
      <w:r w:rsidR="00E12BC1">
        <w:rPr>
          <w:rFonts w:eastAsiaTheme="minorEastAsia" w:hint="eastAsia"/>
        </w:rPr>
        <w:t>车网协同控制，</w:t>
      </w:r>
      <w:r w:rsidR="00DD5BE7">
        <w:rPr>
          <w:rFonts w:eastAsiaTheme="minorEastAsia" w:hint="eastAsia"/>
        </w:rPr>
        <w:t>采用的</w:t>
      </w:r>
      <w:r w:rsidR="009A1693">
        <w:rPr>
          <w:rFonts w:eastAsiaTheme="minorEastAsia" w:hint="eastAsia"/>
        </w:rPr>
        <w:t>是传统的优化控制方法。</w:t>
      </w:r>
      <w:r w:rsidR="00F10F9C" w:rsidRPr="00F10F9C">
        <w:rPr>
          <w:rFonts w:eastAsiaTheme="minorEastAsia" w:hint="eastAsia"/>
        </w:rPr>
        <w:t>对于</w:t>
      </w:r>
      <w:r w:rsidR="00222324">
        <w:rPr>
          <w:rFonts w:eastAsiaTheme="minorEastAsia" w:hint="eastAsia"/>
        </w:rPr>
        <w:t>本项目</w:t>
      </w:r>
      <w:r w:rsidR="00F10F9C" w:rsidRPr="00F10F9C">
        <w:rPr>
          <w:rFonts w:eastAsiaTheme="minorEastAsia" w:hint="eastAsia"/>
        </w:rPr>
        <w:t>，我们将</w:t>
      </w:r>
      <w:r w:rsidR="00880A10">
        <w:rPr>
          <w:rFonts w:eastAsiaTheme="minorEastAsia" w:hint="eastAsia"/>
        </w:rPr>
        <w:t>研究</w:t>
      </w:r>
      <w:r w:rsidR="00F10F9C" w:rsidRPr="00F10F9C">
        <w:rPr>
          <w:rFonts w:eastAsiaTheme="minorEastAsia" w:hint="eastAsia"/>
        </w:rPr>
        <w:t>一</w:t>
      </w:r>
      <w:r w:rsidR="00880A10">
        <w:rPr>
          <w:rFonts w:eastAsiaTheme="minorEastAsia" w:hint="eastAsia"/>
        </w:rPr>
        <w:t>套</w:t>
      </w:r>
      <w:r w:rsidR="00F10F9C" w:rsidRPr="00F10F9C">
        <w:rPr>
          <w:rFonts w:eastAsiaTheme="minorEastAsia" w:hint="eastAsia"/>
        </w:rPr>
        <w:t>融合</w:t>
      </w:r>
      <w:r w:rsidR="00677F00" w:rsidRPr="00A94EFA">
        <w:rPr>
          <w:rFonts w:eastAsiaTheme="minorEastAsia" w:hint="eastAsia"/>
        </w:rPr>
        <w:t>数据</w:t>
      </w:r>
      <w:r w:rsidR="00F10F9C" w:rsidRPr="00F10F9C">
        <w:rPr>
          <w:rFonts w:eastAsiaTheme="minorEastAsia" w:hint="eastAsia"/>
        </w:rPr>
        <w:t>与</w:t>
      </w:r>
      <w:r w:rsidR="0066759E" w:rsidRPr="00A94EFA">
        <w:rPr>
          <w:rFonts w:eastAsiaTheme="minorEastAsia" w:hint="eastAsia"/>
        </w:rPr>
        <w:t>物理</w:t>
      </w:r>
      <w:r w:rsidR="00677F00" w:rsidRPr="00A94EFA">
        <w:rPr>
          <w:rFonts w:eastAsiaTheme="minorEastAsia" w:hint="eastAsia"/>
        </w:rPr>
        <w:t>机理</w:t>
      </w:r>
      <w:r w:rsidR="00677F00">
        <w:rPr>
          <w:rFonts w:eastAsiaTheme="minorEastAsia" w:hint="eastAsia"/>
        </w:rPr>
        <w:t>的</w:t>
      </w:r>
      <w:r w:rsidR="00CE2821">
        <w:rPr>
          <w:rFonts w:eastAsiaTheme="minorEastAsia" w:hint="eastAsia"/>
        </w:rPr>
        <w:t>人工智能系统，</w:t>
      </w:r>
      <w:r w:rsidR="00E6665B">
        <w:rPr>
          <w:rFonts w:eastAsiaTheme="minorEastAsia" w:hint="eastAsia"/>
        </w:rPr>
        <w:t>以</w:t>
      </w:r>
      <w:r w:rsidR="00F10F9C" w:rsidRPr="00F10F9C">
        <w:rPr>
          <w:rFonts w:eastAsiaTheme="minorEastAsia" w:hint="eastAsia"/>
        </w:rPr>
        <w:t>应对</w:t>
      </w:r>
      <w:r w:rsidR="00E6665B">
        <w:rPr>
          <w:rFonts w:eastAsiaTheme="minorEastAsia" w:hint="eastAsia"/>
        </w:rPr>
        <w:t>更复杂的</w:t>
      </w:r>
      <w:r w:rsidR="00677F00">
        <w:rPr>
          <w:rFonts w:eastAsiaTheme="minorEastAsia" w:hint="eastAsia"/>
        </w:rPr>
        <w:t>综合能源控制</w:t>
      </w:r>
      <w:r w:rsidR="00F10F9C" w:rsidRPr="00F10F9C">
        <w:rPr>
          <w:rFonts w:eastAsiaTheme="minorEastAsia" w:hint="eastAsia"/>
        </w:rPr>
        <w:t>挑战，如</w:t>
      </w:r>
      <w:r w:rsidR="009C24EA" w:rsidRPr="00F10F9C">
        <w:rPr>
          <w:rFonts w:eastAsiaTheme="minorEastAsia"/>
        </w:rPr>
        <w:t>高维</w:t>
      </w:r>
      <w:r w:rsidR="00F10F9C" w:rsidRPr="00F10F9C">
        <w:rPr>
          <w:rFonts w:eastAsiaTheme="minorEastAsia" w:hint="eastAsia"/>
        </w:rPr>
        <w:t>度的</w:t>
      </w:r>
      <w:r w:rsidR="009C24EA" w:rsidRPr="00F10F9C">
        <w:rPr>
          <w:rFonts w:eastAsiaTheme="minorEastAsia"/>
        </w:rPr>
        <w:t>强非线性、多时空尺度变化</w:t>
      </w:r>
      <w:r w:rsidR="00F10F9C" w:rsidRPr="00F10F9C">
        <w:rPr>
          <w:rFonts w:eastAsiaTheme="minorEastAsia" w:hint="eastAsia"/>
        </w:rPr>
        <w:t>及</w:t>
      </w:r>
      <w:r w:rsidR="009C24EA" w:rsidRPr="00F10F9C">
        <w:rPr>
          <w:rFonts w:eastAsiaTheme="minorEastAsia"/>
        </w:rPr>
        <w:t>电网拓扑</w:t>
      </w:r>
      <w:r w:rsidR="00F10F9C" w:rsidRPr="00F10F9C">
        <w:rPr>
          <w:rFonts w:eastAsiaTheme="minorEastAsia" w:hint="eastAsia"/>
        </w:rPr>
        <w:t>的</w:t>
      </w:r>
      <w:r w:rsidR="009C24EA" w:rsidRPr="00F10F9C">
        <w:rPr>
          <w:rFonts w:eastAsiaTheme="minorEastAsia"/>
        </w:rPr>
        <w:t>动态</w:t>
      </w:r>
      <w:r w:rsidR="00F10F9C" w:rsidRPr="00F10F9C">
        <w:rPr>
          <w:rFonts w:eastAsiaTheme="minorEastAsia" w:hint="eastAsia"/>
        </w:rPr>
        <w:t>适应</w:t>
      </w:r>
      <w:r w:rsidR="00BF4E44" w:rsidRPr="00F10F9C">
        <w:rPr>
          <w:rFonts w:eastAsiaTheme="minorEastAsia" w:hint="eastAsia"/>
        </w:rPr>
        <w:t>。</w:t>
      </w:r>
      <w:r w:rsidR="00BF4E44">
        <w:rPr>
          <w:rFonts w:eastAsiaTheme="minorEastAsia" w:hint="eastAsia"/>
        </w:rPr>
        <w:t>当前</w:t>
      </w:r>
      <w:r w:rsidR="00F10F9C" w:rsidRPr="00F10F9C">
        <w:rPr>
          <w:rFonts w:eastAsiaTheme="minorEastAsia" w:hint="eastAsia"/>
        </w:rPr>
        <w:t>正在进行的研究</w:t>
      </w:r>
      <w:r w:rsidR="00677F00">
        <w:rPr>
          <w:rFonts w:eastAsiaTheme="minorEastAsia" w:hint="eastAsia"/>
        </w:rPr>
        <w:t>项目</w:t>
      </w:r>
      <w:r w:rsidR="00F10F9C" w:rsidRPr="00F10F9C">
        <w:rPr>
          <w:rFonts w:eastAsiaTheme="minorEastAsia" w:hint="eastAsia"/>
        </w:rPr>
        <w:t>为</w:t>
      </w:r>
      <w:r w:rsidR="00677F00">
        <w:rPr>
          <w:rFonts w:eastAsiaTheme="minorEastAsia" w:hint="eastAsia"/>
        </w:rPr>
        <w:t>本项目</w:t>
      </w:r>
      <w:r w:rsidR="00F10F9C" w:rsidRPr="00F10F9C">
        <w:rPr>
          <w:rFonts w:eastAsiaTheme="minorEastAsia" w:hint="eastAsia"/>
        </w:rPr>
        <w:t>奠定了坚实的基础，尤其是在</w:t>
      </w:r>
      <w:r w:rsidR="00880A10">
        <w:rPr>
          <w:rFonts w:eastAsiaTheme="minorEastAsia" w:hint="eastAsia"/>
        </w:rPr>
        <w:t>综合</w:t>
      </w:r>
      <w:r w:rsidR="00677F00">
        <w:rPr>
          <w:rFonts w:eastAsiaTheme="minorEastAsia" w:hint="eastAsia"/>
        </w:rPr>
        <w:t>能源系统</w:t>
      </w:r>
      <w:r w:rsidR="00502C94">
        <w:rPr>
          <w:rFonts w:eastAsiaTheme="minorEastAsia" w:hint="eastAsia"/>
        </w:rPr>
        <w:t>优化</w:t>
      </w:r>
      <w:r w:rsidR="00677F00">
        <w:rPr>
          <w:rFonts w:eastAsiaTheme="minorEastAsia" w:hint="eastAsia"/>
        </w:rPr>
        <w:t>建模</w:t>
      </w:r>
      <w:r w:rsidR="00F10F9C" w:rsidRPr="00F10F9C">
        <w:rPr>
          <w:rFonts w:eastAsiaTheme="minorEastAsia" w:hint="eastAsia"/>
        </w:rPr>
        <w:t>与</w:t>
      </w:r>
      <w:r w:rsidR="00BF4E44">
        <w:rPr>
          <w:rFonts w:eastAsiaTheme="minorEastAsia" w:hint="eastAsia"/>
        </w:rPr>
        <w:t>算法</w:t>
      </w:r>
      <w:r w:rsidR="00F10F9C" w:rsidRPr="00F10F9C">
        <w:rPr>
          <w:rFonts w:eastAsiaTheme="minorEastAsia" w:hint="eastAsia"/>
        </w:rPr>
        <w:t>开发方面</w:t>
      </w:r>
      <w:r w:rsidR="00677F00">
        <w:rPr>
          <w:rFonts w:eastAsiaTheme="minorEastAsia" w:hint="eastAsia"/>
        </w:rPr>
        <w:t>。</w:t>
      </w:r>
    </w:p>
    <w:p w14:paraId="4888C849" w14:textId="5ADF6298" w:rsidR="00501190" w:rsidRPr="00501190" w:rsidRDefault="005A7EA8" w:rsidP="00122464">
      <w:pPr>
        <w:snapToGrid w:val="0"/>
        <w:spacing w:line="360" w:lineRule="auto"/>
        <w:ind w:firstLineChars="196" w:firstLine="470"/>
        <w:rPr>
          <w:rFonts w:eastAsiaTheme="minorEastAsia"/>
        </w:rPr>
      </w:pPr>
      <w:r w:rsidRPr="005A7EA8">
        <w:rPr>
          <w:rFonts w:eastAsiaTheme="minorEastAsia" w:hint="eastAsia"/>
        </w:rPr>
        <w:t>主要参与</w:t>
      </w:r>
      <w:r w:rsidR="00C579CE" w:rsidRPr="00A94EFA">
        <w:rPr>
          <w:rFonts w:eastAsiaTheme="minorEastAsia" w:hint="eastAsia"/>
        </w:rPr>
        <w:t>人</w:t>
      </w:r>
      <w:r w:rsidR="00CC4732">
        <w:rPr>
          <w:rFonts w:eastAsiaTheme="minorEastAsia" w:hint="eastAsia"/>
        </w:rPr>
        <w:t>唐晓莹</w:t>
      </w:r>
      <w:r w:rsidR="005C3B02">
        <w:rPr>
          <w:rFonts w:eastAsiaTheme="minorEastAsia" w:hint="eastAsia"/>
        </w:rPr>
        <w:t>无正在承担与本项目相关的</w:t>
      </w:r>
      <w:r w:rsidR="008E624F">
        <w:rPr>
          <w:rFonts w:eastAsiaTheme="minorEastAsia" w:hint="eastAsia"/>
        </w:rPr>
        <w:t>的科研项目</w:t>
      </w:r>
      <w:r w:rsidR="00744DD6">
        <w:rPr>
          <w:rFonts w:eastAsiaTheme="minorEastAsia" w:hint="eastAsia"/>
        </w:rPr>
        <w:t>。</w:t>
      </w:r>
    </w:p>
    <w:p w14:paraId="3AC89814" w14:textId="6365558F" w:rsidR="0093679B" w:rsidRPr="00501190" w:rsidRDefault="0093679B" w:rsidP="00122464">
      <w:pPr>
        <w:snapToGrid w:val="0"/>
        <w:spacing w:line="360" w:lineRule="auto"/>
        <w:ind w:firstLineChars="196" w:firstLine="470"/>
        <w:rPr>
          <w:rFonts w:eastAsiaTheme="minorEastAsia"/>
        </w:rPr>
      </w:pPr>
      <w:r>
        <w:rPr>
          <w:rFonts w:eastAsiaTheme="minorEastAsia" w:hint="eastAsia"/>
        </w:rPr>
        <w:t>主要参与人汪婧雅正在主持</w:t>
      </w:r>
      <w:r w:rsidRPr="00334E63">
        <w:rPr>
          <w:rFonts w:eastAsiaTheme="minorEastAsia" w:hint="eastAsia"/>
        </w:rPr>
        <w:t>青年科学基金项目</w:t>
      </w:r>
      <w:r>
        <w:rPr>
          <w:rFonts w:eastAsiaTheme="minorEastAsia" w:hint="eastAsia"/>
        </w:rPr>
        <w:t>“</w:t>
      </w:r>
      <w:r w:rsidRPr="00513247">
        <w:rPr>
          <w:rFonts w:eastAsiaTheme="minorEastAsia" w:hint="eastAsia"/>
        </w:rPr>
        <w:t>融合</w:t>
      </w:r>
      <w:r w:rsidRPr="00513247">
        <w:rPr>
          <w:rFonts w:eastAsiaTheme="minorEastAsia" w:hint="eastAsia"/>
        </w:rPr>
        <w:t>2D-3D</w:t>
      </w:r>
      <w:r w:rsidRPr="00513247">
        <w:rPr>
          <w:rFonts w:eastAsiaTheme="minorEastAsia" w:hint="eastAsia"/>
        </w:rPr>
        <w:t>特征的行人重识别研究</w:t>
      </w:r>
      <w:r>
        <w:rPr>
          <w:rFonts w:eastAsiaTheme="minorEastAsia" w:hint="eastAsia"/>
        </w:rPr>
        <w:t>”（</w:t>
      </w:r>
      <w:r w:rsidRPr="00A94EFA">
        <w:rPr>
          <w:rFonts w:eastAsiaTheme="minorEastAsia" w:hint="eastAsia"/>
        </w:rPr>
        <w:t>项目编号：</w:t>
      </w:r>
      <w:r w:rsidRPr="00E25DF6">
        <w:rPr>
          <w:rFonts w:eastAsiaTheme="minorEastAsia" w:hint="eastAsia"/>
        </w:rPr>
        <w:t>62406195</w:t>
      </w:r>
      <w:r w:rsidRPr="00A94EFA">
        <w:rPr>
          <w:rFonts w:eastAsiaTheme="minorEastAsia" w:hint="eastAsia"/>
        </w:rPr>
        <w:t>, 202</w:t>
      </w:r>
      <w:r>
        <w:rPr>
          <w:rFonts w:eastAsiaTheme="minorEastAsia" w:hint="eastAsia"/>
        </w:rPr>
        <w:t>5</w:t>
      </w:r>
      <w:r w:rsidRPr="00A94EFA">
        <w:rPr>
          <w:rFonts w:eastAsiaTheme="minorEastAsia" w:hint="eastAsia"/>
        </w:rPr>
        <w:t xml:space="preserve">-01 </w:t>
      </w:r>
      <w:r w:rsidRPr="00A94EFA">
        <w:rPr>
          <w:rFonts w:eastAsiaTheme="minorEastAsia" w:hint="eastAsia"/>
        </w:rPr>
        <w:t>至</w:t>
      </w:r>
      <w:r w:rsidRPr="00A94EFA">
        <w:rPr>
          <w:rFonts w:eastAsiaTheme="minorEastAsia" w:hint="eastAsia"/>
        </w:rPr>
        <w:t xml:space="preserve"> 202</w:t>
      </w:r>
      <w:r>
        <w:rPr>
          <w:rFonts w:eastAsiaTheme="minorEastAsia" w:hint="eastAsia"/>
        </w:rPr>
        <w:t>7</w:t>
      </w:r>
      <w:r w:rsidRPr="00A94EFA">
        <w:rPr>
          <w:rFonts w:eastAsiaTheme="minorEastAsia" w:hint="eastAsia"/>
        </w:rPr>
        <w:t>-</w:t>
      </w:r>
      <w:r>
        <w:rPr>
          <w:rFonts w:eastAsiaTheme="minorEastAsia" w:hint="eastAsia"/>
        </w:rPr>
        <w:t>12</w:t>
      </w:r>
      <w:r w:rsidRPr="00A94EFA">
        <w:rPr>
          <w:rFonts w:eastAsiaTheme="minorEastAsia" w:hint="eastAsia"/>
        </w:rPr>
        <w:t>, 30</w:t>
      </w:r>
      <w:r w:rsidRPr="00A94EFA">
        <w:rPr>
          <w:rFonts w:eastAsiaTheme="minorEastAsia" w:hint="eastAsia"/>
        </w:rPr>
        <w:t>万元</w:t>
      </w:r>
      <w:r>
        <w:rPr>
          <w:rFonts w:eastAsiaTheme="minorEastAsia" w:hint="eastAsia"/>
        </w:rPr>
        <w:t>），虽然课题应用与本项目无直接关系，但是其中研究的</w:t>
      </w:r>
      <w:r>
        <w:rPr>
          <w:rFonts w:eastAsiaTheme="minorEastAsia" w:hint="eastAsia"/>
        </w:rPr>
        <w:t>2D-3D</w:t>
      </w:r>
      <w:r>
        <w:rPr>
          <w:rFonts w:eastAsiaTheme="minorEastAsia" w:hint="eastAsia"/>
        </w:rPr>
        <w:t>结构特征提取、端到端人工智能算法训练对本项目研究内容</w:t>
      </w:r>
      <w:r w:rsidR="00333843">
        <w:rPr>
          <w:rFonts w:eastAsiaTheme="minorEastAsia" w:hint="eastAsia"/>
        </w:rPr>
        <w:t>3</w:t>
      </w:r>
      <w:r>
        <w:rPr>
          <w:rFonts w:eastAsiaTheme="minorEastAsia" w:hint="eastAsia"/>
        </w:rPr>
        <w:t>的电网拓扑特征提取和研究内容</w:t>
      </w:r>
      <w:r w:rsidR="00333843">
        <w:rPr>
          <w:rFonts w:eastAsiaTheme="minorEastAsia" w:hint="eastAsia"/>
        </w:rPr>
        <w:t>4</w:t>
      </w:r>
      <w:r>
        <w:rPr>
          <w:rFonts w:eastAsiaTheme="minorEastAsia" w:hint="eastAsia"/>
        </w:rPr>
        <w:t>的端到端扩散训练有借鉴意义。</w:t>
      </w:r>
    </w:p>
    <w:p w14:paraId="1CBBEC25" w14:textId="77777777" w:rsidR="000B1039" w:rsidRDefault="000B1039" w:rsidP="000B1039">
      <w:pPr>
        <w:snapToGrid w:val="0"/>
        <w:spacing w:afterLines="50" w:after="156" w:line="440" w:lineRule="exact"/>
        <w:ind w:firstLine="573"/>
        <w:rPr>
          <w:rFonts w:ascii="楷体" w:eastAsia="楷体" w:hAnsi="楷体" w:cs="楷体_GB2312" w:hint="eastAsia"/>
          <w:color w:val="0070C0"/>
          <w:sz w:val="28"/>
          <w:szCs w:val="28"/>
        </w:rPr>
      </w:pPr>
      <w:r>
        <w:rPr>
          <w:rFonts w:ascii="楷体" w:eastAsia="楷体" w:hAnsi="楷体"/>
          <w:color w:val="0070C0"/>
          <w:sz w:val="28"/>
          <w:szCs w:val="28"/>
        </w:rPr>
        <w:t>4</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705F1776" w14:textId="4CAFB990" w:rsidR="000B1039" w:rsidRDefault="00EA1D39" w:rsidP="000B1039">
      <w:pPr>
        <w:snapToGrid w:val="0"/>
        <w:spacing w:after="156" w:line="440" w:lineRule="exact"/>
        <w:ind w:firstLineChars="196" w:firstLine="470"/>
        <w:rPr>
          <w:rFonts w:eastAsiaTheme="minorEastAsia"/>
        </w:rPr>
      </w:pPr>
      <w:r>
        <w:rPr>
          <w:rFonts w:eastAsiaTheme="minorEastAsia" w:hint="eastAsia"/>
        </w:rPr>
        <w:t>无。</w:t>
      </w:r>
    </w:p>
    <w:p w14:paraId="0B1409C6" w14:textId="77777777" w:rsidR="000B1039" w:rsidRDefault="000B1039" w:rsidP="000B1039">
      <w:pPr>
        <w:snapToGrid w:val="0"/>
        <w:spacing w:before="120" w:line="440" w:lineRule="exact"/>
        <w:ind w:firstLineChars="200" w:firstLine="562"/>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（三）其他需要说明的情况</w:t>
      </w:r>
    </w:p>
    <w:p w14:paraId="1AC7A6CE" w14:textId="77777777" w:rsidR="000B1039" w:rsidRDefault="000B1039" w:rsidP="000B1039">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lastRenderedPageBreak/>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w:t>
      </w:r>
      <w:r>
        <w:rPr>
          <w:rFonts w:ascii="楷体" w:eastAsia="楷体" w:hAnsi="楷体"/>
          <w:bCs/>
          <w:color w:val="0070C0"/>
          <w:sz w:val="28"/>
          <w:szCs w:val="28"/>
        </w:rPr>
        <w:t>）</w:t>
      </w:r>
      <w:r>
        <w:rPr>
          <w:rFonts w:ascii="楷体" w:eastAsia="楷体" w:hAnsi="楷体" w:hint="eastAsia"/>
          <w:bCs/>
          <w:color w:val="0070C0"/>
          <w:sz w:val="28"/>
          <w:szCs w:val="28"/>
        </w:rPr>
        <w:t>。</w:t>
      </w:r>
    </w:p>
    <w:p w14:paraId="7856F750" w14:textId="63CA910A" w:rsidR="000B1039" w:rsidRDefault="00776E60" w:rsidP="000B1039">
      <w:pPr>
        <w:snapToGrid w:val="0"/>
        <w:spacing w:after="156" w:line="440" w:lineRule="exact"/>
        <w:ind w:firstLineChars="196" w:firstLine="470"/>
        <w:rPr>
          <w:rFonts w:eastAsiaTheme="minorEastAsia"/>
        </w:rPr>
      </w:pPr>
      <w:r>
        <w:rPr>
          <w:rFonts w:eastAsiaTheme="minorEastAsia" w:hint="eastAsia"/>
        </w:rPr>
        <w:t>无。</w:t>
      </w:r>
    </w:p>
    <w:p w14:paraId="3B5AA708" w14:textId="77777777" w:rsidR="000B1039" w:rsidRDefault="000B1039" w:rsidP="000B1039">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1FC6B832" w14:textId="45691FC7" w:rsidR="000B1039" w:rsidRDefault="00E70994" w:rsidP="000B1039">
      <w:pPr>
        <w:snapToGrid w:val="0"/>
        <w:spacing w:after="156" w:line="440" w:lineRule="exact"/>
        <w:ind w:firstLineChars="196" w:firstLine="470"/>
        <w:rPr>
          <w:rFonts w:eastAsiaTheme="minorEastAsia"/>
        </w:rPr>
      </w:pPr>
      <w:r>
        <w:rPr>
          <w:rFonts w:eastAsiaTheme="minorEastAsia" w:hint="eastAsia"/>
        </w:rPr>
        <w:t>无。</w:t>
      </w:r>
    </w:p>
    <w:p w14:paraId="25952B49" w14:textId="77777777" w:rsidR="000B1039" w:rsidRDefault="000B1039" w:rsidP="000B1039">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66AA502E" w14:textId="044BEDB7" w:rsidR="000B1039" w:rsidRDefault="009E3905" w:rsidP="000B1039">
      <w:pPr>
        <w:snapToGrid w:val="0"/>
        <w:spacing w:after="156" w:line="440" w:lineRule="exact"/>
        <w:ind w:firstLineChars="196" w:firstLine="470"/>
        <w:rPr>
          <w:rFonts w:eastAsiaTheme="minorEastAsia"/>
        </w:rPr>
      </w:pPr>
      <w:r>
        <w:rPr>
          <w:rFonts w:eastAsiaTheme="minorEastAsia" w:hint="eastAsia"/>
        </w:rPr>
        <w:t>无。</w:t>
      </w:r>
    </w:p>
    <w:p w14:paraId="2ED2EB8C" w14:textId="77777777" w:rsidR="000B1039" w:rsidRDefault="000B1039" w:rsidP="000B1039">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其他。</w:t>
      </w:r>
    </w:p>
    <w:p w14:paraId="1D73D581" w14:textId="63C43CC4" w:rsidR="00E651DF" w:rsidRDefault="009E3905" w:rsidP="00CE196B">
      <w:r>
        <w:rPr>
          <w:rFonts w:hint="eastAsia"/>
        </w:rPr>
        <w:t>无。</w:t>
      </w:r>
    </w:p>
    <w:p w14:paraId="6F8EC6C3" w14:textId="163E7AC9" w:rsidR="5D20AC0C" w:rsidRDefault="5D20AC0C" w:rsidP="00284894">
      <w:pPr>
        <w:widowControl/>
        <w:ind w:firstLine="0"/>
        <w:jc w:val="left"/>
      </w:pPr>
    </w:p>
    <w:sectPr w:rsidR="5D20AC0C">
      <w:footerReference w:type="default" r:id="rId28"/>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70FE" w14:textId="77777777" w:rsidR="0097571D" w:rsidRDefault="0097571D" w:rsidP="0052301D">
      <w:r>
        <w:separator/>
      </w:r>
    </w:p>
  </w:endnote>
  <w:endnote w:type="continuationSeparator" w:id="0">
    <w:p w14:paraId="768B0028" w14:textId="77777777" w:rsidR="0097571D" w:rsidRDefault="0097571D" w:rsidP="0052301D">
      <w:r>
        <w:continuationSeparator/>
      </w:r>
    </w:p>
  </w:endnote>
  <w:endnote w:type="continuationNotice" w:id="1">
    <w:p w14:paraId="740BCDDF" w14:textId="77777777" w:rsidR="0097571D" w:rsidRDefault="0097571D" w:rsidP="005230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Microsoft YaHei"/>
    <w:panose1 w:val="02010609060101010101"/>
    <w:charset w:val="86"/>
    <w:family w:val="modern"/>
    <w:pitch w:val="fixed"/>
    <w:sig w:usb0="800002BF" w:usb1="38CF7CFA" w:usb2="00000016" w:usb3="00000000" w:csb0="00040001" w:csb1="00000000"/>
  </w:font>
  <w:font w:name="楷体_GB2312">
    <w:altName w:val="Microsoft YaHei"/>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E692" w14:textId="0F91FA80" w:rsidR="00520926" w:rsidRDefault="00000000">
    <w:pPr>
      <w:pStyle w:val="af1"/>
      <w:jc w:val="center"/>
    </w:pPr>
    <w:sdt>
      <w:sdtPr>
        <w:id w:val="1220324188"/>
        <w:docPartObj>
          <w:docPartGallery w:val="Page Numbers (Bottom of Page)"/>
          <w:docPartUnique/>
        </w:docPartObj>
      </w:sdtPr>
      <w:sdtContent>
        <w:sdt>
          <w:sdtPr>
            <w:id w:val="1728636285"/>
            <w:docPartObj>
              <w:docPartGallery w:val="Page Numbers (Top of Page)"/>
              <w:docPartUnique/>
            </w:docPartObj>
          </w:sdtPr>
          <w:sdtContent>
            <w:r w:rsidR="00520926">
              <w:rPr>
                <w:lang w:val="zh-CN"/>
              </w:rPr>
              <w:t xml:space="preserve"> </w:t>
            </w:r>
            <w:r w:rsidR="00520926">
              <w:rPr>
                <w:b/>
                <w:bCs/>
                <w:sz w:val="24"/>
                <w:szCs w:val="24"/>
              </w:rPr>
              <w:fldChar w:fldCharType="begin"/>
            </w:r>
            <w:r w:rsidR="00520926">
              <w:rPr>
                <w:b/>
                <w:bCs/>
              </w:rPr>
              <w:instrText>PAGE</w:instrText>
            </w:r>
            <w:r w:rsidR="00520926">
              <w:rPr>
                <w:b/>
                <w:bCs/>
                <w:sz w:val="24"/>
                <w:szCs w:val="24"/>
              </w:rPr>
              <w:fldChar w:fldCharType="separate"/>
            </w:r>
            <w:r w:rsidR="00520926">
              <w:rPr>
                <w:b/>
              </w:rPr>
              <w:t>2</w:t>
            </w:r>
            <w:r w:rsidR="00520926">
              <w:rPr>
                <w:b/>
                <w:bCs/>
                <w:sz w:val="24"/>
                <w:szCs w:val="24"/>
              </w:rPr>
              <w:fldChar w:fldCharType="end"/>
            </w:r>
            <w:r w:rsidR="00520926">
              <w:rPr>
                <w:lang w:val="zh-CN"/>
              </w:rPr>
              <w:t xml:space="preserve"> / </w:t>
            </w:r>
            <w:r w:rsidR="00520926">
              <w:rPr>
                <w:b/>
                <w:bCs/>
                <w:sz w:val="24"/>
                <w:szCs w:val="24"/>
              </w:rPr>
              <w:fldChar w:fldCharType="begin"/>
            </w:r>
            <w:r w:rsidR="00520926">
              <w:rPr>
                <w:b/>
                <w:bCs/>
              </w:rPr>
              <w:instrText>NUMPAGES</w:instrText>
            </w:r>
            <w:r w:rsidR="00520926">
              <w:rPr>
                <w:b/>
                <w:bCs/>
                <w:sz w:val="24"/>
                <w:szCs w:val="24"/>
              </w:rPr>
              <w:fldChar w:fldCharType="separate"/>
            </w:r>
            <w:r w:rsidR="00520926">
              <w:rPr>
                <w:b/>
                <w:bCs/>
                <w:lang w:val="zh-CN"/>
              </w:rPr>
              <w:t>2</w:t>
            </w:r>
            <w:r w:rsidR="00520926">
              <w:rPr>
                <w:b/>
                <w:bCs/>
                <w:sz w:val="24"/>
                <w:szCs w:val="24"/>
              </w:rPr>
              <w:fldChar w:fldCharType="end"/>
            </w:r>
          </w:sdtContent>
        </w:sdt>
      </w:sdtContent>
    </w:sdt>
  </w:p>
  <w:p w14:paraId="72DAAADB" w14:textId="5F8CB268" w:rsidR="00A8542D" w:rsidRDefault="00A8542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9244" w14:textId="77777777" w:rsidR="0097571D" w:rsidRDefault="0097571D" w:rsidP="0052301D">
      <w:r>
        <w:separator/>
      </w:r>
    </w:p>
  </w:footnote>
  <w:footnote w:type="continuationSeparator" w:id="0">
    <w:p w14:paraId="4E60A3A5" w14:textId="77777777" w:rsidR="0097571D" w:rsidRDefault="0097571D" w:rsidP="0052301D">
      <w:r>
        <w:continuationSeparator/>
      </w:r>
    </w:p>
  </w:footnote>
  <w:footnote w:type="continuationNotice" w:id="1">
    <w:p w14:paraId="0BB78260" w14:textId="77777777" w:rsidR="0097571D" w:rsidRDefault="0097571D" w:rsidP="0052301D"/>
  </w:footnote>
</w:footnotes>
</file>

<file path=word/intelligence2.xml><?xml version="1.0" encoding="utf-8"?>
<int2:intelligence xmlns:int2="http://schemas.microsoft.com/office/intelligence/2020/intelligence" xmlns:oel="http://schemas.microsoft.com/office/2019/extlst">
  <int2:observations>
    <int2:textHash int2:hashCode="4noE0HQdU4mn50" int2:id="4pD89MFS">
      <int2:state int2:value="Rejected" int2:type="AugLoop_Text_Critique"/>
    </int2:textHash>
    <int2:textHash int2:hashCode="gurFgZVDOwvrQj" int2:id="7FshBpy1">
      <int2:state int2:value="Rejected" int2:type="AugLoop_Text_Critique"/>
    </int2:textHash>
    <int2:textHash int2:hashCode="s41J/ucVZaHFiB" int2:id="7fEeaOec">
      <int2:state int2:value="Rejected" int2:type="AugLoop_Text_Critique"/>
    </int2:textHash>
    <int2:textHash int2:hashCode="AasZ5p5oLYLJBe" int2:id="AIMJ3UYx">
      <int2:state int2:value="Rejected" int2:type="AugLoop_Text_Critique"/>
    </int2:textHash>
    <int2:textHash int2:hashCode="FHov+BtJDso8qS" int2:id="EAzUmZTK">
      <int2:state int2:value="Rejected" int2:type="AugLoop_Text_Critique"/>
    </int2:textHash>
    <int2:textHash int2:hashCode="lDTgPZNAn5utW0" int2:id="FGJYMElU">
      <int2:state int2:value="Rejected" int2:type="AugLoop_Text_Critique"/>
    </int2:textHash>
    <int2:textHash int2:hashCode="jaaIEt3gRSh6ah" int2:id="HDLx57hc">
      <int2:state int2:value="Rejected" int2:type="AugLoop_Text_Critique"/>
    </int2:textHash>
    <int2:textHash int2:hashCode="+aehVIIcb1uGy6" int2:id="N13OSDag">
      <int2:state int2:value="Rejected" int2:type="AugLoop_Text_Critique"/>
    </int2:textHash>
    <int2:textHash int2:hashCode="CPTp/En0wKfCy6" int2:id="UkEsgDhc">
      <int2:state int2:value="Rejected" int2:type="AugLoop_Text_Critique"/>
    </int2:textHash>
    <int2:textHash int2:hashCode="86UyyrA4PZsFMs" int2:id="YiUPw574">
      <int2:state int2:value="Rejected" int2:type="AugLoop_Text_Critique"/>
    </int2:textHash>
    <int2:textHash int2:hashCode="Ri+KYdofCFP5X+" int2:id="YndxI7F1">
      <int2:state int2:value="Rejected" int2:type="AugLoop_Text_Critique"/>
    </int2:textHash>
    <int2:textHash int2:hashCode="LeByd2+/14IFb8" int2:id="lwtWGvA9">
      <int2:state int2:value="Rejected" int2:type="AugLoop_Text_Critique"/>
    </int2:textHash>
    <int2:textHash int2:hashCode="nJDl0wCN24TuqK" int2:id="m9pBqp3D">
      <int2:state int2:value="Rejected" int2:type="AugLoop_Text_Critique"/>
    </int2:textHash>
    <int2:textHash int2:hashCode="mhFDIitvtouw8j" int2:id="wdauYg6X">
      <int2:state int2:value="Rejected" int2:type="AugLoop_Text_Critique"/>
    </int2:textHash>
    <int2:textHash int2:hashCode="lPPWwITxeDhvRr" int2:id="x5kvSsKg">
      <int2:state int2:value="Rejected" int2:type="AugLoop_Text_Critique"/>
    </int2:textHash>
    <int2:textHash int2:hashCode="QYC+eU4tLgIulF" int2:id="xUvFPGy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A86EE7"/>
    <w:multiLevelType w:val="singleLevel"/>
    <w:tmpl w:val="FD5A04F0"/>
    <w:lvl w:ilvl="0">
      <w:start w:val="1"/>
      <w:numFmt w:val="decimal"/>
      <w:lvlText w:val="[S%1]"/>
      <w:lvlJc w:val="left"/>
      <w:pPr>
        <w:tabs>
          <w:tab w:val="num" w:pos="420"/>
        </w:tabs>
        <w:ind w:left="425" w:hanging="425"/>
      </w:pPr>
      <w:rPr>
        <w:rFonts w:hint="default"/>
        <w:b w:val="0"/>
        <w:bCs w:val="0"/>
      </w:rPr>
    </w:lvl>
  </w:abstractNum>
  <w:abstractNum w:abstractNumId="1" w15:restartNumberingAfterBreak="0">
    <w:nsid w:val="1B6517D0"/>
    <w:multiLevelType w:val="multilevel"/>
    <w:tmpl w:val="7D06D07C"/>
    <w:lvl w:ilvl="0">
      <w:start w:val="1"/>
      <w:numFmt w:val="decimal"/>
      <w:lvlText w:val="(%1)"/>
      <w:lvlJc w:val="left"/>
      <w:pPr>
        <w:tabs>
          <w:tab w:val="num" w:pos="0"/>
        </w:tabs>
        <w:ind w:left="0" w:hanging="360"/>
      </w:pPr>
      <w:rPr>
        <w:rFonts w:hint="default"/>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1DC25F10"/>
    <w:multiLevelType w:val="multilevel"/>
    <w:tmpl w:val="8746F8D6"/>
    <w:lvl w:ilvl="0">
      <w:start w:val="3"/>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FDD18AD"/>
    <w:multiLevelType w:val="hybridMultilevel"/>
    <w:tmpl w:val="B600AF98"/>
    <w:lvl w:ilvl="0" w:tplc="21449A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200CCC"/>
    <w:multiLevelType w:val="hybridMultilevel"/>
    <w:tmpl w:val="7C8443C0"/>
    <w:lvl w:ilvl="0" w:tplc="6B6464B2">
      <w:start w:val="1"/>
      <w:numFmt w:val="bullet"/>
      <w:lvlText w:val=""/>
      <w:lvlJc w:val="left"/>
      <w:pPr>
        <w:ind w:left="420" w:hanging="420"/>
      </w:pPr>
      <w:rPr>
        <w:rFonts w:ascii="Symbol" w:hAnsi="Symbol" w:hint="default"/>
      </w:rPr>
    </w:lvl>
    <w:lvl w:ilvl="1" w:tplc="5E267314">
      <w:start w:val="1"/>
      <w:numFmt w:val="lowerLetter"/>
      <w:lvlText w:val="%2."/>
      <w:lvlJc w:val="left"/>
      <w:pPr>
        <w:ind w:left="840" w:hanging="420"/>
      </w:pPr>
    </w:lvl>
    <w:lvl w:ilvl="2" w:tplc="2064DEF0">
      <w:start w:val="1"/>
      <w:numFmt w:val="lowerRoman"/>
      <w:lvlText w:val="%3."/>
      <w:lvlJc w:val="right"/>
      <w:pPr>
        <w:ind w:left="1260" w:hanging="420"/>
      </w:pPr>
    </w:lvl>
    <w:lvl w:ilvl="3" w:tplc="3E14EC9E">
      <w:start w:val="1"/>
      <w:numFmt w:val="decimal"/>
      <w:lvlText w:val="%4."/>
      <w:lvlJc w:val="left"/>
      <w:pPr>
        <w:ind w:left="1680" w:hanging="420"/>
      </w:pPr>
    </w:lvl>
    <w:lvl w:ilvl="4" w:tplc="FF62EB00">
      <w:start w:val="1"/>
      <w:numFmt w:val="lowerLetter"/>
      <w:lvlText w:val="%5."/>
      <w:lvlJc w:val="left"/>
      <w:pPr>
        <w:ind w:left="2100" w:hanging="420"/>
      </w:pPr>
    </w:lvl>
    <w:lvl w:ilvl="5" w:tplc="FF785ABC">
      <w:start w:val="1"/>
      <w:numFmt w:val="lowerRoman"/>
      <w:lvlText w:val="%6."/>
      <w:lvlJc w:val="right"/>
      <w:pPr>
        <w:ind w:left="2520" w:hanging="420"/>
      </w:pPr>
    </w:lvl>
    <w:lvl w:ilvl="6" w:tplc="47EC8936">
      <w:start w:val="1"/>
      <w:numFmt w:val="decimal"/>
      <w:lvlText w:val="%7."/>
      <w:lvlJc w:val="left"/>
      <w:pPr>
        <w:ind w:left="2940" w:hanging="420"/>
      </w:pPr>
    </w:lvl>
    <w:lvl w:ilvl="7" w:tplc="705855FA">
      <w:start w:val="1"/>
      <w:numFmt w:val="lowerLetter"/>
      <w:lvlText w:val="%8."/>
      <w:lvlJc w:val="left"/>
      <w:pPr>
        <w:ind w:left="3360" w:hanging="420"/>
      </w:pPr>
    </w:lvl>
    <w:lvl w:ilvl="8" w:tplc="E21A7E9C">
      <w:start w:val="1"/>
      <w:numFmt w:val="lowerRoman"/>
      <w:lvlText w:val="%9."/>
      <w:lvlJc w:val="right"/>
      <w:pPr>
        <w:ind w:left="3780" w:hanging="420"/>
      </w:pPr>
    </w:lvl>
  </w:abstractNum>
  <w:abstractNum w:abstractNumId="5" w15:restartNumberingAfterBreak="0">
    <w:nsid w:val="3AAD5062"/>
    <w:multiLevelType w:val="hybridMultilevel"/>
    <w:tmpl w:val="316080BA"/>
    <w:lvl w:ilvl="0" w:tplc="80501198">
      <w:start w:val="1"/>
      <w:numFmt w:val="japaneseCounting"/>
      <w:lvlText w:val="（%1）"/>
      <w:lvlJc w:val="left"/>
      <w:pPr>
        <w:ind w:left="855" w:hanging="8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B140C6"/>
    <w:multiLevelType w:val="multilevel"/>
    <w:tmpl w:val="3D5C4408"/>
    <w:lvl w:ilvl="0">
      <w:start w:val="3"/>
      <w:numFmt w:val="decimal"/>
      <w:lvlText w:val="%1"/>
      <w:lvlJc w:val="left"/>
      <w:pPr>
        <w:ind w:left="726" w:hanging="726"/>
      </w:pPr>
      <w:rPr>
        <w:rFonts w:cstheme="minorEastAsia" w:hint="default"/>
      </w:rPr>
    </w:lvl>
    <w:lvl w:ilvl="1">
      <w:start w:val="1"/>
      <w:numFmt w:val="decimal"/>
      <w:lvlText w:val="%1.%2"/>
      <w:lvlJc w:val="left"/>
      <w:pPr>
        <w:ind w:left="726" w:hanging="726"/>
      </w:pPr>
      <w:rPr>
        <w:rFonts w:cstheme="minorEastAsia" w:hint="default"/>
      </w:rPr>
    </w:lvl>
    <w:lvl w:ilvl="2">
      <w:start w:val="1"/>
      <w:numFmt w:val="decimal"/>
      <w:lvlText w:val="%1.%2.%3"/>
      <w:lvlJc w:val="left"/>
      <w:pPr>
        <w:ind w:left="726" w:hanging="726"/>
      </w:pPr>
      <w:rPr>
        <w:rFonts w:cstheme="minorEastAsia" w:hint="default"/>
      </w:rPr>
    </w:lvl>
    <w:lvl w:ilvl="3">
      <w:start w:val="1"/>
      <w:numFmt w:val="decimal"/>
      <w:lvlText w:val="%1.%2.%3.%4"/>
      <w:lvlJc w:val="left"/>
      <w:pPr>
        <w:ind w:left="1080" w:hanging="1080"/>
      </w:pPr>
      <w:rPr>
        <w:rFonts w:cstheme="minorEastAsia" w:hint="default"/>
      </w:rPr>
    </w:lvl>
    <w:lvl w:ilvl="4">
      <w:start w:val="1"/>
      <w:numFmt w:val="decimal"/>
      <w:lvlText w:val="%1.%2.%3.%4.%5"/>
      <w:lvlJc w:val="left"/>
      <w:pPr>
        <w:ind w:left="1440" w:hanging="1440"/>
      </w:pPr>
      <w:rPr>
        <w:rFonts w:cstheme="minorEastAsia" w:hint="default"/>
      </w:rPr>
    </w:lvl>
    <w:lvl w:ilvl="5">
      <w:start w:val="1"/>
      <w:numFmt w:val="decimal"/>
      <w:lvlText w:val="%1.%2.%3.%4.%5.%6"/>
      <w:lvlJc w:val="left"/>
      <w:pPr>
        <w:ind w:left="1440" w:hanging="1440"/>
      </w:pPr>
      <w:rPr>
        <w:rFonts w:cstheme="minorEastAsia" w:hint="default"/>
      </w:rPr>
    </w:lvl>
    <w:lvl w:ilvl="6">
      <w:start w:val="1"/>
      <w:numFmt w:val="decimal"/>
      <w:lvlText w:val="%1.%2.%3.%4.%5.%6.%7"/>
      <w:lvlJc w:val="left"/>
      <w:pPr>
        <w:ind w:left="1800" w:hanging="1800"/>
      </w:pPr>
      <w:rPr>
        <w:rFonts w:cstheme="minorEastAsia" w:hint="default"/>
      </w:rPr>
    </w:lvl>
    <w:lvl w:ilvl="7">
      <w:start w:val="1"/>
      <w:numFmt w:val="decimal"/>
      <w:lvlText w:val="%1.%2.%3.%4.%5.%6.%7.%8"/>
      <w:lvlJc w:val="left"/>
      <w:pPr>
        <w:ind w:left="2160" w:hanging="2160"/>
      </w:pPr>
      <w:rPr>
        <w:rFonts w:cstheme="minorEastAsia" w:hint="default"/>
      </w:rPr>
    </w:lvl>
    <w:lvl w:ilvl="8">
      <w:start w:val="1"/>
      <w:numFmt w:val="decimal"/>
      <w:lvlText w:val="%1.%2.%3.%4.%5.%6.%7.%8.%9"/>
      <w:lvlJc w:val="left"/>
      <w:pPr>
        <w:ind w:left="2160" w:hanging="2160"/>
      </w:pPr>
      <w:rPr>
        <w:rFonts w:cstheme="minorEastAsia" w:hint="default"/>
      </w:rPr>
    </w:lvl>
  </w:abstractNum>
  <w:abstractNum w:abstractNumId="7" w15:restartNumberingAfterBreak="0">
    <w:nsid w:val="44262CC1"/>
    <w:multiLevelType w:val="hybridMultilevel"/>
    <w:tmpl w:val="3AFC3AE6"/>
    <w:lvl w:ilvl="0" w:tplc="DE948B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5340D7E"/>
    <w:multiLevelType w:val="hybridMultilevel"/>
    <w:tmpl w:val="20AA6154"/>
    <w:lvl w:ilvl="0" w:tplc="55A03380">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CE7828"/>
    <w:multiLevelType w:val="hybridMultilevel"/>
    <w:tmpl w:val="459AB8EC"/>
    <w:lvl w:ilvl="0" w:tplc="DBE6C2B6">
      <w:start w:val="1"/>
      <w:numFmt w:val="japaneseCounting"/>
      <w:lvlText w:val="（%1）"/>
      <w:lvlJc w:val="left"/>
      <w:pPr>
        <w:ind w:left="855" w:hanging="8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5E7486E"/>
    <w:multiLevelType w:val="singleLevel"/>
    <w:tmpl w:val="D974D5F4"/>
    <w:lvl w:ilvl="0">
      <w:start w:val="1"/>
      <w:numFmt w:val="decimal"/>
      <w:lvlText w:val="[W%1]"/>
      <w:lvlJc w:val="left"/>
      <w:pPr>
        <w:ind w:left="440" w:hanging="440"/>
      </w:pPr>
      <w:rPr>
        <w:rFonts w:hint="default"/>
        <w:b w:val="0"/>
        <w:bCs w:val="0"/>
      </w:rPr>
    </w:lvl>
  </w:abstractNum>
  <w:abstractNum w:abstractNumId="11" w15:restartNumberingAfterBreak="0">
    <w:nsid w:val="56677BDD"/>
    <w:multiLevelType w:val="hybridMultilevel"/>
    <w:tmpl w:val="379CAEAE"/>
    <w:lvl w:ilvl="0" w:tplc="AA364F6A">
      <w:start w:val="1"/>
      <w:numFmt w:val="decimal"/>
      <w:lvlText w:val="[T%1]"/>
      <w:lvlJc w:val="left"/>
      <w:pPr>
        <w:ind w:left="860" w:hanging="440"/>
      </w:pPr>
      <w:rPr>
        <w:rFonts w:hint="default"/>
        <w:b w:val="0"/>
        <w:bCs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5937895"/>
    <w:multiLevelType w:val="hybridMultilevel"/>
    <w:tmpl w:val="B0702520"/>
    <w:lvl w:ilvl="0" w:tplc="AA364F6A">
      <w:start w:val="1"/>
      <w:numFmt w:val="decimal"/>
      <w:lvlText w:val="[T%1]"/>
      <w:lvlJc w:val="left"/>
      <w:pPr>
        <w:tabs>
          <w:tab w:val="num" w:pos="420"/>
        </w:tabs>
        <w:ind w:left="425" w:hanging="425"/>
      </w:pPr>
      <w:rPr>
        <w:rFonts w:hint="default"/>
        <w:b w:val="0"/>
        <w:bCs w:val="0"/>
      </w:rPr>
    </w:lvl>
    <w:lvl w:ilvl="1" w:tplc="04090019" w:tentative="1">
      <w:start w:val="1"/>
      <w:numFmt w:val="lowerLetter"/>
      <w:lvlText w:val="%2)"/>
      <w:lvlJc w:val="left"/>
      <w:pPr>
        <w:ind w:left="460" w:hanging="440"/>
      </w:pPr>
    </w:lvl>
    <w:lvl w:ilvl="2" w:tplc="0409001B" w:tentative="1">
      <w:start w:val="1"/>
      <w:numFmt w:val="lowerRoman"/>
      <w:lvlText w:val="%3."/>
      <w:lvlJc w:val="right"/>
      <w:pPr>
        <w:ind w:left="900" w:hanging="440"/>
      </w:pPr>
    </w:lvl>
    <w:lvl w:ilvl="3" w:tplc="0409000F" w:tentative="1">
      <w:start w:val="1"/>
      <w:numFmt w:val="decimal"/>
      <w:lvlText w:val="%4."/>
      <w:lvlJc w:val="left"/>
      <w:pPr>
        <w:ind w:left="1340" w:hanging="440"/>
      </w:pPr>
    </w:lvl>
    <w:lvl w:ilvl="4" w:tplc="04090019" w:tentative="1">
      <w:start w:val="1"/>
      <w:numFmt w:val="lowerLetter"/>
      <w:lvlText w:val="%5)"/>
      <w:lvlJc w:val="left"/>
      <w:pPr>
        <w:ind w:left="1780" w:hanging="440"/>
      </w:pPr>
    </w:lvl>
    <w:lvl w:ilvl="5" w:tplc="0409001B" w:tentative="1">
      <w:start w:val="1"/>
      <w:numFmt w:val="lowerRoman"/>
      <w:lvlText w:val="%6."/>
      <w:lvlJc w:val="right"/>
      <w:pPr>
        <w:ind w:left="2220" w:hanging="440"/>
      </w:pPr>
    </w:lvl>
    <w:lvl w:ilvl="6" w:tplc="0409000F" w:tentative="1">
      <w:start w:val="1"/>
      <w:numFmt w:val="decimal"/>
      <w:lvlText w:val="%7."/>
      <w:lvlJc w:val="left"/>
      <w:pPr>
        <w:ind w:left="2660" w:hanging="440"/>
      </w:pPr>
    </w:lvl>
    <w:lvl w:ilvl="7" w:tplc="04090019" w:tentative="1">
      <w:start w:val="1"/>
      <w:numFmt w:val="lowerLetter"/>
      <w:lvlText w:val="%8)"/>
      <w:lvlJc w:val="left"/>
      <w:pPr>
        <w:ind w:left="3100" w:hanging="440"/>
      </w:pPr>
    </w:lvl>
    <w:lvl w:ilvl="8" w:tplc="0409001B" w:tentative="1">
      <w:start w:val="1"/>
      <w:numFmt w:val="lowerRoman"/>
      <w:lvlText w:val="%9."/>
      <w:lvlJc w:val="right"/>
      <w:pPr>
        <w:ind w:left="3540" w:hanging="440"/>
      </w:pPr>
    </w:lvl>
  </w:abstractNum>
  <w:abstractNum w:abstractNumId="13" w15:restartNumberingAfterBreak="0">
    <w:nsid w:val="6A0D5030"/>
    <w:multiLevelType w:val="hybridMultilevel"/>
    <w:tmpl w:val="1B12CEFA"/>
    <w:lvl w:ilvl="0" w:tplc="8F82086A">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4" w15:restartNumberingAfterBreak="0">
    <w:nsid w:val="7FF93E96"/>
    <w:multiLevelType w:val="hybridMultilevel"/>
    <w:tmpl w:val="50E274B4"/>
    <w:lvl w:ilvl="0" w:tplc="CCCC5A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7703080">
    <w:abstractNumId w:val="4"/>
  </w:num>
  <w:num w:numId="2" w16cid:durableId="1197961748">
    <w:abstractNumId w:val="5"/>
  </w:num>
  <w:num w:numId="3" w16cid:durableId="2138797036">
    <w:abstractNumId w:val="9"/>
  </w:num>
  <w:num w:numId="4" w16cid:durableId="1634601517">
    <w:abstractNumId w:val="13"/>
  </w:num>
  <w:num w:numId="5" w16cid:durableId="695040214">
    <w:abstractNumId w:val="1"/>
  </w:num>
  <w:num w:numId="6" w16cid:durableId="1939365036">
    <w:abstractNumId w:val="2"/>
  </w:num>
  <w:num w:numId="7" w16cid:durableId="743256019">
    <w:abstractNumId w:val="14"/>
  </w:num>
  <w:num w:numId="8" w16cid:durableId="1051229377">
    <w:abstractNumId w:val="6"/>
  </w:num>
  <w:num w:numId="9" w16cid:durableId="532691123">
    <w:abstractNumId w:val="7"/>
  </w:num>
  <w:num w:numId="10" w16cid:durableId="1965965162">
    <w:abstractNumId w:val="3"/>
  </w:num>
  <w:num w:numId="11" w16cid:durableId="462576063">
    <w:abstractNumId w:val="8"/>
  </w:num>
  <w:num w:numId="12" w16cid:durableId="354575776">
    <w:abstractNumId w:val="0"/>
  </w:num>
  <w:num w:numId="13" w16cid:durableId="1539583467">
    <w:abstractNumId w:val="10"/>
  </w:num>
  <w:num w:numId="14" w16cid:durableId="262034940">
    <w:abstractNumId w:val="12"/>
  </w:num>
  <w:num w:numId="15" w16cid:durableId="645820402">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3AEA53"/>
    <w:rsid w:val="0000006B"/>
    <w:rsid w:val="00000150"/>
    <w:rsid w:val="000002AB"/>
    <w:rsid w:val="000002FF"/>
    <w:rsid w:val="00000441"/>
    <w:rsid w:val="0000046B"/>
    <w:rsid w:val="00000646"/>
    <w:rsid w:val="00000851"/>
    <w:rsid w:val="00000966"/>
    <w:rsid w:val="00000AB3"/>
    <w:rsid w:val="00000B92"/>
    <w:rsid w:val="00000DD1"/>
    <w:rsid w:val="00000DFD"/>
    <w:rsid w:val="00000E61"/>
    <w:rsid w:val="00000F7D"/>
    <w:rsid w:val="00000F80"/>
    <w:rsid w:val="00000FD1"/>
    <w:rsid w:val="000010ED"/>
    <w:rsid w:val="000011FD"/>
    <w:rsid w:val="0000120F"/>
    <w:rsid w:val="00001337"/>
    <w:rsid w:val="000015AE"/>
    <w:rsid w:val="000017B5"/>
    <w:rsid w:val="000017D3"/>
    <w:rsid w:val="00001870"/>
    <w:rsid w:val="00001876"/>
    <w:rsid w:val="0000194A"/>
    <w:rsid w:val="00001A4C"/>
    <w:rsid w:val="00001AC5"/>
    <w:rsid w:val="00001BE1"/>
    <w:rsid w:val="00001BFD"/>
    <w:rsid w:val="00001E05"/>
    <w:rsid w:val="00001F44"/>
    <w:rsid w:val="00001FE8"/>
    <w:rsid w:val="00002078"/>
    <w:rsid w:val="00002256"/>
    <w:rsid w:val="00002469"/>
    <w:rsid w:val="0000259A"/>
    <w:rsid w:val="00002642"/>
    <w:rsid w:val="0000274D"/>
    <w:rsid w:val="0000284F"/>
    <w:rsid w:val="00002875"/>
    <w:rsid w:val="00002881"/>
    <w:rsid w:val="000029CD"/>
    <w:rsid w:val="000029D9"/>
    <w:rsid w:val="000029DE"/>
    <w:rsid w:val="00002A21"/>
    <w:rsid w:val="00002A44"/>
    <w:rsid w:val="00002AEB"/>
    <w:rsid w:val="00002D61"/>
    <w:rsid w:val="00002DF4"/>
    <w:rsid w:val="00002EDC"/>
    <w:rsid w:val="00003014"/>
    <w:rsid w:val="000031F9"/>
    <w:rsid w:val="0000331A"/>
    <w:rsid w:val="000035F4"/>
    <w:rsid w:val="00003703"/>
    <w:rsid w:val="00003787"/>
    <w:rsid w:val="00003870"/>
    <w:rsid w:val="000038C1"/>
    <w:rsid w:val="000039C4"/>
    <w:rsid w:val="000039D1"/>
    <w:rsid w:val="00003A09"/>
    <w:rsid w:val="00003A59"/>
    <w:rsid w:val="00003B8C"/>
    <w:rsid w:val="00003BB0"/>
    <w:rsid w:val="00003D1A"/>
    <w:rsid w:val="00003DF9"/>
    <w:rsid w:val="00003E1E"/>
    <w:rsid w:val="00003FFB"/>
    <w:rsid w:val="0000401F"/>
    <w:rsid w:val="0000424C"/>
    <w:rsid w:val="0000433B"/>
    <w:rsid w:val="0000437F"/>
    <w:rsid w:val="000043FD"/>
    <w:rsid w:val="00004659"/>
    <w:rsid w:val="0000484C"/>
    <w:rsid w:val="0000492F"/>
    <w:rsid w:val="000049D4"/>
    <w:rsid w:val="00004A6E"/>
    <w:rsid w:val="00004AFF"/>
    <w:rsid w:val="00004B0F"/>
    <w:rsid w:val="00004CFC"/>
    <w:rsid w:val="00004D6A"/>
    <w:rsid w:val="00004F2B"/>
    <w:rsid w:val="00005633"/>
    <w:rsid w:val="000056B5"/>
    <w:rsid w:val="0000570B"/>
    <w:rsid w:val="0000579D"/>
    <w:rsid w:val="0000590A"/>
    <w:rsid w:val="00005C66"/>
    <w:rsid w:val="00005D1E"/>
    <w:rsid w:val="00005DF5"/>
    <w:rsid w:val="00005ECD"/>
    <w:rsid w:val="00006073"/>
    <w:rsid w:val="000062AB"/>
    <w:rsid w:val="0000637E"/>
    <w:rsid w:val="000063F4"/>
    <w:rsid w:val="000064AF"/>
    <w:rsid w:val="0000654C"/>
    <w:rsid w:val="000065BE"/>
    <w:rsid w:val="000066B2"/>
    <w:rsid w:val="00006733"/>
    <w:rsid w:val="0000674C"/>
    <w:rsid w:val="00006909"/>
    <w:rsid w:val="00006A09"/>
    <w:rsid w:val="00006B1B"/>
    <w:rsid w:val="00006B4F"/>
    <w:rsid w:val="00006C03"/>
    <w:rsid w:val="00006C19"/>
    <w:rsid w:val="00006C73"/>
    <w:rsid w:val="00006C8C"/>
    <w:rsid w:val="00006D48"/>
    <w:rsid w:val="00006F3E"/>
    <w:rsid w:val="00006F69"/>
    <w:rsid w:val="00006FE3"/>
    <w:rsid w:val="00007037"/>
    <w:rsid w:val="00007058"/>
    <w:rsid w:val="00007320"/>
    <w:rsid w:val="000074A2"/>
    <w:rsid w:val="00007587"/>
    <w:rsid w:val="000075D7"/>
    <w:rsid w:val="00007701"/>
    <w:rsid w:val="00007881"/>
    <w:rsid w:val="00007954"/>
    <w:rsid w:val="00007970"/>
    <w:rsid w:val="00007BA8"/>
    <w:rsid w:val="00007D67"/>
    <w:rsid w:val="00007DE4"/>
    <w:rsid w:val="00007FF6"/>
    <w:rsid w:val="000103F3"/>
    <w:rsid w:val="000105C2"/>
    <w:rsid w:val="000105E3"/>
    <w:rsid w:val="00010ACD"/>
    <w:rsid w:val="00010BC0"/>
    <w:rsid w:val="00010BC5"/>
    <w:rsid w:val="00010BE5"/>
    <w:rsid w:val="00010D66"/>
    <w:rsid w:val="00010D69"/>
    <w:rsid w:val="00010FFA"/>
    <w:rsid w:val="0001106B"/>
    <w:rsid w:val="000110A2"/>
    <w:rsid w:val="000113E6"/>
    <w:rsid w:val="00011859"/>
    <w:rsid w:val="000118CA"/>
    <w:rsid w:val="00011923"/>
    <w:rsid w:val="00011B3B"/>
    <w:rsid w:val="00011BCF"/>
    <w:rsid w:val="00011C30"/>
    <w:rsid w:val="00011CCE"/>
    <w:rsid w:val="00011CDF"/>
    <w:rsid w:val="00011E3B"/>
    <w:rsid w:val="00012001"/>
    <w:rsid w:val="00012091"/>
    <w:rsid w:val="000120B6"/>
    <w:rsid w:val="00012213"/>
    <w:rsid w:val="0001243E"/>
    <w:rsid w:val="000125A0"/>
    <w:rsid w:val="00012679"/>
    <w:rsid w:val="000127A1"/>
    <w:rsid w:val="000128CE"/>
    <w:rsid w:val="0001296B"/>
    <w:rsid w:val="00012A15"/>
    <w:rsid w:val="00012A72"/>
    <w:rsid w:val="00012A91"/>
    <w:rsid w:val="00012AD6"/>
    <w:rsid w:val="00012B84"/>
    <w:rsid w:val="00012C0C"/>
    <w:rsid w:val="00012D63"/>
    <w:rsid w:val="00012E94"/>
    <w:rsid w:val="00012F21"/>
    <w:rsid w:val="00012F99"/>
    <w:rsid w:val="000130BB"/>
    <w:rsid w:val="0001318D"/>
    <w:rsid w:val="000133AC"/>
    <w:rsid w:val="00013439"/>
    <w:rsid w:val="00013477"/>
    <w:rsid w:val="0001348B"/>
    <w:rsid w:val="00013570"/>
    <w:rsid w:val="000136F5"/>
    <w:rsid w:val="00013784"/>
    <w:rsid w:val="000138F0"/>
    <w:rsid w:val="00013991"/>
    <w:rsid w:val="00013A34"/>
    <w:rsid w:val="00013B7E"/>
    <w:rsid w:val="00013C28"/>
    <w:rsid w:val="00013C2A"/>
    <w:rsid w:val="00013DA6"/>
    <w:rsid w:val="00013E06"/>
    <w:rsid w:val="00013E78"/>
    <w:rsid w:val="00013F4B"/>
    <w:rsid w:val="00013FF4"/>
    <w:rsid w:val="0001418A"/>
    <w:rsid w:val="000141E9"/>
    <w:rsid w:val="00014221"/>
    <w:rsid w:val="00014282"/>
    <w:rsid w:val="000144DC"/>
    <w:rsid w:val="0001480B"/>
    <w:rsid w:val="00014C0D"/>
    <w:rsid w:val="00014D1F"/>
    <w:rsid w:val="00014EAB"/>
    <w:rsid w:val="00015146"/>
    <w:rsid w:val="00015156"/>
    <w:rsid w:val="0001531D"/>
    <w:rsid w:val="00015407"/>
    <w:rsid w:val="0001545D"/>
    <w:rsid w:val="00015510"/>
    <w:rsid w:val="000155DA"/>
    <w:rsid w:val="000155E0"/>
    <w:rsid w:val="00015B62"/>
    <w:rsid w:val="00015C8A"/>
    <w:rsid w:val="00015C99"/>
    <w:rsid w:val="00015CCA"/>
    <w:rsid w:val="00015D15"/>
    <w:rsid w:val="00015E0B"/>
    <w:rsid w:val="00015EAB"/>
    <w:rsid w:val="00015F99"/>
    <w:rsid w:val="00016010"/>
    <w:rsid w:val="00016043"/>
    <w:rsid w:val="00016075"/>
    <w:rsid w:val="000160B9"/>
    <w:rsid w:val="000160DD"/>
    <w:rsid w:val="000160E3"/>
    <w:rsid w:val="0001614C"/>
    <w:rsid w:val="00016224"/>
    <w:rsid w:val="0001653B"/>
    <w:rsid w:val="0001664E"/>
    <w:rsid w:val="0001673D"/>
    <w:rsid w:val="0001678D"/>
    <w:rsid w:val="00016B2E"/>
    <w:rsid w:val="00016B71"/>
    <w:rsid w:val="00016C40"/>
    <w:rsid w:val="00017080"/>
    <w:rsid w:val="000170DF"/>
    <w:rsid w:val="00017264"/>
    <w:rsid w:val="00017352"/>
    <w:rsid w:val="00017397"/>
    <w:rsid w:val="000177BD"/>
    <w:rsid w:val="0001792F"/>
    <w:rsid w:val="00017958"/>
    <w:rsid w:val="00017A03"/>
    <w:rsid w:val="00017A73"/>
    <w:rsid w:val="00017B94"/>
    <w:rsid w:val="00017BD1"/>
    <w:rsid w:val="00017D69"/>
    <w:rsid w:val="00017E91"/>
    <w:rsid w:val="00017ED9"/>
    <w:rsid w:val="00017F3A"/>
    <w:rsid w:val="00017FB5"/>
    <w:rsid w:val="00017FB7"/>
    <w:rsid w:val="00020015"/>
    <w:rsid w:val="00020162"/>
    <w:rsid w:val="0002028F"/>
    <w:rsid w:val="0002035D"/>
    <w:rsid w:val="000203CD"/>
    <w:rsid w:val="0002041E"/>
    <w:rsid w:val="00020501"/>
    <w:rsid w:val="000205DD"/>
    <w:rsid w:val="00020799"/>
    <w:rsid w:val="000207B1"/>
    <w:rsid w:val="0002086E"/>
    <w:rsid w:val="0002095D"/>
    <w:rsid w:val="00020A65"/>
    <w:rsid w:val="00020CC7"/>
    <w:rsid w:val="00020D7F"/>
    <w:rsid w:val="00020DF9"/>
    <w:rsid w:val="00020E26"/>
    <w:rsid w:val="00020E6D"/>
    <w:rsid w:val="00020E76"/>
    <w:rsid w:val="0002111F"/>
    <w:rsid w:val="0002148F"/>
    <w:rsid w:val="00021967"/>
    <w:rsid w:val="00021974"/>
    <w:rsid w:val="000219F4"/>
    <w:rsid w:val="000219FC"/>
    <w:rsid w:val="00021A37"/>
    <w:rsid w:val="00021C23"/>
    <w:rsid w:val="00021D37"/>
    <w:rsid w:val="00021E28"/>
    <w:rsid w:val="00021ECE"/>
    <w:rsid w:val="00021EF9"/>
    <w:rsid w:val="00021F69"/>
    <w:rsid w:val="0002202E"/>
    <w:rsid w:val="000220DF"/>
    <w:rsid w:val="00022109"/>
    <w:rsid w:val="00022181"/>
    <w:rsid w:val="0002219B"/>
    <w:rsid w:val="000222E5"/>
    <w:rsid w:val="0002254A"/>
    <w:rsid w:val="00022596"/>
    <w:rsid w:val="0002277A"/>
    <w:rsid w:val="0002277C"/>
    <w:rsid w:val="000228F1"/>
    <w:rsid w:val="00022926"/>
    <w:rsid w:val="00022A12"/>
    <w:rsid w:val="00022CCC"/>
    <w:rsid w:val="00022D0D"/>
    <w:rsid w:val="00022E87"/>
    <w:rsid w:val="00022EB6"/>
    <w:rsid w:val="00023008"/>
    <w:rsid w:val="00023085"/>
    <w:rsid w:val="000230EE"/>
    <w:rsid w:val="00023112"/>
    <w:rsid w:val="00023132"/>
    <w:rsid w:val="00023270"/>
    <w:rsid w:val="00023427"/>
    <w:rsid w:val="00023964"/>
    <w:rsid w:val="00023BC6"/>
    <w:rsid w:val="00023D23"/>
    <w:rsid w:val="00023E07"/>
    <w:rsid w:val="00023ED6"/>
    <w:rsid w:val="00023EDA"/>
    <w:rsid w:val="00024234"/>
    <w:rsid w:val="00024342"/>
    <w:rsid w:val="0002479B"/>
    <w:rsid w:val="000247B1"/>
    <w:rsid w:val="00024B06"/>
    <w:rsid w:val="00024B49"/>
    <w:rsid w:val="00024BBB"/>
    <w:rsid w:val="00024C5A"/>
    <w:rsid w:val="00024CBA"/>
    <w:rsid w:val="00024E4D"/>
    <w:rsid w:val="00024F5A"/>
    <w:rsid w:val="00024F75"/>
    <w:rsid w:val="00024FDA"/>
    <w:rsid w:val="00025053"/>
    <w:rsid w:val="000250BF"/>
    <w:rsid w:val="00025381"/>
    <w:rsid w:val="00025663"/>
    <w:rsid w:val="000256C4"/>
    <w:rsid w:val="000258F8"/>
    <w:rsid w:val="00025A46"/>
    <w:rsid w:val="00025BFC"/>
    <w:rsid w:val="00025EA5"/>
    <w:rsid w:val="00025FE4"/>
    <w:rsid w:val="0002608B"/>
    <w:rsid w:val="000261D3"/>
    <w:rsid w:val="00026437"/>
    <w:rsid w:val="00026630"/>
    <w:rsid w:val="000266E2"/>
    <w:rsid w:val="000268B2"/>
    <w:rsid w:val="00026911"/>
    <w:rsid w:val="000269E6"/>
    <w:rsid w:val="00026C71"/>
    <w:rsid w:val="00026CEF"/>
    <w:rsid w:val="00026E44"/>
    <w:rsid w:val="00026E55"/>
    <w:rsid w:val="0002701F"/>
    <w:rsid w:val="00027051"/>
    <w:rsid w:val="000270C7"/>
    <w:rsid w:val="00027173"/>
    <w:rsid w:val="000271A1"/>
    <w:rsid w:val="000271DE"/>
    <w:rsid w:val="0002764F"/>
    <w:rsid w:val="00027757"/>
    <w:rsid w:val="00027C25"/>
    <w:rsid w:val="00027C70"/>
    <w:rsid w:val="00027ED0"/>
    <w:rsid w:val="00027F55"/>
    <w:rsid w:val="00027FAC"/>
    <w:rsid w:val="0003000A"/>
    <w:rsid w:val="000301C4"/>
    <w:rsid w:val="0003032E"/>
    <w:rsid w:val="0003036F"/>
    <w:rsid w:val="000303B2"/>
    <w:rsid w:val="00030531"/>
    <w:rsid w:val="00030547"/>
    <w:rsid w:val="0003061D"/>
    <w:rsid w:val="00030740"/>
    <w:rsid w:val="00030770"/>
    <w:rsid w:val="00030834"/>
    <w:rsid w:val="000308ED"/>
    <w:rsid w:val="00030996"/>
    <w:rsid w:val="00030C0D"/>
    <w:rsid w:val="00030D61"/>
    <w:rsid w:val="00030DA0"/>
    <w:rsid w:val="00030E27"/>
    <w:rsid w:val="00030FAF"/>
    <w:rsid w:val="00031052"/>
    <w:rsid w:val="000310E4"/>
    <w:rsid w:val="0003125D"/>
    <w:rsid w:val="000313E2"/>
    <w:rsid w:val="00031404"/>
    <w:rsid w:val="0003144F"/>
    <w:rsid w:val="000316A5"/>
    <w:rsid w:val="00031B0F"/>
    <w:rsid w:val="00031C5A"/>
    <w:rsid w:val="00031D83"/>
    <w:rsid w:val="00031EE2"/>
    <w:rsid w:val="00031FCA"/>
    <w:rsid w:val="00032015"/>
    <w:rsid w:val="0003201C"/>
    <w:rsid w:val="000321DD"/>
    <w:rsid w:val="000323C4"/>
    <w:rsid w:val="000325C8"/>
    <w:rsid w:val="0003260E"/>
    <w:rsid w:val="00032638"/>
    <w:rsid w:val="00032874"/>
    <w:rsid w:val="00032918"/>
    <w:rsid w:val="00032B8E"/>
    <w:rsid w:val="00032E86"/>
    <w:rsid w:val="00032EC4"/>
    <w:rsid w:val="00032EFF"/>
    <w:rsid w:val="00032F38"/>
    <w:rsid w:val="00032F8A"/>
    <w:rsid w:val="00033096"/>
    <w:rsid w:val="000330EA"/>
    <w:rsid w:val="00033258"/>
    <w:rsid w:val="000332BC"/>
    <w:rsid w:val="00033310"/>
    <w:rsid w:val="0003333B"/>
    <w:rsid w:val="00033455"/>
    <w:rsid w:val="00033631"/>
    <w:rsid w:val="00033655"/>
    <w:rsid w:val="0003366F"/>
    <w:rsid w:val="000339C7"/>
    <w:rsid w:val="00033A46"/>
    <w:rsid w:val="00033A54"/>
    <w:rsid w:val="00033A61"/>
    <w:rsid w:val="00033B04"/>
    <w:rsid w:val="00033BCD"/>
    <w:rsid w:val="00033C2A"/>
    <w:rsid w:val="0003427E"/>
    <w:rsid w:val="00034374"/>
    <w:rsid w:val="0003447E"/>
    <w:rsid w:val="00034487"/>
    <w:rsid w:val="00034669"/>
    <w:rsid w:val="000347FD"/>
    <w:rsid w:val="00034899"/>
    <w:rsid w:val="000348FF"/>
    <w:rsid w:val="0003498B"/>
    <w:rsid w:val="00034AE1"/>
    <w:rsid w:val="00034B50"/>
    <w:rsid w:val="00034EC8"/>
    <w:rsid w:val="00034F1E"/>
    <w:rsid w:val="00034F64"/>
    <w:rsid w:val="000350F0"/>
    <w:rsid w:val="000351AE"/>
    <w:rsid w:val="000351DC"/>
    <w:rsid w:val="00035219"/>
    <w:rsid w:val="00035233"/>
    <w:rsid w:val="00035304"/>
    <w:rsid w:val="0003545B"/>
    <w:rsid w:val="0003550D"/>
    <w:rsid w:val="000355F8"/>
    <w:rsid w:val="000356BA"/>
    <w:rsid w:val="000356F9"/>
    <w:rsid w:val="000358B4"/>
    <w:rsid w:val="000358DE"/>
    <w:rsid w:val="00035BCF"/>
    <w:rsid w:val="00035D27"/>
    <w:rsid w:val="00035D28"/>
    <w:rsid w:val="000360E9"/>
    <w:rsid w:val="000362F9"/>
    <w:rsid w:val="00036363"/>
    <w:rsid w:val="00036381"/>
    <w:rsid w:val="00036761"/>
    <w:rsid w:val="0003681E"/>
    <w:rsid w:val="0003688F"/>
    <w:rsid w:val="00036B03"/>
    <w:rsid w:val="00036B4E"/>
    <w:rsid w:val="00036E0D"/>
    <w:rsid w:val="00036E35"/>
    <w:rsid w:val="00036E9E"/>
    <w:rsid w:val="00036F74"/>
    <w:rsid w:val="000371BE"/>
    <w:rsid w:val="00037504"/>
    <w:rsid w:val="0003780D"/>
    <w:rsid w:val="0003783E"/>
    <w:rsid w:val="000379B8"/>
    <w:rsid w:val="00037BAA"/>
    <w:rsid w:val="00037E05"/>
    <w:rsid w:val="00040005"/>
    <w:rsid w:val="00040585"/>
    <w:rsid w:val="000405BF"/>
    <w:rsid w:val="00040676"/>
    <w:rsid w:val="0004073C"/>
    <w:rsid w:val="0004075E"/>
    <w:rsid w:val="000407F1"/>
    <w:rsid w:val="000409A9"/>
    <w:rsid w:val="000409D1"/>
    <w:rsid w:val="00040B97"/>
    <w:rsid w:val="00040BB6"/>
    <w:rsid w:val="00040C97"/>
    <w:rsid w:val="00040E78"/>
    <w:rsid w:val="00040E93"/>
    <w:rsid w:val="00040F5E"/>
    <w:rsid w:val="00040FFF"/>
    <w:rsid w:val="000410BC"/>
    <w:rsid w:val="00041117"/>
    <w:rsid w:val="0004115A"/>
    <w:rsid w:val="00041199"/>
    <w:rsid w:val="00041384"/>
    <w:rsid w:val="000413B7"/>
    <w:rsid w:val="00041448"/>
    <w:rsid w:val="00041576"/>
    <w:rsid w:val="000415AA"/>
    <w:rsid w:val="000415E2"/>
    <w:rsid w:val="0004185B"/>
    <w:rsid w:val="000418A1"/>
    <w:rsid w:val="000419AA"/>
    <w:rsid w:val="00041A6A"/>
    <w:rsid w:val="00041E1A"/>
    <w:rsid w:val="00041E51"/>
    <w:rsid w:val="00041E6C"/>
    <w:rsid w:val="00041F04"/>
    <w:rsid w:val="00042050"/>
    <w:rsid w:val="000421BC"/>
    <w:rsid w:val="000426B3"/>
    <w:rsid w:val="00042761"/>
    <w:rsid w:val="000427B0"/>
    <w:rsid w:val="00042899"/>
    <w:rsid w:val="00042D35"/>
    <w:rsid w:val="00042DF7"/>
    <w:rsid w:val="00042EC8"/>
    <w:rsid w:val="00042F7D"/>
    <w:rsid w:val="00043015"/>
    <w:rsid w:val="000430DC"/>
    <w:rsid w:val="00043133"/>
    <w:rsid w:val="0004313F"/>
    <w:rsid w:val="000431CB"/>
    <w:rsid w:val="000431E6"/>
    <w:rsid w:val="0004325D"/>
    <w:rsid w:val="0004336C"/>
    <w:rsid w:val="0004358E"/>
    <w:rsid w:val="000435AA"/>
    <w:rsid w:val="0004371B"/>
    <w:rsid w:val="00043908"/>
    <w:rsid w:val="00043B2C"/>
    <w:rsid w:val="00043C5C"/>
    <w:rsid w:val="00043E77"/>
    <w:rsid w:val="00043F93"/>
    <w:rsid w:val="00044096"/>
    <w:rsid w:val="000440AB"/>
    <w:rsid w:val="0004412C"/>
    <w:rsid w:val="000441AC"/>
    <w:rsid w:val="000441BF"/>
    <w:rsid w:val="0004431E"/>
    <w:rsid w:val="0004439B"/>
    <w:rsid w:val="000444D0"/>
    <w:rsid w:val="000445F0"/>
    <w:rsid w:val="000446B9"/>
    <w:rsid w:val="000446D7"/>
    <w:rsid w:val="000446DD"/>
    <w:rsid w:val="000449A5"/>
    <w:rsid w:val="00044D98"/>
    <w:rsid w:val="00044EA4"/>
    <w:rsid w:val="00044EE5"/>
    <w:rsid w:val="00044EEF"/>
    <w:rsid w:val="0004521E"/>
    <w:rsid w:val="00045432"/>
    <w:rsid w:val="00045491"/>
    <w:rsid w:val="0004554C"/>
    <w:rsid w:val="000456BF"/>
    <w:rsid w:val="00045742"/>
    <w:rsid w:val="0004580A"/>
    <w:rsid w:val="0004589C"/>
    <w:rsid w:val="000458A8"/>
    <w:rsid w:val="00045B5E"/>
    <w:rsid w:val="00045C74"/>
    <w:rsid w:val="00045E8E"/>
    <w:rsid w:val="00045F13"/>
    <w:rsid w:val="00046127"/>
    <w:rsid w:val="00046184"/>
    <w:rsid w:val="000461ED"/>
    <w:rsid w:val="000461F6"/>
    <w:rsid w:val="0004622B"/>
    <w:rsid w:val="000462E3"/>
    <w:rsid w:val="000467E1"/>
    <w:rsid w:val="00046AEE"/>
    <w:rsid w:val="00046C1E"/>
    <w:rsid w:val="00046F63"/>
    <w:rsid w:val="000470A1"/>
    <w:rsid w:val="0004722D"/>
    <w:rsid w:val="0004732D"/>
    <w:rsid w:val="00047374"/>
    <w:rsid w:val="000473BF"/>
    <w:rsid w:val="000474BB"/>
    <w:rsid w:val="0004759D"/>
    <w:rsid w:val="000476F5"/>
    <w:rsid w:val="00047721"/>
    <w:rsid w:val="000477E7"/>
    <w:rsid w:val="000477F5"/>
    <w:rsid w:val="00047876"/>
    <w:rsid w:val="000479AA"/>
    <w:rsid w:val="000479E0"/>
    <w:rsid w:val="00047C10"/>
    <w:rsid w:val="00047CAC"/>
    <w:rsid w:val="0005000B"/>
    <w:rsid w:val="000500E8"/>
    <w:rsid w:val="00050237"/>
    <w:rsid w:val="00050310"/>
    <w:rsid w:val="00050593"/>
    <w:rsid w:val="00050732"/>
    <w:rsid w:val="000507D1"/>
    <w:rsid w:val="00050D84"/>
    <w:rsid w:val="00050DBC"/>
    <w:rsid w:val="00051132"/>
    <w:rsid w:val="00051152"/>
    <w:rsid w:val="00051344"/>
    <w:rsid w:val="000513E0"/>
    <w:rsid w:val="00051497"/>
    <w:rsid w:val="000516BF"/>
    <w:rsid w:val="0005175A"/>
    <w:rsid w:val="0005181A"/>
    <w:rsid w:val="00051910"/>
    <w:rsid w:val="00051999"/>
    <w:rsid w:val="000519D2"/>
    <w:rsid w:val="00051C02"/>
    <w:rsid w:val="00051E49"/>
    <w:rsid w:val="00052098"/>
    <w:rsid w:val="00052124"/>
    <w:rsid w:val="000521B8"/>
    <w:rsid w:val="0005226D"/>
    <w:rsid w:val="0005241B"/>
    <w:rsid w:val="0005244D"/>
    <w:rsid w:val="000525AF"/>
    <w:rsid w:val="0005263D"/>
    <w:rsid w:val="00052643"/>
    <w:rsid w:val="00052664"/>
    <w:rsid w:val="000527BD"/>
    <w:rsid w:val="000527CA"/>
    <w:rsid w:val="00052801"/>
    <w:rsid w:val="00052932"/>
    <w:rsid w:val="00052CD6"/>
    <w:rsid w:val="00052D3F"/>
    <w:rsid w:val="00052DFF"/>
    <w:rsid w:val="00052EFA"/>
    <w:rsid w:val="000530A9"/>
    <w:rsid w:val="00053118"/>
    <w:rsid w:val="000532E4"/>
    <w:rsid w:val="00053349"/>
    <w:rsid w:val="0005341C"/>
    <w:rsid w:val="00053546"/>
    <w:rsid w:val="0005368D"/>
    <w:rsid w:val="000539F8"/>
    <w:rsid w:val="00053BCE"/>
    <w:rsid w:val="00053BF1"/>
    <w:rsid w:val="00053C73"/>
    <w:rsid w:val="00053CB4"/>
    <w:rsid w:val="00053D9D"/>
    <w:rsid w:val="00053DAF"/>
    <w:rsid w:val="00053E19"/>
    <w:rsid w:val="00053E58"/>
    <w:rsid w:val="00053E5C"/>
    <w:rsid w:val="00053F3D"/>
    <w:rsid w:val="00054161"/>
    <w:rsid w:val="00054258"/>
    <w:rsid w:val="0005435F"/>
    <w:rsid w:val="00054614"/>
    <w:rsid w:val="00054626"/>
    <w:rsid w:val="0005467E"/>
    <w:rsid w:val="000546B8"/>
    <w:rsid w:val="00054B69"/>
    <w:rsid w:val="00054BBF"/>
    <w:rsid w:val="00054DF0"/>
    <w:rsid w:val="00054F3D"/>
    <w:rsid w:val="00054FE9"/>
    <w:rsid w:val="00055163"/>
    <w:rsid w:val="0005526B"/>
    <w:rsid w:val="000553CF"/>
    <w:rsid w:val="00055863"/>
    <w:rsid w:val="00055874"/>
    <w:rsid w:val="0005589C"/>
    <w:rsid w:val="000558D8"/>
    <w:rsid w:val="00055B12"/>
    <w:rsid w:val="00055D28"/>
    <w:rsid w:val="00055E38"/>
    <w:rsid w:val="00055FAF"/>
    <w:rsid w:val="00056137"/>
    <w:rsid w:val="00056140"/>
    <w:rsid w:val="000561CF"/>
    <w:rsid w:val="0005654C"/>
    <w:rsid w:val="0005676C"/>
    <w:rsid w:val="000567FD"/>
    <w:rsid w:val="00056899"/>
    <w:rsid w:val="0005690A"/>
    <w:rsid w:val="00056924"/>
    <w:rsid w:val="00056992"/>
    <w:rsid w:val="0005699F"/>
    <w:rsid w:val="000569B9"/>
    <w:rsid w:val="00056B7D"/>
    <w:rsid w:val="00056BCE"/>
    <w:rsid w:val="00056BDF"/>
    <w:rsid w:val="00056C81"/>
    <w:rsid w:val="00056CB4"/>
    <w:rsid w:val="00056E18"/>
    <w:rsid w:val="00056E59"/>
    <w:rsid w:val="00056E6E"/>
    <w:rsid w:val="00056E77"/>
    <w:rsid w:val="000570B2"/>
    <w:rsid w:val="00057106"/>
    <w:rsid w:val="00057122"/>
    <w:rsid w:val="000571DE"/>
    <w:rsid w:val="000571F8"/>
    <w:rsid w:val="000573C1"/>
    <w:rsid w:val="00057406"/>
    <w:rsid w:val="0005762D"/>
    <w:rsid w:val="00057BA2"/>
    <w:rsid w:val="00057C30"/>
    <w:rsid w:val="00057E0D"/>
    <w:rsid w:val="00057E75"/>
    <w:rsid w:val="00057ED9"/>
    <w:rsid w:val="00057F2E"/>
    <w:rsid w:val="0005AF1F"/>
    <w:rsid w:val="0006012D"/>
    <w:rsid w:val="0006013E"/>
    <w:rsid w:val="00060155"/>
    <w:rsid w:val="0006017F"/>
    <w:rsid w:val="000602EC"/>
    <w:rsid w:val="0006030C"/>
    <w:rsid w:val="000603F1"/>
    <w:rsid w:val="00060975"/>
    <w:rsid w:val="000609F4"/>
    <w:rsid w:val="00060A6C"/>
    <w:rsid w:val="00060D92"/>
    <w:rsid w:val="00060FC3"/>
    <w:rsid w:val="00061294"/>
    <w:rsid w:val="00061347"/>
    <w:rsid w:val="00061651"/>
    <w:rsid w:val="000616C0"/>
    <w:rsid w:val="000616E4"/>
    <w:rsid w:val="00061707"/>
    <w:rsid w:val="00061769"/>
    <w:rsid w:val="00061885"/>
    <w:rsid w:val="00061903"/>
    <w:rsid w:val="00061970"/>
    <w:rsid w:val="000619DB"/>
    <w:rsid w:val="00061C6E"/>
    <w:rsid w:val="00061E7D"/>
    <w:rsid w:val="00061EDF"/>
    <w:rsid w:val="00061F06"/>
    <w:rsid w:val="00062191"/>
    <w:rsid w:val="000621D5"/>
    <w:rsid w:val="000621D6"/>
    <w:rsid w:val="0006228E"/>
    <w:rsid w:val="00062320"/>
    <w:rsid w:val="000625A4"/>
    <w:rsid w:val="000626FE"/>
    <w:rsid w:val="0006283C"/>
    <w:rsid w:val="00062AB8"/>
    <w:rsid w:val="00062B54"/>
    <w:rsid w:val="00062B5E"/>
    <w:rsid w:val="00062C02"/>
    <w:rsid w:val="00062CA7"/>
    <w:rsid w:val="00062D42"/>
    <w:rsid w:val="00062EEF"/>
    <w:rsid w:val="00063189"/>
    <w:rsid w:val="00063294"/>
    <w:rsid w:val="000632C4"/>
    <w:rsid w:val="00063581"/>
    <w:rsid w:val="000636FF"/>
    <w:rsid w:val="000637E8"/>
    <w:rsid w:val="0006385C"/>
    <w:rsid w:val="00063960"/>
    <w:rsid w:val="000639C5"/>
    <w:rsid w:val="000639F7"/>
    <w:rsid w:val="00063A1E"/>
    <w:rsid w:val="00063A38"/>
    <w:rsid w:val="00063B37"/>
    <w:rsid w:val="00063C2A"/>
    <w:rsid w:val="00063C4F"/>
    <w:rsid w:val="00063E87"/>
    <w:rsid w:val="00064705"/>
    <w:rsid w:val="00064842"/>
    <w:rsid w:val="000649DC"/>
    <w:rsid w:val="00064A84"/>
    <w:rsid w:val="00064DE8"/>
    <w:rsid w:val="00064F01"/>
    <w:rsid w:val="00065398"/>
    <w:rsid w:val="000654CF"/>
    <w:rsid w:val="00065688"/>
    <w:rsid w:val="000656C2"/>
    <w:rsid w:val="0006572D"/>
    <w:rsid w:val="0006583D"/>
    <w:rsid w:val="00065895"/>
    <w:rsid w:val="00065BC2"/>
    <w:rsid w:val="00065C2F"/>
    <w:rsid w:val="00065C30"/>
    <w:rsid w:val="00065F14"/>
    <w:rsid w:val="00066023"/>
    <w:rsid w:val="0006616F"/>
    <w:rsid w:val="0006654E"/>
    <w:rsid w:val="00066607"/>
    <w:rsid w:val="000666BF"/>
    <w:rsid w:val="00066887"/>
    <w:rsid w:val="0006690D"/>
    <w:rsid w:val="00066BFC"/>
    <w:rsid w:val="00066C2C"/>
    <w:rsid w:val="00066CBA"/>
    <w:rsid w:val="00066DA8"/>
    <w:rsid w:val="00066E52"/>
    <w:rsid w:val="00066F26"/>
    <w:rsid w:val="00067003"/>
    <w:rsid w:val="000670D4"/>
    <w:rsid w:val="000670E4"/>
    <w:rsid w:val="0006719B"/>
    <w:rsid w:val="000671CC"/>
    <w:rsid w:val="000671E1"/>
    <w:rsid w:val="00067359"/>
    <w:rsid w:val="00067420"/>
    <w:rsid w:val="000674A7"/>
    <w:rsid w:val="00067540"/>
    <w:rsid w:val="00067601"/>
    <w:rsid w:val="00067D07"/>
    <w:rsid w:val="00067D72"/>
    <w:rsid w:val="00067D7F"/>
    <w:rsid w:val="00070026"/>
    <w:rsid w:val="0007040C"/>
    <w:rsid w:val="000704A5"/>
    <w:rsid w:val="0007073E"/>
    <w:rsid w:val="00070823"/>
    <w:rsid w:val="00070CA4"/>
    <w:rsid w:val="00070F8A"/>
    <w:rsid w:val="000710A8"/>
    <w:rsid w:val="000710C7"/>
    <w:rsid w:val="000712EE"/>
    <w:rsid w:val="000713C3"/>
    <w:rsid w:val="000714FC"/>
    <w:rsid w:val="00071510"/>
    <w:rsid w:val="0007169D"/>
    <w:rsid w:val="000717E4"/>
    <w:rsid w:val="00071899"/>
    <w:rsid w:val="000719BB"/>
    <w:rsid w:val="000719C7"/>
    <w:rsid w:val="000719E2"/>
    <w:rsid w:val="00071A0C"/>
    <w:rsid w:val="00071C4A"/>
    <w:rsid w:val="00071CA1"/>
    <w:rsid w:val="00071F5E"/>
    <w:rsid w:val="00071F74"/>
    <w:rsid w:val="00071F84"/>
    <w:rsid w:val="00072199"/>
    <w:rsid w:val="0007220F"/>
    <w:rsid w:val="0007281E"/>
    <w:rsid w:val="000729EF"/>
    <w:rsid w:val="00072B1A"/>
    <w:rsid w:val="00072C75"/>
    <w:rsid w:val="00072DDE"/>
    <w:rsid w:val="00072EC4"/>
    <w:rsid w:val="00072F24"/>
    <w:rsid w:val="00072F79"/>
    <w:rsid w:val="000730B1"/>
    <w:rsid w:val="00073334"/>
    <w:rsid w:val="000733DB"/>
    <w:rsid w:val="0007348F"/>
    <w:rsid w:val="000734BC"/>
    <w:rsid w:val="000734CB"/>
    <w:rsid w:val="00073634"/>
    <w:rsid w:val="00073685"/>
    <w:rsid w:val="000736C1"/>
    <w:rsid w:val="00073709"/>
    <w:rsid w:val="0007374E"/>
    <w:rsid w:val="00073777"/>
    <w:rsid w:val="00073804"/>
    <w:rsid w:val="00073873"/>
    <w:rsid w:val="0007388E"/>
    <w:rsid w:val="00073954"/>
    <w:rsid w:val="00073B68"/>
    <w:rsid w:val="00073E44"/>
    <w:rsid w:val="00074070"/>
    <w:rsid w:val="0007408F"/>
    <w:rsid w:val="0007416E"/>
    <w:rsid w:val="00074175"/>
    <w:rsid w:val="00074420"/>
    <w:rsid w:val="0007451A"/>
    <w:rsid w:val="0007462E"/>
    <w:rsid w:val="000746A6"/>
    <w:rsid w:val="00074711"/>
    <w:rsid w:val="000747A5"/>
    <w:rsid w:val="000747C9"/>
    <w:rsid w:val="00074889"/>
    <w:rsid w:val="000748C3"/>
    <w:rsid w:val="00074A3E"/>
    <w:rsid w:val="00074ACC"/>
    <w:rsid w:val="00074C41"/>
    <w:rsid w:val="00074C58"/>
    <w:rsid w:val="00074DA9"/>
    <w:rsid w:val="00074E25"/>
    <w:rsid w:val="000751CB"/>
    <w:rsid w:val="0007520C"/>
    <w:rsid w:val="000752FF"/>
    <w:rsid w:val="00075335"/>
    <w:rsid w:val="000753D4"/>
    <w:rsid w:val="00075439"/>
    <w:rsid w:val="00075441"/>
    <w:rsid w:val="0007563E"/>
    <w:rsid w:val="00075705"/>
    <w:rsid w:val="000758EF"/>
    <w:rsid w:val="000759C2"/>
    <w:rsid w:val="00075A02"/>
    <w:rsid w:val="00075AEF"/>
    <w:rsid w:val="00075B51"/>
    <w:rsid w:val="00075B8D"/>
    <w:rsid w:val="00075BB3"/>
    <w:rsid w:val="00075BE1"/>
    <w:rsid w:val="00075D04"/>
    <w:rsid w:val="00075F6A"/>
    <w:rsid w:val="00076081"/>
    <w:rsid w:val="000760B4"/>
    <w:rsid w:val="000761FB"/>
    <w:rsid w:val="00076354"/>
    <w:rsid w:val="00076575"/>
    <w:rsid w:val="000767DF"/>
    <w:rsid w:val="000767FA"/>
    <w:rsid w:val="0007680B"/>
    <w:rsid w:val="00076987"/>
    <w:rsid w:val="000769D9"/>
    <w:rsid w:val="00076B97"/>
    <w:rsid w:val="00076BB2"/>
    <w:rsid w:val="00076C6C"/>
    <w:rsid w:val="00076D28"/>
    <w:rsid w:val="00076E15"/>
    <w:rsid w:val="00076E1B"/>
    <w:rsid w:val="00076E99"/>
    <w:rsid w:val="00076F76"/>
    <w:rsid w:val="00076F8F"/>
    <w:rsid w:val="00076FA4"/>
    <w:rsid w:val="000770ED"/>
    <w:rsid w:val="00077164"/>
    <w:rsid w:val="000771F9"/>
    <w:rsid w:val="000774B6"/>
    <w:rsid w:val="00077567"/>
    <w:rsid w:val="000776C3"/>
    <w:rsid w:val="000778E8"/>
    <w:rsid w:val="00077A89"/>
    <w:rsid w:val="00077B45"/>
    <w:rsid w:val="00077BF1"/>
    <w:rsid w:val="00077C40"/>
    <w:rsid w:val="00077C67"/>
    <w:rsid w:val="00077D7D"/>
    <w:rsid w:val="00077E8F"/>
    <w:rsid w:val="00077ECD"/>
    <w:rsid w:val="000800D1"/>
    <w:rsid w:val="000803AB"/>
    <w:rsid w:val="000803C4"/>
    <w:rsid w:val="0008080A"/>
    <w:rsid w:val="00080811"/>
    <w:rsid w:val="0008088A"/>
    <w:rsid w:val="000808F7"/>
    <w:rsid w:val="0008092E"/>
    <w:rsid w:val="000809E1"/>
    <w:rsid w:val="00080A00"/>
    <w:rsid w:val="00080A4E"/>
    <w:rsid w:val="00080A89"/>
    <w:rsid w:val="00080E15"/>
    <w:rsid w:val="00080ECA"/>
    <w:rsid w:val="00080F58"/>
    <w:rsid w:val="0008112A"/>
    <w:rsid w:val="0008113C"/>
    <w:rsid w:val="000814EF"/>
    <w:rsid w:val="00081507"/>
    <w:rsid w:val="0008159B"/>
    <w:rsid w:val="00081672"/>
    <w:rsid w:val="000817C7"/>
    <w:rsid w:val="00081845"/>
    <w:rsid w:val="00081A2F"/>
    <w:rsid w:val="00081A6B"/>
    <w:rsid w:val="00081B7F"/>
    <w:rsid w:val="00081C82"/>
    <w:rsid w:val="00081CA0"/>
    <w:rsid w:val="00081CE2"/>
    <w:rsid w:val="00081DD1"/>
    <w:rsid w:val="00081E35"/>
    <w:rsid w:val="000822B6"/>
    <w:rsid w:val="000823BD"/>
    <w:rsid w:val="0008240A"/>
    <w:rsid w:val="000824A8"/>
    <w:rsid w:val="00082527"/>
    <w:rsid w:val="00082623"/>
    <w:rsid w:val="000827E8"/>
    <w:rsid w:val="0008280C"/>
    <w:rsid w:val="000829B8"/>
    <w:rsid w:val="000829DD"/>
    <w:rsid w:val="00082B6E"/>
    <w:rsid w:val="00082D50"/>
    <w:rsid w:val="00082E0C"/>
    <w:rsid w:val="00083049"/>
    <w:rsid w:val="000830FF"/>
    <w:rsid w:val="0008316F"/>
    <w:rsid w:val="00083328"/>
    <w:rsid w:val="0008339D"/>
    <w:rsid w:val="000833C4"/>
    <w:rsid w:val="00083480"/>
    <w:rsid w:val="00083505"/>
    <w:rsid w:val="00083534"/>
    <w:rsid w:val="000835BA"/>
    <w:rsid w:val="000835F7"/>
    <w:rsid w:val="0008367B"/>
    <w:rsid w:val="00083B02"/>
    <w:rsid w:val="00083B46"/>
    <w:rsid w:val="00083BF8"/>
    <w:rsid w:val="00083DCB"/>
    <w:rsid w:val="00083F6D"/>
    <w:rsid w:val="00084056"/>
    <w:rsid w:val="0008405E"/>
    <w:rsid w:val="00084125"/>
    <w:rsid w:val="000841D9"/>
    <w:rsid w:val="0008429B"/>
    <w:rsid w:val="00084335"/>
    <w:rsid w:val="00084347"/>
    <w:rsid w:val="000844DB"/>
    <w:rsid w:val="000844DF"/>
    <w:rsid w:val="000845D7"/>
    <w:rsid w:val="000845EF"/>
    <w:rsid w:val="000846C7"/>
    <w:rsid w:val="00084AE6"/>
    <w:rsid w:val="00084E45"/>
    <w:rsid w:val="00084EFC"/>
    <w:rsid w:val="00085053"/>
    <w:rsid w:val="000851EC"/>
    <w:rsid w:val="00085237"/>
    <w:rsid w:val="00085251"/>
    <w:rsid w:val="00085468"/>
    <w:rsid w:val="000855AF"/>
    <w:rsid w:val="000855B7"/>
    <w:rsid w:val="000858CA"/>
    <w:rsid w:val="00085910"/>
    <w:rsid w:val="00085A12"/>
    <w:rsid w:val="00085A20"/>
    <w:rsid w:val="00085A29"/>
    <w:rsid w:val="00085A55"/>
    <w:rsid w:val="00085A99"/>
    <w:rsid w:val="00085B54"/>
    <w:rsid w:val="00085BC9"/>
    <w:rsid w:val="00085E56"/>
    <w:rsid w:val="00086098"/>
    <w:rsid w:val="0008611C"/>
    <w:rsid w:val="00086592"/>
    <w:rsid w:val="000866E4"/>
    <w:rsid w:val="000866E8"/>
    <w:rsid w:val="0008674F"/>
    <w:rsid w:val="0008675E"/>
    <w:rsid w:val="000867EF"/>
    <w:rsid w:val="00086834"/>
    <w:rsid w:val="00086894"/>
    <w:rsid w:val="000868A1"/>
    <w:rsid w:val="00086979"/>
    <w:rsid w:val="00086A1F"/>
    <w:rsid w:val="00086AA9"/>
    <w:rsid w:val="00086B55"/>
    <w:rsid w:val="00087416"/>
    <w:rsid w:val="00087444"/>
    <w:rsid w:val="000875EF"/>
    <w:rsid w:val="0008786E"/>
    <w:rsid w:val="000878FB"/>
    <w:rsid w:val="00087911"/>
    <w:rsid w:val="00087B63"/>
    <w:rsid w:val="00087B70"/>
    <w:rsid w:val="00087BD8"/>
    <w:rsid w:val="00087C17"/>
    <w:rsid w:val="00087EC6"/>
    <w:rsid w:val="00087F5B"/>
    <w:rsid w:val="00087F8B"/>
    <w:rsid w:val="0009009C"/>
    <w:rsid w:val="000901C2"/>
    <w:rsid w:val="000901F4"/>
    <w:rsid w:val="00090312"/>
    <w:rsid w:val="000903EA"/>
    <w:rsid w:val="00090510"/>
    <w:rsid w:val="000907BB"/>
    <w:rsid w:val="0009090F"/>
    <w:rsid w:val="00090997"/>
    <w:rsid w:val="00090A6E"/>
    <w:rsid w:val="00090C5E"/>
    <w:rsid w:val="00090CA2"/>
    <w:rsid w:val="00090DF8"/>
    <w:rsid w:val="00090F95"/>
    <w:rsid w:val="000911FB"/>
    <w:rsid w:val="00091235"/>
    <w:rsid w:val="000912B0"/>
    <w:rsid w:val="000914B0"/>
    <w:rsid w:val="0009160B"/>
    <w:rsid w:val="0009162E"/>
    <w:rsid w:val="00091882"/>
    <w:rsid w:val="00091972"/>
    <w:rsid w:val="00091A21"/>
    <w:rsid w:val="00091A68"/>
    <w:rsid w:val="00091AF4"/>
    <w:rsid w:val="00091D01"/>
    <w:rsid w:val="00091D08"/>
    <w:rsid w:val="00091DBC"/>
    <w:rsid w:val="00091E13"/>
    <w:rsid w:val="000921A5"/>
    <w:rsid w:val="00092385"/>
    <w:rsid w:val="0009246F"/>
    <w:rsid w:val="000924C5"/>
    <w:rsid w:val="0009250E"/>
    <w:rsid w:val="0009274A"/>
    <w:rsid w:val="0009276C"/>
    <w:rsid w:val="0009279C"/>
    <w:rsid w:val="00092941"/>
    <w:rsid w:val="00092E13"/>
    <w:rsid w:val="000930FD"/>
    <w:rsid w:val="0009315E"/>
    <w:rsid w:val="0009325D"/>
    <w:rsid w:val="000938AE"/>
    <w:rsid w:val="0009394F"/>
    <w:rsid w:val="00093BA9"/>
    <w:rsid w:val="00093C7F"/>
    <w:rsid w:val="00093E89"/>
    <w:rsid w:val="00093F4E"/>
    <w:rsid w:val="00093F4F"/>
    <w:rsid w:val="00094026"/>
    <w:rsid w:val="0009428F"/>
    <w:rsid w:val="00094462"/>
    <w:rsid w:val="000945CF"/>
    <w:rsid w:val="0009485A"/>
    <w:rsid w:val="00094878"/>
    <w:rsid w:val="00094A28"/>
    <w:rsid w:val="00094AE4"/>
    <w:rsid w:val="00094FE1"/>
    <w:rsid w:val="00095031"/>
    <w:rsid w:val="00095107"/>
    <w:rsid w:val="00095139"/>
    <w:rsid w:val="00095398"/>
    <w:rsid w:val="000953FD"/>
    <w:rsid w:val="00095525"/>
    <w:rsid w:val="0009555A"/>
    <w:rsid w:val="00095596"/>
    <w:rsid w:val="0009566A"/>
    <w:rsid w:val="0009568B"/>
    <w:rsid w:val="000956DF"/>
    <w:rsid w:val="00095847"/>
    <w:rsid w:val="00095914"/>
    <w:rsid w:val="00095AF6"/>
    <w:rsid w:val="00095B8D"/>
    <w:rsid w:val="00095BBD"/>
    <w:rsid w:val="00095C17"/>
    <w:rsid w:val="00095D2C"/>
    <w:rsid w:val="00095DBC"/>
    <w:rsid w:val="00095E12"/>
    <w:rsid w:val="00095EA9"/>
    <w:rsid w:val="00095EAB"/>
    <w:rsid w:val="00095F38"/>
    <w:rsid w:val="000960C6"/>
    <w:rsid w:val="00096103"/>
    <w:rsid w:val="00096173"/>
    <w:rsid w:val="0009617E"/>
    <w:rsid w:val="00096313"/>
    <w:rsid w:val="00096430"/>
    <w:rsid w:val="00096916"/>
    <w:rsid w:val="00096A73"/>
    <w:rsid w:val="00096B25"/>
    <w:rsid w:val="00096BFC"/>
    <w:rsid w:val="00096CD7"/>
    <w:rsid w:val="00096F21"/>
    <w:rsid w:val="000971AE"/>
    <w:rsid w:val="000971C7"/>
    <w:rsid w:val="0009720D"/>
    <w:rsid w:val="00097213"/>
    <w:rsid w:val="000975B2"/>
    <w:rsid w:val="00097638"/>
    <w:rsid w:val="0009770E"/>
    <w:rsid w:val="00097794"/>
    <w:rsid w:val="00097888"/>
    <w:rsid w:val="00097900"/>
    <w:rsid w:val="00097A67"/>
    <w:rsid w:val="00097AE6"/>
    <w:rsid w:val="00097E9B"/>
    <w:rsid w:val="000A010B"/>
    <w:rsid w:val="000A0163"/>
    <w:rsid w:val="000A0178"/>
    <w:rsid w:val="000A01B6"/>
    <w:rsid w:val="000A01D7"/>
    <w:rsid w:val="000A029E"/>
    <w:rsid w:val="000A0391"/>
    <w:rsid w:val="000A04A3"/>
    <w:rsid w:val="000A04BA"/>
    <w:rsid w:val="000A04F1"/>
    <w:rsid w:val="000A059E"/>
    <w:rsid w:val="000A06D3"/>
    <w:rsid w:val="000A0836"/>
    <w:rsid w:val="000A0876"/>
    <w:rsid w:val="000A08F5"/>
    <w:rsid w:val="000A09BB"/>
    <w:rsid w:val="000A0A42"/>
    <w:rsid w:val="000A0C8D"/>
    <w:rsid w:val="000A0CE0"/>
    <w:rsid w:val="000A0D04"/>
    <w:rsid w:val="000A0E4C"/>
    <w:rsid w:val="000A0EAA"/>
    <w:rsid w:val="000A0EDC"/>
    <w:rsid w:val="000A0EE9"/>
    <w:rsid w:val="000A0EF2"/>
    <w:rsid w:val="000A0FDA"/>
    <w:rsid w:val="000A1012"/>
    <w:rsid w:val="000A10AE"/>
    <w:rsid w:val="000A111C"/>
    <w:rsid w:val="000A1248"/>
    <w:rsid w:val="000A125A"/>
    <w:rsid w:val="000A152D"/>
    <w:rsid w:val="000A1913"/>
    <w:rsid w:val="000A19E4"/>
    <w:rsid w:val="000A1AC7"/>
    <w:rsid w:val="000A1E15"/>
    <w:rsid w:val="000A2008"/>
    <w:rsid w:val="000A2058"/>
    <w:rsid w:val="000A229A"/>
    <w:rsid w:val="000A23F5"/>
    <w:rsid w:val="000A2549"/>
    <w:rsid w:val="000A27D1"/>
    <w:rsid w:val="000A28F5"/>
    <w:rsid w:val="000A2987"/>
    <w:rsid w:val="000A2B2B"/>
    <w:rsid w:val="000A2C60"/>
    <w:rsid w:val="000A2C66"/>
    <w:rsid w:val="000A2EE1"/>
    <w:rsid w:val="000A3074"/>
    <w:rsid w:val="000A3094"/>
    <w:rsid w:val="000A321D"/>
    <w:rsid w:val="000A3429"/>
    <w:rsid w:val="000A34AB"/>
    <w:rsid w:val="000A35D2"/>
    <w:rsid w:val="000A366C"/>
    <w:rsid w:val="000A37B1"/>
    <w:rsid w:val="000A3A97"/>
    <w:rsid w:val="000A3C97"/>
    <w:rsid w:val="000A3CE4"/>
    <w:rsid w:val="000A3D06"/>
    <w:rsid w:val="000A3DBE"/>
    <w:rsid w:val="000A3E6D"/>
    <w:rsid w:val="000A400B"/>
    <w:rsid w:val="000A422E"/>
    <w:rsid w:val="000A4399"/>
    <w:rsid w:val="000A440A"/>
    <w:rsid w:val="000A4546"/>
    <w:rsid w:val="000A455B"/>
    <w:rsid w:val="000A4695"/>
    <w:rsid w:val="000A4734"/>
    <w:rsid w:val="000A4793"/>
    <w:rsid w:val="000A4871"/>
    <w:rsid w:val="000A48EA"/>
    <w:rsid w:val="000A4C46"/>
    <w:rsid w:val="000A4D40"/>
    <w:rsid w:val="000A50B5"/>
    <w:rsid w:val="000A50D4"/>
    <w:rsid w:val="000A517E"/>
    <w:rsid w:val="000A560A"/>
    <w:rsid w:val="000A5691"/>
    <w:rsid w:val="000A5718"/>
    <w:rsid w:val="000A5777"/>
    <w:rsid w:val="000A58C0"/>
    <w:rsid w:val="000A58EE"/>
    <w:rsid w:val="000A5AE9"/>
    <w:rsid w:val="000A5FF9"/>
    <w:rsid w:val="000A615D"/>
    <w:rsid w:val="000A6181"/>
    <w:rsid w:val="000A6255"/>
    <w:rsid w:val="000A6275"/>
    <w:rsid w:val="000A62F9"/>
    <w:rsid w:val="000A63CB"/>
    <w:rsid w:val="000A65A3"/>
    <w:rsid w:val="000A66F6"/>
    <w:rsid w:val="000A6719"/>
    <w:rsid w:val="000A674E"/>
    <w:rsid w:val="000A67DB"/>
    <w:rsid w:val="000A6899"/>
    <w:rsid w:val="000A6B71"/>
    <w:rsid w:val="000A6BD7"/>
    <w:rsid w:val="000A6ECE"/>
    <w:rsid w:val="000A6F57"/>
    <w:rsid w:val="000A6FDA"/>
    <w:rsid w:val="000A6FE6"/>
    <w:rsid w:val="000A7066"/>
    <w:rsid w:val="000A711B"/>
    <w:rsid w:val="000A7436"/>
    <w:rsid w:val="000A760B"/>
    <w:rsid w:val="000A7670"/>
    <w:rsid w:val="000A76FC"/>
    <w:rsid w:val="000A7717"/>
    <w:rsid w:val="000A78D7"/>
    <w:rsid w:val="000A79AF"/>
    <w:rsid w:val="000A79F1"/>
    <w:rsid w:val="000A7AE9"/>
    <w:rsid w:val="000A7CB9"/>
    <w:rsid w:val="000A7DA0"/>
    <w:rsid w:val="000A7DCD"/>
    <w:rsid w:val="000B008D"/>
    <w:rsid w:val="000B019D"/>
    <w:rsid w:val="000B01D9"/>
    <w:rsid w:val="000B0371"/>
    <w:rsid w:val="000B053F"/>
    <w:rsid w:val="000B0626"/>
    <w:rsid w:val="000B0671"/>
    <w:rsid w:val="000B06EF"/>
    <w:rsid w:val="000B0766"/>
    <w:rsid w:val="000B0A39"/>
    <w:rsid w:val="000B0A9E"/>
    <w:rsid w:val="000B0D7B"/>
    <w:rsid w:val="000B0DE6"/>
    <w:rsid w:val="000B0E69"/>
    <w:rsid w:val="000B0E84"/>
    <w:rsid w:val="000B0F1D"/>
    <w:rsid w:val="000B1039"/>
    <w:rsid w:val="000B1120"/>
    <w:rsid w:val="000B1169"/>
    <w:rsid w:val="000B11EF"/>
    <w:rsid w:val="000B1224"/>
    <w:rsid w:val="000B1670"/>
    <w:rsid w:val="000B1829"/>
    <w:rsid w:val="000B195F"/>
    <w:rsid w:val="000B1969"/>
    <w:rsid w:val="000B1AFE"/>
    <w:rsid w:val="000B1CF4"/>
    <w:rsid w:val="000B1E1F"/>
    <w:rsid w:val="000B1EFC"/>
    <w:rsid w:val="000B20CB"/>
    <w:rsid w:val="000B20FC"/>
    <w:rsid w:val="000B226B"/>
    <w:rsid w:val="000B22AA"/>
    <w:rsid w:val="000B22B2"/>
    <w:rsid w:val="000B2328"/>
    <w:rsid w:val="000B2465"/>
    <w:rsid w:val="000B2484"/>
    <w:rsid w:val="000B248E"/>
    <w:rsid w:val="000B2627"/>
    <w:rsid w:val="000B2752"/>
    <w:rsid w:val="000B27FA"/>
    <w:rsid w:val="000B285D"/>
    <w:rsid w:val="000B2915"/>
    <w:rsid w:val="000B2A1B"/>
    <w:rsid w:val="000B2A58"/>
    <w:rsid w:val="000B2C0D"/>
    <w:rsid w:val="000B2D6D"/>
    <w:rsid w:val="000B2ECC"/>
    <w:rsid w:val="000B2F6C"/>
    <w:rsid w:val="000B30CB"/>
    <w:rsid w:val="000B3300"/>
    <w:rsid w:val="000B33FA"/>
    <w:rsid w:val="000B349A"/>
    <w:rsid w:val="000B34CE"/>
    <w:rsid w:val="000B34FB"/>
    <w:rsid w:val="000B352F"/>
    <w:rsid w:val="000B37D8"/>
    <w:rsid w:val="000B37E9"/>
    <w:rsid w:val="000B39EC"/>
    <w:rsid w:val="000B3A48"/>
    <w:rsid w:val="000B3A70"/>
    <w:rsid w:val="000B3B89"/>
    <w:rsid w:val="000B3C4F"/>
    <w:rsid w:val="000B3C6A"/>
    <w:rsid w:val="000B3C9F"/>
    <w:rsid w:val="000B3DB9"/>
    <w:rsid w:val="000B3DFB"/>
    <w:rsid w:val="000B3EBC"/>
    <w:rsid w:val="000B3F3D"/>
    <w:rsid w:val="000B404A"/>
    <w:rsid w:val="000B4051"/>
    <w:rsid w:val="000B4089"/>
    <w:rsid w:val="000B42BB"/>
    <w:rsid w:val="000B4639"/>
    <w:rsid w:val="000B46A2"/>
    <w:rsid w:val="000B46C0"/>
    <w:rsid w:val="000B4728"/>
    <w:rsid w:val="000B47EB"/>
    <w:rsid w:val="000B48C7"/>
    <w:rsid w:val="000B495E"/>
    <w:rsid w:val="000B49B2"/>
    <w:rsid w:val="000B49F9"/>
    <w:rsid w:val="000B4BF1"/>
    <w:rsid w:val="000B4D3A"/>
    <w:rsid w:val="000B4E51"/>
    <w:rsid w:val="000B4F9B"/>
    <w:rsid w:val="000B5008"/>
    <w:rsid w:val="000B5154"/>
    <w:rsid w:val="000B5364"/>
    <w:rsid w:val="000B540F"/>
    <w:rsid w:val="000B541D"/>
    <w:rsid w:val="000B5469"/>
    <w:rsid w:val="000B5521"/>
    <w:rsid w:val="000B5587"/>
    <w:rsid w:val="000B55A3"/>
    <w:rsid w:val="000B562A"/>
    <w:rsid w:val="000B5705"/>
    <w:rsid w:val="000B57C9"/>
    <w:rsid w:val="000B58CC"/>
    <w:rsid w:val="000B5920"/>
    <w:rsid w:val="000B59C7"/>
    <w:rsid w:val="000B5AC5"/>
    <w:rsid w:val="000B5B56"/>
    <w:rsid w:val="000B5B8B"/>
    <w:rsid w:val="000B5BD9"/>
    <w:rsid w:val="000B5C90"/>
    <w:rsid w:val="000B6124"/>
    <w:rsid w:val="000B631F"/>
    <w:rsid w:val="000B6384"/>
    <w:rsid w:val="000B6514"/>
    <w:rsid w:val="000B6564"/>
    <w:rsid w:val="000B6566"/>
    <w:rsid w:val="000B6648"/>
    <w:rsid w:val="000B68DB"/>
    <w:rsid w:val="000B68FE"/>
    <w:rsid w:val="000B6A03"/>
    <w:rsid w:val="000B6B3C"/>
    <w:rsid w:val="000B6C41"/>
    <w:rsid w:val="000B6D6B"/>
    <w:rsid w:val="000B6DD0"/>
    <w:rsid w:val="000B6E3A"/>
    <w:rsid w:val="000B6F49"/>
    <w:rsid w:val="000B706C"/>
    <w:rsid w:val="000B70AE"/>
    <w:rsid w:val="000B72E9"/>
    <w:rsid w:val="000B74DE"/>
    <w:rsid w:val="000B7578"/>
    <w:rsid w:val="000B76D7"/>
    <w:rsid w:val="000B775D"/>
    <w:rsid w:val="000B79F8"/>
    <w:rsid w:val="000B7A98"/>
    <w:rsid w:val="000B7AF1"/>
    <w:rsid w:val="000B7BE4"/>
    <w:rsid w:val="000B7DC5"/>
    <w:rsid w:val="000B7F5A"/>
    <w:rsid w:val="000C0222"/>
    <w:rsid w:val="000C02FF"/>
    <w:rsid w:val="000C031D"/>
    <w:rsid w:val="000C034F"/>
    <w:rsid w:val="000C03BD"/>
    <w:rsid w:val="000C0514"/>
    <w:rsid w:val="000C056C"/>
    <w:rsid w:val="000C07CC"/>
    <w:rsid w:val="000C0834"/>
    <w:rsid w:val="000C087F"/>
    <w:rsid w:val="000C089B"/>
    <w:rsid w:val="000C08AC"/>
    <w:rsid w:val="000C09C4"/>
    <w:rsid w:val="000C0DD8"/>
    <w:rsid w:val="000C0EF3"/>
    <w:rsid w:val="000C0F35"/>
    <w:rsid w:val="000C1231"/>
    <w:rsid w:val="000C12A3"/>
    <w:rsid w:val="000C1673"/>
    <w:rsid w:val="000C16FF"/>
    <w:rsid w:val="000C183D"/>
    <w:rsid w:val="000C18DC"/>
    <w:rsid w:val="000C1957"/>
    <w:rsid w:val="000C1DCB"/>
    <w:rsid w:val="000C1DDA"/>
    <w:rsid w:val="000C1E13"/>
    <w:rsid w:val="000C1F8B"/>
    <w:rsid w:val="000C23B3"/>
    <w:rsid w:val="000C2664"/>
    <w:rsid w:val="000C2897"/>
    <w:rsid w:val="000C28AB"/>
    <w:rsid w:val="000C291D"/>
    <w:rsid w:val="000C292C"/>
    <w:rsid w:val="000C2A85"/>
    <w:rsid w:val="000C2B4C"/>
    <w:rsid w:val="000C2C9C"/>
    <w:rsid w:val="000C2CCE"/>
    <w:rsid w:val="000C2D74"/>
    <w:rsid w:val="000C2ED3"/>
    <w:rsid w:val="000C2F69"/>
    <w:rsid w:val="000C2FD9"/>
    <w:rsid w:val="000C3255"/>
    <w:rsid w:val="000C32F3"/>
    <w:rsid w:val="000C366A"/>
    <w:rsid w:val="000C3675"/>
    <w:rsid w:val="000C36F5"/>
    <w:rsid w:val="000C3788"/>
    <w:rsid w:val="000C37A8"/>
    <w:rsid w:val="000C37CD"/>
    <w:rsid w:val="000C37EF"/>
    <w:rsid w:val="000C3924"/>
    <w:rsid w:val="000C3A3A"/>
    <w:rsid w:val="000C3BCA"/>
    <w:rsid w:val="000C3E5F"/>
    <w:rsid w:val="000C4165"/>
    <w:rsid w:val="000C41F2"/>
    <w:rsid w:val="000C42C9"/>
    <w:rsid w:val="000C4330"/>
    <w:rsid w:val="000C43E8"/>
    <w:rsid w:val="000C44E8"/>
    <w:rsid w:val="000C4947"/>
    <w:rsid w:val="000C4B1B"/>
    <w:rsid w:val="000C4D1B"/>
    <w:rsid w:val="000C4E1B"/>
    <w:rsid w:val="000C508D"/>
    <w:rsid w:val="000C51A7"/>
    <w:rsid w:val="000C51E6"/>
    <w:rsid w:val="000C51F8"/>
    <w:rsid w:val="000C52AD"/>
    <w:rsid w:val="000C543C"/>
    <w:rsid w:val="000C56F5"/>
    <w:rsid w:val="000C58E9"/>
    <w:rsid w:val="000C596C"/>
    <w:rsid w:val="000C599A"/>
    <w:rsid w:val="000C5A36"/>
    <w:rsid w:val="000C5A87"/>
    <w:rsid w:val="000C5B4F"/>
    <w:rsid w:val="000C5D15"/>
    <w:rsid w:val="000C5E90"/>
    <w:rsid w:val="000C5F9B"/>
    <w:rsid w:val="000C60A1"/>
    <w:rsid w:val="000C60E1"/>
    <w:rsid w:val="000C6138"/>
    <w:rsid w:val="000C6146"/>
    <w:rsid w:val="000C61B6"/>
    <w:rsid w:val="000C6289"/>
    <w:rsid w:val="000C6300"/>
    <w:rsid w:val="000C63A4"/>
    <w:rsid w:val="000C643D"/>
    <w:rsid w:val="000C643E"/>
    <w:rsid w:val="000C6456"/>
    <w:rsid w:val="000C64FC"/>
    <w:rsid w:val="000C6500"/>
    <w:rsid w:val="000C6618"/>
    <w:rsid w:val="000C662B"/>
    <w:rsid w:val="000C69F8"/>
    <w:rsid w:val="000C6A8F"/>
    <w:rsid w:val="000C6ACD"/>
    <w:rsid w:val="000C6BA0"/>
    <w:rsid w:val="000C6C47"/>
    <w:rsid w:val="000C6CF9"/>
    <w:rsid w:val="000C6DAF"/>
    <w:rsid w:val="000C6DD4"/>
    <w:rsid w:val="000C6E4D"/>
    <w:rsid w:val="000C7003"/>
    <w:rsid w:val="000C722A"/>
    <w:rsid w:val="000C72C8"/>
    <w:rsid w:val="000C7444"/>
    <w:rsid w:val="000C7564"/>
    <w:rsid w:val="000C76EB"/>
    <w:rsid w:val="000C776A"/>
    <w:rsid w:val="000C7822"/>
    <w:rsid w:val="000C7A7C"/>
    <w:rsid w:val="000C7D1F"/>
    <w:rsid w:val="000C7D5F"/>
    <w:rsid w:val="000C7FA5"/>
    <w:rsid w:val="000C96EF"/>
    <w:rsid w:val="000D01BB"/>
    <w:rsid w:val="000D023A"/>
    <w:rsid w:val="000D0709"/>
    <w:rsid w:val="000D07A7"/>
    <w:rsid w:val="000D0836"/>
    <w:rsid w:val="000D0A11"/>
    <w:rsid w:val="000D0B2A"/>
    <w:rsid w:val="000D0E45"/>
    <w:rsid w:val="000D0EB7"/>
    <w:rsid w:val="000D107F"/>
    <w:rsid w:val="000D10A5"/>
    <w:rsid w:val="000D110B"/>
    <w:rsid w:val="000D116D"/>
    <w:rsid w:val="000D12F5"/>
    <w:rsid w:val="000D1307"/>
    <w:rsid w:val="000D1434"/>
    <w:rsid w:val="000D14A9"/>
    <w:rsid w:val="000D16C5"/>
    <w:rsid w:val="000D1739"/>
    <w:rsid w:val="000D199B"/>
    <w:rsid w:val="000D1C8E"/>
    <w:rsid w:val="000D2034"/>
    <w:rsid w:val="000D221B"/>
    <w:rsid w:val="000D22F0"/>
    <w:rsid w:val="000D2373"/>
    <w:rsid w:val="000D2498"/>
    <w:rsid w:val="000D2607"/>
    <w:rsid w:val="000D2667"/>
    <w:rsid w:val="000D2716"/>
    <w:rsid w:val="000D2809"/>
    <w:rsid w:val="000D2863"/>
    <w:rsid w:val="000D28AC"/>
    <w:rsid w:val="000D28B0"/>
    <w:rsid w:val="000D28E3"/>
    <w:rsid w:val="000D2923"/>
    <w:rsid w:val="000D2A56"/>
    <w:rsid w:val="000D2ABC"/>
    <w:rsid w:val="000D2ADE"/>
    <w:rsid w:val="000D2B12"/>
    <w:rsid w:val="000D2DB2"/>
    <w:rsid w:val="000D2EA2"/>
    <w:rsid w:val="000D305B"/>
    <w:rsid w:val="000D31F1"/>
    <w:rsid w:val="000D32D9"/>
    <w:rsid w:val="000D32ED"/>
    <w:rsid w:val="000D369C"/>
    <w:rsid w:val="000D36CE"/>
    <w:rsid w:val="000D3736"/>
    <w:rsid w:val="000D387A"/>
    <w:rsid w:val="000D3B93"/>
    <w:rsid w:val="000D3C45"/>
    <w:rsid w:val="000D3C58"/>
    <w:rsid w:val="000D3D34"/>
    <w:rsid w:val="000D3E0A"/>
    <w:rsid w:val="000D3E54"/>
    <w:rsid w:val="000D3EB3"/>
    <w:rsid w:val="000D3FA2"/>
    <w:rsid w:val="000D40BF"/>
    <w:rsid w:val="000D41D1"/>
    <w:rsid w:val="000D41E5"/>
    <w:rsid w:val="000D45D8"/>
    <w:rsid w:val="000D4758"/>
    <w:rsid w:val="000D47F4"/>
    <w:rsid w:val="000D480C"/>
    <w:rsid w:val="000D4971"/>
    <w:rsid w:val="000D4B3C"/>
    <w:rsid w:val="000D4CB6"/>
    <w:rsid w:val="000D4DC0"/>
    <w:rsid w:val="000D4EA7"/>
    <w:rsid w:val="000D4EBE"/>
    <w:rsid w:val="000D4F79"/>
    <w:rsid w:val="000D5029"/>
    <w:rsid w:val="000D530E"/>
    <w:rsid w:val="000D55C9"/>
    <w:rsid w:val="000D55E3"/>
    <w:rsid w:val="000D5767"/>
    <w:rsid w:val="000D5839"/>
    <w:rsid w:val="000D595A"/>
    <w:rsid w:val="000D5980"/>
    <w:rsid w:val="000D5A90"/>
    <w:rsid w:val="000D5A98"/>
    <w:rsid w:val="000D5ACA"/>
    <w:rsid w:val="000D5B6F"/>
    <w:rsid w:val="000D5DC5"/>
    <w:rsid w:val="000D6179"/>
    <w:rsid w:val="000D626D"/>
    <w:rsid w:val="000D6282"/>
    <w:rsid w:val="000D62CE"/>
    <w:rsid w:val="000D6393"/>
    <w:rsid w:val="000D64B0"/>
    <w:rsid w:val="000D66BB"/>
    <w:rsid w:val="000D6894"/>
    <w:rsid w:val="000D6A68"/>
    <w:rsid w:val="000D6A90"/>
    <w:rsid w:val="000D6AE8"/>
    <w:rsid w:val="000D6C82"/>
    <w:rsid w:val="000D700B"/>
    <w:rsid w:val="000D703E"/>
    <w:rsid w:val="000D71E3"/>
    <w:rsid w:val="000D73C6"/>
    <w:rsid w:val="000D73CE"/>
    <w:rsid w:val="000D7532"/>
    <w:rsid w:val="000D766F"/>
    <w:rsid w:val="000D7725"/>
    <w:rsid w:val="000D7877"/>
    <w:rsid w:val="000D78BC"/>
    <w:rsid w:val="000D7983"/>
    <w:rsid w:val="000D7A1D"/>
    <w:rsid w:val="000D7A89"/>
    <w:rsid w:val="000D7AA7"/>
    <w:rsid w:val="000D7BC1"/>
    <w:rsid w:val="000D7CB6"/>
    <w:rsid w:val="000D7E45"/>
    <w:rsid w:val="000D7E74"/>
    <w:rsid w:val="000D7EC9"/>
    <w:rsid w:val="000E00BE"/>
    <w:rsid w:val="000E027C"/>
    <w:rsid w:val="000E02C5"/>
    <w:rsid w:val="000E030A"/>
    <w:rsid w:val="000E03A9"/>
    <w:rsid w:val="000E05F4"/>
    <w:rsid w:val="000E074F"/>
    <w:rsid w:val="000E0ACC"/>
    <w:rsid w:val="000E0B51"/>
    <w:rsid w:val="000E0B7D"/>
    <w:rsid w:val="000E0D80"/>
    <w:rsid w:val="000E0DA1"/>
    <w:rsid w:val="000E0DDD"/>
    <w:rsid w:val="000E0DE8"/>
    <w:rsid w:val="000E0E15"/>
    <w:rsid w:val="000E0ECE"/>
    <w:rsid w:val="000E0EE4"/>
    <w:rsid w:val="000E1468"/>
    <w:rsid w:val="000E1480"/>
    <w:rsid w:val="000E153B"/>
    <w:rsid w:val="000E167C"/>
    <w:rsid w:val="000E16CC"/>
    <w:rsid w:val="000E1736"/>
    <w:rsid w:val="000E17A0"/>
    <w:rsid w:val="000E1897"/>
    <w:rsid w:val="000E18D8"/>
    <w:rsid w:val="000E19D7"/>
    <w:rsid w:val="000E1A30"/>
    <w:rsid w:val="000E1B58"/>
    <w:rsid w:val="000E1B7A"/>
    <w:rsid w:val="000E1D68"/>
    <w:rsid w:val="000E1DDD"/>
    <w:rsid w:val="000E1FB6"/>
    <w:rsid w:val="000E2093"/>
    <w:rsid w:val="000E2137"/>
    <w:rsid w:val="000E22C7"/>
    <w:rsid w:val="000E2492"/>
    <w:rsid w:val="000E25E0"/>
    <w:rsid w:val="000E25EB"/>
    <w:rsid w:val="000E2626"/>
    <w:rsid w:val="000E2736"/>
    <w:rsid w:val="000E27DD"/>
    <w:rsid w:val="000E2813"/>
    <w:rsid w:val="000E2A3A"/>
    <w:rsid w:val="000E2ABB"/>
    <w:rsid w:val="000E2C26"/>
    <w:rsid w:val="000E2C30"/>
    <w:rsid w:val="000E2D6C"/>
    <w:rsid w:val="000E2DAE"/>
    <w:rsid w:val="000E2E1A"/>
    <w:rsid w:val="000E2F53"/>
    <w:rsid w:val="000E302D"/>
    <w:rsid w:val="000E309E"/>
    <w:rsid w:val="000E30E1"/>
    <w:rsid w:val="000E3101"/>
    <w:rsid w:val="000E3152"/>
    <w:rsid w:val="000E3201"/>
    <w:rsid w:val="000E32D3"/>
    <w:rsid w:val="000E3469"/>
    <w:rsid w:val="000E3668"/>
    <w:rsid w:val="000E37AB"/>
    <w:rsid w:val="000E388C"/>
    <w:rsid w:val="000E3900"/>
    <w:rsid w:val="000E39A2"/>
    <w:rsid w:val="000E3A89"/>
    <w:rsid w:val="000E3ABE"/>
    <w:rsid w:val="000E3B8E"/>
    <w:rsid w:val="000E3E20"/>
    <w:rsid w:val="000E3EDA"/>
    <w:rsid w:val="000E40E2"/>
    <w:rsid w:val="000E426C"/>
    <w:rsid w:val="000E4355"/>
    <w:rsid w:val="000E4544"/>
    <w:rsid w:val="000E4835"/>
    <w:rsid w:val="000E4898"/>
    <w:rsid w:val="000E4A50"/>
    <w:rsid w:val="000E4AF2"/>
    <w:rsid w:val="000E4C9C"/>
    <w:rsid w:val="000E4DC0"/>
    <w:rsid w:val="000E4E4B"/>
    <w:rsid w:val="000E4E64"/>
    <w:rsid w:val="000E4E73"/>
    <w:rsid w:val="000E4EE3"/>
    <w:rsid w:val="000E4EE7"/>
    <w:rsid w:val="000E512D"/>
    <w:rsid w:val="000E5217"/>
    <w:rsid w:val="000E5243"/>
    <w:rsid w:val="000E5343"/>
    <w:rsid w:val="000E54BA"/>
    <w:rsid w:val="000E559D"/>
    <w:rsid w:val="000E55B5"/>
    <w:rsid w:val="000E55D8"/>
    <w:rsid w:val="000E5665"/>
    <w:rsid w:val="000E567C"/>
    <w:rsid w:val="000E56D6"/>
    <w:rsid w:val="000E588B"/>
    <w:rsid w:val="000E5961"/>
    <w:rsid w:val="000E59D0"/>
    <w:rsid w:val="000E5A2D"/>
    <w:rsid w:val="000E5BBF"/>
    <w:rsid w:val="000E5BC4"/>
    <w:rsid w:val="000E5D55"/>
    <w:rsid w:val="000E5E59"/>
    <w:rsid w:val="000E5E8E"/>
    <w:rsid w:val="000E5F81"/>
    <w:rsid w:val="000E5F9F"/>
    <w:rsid w:val="000E6037"/>
    <w:rsid w:val="000E6122"/>
    <w:rsid w:val="000E61B4"/>
    <w:rsid w:val="000E6297"/>
    <w:rsid w:val="000E62C4"/>
    <w:rsid w:val="000E6392"/>
    <w:rsid w:val="000E6422"/>
    <w:rsid w:val="000E654F"/>
    <w:rsid w:val="000E658B"/>
    <w:rsid w:val="000E67B5"/>
    <w:rsid w:val="000E69DF"/>
    <w:rsid w:val="000E6B3C"/>
    <w:rsid w:val="000E6B66"/>
    <w:rsid w:val="000E6BE7"/>
    <w:rsid w:val="000E6C6A"/>
    <w:rsid w:val="000E6DA6"/>
    <w:rsid w:val="000E6E5B"/>
    <w:rsid w:val="000E6E73"/>
    <w:rsid w:val="000E6F6D"/>
    <w:rsid w:val="000E7363"/>
    <w:rsid w:val="000E73D7"/>
    <w:rsid w:val="000E792D"/>
    <w:rsid w:val="000E7953"/>
    <w:rsid w:val="000E79A6"/>
    <w:rsid w:val="000E7C1B"/>
    <w:rsid w:val="000E7DB3"/>
    <w:rsid w:val="000E7E4E"/>
    <w:rsid w:val="000E7F2B"/>
    <w:rsid w:val="000E7F44"/>
    <w:rsid w:val="000F0021"/>
    <w:rsid w:val="000F014B"/>
    <w:rsid w:val="000F01C9"/>
    <w:rsid w:val="000F01DB"/>
    <w:rsid w:val="000F03D9"/>
    <w:rsid w:val="000F044C"/>
    <w:rsid w:val="000F05F2"/>
    <w:rsid w:val="000F0697"/>
    <w:rsid w:val="000F0698"/>
    <w:rsid w:val="000F08DD"/>
    <w:rsid w:val="000F0BB5"/>
    <w:rsid w:val="000F0BB8"/>
    <w:rsid w:val="000F0C6F"/>
    <w:rsid w:val="000F0D1C"/>
    <w:rsid w:val="000F0D6D"/>
    <w:rsid w:val="000F1281"/>
    <w:rsid w:val="000F14B5"/>
    <w:rsid w:val="000F1567"/>
    <w:rsid w:val="000F1610"/>
    <w:rsid w:val="000F16AE"/>
    <w:rsid w:val="000F17BE"/>
    <w:rsid w:val="000F192A"/>
    <w:rsid w:val="000F1965"/>
    <w:rsid w:val="000F19FD"/>
    <w:rsid w:val="000F1B19"/>
    <w:rsid w:val="000F1BED"/>
    <w:rsid w:val="000F1D03"/>
    <w:rsid w:val="000F1DF9"/>
    <w:rsid w:val="000F1ECC"/>
    <w:rsid w:val="000F1EFA"/>
    <w:rsid w:val="000F2256"/>
    <w:rsid w:val="000F231B"/>
    <w:rsid w:val="000F241D"/>
    <w:rsid w:val="000F2569"/>
    <w:rsid w:val="000F25C8"/>
    <w:rsid w:val="000F2629"/>
    <w:rsid w:val="000F2BCC"/>
    <w:rsid w:val="000F2CFE"/>
    <w:rsid w:val="000F2D67"/>
    <w:rsid w:val="000F2DE9"/>
    <w:rsid w:val="000F30CD"/>
    <w:rsid w:val="000F3190"/>
    <w:rsid w:val="000F3232"/>
    <w:rsid w:val="000F33CA"/>
    <w:rsid w:val="000F33F4"/>
    <w:rsid w:val="000F3517"/>
    <w:rsid w:val="000F36F1"/>
    <w:rsid w:val="000F372A"/>
    <w:rsid w:val="000F373F"/>
    <w:rsid w:val="000F38C7"/>
    <w:rsid w:val="000F397C"/>
    <w:rsid w:val="000F39BB"/>
    <w:rsid w:val="000F39E4"/>
    <w:rsid w:val="000F3B8B"/>
    <w:rsid w:val="000F3C14"/>
    <w:rsid w:val="000F3DA6"/>
    <w:rsid w:val="000F3E60"/>
    <w:rsid w:val="000F4071"/>
    <w:rsid w:val="000F418B"/>
    <w:rsid w:val="000F4216"/>
    <w:rsid w:val="000F43EC"/>
    <w:rsid w:val="000F4655"/>
    <w:rsid w:val="000F4844"/>
    <w:rsid w:val="000F4846"/>
    <w:rsid w:val="000F492A"/>
    <w:rsid w:val="000F4B41"/>
    <w:rsid w:val="000F4BDF"/>
    <w:rsid w:val="000F4F6E"/>
    <w:rsid w:val="000F50EA"/>
    <w:rsid w:val="000F5280"/>
    <w:rsid w:val="000F5356"/>
    <w:rsid w:val="000F5463"/>
    <w:rsid w:val="000F55C9"/>
    <w:rsid w:val="000F58E2"/>
    <w:rsid w:val="000F58E7"/>
    <w:rsid w:val="000F592A"/>
    <w:rsid w:val="000F5AC0"/>
    <w:rsid w:val="000F5B46"/>
    <w:rsid w:val="000F5C31"/>
    <w:rsid w:val="000F5CF1"/>
    <w:rsid w:val="000F5D2E"/>
    <w:rsid w:val="000F5DA2"/>
    <w:rsid w:val="000F5EA5"/>
    <w:rsid w:val="000F5EE1"/>
    <w:rsid w:val="000F6013"/>
    <w:rsid w:val="000F62A5"/>
    <w:rsid w:val="000F6571"/>
    <w:rsid w:val="000F65C5"/>
    <w:rsid w:val="000F6734"/>
    <w:rsid w:val="000F67ED"/>
    <w:rsid w:val="000F684C"/>
    <w:rsid w:val="000F6955"/>
    <w:rsid w:val="000F6AAD"/>
    <w:rsid w:val="000F6B09"/>
    <w:rsid w:val="000F6BB3"/>
    <w:rsid w:val="000F6BD8"/>
    <w:rsid w:val="000F6C32"/>
    <w:rsid w:val="000F6D0E"/>
    <w:rsid w:val="000F6D62"/>
    <w:rsid w:val="000F6E1E"/>
    <w:rsid w:val="000F6E45"/>
    <w:rsid w:val="000F6E9B"/>
    <w:rsid w:val="000F6EB9"/>
    <w:rsid w:val="000F6ECD"/>
    <w:rsid w:val="000F6EF0"/>
    <w:rsid w:val="000F6F25"/>
    <w:rsid w:val="000F6FB7"/>
    <w:rsid w:val="000F6FD4"/>
    <w:rsid w:val="000F6FFC"/>
    <w:rsid w:val="000F700F"/>
    <w:rsid w:val="000F7215"/>
    <w:rsid w:val="000F72D3"/>
    <w:rsid w:val="000F7373"/>
    <w:rsid w:val="000F7376"/>
    <w:rsid w:val="000F7399"/>
    <w:rsid w:val="000F745B"/>
    <w:rsid w:val="000F74CD"/>
    <w:rsid w:val="000F765C"/>
    <w:rsid w:val="000F76A6"/>
    <w:rsid w:val="000F7BF5"/>
    <w:rsid w:val="000F7C40"/>
    <w:rsid w:val="000F7CC1"/>
    <w:rsid w:val="000F7CE1"/>
    <w:rsid w:val="000F7D77"/>
    <w:rsid w:val="000F7DB8"/>
    <w:rsid w:val="000F7F10"/>
    <w:rsid w:val="0010012D"/>
    <w:rsid w:val="0010014F"/>
    <w:rsid w:val="0010015C"/>
    <w:rsid w:val="0010015F"/>
    <w:rsid w:val="001001F7"/>
    <w:rsid w:val="00100394"/>
    <w:rsid w:val="001003BA"/>
    <w:rsid w:val="0010041A"/>
    <w:rsid w:val="00100457"/>
    <w:rsid w:val="00100637"/>
    <w:rsid w:val="0010087F"/>
    <w:rsid w:val="00100A28"/>
    <w:rsid w:val="00100F3D"/>
    <w:rsid w:val="00100F6C"/>
    <w:rsid w:val="00100FF1"/>
    <w:rsid w:val="001011D5"/>
    <w:rsid w:val="00101369"/>
    <w:rsid w:val="001016E9"/>
    <w:rsid w:val="001018AB"/>
    <w:rsid w:val="00101C3A"/>
    <w:rsid w:val="00101ECA"/>
    <w:rsid w:val="00101FE9"/>
    <w:rsid w:val="00102027"/>
    <w:rsid w:val="00102160"/>
    <w:rsid w:val="001021DE"/>
    <w:rsid w:val="0010245D"/>
    <w:rsid w:val="001024A3"/>
    <w:rsid w:val="001025D6"/>
    <w:rsid w:val="001026F2"/>
    <w:rsid w:val="0010287D"/>
    <w:rsid w:val="00102898"/>
    <w:rsid w:val="00102B11"/>
    <w:rsid w:val="00102B26"/>
    <w:rsid w:val="00102CAD"/>
    <w:rsid w:val="00102DFF"/>
    <w:rsid w:val="00102E35"/>
    <w:rsid w:val="00102E43"/>
    <w:rsid w:val="00102EE4"/>
    <w:rsid w:val="0010322F"/>
    <w:rsid w:val="001032A6"/>
    <w:rsid w:val="00103319"/>
    <w:rsid w:val="00103361"/>
    <w:rsid w:val="00103363"/>
    <w:rsid w:val="00103463"/>
    <w:rsid w:val="001034B4"/>
    <w:rsid w:val="001034F9"/>
    <w:rsid w:val="00103633"/>
    <w:rsid w:val="00103C0F"/>
    <w:rsid w:val="00103C1E"/>
    <w:rsid w:val="00103D45"/>
    <w:rsid w:val="00103F25"/>
    <w:rsid w:val="00104009"/>
    <w:rsid w:val="00104154"/>
    <w:rsid w:val="001044C6"/>
    <w:rsid w:val="0010470F"/>
    <w:rsid w:val="00104732"/>
    <w:rsid w:val="00104814"/>
    <w:rsid w:val="0010485D"/>
    <w:rsid w:val="001049BC"/>
    <w:rsid w:val="001049BD"/>
    <w:rsid w:val="001049F0"/>
    <w:rsid w:val="00104AB3"/>
    <w:rsid w:val="00104B90"/>
    <w:rsid w:val="00104C1E"/>
    <w:rsid w:val="00104C4C"/>
    <w:rsid w:val="00104C91"/>
    <w:rsid w:val="00104C94"/>
    <w:rsid w:val="00104DF0"/>
    <w:rsid w:val="00104E17"/>
    <w:rsid w:val="00104E6F"/>
    <w:rsid w:val="00104FF7"/>
    <w:rsid w:val="00105072"/>
    <w:rsid w:val="00105120"/>
    <w:rsid w:val="001052F5"/>
    <w:rsid w:val="00105335"/>
    <w:rsid w:val="00105346"/>
    <w:rsid w:val="0010546B"/>
    <w:rsid w:val="0010567B"/>
    <w:rsid w:val="00105713"/>
    <w:rsid w:val="00105717"/>
    <w:rsid w:val="0010577E"/>
    <w:rsid w:val="001058C0"/>
    <w:rsid w:val="001058EE"/>
    <w:rsid w:val="00105B75"/>
    <w:rsid w:val="00105E7D"/>
    <w:rsid w:val="00105F83"/>
    <w:rsid w:val="001060E5"/>
    <w:rsid w:val="001061EC"/>
    <w:rsid w:val="00106294"/>
    <w:rsid w:val="00106466"/>
    <w:rsid w:val="001064F2"/>
    <w:rsid w:val="00106530"/>
    <w:rsid w:val="001065D0"/>
    <w:rsid w:val="00106701"/>
    <w:rsid w:val="0010686D"/>
    <w:rsid w:val="001068E3"/>
    <w:rsid w:val="00106A01"/>
    <w:rsid w:val="00106CAB"/>
    <w:rsid w:val="00106D0E"/>
    <w:rsid w:val="00106DAE"/>
    <w:rsid w:val="00106EAE"/>
    <w:rsid w:val="0010708C"/>
    <w:rsid w:val="0010709A"/>
    <w:rsid w:val="001070CB"/>
    <w:rsid w:val="00107208"/>
    <w:rsid w:val="001072DF"/>
    <w:rsid w:val="001073A9"/>
    <w:rsid w:val="001073D4"/>
    <w:rsid w:val="001075E8"/>
    <w:rsid w:val="0010766D"/>
    <w:rsid w:val="00107700"/>
    <w:rsid w:val="0010779F"/>
    <w:rsid w:val="001077CD"/>
    <w:rsid w:val="001077F7"/>
    <w:rsid w:val="00107B73"/>
    <w:rsid w:val="00107B84"/>
    <w:rsid w:val="00107CA5"/>
    <w:rsid w:val="00107CFA"/>
    <w:rsid w:val="00107CFE"/>
    <w:rsid w:val="00107D4F"/>
    <w:rsid w:val="00107E8F"/>
    <w:rsid w:val="00107F24"/>
    <w:rsid w:val="00107F96"/>
    <w:rsid w:val="001103E2"/>
    <w:rsid w:val="00110558"/>
    <w:rsid w:val="001105FB"/>
    <w:rsid w:val="001105FD"/>
    <w:rsid w:val="001106D3"/>
    <w:rsid w:val="0011082D"/>
    <w:rsid w:val="00110844"/>
    <w:rsid w:val="00110AB7"/>
    <w:rsid w:val="00110CB3"/>
    <w:rsid w:val="00110DE2"/>
    <w:rsid w:val="00110E27"/>
    <w:rsid w:val="00110EE2"/>
    <w:rsid w:val="001111C2"/>
    <w:rsid w:val="001111ED"/>
    <w:rsid w:val="0011122E"/>
    <w:rsid w:val="001115E4"/>
    <w:rsid w:val="001116FA"/>
    <w:rsid w:val="00111866"/>
    <w:rsid w:val="00111920"/>
    <w:rsid w:val="001119F6"/>
    <w:rsid w:val="00111B26"/>
    <w:rsid w:val="00111B49"/>
    <w:rsid w:val="00111B98"/>
    <w:rsid w:val="00111DD8"/>
    <w:rsid w:val="00112466"/>
    <w:rsid w:val="001124E4"/>
    <w:rsid w:val="0011257B"/>
    <w:rsid w:val="00112581"/>
    <w:rsid w:val="00112713"/>
    <w:rsid w:val="00112788"/>
    <w:rsid w:val="0011279A"/>
    <w:rsid w:val="001128F1"/>
    <w:rsid w:val="00112A61"/>
    <w:rsid w:val="00112C2D"/>
    <w:rsid w:val="00112D61"/>
    <w:rsid w:val="00112E76"/>
    <w:rsid w:val="00112E89"/>
    <w:rsid w:val="00112EEA"/>
    <w:rsid w:val="00112F19"/>
    <w:rsid w:val="00112F37"/>
    <w:rsid w:val="001130DA"/>
    <w:rsid w:val="0011312A"/>
    <w:rsid w:val="0011320D"/>
    <w:rsid w:val="0011325F"/>
    <w:rsid w:val="001134AB"/>
    <w:rsid w:val="00113736"/>
    <w:rsid w:val="001138C5"/>
    <w:rsid w:val="00113AFB"/>
    <w:rsid w:val="00113C44"/>
    <w:rsid w:val="00113CA9"/>
    <w:rsid w:val="00113CCA"/>
    <w:rsid w:val="00113CED"/>
    <w:rsid w:val="00113E86"/>
    <w:rsid w:val="00113F6B"/>
    <w:rsid w:val="00114209"/>
    <w:rsid w:val="00114323"/>
    <w:rsid w:val="0011474A"/>
    <w:rsid w:val="0011474F"/>
    <w:rsid w:val="00114777"/>
    <w:rsid w:val="0011482C"/>
    <w:rsid w:val="001148D8"/>
    <w:rsid w:val="00114996"/>
    <w:rsid w:val="001149FA"/>
    <w:rsid w:val="00114AC5"/>
    <w:rsid w:val="00114ACF"/>
    <w:rsid w:val="00114AEA"/>
    <w:rsid w:val="00114C25"/>
    <w:rsid w:val="00114C3F"/>
    <w:rsid w:val="00114CA2"/>
    <w:rsid w:val="00114DDC"/>
    <w:rsid w:val="00115003"/>
    <w:rsid w:val="0011501A"/>
    <w:rsid w:val="00115024"/>
    <w:rsid w:val="00115052"/>
    <w:rsid w:val="001153AC"/>
    <w:rsid w:val="001153C4"/>
    <w:rsid w:val="001153D2"/>
    <w:rsid w:val="00115549"/>
    <w:rsid w:val="001155E3"/>
    <w:rsid w:val="001156F5"/>
    <w:rsid w:val="00115763"/>
    <w:rsid w:val="0011576E"/>
    <w:rsid w:val="001158AD"/>
    <w:rsid w:val="00115949"/>
    <w:rsid w:val="00115AA0"/>
    <w:rsid w:val="00115B3E"/>
    <w:rsid w:val="00115DEC"/>
    <w:rsid w:val="00115E4A"/>
    <w:rsid w:val="00115F80"/>
    <w:rsid w:val="001161C2"/>
    <w:rsid w:val="001161F9"/>
    <w:rsid w:val="00116254"/>
    <w:rsid w:val="00116447"/>
    <w:rsid w:val="00116470"/>
    <w:rsid w:val="0011659A"/>
    <w:rsid w:val="0011668B"/>
    <w:rsid w:val="0011676A"/>
    <w:rsid w:val="0011676B"/>
    <w:rsid w:val="0011678E"/>
    <w:rsid w:val="0011680C"/>
    <w:rsid w:val="0011693C"/>
    <w:rsid w:val="0011696C"/>
    <w:rsid w:val="00116AC7"/>
    <w:rsid w:val="00116DCB"/>
    <w:rsid w:val="00116E56"/>
    <w:rsid w:val="00116E96"/>
    <w:rsid w:val="00116EC8"/>
    <w:rsid w:val="00117066"/>
    <w:rsid w:val="001171AB"/>
    <w:rsid w:val="0011746D"/>
    <w:rsid w:val="001175D7"/>
    <w:rsid w:val="001177CC"/>
    <w:rsid w:val="00117984"/>
    <w:rsid w:val="00117A18"/>
    <w:rsid w:val="00117BC5"/>
    <w:rsid w:val="00117D22"/>
    <w:rsid w:val="00117F09"/>
    <w:rsid w:val="00117FBC"/>
    <w:rsid w:val="0012067F"/>
    <w:rsid w:val="00120698"/>
    <w:rsid w:val="001207CA"/>
    <w:rsid w:val="00120806"/>
    <w:rsid w:val="0012090B"/>
    <w:rsid w:val="00120994"/>
    <w:rsid w:val="001209EB"/>
    <w:rsid w:val="00120BD6"/>
    <w:rsid w:val="00120BEE"/>
    <w:rsid w:val="00120CAB"/>
    <w:rsid w:val="00120D90"/>
    <w:rsid w:val="00120E8E"/>
    <w:rsid w:val="00120E93"/>
    <w:rsid w:val="00120FEB"/>
    <w:rsid w:val="0012110F"/>
    <w:rsid w:val="00121119"/>
    <w:rsid w:val="0012145E"/>
    <w:rsid w:val="00121618"/>
    <w:rsid w:val="001216C4"/>
    <w:rsid w:val="001217E8"/>
    <w:rsid w:val="001217ED"/>
    <w:rsid w:val="001219C6"/>
    <w:rsid w:val="00121AC4"/>
    <w:rsid w:val="00121C1A"/>
    <w:rsid w:val="00121C29"/>
    <w:rsid w:val="00121CE6"/>
    <w:rsid w:val="00121F29"/>
    <w:rsid w:val="00121F52"/>
    <w:rsid w:val="00121FB9"/>
    <w:rsid w:val="0012216F"/>
    <w:rsid w:val="00122202"/>
    <w:rsid w:val="00122254"/>
    <w:rsid w:val="00122464"/>
    <w:rsid w:val="00122496"/>
    <w:rsid w:val="0012251D"/>
    <w:rsid w:val="00122627"/>
    <w:rsid w:val="001227AA"/>
    <w:rsid w:val="0012299E"/>
    <w:rsid w:val="001229DF"/>
    <w:rsid w:val="00122A1F"/>
    <w:rsid w:val="00122A4C"/>
    <w:rsid w:val="00122A74"/>
    <w:rsid w:val="00122AD7"/>
    <w:rsid w:val="00122B77"/>
    <w:rsid w:val="00122C2D"/>
    <w:rsid w:val="00122CCF"/>
    <w:rsid w:val="00122FA4"/>
    <w:rsid w:val="00122FD3"/>
    <w:rsid w:val="0012314B"/>
    <w:rsid w:val="001234B4"/>
    <w:rsid w:val="001234DD"/>
    <w:rsid w:val="0012373E"/>
    <w:rsid w:val="0012395B"/>
    <w:rsid w:val="001239D2"/>
    <w:rsid w:val="00123A15"/>
    <w:rsid w:val="00123A73"/>
    <w:rsid w:val="00123A7B"/>
    <w:rsid w:val="00123DB6"/>
    <w:rsid w:val="00123FD6"/>
    <w:rsid w:val="001241EB"/>
    <w:rsid w:val="001242CA"/>
    <w:rsid w:val="001243A3"/>
    <w:rsid w:val="001243D5"/>
    <w:rsid w:val="001245E2"/>
    <w:rsid w:val="0012469C"/>
    <w:rsid w:val="001246B0"/>
    <w:rsid w:val="001247A7"/>
    <w:rsid w:val="0012489E"/>
    <w:rsid w:val="00124989"/>
    <w:rsid w:val="00124AC1"/>
    <w:rsid w:val="00124B0B"/>
    <w:rsid w:val="00124E17"/>
    <w:rsid w:val="00124ECF"/>
    <w:rsid w:val="00124F70"/>
    <w:rsid w:val="001250CF"/>
    <w:rsid w:val="00125395"/>
    <w:rsid w:val="001254BB"/>
    <w:rsid w:val="001256EB"/>
    <w:rsid w:val="00125828"/>
    <w:rsid w:val="001258AA"/>
    <w:rsid w:val="0012599F"/>
    <w:rsid w:val="00125B61"/>
    <w:rsid w:val="00125B77"/>
    <w:rsid w:val="00125C0E"/>
    <w:rsid w:val="00125E60"/>
    <w:rsid w:val="00125E91"/>
    <w:rsid w:val="00125FC7"/>
    <w:rsid w:val="00126270"/>
    <w:rsid w:val="001262A6"/>
    <w:rsid w:val="0012636A"/>
    <w:rsid w:val="0012658C"/>
    <w:rsid w:val="001267DA"/>
    <w:rsid w:val="001268E7"/>
    <w:rsid w:val="00126985"/>
    <w:rsid w:val="00126A37"/>
    <w:rsid w:val="00126B33"/>
    <w:rsid w:val="00126D75"/>
    <w:rsid w:val="00126D86"/>
    <w:rsid w:val="00126E6F"/>
    <w:rsid w:val="00127007"/>
    <w:rsid w:val="0012707E"/>
    <w:rsid w:val="00127161"/>
    <w:rsid w:val="00127261"/>
    <w:rsid w:val="001273E4"/>
    <w:rsid w:val="00127469"/>
    <w:rsid w:val="00127481"/>
    <w:rsid w:val="00127496"/>
    <w:rsid w:val="0012755D"/>
    <w:rsid w:val="00127603"/>
    <w:rsid w:val="00127767"/>
    <w:rsid w:val="00127885"/>
    <w:rsid w:val="00127B51"/>
    <w:rsid w:val="00127BE6"/>
    <w:rsid w:val="00127D61"/>
    <w:rsid w:val="00127DD6"/>
    <w:rsid w:val="00127F92"/>
    <w:rsid w:val="00127FDB"/>
    <w:rsid w:val="0013001C"/>
    <w:rsid w:val="001300EA"/>
    <w:rsid w:val="0013011F"/>
    <w:rsid w:val="001301AA"/>
    <w:rsid w:val="0013025A"/>
    <w:rsid w:val="001302A4"/>
    <w:rsid w:val="001302B9"/>
    <w:rsid w:val="00130324"/>
    <w:rsid w:val="0013043B"/>
    <w:rsid w:val="0013046B"/>
    <w:rsid w:val="001306C1"/>
    <w:rsid w:val="001307AF"/>
    <w:rsid w:val="001309F9"/>
    <w:rsid w:val="00130AD0"/>
    <w:rsid w:val="00130B21"/>
    <w:rsid w:val="00130B22"/>
    <w:rsid w:val="00130CE6"/>
    <w:rsid w:val="00130D75"/>
    <w:rsid w:val="00130D99"/>
    <w:rsid w:val="00130E04"/>
    <w:rsid w:val="001310CC"/>
    <w:rsid w:val="001311A6"/>
    <w:rsid w:val="0013141E"/>
    <w:rsid w:val="001314A3"/>
    <w:rsid w:val="001317E3"/>
    <w:rsid w:val="0013191A"/>
    <w:rsid w:val="00131963"/>
    <w:rsid w:val="00131A07"/>
    <w:rsid w:val="00131A3D"/>
    <w:rsid w:val="00131BBD"/>
    <w:rsid w:val="00131C67"/>
    <w:rsid w:val="00131DFC"/>
    <w:rsid w:val="0013204C"/>
    <w:rsid w:val="001322D5"/>
    <w:rsid w:val="0013233F"/>
    <w:rsid w:val="0013258B"/>
    <w:rsid w:val="00132620"/>
    <w:rsid w:val="0013269C"/>
    <w:rsid w:val="001327E4"/>
    <w:rsid w:val="00132873"/>
    <w:rsid w:val="00132883"/>
    <w:rsid w:val="001329A5"/>
    <w:rsid w:val="00132B60"/>
    <w:rsid w:val="00132BBC"/>
    <w:rsid w:val="00132CCA"/>
    <w:rsid w:val="00132CDC"/>
    <w:rsid w:val="00132D96"/>
    <w:rsid w:val="00132DB8"/>
    <w:rsid w:val="00132E40"/>
    <w:rsid w:val="00132F68"/>
    <w:rsid w:val="001330D0"/>
    <w:rsid w:val="00133342"/>
    <w:rsid w:val="00133404"/>
    <w:rsid w:val="0013349F"/>
    <w:rsid w:val="001334D4"/>
    <w:rsid w:val="0013359B"/>
    <w:rsid w:val="001335B3"/>
    <w:rsid w:val="001335BF"/>
    <w:rsid w:val="001337AE"/>
    <w:rsid w:val="001338DA"/>
    <w:rsid w:val="00133913"/>
    <w:rsid w:val="00133B64"/>
    <w:rsid w:val="00133B7E"/>
    <w:rsid w:val="00133BA3"/>
    <w:rsid w:val="00133C43"/>
    <w:rsid w:val="00133C64"/>
    <w:rsid w:val="00133D74"/>
    <w:rsid w:val="00133ED4"/>
    <w:rsid w:val="00133F54"/>
    <w:rsid w:val="00133FF4"/>
    <w:rsid w:val="00134090"/>
    <w:rsid w:val="001340A6"/>
    <w:rsid w:val="00134180"/>
    <w:rsid w:val="00134396"/>
    <w:rsid w:val="00134413"/>
    <w:rsid w:val="00134418"/>
    <w:rsid w:val="00134526"/>
    <w:rsid w:val="001346E2"/>
    <w:rsid w:val="00134925"/>
    <w:rsid w:val="00134B00"/>
    <w:rsid w:val="00134CB5"/>
    <w:rsid w:val="00134F0A"/>
    <w:rsid w:val="0013514B"/>
    <w:rsid w:val="0013533E"/>
    <w:rsid w:val="001353C8"/>
    <w:rsid w:val="00135556"/>
    <w:rsid w:val="00135692"/>
    <w:rsid w:val="001356BE"/>
    <w:rsid w:val="00135720"/>
    <w:rsid w:val="001357C8"/>
    <w:rsid w:val="001357CD"/>
    <w:rsid w:val="001357D9"/>
    <w:rsid w:val="00135A0E"/>
    <w:rsid w:val="00135B8A"/>
    <w:rsid w:val="00135BA6"/>
    <w:rsid w:val="00135C0A"/>
    <w:rsid w:val="00135D9A"/>
    <w:rsid w:val="00135EC1"/>
    <w:rsid w:val="00135F3E"/>
    <w:rsid w:val="0013628A"/>
    <w:rsid w:val="00136293"/>
    <w:rsid w:val="001363C1"/>
    <w:rsid w:val="00136451"/>
    <w:rsid w:val="00136570"/>
    <w:rsid w:val="001365BF"/>
    <w:rsid w:val="00136697"/>
    <w:rsid w:val="00136739"/>
    <w:rsid w:val="00136796"/>
    <w:rsid w:val="0013683D"/>
    <w:rsid w:val="001368D2"/>
    <w:rsid w:val="001369AB"/>
    <w:rsid w:val="00136A08"/>
    <w:rsid w:val="00136E1D"/>
    <w:rsid w:val="00136EE4"/>
    <w:rsid w:val="001370BB"/>
    <w:rsid w:val="001370E7"/>
    <w:rsid w:val="0013710A"/>
    <w:rsid w:val="00137239"/>
    <w:rsid w:val="00137392"/>
    <w:rsid w:val="0013739A"/>
    <w:rsid w:val="0013745E"/>
    <w:rsid w:val="001375D3"/>
    <w:rsid w:val="0013783C"/>
    <w:rsid w:val="00137A6E"/>
    <w:rsid w:val="00137BCF"/>
    <w:rsid w:val="00137C78"/>
    <w:rsid w:val="00137F57"/>
    <w:rsid w:val="00137F90"/>
    <w:rsid w:val="001400F0"/>
    <w:rsid w:val="0014017B"/>
    <w:rsid w:val="001402CA"/>
    <w:rsid w:val="00140554"/>
    <w:rsid w:val="001406C3"/>
    <w:rsid w:val="00140768"/>
    <w:rsid w:val="0014076F"/>
    <w:rsid w:val="001407FD"/>
    <w:rsid w:val="00140A45"/>
    <w:rsid w:val="00140B9D"/>
    <w:rsid w:val="00140C15"/>
    <w:rsid w:val="00140D3B"/>
    <w:rsid w:val="00140EAA"/>
    <w:rsid w:val="00140F33"/>
    <w:rsid w:val="00140FEC"/>
    <w:rsid w:val="001411F3"/>
    <w:rsid w:val="0014136B"/>
    <w:rsid w:val="00141375"/>
    <w:rsid w:val="0014184B"/>
    <w:rsid w:val="0014187B"/>
    <w:rsid w:val="001418F7"/>
    <w:rsid w:val="001419F3"/>
    <w:rsid w:val="00141A3F"/>
    <w:rsid w:val="00141B14"/>
    <w:rsid w:val="00141BD6"/>
    <w:rsid w:val="00141C0A"/>
    <w:rsid w:val="00141C6F"/>
    <w:rsid w:val="00141C8D"/>
    <w:rsid w:val="00141CDC"/>
    <w:rsid w:val="00141D3E"/>
    <w:rsid w:val="00141DDE"/>
    <w:rsid w:val="00141F77"/>
    <w:rsid w:val="00142209"/>
    <w:rsid w:val="0014220D"/>
    <w:rsid w:val="001422FF"/>
    <w:rsid w:val="00142305"/>
    <w:rsid w:val="0014264B"/>
    <w:rsid w:val="001426EC"/>
    <w:rsid w:val="0014282C"/>
    <w:rsid w:val="001429F2"/>
    <w:rsid w:val="00142B3E"/>
    <w:rsid w:val="00142B41"/>
    <w:rsid w:val="00142BAE"/>
    <w:rsid w:val="00142BE5"/>
    <w:rsid w:val="00142D3C"/>
    <w:rsid w:val="00142EF4"/>
    <w:rsid w:val="00143078"/>
    <w:rsid w:val="0014307A"/>
    <w:rsid w:val="001430BC"/>
    <w:rsid w:val="001431AE"/>
    <w:rsid w:val="001431C3"/>
    <w:rsid w:val="001433C3"/>
    <w:rsid w:val="00143603"/>
    <w:rsid w:val="0014364D"/>
    <w:rsid w:val="00143651"/>
    <w:rsid w:val="00143A01"/>
    <w:rsid w:val="00143A04"/>
    <w:rsid w:val="00143AFE"/>
    <w:rsid w:val="00143C4F"/>
    <w:rsid w:val="00143CAD"/>
    <w:rsid w:val="0014404D"/>
    <w:rsid w:val="00144063"/>
    <w:rsid w:val="0014429E"/>
    <w:rsid w:val="00144904"/>
    <w:rsid w:val="00144972"/>
    <w:rsid w:val="00144BAF"/>
    <w:rsid w:val="00144DFC"/>
    <w:rsid w:val="00144EEB"/>
    <w:rsid w:val="00145020"/>
    <w:rsid w:val="0014508D"/>
    <w:rsid w:val="0014514A"/>
    <w:rsid w:val="00145182"/>
    <w:rsid w:val="001454EA"/>
    <w:rsid w:val="00145725"/>
    <w:rsid w:val="001459BA"/>
    <w:rsid w:val="001459C4"/>
    <w:rsid w:val="00145A36"/>
    <w:rsid w:val="00145B06"/>
    <w:rsid w:val="00145B24"/>
    <w:rsid w:val="00145BBD"/>
    <w:rsid w:val="00145FD8"/>
    <w:rsid w:val="00146064"/>
    <w:rsid w:val="0014609E"/>
    <w:rsid w:val="00146133"/>
    <w:rsid w:val="001461D7"/>
    <w:rsid w:val="00146271"/>
    <w:rsid w:val="001462F5"/>
    <w:rsid w:val="001464F6"/>
    <w:rsid w:val="00146597"/>
    <w:rsid w:val="00146648"/>
    <w:rsid w:val="0014666F"/>
    <w:rsid w:val="00146B7B"/>
    <w:rsid w:val="00146C5B"/>
    <w:rsid w:val="00146E3F"/>
    <w:rsid w:val="00146E66"/>
    <w:rsid w:val="00146FD9"/>
    <w:rsid w:val="0014736C"/>
    <w:rsid w:val="001473BF"/>
    <w:rsid w:val="0014785C"/>
    <w:rsid w:val="00147A3F"/>
    <w:rsid w:val="00147A4B"/>
    <w:rsid w:val="00147A55"/>
    <w:rsid w:val="00147ACD"/>
    <w:rsid w:val="00147BF1"/>
    <w:rsid w:val="00147EC1"/>
    <w:rsid w:val="00147F6F"/>
    <w:rsid w:val="00147FD3"/>
    <w:rsid w:val="00150125"/>
    <w:rsid w:val="001501C7"/>
    <w:rsid w:val="001502F1"/>
    <w:rsid w:val="0015055C"/>
    <w:rsid w:val="001505A3"/>
    <w:rsid w:val="0015077D"/>
    <w:rsid w:val="00150803"/>
    <w:rsid w:val="00150817"/>
    <w:rsid w:val="001508C1"/>
    <w:rsid w:val="00150A0E"/>
    <w:rsid w:val="00150BA0"/>
    <w:rsid w:val="00150F02"/>
    <w:rsid w:val="00150F9A"/>
    <w:rsid w:val="001510DB"/>
    <w:rsid w:val="0015114B"/>
    <w:rsid w:val="001512BD"/>
    <w:rsid w:val="0015133B"/>
    <w:rsid w:val="001513A6"/>
    <w:rsid w:val="00151626"/>
    <w:rsid w:val="00151651"/>
    <w:rsid w:val="00151721"/>
    <w:rsid w:val="0015181A"/>
    <w:rsid w:val="0015183E"/>
    <w:rsid w:val="00151844"/>
    <w:rsid w:val="00151913"/>
    <w:rsid w:val="0015196D"/>
    <w:rsid w:val="00151BE4"/>
    <w:rsid w:val="00151E72"/>
    <w:rsid w:val="00151FEA"/>
    <w:rsid w:val="001520AC"/>
    <w:rsid w:val="001520E5"/>
    <w:rsid w:val="001520FF"/>
    <w:rsid w:val="001521B8"/>
    <w:rsid w:val="00152271"/>
    <w:rsid w:val="001523BA"/>
    <w:rsid w:val="00152605"/>
    <w:rsid w:val="0015275C"/>
    <w:rsid w:val="0015282C"/>
    <w:rsid w:val="00152909"/>
    <w:rsid w:val="00152AAB"/>
    <w:rsid w:val="00152ADE"/>
    <w:rsid w:val="00152BCE"/>
    <w:rsid w:val="00152BF6"/>
    <w:rsid w:val="00152D15"/>
    <w:rsid w:val="00152D4E"/>
    <w:rsid w:val="00152D87"/>
    <w:rsid w:val="00152DEB"/>
    <w:rsid w:val="00152F93"/>
    <w:rsid w:val="00152FA0"/>
    <w:rsid w:val="00152FC1"/>
    <w:rsid w:val="0015335A"/>
    <w:rsid w:val="001533D2"/>
    <w:rsid w:val="001534F9"/>
    <w:rsid w:val="00153545"/>
    <w:rsid w:val="00153688"/>
    <w:rsid w:val="0015375D"/>
    <w:rsid w:val="00153882"/>
    <w:rsid w:val="00153977"/>
    <w:rsid w:val="00153984"/>
    <w:rsid w:val="00153D2C"/>
    <w:rsid w:val="00153D3C"/>
    <w:rsid w:val="00153DD8"/>
    <w:rsid w:val="00153E93"/>
    <w:rsid w:val="001540D9"/>
    <w:rsid w:val="00154151"/>
    <w:rsid w:val="001541CF"/>
    <w:rsid w:val="001541DE"/>
    <w:rsid w:val="0015434B"/>
    <w:rsid w:val="001543E2"/>
    <w:rsid w:val="00154429"/>
    <w:rsid w:val="0015448E"/>
    <w:rsid w:val="001545AA"/>
    <w:rsid w:val="001547EB"/>
    <w:rsid w:val="00154935"/>
    <w:rsid w:val="00154936"/>
    <w:rsid w:val="00154A3A"/>
    <w:rsid w:val="00154A58"/>
    <w:rsid w:val="00154E5A"/>
    <w:rsid w:val="00154EE6"/>
    <w:rsid w:val="00154F06"/>
    <w:rsid w:val="001550E2"/>
    <w:rsid w:val="001554FF"/>
    <w:rsid w:val="001555BC"/>
    <w:rsid w:val="00155710"/>
    <w:rsid w:val="00155820"/>
    <w:rsid w:val="00155927"/>
    <w:rsid w:val="001559D8"/>
    <w:rsid w:val="001559E2"/>
    <w:rsid w:val="00155AC4"/>
    <w:rsid w:val="00155AD8"/>
    <w:rsid w:val="00155AE3"/>
    <w:rsid w:val="00155B06"/>
    <w:rsid w:val="00155B94"/>
    <w:rsid w:val="00155B99"/>
    <w:rsid w:val="00155C1B"/>
    <w:rsid w:val="00155D3C"/>
    <w:rsid w:val="00155E1D"/>
    <w:rsid w:val="00155E63"/>
    <w:rsid w:val="00155FDC"/>
    <w:rsid w:val="001560A1"/>
    <w:rsid w:val="00156132"/>
    <w:rsid w:val="0015627C"/>
    <w:rsid w:val="00156310"/>
    <w:rsid w:val="001564FE"/>
    <w:rsid w:val="001565C8"/>
    <w:rsid w:val="0015669F"/>
    <w:rsid w:val="0015686C"/>
    <w:rsid w:val="00156A30"/>
    <w:rsid w:val="00156AF4"/>
    <w:rsid w:val="00156AF6"/>
    <w:rsid w:val="00156B3A"/>
    <w:rsid w:val="00156BD1"/>
    <w:rsid w:val="00156BDF"/>
    <w:rsid w:val="00156C35"/>
    <w:rsid w:val="00156DAD"/>
    <w:rsid w:val="00156E1B"/>
    <w:rsid w:val="00156E3F"/>
    <w:rsid w:val="00157026"/>
    <w:rsid w:val="00157027"/>
    <w:rsid w:val="00157172"/>
    <w:rsid w:val="00157176"/>
    <w:rsid w:val="00157302"/>
    <w:rsid w:val="00157314"/>
    <w:rsid w:val="0015739A"/>
    <w:rsid w:val="0015740E"/>
    <w:rsid w:val="001579D3"/>
    <w:rsid w:val="00157B04"/>
    <w:rsid w:val="00157C15"/>
    <w:rsid w:val="00157CBC"/>
    <w:rsid w:val="00157CEC"/>
    <w:rsid w:val="00157D1A"/>
    <w:rsid w:val="00157DF3"/>
    <w:rsid w:val="00157E51"/>
    <w:rsid w:val="00157E91"/>
    <w:rsid w:val="00157FFC"/>
    <w:rsid w:val="0015C612"/>
    <w:rsid w:val="001601B2"/>
    <w:rsid w:val="0016027A"/>
    <w:rsid w:val="001602DC"/>
    <w:rsid w:val="001603DB"/>
    <w:rsid w:val="00160442"/>
    <w:rsid w:val="0016045D"/>
    <w:rsid w:val="00160633"/>
    <w:rsid w:val="001606C8"/>
    <w:rsid w:val="00160710"/>
    <w:rsid w:val="00160721"/>
    <w:rsid w:val="001609EB"/>
    <w:rsid w:val="00160B4A"/>
    <w:rsid w:val="00160C2B"/>
    <w:rsid w:val="00160CF2"/>
    <w:rsid w:val="00160E4B"/>
    <w:rsid w:val="00160E53"/>
    <w:rsid w:val="00160E65"/>
    <w:rsid w:val="00160E8E"/>
    <w:rsid w:val="00160ED5"/>
    <w:rsid w:val="00161081"/>
    <w:rsid w:val="00161172"/>
    <w:rsid w:val="001611EF"/>
    <w:rsid w:val="001614F2"/>
    <w:rsid w:val="00161642"/>
    <w:rsid w:val="00161767"/>
    <w:rsid w:val="001618C1"/>
    <w:rsid w:val="001619EA"/>
    <w:rsid w:val="001619F6"/>
    <w:rsid w:val="00161DFF"/>
    <w:rsid w:val="00161EFC"/>
    <w:rsid w:val="00161F86"/>
    <w:rsid w:val="0016210E"/>
    <w:rsid w:val="0016218F"/>
    <w:rsid w:val="001621C8"/>
    <w:rsid w:val="0016220E"/>
    <w:rsid w:val="00162690"/>
    <w:rsid w:val="0016283B"/>
    <w:rsid w:val="00162937"/>
    <w:rsid w:val="00162B2A"/>
    <w:rsid w:val="00162D4E"/>
    <w:rsid w:val="00162DD5"/>
    <w:rsid w:val="00162E17"/>
    <w:rsid w:val="00163403"/>
    <w:rsid w:val="0016352D"/>
    <w:rsid w:val="001635B4"/>
    <w:rsid w:val="001636DE"/>
    <w:rsid w:val="00163765"/>
    <w:rsid w:val="001638AF"/>
    <w:rsid w:val="00163918"/>
    <w:rsid w:val="001639C3"/>
    <w:rsid w:val="00163B12"/>
    <w:rsid w:val="00163B83"/>
    <w:rsid w:val="00163BD9"/>
    <w:rsid w:val="00163C31"/>
    <w:rsid w:val="00163C35"/>
    <w:rsid w:val="00163C73"/>
    <w:rsid w:val="00163CDE"/>
    <w:rsid w:val="0016400F"/>
    <w:rsid w:val="00164032"/>
    <w:rsid w:val="00164094"/>
    <w:rsid w:val="0016417F"/>
    <w:rsid w:val="001642D4"/>
    <w:rsid w:val="0016445F"/>
    <w:rsid w:val="00164478"/>
    <w:rsid w:val="00164506"/>
    <w:rsid w:val="00164551"/>
    <w:rsid w:val="00164660"/>
    <w:rsid w:val="00164684"/>
    <w:rsid w:val="00164734"/>
    <w:rsid w:val="001647A8"/>
    <w:rsid w:val="0016497E"/>
    <w:rsid w:val="001649A9"/>
    <w:rsid w:val="001649D9"/>
    <w:rsid w:val="00164A05"/>
    <w:rsid w:val="00164B26"/>
    <w:rsid w:val="00164C64"/>
    <w:rsid w:val="00164D79"/>
    <w:rsid w:val="00164E38"/>
    <w:rsid w:val="00164EF6"/>
    <w:rsid w:val="00164F78"/>
    <w:rsid w:val="00164FD2"/>
    <w:rsid w:val="0016509A"/>
    <w:rsid w:val="001651FF"/>
    <w:rsid w:val="00165426"/>
    <w:rsid w:val="001654C0"/>
    <w:rsid w:val="0016574E"/>
    <w:rsid w:val="00165847"/>
    <w:rsid w:val="001658D8"/>
    <w:rsid w:val="00165A07"/>
    <w:rsid w:val="00165A5C"/>
    <w:rsid w:val="00165AAF"/>
    <w:rsid w:val="00165B52"/>
    <w:rsid w:val="00165BEC"/>
    <w:rsid w:val="001661C6"/>
    <w:rsid w:val="00166342"/>
    <w:rsid w:val="0016640F"/>
    <w:rsid w:val="00166476"/>
    <w:rsid w:val="001664B2"/>
    <w:rsid w:val="0016675C"/>
    <w:rsid w:val="00166A21"/>
    <w:rsid w:val="00166C00"/>
    <w:rsid w:val="00166F53"/>
    <w:rsid w:val="00167091"/>
    <w:rsid w:val="001670F8"/>
    <w:rsid w:val="001671CF"/>
    <w:rsid w:val="00167484"/>
    <w:rsid w:val="001674C6"/>
    <w:rsid w:val="001674FC"/>
    <w:rsid w:val="001676D5"/>
    <w:rsid w:val="001677FF"/>
    <w:rsid w:val="00167ACD"/>
    <w:rsid w:val="00167B8E"/>
    <w:rsid w:val="00167CB3"/>
    <w:rsid w:val="00167D3A"/>
    <w:rsid w:val="00170050"/>
    <w:rsid w:val="001700A9"/>
    <w:rsid w:val="001701F8"/>
    <w:rsid w:val="00170249"/>
    <w:rsid w:val="0017026D"/>
    <w:rsid w:val="0017040D"/>
    <w:rsid w:val="001704D3"/>
    <w:rsid w:val="001705AF"/>
    <w:rsid w:val="0017064E"/>
    <w:rsid w:val="001706B1"/>
    <w:rsid w:val="00170786"/>
    <w:rsid w:val="00170927"/>
    <w:rsid w:val="00170A92"/>
    <w:rsid w:val="00170AB5"/>
    <w:rsid w:val="00170BE4"/>
    <w:rsid w:val="00170C46"/>
    <w:rsid w:val="00170CC7"/>
    <w:rsid w:val="00170DCB"/>
    <w:rsid w:val="00170EC2"/>
    <w:rsid w:val="00170F1F"/>
    <w:rsid w:val="0017102B"/>
    <w:rsid w:val="00171032"/>
    <w:rsid w:val="001710AA"/>
    <w:rsid w:val="001711AF"/>
    <w:rsid w:val="001711F8"/>
    <w:rsid w:val="00171258"/>
    <w:rsid w:val="00171265"/>
    <w:rsid w:val="0017155A"/>
    <w:rsid w:val="00171613"/>
    <w:rsid w:val="00171A57"/>
    <w:rsid w:val="00171A7A"/>
    <w:rsid w:val="00171AB3"/>
    <w:rsid w:val="00171C03"/>
    <w:rsid w:val="00171DD1"/>
    <w:rsid w:val="00171F07"/>
    <w:rsid w:val="00171F2F"/>
    <w:rsid w:val="00172054"/>
    <w:rsid w:val="001721B6"/>
    <w:rsid w:val="00172370"/>
    <w:rsid w:val="0017237C"/>
    <w:rsid w:val="0017256A"/>
    <w:rsid w:val="00172792"/>
    <w:rsid w:val="0017289F"/>
    <w:rsid w:val="00172939"/>
    <w:rsid w:val="00172995"/>
    <w:rsid w:val="00172AA6"/>
    <w:rsid w:val="00172C9B"/>
    <w:rsid w:val="00172D79"/>
    <w:rsid w:val="00172D97"/>
    <w:rsid w:val="00172E15"/>
    <w:rsid w:val="00172FC8"/>
    <w:rsid w:val="00173120"/>
    <w:rsid w:val="0017331D"/>
    <w:rsid w:val="0017339D"/>
    <w:rsid w:val="00173512"/>
    <w:rsid w:val="001735E1"/>
    <w:rsid w:val="0017366C"/>
    <w:rsid w:val="00173689"/>
    <w:rsid w:val="00173775"/>
    <w:rsid w:val="0017380B"/>
    <w:rsid w:val="00173896"/>
    <w:rsid w:val="00173AAC"/>
    <w:rsid w:val="00173C86"/>
    <w:rsid w:val="00173DCF"/>
    <w:rsid w:val="00173F9F"/>
    <w:rsid w:val="0017406C"/>
    <w:rsid w:val="00174095"/>
    <w:rsid w:val="001740E0"/>
    <w:rsid w:val="001741FA"/>
    <w:rsid w:val="001743C3"/>
    <w:rsid w:val="001746AB"/>
    <w:rsid w:val="001746DA"/>
    <w:rsid w:val="00174BE6"/>
    <w:rsid w:val="00174CC0"/>
    <w:rsid w:val="00174EEF"/>
    <w:rsid w:val="00174FAB"/>
    <w:rsid w:val="00175045"/>
    <w:rsid w:val="00175047"/>
    <w:rsid w:val="0017507B"/>
    <w:rsid w:val="00175081"/>
    <w:rsid w:val="00175165"/>
    <w:rsid w:val="001751AD"/>
    <w:rsid w:val="00175281"/>
    <w:rsid w:val="00175303"/>
    <w:rsid w:val="001754B0"/>
    <w:rsid w:val="0017553C"/>
    <w:rsid w:val="001756F7"/>
    <w:rsid w:val="001757C0"/>
    <w:rsid w:val="0017588E"/>
    <w:rsid w:val="00175896"/>
    <w:rsid w:val="001758C9"/>
    <w:rsid w:val="00175998"/>
    <w:rsid w:val="00175B2A"/>
    <w:rsid w:val="00175C38"/>
    <w:rsid w:val="00175C4C"/>
    <w:rsid w:val="00175C55"/>
    <w:rsid w:val="00175C80"/>
    <w:rsid w:val="00175CAC"/>
    <w:rsid w:val="00175F79"/>
    <w:rsid w:val="00175F9C"/>
    <w:rsid w:val="00176098"/>
    <w:rsid w:val="001760D6"/>
    <w:rsid w:val="00176121"/>
    <w:rsid w:val="00176211"/>
    <w:rsid w:val="0017646B"/>
    <w:rsid w:val="00176544"/>
    <w:rsid w:val="0017666F"/>
    <w:rsid w:val="00176755"/>
    <w:rsid w:val="00176947"/>
    <w:rsid w:val="001769F9"/>
    <w:rsid w:val="00176B92"/>
    <w:rsid w:val="00176F71"/>
    <w:rsid w:val="00177027"/>
    <w:rsid w:val="0017704D"/>
    <w:rsid w:val="001771EE"/>
    <w:rsid w:val="001771FF"/>
    <w:rsid w:val="0017737D"/>
    <w:rsid w:val="001775D3"/>
    <w:rsid w:val="0017768C"/>
    <w:rsid w:val="00177923"/>
    <w:rsid w:val="001779C9"/>
    <w:rsid w:val="00177AAA"/>
    <w:rsid w:val="00177AC2"/>
    <w:rsid w:val="00177AE8"/>
    <w:rsid w:val="00177BD0"/>
    <w:rsid w:val="0018020B"/>
    <w:rsid w:val="0018020E"/>
    <w:rsid w:val="001804EF"/>
    <w:rsid w:val="00180503"/>
    <w:rsid w:val="001805F1"/>
    <w:rsid w:val="00180768"/>
    <w:rsid w:val="00180797"/>
    <w:rsid w:val="001808AF"/>
    <w:rsid w:val="00180959"/>
    <w:rsid w:val="001809A8"/>
    <w:rsid w:val="00180B4E"/>
    <w:rsid w:val="00180D16"/>
    <w:rsid w:val="00180FD1"/>
    <w:rsid w:val="00181170"/>
    <w:rsid w:val="0018118E"/>
    <w:rsid w:val="001811E5"/>
    <w:rsid w:val="0018136C"/>
    <w:rsid w:val="0018136F"/>
    <w:rsid w:val="001814BC"/>
    <w:rsid w:val="00181746"/>
    <w:rsid w:val="0018176D"/>
    <w:rsid w:val="00181785"/>
    <w:rsid w:val="001817B1"/>
    <w:rsid w:val="001817B7"/>
    <w:rsid w:val="00181816"/>
    <w:rsid w:val="00181977"/>
    <w:rsid w:val="001819F9"/>
    <w:rsid w:val="00181BF5"/>
    <w:rsid w:val="00181BFD"/>
    <w:rsid w:val="00181CFA"/>
    <w:rsid w:val="00181D50"/>
    <w:rsid w:val="00181E3E"/>
    <w:rsid w:val="00182168"/>
    <w:rsid w:val="0018219B"/>
    <w:rsid w:val="001822AE"/>
    <w:rsid w:val="0018238E"/>
    <w:rsid w:val="0018239B"/>
    <w:rsid w:val="00182479"/>
    <w:rsid w:val="001824D2"/>
    <w:rsid w:val="0018259D"/>
    <w:rsid w:val="001825D4"/>
    <w:rsid w:val="00182610"/>
    <w:rsid w:val="00182638"/>
    <w:rsid w:val="00182999"/>
    <w:rsid w:val="00182A99"/>
    <w:rsid w:val="00182AAC"/>
    <w:rsid w:val="00182B3B"/>
    <w:rsid w:val="00182BDF"/>
    <w:rsid w:val="00182CF1"/>
    <w:rsid w:val="00182DB0"/>
    <w:rsid w:val="00182F19"/>
    <w:rsid w:val="00183099"/>
    <w:rsid w:val="00183121"/>
    <w:rsid w:val="00183218"/>
    <w:rsid w:val="00183414"/>
    <w:rsid w:val="001834E3"/>
    <w:rsid w:val="0018350D"/>
    <w:rsid w:val="0018388F"/>
    <w:rsid w:val="001838E2"/>
    <w:rsid w:val="0018391B"/>
    <w:rsid w:val="001839EF"/>
    <w:rsid w:val="00183ABB"/>
    <w:rsid w:val="00183BBC"/>
    <w:rsid w:val="00183C22"/>
    <w:rsid w:val="00183CDF"/>
    <w:rsid w:val="00183CE0"/>
    <w:rsid w:val="00183DA4"/>
    <w:rsid w:val="00183ECE"/>
    <w:rsid w:val="00183EEA"/>
    <w:rsid w:val="0018406B"/>
    <w:rsid w:val="0018411C"/>
    <w:rsid w:val="0018438F"/>
    <w:rsid w:val="001844EE"/>
    <w:rsid w:val="001844F4"/>
    <w:rsid w:val="001845F1"/>
    <w:rsid w:val="0018469A"/>
    <w:rsid w:val="00184760"/>
    <w:rsid w:val="00184807"/>
    <w:rsid w:val="001848B2"/>
    <w:rsid w:val="001849D8"/>
    <w:rsid w:val="00184A01"/>
    <w:rsid w:val="00184AF2"/>
    <w:rsid w:val="00184EE6"/>
    <w:rsid w:val="00184FAE"/>
    <w:rsid w:val="001850B8"/>
    <w:rsid w:val="001850FE"/>
    <w:rsid w:val="0018517A"/>
    <w:rsid w:val="0018527D"/>
    <w:rsid w:val="001852FD"/>
    <w:rsid w:val="0018533E"/>
    <w:rsid w:val="001853D3"/>
    <w:rsid w:val="00185430"/>
    <w:rsid w:val="00185432"/>
    <w:rsid w:val="001856F8"/>
    <w:rsid w:val="0018587F"/>
    <w:rsid w:val="00185FC9"/>
    <w:rsid w:val="001860DC"/>
    <w:rsid w:val="001861A5"/>
    <w:rsid w:val="00186278"/>
    <w:rsid w:val="001865A6"/>
    <w:rsid w:val="0018662A"/>
    <w:rsid w:val="0018669C"/>
    <w:rsid w:val="001866FD"/>
    <w:rsid w:val="00186747"/>
    <w:rsid w:val="00186984"/>
    <w:rsid w:val="00186A1B"/>
    <w:rsid w:val="00186B16"/>
    <w:rsid w:val="00186C4E"/>
    <w:rsid w:val="00186C91"/>
    <w:rsid w:val="00186CB2"/>
    <w:rsid w:val="00186DE3"/>
    <w:rsid w:val="00186E79"/>
    <w:rsid w:val="0018708C"/>
    <w:rsid w:val="001870DA"/>
    <w:rsid w:val="001870FA"/>
    <w:rsid w:val="001871C4"/>
    <w:rsid w:val="0018723B"/>
    <w:rsid w:val="001872A3"/>
    <w:rsid w:val="001872FA"/>
    <w:rsid w:val="00187359"/>
    <w:rsid w:val="00187448"/>
    <w:rsid w:val="001874A9"/>
    <w:rsid w:val="00187715"/>
    <w:rsid w:val="00187A60"/>
    <w:rsid w:val="00187B44"/>
    <w:rsid w:val="00187CBF"/>
    <w:rsid w:val="00187D51"/>
    <w:rsid w:val="00190024"/>
    <w:rsid w:val="001900E8"/>
    <w:rsid w:val="00190347"/>
    <w:rsid w:val="00190484"/>
    <w:rsid w:val="001905EF"/>
    <w:rsid w:val="00190664"/>
    <w:rsid w:val="0019068F"/>
    <w:rsid w:val="00190701"/>
    <w:rsid w:val="00190781"/>
    <w:rsid w:val="00190907"/>
    <w:rsid w:val="00190955"/>
    <w:rsid w:val="00190985"/>
    <w:rsid w:val="00190A0D"/>
    <w:rsid w:val="00190A5B"/>
    <w:rsid w:val="00190A74"/>
    <w:rsid w:val="00190ADE"/>
    <w:rsid w:val="00190C5B"/>
    <w:rsid w:val="00190DA7"/>
    <w:rsid w:val="00190DEB"/>
    <w:rsid w:val="00190E34"/>
    <w:rsid w:val="00190EFF"/>
    <w:rsid w:val="0019117C"/>
    <w:rsid w:val="001911BC"/>
    <w:rsid w:val="00191200"/>
    <w:rsid w:val="00191312"/>
    <w:rsid w:val="00191493"/>
    <w:rsid w:val="001914D5"/>
    <w:rsid w:val="00191546"/>
    <w:rsid w:val="001916E0"/>
    <w:rsid w:val="00191733"/>
    <w:rsid w:val="001917D2"/>
    <w:rsid w:val="001918E3"/>
    <w:rsid w:val="001919E6"/>
    <w:rsid w:val="00191B05"/>
    <w:rsid w:val="00191E73"/>
    <w:rsid w:val="00191EF9"/>
    <w:rsid w:val="00192067"/>
    <w:rsid w:val="00192113"/>
    <w:rsid w:val="001922DD"/>
    <w:rsid w:val="0019230A"/>
    <w:rsid w:val="001923AA"/>
    <w:rsid w:val="001924DC"/>
    <w:rsid w:val="001925AB"/>
    <w:rsid w:val="0019261A"/>
    <w:rsid w:val="00192644"/>
    <w:rsid w:val="00192747"/>
    <w:rsid w:val="00192774"/>
    <w:rsid w:val="001929E3"/>
    <w:rsid w:val="00192A3E"/>
    <w:rsid w:val="00192ABE"/>
    <w:rsid w:val="00192B0F"/>
    <w:rsid w:val="00192B32"/>
    <w:rsid w:val="00192B4E"/>
    <w:rsid w:val="00192D6A"/>
    <w:rsid w:val="00192ECB"/>
    <w:rsid w:val="00192FC3"/>
    <w:rsid w:val="0019304E"/>
    <w:rsid w:val="00193128"/>
    <w:rsid w:val="00193294"/>
    <w:rsid w:val="001933C2"/>
    <w:rsid w:val="0019368B"/>
    <w:rsid w:val="00193701"/>
    <w:rsid w:val="0019374F"/>
    <w:rsid w:val="0019397F"/>
    <w:rsid w:val="00194133"/>
    <w:rsid w:val="0019439A"/>
    <w:rsid w:val="001944C9"/>
    <w:rsid w:val="001944EE"/>
    <w:rsid w:val="0019464A"/>
    <w:rsid w:val="001946BE"/>
    <w:rsid w:val="0019470C"/>
    <w:rsid w:val="001947C0"/>
    <w:rsid w:val="00194932"/>
    <w:rsid w:val="00194A0A"/>
    <w:rsid w:val="00194A6B"/>
    <w:rsid w:val="00194AFC"/>
    <w:rsid w:val="00194C5E"/>
    <w:rsid w:val="00194D49"/>
    <w:rsid w:val="00194D52"/>
    <w:rsid w:val="00194F2D"/>
    <w:rsid w:val="00194FCF"/>
    <w:rsid w:val="00195130"/>
    <w:rsid w:val="00195267"/>
    <w:rsid w:val="001954E4"/>
    <w:rsid w:val="0019551E"/>
    <w:rsid w:val="00195579"/>
    <w:rsid w:val="00195704"/>
    <w:rsid w:val="0019577C"/>
    <w:rsid w:val="00195838"/>
    <w:rsid w:val="00195ADF"/>
    <w:rsid w:val="00195B2C"/>
    <w:rsid w:val="001963E4"/>
    <w:rsid w:val="00196445"/>
    <w:rsid w:val="00196447"/>
    <w:rsid w:val="0019644B"/>
    <w:rsid w:val="0019647E"/>
    <w:rsid w:val="001965D3"/>
    <w:rsid w:val="00196632"/>
    <w:rsid w:val="001966B3"/>
    <w:rsid w:val="0019683D"/>
    <w:rsid w:val="001969E9"/>
    <w:rsid w:val="00196D70"/>
    <w:rsid w:val="0019704E"/>
    <w:rsid w:val="00197183"/>
    <w:rsid w:val="00197197"/>
    <w:rsid w:val="00197249"/>
    <w:rsid w:val="00197262"/>
    <w:rsid w:val="0019733C"/>
    <w:rsid w:val="0019748C"/>
    <w:rsid w:val="0019750A"/>
    <w:rsid w:val="001976AC"/>
    <w:rsid w:val="001977BC"/>
    <w:rsid w:val="001977FC"/>
    <w:rsid w:val="00197843"/>
    <w:rsid w:val="00197D5B"/>
    <w:rsid w:val="00197EAA"/>
    <w:rsid w:val="001A0211"/>
    <w:rsid w:val="001A02B7"/>
    <w:rsid w:val="001A02C6"/>
    <w:rsid w:val="001A02EE"/>
    <w:rsid w:val="001A03B4"/>
    <w:rsid w:val="001A047F"/>
    <w:rsid w:val="001A04C1"/>
    <w:rsid w:val="001A05B0"/>
    <w:rsid w:val="001A05BD"/>
    <w:rsid w:val="001A0628"/>
    <w:rsid w:val="001A06FA"/>
    <w:rsid w:val="001A0712"/>
    <w:rsid w:val="001A0725"/>
    <w:rsid w:val="001A076C"/>
    <w:rsid w:val="001A0882"/>
    <w:rsid w:val="001A09F7"/>
    <w:rsid w:val="001A0A1B"/>
    <w:rsid w:val="001A0AD4"/>
    <w:rsid w:val="001A0B34"/>
    <w:rsid w:val="001A0BAF"/>
    <w:rsid w:val="001A0C30"/>
    <w:rsid w:val="001A0C6A"/>
    <w:rsid w:val="001A0D14"/>
    <w:rsid w:val="001A0D2D"/>
    <w:rsid w:val="001A0F9E"/>
    <w:rsid w:val="001A1173"/>
    <w:rsid w:val="001A1273"/>
    <w:rsid w:val="001A14CE"/>
    <w:rsid w:val="001A1862"/>
    <w:rsid w:val="001A18D6"/>
    <w:rsid w:val="001A1A76"/>
    <w:rsid w:val="001A1E6C"/>
    <w:rsid w:val="001A1EF6"/>
    <w:rsid w:val="001A1F3A"/>
    <w:rsid w:val="001A2063"/>
    <w:rsid w:val="001A21B7"/>
    <w:rsid w:val="001A2446"/>
    <w:rsid w:val="001A264F"/>
    <w:rsid w:val="001A26BA"/>
    <w:rsid w:val="001A26E1"/>
    <w:rsid w:val="001A28AB"/>
    <w:rsid w:val="001A29B7"/>
    <w:rsid w:val="001A2B59"/>
    <w:rsid w:val="001A2BFF"/>
    <w:rsid w:val="001A2C01"/>
    <w:rsid w:val="001A2D0F"/>
    <w:rsid w:val="001A2D69"/>
    <w:rsid w:val="001A2F2F"/>
    <w:rsid w:val="001A30BF"/>
    <w:rsid w:val="001A30EA"/>
    <w:rsid w:val="001A3186"/>
    <w:rsid w:val="001A31EA"/>
    <w:rsid w:val="001A3335"/>
    <w:rsid w:val="001A3369"/>
    <w:rsid w:val="001A3693"/>
    <w:rsid w:val="001A36F0"/>
    <w:rsid w:val="001A36F4"/>
    <w:rsid w:val="001A380B"/>
    <w:rsid w:val="001A38EE"/>
    <w:rsid w:val="001A39A6"/>
    <w:rsid w:val="001A3A29"/>
    <w:rsid w:val="001A3A57"/>
    <w:rsid w:val="001A3C36"/>
    <w:rsid w:val="001A3D7C"/>
    <w:rsid w:val="001A3FA1"/>
    <w:rsid w:val="001A4144"/>
    <w:rsid w:val="001A4330"/>
    <w:rsid w:val="001A435D"/>
    <w:rsid w:val="001A43D1"/>
    <w:rsid w:val="001A455B"/>
    <w:rsid w:val="001A45FE"/>
    <w:rsid w:val="001A4A76"/>
    <w:rsid w:val="001A4D16"/>
    <w:rsid w:val="001A4D75"/>
    <w:rsid w:val="001A4D99"/>
    <w:rsid w:val="001A4EF3"/>
    <w:rsid w:val="001A4FA1"/>
    <w:rsid w:val="001A5022"/>
    <w:rsid w:val="001A5051"/>
    <w:rsid w:val="001A50C5"/>
    <w:rsid w:val="001A5676"/>
    <w:rsid w:val="001A57FF"/>
    <w:rsid w:val="001A583D"/>
    <w:rsid w:val="001A5879"/>
    <w:rsid w:val="001A588F"/>
    <w:rsid w:val="001A5958"/>
    <w:rsid w:val="001A5BA2"/>
    <w:rsid w:val="001A5D79"/>
    <w:rsid w:val="001A5E4D"/>
    <w:rsid w:val="001A5FA6"/>
    <w:rsid w:val="001A603B"/>
    <w:rsid w:val="001A60F8"/>
    <w:rsid w:val="001A6166"/>
    <w:rsid w:val="001A616A"/>
    <w:rsid w:val="001A61C7"/>
    <w:rsid w:val="001A62FD"/>
    <w:rsid w:val="001A631F"/>
    <w:rsid w:val="001A6354"/>
    <w:rsid w:val="001A63D1"/>
    <w:rsid w:val="001A6431"/>
    <w:rsid w:val="001A64D6"/>
    <w:rsid w:val="001A657E"/>
    <w:rsid w:val="001A65A9"/>
    <w:rsid w:val="001A66A7"/>
    <w:rsid w:val="001A66C6"/>
    <w:rsid w:val="001A678C"/>
    <w:rsid w:val="001A67DD"/>
    <w:rsid w:val="001A6808"/>
    <w:rsid w:val="001A6861"/>
    <w:rsid w:val="001A6937"/>
    <w:rsid w:val="001A6C66"/>
    <w:rsid w:val="001A6C8D"/>
    <w:rsid w:val="001A6DB7"/>
    <w:rsid w:val="001A70A3"/>
    <w:rsid w:val="001A713D"/>
    <w:rsid w:val="001A7487"/>
    <w:rsid w:val="001A75AB"/>
    <w:rsid w:val="001A7707"/>
    <w:rsid w:val="001A77C6"/>
    <w:rsid w:val="001A781D"/>
    <w:rsid w:val="001A7894"/>
    <w:rsid w:val="001A7AAB"/>
    <w:rsid w:val="001A7B28"/>
    <w:rsid w:val="001A7C5F"/>
    <w:rsid w:val="001A7D00"/>
    <w:rsid w:val="001A7DF6"/>
    <w:rsid w:val="001A7E75"/>
    <w:rsid w:val="001A7E76"/>
    <w:rsid w:val="001A7F41"/>
    <w:rsid w:val="001B0026"/>
    <w:rsid w:val="001B00D3"/>
    <w:rsid w:val="001B0557"/>
    <w:rsid w:val="001B059A"/>
    <w:rsid w:val="001B05B0"/>
    <w:rsid w:val="001B05CE"/>
    <w:rsid w:val="001B076E"/>
    <w:rsid w:val="001B0839"/>
    <w:rsid w:val="001B08FE"/>
    <w:rsid w:val="001B0A69"/>
    <w:rsid w:val="001B0B10"/>
    <w:rsid w:val="001B0B2A"/>
    <w:rsid w:val="001B0B65"/>
    <w:rsid w:val="001B0D4A"/>
    <w:rsid w:val="001B0DAB"/>
    <w:rsid w:val="001B1015"/>
    <w:rsid w:val="001B1130"/>
    <w:rsid w:val="001B113D"/>
    <w:rsid w:val="001B11AE"/>
    <w:rsid w:val="001B1244"/>
    <w:rsid w:val="001B131E"/>
    <w:rsid w:val="001B1431"/>
    <w:rsid w:val="001B1572"/>
    <w:rsid w:val="001B161E"/>
    <w:rsid w:val="001B1775"/>
    <w:rsid w:val="001B19CA"/>
    <w:rsid w:val="001B1A49"/>
    <w:rsid w:val="001B1A63"/>
    <w:rsid w:val="001B1B7F"/>
    <w:rsid w:val="001B1D60"/>
    <w:rsid w:val="001B1DD1"/>
    <w:rsid w:val="001B2242"/>
    <w:rsid w:val="001B22BA"/>
    <w:rsid w:val="001B2328"/>
    <w:rsid w:val="001B2496"/>
    <w:rsid w:val="001B2566"/>
    <w:rsid w:val="001B26D6"/>
    <w:rsid w:val="001B272F"/>
    <w:rsid w:val="001B290D"/>
    <w:rsid w:val="001B29E4"/>
    <w:rsid w:val="001B2A08"/>
    <w:rsid w:val="001B2B79"/>
    <w:rsid w:val="001B2C3A"/>
    <w:rsid w:val="001B2D73"/>
    <w:rsid w:val="001B2DA7"/>
    <w:rsid w:val="001B2DBC"/>
    <w:rsid w:val="001B2DF7"/>
    <w:rsid w:val="001B2F19"/>
    <w:rsid w:val="001B2F63"/>
    <w:rsid w:val="001B303C"/>
    <w:rsid w:val="001B32AE"/>
    <w:rsid w:val="001B32FE"/>
    <w:rsid w:val="001B3339"/>
    <w:rsid w:val="001B3457"/>
    <w:rsid w:val="001B3530"/>
    <w:rsid w:val="001B37C0"/>
    <w:rsid w:val="001B37DA"/>
    <w:rsid w:val="001B3944"/>
    <w:rsid w:val="001B39A8"/>
    <w:rsid w:val="001B3A16"/>
    <w:rsid w:val="001B3C29"/>
    <w:rsid w:val="001B3C45"/>
    <w:rsid w:val="001B3D65"/>
    <w:rsid w:val="001B3D76"/>
    <w:rsid w:val="001B3EDA"/>
    <w:rsid w:val="001B3FCF"/>
    <w:rsid w:val="001B4015"/>
    <w:rsid w:val="001B406A"/>
    <w:rsid w:val="001B415A"/>
    <w:rsid w:val="001B41EE"/>
    <w:rsid w:val="001B45B7"/>
    <w:rsid w:val="001B45E5"/>
    <w:rsid w:val="001B4654"/>
    <w:rsid w:val="001B46BF"/>
    <w:rsid w:val="001B48C5"/>
    <w:rsid w:val="001B4A5E"/>
    <w:rsid w:val="001B4A78"/>
    <w:rsid w:val="001B4AC2"/>
    <w:rsid w:val="001B4D34"/>
    <w:rsid w:val="001B4ED4"/>
    <w:rsid w:val="001B4F78"/>
    <w:rsid w:val="001B506B"/>
    <w:rsid w:val="001B5170"/>
    <w:rsid w:val="001B559F"/>
    <w:rsid w:val="001B56D9"/>
    <w:rsid w:val="001B5767"/>
    <w:rsid w:val="001B59CB"/>
    <w:rsid w:val="001B5A78"/>
    <w:rsid w:val="001B5C38"/>
    <w:rsid w:val="001B5C94"/>
    <w:rsid w:val="001B5D36"/>
    <w:rsid w:val="001B5E95"/>
    <w:rsid w:val="001B5F03"/>
    <w:rsid w:val="001B5FBB"/>
    <w:rsid w:val="001B60A8"/>
    <w:rsid w:val="001B6419"/>
    <w:rsid w:val="001B6496"/>
    <w:rsid w:val="001B649B"/>
    <w:rsid w:val="001B6705"/>
    <w:rsid w:val="001B6768"/>
    <w:rsid w:val="001B67AE"/>
    <w:rsid w:val="001B6880"/>
    <w:rsid w:val="001B6A00"/>
    <w:rsid w:val="001B6AA2"/>
    <w:rsid w:val="001B6ACC"/>
    <w:rsid w:val="001B6E36"/>
    <w:rsid w:val="001B6EC5"/>
    <w:rsid w:val="001B71B1"/>
    <w:rsid w:val="001B7263"/>
    <w:rsid w:val="001B727D"/>
    <w:rsid w:val="001B72D2"/>
    <w:rsid w:val="001B7355"/>
    <w:rsid w:val="001B735D"/>
    <w:rsid w:val="001B7454"/>
    <w:rsid w:val="001B7486"/>
    <w:rsid w:val="001B75E0"/>
    <w:rsid w:val="001B7686"/>
    <w:rsid w:val="001B77CD"/>
    <w:rsid w:val="001B7810"/>
    <w:rsid w:val="001B798F"/>
    <w:rsid w:val="001B7A80"/>
    <w:rsid w:val="001B7A9D"/>
    <w:rsid w:val="001B7D4D"/>
    <w:rsid w:val="001B7EF7"/>
    <w:rsid w:val="001B7F40"/>
    <w:rsid w:val="001B7F90"/>
    <w:rsid w:val="001C007A"/>
    <w:rsid w:val="001C00A2"/>
    <w:rsid w:val="001C0347"/>
    <w:rsid w:val="001C068D"/>
    <w:rsid w:val="001C06C4"/>
    <w:rsid w:val="001C0763"/>
    <w:rsid w:val="001C0772"/>
    <w:rsid w:val="001C0838"/>
    <w:rsid w:val="001C0B07"/>
    <w:rsid w:val="001C0BB4"/>
    <w:rsid w:val="001C0C05"/>
    <w:rsid w:val="001C0D26"/>
    <w:rsid w:val="001C0D42"/>
    <w:rsid w:val="001C0DE3"/>
    <w:rsid w:val="001C0DFB"/>
    <w:rsid w:val="001C0EDB"/>
    <w:rsid w:val="001C10BF"/>
    <w:rsid w:val="001C11D1"/>
    <w:rsid w:val="001C11DD"/>
    <w:rsid w:val="001C1316"/>
    <w:rsid w:val="001C136C"/>
    <w:rsid w:val="001C145D"/>
    <w:rsid w:val="001C14DF"/>
    <w:rsid w:val="001C1518"/>
    <w:rsid w:val="001C16D9"/>
    <w:rsid w:val="001C1819"/>
    <w:rsid w:val="001C1C06"/>
    <w:rsid w:val="001C1C2A"/>
    <w:rsid w:val="001C1D6C"/>
    <w:rsid w:val="001C1E4A"/>
    <w:rsid w:val="001C219C"/>
    <w:rsid w:val="001C2230"/>
    <w:rsid w:val="001C2257"/>
    <w:rsid w:val="001C2288"/>
    <w:rsid w:val="001C2305"/>
    <w:rsid w:val="001C233F"/>
    <w:rsid w:val="001C2377"/>
    <w:rsid w:val="001C2448"/>
    <w:rsid w:val="001C2527"/>
    <w:rsid w:val="001C2672"/>
    <w:rsid w:val="001C2777"/>
    <w:rsid w:val="001C27B8"/>
    <w:rsid w:val="001C29EF"/>
    <w:rsid w:val="001C2C48"/>
    <w:rsid w:val="001C2C86"/>
    <w:rsid w:val="001C2DB2"/>
    <w:rsid w:val="001C2EB9"/>
    <w:rsid w:val="001C3087"/>
    <w:rsid w:val="001C30C8"/>
    <w:rsid w:val="001C30D5"/>
    <w:rsid w:val="001C318F"/>
    <w:rsid w:val="001C3338"/>
    <w:rsid w:val="001C3417"/>
    <w:rsid w:val="001C3553"/>
    <w:rsid w:val="001C3587"/>
    <w:rsid w:val="001C360A"/>
    <w:rsid w:val="001C36FD"/>
    <w:rsid w:val="001C371E"/>
    <w:rsid w:val="001C394D"/>
    <w:rsid w:val="001C3954"/>
    <w:rsid w:val="001C3A80"/>
    <w:rsid w:val="001C3A82"/>
    <w:rsid w:val="001C3C58"/>
    <w:rsid w:val="001C3CCB"/>
    <w:rsid w:val="001C3D08"/>
    <w:rsid w:val="001C3D18"/>
    <w:rsid w:val="001C3DD7"/>
    <w:rsid w:val="001C3F9E"/>
    <w:rsid w:val="001C4023"/>
    <w:rsid w:val="001C4059"/>
    <w:rsid w:val="001C4285"/>
    <w:rsid w:val="001C4306"/>
    <w:rsid w:val="001C434D"/>
    <w:rsid w:val="001C436C"/>
    <w:rsid w:val="001C4384"/>
    <w:rsid w:val="001C46A7"/>
    <w:rsid w:val="001C46AB"/>
    <w:rsid w:val="001C49E0"/>
    <w:rsid w:val="001C49E9"/>
    <w:rsid w:val="001C4AD9"/>
    <w:rsid w:val="001C4D1E"/>
    <w:rsid w:val="001C51BA"/>
    <w:rsid w:val="001C51F3"/>
    <w:rsid w:val="001C5719"/>
    <w:rsid w:val="001C5890"/>
    <w:rsid w:val="001C589D"/>
    <w:rsid w:val="001C597E"/>
    <w:rsid w:val="001C5A60"/>
    <w:rsid w:val="001C5B79"/>
    <w:rsid w:val="001C5C01"/>
    <w:rsid w:val="001C5F06"/>
    <w:rsid w:val="001C5FCB"/>
    <w:rsid w:val="001C6077"/>
    <w:rsid w:val="001C61E3"/>
    <w:rsid w:val="001C64D8"/>
    <w:rsid w:val="001C6508"/>
    <w:rsid w:val="001C65DC"/>
    <w:rsid w:val="001C6600"/>
    <w:rsid w:val="001C66CB"/>
    <w:rsid w:val="001C672B"/>
    <w:rsid w:val="001C67BD"/>
    <w:rsid w:val="001C688F"/>
    <w:rsid w:val="001C68CA"/>
    <w:rsid w:val="001C68D8"/>
    <w:rsid w:val="001C697C"/>
    <w:rsid w:val="001C6A08"/>
    <w:rsid w:val="001C6A9D"/>
    <w:rsid w:val="001C6BA4"/>
    <w:rsid w:val="001C6DA5"/>
    <w:rsid w:val="001C6F7F"/>
    <w:rsid w:val="001C6FCE"/>
    <w:rsid w:val="001C7287"/>
    <w:rsid w:val="001C7749"/>
    <w:rsid w:val="001C7997"/>
    <w:rsid w:val="001C7A6D"/>
    <w:rsid w:val="001C7B42"/>
    <w:rsid w:val="001C7C60"/>
    <w:rsid w:val="001C7D01"/>
    <w:rsid w:val="001C7D2A"/>
    <w:rsid w:val="001C7D59"/>
    <w:rsid w:val="001C7ED3"/>
    <w:rsid w:val="001C7EF2"/>
    <w:rsid w:val="001C7FA3"/>
    <w:rsid w:val="001D015D"/>
    <w:rsid w:val="001D0280"/>
    <w:rsid w:val="001D031F"/>
    <w:rsid w:val="001D03B8"/>
    <w:rsid w:val="001D06A3"/>
    <w:rsid w:val="001D075A"/>
    <w:rsid w:val="001D098A"/>
    <w:rsid w:val="001D09D1"/>
    <w:rsid w:val="001D0BE0"/>
    <w:rsid w:val="001D0D51"/>
    <w:rsid w:val="001D0E2C"/>
    <w:rsid w:val="001D0F23"/>
    <w:rsid w:val="001D1051"/>
    <w:rsid w:val="001D10DF"/>
    <w:rsid w:val="001D10ED"/>
    <w:rsid w:val="001D11F3"/>
    <w:rsid w:val="001D1450"/>
    <w:rsid w:val="001D14D5"/>
    <w:rsid w:val="001D1563"/>
    <w:rsid w:val="001D1637"/>
    <w:rsid w:val="001D166D"/>
    <w:rsid w:val="001D16B6"/>
    <w:rsid w:val="001D16CF"/>
    <w:rsid w:val="001D1722"/>
    <w:rsid w:val="001D19E1"/>
    <w:rsid w:val="001D1A3C"/>
    <w:rsid w:val="001D1B06"/>
    <w:rsid w:val="001D1B50"/>
    <w:rsid w:val="001D1BC3"/>
    <w:rsid w:val="001D1DE7"/>
    <w:rsid w:val="001D1DEE"/>
    <w:rsid w:val="001D1E33"/>
    <w:rsid w:val="001D1E74"/>
    <w:rsid w:val="001D1FD9"/>
    <w:rsid w:val="001D20A3"/>
    <w:rsid w:val="001D24BA"/>
    <w:rsid w:val="001D256C"/>
    <w:rsid w:val="001D2701"/>
    <w:rsid w:val="001D273B"/>
    <w:rsid w:val="001D293C"/>
    <w:rsid w:val="001D2A6A"/>
    <w:rsid w:val="001D2AD8"/>
    <w:rsid w:val="001D3014"/>
    <w:rsid w:val="001D3141"/>
    <w:rsid w:val="001D317D"/>
    <w:rsid w:val="001D31E2"/>
    <w:rsid w:val="001D31FA"/>
    <w:rsid w:val="001D327C"/>
    <w:rsid w:val="001D340B"/>
    <w:rsid w:val="001D34B2"/>
    <w:rsid w:val="001D3515"/>
    <w:rsid w:val="001D3571"/>
    <w:rsid w:val="001D35E1"/>
    <w:rsid w:val="001D36AE"/>
    <w:rsid w:val="001D3702"/>
    <w:rsid w:val="001D3757"/>
    <w:rsid w:val="001D37B5"/>
    <w:rsid w:val="001D3845"/>
    <w:rsid w:val="001D3855"/>
    <w:rsid w:val="001D3912"/>
    <w:rsid w:val="001D39C8"/>
    <w:rsid w:val="001D3AC5"/>
    <w:rsid w:val="001D3D22"/>
    <w:rsid w:val="001D3F43"/>
    <w:rsid w:val="001D3F58"/>
    <w:rsid w:val="001D4196"/>
    <w:rsid w:val="001D41BC"/>
    <w:rsid w:val="001D45EB"/>
    <w:rsid w:val="001D4AA2"/>
    <w:rsid w:val="001D4B0D"/>
    <w:rsid w:val="001D4BA1"/>
    <w:rsid w:val="001D4C01"/>
    <w:rsid w:val="001D4C33"/>
    <w:rsid w:val="001D501C"/>
    <w:rsid w:val="001D50BE"/>
    <w:rsid w:val="001D50DB"/>
    <w:rsid w:val="001D53EE"/>
    <w:rsid w:val="001D5420"/>
    <w:rsid w:val="001D54D1"/>
    <w:rsid w:val="001D5504"/>
    <w:rsid w:val="001D5554"/>
    <w:rsid w:val="001D5832"/>
    <w:rsid w:val="001D5946"/>
    <w:rsid w:val="001D59A4"/>
    <w:rsid w:val="001D59F5"/>
    <w:rsid w:val="001D5B75"/>
    <w:rsid w:val="001D5DB9"/>
    <w:rsid w:val="001D5DE3"/>
    <w:rsid w:val="001D61F0"/>
    <w:rsid w:val="001D6233"/>
    <w:rsid w:val="001D63F2"/>
    <w:rsid w:val="001D6439"/>
    <w:rsid w:val="001D6466"/>
    <w:rsid w:val="001D657A"/>
    <w:rsid w:val="001D66BC"/>
    <w:rsid w:val="001D66C9"/>
    <w:rsid w:val="001D6745"/>
    <w:rsid w:val="001D67BC"/>
    <w:rsid w:val="001D67CF"/>
    <w:rsid w:val="001D680B"/>
    <w:rsid w:val="001D6ACA"/>
    <w:rsid w:val="001D6BE4"/>
    <w:rsid w:val="001D6DA2"/>
    <w:rsid w:val="001D6E3E"/>
    <w:rsid w:val="001D6E78"/>
    <w:rsid w:val="001D6ED1"/>
    <w:rsid w:val="001D6F7E"/>
    <w:rsid w:val="001D6FF8"/>
    <w:rsid w:val="001D70A4"/>
    <w:rsid w:val="001D710B"/>
    <w:rsid w:val="001D71AE"/>
    <w:rsid w:val="001D728D"/>
    <w:rsid w:val="001D72EA"/>
    <w:rsid w:val="001D72F4"/>
    <w:rsid w:val="001D7308"/>
    <w:rsid w:val="001D7473"/>
    <w:rsid w:val="001D7739"/>
    <w:rsid w:val="001D775C"/>
    <w:rsid w:val="001D77D2"/>
    <w:rsid w:val="001D7805"/>
    <w:rsid w:val="001D7836"/>
    <w:rsid w:val="001D783E"/>
    <w:rsid w:val="001D79EB"/>
    <w:rsid w:val="001D7ABF"/>
    <w:rsid w:val="001D7C16"/>
    <w:rsid w:val="001D7C39"/>
    <w:rsid w:val="001D7CF9"/>
    <w:rsid w:val="001D7D04"/>
    <w:rsid w:val="001D7DBF"/>
    <w:rsid w:val="001D7ECC"/>
    <w:rsid w:val="001D7F1E"/>
    <w:rsid w:val="001D7F4B"/>
    <w:rsid w:val="001E0002"/>
    <w:rsid w:val="001E006B"/>
    <w:rsid w:val="001E0116"/>
    <w:rsid w:val="001E02D9"/>
    <w:rsid w:val="001E04F0"/>
    <w:rsid w:val="001E0646"/>
    <w:rsid w:val="001E0651"/>
    <w:rsid w:val="001E0686"/>
    <w:rsid w:val="001E06D1"/>
    <w:rsid w:val="001E06DF"/>
    <w:rsid w:val="001E06FF"/>
    <w:rsid w:val="001E077E"/>
    <w:rsid w:val="001E0B3C"/>
    <w:rsid w:val="001E0B74"/>
    <w:rsid w:val="001E0BC8"/>
    <w:rsid w:val="001E0BF6"/>
    <w:rsid w:val="001E0CA7"/>
    <w:rsid w:val="001E0F90"/>
    <w:rsid w:val="001E105B"/>
    <w:rsid w:val="001E10CC"/>
    <w:rsid w:val="001E129B"/>
    <w:rsid w:val="001E12E4"/>
    <w:rsid w:val="001E140B"/>
    <w:rsid w:val="001E161F"/>
    <w:rsid w:val="001E164A"/>
    <w:rsid w:val="001E18D6"/>
    <w:rsid w:val="001E1A9B"/>
    <w:rsid w:val="001E1AEB"/>
    <w:rsid w:val="001E1B1F"/>
    <w:rsid w:val="001E1B86"/>
    <w:rsid w:val="001E1C62"/>
    <w:rsid w:val="001E1E79"/>
    <w:rsid w:val="001E21CF"/>
    <w:rsid w:val="001E2243"/>
    <w:rsid w:val="001E224D"/>
    <w:rsid w:val="001E233D"/>
    <w:rsid w:val="001E2364"/>
    <w:rsid w:val="001E25FF"/>
    <w:rsid w:val="001E27CB"/>
    <w:rsid w:val="001E2921"/>
    <w:rsid w:val="001E292E"/>
    <w:rsid w:val="001E2A95"/>
    <w:rsid w:val="001E2AAB"/>
    <w:rsid w:val="001E2B67"/>
    <w:rsid w:val="001E2D43"/>
    <w:rsid w:val="001E2D5F"/>
    <w:rsid w:val="001E2E2C"/>
    <w:rsid w:val="001E32C1"/>
    <w:rsid w:val="001E3394"/>
    <w:rsid w:val="001E33AE"/>
    <w:rsid w:val="001E34E4"/>
    <w:rsid w:val="001E36E1"/>
    <w:rsid w:val="001E3793"/>
    <w:rsid w:val="001E3799"/>
    <w:rsid w:val="001E3CCA"/>
    <w:rsid w:val="001E3DF5"/>
    <w:rsid w:val="001E3F9C"/>
    <w:rsid w:val="001E4001"/>
    <w:rsid w:val="001E401C"/>
    <w:rsid w:val="001E40CB"/>
    <w:rsid w:val="001E41C3"/>
    <w:rsid w:val="001E41E1"/>
    <w:rsid w:val="001E4222"/>
    <w:rsid w:val="001E42EC"/>
    <w:rsid w:val="001E434E"/>
    <w:rsid w:val="001E4440"/>
    <w:rsid w:val="001E451B"/>
    <w:rsid w:val="001E4677"/>
    <w:rsid w:val="001E46B7"/>
    <w:rsid w:val="001E4831"/>
    <w:rsid w:val="001E49AD"/>
    <w:rsid w:val="001E4A3E"/>
    <w:rsid w:val="001E4ABE"/>
    <w:rsid w:val="001E4B27"/>
    <w:rsid w:val="001E4C66"/>
    <w:rsid w:val="001E4C84"/>
    <w:rsid w:val="001E4D62"/>
    <w:rsid w:val="001E4DC7"/>
    <w:rsid w:val="001E4E85"/>
    <w:rsid w:val="001E51F8"/>
    <w:rsid w:val="001E520A"/>
    <w:rsid w:val="001E5339"/>
    <w:rsid w:val="001E53E8"/>
    <w:rsid w:val="001E57C4"/>
    <w:rsid w:val="001E5916"/>
    <w:rsid w:val="001E5994"/>
    <w:rsid w:val="001E5A8E"/>
    <w:rsid w:val="001E5ACE"/>
    <w:rsid w:val="001E5CA7"/>
    <w:rsid w:val="001E5CB0"/>
    <w:rsid w:val="001E6033"/>
    <w:rsid w:val="001E6186"/>
    <w:rsid w:val="001E61AC"/>
    <w:rsid w:val="001E6250"/>
    <w:rsid w:val="001E6353"/>
    <w:rsid w:val="001E640E"/>
    <w:rsid w:val="001E646A"/>
    <w:rsid w:val="001E6601"/>
    <w:rsid w:val="001E661A"/>
    <w:rsid w:val="001E676D"/>
    <w:rsid w:val="001E6788"/>
    <w:rsid w:val="001E6A37"/>
    <w:rsid w:val="001E6ADC"/>
    <w:rsid w:val="001E6BAA"/>
    <w:rsid w:val="001E6C14"/>
    <w:rsid w:val="001E6CDA"/>
    <w:rsid w:val="001E6DE6"/>
    <w:rsid w:val="001E6DE7"/>
    <w:rsid w:val="001E6F64"/>
    <w:rsid w:val="001E6F6D"/>
    <w:rsid w:val="001E6FE5"/>
    <w:rsid w:val="001E70EA"/>
    <w:rsid w:val="001E7136"/>
    <w:rsid w:val="001E725A"/>
    <w:rsid w:val="001E727C"/>
    <w:rsid w:val="001E72CC"/>
    <w:rsid w:val="001E7320"/>
    <w:rsid w:val="001E7331"/>
    <w:rsid w:val="001E734F"/>
    <w:rsid w:val="001E7386"/>
    <w:rsid w:val="001E73E7"/>
    <w:rsid w:val="001E756A"/>
    <w:rsid w:val="001E75BC"/>
    <w:rsid w:val="001E75DD"/>
    <w:rsid w:val="001E761D"/>
    <w:rsid w:val="001E7720"/>
    <w:rsid w:val="001E781A"/>
    <w:rsid w:val="001E78D9"/>
    <w:rsid w:val="001E7986"/>
    <w:rsid w:val="001E79EC"/>
    <w:rsid w:val="001E7DF2"/>
    <w:rsid w:val="001E7F80"/>
    <w:rsid w:val="001E7FAE"/>
    <w:rsid w:val="001E7FE1"/>
    <w:rsid w:val="001E7FF8"/>
    <w:rsid w:val="001EDAA5"/>
    <w:rsid w:val="001F019C"/>
    <w:rsid w:val="001F01FF"/>
    <w:rsid w:val="001F0418"/>
    <w:rsid w:val="001F0594"/>
    <w:rsid w:val="001F05EB"/>
    <w:rsid w:val="001F0726"/>
    <w:rsid w:val="001F07EA"/>
    <w:rsid w:val="001F08EE"/>
    <w:rsid w:val="001F0A69"/>
    <w:rsid w:val="001F0B84"/>
    <w:rsid w:val="001F0C5D"/>
    <w:rsid w:val="001F0FF3"/>
    <w:rsid w:val="001F1083"/>
    <w:rsid w:val="001F10EA"/>
    <w:rsid w:val="001F10F7"/>
    <w:rsid w:val="001F1166"/>
    <w:rsid w:val="001F139C"/>
    <w:rsid w:val="001F1435"/>
    <w:rsid w:val="001F1491"/>
    <w:rsid w:val="001F152A"/>
    <w:rsid w:val="001F1611"/>
    <w:rsid w:val="001F16BC"/>
    <w:rsid w:val="001F16CD"/>
    <w:rsid w:val="001F16DD"/>
    <w:rsid w:val="001F16EB"/>
    <w:rsid w:val="001F1835"/>
    <w:rsid w:val="001F1997"/>
    <w:rsid w:val="001F199E"/>
    <w:rsid w:val="001F1A4E"/>
    <w:rsid w:val="001F1B96"/>
    <w:rsid w:val="001F1CD6"/>
    <w:rsid w:val="001F1DEA"/>
    <w:rsid w:val="001F1EA7"/>
    <w:rsid w:val="001F1ECF"/>
    <w:rsid w:val="001F1F10"/>
    <w:rsid w:val="001F20EA"/>
    <w:rsid w:val="001F222C"/>
    <w:rsid w:val="001F22D4"/>
    <w:rsid w:val="001F231F"/>
    <w:rsid w:val="001F23A1"/>
    <w:rsid w:val="001F25A2"/>
    <w:rsid w:val="001F2679"/>
    <w:rsid w:val="001F2735"/>
    <w:rsid w:val="001F28B0"/>
    <w:rsid w:val="001F28B2"/>
    <w:rsid w:val="001F28FA"/>
    <w:rsid w:val="001F2B22"/>
    <w:rsid w:val="001F2C57"/>
    <w:rsid w:val="001F2E3D"/>
    <w:rsid w:val="001F2E4D"/>
    <w:rsid w:val="001F2FE5"/>
    <w:rsid w:val="001F2FF0"/>
    <w:rsid w:val="001F2FFE"/>
    <w:rsid w:val="001F3223"/>
    <w:rsid w:val="001F3262"/>
    <w:rsid w:val="001F3300"/>
    <w:rsid w:val="001F3513"/>
    <w:rsid w:val="001F35BA"/>
    <w:rsid w:val="001F35BB"/>
    <w:rsid w:val="001F37E0"/>
    <w:rsid w:val="001F38A1"/>
    <w:rsid w:val="001F390B"/>
    <w:rsid w:val="001F398E"/>
    <w:rsid w:val="001F3C39"/>
    <w:rsid w:val="001F3D0A"/>
    <w:rsid w:val="001F3E50"/>
    <w:rsid w:val="001F3E61"/>
    <w:rsid w:val="001F3F47"/>
    <w:rsid w:val="001F3F7D"/>
    <w:rsid w:val="001F3FB7"/>
    <w:rsid w:val="001F3FD0"/>
    <w:rsid w:val="001F406B"/>
    <w:rsid w:val="001F4259"/>
    <w:rsid w:val="001F443F"/>
    <w:rsid w:val="001F44D1"/>
    <w:rsid w:val="001F4506"/>
    <w:rsid w:val="001F48DE"/>
    <w:rsid w:val="001F48E2"/>
    <w:rsid w:val="001F49E7"/>
    <w:rsid w:val="001F4B17"/>
    <w:rsid w:val="001F4B2D"/>
    <w:rsid w:val="001F4B43"/>
    <w:rsid w:val="001F4C32"/>
    <w:rsid w:val="001F4D47"/>
    <w:rsid w:val="001F4DB5"/>
    <w:rsid w:val="001F4E3B"/>
    <w:rsid w:val="001F4F9F"/>
    <w:rsid w:val="001F5299"/>
    <w:rsid w:val="001F52BB"/>
    <w:rsid w:val="001F54B4"/>
    <w:rsid w:val="001F55FE"/>
    <w:rsid w:val="001F5649"/>
    <w:rsid w:val="001F5662"/>
    <w:rsid w:val="001F56C9"/>
    <w:rsid w:val="001F5744"/>
    <w:rsid w:val="001F5834"/>
    <w:rsid w:val="001F59EC"/>
    <w:rsid w:val="001F5A04"/>
    <w:rsid w:val="001F5B60"/>
    <w:rsid w:val="001F5BA4"/>
    <w:rsid w:val="001F5C6A"/>
    <w:rsid w:val="001F5E2C"/>
    <w:rsid w:val="001F6360"/>
    <w:rsid w:val="001F63F4"/>
    <w:rsid w:val="001F655D"/>
    <w:rsid w:val="001F65F4"/>
    <w:rsid w:val="001F6790"/>
    <w:rsid w:val="001F6826"/>
    <w:rsid w:val="001F6A71"/>
    <w:rsid w:val="001F6BA1"/>
    <w:rsid w:val="001F7051"/>
    <w:rsid w:val="001F706B"/>
    <w:rsid w:val="001F7089"/>
    <w:rsid w:val="001F7188"/>
    <w:rsid w:val="001F744D"/>
    <w:rsid w:val="001F75BB"/>
    <w:rsid w:val="001F75E0"/>
    <w:rsid w:val="001F769F"/>
    <w:rsid w:val="001F76BB"/>
    <w:rsid w:val="001F791A"/>
    <w:rsid w:val="001F79E4"/>
    <w:rsid w:val="001F7D06"/>
    <w:rsid w:val="001F7E63"/>
    <w:rsid w:val="001F7F0C"/>
    <w:rsid w:val="00200079"/>
    <w:rsid w:val="0020017E"/>
    <w:rsid w:val="0020026C"/>
    <w:rsid w:val="00200326"/>
    <w:rsid w:val="00200609"/>
    <w:rsid w:val="0020077F"/>
    <w:rsid w:val="0020078B"/>
    <w:rsid w:val="0020097E"/>
    <w:rsid w:val="00200B0F"/>
    <w:rsid w:val="00200EA8"/>
    <w:rsid w:val="00200F92"/>
    <w:rsid w:val="0020102F"/>
    <w:rsid w:val="002011A9"/>
    <w:rsid w:val="00201308"/>
    <w:rsid w:val="00201312"/>
    <w:rsid w:val="00201335"/>
    <w:rsid w:val="0020169A"/>
    <w:rsid w:val="00201781"/>
    <w:rsid w:val="0020192B"/>
    <w:rsid w:val="00201AB7"/>
    <w:rsid w:val="00201ADD"/>
    <w:rsid w:val="00201C0D"/>
    <w:rsid w:val="00201F51"/>
    <w:rsid w:val="00201F97"/>
    <w:rsid w:val="0020207B"/>
    <w:rsid w:val="00202118"/>
    <w:rsid w:val="0020213E"/>
    <w:rsid w:val="002021C6"/>
    <w:rsid w:val="002021E1"/>
    <w:rsid w:val="002021F9"/>
    <w:rsid w:val="00202457"/>
    <w:rsid w:val="00202532"/>
    <w:rsid w:val="00202590"/>
    <w:rsid w:val="002025BF"/>
    <w:rsid w:val="0020273F"/>
    <w:rsid w:val="0020280B"/>
    <w:rsid w:val="0020297C"/>
    <w:rsid w:val="00202C23"/>
    <w:rsid w:val="00202CA1"/>
    <w:rsid w:val="00202D2F"/>
    <w:rsid w:val="00202D84"/>
    <w:rsid w:val="00202DD0"/>
    <w:rsid w:val="00203189"/>
    <w:rsid w:val="0020345F"/>
    <w:rsid w:val="00203484"/>
    <w:rsid w:val="0020350A"/>
    <w:rsid w:val="00203539"/>
    <w:rsid w:val="002035DC"/>
    <w:rsid w:val="00203736"/>
    <w:rsid w:val="0020389F"/>
    <w:rsid w:val="002038C7"/>
    <w:rsid w:val="00203B45"/>
    <w:rsid w:val="00203BF7"/>
    <w:rsid w:val="00203D1C"/>
    <w:rsid w:val="00203F87"/>
    <w:rsid w:val="00204006"/>
    <w:rsid w:val="002040A6"/>
    <w:rsid w:val="002040DA"/>
    <w:rsid w:val="0020426A"/>
    <w:rsid w:val="00204454"/>
    <w:rsid w:val="0020448D"/>
    <w:rsid w:val="00204646"/>
    <w:rsid w:val="0020495A"/>
    <w:rsid w:val="002049B1"/>
    <w:rsid w:val="002049B9"/>
    <w:rsid w:val="00204A92"/>
    <w:rsid w:val="00204B57"/>
    <w:rsid w:val="00204E69"/>
    <w:rsid w:val="00204EE1"/>
    <w:rsid w:val="00205097"/>
    <w:rsid w:val="002050F7"/>
    <w:rsid w:val="0020515F"/>
    <w:rsid w:val="00205297"/>
    <w:rsid w:val="002055D5"/>
    <w:rsid w:val="00205638"/>
    <w:rsid w:val="0020570E"/>
    <w:rsid w:val="00205812"/>
    <w:rsid w:val="002058AF"/>
    <w:rsid w:val="0020591C"/>
    <w:rsid w:val="00205BCD"/>
    <w:rsid w:val="00205CDC"/>
    <w:rsid w:val="00205E94"/>
    <w:rsid w:val="00206094"/>
    <w:rsid w:val="002060E7"/>
    <w:rsid w:val="002061B7"/>
    <w:rsid w:val="00206405"/>
    <w:rsid w:val="0020640F"/>
    <w:rsid w:val="00206426"/>
    <w:rsid w:val="002064BB"/>
    <w:rsid w:val="002064C4"/>
    <w:rsid w:val="0020654D"/>
    <w:rsid w:val="002066C1"/>
    <w:rsid w:val="002067A3"/>
    <w:rsid w:val="00206976"/>
    <w:rsid w:val="00206B0E"/>
    <w:rsid w:val="00206C09"/>
    <w:rsid w:val="00206C88"/>
    <w:rsid w:val="00206D98"/>
    <w:rsid w:val="00207083"/>
    <w:rsid w:val="002071B6"/>
    <w:rsid w:val="002072B1"/>
    <w:rsid w:val="002072E0"/>
    <w:rsid w:val="002072FD"/>
    <w:rsid w:val="0020738A"/>
    <w:rsid w:val="00207644"/>
    <w:rsid w:val="00207672"/>
    <w:rsid w:val="00207682"/>
    <w:rsid w:val="0020775D"/>
    <w:rsid w:val="002077BF"/>
    <w:rsid w:val="002077FF"/>
    <w:rsid w:val="00207821"/>
    <w:rsid w:val="0020789F"/>
    <w:rsid w:val="002078A4"/>
    <w:rsid w:val="002078FC"/>
    <w:rsid w:val="0020791A"/>
    <w:rsid w:val="00207DDF"/>
    <w:rsid w:val="00207E27"/>
    <w:rsid w:val="00207F84"/>
    <w:rsid w:val="00210365"/>
    <w:rsid w:val="002103FF"/>
    <w:rsid w:val="00210438"/>
    <w:rsid w:val="002105AF"/>
    <w:rsid w:val="002105E7"/>
    <w:rsid w:val="002107C9"/>
    <w:rsid w:val="0021084A"/>
    <w:rsid w:val="002108EA"/>
    <w:rsid w:val="00210AE8"/>
    <w:rsid w:val="00210C20"/>
    <w:rsid w:val="00210E40"/>
    <w:rsid w:val="00210E68"/>
    <w:rsid w:val="00210EDC"/>
    <w:rsid w:val="00210FC1"/>
    <w:rsid w:val="002110B4"/>
    <w:rsid w:val="0021118C"/>
    <w:rsid w:val="002111FC"/>
    <w:rsid w:val="002113AC"/>
    <w:rsid w:val="002113CA"/>
    <w:rsid w:val="0021157F"/>
    <w:rsid w:val="00211611"/>
    <w:rsid w:val="00211680"/>
    <w:rsid w:val="002116ED"/>
    <w:rsid w:val="00211766"/>
    <w:rsid w:val="002118A5"/>
    <w:rsid w:val="002118D0"/>
    <w:rsid w:val="00211905"/>
    <w:rsid w:val="002119E3"/>
    <w:rsid w:val="00211A86"/>
    <w:rsid w:val="00211B20"/>
    <w:rsid w:val="00211C6A"/>
    <w:rsid w:val="00211CA0"/>
    <w:rsid w:val="00211CC1"/>
    <w:rsid w:val="00211D12"/>
    <w:rsid w:val="00211D13"/>
    <w:rsid w:val="00211D7B"/>
    <w:rsid w:val="00211EAB"/>
    <w:rsid w:val="00211EB7"/>
    <w:rsid w:val="00211FE9"/>
    <w:rsid w:val="00212057"/>
    <w:rsid w:val="00212197"/>
    <w:rsid w:val="0021223C"/>
    <w:rsid w:val="002125C5"/>
    <w:rsid w:val="002125E7"/>
    <w:rsid w:val="002126D7"/>
    <w:rsid w:val="002126D9"/>
    <w:rsid w:val="00212725"/>
    <w:rsid w:val="00212A26"/>
    <w:rsid w:val="00212A43"/>
    <w:rsid w:val="00212C4B"/>
    <w:rsid w:val="00212C5E"/>
    <w:rsid w:val="00212CD6"/>
    <w:rsid w:val="00212E7E"/>
    <w:rsid w:val="00213011"/>
    <w:rsid w:val="002130C0"/>
    <w:rsid w:val="00213109"/>
    <w:rsid w:val="002131BA"/>
    <w:rsid w:val="002131D6"/>
    <w:rsid w:val="00213268"/>
    <w:rsid w:val="0021335F"/>
    <w:rsid w:val="0021360B"/>
    <w:rsid w:val="002137F8"/>
    <w:rsid w:val="002138EB"/>
    <w:rsid w:val="0021392F"/>
    <w:rsid w:val="002139EB"/>
    <w:rsid w:val="00213A83"/>
    <w:rsid w:val="00213A8A"/>
    <w:rsid w:val="00213AF4"/>
    <w:rsid w:val="00213BC2"/>
    <w:rsid w:val="00213C50"/>
    <w:rsid w:val="00213E5D"/>
    <w:rsid w:val="00214024"/>
    <w:rsid w:val="0021409F"/>
    <w:rsid w:val="002140EF"/>
    <w:rsid w:val="002142A2"/>
    <w:rsid w:val="002143B7"/>
    <w:rsid w:val="002144D4"/>
    <w:rsid w:val="002144D6"/>
    <w:rsid w:val="0021454C"/>
    <w:rsid w:val="002145E8"/>
    <w:rsid w:val="002146B6"/>
    <w:rsid w:val="0021471F"/>
    <w:rsid w:val="0021485B"/>
    <w:rsid w:val="002148B8"/>
    <w:rsid w:val="00214901"/>
    <w:rsid w:val="00214A3A"/>
    <w:rsid w:val="00214DDF"/>
    <w:rsid w:val="00214EB1"/>
    <w:rsid w:val="00214FAE"/>
    <w:rsid w:val="00214FE5"/>
    <w:rsid w:val="002150FF"/>
    <w:rsid w:val="0021522A"/>
    <w:rsid w:val="00215357"/>
    <w:rsid w:val="00215400"/>
    <w:rsid w:val="00215594"/>
    <w:rsid w:val="0021564D"/>
    <w:rsid w:val="00215A7C"/>
    <w:rsid w:val="00215A92"/>
    <w:rsid w:val="00215B87"/>
    <w:rsid w:val="00215C76"/>
    <w:rsid w:val="00215F0B"/>
    <w:rsid w:val="00215F3C"/>
    <w:rsid w:val="0021600D"/>
    <w:rsid w:val="00216238"/>
    <w:rsid w:val="00216294"/>
    <w:rsid w:val="002163F4"/>
    <w:rsid w:val="0021670D"/>
    <w:rsid w:val="00216738"/>
    <w:rsid w:val="0021685F"/>
    <w:rsid w:val="0021691C"/>
    <w:rsid w:val="002169FF"/>
    <w:rsid w:val="00216C71"/>
    <w:rsid w:val="00216C7E"/>
    <w:rsid w:val="00216CC3"/>
    <w:rsid w:val="00216D81"/>
    <w:rsid w:val="00216DB3"/>
    <w:rsid w:val="00216DF6"/>
    <w:rsid w:val="00216E48"/>
    <w:rsid w:val="00216EE1"/>
    <w:rsid w:val="00216F40"/>
    <w:rsid w:val="0021701B"/>
    <w:rsid w:val="00217168"/>
    <w:rsid w:val="0021716C"/>
    <w:rsid w:val="002171B0"/>
    <w:rsid w:val="002174E8"/>
    <w:rsid w:val="00217657"/>
    <w:rsid w:val="002176D8"/>
    <w:rsid w:val="0021773B"/>
    <w:rsid w:val="002178CD"/>
    <w:rsid w:val="002179A8"/>
    <w:rsid w:val="00217A84"/>
    <w:rsid w:val="00217BC6"/>
    <w:rsid w:val="00217E43"/>
    <w:rsid w:val="00217EFD"/>
    <w:rsid w:val="00217F08"/>
    <w:rsid w:val="00217FB2"/>
    <w:rsid w:val="002200BA"/>
    <w:rsid w:val="002201C7"/>
    <w:rsid w:val="002202B7"/>
    <w:rsid w:val="00220369"/>
    <w:rsid w:val="00220451"/>
    <w:rsid w:val="002205ED"/>
    <w:rsid w:val="002206E9"/>
    <w:rsid w:val="00220781"/>
    <w:rsid w:val="0022087A"/>
    <w:rsid w:val="00220A7F"/>
    <w:rsid w:val="00220D6A"/>
    <w:rsid w:val="00220DA4"/>
    <w:rsid w:val="00220EA8"/>
    <w:rsid w:val="00221016"/>
    <w:rsid w:val="00221139"/>
    <w:rsid w:val="00221551"/>
    <w:rsid w:val="00221636"/>
    <w:rsid w:val="0022166D"/>
    <w:rsid w:val="00221703"/>
    <w:rsid w:val="002217FE"/>
    <w:rsid w:val="0022188A"/>
    <w:rsid w:val="002218E7"/>
    <w:rsid w:val="00221A02"/>
    <w:rsid w:val="00221CB6"/>
    <w:rsid w:val="00221D18"/>
    <w:rsid w:val="00221D77"/>
    <w:rsid w:val="00221E57"/>
    <w:rsid w:val="0022218E"/>
    <w:rsid w:val="002221AB"/>
    <w:rsid w:val="00222236"/>
    <w:rsid w:val="00222324"/>
    <w:rsid w:val="002223FB"/>
    <w:rsid w:val="00222429"/>
    <w:rsid w:val="00222499"/>
    <w:rsid w:val="002224DE"/>
    <w:rsid w:val="00222576"/>
    <w:rsid w:val="0022262E"/>
    <w:rsid w:val="002227E7"/>
    <w:rsid w:val="00222935"/>
    <w:rsid w:val="002229DC"/>
    <w:rsid w:val="00222C52"/>
    <w:rsid w:val="00222DB8"/>
    <w:rsid w:val="00222DD1"/>
    <w:rsid w:val="00222F13"/>
    <w:rsid w:val="00223253"/>
    <w:rsid w:val="00223691"/>
    <w:rsid w:val="002236B1"/>
    <w:rsid w:val="002236C0"/>
    <w:rsid w:val="002238F3"/>
    <w:rsid w:val="002238F7"/>
    <w:rsid w:val="00223B8B"/>
    <w:rsid w:val="00223B96"/>
    <w:rsid w:val="00223C87"/>
    <w:rsid w:val="00223EB5"/>
    <w:rsid w:val="00223F1A"/>
    <w:rsid w:val="00223F74"/>
    <w:rsid w:val="00224014"/>
    <w:rsid w:val="0022414E"/>
    <w:rsid w:val="0022431C"/>
    <w:rsid w:val="00224413"/>
    <w:rsid w:val="002244CF"/>
    <w:rsid w:val="002247B8"/>
    <w:rsid w:val="002248EB"/>
    <w:rsid w:val="00224A55"/>
    <w:rsid w:val="00224B19"/>
    <w:rsid w:val="00224C06"/>
    <w:rsid w:val="00224CFB"/>
    <w:rsid w:val="00224D1B"/>
    <w:rsid w:val="00224D2E"/>
    <w:rsid w:val="00224E7D"/>
    <w:rsid w:val="0022501B"/>
    <w:rsid w:val="00225396"/>
    <w:rsid w:val="002253C4"/>
    <w:rsid w:val="0022541B"/>
    <w:rsid w:val="00225448"/>
    <w:rsid w:val="00225609"/>
    <w:rsid w:val="0022562D"/>
    <w:rsid w:val="00225677"/>
    <w:rsid w:val="00225788"/>
    <w:rsid w:val="002258FE"/>
    <w:rsid w:val="00225A20"/>
    <w:rsid w:val="00225A6B"/>
    <w:rsid w:val="00225D50"/>
    <w:rsid w:val="00225EC4"/>
    <w:rsid w:val="00225EF3"/>
    <w:rsid w:val="00225F0A"/>
    <w:rsid w:val="0022621C"/>
    <w:rsid w:val="00226351"/>
    <w:rsid w:val="00226408"/>
    <w:rsid w:val="0022640D"/>
    <w:rsid w:val="00226796"/>
    <w:rsid w:val="00226A11"/>
    <w:rsid w:val="00226DCF"/>
    <w:rsid w:val="00226E96"/>
    <w:rsid w:val="00226ED6"/>
    <w:rsid w:val="00227040"/>
    <w:rsid w:val="00227058"/>
    <w:rsid w:val="002270BA"/>
    <w:rsid w:val="00227380"/>
    <w:rsid w:val="002275DD"/>
    <w:rsid w:val="002278C2"/>
    <w:rsid w:val="00227B14"/>
    <w:rsid w:val="00227C99"/>
    <w:rsid w:val="00227DC7"/>
    <w:rsid w:val="00227FE0"/>
    <w:rsid w:val="0022C242"/>
    <w:rsid w:val="002300C1"/>
    <w:rsid w:val="0023014B"/>
    <w:rsid w:val="00230396"/>
    <w:rsid w:val="002303DB"/>
    <w:rsid w:val="002304B1"/>
    <w:rsid w:val="00230760"/>
    <w:rsid w:val="002307DE"/>
    <w:rsid w:val="00230801"/>
    <w:rsid w:val="0023094E"/>
    <w:rsid w:val="0023095C"/>
    <w:rsid w:val="00230999"/>
    <w:rsid w:val="00230A11"/>
    <w:rsid w:val="00230AC2"/>
    <w:rsid w:val="00230B9B"/>
    <w:rsid w:val="00230BF8"/>
    <w:rsid w:val="00230BFE"/>
    <w:rsid w:val="00230D84"/>
    <w:rsid w:val="00230F6D"/>
    <w:rsid w:val="00230FBB"/>
    <w:rsid w:val="00230FE8"/>
    <w:rsid w:val="0023111D"/>
    <w:rsid w:val="002311F8"/>
    <w:rsid w:val="002313C2"/>
    <w:rsid w:val="002313FB"/>
    <w:rsid w:val="002314C3"/>
    <w:rsid w:val="002314F6"/>
    <w:rsid w:val="00231682"/>
    <w:rsid w:val="0023170D"/>
    <w:rsid w:val="002317B6"/>
    <w:rsid w:val="002319F3"/>
    <w:rsid w:val="00231ABD"/>
    <w:rsid w:val="00231D01"/>
    <w:rsid w:val="00231E7F"/>
    <w:rsid w:val="00231E96"/>
    <w:rsid w:val="00231F09"/>
    <w:rsid w:val="00231F35"/>
    <w:rsid w:val="00231F44"/>
    <w:rsid w:val="00231F7D"/>
    <w:rsid w:val="0023224D"/>
    <w:rsid w:val="00232276"/>
    <w:rsid w:val="002322D9"/>
    <w:rsid w:val="002323C0"/>
    <w:rsid w:val="00232414"/>
    <w:rsid w:val="002324BF"/>
    <w:rsid w:val="0023255E"/>
    <w:rsid w:val="00232609"/>
    <w:rsid w:val="00232752"/>
    <w:rsid w:val="0023279F"/>
    <w:rsid w:val="0023286E"/>
    <w:rsid w:val="00232AD8"/>
    <w:rsid w:val="00232B65"/>
    <w:rsid w:val="00232C3E"/>
    <w:rsid w:val="00232C70"/>
    <w:rsid w:val="00232F1F"/>
    <w:rsid w:val="002330FB"/>
    <w:rsid w:val="00233109"/>
    <w:rsid w:val="00233192"/>
    <w:rsid w:val="0023321F"/>
    <w:rsid w:val="00233273"/>
    <w:rsid w:val="00233347"/>
    <w:rsid w:val="00233353"/>
    <w:rsid w:val="002333B8"/>
    <w:rsid w:val="002335A9"/>
    <w:rsid w:val="002336CB"/>
    <w:rsid w:val="002337B6"/>
    <w:rsid w:val="002338D3"/>
    <w:rsid w:val="00233EEC"/>
    <w:rsid w:val="00233F42"/>
    <w:rsid w:val="00234052"/>
    <w:rsid w:val="002341F6"/>
    <w:rsid w:val="0023444E"/>
    <w:rsid w:val="00234619"/>
    <w:rsid w:val="00234695"/>
    <w:rsid w:val="0023470B"/>
    <w:rsid w:val="00234791"/>
    <w:rsid w:val="002347CF"/>
    <w:rsid w:val="00234822"/>
    <w:rsid w:val="0023482C"/>
    <w:rsid w:val="00234943"/>
    <w:rsid w:val="002349DC"/>
    <w:rsid w:val="00234BC0"/>
    <w:rsid w:val="00234D11"/>
    <w:rsid w:val="00234DA6"/>
    <w:rsid w:val="00234DE2"/>
    <w:rsid w:val="00234E1C"/>
    <w:rsid w:val="00234EFF"/>
    <w:rsid w:val="00234FCD"/>
    <w:rsid w:val="002350BD"/>
    <w:rsid w:val="0023517B"/>
    <w:rsid w:val="0023533E"/>
    <w:rsid w:val="002353B8"/>
    <w:rsid w:val="002354FD"/>
    <w:rsid w:val="002355D8"/>
    <w:rsid w:val="00235625"/>
    <w:rsid w:val="002357FF"/>
    <w:rsid w:val="0023580A"/>
    <w:rsid w:val="002358B4"/>
    <w:rsid w:val="00235903"/>
    <w:rsid w:val="0023594A"/>
    <w:rsid w:val="00235A9D"/>
    <w:rsid w:val="00235AFA"/>
    <w:rsid w:val="00235C96"/>
    <w:rsid w:val="00235CA9"/>
    <w:rsid w:val="00235CF0"/>
    <w:rsid w:val="00235F43"/>
    <w:rsid w:val="00235FE7"/>
    <w:rsid w:val="00235FF7"/>
    <w:rsid w:val="002360AA"/>
    <w:rsid w:val="002360FF"/>
    <w:rsid w:val="0023613A"/>
    <w:rsid w:val="0023627A"/>
    <w:rsid w:val="0023628E"/>
    <w:rsid w:val="002362AF"/>
    <w:rsid w:val="00236308"/>
    <w:rsid w:val="0023632B"/>
    <w:rsid w:val="00236716"/>
    <w:rsid w:val="00236732"/>
    <w:rsid w:val="002368A8"/>
    <w:rsid w:val="002369CE"/>
    <w:rsid w:val="00236A2D"/>
    <w:rsid w:val="00236A5A"/>
    <w:rsid w:val="00236C6F"/>
    <w:rsid w:val="00236E86"/>
    <w:rsid w:val="00236EB7"/>
    <w:rsid w:val="00236EC6"/>
    <w:rsid w:val="0023701D"/>
    <w:rsid w:val="00237058"/>
    <w:rsid w:val="002371C9"/>
    <w:rsid w:val="002373F8"/>
    <w:rsid w:val="00237421"/>
    <w:rsid w:val="00237554"/>
    <w:rsid w:val="002375C2"/>
    <w:rsid w:val="0023766A"/>
    <w:rsid w:val="0023769C"/>
    <w:rsid w:val="00237706"/>
    <w:rsid w:val="0023787C"/>
    <w:rsid w:val="002378D3"/>
    <w:rsid w:val="00237CA3"/>
    <w:rsid w:val="00237CF3"/>
    <w:rsid w:val="00237D38"/>
    <w:rsid w:val="00237F6F"/>
    <w:rsid w:val="0024003E"/>
    <w:rsid w:val="002401D1"/>
    <w:rsid w:val="00240248"/>
    <w:rsid w:val="0024037B"/>
    <w:rsid w:val="0024054A"/>
    <w:rsid w:val="002407F6"/>
    <w:rsid w:val="002408CE"/>
    <w:rsid w:val="00240A72"/>
    <w:rsid w:val="00240A7C"/>
    <w:rsid w:val="00240B22"/>
    <w:rsid w:val="00240C65"/>
    <w:rsid w:val="00240CBD"/>
    <w:rsid w:val="00240DEF"/>
    <w:rsid w:val="00240E89"/>
    <w:rsid w:val="00240E9D"/>
    <w:rsid w:val="00240F8E"/>
    <w:rsid w:val="00241053"/>
    <w:rsid w:val="002410B6"/>
    <w:rsid w:val="002411FB"/>
    <w:rsid w:val="00241300"/>
    <w:rsid w:val="00241310"/>
    <w:rsid w:val="002413F2"/>
    <w:rsid w:val="0024143B"/>
    <w:rsid w:val="00241448"/>
    <w:rsid w:val="00241487"/>
    <w:rsid w:val="002414F2"/>
    <w:rsid w:val="00241507"/>
    <w:rsid w:val="00241566"/>
    <w:rsid w:val="0024158C"/>
    <w:rsid w:val="002417F8"/>
    <w:rsid w:val="0024198A"/>
    <w:rsid w:val="00241A45"/>
    <w:rsid w:val="00241A8D"/>
    <w:rsid w:val="00241CB5"/>
    <w:rsid w:val="00241E3F"/>
    <w:rsid w:val="00241FB7"/>
    <w:rsid w:val="002423E4"/>
    <w:rsid w:val="002424FC"/>
    <w:rsid w:val="00242697"/>
    <w:rsid w:val="002427EC"/>
    <w:rsid w:val="00242809"/>
    <w:rsid w:val="00242815"/>
    <w:rsid w:val="002428E5"/>
    <w:rsid w:val="002428FF"/>
    <w:rsid w:val="002429B9"/>
    <w:rsid w:val="00242A66"/>
    <w:rsid w:val="00242AA4"/>
    <w:rsid w:val="00242B00"/>
    <w:rsid w:val="00242CAA"/>
    <w:rsid w:val="00242D29"/>
    <w:rsid w:val="00242DCE"/>
    <w:rsid w:val="00242E0A"/>
    <w:rsid w:val="00242ECA"/>
    <w:rsid w:val="00243135"/>
    <w:rsid w:val="0024321A"/>
    <w:rsid w:val="00243490"/>
    <w:rsid w:val="002437BF"/>
    <w:rsid w:val="002437CC"/>
    <w:rsid w:val="00243918"/>
    <w:rsid w:val="00243A5B"/>
    <w:rsid w:val="00243B58"/>
    <w:rsid w:val="00243E22"/>
    <w:rsid w:val="00243F8C"/>
    <w:rsid w:val="00244054"/>
    <w:rsid w:val="002441BB"/>
    <w:rsid w:val="00244231"/>
    <w:rsid w:val="002442EE"/>
    <w:rsid w:val="00244326"/>
    <w:rsid w:val="0024432C"/>
    <w:rsid w:val="002444B2"/>
    <w:rsid w:val="002446D2"/>
    <w:rsid w:val="00244700"/>
    <w:rsid w:val="00244775"/>
    <w:rsid w:val="00244829"/>
    <w:rsid w:val="00244933"/>
    <w:rsid w:val="0024493C"/>
    <w:rsid w:val="00244995"/>
    <w:rsid w:val="0024499B"/>
    <w:rsid w:val="002449A2"/>
    <w:rsid w:val="00244A21"/>
    <w:rsid w:val="00244A9B"/>
    <w:rsid w:val="00244B72"/>
    <w:rsid w:val="00244BCA"/>
    <w:rsid w:val="00244BD3"/>
    <w:rsid w:val="00244C44"/>
    <w:rsid w:val="00244E99"/>
    <w:rsid w:val="00245018"/>
    <w:rsid w:val="00245123"/>
    <w:rsid w:val="002452B6"/>
    <w:rsid w:val="00245398"/>
    <w:rsid w:val="0024541F"/>
    <w:rsid w:val="002455B9"/>
    <w:rsid w:val="0024574E"/>
    <w:rsid w:val="002457D9"/>
    <w:rsid w:val="002457EA"/>
    <w:rsid w:val="00245865"/>
    <w:rsid w:val="002458F7"/>
    <w:rsid w:val="0024595C"/>
    <w:rsid w:val="00245B54"/>
    <w:rsid w:val="00245B73"/>
    <w:rsid w:val="00245D49"/>
    <w:rsid w:val="00245E85"/>
    <w:rsid w:val="00246029"/>
    <w:rsid w:val="002460D5"/>
    <w:rsid w:val="002462D8"/>
    <w:rsid w:val="00246325"/>
    <w:rsid w:val="00246333"/>
    <w:rsid w:val="0024643F"/>
    <w:rsid w:val="0024648E"/>
    <w:rsid w:val="00246613"/>
    <w:rsid w:val="00246709"/>
    <w:rsid w:val="00246870"/>
    <w:rsid w:val="002468EE"/>
    <w:rsid w:val="00246C8C"/>
    <w:rsid w:val="00246C8D"/>
    <w:rsid w:val="00246F46"/>
    <w:rsid w:val="00246F9B"/>
    <w:rsid w:val="00247025"/>
    <w:rsid w:val="0024708B"/>
    <w:rsid w:val="002473E6"/>
    <w:rsid w:val="00247405"/>
    <w:rsid w:val="00247418"/>
    <w:rsid w:val="002474D3"/>
    <w:rsid w:val="002476F6"/>
    <w:rsid w:val="0024770D"/>
    <w:rsid w:val="0024779B"/>
    <w:rsid w:val="0024798E"/>
    <w:rsid w:val="00247A4C"/>
    <w:rsid w:val="00247D44"/>
    <w:rsid w:val="00247E86"/>
    <w:rsid w:val="00247E8F"/>
    <w:rsid w:val="00247F6A"/>
    <w:rsid w:val="00250267"/>
    <w:rsid w:val="0025038D"/>
    <w:rsid w:val="0025049E"/>
    <w:rsid w:val="00250673"/>
    <w:rsid w:val="0025067F"/>
    <w:rsid w:val="002506EB"/>
    <w:rsid w:val="0025073B"/>
    <w:rsid w:val="00250748"/>
    <w:rsid w:val="00250965"/>
    <w:rsid w:val="00250A1D"/>
    <w:rsid w:val="00250AB6"/>
    <w:rsid w:val="00250B35"/>
    <w:rsid w:val="00250BCB"/>
    <w:rsid w:val="00250C7E"/>
    <w:rsid w:val="00250E26"/>
    <w:rsid w:val="00250EA4"/>
    <w:rsid w:val="00250F6C"/>
    <w:rsid w:val="00250FC4"/>
    <w:rsid w:val="00250FFF"/>
    <w:rsid w:val="0025110D"/>
    <w:rsid w:val="002511D3"/>
    <w:rsid w:val="00251204"/>
    <w:rsid w:val="0025123C"/>
    <w:rsid w:val="00251332"/>
    <w:rsid w:val="00251464"/>
    <w:rsid w:val="00251481"/>
    <w:rsid w:val="00251543"/>
    <w:rsid w:val="002515E5"/>
    <w:rsid w:val="002516F1"/>
    <w:rsid w:val="00251717"/>
    <w:rsid w:val="002518F6"/>
    <w:rsid w:val="00251D89"/>
    <w:rsid w:val="00251D8E"/>
    <w:rsid w:val="00251E02"/>
    <w:rsid w:val="00251EAF"/>
    <w:rsid w:val="00251EB8"/>
    <w:rsid w:val="002520C8"/>
    <w:rsid w:val="002522E6"/>
    <w:rsid w:val="00252389"/>
    <w:rsid w:val="002523C7"/>
    <w:rsid w:val="002525E3"/>
    <w:rsid w:val="00252663"/>
    <w:rsid w:val="00252773"/>
    <w:rsid w:val="0025281B"/>
    <w:rsid w:val="002528BC"/>
    <w:rsid w:val="0025291B"/>
    <w:rsid w:val="00252923"/>
    <w:rsid w:val="00252A66"/>
    <w:rsid w:val="00252A98"/>
    <w:rsid w:val="00252AC9"/>
    <w:rsid w:val="00252D04"/>
    <w:rsid w:val="00252D6D"/>
    <w:rsid w:val="00252D71"/>
    <w:rsid w:val="00252DB6"/>
    <w:rsid w:val="00252DBD"/>
    <w:rsid w:val="00252E74"/>
    <w:rsid w:val="00252EE1"/>
    <w:rsid w:val="00252F4C"/>
    <w:rsid w:val="002530BE"/>
    <w:rsid w:val="00253117"/>
    <w:rsid w:val="00253226"/>
    <w:rsid w:val="002532A0"/>
    <w:rsid w:val="00253425"/>
    <w:rsid w:val="00253621"/>
    <w:rsid w:val="00253660"/>
    <w:rsid w:val="00253676"/>
    <w:rsid w:val="002536B6"/>
    <w:rsid w:val="00253776"/>
    <w:rsid w:val="00253AC3"/>
    <w:rsid w:val="00253BA0"/>
    <w:rsid w:val="00253C52"/>
    <w:rsid w:val="00253CCE"/>
    <w:rsid w:val="00253CD2"/>
    <w:rsid w:val="00253DEE"/>
    <w:rsid w:val="00253FA4"/>
    <w:rsid w:val="002541C5"/>
    <w:rsid w:val="00254298"/>
    <w:rsid w:val="00254344"/>
    <w:rsid w:val="0025437B"/>
    <w:rsid w:val="002544C0"/>
    <w:rsid w:val="00254552"/>
    <w:rsid w:val="0025467E"/>
    <w:rsid w:val="00254690"/>
    <w:rsid w:val="002546F4"/>
    <w:rsid w:val="00254829"/>
    <w:rsid w:val="00254A8C"/>
    <w:rsid w:val="00254B4F"/>
    <w:rsid w:val="00254B5D"/>
    <w:rsid w:val="00254B68"/>
    <w:rsid w:val="00254B8D"/>
    <w:rsid w:val="00254BC9"/>
    <w:rsid w:val="00254CA4"/>
    <w:rsid w:val="00254D4E"/>
    <w:rsid w:val="00254D69"/>
    <w:rsid w:val="00254DE9"/>
    <w:rsid w:val="00254DF5"/>
    <w:rsid w:val="00254E92"/>
    <w:rsid w:val="0025502B"/>
    <w:rsid w:val="00255036"/>
    <w:rsid w:val="002552BF"/>
    <w:rsid w:val="00255322"/>
    <w:rsid w:val="00255367"/>
    <w:rsid w:val="00255420"/>
    <w:rsid w:val="00255644"/>
    <w:rsid w:val="00255685"/>
    <w:rsid w:val="002556C9"/>
    <w:rsid w:val="0025575D"/>
    <w:rsid w:val="00255831"/>
    <w:rsid w:val="00255842"/>
    <w:rsid w:val="0025585A"/>
    <w:rsid w:val="00255863"/>
    <w:rsid w:val="002558A7"/>
    <w:rsid w:val="002558F4"/>
    <w:rsid w:val="0025596B"/>
    <w:rsid w:val="002559B7"/>
    <w:rsid w:val="00255DAF"/>
    <w:rsid w:val="00255FB4"/>
    <w:rsid w:val="002560FD"/>
    <w:rsid w:val="0025611C"/>
    <w:rsid w:val="0025612C"/>
    <w:rsid w:val="00256357"/>
    <w:rsid w:val="00256427"/>
    <w:rsid w:val="00256490"/>
    <w:rsid w:val="002564A7"/>
    <w:rsid w:val="00256584"/>
    <w:rsid w:val="002565D5"/>
    <w:rsid w:val="00256663"/>
    <w:rsid w:val="002566AC"/>
    <w:rsid w:val="00256807"/>
    <w:rsid w:val="00256908"/>
    <w:rsid w:val="0025690E"/>
    <w:rsid w:val="0025690F"/>
    <w:rsid w:val="00256935"/>
    <w:rsid w:val="00256ACD"/>
    <w:rsid w:val="00256C22"/>
    <w:rsid w:val="00256F0A"/>
    <w:rsid w:val="00256F38"/>
    <w:rsid w:val="00256FFC"/>
    <w:rsid w:val="00257088"/>
    <w:rsid w:val="0025740E"/>
    <w:rsid w:val="002574A9"/>
    <w:rsid w:val="00257519"/>
    <w:rsid w:val="00257539"/>
    <w:rsid w:val="002575AE"/>
    <w:rsid w:val="00257777"/>
    <w:rsid w:val="00257799"/>
    <w:rsid w:val="002578CA"/>
    <w:rsid w:val="00257951"/>
    <w:rsid w:val="002579AD"/>
    <w:rsid w:val="002579C7"/>
    <w:rsid w:val="00257BE0"/>
    <w:rsid w:val="00257DAA"/>
    <w:rsid w:val="00257FA7"/>
    <w:rsid w:val="00257FEA"/>
    <w:rsid w:val="00260066"/>
    <w:rsid w:val="0026008C"/>
    <w:rsid w:val="002600E5"/>
    <w:rsid w:val="002601E0"/>
    <w:rsid w:val="00260243"/>
    <w:rsid w:val="00260299"/>
    <w:rsid w:val="002602BD"/>
    <w:rsid w:val="00260379"/>
    <w:rsid w:val="002604C9"/>
    <w:rsid w:val="00260540"/>
    <w:rsid w:val="00260618"/>
    <w:rsid w:val="002606AF"/>
    <w:rsid w:val="00260749"/>
    <w:rsid w:val="002607CF"/>
    <w:rsid w:val="0026085A"/>
    <w:rsid w:val="002608F9"/>
    <w:rsid w:val="00260922"/>
    <w:rsid w:val="00260A27"/>
    <w:rsid w:val="00260B79"/>
    <w:rsid w:val="00260C94"/>
    <w:rsid w:val="00260D3B"/>
    <w:rsid w:val="00260E6B"/>
    <w:rsid w:val="00261299"/>
    <w:rsid w:val="002612DA"/>
    <w:rsid w:val="00261368"/>
    <w:rsid w:val="00261432"/>
    <w:rsid w:val="0026150C"/>
    <w:rsid w:val="00261604"/>
    <w:rsid w:val="002616B1"/>
    <w:rsid w:val="00261706"/>
    <w:rsid w:val="0026175A"/>
    <w:rsid w:val="002618A9"/>
    <w:rsid w:val="002618CE"/>
    <w:rsid w:val="002618FA"/>
    <w:rsid w:val="00261D5E"/>
    <w:rsid w:val="00261D6A"/>
    <w:rsid w:val="00262027"/>
    <w:rsid w:val="0026208E"/>
    <w:rsid w:val="002620CB"/>
    <w:rsid w:val="00262160"/>
    <w:rsid w:val="0026232F"/>
    <w:rsid w:val="002623DA"/>
    <w:rsid w:val="002623DD"/>
    <w:rsid w:val="00262412"/>
    <w:rsid w:val="00262505"/>
    <w:rsid w:val="00262575"/>
    <w:rsid w:val="002625DC"/>
    <w:rsid w:val="00262866"/>
    <w:rsid w:val="00262B12"/>
    <w:rsid w:val="00262B1D"/>
    <w:rsid w:val="00262B7F"/>
    <w:rsid w:val="00262D23"/>
    <w:rsid w:val="00262D58"/>
    <w:rsid w:val="00262E6C"/>
    <w:rsid w:val="0026304E"/>
    <w:rsid w:val="002631B4"/>
    <w:rsid w:val="0026321D"/>
    <w:rsid w:val="0026328C"/>
    <w:rsid w:val="0026336F"/>
    <w:rsid w:val="0026340D"/>
    <w:rsid w:val="00263497"/>
    <w:rsid w:val="002636DC"/>
    <w:rsid w:val="00263701"/>
    <w:rsid w:val="00263747"/>
    <w:rsid w:val="00263920"/>
    <w:rsid w:val="00263A9A"/>
    <w:rsid w:val="00263AD4"/>
    <w:rsid w:val="00263EC1"/>
    <w:rsid w:val="00264089"/>
    <w:rsid w:val="0026435C"/>
    <w:rsid w:val="002643B1"/>
    <w:rsid w:val="002643F0"/>
    <w:rsid w:val="0026459C"/>
    <w:rsid w:val="0026462D"/>
    <w:rsid w:val="00264656"/>
    <w:rsid w:val="00264CF1"/>
    <w:rsid w:val="00264F4D"/>
    <w:rsid w:val="00265152"/>
    <w:rsid w:val="00265456"/>
    <w:rsid w:val="0026559E"/>
    <w:rsid w:val="002657DF"/>
    <w:rsid w:val="002657F2"/>
    <w:rsid w:val="0026583A"/>
    <w:rsid w:val="002658C8"/>
    <w:rsid w:val="00265975"/>
    <w:rsid w:val="00265BE3"/>
    <w:rsid w:val="00265DE1"/>
    <w:rsid w:val="00265DE9"/>
    <w:rsid w:val="00265F36"/>
    <w:rsid w:val="00265F6E"/>
    <w:rsid w:val="00265FD3"/>
    <w:rsid w:val="0026607E"/>
    <w:rsid w:val="002661B3"/>
    <w:rsid w:val="00266213"/>
    <w:rsid w:val="0026621A"/>
    <w:rsid w:val="00266387"/>
    <w:rsid w:val="00266469"/>
    <w:rsid w:val="00266507"/>
    <w:rsid w:val="00266712"/>
    <w:rsid w:val="002667C5"/>
    <w:rsid w:val="002667D7"/>
    <w:rsid w:val="00266821"/>
    <w:rsid w:val="002668C7"/>
    <w:rsid w:val="0026692B"/>
    <w:rsid w:val="00266941"/>
    <w:rsid w:val="0026694A"/>
    <w:rsid w:val="00266979"/>
    <w:rsid w:val="00266D3B"/>
    <w:rsid w:val="00266DD4"/>
    <w:rsid w:val="002671CB"/>
    <w:rsid w:val="00267234"/>
    <w:rsid w:val="0026731E"/>
    <w:rsid w:val="002676F9"/>
    <w:rsid w:val="0026794C"/>
    <w:rsid w:val="00267A7E"/>
    <w:rsid w:val="00267B5F"/>
    <w:rsid w:val="00267E39"/>
    <w:rsid w:val="00267E69"/>
    <w:rsid w:val="00267E74"/>
    <w:rsid w:val="00267E7C"/>
    <w:rsid w:val="00267E93"/>
    <w:rsid w:val="00267F15"/>
    <w:rsid w:val="002700D1"/>
    <w:rsid w:val="00270114"/>
    <w:rsid w:val="00270129"/>
    <w:rsid w:val="002702AF"/>
    <w:rsid w:val="00270305"/>
    <w:rsid w:val="00270318"/>
    <w:rsid w:val="002703C5"/>
    <w:rsid w:val="002703D8"/>
    <w:rsid w:val="00270756"/>
    <w:rsid w:val="0027076D"/>
    <w:rsid w:val="00270948"/>
    <w:rsid w:val="00270972"/>
    <w:rsid w:val="002709EB"/>
    <w:rsid w:val="00270AE7"/>
    <w:rsid w:val="00270BD3"/>
    <w:rsid w:val="00270C3B"/>
    <w:rsid w:val="00270DF7"/>
    <w:rsid w:val="00270EA6"/>
    <w:rsid w:val="00270EAC"/>
    <w:rsid w:val="00270F66"/>
    <w:rsid w:val="0027116F"/>
    <w:rsid w:val="00271296"/>
    <w:rsid w:val="00271339"/>
    <w:rsid w:val="002713EE"/>
    <w:rsid w:val="00271432"/>
    <w:rsid w:val="0027158D"/>
    <w:rsid w:val="002715A9"/>
    <w:rsid w:val="00271763"/>
    <w:rsid w:val="002718B0"/>
    <w:rsid w:val="002719B6"/>
    <w:rsid w:val="00271A13"/>
    <w:rsid w:val="00271AB9"/>
    <w:rsid w:val="00271BF3"/>
    <w:rsid w:val="00271C34"/>
    <w:rsid w:val="00271C8B"/>
    <w:rsid w:val="00271CDA"/>
    <w:rsid w:val="00271D08"/>
    <w:rsid w:val="0027213F"/>
    <w:rsid w:val="00272219"/>
    <w:rsid w:val="002722E4"/>
    <w:rsid w:val="00272337"/>
    <w:rsid w:val="00272451"/>
    <w:rsid w:val="0027249B"/>
    <w:rsid w:val="00272571"/>
    <w:rsid w:val="0027262E"/>
    <w:rsid w:val="00272749"/>
    <w:rsid w:val="0027285E"/>
    <w:rsid w:val="0027298F"/>
    <w:rsid w:val="002729E3"/>
    <w:rsid w:val="00272ECE"/>
    <w:rsid w:val="00272F0F"/>
    <w:rsid w:val="00272F21"/>
    <w:rsid w:val="00272FDA"/>
    <w:rsid w:val="00272FDD"/>
    <w:rsid w:val="00273026"/>
    <w:rsid w:val="0027304C"/>
    <w:rsid w:val="002731A4"/>
    <w:rsid w:val="002731EB"/>
    <w:rsid w:val="00273548"/>
    <w:rsid w:val="0027377E"/>
    <w:rsid w:val="00273810"/>
    <w:rsid w:val="00273914"/>
    <w:rsid w:val="002739F1"/>
    <w:rsid w:val="00273A0B"/>
    <w:rsid w:val="00273BE1"/>
    <w:rsid w:val="00273CDD"/>
    <w:rsid w:val="00273D2A"/>
    <w:rsid w:val="00273E2B"/>
    <w:rsid w:val="00273F33"/>
    <w:rsid w:val="00273F43"/>
    <w:rsid w:val="00273F71"/>
    <w:rsid w:val="00273FC2"/>
    <w:rsid w:val="00274028"/>
    <w:rsid w:val="0027420F"/>
    <w:rsid w:val="00274217"/>
    <w:rsid w:val="00274379"/>
    <w:rsid w:val="002744F0"/>
    <w:rsid w:val="002748B4"/>
    <w:rsid w:val="0027496C"/>
    <w:rsid w:val="00274977"/>
    <w:rsid w:val="002749BA"/>
    <w:rsid w:val="002749CC"/>
    <w:rsid w:val="00274B41"/>
    <w:rsid w:val="00274E6D"/>
    <w:rsid w:val="00274FC5"/>
    <w:rsid w:val="00274FC6"/>
    <w:rsid w:val="00275189"/>
    <w:rsid w:val="002751CB"/>
    <w:rsid w:val="002751F2"/>
    <w:rsid w:val="002755E1"/>
    <w:rsid w:val="002756CF"/>
    <w:rsid w:val="00275895"/>
    <w:rsid w:val="00275932"/>
    <w:rsid w:val="00275998"/>
    <w:rsid w:val="00275A26"/>
    <w:rsid w:val="00275AAB"/>
    <w:rsid w:val="00275B10"/>
    <w:rsid w:val="00275B89"/>
    <w:rsid w:val="00275DB6"/>
    <w:rsid w:val="00275F7C"/>
    <w:rsid w:val="00275FCD"/>
    <w:rsid w:val="00276270"/>
    <w:rsid w:val="002762D7"/>
    <w:rsid w:val="002763A2"/>
    <w:rsid w:val="002763E6"/>
    <w:rsid w:val="002764F3"/>
    <w:rsid w:val="0027653E"/>
    <w:rsid w:val="002766D2"/>
    <w:rsid w:val="0027678C"/>
    <w:rsid w:val="00276A67"/>
    <w:rsid w:val="00276EB3"/>
    <w:rsid w:val="00276FE7"/>
    <w:rsid w:val="00276FF2"/>
    <w:rsid w:val="002770A9"/>
    <w:rsid w:val="00277122"/>
    <w:rsid w:val="00277136"/>
    <w:rsid w:val="002772C3"/>
    <w:rsid w:val="0027742C"/>
    <w:rsid w:val="00277449"/>
    <w:rsid w:val="0027754D"/>
    <w:rsid w:val="00277711"/>
    <w:rsid w:val="0027774B"/>
    <w:rsid w:val="002777A5"/>
    <w:rsid w:val="00277966"/>
    <w:rsid w:val="00277995"/>
    <w:rsid w:val="00277BBD"/>
    <w:rsid w:val="00277E22"/>
    <w:rsid w:val="00277EC8"/>
    <w:rsid w:val="00280053"/>
    <w:rsid w:val="002800D4"/>
    <w:rsid w:val="002800E9"/>
    <w:rsid w:val="00280112"/>
    <w:rsid w:val="00280153"/>
    <w:rsid w:val="002801F1"/>
    <w:rsid w:val="00280280"/>
    <w:rsid w:val="002802B8"/>
    <w:rsid w:val="002802B9"/>
    <w:rsid w:val="00280332"/>
    <w:rsid w:val="0028068B"/>
    <w:rsid w:val="00280725"/>
    <w:rsid w:val="00280733"/>
    <w:rsid w:val="00280757"/>
    <w:rsid w:val="002808AD"/>
    <w:rsid w:val="00280916"/>
    <w:rsid w:val="00280978"/>
    <w:rsid w:val="00280997"/>
    <w:rsid w:val="00280A7D"/>
    <w:rsid w:val="00280AAF"/>
    <w:rsid w:val="00280B20"/>
    <w:rsid w:val="00280CEE"/>
    <w:rsid w:val="00280D53"/>
    <w:rsid w:val="00280DCB"/>
    <w:rsid w:val="00280ED3"/>
    <w:rsid w:val="00280F60"/>
    <w:rsid w:val="00281080"/>
    <w:rsid w:val="00281091"/>
    <w:rsid w:val="00281393"/>
    <w:rsid w:val="002813C8"/>
    <w:rsid w:val="00281448"/>
    <w:rsid w:val="002816B7"/>
    <w:rsid w:val="002816D6"/>
    <w:rsid w:val="002817C2"/>
    <w:rsid w:val="00281891"/>
    <w:rsid w:val="00281996"/>
    <w:rsid w:val="00281A98"/>
    <w:rsid w:val="00281B36"/>
    <w:rsid w:val="00281CF0"/>
    <w:rsid w:val="00281DF8"/>
    <w:rsid w:val="00282190"/>
    <w:rsid w:val="002822A2"/>
    <w:rsid w:val="002822AC"/>
    <w:rsid w:val="00282320"/>
    <w:rsid w:val="00282856"/>
    <w:rsid w:val="0028292C"/>
    <w:rsid w:val="0028293D"/>
    <w:rsid w:val="00282CCC"/>
    <w:rsid w:val="00282D5D"/>
    <w:rsid w:val="00282F16"/>
    <w:rsid w:val="00283009"/>
    <w:rsid w:val="0028318A"/>
    <w:rsid w:val="00283467"/>
    <w:rsid w:val="00283538"/>
    <w:rsid w:val="002835BF"/>
    <w:rsid w:val="0028365F"/>
    <w:rsid w:val="00283796"/>
    <w:rsid w:val="002837DA"/>
    <w:rsid w:val="0028380F"/>
    <w:rsid w:val="002838C1"/>
    <w:rsid w:val="00283939"/>
    <w:rsid w:val="00283983"/>
    <w:rsid w:val="00283C15"/>
    <w:rsid w:val="00283CEE"/>
    <w:rsid w:val="00283E0B"/>
    <w:rsid w:val="00283E63"/>
    <w:rsid w:val="00283E92"/>
    <w:rsid w:val="00283F60"/>
    <w:rsid w:val="00283FD3"/>
    <w:rsid w:val="00283FD4"/>
    <w:rsid w:val="0028404E"/>
    <w:rsid w:val="0028407F"/>
    <w:rsid w:val="00284116"/>
    <w:rsid w:val="00284539"/>
    <w:rsid w:val="002846EE"/>
    <w:rsid w:val="00284773"/>
    <w:rsid w:val="00284777"/>
    <w:rsid w:val="0028483A"/>
    <w:rsid w:val="00284894"/>
    <w:rsid w:val="00284B67"/>
    <w:rsid w:val="00284D26"/>
    <w:rsid w:val="00284D34"/>
    <w:rsid w:val="00284F63"/>
    <w:rsid w:val="00285057"/>
    <w:rsid w:val="0028507D"/>
    <w:rsid w:val="002850D1"/>
    <w:rsid w:val="002850D9"/>
    <w:rsid w:val="002851A1"/>
    <w:rsid w:val="00285713"/>
    <w:rsid w:val="002858CE"/>
    <w:rsid w:val="00285BED"/>
    <w:rsid w:val="00285C31"/>
    <w:rsid w:val="00285DB3"/>
    <w:rsid w:val="00285E2F"/>
    <w:rsid w:val="00285E6F"/>
    <w:rsid w:val="002860EB"/>
    <w:rsid w:val="0028629B"/>
    <w:rsid w:val="0028644A"/>
    <w:rsid w:val="00286565"/>
    <w:rsid w:val="0028658D"/>
    <w:rsid w:val="00286675"/>
    <w:rsid w:val="002868E2"/>
    <w:rsid w:val="00286B43"/>
    <w:rsid w:val="00286BFB"/>
    <w:rsid w:val="0028700D"/>
    <w:rsid w:val="002870CE"/>
    <w:rsid w:val="0028712E"/>
    <w:rsid w:val="0028718E"/>
    <w:rsid w:val="0028721C"/>
    <w:rsid w:val="00287231"/>
    <w:rsid w:val="002872C0"/>
    <w:rsid w:val="00287440"/>
    <w:rsid w:val="002875CC"/>
    <w:rsid w:val="0028760A"/>
    <w:rsid w:val="00287672"/>
    <w:rsid w:val="00287788"/>
    <w:rsid w:val="0028783B"/>
    <w:rsid w:val="00287922"/>
    <w:rsid w:val="00287A75"/>
    <w:rsid w:val="00287A7D"/>
    <w:rsid w:val="00287B29"/>
    <w:rsid w:val="00287CFA"/>
    <w:rsid w:val="00287DF9"/>
    <w:rsid w:val="00287E38"/>
    <w:rsid w:val="00287F4C"/>
    <w:rsid w:val="0029009B"/>
    <w:rsid w:val="00290376"/>
    <w:rsid w:val="0029048B"/>
    <w:rsid w:val="00290532"/>
    <w:rsid w:val="00290632"/>
    <w:rsid w:val="002907C7"/>
    <w:rsid w:val="002908D6"/>
    <w:rsid w:val="0029090A"/>
    <w:rsid w:val="0029094E"/>
    <w:rsid w:val="002909AF"/>
    <w:rsid w:val="00290A79"/>
    <w:rsid w:val="00290B54"/>
    <w:rsid w:val="00290D0E"/>
    <w:rsid w:val="00290E47"/>
    <w:rsid w:val="00291142"/>
    <w:rsid w:val="00291161"/>
    <w:rsid w:val="002913F5"/>
    <w:rsid w:val="002913F9"/>
    <w:rsid w:val="0029159C"/>
    <w:rsid w:val="002915E7"/>
    <w:rsid w:val="002916BB"/>
    <w:rsid w:val="0029172C"/>
    <w:rsid w:val="00291732"/>
    <w:rsid w:val="00291834"/>
    <w:rsid w:val="00291925"/>
    <w:rsid w:val="00291A06"/>
    <w:rsid w:val="00291AEC"/>
    <w:rsid w:val="00291D57"/>
    <w:rsid w:val="00291DCF"/>
    <w:rsid w:val="00291F85"/>
    <w:rsid w:val="0029205F"/>
    <w:rsid w:val="00292129"/>
    <w:rsid w:val="0029212A"/>
    <w:rsid w:val="002921E6"/>
    <w:rsid w:val="00292352"/>
    <w:rsid w:val="00292509"/>
    <w:rsid w:val="0029260B"/>
    <w:rsid w:val="00292696"/>
    <w:rsid w:val="002926D1"/>
    <w:rsid w:val="0029284D"/>
    <w:rsid w:val="002928BF"/>
    <w:rsid w:val="002929EB"/>
    <w:rsid w:val="00292A5E"/>
    <w:rsid w:val="00292B1E"/>
    <w:rsid w:val="00292B9E"/>
    <w:rsid w:val="00292C75"/>
    <w:rsid w:val="00292CAF"/>
    <w:rsid w:val="00292D04"/>
    <w:rsid w:val="00292D63"/>
    <w:rsid w:val="00292DFF"/>
    <w:rsid w:val="00292E54"/>
    <w:rsid w:val="00292EDD"/>
    <w:rsid w:val="00292F3A"/>
    <w:rsid w:val="002931C2"/>
    <w:rsid w:val="002931C8"/>
    <w:rsid w:val="00293299"/>
    <w:rsid w:val="0029334E"/>
    <w:rsid w:val="00293414"/>
    <w:rsid w:val="002934A2"/>
    <w:rsid w:val="002935E6"/>
    <w:rsid w:val="00293856"/>
    <w:rsid w:val="00293A21"/>
    <w:rsid w:val="00293ABD"/>
    <w:rsid w:val="00293CAB"/>
    <w:rsid w:val="00293EC1"/>
    <w:rsid w:val="002940D5"/>
    <w:rsid w:val="00294144"/>
    <w:rsid w:val="002941AA"/>
    <w:rsid w:val="002944A2"/>
    <w:rsid w:val="002944C8"/>
    <w:rsid w:val="002944D8"/>
    <w:rsid w:val="002946AE"/>
    <w:rsid w:val="0029471C"/>
    <w:rsid w:val="00294855"/>
    <w:rsid w:val="00294904"/>
    <w:rsid w:val="002949D3"/>
    <w:rsid w:val="00294AC1"/>
    <w:rsid w:val="00294BAB"/>
    <w:rsid w:val="00294C59"/>
    <w:rsid w:val="00294CE8"/>
    <w:rsid w:val="00294F51"/>
    <w:rsid w:val="00295067"/>
    <w:rsid w:val="0029518C"/>
    <w:rsid w:val="00295359"/>
    <w:rsid w:val="002954B7"/>
    <w:rsid w:val="002954E4"/>
    <w:rsid w:val="00295547"/>
    <w:rsid w:val="00295804"/>
    <w:rsid w:val="0029581C"/>
    <w:rsid w:val="002958AE"/>
    <w:rsid w:val="002958B4"/>
    <w:rsid w:val="002959E5"/>
    <w:rsid w:val="00295AE7"/>
    <w:rsid w:val="00295BD4"/>
    <w:rsid w:val="00295C89"/>
    <w:rsid w:val="00295D82"/>
    <w:rsid w:val="00295FE5"/>
    <w:rsid w:val="00296093"/>
    <w:rsid w:val="00296109"/>
    <w:rsid w:val="00296302"/>
    <w:rsid w:val="00296306"/>
    <w:rsid w:val="002963C3"/>
    <w:rsid w:val="0029654B"/>
    <w:rsid w:val="00296666"/>
    <w:rsid w:val="002967E9"/>
    <w:rsid w:val="0029687D"/>
    <w:rsid w:val="00296901"/>
    <w:rsid w:val="00296B79"/>
    <w:rsid w:val="00296C41"/>
    <w:rsid w:val="00296C7C"/>
    <w:rsid w:val="00296CBD"/>
    <w:rsid w:val="00296E6E"/>
    <w:rsid w:val="00297105"/>
    <w:rsid w:val="002971E0"/>
    <w:rsid w:val="00297270"/>
    <w:rsid w:val="00297373"/>
    <w:rsid w:val="002973A6"/>
    <w:rsid w:val="00297605"/>
    <w:rsid w:val="00297770"/>
    <w:rsid w:val="00297855"/>
    <w:rsid w:val="00297932"/>
    <w:rsid w:val="00297A60"/>
    <w:rsid w:val="00297AE3"/>
    <w:rsid w:val="00297BB5"/>
    <w:rsid w:val="00297C5D"/>
    <w:rsid w:val="00297E0B"/>
    <w:rsid w:val="002A0052"/>
    <w:rsid w:val="002A010C"/>
    <w:rsid w:val="002A0163"/>
    <w:rsid w:val="002A020D"/>
    <w:rsid w:val="002A0374"/>
    <w:rsid w:val="002A03BF"/>
    <w:rsid w:val="002A04D5"/>
    <w:rsid w:val="002A0553"/>
    <w:rsid w:val="002A05E2"/>
    <w:rsid w:val="002A0615"/>
    <w:rsid w:val="002A061C"/>
    <w:rsid w:val="002A0685"/>
    <w:rsid w:val="002A0716"/>
    <w:rsid w:val="002A0869"/>
    <w:rsid w:val="002A0932"/>
    <w:rsid w:val="002A0A27"/>
    <w:rsid w:val="002A0A2F"/>
    <w:rsid w:val="002A0AE2"/>
    <w:rsid w:val="002A0BB8"/>
    <w:rsid w:val="002A0BF8"/>
    <w:rsid w:val="002A0C11"/>
    <w:rsid w:val="002A0C20"/>
    <w:rsid w:val="002A0D5F"/>
    <w:rsid w:val="002A0FC3"/>
    <w:rsid w:val="002A10CC"/>
    <w:rsid w:val="002A10FC"/>
    <w:rsid w:val="002A1159"/>
    <w:rsid w:val="002A11ED"/>
    <w:rsid w:val="002A132E"/>
    <w:rsid w:val="002A1332"/>
    <w:rsid w:val="002A1400"/>
    <w:rsid w:val="002A16EA"/>
    <w:rsid w:val="002A17EE"/>
    <w:rsid w:val="002A1861"/>
    <w:rsid w:val="002A18AA"/>
    <w:rsid w:val="002A1992"/>
    <w:rsid w:val="002A1B37"/>
    <w:rsid w:val="002A1D15"/>
    <w:rsid w:val="002A1E78"/>
    <w:rsid w:val="002A2085"/>
    <w:rsid w:val="002A21CD"/>
    <w:rsid w:val="002A2265"/>
    <w:rsid w:val="002A2317"/>
    <w:rsid w:val="002A23C1"/>
    <w:rsid w:val="002A2465"/>
    <w:rsid w:val="002A2468"/>
    <w:rsid w:val="002A2524"/>
    <w:rsid w:val="002A257A"/>
    <w:rsid w:val="002A266B"/>
    <w:rsid w:val="002A27F1"/>
    <w:rsid w:val="002A29EE"/>
    <w:rsid w:val="002A2CCF"/>
    <w:rsid w:val="002A2D9F"/>
    <w:rsid w:val="002A2E3F"/>
    <w:rsid w:val="002A2E98"/>
    <w:rsid w:val="002A2F19"/>
    <w:rsid w:val="002A2F34"/>
    <w:rsid w:val="002A3012"/>
    <w:rsid w:val="002A3118"/>
    <w:rsid w:val="002A3388"/>
    <w:rsid w:val="002A36AB"/>
    <w:rsid w:val="002A3705"/>
    <w:rsid w:val="002A374C"/>
    <w:rsid w:val="002A3AD8"/>
    <w:rsid w:val="002A3ADD"/>
    <w:rsid w:val="002A3C7C"/>
    <w:rsid w:val="002A3CA0"/>
    <w:rsid w:val="002A3E75"/>
    <w:rsid w:val="002A3E85"/>
    <w:rsid w:val="002A3EF8"/>
    <w:rsid w:val="002A3F20"/>
    <w:rsid w:val="002A4068"/>
    <w:rsid w:val="002A40E8"/>
    <w:rsid w:val="002A4100"/>
    <w:rsid w:val="002A41D6"/>
    <w:rsid w:val="002A41DF"/>
    <w:rsid w:val="002A41F0"/>
    <w:rsid w:val="002A4257"/>
    <w:rsid w:val="002A42F5"/>
    <w:rsid w:val="002A4348"/>
    <w:rsid w:val="002A43CE"/>
    <w:rsid w:val="002A4439"/>
    <w:rsid w:val="002A44C3"/>
    <w:rsid w:val="002A4575"/>
    <w:rsid w:val="002A458D"/>
    <w:rsid w:val="002A4603"/>
    <w:rsid w:val="002A480B"/>
    <w:rsid w:val="002A490B"/>
    <w:rsid w:val="002A4950"/>
    <w:rsid w:val="002A4992"/>
    <w:rsid w:val="002A49E6"/>
    <w:rsid w:val="002A4B23"/>
    <w:rsid w:val="002A4B97"/>
    <w:rsid w:val="002A4FB0"/>
    <w:rsid w:val="002A5055"/>
    <w:rsid w:val="002A529A"/>
    <w:rsid w:val="002A535B"/>
    <w:rsid w:val="002A554B"/>
    <w:rsid w:val="002A5582"/>
    <w:rsid w:val="002A5673"/>
    <w:rsid w:val="002A56F5"/>
    <w:rsid w:val="002A5705"/>
    <w:rsid w:val="002A5846"/>
    <w:rsid w:val="002A5882"/>
    <w:rsid w:val="002A58E5"/>
    <w:rsid w:val="002A5C75"/>
    <w:rsid w:val="002A5E15"/>
    <w:rsid w:val="002A636D"/>
    <w:rsid w:val="002A649D"/>
    <w:rsid w:val="002A6528"/>
    <w:rsid w:val="002A67B4"/>
    <w:rsid w:val="002A67BC"/>
    <w:rsid w:val="002A67CA"/>
    <w:rsid w:val="002A6904"/>
    <w:rsid w:val="002A6A37"/>
    <w:rsid w:val="002A6A41"/>
    <w:rsid w:val="002A6C5F"/>
    <w:rsid w:val="002A6CB5"/>
    <w:rsid w:val="002A6E53"/>
    <w:rsid w:val="002A6EA8"/>
    <w:rsid w:val="002A6F02"/>
    <w:rsid w:val="002A6F97"/>
    <w:rsid w:val="002A7262"/>
    <w:rsid w:val="002A739A"/>
    <w:rsid w:val="002A7564"/>
    <w:rsid w:val="002A7610"/>
    <w:rsid w:val="002A769E"/>
    <w:rsid w:val="002A77E5"/>
    <w:rsid w:val="002A78A4"/>
    <w:rsid w:val="002A7B18"/>
    <w:rsid w:val="002A7C05"/>
    <w:rsid w:val="002A7C42"/>
    <w:rsid w:val="002A7C66"/>
    <w:rsid w:val="002A7E36"/>
    <w:rsid w:val="002A7F6D"/>
    <w:rsid w:val="002B0050"/>
    <w:rsid w:val="002B00FB"/>
    <w:rsid w:val="002B0126"/>
    <w:rsid w:val="002B01BF"/>
    <w:rsid w:val="002B0221"/>
    <w:rsid w:val="002B02CC"/>
    <w:rsid w:val="002B02D7"/>
    <w:rsid w:val="002B047B"/>
    <w:rsid w:val="002B05B5"/>
    <w:rsid w:val="002B06FE"/>
    <w:rsid w:val="002B0759"/>
    <w:rsid w:val="002B0782"/>
    <w:rsid w:val="002B0A84"/>
    <w:rsid w:val="002B0AC4"/>
    <w:rsid w:val="002B0B03"/>
    <w:rsid w:val="002B0C0B"/>
    <w:rsid w:val="002B0E83"/>
    <w:rsid w:val="002B0EF3"/>
    <w:rsid w:val="002B0FE3"/>
    <w:rsid w:val="002B106F"/>
    <w:rsid w:val="002B118A"/>
    <w:rsid w:val="002B11E0"/>
    <w:rsid w:val="002B11E9"/>
    <w:rsid w:val="002B11EF"/>
    <w:rsid w:val="002B127C"/>
    <w:rsid w:val="002B133F"/>
    <w:rsid w:val="002B140F"/>
    <w:rsid w:val="002B1426"/>
    <w:rsid w:val="002B16D7"/>
    <w:rsid w:val="002B194B"/>
    <w:rsid w:val="002B1C86"/>
    <w:rsid w:val="002B1E69"/>
    <w:rsid w:val="002B209A"/>
    <w:rsid w:val="002B2141"/>
    <w:rsid w:val="002B214B"/>
    <w:rsid w:val="002B21D6"/>
    <w:rsid w:val="002B2452"/>
    <w:rsid w:val="002B24EC"/>
    <w:rsid w:val="002B27C6"/>
    <w:rsid w:val="002B28A3"/>
    <w:rsid w:val="002B293C"/>
    <w:rsid w:val="002B29DB"/>
    <w:rsid w:val="002B2C6E"/>
    <w:rsid w:val="002B2DDA"/>
    <w:rsid w:val="002B3203"/>
    <w:rsid w:val="002B3222"/>
    <w:rsid w:val="002B32A3"/>
    <w:rsid w:val="002B32AE"/>
    <w:rsid w:val="002B364F"/>
    <w:rsid w:val="002B3786"/>
    <w:rsid w:val="002B381E"/>
    <w:rsid w:val="002B3A60"/>
    <w:rsid w:val="002B3CDC"/>
    <w:rsid w:val="002B3CE3"/>
    <w:rsid w:val="002B3DC2"/>
    <w:rsid w:val="002B3E19"/>
    <w:rsid w:val="002B3EEC"/>
    <w:rsid w:val="002B40B1"/>
    <w:rsid w:val="002B40B2"/>
    <w:rsid w:val="002B422C"/>
    <w:rsid w:val="002B4463"/>
    <w:rsid w:val="002B44AD"/>
    <w:rsid w:val="002B45FC"/>
    <w:rsid w:val="002B474F"/>
    <w:rsid w:val="002B47AE"/>
    <w:rsid w:val="002B4888"/>
    <w:rsid w:val="002B4A23"/>
    <w:rsid w:val="002B4AF5"/>
    <w:rsid w:val="002B4D55"/>
    <w:rsid w:val="002B4DD4"/>
    <w:rsid w:val="002B4DD5"/>
    <w:rsid w:val="002B4EC4"/>
    <w:rsid w:val="002B4F75"/>
    <w:rsid w:val="002B4FAD"/>
    <w:rsid w:val="002B519F"/>
    <w:rsid w:val="002B53B9"/>
    <w:rsid w:val="002B5520"/>
    <w:rsid w:val="002B578F"/>
    <w:rsid w:val="002B5847"/>
    <w:rsid w:val="002B5874"/>
    <w:rsid w:val="002B58AD"/>
    <w:rsid w:val="002B58F5"/>
    <w:rsid w:val="002B596D"/>
    <w:rsid w:val="002B5B91"/>
    <w:rsid w:val="002B5BFF"/>
    <w:rsid w:val="002B5D75"/>
    <w:rsid w:val="002B5E47"/>
    <w:rsid w:val="002B6161"/>
    <w:rsid w:val="002B6278"/>
    <w:rsid w:val="002B6474"/>
    <w:rsid w:val="002B65CA"/>
    <w:rsid w:val="002B670A"/>
    <w:rsid w:val="002B670F"/>
    <w:rsid w:val="002B6CE9"/>
    <w:rsid w:val="002B6EA3"/>
    <w:rsid w:val="002B6F91"/>
    <w:rsid w:val="002B7039"/>
    <w:rsid w:val="002B70DF"/>
    <w:rsid w:val="002B72D4"/>
    <w:rsid w:val="002B7396"/>
    <w:rsid w:val="002B73CB"/>
    <w:rsid w:val="002B7424"/>
    <w:rsid w:val="002B746A"/>
    <w:rsid w:val="002B74ED"/>
    <w:rsid w:val="002B74F3"/>
    <w:rsid w:val="002B7551"/>
    <w:rsid w:val="002B75E8"/>
    <w:rsid w:val="002B7648"/>
    <w:rsid w:val="002B7654"/>
    <w:rsid w:val="002B7884"/>
    <w:rsid w:val="002B7A01"/>
    <w:rsid w:val="002B7AA2"/>
    <w:rsid w:val="002B7B5E"/>
    <w:rsid w:val="002B7BC1"/>
    <w:rsid w:val="002B7C3E"/>
    <w:rsid w:val="002B7F10"/>
    <w:rsid w:val="002B7F45"/>
    <w:rsid w:val="002C0088"/>
    <w:rsid w:val="002C0135"/>
    <w:rsid w:val="002C01E9"/>
    <w:rsid w:val="002C0379"/>
    <w:rsid w:val="002C046F"/>
    <w:rsid w:val="002C0753"/>
    <w:rsid w:val="002C0755"/>
    <w:rsid w:val="002C0788"/>
    <w:rsid w:val="002C07B3"/>
    <w:rsid w:val="002C09C9"/>
    <w:rsid w:val="002C0B68"/>
    <w:rsid w:val="002C0C8C"/>
    <w:rsid w:val="002C0CB2"/>
    <w:rsid w:val="002C0E6D"/>
    <w:rsid w:val="002C1251"/>
    <w:rsid w:val="002C1298"/>
    <w:rsid w:val="002C12EC"/>
    <w:rsid w:val="002C12EF"/>
    <w:rsid w:val="002C13A5"/>
    <w:rsid w:val="002C153A"/>
    <w:rsid w:val="002C15FA"/>
    <w:rsid w:val="002C185E"/>
    <w:rsid w:val="002C19BA"/>
    <w:rsid w:val="002C1A15"/>
    <w:rsid w:val="002C1C6A"/>
    <w:rsid w:val="002C1C7B"/>
    <w:rsid w:val="002C1E0E"/>
    <w:rsid w:val="002C1E28"/>
    <w:rsid w:val="002C216D"/>
    <w:rsid w:val="002C21C1"/>
    <w:rsid w:val="002C2219"/>
    <w:rsid w:val="002C224C"/>
    <w:rsid w:val="002C2268"/>
    <w:rsid w:val="002C22A0"/>
    <w:rsid w:val="002C248F"/>
    <w:rsid w:val="002C2517"/>
    <w:rsid w:val="002C2620"/>
    <w:rsid w:val="002C26AA"/>
    <w:rsid w:val="002C2931"/>
    <w:rsid w:val="002C293C"/>
    <w:rsid w:val="002C2BCF"/>
    <w:rsid w:val="002C2BD3"/>
    <w:rsid w:val="002C2CB4"/>
    <w:rsid w:val="002C2D5E"/>
    <w:rsid w:val="002C2DA2"/>
    <w:rsid w:val="002C2DC5"/>
    <w:rsid w:val="002C2ED6"/>
    <w:rsid w:val="002C2F9A"/>
    <w:rsid w:val="002C2FED"/>
    <w:rsid w:val="002C300B"/>
    <w:rsid w:val="002C336B"/>
    <w:rsid w:val="002C34CD"/>
    <w:rsid w:val="002C353A"/>
    <w:rsid w:val="002C3571"/>
    <w:rsid w:val="002C35C8"/>
    <w:rsid w:val="002C360F"/>
    <w:rsid w:val="002C364B"/>
    <w:rsid w:val="002C39FC"/>
    <w:rsid w:val="002C3B63"/>
    <w:rsid w:val="002C3BC0"/>
    <w:rsid w:val="002C3D75"/>
    <w:rsid w:val="002C3E89"/>
    <w:rsid w:val="002C3E9E"/>
    <w:rsid w:val="002C3FF4"/>
    <w:rsid w:val="002C41A1"/>
    <w:rsid w:val="002C42E0"/>
    <w:rsid w:val="002C442D"/>
    <w:rsid w:val="002C47CF"/>
    <w:rsid w:val="002C4888"/>
    <w:rsid w:val="002C4961"/>
    <w:rsid w:val="002C4AF9"/>
    <w:rsid w:val="002C4C9E"/>
    <w:rsid w:val="002C4E11"/>
    <w:rsid w:val="002C4F83"/>
    <w:rsid w:val="002C4FE1"/>
    <w:rsid w:val="002C5066"/>
    <w:rsid w:val="002C5107"/>
    <w:rsid w:val="002C52B7"/>
    <w:rsid w:val="002C52E2"/>
    <w:rsid w:val="002C5437"/>
    <w:rsid w:val="002C554C"/>
    <w:rsid w:val="002C557B"/>
    <w:rsid w:val="002C5747"/>
    <w:rsid w:val="002C57C5"/>
    <w:rsid w:val="002C5874"/>
    <w:rsid w:val="002C58FF"/>
    <w:rsid w:val="002C5924"/>
    <w:rsid w:val="002C59C4"/>
    <w:rsid w:val="002C5A20"/>
    <w:rsid w:val="002C5A38"/>
    <w:rsid w:val="002C5B7D"/>
    <w:rsid w:val="002C5BD3"/>
    <w:rsid w:val="002C5DD9"/>
    <w:rsid w:val="002C5E27"/>
    <w:rsid w:val="002C5F16"/>
    <w:rsid w:val="002C5F5B"/>
    <w:rsid w:val="002C606D"/>
    <w:rsid w:val="002C60ED"/>
    <w:rsid w:val="002C62E5"/>
    <w:rsid w:val="002C63C6"/>
    <w:rsid w:val="002C64A4"/>
    <w:rsid w:val="002C6607"/>
    <w:rsid w:val="002C6703"/>
    <w:rsid w:val="002C6818"/>
    <w:rsid w:val="002C6869"/>
    <w:rsid w:val="002C6876"/>
    <w:rsid w:val="002C69BF"/>
    <w:rsid w:val="002C6AD1"/>
    <w:rsid w:val="002C6BCB"/>
    <w:rsid w:val="002C6CFB"/>
    <w:rsid w:val="002C6D17"/>
    <w:rsid w:val="002C6D90"/>
    <w:rsid w:val="002C6EC2"/>
    <w:rsid w:val="002C6F2A"/>
    <w:rsid w:val="002C6FC7"/>
    <w:rsid w:val="002C70DB"/>
    <w:rsid w:val="002C7298"/>
    <w:rsid w:val="002C730E"/>
    <w:rsid w:val="002C788C"/>
    <w:rsid w:val="002C789A"/>
    <w:rsid w:val="002C7A0F"/>
    <w:rsid w:val="002C7C8D"/>
    <w:rsid w:val="002C7CCD"/>
    <w:rsid w:val="002C7CDA"/>
    <w:rsid w:val="002C7F71"/>
    <w:rsid w:val="002D0032"/>
    <w:rsid w:val="002D00F8"/>
    <w:rsid w:val="002D01AD"/>
    <w:rsid w:val="002D01F7"/>
    <w:rsid w:val="002D0345"/>
    <w:rsid w:val="002D0375"/>
    <w:rsid w:val="002D03BB"/>
    <w:rsid w:val="002D0422"/>
    <w:rsid w:val="002D0795"/>
    <w:rsid w:val="002D081D"/>
    <w:rsid w:val="002D085B"/>
    <w:rsid w:val="002D08D6"/>
    <w:rsid w:val="002D09C0"/>
    <w:rsid w:val="002D0B59"/>
    <w:rsid w:val="002D0BE3"/>
    <w:rsid w:val="002D0CAA"/>
    <w:rsid w:val="002D0D76"/>
    <w:rsid w:val="002D0DD6"/>
    <w:rsid w:val="002D0F00"/>
    <w:rsid w:val="002D103B"/>
    <w:rsid w:val="002D107A"/>
    <w:rsid w:val="002D1099"/>
    <w:rsid w:val="002D10AC"/>
    <w:rsid w:val="002D127D"/>
    <w:rsid w:val="002D12C4"/>
    <w:rsid w:val="002D12D2"/>
    <w:rsid w:val="002D13DD"/>
    <w:rsid w:val="002D14FD"/>
    <w:rsid w:val="002D159E"/>
    <w:rsid w:val="002D15C5"/>
    <w:rsid w:val="002D187A"/>
    <w:rsid w:val="002D1911"/>
    <w:rsid w:val="002D1B81"/>
    <w:rsid w:val="002D1C76"/>
    <w:rsid w:val="002D1CF3"/>
    <w:rsid w:val="002D1E8A"/>
    <w:rsid w:val="002D1EC9"/>
    <w:rsid w:val="002D1EE2"/>
    <w:rsid w:val="002D1EF2"/>
    <w:rsid w:val="002D1FEE"/>
    <w:rsid w:val="002D20A3"/>
    <w:rsid w:val="002D2130"/>
    <w:rsid w:val="002D21FE"/>
    <w:rsid w:val="002D231F"/>
    <w:rsid w:val="002D23A9"/>
    <w:rsid w:val="002D2472"/>
    <w:rsid w:val="002D24BC"/>
    <w:rsid w:val="002D2767"/>
    <w:rsid w:val="002D27CC"/>
    <w:rsid w:val="002D284A"/>
    <w:rsid w:val="002D2887"/>
    <w:rsid w:val="002D291C"/>
    <w:rsid w:val="002D29E3"/>
    <w:rsid w:val="002D29E5"/>
    <w:rsid w:val="002D2A95"/>
    <w:rsid w:val="002D2B47"/>
    <w:rsid w:val="002D2B93"/>
    <w:rsid w:val="002D2C5E"/>
    <w:rsid w:val="002D2E38"/>
    <w:rsid w:val="002D3066"/>
    <w:rsid w:val="002D3117"/>
    <w:rsid w:val="002D3169"/>
    <w:rsid w:val="002D31A5"/>
    <w:rsid w:val="002D34A8"/>
    <w:rsid w:val="002D34DE"/>
    <w:rsid w:val="002D34EE"/>
    <w:rsid w:val="002D357B"/>
    <w:rsid w:val="002D358F"/>
    <w:rsid w:val="002D35FE"/>
    <w:rsid w:val="002D365B"/>
    <w:rsid w:val="002D36F8"/>
    <w:rsid w:val="002D37CE"/>
    <w:rsid w:val="002D3AC5"/>
    <w:rsid w:val="002D3B08"/>
    <w:rsid w:val="002D3C09"/>
    <w:rsid w:val="002D3C3B"/>
    <w:rsid w:val="002D3D27"/>
    <w:rsid w:val="002D3DC8"/>
    <w:rsid w:val="002D3E66"/>
    <w:rsid w:val="002D4107"/>
    <w:rsid w:val="002D41F4"/>
    <w:rsid w:val="002D42EA"/>
    <w:rsid w:val="002D42F3"/>
    <w:rsid w:val="002D42F8"/>
    <w:rsid w:val="002D435E"/>
    <w:rsid w:val="002D436F"/>
    <w:rsid w:val="002D437F"/>
    <w:rsid w:val="002D4846"/>
    <w:rsid w:val="002D486D"/>
    <w:rsid w:val="002D48E5"/>
    <w:rsid w:val="002D4A35"/>
    <w:rsid w:val="002D4A65"/>
    <w:rsid w:val="002D4D7D"/>
    <w:rsid w:val="002D4E15"/>
    <w:rsid w:val="002D4F4D"/>
    <w:rsid w:val="002D4FFB"/>
    <w:rsid w:val="002D5368"/>
    <w:rsid w:val="002D5478"/>
    <w:rsid w:val="002D54A3"/>
    <w:rsid w:val="002D5517"/>
    <w:rsid w:val="002D5518"/>
    <w:rsid w:val="002D5596"/>
    <w:rsid w:val="002D55A6"/>
    <w:rsid w:val="002D5681"/>
    <w:rsid w:val="002D56C7"/>
    <w:rsid w:val="002D59D3"/>
    <w:rsid w:val="002D5B6B"/>
    <w:rsid w:val="002D5BA5"/>
    <w:rsid w:val="002D5C5F"/>
    <w:rsid w:val="002D5CA1"/>
    <w:rsid w:val="002D5D0D"/>
    <w:rsid w:val="002D5FCA"/>
    <w:rsid w:val="002D6036"/>
    <w:rsid w:val="002D6164"/>
    <w:rsid w:val="002D6228"/>
    <w:rsid w:val="002D6310"/>
    <w:rsid w:val="002D633D"/>
    <w:rsid w:val="002D6345"/>
    <w:rsid w:val="002D63DF"/>
    <w:rsid w:val="002D6535"/>
    <w:rsid w:val="002D6611"/>
    <w:rsid w:val="002D662A"/>
    <w:rsid w:val="002D6663"/>
    <w:rsid w:val="002D66BA"/>
    <w:rsid w:val="002D67F7"/>
    <w:rsid w:val="002D6872"/>
    <w:rsid w:val="002D68C3"/>
    <w:rsid w:val="002D68FF"/>
    <w:rsid w:val="002D6969"/>
    <w:rsid w:val="002D69A6"/>
    <w:rsid w:val="002D6A4F"/>
    <w:rsid w:val="002D6AB5"/>
    <w:rsid w:val="002D6C50"/>
    <w:rsid w:val="002D6D3E"/>
    <w:rsid w:val="002D6E89"/>
    <w:rsid w:val="002D6F44"/>
    <w:rsid w:val="002D6FAA"/>
    <w:rsid w:val="002D730E"/>
    <w:rsid w:val="002D73D2"/>
    <w:rsid w:val="002D7426"/>
    <w:rsid w:val="002D74A2"/>
    <w:rsid w:val="002D75D0"/>
    <w:rsid w:val="002D77A9"/>
    <w:rsid w:val="002D7A77"/>
    <w:rsid w:val="002D7A85"/>
    <w:rsid w:val="002D7CA4"/>
    <w:rsid w:val="002D7DB8"/>
    <w:rsid w:val="002E0168"/>
    <w:rsid w:val="002E01E4"/>
    <w:rsid w:val="002E0258"/>
    <w:rsid w:val="002E0264"/>
    <w:rsid w:val="002E04C7"/>
    <w:rsid w:val="002E04E0"/>
    <w:rsid w:val="002E0534"/>
    <w:rsid w:val="002E066B"/>
    <w:rsid w:val="002E0826"/>
    <w:rsid w:val="002E0858"/>
    <w:rsid w:val="002E0874"/>
    <w:rsid w:val="002E0A24"/>
    <w:rsid w:val="002E0A5F"/>
    <w:rsid w:val="002E0A95"/>
    <w:rsid w:val="002E0AA4"/>
    <w:rsid w:val="002E0AF3"/>
    <w:rsid w:val="002E0BE7"/>
    <w:rsid w:val="002E0C58"/>
    <w:rsid w:val="002E0C60"/>
    <w:rsid w:val="002E0D60"/>
    <w:rsid w:val="002E0F0B"/>
    <w:rsid w:val="002E0F42"/>
    <w:rsid w:val="002E129A"/>
    <w:rsid w:val="002E134B"/>
    <w:rsid w:val="002E13B1"/>
    <w:rsid w:val="002E141C"/>
    <w:rsid w:val="002E1514"/>
    <w:rsid w:val="002E1675"/>
    <w:rsid w:val="002E18B0"/>
    <w:rsid w:val="002E18F2"/>
    <w:rsid w:val="002E1A28"/>
    <w:rsid w:val="002E1B2A"/>
    <w:rsid w:val="002E1D01"/>
    <w:rsid w:val="002E1DD3"/>
    <w:rsid w:val="002E1F1F"/>
    <w:rsid w:val="002E215B"/>
    <w:rsid w:val="002E2251"/>
    <w:rsid w:val="002E226A"/>
    <w:rsid w:val="002E2330"/>
    <w:rsid w:val="002E2549"/>
    <w:rsid w:val="002E2588"/>
    <w:rsid w:val="002E2692"/>
    <w:rsid w:val="002E2913"/>
    <w:rsid w:val="002E2970"/>
    <w:rsid w:val="002E29D4"/>
    <w:rsid w:val="002E2A97"/>
    <w:rsid w:val="002E2AF1"/>
    <w:rsid w:val="002E2B75"/>
    <w:rsid w:val="002E2D0D"/>
    <w:rsid w:val="002E3183"/>
    <w:rsid w:val="002E32DE"/>
    <w:rsid w:val="002E3358"/>
    <w:rsid w:val="002E3422"/>
    <w:rsid w:val="002E3425"/>
    <w:rsid w:val="002E371F"/>
    <w:rsid w:val="002E3CD4"/>
    <w:rsid w:val="002E3CD9"/>
    <w:rsid w:val="002E3D15"/>
    <w:rsid w:val="002E3DCA"/>
    <w:rsid w:val="002E3E81"/>
    <w:rsid w:val="002E3FF2"/>
    <w:rsid w:val="002E4136"/>
    <w:rsid w:val="002E417B"/>
    <w:rsid w:val="002E45B1"/>
    <w:rsid w:val="002E4688"/>
    <w:rsid w:val="002E4917"/>
    <w:rsid w:val="002E49F6"/>
    <w:rsid w:val="002E4AE5"/>
    <w:rsid w:val="002E4AE7"/>
    <w:rsid w:val="002E4B75"/>
    <w:rsid w:val="002E4D59"/>
    <w:rsid w:val="002E4E3E"/>
    <w:rsid w:val="002E50C2"/>
    <w:rsid w:val="002E50CD"/>
    <w:rsid w:val="002E5184"/>
    <w:rsid w:val="002E53D6"/>
    <w:rsid w:val="002E547B"/>
    <w:rsid w:val="002E55E6"/>
    <w:rsid w:val="002E561D"/>
    <w:rsid w:val="002E576E"/>
    <w:rsid w:val="002E57D1"/>
    <w:rsid w:val="002E591A"/>
    <w:rsid w:val="002E5986"/>
    <w:rsid w:val="002E5B7D"/>
    <w:rsid w:val="002E5B85"/>
    <w:rsid w:val="002E5B89"/>
    <w:rsid w:val="002E5C65"/>
    <w:rsid w:val="002E5E19"/>
    <w:rsid w:val="002E5E4C"/>
    <w:rsid w:val="002E5E9B"/>
    <w:rsid w:val="002E5EFC"/>
    <w:rsid w:val="002E5F0A"/>
    <w:rsid w:val="002E5FCC"/>
    <w:rsid w:val="002E5FF6"/>
    <w:rsid w:val="002E61D4"/>
    <w:rsid w:val="002E6229"/>
    <w:rsid w:val="002E6351"/>
    <w:rsid w:val="002E656F"/>
    <w:rsid w:val="002E65BD"/>
    <w:rsid w:val="002E673A"/>
    <w:rsid w:val="002E69C8"/>
    <w:rsid w:val="002E6A44"/>
    <w:rsid w:val="002E6A5C"/>
    <w:rsid w:val="002E6DA6"/>
    <w:rsid w:val="002E6EA2"/>
    <w:rsid w:val="002E6F38"/>
    <w:rsid w:val="002E7298"/>
    <w:rsid w:val="002E7307"/>
    <w:rsid w:val="002E736E"/>
    <w:rsid w:val="002E7586"/>
    <w:rsid w:val="002E7596"/>
    <w:rsid w:val="002E7664"/>
    <w:rsid w:val="002E76AC"/>
    <w:rsid w:val="002E781B"/>
    <w:rsid w:val="002E79D8"/>
    <w:rsid w:val="002E7A65"/>
    <w:rsid w:val="002F004F"/>
    <w:rsid w:val="002F00B3"/>
    <w:rsid w:val="002F01D3"/>
    <w:rsid w:val="002F0252"/>
    <w:rsid w:val="002F03AF"/>
    <w:rsid w:val="002F0459"/>
    <w:rsid w:val="002F05B1"/>
    <w:rsid w:val="002F05C7"/>
    <w:rsid w:val="002F0638"/>
    <w:rsid w:val="002F06BF"/>
    <w:rsid w:val="002F070C"/>
    <w:rsid w:val="002F0804"/>
    <w:rsid w:val="002F0871"/>
    <w:rsid w:val="002F08F9"/>
    <w:rsid w:val="002F09C2"/>
    <w:rsid w:val="002F09E1"/>
    <w:rsid w:val="002F0A0F"/>
    <w:rsid w:val="002F0AB0"/>
    <w:rsid w:val="002F0BAC"/>
    <w:rsid w:val="002F0BBA"/>
    <w:rsid w:val="002F0C17"/>
    <w:rsid w:val="002F0DC7"/>
    <w:rsid w:val="002F0DF3"/>
    <w:rsid w:val="002F0F33"/>
    <w:rsid w:val="002F0F65"/>
    <w:rsid w:val="002F1258"/>
    <w:rsid w:val="002F13C6"/>
    <w:rsid w:val="002F1507"/>
    <w:rsid w:val="002F1553"/>
    <w:rsid w:val="002F1685"/>
    <w:rsid w:val="002F16F0"/>
    <w:rsid w:val="002F1852"/>
    <w:rsid w:val="002F1853"/>
    <w:rsid w:val="002F18AF"/>
    <w:rsid w:val="002F195F"/>
    <w:rsid w:val="002F19C5"/>
    <w:rsid w:val="002F1A30"/>
    <w:rsid w:val="002F1D28"/>
    <w:rsid w:val="002F1E8C"/>
    <w:rsid w:val="002F1FEF"/>
    <w:rsid w:val="002F20E9"/>
    <w:rsid w:val="002F24E2"/>
    <w:rsid w:val="002F26F0"/>
    <w:rsid w:val="002F27B5"/>
    <w:rsid w:val="002F283D"/>
    <w:rsid w:val="002F284F"/>
    <w:rsid w:val="002F29D2"/>
    <w:rsid w:val="002F2CDB"/>
    <w:rsid w:val="002F2CFD"/>
    <w:rsid w:val="002F2E31"/>
    <w:rsid w:val="002F2F28"/>
    <w:rsid w:val="002F3209"/>
    <w:rsid w:val="002F327B"/>
    <w:rsid w:val="002F3443"/>
    <w:rsid w:val="002F34DD"/>
    <w:rsid w:val="002F39D8"/>
    <w:rsid w:val="002F3BC8"/>
    <w:rsid w:val="002F3C1E"/>
    <w:rsid w:val="002F3C93"/>
    <w:rsid w:val="002F3F16"/>
    <w:rsid w:val="002F3F32"/>
    <w:rsid w:val="002F3FB2"/>
    <w:rsid w:val="002F4010"/>
    <w:rsid w:val="002F40C1"/>
    <w:rsid w:val="002F4141"/>
    <w:rsid w:val="002F4285"/>
    <w:rsid w:val="002F42D7"/>
    <w:rsid w:val="002F42FE"/>
    <w:rsid w:val="002F438F"/>
    <w:rsid w:val="002F441A"/>
    <w:rsid w:val="002F4444"/>
    <w:rsid w:val="002F4624"/>
    <w:rsid w:val="002F46FB"/>
    <w:rsid w:val="002F4772"/>
    <w:rsid w:val="002F49CF"/>
    <w:rsid w:val="002F4A81"/>
    <w:rsid w:val="002F4ACA"/>
    <w:rsid w:val="002F4CFA"/>
    <w:rsid w:val="002F4D1C"/>
    <w:rsid w:val="002F4E6E"/>
    <w:rsid w:val="002F5052"/>
    <w:rsid w:val="002F51EA"/>
    <w:rsid w:val="002F525F"/>
    <w:rsid w:val="002F5428"/>
    <w:rsid w:val="002F5484"/>
    <w:rsid w:val="002F5494"/>
    <w:rsid w:val="002F54D5"/>
    <w:rsid w:val="002F5533"/>
    <w:rsid w:val="002F55C5"/>
    <w:rsid w:val="002F564B"/>
    <w:rsid w:val="002F5A54"/>
    <w:rsid w:val="002F5A98"/>
    <w:rsid w:val="002F5BFE"/>
    <w:rsid w:val="002F5C39"/>
    <w:rsid w:val="002F5C51"/>
    <w:rsid w:val="002F5CEF"/>
    <w:rsid w:val="002F5DA4"/>
    <w:rsid w:val="002F5E16"/>
    <w:rsid w:val="002F5ED5"/>
    <w:rsid w:val="002F5F04"/>
    <w:rsid w:val="002F5F6F"/>
    <w:rsid w:val="002F5FB3"/>
    <w:rsid w:val="002F6021"/>
    <w:rsid w:val="002F6151"/>
    <w:rsid w:val="002F6238"/>
    <w:rsid w:val="002F62D1"/>
    <w:rsid w:val="002F62D6"/>
    <w:rsid w:val="002F62FD"/>
    <w:rsid w:val="002F6301"/>
    <w:rsid w:val="002F6668"/>
    <w:rsid w:val="002F668C"/>
    <w:rsid w:val="002F675A"/>
    <w:rsid w:val="002F6808"/>
    <w:rsid w:val="002F6831"/>
    <w:rsid w:val="002F6978"/>
    <w:rsid w:val="002F6B86"/>
    <w:rsid w:val="002F6C84"/>
    <w:rsid w:val="002F6CBF"/>
    <w:rsid w:val="002F6E1D"/>
    <w:rsid w:val="002F6E58"/>
    <w:rsid w:val="002F6EA3"/>
    <w:rsid w:val="002F6F75"/>
    <w:rsid w:val="002F6FFA"/>
    <w:rsid w:val="002F7010"/>
    <w:rsid w:val="002F7030"/>
    <w:rsid w:val="002F7162"/>
    <w:rsid w:val="002F7194"/>
    <w:rsid w:val="002F725A"/>
    <w:rsid w:val="002F7357"/>
    <w:rsid w:val="002F73E1"/>
    <w:rsid w:val="002F754D"/>
    <w:rsid w:val="002F758B"/>
    <w:rsid w:val="002F76FE"/>
    <w:rsid w:val="002F7912"/>
    <w:rsid w:val="002F795E"/>
    <w:rsid w:val="002F7C5B"/>
    <w:rsid w:val="002F7DDB"/>
    <w:rsid w:val="002F7E0C"/>
    <w:rsid w:val="002F7F32"/>
    <w:rsid w:val="002F7FCA"/>
    <w:rsid w:val="00300034"/>
    <w:rsid w:val="003001A0"/>
    <w:rsid w:val="003003D9"/>
    <w:rsid w:val="0030051B"/>
    <w:rsid w:val="00300526"/>
    <w:rsid w:val="003005A0"/>
    <w:rsid w:val="00300695"/>
    <w:rsid w:val="003007C9"/>
    <w:rsid w:val="00300844"/>
    <w:rsid w:val="003008A5"/>
    <w:rsid w:val="00300AA4"/>
    <w:rsid w:val="00300B74"/>
    <w:rsid w:val="00300CF8"/>
    <w:rsid w:val="00300E50"/>
    <w:rsid w:val="003010A7"/>
    <w:rsid w:val="003010F8"/>
    <w:rsid w:val="00301136"/>
    <w:rsid w:val="0030119C"/>
    <w:rsid w:val="003011CB"/>
    <w:rsid w:val="003011EA"/>
    <w:rsid w:val="003011F4"/>
    <w:rsid w:val="003014AB"/>
    <w:rsid w:val="0030159D"/>
    <w:rsid w:val="0030160B"/>
    <w:rsid w:val="003017B3"/>
    <w:rsid w:val="00301A7F"/>
    <w:rsid w:val="00301A85"/>
    <w:rsid w:val="00301BA0"/>
    <w:rsid w:val="00301BB2"/>
    <w:rsid w:val="00301C17"/>
    <w:rsid w:val="00301C6B"/>
    <w:rsid w:val="00301CA4"/>
    <w:rsid w:val="00301E6C"/>
    <w:rsid w:val="00302109"/>
    <w:rsid w:val="00302157"/>
    <w:rsid w:val="003022BB"/>
    <w:rsid w:val="003025FF"/>
    <w:rsid w:val="00302660"/>
    <w:rsid w:val="00302796"/>
    <w:rsid w:val="003027D8"/>
    <w:rsid w:val="00302886"/>
    <w:rsid w:val="00302937"/>
    <w:rsid w:val="00302AF6"/>
    <w:rsid w:val="00302BA2"/>
    <w:rsid w:val="00302BAF"/>
    <w:rsid w:val="00302D1B"/>
    <w:rsid w:val="0030326F"/>
    <w:rsid w:val="00303340"/>
    <w:rsid w:val="003033DF"/>
    <w:rsid w:val="003034F7"/>
    <w:rsid w:val="00303771"/>
    <w:rsid w:val="00303829"/>
    <w:rsid w:val="003038AE"/>
    <w:rsid w:val="00303954"/>
    <w:rsid w:val="00303A1B"/>
    <w:rsid w:val="00303AD9"/>
    <w:rsid w:val="00303AE0"/>
    <w:rsid w:val="00303D1C"/>
    <w:rsid w:val="00303F63"/>
    <w:rsid w:val="0030407E"/>
    <w:rsid w:val="003040E4"/>
    <w:rsid w:val="00304130"/>
    <w:rsid w:val="00304189"/>
    <w:rsid w:val="00304202"/>
    <w:rsid w:val="0030432F"/>
    <w:rsid w:val="00304391"/>
    <w:rsid w:val="00304468"/>
    <w:rsid w:val="003044DA"/>
    <w:rsid w:val="00304889"/>
    <w:rsid w:val="0030491E"/>
    <w:rsid w:val="00304A9D"/>
    <w:rsid w:val="00304BED"/>
    <w:rsid w:val="00304C4E"/>
    <w:rsid w:val="00304D79"/>
    <w:rsid w:val="00304EB7"/>
    <w:rsid w:val="0030516C"/>
    <w:rsid w:val="003051B5"/>
    <w:rsid w:val="00305527"/>
    <w:rsid w:val="00305535"/>
    <w:rsid w:val="00305595"/>
    <w:rsid w:val="00305658"/>
    <w:rsid w:val="00305747"/>
    <w:rsid w:val="00305A73"/>
    <w:rsid w:val="00305A88"/>
    <w:rsid w:val="00305B26"/>
    <w:rsid w:val="00305C5D"/>
    <w:rsid w:val="00305D1F"/>
    <w:rsid w:val="00305D3A"/>
    <w:rsid w:val="00305DB2"/>
    <w:rsid w:val="00305DDA"/>
    <w:rsid w:val="00305E27"/>
    <w:rsid w:val="00305FE2"/>
    <w:rsid w:val="00305FF1"/>
    <w:rsid w:val="0030603A"/>
    <w:rsid w:val="00306113"/>
    <w:rsid w:val="00306151"/>
    <w:rsid w:val="0030622D"/>
    <w:rsid w:val="003064AF"/>
    <w:rsid w:val="00306582"/>
    <w:rsid w:val="00306602"/>
    <w:rsid w:val="003066A3"/>
    <w:rsid w:val="003066F3"/>
    <w:rsid w:val="00306971"/>
    <w:rsid w:val="003069E3"/>
    <w:rsid w:val="00306A04"/>
    <w:rsid w:val="00306D88"/>
    <w:rsid w:val="00306FD1"/>
    <w:rsid w:val="003070AB"/>
    <w:rsid w:val="003070B7"/>
    <w:rsid w:val="00307197"/>
    <w:rsid w:val="00307496"/>
    <w:rsid w:val="0030766F"/>
    <w:rsid w:val="003076BD"/>
    <w:rsid w:val="00307761"/>
    <w:rsid w:val="0030779D"/>
    <w:rsid w:val="00307853"/>
    <w:rsid w:val="00307A4C"/>
    <w:rsid w:val="00310025"/>
    <w:rsid w:val="0031003F"/>
    <w:rsid w:val="003101F7"/>
    <w:rsid w:val="003103AD"/>
    <w:rsid w:val="0031048D"/>
    <w:rsid w:val="00310514"/>
    <w:rsid w:val="003105C6"/>
    <w:rsid w:val="0031068A"/>
    <w:rsid w:val="003108A7"/>
    <w:rsid w:val="0031094C"/>
    <w:rsid w:val="00310B3E"/>
    <w:rsid w:val="00310B4E"/>
    <w:rsid w:val="00310C5B"/>
    <w:rsid w:val="00310C76"/>
    <w:rsid w:val="00310CEA"/>
    <w:rsid w:val="00311065"/>
    <w:rsid w:val="003110A2"/>
    <w:rsid w:val="003111CB"/>
    <w:rsid w:val="00311365"/>
    <w:rsid w:val="00311395"/>
    <w:rsid w:val="00311520"/>
    <w:rsid w:val="003115B6"/>
    <w:rsid w:val="003115F5"/>
    <w:rsid w:val="00311653"/>
    <w:rsid w:val="003117DC"/>
    <w:rsid w:val="003118C5"/>
    <w:rsid w:val="0031196D"/>
    <w:rsid w:val="00311A43"/>
    <w:rsid w:val="00311CC0"/>
    <w:rsid w:val="00311E31"/>
    <w:rsid w:val="00311FFA"/>
    <w:rsid w:val="0031207B"/>
    <w:rsid w:val="00312082"/>
    <w:rsid w:val="003122EA"/>
    <w:rsid w:val="00312465"/>
    <w:rsid w:val="0031251D"/>
    <w:rsid w:val="003125DD"/>
    <w:rsid w:val="00312652"/>
    <w:rsid w:val="003127AD"/>
    <w:rsid w:val="00312822"/>
    <w:rsid w:val="003129CF"/>
    <w:rsid w:val="00312C9A"/>
    <w:rsid w:val="00312DEC"/>
    <w:rsid w:val="00312E76"/>
    <w:rsid w:val="00312EC0"/>
    <w:rsid w:val="00312F90"/>
    <w:rsid w:val="0031319D"/>
    <w:rsid w:val="003134FD"/>
    <w:rsid w:val="0031378B"/>
    <w:rsid w:val="003138AC"/>
    <w:rsid w:val="003138B5"/>
    <w:rsid w:val="00313A14"/>
    <w:rsid w:val="00313A17"/>
    <w:rsid w:val="00313A3A"/>
    <w:rsid w:val="00313E3A"/>
    <w:rsid w:val="00313E52"/>
    <w:rsid w:val="00313E54"/>
    <w:rsid w:val="00313EF6"/>
    <w:rsid w:val="00314032"/>
    <w:rsid w:val="00314089"/>
    <w:rsid w:val="00314163"/>
    <w:rsid w:val="003141CF"/>
    <w:rsid w:val="003141FF"/>
    <w:rsid w:val="003142B8"/>
    <w:rsid w:val="0031434B"/>
    <w:rsid w:val="003143C3"/>
    <w:rsid w:val="00314402"/>
    <w:rsid w:val="0031451F"/>
    <w:rsid w:val="0031456A"/>
    <w:rsid w:val="00314654"/>
    <w:rsid w:val="00314659"/>
    <w:rsid w:val="003147E2"/>
    <w:rsid w:val="0031497C"/>
    <w:rsid w:val="003149BE"/>
    <w:rsid w:val="00314AB4"/>
    <w:rsid w:val="00314AF2"/>
    <w:rsid w:val="00314B77"/>
    <w:rsid w:val="00314DB6"/>
    <w:rsid w:val="00314EDE"/>
    <w:rsid w:val="00315015"/>
    <w:rsid w:val="00315070"/>
    <w:rsid w:val="0031550B"/>
    <w:rsid w:val="0031576F"/>
    <w:rsid w:val="003157D9"/>
    <w:rsid w:val="00315823"/>
    <w:rsid w:val="00315865"/>
    <w:rsid w:val="0031586E"/>
    <w:rsid w:val="003158E8"/>
    <w:rsid w:val="00315A0D"/>
    <w:rsid w:val="00315A25"/>
    <w:rsid w:val="00315A39"/>
    <w:rsid w:val="00315A46"/>
    <w:rsid w:val="00315AB2"/>
    <w:rsid w:val="00315DC9"/>
    <w:rsid w:val="00315DCA"/>
    <w:rsid w:val="00315E00"/>
    <w:rsid w:val="00315E5E"/>
    <w:rsid w:val="00315F24"/>
    <w:rsid w:val="0031605A"/>
    <w:rsid w:val="0031606D"/>
    <w:rsid w:val="00316154"/>
    <w:rsid w:val="0031621D"/>
    <w:rsid w:val="0031623E"/>
    <w:rsid w:val="003162E3"/>
    <w:rsid w:val="00316481"/>
    <w:rsid w:val="003165F4"/>
    <w:rsid w:val="003167D7"/>
    <w:rsid w:val="003169ED"/>
    <w:rsid w:val="00316AA4"/>
    <w:rsid w:val="00316D5B"/>
    <w:rsid w:val="003170E0"/>
    <w:rsid w:val="00317292"/>
    <w:rsid w:val="003172AA"/>
    <w:rsid w:val="003172B9"/>
    <w:rsid w:val="003174E0"/>
    <w:rsid w:val="00317621"/>
    <w:rsid w:val="003176DA"/>
    <w:rsid w:val="00317700"/>
    <w:rsid w:val="003179A0"/>
    <w:rsid w:val="00317B2D"/>
    <w:rsid w:val="00317C26"/>
    <w:rsid w:val="00317CB6"/>
    <w:rsid w:val="00317CC7"/>
    <w:rsid w:val="00317CEE"/>
    <w:rsid w:val="00317D9F"/>
    <w:rsid w:val="00317E04"/>
    <w:rsid w:val="00317EFB"/>
    <w:rsid w:val="00317FCC"/>
    <w:rsid w:val="003200AE"/>
    <w:rsid w:val="00320239"/>
    <w:rsid w:val="003203B3"/>
    <w:rsid w:val="0032042E"/>
    <w:rsid w:val="0032065F"/>
    <w:rsid w:val="00320676"/>
    <w:rsid w:val="0032072C"/>
    <w:rsid w:val="003207BD"/>
    <w:rsid w:val="003207E4"/>
    <w:rsid w:val="003207F8"/>
    <w:rsid w:val="003209AC"/>
    <w:rsid w:val="00320A4D"/>
    <w:rsid w:val="00320AC3"/>
    <w:rsid w:val="00320AF1"/>
    <w:rsid w:val="00320B1B"/>
    <w:rsid w:val="00320E3C"/>
    <w:rsid w:val="003211EA"/>
    <w:rsid w:val="00321203"/>
    <w:rsid w:val="0032145F"/>
    <w:rsid w:val="0032160B"/>
    <w:rsid w:val="00321642"/>
    <w:rsid w:val="00321731"/>
    <w:rsid w:val="003217E4"/>
    <w:rsid w:val="0032190C"/>
    <w:rsid w:val="00321AC6"/>
    <w:rsid w:val="00321BA4"/>
    <w:rsid w:val="00321CAE"/>
    <w:rsid w:val="00321CB7"/>
    <w:rsid w:val="00321CCA"/>
    <w:rsid w:val="00321D92"/>
    <w:rsid w:val="00321DB8"/>
    <w:rsid w:val="00321E8A"/>
    <w:rsid w:val="00321EA7"/>
    <w:rsid w:val="00321FEE"/>
    <w:rsid w:val="0032206D"/>
    <w:rsid w:val="00322081"/>
    <w:rsid w:val="00322244"/>
    <w:rsid w:val="0032258B"/>
    <w:rsid w:val="003226D7"/>
    <w:rsid w:val="0032271F"/>
    <w:rsid w:val="003227DC"/>
    <w:rsid w:val="00322817"/>
    <w:rsid w:val="0032288F"/>
    <w:rsid w:val="0032293D"/>
    <w:rsid w:val="00322C3B"/>
    <w:rsid w:val="00322C5E"/>
    <w:rsid w:val="00322D0F"/>
    <w:rsid w:val="00322DEF"/>
    <w:rsid w:val="00322E03"/>
    <w:rsid w:val="00322F36"/>
    <w:rsid w:val="0032308B"/>
    <w:rsid w:val="0032317D"/>
    <w:rsid w:val="00323201"/>
    <w:rsid w:val="00323404"/>
    <w:rsid w:val="003234A1"/>
    <w:rsid w:val="0032376A"/>
    <w:rsid w:val="00323C28"/>
    <w:rsid w:val="00323C45"/>
    <w:rsid w:val="00323CC4"/>
    <w:rsid w:val="00323D6C"/>
    <w:rsid w:val="00323D86"/>
    <w:rsid w:val="00323DBC"/>
    <w:rsid w:val="00323E2D"/>
    <w:rsid w:val="0032425E"/>
    <w:rsid w:val="0032443C"/>
    <w:rsid w:val="00324449"/>
    <w:rsid w:val="003244FF"/>
    <w:rsid w:val="0032458F"/>
    <w:rsid w:val="003247E2"/>
    <w:rsid w:val="00324967"/>
    <w:rsid w:val="00324A69"/>
    <w:rsid w:val="00324A8B"/>
    <w:rsid w:val="00324AD3"/>
    <w:rsid w:val="00324B74"/>
    <w:rsid w:val="00324BDA"/>
    <w:rsid w:val="00324EAE"/>
    <w:rsid w:val="00324FDE"/>
    <w:rsid w:val="00325218"/>
    <w:rsid w:val="0032538D"/>
    <w:rsid w:val="003253A7"/>
    <w:rsid w:val="00325484"/>
    <w:rsid w:val="00325615"/>
    <w:rsid w:val="00325A91"/>
    <w:rsid w:val="00325AE0"/>
    <w:rsid w:val="00325BCC"/>
    <w:rsid w:val="00325C63"/>
    <w:rsid w:val="00325D21"/>
    <w:rsid w:val="00325D27"/>
    <w:rsid w:val="00325EBC"/>
    <w:rsid w:val="00325FA5"/>
    <w:rsid w:val="00325FD8"/>
    <w:rsid w:val="00325FF7"/>
    <w:rsid w:val="003262A6"/>
    <w:rsid w:val="003262E6"/>
    <w:rsid w:val="00326546"/>
    <w:rsid w:val="00326679"/>
    <w:rsid w:val="00326959"/>
    <w:rsid w:val="0032698B"/>
    <w:rsid w:val="00326A9F"/>
    <w:rsid w:val="00326BA7"/>
    <w:rsid w:val="00326C11"/>
    <w:rsid w:val="00326EAC"/>
    <w:rsid w:val="00326F5F"/>
    <w:rsid w:val="003271B8"/>
    <w:rsid w:val="003272E6"/>
    <w:rsid w:val="00327320"/>
    <w:rsid w:val="00327472"/>
    <w:rsid w:val="00327497"/>
    <w:rsid w:val="003274FB"/>
    <w:rsid w:val="003279D4"/>
    <w:rsid w:val="003279FF"/>
    <w:rsid w:val="00327B6D"/>
    <w:rsid w:val="00327BF0"/>
    <w:rsid w:val="00327C0A"/>
    <w:rsid w:val="00327C64"/>
    <w:rsid w:val="00327CF3"/>
    <w:rsid w:val="003301FD"/>
    <w:rsid w:val="00330296"/>
    <w:rsid w:val="0033048A"/>
    <w:rsid w:val="0033055E"/>
    <w:rsid w:val="00330605"/>
    <w:rsid w:val="00330736"/>
    <w:rsid w:val="00330955"/>
    <w:rsid w:val="00330B34"/>
    <w:rsid w:val="00330BAF"/>
    <w:rsid w:val="00330BCB"/>
    <w:rsid w:val="00330CDF"/>
    <w:rsid w:val="00330E34"/>
    <w:rsid w:val="00330E35"/>
    <w:rsid w:val="00330EA8"/>
    <w:rsid w:val="00330EF6"/>
    <w:rsid w:val="00331000"/>
    <w:rsid w:val="00331096"/>
    <w:rsid w:val="003310D0"/>
    <w:rsid w:val="003310E7"/>
    <w:rsid w:val="003310FB"/>
    <w:rsid w:val="00331186"/>
    <w:rsid w:val="003311EC"/>
    <w:rsid w:val="003312E3"/>
    <w:rsid w:val="00331360"/>
    <w:rsid w:val="00331924"/>
    <w:rsid w:val="00331A51"/>
    <w:rsid w:val="00331AAD"/>
    <w:rsid w:val="00331B5F"/>
    <w:rsid w:val="00331C22"/>
    <w:rsid w:val="00331C48"/>
    <w:rsid w:val="00331CEA"/>
    <w:rsid w:val="00331E1C"/>
    <w:rsid w:val="00331F44"/>
    <w:rsid w:val="0033205E"/>
    <w:rsid w:val="003320A4"/>
    <w:rsid w:val="0033215B"/>
    <w:rsid w:val="0033216F"/>
    <w:rsid w:val="00332212"/>
    <w:rsid w:val="00332359"/>
    <w:rsid w:val="003324B6"/>
    <w:rsid w:val="003324BD"/>
    <w:rsid w:val="00332819"/>
    <w:rsid w:val="003328A1"/>
    <w:rsid w:val="00332971"/>
    <w:rsid w:val="00332987"/>
    <w:rsid w:val="00332A4B"/>
    <w:rsid w:val="00332AF0"/>
    <w:rsid w:val="00332B65"/>
    <w:rsid w:val="00332E36"/>
    <w:rsid w:val="00333036"/>
    <w:rsid w:val="00333191"/>
    <w:rsid w:val="00333409"/>
    <w:rsid w:val="003334C0"/>
    <w:rsid w:val="003334F9"/>
    <w:rsid w:val="00333544"/>
    <w:rsid w:val="00333616"/>
    <w:rsid w:val="0033361B"/>
    <w:rsid w:val="003337F1"/>
    <w:rsid w:val="00333843"/>
    <w:rsid w:val="00333948"/>
    <w:rsid w:val="0033395D"/>
    <w:rsid w:val="003339B3"/>
    <w:rsid w:val="00333AA4"/>
    <w:rsid w:val="00333D87"/>
    <w:rsid w:val="0033406A"/>
    <w:rsid w:val="003340AE"/>
    <w:rsid w:val="0033428C"/>
    <w:rsid w:val="003342DB"/>
    <w:rsid w:val="0033431E"/>
    <w:rsid w:val="00334324"/>
    <w:rsid w:val="003343D3"/>
    <w:rsid w:val="0033449F"/>
    <w:rsid w:val="003344D2"/>
    <w:rsid w:val="00334520"/>
    <w:rsid w:val="00334777"/>
    <w:rsid w:val="003347B4"/>
    <w:rsid w:val="0033480C"/>
    <w:rsid w:val="00334924"/>
    <w:rsid w:val="0033494B"/>
    <w:rsid w:val="00334C4F"/>
    <w:rsid w:val="00334CA0"/>
    <w:rsid w:val="00334FF3"/>
    <w:rsid w:val="00335024"/>
    <w:rsid w:val="00335109"/>
    <w:rsid w:val="00335187"/>
    <w:rsid w:val="003352A8"/>
    <w:rsid w:val="003352AA"/>
    <w:rsid w:val="003354A4"/>
    <w:rsid w:val="003354D3"/>
    <w:rsid w:val="00335518"/>
    <w:rsid w:val="00335614"/>
    <w:rsid w:val="00335692"/>
    <w:rsid w:val="0033570B"/>
    <w:rsid w:val="00335768"/>
    <w:rsid w:val="00335794"/>
    <w:rsid w:val="003358CA"/>
    <w:rsid w:val="00335948"/>
    <w:rsid w:val="003359E1"/>
    <w:rsid w:val="00335A6F"/>
    <w:rsid w:val="00335AB0"/>
    <w:rsid w:val="00335AC2"/>
    <w:rsid w:val="00335AD9"/>
    <w:rsid w:val="00335B17"/>
    <w:rsid w:val="00335B72"/>
    <w:rsid w:val="00335BDE"/>
    <w:rsid w:val="00335FCC"/>
    <w:rsid w:val="0033610F"/>
    <w:rsid w:val="00336177"/>
    <w:rsid w:val="003361C4"/>
    <w:rsid w:val="00336345"/>
    <w:rsid w:val="0033643C"/>
    <w:rsid w:val="00336520"/>
    <w:rsid w:val="00336553"/>
    <w:rsid w:val="003365AB"/>
    <w:rsid w:val="00336732"/>
    <w:rsid w:val="0033673C"/>
    <w:rsid w:val="00336975"/>
    <w:rsid w:val="00336B6A"/>
    <w:rsid w:val="00336BAF"/>
    <w:rsid w:val="00336DA3"/>
    <w:rsid w:val="00336DC1"/>
    <w:rsid w:val="00336DD2"/>
    <w:rsid w:val="00336F5D"/>
    <w:rsid w:val="00336FDA"/>
    <w:rsid w:val="00337168"/>
    <w:rsid w:val="00337247"/>
    <w:rsid w:val="00337286"/>
    <w:rsid w:val="003373E0"/>
    <w:rsid w:val="00337496"/>
    <w:rsid w:val="003374B0"/>
    <w:rsid w:val="00337549"/>
    <w:rsid w:val="003375D9"/>
    <w:rsid w:val="00337633"/>
    <w:rsid w:val="003379F3"/>
    <w:rsid w:val="00337DE4"/>
    <w:rsid w:val="00337E16"/>
    <w:rsid w:val="00337E4D"/>
    <w:rsid w:val="00337F1E"/>
    <w:rsid w:val="00337FE9"/>
    <w:rsid w:val="0034007E"/>
    <w:rsid w:val="003401F5"/>
    <w:rsid w:val="00340313"/>
    <w:rsid w:val="0034041D"/>
    <w:rsid w:val="0034042C"/>
    <w:rsid w:val="003404A0"/>
    <w:rsid w:val="00340617"/>
    <w:rsid w:val="00340704"/>
    <w:rsid w:val="00340736"/>
    <w:rsid w:val="00340795"/>
    <w:rsid w:val="00340ADF"/>
    <w:rsid w:val="00340CB5"/>
    <w:rsid w:val="00340D56"/>
    <w:rsid w:val="00340DD4"/>
    <w:rsid w:val="00340E53"/>
    <w:rsid w:val="00340FD7"/>
    <w:rsid w:val="00341051"/>
    <w:rsid w:val="003410FB"/>
    <w:rsid w:val="00341104"/>
    <w:rsid w:val="00341771"/>
    <w:rsid w:val="0034187A"/>
    <w:rsid w:val="003419F2"/>
    <w:rsid w:val="00341AAA"/>
    <w:rsid w:val="00341B0D"/>
    <w:rsid w:val="00341C76"/>
    <w:rsid w:val="00341CFD"/>
    <w:rsid w:val="00341DD8"/>
    <w:rsid w:val="00341F4C"/>
    <w:rsid w:val="00342172"/>
    <w:rsid w:val="00342193"/>
    <w:rsid w:val="003421F7"/>
    <w:rsid w:val="00342250"/>
    <w:rsid w:val="00342267"/>
    <w:rsid w:val="0034229C"/>
    <w:rsid w:val="003422B9"/>
    <w:rsid w:val="0034234A"/>
    <w:rsid w:val="003423B6"/>
    <w:rsid w:val="00342816"/>
    <w:rsid w:val="00342998"/>
    <w:rsid w:val="003429D3"/>
    <w:rsid w:val="00342A41"/>
    <w:rsid w:val="00342A59"/>
    <w:rsid w:val="00342A61"/>
    <w:rsid w:val="00342C3E"/>
    <w:rsid w:val="00342C70"/>
    <w:rsid w:val="00342D4D"/>
    <w:rsid w:val="00342F8F"/>
    <w:rsid w:val="003430E5"/>
    <w:rsid w:val="00343319"/>
    <w:rsid w:val="00343382"/>
    <w:rsid w:val="00343479"/>
    <w:rsid w:val="00343511"/>
    <w:rsid w:val="00343569"/>
    <w:rsid w:val="0034365F"/>
    <w:rsid w:val="00343718"/>
    <w:rsid w:val="0034378C"/>
    <w:rsid w:val="00343839"/>
    <w:rsid w:val="00343981"/>
    <w:rsid w:val="00343A76"/>
    <w:rsid w:val="00343AF2"/>
    <w:rsid w:val="00343F3D"/>
    <w:rsid w:val="00343F4C"/>
    <w:rsid w:val="003440A3"/>
    <w:rsid w:val="00344166"/>
    <w:rsid w:val="00344198"/>
    <w:rsid w:val="003441E2"/>
    <w:rsid w:val="00344247"/>
    <w:rsid w:val="0034437B"/>
    <w:rsid w:val="00344380"/>
    <w:rsid w:val="00344500"/>
    <w:rsid w:val="003445C2"/>
    <w:rsid w:val="00344851"/>
    <w:rsid w:val="00344A2E"/>
    <w:rsid w:val="00344C30"/>
    <w:rsid w:val="00344C77"/>
    <w:rsid w:val="00344D44"/>
    <w:rsid w:val="00344DD8"/>
    <w:rsid w:val="00344F11"/>
    <w:rsid w:val="00345057"/>
    <w:rsid w:val="00345181"/>
    <w:rsid w:val="00345361"/>
    <w:rsid w:val="003453D0"/>
    <w:rsid w:val="003457A4"/>
    <w:rsid w:val="00345922"/>
    <w:rsid w:val="003459AC"/>
    <w:rsid w:val="00345B45"/>
    <w:rsid w:val="00345C9C"/>
    <w:rsid w:val="00345CCA"/>
    <w:rsid w:val="00345CD1"/>
    <w:rsid w:val="00345D81"/>
    <w:rsid w:val="00345D96"/>
    <w:rsid w:val="00345DC2"/>
    <w:rsid w:val="00345DE6"/>
    <w:rsid w:val="00345FD6"/>
    <w:rsid w:val="00345FDB"/>
    <w:rsid w:val="00346212"/>
    <w:rsid w:val="00346359"/>
    <w:rsid w:val="00346818"/>
    <w:rsid w:val="00346846"/>
    <w:rsid w:val="00346AF9"/>
    <w:rsid w:val="00346B51"/>
    <w:rsid w:val="00346C24"/>
    <w:rsid w:val="00346F0D"/>
    <w:rsid w:val="00346FFA"/>
    <w:rsid w:val="0034704D"/>
    <w:rsid w:val="003473A8"/>
    <w:rsid w:val="003473B5"/>
    <w:rsid w:val="003473FA"/>
    <w:rsid w:val="00347411"/>
    <w:rsid w:val="0034741A"/>
    <w:rsid w:val="0034748A"/>
    <w:rsid w:val="003474B5"/>
    <w:rsid w:val="00347587"/>
    <w:rsid w:val="00347612"/>
    <w:rsid w:val="0034765C"/>
    <w:rsid w:val="003476AF"/>
    <w:rsid w:val="00347706"/>
    <w:rsid w:val="00347960"/>
    <w:rsid w:val="00347A25"/>
    <w:rsid w:val="00347A3A"/>
    <w:rsid w:val="00347ACA"/>
    <w:rsid w:val="00347DB6"/>
    <w:rsid w:val="00350052"/>
    <w:rsid w:val="003500E6"/>
    <w:rsid w:val="003500EA"/>
    <w:rsid w:val="003501C2"/>
    <w:rsid w:val="003501DB"/>
    <w:rsid w:val="0035027A"/>
    <w:rsid w:val="003502C7"/>
    <w:rsid w:val="0035034B"/>
    <w:rsid w:val="0035042D"/>
    <w:rsid w:val="003504EB"/>
    <w:rsid w:val="003505E9"/>
    <w:rsid w:val="003508C7"/>
    <w:rsid w:val="003508DE"/>
    <w:rsid w:val="0035097A"/>
    <w:rsid w:val="003509AA"/>
    <w:rsid w:val="00351243"/>
    <w:rsid w:val="003512F2"/>
    <w:rsid w:val="003513A8"/>
    <w:rsid w:val="003514A9"/>
    <w:rsid w:val="003516B1"/>
    <w:rsid w:val="00351919"/>
    <w:rsid w:val="0035196F"/>
    <w:rsid w:val="00351AD6"/>
    <w:rsid w:val="00351BBE"/>
    <w:rsid w:val="00351BC8"/>
    <w:rsid w:val="00351DA1"/>
    <w:rsid w:val="00351E63"/>
    <w:rsid w:val="00351ED2"/>
    <w:rsid w:val="00352410"/>
    <w:rsid w:val="003524BD"/>
    <w:rsid w:val="00352531"/>
    <w:rsid w:val="003525E6"/>
    <w:rsid w:val="0035268A"/>
    <w:rsid w:val="003526B9"/>
    <w:rsid w:val="003526FA"/>
    <w:rsid w:val="003526FC"/>
    <w:rsid w:val="003527E2"/>
    <w:rsid w:val="00352906"/>
    <w:rsid w:val="00352A51"/>
    <w:rsid w:val="00352C3C"/>
    <w:rsid w:val="00352E2E"/>
    <w:rsid w:val="00352F0A"/>
    <w:rsid w:val="003531A4"/>
    <w:rsid w:val="0035325D"/>
    <w:rsid w:val="00353396"/>
    <w:rsid w:val="003533E5"/>
    <w:rsid w:val="00353688"/>
    <w:rsid w:val="003538AA"/>
    <w:rsid w:val="00353C7D"/>
    <w:rsid w:val="00353E59"/>
    <w:rsid w:val="0035407D"/>
    <w:rsid w:val="0035409D"/>
    <w:rsid w:val="00354337"/>
    <w:rsid w:val="003544D5"/>
    <w:rsid w:val="0035459D"/>
    <w:rsid w:val="003545F5"/>
    <w:rsid w:val="00354641"/>
    <w:rsid w:val="0035494A"/>
    <w:rsid w:val="0035498A"/>
    <w:rsid w:val="00354A03"/>
    <w:rsid w:val="00354A4B"/>
    <w:rsid w:val="00354C85"/>
    <w:rsid w:val="00354EEB"/>
    <w:rsid w:val="00354F4E"/>
    <w:rsid w:val="00354FA3"/>
    <w:rsid w:val="00354FFD"/>
    <w:rsid w:val="00355480"/>
    <w:rsid w:val="0035549A"/>
    <w:rsid w:val="003557A5"/>
    <w:rsid w:val="003557E9"/>
    <w:rsid w:val="00355941"/>
    <w:rsid w:val="00355967"/>
    <w:rsid w:val="003559B2"/>
    <w:rsid w:val="00355A58"/>
    <w:rsid w:val="00355AC4"/>
    <w:rsid w:val="00355C60"/>
    <w:rsid w:val="00355D1D"/>
    <w:rsid w:val="00355D31"/>
    <w:rsid w:val="00355D82"/>
    <w:rsid w:val="00355DB2"/>
    <w:rsid w:val="00355E7F"/>
    <w:rsid w:val="00355EBB"/>
    <w:rsid w:val="0035614C"/>
    <w:rsid w:val="00356184"/>
    <w:rsid w:val="00356293"/>
    <w:rsid w:val="0035629E"/>
    <w:rsid w:val="003562E2"/>
    <w:rsid w:val="003562FE"/>
    <w:rsid w:val="00356374"/>
    <w:rsid w:val="00356397"/>
    <w:rsid w:val="003563E9"/>
    <w:rsid w:val="0035659F"/>
    <w:rsid w:val="003565B4"/>
    <w:rsid w:val="003566C3"/>
    <w:rsid w:val="003566C5"/>
    <w:rsid w:val="003566E4"/>
    <w:rsid w:val="00356927"/>
    <w:rsid w:val="00356B5A"/>
    <w:rsid w:val="00356B9D"/>
    <w:rsid w:val="00356BCC"/>
    <w:rsid w:val="00356C3A"/>
    <w:rsid w:val="00356E5F"/>
    <w:rsid w:val="00356F29"/>
    <w:rsid w:val="00356FA4"/>
    <w:rsid w:val="003571AF"/>
    <w:rsid w:val="00357357"/>
    <w:rsid w:val="00357868"/>
    <w:rsid w:val="003578CA"/>
    <w:rsid w:val="0035795F"/>
    <w:rsid w:val="00357AD5"/>
    <w:rsid w:val="00357C5D"/>
    <w:rsid w:val="00357CFB"/>
    <w:rsid w:val="00357E00"/>
    <w:rsid w:val="0036013A"/>
    <w:rsid w:val="00360161"/>
    <w:rsid w:val="00360286"/>
    <w:rsid w:val="003602ED"/>
    <w:rsid w:val="0036036F"/>
    <w:rsid w:val="0036043E"/>
    <w:rsid w:val="003604BC"/>
    <w:rsid w:val="00360598"/>
    <w:rsid w:val="003606B1"/>
    <w:rsid w:val="003606BB"/>
    <w:rsid w:val="00360816"/>
    <w:rsid w:val="003608E1"/>
    <w:rsid w:val="0036099E"/>
    <w:rsid w:val="00360D09"/>
    <w:rsid w:val="00360E66"/>
    <w:rsid w:val="00360E67"/>
    <w:rsid w:val="00360FD1"/>
    <w:rsid w:val="0036116E"/>
    <w:rsid w:val="003611A6"/>
    <w:rsid w:val="00361434"/>
    <w:rsid w:val="0036161F"/>
    <w:rsid w:val="0036171A"/>
    <w:rsid w:val="00361A06"/>
    <w:rsid w:val="00361AB7"/>
    <w:rsid w:val="00361AE1"/>
    <w:rsid w:val="00361B60"/>
    <w:rsid w:val="00361F28"/>
    <w:rsid w:val="00361F6B"/>
    <w:rsid w:val="00361FAC"/>
    <w:rsid w:val="00362118"/>
    <w:rsid w:val="003621CA"/>
    <w:rsid w:val="00362246"/>
    <w:rsid w:val="0036263E"/>
    <w:rsid w:val="003627C0"/>
    <w:rsid w:val="00362887"/>
    <w:rsid w:val="003628F5"/>
    <w:rsid w:val="00362905"/>
    <w:rsid w:val="00362C89"/>
    <w:rsid w:val="00362CA5"/>
    <w:rsid w:val="00362D84"/>
    <w:rsid w:val="00362ECC"/>
    <w:rsid w:val="003632DE"/>
    <w:rsid w:val="00363782"/>
    <w:rsid w:val="00363888"/>
    <w:rsid w:val="003638FC"/>
    <w:rsid w:val="00363F5C"/>
    <w:rsid w:val="00363FE9"/>
    <w:rsid w:val="00364274"/>
    <w:rsid w:val="0036438A"/>
    <w:rsid w:val="00364455"/>
    <w:rsid w:val="0036449E"/>
    <w:rsid w:val="003645E0"/>
    <w:rsid w:val="003647EA"/>
    <w:rsid w:val="0036488D"/>
    <w:rsid w:val="00364936"/>
    <w:rsid w:val="00364C1E"/>
    <w:rsid w:val="00364C4B"/>
    <w:rsid w:val="00364CBD"/>
    <w:rsid w:val="00364D87"/>
    <w:rsid w:val="00364DA7"/>
    <w:rsid w:val="00364EEA"/>
    <w:rsid w:val="0036503F"/>
    <w:rsid w:val="00365061"/>
    <w:rsid w:val="00365171"/>
    <w:rsid w:val="003652B5"/>
    <w:rsid w:val="00365403"/>
    <w:rsid w:val="00365BC4"/>
    <w:rsid w:val="00365D2C"/>
    <w:rsid w:val="00365F5C"/>
    <w:rsid w:val="003660BE"/>
    <w:rsid w:val="00366146"/>
    <w:rsid w:val="0036653C"/>
    <w:rsid w:val="0036656F"/>
    <w:rsid w:val="0036663C"/>
    <w:rsid w:val="003667A2"/>
    <w:rsid w:val="00366825"/>
    <w:rsid w:val="003669CA"/>
    <w:rsid w:val="00366A07"/>
    <w:rsid w:val="00366ABA"/>
    <w:rsid w:val="00366BCD"/>
    <w:rsid w:val="00366C3A"/>
    <w:rsid w:val="00366C7D"/>
    <w:rsid w:val="00366C82"/>
    <w:rsid w:val="00366DB6"/>
    <w:rsid w:val="00367056"/>
    <w:rsid w:val="00367225"/>
    <w:rsid w:val="0036725A"/>
    <w:rsid w:val="003672FF"/>
    <w:rsid w:val="003674FE"/>
    <w:rsid w:val="003675EB"/>
    <w:rsid w:val="003676FA"/>
    <w:rsid w:val="00367923"/>
    <w:rsid w:val="00367939"/>
    <w:rsid w:val="00367AB5"/>
    <w:rsid w:val="00367B93"/>
    <w:rsid w:val="00367B98"/>
    <w:rsid w:val="00367C1A"/>
    <w:rsid w:val="00367D61"/>
    <w:rsid w:val="00367DF8"/>
    <w:rsid w:val="0036EBAB"/>
    <w:rsid w:val="00370032"/>
    <w:rsid w:val="00370049"/>
    <w:rsid w:val="003700A3"/>
    <w:rsid w:val="0037010F"/>
    <w:rsid w:val="00370180"/>
    <w:rsid w:val="0037021A"/>
    <w:rsid w:val="003703D5"/>
    <w:rsid w:val="0037040D"/>
    <w:rsid w:val="003704BB"/>
    <w:rsid w:val="0037076A"/>
    <w:rsid w:val="0037091B"/>
    <w:rsid w:val="003709D6"/>
    <w:rsid w:val="00370A7C"/>
    <w:rsid w:val="00370AAF"/>
    <w:rsid w:val="00370B1B"/>
    <w:rsid w:val="00370DED"/>
    <w:rsid w:val="00370F5C"/>
    <w:rsid w:val="003711DB"/>
    <w:rsid w:val="00371235"/>
    <w:rsid w:val="003712ED"/>
    <w:rsid w:val="00371311"/>
    <w:rsid w:val="00371448"/>
    <w:rsid w:val="003715A9"/>
    <w:rsid w:val="0037163D"/>
    <w:rsid w:val="00371C6E"/>
    <w:rsid w:val="00371CF6"/>
    <w:rsid w:val="00371D17"/>
    <w:rsid w:val="00371FBE"/>
    <w:rsid w:val="00372064"/>
    <w:rsid w:val="00372079"/>
    <w:rsid w:val="0037220F"/>
    <w:rsid w:val="0037229E"/>
    <w:rsid w:val="00372376"/>
    <w:rsid w:val="003725B7"/>
    <w:rsid w:val="003725E6"/>
    <w:rsid w:val="00372709"/>
    <w:rsid w:val="00372722"/>
    <w:rsid w:val="00372891"/>
    <w:rsid w:val="003729EC"/>
    <w:rsid w:val="00372AB1"/>
    <w:rsid w:val="00372AC3"/>
    <w:rsid w:val="00372AD2"/>
    <w:rsid w:val="00372AD4"/>
    <w:rsid w:val="00372B04"/>
    <w:rsid w:val="00372B90"/>
    <w:rsid w:val="00372F3A"/>
    <w:rsid w:val="0037308F"/>
    <w:rsid w:val="0037314D"/>
    <w:rsid w:val="003735D1"/>
    <w:rsid w:val="00373607"/>
    <w:rsid w:val="00373663"/>
    <w:rsid w:val="00373691"/>
    <w:rsid w:val="003736BC"/>
    <w:rsid w:val="003736CD"/>
    <w:rsid w:val="00373777"/>
    <w:rsid w:val="003738B0"/>
    <w:rsid w:val="00373976"/>
    <w:rsid w:val="003739D6"/>
    <w:rsid w:val="00373B6E"/>
    <w:rsid w:val="00373C0D"/>
    <w:rsid w:val="00373CC5"/>
    <w:rsid w:val="00373D3D"/>
    <w:rsid w:val="00373EE8"/>
    <w:rsid w:val="00373FAE"/>
    <w:rsid w:val="00373FCC"/>
    <w:rsid w:val="00373FE5"/>
    <w:rsid w:val="00374074"/>
    <w:rsid w:val="003740C5"/>
    <w:rsid w:val="003740C9"/>
    <w:rsid w:val="00374102"/>
    <w:rsid w:val="0037413A"/>
    <w:rsid w:val="00374177"/>
    <w:rsid w:val="0037422A"/>
    <w:rsid w:val="0037424C"/>
    <w:rsid w:val="003742C0"/>
    <w:rsid w:val="00374528"/>
    <w:rsid w:val="003745EF"/>
    <w:rsid w:val="003746A9"/>
    <w:rsid w:val="003746AC"/>
    <w:rsid w:val="0037473F"/>
    <w:rsid w:val="003747AE"/>
    <w:rsid w:val="00374824"/>
    <w:rsid w:val="0037484F"/>
    <w:rsid w:val="00374940"/>
    <w:rsid w:val="00374A92"/>
    <w:rsid w:val="00374BBB"/>
    <w:rsid w:val="00374D33"/>
    <w:rsid w:val="00374DF0"/>
    <w:rsid w:val="00374FCD"/>
    <w:rsid w:val="00374FDE"/>
    <w:rsid w:val="00374FE5"/>
    <w:rsid w:val="00375013"/>
    <w:rsid w:val="00375094"/>
    <w:rsid w:val="0037513C"/>
    <w:rsid w:val="003751FA"/>
    <w:rsid w:val="00375276"/>
    <w:rsid w:val="003753AE"/>
    <w:rsid w:val="00375503"/>
    <w:rsid w:val="00375560"/>
    <w:rsid w:val="00375629"/>
    <w:rsid w:val="003758F6"/>
    <w:rsid w:val="00375917"/>
    <w:rsid w:val="0037593A"/>
    <w:rsid w:val="003759D2"/>
    <w:rsid w:val="00375A6E"/>
    <w:rsid w:val="00375A8F"/>
    <w:rsid w:val="00375B38"/>
    <w:rsid w:val="00375D12"/>
    <w:rsid w:val="00375D44"/>
    <w:rsid w:val="00375DB3"/>
    <w:rsid w:val="00375FE0"/>
    <w:rsid w:val="00376110"/>
    <w:rsid w:val="0037631E"/>
    <w:rsid w:val="0037637C"/>
    <w:rsid w:val="0037645D"/>
    <w:rsid w:val="003764E4"/>
    <w:rsid w:val="0037658D"/>
    <w:rsid w:val="00376683"/>
    <w:rsid w:val="00376865"/>
    <w:rsid w:val="00376A68"/>
    <w:rsid w:val="00376AF4"/>
    <w:rsid w:val="00376B21"/>
    <w:rsid w:val="00376BD9"/>
    <w:rsid w:val="00376DF5"/>
    <w:rsid w:val="003770B8"/>
    <w:rsid w:val="003772EF"/>
    <w:rsid w:val="003772F8"/>
    <w:rsid w:val="003773BE"/>
    <w:rsid w:val="003773E6"/>
    <w:rsid w:val="00377469"/>
    <w:rsid w:val="0037767C"/>
    <w:rsid w:val="003777FB"/>
    <w:rsid w:val="003778F0"/>
    <w:rsid w:val="0037791E"/>
    <w:rsid w:val="00377944"/>
    <w:rsid w:val="00377978"/>
    <w:rsid w:val="00377993"/>
    <w:rsid w:val="00377B13"/>
    <w:rsid w:val="00377B26"/>
    <w:rsid w:val="00377BEA"/>
    <w:rsid w:val="00377C5A"/>
    <w:rsid w:val="00377C6B"/>
    <w:rsid w:val="00377D23"/>
    <w:rsid w:val="00377D66"/>
    <w:rsid w:val="00377E00"/>
    <w:rsid w:val="00380172"/>
    <w:rsid w:val="00380255"/>
    <w:rsid w:val="003802AF"/>
    <w:rsid w:val="003802CC"/>
    <w:rsid w:val="0038066A"/>
    <w:rsid w:val="003806C3"/>
    <w:rsid w:val="0038079A"/>
    <w:rsid w:val="003808DD"/>
    <w:rsid w:val="00380AE5"/>
    <w:rsid w:val="00380CF6"/>
    <w:rsid w:val="0038132E"/>
    <w:rsid w:val="0038141E"/>
    <w:rsid w:val="003815DA"/>
    <w:rsid w:val="003816A9"/>
    <w:rsid w:val="0038173E"/>
    <w:rsid w:val="003817B4"/>
    <w:rsid w:val="003819CB"/>
    <w:rsid w:val="00381B20"/>
    <w:rsid w:val="00381DB5"/>
    <w:rsid w:val="00381F09"/>
    <w:rsid w:val="003820FF"/>
    <w:rsid w:val="00382107"/>
    <w:rsid w:val="003822B5"/>
    <w:rsid w:val="003822DF"/>
    <w:rsid w:val="00382640"/>
    <w:rsid w:val="0038269A"/>
    <w:rsid w:val="003828F3"/>
    <w:rsid w:val="00382B44"/>
    <w:rsid w:val="00382C35"/>
    <w:rsid w:val="00382C9F"/>
    <w:rsid w:val="00382CE1"/>
    <w:rsid w:val="00382DEF"/>
    <w:rsid w:val="00382EDE"/>
    <w:rsid w:val="00382F28"/>
    <w:rsid w:val="0038333F"/>
    <w:rsid w:val="003833CD"/>
    <w:rsid w:val="003835AF"/>
    <w:rsid w:val="003837BE"/>
    <w:rsid w:val="003837E6"/>
    <w:rsid w:val="00383A69"/>
    <w:rsid w:val="00383BA4"/>
    <w:rsid w:val="00383BD7"/>
    <w:rsid w:val="00383C28"/>
    <w:rsid w:val="00383CDE"/>
    <w:rsid w:val="00383DAD"/>
    <w:rsid w:val="0038405B"/>
    <w:rsid w:val="003840BA"/>
    <w:rsid w:val="003840C1"/>
    <w:rsid w:val="003840E6"/>
    <w:rsid w:val="0038414C"/>
    <w:rsid w:val="003842CE"/>
    <w:rsid w:val="003843C1"/>
    <w:rsid w:val="003846DD"/>
    <w:rsid w:val="0038472C"/>
    <w:rsid w:val="00384848"/>
    <w:rsid w:val="0038484D"/>
    <w:rsid w:val="0038488F"/>
    <w:rsid w:val="003848E1"/>
    <w:rsid w:val="003848FD"/>
    <w:rsid w:val="0038498E"/>
    <w:rsid w:val="00384DE5"/>
    <w:rsid w:val="003852CD"/>
    <w:rsid w:val="00385300"/>
    <w:rsid w:val="0038531B"/>
    <w:rsid w:val="003853F0"/>
    <w:rsid w:val="003853F8"/>
    <w:rsid w:val="0038552C"/>
    <w:rsid w:val="0038554D"/>
    <w:rsid w:val="00385774"/>
    <w:rsid w:val="0038577A"/>
    <w:rsid w:val="003858BE"/>
    <w:rsid w:val="003858D4"/>
    <w:rsid w:val="00385A08"/>
    <w:rsid w:val="00385A3C"/>
    <w:rsid w:val="00385C29"/>
    <w:rsid w:val="00385D70"/>
    <w:rsid w:val="00385D91"/>
    <w:rsid w:val="00385E7F"/>
    <w:rsid w:val="00385E81"/>
    <w:rsid w:val="00385FAC"/>
    <w:rsid w:val="00385FDB"/>
    <w:rsid w:val="003860BC"/>
    <w:rsid w:val="003860FC"/>
    <w:rsid w:val="00386147"/>
    <w:rsid w:val="003861E0"/>
    <w:rsid w:val="003863BD"/>
    <w:rsid w:val="00386428"/>
    <w:rsid w:val="0038643D"/>
    <w:rsid w:val="003865B6"/>
    <w:rsid w:val="00386726"/>
    <w:rsid w:val="003868B8"/>
    <w:rsid w:val="00386934"/>
    <w:rsid w:val="00386959"/>
    <w:rsid w:val="0038698D"/>
    <w:rsid w:val="00386AB4"/>
    <w:rsid w:val="00386BE8"/>
    <w:rsid w:val="00386C9E"/>
    <w:rsid w:val="00386EDC"/>
    <w:rsid w:val="00386F23"/>
    <w:rsid w:val="00386F68"/>
    <w:rsid w:val="0038707A"/>
    <w:rsid w:val="003871A3"/>
    <w:rsid w:val="003871D2"/>
    <w:rsid w:val="00387371"/>
    <w:rsid w:val="003874A6"/>
    <w:rsid w:val="003875D0"/>
    <w:rsid w:val="003875D6"/>
    <w:rsid w:val="003877AE"/>
    <w:rsid w:val="003877E9"/>
    <w:rsid w:val="003877F5"/>
    <w:rsid w:val="00387837"/>
    <w:rsid w:val="00387B98"/>
    <w:rsid w:val="00387C31"/>
    <w:rsid w:val="00387D74"/>
    <w:rsid w:val="00387FCA"/>
    <w:rsid w:val="003900BE"/>
    <w:rsid w:val="00390108"/>
    <w:rsid w:val="00390186"/>
    <w:rsid w:val="003904E9"/>
    <w:rsid w:val="00390703"/>
    <w:rsid w:val="003907B4"/>
    <w:rsid w:val="00390864"/>
    <w:rsid w:val="003908D1"/>
    <w:rsid w:val="00390A90"/>
    <w:rsid w:val="00390AA9"/>
    <w:rsid w:val="00390AE1"/>
    <w:rsid w:val="00390D8A"/>
    <w:rsid w:val="00390E2A"/>
    <w:rsid w:val="00390F30"/>
    <w:rsid w:val="0039101A"/>
    <w:rsid w:val="0039112F"/>
    <w:rsid w:val="003911F8"/>
    <w:rsid w:val="0039151E"/>
    <w:rsid w:val="00391566"/>
    <w:rsid w:val="00391774"/>
    <w:rsid w:val="00391791"/>
    <w:rsid w:val="003917EA"/>
    <w:rsid w:val="003917EF"/>
    <w:rsid w:val="00391A14"/>
    <w:rsid w:val="00391AEB"/>
    <w:rsid w:val="00391AF9"/>
    <w:rsid w:val="00391BB9"/>
    <w:rsid w:val="00391D00"/>
    <w:rsid w:val="00391F49"/>
    <w:rsid w:val="00391F5E"/>
    <w:rsid w:val="0039216D"/>
    <w:rsid w:val="003921A0"/>
    <w:rsid w:val="003921A7"/>
    <w:rsid w:val="003922BA"/>
    <w:rsid w:val="003923C5"/>
    <w:rsid w:val="003924A9"/>
    <w:rsid w:val="00392863"/>
    <w:rsid w:val="00392B83"/>
    <w:rsid w:val="00392E38"/>
    <w:rsid w:val="0039300B"/>
    <w:rsid w:val="003930B5"/>
    <w:rsid w:val="003933E1"/>
    <w:rsid w:val="0039343A"/>
    <w:rsid w:val="00393557"/>
    <w:rsid w:val="00393589"/>
    <w:rsid w:val="003935B3"/>
    <w:rsid w:val="00393708"/>
    <w:rsid w:val="0039378F"/>
    <w:rsid w:val="00393800"/>
    <w:rsid w:val="00393A5A"/>
    <w:rsid w:val="00393AB1"/>
    <w:rsid w:val="00393CB8"/>
    <w:rsid w:val="00393CBF"/>
    <w:rsid w:val="00393D4B"/>
    <w:rsid w:val="00393D8D"/>
    <w:rsid w:val="00393DF3"/>
    <w:rsid w:val="003941A2"/>
    <w:rsid w:val="003941AE"/>
    <w:rsid w:val="003941C8"/>
    <w:rsid w:val="00394227"/>
    <w:rsid w:val="0039439A"/>
    <w:rsid w:val="0039453C"/>
    <w:rsid w:val="0039458E"/>
    <w:rsid w:val="003945CA"/>
    <w:rsid w:val="003946DB"/>
    <w:rsid w:val="00394727"/>
    <w:rsid w:val="003948B0"/>
    <w:rsid w:val="003949C7"/>
    <w:rsid w:val="00394A5E"/>
    <w:rsid w:val="00394AEC"/>
    <w:rsid w:val="00394BB1"/>
    <w:rsid w:val="00394C1F"/>
    <w:rsid w:val="00394D04"/>
    <w:rsid w:val="00395049"/>
    <w:rsid w:val="00395235"/>
    <w:rsid w:val="00395336"/>
    <w:rsid w:val="00395371"/>
    <w:rsid w:val="00395713"/>
    <w:rsid w:val="00395737"/>
    <w:rsid w:val="003959C1"/>
    <w:rsid w:val="00395A0B"/>
    <w:rsid w:val="00395AFE"/>
    <w:rsid w:val="00395B34"/>
    <w:rsid w:val="00395B9E"/>
    <w:rsid w:val="00395DA9"/>
    <w:rsid w:val="00396053"/>
    <w:rsid w:val="003961D6"/>
    <w:rsid w:val="00396225"/>
    <w:rsid w:val="0039627B"/>
    <w:rsid w:val="003962C7"/>
    <w:rsid w:val="0039637C"/>
    <w:rsid w:val="003963EC"/>
    <w:rsid w:val="0039683D"/>
    <w:rsid w:val="00396A65"/>
    <w:rsid w:val="00396AE7"/>
    <w:rsid w:val="00396AFF"/>
    <w:rsid w:val="00396B32"/>
    <w:rsid w:val="00396DB4"/>
    <w:rsid w:val="00396E68"/>
    <w:rsid w:val="00396E91"/>
    <w:rsid w:val="00396F0A"/>
    <w:rsid w:val="00396FC7"/>
    <w:rsid w:val="0039703E"/>
    <w:rsid w:val="00397116"/>
    <w:rsid w:val="0039722A"/>
    <w:rsid w:val="0039723E"/>
    <w:rsid w:val="003972F4"/>
    <w:rsid w:val="003975F0"/>
    <w:rsid w:val="003976A0"/>
    <w:rsid w:val="00397718"/>
    <w:rsid w:val="0039778E"/>
    <w:rsid w:val="00397875"/>
    <w:rsid w:val="0039789D"/>
    <w:rsid w:val="003978A2"/>
    <w:rsid w:val="003978EF"/>
    <w:rsid w:val="00397957"/>
    <w:rsid w:val="00397BDD"/>
    <w:rsid w:val="00397C05"/>
    <w:rsid w:val="003A00B2"/>
    <w:rsid w:val="003A00DA"/>
    <w:rsid w:val="003A018D"/>
    <w:rsid w:val="003A0258"/>
    <w:rsid w:val="003A025B"/>
    <w:rsid w:val="003A02AE"/>
    <w:rsid w:val="003A0314"/>
    <w:rsid w:val="003A0320"/>
    <w:rsid w:val="003A03E4"/>
    <w:rsid w:val="003A048D"/>
    <w:rsid w:val="003A04D4"/>
    <w:rsid w:val="003A061A"/>
    <w:rsid w:val="003A07CE"/>
    <w:rsid w:val="003A0A9E"/>
    <w:rsid w:val="003A0B78"/>
    <w:rsid w:val="003A0BFC"/>
    <w:rsid w:val="003A0C34"/>
    <w:rsid w:val="003A0D0D"/>
    <w:rsid w:val="003A0DD2"/>
    <w:rsid w:val="003A0DED"/>
    <w:rsid w:val="003A1039"/>
    <w:rsid w:val="003A1054"/>
    <w:rsid w:val="003A1195"/>
    <w:rsid w:val="003A119C"/>
    <w:rsid w:val="003A1421"/>
    <w:rsid w:val="003A148E"/>
    <w:rsid w:val="003A150E"/>
    <w:rsid w:val="003A18E7"/>
    <w:rsid w:val="003A19C4"/>
    <w:rsid w:val="003A19C9"/>
    <w:rsid w:val="003A19D1"/>
    <w:rsid w:val="003A1B2A"/>
    <w:rsid w:val="003A1B31"/>
    <w:rsid w:val="003A1B88"/>
    <w:rsid w:val="003A1BC3"/>
    <w:rsid w:val="003A1D26"/>
    <w:rsid w:val="003A1D94"/>
    <w:rsid w:val="003A1DB6"/>
    <w:rsid w:val="003A1DFB"/>
    <w:rsid w:val="003A1E99"/>
    <w:rsid w:val="003A1ED9"/>
    <w:rsid w:val="003A1F04"/>
    <w:rsid w:val="003A210B"/>
    <w:rsid w:val="003A2112"/>
    <w:rsid w:val="003A21DD"/>
    <w:rsid w:val="003A25EE"/>
    <w:rsid w:val="003A2795"/>
    <w:rsid w:val="003A2982"/>
    <w:rsid w:val="003A2B2B"/>
    <w:rsid w:val="003A2C70"/>
    <w:rsid w:val="003A2E3B"/>
    <w:rsid w:val="003A30CD"/>
    <w:rsid w:val="003A340A"/>
    <w:rsid w:val="003A345B"/>
    <w:rsid w:val="003A34FA"/>
    <w:rsid w:val="003A35B8"/>
    <w:rsid w:val="003A3603"/>
    <w:rsid w:val="003A36A8"/>
    <w:rsid w:val="003A372D"/>
    <w:rsid w:val="003A3738"/>
    <w:rsid w:val="003A379E"/>
    <w:rsid w:val="003A38B6"/>
    <w:rsid w:val="003A3942"/>
    <w:rsid w:val="003A398C"/>
    <w:rsid w:val="003A3A47"/>
    <w:rsid w:val="003A3A66"/>
    <w:rsid w:val="003A3A6D"/>
    <w:rsid w:val="003A3B09"/>
    <w:rsid w:val="003A3B80"/>
    <w:rsid w:val="003A3C13"/>
    <w:rsid w:val="003A3DAD"/>
    <w:rsid w:val="003A3E73"/>
    <w:rsid w:val="003A419A"/>
    <w:rsid w:val="003A429A"/>
    <w:rsid w:val="003A43E7"/>
    <w:rsid w:val="003A44A1"/>
    <w:rsid w:val="003A4565"/>
    <w:rsid w:val="003A4948"/>
    <w:rsid w:val="003A4A5B"/>
    <w:rsid w:val="003A4ADE"/>
    <w:rsid w:val="003A4AED"/>
    <w:rsid w:val="003A4CB8"/>
    <w:rsid w:val="003A4EA3"/>
    <w:rsid w:val="003A4EC9"/>
    <w:rsid w:val="003A4F30"/>
    <w:rsid w:val="003A4F31"/>
    <w:rsid w:val="003A4F37"/>
    <w:rsid w:val="003A4F4D"/>
    <w:rsid w:val="003A5008"/>
    <w:rsid w:val="003A5135"/>
    <w:rsid w:val="003A5272"/>
    <w:rsid w:val="003A5362"/>
    <w:rsid w:val="003A5532"/>
    <w:rsid w:val="003A55E4"/>
    <w:rsid w:val="003A57EC"/>
    <w:rsid w:val="003A5944"/>
    <w:rsid w:val="003A5A5A"/>
    <w:rsid w:val="003A5AB2"/>
    <w:rsid w:val="003A5AB8"/>
    <w:rsid w:val="003A5ACC"/>
    <w:rsid w:val="003A5C5A"/>
    <w:rsid w:val="003A5E77"/>
    <w:rsid w:val="003A5EE8"/>
    <w:rsid w:val="003A608B"/>
    <w:rsid w:val="003A620C"/>
    <w:rsid w:val="003A6236"/>
    <w:rsid w:val="003A625F"/>
    <w:rsid w:val="003A62F6"/>
    <w:rsid w:val="003A63CF"/>
    <w:rsid w:val="003A6435"/>
    <w:rsid w:val="003A6443"/>
    <w:rsid w:val="003A6516"/>
    <w:rsid w:val="003A6545"/>
    <w:rsid w:val="003A655C"/>
    <w:rsid w:val="003A6569"/>
    <w:rsid w:val="003A65AC"/>
    <w:rsid w:val="003A6630"/>
    <w:rsid w:val="003A6711"/>
    <w:rsid w:val="003A671B"/>
    <w:rsid w:val="003A68A9"/>
    <w:rsid w:val="003A68B0"/>
    <w:rsid w:val="003A6936"/>
    <w:rsid w:val="003A6C79"/>
    <w:rsid w:val="003A6C7B"/>
    <w:rsid w:val="003A6CF4"/>
    <w:rsid w:val="003A6E8F"/>
    <w:rsid w:val="003A70A3"/>
    <w:rsid w:val="003A7136"/>
    <w:rsid w:val="003A715D"/>
    <w:rsid w:val="003A719A"/>
    <w:rsid w:val="003A7282"/>
    <w:rsid w:val="003A72F1"/>
    <w:rsid w:val="003A7327"/>
    <w:rsid w:val="003A750F"/>
    <w:rsid w:val="003A7532"/>
    <w:rsid w:val="003A78D6"/>
    <w:rsid w:val="003A7909"/>
    <w:rsid w:val="003A7956"/>
    <w:rsid w:val="003A7988"/>
    <w:rsid w:val="003A7A28"/>
    <w:rsid w:val="003A7AD6"/>
    <w:rsid w:val="003A7C81"/>
    <w:rsid w:val="003A7D7E"/>
    <w:rsid w:val="003A7E40"/>
    <w:rsid w:val="003B01DF"/>
    <w:rsid w:val="003B032E"/>
    <w:rsid w:val="003B0394"/>
    <w:rsid w:val="003B0419"/>
    <w:rsid w:val="003B047D"/>
    <w:rsid w:val="003B05C9"/>
    <w:rsid w:val="003B0627"/>
    <w:rsid w:val="003B071B"/>
    <w:rsid w:val="003B0762"/>
    <w:rsid w:val="003B07D2"/>
    <w:rsid w:val="003B0851"/>
    <w:rsid w:val="003B0982"/>
    <w:rsid w:val="003B0AD8"/>
    <w:rsid w:val="003B0C25"/>
    <w:rsid w:val="003B0DC4"/>
    <w:rsid w:val="003B0E19"/>
    <w:rsid w:val="003B0E5D"/>
    <w:rsid w:val="003B0E7B"/>
    <w:rsid w:val="003B1299"/>
    <w:rsid w:val="003B12F1"/>
    <w:rsid w:val="003B1585"/>
    <w:rsid w:val="003B15A1"/>
    <w:rsid w:val="003B1A48"/>
    <w:rsid w:val="003B1B9E"/>
    <w:rsid w:val="003B1BA4"/>
    <w:rsid w:val="003B1C4A"/>
    <w:rsid w:val="003B1C6F"/>
    <w:rsid w:val="003B1D23"/>
    <w:rsid w:val="003B1D7A"/>
    <w:rsid w:val="003B1E60"/>
    <w:rsid w:val="003B1EA5"/>
    <w:rsid w:val="003B1F12"/>
    <w:rsid w:val="003B2037"/>
    <w:rsid w:val="003B2061"/>
    <w:rsid w:val="003B20A0"/>
    <w:rsid w:val="003B20BF"/>
    <w:rsid w:val="003B22A0"/>
    <w:rsid w:val="003B244C"/>
    <w:rsid w:val="003B2462"/>
    <w:rsid w:val="003B24F6"/>
    <w:rsid w:val="003B2526"/>
    <w:rsid w:val="003B254A"/>
    <w:rsid w:val="003B2643"/>
    <w:rsid w:val="003B2693"/>
    <w:rsid w:val="003B26F5"/>
    <w:rsid w:val="003B2B0B"/>
    <w:rsid w:val="003B2B1A"/>
    <w:rsid w:val="003B2B4F"/>
    <w:rsid w:val="003B2BC5"/>
    <w:rsid w:val="003B2C1D"/>
    <w:rsid w:val="003B2D5A"/>
    <w:rsid w:val="003B2F36"/>
    <w:rsid w:val="003B2F71"/>
    <w:rsid w:val="003B2FD7"/>
    <w:rsid w:val="003B30F3"/>
    <w:rsid w:val="003B3183"/>
    <w:rsid w:val="003B34AD"/>
    <w:rsid w:val="003B34F6"/>
    <w:rsid w:val="003B398A"/>
    <w:rsid w:val="003B3A46"/>
    <w:rsid w:val="003B3BBD"/>
    <w:rsid w:val="003B3DC0"/>
    <w:rsid w:val="003B3FAF"/>
    <w:rsid w:val="003B40E2"/>
    <w:rsid w:val="003B4123"/>
    <w:rsid w:val="003B4196"/>
    <w:rsid w:val="003B4273"/>
    <w:rsid w:val="003B45C6"/>
    <w:rsid w:val="003B46BD"/>
    <w:rsid w:val="003B473A"/>
    <w:rsid w:val="003B4882"/>
    <w:rsid w:val="003B49C9"/>
    <w:rsid w:val="003B49E4"/>
    <w:rsid w:val="003B4BFF"/>
    <w:rsid w:val="003B4C1C"/>
    <w:rsid w:val="003B50E0"/>
    <w:rsid w:val="003B51AC"/>
    <w:rsid w:val="003B526A"/>
    <w:rsid w:val="003B5294"/>
    <w:rsid w:val="003B5358"/>
    <w:rsid w:val="003B53B6"/>
    <w:rsid w:val="003B548F"/>
    <w:rsid w:val="003B5550"/>
    <w:rsid w:val="003B55B1"/>
    <w:rsid w:val="003B5691"/>
    <w:rsid w:val="003B57B9"/>
    <w:rsid w:val="003B57FC"/>
    <w:rsid w:val="003B5964"/>
    <w:rsid w:val="003B5CB2"/>
    <w:rsid w:val="003B5CF0"/>
    <w:rsid w:val="003B5D5C"/>
    <w:rsid w:val="003B5DED"/>
    <w:rsid w:val="003B6029"/>
    <w:rsid w:val="003B6035"/>
    <w:rsid w:val="003B62D8"/>
    <w:rsid w:val="003B62EB"/>
    <w:rsid w:val="003B64BB"/>
    <w:rsid w:val="003B653D"/>
    <w:rsid w:val="003B67C7"/>
    <w:rsid w:val="003B67E6"/>
    <w:rsid w:val="003B6A98"/>
    <w:rsid w:val="003B6D06"/>
    <w:rsid w:val="003B6D1B"/>
    <w:rsid w:val="003B6D3B"/>
    <w:rsid w:val="003B6D6C"/>
    <w:rsid w:val="003B6E10"/>
    <w:rsid w:val="003B6EE3"/>
    <w:rsid w:val="003B6F9D"/>
    <w:rsid w:val="003B7033"/>
    <w:rsid w:val="003B71CA"/>
    <w:rsid w:val="003B72D1"/>
    <w:rsid w:val="003B7477"/>
    <w:rsid w:val="003B74C2"/>
    <w:rsid w:val="003B781C"/>
    <w:rsid w:val="003B79FA"/>
    <w:rsid w:val="003B7B25"/>
    <w:rsid w:val="003B7B82"/>
    <w:rsid w:val="003B7BA3"/>
    <w:rsid w:val="003B7C1D"/>
    <w:rsid w:val="003B7C1E"/>
    <w:rsid w:val="003B7C99"/>
    <w:rsid w:val="003B7D5E"/>
    <w:rsid w:val="003B7FBC"/>
    <w:rsid w:val="003C0180"/>
    <w:rsid w:val="003C01F7"/>
    <w:rsid w:val="003C0214"/>
    <w:rsid w:val="003C021C"/>
    <w:rsid w:val="003C0261"/>
    <w:rsid w:val="003C038B"/>
    <w:rsid w:val="003C03F1"/>
    <w:rsid w:val="003C048E"/>
    <w:rsid w:val="003C0504"/>
    <w:rsid w:val="003C06E7"/>
    <w:rsid w:val="003C0779"/>
    <w:rsid w:val="003C078A"/>
    <w:rsid w:val="003C0A40"/>
    <w:rsid w:val="003C0ACA"/>
    <w:rsid w:val="003C0B0E"/>
    <w:rsid w:val="003C0C03"/>
    <w:rsid w:val="003C1169"/>
    <w:rsid w:val="003C12A6"/>
    <w:rsid w:val="003C13A5"/>
    <w:rsid w:val="003C1433"/>
    <w:rsid w:val="003C1563"/>
    <w:rsid w:val="003C1586"/>
    <w:rsid w:val="003C1629"/>
    <w:rsid w:val="003C1643"/>
    <w:rsid w:val="003C16E6"/>
    <w:rsid w:val="003C186C"/>
    <w:rsid w:val="003C1995"/>
    <w:rsid w:val="003C1A76"/>
    <w:rsid w:val="003C1B07"/>
    <w:rsid w:val="003C1C46"/>
    <w:rsid w:val="003C1C62"/>
    <w:rsid w:val="003C1C75"/>
    <w:rsid w:val="003C1CB1"/>
    <w:rsid w:val="003C1DC9"/>
    <w:rsid w:val="003C20AB"/>
    <w:rsid w:val="003C22ED"/>
    <w:rsid w:val="003C23B2"/>
    <w:rsid w:val="003C24AB"/>
    <w:rsid w:val="003C26F7"/>
    <w:rsid w:val="003C2731"/>
    <w:rsid w:val="003C2923"/>
    <w:rsid w:val="003C292D"/>
    <w:rsid w:val="003C2965"/>
    <w:rsid w:val="003C299D"/>
    <w:rsid w:val="003C2BF1"/>
    <w:rsid w:val="003C2D56"/>
    <w:rsid w:val="003C2EDC"/>
    <w:rsid w:val="003C2F89"/>
    <w:rsid w:val="003C301A"/>
    <w:rsid w:val="003C303D"/>
    <w:rsid w:val="003C356E"/>
    <w:rsid w:val="003C3708"/>
    <w:rsid w:val="003C38CB"/>
    <w:rsid w:val="003C3945"/>
    <w:rsid w:val="003C39CF"/>
    <w:rsid w:val="003C3D38"/>
    <w:rsid w:val="003C4005"/>
    <w:rsid w:val="003C42F3"/>
    <w:rsid w:val="003C4307"/>
    <w:rsid w:val="003C452E"/>
    <w:rsid w:val="003C45E8"/>
    <w:rsid w:val="003C4638"/>
    <w:rsid w:val="003C467E"/>
    <w:rsid w:val="003C46C3"/>
    <w:rsid w:val="003C46CF"/>
    <w:rsid w:val="003C4741"/>
    <w:rsid w:val="003C4B13"/>
    <w:rsid w:val="003C4C61"/>
    <w:rsid w:val="003C4C76"/>
    <w:rsid w:val="003C4CA3"/>
    <w:rsid w:val="003C4D83"/>
    <w:rsid w:val="003C50CB"/>
    <w:rsid w:val="003C5119"/>
    <w:rsid w:val="003C521F"/>
    <w:rsid w:val="003C5444"/>
    <w:rsid w:val="003C5494"/>
    <w:rsid w:val="003C587A"/>
    <w:rsid w:val="003C5932"/>
    <w:rsid w:val="003C5BCB"/>
    <w:rsid w:val="003C5DC6"/>
    <w:rsid w:val="003C5E01"/>
    <w:rsid w:val="003C606A"/>
    <w:rsid w:val="003C620E"/>
    <w:rsid w:val="003C621C"/>
    <w:rsid w:val="003C633B"/>
    <w:rsid w:val="003C6431"/>
    <w:rsid w:val="003C681D"/>
    <w:rsid w:val="003C698C"/>
    <w:rsid w:val="003C6D7D"/>
    <w:rsid w:val="003C6DFF"/>
    <w:rsid w:val="003C6E29"/>
    <w:rsid w:val="003C6EBD"/>
    <w:rsid w:val="003C6EDF"/>
    <w:rsid w:val="003C6FED"/>
    <w:rsid w:val="003C7079"/>
    <w:rsid w:val="003C7197"/>
    <w:rsid w:val="003C71A5"/>
    <w:rsid w:val="003C726A"/>
    <w:rsid w:val="003C72AF"/>
    <w:rsid w:val="003C72E8"/>
    <w:rsid w:val="003C74DB"/>
    <w:rsid w:val="003C768F"/>
    <w:rsid w:val="003C77F1"/>
    <w:rsid w:val="003C7800"/>
    <w:rsid w:val="003C7AC2"/>
    <w:rsid w:val="003C7AFD"/>
    <w:rsid w:val="003C7B75"/>
    <w:rsid w:val="003D0012"/>
    <w:rsid w:val="003D0016"/>
    <w:rsid w:val="003D042E"/>
    <w:rsid w:val="003D0453"/>
    <w:rsid w:val="003D045D"/>
    <w:rsid w:val="003D06E7"/>
    <w:rsid w:val="003D09B4"/>
    <w:rsid w:val="003D0AE5"/>
    <w:rsid w:val="003D0B83"/>
    <w:rsid w:val="003D0BCD"/>
    <w:rsid w:val="003D0CEF"/>
    <w:rsid w:val="003D0D04"/>
    <w:rsid w:val="003D1091"/>
    <w:rsid w:val="003D10C7"/>
    <w:rsid w:val="003D12C0"/>
    <w:rsid w:val="003D13B9"/>
    <w:rsid w:val="003D156C"/>
    <w:rsid w:val="003D1575"/>
    <w:rsid w:val="003D1602"/>
    <w:rsid w:val="003D16EA"/>
    <w:rsid w:val="003D171B"/>
    <w:rsid w:val="003D1B10"/>
    <w:rsid w:val="003D1B6F"/>
    <w:rsid w:val="003D1CF3"/>
    <w:rsid w:val="003D1D64"/>
    <w:rsid w:val="003D1D9D"/>
    <w:rsid w:val="003D1E35"/>
    <w:rsid w:val="003D1E81"/>
    <w:rsid w:val="003D1F13"/>
    <w:rsid w:val="003D1F56"/>
    <w:rsid w:val="003D2065"/>
    <w:rsid w:val="003D20D7"/>
    <w:rsid w:val="003D2163"/>
    <w:rsid w:val="003D22F2"/>
    <w:rsid w:val="003D2303"/>
    <w:rsid w:val="003D24CC"/>
    <w:rsid w:val="003D292F"/>
    <w:rsid w:val="003D29E2"/>
    <w:rsid w:val="003D2B66"/>
    <w:rsid w:val="003D2C03"/>
    <w:rsid w:val="003D2E39"/>
    <w:rsid w:val="003D2ECA"/>
    <w:rsid w:val="003D321D"/>
    <w:rsid w:val="003D324F"/>
    <w:rsid w:val="003D34FD"/>
    <w:rsid w:val="003D3737"/>
    <w:rsid w:val="003D3879"/>
    <w:rsid w:val="003D387B"/>
    <w:rsid w:val="003D3975"/>
    <w:rsid w:val="003D3986"/>
    <w:rsid w:val="003D3A30"/>
    <w:rsid w:val="003D3A45"/>
    <w:rsid w:val="003D3DA1"/>
    <w:rsid w:val="003D3FB6"/>
    <w:rsid w:val="003D40CD"/>
    <w:rsid w:val="003D417F"/>
    <w:rsid w:val="003D440B"/>
    <w:rsid w:val="003D4541"/>
    <w:rsid w:val="003D46C4"/>
    <w:rsid w:val="003D4859"/>
    <w:rsid w:val="003D48EB"/>
    <w:rsid w:val="003D492F"/>
    <w:rsid w:val="003D4A7A"/>
    <w:rsid w:val="003D4A8F"/>
    <w:rsid w:val="003D4B94"/>
    <w:rsid w:val="003D4E1D"/>
    <w:rsid w:val="003D4F70"/>
    <w:rsid w:val="003D4F8F"/>
    <w:rsid w:val="003D4F97"/>
    <w:rsid w:val="003D4FA5"/>
    <w:rsid w:val="003D4FA7"/>
    <w:rsid w:val="003D4FEA"/>
    <w:rsid w:val="003D50D3"/>
    <w:rsid w:val="003D512B"/>
    <w:rsid w:val="003D5175"/>
    <w:rsid w:val="003D5341"/>
    <w:rsid w:val="003D54C2"/>
    <w:rsid w:val="003D55AB"/>
    <w:rsid w:val="003D564F"/>
    <w:rsid w:val="003D57D2"/>
    <w:rsid w:val="003D582C"/>
    <w:rsid w:val="003D5A30"/>
    <w:rsid w:val="003D5B20"/>
    <w:rsid w:val="003D5B99"/>
    <w:rsid w:val="003D5EDD"/>
    <w:rsid w:val="003D5EF7"/>
    <w:rsid w:val="003D625C"/>
    <w:rsid w:val="003D6423"/>
    <w:rsid w:val="003D64EE"/>
    <w:rsid w:val="003D6578"/>
    <w:rsid w:val="003D65D1"/>
    <w:rsid w:val="003D660A"/>
    <w:rsid w:val="003D6626"/>
    <w:rsid w:val="003D67D4"/>
    <w:rsid w:val="003D6924"/>
    <w:rsid w:val="003D699B"/>
    <w:rsid w:val="003D6B51"/>
    <w:rsid w:val="003D6CF4"/>
    <w:rsid w:val="003D7081"/>
    <w:rsid w:val="003D72A5"/>
    <w:rsid w:val="003D731D"/>
    <w:rsid w:val="003D73C4"/>
    <w:rsid w:val="003D73E7"/>
    <w:rsid w:val="003D75FB"/>
    <w:rsid w:val="003D7624"/>
    <w:rsid w:val="003D7706"/>
    <w:rsid w:val="003D78F6"/>
    <w:rsid w:val="003D7941"/>
    <w:rsid w:val="003D7CC5"/>
    <w:rsid w:val="003D7D84"/>
    <w:rsid w:val="003D7D88"/>
    <w:rsid w:val="003D7EFC"/>
    <w:rsid w:val="003E00A8"/>
    <w:rsid w:val="003E0195"/>
    <w:rsid w:val="003E01F7"/>
    <w:rsid w:val="003E0214"/>
    <w:rsid w:val="003E02D6"/>
    <w:rsid w:val="003E04D2"/>
    <w:rsid w:val="003E0633"/>
    <w:rsid w:val="003E073F"/>
    <w:rsid w:val="003E080E"/>
    <w:rsid w:val="003E0C07"/>
    <w:rsid w:val="003E0E9A"/>
    <w:rsid w:val="003E0F1F"/>
    <w:rsid w:val="003E10B1"/>
    <w:rsid w:val="003E10EC"/>
    <w:rsid w:val="003E110B"/>
    <w:rsid w:val="003E11B8"/>
    <w:rsid w:val="003E1369"/>
    <w:rsid w:val="003E1376"/>
    <w:rsid w:val="003E1469"/>
    <w:rsid w:val="003E1734"/>
    <w:rsid w:val="003E18D0"/>
    <w:rsid w:val="003E18F0"/>
    <w:rsid w:val="003E19B6"/>
    <w:rsid w:val="003E1BF3"/>
    <w:rsid w:val="003E1C8A"/>
    <w:rsid w:val="003E1CA2"/>
    <w:rsid w:val="003E1DB9"/>
    <w:rsid w:val="003E1E15"/>
    <w:rsid w:val="003E1E50"/>
    <w:rsid w:val="003E1E93"/>
    <w:rsid w:val="003E1F98"/>
    <w:rsid w:val="003E215F"/>
    <w:rsid w:val="003E26DF"/>
    <w:rsid w:val="003E27A0"/>
    <w:rsid w:val="003E27BC"/>
    <w:rsid w:val="003E2904"/>
    <w:rsid w:val="003E2B7E"/>
    <w:rsid w:val="003E2BDB"/>
    <w:rsid w:val="003E2E93"/>
    <w:rsid w:val="003E2FA2"/>
    <w:rsid w:val="003E3373"/>
    <w:rsid w:val="003E341F"/>
    <w:rsid w:val="003E3E40"/>
    <w:rsid w:val="003E40CE"/>
    <w:rsid w:val="003E40E3"/>
    <w:rsid w:val="003E414E"/>
    <w:rsid w:val="003E4390"/>
    <w:rsid w:val="003E43B0"/>
    <w:rsid w:val="003E46EA"/>
    <w:rsid w:val="003E480C"/>
    <w:rsid w:val="003E493A"/>
    <w:rsid w:val="003E49A8"/>
    <w:rsid w:val="003E4C25"/>
    <w:rsid w:val="003E4E4B"/>
    <w:rsid w:val="003E4F61"/>
    <w:rsid w:val="003E4FC4"/>
    <w:rsid w:val="003E50C6"/>
    <w:rsid w:val="003E51BA"/>
    <w:rsid w:val="003E52BC"/>
    <w:rsid w:val="003E57CE"/>
    <w:rsid w:val="003E589D"/>
    <w:rsid w:val="003E5901"/>
    <w:rsid w:val="003E5A41"/>
    <w:rsid w:val="003E5C06"/>
    <w:rsid w:val="003E5C25"/>
    <w:rsid w:val="003E5EF3"/>
    <w:rsid w:val="003E5F04"/>
    <w:rsid w:val="003E5FA7"/>
    <w:rsid w:val="003E6060"/>
    <w:rsid w:val="003E6070"/>
    <w:rsid w:val="003E60A4"/>
    <w:rsid w:val="003E6218"/>
    <w:rsid w:val="003E6391"/>
    <w:rsid w:val="003E6512"/>
    <w:rsid w:val="003E6524"/>
    <w:rsid w:val="003E6835"/>
    <w:rsid w:val="003E6A8B"/>
    <w:rsid w:val="003E6C53"/>
    <w:rsid w:val="003E6D4D"/>
    <w:rsid w:val="003E6EB2"/>
    <w:rsid w:val="003E6F4B"/>
    <w:rsid w:val="003E6FFC"/>
    <w:rsid w:val="003E72B0"/>
    <w:rsid w:val="003E7367"/>
    <w:rsid w:val="003E7377"/>
    <w:rsid w:val="003E7429"/>
    <w:rsid w:val="003E74E3"/>
    <w:rsid w:val="003E771F"/>
    <w:rsid w:val="003E77C3"/>
    <w:rsid w:val="003E784F"/>
    <w:rsid w:val="003E7C25"/>
    <w:rsid w:val="003E7EFD"/>
    <w:rsid w:val="003F011A"/>
    <w:rsid w:val="003F0492"/>
    <w:rsid w:val="003F0519"/>
    <w:rsid w:val="003F054D"/>
    <w:rsid w:val="003F0715"/>
    <w:rsid w:val="003F096C"/>
    <w:rsid w:val="003F09E7"/>
    <w:rsid w:val="003F0B0A"/>
    <w:rsid w:val="003F0B17"/>
    <w:rsid w:val="003F0B90"/>
    <w:rsid w:val="003F0B9E"/>
    <w:rsid w:val="003F0C52"/>
    <w:rsid w:val="003F0CBB"/>
    <w:rsid w:val="003F0E8F"/>
    <w:rsid w:val="003F105D"/>
    <w:rsid w:val="003F1086"/>
    <w:rsid w:val="003F11C0"/>
    <w:rsid w:val="003F11F6"/>
    <w:rsid w:val="003F129E"/>
    <w:rsid w:val="003F12BC"/>
    <w:rsid w:val="003F16BE"/>
    <w:rsid w:val="003F171F"/>
    <w:rsid w:val="003F1A5E"/>
    <w:rsid w:val="003F1A5F"/>
    <w:rsid w:val="003F1B3E"/>
    <w:rsid w:val="003F1D55"/>
    <w:rsid w:val="003F1D72"/>
    <w:rsid w:val="003F1F95"/>
    <w:rsid w:val="003F2073"/>
    <w:rsid w:val="003F20EB"/>
    <w:rsid w:val="003F22A0"/>
    <w:rsid w:val="003F22E2"/>
    <w:rsid w:val="003F24F4"/>
    <w:rsid w:val="003F25F9"/>
    <w:rsid w:val="003F29D6"/>
    <w:rsid w:val="003F2B72"/>
    <w:rsid w:val="003F2DC1"/>
    <w:rsid w:val="003F2E28"/>
    <w:rsid w:val="003F2E8B"/>
    <w:rsid w:val="003F30F2"/>
    <w:rsid w:val="003F3156"/>
    <w:rsid w:val="003F3254"/>
    <w:rsid w:val="003F3502"/>
    <w:rsid w:val="003F35A8"/>
    <w:rsid w:val="003F3634"/>
    <w:rsid w:val="003F36AD"/>
    <w:rsid w:val="003F37AB"/>
    <w:rsid w:val="003F38C4"/>
    <w:rsid w:val="003F3957"/>
    <w:rsid w:val="003F3B20"/>
    <w:rsid w:val="003F3CAB"/>
    <w:rsid w:val="003F3D6E"/>
    <w:rsid w:val="003F3E50"/>
    <w:rsid w:val="003F3E55"/>
    <w:rsid w:val="003F3F0F"/>
    <w:rsid w:val="003F3FF3"/>
    <w:rsid w:val="003F401E"/>
    <w:rsid w:val="003F40D5"/>
    <w:rsid w:val="003F41FB"/>
    <w:rsid w:val="003F4575"/>
    <w:rsid w:val="003F46A2"/>
    <w:rsid w:val="003F496D"/>
    <w:rsid w:val="003F4A0B"/>
    <w:rsid w:val="003F4BF0"/>
    <w:rsid w:val="003F4E3C"/>
    <w:rsid w:val="003F4EAA"/>
    <w:rsid w:val="003F51B7"/>
    <w:rsid w:val="003F528C"/>
    <w:rsid w:val="003F53A4"/>
    <w:rsid w:val="003F54A3"/>
    <w:rsid w:val="003F5A0E"/>
    <w:rsid w:val="003F5BA4"/>
    <w:rsid w:val="003F5BC4"/>
    <w:rsid w:val="003F5D36"/>
    <w:rsid w:val="003F60FD"/>
    <w:rsid w:val="003F6154"/>
    <w:rsid w:val="003F61DA"/>
    <w:rsid w:val="003F61E8"/>
    <w:rsid w:val="003F636D"/>
    <w:rsid w:val="003F6411"/>
    <w:rsid w:val="003F6685"/>
    <w:rsid w:val="003F68CC"/>
    <w:rsid w:val="003F68FE"/>
    <w:rsid w:val="003F6954"/>
    <w:rsid w:val="003F6B7F"/>
    <w:rsid w:val="003F6BA2"/>
    <w:rsid w:val="003F6D7F"/>
    <w:rsid w:val="003F6E56"/>
    <w:rsid w:val="003F6E68"/>
    <w:rsid w:val="003F6ECD"/>
    <w:rsid w:val="003F6FD5"/>
    <w:rsid w:val="003F70BA"/>
    <w:rsid w:val="003F70C7"/>
    <w:rsid w:val="003F7102"/>
    <w:rsid w:val="003F71E6"/>
    <w:rsid w:val="003F7253"/>
    <w:rsid w:val="003F7360"/>
    <w:rsid w:val="003F738E"/>
    <w:rsid w:val="003F73AA"/>
    <w:rsid w:val="003F744C"/>
    <w:rsid w:val="003F7507"/>
    <w:rsid w:val="003F7537"/>
    <w:rsid w:val="003F755D"/>
    <w:rsid w:val="003F7757"/>
    <w:rsid w:val="003F7984"/>
    <w:rsid w:val="003F79EA"/>
    <w:rsid w:val="003F7AA7"/>
    <w:rsid w:val="003F7BA4"/>
    <w:rsid w:val="003F7CCB"/>
    <w:rsid w:val="003F7CD6"/>
    <w:rsid w:val="003F7D5D"/>
    <w:rsid w:val="003F7F8E"/>
    <w:rsid w:val="00400061"/>
    <w:rsid w:val="00400107"/>
    <w:rsid w:val="00400237"/>
    <w:rsid w:val="004002AB"/>
    <w:rsid w:val="0040034F"/>
    <w:rsid w:val="00400461"/>
    <w:rsid w:val="004004F8"/>
    <w:rsid w:val="0040050B"/>
    <w:rsid w:val="004005AE"/>
    <w:rsid w:val="004005CA"/>
    <w:rsid w:val="00400690"/>
    <w:rsid w:val="004007DE"/>
    <w:rsid w:val="00400939"/>
    <w:rsid w:val="00400D52"/>
    <w:rsid w:val="00400D8E"/>
    <w:rsid w:val="00400F4F"/>
    <w:rsid w:val="004010D2"/>
    <w:rsid w:val="0040110C"/>
    <w:rsid w:val="004011C6"/>
    <w:rsid w:val="00401211"/>
    <w:rsid w:val="0040131B"/>
    <w:rsid w:val="0040132F"/>
    <w:rsid w:val="004013EC"/>
    <w:rsid w:val="00401531"/>
    <w:rsid w:val="00401730"/>
    <w:rsid w:val="00401739"/>
    <w:rsid w:val="00401874"/>
    <w:rsid w:val="0040199C"/>
    <w:rsid w:val="00401A42"/>
    <w:rsid w:val="00401B73"/>
    <w:rsid w:val="00401D5C"/>
    <w:rsid w:val="00401E66"/>
    <w:rsid w:val="00401F27"/>
    <w:rsid w:val="0040202B"/>
    <w:rsid w:val="0040226B"/>
    <w:rsid w:val="00402335"/>
    <w:rsid w:val="0040263E"/>
    <w:rsid w:val="004026CB"/>
    <w:rsid w:val="00402826"/>
    <w:rsid w:val="00402887"/>
    <w:rsid w:val="004029AA"/>
    <w:rsid w:val="00402A6D"/>
    <w:rsid w:val="00402B77"/>
    <w:rsid w:val="00402BE4"/>
    <w:rsid w:val="00403031"/>
    <w:rsid w:val="004030CF"/>
    <w:rsid w:val="00403110"/>
    <w:rsid w:val="004032C6"/>
    <w:rsid w:val="004032E9"/>
    <w:rsid w:val="00403334"/>
    <w:rsid w:val="004033C1"/>
    <w:rsid w:val="004033DD"/>
    <w:rsid w:val="00403415"/>
    <w:rsid w:val="00403476"/>
    <w:rsid w:val="004035A5"/>
    <w:rsid w:val="00403640"/>
    <w:rsid w:val="0040370D"/>
    <w:rsid w:val="00403789"/>
    <w:rsid w:val="004037E9"/>
    <w:rsid w:val="0040384E"/>
    <w:rsid w:val="00403987"/>
    <w:rsid w:val="00403B08"/>
    <w:rsid w:val="00403BD9"/>
    <w:rsid w:val="00403F49"/>
    <w:rsid w:val="00403F6F"/>
    <w:rsid w:val="00404070"/>
    <w:rsid w:val="00404295"/>
    <w:rsid w:val="00404309"/>
    <w:rsid w:val="004043BE"/>
    <w:rsid w:val="0040443D"/>
    <w:rsid w:val="00404454"/>
    <w:rsid w:val="00404510"/>
    <w:rsid w:val="0040471C"/>
    <w:rsid w:val="00404726"/>
    <w:rsid w:val="00404853"/>
    <w:rsid w:val="00404AD3"/>
    <w:rsid w:val="00404AF7"/>
    <w:rsid w:val="00404B21"/>
    <w:rsid w:val="00404B8B"/>
    <w:rsid w:val="00404D44"/>
    <w:rsid w:val="00404D71"/>
    <w:rsid w:val="00404D7B"/>
    <w:rsid w:val="00404EA3"/>
    <w:rsid w:val="00404EC5"/>
    <w:rsid w:val="00405306"/>
    <w:rsid w:val="0040533F"/>
    <w:rsid w:val="004053F0"/>
    <w:rsid w:val="00405457"/>
    <w:rsid w:val="004054F6"/>
    <w:rsid w:val="0040572D"/>
    <w:rsid w:val="004057A2"/>
    <w:rsid w:val="004057CC"/>
    <w:rsid w:val="00405997"/>
    <w:rsid w:val="00405A42"/>
    <w:rsid w:val="00405D1B"/>
    <w:rsid w:val="00405ED8"/>
    <w:rsid w:val="00405F5D"/>
    <w:rsid w:val="0040608A"/>
    <w:rsid w:val="004062F9"/>
    <w:rsid w:val="004065DE"/>
    <w:rsid w:val="004068F9"/>
    <w:rsid w:val="0040691A"/>
    <w:rsid w:val="004069A0"/>
    <w:rsid w:val="004069A3"/>
    <w:rsid w:val="00406B0D"/>
    <w:rsid w:val="00406B36"/>
    <w:rsid w:val="00406B85"/>
    <w:rsid w:val="00406CC9"/>
    <w:rsid w:val="0040714E"/>
    <w:rsid w:val="0040723C"/>
    <w:rsid w:val="00407449"/>
    <w:rsid w:val="004075D7"/>
    <w:rsid w:val="00407690"/>
    <w:rsid w:val="004078EB"/>
    <w:rsid w:val="004079CA"/>
    <w:rsid w:val="00407ABC"/>
    <w:rsid w:val="00407B6C"/>
    <w:rsid w:val="00407BEC"/>
    <w:rsid w:val="00407BF0"/>
    <w:rsid w:val="00407CC9"/>
    <w:rsid w:val="00407EDA"/>
    <w:rsid w:val="00407F19"/>
    <w:rsid w:val="00410004"/>
    <w:rsid w:val="00410016"/>
    <w:rsid w:val="00410120"/>
    <w:rsid w:val="004102CC"/>
    <w:rsid w:val="00410376"/>
    <w:rsid w:val="004103EE"/>
    <w:rsid w:val="004105AC"/>
    <w:rsid w:val="004105CF"/>
    <w:rsid w:val="004107B8"/>
    <w:rsid w:val="00410DFF"/>
    <w:rsid w:val="00410F99"/>
    <w:rsid w:val="00411100"/>
    <w:rsid w:val="00411348"/>
    <w:rsid w:val="00411394"/>
    <w:rsid w:val="004113ED"/>
    <w:rsid w:val="00411638"/>
    <w:rsid w:val="004116E8"/>
    <w:rsid w:val="00411714"/>
    <w:rsid w:val="00411A9B"/>
    <w:rsid w:val="00411C70"/>
    <w:rsid w:val="00411DB4"/>
    <w:rsid w:val="00411DD1"/>
    <w:rsid w:val="00411DFF"/>
    <w:rsid w:val="00411FB7"/>
    <w:rsid w:val="004120C1"/>
    <w:rsid w:val="004120C7"/>
    <w:rsid w:val="004120FD"/>
    <w:rsid w:val="004122EB"/>
    <w:rsid w:val="00412347"/>
    <w:rsid w:val="00412410"/>
    <w:rsid w:val="004125C0"/>
    <w:rsid w:val="0041263D"/>
    <w:rsid w:val="00412679"/>
    <w:rsid w:val="0041277D"/>
    <w:rsid w:val="00412795"/>
    <w:rsid w:val="004127A2"/>
    <w:rsid w:val="00412804"/>
    <w:rsid w:val="004129CF"/>
    <w:rsid w:val="00412CD4"/>
    <w:rsid w:val="00412D7D"/>
    <w:rsid w:val="00412DAA"/>
    <w:rsid w:val="00412EB7"/>
    <w:rsid w:val="00412ECF"/>
    <w:rsid w:val="00413041"/>
    <w:rsid w:val="00413138"/>
    <w:rsid w:val="0041322C"/>
    <w:rsid w:val="004132BD"/>
    <w:rsid w:val="00413399"/>
    <w:rsid w:val="0041340A"/>
    <w:rsid w:val="0041340B"/>
    <w:rsid w:val="0041342F"/>
    <w:rsid w:val="00413548"/>
    <w:rsid w:val="004136D4"/>
    <w:rsid w:val="0041376B"/>
    <w:rsid w:val="004137EC"/>
    <w:rsid w:val="00413832"/>
    <w:rsid w:val="00413859"/>
    <w:rsid w:val="00413936"/>
    <w:rsid w:val="00413952"/>
    <w:rsid w:val="0041399C"/>
    <w:rsid w:val="00413C9D"/>
    <w:rsid w:val="00413D8B"/>
    <w:rsid w:val="00413E0E"/>
    <w:rsid w:val="00413F17"/>
    <w:rsid w:val="00413F41"/>
    <w:rsid w:val="00413F96"/>
    <w:rsid w:val="00414145"/>
    <w:rsid w:val="004143A1"/>
    <w:rsid w:val="00414474"/>
    <w:rsid w:val="00414642"/>
    <w:rsid w:val="00414775"/>
    <w:rsid w:val="0041481F"/>
    <w:rsid w:val="00414970"/>
    <w:rsid w:val="00414AE5"/>
    <w:rsid w:val="00414E15"/>
    <w:rsid w:val="00414E91"/>
    <w:rsid w:val="00414F98"/>
    <w:rsid w:val="0041504D"/>
    <w:rsid w:val="00415306"/>
    <w:rsid w:val="004154DF"/>
    <w:rsid w:val="0041553C"/>
    <w:rsid w:val="00415607"/>
    <w:rsid w:val="004156FE"/>
    <w:rsid w:val="0041574C"/>
    <w:rsid w:val="004157DA"/>
    <w:rsid w:val="004158DD"/>
    <w:rsid w:val="00415C0B"/>
    <w:rsid w:val="00415C4A"/>
    <w:rsid w:val="00415D3E"/>
    <w:rsid w:val="00415FAD"/>
    <w:rsid w:val="004162B5"/>
    <w:rsid w:val="00416359"/>
    <w:rsid w:val="004164C2"/>
    <w:rsid w:val="0041652D"/>
    <w:rsid w:val="0041653D"/>
    <w:rsid w:val="00416686"/>
    <w:rsid w:val="00416690"/>
    <w:rsid w:val="004167E0"/>
    <w:rsid w:val="004169A9"/>
    <w:rsid w:val="004169E2"/>
    <w:rsid w:val="00416AF9"/>
    <w:rsid w:val="00416EF3"/>
    <w:rsid w:val="0041704B"/>
    <w:rsid w:val="0041709D"/>
    <w:rsid w:val="004171C7"/>
    <w:rsid w:val="004171FC"/>
    <w:rsid w:val="0041722F"/>
    <w:rsid w:val="00417430"/>
    <w:rsid w:val="00417690"/>
    <w:rsid w:val="004176E0"/>
    <w:rsid w:val="004176EA"/>
    <w:rsid w:val="00417793"/>
    <w:rsid w:val="0041796E"/>
    <w:rsid w:val="00417A0D"/>
    <w:rsid w:val="00417B48"/>
    <w:rsid w:val="00417B78"/>
    <w:rsid w:val="00417C8B"/>
    <w:rsid w:val="00417D13"/>
    <w:rsid w:val="00417DD7"/>
    <w:rsid w:val="00417F27"/>
    <w:rsid w:val="00417F9E"/>
    <w:rsid w:val="0042002D"/>
    <w:rsid w:val="00420074"/>
    <w:rsid w:val="004202A5"/>
    <w:rsid w:val="00420455"/>
    <w:rsid w:val="0042048C"/>
    <w:rsid w:val="00420669"/>
    <w:rsid w:val="00420880"/>
    <w:rsid w:val="00420B3A"/>
    <w:rsid w:val="00420C56"/>
    <w:rsid w:val="00420C80"/>
    <w:rsid w:val="00420E1A"/>
    <w:rsid w:val="00421111"/>
    <w:rsid w:val="00421263"/>
    <w:rsid w:val="004213A1"/>
    <w:rsid w:val="004215DD"/>
    <w:rsid w:val="00421624"/>
    <w:rsid w:val="00421A7D"/>
    <w:rsid w:val="00421B0D"/>
    <w:rsid w:val="00421DA4"/>
    <w:rsid w:val="00421DD7"/>
    <w:rsid w:val="0042215C"/>
    <w:rsid w:val="00422291"/>
    <w:rsid w:val="004223DD"/>
    <w:rsid w:val="00422503"/>
    <w:rsid w:val="00422522"/>
    <w:rsid w:val="004225F0"/>
    <w:rsid w:val="004229E1"/>
    <w:rsid w:val="00422ABD"/>
    <w:rsid w:val="00422AC7"/>
    <w:rsid w:val="00422D81"/>
    <w:rsid w:val="00422F92"/>
    <w:rsid w:val="00422FC8"/>
    <w:rsid w:val="004230E6"/>
    <w:rsid w:val="0042331B"/>
    <w:rsid w:val="004233D9"/>
    <w:rsid w:val="004235E1"/>
    <w:rsid w:val="0042360F"/>
    <w:rsid w:val="00423645"/>
    <w:rsid w:val="0042384C"/>
    <w:rsid w:val="004238BC"/>
    <w:rsid w:val="0042392C"/>
    <w:rsid w:val="00423979"/>
    <w:rsid w:val="00423AF3"/>
    <w:rsid w:val="00423B5F"/>
    <w:rsid w:val="00423B9B"/>
    <w:rsid w:val="00423CA2"/>
    <w:rsid w:val="00423CEA"/>
    <w:rsid w:val="00423F8F"/>
    <w:rsid w:val="00424070"/>
    <w:rsid w:val="004244C7"/>
    <w:rsid w:val="00424677"/>
    <w:rsid w:val="0042471B"/>
    <w:rsid w:val="004248A5"/>
    <w:rsid w:val="00424906"/>
    <w:rsid w:val="00424B72"/>
    <w:rsid w:val="00424B93"/>
    <w:rsid w:val="00424C4E"/>
    <w:rsid w:val="00424CB6"/>
    <w:rsid w:val="00424CC4"/>
    <w:rsid w:val="00424E7F"/>
    <w:rsid w:val="00424F18"/>
    <w:rsid w:val="004250C0"/>
    <w:rsid w:val="004250FA"/>
    <w:rsid w:val="004254DA"/>
    <w:rsid w:val="004255AA"/>
    <w:rsid w:val="004255BF"/>
    <w:rsid w:val="0042568F"/>
    <w:rsid w:val="0042579A"/>
    <w:rsid w:val="004257C8"/>
    <w:rsid w:val="004257FE"/>
    <w:rsid w:val="00425875"/>
    <w:rsid w:val="004259F2"/>
    <w:rsid w:val="00425AC8"/>
    <w:rsid w:val="00425AD8"/>
    <w:rsid w:val="00425BDD"/>
    <w:rsid w:val="00425C4E"/>
    <w:rsid w:val="00425C62"/>
    <w:rsid w:val="00425E16"/>
    <w:rsid w:val="00425E50"/>
    <w:rsid w:val="00425F51"/>
    <w:rsid w:val="00426206"/>
    <w:rsid w:val="004264C4"/>
    <w:rsid w:val="00426572"/>
    <w:rsid w:val="0042674B"/>
    <w:rsid w:val="00426779"/>
    <w:rsid w:val="004268DD"/>
    <w:rsid w:val="00426929"/>
    <w:rsid w:val="004269A9"/>
    <w:rsid w:val="00426A5A"/>
    <w:rsid w:val="00426AB5"/>
    <w:rsid w:val="00426B9F"/>
    <w:rsid w:val="00426C60"/>
    <w:rsid w:val="00426CD5"/>
    <w:rsid w:val="00426D1A"/>
    <w:rsid w:val="00426ED3"/>
    <w:rsid w:val="004270A1"/>
    <w:rsid w:val="00427342"/>
    <w:rsid w:val="0042737F"/>
    <w:rsid w:val="00427573"/>
    <w:rsid w:val="00427607"/>
    <w:rsid w:val="0042768A"/>
    <w:rsid w:val="004276CE"/>
    <w:rsid w:val="00427778"/>
    <w:rsid w:val="0042787F"/>
    <w:rsid w:val="00427AA0"/>
    <w:rsid w:val="00427AD1"/>
    <w:rsid w:val="00427BBD"/>
    <w:rsid w:val="00427BF5"/>
    <w:rsid w:val="00427D1D"/>
    <w:rsid w:val="00427E6D"/>
    <w:rsid w:val="00427E9E"/>
    <w:rsid w:val="00427F85"/>
    <w:rsid w:val="00427FE9"/>
    <w:rsid w:val="004300C8"/>
    <w:rsid w:val="004301D2"/>
    <w:rsid w:val="0043055A"/>
    <w:rsid w:val="00430628"/>
    <w:rsid w:val="00430660"/>
    <w:rsid w:val="00430671"/>
    <w:rsid w:val="00430713"/>
    <w:rsid w:val="004308E0"/>
    <w:rsid w:val="00430943"/>
    <w:rsid w:val="00430A33"/>
    <w:rsid w:val="00430DAD"/>
    <w:rsid w:val="00430EC0"/>
    <w:rsid w:val="0043108D"/>
    <w:rsid w:val="0043141F"/>
    <w:rsid w:val="00431438"/>
    <w:rsid w:val="00431473"/>
    <w:rsid w:val="00431504"/>
    <w:rsid w:val="00431791"/>
    <w:rsid w:val="0043183B"/>
    <w:rsid w:val="004318F0"/>
    <w:rsid w:val="00431A4B"/>
    <w:rsid w:val="00431A8C"/>
    <w:rsid w:val="00431B09"/>
    <w:rsid w:val="00431B1B"/>
    <w:rsid w:val="00431D65"/>
    <w:rsid w:val="00431F41"/>
    <w:rsid w:val="004320D2"/>
    <w:rsid w:val="0043211D"/>
    <w:rsid w:val="00432230"/>
    <w:rsid w:val="004322A1"/>
    <w:rsid w:val="004323E0"/>
    <w:rsid w:val="00432480"/>
    <w:rsid w:val="004324FE"/>
    <w:rsid w:val="0043279E"/>
    <w:rsid w:val="00432B6A"/>
    <w:rsid w:val="00432B8B"/>
    <w:rsid w:val="00432C2D"/>
    <w:rsid w:val="00432E3E"/>
    <w:rsid w:val="00432F66"/>
    <w:rsid w:val="00433049"/>
    <w:rsid w:val="004331F5"/>
    <w:rsid w:val="00433265"/>
    <w:rsid w:val="00433267"/>
    <w:rsid w:val="00433374"/>
    <w:rsid w:val="004335CF"/>
    <w:rsid w:val="004335F8"/>
    <w:rsid w:val="00433621"/>
    <w:rsid w:val="00433726"/>
    <w:rsid w:val="004337A5"/>
    <w:rsid w:val="00433906"/>
    <w:rsid w:val="004339BB"/>
    <w:rsid w:val="00433B92"/>
    <w:rsid w:val="00433BFC"/>
    <w:rsid w:val="00433D73"/>
    <w:rsid w:val="00433EBB"/>
    <w:rsid w:val="00433ED2"/>
    <w:rsid w:val="00433F4E"/>
    <w:rsid w:val="00433FD9"/>
    <w:rsid w:val="00434128"/>
    <w:rsid w:val="0043464B"/>
    <w:rsid w:val="004346E6"/>
    <w:rsid w:val="0043487E"/>
    <w:rsid w:val="004348E7"/>
    <w:rsid w:val="00434916"/>
    <w:rsid w:val="00434A4F"/>
    <w:rsid w:val="00434AED"/>
    <w:rsid w:val="00434C05"/>
    <w:rsid w:val="00434E42"/>
    <w:rsid w:val="00434F21"/>
    <w:rsid w:val="00434F6B"/>
    <w:rsid w:val="00434FAD"/>
    <w:rsid w:val="0043510E"/>
    <w:rsid w:val="0043516A"/>
    <w:rsid w:val="00435245"/>
    <w:rsid w:val="004354AA"/>
    <w:rsid w:val="00435748"/>
    <w:rsid w:val="0043590E"/>
    <w:rsid w:val="00435BDE"/>
    <w:rsid w:val="00435BEF"/>
    <w:rsid w:val="00435BF3"/>
    <w:rsid w:val="00435DED"/>
    <w:rsid w:val="00435E43"/>
    <w:rsid w:val="00435E50"/>
    <w:rsid w:val="00435F05"/>
    <w:rsid w:val="00436208"/>
    <w:rsid w:val="00436255"/>
    <w:rsid w:val="004362FB"/>
    <w:rsid w:val="0043638F"/>
    <w:rsid w:val="004364B5"/>
    <w:rsid w:val="00436504"/>
    <w:rsid w:val="00436526"/>
    <w:rsid w:val="0043655A"/>
    <w:rsid w:val="0043685E"/>
    <w:rsid w:val="00436B55"/>
    <w:rsid w:val="00436BB7"/>
    <w:rsid w:val="00436D40"/>
    <w:rsid w:val="00436D46"/>
    <w:rsid w:val="00436E15"/>
    <w:rsid w:val="00436EF6"/>
    <w:rsid w:val="00436EFE"/>
    <w:rsid w:val="004370C8"/>
    <w:rsid w:val="004370D7"/>
    <w:rsid w:val="004370E2"/>
    <w:rsid w:val="004370F7"/>
    <w:rsid w:val="0043718C"/>
    <w:rsid w:val="004373E7"/>
    <w:rsid w:val="00437518"/>
    <w:rsid w:val="0043764A"/>
    <w:rsid w:val="0043797D"/>
    <w:rsid w:val="00437BBB"/>
    <w:rsid w:val="00437BF3"/>
    <w:rsid w:val="00437CB1"/>
    <w:rsid w:val="00437CB6"/>
    <w:rsid w:val="00437EDC"/>
    <w:rsid w:val="00437EE5"/>
    <w:rsid w:val="004400E0"/>
    <w:rsid w:val="00440243"/>
    <w:rsid w:val="00440249"/>
    <w:rsid w:val="0044031E"/>
    <w:rsid w:val="00440350"/>
    <w:rsid w:val="00440646"/>
    <w:rsid w:val="0044068F"/>
    <w:rsid w:val="00440691"/>
    <w:rsid w:val="0044074E"/>
    <w:rsid w:val="00440820"/>
    <w:rsid w:val="0044089C"/>
    <w:rsid w:val="00440998"/>
    <w:rsid w:val="00440A69"/>
    <w:rsid w:val="00440BAA"/>
    <w:rsid w:val="00440C33"/>
    <w:rsid w:val="00440D94"/>
    <w:rsid w:val="00440E44"/>
    <w:rsid w:val="0044119F"/>
    <w:rsid w:val="00441268"/>
    <w:rsid w:val="004412C0"/>
    <w:rsid w:val="0044139F"/>
    <w:rsid w:val="0044148D"/>
    <w:rsid w:val="004416AB"/>
    <w:rsid w:val="004416BC"/>
    <w:rsid w:val="00441801"/>
    <w:rsid w:val="00441879"/>
    <w:rsid w:val="004418CB"/>
    <w:rsid w:val="0044190E"/>
    <w:rsid w:val="00441995"/>
    <w:rsid w:val="00441A23"/>
    <w:rsid w:val="00441A92"/>
    <w:rsid w:val="00441BA8"/>
    <w:rsid w:val="00441F50"/>
    <w:rsid w:val="00442074"/>
    <w:rsid w:val="0044213D"/>
    <w:rsid w:val="00442315"/>
    <w:rsid w:val="00442365"/>
    <w:rsid w:val="004423B3"/>
    <w:rsid w:val="0044263C"/>
    <w:rsid w:val="0044268D"/>
    <w:rsid w:val="004426B9"/>
    <w:rsid w:val="00442856"/>
    <w:rsid w:val="004428BC"/>
    <w:rsid w:val="004429BD"/>
    <w:rsid w:val="00442AF7"/>
    <w:rsid w:val="00442C4A"/>
    <w:rsid w:val="00442CA7"/>
    <w:rsid w:val="00442D42"/>
    <w:rsid w:val="00442EFA"/>
    <w:rsid w:val="00443163"/>
    <w:rsid w:val="0044319B"/>
    <w:rsid w:val="004432D2"/>
    <w:rsid w:val="0044335E"/>
    <w:rsid w:val="004433C1"/>
    <w:rsid w:val="0044345C"/>
    <w:rsid w:val="00443483"/>
    <w:rsid w:val="00443523"/>
    <w:rsid w:val="00443576"/>
    <w:rsid w:val="004435A8"/>
    <w:rsid w:val="00443678"/>
    <w:rsid w:val="0044373F"/>
    <w:rsid w:val="00443809"/>
    <w:rsid w:val="0044399A"/>
    <w:rsid w:val="00443A14"/>
    <w:rsid w:val="00443B7D"/>
    <w:rsid w:val="00443F2E"/>
    <w:rsid w:val="00443FD7"/>
    <w:rsid w:val="00444003"/>
    <w:rsid w:val="00444042"/>
    <w:rsid w:val="00444197"/>
    <w:rsid w:val="004441AE"/>
    <w:rsid w:val="004441FD"/>
    <w:rsid w:val="0044421A"/>
    <w:rsid w:val="0044429E"/>
    <w:rsid w:val="004444F7"/>
    <w:rsid w:val="004444FF"/>
    <w:rsid w:val="00444545"/>
    <w:rsid w:val="004445E9"/>
    <w:rsid w:val="00444B5E"/>
    <w:rsid w:val="00444C60"/>
    <w:rsid w:val="00444D5C"/>
    <w:rsid w:val="00444E39"/>
    <w:rsid w:val="00444EE8"/>
    <w:rsid w:val="00444F37"/>
    <w:rsid w:val="00445083"/>
    <w:rsid w:val="004451CB"/>
    <w:rsid w:val="00445236"/>
    <w:rsid w:val="00445529"/>
    <w:rsid w:val="0044558A"/>
    <w:rsid w:val="0044596D"/>
    <w:rsid w:val="0044597C"/>
    <w:rsid w:val="0044598E"/>
    <w:rsid w:val="004459AC"/>
    <w:rsid w:val="004459B6"/>
    <w:rsid w:val="00445A77"/>
    <w:rsid w:val="00445AA4"/>
    <w:rsid w:val="00445BFA"/>
    <w:rsid w:val="00445C2C"/>
    <w:rsid w:val="00445CE9"/>
    <w:rsid w:val="00445E56"/>
    <w:rsid w:val="00446001"/>
    <w:rsid w:val="004460F1"/>
    <w:rsid w:val="004461C5"/>
    <w:rsid w:val="0044629C"/>
    <w:rsid w:val="00446431"/>
    <w:rsid w:val="00446449"/>
    <w:rsid w:val="00446477"/>
    <w:rsid w:val="00446480"/>
    <w:rsid w:val="004464B3"/>
    <w:rsid w:val="00446657"/>
    <w:rsid w:val="00446696"/>
    <w:rsid w:val="004466CC"/>
    <w:rsid w:val="004467A5"/>
    <w:rsid w:val="00446B83"/>
    <w:rsid w:val="00446EDE"/>
    <w:rsid w:val="004470A2"/>
    <w:rsid w:val="004470D7"/>
    <w:rsid w:val="00447662"/>
    <w:rsid w:val="004477C2"/>
    <w:rsid w:val="0044782A"/>
    <w:rsid w:val="0044789A"/>
    <w:rsid w:val="004478C2"/>
    <w:rsid w:val="00447900"/>
    <w:rsid w:val="00447A8F"/>
    <w:rsid w:val="00447ADF"/>
    <w:rsid w:val="00447B8F"/>
    <w:rsid w:val="00447D1E"/>
    <w:rsid w:val="00447E8E"/>
    <w:rsid w:val="0045038A"/>
    <w:rsid w:val="00450615"/>
    <w:rsid w:val="0045079F"/>
    <w:rsid w:val="0045081C"/>
    <w:rsid w:val="004508E2"/>
    <w:rsid w:val="0045090B"/>
    <w:rsid w:val="00450A99"/>
    <w:rsid w:val="00450AFF"/>
    <w:rsid w:val="00450C8E"/>
    <w:rsid w:val="00450D1A"/>
    <w:rsid w:val="00450EEA"/>
    <w:rsid w:val="004511BC"/>
    <w:rsid w:val="00451245"/>
    <w:rsid w:val="00451845"/>
    <w:rsid w:val="004518D7"/>
    <w:rsid w:val="004519BB"/>
    <w:rsid w:val="004519D9"/>
    <w:rsid w:val="00451A2E"/>
    <w:rsid w:val="00451D22"/>
    <w:rsid w:val="00451D7B"/>
    <w:rsid w:val="00451DBE"/>
    <w:rsid w:val="00451E25"/>
    <w:rsid w:val="00451E41"/>
    <w:rsid w:val="00451EFE"/>
    <w:rsid w:val="00451FEE"/>
    <w:rsid w:val="0045212C"/>
    <w:rsid w:val="004521E8"/>
    <w:rsid w:val="00452758"/>
    <w:rsid w:val="0045281A"/>
    <w:rsid w:val="004528AC"/>
    <w:rsid w:val="00452A8C"/>
    <w:rsid w:val="00452B6E"/>
    <w:rsid w:val="00452B6F"/>
    <w:rsid w:val="00452BD7"/>
    <w:rsid w:val="00452C36"/>
    <w:rsid w:val="00452D74"/>
    <w:rsid w:val="00452E0F"/>
    <w:rsid w:val="00452F39"/>
    <w:rsid w:val="0045302C"/>
    <w:rsid w:val="004531A5"/>
    <w:rsid w:val="004531CA"/>
    <w:rsid w:val="004532A0"/>
    <w:rsid w:val="004532C4"/>
    <w:rsid w:val="00453508"/>
    <w:rsid w:val="0045392A"/>
    <w:rsid w:val="004539EC"/>
    <w:rsid w:val="00453A1E"/>
    <w:rsid w:val="00453A3B"/>
    <w:rsid w:val="00453A75"/>
    <w:rsid w:val="00453ABA"/>
    <w:rsid w:val="00453BDD"/>
    <w:rsid w:val="00453BDF"/>
    <w:rsid w:val="00453C0A"/>
    <w:rsid w:val="00453D0F"/>
    <w:rsid w:val="0045406A"/>
    <w:rsid w:val="004541A8"/>
    <w:rsid w:val="004541B1"/>
    <w:rsid w:val="0045424F"/>
    <w:rsid w:val="004542A3"/>
    <w:rsid w:val="00454319"/>
    <w:rsid w:val="004543FB"/>
    <w:rsid w:val="00454593"/>
    <w:rsid w:val="004545C5"/>
    <w:rsid w:val="0045466E"/>
    <w:rsid w:val="0045477A"/>
    <w:rsid w:val="0045484A"/>
    <w:rsid w:val="00454A70"/>
    <w:rsid w:val="00454A8C"/>
    <w:rsid w:val="00454D3A"/>
    <w:rsid w:val="00455098"/>
    <w:rsid w:val="0045513F"/>
    <w:rsid w:val="00455185"/>
    <w:rsid w:val="004554CC"/>
    <w:rsid w:val="00455735"/>
    <w:rsid w:val="00455741"/>
    <w:rsid w:val="00455797"/>
    <w:rsid w:val="004557A7"/>
    <w:rsid w:val="0045586B"/>
    <w:rsid w:val="00455946"/>
    <w:rsid w:val="004559B2"/>
    <w:rsid w:val="004559DC"/>
    <w:rsid w:val="00455A18"/>
    <w:rsid w:val="00455ACA"/>
    <w:rsid w:val="00455AF4"/>
    <w:rsid w:val="00455C5C"/>
    <w:rsid w:val="00455C75"/>
    <w:rsid w:val="00455CAE"/>
    <w:rsid w:val="00455CC1"/>
    <w:rsid w:val="00455D15"/>
    <w:rsid w:val="00455E14"/>
    <w:rsid w:val="00455E4E"/>
    <w:rsid w:val="00455FDC"/>
    <w:rsid w:val="00456186"/>
    <w:rsid w:val="004562ED"/>
    <w:rsid w:val="00456359"/>
    <w:rsid w:val="004563A4"/>
    <w:rsid w:val="004563E1"/>
    <w:rsid w:val="0045661A"/>
    <w:rsid w:val="00456696"/>
    <w:rsid w:val="0045671D"/>
    <w:rsid w:val="004567BC"/>
    <w:rsid w:val="0045687A"/>
    <w:rsid w:val="00456AF4"/>
    <w:rsid w:val="00456AF8"/>
    <w:rsid w:val="00456D10"/>
    <w:rsid w:val="00456E55"/>
    <w:rsid w:val="00456EAF"/>
    <w:rsid w:val="00456FF3"/>
    <w:rsid w:val="0045701F"/>
    <w:rsid w:val="00457118"/>
    <w:rsid w:val="00457180"/>
    <w:rsid w:val="0045721F"/>
    <w:rsid w:val="00457222"/>
    <w:rsid w:val="00457269"/>
    <w:rsid w:val="0045730D"/>
    <w:rsid w:val="00457426"/>
    <w:rsid w:val="004574DB"/>
    <w:rsid w:val="004575A9"/>
    <w:rsid w:val="0045762B"/>
    <w:rsid w:val="004576F8"/>
    <w:rsid w:val="00457760"/>
    <w:rsid w:val="004577CC"/>
    <w:rsid w:val="0045784B"/>
    <w:rsid w:val="004578B4"/>
    <w:rsid w:val="00457902"/>
    <w:rsid w:val="0045795A"/>
    <w:rsid w:val="004579BE"/>
    <w:rsid w:val="00457CD3"/>
    <w:rsid w:val="00457D69"/>
    <w:rsid w:val="00457E1A"/>
    <w:rsid w:val="00457EB2"/>
    <w:rsid w:val="00457F7C"/>
    <w:rsid w:val="004600DE"/>
    <w:rsid w:val="004603CC"/>
    <w:rsid w:val="004604E3"/>
    <w:rsid w:val="004604E7"/>
    <w:rsid w:val="004605B5"/>
    <w:rsid w:val="004608C9"/>
    <w:rsid w:val="00460A17"/>
    <w:rsid w:val="00460A95"/>
    <w:rsid w:val="00460C21"/>
    <w:rsid w:val="00460D82"/>
    <w:rsid w:val="00460E32"/>
    <w:rsid w:val="00460E57"/>
    <w:rsid w:val="00460EDC"/>
    <w:rsid w:val="00461109"/>
    <w:rsid w:val="0046127D"/>
    <w:rsid w:val="004614BA"/>
    <w:rsid w:val="00461737"/>
    <w:rsid w:val="00461A55"/>
    <w:rsid w:val="00461D04"/>
    <w:rsid w:val="00461D24"/>
    <w:rsid w:val="00461E1E"/>
    <w:rsid w:val="00461E36"/>
    <w:rsid w:val="00461EDC"/>
    <w:rsid w:val="00461FB3"/>
    <w:rsid w:val="00462103"/>
    <w:rsid w:val="00462113"/>
    <w:rsid w:val="0046212F"/>
    <w:rsid w:val="004621B8"/>
    <w:rsid w:val="004622B4"/>
    <w:rsid w:val="0046238B"/>
    <w:rsid w:val="00462448"/>
    <w:rsid w:val="0046245D"/>
    <w:rsid w:val="0046268C"/>
    <w:rsid w:val="0046270E"/>
    <w:rsid w:val="00462791"/>
    <w:rsid w:val="00462965"/>
    <w:rsid w:val="00462A70"/>
    <w:rsid w:val="00462BDE"/>
    <w:rsid w:val="00462C04"/>
    <w:rsid w:val="00462C98"/>
    <w:rsid w:val="00462F61"/>
    <w:rsid w:val="00462FA1"/>
    <w:rsid w:val="00462FC3"/>
    <w:rsid w:val="00463086"/>
    <w:rsid w:val="004632E0"/>
    <w:rsid w:val="004634CA"/>
    <w:rsid w:val="004636D3"/>
    <w:rsid w:val="004637FE"/>
    <w:rsid w:val="00463822"/>
    <w:rsid w:val="0046382F"/>
    <w:rsid w:val="0046386B"/>
    <w:rsid w:val="00463977"/>
    <w:rsid w:val="00463A1D"/>
    <w:rsid w:val="00463AA8"/>
    <w:rsid w:val="00463B2E"/>
    <w:rsid w:val="00463C94"/>
    <w:rsid w:val="00463D48"/>
    <w:rsid w:val="00463E2A"/>
    <w:rsid w:val="00463EB9"/>
    <w:rsid w:val="00464067"/>
    <w:rsid w:val="00464068"/>
    <w:rsid w:val="00464143"/>
    <w:rsid w:val="0046425B"/>
    <w:rsid w:val="0046434E"/>
    <w:rsid w:val="00464392"/>
    <w:rsid w:val="00464760"/>
    <w:rsid w:val="00464A4B"/>
    <w:rsid w:val="00464A59"/>
    <w:rsid w:val="00464B31"/>
    <w:rsid w:val="00464CCE"/>
    <w:rsid w:val="00464E3F"/>
    <w:rsid w:val="00464F30"/>
    <w:rsid w:val="00464F79"/>
    <w:rsid w:val="004651FD"/>
    <w:rsid w:val="0046530B"/>
    <w:rsid w:val="0046534C"/>
    <w:rsid w:val="0046549A"/>
    <w:rsid w:val="004655B5"/>
    <w:rsid w:val="004657BF"/>
    <w:rsid w:val="00465940"/>
    <w:rsid w:val="00465B77"/>
    <w:rsid w:val="00465BD8"/>
    <w:rsid w:val="00465F43"/>
    <w:rsid w:val="004660DA"/>
    <w:rsid w:val="0046616F"/>
    <w:rsid w:val="00466345"/>
    <w:rsid w:val="0046636C"/>
    <w:rsid w:val="00466485"/>
    <w:rsid w:val="004665F8"/>
    <w:rsid w:val="00466853"/>
    <w:rsid w:val="00466916"/>
    <w:rsid w:val="00466A57"/>
    <w:rsid w:val="00466A84"/>
    <w:rsid w:val="00466B19"/>
    <w:rsid w:val="00466CB0"/>
    <w:rsid w:val="00466CD5"/>
    <w:rsid w:val="00466DBA"/>
    <w:rsid w:val="00466E2E"/>
    <w:rsid w:val="00466E90"/>
    <w:rsid w:val="00466EB1"/>
    <w:rsid w:val="00466FB3"/>
    <w:rsid w:val="00467227"/>
    <w:rsid w:val="004672DD"/>
    <w:rsid w:val="00467313"/>
    <w:rsid w:val="004676DC"/>
    <w:rsid w:val="0046781A"/>
    <w:rsid w:val="004678DD"/>
    <w:rsid w:val="00467B8E"/>
    <w:rsid w:val="00467C03"/>
    <w:rsid w:val="00467C1E"/>
    <w:rsid w:val="00467CD3"/>
    <w:rsid w:val="00467CE6"/>
    <w:rsid w:val="00467D71"/>
    <w:rsid w:val="00467E9C"/>
    <w:rsid w:val="00467ECF"/>
    <w:rsid w:val="00467FC0"/>
    <w:rsid w:val="0047000E"/>
    <w:rsid w:val="0047016F"/>
    <w:rsid w:val="004701AA"/>
    <w:rsid w:val="00470416"/>
    <w:rsid w:val="004704A5"/>
    <w:rsid w:val="004704AE"/>
    <w:rsid w:val="0047050D"/>
    <w:rsid w:val="00470568"/>
    <w:rsid w:val="0047064D"/>
    <w:rsid w:val="004707AC"/>
    <w:rsid w:val="004708CE"/>
    <w:rsid w:val="004709E6"/>
    <w:rsid w:val="00470AB5"/>
    <w:rsid w:val="00470D9F"/>
    <w:rsid w:val="00470DEA"/>
    <w:rsid w:val="00470F37"/>
    <w:rsid w:val="00471089"/>
    <w:rsid w:val="00471184"/>
    <w:rsid w:val="0047134A"/>
    <w:rsid w:val="00471504"/>
    <w:rsid w:val="004716F1"/>
    <w:rsid w:val="00471883"/>
    <w:rsid w:val="00471D5B"/>
    <w:rsid w:val="00471DC0"/>
    <w:rsid w:val="00471DE6"/>
    <w:rsid w:val="00471E3A"/>
    <w:rsid w:val="00471F70"/>
    <w:rsid w:val="00471FC5"/>
    <w:rsid w:val="004720DE"/>
    <w:rsid w:val="0047210A"/>
    <w:rsid w:val="0047211F"/>
    <w:rsid w:val="004721E9"/>
    <w:rsid w:val="00472277"/>
    <w:rsid w:val="00472297"/>
    <w:rsid w:val="004722BF"/>
    <w:rsid w:val="0047240D"/>
    <w:rsid w:val="00472554"/>
    <w:rsid w:val="00472734"/>
    <w:rsid w:val="0047282D"/>
    <w:rsid w:val="00472882"/>
    <w:rsid w:val="00472A38"/>
    <w:rsid w:val="00472C37"/>
    <w:rsid w:val="00472C47"/>
    <w:rsid w:val="00472C4C"/>
    <w:rsid w:val="00472DDD"/>
    <w:rsid w:val="00472E0E"/>
    <w:rsid w:val="00472E6E"/>
    <w:rsid w:val="00473193"/>
    <w:rsid w:val="004732E4"/>
    <w:rsid w:val="00473483"/>
    <w:rsid w:val="00473602"/>
    <w:rsid w:val="00473662"/>
    <w:rsid w:val="00473707"/>
    <w:rsid w:val="00473723"/>
    <w:rsid w:val="00473E27"/>
    <w:rsid w:val="00473EDE"/>
    <w:rsid w:val="00473F84"/>
    <w:rsid w:val="00473FA8"/>
    <w:rsid w:val="0047419A"/>
    <w:rsid w:val="0047429E"/>
    <w:rsid w:val="004742BB"/>
    <w:rsid w:val="00474490"/>
    <w:rsid w:val="00474494"/>
    <w:rsid w:val="004744F1"/>
    <w:rsid w:val="004744F5"/>
    <w:rsid w:val="004745B5"/>
    <w:rsid w:val="004746D6"/>
    <w:rsid w:val="004746F7"/>
    <w:rsid w:val="004747A6"/>
    <w:rsid w:val="004747D4"/>
    <w:rsid w:val="00474804"/>
    <w:rsid w:val="00474821"/>
    <w:rsid w:val="0047482E"/>
    <w:rsid w:val="004748BF"/>
    <w:rsid w:val="00474918"/>
    <w:rsid w:val="00474938"/>
    <w:rsid w:val="0047498D"/>
    <w:rsid w:val="00474E07"/>
    <w:rsid w:val="00475102"/>
    <w:rsid w:val="00475176"/>
    <w:rsid w:val="00475229"/>
    <w:rsid w:val="00475306"/>
    <w:rsid w:val="00475478"/>
    <w:rsid w:val="00475511"/>
    <w:rsid w:val="0047556D"/>
    <w:rsid w:val="00475675"/>
    <w:rsid w:val="0047577F"/>
    <w:rsid w:val="004757EE"/>
    <w:rsid w:val="004757F7"/>
    <w:rsid w:val="0047592E"/>
    <w:rsid w:val="004759CF"/>
    <w:rsid w:val="00475C3F"/>
    <w:rsid w:val="00475D60"/>
    <w:rsid w:val="00475DA0"/>
    <w:rsid w:val="00475DF4"/>
    <w:rsid w:val="00475DF6"/>
    <w:rsid w:val="00475E42"/>
    <w:rsid w:val="00475ED9"/>
    <w:rsid w:val="00475FFB"/>
    <w:rsid w:val="004760E8"/>
    <w:rsid w:val="004762D5"/>
    <w:rsid w:val="00476533"/>
    <w:rsid w:val="004767D6"/>
    <w:rsid w:val="00476B10"/>
    <w:rsid w:val="00476BB3"/>
    <w:rsid w:val="00476C26"/>
    <w:rsid w:val="00476CF4"/>
    <w:rsid w:val="00476CF9"/>
    <w:rsid w:val="00476D00"/>
    <w:rsid w:val="00476D19"/>
    <w:rsid w:val="00476DF6"/>
    <w:rsid w:val="00476E1F"/>
    <w:rsid w:val="00476EBC"/>
    <w:rsid w:val="00476EBD"/>
    <w:rsid w:val="00477147"/>
    <w:rsid w:val="0047732F"/>
    <w:rsid w:val="004773A3"/>
    <w:rsid w:val="00477557"/>
    <w:rsid w:val="00477786"/>
    <w:rsid w:val="004777C4"/>
    <w:rsid w:val="0047787C"/>
    <w:rsid w:val="00477931"/>
    <w:rsid w:val="00477972"/>
    <w:rsid w:val="00477C9B"/>
    <w:rsid w:val="00477E79"/>
    <w:rsid w:val="00477F81"/>
    <w:rsid w:val="00480150"/>
    <w:rsid w:val="00480197"/>
    <w:rsid w:val="004801BE"/>
    <w:rsid w:val="0048026E"/>
    <w:rsid w:val="00480310"/>
    <w:rsid w:val="004805F4"/>
    <w:rsid w:val="0048071C"/>
    <w:rsid w:val="0048074D"/>
    <w:rsid w:val="00480754"/>
    <w:rsid w:val="00480764"/>
    <w:rsid w:val="004807CB"/>
    <w:rsid w:val="004807D7"/>
    <w:rsid w:val="0048088D"/>
    <w:rsid w:val="004809A5"/>
    <w:rsid w:val="004809CA"/>
    <w:rsid w:val="004809DD"/>
    <w:rsid w:val="00480A7C"/>
    <w:rsid w:val="00480A98"/>
    <w:rsid w:val="00480B3A"/>
    <w:rsid w:val="00480B4B"/>
    <w:rsid w:val="00480B4D"/>
    <w:rsid w:val="00480E1C"/>
    <w:rsid w:val="00480E63"/>
    <w:rsid w:val="00480F51"/>
    <w:rsid w:val="00480FFE"/>
    <w:rsid w:val="004810BB"/>
    <w:rsid w:val="0048126C"/>
    <w:rsid w:val="004812C1"/>
    <w:rsid w:val="00481313"/>
    <w:rsid w:val="0048131A"/>
    <w:rsid w:val="00481353"/>
    <w:rsid w:val="00481460"/>
    <w:rsid w:val="00481563"/>
    <w:rsid w:val="00481583"/>
    <w:rsid w:val="0048178D"/>
    <w:rsid w:val="00481835"/>
    <w:rsid w:val="00481946"/>
    <w:rsid w:val="00481979"/>
    <w:rsid w:val="00481A85"/>
    <w:rsid w:val="00481B24"/>
    <w:rsid w:val="00481B3A"/>
    <w:rsid w:val="00481BEB"/>
    <w:rsid w:val="00481C5B"/>
    <w:rsid w:val="00481C7B"/>
    <w:rsid w:val="00481FBC"/>
    <w:rsid w:val="00482135"/>
    <w:rsid w:val="004821A9"/>
    <w:rsid w:val="004823B7"/>
    <w:rsid w:val="00482406"/>
    <w:rsid w:val="004824FA"/>
    <w:rsid w:val="00482601"/>
    <w:rsid w:val="0048280A"/>
    <w:rsid w:val="0048285F"/>
    <w:rsid w:val="00482866"/>
    <w:rsid w:val="004828B0"/>
    <w:rsid w:val="00482981"/>
    <w:rsid w:val="00482A59"/>
    <w:rsid w:val="00482BB0"/>
    <w:rsid w:val="00482CD2"/>
    <w:rsid w:val="00482EBB"/>
    <w:rsid w:val="00482FAF"/>
    <w:rsid w:val="004830BF"/>
    <w:rsid w:val="00483229"/>
    <w:rsid w:val="0048330E"/>
    <w:rsid w:val="004833AE"/>
    <w:rsid w:val="00483450"/>
    <w:rsid w:val="004834EB"/>
    <w:rsid w:val="00483525"/>
    <w:rsid w:val="00483558"/>
    <w:rsid w:val="0048371E"/>
    <w:rsid w:val="004838A0"/>
    <w:rsid w:val="004838BE"/>
    <w:rsid w:val="0048393A"/>
    <w:rsid w:val="00483983"/>
    <w:rsid w:val="00483AB1"/>
    <w:rsid w:val="00483AB8"/>
    <w:rsid w:val="00483B6E"/>
    <w:rsid w:val="00483C33"/>
    <w:rsid w:val="00483CF9"/>
    <w:rsid w:val="00483DFF"/>
    <w:rsid w:val="00483EAC"/>
    <w:rsid w:val="00484150"/>
    <w:rsid w:val="0048418E"/>
    <w:rsid w:val="00484248"/>
    <w:rsid w:val="00484266"/>
    <w:rsid w:val="004845F2"/>
    <w:rsid w:val="004846A4"/>
    <w:rsid w:val="004846E5"/>
    <w:rsid w:val="00484727"/>
    <w:rsid w:val="00484870"/>
    <w:rsid w:val="00484895"/>
    <w:rsid w:val="0048498B"/>
    <w:rsid w:val="00484B9F"/>
    <w:rsid w:val="00484BF8"/>
    <w:rsid w:val="00484C5D"/>
    <w:rsid w:val="00484FEB"/>
    <w:rsid w:val="004851B1"/>
    <w:rsid w:val="004851B9"/>
    <w:rsid w:val="0048538F"/>
    <w:rsid w:val="00485410"/>
    <w:rsid w:val="00485432"/>
    <w:rsid w:val="004855F9"/>
    <w:rsid w:val="0048563B"/>
    <w:rsid w:val="00485692"/>
    <w:rsid w:val="004856A3"/>
    <w:rsid w:val="00485769"/>
    <w:rsid w:val="004857CF"/>
    <w:rsid w:val="0048581C"/>
    <w:rsid w:val="00485844"/>
    <w:rsid w:val="004859ED"/>
    <w:rsid w:val="00485B2B"/>
    <w:rsid w:val="00485C4D"/>
    <w:rsid w:val="00485CAB"/>
    <w:rsid w:val="00485F2C"/>
    <w:rsid w:val="0048607D"/>
    <w:rsid w:val="00486166"/>
    <w:rsid w:val="004861AF"/>
    <w:rsid w:val="00486544"/>
    <w:rsid w:val="0048663F"/>
    <w:rsid w:val="00486779"/>
    <w:rsid w:val="00486990"/>
    <w:rsid w:val="00486A01"/>
    <w:rsid w:val="00486A7D"/>
    <w:rsid w:val="00486B7E"/>
    <w:rsid w:val="00486C08"/>
    <w:rsid w:val="00486C19"/>
    <w:rsid w:val="00486CAD"/>
    <w:rsid w:val="00486D64"/>
    <w:rsid w:val="00486DB7"/>
    <w:rsid w:val="00486E29"/>
    <w:rsid w:val="00486FAB"/>
    <w:rsid w:val="0048700D"/>
    <w:rsid w:val="004872B0"/>
    <w:rsid w:val="0048741B"/>
    <w:rsid w:val="00487424"/>
    <w:rsid w:val="004875DC"/>
    <w:rsid w:val="004876DC"/>
    <w:rsid w:val="0048774E"/>
    <w:rsid w:val="004879E5"/>
    <w:rsid w:val="00487A69"/>
    <w:rsid w:val="00487B50"/>
    <w:rsid w:val="00487B6F"/>
    <w:rsid w:val="00487D02"/>
    <w:rsid w:val="00487EFD"/>
    <w:rsid w:val="00487FDC"/>
    <w:rsid w:val="0049005D"/>
    <w:rsid w:val="004901C2"/>
    <w:rsid w:val="0049022C"/>
    <w:rsid w:val="004902C5"/>
    <w:rsid w:val="004903D4"/>
    <w:rsid w:val="00490482"/>
    <w:rsid w:val="00490586"/>
    <w:rsid w:val="004905E9"/>
    <w:rsid w:val="00490750"/>
    <w:rsid w:val="00490A5B"/>
    <w:rsid w:val="00490BFD"/>
    <w:rsid w:val="00490DEB"/>
    <w:rsid w:val="00490F59"/>
    <w:rsid w:val="004910DF"/>
    <w:rsid w:val="004911EF"/>
    <w:rsid w:val="00491228"/>
    <w:rsid w:val="00491288"/>
    <w:rsid w:val="004912AC"/>
    <w:rsid w:val="0049137D"/>
    <w:rsid w:val="00491394"/>
    <w:rsid w:val="0049146F"/>
    <w:rsid w:val="004914A7"/>
    <w:rsid w:val="00491661"/>
    <w:rsid w:val="004917B3"/>
    <w:rsid w:val="0049186E"/>
    <w:rsid w:val="004918DF"/>
    <w:rsid w:val="00491902"/>
    <w:rsid w:val="00491A63"/>
    <w:rsid w:val="00491DD5"/>
    <w:rsid w:val="00491E84"/>
    <w:rsid w:val="00491EB7"/>
    <w:rsid w:val="00491EFC"/>
    <w:rsid w:val="00492209"/>
    <w:rsid w:val="004923BA"/>
    <w:rsid w:val="004923D2"/>
    <w:rsid w:val="004926F1"/>
    <w:rsid w:val="00492A16"/>
    <w:rsid w:val="00492A7A"/>
    <w:rsid w:val="00492B6D"/>
    <w:rsid w:val="00492BEB"/>
    <w:rsid w:val="00492BF6"/>
    <w:rsid w:val="00492D2E"/>
    <w:rsid w:val="00492F49"/>
    <w:rsid w:val="00493062"/>
    <w:rsid w:val="00493213"/>
    <w:rsid w:val="00493444"/>
    <w:rsid w:val="00493514"/>
    <w:rsid w:val="00493860"/>
    <w:rsid w:val="0049390E"/>
    <w:rsid w:val="00493BC7"/>
    <w:rsid w:val="00493C2C"/>
    <w:rsid w:val="00493DBA"/>
    <w:rsid w:val="00493EA6"/>
    <w:rsid w:val="00493FF2"/>
    <w:rsid w:val="0049415B"/>
    <w:rsid w:val="004942A3"/>
    <w:rsid w:val="00494590"/>
    <w:rsid w:val="0049462C"/>
    <w:rsid w:val="004946B2"/>
    <w:rsid w:val="004946D6"/>
    <w:rsid w:val="004946FA"/>
    <w:rsid w:val="00494A4E"/>
    <w:rsid w:val="00494B12"/>
    <w:rsid w:val="00494BF4"/>
    <w:rsid w:val="00494D37"/>
    <w:rsid w:val="00495134"/>
    <w:rsid w:val="004952D7"/>
    <w:rsid w:val="004953DE"/>
    <w:rsid w:val="004953DF"/>
    <w:rsid w:val="004953FC"/>
    <w:rsid w:val="0049545F"/>
    <w:rsid w:val="004957AB"/>
    <w:rsid w:val="00495BA3"/>
    <w:rsid w:val="00495C78"/>
    <w:rsid w:val="00495F37"/>
    <w:rsid w:val="0049611D"/>
    <w:rsid w:val="00496271"/>
    <w:rsid w:val="00496276"/>
    <w:rsid w:val="004963CD"/>
    <w:rsid w:val="0049668C"/>
    <w:rsid w:val="0049681C"/>
    <w:rsid w:val="004968D7"/>
    <w:rsid w:val="0049693E"/>
    <w:rsid w:val="00496BD2"/>
    <w:rsid w:val="00496CB9"/>
    <w:rsid w:val="00496ED5"/>
    <w:rsid w:val="00496FF1"/>
    <w:rsid w:val="00497038"/>
    <w:rsid w:val="00497048"/>
    <w:rsid w:val="0049714A"/>
    <w:rsid w:val="00497281"/>
    <w:rsid w:val="004972B2"/>
    <w:rsid w:val="0049753C"/>
    <w:rsid w:val="00497602"/>
    <w:rsid w:val="0049782A"/>
    <w:rsid w:val="004978F6"/>
    <w:rsid w:val="004979A4"/>
    <w:rsid w:val="004979B9"/>
    <w:rsid w:val="00497B6D"/>
    <w:rsid w:val="00497B74"/>
    <w:rsid w:val="00497CC3"/>
    <w:rsid w:val="00497CE4"/>
    <w:rsid w:val="00497E74"/>
    <w:rsid w:val="00497F35"/>
    <w:rsid w:val="004A011B"/>
    <w:rsid w:val="004A01A6"/>
    <w:rsid w:val="004A01CD"/>
    <w:rsid w:val="004A0285"/>
    <w:rsid w:val="004A037C"/>
    <w:rsid w:val="004A0464"/>
    <w:rsid w:val="004A064F"/>
    <w:rsid w:val="004A06CC"/>
    <w:rsid w:val="004A09F4"/>
    <w:rsid w:val="004A0A3B"/>
    <w:rsid w:val="004A0B18"/>
    <w:rsid w:val="004A0F07"/>
    <w:rsid w:val="004A1108"/>
    <w:rsid w:val="004A119F"/>
    <w:rsid w:val="004A11D9"/>
    <w:rsid w:val="004A1443"/>
    <w:rsid w:val="004A14F5"/>
    <w:rsid w:val="004A16E6"/>
    <w:rsid w:val="004A171B"/>
    <w:rsid w:val="004A18B1"/>
    <w:rsid w:val="004A18BB"/>
    <w:rsid w:val="004A1C8B"/>
    <w:rsid w:val="004A1CA9"/>
    <w:rsid w:val="004A1D4F"/>
    <w:rsid w:val="004A1FF0"/>
    <w:rsid w:val="004A2107"/>
    <w:rsid w:val="004A2156"/>
    <w:rsid w:val="004A2163"/>
    <w:rsid w:val="004A21AE"/>
    <w:rsid w:val="004A21E0"/>
    <w:rsid w:val="004A22DB"/>
    <w:rsid w:val="004A261F"/>
    <w:rsid w:val="004A262A"/>
    <w:rsid w:val="004A2640"/>
    <w:rsid w:val="004A277B"/>
    <w:rsid w:val="004A281C"/>
    <w:rsid w:val="004A292B"/>
    <w:rsid w:val="004A2AA8"/>
    <w:rsid w:val="004A2AB3"/>
    <w:rsid w:val="004A2BFF"/>
    <w:rsid w:val="004A2C1B"/>
    <w:rsid w:val="004A2C84"/>
    <w:rsid w:val="004A2F5B"/>
    <w:rsid w:val="004A330D"/>
    <w:rsid w:val="004A34D9"/>
    <w:rsid w:val="004A35A0"/>
    <w:rsid w:val="004A3651"/>
    <w:rsid w:val="004A36A2"/>
    <w:rsid w:val="004A36E1"/>
    <w:rsid w:val="004A37B6"/>
    <w:rsid w:val="004A37C2"/>
    <w:rsid w:val="004A3821"/>
    <w:rsid w:val="004A383D"/>
    <w:rsid w:val="004A387E"/>
    <w:rsid w:val="004A388C"/>
    <w:rsid w:val="004A3A0C"/>
    <w:rsid w:val="004A3B32"/>
    <w:rsid w:val="004A3F83"/>
    <w:rsid w:val="004A406A"/>
    <w:rsid w:val="004A40E1"/>
    <w:rsid w:val="004A4208"/>
    <w:rsid w:val="004A42DA"/>
    <w:rsid w:val="004A43E9"/>
    <w:rsid w:val="004A443E"/>
    <w:rsid w:val="004A45BF"/>
    <w:rsid w:val="004A45EA"/>
    <w:rsid w:val="004A47F4"/>
    <w:rsid w:val="004A4AF8"/>
    <w:rsid w:val="004A4D9F"/>
    <w:rsid w:val="004A4EE7"/>
    <w:rsid w:val="004A4F5D"/>
    <w:rsid w:val="004A5135"/>
    <w:rsid w:val="004A526B"/>
    <w:rsid w:val="004A52F0"/>
    <w:rsid w:val="004A5394"/>
    <w:rsid w:val="004A5455"/>
    <w:rsid w:val="004A546E"/>
    <w:rsid w:val="004A5521"/>
    <w:rsid w:val="004A553B"/>
    <w:rsid w:val="004A55E7"/>
    <w:rsid w:val="004A573C"/>
    <w:rsid w:val="004A594D"/>
    <w:rsid w:val="004A5B55"/>
    <w:rsid w:val="004A5B95"/>
    <w:rsid w:val="004A5D0E"/>
    <w:rsid w:val="004A5E12"/>
    <w:rsid w:val="004A5E5E"/>
    <w:rsid w:val="004A5ECF"/>
    <w:rsid w:val="004A5F2D"/>
    <w:rsid w:val="004A6014"/>
    <w:rsid w:val="004A6397"/>
    <w:rsid w:val="004A63B0"/>
    <w:rsid w:val="004A643E"/>
    <w:rsid w:val="004A64C2"/>
    <w:rsid w:val="004A6511"/>
    <w:rsid w:val="004A6616"/>
    <w:rsid w:val="004A662C"/>
    <w:rsid w:val="004A6633"/>
    <w:rsid w:val="004A67E4"/>
    <w:rsid w:val="004A687E"/>
    <w:rsid w:val="004A6AF3"/>
    <w:rsid w:val="004A6B0B"/>
    <w:rsid w:val="004A6E4F"/>
    <w:rsid w:val="004A6F47"/>
    <w:rsid w:val="004A6FA6"/>
    <w:rsid w:val="004A7419"/>
    <w:rsid w:val="004A7454"/>
    <w:rsid w:val="004A7542"/>
    <w:rsid w:val="004A7643"/>
    <w:rsid w:val="004A769C"/>
    <w:rsid w:val="004A7823"/>
    <w:rsid w:val="004A7B51"/>
    <w:rsid w:val="004A7BB0"/>
    <w:rsid w:val="004A7C7E"/>
    <w:rsid w:val="004A7E8C"/>
    <w:rsid w:val="004A7F96"/>
    <w:rsid w:val="004A7FE1"/>
    <w:rsid w:val="004B008C"/>
    <w:rsid w:val="004B037E"/>
    <w:rsid w:val="004B03CC"/>
    <w:rsid w:val="004B0536"/>
    <w:rsid w:val="004B075C"/>
    <w:rsid w:val="004B077D"/>
    <w:rsid w:val="004B0933"/>
    <w:rsid w:val="004B0934"/>
    <w:rsid w:val="004B0960"/>
    <w:rsid w:val="004B0AB4"/>
    <w:rsid w:val="004B0F2C"/>
    <w:rsid w:val="004B10A8"/>
    <w:rsid w:val="004B10B3"/>
    <w:rsid w:val="004B1166"/>
    <w:rsid w:val="004B12CC"/>
    <w:rsid w:val="004B1380"/>
    <w:rsid w:val="004B1614"/>
    <w:rsid w:val="004B16C6"/>
    <w:rsid w:val="004B1758"/>
    <w:rsid w:val="004B176F"/>
    <w:rsid w:val="004B1852"/>
    <w:rsid w:val="004B187D"/>
    <w:rsid w:val="004B1895"/>
    <w:rsid w:val="004B1904"/>
    <w:rsid w:val="004B1917"/>
    <w:rsid w:val="004B1A20"/>
    <w:rsid w:val="004B1A73"/>
    <w:rsid w:val="004B1AE1"/>
    <w:rsid w:val="004B1AEF"/>
    <w:rsid w:val="004B1C5F"/>
    <w:rsid w:val="004B2019"/>
    <w:rsid w:val="004B21C1"/>
    <w:rsid w:val="004B23E1"/>
    <w:rsid w:val="004B2412"/>
    <w:rsid w:val="004B2505"/>
    <w:rsid w:val="004B27D7"/>
    <w:rsid w:val="004B2956"/>
    <w:rsid w:val="004B2C6F"/>
    <w:rsid w:val="004B2D05"/>
    <w:rsid w:val="004B2D66"/>
    <w:rsid w:val="004B2D67"/>
    <w:rsid w:val="004B2F99"/>
    <w:rsid w:val="004B2FAF"/>
    <w:rsid w:val="004B30B7"/>
    <w:rsid w:val="004B31AB"/>
    <w:rsid w:val="004B330F"/>
    <w:rsid w:val="004B3448"/>
    <w:rsid w:val="004B34EA"/>
    <w:rsid w:val="004B37FB"/>
    <w:rsid w:val="004B396C"/>
    <w:rsid w:val="004B3AE9"/>
    <w:rsid w:val="004B3B5C"/>
    <w:rsid w:val="004B3D20"/>
    <w:rsid w:val="004B3D5F"/>
    <w:rsid w:val="004B3F4B"/>
    <w:rsid w:val="004B3F84"/>
    <w:rsid w:val="004B3FAB"/>
    <w:rsid w:val="004B40B7"/>
    <w:rsid w:val="004B4110"/>
    <w:rsid w:val="004B41B6"/>
    <w:rsid w:val="004B42D6"/>
    <w:rsid w:val="004B43D1"/>
    <w:rsid w:val="004B44B5"/>
    <w:rsid w:val="004B46C2"/>
    <w:rsid w:val="004B4995"/>
    <w:rsid w:val="004B4BD7"/>
    <w:rsid w:val="004B4D34"/>
    <w:rsid w:val="004B4FD5"/>
    <w:rsid w:val="004B5008"/>
    <w:rsid w:val="004B51F5"/>
    <w:rsid w:val="004B522A"/>
    <w:rsid w:val="004B526D"/>
    <w:rsid w:val="004B5418"/>
    <w:rsid w:val="004B55BB"/>
    <w:rsid w:val="004B55C3"/>
    <w:rsid w:val="004B57AD"/>
    <w:rsid w:val="004B57C5"/>
    <w:rsid w:val="004B5952"/>
    <w:rsid w:val="004B598B"/>
    <w:rsid w:val="004B5F32"/>
    <w:rsid w:val="004B615E"/>
    <w:rsid w:val="004B62B2"/>
    <w:rsid w:val="004B62B8"/>
    <w:rsid w:val="004B633D"/>
    <w:rsid w:val="004B63BA"/>
    <w:rsid w:val="004B63D7"/>
    <w:rsid w:val="004B659C"/>
    <w:rsid w:val="004B6684"/>
    <w:rsid w:val="004B6769"/>
    <w:rsid w:val="004B678C"/>
    <w:rsid w:val="004B69B0"/>
    <w:rsid w:val="004B6ABF"/>
    <w:rsid w:val="004B6B5A"/>
    <w:rsid w:val="004B6EBE"/>
    <w:rsid w:val="004B6F62"/>
    <w:rsid w:val="004B71BE"/>
    <w:rsid w:val="004B71D6"/>
    <w:rsid w:val="004B71EA"/>
    <w:rsid w:val="004B74B7"/>
    <w:rsid w:val="004B7616"/>
    <w:rsid w:val="004B7A8D"/>
    <w:rsid w:val="004B7B22"/>
    <w:rsid w:val="004B7BE4"/>
    <w:rsid w:val="004B7CB9"/>
    <w:rsid w:val="004B7CBD"/>
    <w:rsid w:val="004B7DCA"/>
    <w:rsid w:val="004C004C"/>
    <w:rsid w:val="004C0072"/>
    <w:rsid w:val="004C0080"/>
    <w:rsid w:val="004C01D6"/>
    <w:rsid w:val="004C022E"/>
    <w:rsid w:val="004C026B"/>
    <w:rsid w:val="004C0391"/>
    <w:rsid w:val="004C03BF"/>
    <w:rsid w:val="004C050A"/>
    <w:rsid w:val="004C054C"/>
    <w:rsid w:val="004C08BD"/>
    <w:rsid w:val="004C0AFF"/>
    <w:rsid w:val="004C0C29"/>
    <w:rsid w:val="004C0CA3"/>
    <w:rsid w:val="004C0CF2"/>
    <w:rsid w:val="004C0D2A"/>
    <w:rsid w:val="004C0F62"/>
    <w:rsid w:val="004C0F6D"/>
    <w:rsid w:val="004C1164"/>
    <w:rsid w:val="004C15AC"/>
    <w:rsid w:val="004C1805"/>
    <w:rsid w:val="004C1954"/>
    <w:rsid w:val="004C1B9A"/>
    <w:rsid w:val="004C1C41"/>
    <w:rsid w:val="004C201A"/>
    <w:rsid w:val="004C214D"/>
    <w:rsid w:val="004C21D6"/>
    <w:rsid w:val="004C22CD"/>
    <w:rsid w:val="004C2328"/>
    <w:rsid w:val="004C249D"/>
    <w:rsid w:val="004C254F"/>
    <w:rsid w:val="004C2551"/>
    <w:rsid w:val="004C2AEE"/>
    <w:rsid w:val="004C2B3C"/>
    <w:rsid w:val="004C2C7C"/>
    <w:rsid w:val="004C2E0C"/>
    <w:rsid w:val="004C2E9D"/>
    <w:rsid w:val="004C3040"/>
    <w:rsid w:val="004C3176"/>
    <w:rsid w:val="004C320F"/>
    <w:rsid w:val="004C3293"/>
    <w:rsid w:val="004C33DB"/>
    <w:rsid w:val="004C346A"/>
    <w:rsid w:val="004C3A26"/>
    <w:rsid w:val="004C3B5C"/>
    <w:rsid w:val="004C3C08"/>
    <w:rsid w:val="004C3D31"/>
    <w:rsid w:val="004C3DF1"/>
    <w:rsid w:val="004C3FCB"/>
    <w:rsid w:val="004C441E"/>
    <w:rsid w:val="004C456F"/>
    <w:rsid w:val="004C4885"/>
    <w:rsid w:val="004C48E8"/>
    <w:rsid w:val="004C4A45"/>
    <w:rsid w:val="004C4C14"/>
    <w:rsid w:val="004C4C20"/>
    <w:rsid w:val="004C4EBE"/>
    <w:rsid w:val="004C50E4"/>
    <w:rsid w:val="004C536F"/>
    <w:rsid w:val="004C547A"/>
    <w:rsid w:val="004C54A4"/>
    <w:rsid w:val="004C563B"/>
    <w:rsid w:val="004C572A"/>
    <w:rsid w:val="004C5801"/>
    <w:rsid w:val="004C5CCA"/>
    <w:rsid w:val="004C5D3F"/>
    <w:rsid w:val="004C5DFE"/>
    <w:rsid w:val="004C5E48"/>
    <w:rsid w:val="004C5E5A"/>
    <w:rsid w:val="004C600A"/>
    <w:rsid w:val="004C6165"/>
    <w:rsid w:val="004C619D"/>
    <w:rsid w:val="004C61F6"/>
    <w:rsid w:val="004C655B"/>
    <w:rsid w:val="004C65D4"/>
    <w:rsid w:val="004C6AAC"/>
    <w:rsid w:val="004C6C78"/>
    <w:rsid w:val="004C6CE4"/>
    <w:rsid w:val="004C6D01"/>
    <w:rsid w:val="004C6E2F"/>
    <w:rsid w:val="004C6EBA"/>
    <w:rsid w:val="004C6EED"/>
    <w:rsid w:val="004C6F95"/>
    <w:rsid w:val="004C7079"/>
    <w:rsid w:val="004C70C5"/>
    <w:rsid w:val="004C7126"/>
    <w:rsid w:val="004C72F3"/>
    <w:rsid w:val="004C72FC"/>
    <w:rsid w:val="004C743D"/>
    <w:rsid w:val="004C755A"/>
    <w:rsid w:val="004C765D"/>
    <w:rsid w:val="004C76AA"/>
    <w:rsid w:val="004C77A6"/>
    <w:rsid w:val="004C7A83"/>
    <w:rsid w:val="004C7C81"/>
    <w:rsid w:val="004C7DC1"/>
    <w:rsid w:val="004C7E4F"/>
    <w:rsid w:val="004C7F24"/>
    <w:rsid w:val="004CC02E"/>
    <w:rsid w:val="004D0280"/>
    <w:rsid w:val="004D02DC"/>
    <w:rsid w:val="004D0382"/>
    <w:rsid w:val="004D03F3"/>
    <w:rsid w:val="004D0588"/>
    <w:rsid w:val="004D06A8"/>
    <w:rsid w:val="004D071C"/>
    <w:rsid w:val="004D091A"/>
    <w:rsid w:val="004D0A8C"/>
    <w:rsid w:val="004D0BCD"/>
    <w:rsid w:val="004D0CC9"/>
    <w:rsid w:val="004D0F29"/>
    <w:rsid w:val="004D0FCA"/>
    <w:rsid w:val="004D0FFC"/>
    <w:rsid w:val="004D11B0"/>
    <w:rsid w:val="004D11EC"/>
    <w:rsid w:val="004D121D"/>
    <w:rsid w:val="004D14F1"/>
    <w:rsid w:val="004D1590"/>
    <w:rsid w:val="004D15BB"/>
    <w:rsid w:val="004D1680"/>
    <w:rsid w:val="004D17DC"/>
    <w:rsid w:val="004D18F2"/>
    <w:rsid w:val="004D1998"/>
    <w:rsid w:val="004D1ABF"/>
    <w:rsid w:val="004D1D5D"/>
    <w:rsid w:val="004D1D68"/>
    <w:rsid w:val="004D1ECE"/>
    <w:rsid w:val="004D2006"/>
    <w:rsid w:val="004D2014"/>
    <w:rsid w:val="004D2071"/>
    <w:rsid w:val="004D21F5"/>
    <w:rsid w:val="004D2650"/>
    <w:rsid w:val="004D2695"/>
    <w:rsid w:val="004D26A0"/>
    <w:rsid w:val="004D2742"/>
    <w:rsid w:val="004D27E6"/>
    <w:rsid w:val="004D284B"/>
    <w:rsid w:val="004D2AA2"/>
    <w:rsid w:val="004D2B10"/>
    <w:rsid w:val="004D2C48"/>
    <w:rsid w:val="004D2C83"/>
    <w:rsid w:val="004D2CB2"/>
    <w:rsid w:val="004D3071"/>
    <w:rsid w:val="004D31C9"/>
    <w:rsid w:val="004D32B2"/>
    <w:rsid w:val="004D372B"/>
    <w:rsid w:val="004D3773"/>
    <w:rsid w:val="004D37E0"/>
    <w:rsid w:val="004D39B4"/>
    <w:rsid w:val="004D3B47"/>
    <w:rsid w:val="004D3B8A"/>
    <w:rsid w:val="004D3BE0"/>
    <w:rsid w:val="004D3C80"/>
    <w:rsid w:val="004D3C90"/>
    <w:rsid w:val="004D41EF"/>
    <w:rsid w:val="004D43AC"/>
    <w:rsid w:val="004D4497"/>
    <w:rsid w:val="004D44A8"/>
    <w:rsid w:val="004D45A5"/>
    <w:rsid w:val="004D45A9"/>
    <w:rsid w:val="004D49A0"/>
    <w:rsid w:val="004D4A83"/>
    <w:rsid w:val="004D4AD3"/>
    <w:rsid w:val="004D4C65"/>
    <w:rsid w:val="004D4C6F"/>
    <w:rsid w:val="004D4C75"/>
    <w:rsid w:val="004D4F1D"/>
    <w:rsid w:val="004D5169"/>
    <w:rsid w:val="004D51C2"/>
    <w:rsid w:val="004D5250"/>
    <w:rsid w:val="004D530F"/>
    <w:rsid w:val="004D542B"/>
    <w:rsid w:val="004D548E"/>
    <w:rsid w:val="004D5598"/>
    <w:rsid w:val="004D563C"/>
    <w:rsid w:val="004D58A4"/>
    <w:rsid w:val="004D5903"/>
    <w:rsid w:val="004D5BC5"/>
    <w:rsid w:val="004D5BE8"/>
    <w:rsid w:val="004D5C49"/>
    <w:rsid w:val="004D5F12"/>
    <w:rsid w:val="004D5FF4"/>
    <w:rsid w:val="004D60B6"/>
    <w:rsid w:val="004D6199"/>
    <w:rsid w:val="004D62EE"/>
    <w:rsid w:val="004D63CC"/>
    <w:rsid w:val="004D6436"/>
    <w:rsid w:val="004D6442"/>
    <w:rsid w:val="004D65D7"/>
    <w:rsid w:val="004D65E3"/>
    <w:rsid w:val="004D6752"/>
    <w:rsid w:val="004D6A16"/>
    <w:rsid w:val="004D6A19"/>
    <w:rsid w:val="004D6B47"/>
    <w:rsid w:val="004D6B58"/>
    <w:rsid w:val="004D6DA3"/>
    <w:rsid w:val="004D6E36"/>
    <w:rsid w:val="004D70A9"/>
    <w:rsid w:val="004D70AB"/>
    <w:rsid w:val="004D7100"/>
    <w:rsid w:val="004D72AC"/>
    <w:rsid w:val="004D74FE"/>
    <w:rsid w:val="004D757B"/>
    <w:rsid w:val="004D75CD"/>
    <w:rsid w:val="004D75FB"/>
    <w:rsid w:val="004D76A7"/>
    <w:rsid w:val="004D782C"/>
    <w:rsid w:val="004D78C7"/>
    <w:rsid w:val="004D7924"/>
    <w:rsid w:val="004D7A9B"/>
    <w:rsid w:val="004D7B6C"/>
    <w:rsid w:val="004D7C0D"/>
    <w:rsid w:val="004D7D48"/>
    <w:rsid w:val="004D7FAA"/>
    <w:rsid w:val="004E0254"/>
    <w:rsid w:val="004E029E"/>
    <w:rsid w:val="004E03C5"/>
    <w:rsid w:val="004E04B3"/>
    <w:rsid w:val="004E0553"/>
    <w:rsid w:val="004E0673"/>
    <w:rsid w:val="004E067F"/>
    <w:rsid w:val="004E085A"/>
    <w:rsid w:val="004E0B35"/>
    <w:rsid w:val="004E0C17"/>
    <w:rsid w:val="004E0CBD"/>
    <w:rsid w:val="004E0E16"/>
    <w:rsid w:val="004E0E31"/>
    <w:rsid w:val="004E0E62"/>
    <w:rsid w:val="004E1047"/>
    <w:rsid w:val="004E104B"/>
    <w:rsid w:val="004E1148"/>
    <w:rsid w:val="004E1259"/>
    <w:rsid w:val="004E128E"/>
    <w:rsid w:val="004E12FC"/>
    <w:rsid w:val="004E15CD"/>
    <w:rsid w:val="004E15F4"/>
    <w:rsid w:val="004E165A"/>
    <w:rsid w:val="004E1773"/>
    <w:rsid w:val="004E1866"/>
    <w:rsid w:val="004E18B6"/>
    <w:rsid w:val="004E18FE"/>
    <w:rsid w:val="004E19AF"/>
    <w:rsid w:val="004E1AD4"/>
    <w:rsid w:val="004E1AF4"/>
    <w:rsid w:val="004E1BD2"/>
    <w:rsid w:val="004E1D64"/>
    <w:rsid w:val="004E1DA5"/>
    <w:rsid w:val="004E1DDB"/>
    <w:rsid w:val="004E2008"/>
    <w:rsid w:val="004E22A8"/>
    <w:rsid w:val="004E231C"/>
    <w:rsid w:val="004E253E"/>
    <w:rsid w:val="004E27E8"/>
    <w:rsid w:val="004E2808"/>
    <w:rsid w:val="004E28A1"/>
    <w:rsid w:val="004E2904"/>
    <w:rsid w:val="004E2A53"/>
    <w:rsid w:val="004E2BAC"/>
    <w:rsid w:val="004E2C36"/>
    <w:rsid w:val="004E2D11"/>
    <w:rsid w:val="004E2D7C"/>
    <w:rsid w:val="004E2D7E"/>
    <w:rsid w:val="004E2DC4"/>
    <w:rsid w:val="004E2DED"/>
    <w:rsid w:val="004E2E77"/>
    <w:rsid w:val="004E2EAE"/>
    <w:rsid w:val="004E3149"/>
    <w:rsid w:val="004E31C6"/>
    <w:rsid w:val="004E31F2"/>
    <w:rsid w:val="004E33F0"/>
    <w:rsid w:val="004E3698"/>
    <w:rsid w:val="004E3882"/>
    <w:rsid w:val="004E3884"/>
    <w:rsid w:val="004E38E1"/>
    <w:rsid w:val="004E39A4"/>
    <w:rsid w:val="004E3AFD"/>
    <w:rsid w:val="004E3BA7"/>
    <w:rsid w:val="004E3BE5"/>
    <w:rsid w:val="004E3D6D"/>
    <w:rsid w:val="004E3DF9"/>
    <w:rsid w:val="004E3FC4"/>
    <w:rsid w:val="004E4004"/>
    <w:rsid w:val="004E401D"/>
    <w:rsid w:val="004E4047"/>
    <w:rsid w:val="004E410E"/>
    <w:rsid w:val="004E41D3"/>
    <w:rsid w:val="004E4210"/>
    <w:rsid w:val="004E4400"/>
    <w:rsid w:val="004E4705"/>
    <w:rsid w:val="004E48AB"/>
    <w:rsid w:val="004E4A17"/>
    <w:rsid w:val="004E4A7C"/>
    <w:rsid w:val="004E4B42"/>
    <w:rsid w:val="004E4BB4"/>
    <w:rsid w:val="004E4C4B"/>
    <w:rsid w:val="004E4C51"/>
    <w:rsid w:val="004E4EFF"/>
    <w:rsid w:val="004E4FD4"/>
    <w:rsid w:val="004E5325"/>
    <w:rsid w:val="004E5413"/>
    <w:rsid w:val="004E542C"/>
    <w:rsid w:val="004E564F"/>
    <w:rsid w:val="004E57D6"/>
    <w:rsid w:val="004E57F6"/>
    <w:rsid w:val="004E58AF"/>
    <w:rsid w:val="004E5923"/>
    <w:rsid w:val="004E5A36"/>
    <w:rsid w:val="004E5A57"/>
    <w:rsid w:val="004E5BBD"/>
    <w:rsid w:val="004E5CE5"/>
    <w:rsid w:val="004E5DBC"/>
    <w:rsid w:val="004E60C7"/>
    <w:rsid w:val="004E60F1"/>
    <w:rsid w:val="004E612D"/>
    <w:rsid w:val="004E61F9"/>
    <w:rsid w:val="004E62AF"/>
    <w:rsid w:val="004E6324"/>
    <w:rsid w:val="004E636D"/>
    <w:rsid w:val="004E64ED"/>
    <w:rsid w:val="004E66E5"/>
    <w:rsid w:val="004E67B3"/>
    <w:rsid w:val="004E6AC7"/>
    <w:rsid w:val="004E6C09"/>
    <w:rsid w:val="004E6C52"/>
    <w:rsid w:val="004E6CB7"/>
    <w:rsid w:val="004E6D96"/>
    <w:rsid w:val="004E6DCE"/>
    <w:rsid w:val="004E6E72"/>
    <w:rsid w:val="004E6F88"/>
    <w:rsid w:val="004E718D"/>
    <w:rsid w:val="004E7198"/>
    <w:rsid w:val="004E71C6"/>
    <w:rsid w:val="004E73F6"/>
    <w:rsid w:val="004E752B"/>
    <w:rsid w:val="004E7625"/>
    <w:rsid w:val="004E7659"/>
    <w:rsid w:val="004E78AF"/>
    <w:rsid w:val="004E7A7D"/>
    <w:rsid w:val="004E7B23"/>
    <w:rsid w:val="004E7B4B"/>
    <w:rsid w:val="004E7C79"/>
    <w:rsid w:val="004E7D86"/>
    <w:rsid w:val="004F0000"/>
    <w:rsid w:val="004F02DB"/>
    <w:rsid w:val="004F04D8"/>
    <w:rsid w:val="004F04EB"/>
    <w:rsid w:val="004F05B9"/>
    <w:rsid w:val="004F08F8"/>
    <w:rsid w:val="004F0D66"/>
    <w:rsid w:val="004F0EA0"/>
    <w:rsid w:val="004F142F"/>
    <w:rsid w:val="004F1535"/>
    <w:rsid w:val="004F1632"/>
    <w:rsid w:val="004F1638"/>
    <w:rsid w:val="004F1A11"/>
    <w:rsid w:val="004F1B5C"/>
    <w:rsid w:val="004F1BC4"/>
    <w:rsid w:val="004F1F11"/>
    <w:rsid w:val="004F1FA3"/>
    <w:rsid w:val="004F2127"/>
    <w:rsid w:val="004F2274"/>
    <w:rsid w:val="004F243D"/>
    <w:rsid w:val="004F2485"/>
    <w:rsid w:val="004F24D0"/>
    <w:rsid w:val="004F262D"/>
    <w:rsid w:val="004F269B"/>
    <w:rsid w:val="004F2706"/>
    <w:rsid w:val="004F2720"/>
    <w:rsid w:val="004F2755"/>
    <w:rsid w:val="004F28DB"/>
    <w:rsid w:val="004F2916"/>
    <w:rsid w:val="004F2A08"/>
    <w:rsid w:val="004F2B6F"/>
    <w:rsid w:val="004F2CA1"/>
    <w:rsid w:val="004F2D0E"/>
    <w:rsid w:val="004F324F"/>
    <w:rsid w:val="004F32DA"/>
    <w:rsid w:val="004F3439"/>
    <w:rsid w:val="004F34D3"/>
    <w:rsid w:val="004F34F8"/>
    <w:rsid w:val="004F34FF"/>
    <w:rsid w:val="004F35AD"/>
    <w:rsid w:val="004F3868"/>
    <w:rsid w:val="004F3955"/>
    <w:rsid w:val="004F3B8A"/>
    <w:rsid w:val="004F3BE2"/>
    <w:rsid w:val="004F3D89"/>
    <w:rsid w:val="004F3DC1"/>
    <w:rsid w:val="004F3F92"/>
    <w:rsid w:val="004F3FDD"/>
    <w:rsid w:val="004F4268"/>
    <w:rsid w:val="004F439B"/>
    <w:rsid w:val="004F43A4"/>
    <w:rsid w:val="004F447E"/>
    <w:rsid w:val="004F4645"/>
    <w:rsid w:val="004F47F4"/>
    <w:rsid w:val="004F4A18"/>
    <w:rsid w:val="004F4A65"/>
    <w:rsid w:val="004F4E22"/>
    <w:rsid w:val="004F4E4B"/>
    <w:rsid w:val="004F4EF0"/>
    <w:rsid w:val="004F5066"/>
    <w:rsid w:val="004F5068"/>
    <w:rsid w:val="004F5077"/>
    <w:rsid w:val="004F51AE"/>
    <w:rsid w:val="004F522C"/>
    <w:rsid w:val="004F5254"/>
    <w:rsid w:val="004F5256"/>
    <w:rsid w:val="004F5481"/>
    <w:rsid w:val="004F54D0"/>
    <w:rsid w:val="004F5529"/>
    <w:rsid w:val="004F55A8"/>
    <w:rsid w:val="004F56BD"/>
    <w:rsid w:val="004F5761"/>
    <w:rsid w:val="004F5762"/>
    <w:rsid w:val="004F59A0"/>
    <w:rsid w:val="004F5C18"/>
    <w:rsid w:val="004F5D08"/>
    <w:rsid w:val="004F5D76"/>
    <w:rsid w:val="004F5E2E"/>
    <w:rsid w:val="004F5FD9"/>
    <w:rsid w:val="004F5FE0"/>
    <w:rsid w:val="004F60BE"/>
    <w:rsid w:val="004F64B2"/>
    <w:rsid w:val="004F6602"/>
    <w:rsid w:val="004F668F"/>
    <w:rsid w:val="004F69DD"/>
    <w:rsid w:val="004F6A2F"/>
    <w:rsid w:val="004F6AE6"/>
    <w:rsid w:val="004F6B7F"/>
    <w:rsid w:val="004F6C78"/>
    <w:rsid w:val="004F6E13"/>
    <w:rsid w:val="004F6F7D"/>
    <w:rsid w:val="004F702A"/>
    <w:rsid w:val="004F702F"/>
    <w:rsid w:val="004F715F"/>
    <w:rsid w:val="004F71C2"/>
    <w:rsid w:val="004F7329"/>
    <w:rsid w:val="004F7436"/>
    <w:rsid w:val="004F74E6"/>
    <w:rsid w:val="004F7820"/>
    <w:rsid w:val="004F7867"/>
    <w:rsid w:val="004F7932"/>
    <w:rsid w:val="004F7960"/>
    <w:rsid w:val="004F7974"/>
    <w:rsid w:val="004F79BF"/>
    <w:rsid w:val="004F7A1A"/>
    <w:rsid w:val="004F7A1E"/>
    <w:rsid w:val="004F7A73"/>
    <w:rsid w:val="004F7B33"/>
    <w:rsid w:val="004F7B5E"/>
    <w:rsid w:val="004F7BCB"/>
    <w:rsid w:val="004F7CD9"/>
    <w:rsid w:val="004F7E7F"/>
    <w:rsid w:val="00500114"/>
    <w:rsid w:val="0050020C"/>
    <w:rsid w:val="005002D8"/>
    <w:rsid w:val="0050033B"/>
    <w:rsid w:val="005003A5"/>
    <w:rsid w:val="0050052A"/>
    <w:rsid w:val="005005B1"/>
    <w:rsid w:val="005006A4"/>
    <w:rsid w:val="005006B2"/>
    <w:rsid w:val="005006EB"/>
    <w:rsid w:val="00500829"/>
    <w:rsid w:val="0050087F"/>
    <w:rsid w:val="00500928"/>
    <w:rsid w:val="005009BE"/>
    <w:rsid w:val="00500AEC"/>
    <w:rsid w:val="00500BAE"/>
    <w:rsid w:val="00500F21"/>
    <w:rsid w:val="00500F6E"/>
    <w:rsid w:val="00501002"/>
    <w:rsid w:val="005010F6"/>
    <w:rsid w:val="00501122"/>
    <w:rsid w:val="00501190"/>
    <w:rsid w:val="0050122F"/>
    <w:rsid w:val="00501244"/>
    <w:rsid w:val="005013D4"/>
    <w:rsid w:val="005014AB"/>
    <w:rsid w:val="0050177A"/>
    <w:rsid w:val="00501B7B"/>
    <w:rsid w:val="00501B92"/>
    <w:rsid w:val="00501BB8"/>
    <w:rsid w:val="00501DD5"/>
    <w:rsid w:val="00501F95"/>
    <w:rsid w:val="0050206E"/>
    <w:rsid w:val="005022E6"/>
    <w:rsid w:val="005024D1"/>
    <w:rsid w:val="005024ED"/>
    <w:rsid w:val="0050251A"/>
    <w:rsid w:val="00502582"/>
    <w:rsid w:val="005027B1"/>
    <w:rsid w:val="0050285C"/>
    <w:rsid w:val="005029C2"/>
    <w:rsid w:val="00502C94"/>
    <w:rsid w:val="00502CBF"/>
    <w:rsid w:val="00502D6B"/>
    <w:rsid w:val="00502DA4"/>
    <w:rsid w:val="00502E4D"/>
    <w:rsid w:val="00502EA9"/>
    <w:rsid w:val="00502EAC"/>
    <w:rsid w:val="00502FBD"/>
    <w:rsid w:val="0050328B"/>
    <w:rsid w:val="00503331"/>
    <w:rsid w:val="0050336C"/>
    <w:rsid w:val="0050338F"/>
    <w:rsid w:val="005033E4"/>
    <w:rsid w:val="0050344D"/>
    <w:rsid w:val="00503508"/>
    <w:rsid w:val="00503550"/>
    <w:rsid w:val="00503711"/>
    <w:rsid w:val="00503768"/>
    <w:rsid w:val="005037B0"/>
    <w:rsid w:val="00503857"/>
    <w:rsid w:val="0050387C"/>
    <w:rsid w:val="00503A6A"/>
    <w:rsid w:val="00503EC4"/>
    <w:rsid w:val="00503F0A"/>
    <w:rsid w:val="0050403C"/>
    <w:rsid w:val="00504077"/>
    <w:rsid w:val="005041AE"/>
    <w:rsid w:val="005041E6"/>
    <w:rsid w:val="005042A5"/>
    <w:rsid w:val="005042D4"/>
    <w:rsid w:val="00504350"/>
    <w:rsid w:val="005043C5"/>
    <w:rsid w:val="00504418"/>
    <w:rsid w:val="00504537"/>
    <w:rsid w:val="00504592"/>
    <w:rsid w:val="005046B3"/>
    <w:rsid w:val="00504CF0"/>
    <w:rsid w:val="00504D18"/>
    <w:rsid w:val="00504DB8"/>
    <w:rsid w:val="00504F78"/>
    <w:rsid w:val="00504F9F"/>
    <w:rsid w:val="00504FF8"/>
    <w:rsid w:val="005051AB"/>
    <w:rsid w:val="005051D4"/>
    <w:rsid w:val="00505341"/>
    <w:rsid w:val="0050536B"/>
    <w:rsid w:val="00505B1D"/>
    <w:rsid w:val="00505B69"/>
    <w:rsid w:val="00505B9D"/>
    <w:rsid w:val="00505BD9"/>
    <w:rsid w:val="00505C4E"/>
    <w:rsid w:val="00505F95"/>
    <w:rsid w:val="00505F9B"/>
    <w:rsid w:val="005060A6"/>
    <w:rsid w:val="00506130"/>
    <w:rsid w:val="00506370"/>
    <w:rsid w:val="00506485"/>
    <w:rsid w:val="0050659D"/>
    <w:rsid w:val="005065B4"/>
    <w:rsid w:val="00506A19"/>
    <w:rsid w:val="00506AA2"/>
    <w:rsid w:val="00506B4C"/>
    <w:rsid w:val="00506C7F"/>
    <w:rsid w:val="00506D6D"/>
    <w:rsid w:val="00506DB5"/>
    <w:rsid w:val="00506E15"/>
    <w:rsid w:val="00506FAC"/>
    <w:rsid w:val="00506FCD"/>
    <w:rsid w:val="00507236"/>
    <w:rsid w:val="0050726A"/>
    <w:rsid w:val="005072CD"/>
    <w:rsid w:val="005073E5"/>
    <w:rsid w:val="00507455"/>
    <w:rsid w:val="005074CB"/>
    <w:rsid w:val="005075B7"/>
    <w:rsid w:val="00507652"/>
    <w:rsid w:val="005076C9"/>
    <w:rsid w:val="00507782"/>
    <w:rsid w:val="0050797F"/>
    <w:rsid w:val="005079D1"/>
    <w:rsid w:val="00507A11"/>
    <w:rsid w:val="00507DBE"/>
    <w:rsid w:val="00507FDF"/>
    <w:rsid w:val="00510122"/>
    <w:rsid w:val="0051023D"/>
    <w:rsid w:val="005104EE"/>
    <w:rsid w:val="00510588"/>
    <w:rsid w:val="00510900"/>
    <w:rsid w:val="005109D0"/>
    <w:rsid w:val="00510A49"/>
    <w:rsid w:val="00510FD4"/>
    <w:rsid w:val="005110DA"/>
    <w:rsid w:val="00511185"/>
    <w:rsid w:val="005112D3"/>
    <w:rsid w:val="00511397"/>
    <w:rsid w:val="005117BD"/>
    <w:rsid w:val="005118B0"/>
    <w:rsid w:val="005118B8"/>
    <w:rsid w:val="00511A17"/>
    <w:rsid w:val="00511ABB"/>
    <w:rsid w:val="00511BF9"/>
    <w:rsid w:val="00511C90"/>
    <w:rsid w:val="00511D1C"/>
    <w:rsid w:val="00511E6A"/>
    <w:rsid w:val="00512016"/>
    <w:rsid w:val="00512087"/>
    <w:rsid w:val="00512382"/>
    <w:rsid w:val="005123A4"/>
    <w:rsid w:val="0051241A"/>
    <w:rsid w:val="00512527"/>
    <w:rsid w:val="00512724"/>
    <w:rsid w:val="0051272B"/>
    <w:rsid w:val="00512733"/>
    <w:rsid w:val="005128D8"/>
    <w:rsid w:val="005129E7"/>
    <w:rsid w:val="00512A3D"/>
    <w:rsid w:val="00512BCC"/>
    <w:rsid w:val="00512E26"/>
    <w:rsid w:val="00512E8C"/>
    <w:rsid w:val="005130BE"/>
    <w:rsid w:val="005130F8"/>
    <w:rsid w:val="00513177"/>
    <w:rsid w:val="005132D5"/>
    <w:rsid w:val="00513378"/>
    <w:rsid w:val="00513451"/>
    <w:rsid w:val="005134C8"/>
    <w:rsid w:val="005136E0"/>
    <w:rsid w:val="00513798"/>
    <w:rsid w:val="00513859"/>
    <w:rsid w:val="005138CF"/>
    <w:rsid w:val="00513ABF"/>
    <w:rsid w:val="00513ADD"/>
    <w:rsid w:val="00513B79"/>
    <w:rsid w:val="00513CD1"/>
    <w:rsid w:val="00513DB5"/>
    <w:rsid w:val="00513DDF"/>
    <w:rsid w:val="00513DE2"/>
    <w:rsid w:val="00513F40"/>
    <w:rsid w:val="0051429F"/>
    <w:rsid w:val="005142AA"/>
    <w:rsid w:val="005142C4"/>
    <w:rsid w:val="0051445B"/>
    <w:rsid w:val="005145AA"/>
    <w:rsid w:val="0051478F"/>
    <w:rsid w:val="00514BFF"/>
    <w:rsid w:val="00514D70"/>
    <w:rsid w:val="00514D75"/>
    <w:rsid w:val="00514E93"/>
    <w:rsid w:val="00514FCB"/>
    <w:rsid w:val="0051502B"/>
    <w:rsid w:val="0051507C"/>
    <w:rsid w:val="0051519A"/>
    <w:rsid w:val="005151D7"/>
    <w:rsid w:val="005151D8"/>
    <w:rsid w:val="00515246"/>
    <w:rsid w:val="00515248"/>
    <w:rsid w:val="00515297"/>
    <w:rsid w:val="0051530B"/>
    <w:rsid w:val="0051531D"/>
    <w:rsid w:val="005154BD"/>
    <w:rsid w:val="005154E9"/>
    <w:rsid w:val="00515573"/>
    <w:rsid w:val="005157D9"/>
    <w:rsid w:val="00515890"/>
    <w:rsid w:val="005159D3"/>
    <w:rsid w:val="00515A6D"/>
    <w:rsid w:val="00515B29"/>
    <w:rsid w:val="00515CF6"/>
    <w:rsid w:val="00515D6F"/>
    <w:rsid w:val="00515D74"/>
    <w:rsid w:val="00515FAD"/>
    <w:rsid w:val="005161BB"/>
    <w:rsid w:val="00516231"/>
    <w:rsid w:val="00516245"/>
    <w:rsid w:val="00516361"/>
    <w:rsid w:val="0051639A"/>
    <w:rsid w:val="005164D6"/>
    <w:rsid w:val="00516518"/>
    <w:rsid w:val="00516582"/>
    <w:rsid w:val="005165A8"/>
    <w:rsid w:val="005165C7"/>
    <w:rsid w:val="00516AC9"/>
    <w:rsid w:val="00516EDA"/>
    <w:rsid w:val="0051701D"/>
    <w:rsid w:val="005170EF"/>
    <w:rsid w:val="00517182"/>
    <w:rsid w:val="00517425"/>
    <w:rsid w:val="00517535"/>
    <w:rsid w:val="00517545"/>
    <w:rsid w:val="00517589"/>
    <w:rsid w:val="0051761D"/>
    <w:rsid w:val="005176EB"/>
    <w:rsid w:val="00517B77"/>
    <w:rsid w:val="00517BF3"/>
    <w:rsid w:val="00517D33"/>
    <w:rsid w:val="00517D98"/>
    <w:rsid w:val="00517DFB"/>
    <w:rsid w:val="00520052"/>
    <w:rsid w:val="005200F7"/>
    <w:rsid w:val="005203EA"/>
    <w:rsid w:val="005204DE"/>
    <w:rsid w:val="00520676"/>
    <w:rsid w:val="005206C3"/>
    <w:rsid w:val="005208B4"/>
    <w:rsid w:val="00520926"/>
    <w:rsid w:val="00520C06"/>
    <w:rsid w:val="00520C22"/>
    <w:rsid w:val="00520DDF"/>
    <w:rsid w:val="00520E7C"/>
    <w:rsid w:val="00520F0F"/>
    <w:rsid w:val="00521031"/>
    <w:rsid w:val="005211A6"/>
    <w:rsid w:val="00521239"/>
    <w:rsid w:val="0052154D"/>
    <w:rsid w:val="00521A9D"/>
    <w:rsid w:val="00521BF3"/>
    <w:rsid w:val="00521D63"/>
    <w:rsid w:val="00521DF9"/>
    <w:rsid w:val="00521E05"/>
    <w:rsid w:val="00521E6B"/>
    <w:rsid w:val="00522013"/>
    <w:rsid w:val="00522539"/>
    <w:rsid w:val="00522832"/>
    <w:rsid w:val="00522951"/>
    <w:rsid w:val="00522A98"/>
    <w:rsid w:val="00522C0F"/>
    <w:rsid w:val="00522CDE"/>
    <w:rsid w:val="00522E66"/>
    <w:rsid w:val="0052301D"/>
    <w:rsid w:val="005230BA"/>
    <w:rsid w:val="005230F2"/>
    <w:rsid w:val="00523409"/>
    <w:rsid w:val="00523584"/>
    <w:rsid w:val="005235B0"/>
    <w:rsid w:val="00523710"/>
    <w:rsid w:val="0052375C"/>
    <w:rsid w:val="00523765"/>
    <w:rsid w:val="0052389F"/>
    <w:rsid w:val="00523B05"/>
    <w:rsid w:val="00523D41"/>
    <w:rsid w:val="00523D81"/>
    <w:rsid w:val="00523DB7"/>
    <w:rsid w:val="00523E3A"/>
    <w:rsid w:val="00523ECF"/>
    <w:rsid w:val="00524058"/>
    <w:rsid w:val="005240C5"/>
    <w:rsid w:val="005241E2"/>
    <w:rsid w:val="00524305"/>
    <w:rsid w:val="005243B7"/>
    <w:rsid w:val="005244E9"/>
    <w:rsid w:val="00524554"/>
    <w:rsid w:val="00524560"/>
    <w:rsid w:val="005245A2"/>
    <w:rsid w:val="005246BC"/>
    <w:rsid w:val="005249A6"/>
    <w:rsid w:val="00524A36"/>
    <w:rsid w:val="00524A85"/>
    <w:rsid w:val="00524C2F"/>
    <w:rsid w:val="00524FA8"/>
    <w:rsid w:val="00525127"/>
    <w:rsid w:val="005252A7"/>
    <w:rsid w:val="00525301"/>
    <w:rsid w:val="0052534A"/>
    <w:rsid w:val="00525620"/>
    <w:rsid w:val="0052564A"/>
    <w:rsid w:val="0052583C"/>
    <w:rsid w:val="00525956"/>
    <w:rsid w:val="005259A1"/>
    <w:rsid w:val="00525A47"/>
    <w:rsid w:val="00525B21"/>
    <w:rsid w:val="00525B27"/>
    <w:rsid w:val="00525B52"/>
    <w:rsid w:val="00525C4C"/>
    <w:rsid w:val="00525CBB"/>
    <w:rsid w:val="00525FE8"/>
    <w:rsid w:val="005262AC"/>
    <w:rsid w:val="005262DA"/>
    <w:rsid w:val="005264C0"/>
    <w:rsid w:val="0052656E"/>
    <w:rsid w:val="00526689"/>
    <w:rsid w:val="00526A20"/>
    <w:rsid w:val="00526A4F"/>
    <w:rsid w:val="00526A5C"/>
    <w:rsid w:val="00526BEF"/>
    <w:rsid w:val="00526C9F"/>
    <w:rsid w:val="00526D79"/>
    <w:rsid w:val="00526E8B"/>
    <w:rsid w:val="00527198"/>
    <w:rsid w:val="0052726C"/>
    <w:rsid w:val="005273AC"/>
    <w:rsid w:val="005274D8"/>
    <w:rsid w:val="00527549"/>
    <w:rsid w:val="00527582"/>
    <w:rsid w:val="005275A4"/>
    <w:rsid w:val="00527B7A"/>
    <w:rsid w:val="00527D1E"/>
    <w:rsid w:val="00527D4F"/>
    <w:rsid w:val="00527D62"/>
    <w:rsid w:val="00527DAA"/>
    <w:rsid w:val="00527DE1"/>
    <w:rsid w:val="00527DED"/>
    <w:rsid w:val="00527ED1"/>
    <w:rsid w:val="00527F29"/>
    <w:rsid w:val="00527F51"/>
    <w:rsid w:val="00527FE7"/>
    <w:rsid w:val="00530010"/>
    <w:rsid w:val="0053022B"/>
    <w:rsid w:val="00530497"/>
    <w:rsid w:val="005306C9"/>
    <w:rsid w:val="005307D2"/>
    <w:rsid w:val="00530891"/>
    <w:rsid w:val="00530ACF"/>
    <w:rsid w:val="00530D20"/>
    <w:rsid w:val="00530D3C"/>
    <w:rsid w:val="00530DD4"/>
    <w:rsid w:val="00531044"/>
    <w:rsid w:val="00531134"/>
    <w:rsid w:val="005311D6"/>
    <w:rsid w:val="005311FE"/>
    <w:rsid w:val="005312E8"/>
    <w:rsid w:val="005312FC"/>
    <w:rsid w:val="00531440"/>
    <w:rsid w:val="005314A7"/>
    <w:rsid w:val="00531899"/>
    <w:rsid w:val="0053195A"/>
    <w:rsid w:val="0053196B"/>
    <w:rsid w:val="005319F2"/>
    <w:rsid w:val="00531B72"/>
    <w:rsid w:val="00531C53"/>
    <w:rsid w:val="00531CA5"/>
    <w:rsid w:val="00531E52"/>
    <w:rsid w:val="00532055"/>
    <w:rsid w:val="0053211E"/>
    <w:rsid w:val="0053216E"/>
    <w:rsid w:val="00532227"/>
    <w:rsid w:val="0053222E"/>
    <w:rsid w:val="00532281"/>
    <w:rsid w:val="0053234F"/>
    <w:rsid w:val="0053240D"/>
    <w:rsid w:val="0053243B"/>
    <w:rsid w:val="005325BC"/>
    <w:rsid w:val="005325F8"/>
    <w:rsid w:val="005326AD"/>
    <w:rsid w:val="005326F0"/>
    <w:rsid w:val="005327AB"/>
    <w:rsid w:val="005328FA"/>
    <w:rsid w:val="00532A01"/>
    <w:rsid w:val="00532A62"/>
    <w:rsid w:val="00532B34"/>
    <w:rsid w:val="00532BE4"/>
    <w:rsid w:val="00532D46"/>
    <w:rsid w:val="00532DA4"/>
    <w:rsid w:val="00532E52"/>
    <w:rsid w:val="00532E8B"/>
    <w:rsid w:val="00532F8D"/>
    <w:rsid w:val="00533189"/>
    <w:rsid w:val="005335B1"/>
    <w:rsid w:val="005335C7"/>
    <w:rsid w:val="00533728"/>
    <w:rsid w:val="005338C7"/>
    <w:rsid w:val="00533999"/>
    <w:rsid w:val="005339C1"/>
    <w:rsid w:val="00533A06"/>
    <w:rsid w:val="00533AEF"/>
    <w:rsid w:val="00533B54"/>
    <w:rsid w:val="00533EDB"/>
    <w:rsid w:val="005340C9"/>
    <w:rsid w:val="00534166"/>
    <w:rsid w:val="005341D8"/>
    <w:rsid w:val="0053428A"/>
    <w:rsid w:val="005342D1"/>
    <w:rsid w:val="00534398"/>
    <w:rsid w:val="005343A2"/>
    <w:rsid w:val="005343EE"/>
    <w:rsid w:val="005344CB"/>
    <w:rsid w:val="005346D1"/>
    <w:rsid w:val="005346DA"/>
    <w:rsid w:val="00534772"/>
    <w:rsid w:val="005347E6"/>
    <w:rsid w:val="00534812"/>
    <w:rsid w:val="005348DC"/>
    <w:rsid w:val="005348E0"/>
    <w:rsid w:val="00534902"/>
    <w:rsid w:val="005349FB"/>
    <w:rsid w:val="00534AAA"/>
    <w:rsid w:val="00534B04"/>
    <w:rsid w:val="00534DFC"/>
    <w:rsid w:val="00534E13"/>
    <w:rsid w:val="00534E59"/>
    <w:rsid w:val="00535032"/>
    <w:rsid w:val="0053508B"/>
    <w:rsid w:val="005350D1"/>
    <w:rsid w:val="00535436"/>
    <w:rsid w:val="005354BB"/>
    <w:rsid w:val="0053550F"/>
    <w:rsid w:val="005355BE"/>
    <w:rsid w:val="005357AE"/>
    <w:rsid w:val="005358A6"/>
    <w:rsid w:val="00535BEE"/>
    <w:rsid w:val="00535D2E"/>
    <w:rsid w:val="00535D80"/>
    <w:rsid w:val="00535E62"/>
    <w:rsid w:val="00535E6A"/>
    <w:rsid w:val="005363E2"/>
    <w:rsid w:val="00536506"/>
    <w:rsid w:val="00536564"/>
    <w:rsid w:val="005365B1"/>
    <w:rsid w:val="005365D3"/>
    <w:rsid w:val="00536640"/>
    <w:rsid w:val="00536666"/>
    <w:rsid w:val="0053670A"/>
    <w:rsid w:val="00536924"/>
    <w:rsid w:val="00536973"/>
    <w:rsid w:val="00536A65"/>
    <w:rsid w:val="00536C28"/>
    <w:rsid w:val="00536C43"/>
    <w:rsid w:val="00536C85"/>
    <w:rsid w:val="00536CC6"/>
    <w:rsid w:val="00536EFA"/>
    <w:rsid w:val="00536F31"/>
    <w:rsid w:val="00536FD2"/>
    <w:rsid w:val="00537010"/>
    <w:rsid w:val="0053709D"/>
    <w:rsid w:val="00537266"/>
    <w:rsid w:val="00537308"/>
    <w:rsid w:val="00537553"/>
    <w:rsid w:val="0053755B"/>
    <w:rsid w:val="0053762F"/>
    <w:rsid w:val="0053777F"/>
    <w:rsid w:val="00537831"/>
    <w:rsid w:val="0053787B"/>
    <w:rsid w:val="005378D8"/>
    <w:rsid w:val="005379EB"/>
    <w:rsid w:val="00537AB0"/>
    <w:rsid w:val="00537C81"/>
    <w:rsid w:val="00537D45"/>
    <w:rsid w:val="00537DEF"/>
    <w:rsid w:val="00540111"/>
    <w:rsid w:val="0054015B"/>
    <w:rsid w:val="005401E7"/>
    <w:rsid w:val="00540235"/>
    <w:rsid w:val="005402CB"/>
    <w:rsid w:val="00540420"/>
    <w:rsid w:val="0054049B"/>
    <w:rsid w:val="0054054A"/>
    <w:rsid w:val="0054058B"/>
    <w:rsid w:val="00540687"/>
    <w:rsid w:val="005406B0"/>
    <w:rsid w:val="005407DD"/>
    <w:rsid w:val="0054088D"/>
    <w:rsid w:val="005408A1"/>
    <w:rsid w:val="00540986"/>
    <w:rsid w:val="00540C58"/>
    <w:rsid w:val="00540D2B"/>
    <w:rsid w:val="00540EF6"/>
    <w:rsid w:val="00540FD5"/>
    <w:rsid w:val="00541085"/>
    <w:rsid w:val="005411B9"/>
    <w:rsid w:val="00541261"/>
    <w:rsid w:val="00541363"/>
    <w:rsid w:val="00541374"/>
    <w:rsid w:val="005414FA"/>
    <w:rsid w:val="00541777"/>
    <w:rsid w:val="0054181F"/>
    <w:rsid w:val="005418B5"/>
    <w:rsid w:val="0054191B"/>
    <w:rsid w:val="005419A7"/>
    <w:rsid w:val="005419AF"/>
    <w:rsid w:val="00541B40"/>
    <w:rsid w:val="00541C1F"/>
    <w:rsid w:val="00541C5B"/>
    <w:rsid w:val="00542060"/>
    <w:rsid w:val="005420C9"/>
    <w:rsid w:val="0054252F"/>
    <w:rsid w:val="00542539"/>
    <w:rsid w:val="0054262B"/>
    <w:rsid w:val="00542693"/>
    <w:rsid w:val="005426BC"/>
    <w:rsid w:val="0054274B"/>
    <w:rsid w:val="005427D5"/>
    <w:rsid w:val="00542907"/>
    <w:rsid w:val="00542948"/>
    <w:rsid w:val="00542A5F"/>
    <w:rsid w:val="00542AC3"/>
    <w:rsid w:val="00542D54"/>
    <w:rsid w:val="00542D71"/>
    <w:rsid w:val="00542FBF"/>
    <w:rsid w:val="00542FDB"/>
    <w:rsid w:val="00543048"/>
    <w:rsid w:val="0054314E"/>
    <w:rsid w:val="005432FD"/>
    <w:rsid w:val="00543544"/>
    <w:rsid w:val="00543571"/>
    <w:rsid w:val="005435E0"/>
    <w:rsid w:val="005436C3"/>
    <w:rsid w:val="005436FA"/>
    <w:rsid w:val="00543709"/>
    <w:rsid w:val="00543763"/>
    <w:rsid w:val="00543887"/>
    <w:rsid w:val="00543A85"/>
    <w:rsid w:val="00543B9A"/>
    <w:rsid w:val="00543C4A"/>
    <w:rsid w:val="00543C9B"/>
    <w:rsid w:val="00543CF5"/>
    <w:rsid w:val="00544028"/>
    <w:rsid w:val="005440B8"/>
    <w:rsid w:val="0054439D"/>
    <w:rsid w:val="005444AE"/>
    <w:rsid w:val="00544578"/>
    <w:rsid w:val="00544791"/>
    <w:rsid w:val="005447AC"/>
    <w:rsid w:val="00544975"/>
    <w:rsid w:val="00544B4F"/>
    <w:rsid w:val="00544DC3"/>
    <w:rsid w:val="00544FBF"/>
    <w:rsid w:val="005451B3"/>
    <w:rsid w:val="00545415"/>
    <w:rsid w:val="00545555"/>
    <w:rsid w:val="00545791"/>
    <w:rsid w:val="005458DB"/>
    <w:rsid w:val="00545935"/>
    <w:rsid w:val="00545988"/>
    <w:rsid w:val="00545B7C"/>
    <w:rsid w:val="00545BD1"/>
    <w:rsid w:val="00545C14"/>
    <w:rsid w:val="00545C91"/>
    <w:rsid w:val="00545D95"/>
    <w:rsid w:val="00545F35"/>
    <w:rsid w:val="005460F1"/>
    <w:rsid w:val="00546135"/>
    <w:rsid w:val="005462E8"/>
    <w:rsid w:val="0054638A"/>
    <w:rsid w:val="00546434"/>
    <w:rsid w:val="005465F6"/>
    <w:rsid w:val="00546688"/>
    <w:rsid w:val="005466B0"/>
    <w:rsid w:val="0054680D"/>
    <w:rsid w:val="00546819"/>
    <w:rsid w:val="00546AD8"/>
    <w:rsid w:val="00546CC1"/>
    <w:rsid w:val="00546E21"/>
    <w:rsid w:val="00546F40"/>
    <w:rsid w:val="00546F9E"/>
    <w:rsid w:val="0054718C"/>
    <w:rsid w:val="00547192"/>
    <w:rsid w:val="00547207"/>
    <w:rsid w:val="005473E7"/>
    <w:rsid w:val="005474B0"/>
    <w:rsid w:val="005475FA"/>
    <w:rsid w:val="005476A1"/>
    <w:rsid w:val="005476C6"/>
    <w:rsid w:val="00547917"/>
    <w:rsid w:val="005479F8"/>
    <w:rsid w:val="00547D37"/>
    <w:rsid w:val="00547D7A"/>
    <w:rsid w:val="00547DA1"/>
    <w:rsid w:val="0055000C"/>
    <w:rsid w:val="005501EC"/>
    <w:rsid w:val="00550305"/>
    <w:rsid w:val="00550331"/>
    <w:rsid w:val="005504C1"/>
    <w:rsid w:val="00550652"/>
    <w:rsid w:val="00550660"/>
    <w:rsid w:val="00550670"/>
    <w:rsid w:val="005506A2"/>
    <w:rsid w:val="005506DB"/>
    <w:rsid w:val="00550832"/>
    <w:rsid w:val="00550963"/>
    <w:rsid w:val="00550998"/>
    <w:rsid w:val="005509ED"/>
    <w:rsid w:val="00550BBA"/>
    <w:rsid w:val="00550C45"/>
    <w:rsid w:val="00550CD8"/>
    <w:rsid w:val="00550E15"/>
    <w:rsid w:val="00550E88"/>
    <w:rsid w:val="00550E9B"/>
    <w:rsid w:val="0055101A"/>
    <w:rsid w:val="005510A9"/>
    <w:rsid w:val="005511D9"/>
    <w:rsid w:val="0055121B"/>
    <w:rsid w:val="00551258"/>
    <w:rsid w:val="00551271"/>
    <w:rsid w:val="00551515"/>
    <w:rsid w:val="0055152F"/>
    <w:rsid w:val="005516BC"/>
    <w:rsid w:val="0055173D"/>
    <w:rsid w:val="0055177D"/>
    <w:rsid w:val="00551A02"/>
    <w:rsid w:val="00551A2C"/>
    <w:rsid w:val="00551BAB"/>
    <w:rsid w:val="00551D1E"/>
    <w:rsid w:val="00551D2C"/>
    <w:rsid w:val="00551D42"/>
    <w:rsid w:val="00551D6C"/>
    <w:rsid w:val="00551DEE"/>
    <w:rsid w:val="00551E95"/>
    <w:rsid w:val="00551EBB"/>
    <w:rsid w:val="00551FC2"/>
    <w:rsid w:val="00552036"/>
    <w:rsid w:val="005520A1"/>
    <w:rsid w:val="005525A0"/>
    <w:rsid w:val="005528A1"/>
    <w:rsid w:val="005528E4"/>
    <w:rsid w:val="00552971"/>
    <w:rsid w:val="005529CC"/>
    <w:rsid w:val="005529F1"/>
    <w:rsid w:val="00552A2C"/>
    <w:rsid w:val="00552A47"/>
    <w:rsid w:val="00552D56"/>
    <w:rsid w:val="00552E0D"/>
    <w:rsid w:val="00552E1C"/>
    <w:rsid w:val="00552E73"/>
    <w:rsid w:val="00552EE9"/>
    <w:rsid w:val="00552EFE"/>
    <w:rsid w:val="005530F2"/>
    <w:rsid w:val="00553478"/>
    <w:rsid w:val="0055354D"/>
    <w:rsid w:val="005535F0"/>
    <w:rsid w:val="005535FA"/>
    <w:rsid w:val="0055373D"/>
    <w:rsid w:val="005538A0"/>
    <w:rsid w:val="0055396D"/>
    <w:rsid w:val="00553971"/>
    <w:rsid w:val="005539FA"/>
    <w:rsid w:val="00553B14"/>
    <w:rsid w:val="00553C8C"/>
    <w:rsid w:val="00553DFB"/>
    <w:rsid w:val="00553E92"/>
    <w:rsid w:val="00553F5F"/>
    <w:rsid w:val="00553F71"/>
    <w:rsid w:val="00553F8D"/>
    <w:rsid w:val="005540EE"/>
    <w:rsid w:val="005541E3"/>
    <w:rsid w:val="005542A4"/>
    <w:rsid w:val="005543BE"/>
    <w:rsid w:val="005544C1"/>
    <w:rsid w:val="00554506"/>
    <w:rsid w:val="00554596"/>
    <w:rsid w:val="0055483A"/>
    <w:rsid w:val="00554941"/>
    <w:rsid w:val="00554A1E"/>
    <w:rsid w:val="00554D54"/>
    <w:rsid w:val="00554D98"/>
    <w:rsid w:val="00554DC7"/>
    <w:rsid w:val="00555190"/>
    <w:rsid w:val="0055523C"/>
    <w:rsid w:val="00555421"/>
    <w:rsid w:val="0055554C"/>
    <w:rsid w:val="005555F7"/>
    <w:rsid w:val="0055567D"/>
    <w:rsid w:val="005557A8"/>
    <w:rsid w:val="00555877"/>
    <w:rsid w:val="00555882"/>
    <w:rsid w:val="0055591F"/>
    <w:rsid w:val="00555995"/>
    <w:rsid w:val="005559C5"/>
    <w:rsid w:val="00555A4D"/>
    <w:rsid w:val="00555A66"/>
    <w:rsid w:val="00555BB8"/>
    <w:rsid w:val="00555D63"/>
    <w:rsid w:val="00555EC7"/>
    <w:rsid w:val="00555FD1"/>
    <w:rsid w:val="00555FFF"/>
    <w:rsid w:val="005560A3"/>
    <w:rsid w:val="00556144"/>
    <w:rsid w:val="00556199"/>
    <w:rsid w:val="005561F6"/>
    <w:rsid w:val="005562CA"/>
    <w:rsid w:val="0055632C"/>
    <w:rsid w:val="0055634C"/>
    <w:rsid w:val="005564C4"/>
    <w:rsid w:val="005564EA"/>
    <w:rsid w:val="005567FD"/>
    <w:rsid w:val="00556AE7"/>
    <w:rsid w:val="00556AFA"/>
    <w:rsid w:val="00556B44"/>
    <w:rsid w:val="00556BD2"/>
    <w:rsid w:val="00556C34"/>
    <w:rsid w:val="00556C59"/>
    <w:rsid w:val="00556CDC"/>
    <w:rsid w:val="00556D91"/>
    <w:rsid w:val="00556DD0"/>
    <w:rsid w:val="00556EF4"/>
    <w:rsid w:val="00557043"/>
    <w:rsid w:val="00557128"/>
    <w:rsid w:val="00557200"/>
    <w:rsid w:val="005573BA"/>
    <w:rsid w:val="0055760B"/>
    <w:rsid w:val="00557665"/>
    <w:rsid w:val="00557682"/>
    <w:rsid w:val="005576DF"/>
    <w:rsid w:val="00557749"/>
    <w:rsid w:val="00557966"/>
    <w:rsid w:val="005579A4"/>
    <w:rsid w:val="00557A4B"/>
    <w:rsid w:val="00557DBE"/>
    <w:rsid w:val="00557DC0"/>
    <w:rsid w:val="00557E15"/>
    <w:rsid w:val="0056004F"/>
    <w:rsid w:val="00560173"/>
    <w:rsid w:val="00560266"/>
    <w:rsid w:val="0056048B"/>
    <w:rsid w:val="005604BB"/>
    <w:rsid w:val="00560554"/>
    <w:rsid w:val="0056064C"/>
    <w:rsid w:val="005606FB"/>
    <w:rsid w:val="00560728"/>
    <w:rsid w:val="00560751"/>
    <w:rsid w:val="00560876"/>
    <w:rsid w:val="005608E2"/>
    <w:rsid w:val="0056093C"/>
    <w:rsid w:val="0056094D"/>
    <w:rsid w:val="0056095F"/>
    <w:rsid w:val="0056099F"/>
    <w:rsid w:val="005609DE"/>
    <w:rsid w:val="005609EB"/>
    <w:rsid w:val="00560E20"/>
    <w:rsid w:val="00560E42"/>
    <w:rsid w:val="0056103C"/>
    <w:rsid w:val="005610E5"/>
    <w:rsid w:val="005613AA"/>
    <w:rsid w:val="00561529"/>
    <w:rsid w:val="0056153A"/>
    <w:rsid w:val="005615FE"/>
    <w:rsid w:val="00561866"/>
    <w:rsid w:val="005618C2"/>
    <w:rsid w:val="00561BDD"/>
    <w:rsid w:val="00561C42"/>
    <w:rsid w:val="00561D9F"/>
    <w:rsid w:val="00561F68"/>
    <w:rsid w:val="00561FDF"/>
    <w:rsid w:val="00561FEF"/>
    <w:rsid w:val="0056202A"/>
    <w:rsid w:val="00562078"/>
    <w:rsid w:val="00562089"/>
    <w:rsid w:val="00562312"/>
    <w:rsid w:val="00562368"/>
    <w:rsid w:val="00562379"/>
    <w:rsid w:val="005624D0"/>
    <w:rsid w:val="0056250F"/>
    <w:rsid w:val="005625D8"/>
    <w:rsid w:val="0056260F"/>
    <w:rsid w:val="00562648"/>
    <w:rsid w:val="00562653"/>
    <w:rsid w:val="00562790"/>
    <w:rsid w:val="0056282F"/>
    <w:rsid w:val="00562BB3"/>
    <w:rsid w:val="00562EF3"/>
    <w:rsid w:val="00563062"/>
    <w:rsid w:val="005630AA"/>
    <w:rsid w:val="00563168"/>
    <w:rsid w:val="00563392"/>
    <w:rsid w:val="00563404"/>
    <w:rsid w:val="0056340D"/>
    <w:rsid w:val="00563559"/>
    <w:rsid w:val="0056369E"/>
    <w:rsid w:val="005636CA"/>
    <w:rsid w:val="005638E7"/>
    <w:rsid w:val="00563957"/>
    <w:rsid w:val="00563A82"/>
    <w:rsid w:val="00563CFE"/>
    <w:rsid w:val="00563D8C"/>
    <w:rsid w:val="00563E85"/>
    <w:rsid w:val="005642E4"/>
    <w:rsid w:val="00564524"/>
    <w:rsid w:val="005646C4"/>
    <w:rsid w:val="0056470C"/>
    <w:rsid w:val="005647DA"/>
    <w:rsid w:val="00564995"/>
    <w:rsid w:val="00564C0B"/>
    <w:rsid w:val="00564C55"/>
    <w:rsid w:val="00564F9B"/>
    <w:rsid w:val="00565146"/>
    <w:rsid w:val="005651D7"/>
    <w:rsid w:val="00565465"/>
    <w:rsid w:val="0056557D"/>
    <w:rsid w:val="005656DB"/>
    <w:rsid w:val="00565712"/>
    <w:rsid w:val="00565816"/>
    <w:rsid w:val="00565AC8"/>
    <w:rsid w:val="00565B01"/>
    <w:rsid w:val="00565BEE"/>
    <w:rsid w:val="00565EB1"/>
    <w:rsid w:val="0056617A"/>
    <w:rsid w:val="005662ED"/>
    <w:rsid w:val="005663A4"/>
    <w:rsid w:val="0056644A"/>
    <w:rsid w:val="00566578"/>
    <w:rsid w:val="00566622"/>
    <w:rsid w:val="0056671B"/>
    <w:rsid w:val="00566857"/>
    <w:rsid w:val="00566B04"/>
    <w:rsid w:val="00566B13"/>
    <w:rsid w:val="00566C2C"/>
    <w:rsid w:val="00566DC6"/>
    <w:rsid w:val="00566F07"/>
    <w:rsid w:val="00566FB7"/>
    <w:rsid w:val="005671D8"/>
    <w:rsid w:val="005671DE"/>
    <w:rsid w:val="005672AB"/>
    <w:rsid w:val="005674E1"/>
    <w:rsid w:val="005674F3"/>
    <w:rsid w:val="00567510"/>
    <w:rsid w:val="005675F4"/>
    <w:rsid w:val="00567617"/>
    <w:rsid w:val="00567824"/>
    <w:rsid w:val="005678B1"/>
    <w:rsid w:val="00567960"/>
    <w:rsid w:val="00567C5C"/>
    <w:rsid w:val="00570070"/>
    <w:rsid w:val="0057015A"/>
    <w:rsid w:val="00570196"/>
    <w:rsid w:val="005701AB"/>
    <w:rsid w:val="00570272"/>
    <w:rsid w:val="0057048F"/>
    <w:rsid w:val="005707D9"/>
    <w:rsid w:val="00570B3F"/>
    <w:rsid w:val="00570BA4"/>
    <w:rsid w:val="00570BC4"/>
    <w:rsid w:val="00570D2F"/>
    <w:rsid w:val="00570D4D"/>
    <w:rsid w:val="00570DCC"/>
    <w:rsid w:val="00570DEE"/>
    <w:rsid w:val="00570EF3"/>
    <w:rsid w:val="00571008"/>
    <w:rsid w:val="005710A1"/>
    <w:rsid w:val="005711D2"/>
    <w:rsid w:val="0057155C"/>
    <w:rsid w:val="005715BA"/>
    <w:rsid w:val="00571618"/>
    <w:rsid w:val="00571726"/>
    <w:rsid w:val="005718AB"/>
    <w:rsid w:val="005719F2"/>
    <w:rsid w:val="00571BC9"/>
    <w:rsid w:val="00571C2F"/>
    <w:rsid w:val="00571CC3"/>
    <w:rsid w:val="00571E32"/>
    <w:rsid w:val="00571E41"/>
    <w:rsid w:val="00571F1D"/>
    <w:rsid w:val="00571F9B"/>
    <w:rsid w:val="00572042"/>
    <w:rsid w:val="0057240B"/>
    <w:rsid w:val="00572424"/>
    <w:rsid w:val="0057247C"/>
    <w:rsid w:val="0057251D"/>
    <w:rsid w:val="00572633"/>
    <w:rsid w:val="00572667"/>
    <w:rsid w:val="005726F6"/>
    <w:rsid w:val="00572709"/>
    <w:rsid w:val="005727BE"/>
    <w:rsid w:val="00572926"/>
    <w:rsid w:val="00572939"/>
    <w:rsid w:val="005729DF"/>
    <w:rsid w:val="00572A4E"/>
    <w:rsid w:val="00572AF8"/>
    <w:rsid w:val="00572BAA"/>
    <w:rsid w:val="00572C8E"/>
    <w:rsid w:val="00572DAE"/>
    <w:rsid w:val="00573097"/>
    <w:rsid w:val="00573127"/>
    <w:rsid w:val="00573148"/>
    <w:rsid w:val="00573315"/>
    <w:rsid w:val="00573346"/>
    <w:rsid w:val="0057338F"/>
    <w:rsid w:val="00573464"/>
    <w:rsid w:val="005734B1"/>
    <w:rsid w:val="00573663"/>
    <w:rsid w:val="0057368B"/>
    <w:rsid w:val="005738A6"/>
    <w:rsid w:val="0057395F"/>
    <w:rsid w:val="005739B1"/>
    <w:rsid w:val="00573B08"/>
    <w:rsid w:val="00573BDB"/>
    <w:rsid w:val="00573BE2"/>
    <w:rsid w:val="00573D5C"/>
    <w:rsid w:val="00573DAC"/>
    <w:rsid w:val="00573EA1"/>
    <w:rsid w:val="00573F1F"/>
    <w:rsid w:val="00573F89"/>
    <w:rsid w:val="005744BA"/>
    <w:rsid w:val="0057455F"/>
    <w:rsid w:val="005745DE"/>
    <w:rsid w:val="005747DB"/>
    <w:rsid w:val="005748E1"/>
    <w:rsid w:val="005749AF"/>
    <w:rsid w:val="00574B16"/>
    <w:rsid w:val="00574B83"/>
    <w:rsid w:val="00574C5B"/>
    <w:rsid w:val="00574DD7"/>
    <w:rsid w:val="00574EB6"/>
    <w:rsid w:val="00575017"/>
    <w:rsid w:val="005750AA"/>
    <w:rsid w:val="005750FB"/>
    <w:rsid w:val="005753EE"/>
    <w:rsid w:val="005753F2"/>
    <w:rsid w:val="00575623"/>
    <w:rsid w:val="00575692"/>
    <w:rsid w:val="0057575E"/>
    <w:rsid w:val="005757BE"/>
    <w:rsid w:val="00575C6C"/>
    <w:rsid w:val="00575DF0"/>
    <w:rsid w:val="00575F02"/>
    <w:rsid w:val="00575F8D"/>
    <w:rsid w:val="0057621A"/>
    <w:rsid w:val="0057633D"/>
    <w:rsid w:val="005766AC"/>
    <w:rsid w:val="005766EB"/>
    <w:rsid w:val="0057674F"/>
    <w:rsid w:val="0057686E"/>
    <w:rsid w:val="0057692C"/>
    <w:rsid w:val="0057696C"/>
    <w:rsid w:val="005769A2"/>
    <w:rsid w:val="00576AB8"/>
    <w:rsid w:val="00576B97"/>
    <w:rsid w:val="00576C98"/>
    <w:rsid w:val="00576CAB"/>
    <w:rsid w:val="00576CC8"/>
    <w:rsid w:val="00576CCC"/>
    <w:rsid w:val="00576D4D"/>
    <w:rsid w:val="00576DEC"/>
    <w:rsid w:val="0057718C"/>
    <w:rsid w:val="00577542"/>
    <w:rsid w:val="00577597"/>
    <w:rsid w:val="00577758"/>
    <w:rsid w:val="00577803"/>
    <w:rsid w:val="0057785B"/>
    <w:rsid w:val="0057785F"/>
    <w:rsid w:val="00577A6C"/>
    <w:rsid w:val="00577E24"/>
    <w:rsid w:val="00577E7D"/>
    <w:rsid w:val="00577EC9"/>
    <w:rsid w:val="005800BC"/>
    <w:rsid w:val="005801D1"/>
    <w:rsid w:val="005801F3"/>
    <w:rsid w:val="005803E6"/>
    <w:rsid w:val="0058045B"/>
    <w:rsid w:val="00580485"/>
    <w:rsid w:val="005804DD"/>
    <w:rsid w:val="005805CA"/>
    <w:rsid w:val="0058073A"/>
    <w:rsid w:val="0058078B"/>
    <w:rsid w:val="005807DE"/>
    <w:rsid w:val="00580888"/>
    <w:rsid w:val="005809E8"/>
    <w:rsid w:val="00580A20"/>
    <w:rsid w:val="00580A44"/>
    <w:rsid w:val="00580AC7"/>
    <w:rsid w:val="00580B39"/>
    <w:rsid w:val="00580B79"/>
    <w:rsid w:val="00580C09"/>
    <w:rsid w:val="00580C1C"/>
    <w:rsid w:val="00580D3F"/>
    <w:rsid w:val="00580D72"/>
    <w:rsid w:val="0058104D"/>
    <w:rsid w:val="0058107C"/>
    <w:rsid w:val="005812EC"/>
    <w:rsid w:val="005813E3"/>
    <w:rsid w:val="00581418"/>
    <w:rsid w:val="005814FF"/>
    <w:rsid w:val="005816AF"/>
    <w:rsid w:val="0058183D"/>
    <w:rsid w:val="0058197B"/>
    <w:rsid w:val="00581CD4"/>
    <w:rsid w:val="00581CD5"/>
    <w:rsid w:val="00581D69"/>
    <w:rsid w:val="00582038"/>
    <w:rsid w:val="0058209E"/>
    <w:rsid w:val="005821BC"/>
    <w:rsid w:val="005821F9"/>
    <w:rsid w:val="00582243"/>
    <w:rsid w:val="005822BB"/>
    <w:rsid w:val="005822FD"/>
    <w:rsid w:val="0058236B"/>
    <w:rsid w:val="005825B5"/>
    <w:rsid w:val="005825E9"/>
    <w:rsid w:val="0058263B"/>
    <w:rsid w:val="00582679"/>
    <w:rsid w:val="0058270D"/>
    <w:rsid w:val="005827A9"/>
    <w:rsid w:val="0058285F"/>
    <w:rsid w:val="00582A07"/>
    <w:rsid w:val="00582A6F"/>
    <w:rsid w:val="00582B07"/>
    <w:rsid w:val="00582B4E"/>
    <w:rsid w:val="00582E0E"/>
    <w:rsid w:val="00582E98"/>
    <w:rsid w:val="00582EBA"/>
    <w:rsid w:val="00582F39"/>
    <w:rsid w:val="005830CF"/>
    <w:rsid w:val="005831E7"/>
    <w:rsid w:val="00583205"/>
    <w:rsid w:val="005832A0"/>
    <w:rsid w:val="005833DC"/>
    <w:rsid w:val="005834C9"/>
    <w:rsid w:val="00583728"/>
    <w:rsid w:val="00583878"/>
    <w:rsid w:val="005838A0"/>
    <w:rsid w:val="00583AF7"/>
    <w:rsid w:val="00583CF2"/>
    <w:rsid w:val="00583D8A"/>
    <w:rsid w:val="00583DA2"/>
    <w:rsid w:val="00583F7B"/>
    <w:rsid w:val="00583FC4"/>
    <w:rsid w:val="00584019"/>
    <w:rsid w:val="00584204"/>
    <w:rsid w:val="00584473"/>
    <w:rsid w:val="005844E0"/>
    <w:rsid w:val="00584631"/>
    <w:rsid w:val="005848B2"/>
    <w:rsid w:val="00584A03"/>
    <w:rsid w:val="00584BC5"/>
    <w:rsid w:val="00584D8B"/>
    <w:rsid w:val="00584DE7"/>
    <w:rsid w:val="00584FA6"/>
    <w:rsid w:val="00584FF7"/>
    <w:rsid w:val="005850C4"/>
    <w:rsid w:val="005853C8"/>
    <w:rsid w:val="00585454"/>
    <w:rsid w:val="005854EA"/>
    <w:rsid w:val="00585629"/>
    <w:rsid w:val="0058569C"/>
    <w:rsid w:val="00585853"/>
    <w:rsid w:val="00585984"/>
    <w:rsid w:val="00585A53"/>
    <w:rsid w:val="005860EA"/>
    <w:rsid w:val="0058617A"/>
    <w:rsid w:val="0058623A"/>
    <w:rsid w:val="00586339"/>
    <w:rsid w:val="005863CE"/>
    <w:rsid w:val="00586623"/>
    <w:rsid w:val="005867D6"/>
    <w:rsid w:val="00586A87"/>
    <w:rsid w:val="00586B04"/>
    <w:rsid w:val="00586B70"/>
    <w:rsid w:val="00586B81"/>
    <w:rsid w:val="00586C57"/>
    <w:rsid w:val="00586C60"/>
    <w:rsid w:val="00587013"/>
    <w:rsid w:val="0058708E"/>
    <w:rsid w:val="00587114"/>
    <w:rsid w:val="00587266"/>
    <w:rsid w:val="005872FC"/>
    <w:rsid w:val="00587329"/>
    <w:rsid w:val="0058733D"/>
    <w:rsid w:val="00587607"/>
    <w:rsid w:val="005876C1"/>
    <w:rsid w:val="005878D2"/>
    <w:rsid w:val="005879CC"/>
    <w:rsid w:val="005879EE"/>
    <w:rsid w:val="00587AE9"/>
    <w:rsid w:val="00587C08"/>
    <w:rsid w:val="00587CE0"/>
    <w:rsid w:val="00587E19"/>
    <w:rsid w:val="00587EC8"/>
    <w:rsid w:val="00587ECA"/>
    <w:rsid w:val="00587F12"/>
    <w:rsid w:val="0059045E"/>
    <w:rsid w:val="005904A7"/>
    <w:rsid w:val="005904AE"/>
    <w:rsid w:val="00590510"/>
    <w:rsid w:val="00590564"/>
    <w:rsid w:val="005905D6"/>
    <w:rsid w:val="0059065C"/>
    <w:rsid w:val="005907C8"/>
    <w:rsid w:val="0059080B"/>
    <w:rsid w:val="00590A89"/>
    <w:rsid w:val="00590BB8"/>
    <w:rsid w:val="00590C58"/>
    <w:rsid w:val="00590C93"/>
    <w:rsid w:val="00590CCE"/>
    <w:rsid w:val="00590D97"/>
    <w:rsid w:val="00590FE0"/>
    <w:rsid w:val="0059114E"/>
    <w:rsid w:val="005912E6"/>
    <w:rsid w:val="0059146E"/>
    <w:rsid w:val="00591548"/>
    <w:rsid w:val="005915A3"/>
    <w:rsid w:val="005915CD"/>
    <w:rsid w:val="0059160D"/>
    <w:rsid w:val="0059171D"/>
    <w:rsid w:val="005917E6"/>
    <w:rsid w:val="00591838"/>
    <w:rsid w:val="005919B5"/>
    <w:rsid w:val="005919FB"/>
    <w:rsid w:val="00591A32"/>
    <w:rsid w:val="00591ACB"/>
    <w:rsid w:val="00591CFB"/>
    <w:rsid w:val="00591E6C"/>
    <w:rsid w:val="00592019"/>
    <w:rsid w:val="0059210A"/>
    <w:rsid w:val="005921E9"/>
    <w:rsid w:val="00592259"/>
    <w:rsid w:val="005922B2"/>
    <w:rsid w:val="005927F0"/>
    <w:rsid w:val="005929F6"/>
    <w:rsid w:val="00592E37"/>
    <w:rsid w:val="00592EA7"/>
    <w:rsid w:val="00592F5A"/>
    <w:rsid w:val="00592F80"/>
    <w:rsid w:val="00593300"/>
    <w:rsid w:val="005933EC"/>
    <w:rsid w:val="005934F0"/>
    <w:rsid w:val="0059385F"/>
    <w:rsid w:val="005938C2"/>
    <w:rsid w:val="005938F4"/>
    <w:rsid w:val="005939EA"/>
    <w:rsid w:val="00593A39"/>
    <w:rsid w:val="00593A9C"/>
    <w:rsid w:val="00593BC3"/>
    <w:rsid w:val="00593D7B"/>
    <w:rsid w:val="00593E41"/>
    <w:rsid w:val="00593FFD"/>
    <w:rsid w:val="0059429C"/>
    <w:rsid w:val="00594387"/>
    <w:rsid w:val="00594410"/>
    <w:rsid w:val="00594497"/>
    <w:rsid w:val="0059467A"/>
    <w:rsid w:val="00594767"/>
    <w:rsid w:val="0059491B"/>
    <w:rsid w:val="00594A48"/>
    <w:rsid w:val="00594AC4"/>
    <w:rsid w:val="00594AC6"/>
    <w:rsid w:val="00594BAA"/>
    <w:rsid w:val="00594BD9"/>
    <w:rsid w:val="00594C61"/>
    <w:rsid w:val="00594CF3"/>
    <w:rsid w:val="00594D44"/>
    <w:rsid w:val="00594DBD"/>
    <w:rsid w:val="00594DD2"/>
    <w:rsid w:val="00595001"/>
    <w:rsid w:val="00595213"/>
    <w:rsid w:val="005952C3"/>
    <w:rsid w:val="005952E0"/>
    <w:rsid w:val="00595353"/>
    <w:rsid w:val="005954CC"/>
    <w:rsid w:val="005955B7"/>
    <w:rsid w:val="005956D2"/>
    <w:rsid w:val="005957D0"/>
    <w:rsid w:val="0059580D"/>
    <w:rsid w:val="00595817"/>
    <w:rsid w:val="00595862"/>
    <w:rsid w:val="005958F8"/>
    <w:rsid w:val="00595955"/>
    <w:rsid w:val="00595B00"/>
    <w:rsid w:val="00595B9B"/>
    <w:rsid w:val="00595C17"/>
    <w:rsid w:val="00595F79"/>
    <w:rsid w:val="00596000"/>
    <w:rsid w:val="00596015"/>
    <w:rsid w:val="0059601F"/>
    <w:rsid w:val="00596124"/>
    <w:rsid w:val="00596408"/>
    <w:rsid w:val="0059659D"/>
    <w:rsid w:val="005965AC"/>
    <w:rsid w:val="005967C5"/>
    <w:rsid w:val="0059682B"/>
    <w:rsid w:val="00596D6C"/>
    <w:rsid w:val="00596DE4"/>
    <w:rsid w:val="00596F1D"/>
    <w:rsid w:val="005972D0"/>
    <w:rsid w:val="0059739E"/>
    <w:rsid w:val="005974BB"/>
    <w:rsid w:val="0059751D"/>
    <w:rsid w:val="005975A6"/>
    <w:rsid w:val="005975B9"/>
    <w:rsid w:val="005976CC"/>
    <w:rsid w:val="00597705"/>
    <w:rsid w:val="0059771D"/>
    <w:rsid w:val="00597943"/>
    <w:rsid w:val="00597A35"/>
    <w:rsid w:val="00597ACD"/>
    <w:rsid w:val="00597B8D"/>
    <w:rsid w:val="00597BE6"/>
    <w:rsid w:val="00597BF3"/>
    <w:rsid w:val="00597CC3"/>
    <w:rsid w:val="00597CD3"/>
    <w:rsid w:val="00597D4C"/>
    <w:rsid w:val="00597DBC"/>
    <w:rsid w:val="00597E91"/>
    <w:rsid w:val="00597EE4"/>
    <w:rsid w:val="005A0020"/>
    <w:rsid w:val="005A0390"/>
    <w:rsid w:val="005A0470"/>
    <w:rsid w:val="005A0549"/>
    <w:rsid w:val="005A08B3"/>
    <w:rsid w:val="005A0ADD"/>
    <w:rsid w:val="005A0C53"/>
    <w:rsid w:val="005A0D36"/>
    <w:rsid w:val="005A105E"/>
    <w:rsid w:val="005A1069"/>
    <w:rsid w:val="005A1153"/>
    <w:rsid w:val="005A11D2"/>
    <w:rsid w:val="005A14BD"/>
    <w:rsid w:val="005A14F6"/>
    <w:rsid w:val="005A18E1"/>
    <w:rsid w:val="005A1AF5"/>
    <w:rsid w:val="005A1B58"/>
    <w:rsid w:val="005A1D81"/>
    <w:rsid w:val="005A1DBC"/>
    <w:rsid w:val="005A1E0C"/>
    <w:rsid w:val="005A1EA2"/>
    <w:rsid w:val="005A1EB5"/>
    <w:rsid w:val="005A1F0F"/>
    <w:rsid w:val="005A20DF"/>
    <w:rsid w:val="005A2156"/>
    <w:rsid w:val="005A2274"/>
    <w:rsid w:val="005A2536"/>
    <w:rsid w:val="005A26BF"/>
    <w:rsid w:val="005A275E"/>
    <w:rsid w:val="005A29DD"/>
    <w:rsid w:val="005A3008"/>
    <w:rsid w:val="005A334A"/>
    <w:rsid w:val="005A3353"/>
    <w:rsid w:val="005A344C"/>
    <w:rsid w:val="005A34C5"/>
    <w:rsid w:val="005A35F2"/>
    <w:rsid w:val="005A382F"/>
    <w:rsid w:val="005A38B1"/>
    <w:rsid w:val="005A3958"/>
    <w:rsid w:val="005A3A58"/>
    <w:rsid w:val="005A3B5D"/>
    <w:rsid w:val="005A3C14"/>
    <w:rsid w:val="005A3E94"/>
    <w:rsid w:val="005A403F"/>
    <w:rsid w:val="005A42B1"/>
    <w:rsid w:val="005A4553"/>
    <w:rsid w:val="005A466F"/>
    <w:rsid w:val="005A4745"/>
    <w:rsid w:val="005A497F"/>
    <w:rsid w:val="005A4A2A"/>
    <w:rsid w:val="005A4B32"/>
    <w:rsid w:val="005A4B42"/>
    <w:rsid w:val="005A4B92"/>
    <w:rsid w:val="005A4CA7"/>
    <w:rsid w:val="005A4D43"/>
    <w:rsid w:val="005A4E60"/>
    <w:rsid w:val="005A4EC2"/>
    <w:rsid w:val="005A5075"/>
    <w:rsid w:val="005A5095"/>
    <w:rsid w:val="005A50D2"/>
    <w:rsid w:val="005A51D3"/>
    <w:rsid w:val="005A55D0"/>
    <w:rsid w:val="005A564A"/>
    <w:rsid w:val="005A569C"/>
    <w:rsid w:val="005A5708"/>
    <w:rsid w:val="005A5742"/>
    <w:rsid w:val="005A582F"/>
    <w:rsid w:val="005A58B3"/>
    <w:rsid w:val="005A58F7"/>
    <w:rsid w:val="005A5C2D"/>
    <w:rsid w:val="005A5D7C"/>
    <w:rsid w:val="005A6003"/>
    <w:rsid w:val="005A61A4"/>
    <w:rsid w:val="005A61AA"/>
    <w:rsid w:val="005A6531"/>
    <w:rsid w:val="005A67B1"/>
    <w:rsid w:val="005A69D7"/>
    <w:rsid w:val="005A6B9C"/>
    <w:rsid w:val="005A6BC0"/>
    <w:rsid w:val="005A6C73"/>
    <w:rsid w:val="005A6DBA"/>
    <w:rsid w:val="005A6DDF"/>
    <w:rsid w:val="005A6F4D"/>
    <w:rsid w:val="005A7014"/>
    <w:rsid w:val="005A71BC"/>
    <w:rsid w:val="005A72BC"/>
    <w:rsid w:val="005A72F5"/>
    <w:rsid w:val="005A74DE"/>
    <w:rsid w:val="005A767E"/>
    <w:rsid w:val="005A76B5"/>
    <w:rsid w:val="005A78C3"/>
    <w:rsid w:val="005A78F8"/>
    <w:rsid w:val="005A7938"/>
    <w:rsid w:val="005A7960"/>
    <w:rsid w:val="005A7AD0"/>
    <w:rsid w:val="005A7C1E"/>
    <w:rsid w:val="005A7CF1"/>
    <w:rsid w:val="005A7D65"/>
    <w:rsid w:val="005A7D70"/>
    <w:rsid w:val="005A7E45"/>
    <w:rsid w:val="005A7E71"/>
    <w:rsid w:val="005A7EA8"/>
    <w:rsid w:val="005A7EE0"/>
    <w:rsid w:val="005A7FFB"/>
    <w:rsid w:val="005B00A3"/>
    <w:rsid w:val="005B0216"/>
    <w:rsid w:val="005B03C0"/>
    <w:rsid w:val="005B03D0"/>
    <w:rsid w:val="005B048F"/>
    <w:rsid w:val="005B04E9"/>
    <w:rsid w:val="005B0686"/>
    <w:rsid w:val="005B0690"/>
    <w:rsid w:val="005B0778"/>
    <w:rsid w:val="005B07BB"/>
    <w:rsid w:val="005B0802"/>
    <w:rsid w:val="005B0924"/>
    <w:rsid w:val="005B094F"/>
    <w:rsid w:val="005B0D04"/>
    <w:rsid w:val="005B0D08"/>
    <w:rsid w:val="005B0E6A"/>
    <w:rsid w:val="005B1090"/>
    <w:rsid w:val="005B10D3"/>
    <w:rsid w:val="005B1189"/>
    <w:rsid w:val="005B13D5"/>
    <w:rsid w:val="005B1416"/>
    <w:rsid w:val="005B1446"/>
    <w:rsid w:val="005B14DE"/>
    <w:rsid w:val="005B157B"/>
    <w:rsid w:val="005B166B"/>
    <w:rsid w:val="005B18DC"/>
    <w:rsid w:val="005B19A3"/>
    <w:rsid w:val="005B1A09"/>
    <w:rsid w:val="005B1B2D"/>
    <w:rsid w:val="005B1C59"/>
    <w:rsid w:val="005B1C73"/>
    <w:rsid w:val="005B1D5D"/>
    <w:rsid w:val="005B1DC8"/>
    <w:rsid w:val="005B2009"/>
    <w:rsid w:val="005B21DD"/>
    <w:rsid w:val="005B223E"/>
    <w:rsid w:val="005B22E6"/>
    <w:rsid w:val="005B2537"/>
    <w:rsid w:val="005B283B"/>
    <w:rsid w:val="005B294B"/>
    <w:rsid w:val="005B2963"/>
    <w:rsid w:val="005B2BF8"/>
    <w:rsid w:val="005B2CDE"/>
    <w:rsid w:val="005B2F51"/>
    <w:rsid w:val="005B2F71"/>
    <w:rsid w:val="005B3061"/>
    <w:rsid w:val="005B3094"/>
    <w:rsid w:val="005B3276"/>
    <w:rsid w:val="005B32FD"/>
    <w:rsid w:val="005B3436"/>
    <w:rsid w:val="005B3452"/>
    <w:rsid w:val="005B35A8"/>
    <w:rsid w:val="005B35D7"/>
    <w:rsid w:val="005B364C"/>
    <w:rsid w:val="005B389F"/>
    <w:rsid w:val="005B38D0"/>
    <w:rsid w:val="005B3971"/>
    <w:rsid w:val="005B39BB"/>
    <w:rsid w:val="005B39C9"/>
    <w:rsid w:val="005B3C3F"/>
    <w:rsid w:val="005B3C8F"/>
    <w:rsid w:val="005B3D47"/>
    <w:rsid w:val="005B3E36"/>
    <w:rsid w:val="005B3E8A"/>
    <w:rsid w:val="005B3F72"/>
    <w:rsid w:val="005B41B7"/>
    <w:rsid w:val="005B4325"/>
    <w:rsid w:val="005B459B"/>
    <w:rsid w:val="005B45CF"/>
    <w:rsid w:val="005B464C"/>
    <w:rsid w:val="005B4734"/>
    <w:rsid w:val="005B4AD3"/>
    <w:rsid w:val="005B4B6C"/>
    <w:rsid w:val="005B4E42"/>
    <w:rsid w:val="005B4E47"/>
    <w:rsid w:val="005B4F89"/>
    <w:rsid w:val="005B4FD2"/>
    <w:rsid w:val="005B51D6"/>
    <w:rsid w:val="005B5381"/>
    <w:rsid w:val="005B5408"/>
    <w:rsid w:val="005B5615"/>
    <w:rsid w:val="005B5670"/>
    <w:rsid w:val="005B5A08"/>
    <w:rsid w:val="005B5A1D"/>
    <w:rsid w:val="005B5AB6"/>
    <w:rsid w:val="005B5CF4"/>
    <w:rsid w:val="005B5CFF"/>
    <w:rsid w:val="005B5E85"/>
    <w:rsid w:val="005B5FF3"/>
    <w:rsid w:val="005B6090"/>
    <w:rsid w:val="005B60CA"/>
    <w:rsid w:val="005B620B"/>
    <w:rsid w:val="005B62DF"/>
    <w:rsid w:val="005B64DB"/>
    <w:rsid w:val="005B6578"/>
    <w:rsid w:val="005B6654"/>
    <w:rsid w:val="005B683A"/>
    <w:rsid w:val="005B6966"/>
    <w:rsid w:val="005B6B66"/>
    <w:rsid w:val="005B6B6E"/>
    <w:rsid w:val="005B6C98"/>
    <w:rsid w:val="005B6DAE"/>
    <w:rsid w:val="005B7054"/>
    <w:rsid w:val="005B708B"/>
    <w:rsid w:val="005B710F"/>
    <w:rsid w:val="005B7124"/>
    <w:rsid w:val="005B71D8"/>
    <w:rsid w:val="005B71FC"/>
    <w:rsid w:val="005B725B"/>
    <w:rsid w:val="005B7280"/>
    <w:rsid w:val="005B72E9"/>
    <w:rsid w:val="005B74AF"/>
    <w:rsid w:val="005B7543"/>
    <w:rsid w:val="005B75A1"/>
    <w:rsid w:val="005B7643"/>
    <w:rsid w:val="005B777C"/>
    <w:rsid w:val="005B777F"/>
    <w:rsid w:val="005B78BA"/>
    <w:rsid w:val="005B7999"/>
    <w:rsid w:val="005B79B5"/>
    <w:rsid w:val="005B7A16"/>
    <w:rsid w:val="005B7AAD"/>
    <w:rsid w:val="005B7BF5"/>
    <w:rsid w:val="005B7C18"/>
    <w:rsid w:val="005B7CC7"/>
    <w:rsid w:val="005B7CE6"/>
    <w:rsid w:val="005B7E88"/>
    <w:rsid w:val="005B7FB4"/>
    <w:rsid w:val="005C00CF"/>
    <w:rsid w:val="005C026C"/>
    <w:rsid w:val="005C0471"/>
    <w:rsid w:val="005C05A5"/>
    <w:rsid w:val="005C065B"/>
    <w:rsid w:val="005C07E8"/>
    <w:rsid w:val="005C09CC"/>
    <w:rsid w:val="005C0A61"/>
    <w:rsid w:val="005C0D3C"/>
    <w:rsid w:val="005C0EE2"/>
    <w:rsid w:val="005C0FBC"/>
    <w:rsid w:val="005C1075"/>
    <w:rsid w:val="005C1294"/>
    <w:rsid w:val="005C12CF"/>
    <w:rsid w:val="005C1416"/>
    <w:rsid w:val="005C1497"/>
    <w:rsid w:val="005C17AE"/>
    <w:rsid w:val="005C17BB"/>
    <w:rsid w:val="005C1815"/>
    <w:rsid w:val="005C1B51"/>
    <w:rsid w:val="005C1CC4"/>
    <w:rsid w:val="005C1DE7"/>
    <w:rsid w:val="005C1E02"/>
    <w:rsid w:val="005C1F44"/>
    <w:rsid w:val="005C1FE9"/>
    <w:rsid w:val="005C211D"/>
    <w:rsid w:val="005C228E"/>
    <w:rsid w:val="005C2304"/>
    <w:rsid w:val="005C2336"/>
    <w:rsid w:val="005C2389"/>
    <w:rsid w:val="005C2418"/>
    <w:rsid w:val="005C24D4"/>
    <w:rsid w:val="005C2529"/>
    <w:rsid w:val="005C2732"/>
    <w:rsid w:val="005C27C0"/>
    <w:rsid w:val="005C28E6"/>
    <w:rsid w:val="005C2996"/>
    <w:rsid w:val="005C2ABD"/>
    <w:rsid w:val="005C2B12"/>
    <w:rsid w:val="005C2CF3"/>
    <w:rsid w:val="005C2DD9"/>
    <w:rsid w:val="005C2DDD"/>
    <w:rsid w:val="005C2E5B"/>
    <w:rsid w:val="005C2EE3"/>
    <w:rsid w:val="005C2F23"/>
    <w:rsid w:val="005C3114"/>
    <w:rsid w:val="005C3256"/>
    <w:rsid w:val="005C32E2"/>
    <w:rsid w:val="005C3350"/>
    <w:rsid w:val="005C3426"/>
    <w:rsid w:val="005C3458"/>
    <w:rsid w:val="005C350C"/>
    <w:rsid w:val="005C3B02"/>
    <w:rsid w:val="005C3B2E"/>
    <w:rsid w:val="005C3B3C"/>
    <w:rsid w:val="005C3DD0"/>
    <w:rsid w:val="005C3E82"/>
    <w:rsid w:val="005C3F4E"/>
    <w:rsid w:val="005C3FB5"/>
    <w:rsid w:val="005C3FEB"/>
    <w:rsid w:val="005C4088"/>
    <w:rsid w:val="005C40AE"/>
    <w:rsid w:val="005C40B6"/>
    <w:rsid w:val="005C42BF"/>
    <w:rsid w:val="005C43DD"/>
    <w:rsid w:val="005C45E5"/>
    <w:rsid w:val="005C463C"/>
    <w:rsid w:val="005C46A2"/>
    <w:rsid w:val="005C4775"/>
    <w:rsid w:val="005C47DC"/>
    <w:rsid w:val="005C48C6"/>
    <w:rsid w:val="005C49A5"/>
    <w:rsid w:val="005C4ACD"/>
    <w:rsid w:val="005C4BA4"/>
    <w:rsid w:val="005C4C95"/>
    <w:rsid w:val="005C4D1A"/>
    <w:rsid w:val="005C4D23"/>
    <w:rsid w:val="005C4D32"/>
    <w:rsid w:val="005C4E28"/>
    <w:rsid w:val="005C4EF6"/>
    <w:rsid w:val="005C50A7"/>
    <w:rsid w:val="005C5173"/>
    <w:rsid w:val="005C517A"/>
    <w:rsid w:val="005C5262"/>
    <w:rsid w:val="005C52B5"/>
    <w:rsid w:val="005C52D5"/>
    <w:rsid w:val="005C55BB"/>
    <w:rsid w:val="005C57C0"/>
    <w:rsid w:val="005C581E"/>
    <w:rsid w:val="005C592A"/>
    <w:rsid w:val="005C5AA2"/>
    <w:rsid w:val="005C5B1F"/>
    <w:rsid w:val="005C5BB1"/>
    <w:rsid w:val="005C5C3F"/>
    <w:rsid w:val="005C5CC9"/>
    <w:rsid w:val="005C5DC4"/>
    <w:rsid w:val="005C5FF5"/>
    <w:rsid w:val="005C6006"/>
    <w:rsid w:val="005C6231"/>
    <w:rsid w:val="005C62A1"/>
    <w:rsid w:val="005C62B7"/>
    <w:rsid w:val="005C6314"/>
    <w:rsid w:val="005C6357"/>
    <w:rsid w:val="005C6431"/>
    <w:rsid w:val="005C6476"/>
    <w:rsid w:val="005C6495"/>
    <w:rsid w:val="005C658F"/>
    <w:rsid w:val="005C676B"/>
    <w:rsid w:val="005C6939"/>
    <w:rsid w:val="005C6974"/>
    <w:rsid w:val="005C6AA4"/>
    <w:rsid w:val="005C6B01"/>
    <w:rsid w:val="005C6E7F"/>
    <w:rsid w:val="005C71DC"/>
    <w:rsid w:val="005C746B"/>
    <w:rsid w:val="005C751C"/>
    <w:rsid w:val="005C76C2"/>
    <w:rsid w:val="005C76C8"/>
    <w:rsid w:val="005C7748"/>
    <w:rsid w:val="005C77BC"/>
    <w:rsid w:val="005C7891"/>
    <w:rsid w:val="005C7A28"/>
    <w:rsid w:val="005C7AE3"/>
    <w:rsid w:val="005C7CFC"/>
    <w:rsid w:val="005C7ED3"/>
    <w:rsid w:val="005C7F5D"/>
    <w:rsid w:val="005C7F82"/>
    <w:rsid w:val="005D0067"/>
    <w:rsid w:val="005D007E"/>
    <w:rsid w:val="005D0189"/>
    <w:rsid w:val="005D0254"/>
    <w:rsid w:val="005D0290"/>
    <w:rsid w:val="005D03CE"/>
    <w:rsid w:val="005D07ED"/>
    <w:rsid w:val="005D09CA"/>
    <w:rsid w:val="005D0B64"/>
    <w:rsid w:val="005D0B9C"/>
    <w:rsid w:val="005D0CCF"/>
    <w:rsid w:val="005D0D7B"/>
    <w:rsid w:val="005D0FB1"/>
    <w:rsid w:val="005D118F"/>
    <w:rsid w:val="005D11DB"/>
    <w:rsid w:val="005D1247"/>
    <w:rsid w:val="005D142A"/>
    <w:rsid w:val="005D1517"/>
    <w:rsid w:val="005D1745"/>
    <w:rsid w:val="005D181C"/>
    <w:rsid w:val="005D1954"/>
    <w:rsid w:val="005D19D7"/>
    <w:rsid w:val="005D1AAA"/>
    <w:rsid w:val="005D1B62"/>
    <w:rsid w:val="005D1D14"/>
    <w:rsid w:val="005D1DE0"/>
    <w:rsid w:val="005D1E31"/>
    <w:rsid w:val="005D1E95"/>
    <w:rsid w:val="005D1F59"/>
    <w:rsid w:val="005D1FB8"/>
    <w:rsid w:val="005D2054"/>
    <w:rsid w:val="005D2189"/>
    <w:rsid w:val="005D22F3"/>
    <w:rsid w:val="005D23C5"/>
    <w:rsid w:val="005D23FE"/>
    <w:rsid w:val="005D250E"/>
    <w:rsid w:val="005D2638"/>
    <w:rsid w:val="005D279B"/>
    <w:rsid w:val="005D2812"/>
    <w:rsid w:val="005D2893"/>
    <w:rsid w:val="005D2CBC"/>
    <w:rsid w:val="005D2E16"/>
    <w:rsid w:val="005D2EFF"/>
    <w:rsid w:val="005D2F89"/>
    <w:rsid w:val="005D30B3"/>
    <w:rsid w:val="005D3121"/>
    <w:rsid w:val="005D3178"/>
    <w:rsid w:val="005D31E7"/>
    <w:rsid w:val="005D33F2"/>
    <w:rsid w:val="005D3535"/>
    <w:rsid w:val="005D36B9"/>
    <w:rsid w:val="005D399D"/>
    <w:rsid w:val="005D39D3"/>
    <w:rsid w:val="005D3AE9"/>
    <w:rsid w:val="005D3AFD"/>
    <w:rsid w:val="005D3B19"/>
    <w:rsid w:val="005D3E80"/>
    <w:rsid w:val="005D40C6"/>
    <w:rsid w:val="005D43E4"/>
    <w:rsid w:val="005D4458"/>
    <w:rsid w:val="005D45C8"/>
    <w:rsid w:val="005D46CC"/>
    <w:rsid w:val="005D46F0"/>
    <w:rsid w:val="005D4938"/>
    <w:rsid w:val="005D4942"/>
    <w:rsid w:val="005D49DC"/>
    <w:rsid w:val="005D4D0E"/>
    <w:rsid w:val="005D4EE3"/>
    <w:rsid w:val="005D4F28"/>
    <w:rsid w:val="005D5101"/>
    <w:rsid w:val="005D5197"/>
    <w:rsid w:val="005D51D9"/>
    <w:rsid w:val="005D54D5"/>
    <w:rsid w:val="005D559C"/>
    <w:rsid w:val="005D570D"/>
    <w:rsid w:val="005D572B"/>
    <w:rsid w:val="005D5983"/>
    <w:rsid w:val="005D59A6"/>
    <w:rsid w:val="005D5AD8"/>
    <w:rsid w:val="005D5C28"/>
    <w:rsid w:val="005D5EA9"/>
    <w:rsid w:val="005D5EB0"/>
    <w:rsid w:val="005D5F7E"/>
    <w:rsid w:val="005D5FA8"/>
    <w:rsid w:val="005D6098"/>
    <w:rsid w:val="005D60EC"/>
    <w:rsid w:val="005D6274"/>
    <w:rsid w:val="005D6291"/>
    <w:rsid w:val="005D6389"/>
    <w:rsid w:val="005D649A"/>
    <w:rsid w:val="005D65D8"/>
    <w:rsid w:val="005D6815"/>
    <w:rsid w:val="005D6817"/>
    <w:rsid w:val="005D6885"/>
    <w:rsid w:val="005D6966"/>
    <w:rsid w:val="005D6980"/>
    <w:rsid w:val="005D698D"/>
    <w:rsid w:val="005D69FC"/>
    <w:rsid w:val="005D6D23"/>
    <w:rsid w:val="005D6DF8"/>
    <w:rsid w:val="005D6E10"/>
    <w:rsid w:val="005D6F5F"/>
    <w:rsid w:val="005D7026"/>
    <w:rsid w:val="005D7112"/>
    <w:rsid w:val="005D7172"/>
    <w:rsid w:val="005D72DB"/>
    <w:rsid w:val="005D72F3"/>
    <w:rsid w:val="005D7414"/>
    <w:rsid w:val="005D742E"/>
    <w:rsid w:val="005D75D4"/>
    <w:rsid w:val="005D75ED"/>
    <w:rsid w:val="005D7791"/>
    <w:rsid w:val="005D7C16"/>
    <w:rsid w:val="005D7C60"/>
    <w:rsid w:val="005D7F5A"/>
    <w:rsid w:val="005E0082"/>
    <w:rsid w:val="005E0107"/>
    <w:rsid w:val="005E01A9"/>
    <w:rsid w:val="005E031F"/>
    <w:rsid w:val="005E035E"/>
    <w:rsid w:val="005E05B3"/>
    <w:rsid w:val="005E071D"/>
    <w:rsid w:val="005E083A"/>
    <w:rsid w:val="005E0964"/>
    <w:rsid w:val="005E09A7"/>
    <w:rsid w:val="005E0A2D"/>
    <w:rsid w:val="005E0ADA"/>
    <w:rsid w:val="005E0BA5"/>
    <w:rsid w:val="005E0C1F"/>
    <w:rsid w:val="005E0C38"/>
    <w:rsid w:val="005E0D7A"/>
    <w:rsid w:val="005E0DD9"/>
    <w:rsid w:val="005E0E7A"/>
    <w:rsid w:val="005E0EAB"/>
    <w:rsid w:val="005E11A7"/>
    <w:rsid w:val="005E13C0"/>
    <w:rsid w:val="005E13F7"/>
    <w:rsid w:val="005E14A3"/>
    <w:rsid w:val="005E15A3"/>
    <w:rsid w:val="005E15AD"/>
    <w:rsid w:val="005E15C2"/>
    <w:rsid w:val="005E15E8"/>
    <w:rsid w:val="005E1687"/>
    <w:rsid w:val="005E1B3D"/>
    <w:rsid w:val="005E1C76"/>
    <w:rsid w:val="005E1CB7"/>
    <w:rsid w:val="005E1CC7"/>
    <w:rsid w:val="005E1E06"/>
    <w:rsid w:val="005E20AD"/>
    <w:rsid w:val="005E20F5"/>
    <w:rsid w:val="005E2215"/>
    <w:rsid w:val="005E228F"/>
    <w:rsid w:val="005E230A"/>
    <w:rsid w:val="005E2649"/>
    <w:rsid w:val="005E2887"/>
    <w:rsid w:val="005E2920"/>
    <w:rsid w:val="005E2935"/>
    <w:rsid w:val="005E2BB3"/>
    <w:rsid w:val="005E2D17"/>
    <w:rsid w:val="005E2ED0"/>
    <w:rsid w:val="005E304C"/>
    <w:rsid w:val="005E309C"/>
    <w:rsid w:val="005E32E7"/>
    <w:rsid w:val="005E3305"/>
    <w:rsid w:val="005E345F"/>
    <w:rsid w:val="005E34C6"/>
    <w:rsid w:val="005E359A"/>
    <w:rsid w:val="005E35AA"/>
    <w:rsid w:val="005E36AC"/>
    <w:rsid w:val="005E3783"/>
    <w:rsid w:val="005E3844"/>
    <w:rsid w:val="005E38EA"/>
    <w:rsid w:val="005E3A09"/>
    <w:rsid w:val="005E3B37"/>
    <w:rsid w:val="005E3C53"/>
    <w:rsid w:val="005E3D1B"/>
    <w:rsid w:val="005E3F05"/>
    <w:rsid w:val="005E40DB"/>
    <w:rsid w:val="005E442B"/>
    <w:rsid w:val="005E456A"/>
    <w:rsid w:val="005E463E"/>
    <w:rsid w:val="005E487C"/>
    <w:rsid w:val="005E4889"/>
    <w:rsid w:val="005E48D8"/>
    <w:rsid w:val="005E4907"/>
    <w:rsid w:val="005E4C90"/>
    <w:rsid w:val="005E4F44"/>
    <w:rsid w:val="005E50D6"/>
    <w:rsid w:val="005E50D9"/>
    <w:rsid w:val="005E52F8"/>
    <w:rsid w:val="005E5437"/>
    <w:rsid w:val="005E545C"/>
    <w:rsid w:val="005E5539"/>
    <w:rsid w:val="005E55D7"/>
    <w:rsid w:val="005E57C0"/>
    <w:rsid w:val="005E5908"/>
    <w:rsid w:val="005E594D"/>
    <w:rsid w:val="005E5AFB"/>
    <w:rsid w:val="005E5B98"/>
    <w:rsid w:val="005E5C26"/>
    <w:rsid w:val="005E5C83"/>
    <w:rsid w:val="005E5CB1"/>
    <w:rsid w:val="005E5D82"/>
    <w:rsid w:val="005E5E3F"/>
    <w:rsid w:val="005E6068"/>
    <w:rsid w:val="005E6135"/>
    <w:rsid w:val="005E6169"/>
    <w:rsid w:val="005E6293"/>
    <w:rsid w:val="005E653A"/>
    <w:rsid w:val="005E6647"/>
    <w:rsid w:val="005E66B1"/>
    <w:rsid w:val="005E676B"/>
    <w:rsid w:val="005E6795"/>
    <w:rsid w:val="005E686E"/>
    <w:rsid w:val="005E6AA3"/>
    <w:rsid w:val="005E6B5B"/>
    <w:rsid w:val="005E6C4F"/>
    <w:rsid w:val="005E6E02"/>
    <w:rsid w:val="005E6E28"/>
    <w:rsid w:val="005E6E60"/>
    <w:rsid w:val="005E70C8"/>
    <w:rsid w:val="005E7144"/>
    <w:rsid w:val="005E7461"/>
    <w:rsid w:val="005E75BE"/>
    <w:rsid w:val="005E7A3E"/>
    <w:rsid w:val="005E7B4C"/>
    <w:rsid w:val="005E7B50"/>
    <w:rsid w:val="005E7B5A"/>
    <w:rsid w:val="005E7C6E"/>
    <w:rsid w:val="005E7CB7"/>
    <w:rsid w:val="005E7E8F"/>
    <w:rsid w:val="005F0296"/>
    <w:rsid w:val="005F02E2"/>
    <w:rsid w:val="005F033D"/>
    <w:rsid w:val="005F0379"/>
    <w:rsid w:val="005F0814"/>
    <w:rsid w:val="005F08CC"/>
    <w:rsid w:val="005F093F"/>
    <w:rsid w:val="005F0982"/>
    <w:rsid w:val="005F09CA"/>
    <w:rsid w:val="005F0A52"/>
    <w:rsid w:val="005F0ABD"/>
    <w:rsid w:val="005F0CA0"/>
    <w:rsid w:val="005F0DA0"/>
    <w:rsid w:val="005F0DEC"/>
    <w:rsid w:val="005F1016"/>
    <w:rsid w:val="005F14EA"/>
    <w:rsid w:val="005F1576"/>
    <w:rsid w:val="005F157F"/>
    <w:rsid w:val="005F15A4"/>
    <w:rsid w:val="005F19EA"/>
    <w:rsid w:val="005F1D1B"/>
    <w:rsid w:val="005F1E8C"/>
    <w:rsid w:val="005F1EC3"/>
    <w:rsid w:val="005F1EE5"/>
    <w:rsid w:val="005F1F2B"/>
    <w:rsid w:val="005F2052"/>
    <w:rsid w:val="005F206C"/>
    <w:rsid w:val="005F20FD"/>
    <w:rsid w:val="005F2123"/>
    <w:rsid w:val="005F232B"/>
    <w:rsid w:val="005F23D9"/>
    <w:rsid w:val="005F2414"/>
    <w:rsid w:val="005F2435"/>
    <w:rsid w:val="005F24AD"/>
    <w:rsid w:val="005F281C"/>
    <w:rsid w:val="005F2991"/>
    <w:rsid w:val="005F2A01"/>
    <w:rsid w:val="005F2A3B"/>
    <w:rsid w:val="005F2B5E"/>
    <w:rsid w:val="005F2BC9"/>
    <w:rsid w:val="005F2C0E"/>
    <w:rsid w:val="005F2C19"/>
    <w:rsid w:val="005F2C48"/>
    <w:rsid w:val="005F2D22"/>
    <w:rsid w:val="005F2D52"/>
    <w:rsid w:val="005F2E92"/>
    <w:rsid w:val="005F30BA"/>
    <w:rsid w:val="005F32D0"/>
    <w:rsid w:val="005F3388"/>
    <w:rsid w:val="005F3457"/>
    <w:rsid w:val="005F34AE"/>
    <w:rsid w:val="005F37CE"/>
    <w:rsid w:val="005F3834"/>
    <w:rsid w:val="005F39E4"/>
    <w:rsid w:val="005F3A7B"/>
    <w:rsid w:val="005F3AC4"/>
    <w:rsid w:val="005F3B15"/>
    <w:rsid w:val="005F3CD3"/>
    <w:rsid w:val="005F3D39"/>
    <w:rsid w:val="005F3F35"/>
    <w:rsid w:val="005F404B"/>
    <w:rsid w:val="005F406D"/>
    <w:rsid w:val="005F4074"/>
    <w:rsid w:val="005F412E"/>
    <w:rsid w:val="005F4607"/>
    <w:rsid w:val="005F4818"/>
    <w:rsid w:val="005F4878"/>
    <w:rsid w:val="005F4966"/>
    <w:rsid w:val="005F4BBB"/>
    <w:rsid w:val="005F4C72"/>
    <w:rsid w:val="005F4CCD"/>
    <w:rsid w:val="005F4CD7"/>
    <w:rsid w:val="005F4E18"/>
    <w:rsid w:val="005F5012"/>
    <w:rsid w:val="005F5042"/>
    <w:rsid w:val="005F50D3"/>
    <w:rsid w:val="005F51AB"/>
    <w:rsid w:val="005F53FB"/>
    <w:rsid w:val="005F5523"/>
    <w:rsid w:val="005F557A"/>
    <w:rsid w:val="005F55A3"/>
    <w:rsid w:val="005F5797"/>
    <w:rsid w:val="005F59DF"/>
    <w:rsid w:val="005F5A1C"/>
    <w:rsid w:val="005F5A82"/>
    <w:rsid w:val="005F5C43"/>
    <w:rsid w:val="005F5CE5"/>
    <w:rsid w:val="005F5DF1"/>
    <w:rsid w:val="005F5E45"/>
    <w:rsid w:val="005F6013"/>
    <w:rsid w:val="005F6029"/>
    <w:rsid w:val="005F6244"/>
    <w:rsid w:val="005F6399"/>
    <w:rsid w:val="005F639E"/>
    <w:rsid w:val="005F6695"/>
    <w:rsid w:val="005F66CF"/>
    <w:rsid w:val="005F6762"/>
    <w:rsid w:val="005F6892"/>
    <w:rsid w:val="005F6947"/>
    <w:rsid w:val="005F69E3"/>
    <w:rsid w:val="005F6A02"/>
    <w:rsid w:val="005F6A1B"/>
    <w:rsid w:val="005F6A7F"/>
    <w:rsid w:val="005F6AE8"/>
    <w:rsid w:val="005F6C74"/>
    <w:rsid w:val="005F6CFE"/>
    <w:rsid w:val="005F6E47"/>
    <w:rsid w:val="005F6F19"/>
    <w:rsid w:val="005F6F43"/>
    <w:rsid w:val="005F7071"/>
    <w:rsid w:val="005F72E8"/>
    <w:rsid w:val="005F735C"/>
    <w:rsid w:val="005F7449"/>
    <w:rsid w:val="005F77E8"/>
    <w:rsid w:val="005F7A79"/>
    <w:rsid w:val="005F7CAB"/>
    <w:rsid w:val="005F7CB3"/>
    <w:rsid w:val="005F7E74"/>
    <w:rsid w:val="005FFBB2"/>
    <w:rsid w:val="006000F5"/>
    <w:rsid w:val="00600102"/>
    <w:rsid w:val="006003DC"/>
    <w:rsid w:val="00600689"/>
    <w:rsid w:val="0060089C"/>
    <w:rsid w:val="00600A27"/>
    <w:rsid w:val="00600B6C"/>
    <w:rsid w:val="00600CE5"/>
    <w:rsid w:val="00600E21"/>
    <w:rsid w:val="00600EB0"/>
    <w:rsid w:val="00600F0E"/>
    <w:rsid w:val="0060103A"/>
    <w:rsid w:val="006010BC"/>
    <w:rsid w:val="00601335"/>
    <w:rsid w:val="006014B6"/>
    <w:rsid w:val="00601580"/>
    <w:rsid w:val="00601703"/>
    <w:rsid w:val="0060186E"/>
    <w:rsid w:val="00601953"/>
    <w:rsid w:val="00601B8A"/>
    <w:rsid w:val="00601C6B"/>
    <w:rsid w:val="00601F4A"/>
    <w:rsid w:val="00601F5B"/>
    <w:rsid w:val="00602013"/>
    <w:rsid w:val="006023E4"/>
    <w:rsid w:val="006025EF"/>
    <w:rsid w:val="0060264B"/>
    <w:rsid w:val="006027F9"/>
    <w:rsid w:val="006029F2"/>
    <w:rsid w:val="00602B7A"/>
    <w:rsid w:val="00602B97"/>
    <w:rsid w:val="00602CC6"/>
    <w:rsid w:val="00602D4B"/>
    <w:rsid w:val="00602D61"/>
    <w:rsid w:val="00602F64"/>
    <w:rsid w:val="00602FEE"/>
    <w:rsid w:val="00603057"/>
    <w:rsid w:val="00603186"/>
    <w:rsid w:val="0060323B"/>
    <w:rsid w:val="00603517"/>
    <w:rsid w:val="00603529"/>
    <w:rsid w:val="00603583"/>
    <w:rsid w:val="00603685"/>
    <w:rsid w:val="006037E8"/>
    <w:rsid w:val="0060384F"/>
    <w:rsid w:val="0060388D"/>
    <w:rsid w:val="00603A9E"/>
    <w:rsid w:val="00603DBA"/>
    <w:rsid w:val="00603FF6"/>
    <w:rsid w:val="006041E9"/>
    <w:rsid w:val="006042E5"/>
    <w:rsid w:val="00604324"/>
    <w:rsid w:val="00604336"/>
    <w:rsid w:val="00604374"/>
    <w:rsid w:val="00604407"/>
    <w:rsid w:val="00604940"/>
    <w:rsid w:val="006049EC"/>
    <w:rsid w:val="00604A19"/>
    <w:rsid w:val="00604B33"/>
    <w:rsid w:val="00604C95"/>
    <w:rsid w:val="00604D68"/>
    <w:rsid w:val="00604F86"/>
    <w:rsid w:val="00605187"/>
    <w:rsid w:val="00605332"/>
    <w:rsid w:val="006053B1"/>
    <w:rsid w:val="006055FA"/>
    <w:rsid w:val="006056CC"/>
    <w:rsid w:val="00605774"/>
    <w:rsid w:val="006057A9"/>
    <w:rsid w:val="00605854"/>
    <w:rsid w:val="00605BE5"/>
    <w:rsid w:val="00605C1A"/>
    <w:rsid w:val="00605E49"/>
    <w:rsid w:val="00605EB8"/>
    <w:rsid w:val="00605F7F"/>
    <w:rsid w:val="00605FAE"/>
    <w:rsid w:val="0060600E"/>
    <w:rsid w:val="0060606F"/>
    <w:rsid w:val="006062E4"/>
    <w:rsid w:val="006063F8"/>
    <w:rsid w:val="006065C8"/>
    <w:rsid w:val="006065CF"/>
    <w:rsid w:val="00606730"/>
    <w:rsid w:val="0060677A"/>
    <w:rsid w:val="00606898"/>
    <w:rsid w:val="00606AA6"/>
    <w:rsid w:val="00606AFA"/>
    <w:rsid w:val="00606AFD"/>
    <w:rsid w:val="00606B8E"/>
    <w:rsid w:val="00606B9C"/>
    <w:rsid w:val="00606C1C"/>
    <w:rsid w:val="00606C41"/>
    <w:rsid w:val="00606CCF"/>
    <w:rsid w:val="00606D8A"/>
    <w:rsid w:val="00606E16"/>
    <w:rsid w:val="00606FD9"/>
    <w:rsid w:val="0060707A"/>
    <w:rsid w:val="006071F2"/>
    <w:rsid w:val="006074FA"/>
    <w:rsid w:val="006075FC"/>
    <w:rsid w:val="00607704"/>
    <w:rsid w:val="006079A5"/>
    <w:rsid w:val="00607B11"/>
    <w:rsid w:val="00607C2F"/>
    <w:rsid w:val="00607CE5"/>
    <w:rsid w:val="00607D67"/>
    <w:rsid w:val="00607DE6"/>
    <w:rsid w:val="00607DF0"/>
    <w:rsid w:val="00607EA0"/>
    <w:rsid w:val="0061004B"/>
    <w:rsid w:val="006100DF"/>
    <w:rsid w:val="00610129"/>
    <w:rsid w:val="00610130"/>
    <w:rsid w:val="00610146"/>
    <w:rsid w:val="006101CD"/>
    <w:rsid w:val="00610332"/>
    <w:rsid w:val="006104C0"/>
    <w:rsid w:val="006104E9"/>
    <w:rsid w:val="00610778"/>
    <w:rsid w:val="006107AF"/>
    <w:rsid w:val="006107FE"/>
    <w:rsid w:val="00610838"/>
    <w:rsid w:val="00610861"/>
    <w:rsid w:val="0061099D"/>
    <w:rsid w:val="006109F6"/>
    <w:rsid w:val="00610BE3"/>
    <w:rsid w:val="00610F96"/>
    <w:rsid w:val="00611021"/>
    <w:rsid w:val="006110DA"/>
    <w:rsid w:val="006111AD"/>
    <w:rsid w:val="00611203"/>
    <w:rsid w:val="00611241"/>
    <w:rsid w:val="0061125F"/>
    <w:rsid w:val="006112E2"/>
    <w:rsid w:val="00611446"/>
    <w:rsid w:val="00611493"/>
    <w:rsid w:val="00611622"/>
    <w:rsid w:val="00611640"/>
    <w:rsid w:val="006116AB"/>
    <w:rsid w:val="006117AF"/>
    <w:rsid w:val="006118A2"/>
    <w:rsid w:val="00611931"/>
    <w:rsid w:val="00611AD0"/>
    <w:rsid w:val="00611CE7"/>
    <w:rsid w:val="00611D52"/>
    <w:rsid w:val="00611D81"/>
    <w:rsid w:val="00611E39"/>
    <w:rsid w:val="00611E3E"/>
    <w:rsid w:val="00611E9C"/>
    <w:rsid w:val="00612016"/>
    <w:rsid w:val="006122B7"/>
    <w:rsid w:val="00612469"/>
    <w:rsid w:val="00612733"/>
    <w:rsid w:val="00612760"/>
    <w:rsid w:val="0061277E"/>
    <w:rsid w:val="00612892"/>
    <w:rsid w:val="00612977"/>
    <w:rsid w:val="006129E6"/>
    <w:rsid w:val="00612A2D"/>
    <w:rsid w:val="00612B34"/>
    <w:rsid w:val="00612C24"/>
    <w:rsid w:val="00612E40"/>
    <w:rsid w:val="00612EDE"/>
    <w:rsid w:val="00612EFB"/>
    <w:rsid w:val="00612F6F"/>
    <w:rsid w:val="00612F8A"/>
    <w:rsid w:val="00612FA6"/>
    <w:rsid w:val="00612FE3"/>
    <w:rsid w:val="006130B6"/>
    <w:rsid w:val="00613154"/>
    <w:rsid w:val="00613330"/>
    <w:rsid w:val="006135D9"/>
    <w:rsid w:val="006136D8"/>
    <w:rsid w:val="00613802"/>
    <w:rsid w:val="00613886"/>
    <w:rsid w:val="00613933"/>
    <w:rsid w:val="0061396B"/>
    <w:rsid w:val="00613C1D"/>
    <w:rsid w:val="00613C2D"/>
    <w:rsid w:val="00613DC4"/>
    <w:rsid w:val="00613E05"/>
    <w:rsid w:val="00613E21"/>
    <w:rsid w:val="006140EA"/>
    <w:rsid w:val="0061433E"/>
    <w:rsid w:val="0061457B"/>
    <w:rsid w:val="0061469A"/>
    <w:rsid w:val="0061477B"/>
    <w:rsid w:val="00614857"/>
    <w:rsid w:val="006149DF"/>
    <w:rsid w:val="00614A79"/>
    <w:rsid w:val="00614AE4"/>
    <w:rsid w:val="00614BB7"/>
    <w:rsid w:val="00614D34"/>
    <w:rsid w:val="00614F06"/>
    <w:rsid w:val="006150A0"/>
    <w:rsid w:val="006150AD"/>
    <w:rsid w:val="00615170"/>
    <w:rsid w:val="006151B0"/>
    <w:rsid w:val="006152F5"/>
    <w:rsid w:val="0061533D"/>
    <w:rsid w:val="00615549"/>
    <w:rsid w:val="00615746"/>
    <w:rsid w:val="0061593B"/>
    <w:rsid w:val="00615A65"/>
    <w:rsid w:val="00615ABD"/>
    <w:rsid w:val="00615ADF"/>
    <w:rsid w:val="00615AFC"/>
    <w:rsid w:val="00615D2A"/>
    <w:rsid w:val="00615EDB"/>
    <w:rsid w:val="00615FD4"/>
    <w:rsid w:val="0061606E"/>
    <w:rsid w:val="00616101"/>
    <w:rsid w:val="00616363"/>
    <w:rsid w:val="0061648B"/>
    <w:rsid w:val="006164A8"/>
    <w:rsid w:val="006165C3"/>
    <w:rsid w:val="006166F3"/>
    <w:rsid w:val="006169E3"/>
    <w:rsid w:val="00616B88"/>
    <w:rsid w:val="00616BA6"/>
    <w:rsid w:val="00616BA8"/>
    <w:rsid w:val="00616D3D"/>
    <w:rsid w:val="006170A8"/>
    <w:rsid w:val="0061730B"/>
    <w:rsid w:val="006173A6"/>
    <w:rsid w:val="00617556"/>
    <w:rsid w:val="0061759C"/>
    <w:rsid w:val="006176F0"/>
    <w:rsid w:val="006177E5"/>
    <w:rsid w:val="00617890"/>
    <w:rsid w:val="00617974"/>
    <w:rsid w:val="00617B71"/>
    <w:rsid w:val="00617B96"/>
    <w:rsid w:val="00617C31"/>
    <w:rsid w:val="00617CC0"/>
    <w:rsid w:val="00617D0A"/>
    <w:rsid w:val="00617D27"/>
    <w:rsid w:val="00617D9C"/>
    <w:rsid w:val="00617DC4"/>
    <w:rsid w:val="00617E5F"/>
    <w:rsid w:val="0062035B"/>
    <w:rsid w:val="00620495"/>
    <w:rsid w:val="006207C4"/>
    <w:rsid w:val="00620B69"/>
    <w:rsid w:val="00620BC5"/>
    <w:rsid w:val="00620D2D"/>
    <w:rsid w:val="00620D69"/>
    <w:rsid w:val="00620D8C"/>
    <w:rsid w:val="0062107F"/>
    <w:rsid w:val="00621123"/>
    <w:rsid w:val="006211A8"/>
    <w:rsid w:val="00621251"/>
    <w:rsid w:val="006213CE"/>
    <w:rsid w:val="006213E4"/>
    <w:rsid w:val="00621566"/>
    <w:rsid w:val="00621580"/>
    <w:rsid w:val="006215A9"/>
    <w:rsid w:val="00621665"/>
    <w:rsid w:val="006216E4"/>
    <w:rsid w:val="0062172E"/>
    <w:rsid w:val="0062174A"/>
    <w:rsid w:val="00621766"/>
    <w:rsid w:val="0062192C"/>
    <w:rsid w:val="00621949"/>
    <w:rsid w:val="00621993"/>
    <w:rsid w:val="00621AD8"/>
    <w:rsid w:val="00621D72"/>
    <w:rsid w:val="00621DAA"/>
    <w:rsid w:val="00621DE7"/>
    <w:rsid w:val="00621E2A"/>
    <w:rsid w:val="00621E7C"/>
    <w:rsid w:val="00621EF0"/>
    <w:rsid w:val="00621FD4"/>
    <w:rsid w:val="00622325"/>
    <w:rsid w:val="006223C5"/>
    <w:rsid w:val="00622770"/>
    <w:rsid w:val="0062277F"/>
    <w:rsid w:val="006227C5"/>
    <w:rsid w:val="00622919"/>
    <w:rsid w:val="006229C6"/>
    <w:rsid w:val="006229CD"/>
    <w:rsid w:val="00622AFF"/>
    <w:rsid w:val="00622D2F"/>
    <w:rsid w:val="00622DA0"/>
    <w:rsid w:val="00622DB3"/>
    <w:rsid w:val="00622E15"/>
    <w:rsid w:val="00622F69"/>
    <w:rsid w:val="006231E1"/>
    <w:rsid w:val="00623239"/>
    <w:rsid w:val="006233E2"/>
    <w:rsid w:val="00623511"/>
    <w:rsid w:val="0062353C"/>
    <w:rsid w:val="006235C4"/>
    <w:rsid w:val="0062365E"/>
    <w:rsid w:val="0062372E"/>
    <w:rsid w:val="0062395A"/>
    <w:rsid w:val="006239F6"/>
    <w:rsid w:val="00623ACC"/>
    <w:rsid w:val="00623B2B"/>
    <w:rsid w:val="00623B7C"/>
    <w:rsid w:val="00623BDB"/>
    <w:rsid w:val="00623BDC"/>
    <w:rsid w:val="00623C12"/>
    <w:rsid w:val="00623CD9"/>
    <w:rsid w:val="00623E9D"/>
    <w:rsid w:val="00623EBF"/>
    <w:rsid w:val="006240C7"/>
    <w:rsid w:val="00624285"/>
    <w:rsid w:val="00624599"/>
    <w:rsid w:val="0062466D"/>
    <w:rsid w:val="0062481A"/>
    <w:rsid w:val="0062498A"/>
    <w:rsid w:val="00624AD6"/>
    <w:rsid w:val="00624BA0"/>
    <w:rsid w:val="00624CAE"/>
    <w:rsid w:val="00624DF8"/>
    <w:rsid w:val="00624F1E"/>
    <w:rsid w:val="006250E5"/>
    <w:rsid w:val="0062517F"/>
    <w:rsid w:val="006253BC"/>
    <w:rsid w:val="0062544E"/>
    <w:rsid w:val="006255E4"/>
    <w:rsid w:val="00625692"/>
    <w:rsid w:val="006256EA"/>
    <w:rsid w:val="0062578B"/>
    <w:rsid w:val="0062578F"/>
    <w:rsid w:val="00625A39"/>
    <w:rsid w:val="00625BD6"/>
    <w:rsid w:val="00625CE6"/>
    <w:rsid w:val="00625D7B"/>
    <w:rsid w:val="00625FA0"/>
    <w:rsid w:val="00626031"/>
    <w:rsid w:val="0062627E"/>
    <w:rsid w:val="006262EB"/>
    <w:rsid w:val="00626415"/>
    <w:rsid w:val="0062650C"/>
    <w:rsid w:val="006265B3"/>
    <w:rsid w:val="006265E7"/>
    <w:rsid w:val="006267A3"/>
    <w:rsid w:val="006269A2"/>
    <w:rsid w:val="006269EE"/>
    <w:rsid w:val="006269F7"/>
    <w:rsid w:val="00626A93"/>
    <w:rsid w:val="00626B44"/>
    <w:rsid w:val="00626E7B"/>
    <w:rsid w:val="00626F8C"/>
    <w:rsid w:val="00626FAA"/>
    <w:rsid w:val="006272B7"/>
    <w:rsid w:val="006273C2"/>
    <w:rsid w:val="006275B8"/>
    <w:rsid w:val="006275F0"/>
    <w:rsid w:val="0062776E"/>
    <w:rsid w:val="00627849"/>
    <w:rsid w:val="00627B2D"/>
    <w:rsid w:val="00627B36"/>
    <w:rsid w:val="00627C06"/>
    <w:rsid w:val="00627CC0"/>
    <w:rsid w:val="00627F48"/>
    <w:rsid w:val="00627FBB"/>
    <w:rsid w:val="00627FF3"/>
    <w:rsid w:val="00630036"/>
    <w:rsid w:val="006300FD"/>
    <w:rsid w:val="0063015D"/>
    <w:rsid w:val="00630250"/>
    <w:rsid w:val="00630266"/>
    <w:rsid w:val="00630270"/>
    <w:rsid w:val="006302D5"/>
    <w:rsid w:val="00630482"/>
    <w:rsid w:val="006304B2"/>
    <w:rsid w:val="0063076E"/>
    <w:rsid w:val="006309F5"/>
    <w:rsid w:val="00630ACB"/>
    <w:rsid w:val="00630AF9"/>
    <w:rsid w:val="00630C43"/>
    <w:rsid w:val="00630D0E"/>
    <w:rsid w:val="00630D5C"/>
    <w:rsid w:val="00630D76"/>
    <w:rsid w:val="0063121D"/>
    <w:rsid w:val="00631313"/>
    <w:rsid w:val="00631375"/>
    <w:rsid w:val="006313BA"/>
    <w:rsid w:val="0063152C"/>
    <w:rsid w:val="006315AC"/>
    <w:rsid w:val="006316CB"/>
    <w:rsid w:val="006316E1"/>
    <w:rsid w:val="00631836"/>
    <w:rsid w:val="00631988"/>
    <w:rsid w:val="006319A9"/>
    <w:rsid w:val="00631A47"/>
    <w:rsid w:val="00631C03"/>
    <w:rsid w:val="00631D93"/>
    <w:rsid w:val="00632212"/>
    <w:rsid w:val="006322DA"/>
    <w:rsid w:val="0063231F"/>
    <w:rsid w:val="00632469"/>
    <w:rsid w:val="006324D0"/>
    <w:rsid w:val="006324EE"/>
    <w:rsid w:val="006325AC"/>
    <w:rsid w:val="006325F5"/>
    <w:rsid w:val="00632D14"/>
    <w:rsid w:val="006330CE"/>
    <w:rsid w:val="0063310D"/>
    <w:rsid w:val="00633160"/>
    <w:rsid w:val="0063319E"/>
    <w:rsid w:val="006332BB"/>
    <w:rsid w:val="006332F1"/>
    <w:rsid w:val="0063383E"/>
    <w:rsid w:val="006338DC"/>
    <w:rsid w:val="00633918"/>
    <w:rsid w:val="00633A3C"/>
    <w:rsid w:val="00633AD6"/>
    <w:rsid w:val="00633B5A"/>
    <w:rsid w:val="00633CF8"/>
    <w:rsid w:val="00633D18"/>
    <w:rsid w:val="00633EDA"/>
    <w:rsid w:val="00634001"/>
    <w:rsid w:val="00634055"/>
    <w:rsid w:val="00634167"/>
    <w:rsid w:val="0063420B"/>
    <w:rsid w:val="0063430D"/>
    <w:rsid w:val="00634371"/>
    <w:rsid w:val="00634383"/>
    <w:rsid w:val="00634419"/>
    <w:rsid w:val="006345AB"/>
    <w:rsid w:val="006345FC"/>
    <w:rsid w:val="006346BD"/>
    <w:rsid w:val="00634754"/>
    <w:rsid w:val="006348EA"/>
    <w:rsid w:val="00634933"/>
    <w:rsid w:val="00634B4A"/>
    <w:rsid w:val="00634C3F"/>
    <w:rsid w:val="00634FEA"/>
    <w:rsid w:val="0063500D"/>
    <w:rsid w:val="0063502D"/>
    <w:rsid w:val="00635037"/>
    <w:rsid w:val="006350E7"/>
    <w:rsid w:val="00635157"/>
    <w:rsid w:val="006353C3"/>
    <w:rsid w:val="0063541A"/>
    <w:rsid w:val="00635615"/>
    <w:rsid w:val="0063569B"/>
    <w:rsid w:val="006356AB"/>
    <w:rsid w:val="00635925"/>
    <w:rsid w:val="0063595A"/>
    <w:rsid w:val="00635AD4"/>
    <w:rsid w:val="00635C83"/>
    <w:rsid w:val="00635C8B"/>
    <w:rsid w:val="00635D6C"/>
    <w:rsid w:val="00635E4E"/>
    <w:rsid w:val="00635F1B"/>
    <w:rsid w:val="00635FF3"/>
    <w:rsid w:val="0063607C"/>
    <w:rsid w:val="00636149"/>
    <w:rsid w:val="0063617A"/>
    <w:rsid w:val="006361E3"/>
    <w:rsid w:val="0063623F"/>
    <w:rsid w:val="0063625E"/>
    <w:rsid w:val="00636344"/>
    <w:rsid w:val="00636377"/>
    <w:rsid w:val="006363CC"/>
    <w:rsid w:val="006366B6"/>
    <w:rsid w:val="00636713"/>
    <w:rsid w:val="0063678D"/>
    <w:rsid w:val="006367DC"/>
    <w:rsid w:val="006368D6"/>
    <w:rsid w:val="006368F6"/>
    <w:rsid w:val="00636902"/>
    <w:rsid w:val="00636AEC"/>
    <w:rsid w:val="00636B01"/>
    <w:rsid w:val="00636CAE"/>
    <w:rsid w:val="00636DAC"/>
    <w:rsid w:val="00636E3C"/>
    <w:rsid w:val="00636FD2"/>
    <w:rsid w:val="0063715E"/>
    <w:rsid w:val="0063727E"/>
    <w:rsid w:val="0063730C"/>
    <w:rsid w:val="00637515"/>
    <w:rsid w:val="0063752D"/>
    <w:rsid w:val="0063758D"/>
    <w:rsid w:val="006375AD"/>
    <w:rsid w:val="006376B9"/>
    <w:rsid w:val="006376E5"/>
    <w:rsid w:val="0063790B"/>
    <w:rsid w:val="00637AD3"/>
    <w:rsid w:val="00637D76"/>
    <w:rsid w:val="00637DB9"/>
    <w:rsid w:val="0064001C"/>
    <w:rsid w:val="0064048B"/>
    <w:rsid w:val="00640744"/>
    <w:rsid w:val="0064083D"/>
    <w:rsid w:val="0064098A"/>
    <w:rsid w:val="006409FC"/>
    <w:rsid w:val="00640AF7"/>
    <w:rsid w:val="00640B11"/>
    <w:rsid w:val="00640BCF"/>
    <w:rsid w:val="00640DB6"/>
    <w:rsid w:val="00640DC8"/>
    <w:rsid w:val="00640DDE"/>
    <w:rsid w:val="00640E17"/>
    <w:rsid w:val="00640E9D"/>
    <w:rsid w:val="00640F1C"/>
    <w:rsid w:val="00640FD6"/>
    <w:rsid w:val="00641015"/>
    <w:rsid w:val="006410EB"/>
    <w:rsid w:val="00641132"/>
    <w:rsid w:val="006411FD"/>
    <w:rsid w:val="0064122F"/>
    <w:rsid w:val="0064123E"/>
    <w:rsid w:val="0064126E"/>
    <w:rsid w:val="00641472"/>
    <w:rsid w:val="006417D0"/>
    <w:rsid w:val="00641803"/>
    <w:rsid w:val="00641922"/>
    <w:rsid w:val="00641AC3"/>
    <w:rsid w:val="00641D5B"/>
    <w:rsid w:val="00641DCE"/>
    <w:rsid w:val="00641E40"/>
    <w:rsid w:val="00641FF7"/>
    <w:rsid w:val="00642086"/>
    <w:rsid w:val="0064223A"/>
    <w:rsid w:val="00642558"/>
    <w:rsid w:val="006426AB"/>
    <w:rsid w:val="006427E6"/>
    <w:rsid w:val="00642825"/>
    <w:rsid w:val="00642A7C"/>
    <w:rsid w:val="00642A9F"/>
    <w:rsid w:val="00642C65"/>
    <w:rsid w:val="00642D91"/>
    <w:rsid w:val="00642EFB"/>
    <w:rsid w:val="006430BF"/>
    <w:rsid w:val="0064325E"/>
    <w:rsid w:val="0064330F"/>
    <w:rsid w:val="00643341"/>
    <w:rsid w:val="0064340A"/>
    <w:rsid w:val="0064345A"/>
    <w:rsid w:val="00643474"/>
    <w:rsid w:val="0064352A"/>
    <w:rsid w:val="0064358F"/>
    <w:rsid w:val="006435C2"/>
    <w:rsid w:val="00643AF7"/>
    <w:rsid w:val="00643C1C"/>
    <w:rsid w:val="00643D4A"/>
    <w:rsid w:val="00643D86"/>
    <w:rsid w:val="00643E88"/>
    <w:rsid w:val="006441AF"/>
    <w:rsid w:val="00644367"/>
    <w:rsid w:val="00644418"/>
    <w:rsid w:val="00644689"/>
    <w:rsid w:val="0064492D"/>
    <w:rsid w:val="006449CC"/>
    <w:rsid w:val="00644AB7"/>
    <w:rsid w:val="00644B81"/>
    <w:rsid w:val="00644C10"/>
    <w:rsid w:val="00644C3D"/>
    <w:rsid w:val="00644C73"/>
    <w:rsid w:val="00644D1B"/>
    <w:rsid w:val="00644D20"/>
    <w:rsid w:val="00644F75"/>
    <w:rsid w:val="00645116"/>
    <w:rsid w:val="006452D9"/>
    <w:rsid w:val="00645379"/>
    <w:rsid w:val="006454D6"/>
    <w:rsid w:val="00645514"/>
    <w:rsid w:val="0064554A"/>
    <w:rsid w:val="0064565A"/>
    <w:rsid w:val="00645721"/>
    <w:rsid w:val="00645836"/>
    <w:rsid w:val="00645911"/>
    <w:rsid w:val="00645B25"/>
    <w:rsid w:val="00645B40"/>
    <w:rsid w:val="00645B44"/>
    <w:rsid w:val="00645D86"/>
    <w:rsid w:val="00645F4A"/>
    <w:rsid w:val="00645FDD"/>
    <w:rsid w:val="00645FF8"/>
    <w:rsid w:val="0064606C"/>
    <w:rsid w:val="006460B0"/>
    <w:rsid w:val="00646120"/>
    <w:rsid w:val="00646397"/>
    <w:rsid w:val="006465EC"/>
    <w:rsid w:val="00646844"/>
    <w:rsid w:val="00646860"/>
    <w:rsid w:val="00646EBF"/>
    <w:rsid w:val="00646EC0"/>
    <w:rsid w:val="00646F41"/>
    <w:rsid w:val="0064704B"/>
    <w:rsid w:val="0064704F"/>
    <w:rsid w:val="006472CC"/>
    <w:rsid w:val="0064733A"/>
    <w:rsid w:val="006473C8"/>
    <w:rsid w:val="00647485"/>
    <w:rsid w:val="006474EB"/>
    <w:rsid w:val="006475F2"/>
    <w:rsid w:val="0064766B"/>
    <w:rsid w:val="00647B0C"/>
    <w:rsid w:val="00647B5F"/>
    <w:rsid w:val="00647BB0"/>
    <w:rsid w:val="00647BCB"/>
    <w:rsid w:val="00647CAD"/>
    <w:rsid w:val="00647DB4"/>
    <w:rsid w:val="00647EF4"/>
    <w:rsid w:val="00647F72"/>
    <w:rsid w:val="00647FD2"/>
    <w:rsid w:val="00647FEE"/>
    <w:rsid w:val="006500B1"/>
    <w:rsid w:val="006502AC"/>
    <w:rsid w:val="006502F7"/>
    <w:rsid w:val="0065042E"/>
    <w:rsid w:val="006506EB"/>
    <w:rsid w:val="0065076B"/>
    <w:rsid w:val="00650817"/>
    <w:rsid w:val="0065090D"/>
    <w:rsid w:val="006509BC"/>
    <w:rsid w:val="00650C50"/>
    <w:rsid w:val="00650CA8"/>
    <w:rsid w:val="00650CAA"/>
    <w:rsid w:val="00650DE9"/>
    <w:rsid w:val="00650DFF"/>
    <w:rsid w:val="00650FD7"/>
    <w:rsid w:val="0065105E"/>
    <w:rsid w:val="0065118B"/>
    <w:rsid w:val="006511ED"/>
    <w:rsid w:val="00651215"/>
    <w:rsid w:val="00651262"/>
    <w:rsid w:val="00651274"/>
    <w:rsid w:val="0065128B"/>
    <w:rsid w:val="006512B7"/>
    <w:rsid w:val="006512D9"/>
    <w:rsid w:val="0065134D"/>
    <w:rsid w:val="0065141B"/>
    <w:rsid w:val="00651425"/>
    <w:rsid w:val="0065195C"/>
    <w:rsid w:val="00651B08"/>
    <w:rsid w:val="00651BA3"/>
    <w:rsid w:val="00651BB1"/>
    <w:rsid w:val="00651BC1"/>
    <w:rsid w:val="00651BC3"/>
    <w:rsid w:val="00651F15"/>
    <w:rsid w:val="006522DD"/>
    <w:rsid w:val="006523CF"/>
    <w:rsid w:val="00652486"/>
    <w:rsid w:val="006525A4"/>
    <w:rsid w:val="0065282D"/>
    <w:rsid w:val="006529EB"/>
    <w:rsid w:val="00652AD0"/>
    <w:rsid w:val="00652B73"/>
    <w:rsid w:val="00652CB1"/>
    <w:rsid w:val="00652F22"/>
    <w:rsid w:val="00652FBB"/>
    <w:rsid w:val="00653035"/>
    <w:rsid w:val="00653405"/>
    <w:rsid w:val="0065347A"/>
    <w:rsid w:val="0065353C"/>
    <w:rsid w:val="00653617"/>
    <w:rsid w:val="0065366E"/>
    <w:rsid w:val="006536F2"/>
    <w:rsid w:val="0065380F"/>
    <w:rsid w:val="0065396E"/>
    <w:rsid w:val="00653C11"/>
    <w:rsid w:val="00653CA9"/>
    <w:rsid w:val="00653F70"/>
    <w:rsid w:val="00653FEE"/>
    <w:rsid w:val="0065414D"/>
    <w:rsid w:val="006541D8"/>
    <w:rsid w:val="0065422A"/>
    <w:rsid w:val="006542EB"/>
    <w:rsid w:val="00654355"/>
    <w:rsid w:val="0065446E"/>
    <w:rsid w:val="0065455D"/>
    <w:rsid w:val="0065471D"/>
    <w:rsid w:val="00654783"/>
    <w:rsid w:val="00654C67"/>
    <w:rsid w:val="00654CEF"/>
    <w:rsid w:val="00654E22"/>
    <w:rsid w:val="00654E3D"/>
    <w:rsid w:val="0065506E"/>
    <w:rsid w:val="00655178"/>
    <w:rsid w:val="006551E4"/>
    <w:rsid w:val="00655214"/>
    <w:rsid w:val="00655262"/>
    <w:rsid w:val="0065526E"/>
    <w:rsid w:val="0065531F"/>
    <w:rsid w:val="0065539B"/>
    <w:rsid w:val="006553F8"/>
    <w:rsid w:val="006554DE"/>
    <w:rsid w:val="00655686"/>
    <w:rsid w:val="00655A81"/>
    <w:rsid w:val="00655AA3"/>
    <w:rsid w:val="00655AFB"/>
    <w:rsid w:val="00655B6B"/>
    <w:rsid w:val="00655B7D"/>
    <w:rsid w:val="00655D3F"/>
    <w:rsid w:val="00655F23"/>
    <w:rsid w:val="00655F25"/>
    <w:rsid w:val="00655FBA"/>
    <w:rsid w:val="00655FCA"/>
    <w:rsid w:val="00655FFF"/>
    <w:rsid w:val="00656067"/>
    <w:rsid w:val="0065608A"/>
    <w:rsid w:val="0065611D"/>
    <w:rsid w:val="006562A7"/>
    <w:rsid w:val="006562A8"/>
    <w:rsid w:val="0065633B"/>
    <w:rsid w:val="0065651F"/>
    <w:rsid w:val="00656550"/>
    <w:rsid w:val="00656778"/>
    <w:rsid w:val="00656843"/>
    <w:rsid w:val="00656B40"/>
    <w:rsid w:val="00656DCF"/>
    <w:rsid w:val="00656E2B"/>
    <w:rsid w:val="00656E32"/>
    <w:rsid w:val="00656E43"/>
    <w:rsid w:val="00656EC6"/>
    <w:rsid w:val="00656F18"/>
    <w:rsid w:val="00656F58"/>
    <w:rsid w:val="006571EE"/>
    <w:rsid w:val="0065721B"/>
    <w:rsid w:val="0065724C"/>
    <w:rsid w:val="0065728F"/>
    <w:rsid w:val="006574D8"/>
    <w:rsid w:val="00657550"/>
    <w:rsid w:val="0065757E"/>
    <w:rsid w:val="006575BC"/>
    <w:rsid w:val="00657836"/>
    <w:rsid w:val="0065787C"/>
    <w:rsid w:val="00657948"/>
    <w:rsid w:val="00657B41"/>
    <w:rsid w:val="00660323"/>
    <w:rsid w:val="00660349"/>
    <w:rsid w:val="006604BF"/>
    <w:rsid w:val="006605D1"/>
    <w:rsid w:val="0066066A"/>
    <w:rsid w:val="00660725"/>
    <w:rsid w:val="006607D4"/>
    <w:rsid w:val="00660A6E"/>
    <w:rsid w:val="00660ADE"/>
    <w:rsid w:val="00660BA3"/>
    <w:rsid w:val="00660BDD"/>
    <w:rsid w:val="00660C87"/>
    <w:rsid w:val="00660CEF"/>
    <w:rsid w:val="00660D3F"/>
    <w:rsid w:val="006610E6"/>
    <w:rsid w:val="006610EB"/>
    <w:rsid w:val="0066113E"/>
    <w:rsid w:val="006612A6"/>
    <w:rsid w:val="00661861"/>
    <w:rsid w:val="006618B4"/>
    <w:rsid w:val="006619EC"/>
    <w:rsid w:val="00661B18"/>
    <w:rsid w:val="00661CB7"/>
    <w:rsid w:val="00661CF2"/>
    <w:rsid w:val="00661D57"/>
    <w:rsid w:val="00661DC0"/>
    <w:rsid w:val="00662295"/>
    <w:rsid w:val="006622F3"/>
    <w:rsid w:val="00662353"/>
    <w:rsid w:val="006623FB"/>
    <w:rsid w:val="00662429"/>
    <w:rsid w:val="0066242E"/>
    <w:rsid w:val="006624FB"/>
    <w:rsid w:val="006625DB"/>
    <w:rsid w:val="00662640"/>
    <w:rsid w:val="006626D3"/>
    <w:rsid w:val="006628C3"/>
    <w:rsid w:val="00662C81"/>
    <w:rsid w:val="00662CDF"/>
    <w:rsid w:val="00662D2B"/>
    <w:rsid w:val="00662E15"/>
    <w:rsid w:val="0066304A"/>
    <w:rsid w:val="00663083"/>
    <w:rsid w:val="006630F9"/>
    <w:rsid w:val="0066325E"/>
    <w:rsid w:val="006634D0"/>
    <w:rsid w:val="0066365F"/>
    <w:rsid w:val="0066370E"/>
    <w:rsid w:val="00663728"/>
    <w:rsid w:val="00663760"/>
    <w:rsid w:val="00663863"/>
    <w:rsid w:val="00663870"/>
    <w:rsid w:val="00663898"/>
    <w:rsid w:val="00663A29"/>
    <w:rsid w:val="00663A33"/>
    <w:rsid w:val="00663AF8"/>
    <w:rsid w:val="00663B3D"/>
    <w:rsid w:val="00663C26"/>
    <w:rsid w:val="00663D44"/>
    <w:rsid w:val="00663DA9"/>
    <w:rsid w:val="0066413F"/>
    <w:rsid w:val="006643C2"/>
    <w:rsid w:val="0066444F"/>
    <w:rsid w:val="00664799"/>
    <w:rsid w:val="00664CC5"/>
    <w:rsid w:val="00664CC8"/>
    <w:rsid w:val="00664D0E"/>
    <w:rsid w:val="00664E55"/>
    <w:rsid w:val="00664F52"/>
    <w:rsid w:val="00664FAE"/>
    <w:rsid w:val="00664FB7"/>
    <w:rsid w:val="006651EF"/>
    <w:rsid w:val="006653CA"/>
    <w:rsid w:val="006653F7"/>
    <w:rsid w:val="00665599"/>
    <w:rsid w:val="006655F5"/>
    <w:rsid w:val="00665651"/>
    <w:rsid w:val="006656B6"/>
    <w:rsid w:val="00665AD6"/>
    <w:rsid w:val="00665CE3"/>
    <w:rsid w:val="00665D59"/>
    <w:rsid w:val="00665D6E"/>
    <w:rsid w:val="00665D7C"/>
    <w:rsid w:val="00665E35"/>
    <w:rsid w:val="00666126"/>
    <w:rsid w:val="0066612D"/>
    <w:rsid w:val="00666266"/>
    <w:rsid w:val="006662CE"/>
    <w:rsid w:val="006664B4"/>
    <w:rsid w:val="006664C5"/>
    <w:rsid w:val="0066669E"/>
    <w:rsid w:val="006667CF"/>
    <w:rsid w:val="00666852"/>
    <w:rsid w:val="00666858"/>
    <w:rsid w:val="006668A4"/>
    <w:rsid w:val="006668C7"/>
    <w:rsid w:val="006668DE"/>
    <w:rsid w:val="00666983"/>
    <w:rsid w:val="00666A45"/>
    <w:rsid w:val="00666BCB"/>
    <w:rsid w:val="00666C02"/>
    <w:rsid w:val="00666C21"/>
    <w:rsid w:val="00666C49"/>
    <w:rsid w:val="00666C7C"/>
    <w:rsid w:val="00666DAA"/>
    <w:rsid w:val="00666E24"/>
    <w:rsid w:val="006670B6"/>
    <w:rsid w:val="006671DC"/>
    <w:rsid w:val="0066724B"/>
    <w:rsid w:val="00667270"/>
    <w:rsid w:val="00667489"/>
    <w:rsid w:val="0066759E"/>
    <w:rsid w:val="006675DD"/>
    <w:rsid w:val="006675F7"/>
    <w:rsid w:val="006677F3"/>
    <w:rsid w:val="00667853"/>
    <w:rsid w:val="00667866"/>
    <w:rsid w:val="006678FA"/>
    <w:rsid w:val="00667AB0"/>
    <w:rsid w:val="00667B0E"/>
    <w:rsid w:val="00667C88"/>
    <w:rsid w:val="00667E11"/>
    <w:rsid w:val="00667EFC"/>
    <w:rsid w:val="00667FC9"/>
    <w:rsid w:val="00670176"/>
    <w:rsid w:val="00670210"/>
    <w:rsid w:val="0067030D"/>
    <w:rsid w:val="00670332"/>
    <w:rsid w:val="006703C6"/>
    <w:rsid w:val="006705DB"/>
    <w:rsid w:val="006705FC"/>
    <w:rsid w:val="00670648"/>
    <w:rsid w:val="006707E9"/>
    <w:rsid w:val="006708A0"/>
    <w:rsid w:val="0067090A"/>
    <w:rsid w:val="0067099B"/>
    <w:rsid w:val="006709D4"/>
    <w:rsid w:val="00670A22"/>
    <w:rsid w:val="00670D45"/>
    <w:rsid w:val="00670DB4"/>
    <w:rsid w:val="00670E69"/>
    <w:rsid w:val="00670EEF"/>
    <w:rsid w:val="00670F1A"/>
    <w:rsid w:val="00670F1D"/>
    <w:rsid w:val="00670FA2"/>
    <w:rsid w:val="00671016"/>
    <w:rsid w:val="006710DB"/>
    <w:rsid w:val="00671126"/>
    <w:rsid w:val="0067118A"/>
    <w:rsid w:val="006711D5"/>
    <w:rsid w:val="006711E9"/>
    <w:rsid w:val="0067129A"/>
    <w:rsid w:val="00671399"/>
    <w:rsid w:val="00671462"/>
    <w:rsid w:val="0067147F"/>
    <w:rsid w:val="00671628"/>
    <w:rsid w:val="006716F5"/>
    <w:rsid w:val="00671A46"/>
    <w:rsid w:val="00671ADE"/>
    <w:rsid w:val="00671C3E"/>
    <w:rsid w:val="00671DF1"/>
    <w:rsid w:val="00671F05"/>
    <w:rsid w:val="006720BD"/>
    <w:rsid w:val="006722EB"/>
    <w:rsid w:val="00672348"/>
    <w:rsid w:val="006723A5"/>
    <w:rsid w:val="006725D5"/>
    <w:rsid w:val="00672631"/>
    <w:rsid w:val="00672638"/>
    <w:rsid w:val="0067265E"/>
    <w:rsid w:val="0067294E"/>
    <w:rsid w:val="006729EE"/>
    <w:rsid w:val="00672AEE"/>
    <w:rsid w:val="00672BCA"/>
    <w:rsid w:val="00672D76"/>
    <w:rsid w:val="00672E6A"/>
    <w:rsid w:val="00672E79"/>
    <w:rsid w:val="00672EF3"/>
    <w:rsid w:val="00672F40"/>
    <w:rsid w:val="00672F97"/>
    <w:rsid w:val="00673038"/>
    <w:rsid w:val="0067321D"/>
    <w:rsid w:val="00673331"/>
    <w:rsid w:val="0067335F"/>
    <w:rsid w:val="0067337B"/>
    <w:rsid w:val="006735A3"/>
    <w:rsid w:val="006736D3"/>
    <w:rsid w:val="006737A4"/>
    <w:rsid w:val="00673A8C"/>
    <w:rsid w:val="00673AC9"/>
    <w:rsid w:val="00673AFD"/>
    <w:rsid w:val="00673B8F"/>
    <w:rsid w:val="00673BBC"/>
    <w:rsid w:val="00673CE6"/>
    <w:rsid w:val="00673CEC"/>
    <w:rsid w:val="00673E2D"/>
    <w:rsid w:val="00673F29"/>
    <w:rsid w:val="006742BD"/>
    <w:rsid w:val="00674468"/>
    <w:rsid w:val="006744B3"/>
    <w:rsid w:val="006744C6"/>
    <w:rsid w:val="006744DF"/>
    <w:rsid w:val="00674507"/>
    <w:rsid w:val="0067457F"/>
    <w:rsid w:val="006745F2"/>
    <w:rsid w:val="00674678"/>
    <w:rsid w:val="0067495F"/>
    <w:rsid w:val="006749E0"/>
    <w:rsid w:val="00674B7E"/>
    <w:rsid w:val="00674E53"/>
    <w:rsid w:val="00674E74"/>
    <w:rsid w:val="00674F3F"/>
    <w:rsid w:val="00674F85"/>
    <w:rsid w:val="00674FB3"/>
    <w:rsid w:val="006753B5"/>
    <w:rsid w:val="00675477"/>
    <w:rsid w:val="00675487"/>
    <w:rsid w:val="006754E3"/>
    <w:rsid w:val="00675529"/>
    <w:rsid w:val="006755DC"/>
    <w:rsid w:val="0067560B"/>
    <w:rsid w:val="00675671"/>
    <w:rsid w:val="00675706"/>
    <w:rsid w:val="006757B3"/>
    <w:rsid w:val="006757F9"/>
    <w:rsid w:val="00675972"/>
    <w:rsid w:val="006759E3"/>
    <w:rsid w:val="00675B88"/>
    <w:rsid w:val="00675BE6"/>
    <w:rsid w:val="00675E46"/>
    <w:rsid w:val="00676237"/>
    <w:rsid w:val="00676422"/>
    <w:rsid w:val="0067680F"/>
    <w:rsid w:val="00676881"/>
    <w:rsid w:val="00676BD6"/>
    <w:rsid w:val="00676C57"/>
    <w:rsid w:val="00676C7E"/>
    <w:rsid w:val="00676E22"/>
    <w:rsid w:val="00676FA8"/>
    <w:rsid w:val="00676FAF"/>
    <w:rsid w:val="00676FD8"/>
    <w:rsid w:val="0067702B"/>
    <w:rsid w:val="0067706A"/>
    <w:rsid w:val="00677154"/>
    <w:rsid w:val="006771A3"/>
    <w:rsid w:val="0067734E"/>
    <w:rsid w:val="00677375"/>
    <w:rsid w:val="0067740B"/>
    <w:rsid w:val="006776A2"/>
    <w:rsid w:val="00677858"/>
    <w:rsid w:val="00677BC4"/>
    <w:rsid w:val="00677C9F"/>
    <w:rsid w:val="00677F00"/>
    <w:rsid w:val="00677F26"/>
    <w:rsid w:val="00677F9F"/>
    <w:rsid w:val="00680044"/>
    <w:rsid w:val="006800ED"/>
    <w:rsid w:val="00680135"/>
    <w:rsid w:val="006801B6"/>
    <w:rsid w:val="006801E9"/>
    <w:rsid w:val="0068022B"/>
    <w:rsid w:val="0068044C"/>
    <w:rsid w:val="006804F6"/>
    <w:rsid w:val="006805DC"/>
    <w:rsid w:val="0068060C"/>
    <w:rsid w:val="00680689"/>
    <w:rsid w:val="006807D7"/>
    <w:rsid w:val="006807FB"/>
    <w:rsid w:val="006808F0"/>
    <w:rsid w:val="00680BEA"/>
    <w:rsid w:val="00680C85"/>
    <w:rsid w:val="00680D10"/>
    <w:rsid w:val="00680DA4"/>
    <w:rsid w:val="00680E82"/>
    <w:rsid w:val="00680E92"/>
    <w:rsid w:val="006812FF"/>
    <w:rsid w:val="006813BC"/>
    <w:rsid w:val="006815EA"/>
    <w:rsid w:val="00681A6A"/>
    <w:rsid w:val="00681ADE"/>
    <w:rsid w:val="00681B53"/>
    <w:rsid w:val="00681C72"/>
    <w:rsid w:val="00681D2F"/>
    <w:rsid w:val="00681DA8"/>
    <w:rsid w:val="00681E00"/>
    <w:rsid w:val="00681E13"/>
    <w:rsid w:val="00681E1E"/>
    <w:rsid w:val="00682045"/>
    <w:rsid w:val="006821AC"/>
    <w:rsid w:val="006821D1"/>
    <w:rsid w:val="00682364"/>
    <w:rsid w:val="0068252C"/>
    <w:rsid w:val="00682598"/>
    <w:rsid w:val="00682615"/>
    <w:rsid w:val="00682A48"/>
    <w:rsid w:val="00682B33"/>
    <w:rsid w:val="00682CE6"/>
    <w:rsid w:val="00682D6C"/>
    <w:rsid w:val="00682E3F"/>
    <w:rsid w:val="00682EB8"/>
    <w:rsid w:val="0068315B"/>
    <w:rsid w:val="00683185"/>
    <w:rsid w:val="0068318C"/>
    <w:rsid w:val="0068325A"/>
    <w:rsid w:val="00683269"/>
    <w:rsid w:val="006834C1"/>
    <w:rsid w:val="00683636"/>
    <w:rsid w:val="0068372E"/>
    <w:rsid w:val="006838BB"/>
    <w:rsid w:val="00683C4D"/>
    <w:rsid w:val="00683C8F"/>
    <w:rsid w:val="00683D10"/>
    <w:rsid w:val="00683E04"/>
    <w:rsid w:val="00683F21"/>
    <w:rsid w:val="00683F9A"/>
    <w:rsid w:val="00684020"/>
    <w:rsid w:val="00684077"/>
    <w:rsid w:val="00684078"/>
    <w:rsid w:val="00684088"/>
    <w:rsid w:val="0068440A"/>
    <w:rsid w:val="00684452"/>
    <w:rsid w:val="0068445E"/>
    <w:rsid w:val="006845A2"/>
    <w:rsid w:val="006846E1"/>
    <w:rsid w:val="0068474B"/>
    <w:rsid w:val="006848A9"/>
    <w:rsid w:val="006848DE"/>
    <w:rsid w:val="00684A15"/>
    <w:rsid w:val="00684A2F"/>
    <w:rsid w:val="00684E11"/>
    <w:rsid w:val="00684F22"/>
    <w:rsid w:val="00685136"/>
    <w:rsid w:val="00685269"/>
    <w:rsid w:val="006852C5"/>
    <w:rsid w:val="006852F1"/>
    <w:rsid w:val="00685478"/>
    <w:rsid w:val="006856C0"/>
    <w:rsid w:val="00685969"/>
    <w:rsid w:val="0068598C"/>
    <w:rsid w:val="00685B91"/>
    <w:rsid w:val="00685DA7"/>
    <w:rsid w:val="00685F65"/>
    <w:rsid w:val="00685F9C"/>
    <w:rsid w:val="0068605F"/>
    <w:rsid w:val="006860A2"/>
    <w:rsid w:val="006860FB"/>
    <w:rsid w:val="00686161"/>
    <w:rsid w:val="006861B9"/>
    <w:rsid w:val="0068620C"/>
    <w:rsid w:val="0068623C"/>
    <w:rsid w:val="00686298"/>
    <w:rsid w:val="00686333"/>
    <w:rsid w:val="0068637F"/>
    <w:rsid w:val="00686445"/>
    <w:rsid w:val="00686613"/>
    <w:rsid w:val="0068664F"/>
    <w:rsid w:val="006866BD"/>
    <w:rsid w:val="006866FA"/>
    <w:rsid w:val="006869FE"/>
    <w:rsid w:val="00686A36"/>
    <w:rsid w:val="00686C02"/>
    <w:rsid w:val="00686CA3"/>
    <w:rsid w:val="00686F1A"/>
    <w:rsid w:val="006874A4"/>
    <w:rsid w:val="006874C0"/>
    <w:rsid w:val="0068772B"/>
    <w:rsid w:val="00687926"/>
    <w:rsid w:val="00687A43"/>
    <w:rsid w:val="00687D2D"/>
    <w:rsid w:val="00687D9A"/>
    <w:rsid w:val="00687EAE"/>
    <w:rsid w:val="006900DB"/>
    <w:rsid w:val="00690146"/>
    <w:rsid w:val="00690149"/>
    <w:rsid w:val="0069014E"/>
    <w:rsid w:val="006901B4"/>
    <w:rsid w:val="0069020E"/>
    <w:rsid w:val="0069021C"/>
    <w:rsid w:val="00690347"/>
    <w:rsid w:val="00690480"/>
    <w:rsid w:val="006908FB"/>
    <w:rsid w:val="00690B1A"/>
    <w:rsid w:val="00690C6A"/>
    <w:rsid w:val="00690F1F"/>
    <w:rsid w:val="00690FFD"/>
    <w:rsid w:val="0069106E"/>
    <w:rsid w:val="006911E7"/>
    <w:rsid w:val="0069126E"/>
    <w:rsid w:val="006912B3"/>
    <w:rsid w:val="006914A7"/>
    <w:rsid w:val="00691717"/>
    <w:rsid w:val="006918E9"/>
    <w:rsid w:val="00691AA3"/>
    <w:rsid w:val="00691CA1"/>
    <w:rsid w:val="00691E58"/>
    <w:rsid w:val="00691F2A"/>
    <w:rsid w:val="0069223A"/>
    <w:rsid w:val="0069239B"/>
    <w:rsid w:val="0069246E"/>
    <w:rsid w:val="00692493"/>
    <w:rsid w:val="006924A1"/>
    <w:rsid w:val="006924A8"/>
    <w:rsid w:val="006925A0"/>
    <w:rsid w:val="0069278C"/>
    <w:rsid w:val="0069292B"/>
    <w:rsid w:val="00692958"/>
    <w:rsid w:val="00692999"/>
    <w:rsid w:val="00692D24"/>
    <w:rsid w:val="00692D91"/>
    <w:rsid w:val="00692DD5"/>
    <w:rsid w:val="00692E8B"/>
    <w:rsid w:val="00692EB9"/>
    <w:rsid w:val="00692F58"/>
    <w:rsid w:val="00692F68"/>
    <w:rsid w:val="00693128"/>
    <w:rsid w:val="00693351"/>
    <w:rsid w:val="00693432"/>
    <w:rsid w:val="00693567"/>
    <w:rsid w:val="00693805"/>
    <w:rsid w:val="006939D6"/>
    <w:rsid w:val="00693A85"/>
    <w:rsid w:val="00693E83"/>
    <w:rsid w:val="00694067"/>
    <w:rsid w:val="006940F2"/>
    <w:rsid w:val="006941FB"/>
    <w:rsid w:val="006942FC"/>
    <w:rsid w:val="00694307"/>
    <w:rsid w:val="006945B6"/>
    <w:rsid w:val="00694623"/>
    <w:rsid w:val="0069464B"/>
    <w:rsid w:val="00694683"/>
    <w:rsid w:val="0069486E"/>
    <w:rsid w:val="0069496D"/>
    <w:rsid w:val="00694A0C"/>
    <w:rsid w:val="00694A6C"/>
    <w:rsid w:val="00694A8E"/>
    <w:rsid w:val="00694AB9"/>
    <w:rsid w:val="00694CB8"/>
    <w:rsid w:val="00694CF8"/>
    <w:rsid w:val="00694DF1"/>
    <w:rsid w:val="00695270"/>
    <w:rsid w:val="006953FC"/>
    <w:rsid w:val="00695568"/>
    <w:rsid w:val="00695779"/>
    <w:rsid w:val="0069578E"/>
    <w:rsid w:val="00695A75"/>
    <w:rsid w:val="00695D58"/>
    <w:rsid w:val="00695FF8"/>
    <w:rsid w:val="00696023"/>
    <w:rsid w:val="00696041"/>
    <w:rsid w:val="00696092"/>
    <w:rsid w:val="00696238"/>
    <w:rsid w:val="006962A3"/>
    <w:rsid w:val="006963A4"/>
    <w:rsid w:val="0069667C"/>
    <w:rsid w:val="006966E8"/>
    <w:rsid w:val="006966FB"/>
    <w:rsid w:val="0069685E"/>
    <w:rsid w:val="006968C3"/>
    <w:rsid w:val="00696A4F"/>
    <w:rsid w:val="00696A56"/>
    <w:rsid w:val="00696ABF"/>
    <w:rsid w:val="00696AC2"/>
    <w:rsid w:val="00696C2C"/>
    <w:rsid w:val="00696CDD"/>
    <w:rsid w:val="00696CE5"/>
    <w:rsid w:val="00696D04"/>
    <w:rsid w:val="00696DBF"/>
    <w:rsid w:val="00696EC5"/>
    <w:rsid w:val="006971BB"/>
    <w:rsid w:val="006971E2"/>
    <w:rsid w:val="006971FC"/>
    <w:rsid w:val="00697206"/>
    <w:rsid w:val="0069728B"/>
    <w:rsid w:val="00697637"/>
    <w:rsid w:val="00697780"/>
    <w:rsid w:val="00697AA9"/>
    <w:rsid w:val="00697B49"/>
    <w:rsid w:val="00697D96"/>
    <w:rsid w:val="00697DD7"/>
    <w:rsid w:val="006A0055"/>
    <w:rsid w:val="006A0067"/>
    <w:rsid w:val="006A01DB"/>
    <w:rsid w:val="006A01E5"/>
    <w:rsid w:val="006A026E"/>
    <w:rsid w:val="006A0353"/>
    <w:rsid w:val="006A035B"/>
    <w:rsid w:val="006A0392"/>
    <w:rsid w:val="006A0537"/>
    <w:rsid w:val="006A07B4"/>
    <w:rsid w:val="006A07D6"/>
    <w:rsid w:val="006A0E32"/>
    <w:rsid w:val="006A1005"/>
    <w:rsid w:val="006A103A"/>
    <w:rsid w:val="006A1045"/>
    <w:rsid w:val="006A1129"/>
    <w:rsid w:val="006A1358"/>
    <w:rsid w:val="006A1662"/>
    <w:rsid w:val="006A1719"/>
    <w:rsid w:val="006A17FA"/>
    <w:rsid w:val="006A18AD"/>
    <w:rsid w:val="006A19E3"/>
    <w:rsid w:val="006A1AA3"/>
    <w:rsid w:val="006A1D8E"/>
    <w:rsid w:val="006A2049"/>
    <w:rsid w:val="006A209B"/>
    <w:rsid w:val="006A214F"/>
    <w:rsid w:val="006A228B"/>
    <w:rsid w:val="006A2496"/>
    <w:rsid w:val="006A24ED"/>
    <w:rsid w:val="006A2686"/>
    <w:rsid w:val="006A28CB"/>
    <w:rsid w:val="006A2A21"/>
    <w:rsid w:val="006A2A3F"/>
    <w:rsid w:val="006A2B34"/>
    <w:rsid w:val="006A2BED"/>
    <w:rsid w:val="006A2C58"/>
    <w:rsid w:val="006A2C79"/>
    <w:rsid w:val="006A2D6C"/>
    <w:rsid w:val="006A2E60"/>
    <w:rsid w:val="006A300C"/>
    <w:rsid w:val="006A3040"/>
    <w:rsid w:val="006A31EF"/>
    <w:rsid w:val="006A326A"/>
    <w:rsid w:val="006A3299"/>
    <w:rsid w:val="006A32BB"/>
    <w:rsid w:val="006A3575"/>
    <w:rsid w:val="006A3592"/>
    <w:rsid w:val="006A37C9"/>
    <w:rsid w:val="006A3822"/>
    <w:rsid w:val="006A3858"/>
    <w:rsid w:val="006A38B4"/>
    <w:rsid w:val="006A3A52"/>
    <w:rsid w:val="006A3A84"/>
    <w:rsid w:val="006A3B1F"/>
    <w:rsid w:val="006A3C4A"/>
    <w:rsid w:val="006A3CF9"/>
    <w:rsid w:val="006A3D84"/>
    <w:rsid w:val="006A3E43"/>
    <w:rsid w:val="006A3E51"/>
    <w:rsid w:val="006A3E85"/>
    <w:rsid w:val="006A3EA4"/>
    <w:rsid w:val="006A3ECA"/>
    <w:rsid w:val="006A3F21"/>
    <w:rsid w:val="006A4288"/>
    <w:rsid w:val="006A436C"/>
    <w:rsid w:val="006A45D4"/>
    <w:rsid w:val="006A45E5"/>
    <w:rsid w:val="006A4BD4"/>
    <w:rsid w:val="006A4C96"/>
    <w:rsid w:val="006A4D1F"/>
    <w:rsid w:val="006A4DD2"/>
    <w:rsid w:val="006A4FBE"/>
    <w:rsid w:val="006A500D"/>
    <w:rsid w:val="006A50FC"/>
    <w:rsid w:val="006A5292"/>
    <w:rsid w:val="006A536D"/>
    <w:rsid w:val="006A548C"/>
    <w:rsid w:val="006A54C2"/>
    <w:rsid w:val="006A5626"/>
    <w:rsid w:val="006A56B4"/>
    <w:rsid w:val="006A56DF"/>
    <w:rsid w:val="006A571C"/>
    <w:rsid w:val="006A5756"/>
    <w:rsid w:val="006A5758"/>
    <w:rsid w:val="006A57C3"/>
    <w:rsid w:val="006A5831"/>
    <w:rsid w:val="006A5843"/>
    <w:rsid w:val="006A59EF"/>
    <w:rsid w:val="006A5B24"/>
    <w:rsid w:val="006A5B2C"/>
    <w:rsid w:val="006A5CA1"/>
    <w:rsid w:val="006A5CD5"/>
    <w:rsid w:val="006A5D8B"/>
    <w:rsid w:val="006A5E3F"/>
    <w:rsid w:val="006A5E83"/>
    <w:rsid w:val="006A5E85"/>
    <w:rsid w:val="006A6340"/>
    <w:rsid w:val="006A6527"/>
    <w:rsid w:val="006A677E"/>
    <w:rsid w:val="006A6817"/>
    <w:rsid w:val="006A69AA"/>
    <w:rsid w:val="006A69AD"/>
    <w:rsid w:val="006A69BE"/>
    <w:rsid w:val="006A6CED"/>
    <w:rsid w:val="006A6D04"/>
    <w:rsid w:val="006A6FEB"/>
    <w:rsid w:val="006A7073"/>
    <w:rsid w:val="006A74C3"/>
    <w:rsid w:val="006A761E"/>
    <w:rsid w:val="006A76E2"/>
    <w:rsid w:val="006A7710"/>
    <w:rsid w:val="006A7796"/>
    <w:rsid w:val="006A7838"/>
    <w:rsid w:val="006A7A03"/>
    <w:rsid w:val="006A7A9C"/>
    <w:rsid w:val="006A7B62"/>
    <w:rsid w:val="006A7D14"/>
    <w:rsid w:val="006A7E7F"/>
    <w:rsid w:val="006A7EC4"/>
    <w:rsid w:val="006A7F96"/>
    <w:rsid w:val="006B00FB"/>
    <w:rsid w:val="006B0162"/>
    <w:rsid w:val="006B0236"/>
    <w:rsid w:val="006B026A"/>
    <w:rsid w:val="006B03D7"/>
    <w:rsid w:val="006B0466"/>
    <w:rsid w:val="006B04FE"/>
    <w:rsid w:val="006B051E"/>
    <w:rsid w:val="006B0554"/>
    <w:rsid w:val="006B0585"/>
    <w:rsid w:val="006B064F"/>
    <w:rsid w:val="006B09BC"/>
    <w:rsid w:val="006B0D57"/>
    <w:rsid w:val="006B0DA6"/>
    <w:rsid w:val="006B0F90"/>
    <w:rsid w:val="006B100E"/>
    <w:rsid w:val="006B101B"/>
    <w:rsid w:val="006B1132"/>
    <w:rsid w:val="006B12DF"/>
    <w:rsid w:val="006B1395"/>
    <w:rsid w:val="006B1487"/>
    <w:rsid w:val="006B154F"/>
    <w:rsid w:val="006B1608"/>
    <w:rsid w:val="006B1621"/>
    <w:rsid w:val="006B1B2A"/>
    <w:rsid w:val="006B1B35"/>
    <w:rsid w:val="006B1C24"/>
    <w:rsid w:val="006B1C83"/>
    <w:rsid w:val="006B1D2A"/>
    <w:rsid w:val="006B1D32"/>
    <w:rsid w:val="006B1D56"/>
    <w:rsid w:val="006B1D74"/>
    <w:rsid w:val="006B1E7E"/>
    <w:rsid w:val="006B2076"/>
    <w:rsid w:val="006B21AD"/>
    <w:rsid w:val="006B21D0"/>
    <w:rsid w:val="006B229C"/>
    <w:rsid w:val="006B2311"/>
    <w:rsid w:val="006B23C0"/>
    <w:rsid w:val="006B2443"/>
    <w:rsid w:val="006B268F"/>
    <w:rsid w:val="006B2804"/>
    <w:rsid w:val="006B28D3"/>
    <w:rsid w:val="006B29BE"/>
    <w:rsid w:val="006B2B1B"/>
    <w:rsid w:val="006B2BB3"/>
    <w:rsid w:val="006B2F47"/>
    <w:rsid w:val="006B3028"/>
    <w:rsid w:val="006B3126"/>
    <w:rsid w:val="006B31E5"/>
    <w:rsid w:val="006B3275"/>
    <w:rsid w:val="006B335C"/>
    <w:rsid w:val="006B3536"/>
    <w:rsid w:val="006B3572"/>
    <w:rsid w:val="006B3685"/>
    <w:rsid w:val="006B3694"/>
    <w:rsid w:val="006B36CE"/>
    <w:rsid w:val="006B37AE"/>
    <w:rsid w:val="006B37F3"/>
    <w:rsid w:val="006B38EF"/>
    <w:rsid w:val="006B39B3"/>
    <w:rsid w:val="006B3A9E"/>
    <w:rsid w:val="006B3B37"/>
    <w:rsid w:val="006B3C84"/>
    <w:rsid w:val="006B3D5D"/>
    <w:rsid w:val="006B3D78"/>
    <w:rsid w:val="006B3E0A"/>
    <w:rsid w:val="006B4043"/>
    <w:rsid w:val="006B416E"/>
    <w:rsid w:val="006B422F"/>
    <w:rsid w:val="006B426A"/>
    <w:rsid w:val="006B4695"/>
    <w:rsid w:val="006B4766"/>
    <w:rsid w:val="006B4B11"/>
    <w:rsid w:val="006B4C22"/>
    <w:rsid w:val="006B4CD8"/>
    <w:rsid w:val="006B4E22"/>
    <w:rsid w:val="006B4E64"/>
    <w:rsid w:val="006B4F8D"/>
    <w:rsid w:val="006B50BF"/>
    <w:rsid w:val="006B5329"/>
    <w:rsid w:val="006B5339"/>
    <w:rsid w:val="006B533E"/>
    <w:rsid w:val="006B5379"/>
    <w:rsid w:val="006B5384"/>
    <w:rsid w:val="006B567A"/>
    <w:rsid w:val="006B56BF"/>
    <w:rsid w:val="006B593B"/>
    <w:rsid w:val="006B5957"/>
    <w:rsid w:val="006B5A2D"/>
    <w:rsid w:val="006B5A33"/>
    <w:rsid w:val="006B5AA8"/>
    <w:rsid w:val="006B5ACA"/>
    <w:rsid w:val="006B5C5D"/>
    <w:rsid w:val="006B5C84"/>
    <w:rsid w:val="006B5CDE"/>
    <w:rsid w:val="006B5DF8"/>
    <w:rsid w:val="006B5F83"/>
    <w:rsid w:val="006B5FBF"/>
    <w:rsid w:val="006B605F"/>
    <w:rsid w:val="006B61C8"/>
    <w:rsid w:val="006B622C"/>
    <w:rsid w:val="006B639A"/>
    <w:rsid w:val="006B6454"/>
    <w:rsid w:val="006B6562"/>
    <w:rsid w:val="006B6655"/>
    <w:rsid w:val="006B667A"/>
    <w:rsid w:val="006B6695"/>
    <w:rsid w:val="006B6837"/>
    <w:rsid w:val="006B69DD"/>
    <w:rsid w:val="006B69E2"/>
    <w:rsid w:val="006B6A49"/>
    <w:rsid w:val="006B6C5C"/>
    <w:rsid w:val="006B6CC0"/>
    <w:rsid w:val="006B6D8E"/>
    <w:rsid w:val="006B6DD0"/>
    <w:rsid w:val="006B6E29"/>
    <w:rsid w:val="006B6E8F"/>
    <w:rsid w:val="006B6F94"/>
    <w:rsid w:val="006B7192"/>
    <w:rsid w:val="006B736F"/>
    <w:rsid w:val="006B73CB"/>
    <w:rsid w:val="006B74AA"/>
    <w:rsid w:val="006B7639"/>
    <w:rsid w:val="006B789B"/>
    <w:rsid w:val="006B79E5"/>
    <w:rsid w:val="006B79EA"/>
    <w:rsid w:val="006B79F6"/>
    <w:rsid w:val="006B7A92"/>
    <w:rsid w:val="006B7B6F"/>
    <w:rsid w:val="006B7BCB"/>
    <w:rsid w:val="006B7C56"/>
    <w:rsid w:val="006B7E31"/>
    <w:rsid w:val="006B7F4B"/>
    <w:rsid w:val="006B7FB6"/>
    <w:rsid w:val="006C00E0"/>
    <w:rsid w:val="006C0115"/>
    <w:rsid w:val="006C012F"/>
    <w:rsid w:val="006C03B7"/>
    <w:rsid w:val="006C03E0"/>
    <w:rsid w:val="006C042A"/>
    <w:rsid w:val="006C0490"/>
    <w:rsid w:val="006C0572"/>
    <w:rsid w:val="006C0780"/>
    <w:rsid w:val="006C07A5"/>
    <w:rsid w:val="006C07B3"/>
    <w:rsid w:val="006C095F"/>
    <w:rsid w:val="006C0B19"/>
    <w:rsid w:val="006C0CDC"/>
    <w:rsid w:val="006C0EBE"/>
    <w:rsid w:val="006C0EF8"/>
    <w:rsid w:val="006C0FA2"/>
    <w:rsid w:val="006C1020"/>
    <w:rsid w:val="006C10B0"/>
    <w:rsid w:val="006C111E"/>
    <w:rsid w:val="006C11A2"/>
    <w:rsid w:val="006C1367"/>
    <w:rsid w:val="006C1408"/>
    <w:rsid w:val="006C14F9"/>
    <w:rsid w:val="006C1504"/>
    <w:rsid w:val="006C15C6"/>
    <w:rsid w:val="006C15D3"/>
    <w:rsid w:val="006C1645"/>
    <w:rsid w:val="006C16BA"/>
    <w:rsid w:val="006C1718"/>
    <w:rsid w:val="006C1920"/>
    <w:rsid w:val="006C19D2"/>
    <w:rsid w:val="006C1AF7"/>
    <w:rsid w:val="006C1C07"/>
    <w:rsid w:val="006C1C45"/>
    <w:rsid w:val="006C1C88"/>
    <w:rsid w:val="006C1CC9"/>
    <w:rsid w:val="006C1D25"/>
    <w:rsid w:val="006C1DA6"/>
    <w:rsid w:val="006C1DC8"/>
    <w:rsid w:val="006C1E11"/>
    <w:rsid w:val="006C1E66"/>
    <w:rsid w:val="006C1FEB"/>
    <w:rsid w:val="006C2013"/>
    <w:rsid w:val="006C2077"/>
    <w:rsid w:val="006C2093"/>
    <w:rsid w:val="006C219D"/>
    <w:rsid w:val="006C2486"/>
    <w:rsid w:val="006C26C5"/>
    <w:rsid w:val="006C28DC"/>
    <w:rsid w:val="006C2954"/>
    <w:rsid w:val="006C2A11"/>
    <w:rsid w:val="006C2B2E"/>
    <w:rsid w:val="006C2B7D"/>
    <w:rsid w:val="006C2BBB"/>
    <w:rsid w:val="006C2C18"/>
    <w:rsid w:val="006C2C4C"/>
    <w:rsid w:val="006C3120"/>
    <w:rsid w:val="006C3129"/>
    <w:rsid w:val="006C32D0"/>
    <w:rsid w:val="006C3336"/>
    <w:rsid w:val="006C33FE"/>
    <w:rsid w:val="006C3476"/>
    <w:rsid w:val="006C3488"/>
    <w:rsid w:val="006C3566"/>
    <w:rsid w:val="006C3B12"/>
    <w:rsid w:val="006C3C41"/>
    <w:rsid w:val="006C3C5F"/>
    <w:rsid w:val="006C3CAC"/>
    <w:rsid w:val="006C3E62"/>
    <w:rsid w:val="006C3E90"/>
    <w:rsid w:val="006C40CF"/>
    <w:rsid w:val="006C41F9"/>
    <w:rsid w:val="006C42BC"/>
    <w:rsid w:val="006C42EC"/>
    <w:rsid w:val="006C43C2"/>
    <w:rsid w:val="006C46FB"/>
    <w:rsid w:val="006C494F"/>
    <w:rsid w:val="006C4A67"/>
    <w:rsid w:val="006C4B3D"/>
    <w:rsid w:val="006C4B7D"/>
    <w:rsid w:val="006C4B85"/>
    <w:rsid w:val="006C4D46"/>
    <w:rsid w:val="006C4DA6"/>
    <w:rsid w:val="006C4DED"/>
    <w:rsid w:val="006C4E94"/>
    <w:rsid w:val="006C4F76"/>
    <w:rsid w:val="006C4FA1"/>
    <w:rsid w:val="006C50A1"/>
    <w:rsid w:val="006C5170"/>
    <w:rsid w:val="006C52D8"/>
    <w:rsid w:val="006C55F9"/>
    <w:rsid w:val="006C563E"/>
    <w:rsid w:val="006C5813"/>
    <w:rsid w:val="006C5B3F"/>
    <w:rsid w:val="006C5D69"/>
    <w:rsid w:val="006C5DAA"/>
    <w:rsid w:val="006C5DEB"/>
    <w:rsid w:val="006C5FDE"/>
    <w:rsid w:val="006C60CF"/>
    <w:rsid w:val="006C6180"/>
    <w:rsid w:val="006C6442"/>
    <w:rsid w:val="006C645C"/>
    <w:rsid w:val="006C64A4"/>
    <w:rsid w:val="006C64B2"/>
    <w:rsid w:val="006C64CD"/>
    <w:rsid w:val="006C64FC"/>
    <w:rsid w:val="006C6558"/>
    <w:rsid w:val="006C6667"/>
    <w:rsid w:val="006C66A0"/>
    <w:rsid w:val="006C6751"/>
    <w:rsid w:val="006C67C0"/>
    <w:rsid w:val="006C67E7"/>
    <w:rsid w:val="006C6847"/>
    <w:rsid w:val="006C68A3"/>
    <w:rsid w:val="006C68A7"/>
    <w:rsid w:val="006C68C6"/>
    <w:rsid w:val="006C69C5"/>
    <w:rsid w:val="006C6A3C"/>
    <w:rsid w:val="006C6D43"/>
    <w:rsid w:val="006C6D4D"/>
    <w:rsid w:val="006C6F4A"/>
    <w:rsid w:val="006C6F88"/>
    <w:rsid w:val="006C707B"/>
    <w:rsid w:val="006C71E0"/>
    <w:rsid w:val="006C7233"/>
    <w:rsid w:val="006C730B"/>
    <w:rsid w:val="006C739A"/>
    <w:rsid w:val="006C73C9"/>
    <w:rsid w:val="006C745F"/>
    <w:rsid w:val="006C74C5"/>
    <w:rsid w:val="006C7589"/>
    <w:rsid w:val="006C776E"/>
    <w:rsid w:val="006C7857"/>
    <w:rsid w:val="006C795A"/>
    <w:rsid w:val="006C7D75"/>
    <w:rsid w:val="006C7F2B"/>
    <w:rsid w:val="006C7FDB"/>
    <w:rsid w:val="006D00B8"/>
    <w:rsid w:val="006D04CE"/>
    <w:rsid w:val="006D055C"/>
    <w:rsid w:val="006D059B"/>
    <w:rsid w:val="006D05A0"/>
    <w:rsid w:val="006D090D"/>
    <w:rsid w:val="006D0A38"/>
    <w:rsid w:val="006D0A56"/>
    <w:rsid w:val="006D0C2E"/>
    <w:rsid w:val="006D0F6E"/>
    <w:rsid w:val="006D0F6F"/>
    <w:rsid w:val="006D0F88"/>
    <w:rsid w:val="006D13A0"/>
    <w:rsid w:val="006D13E3"/>
    <w:rsid w:val="006D1621"/>
    <w:rsid w:val="006D166B"/>
    <w:rsid w:val="006D1706"/>
    <w:rsid w:val="006D170F"/>
    <w:rsid w:val="006D179C"/>
    <w:rsid w:val="006D17A1"/>
    <w:rsid w:val="006D18A9"/>
    <w:rsid w:val="006D1917"/>
    <w:rsid w:val="006D1A76"/>
    <w:rsid w:val="006D1BC0"/>
    <w:rsid w:val="006D1C28"/>
    <w:rsid w:val="006D1E6B"/>
    <w:rsid w:val="006D1EB2"/>
    <w:rsid w:val="006D1FDB"/>
    <w:rsid w:val="006D2180"/>
    <w:rsid w:val="006D219E"/>
    <w:rsid w:val="006D22D9"/>
    <w:rsid w:val="006D23AB"/>
    <w:rsid w:val="006D2843"/>
    <w:rsid w:val="006D2B84"/>
    <w:rsid w:val="006D2C1C"/>
    <w:rsid w:val="006D2C40"/>
    <w:rsid w:val="006D2D9E"/>
    <w:rsid w:val="006D2FD8"/>
    <w:rsid w:val="006D2FFC"/>
    <w:rsid w:val="006D3044"/>
    <w:rsid w:val="006D357C"/>
    <w:rsid w:val="006D35D6"/>
    <w:rsid w:val="006D3860"/>
    <w:rsid w:val="006D3FCD"/>
    <w:rsid w:val="006D40A2"/>
    <w:rsid w:val="006D428D"/>
    <w:rsid w:val="006D4290"/>
    <w:rsid w:val="006D42C9"/>
    <w:rsid w:val="006D43CD"/>
    <w:rsid w:val="006D4420"/>
    <w:rsid w:val="006D4589"/>
    <w:rsid w:val="006D45B7"/>
    <w:rsid w:val="006D4633"/>
    <w:rsid w:val="006D472B"/>
    <w:rsid w:val="006D481D"/>
    <w:rsid w:val="006D487A"/>
    <w:rsid w:val="006D48BB"/>
    <w:rsid w:val="006D4B1C"/>
    <w:rsid w:val="006D4B80"/>
    <w:rsid w:val="006D4D97"/>
    <w:rsid w:val="006D4DA3"/>
    <w:rsid w:val="006D4E1C"/>
    <w:rsid w:val="006D4ED4"/>
    <w:rsid w:val="006D5091"/>
    <w:rsid w:val="006D5184"/>
    <w:rsid w:val="006D523D"/>
    <w:rsid w:val="006D5456"/>
    <w:rsid w:val="006D5486"/>
    <w:rsid w:val="006D55D6"/>
    <w:rsid w:val="006D567A"/>
    <w:rsid w:val="006D5959"/>
    <w:rsid w:val="006D5C63"/>
    <w:rsid w:val="006D5DA6"/>
    <w:rsid w:val="006D606B"/>
    <w:rsid w:val="006D6299"/>
    <w:rsid w:val="006D641B"/>
    <w:rsid w:val="006D65E6"/>
    <w:rsid w:val="006D6670"/>
    <w:rsid w:val="006D6781"/>
    <w:rsid w:val="006D693D"/>
    <w:rsid w:val="006D69E0"/>
    <w:rsid w:val="006D6A3E"/>
    <w:rsid w:val="006D6A86"/>
    <w:rsid w:val="006D6A88"/>
    <w:rsid w:val="006D6AD7"/>
    <w:rsid w:val="006D6C2E"/>
    <w:rsid w:val="006D70A9"/>
    <w:rsid w:val="006D7250"/>
    <w:rsid w:val="006D732D"/>
    <w:rsid w:val="006D74A3"/>
    <w:rsid w:val="006D7A7B"/>
    <w:rsid w:val="006D7B76"/>
    <w:rsid w:val="006D7C43"/>
    <w:rsid w:val="006D7D17"/>
    <w:rsid w:val="006E02FB"/>
    <w:rsid w:val="006E0322"/>
    <w:rsid w:val="006E0574"/>
    <w:rsid w:val="006E062D"/>
    <w:rsid w:val="006E0739"/>
    <w:rsid w:val="006E0821"/>
    <w:rsid w:val="006E088A"/>
    <w:rsid w:val="006E09CF"/>
    <w:rsid w:val="006E0C08"/>
    <w:rsid w:val="006E0CC0"/>
    <w:rsid w:val="006E0D45"/>
    <w:rsid w:val="006E0E46"/>
    <w:rsid w:val="006E1023"/>
    <w:rsid w:val="006E1036"/>
    <w:rsid w:val="006E1048"/>
    <w:rsid w:val="006E12E3"/>
    <w:rsid w:val="006E130C"/>
    <w:rsid w:val="006E1549"/>
    <w:rsid w:val="006E1867"/>
    <w:rsid w:val="006E190C"/>
    <w:rsid w:val="006E1991"/>
    <w:rsid w:val="006E1D02"/>
    <w:rsid w:val="006E1EC1"/>
    <w:rsid w:val="006E1F19"/>
    <w:rsid w:val="006E20CB"/>
    <w:rsid w:val="006E20E2"/>
    <w:rsid w:val="006E21B6"/>
    <w:rsid w:val="006E236D"/>
    <w:rsid w:val="006E2469"/>
    <w:rsid w:val="006E25AA"/>
    <w:rsid w:val="006E264E"/>
    <w:rsid w:val="006E26AE"/>
    <w:rsid w:val="006E2772"/>
    <w:rsid w:val="006E27E6"/>
    <w:rsid w:val="006E2843"/>
    <w:rsid w:val="006E2A40"/>
    <w:rsid w:val="006E2B09"/>
    <w:rsid w:val="006E2BFD"/>
    <w:rsid w:val="006E2C67"/>
    <w:rsid w:val="006E2E33"/>
    <w:rsid w:val="006E2E43"/>
    <w:rsid w:val="006E2E69"/>
    <w:rsid w:val="006E31C1"/>
    <w:rsid w:val="006E31CB"/>
    <w:rsid w:val="006E3471"/>
    <w:rsid w:val="006E354A"/>
    <w:rsid w:val="006E35A9"/>
    <w:rsid w:val="006E35C7"/>
    <w:rsid w:val="006E3622"/>
    <w:rsid w:val="006E36D9"/>
    <w:rsid w:val="006E3799"/>
    <w:rsid w:val="006E37CE"/>
    <w:rsid w:val="006E3A53"/>
    <w:rsid w:val="006E3A72"/>
    <w:rsid w:val="006E3B0F"/>
    <w:rsid w:val="006E3DF6"/>
    <w:rsid w:val="006E3F66"/>
    <w:rsid w:val="006E400E"/>
    <w:rsid w:val="006E4014"/>
    <w:rsid w:val="006E41E9"/>
    <w:rsid w:val="006E42CF"/>
    <w:rsid w:val="006E431D"/>
    <w:rsid w:val="006E45FE"/>
    <w:rsid w:val="006E4693"/>
    <w:rsid w:val="006E4747"/>
    <w:rsid w:val="006E4A4C"/>
    <w:rsid w:val="006E4C56"/>
    <w:rsid w:val="006E4CB2"/>
    <w:rsid w:val="006E4D0B"/>
    <w:rsid w:val="006E4D2F"/>
    <w:rsid w:val="006E4DCF"/>
    <w:rsid w:val="006E4F12"/>
    <w:rsid w:val="006E4FB8"/>
    <w:rsid w:val="006E4FE5"/>
    <w:rsid w:val="006E51C7"/>
    <w:rsid w:val="006E52A6"/>
    <w:rsid w:val="006E5330"/>
    <w:rsid w:val="006E538D"/>
    <w:rsid w:val="006E539C"/>
    <w:rsid w:val="006E55DA"/>
    <w:rsid w:val="006E5ACC"/>
    <w:rsid w:val="006E5B26"/>
    <w:rsid w:val="006E5B58"/>
    <w:rsid w:val="006E5F98"/>
    <w:rsid w:val="006E5FD2"/>
    <w:rsid w:val="006E60B0"/>
    <w:rsid w:val="006E6207"/>
    <w:rsid w:val="006E63DB"/>
    <w:rsid w:val="006E651A"/>
    <w:rsid w:val="006E6760"/>
    <w:rsid w:val="006E67F7"/>
    <w:rsid w:val="006E69E6"/>
    <w:rsid w:val="006E6C53"/>
    <w:rsid w:val="006E6D63"/>
    <w:rsid w:val="006E6F72"/>
    <w:rsid w:val="006E6FC5"/>
    <w:rsid w:val="006E708E"/>
    <w:rsid w:val="006E709A"/>
    <w:rsid w:val="006E71D0"/>
    <w:rsid w:val="006E72F2"/>
    <w:rsid w:val="006E73CD"/>
    <w:rsid w:val="006E7564"/>
    <w:rsid w:val="006E76A9"/>
    <w:rsid w:val="006E76B0"/>
    <w:rsid w:val="006E7799"/>
    <w:rsid w:val="006E78AC"/>
    <w:rsid w:val="006E7AC8"/>
    <w:rsid w:val="006E7ADD"/>
    <w:rsid w:val="006E7B06"/>
    <w:rsid w:val="006E7F4C"/>
    <w:rsid w:val="006E7F54"/>
    <w:rsid w:val="006F00B5"/>
    <w:rsid w:val="006F015A"/>
    <w:rsid w:val="006F016C"/>
    <w:rsid w:val="006F01D0"/>
    <w:rsid w:val="006F0283"/>
    <w:rsid w:val="006F06B6"/>
    <w:rsid w:val="006F073A"/>
    <w:rsid w:val="006F0907"/>
    <w:rsid w:val="006F0A04"/>
    <w:rsid w:val="006F0E5D"/>
    <w:rsid w:val="006F0E85"/>
    <w:rsid w:val="006F10CD"/>
    <w:rsid w:val="006F1774"/>
    <w:rsid w:val="006F178B"/>
    <w:rsid w:val="006F17A4"/>
    <w:rsid w:val="006F17FC"/>
    <w:rsid w:val="006F1ADC"/>
    <w:rsid w:val="006F1BD4"/>
    <w:rsid w:val="006F1C0E"/>
    <w:rsid w:val="006F1DF9"/>
    <w:rsid w:val="006F2143"/>
    <w:rsid w:val="006F218D"/>
    <w:rsid w:val="006F25EE"/>
    <w:rsid w:val="006F266F"/>
    <w:rsid w:val="006F269E"/>
    <w:rsid w:val="006F26CF"/>
    <w:rsid w:val="006F2748"/>
    <w:rsid w:val="006F28D1"/>
    <w:rsid w:val="006F2A31"/>
    <w:rsid w:val="006F2BB5"/>
    <w:rsid w:val="006F2BF8"/>
    <w:rsid w:val="006F2C54"/>
    <w:rsid w:val="006F2CC8"/>
    <w:rsid w:val="006F2E30"/>
    <w:rsid w:val="006F2FC6"/>
    <w:rsid w:val="006F2FCB"/>
    <w:rsid w:val="006F3060"/>
    <w:rsid w:val="006F3072"/>
    <w:rsid w:val="006F30AB"/>
    <w:rsid w:val="006F30C8"/>
    <w:rsid w:val="006F3116"/>
    <w:rsid w:val="006F3299"/>
    <w:rsid w:val="006F32FB"/>
    <w:rsid w:val="006F34EA"/>
    <w:rsid w:val="006F3513"/>
    <w:rsid w:val="006F3590"/>
    <w:rsid w:val="006F35C5"/>
    <w:rsid w:val="006F36B8"/>
    <w:rsid w:val="006F36D6"/>
    <w:rsid w:val="006F3967"/>
    <w:rsid w:val="006F3A4C"/>
    <w:rsid w:val="006F3B1E"/>
    <w:rsid w:val="006F3F4B"/>
    <w:rsid w:val="006F4082"/>
    <w:rsid w:val="006F408C"/>
    <w:rsid w:val="006F4185"/>
    <w:rsid w:val="006F4231"/>
    <w:rsid w:val="006F4655"/>
    <w:rsid w:val="006F48A5"/>
    <w:rsid w:val="006F491E"/>
    <w:rsid w:val="006F4A21"/>
    <w:rsid w:val="006F4BFA"/>
    <w:rsid w:val="006F4D03"/>
    <w:rsid w:val="006F4EE2"/>
    <w:rsid w:val="006F4F24"/>
    <w:rsid w:val="006F4FF0"/>
    <w:rsid w:val="006F511A"/>
    <w:rsid w:val="006F511F"/>
    <w:rsid w:val="006F51E8"/>
    <w:rsid w:val="006F520D"/>
    <w:rsid w:val="006F5311"/>
    <w:rsid w:val="006F5320"/>
    <w:rsid w:val="006F54C4"/>
    <w:rsid w:val="006F577E"/>
    <w:rsid w:val="006F57A2"/>
    <w:rsid w:val="006F5878"/>
    <w:rsid w:val="006F5891"/>
    <w:rsid w:val="006F58D4"/>
    <w:rsid w:val="006F5AE7"/>
    <w:rsid w:val="006F5B9D"/>
    <w:rsid w:val="006F5C14"/>
    <w:rsid w:val="006F5C80"/>
    <w:rsid w:val="006F5DC7"/>
    <w:rsid w:val="006F5E49"/>
    <w:rsid w:val="006F60D4"/>
    <w:rsid w:val="006F6182"/>
    <w:rsid w:val="006F630B"/>
    <w:rsid w:val="006F64C4"/>
    <w:rsid w:val="006F64E5"/>
    <w:rsid w:val="006F64F5"/>
    <w:rsid w:val="006F66CE"/>
    <w:rsid w:val="006F66E9"/>
    <w:rsid w:val="006F6755"/>
    <w:rsid w:val="006F6763"/>
    <w:rsid w:val="006F676E"/>
    <w:rsid w:val="006F6827"/>
    <w:rsid w:val="006F684F"/>
    <w:rsid w:val="006F68FC"/>
    <w:rsid w:val="006F69D4"/>
    <w:rsid w:val="006F69F9"/>
    <w:rsid w:val="006F6AF2"/>
    <w:rsid w:val="006F6BF2"/>
    <w:rsid w:val="006F6C53"/>
    <w:rsid w:val="006F6D1A"/>
    <w:rsid w:val="006F6E72"/>
    <w:rsid w:val="006F6EBB"/>
    <w:rsid w:val="006F6F11"/>
    <w:rsid w:val="006F6F52"/>
    <w:rsid w:val="006F7006"/>
    <w:rsid w:val="006F70CF"/>
    <w:rsid w:val="006F7335"/>
    <w:rsid w:val="006F7367"/>
    <w:rsid w:val="006F73E8"/>
    <w:rsid w:val="006F740B"/>
    <w:rsid w:val="006F7517"/>
    <w:rsid w:val="006F76FB"/>
    <w:rsid w:val="006F772A"/>
    <w:rsid w:val="006F7882"/>
    <w:rsid w:val="006F78C1"/>
    <w:rsid w:val="006F7930"/>
    <w:rsid w:val="006F798E"/>
    <w:rsid w:val="006F79E6"/>
    <w:rsid w:val="006F7D83"/>
    <w:rsid w:val="0070002A"/>
    <w:rsid w:val="007000BD"/>
    <w:rsid w:val="00700110"/>
    <w:rsid w:val="00700184"/>
    <w:rsid w:val="007001F0"/>
    <w:rsid w:val="00700485"/>
    <w:rsid w:val="00700582"/>
    <w:rsid w:val="007005C9"/>
    <w:rsid w:val="007005DA"/>
    <w:rsid w:val="007006E5"/>
    <w:rsid w:val="00700741"/>
    <w:rsid w:val="0070092B"/>
    <w:rsid w:val="007009C8"/>
    <w:rsid w:val="00700ACC"/>
    <w:rsid w:val="00700ADF"/>
    <w:rsid w:val="00700B74"/>
    <w:rsid w:val="00700BA2"/>
    <w:rsid w:val="00700C27"/>
    <w:rsid w:val="00700C44"/>
    <w:rsid w:val="00700F31"/>
    <w:rsid w:val="00700FB1"/>
    <w:rsid w:val="00701036"/>
    <w:rsid w:val="007015E2"/>
    <w:rsid w:val="00701617"/>
    <w:rsid w:val="00701680"/>
    <w:rsid w:val="007016EB"/>
    <w:rsid w:val="007017D7"/>
    <w:rsid w:val="007018C1"/>
    <w:rsid w:val="0070197F"/>
    <w:rsid w:val="00701BC3"/>
    <w:rsid w:val="00701BEA"/>
    <w:rsid w:val="00701C03"/>
    <w:rsid w:val="00701C48"/>
    <w:rsid w:val="007022A1"/>
    <w:rsid w:val="00702332"/>
    <w:rsid w:val="00702390"/>
    <w:rsid w:val="007023A7"/>
    <w:rsid w:val="00702621"/>
    <w:rsid w:val="00702709"/>
    <w:rsid w:val="00702775"/>
    <w:rsid w:val="007027F2"/>
    <w:rsid w:val="00702817"/>
    <w:rsid w:val="00702BEF"/>
    <w:rsid w:val="00702CA1"/>
    <w:rsid w:val="00702D6D"/>
    <w:rsid w:val="00703071"/>
    <w:rsid w:val="00703093"/>
    <w:rsid w:val="007030DD"/>
    <w:rsid w:val="007031CA"/>
    <w:rsid w:val="0070320D"/>
    <w:rsid w:val="007033CF"/>
    <w:rsid w:val="0070341D"/>
    <w:rsid w:val="00703437"/>
    <w:rsid w:val="00703813"/>
    <w:rsid w:val="0070382F"/>
    <w:rsid w:val="00703966"/>
    <w:rsid w:val="007039DF"/>
    <w:rsid w:val="00703A17"/>
    <w:rsid w:val="00703A5A"/>
    <w:rsid w:val="00703AE4"/>
    <w:rsid w:val="00703B6B"/>
    <w:rsid w:val="00703B8D"/>
    <w:rsid w:val="00703CC1"/>
    <w:rsid w:val="00703D34"/>
    <w:rsid w:val="00703D59"/>
    <w:rsid w:val="00703D70"/>
    <w:rsid w:val="00703DD4"/>
    <w:rsid w:val="00703FA4"/>
    <w:rsid w:val="00703FDF"/>
    <w:rsid w:val="00704238"/>
    <w:rsid w:val="00704376"/>
    <w:rsid w:val="00704552"/>
    <w:rsid w:val="0070455C"/>
    <w:rsid w:val="0070463B"/>
    <w:rsid w:val="0070464A"/>
    <w:rsid w:val="007049B2"/>
    <w:rsid w:val="00704AB6"/>
    <w:rsid w:val="00704CCB"/>
    <w:rsid w:val="00704E51"/>
    <w:rsid w:val="00704F2E"/>
    <w:rsid w:val="00704FF9"/>
    <w:rsid w:val="0070500B"/>
    <w:rsid w:val="00705046"/>
    <w:rsid w:val="007050D6"/>
    <w:rsid w:val="0070518D"/>
    <w:rsid w:val="00705267"/>
    <w:rsid w:val="007052A6"/>
    <w:rsid w:val="00705445"/>
    <w:rsid w:val="00705493"/>
    <w:rsid w:val="00705542"/>
    <w:rsid w:val="0070555B"/>
    <w:rsid w:val="007059A7"/>
    <w:rsid w:val="007059CC"/>
    <w:rsid w:val="00705A92"/>
    <w:rsid w:val="00705B9E"/>
    <w:rsid w:val="00705D23"/>
    <w:rsid w:val="00705D85"/>
    <w:rsid w:val="00705EFF"/>
    <w:rsid w:val="00706131"/>
    <w:rsid w:val="0070629D"/>
    <w:rsid w:val="007062F4"/>
    <w:rsid w:val="007063B9"/>
    <w:rsid w:val="007063F2"/>
    <w:rsid w:val="00706465"/>
    <w:rsid w:val="007066BE"/>
    <w:rsid w:val="00706797"/>
    <w:rsid w:val="00706843"/>
    <w:rsid w:val="00706973"/>
    <w:rsid w:val="00706A11"/>
    <w:rsid w:val="00706ABF"/>
    <w:rsid w:val="00706AF6"/>
    <w:rsid w:val="00706E2E"/>
    <w:rsid w:val="00706F73"/>
    <w:rsid w:val="00707104"/>
    <w:rsid w:val="00707247"/>
    <w:rsid w:val="0070730F"/>
    <w:rsid w:val="00707340"/>
    <w:rsid w:val="00707469"/>
    <w:rsid w:val="00707651"/>
    <w:rsid w:val="00707764"/>
    <w:rsid w:val="0070777E"/>
    <w:rsid w:val="007078EE"/>
    <w:rsid w:val="00707AA1"/>
    <w:rsid w:val="00707B49"/>
    <w:rsid w:val="00707E5E"/>
    <w:rsid w:val="00707E96"/>
    <w:rsid w:val="00707F28"/>
    <w:rsid w:val="00707F6A"/>
    <w:rsid w:val="00707F77"/>
    <w:rsid w:val="007101E0"/>
    <w:rsid w:val="007103C7"/>
    <w:rsid w:val="0071043B"/>
    <w:rsid w:val="007104FD"/>
    <w:rsid w:val="007108C3"/>
    <w:rsid w:val="007108F3"/>
    <w:rsid w:val="0071093F"/>
    <w:rsid w:val="007109FE"/>
    <w:rsid w:val="00710AC8"/>
    <w:rsid w:val="00710ADB"/>
    <w:rsid w:val="00710B10"/>
    <w:rsid w:val="00710C5A"/>
    <w:rsid w:val="00710DC8"/>
    <w:rsid w:val="00710DDE"/>
    <w:rsid w:val="00710FCA"/>
    <w:rsid w:val="0071102C"/>
    <w:rsid w:val="007110D7"/>
    <w:rsid w:val="00711143"/>
    <w:rsid w:val="007114DD"/>
    <w:rsid w:val="007114EE"/>
    <w:rsid w:val="007115B1"/>
    <w:rsid w:val="007115FE"/>
    <w:rsid w:val="00711679"/>
    <w:rsid w:val="00711901"/>
    <w:rsid w:val="00711A15"/>
    <w:rsid w:val="00711A54"/>
    <w:rsid w:val="00711B7F"/>
    <w:rsid w:val="00711BAA"/>
    <w:rsid w:val="00711C7D"/>
    <w:rsid w:val="00711CD4"/>
    <w:rsid w:val="00711CF7"/>
    <w:rsid w:val="007121E4"/>
    <w:rsid w:val="007121F7"/>
    <w:rsid w:val="00712277"/>
    <w:rsid w:val="00712296"/>
    <w:rsid w:val="00712359"/>
    <w:rsid w:val="00712375"/>
    <w:rsid w:val="00712671"/>
    <w:rsid w:val="007129CB"/>
    <w:rsid w:val="00712B00"/>
    <w:rsid w:val="00712C2F"/>
    <w:rsid w:val="00712C43"/>
    <w:rsid w:val="00712DFA"/>
    <w:rsid w:val="00712E84"/>
    <w:rsid w:val="00712FEA"/>
    <w:rsid w:val="00713169"/>
    <w:rsid w:val="007131D1"/>
    <w:rsid w:val="007131D5"/>
    <w:rsid w:val="007131F3"/>
    <w:rsid w:val="0071322A"/>
    <w:rsid w:val="0071343D"/>
    <w:rsid w:val="0071371A"/>
    <w:rsid w:val="00713730"/>
    <w:rsid w:val="007137DA"/>
    <w:rsid w:val="007137E8"/>
    <w:rsid w:val="007138F3"/>
    <w:rsid w:val="00713987"/>
    <w:rsid w:val="00713B1C"/>
    <w:rsid w:val="00713F82"/>
    <w:rsid w:val="007141ED"/>
    <w:rsid w:val="00714412"/>
    <w:rsid w:val="007144A8"/>
    <w:rsid w:val="00714513"/>
    <w:rsid w:val="0071484A"/>
    <w:rsid w:val="007148A1"/>
    <w:rsid w:val="00714A55"/>
    <w:rsid w:val="00714ABD"/>
    <w:rsid w:val="00714B18"/>
    <w:rsid w:val="00714B42"/>
    <w:rsid w:val="00714C34"/>
    <w:rsid w:val="00714C84"/>
    <w:rsid w:val="00714DB5"/>
    <w:rsid w:val="007150FC"/>
    <w:rsid w:val="007151FE"/>
    <w:rsid w:val="007152B0"/>
    <w:rsid w:val="0071534A"/>
    <w:rsid w:val="00715433"/>
    <w:rsid w:val="007154D5"/>
    <w:rsid w:val="0071562E"/>
    <w:rsid w:val="00715691"/>
    <w:rsid w:val="007158CA"/>
    <w:rsid w:val="007158FE"/>
    <w:rsid w:val="007159BC"/>
    <w:rsid w:val="00715AFE"/>
    <w:rsid w:val="00715D80"/>
    <w:rsid w:val="00715E20"/>
    <w:rsid w:val="00715E4C"/>
    <w:rsid w:val="00715E73"/>
    <w:rsid w:val="00715F94"/>
    <w:rsid w:val="00716121"/>
    <w:rsid w:val="00716219"/>
    <w:rsid w:val="007162E3"/>
    <w:rsid w:val="007164A8"/>
    <w:rsid w:val="007164EB"/>
    <w:rsid w:val="007164F4"/>
    <w:rsid w:val="0071655F"/>
    <w:rsid w:val="00716570"/>
    <w:rsid w:val="00716594"/>
    <w:rsid w:val="00716617"/>
    <w:rsid w:val="007166CD"/>
    <w:rsid w:val="00716818"/>
    <w:rsid w:val="007168B5"/>
    <w:rsid w:val="00716968"/>
    <w:rsid w:val="00716A0E"/>
    <w:rsid w:val="00716A9B"/>
    <w:rsid w:val="00716B1F"/>
    <w:rsid w:val="00716BD3"/>
    <w:rsid w:val="00716C9A"/>
    <w:rsid w:val="00716D51"/>
    <w:rsid w:val="00716E2A"/>
    <w:rsid w:val="00717066"/>
    <w:rsid w:val="0071708D"/>
    <w:rsid w:val="007170E3"/>
    <w:rsid w:val="00717227"/>
    <w:rsid w:val="007174C7"/>
    <w:rsid w:val="007177D7"/>
    <w:rsid w:val="007179E1"/>
    <w:rsid w:val="00717C28"/>
    <w:rsid w:val="00717C55"/>
    <w:rsid w:val="00717D66"/>
    <w:rsid w:val="00717DB8"/>
    <w:rsid w:val="00717E47"/>
    <w:rsid w:val="00720133"/>
    <w:rsid w:val="007201A4"/>
    <w:rsid w:val="0072028E"/>
    <w:rsid w:val="0072037B"/>
    <w:rsid w:val="007204A1"/>
    <w:rsid w:val="0072085B"/>
    <w:rsid w:val="00720922"/>
    <w:rsid w:val="00720963"/>
    <w:rsid w:val="00720AFF"/>
    <w:rsid w:val="00720B67"/>
    <w:rsid w:val="00720BBE"/>
    <w:rsid w:val="00720C90"/>
    <w:rsid w:val="00720D38"/>
    <w:rsid w:val="00720E18"/>
    <w:rsid w:val="0072101D"/>
    <w:rsid w:val="00721157"/>
    <w:rsid w:val="00721228"/>
    <w:rsid w:val="007213A9"/>
    <w:rsid w:val="00721512"/>
    <w:rsid w:val="00721715"/>
    <w:rsid w:val="0072186D"/>
    <w:rsid w:val="00721982"/>
    <w:rsid w:val="00721B25"/>
    <w:rsid w:val="00721BB1"/>
    <w:rsid w:val="00721EB9"/>
    <w:rsid w:val="00721F18"/>
    <w:rsid w:val="00721F27"/>
    <w:rsid w:val="00722043"/>
    <w:rsid w:val="00722235"/>
    <w:rsid w:val="0072230E"/>
    <w:rsid w:val="007225BE"/>
    <w:rsid w:val="007226A3"/>
    <w:rsid w:val="007229C8"/>
    <w:rsid w:val="00722A45"/>
    <w:rsid w:val="00722AEC"/>
    <w:rsid w:val="00722B63"/>
    <w:rsid w:val="00722C3F"/>
    <w:rsid w:val="00722CD8"/>
    <w:rsid w:val="00722CEF"/>
    <w:rsid w:val="00722D15"/>
    <w:rsid w:val="00722D99"/>
    <w:rsid w:val="00722DD3"/>
    <w:rsid w:val="00722E3D"/>
    <w:rsid w:val="00723008"/>
    <w:rsid w:val="007232A1"/>
    <w:rsid w:val="0072333F"/>
    <w:rsid w:val="00723340"/>
    <w:rsid w:val="00723665"/>
    <w:rsid w:val="0072368F"/>
    <w:rsid w:val="00723757"/>
    <w:rsid w:val="0072396D"/>
    <w:rsid w:val="00723A88"/>
    <w:rsid w:val="00723BFF"/>
    <w:rsid w:val="00723CB5"/>
    <w:rsid w:val="00723E96"/>
    <w:rsid w:val="00723EB3"/>
    <w:rsid w:val="00724091"/>
    <w:rsid w:val="00724103"/>
    <w:rsid w:val="00724264"/>
    <w:rsid w:val="0072434C"/>
    <w:rsid w:val="00724566"/>
    <w:rsid w:val="007246F5"/>
    <w:rsid w:val="0072470B"/>
    <w:rsid w:val="007247C1"/>
    <w:rsid w:val="0072484D"/>
    <w:rsid w:val="0072487F"/>
    <w:rsid w:val="007248A0"/>
    <w:rsid w:val="007248E8"/>
    <w:rsid w:val="0072490F"/>
    <w:rsid w:val="007249AB"/>
    <w:rsid w:val="00724A82"/>
    <w:rsid w:val="00724CA4"/>
    <w:rsid w:val="00724CBD"/>
    <w:rsid w:val="00724E12"/>
    <w:rsid w:val="00724E75"/>
    <w:rsid w:val="00724EA4"/>
    <w:rsid w:val="0072510B"/>
    <w:rsid w:val="007252C7"/>
    <w:rsid w:val="0072533E"/>
    <w:rsid w:val="00725369"/>
    <w:rsid w:val="0072542A"/>
    <w:rsid w:val="0072544D"/>
    <w:rsid w:val="007254A2"/>
    <w:rsid w:val="007254C6"/>
    <w:rsid w:val="007259B7"/>
    <w:rsid w:val="00725B89"/>
    <w:rsid w:val="00725C61"/>
    <w:rsid w:val="00725D1B"/>
    <w:rsid w:val="00725DD4"/>
    <w:rsid w:val="00725E6B"/>
    <w:rsid w:val="00725F02"/>
    <w:rsid w:val="00725F6F"/>
    <w:rsid w:val="00725F74"/>
    <w:rsid w:val="007261C5"/>
    <w:rsid w:val="00726344"/>
    <w:rsid w:val="007263D9"/>
    <w:rsid w:val="00726459"/>
    <w:rsid w:val="00726460"/>
    <w:rsid w:val="00726675"/>
    <w:rsid w:val="0072677F"/>
    <w:rsid w:val="007269EA"/>
    <w:rsid w:val="00726A9E"/>
    <w:rsid w:val="00726AD4"/>
    <w:rsid w:val="00726B5E"/>
    <w:rsid w:val="00726BD4"/>
    <w:rsid w:val="00726D52"/>
    <w:rsid w:val="00726EA2"/>
    <w:rsid w:val="00727202"/>
    <w:rsid w:val="0072726F"/>
    <w:rsid w:val="007273C7"/>
    <w:rsid w:val="007276FE"/>
    <w:rsid w:val="00727892"/>
    <w:rsid w:val="007278C8"/>
    <w:rsid w:val="00727968"/>
    <w:rsid w:val="007279C9"/>
    <w:rsid w:val="007279EE"/>
    <w:rsid w:val="00727A97"/>
    <w:rsid w:val="00727C62"/>
    <w:rsid w:val="00727EDE"/>
    <w:rsid w:val="00730092"/>
    <w:rsid w:val="007302F7"/>
    <w:rsid w:val="007303D8"/>
    <w:rsid w:val="007305F7"/>
    <w:rsid w:val="007307DF"/>
    <w:rsid w:val="007308AE"/>
    <w:rsid w:val="007308DD"/>
    <w:rsid w:val="00730AD2"/>
    <w:rsid w:val="00730BBE"/>
    <w:rsid w:val="00730BF7"/>
    <w:rsid w:val="00730DA1"/>
    <w:rsid w:val="00730EBD"/>
    <w:rsid w:val="00730F02"/>
    <w:rsid w:val="0073121E"/>
    <w:rsid w:val="007312C5"/>
    <w:rsid w:val="00731342"/>
    <w:rsid w:val="007313A4"/>
    <w:rsid w:val="007313BA"/>
    <w:rsid w:val="00731564"/>
    <w:rsid w:val="00731742"/>
    <w:rsid w:val="007317C3"/>
    <w:rsid w:val="0073184B"/>
    <w:rsid w:val="00731912"/>
    <w:rsid w:val="00731A3C"/>
    <w:rsid w:val="00731A6D"/>
    <w:rsid w:val="00731C4C"/>
    <w:rsid w:val="00731DFC"/>
    <w:rsid w:val="00731E4C"/>
    <w:rsid w:val="00731E9E"/>
    <w:rsid w:val="00731EBE"/>
    <w:rsid w:val="00731F20"/>
    <w:rsid w:val="00731F9A"/>
    <w:rsid w:val="00732010"/>
    <w:rsid w:val="00732191"/>
    <w:rsid w:val="0073222B"/>
    <w:rsid w:val="0073233B"/>
    <w:rsid w:val="0073244D"/>
    <w:rsid w:val="007324B9"/>
    <w:rsid w:val="0073253B"/>
    <w:rsid w:val="007327C3"/>
    <w:rsid w:val="00732B03"/>
    <w:rsid w:val="00732C28"/>
    <w:rsid w:val="00732C4E"/>
    <w:rsid w:val="00732D63"/>
    <w:rsid w:val="00733082"/>
    <w:rsid w:val="0073332A"/>
    <w:rsid w:val="00733650"/>
    <w:rsid w:val="0073372D"/>
    <w:rsid w:val="00733767"/>
    <w:rsid w:val="007337AA"/>
    <w:rsid w:val="007337C4"/>
    <w:rsid w:val="0073395E"/>
    <w:rsid w:val="00733962"/>
    <w:rsid w:val="00733A6B"/>
    <w:rsid w:val="00733AAD"/>
    <w:rsid w:val="00733ADC"/>
    <w:rsid w:val="00733B2D"/>
    <w:rsid w:val="00733B94"/>
    <w:rsid w:val="00733DFF"/>
    <w:rsid w:val="00733E06"/>
    <w:rsid w:val="007340AE"/>
    <w:rsid w:val="00734264"/>
    <w:rsid w:val="007344AB"/>
    <w:rsid w:val="00734680"/>
    <w:rsid w:val="0073479A"/>
    <w:rsid w:val="00734A2F"/>
    <w:rsid w:val="00734A48"/>
    <w:rsid w:val="00734AA7"/>
    <w:rsid w:val="00734AF0"/>
    <w:rsid w:val="00734C01"/>
    <w:rsid w:val="00734C80"/>
    <w:rsid w:val="00734C9D"/>
    <w:rsid w:val="00734CBB"/>
    <w:rsid w:val="00734D0C"/>
    <w:rsid w:val="00734FA5"/>
    <w:rsid w:val="00735075"/>
    <w:rsid w:val="0073518B"/>
    <w:rsid w:val="00735334"/>
    <w:rsid w:val="007355B6"/>
    <w:rsid w:val="007357AA"/>
    <w:rsid w:val="007357E6"/>
    <w:rsid w:val="00735872"/>
    <w:rsid w:val="00735A39"/>
    <w:rsid w:val="00735A70"/>
    <w:rsid w:val="00735A71"/>
    <w:rsid w:val="00735A8A"/>
    <w:rsid w:val="00735DD1"/>
    <w:rsid w:val="00735E0C"/>
    <w:rsid w:val="007360C7"/>
    <w:rsid w:val="00736255"/>
    <w:rsid w:val="007363FA"/>
    <w:rsid w:val="00736489"/>
    <w:rsid w:val="007364CE"/>
    <w:rsid w:val="00736536"/>
    <w:rsid w:val="007365DA"/>
    <w:rsid w:val="007365E7"/>
    <w:rsid w:val="007366BC"/>
    <w:rsid w:val="0073670F"/>
    <w:rsid w:val="007367DA"/>
    <w:rsid w:val="00736810"/>
    <w:rsid w:val="00736A79"/>
    <w:rsid w:val="00736B38"/>
    <w:rsid w:val="0073702E"/>
    <w:rsid w:val="00737218"/>
    <w:rsid w:val="007372B5"/>
    <w:rsid w:val="00737323"/>
    <w:rsid w:val="0073733B"/>
    <w:rsid w:val="007374EE"/>
    <w:rsid w:val="00737868"/>
    <w:rsid w:val="00737A1F"/>
    <w:rsid w:val="00737A4D"/>
    <w:rsid w:val="00737BF7"/>
    <w:rsid w:val="00737C3E"/>
    <w:rsid w:val="00740128"/>
    <w:rsid w:val="00740220"/>
    <w:rsid w:val="0074034A"/>
    <w:rsid w:val="007403B5"/>
    <w:rsid w:val="00740595"/>
    <w:rsid w:val="00740686"/>
    <w:rsid w:val="007408F2"/>
    <w:rsid w:val="00740AAE"/>
    <w:rsid w:val="00740B45"/>
    <w:rsid w:val="00740B53"/>
    <w:rsid w:val="00740C0D"/>
    <w:rsid w:val="00740C7C"/>
    <w:rsid w:val="00740CF9"/>
    <w:rsid w:val="00740D00"/>
    <w:rsid w:val="00740D3C"/>
    <w:rsid w:val="00740D81"/>
    <w:rsid w:val="00740E04"/>
    <w:rsid w:val="00740F61"/>
    <w:rsid w:val="00740FA3"/>
    <w:rsid w:val="00741116"/>
    <w:rsid w:val="007412A1"/>
    <w:rsid w:val="007412AC"/>
    <w:rsid w:val="0074137D"/>
    <w:rsid w:val="00741423"/>
    <w:rsid w:val="007414AA"/>
    <w:rsid w:val="0074153B"/>
    <w:rsid w:val="00741545"/>
    <w:rsid w:val="007415BA"/>
    <w:rsid w:val="007415DD"/>
    <w:rsid w:val="007415E1"/>
    <w:rsid w:val="007416AE"/>
    <w:rsid w:val="007416E1"/>
    <w:rsid w:val="007416FE"/>
    <w:rsid w:val="0074182B"/>
    <w:rsid w:val="0074185F"/>
    <w:rsid w:val="007418F2"/>
    <w:rsid w:val="00741A77"/>
    <w:rsid w:val="00741F51"/>
    <w:rsid w:val="00741F5F"/>
    <w:rsid w:val="00741F82"/>
    <w:rsid w:val="007421AF"/>
    <w:rsid w:val="0074224B"/>
    <w:rsid w:val="007422C4"/>
    <w:rsid w:val="007423C3"/>
    <w:rsid w:val="007424BE"/>
    <w:rsid w:val="0074258A"/>
    <w:rsid w:val="007425E2"/>
    <w:rsid w:val="00742764"/>
    <w:rsid w:val="0074297A"/>
    <w:rsid w:val="007429DB"/>
    <w:rsid w:val="00742A28"/>
    <w:rsid w:val="00742A59"/>
    <w:rsid w:val="00742B0F"/>
    <w:rsid w:val="00742B76"/>
    <w:rsid w:val="00742BCD"/>
    <w:rsid w:val="00742C7E"/>
    <w:rsid w:val="00742C9D"/>
    <w:rsid w:val="00742CE5"/>
    <w:rsid w:val="00743196"/>
    <w:rsid w:val="007431D6"/>
    <w:rsid w:val="007431DC"/>
    <w:rsid w:val="007432CB"/>
    <w:rsid w:val="007434D6"/>
    <w:rsid w:val="007435C6"/>
    <w:rsid w:val="0074378F"/>
    <w:rsid w:val="007437D0"/>
    <w:rsid w:val="007439BB"/>
    <w:rsid w:val="00743AA1"/>
    <w:rsid w:val="00743AC4"/>
    <w:rsid w:val="00743BBE"/>
    <w:rsid w:val="00743C3D"/>
    <w:rsid w:val="007443D2"/>
    <w:rsid w:val="0074455C"/>
    <w:rsid w:val="007445FA"/>
    <w:rsid w:val="00744656"/>
    <w:rsid w:val="007447FA"/>
    <w:rsid w:val="00744849"/>
    <w:rsid w:val="007448D4"/>
    <w:rsid w:val="0074490F"/>
    <w:rsid w:val="007449D2"/>
    <w:rsid w:val="00744A34"/>
    <w:rsid w:val="00744ABA"/>
    <w:rsid w:val="00744BFA"/>
    <w:rsid w:val="00744DD6"/>
    <w:rsid w:val="00744E9F"/>
    <w:rsid w:val="00744FCE"/>
    <w:rsid w:val="007450C0"/>
    <w:rsid w:val="00745142"/>
    <w:rsid w:val="0074515B"/>
    <w:rsid w:val="007452B9"/>
    <w:rsid w:val="0074541C"/>
    <w:rsid w:val="0074545D"/>
    <w:rsid w:val="00745488"/>
    <w:rsid w:val="00745520"/>
    <w:rsid w:val="0074552D"/>
    <w:rsid w:val="00745548"/>
    <w:rsid w:val="00745555"/>
    <w:rsid w:val="007455D1"/>
    <w:rsid w:val="00745733"/>
    <w:rsid w:val="007457EE"/>
    <w:rsid w:val="007458F6"/>
    <w:rsid w:val="00745949"/>
    <w:rsid w:val="00745A0D"/>
    <w:rsid w:val="00745D3B"/>
    <w:rsid w:val="00745D55"/>
    <w:rsid w:val="00745D6D"/>
    <w:rsid w:val="00745DBE"/>
    <w:rsid w:val="00745E88"/>
    <w:rsid w:val="00746134"/>
    <w:rsid w:val="00746148"/>
    <w:rsid w:val="007462CB"/>
    <w:rsid w:val="007464D1"/>
    <w:rsid w:val="007464D3"/>
    <w:rsid w:val="007464E8"/>
    <w:rsid w:val="007465DD"/>
    <w:rsid w:val="00746656"/>
    <w:rsid w:val="00746660"/>
    <w:rsid w:val="007468BF"/>
    <w:rsid w:val="00746B30"/>
    <w:rsid w:val="00746E16"/>
    <w:rsid w:val="00746E19"/>
    <w:rsid w:val="00746E5F"/>
    <w:rsid w:val="00746E61"/>
    <w:rsid w:val="00746EEE"/>
    <w:rsid w:val="00747069"/>
    <w:rsid w:val="00747275"/>
    <w:rsid w:val="00747522"/>
    <w:rsid w:val="007475E2"/>
    <w:rsid w:val="00747635"/>
    <w:rsid w:val="0074763F"/>
    <w:rsid w:val="0074776D"/>
    <w:rsid w:val="00747912"/>
    <w:rsid w:val="00747946"/>
    <w:rsid w:val="00747AC3"/>
    <w:rsid w:val="00747AD9"/>
    <w:rsid w:val="00747C19"/>
    <w:rsid w:val="00747DE6"/>
    <w:rsid w:val="00747E0C"/>
    <w:rsid w:val="00747EAF"/>
    <w:rsid w:val="00747F11"/>
    <w:rsid w:val="00747F34"/>
    <w:rsid w:val="00747F9A"/>
    <w:rsid w:val="007500DF"/>
    <w:rsid w:val="007501B2"/>
    <w:rsid w:val="007502D8"/>
    <w:rsid w:val="007505A4"/>
    <w:rsid w:val="00750836"/>
    <w:rsid w:val="0075087D"/>
    <w:rsid w:val="00750958"/>
    <w:rsid w:val="00750B1A"/>
    <w:rsid w:val="00750BAD"/>
    <w:rsid w:val="00750C12"/>
    <w:rsid w:val="00750C25"/>
    <w:rsid w:val="00750E03"/>
    <w:rsid w:val="00750E30"/>
    <w:rsid w:val="00751188"/>
    <w:rsid w:val="00751292"/>
    <w:rsid w:val="007513B1"/>
    <w:rsid w:val="007515AC"/>
    <w:rsid w:val="007516F1"/>
    <w:rsid w:val="0075186E"/>
    <w:rsid w:val="007519D8"/>
    <w:rsid w:val="00751A17"/>
    <w:rsid w:val="00751AF1"/>
    <w:rsid w:val="00751B12"/>
    <w:rsid w:val="00751B42"/>
    <w:rsid w:val="00751CEE"/>
    <w:rsid w:val="00751D92"/>
    <w:rsid w:val="00751DB1"/>
    <w:rsid w:val="0075215D"/>
    <w:rsid w:val="007522C5"/>
    <w:rsid w:val="007522EC"/>
    <w:rsid w:val="0075231D"/>
    <w:rsid w:val="00752481"/>
    <w:rsid w:val="007524AF"/>
    <w:rsid w:val="0075250E"/>
    <w:rsid w:val="007525CD"/>
    <w:rsid w:val="0075290C"/>
    <w:rsid w:val="00752B80"/>
    <w:rsid w:val="00752BAF"/>
    <w:rsid w:val="00752E6F"/>
    <w:rsid w:val="00753057"/>
    <w:rsid w:val="007531BC"/>
    <w:rsid w:val="007533C5"/>
    <w:rsid w:val="007533ED"/>
    <w:rsid w:val="00753554"/>
    <w:rsid w:val="007535BE"/>
    <w:rsid w:val="0075363F"/>
    <w:rsid w:val="00753702"/>
    <w:rsid w:val="0075376D"/>
    <w:rsid w:val="00753839"/>
    <w:rsid w:val="0075385B"/>
    <w:rsid w:val="00753DFD"/>
    <w:rsid w:val="00753F53"/>
    <w:rsid w:val="00753FB1"/>
    <w:rsid w:val="00754095"/>
    <w:rsid w:val="007541E3"/>
    <w:rsid w:val="0075429F"/>
    <w:rsid w:val="00754601"/>
    <w:rsid w:val="00754697"/>
    <w:rsid w:val="00754732"/>
    <w:rsid w:val="007547D5"/>
    <w:rsid w:val="00754A2F"/>
    <w:rsid w:val="00754B8E"/>
    <w:rsid w:val="00754C44"/>
    <w:rsid w:val="00754C55"/>
    <w:rsid w:val="00754FDC"/>
    <w:rsid w:val="00755175"/>
    <w:rsid w:val="007551B1"/>
    <w:rsid w:val="007551BA"/>
    <w:rsid w:val="007551CA"/>
    <w:rsid w:val="0075520D"/>
    <w:rsid w:val="00755293"/>
    <w:rsid w:val="00755315"/>
    <w:rsid w:val="00755413"/>
    <w:rsid w:val="00755649"/>
    <w:rsid w:val="00755661"/>
    <w:rsid w:val="0075570D"/>
    <w:rsid w:val="00755712"/>
    <w:rsid w:val="00755853"/>
    <w:rsid w:val="00755865"/>
    <w:rsid w:val="00755910"/>
    <w:rsid w:val="007559E9"/>
    <w:rsid w:val="00755C1B"/>
    <w:rsid w:val="00755C22"/>
    <w:rsid w:val="00755C79"/>
    <w:rsid w:val="00755D47"/>
    <w:rsid w:val="00755E9B"/>
    <w:rsid w:val="00755F94"/>
    <w:rsid w:val="00756039"/>
    <w:rsid w:val="00756255"/>
    <w:rsid w:val="007562BB"/>
    <w:rsid w:val="007562FA"/>
    <w:rsid w:val="0075635F"/>
    <w:rsid w:val="00756383"/>
    <w:rsid w:val="007564EB"/>
    <w:rsid w:val="00756737"/>
    <w:rsid w:val="007567AF"/>
    <w:rsid w:val="00756913"/>
    <w:rsid w:val="00756945"/>
    <w:rsid w:val="00756952"/>
    <w:rsid w:val="00756974"/>
    <w:rsid w:val="007569F3"/>
    <w:rsid w:val="007569F6"/>
    <w:rsid w:val="00756A23"/>
    <w:rsid w:val="00756B6D"/>
    <w:rsid w:val="00756DFD"/>
    <w:rsid w:val="00756E4A"/>
    <w:rsid w:val="00756F0C"/>
    <w:rsid w:val="00757077"/>
    <w:rsid w:val="007572B5"/>
    <w:rsid w:val="007572BC"/>
    <w:rsid w:val="007573A2"/>
    <w:rsid w:val="00757436"/>
    <w:rsid w:val="00757467"/>
    <w:rsid w:val="00757473"/>
    <w:rsid w:val="0075764B"/>
    <w:rsid w:val="0075768B"/>
    <w:rsid w:val="007576E3"/>
    <w:rsid w:val="00757789"/>
    <w:rsid w:val="0075781B"/>
    <w:rsid w:val="00757846"/>
    <w:rsid w:val="00757890"/>
    <w:rsid w:val="0075791B"/>
    <w:rsid w:val="007579B8"/>
    <w:rsid w:val="00757B17"/>
    <w:rsid w:val="00757B7E"/>
    <w:rsid w:val="00757C6E"/>
    <w:rsid w:val="00757F0B"/>
    <w:rsid w:val="00757F26"/>
    <w:rsid w:val="00757F61"/>
    <w:rsid w:val="00760035"/>
    <w:rsid w:val="007601B8"/>
    <w:rsid w:val="00760267"/>
    <w:rsid w:val="00760369"/>
    <w:rsid w:val="0076040C"/>
    <w:rsid w:val="0076040F"/>
    <w:rsid w:val="00760411"/>
    <w:rsid w:val="007608A0"/>
    <w:rsid w:val="007608B0"/>
    <w:rsid w:val="00760967"/>
    <w:rsid w:val="00760B3E"/>
    <w:rsid w:val="00760D18"/>
    <w:rsid w:val="00760D46"/>
    <w:rsid w:val="00760D87"/>
    <w:rsid w:val="00761048"/>
    <w:rsid w:val="00761050"/>
    <w:rsid w:val="007610A5"/>
    <w:rsid w:val="00761161"/>
    <w:rsid w:val="007611C2"/>
    <w:rsid w:val="0076128A"/>
    <w:rsid w:val="0076158F"/>
    <w:rsid w:val="007615D3"/>
    <w:rsid w:val="00761702"/>
    <w:rsid w:val="00761A6B"/>
    <w:rsid w:val="00761B12"/>
    <w:rsid w:val="00762374"/>
    <w:rsid w:val="0076245E"/>
    <w:rsid w:val="007626B9"/>
    <w:rsid w:val="00762841"/>
    <w:rsid w:val="00762948"/>
    <w:rsid w:val="00762A0C"/>
    <w:rsid w:val="00762AAB"/>
    <w:rsid w:val="00762B6C"/>
    <w:rsid w:val="00762CA1"/>
    <w:rsid w:val="00762D52"/>
    <w:rsid w:val="00762DA3"/>
    <w:rsid w:val="00762E51"/>
    <w:rsid w:val="00762E7D"/>
    <w:rsid w:val="00762EDD"/>
    <w:rsid w:val="007630A5"/>
    <w:rsid w:val="007630D5"/>
    <w:rsid w:val="007632B0"/>
    <w:rsid w:val="00763306"/>
    <w:rsid w:val="0076340E"/>
    <w:rsid w:val="007635F6"/>
    <w:rsid w:val="0076379B"/>
    <w:rsid w:val="007638B8"/>
    <w:rsid w:val="007638E3"/>
    <w:rsid w:val="00763AE1"/>
    <w:rsid w:val="00763E60"/>
    <w:rsid w:val="00764131"/>
    <w:rsid w:val="007641FE"/>
    <w:rsid w:val="00764214"/>
    <w:rsid w:val="00764285"/>
    <w:rsid w:val="007643E8"/>
    <w:rsid w:val="0076446F"/>
    <w:rsid w:val="007646C2"/>
    <w:rsid w:val="007647DC"/>
    <w:rsid w:val="00764933"/>
    <w:rsid w:val="00764A70"/>
    <w:rsid w:val="00764AE0"/>
    <w:rsid w:val="00764B2C"/>
    <w:rsid w:val="00764BF5"/>
    <w:rsid w:val="00764C02"/>
    <w:rsid w:val="00764D55"/>
    <w:rsid w:val="00764DC8"/>
    <w:rsid w:val="00764E51"/>
    <w:rsid w:val="00764F51"/>
    <w:rsid w:val="00764FC5"/>
    <w:rsid w:val="00765079"/>
    <w:rsid w:val="0076516C"/>
    <w:rsid w:val="0076523C"/>
    <w:rsid w:val="007653CC"/>
    <w:rsid w:val="00765420"/>
    <w:rsid w:val="007655CB"/>
    <w:rsid w:val="007655CC"/>
    <w:rsid w:val="0076563C"/>
    <w:rsid w:val="00765643"/>
    <w:rsid w:val="00765D41"/>
    <w:rsid w:val="00765D9F"/>
    <w:rsid w:val="00765EFC"/>
    <w:rsid w:val="0076620A"/>
    <w:rsid w:val="007662ED"/>
    <w:rsid w:val="00766322"/>
    <w:rsid w:val="0076632A"/>
    <w:rsid w:val="0076634D"/>
    <w:rsid w:val="0076656B"/>
    <w:rsid w:val="0076663A"/>
    <w:rsid w:val="007666F6"/>
    <w:rsid w:val="00766713"/>
    <w:rsid w:val="00766752"/>
    <w:rsid w:val="007667A1"/>
    <w:rsid w:val="00766954"/>
    <w:rsid w:val="007669B9"/>
    <w:rsid w:val="00766AA5"/>
    <w:rsid w:val="00766D6B"/>
    <w:rsid w:val="00766DF6"/>
    <w:rsid w:val="00766E3D"/>
    <w:rsid w:val="00766FA7"/>
    <w:rsid w:val="0076700C"/>
    <w:rsid w:val="00767397"/>
    <w:rsid w:val="0076745C"/>
    <w:rsid w:val="0076764C"/>
    <w:rsid w:val="0076773B"/>
    <w:rsid w:val="00767763"/>
    <w:rsid w:val="007678A2"/>
    <w:rsid w:val="00767A1E"/>
    <w:rsid w:val="00767ABA"/>
    <w:rsid w:val="00767AD4"/>
    <w:rsid w:val="00767B1C"/>
    <w:rsid w:val="00767B2C"/>
    <w:rsid w:val="00767B77"/>
    <w:rsid w:val="00767BE4"/>
    <w:rsid w:val="00767E8F"/>
    <w:rsid w:val="00767EE6"/>
    <w:rsid w:val="00767FEA"/>
    <w:rsid w:val="00767FF8"/>
    <w:rsid w:val="00770009"/>
    <w:rsid w:val="00770097"/>
    <w:rsid w:val="007700E3"/>
    <w:rsid w:val="00770199"/>
    <w:rsid w:val="00770201"/>
    <w:rsid w:val="0077037D"/>
    <w:rsid w:val="0077052B"/>
    <w:rsid w:val="00770580"/>
    <w:rsid w:val="007705AE"/>
    <w:rsid w:val="00770740"/>
    <w:rsid w:val="0077097E"/>
    <w:rsid w:val="00770A09"/>
    <w:rsid w:val="00770A5F"/>
    <w:rsid w:val="00770B37"/>
    <w:rsid w:val="00770D93"/>
    <w:rsid w:val="00770EC6"/>
    <w:rsid w:val="00770FF7"/>
    <w:rsid w:val="007713A4"/>
    <w:rsid w:val="00771430"/>
    <w:rsid w:val="0077153D"/>
    <w:rsid w:val="00771559"/>
    <w:rsid w:val="007715A4"/>
    <w:rsid w:val="007715AB"/>
    <w:rsid w:val="0077171A"/>
    <w:rsid w:val="00771911"/>
    <w:rsid w:val="00771FE8"/>
    <w:rsid w:val="00772233"/>
    <w:rsid w:val="00772246"/>
    <w:rsid w:val="007722EE"/>
    <w:rsid w:val="00772343"/>
    <w:rsid w:val="0077240F"/>
    <w:rsid w:val="00772475"/>
    <w:rsid w:val="007725D8"/>
    <w:rsid w:val="007725F7"/>
    <w:rsid w:val="00772B2A"/>
    <w:rsid w:val="00772B9A"/>
    <w:rsid w:val="00772D4B"/>
    <w:rsid w:val="00772E81"/>
    <w:rsid w:val="00772EB8"/>
    <w:rsid w:val="00773143"/>
    <w:rsid w:val="0077319A"/>
    <w:rsid w:val="00773221"/>
    <w:rsid w:val="007732AA"/>
    <w:rsid w:val="007732AF"/>
    <w:rsid w:val="007733F8"/>
    <w:rsid w:val="0077341D"/>
    <w:rsid w:val="00773530"/>
    <w:rsid w:val="007737C5"/>
    <w:rsid w:val="007738B1"/>
    <w:rsid w:val="00773903"/>
    <w:rsid w:val="007739FF"/>
    <w:rsid w:val="00773CFA"/>
    <w:rsid w:val="00773D64"/>
    <w:rsid w:val="00773EB1"/>
    <w:rsid w:val="00774007"/>
    <w:rsid w:val="00774068"/>
    <w:rsid w:val="00774485"/>
    <w:rsid w:val="007744C7"/>
    <w:rsid w:val="007744F8"/>
    <w:rsid w:val="0077485E"/>
    <w:rsid w:val="00774A65"/>
    <w:rsid w:val="00774AF9"/>
    <w:rsid w:val="00774B0A"/>
    <w:rsid w:val="00774C12"/>
    <w:rsid w:val="00774EC9"/>
    <w:rsid w:val="00774FD3"/>
    <w:rsid w:val="00775044"/>
    <w:rsid w:val="007752EE"/>
    <w:rsid w:val="0077535B"/>
    <w:rsid w:val="00775524"/>
    <w:rsid w:val="00775633"/>
    <w:rsid w:val="007757CF"/>
    <w:rsid w:val="00775800"/>
    <w:rsid w:val="0077580A"/>
    <w:rsid w:val="00775829"/>
    <w:rsid w:val="0077587A"/>
    <w:rsid w:val="00775A05"/>
    <w:rsid w:val="00775AA6"/>
    <w:rsid w:val="00775B78"/>
    <w:rsid w:val="00775D2C"/>
    <w:rsid w:val="00775DB5"/>
    <w:rsid w:val="00775E7E"/>
    <w:rsid w:val="00775F69"/>
    <w:rsid w:val="007760CE"/>
    <w:rsid w:val="0077619C"/>
    <w:rsid w:val="007762B4"/>
    <w:rsid w:val="00776376"/>
    <w:rsid w:val="007763CF"/>
    <w:rsid w:val="007763D4"/>
    <w:rsid w:val="007764FD"/>
    <w:rsid w:val="0077661E"/>
    <w:rsid w:val="00776810"/>
    <w:rsid w:val="007768D5"/>
    <w:rsid w:val="00776A05"/>
    <w:rsid w:val="00776A31"/>
    <w:rsid w:val="00776ABD"/>
    <w:rsid w:val="00776B0A"/>
    <w:rsid w:val="00776B11"/>
    <w:rsid w:val="00776D25"/>
    <w:rsid w:val="00776E60"/>
    <w:rsid w:val="00776EB9"/>
    <w:rsid w:val="0077723A"/>
    <w:rsid w:val="00777258"/>
    <w:rsid w:val="007772EA"/>
    <w:rsid w:val="00777386"/>
    <w:rsid w:val="007773A0"/>
    <w:rsid w:val="007774D4"/>
    <w:rsid w:val="00777702"/>
    <w:rsid w:val="00777748"/>
    <w:rsid w:val="007777D8"/>
    <w:rsid w:val="007777FC"/>
    <w:rsid w:val="0077780B"/>
    <w:rsid w:val="007778B7"/>
    <w:rsid w:val="007778E3"/>
    <w:rsid w:val="007779B1"/>
    <w:rsid w:val="00777B3C"/>
    <w:rsid w:val="00777B45"/>
    <w:rsid w:val="00777B54"/>
    <w:rsid w:val="00777BE7"/>
    <w:rsid w:val="00777BF9"/>
    <w:rsid w:val="00777DEA"/>
    <w:rsid w:val="00777E94"/>
    <w:rsid w:val="00777EE1"/>
    <w:rsid w:val="00777FB6"/>
    <w:rsid w:val="00780033"/>
    <w:rsid w:val="0078007A"/>
    <w:rsid w:val="007801A0"/>
    <w:rsid w:val="00780265"/>
    <w:rsid w:val="007802A1"/>
    <w:rsid w:val="007802F2"/>
    <w:rsid w:val="00780305"/>
    <w:rsid w:val="00780332"/>
    <w:rsid w:val="00780384"/>
    <w:rsid w:val="007803F1"/>
    <w:rsid w:val="00780571"/>
    <w:rsid w:val="007805EE"/>
    <w:rsid w:val="00780657"/>
    <w:rsid w:val="007806C0"/>
    <w:rsid w:val="007808C9"/>
    <w:rsid w:val="00780928"/>
    <w:rsid w:val="00780A6C"/>
    <w:rsid w:val="00780B15"/>
    <w:rsid w:val="00780B1F"/>
    <w:rsid w:val="00780B6E"/>
    <w:rsid w:val="00780C0B"/>
    <w:rsid w:val="00780CA5"/>
    <w:rsid w:val="00780CFF"/>
    <w:rsid w:val="00780D36"/>
    <w:rsid w:val="00780D4E"/>
    <w:rsid w:val="00780DE3"/>
    <w:rsid w:val="007810B3"/>
    <w:rsid w:val="00781249"/>
    <w:rsid w:val="00781287"/>
    <w:rsid w:val="00781514"/>
    <w:rsid w:val="00781623"/>
    <w:rsid w:val="00781822"/>
    <w:rsid w:val="007818E4"/>
    <w:rsid w:val="00781903"/>
    <w:rsid w:val="0078192A"/>
    <w:rsid w:val="0078199F"/>
    <w:rsid w:val="007819CD"/>
    <w:rsid w:val="00781BED"/>
    <w:rsid w:val="00781C9D"/>
    <w:rsid w:val="00781CB9"/>
    <w:rsid w:val="00781E21"/>
    <w:rsid w:val="00781EA9"/>
    <w:rsid w:val="007822D9"/>
    <w:rsid w:val="0078233F"/>
    <w:rsid w:val="0078253E"/>
    <w:rsid w:val="00782715"/>
    <w:rsid w:val="00782795"/>
    <w:rsid w:val="00782867"/>
    <w:rsid w:val="0078288B"/>
    <w:rsid w:val="0078288D"/>
    <w:rsid w:val="00782BC1"/>
    <w:rsid w:val="00782C9C"/>
    <w:rsid w:val="00782CB3"/>
    <w:rsid w:val="0078304A"/>
    <w:rsid w:val="00783112"/>
    <w:rsid w:val="00783528"/>
    <w:rsid w:val="00783532"/>
    <w:rsid w:val="007835A4"/>
    <w:rsid w:val="007835E0"/>
    <w:rsid w:val="007836F9"/>
    <w:rsid w:val="00783787"/>
    <w:rsid w:val="00783899"/>
    <w:rsid w:val="0078392F"/>
    <w:rsid w:val="007839DB"/>
    <w:rsid w:val="00783AF2"/>
    <w:rsid w:val="00783C07"/>
    <w:rsid w:val="00783C6A"/>
    <w:rsid w:val="00783D22"/>
    <w:rsid w:val="00783D86"/>
    <w:rsid w:val="00783DAC"/>
    <w:rsid w:val="00783E43"/>
    <w:rsid w:val="00784004"/>
    <w:rsid w:val="00784018"/>
    <w:rsid w:val="00784078"/>
    <w:rsid w:val="007840C2"/>
    <w:rsid w:val="0078411E"/>
    <w:rsid w:val="00784304"/>
    <w:rsid w:val="00784324"/>
    <w:rsid w:val="007843D6"/>
    <w:rsid w:val="0078441F"/>
    <w:rsid w:val="007845E2"/>
    <w:rsid w:val="00784604"/>
    <w:rsid w:val="00784695"/>
    <w:rsid w:val="007846AE"/>
    <w:rsid w:val="007846EF"/>
    <w:rsid w:val="00784809"/>
    <w:rsid w:val="007849B0"/>
    <w:rsid w:val="00784A01"/>
    <w:rsid w:val="00784A79"/>
    <w:rsid w:val="00784AA9"/>
    <w:rsid w:val="00784E34"/>
    <w:rsid w:val="00784E43"/>
    <w:rsid w:val="00784EDD"/>
    <w:rsid w:val="00784F31"/>
    <w:rsid w:val="00785023"/>
    <w:rsid w:val="00785285"/>
    <w:rsid w:val="007852B5"/>
    <w:rsid w:val="0078536B"/>
    <w:rsid w:val="007854CE"/>
    <w:rsid w:val="00785542"/>
    <w:rsid w:val="007855F8"/>
    <w:rsid w:val="00785676"/>
    <w:rsid w:val="007857B9"/>
    <w:rsid w:val="007857C3"/>
    <w:rsid w:val="007858F6"/>
    <w:rsid w:val="00785C5A"/>
    <w:rsid w:val="00785FCF"/>
    <w:rsid w:val="00785FDA"/>
    <w:rsid w:val="0078613E"/>
    <w:rsid w:val="007861E7"/>
    <w:rsid w:val="00786705"/>
    <w:rsid w:val="00786A2D"/>
    <w:rsid w:val="00786A43"/>
    <w:rsid w:val="00786A83"/>
    <w:rsid w:val="00786CCB"/>
    <w:rsid w:val="00786DCE"/>
    <w:rsid w:val="00786F7F"/>
    <w:rsid w:val="00786FB3"/>
    <w:rsid w:val="00786FB9"/>
    <w:rsid w:val="0078712B"/>
    <w:rsid w:val="0078720A"/>
    <w:rsid w:val="0078741E"/>
    <w:rsid w:val="0078756D"/>
    <w:rsid w:val="007879BC"/>
    <w:rsid w:val="00787BCF"/>
    <w:rsid w:val="00787C9C"/>
    <w:rsid w:val="00790201"/>
    <w:rsid w:val="007902A6"/>
    <w:rsid w:val="007902BA"/>
    <w:rsid w:val="00790322"/>
    <w:rsid w:val="00790346"/>
    <w:rsid w:val="0079036A"/>
    <w:rsid w:val="007905BE"/>
    <w:rsid w:val="00790700"/>
    <w:rsid w:val="0079080C"/>
    <w:rsid w:val="00790A0E"/>
    <w:rsid w:val="00790A41"/>
    <w:rsid w:val="00790A85"/>
    <w:rsid w:val="00790A88"/>
    <w:rsid w:val="00790AF2"/>
    <w:rsid w:val="00790B3C"/>
    <w:rsid w:val="00790B63"/>
    <w:rsid w:val="00790C5C"/>
    <w:rsid w:val="00790D19"/>
    <w:rsid w:val="00790E2F"/>
    <w:rsid w:val="007911AF"/>
    <w:rsid w:val="0079125C"/>
    <w:rsid w:val="00791432"/>
    <w:rsid w:val="007914D4"/>
    <w:rsid w:val="007915C3"/>
    <w:rsid w:val="00791646"/>
    <w:rsid w:val="00791814"/>
    <w:rsid w:val="00791905"/>
    <w:rsid w:val="00791E2B"/>
    <w:rsid w:val="00792053"/>
    <w:rsid w:val="00792191"/>
    <w:rsid w:val="007922A9"/>
    <w:rsid w:val="007924D6"/>
    <w:rsid w:val="0079253E"/>
    <w:rsid w:val="00792678"/>
    <w:rsid w:val="0079267B"/>
    <w:rsid w:val="007926F5"/>
    <w:rsid w:val="0079287E"/>
    <w:rsid w:val="00792A03"/>
    <w:rsid w:val="00792AD4"/>
    <w:rsid w:val="00792C2F"/>
    <w:rsid w:val="00792C6B"/>
    <w:rsid w:val="00792C76"/>
    <w:rsid w:val="00792CFC"/>
    <w:rsid w:val="00792FAF"/>
    <w:rsid w:val="007932AD"/>
    <w:rsid w:val="007933D1"/>
    <w:rsid w:val="00793421"/>
    <w:rsid w:val="00793642"/>
    <w:rsid w:val="007936C2"/>
    <w:rsid w:val="007937C2"/>
    <w:rsid w:val="007937F5"/>
    <w:rsid w:val="007938A4"/>
    <w:rsid w:val="007938A8"/>
    <w:rsid w:val="0079390B"/>
    <w:rsid w:val="0079392B"/>
    <w:rsid w:val="0079396D"/>
    <w:rsid w:val="00793AB6"/>
    <w:rsid w:val="00793ABB"/>
    <w:rsid w:val="00793BB5"/>
    <w:rsid w:val="00793DC9"/>
    <w:rsid w:val="00793F98"/>
    <w:rsid w:val="0079400A"/>
    <w:rsid w:val="0079400C"/>
    <w:rsid w:val="0079414B"/>
    <w:rsid w:val="007943A5"/>
    <w:rsid w:val="007943C4"/>
    <w:rsid w:val="00794412"/>
    <w:rsid w:val="00794553"/>
    <w:rsid w:val="007945C1"/>
    <w:rsid w:val="007945C6"/>
    <w:rsid w:val="0079478C"/>
    <w:rsid w:val="00794925"/>
    <w:rsid w:val="007949AA"/>
    <w:rsid w:val="00794ACC"/>
    <w:rsid w:val="00794D21"/>
    <w:rsid w:val="00794DED"/>
    <w:rsid w:val="00794ED1"/>
    <w:rsid w:val="00795279"/>
    <w:rsid w:val="00795292"/>
    <w:rsid w:val="007952C3"/>
    <w:rsid w:val="007952F4"/>
    <w:rsid w:val="007952FD"/>
    <w:rsid w:val="0079536A"/>
    <w:rsid w:val="0079548A"/>
    <w:rsid w:val="007958F8"/>
    <w:rsid w:val="00795973"/>
    <w:rsid w:val="00795A86"/>
    <w:rsid w:val="00795B40"/>
    <w:rsid w:val="00795B78"/>
    <w:rsid w:val="00795C14"/>
    <w:rsid w:val="00795C89"/>
    <w:rsid w:val="00795D83"/>
    <w:rsid w:val="00795E18"/>
    <w:rsid w:val="00795FDA"/>
    <w:rsid w:val="00796029"/>
    <w:rsid w:val="007960B9"/>
    <w:rsid w:val="00796133"/>
    <w:rsid w:val="007962CF"/>
    <w:rsid w:val="00796307"/>
    <w:rsid w:val="00796346"/>
    <w:rsid w:val="00796375"/>
    <w:rsid w:val="00796380"/>
    <w:rsid w:val="0079671D"/>
    <w:rsid w:val="00796789"/>
    <w:rsid w:val="007967AE"/>
    <w:rsid w:val="007968D3"/>
    <w:rsid w:val="00796949"/>
    <w:rsid w:val="00796C8A"/>
    <w:rsid w:val="00796DDB"/>
    <w:rsid w:val="00796E0E"/>
    <w:rsid w:val="007970C7"/>
    <w:rsid w:val="00797480"/>
    <w:rsid w:val="007974A7"/>
    <w:rsid w:val="00797802"/>
    <w:rsid w:val="00797817"/>
    <w:rsid w:val="00797B03"/>
    <w:rsid w:val="00797E1C"/>
    <w:rsid w:val="00797F58"/>
    <w:rsid w:val="00797F7A"/>
    <w:rsid w:val="0079DB0C"/>
    <w:rsid w:val="007A015A"/>
    <w:rsid w:val="007A037A"/>
    <w:rsid w:val="007A0463"/>
    <w:rsid w:val="007A0526"/>
    <w:rsid w:val="007A05F6"/>
    <w:rsid w:val="007A0646"/>
    <w:rsid w:val="007A07BD"/>
    <w:rsid w:val="007A0818"/>
    <w:rsid w:val="007A0835"/>
    <w:rsid w:val="007A0BED"/>
    <w:rsid w:val="007A0C18"/>
    <w:rsid w:val="007A0C89"/>
    <w:rsid w:val="007A0D6B"/>
    <w:rsid w:val="007A0DD4"/>
    <w:rsid w:val="007A0E98"/>
    <w:rsid w:val="007A0F7F"/>
    <w:rsid w:val="007A0FF3"/>
    <w:rsid w:val="007A114E"/>
    <w:rsid w:val="007A126C"/>
    <w:rsid w:val="007A15D7"/>
    <w:rsid w:val="007A16F1"/>
    <w:rsid w:val="007A1793"/>
    <w:rsid w:val="007A1A02"/>
    <w:rsid w:val="007A1A2D"/>
    <w:rsid w:val="007A1B55"/>
    <w:rsid w:val="007A1BA4"/>
    <w:rsid w:val="007A1C2C"/>
    <w:rsid w:val="007A1C3A"/>
    <w:rsid w:val="007A1CB9"/>
    <w:rsid w:val="007A1CD5"/>
    <w:rsid w:val="007A1D4D"/>
    <w:rsid w:val="007A1F44"/>
    <w:rsid w:val="007A1FB5"/>
    <w:rsid w:val="007A22AB"/>
    <w:rsid w:val="007A2324"/>
    <w:rsid w:val="007A232A"/>
    <w:rsid w:val="007A23C0"/>
    <w:rsid w:val="007A2525"/>
    <w:rsid w:val="007A2624"/>
    <w:rsid w:val="007A2625"/>
    <w:rsid w:val="007A2680"/>
    <w:rsid w:val="007A275C"/>
    <w:rsid w:val="007A28D8"/>
    <w:rsid w:val="007A28F0"/>
    <w:rsid w:val="007A29E6"/>
    <w:rsid w:val="007A2A5C"/>
    <w:rsid w:val="007A2AC9"/>
    <w:rsid w:val="007A2CD1"/>
    <w:rsid w:val="007A2E36"/>
    <w:rsid w:val="007A2E86"/>
    <w:rsid w:val="007A2F34"/>
    <w:rsid w:val="007A2FDC"/>
    <w:rsid w:val="007A3117"/>
    <w:rsid w:val="007A31AC"/>
    <w:rsid w:val="007A341D"/>
    <w:rsid w:val="007A353C"/>
    <w:rsid w:val="007A369E"/>
    <w:rsid w:val="007A36C3"/>
    <w:rsid w:val="007A37E9"/>
    <w:rsid w:val="007A389F"/>
    <w:rsid w:val="007A3A7B"/>
    <w:rsid w:val="007A3BC8"/>
    <w:rsid w:val="007A3C89"/>
    <w:rsid w:val="007A3DCC"/>
    <w:rsid w:val="007A3DD8"/>
    <w:rsid w:val="007A3EE3"/>
    <w:rsid w:val="007A3FA1"/>
    <w:rsid w:val="007A405B"/>
    <w:rsid w:val="007A42BC"/>
    <w:rsid w:val="007A42C8"/>
    <w:rsid w:val="007A44CC"/>
    <w:rsid w:val="007A478D"/>
    <w:rsid w:val="007A47AD"/>
    <w:rsid w:val="007A49B5"/>
    <w:rsid w:val="007A49ED"/>
    <w:rsid w:val="007A49F9"/>
    <w:rsid w:val="007A4A87"/>
    <w:rsid w:val="007A4CB5"/>
    <w:rsid w:val="007A4E6B"/>
    <w:rsid w:val="007A4F12"/>
    <w:rsid w:val="007A4F42"/>
    <w:rsid w:val="007A5212"/>
    <w:rsid w:val="007A529A"/>
    <w:rsid w:val="007A535F"/>
    <w:rsid w:val="007A54E3"/>
    <w:rsid w:val="007A56BE"/>
    <w:rsid w:val="007A56DC"/>
    <w:rsid w:val="007A5760"/>
    <w:rsid w:val="007A59EE"/>
    <w:rsid w:val="007A5B6D"/>
    <w:rsid w:val="007A5D51"/>
    <w:rsid w:val="007A5E82"/>
    <w:rsid w:val="007A5EBC"/>
    <w:rsid w:val="007A5F4E"/>
    <w:rsid w:val="007A5FE0"/>
    <w:rsid w:val="007A616F"/>
    <w:rsid w:val="007A6203"/>
    <w:rsid w:val="007A6221"/>
    <w:rsid w:val="007A638D"/>
    <w:rsid w:val="007A6650"/>
    <w:rsid w:val="007A668D"/>
    <w:rsid w:val="007A6737"/>
    <w:rsid w:val="007A685C"/>
    <w:rsid w:val="007A68B2"/>
    <w:rsid w:val="007A68FE"/>
    <w:rsid w:val="007A6A16"/>
    <w:rsid w:val="007A6A30"/>
    <w:rsid w:val="007A6A9D"/>
    <w:rsid w:val="007A6C14"/>
    <w:rsid w:val="007A6CBC"/>
    <w:rsid w:val="007A6ECE"/>
    <w:rsid w:val="007A6FD3"/>
    <w:rsid w:val="007A70F9"/>
    <w:rsid w:val="007A714D"/>
    <w:rsid w:val="007A7401"/>
    <w:rsid w:val="007A7455"/>
    <w:rsid w:val="007A74D7"/>
    <w:rsid w:val="007A7950"/>
    <w:rsid w:val="007A79A6"/>
    <w:rsid w:val="007A7A7E"/>
    <w:rsid w:val="007A7AFC"/>
    <w:rsid w:val="007A7B23"/>
    <w:rsid w:val="007A7B55"/>
    <w:rsid w:val="007A7BB9"/>
    <w:rsid w:val="007A7CD2"/>
    <w:rsid w:val="007A7D9F"/>
    <w:rsid w:val="007A7DCA"/>
    <w:rsid w:val="007A7EC1"/>
    <w:rsid w:val="007A7F0B"/>
    <w:rsid w:val="007B0134"/>
    <w:rsid w:val="007B021E"/>
    <w:rsid w:val="007B0232"/>
    <w:rsid w:val="007B02B3"/>
    <w:rsid w:val="007B0354"/>
    <w:rsid w:val="007B0576"/>
    <w:rsid w:val="007B0586"/>
    <w:rsid w:val="007B05A9"/>
    <w:rsid w:val="007B05C6"/>
    <w:rsid w:val="007B0783"/>
    <w:rsid w:val="007B093A"/>
    <w:rsid w:val="007B09E0"/>
    <w:rsid w:val="007B0A99"/>
    <w:rsid w:val="007B0D45"/>
    <w:rsid w:val="007B0E07"/>
    <w:rsid w:val="007B13E6"/>
    <w:rsid w:val="007B14F6"/>
    <w:rsid w:val="007B157D"/>
    <w:rsid w:val="007B1624"/>
    <w:rsid w:val="007B1635"/>
    <w:rsid w:val="007B168D"/>
    <w:rsid w:val="007B196E"/>
    <w:rsid w:val="007B1A44"/>
    <w:rsid w:val="007B1BE5"/>
    <w:rsid w:val="007B1CAE"/>
    <w:rsid w:val="007B1CC3"/>
    <w:rsid w:val="007B1CD9"/>
    <w:rsid w:val="007B1CDD"/>
    <w:rsid w:val="007B1E21"/>
    <w:rsid w:val="007B203F"/>
    <w:rsid w:val="007B215F"/>
    <w:rsid w:val="007B218B"/>
    <w:rsid w:val="007B21F1"/>
    <w:rsid w:val="007B220F"/>
    <w:rsid w:val="007B2216"/>
    <w:rsid w:val="007B23CB"/>
    <w:rsid w:val="007B2409"/>
    <w:rsid w:val="007B245B"/>
    <w:rsid w:val="007B24F2"/>
    <w:rsid w:val="007B2537"/>
    <w:rsid w:val="007B25DF"/>
    <w:rsid w:val="007B2725"/>
    <w:rsid w:val="007B297D"/>
    <w:rsid w:val="007B2A2D"/>
    <w:rsid w:val="007B2BA8"/>
    <w:rsid w:val="007B2D13"/>
    <w:rsid w:val="007B2E08"/>
    <w:rsid w:val="007B2E71"/>
    <w:rsid w:val="007B303D"/>
    <w:rsid w:val="007B3080"/>
    <w:rsid w:val="007B3325"/>
    <w:rsid w:val="007B33D5"/>
    <w:rsid w:val="007B3478"/>
    <w:rsid w:val="007B347D"/>
    <w:rsid w:val="007B3662"/>
    <w:rsid w:val="007B36D0"/>
    <w:rsid w:val="007B3770"/>
    <w:rsid w:val="007B389F"/>
    <w:rsid w:val="007B3965"/>
    <w:rsid w:val="007B39D1"/>
    <w:rsid w:val="007B3A17"/>
    <w:rsid w:val="007B3D85"/>
    <w:rsid w:val="007B3F71"/>
    <w:rsid w:val="007B4046"/>
    <w:rsid w:val="007B40C4"/>
    <w:rsid w:val="007B40FF"/>
    <w:rsid w:val="007B4171"/>
    <w:rsid w:val="007B424E"/>
    <w:rsid w:val="007B43D0"/>
    <w:rsid w:val="007B44DB"/>
    <w:rsid w:val="007B45E6"/>
    <w:rsid w:val="007B4622"/>
    <w:rsid w:val="007B47B2"/>
    <w:rsid w:val="007B47CD"/>
    <w:rsid w:val="007B4A62"/>
    <w:rsid w:val="007B4BFA"/>
    <w:rsid w:val="007B4E19"/>
    <w:rsid w:val="007B4E88"/>
    <w:rsid w:val="007B4E9B"/>
    <w:rsid w:val="007B4F83"/>
    <w:rsid w:val="007B5019"/>
    <w:rsid w:val="007B501D"/>
    <w:rsid w:val="007B5082"/>
    <w:rsid w:val="007B50AB"/>
    <w:rsid w:val="007B50F1"/>
    <w:rsid w:val="007B52A1"/>
    <w:rsid w:val="007B536F"/>
    <w:rsid w:val="007B53E4"/>
    <w:rsid w:val="007B5467"/>
    <w:rsid w:val="007B5665"/>
    <w:rsid w:val="007B5690"/>
    <w:rsid w:val="007B56A3"/>
    <w:rsid w:val="007B5709"/>
    <w:rsid w:val="007B584C"/>
    <w:rsid w:val="007B58D5"/>
    <w:rsid w:val="007B58F1"/>
    <w:rsid w:val="007B5AE6"/>
    <w:rsid w:val="007B5BDA"/>
    <w:rsid w:val="007B5CED"/>
    <w:rsid w:val="007B5F53"/>
    <w:rsid w:val="007B61E5"/>
    <w:rsid w:val="007B62D2"/>
    <w:rsid w:val="007B63C4"/>
    <w:rsid w:val="007B647E"/>
    <w:rsid w:val="007B64DE"/>
    <w:rsid w:val="007B655F"/>
    <w:rsid w:val="007B657B"/>
    <w:rsid w:val="007B65BD"/>
    <w:rsid w:val="007B68BF"/>
    <w:rsid w:val="007B6969"/>
    <w:rsid w:val="007B6E04"/>
    <w:rsid w:val="007B6E31"/>
    <w:rsid w:val="007B6F1A"/>
    <w:rsid w:val="007B71BF"/>
    <w:rsid w:val="007B71E3"/>
    <w:rsid w:val="007B72DE"/>
    <w:rsid w:val="007B736A"/>
    <w:rsid w:val="007B7377"/>
    <w:rsid w:val="007B7390"/>
    <w:rsid w:val="007B7728"/>
    <w:rsid w:val="007B7786"/>
    <w:rsid w:val="007B7857"/>
    <w:rsid w:val="007B78D6"/>
    <w:rsid w:val="007B78ED"/>
    <w:rsid w:val="007B7A1E"/>
    <w:rsid w:val="007B7AE2"/>
    <w:rsid w:val="007B7BB0"/>
    <w:rsid w:val="007B7FB0"/>
    <w:rsid w:val="007B7FC9"/>
    <w:rsid w:val="007C0148"/>
    <w:rsid w:val="007C023D"/>
    <w:rsid w:val="007C0269"/>
    <w:rsid w:val="007C02B5"/>
    <w:rsid w:val="007C0331"/>
    <w:rsid w:val="007C04C7"/>
    <w:rsid w:val="007C052C"/>
    <w:rsid w:val="007C076E"/>
    <w:rsid w:val="007C07F9"/>
    <w:rsid w:val="007C0CA6"/>
    <w:rsid w:val="007C0CC1"/>
    <w:rsid w:val="007C0D8F"/>
    <w:rsid w:val="007C0E1A"/>
    <w:rsid w:val="007C0E62"/>
    <w:rsid w:val="007C0EB3"/>
    <w:rsid w:val="007C0FBA"/>
    <w:rsid w:val="007C102D"/>
    <w:rsid w:val="007C1041"/>
    <w:rsid w:val="007C104F"/>
    <w:rsid w:val="007C1067"/>
    <w:rsid w:val="007C111D"/>
    <w:rsid w:val="007C1168"/>
    <w:rsid w:val="007C12E1"/>
    <w:rsid w:val="007C1335"/>
    <w:rsid w:val="007C1346"/>
    <w:rsid w:val="007C16B2"/>
    <w:rsid w:val="007C170B"/>
    <w:rsid w:val="007C1D77"/>
    <w:rsid w:val="007C1D89"/>
    <w:rsid w:val="007C21AD"/>
    <w:rsid w:val="007C24A2"/>
    <w:rsid w:val="007C25BF"/>
    <w:rsid w:val="007C25F1"/>
    <w:rsid w:val="007C268C"/>
    <w:rsid w:val="007C271C"/>
    <w:rsid w:val="007C2776"/>
    <w:rsid w:val="007C2916"/>
    <w:rsid w:val="007C29B5"/>
    <w:rsid w:val="007C2B2C"/>
    <w:rsid w:val="007C2B45"/>
    <w:rsid w:val="007C2C08"/>
    <w:rsid w:val="007C2E7C"/>
    <w:rsid w:val="007C2F5E"/>
    <w:rsid w:val="007C2FB7"/>
    <w:rsid w:val="007C2FD7"/>
    <w:rsid w:val="007C3224"/>
    <w:rsid w:val="007C32BF"/>
    <w:rsid w:val="007C3316"/>
    <w:rsid w:val="007C3353"/>
    <w:rsid w:val="007C355F"/>
    <w:rsid w:val="007C3637"/>
    <w:rsid w:val="007C36DD"/>
    <w:rsid w:val="007C3A49"/>
    <w:rsid w:val="007C3BD8"/>
    <w:rsid w:val="007C3F79"/>
    <w:rsid w:val="007C40A4"/>
    <w:rsid w:val="007C40B5"/>
    <w:rsid w:val="007C4199"/>
    <w:rsid w:val="007C4348"/>
    <w:rsid w:val="007C4359"/>
    <w:rsid w:val="007C4370"/>
    <w:rsid w:val="007C4484"/>
    <w:rsid w:val="007C45E9"/>
    <w:rsid w:val="007C45FC"/>
    <w:rsid w:val="007C4621"/>
    <w:rsid w:val="007C4920"/>
    <w:rsid w:val="007C4A4A"/>
    <w:rsid w:val="007C4B27"/>
    <w:rsid w:val="007C4C62"/>
    <w:rsid w:val="007C4E3B"/>
    <w:rsid w:val="007C4E62"/>
    <w:rsid w:val="007C5104"/>
    <w:rsid w:val="007C51CC"/>
    <w:rsid w:val="007C5237"/>
    <w:rsid w:val="007C544C"/>
    <w:rsid w:val="007C549D"/>
    <w:rsid w:val="007C54CF"/>
    <w:rsid w:val="007C5505"/>
    <w:rsid w:val="007C5693"/>
    <w:rsid w:val="007C5796"/>
    <w:rsid w:val="007C57FD"/>
    <w:rsid w:val="007C5856"/>
    <w:rsid w:val="007C5AE7"/>
    <w:rsid w:val="007C5BF9"/>
    <w:rsid w:val="007C5D1C"/>
    <w:rsid w:val="007C5D3A"/>
    <w:rsid w:val="007C5E0E"/>
    <w:rsid w:val="007C5E86"/>
    <w:rsid w:val="007C5F25"/>
    <w:rsid w:val="007C5FC9"/>
    <w:rsid w:val="007C612A"/>
    <w:rsid w:val="007C6136"/>
    <w:rsid w:val="007C61FC"/>
    <w:rsid w:val="007C6480"/>
    <w:rsid w:val="007C65B0"/>
    <w:rsid w:val="007C6712"/>
    <w:rsid w:val="007C6A7A"/>
    <w:rsid w:val="007C6A7E"/>
    <w:rsid w:val="007C6B64"/>
    <w:rsid w:val="007C6B7B"/>
    <w:rsid w:val="007C6CE4"/>
    <w:rsid w:val="007C6E6D"/>
    <w:rsid w:val="007C6ECE"/>
    <w:rsid w:val="007C6F53"/>
    <w:rsid w:val="007C6FB1"/>
    <w:rsid w:val="007C70ED"/>
    <w:rsid w:val="007C71FA"/>
    <w:rsid w:val="007C731A"/>
    <w:rsid w:val="007C762F"/>
    <w:rsid w:val="007C7740"/>
    <w:rsid w:val="007C7845"/>
    <w:rsid w:val="007C7FB5"/>
    <w:rsid w:val="007D0103"/>
    <w:rsid w:val="007D0117"/>
    <w:rsid w:val="007D018B"/>
    <w:rsid w:val="007D01F9"/>
    <w:rsid w:val="007D025A"/>
    <w:rsid w:val="007D032E"/>
    <w:rsid w:val="007D0388"/>
    <w:rsid w:val="007D0520"/>
    <w:rsid w:val="007D0701"/>
    <w:rsid w:val="007D0953"/>
    <w:rsid w:val="007D0B35"/>
    <w:rsid w:val="007D0BCC"/>
    <w:rsid w:val="007D0EDA"/>
    <w:rsid w:val="007D0F75"/>
    <w:rsid w:val="007D118B"/>
    <w:rsid w:val="007D126E"/>
    <w:rsid w:val="007D135F"/>
    <w:rsid w:val="007D1487"/>
    <w:rsid w:val="007D1526"/>
    <w:rsid w:val="007D15ED"/>
    <w:rsid w:val="007D18D2"/>
    <w:rsid w:val="007D19ED"/>
    <w:rsid w:val="007D1BBF"/>
    <w:rsid w:val="007D1D46"/>
    <w:rsid w:val="007D1ED8"/>
    <w:rsid w:val="007D1EE7"/>
    <w:rsid w:val="007D1F96"/>
    <w:rsid w:val="007D1F98"/>
    <w:rsid w:val="007D2141"/>
    <w:rsid w:val="007D23D4"/>
    <w:rsid w:val="007D2580"/>
    <w:rsid w:val="007D25C3"/>
    <w:rsid w:val="007D27D6"/>
    <w:rsid w:val="007D2809"/>
    <w:rsid w:val="007D282F"/>
    <w:rsid w:val="007D28C4"/>
    <w:rsid w:val="007D2920"/>
    <w:rsid w:val="007D2B28"/>
    <w:rsid w:val="007D2B69"/>
    <w:rsid w:val="007D2BB4"/>
    <w:rsid w:val="007D2C75"/>
    <w:rsid w:val="007D2C8D"/>
    <w:rsid w:val="007D3149"/>
    <w:rsid w:val="007D31DD"/>
    <w:rsid w:val="007D31E0"/>
    <w:rsid w:val="007D32F5"/>
    <w:rsid w:val="007D332E"/>
    <w:rsid w:val="007D335D"/>
    <w:rsid w:val="007D3401"/>
    <w:rsid w:val="007D3467"/>
    <w:rsid w:val="007D3658"/>
    <w:rsid w:val="007D37FA"/>
    <w:rsid w:val="007D3AD4"/>
    <w:rsid w:val="007D3C8E"/>
    <w:rsid w:val="007D3DF4"/>
    <w:rsid w:val="007D3EBD"/>
    <w:rsid w:val="007D3F0D"/>
    <w:rsid w:val="007D3F0E"/>
    <w:rsid w:val="007D4033"/>
    <w:rsid w:val="007D42A6"/>
    <w:rsid w:val="007D45A9"/>
    <w:rsid w:val="007D4614"/>
    <w:rsid w:val="007D4662"/>
    <w:rsid w:val="007D4781"/>
    <w:rsid w:val="007D4869"/>
    <w:rsid w:val="007D4A5B"/>
    <w:rsid w:val="007D4BDD"/>
    <w:rsid w:val="007D504A"/>
    <w:rsid w:val="007D50FE"/>
    <w:rsid w:val="007D51B0"/>
    <w:rsid w:val="007D5274"/>
    <w:rsid w:val="007D5295"/>
    <w:rsid w:val="007D52CA"/>
    <w:rsid w:val="007D5319"/>
    <w:rsid w:val="007D53AC"/>
    <w:rsid w:val="007D53AF"/>
    <w:rsid w:val="007D5429"/>
    <w:rsid w:val="007D54E8"/>
    <w:rsid w:val="007D5640"/>
    <w:rsid w:val="007D59E7"/>
    <w:rsid w:val="007D5A25"/>
    <w:rsid w:val="007D5A28"/>
    <w:rsid w:val="007D5A51"/>
    <w:rsid w:val="007D5B6A"/>
    <w:rsid w:val="007D5BC8"/>
    <w:rsid w:val="007D60FD"/>
    <w:rsid w:val="007D6326"/>
    <w:rsid w:val="007D64A8"/>
    <w:rsid w:val="007D64E9"/>
    <w:rsid w:val="007D64EF"/>
    <w:rsid w:val="007D66AA"/>
    <w:rsid w:val="007D67F3"/>
    <w:rsid w:val="007D6935"/>
    <w:rsid w:val="007D6A53"/>
    <w:rsid w:val="007D6AB0"/>
    <w:rsid w:val="007D6CAA"/>
    <w:rsid w:val="007D6D61"/>
    <w:rsid w:val="007D6EAF"/>
    <w:rsid w:val="007D7098"/>
    <w:rsid w:val="007D715E"/>
    <w:rsid w:val="007D72AE"/>
    <w:rsid w:val="007D72B4"/>
    <w:rsid w:val="007D7324"/>
    <w:rsid w:val="007D7343"/>
    <w:rsid w:val="007D7498"/>
    <w:rsid w:val="007D7629"/>
    <w:rsid w:val="007D77A1"/>
    <w:rsid w:val="007D77DF"/>
    <w:rsid w:val="007D780A"/>
    <w:rsid w:val="007D7866"/>
    <w:rsid w:val="007D797C"/>
    <w:rsid w:val="007D79F4"/>
    <w:rsid w:val="007D79F6"/>
    <w:rsid w:val="007D7A7B"/>
    <w:rsid w:val="007D7B3F"/>
    <w:rsid w:val="007D7B98"/>
    <w:rsid w:val="007D7D8D"/>
    <w:rsid w:val="007D7DCB"/>
    <w:rsid w:val="007D7E4F"/>
    <w:rsid w:val="007D7EEF"/>
    <w:rsid w:val="007D7F39"/>
    <w:rsid w:val="007E007A"/>
    <w:rsid w:val="007E0181"/>
    <w:rsid w:val="007E02F4"/>
    <w:rsid w:val="007E03AA"/>
    <w:rsid w:val="007E03AB"/>
    <w:rsid w:val="007E03B2"/>
    <w:rsid w:val="007E0498"/>
    <w:rsid w:val="007E054B"/>
    <w:rsid w:val="007E0855"/>
    <w:rsid w:val="007E0945"/>
    <w:rsid w:val="007E0954"/>
    <w:rsid w:val="007E0A0C"/>
    <w:rsid w:val="007E0BAA"/>
    <w:rsid w:val="007E0BBF"/>
    <w:rsid w:val="007E0BF0"/>
    <w:rsid w:val="007E0C5A"/>
    <w:rsid w:val="007E0CD1"/>
    <w:rsid w:val="007E0CEE"/>
    <w:rsid w:val="007E0D8F"/>
    <w:rsid w:val="007E0E24"/>
    <w:rsid w:val="007E0E33"/>
    <w:rsid w:val="007E10FB"/>
    <w:rsid w:val="007E113C"/>
    <w:rsid w:val="007E1242"/>
    <w:rsid w:val="007E13BB"/>
    <w:rsid w:val="007E13BC"/>
    <w:rsid w:val="007E1A91"/>
    <w:rsid w:val="007E1E5E"/>
    <w:rsid w:val="007E1FEC"/>
    <w:rsid w:val="007E239D"/>
    <w:rsid w:val="007E2480"/>
    <w:rsid w:val="007E2645"/>
    <w:rsid w:val="007E267B"/>
    <w:rsid w:val="007E2689"/>
    <w:rsid w:val="007E271F"/>
    <w:rsid w:val="007E2738"/>
    <w:rsid w:val="007E27B7"/>
    <w:rsid w:val="007E2A39"/>
    <w:rsid w:val="007E2ABF"/>
    <w:rsid w:val="007E2C9A"/>
    <w:rsid w:val="007E2CF3"/>
    <w:rsid w:val="007E2D73"/>
    <w:rsid w:val="007E2F36"/>
    <w:rsid w:val="007E3406"/>
    <w:rsid w:val="007E342B"/>
    <w:rsid w:val="007E34A5"/>
    <w:rsid w:val="007E3577"/>
    <w:rsid w:val="007E35BF"/>
    <w:rsid w:val="007E36E0"/>
    <w:rsid w:val="007E3864"/>
    <w:rsid w:val="007E3898"/>
    <w:rsid w:val="007E38C8"/>
    <w:rsid w:val="007E3993"/>
    <w:rsid w:val="007E3A81"/>
    <w:rsid w:val="007E3B71"/>
    <w:rsid w:val="007E3ECB"/>
    <w:rsid w:val="007E3F35"/>
    <w:rsid w:val="007E4162"/>
    <w:rsid w:val="007E41B3"/>
    <w:rsid w:val="007E4548"/>
    <w:rsid w:val="007E454D"/>
    <w:rsid w:val="007E4751"/>
    <w:rsid w:val="007E494E"/>
    <w:rsid w:val="007E4A32"/>
    <w:rsid w:val="007E4B70"/>
    <w:rsid w:val="007E4BAF"/>
    <w:rsid w:val="007E4C01"/>
    <w:rsid w:val="007E4C87"/>
    <w:rsid w:val="007E4F14"/>
    <w:rsid w:val="007E4FA4"/>
    <w:rsid w:val="007E4FC7"/>
    <w:rsid w:val="007E50A9"/>
    <w:rsid w:val="007E5284"/>
    <w:rsid w:val="007E5349"/>
    <w:rsid w:val="007E541E"/>
    <w:rsid w:val="007E56C5"/>
    <w:rsid w:val="007E56E3"/>
    <w:rsid w:val="007E58A6"/>
    <w:rsid w:val="007E5978"/>
    <w:rsid w:val="007E5B13"/>
    <w:rsid w:val="007E5B38"/>
    <w:rsid w:val="007E5B7C"/>
    <w:rsid w:val="007E5C6C"/>
    <w:rsid w:val="007E5CE6"/>
    <w:rsid w:val="007E5DE4"/>
    <w:rsid w:val="007E5FC4"/>
    <w:rsid w:val="007E6007"/>
    <w:rsid w:val="007E6173"/>
    <w:rsid w:val="007E61C8"/>
    <w:rsid w:val="007E664C"/>
    <w:rsid w:val="007E6762"/>
    <w:rsid w:val="007E67B0"/>
    <w:rsid w:val="007E6830"/>
    <w:rsid w:val="007E6932"/>
    <w:rsid w:val="007E694E"/>
    <w:rsid w:val="007E6A17"/>
    <w:rsid w:val="007E6BDD"/>
    <w:rsid w:val="007E6BE1"/>
    <w:rsid w:val="007E6BFA"/>
    <w:rsid w:val="007E6C1F"/>
    <w:rsid w:val="007E6EA6"/>
    <w:rsid w:val="007E6EFF"/>
    <w:rsid w:val="007E7007"/>
    <w:rsid w:val="007E70BC"/>
    <w:rsid w:val="007E7149"/>
    <w:rsid w:val="007E717D"/>
    <w:rsid w:val="007E72DF"/>
    <w:rsid w:val="007E75BD"/>
    <w:rsid w:val="007E783F"/>
    <w:rsid w:val="007E7A4E"/>
    <w:rsid w:val="007E7AF6"/>
    <w:rsid w:val="007E7C4F"/>
    <w:rsid w:val="007F001D"/>
    <w:rsid w:val="007F0232"/>
    <w:rsid w:val="007F023A"/>
    <w:rsid w:val="007F0243"/>
    <w:rsid w:val="007F03C7"/>
    <w:rsid w:val="007F03CF"/>
    <w:rsid w:val="007F0452"/>
    <w:rsid w:val="007F0658"/>
    <w:rsid w:val="007F06EB"/>
    <w:rsid w:val="007F08FB"/>
    <w:rsid w:val="007F0939"/>
    <w:rsid w:val="007F09DE"/>
    <w:rsid w:val="007F0A09"/>
    <w:rsid w:val="007F0B57"/>
    <w:rsid w:val="007F0DE0"/>
    <w:rsid w:val="007F0DE1"/>
    <w:rsid w:val="007F0DEE"/>
    <w:rsid w:val="007F0E58"/>
    <w:rsid w:val="007F1099"/>
    <w:rsid w:val="007F1440"/>
    <w:rsid w:val="007F14D5"/>
    <w:rsid w:val="007F164F"/>
    <w:rsid w:val="007F1673"/>
    <w:rsid w:val="007F1C51"/>
    <w:rsid w:val="007F1D3F"/>
    <w:rsid w:val="007F1E00"/>
    <w:rsid w:val="007F1F80"/>
    <w:rsid w:val="007F204D"/>
    <w:rsid w:val="007F21EA"/>
    <w:rsid w:val="007F222A"/>
    <w:rsid w:val="007F2241"/>
    <w:rsid w:val="007F22D8"/>
    <w:rsid w:val="007F2506"/>
    <w:rsid w:val="007F252E"/>
    <w:rsid w:val="007F265F"/>
    <w:rsid w:val="007F2751"/>
    <w:rsid w:val="007F275A"/>
    <w:rsid w:val="007F27DB"/>
    <w:rsid w:val="007F2C62"/>
    <w:rsid w:val="007F2E0E"/>
    <w:rsid w:val="007F2E60"/>
    <w:rsid w:val="007F2F46"/>
    <w:rsid w:val="007F30EE"/>
    <w:rsid w:val="007F3207"/>
    <w:rsid w:val="007F32E6"/>
    <w:rsid w:val="007F339A"/>
    <w:rsid w:val="007F3831"/>
    <w:rsid w:val="007F3B8B"/>
    <w:rsid w:val="007F3C31"/>
    <w:rsid w:val="007F3CBE"/>
    <w:rsid w:val="007F3CC1"/>
    <w:rsid w:val="007F3D4D"/>
    <w:rsid w:val="007F3D50"/>
    <w:rsid w:val="007F3E77"/>
    <w:rsid w:val="007F41EB"/>
    <w:rsid w:val="007F420B"/>
    <w:rsid w:val="007F428B"/>
    <w:rsid w:val="007F42FE"/>
    <w:rsid w:val="007F473C"/>
    <w:rsid w:val="007F477C"/>
    <w:rsid w:val="007F4A76"/>
    <w:rsid w:val="007F4E67"/>
    <w:rsid w:val="007F4FD6"/>
    <w:rsid w:val="007F5007"/>
    <w:rsid w:val="007F51C9"/>
    <w:rsid w:val="007F5258"/>
    <w:rsid w:val="007F52AB"/>
    <w:rsid w:val="007F5384"/>
    <w:rsid w:val="007F5494"/>
    <w:rsid w:val="007F54FE"/>
    <w:rsid w:val="007F5637"/>
    <w:rsid w:val="007F5800"/>
    <w:rsid w:val="007F5815"/>
    <w:rsid w:val="007F582D"/>
    <w:rsid w:val="007F5883"/>
    <w:rsid w:val="007F5974"/>
    <w:rsid w:val="007F59D5"/>
    <w:rsid w:val="007F5C11"/>
    <w:rsid w:val="007F5DDE"/>
    <w:rsid w:val="007F5EC8"/>
    <w:rsid w:val="007F5F54"/>
    <w:rsid w:val="007F5F67"/>
    <w:rsid w:val="007F602A"/>
    <w:rsid w:val="007F6092"/>
    <w:rsid w:val="007F60D9"/>
    <w:rsid w:val="007F6134"/>
    <w:rsid w:val="007F6195"/>
    <w:rsid w:val="007F627D"/>
    <w:rsid w:val="007F62F3"/>
    <w:rsid w:val="007F653C"/>
    <w:rsid w:val="007F6690"/>
    <w:rsid w:val="007F6859"/>
    <w:rsid w:val="007F695A"/>
    <w:rsid w:val="007F6A01"/>
    <w:rsid w:val="007F6C0A"/>
    <w:rsid w:val="007F6CEC"/>
    <w:rsid w:val="007F6DBD"/>
    <w:rsid w:val="007F6DF2"/>
    <w:rsid w:val="007F6F35"/>
    <w:rsid w:val="007F6F9B"/>
    <w:rsid w:val="007F6FB3"/>
    <w:rsid w:val="007F70FA"/>
    <w:rsid w:val="007F717A"/>
    <w:rsid w:val="007F7371"/>
    <w:rsid w:val="007F741D"/>
    <w:rsid w:val="007F7647"/>
    <w:rsid w:val="007F772E"/>
    <w:rsid w:val="007F7A5C"/>
    <w:rsid w:val="007F7D36"/>
    <w:rsid w:val="007F7E6B"/>
    <w:rsid w:val="0080028E"/>
    <w:rsid w:val="00800303"/>
    <w:rsid w:val="0080039D"/>
    <w:rsid w:val="00800537"/>
    <w:rsid w:val="008005A9"/>
    <w:rsid w:val="008005C4"/>
    <w:rsid w:val="008005F4"/>
    <w:rsid w:val="0080079D"/>
    <w:rsid w:val="008007B7"/>
    <w:rsid w:val="00800A01"/>
    <w:rsid w:val="00800A02"/>
    <w:rsid w:val="00800A9C"/>
    <w:rsid w:val="00800BA6"/>
    <w:rsid w:val="00800C20"/>
    <w:rsid w:val="00800C9F"/>
    <w:rsid w:val="00801046"/>
    <w:rsid w:val="00801047"/>
    <w:rsid w:val="00801294"/>
    <w:rsid w:val="008012CA"/>
    <w:rsid w:val="00801353"/>
    <w:rsid w:val="008014AB"/>
    <w:rsid w:val="008015AA"/>
    <w:rsid w:val="00801767"/>
    <w:rsid w:val="008017E5"/>
    <w:rsid w:val="00801896"/>
    <w:rsid w:val="008018FC"/>
    <w:rsid w:val="00801A95"/>
    <w:rsid w:val="00801B02"/>
    <w:rsid w:val="00801B77"/>
    <w:rsid w:val="00801C03"/>
    <w:rsid w:val="00801C76"/>
    <w:rsid w:val="00801F25"/>
    <w:rsid w:val="00801FE7"/>
    <w:rsid w:val="00802033"/>
    <w:rsid w:val="008020CB"/>
    <w:rsid w:val="0080212A"/>
    <w:rsid w:val="0080214E"/>
    <w:rsid w:val="00802271"/>
    <w:rsid w:val="00802490"/>
    <w:rsid w:val="00802503"/>
    <w:rsid w:val="008026E1"/>
    <w:rsid w:val="00802827"/>
    <w:rsid w:val="00802839"/>
    <w:rsid w:val="00802906"/>
    <w:rsid w:val="00802971"/>
    <w:rsid w:val="00802AA4"/>
    <w:rsid w:val="00802B28"/>
    <w:rsid w:val="00802B33"/>
    <w:rsid w:val="00802B3A"/>
    <w:rsid w:val="00802B67"/>
    <w:rsid w:val="00802B97"/>
    <w:rsid w:val="00802BFF"/>
    <w:rsid w:val="00802D8F"/>
    <w:rsid w:val="00802F8B"/>
    <w:rsid w:val="00802F99"/>
    <w:rsid w:val="00803050"/>
    <w:rsid w:val="008031C1"/>
    <w:rsid w:val="00803234"/>
    <w:rsid w:val="00803424"/>
    <w:rsid w:val="008034BC"/>
    <w:rsid w:val="00803866"/>
    <w:rsid w:val="0080388D"/>
    <w:rsid w:val="008039C8"/>
    <w:rsid w:val="00803AFD"/>
    <w:rsid w:val="00803B93"/>
    <w:rsid w:val="00803BFC"/>
    <w:rsid w:val="00803CD7"/>
    <w:rsid w:val="00803E01"/>
    <w:rsid w:val="00803ED4"/>
    <w:rsid w:val="00803F1E"/>
    <w:rsid w:val="00804090"/>
    <w:rsid w:val="008041C5"/>
    <w:rsid w:val="008041F9"/>
    <w:rsid w:val="008044FA"/>
    <w:rsid w:val="0080459A"/>
    <w:rsid w:val="00804738"/>
    <w:rsid w:val="008047B0"/>
    <w:rsid w:val="00804827"/>
    <w:rsid w:val="008048CF"/>
    <w:rsid w:val="008048EF"/>
    <w:rsid w:val="008048F7"/>
    <w:rsid w:val="00804B3B"/>
    <w:rsid w:val="00804C63"/>
    <w:rsid w:val="00804E58"/>
    <w:rsid w:val="008050EC"/>
    <w:rsid w:val="00805213"/>
    <w:rsid w:val="00805302"/>
    <w:rsid w:val="008054F5"/>
    <w:rsid w:val="008055AF"/>
    <w:rsid w:val="008057E9"/>
    <w:rsid w:val="008058F0"/>
    <w:rsid w:val="00805925"/>
    <w:rsid w:val="00805B0F"/>
    <w:rsid w:val="00805C23"/>
    <w:rsid w:val="00805D52"/>
    <w:rsid w:val="00805DF2"/>
    <w:rsid w:val="00805E25"/>
    <w:rsid w:val="00805EAC"/>
    <w:rsid w:val="00805FFB"/>
    <w:rsid w:val="00806238"/>
    <w:rsid w:val="008062C0"/>
    <w:rsid w:val="00806567"/>
    <w:rsid w:val="00806697"/>
    <w:rsid w:val="008066EF"/>
    <w:rsid w:val="00806720"/>
    <w:rsid w:val="00806909"/>
    <w:rsid w:val="008069B4"/>
    <w:rsid w:val="00806A81"/>
    <w:rsid w:val="00806C79"/>
    <w:rsid w:val="00806D77"/>
    <w:rsid w:val="00806D94"/>
    <w:rsid w:val="00806E2B"/>
    <w:rsid w:val="00806FD4"/>
    <w:rsid w:val="0080724B"/>
    <w:rsid w:val="008072A4"/>
    <w:rsid w:val="0080742B"/>
    <w:rsid w:val="0080758E"/>
    <w:rsid w:val="00807A97"/>
    <w:rsid w:val="00807B18"/>
    <w:rsid w:val="00807BD7"/>
    <w:rsid w:val="00807C45"/>
    <w:rsid w:val="00807C92"/>
    <w:rsid w:val="00807D2D"/>
    <w:rsid w:val="00807E1D"/>
    <w:rsid w:val="00807EBE"/>
    <w:rsid w:val="00807ED3"/>
    <w:rsid w:val="00810064"/>
    <w:rsid w:val="00810070"/>
    <w:rsid w:val="0081019F"/>
    <w:rsid w:val="008101A9"/>
    <w:rsid w:val="00810229"/>
    <w:rsid w:val="00810379"/>
    <w:rsid w:val="008104B9"/>
    <w:rsid w:val="008104C0"/>
    <w:rsid w:val="00810B9E"/>
    <w:rsid w:val="00810C39"/>
    <w:rsid w:val="00810D20"/>
    <w:rsid w:val="00810E3F"/>
    <w:rsid w:val="0081130E"/>
    <w:rsid w:val="0081144B"/>
    <w:rsid w:val="0081161B"/>
    <w:rsid w:val="00811625"/>
    <w:rsid w:val="00811656"/>
    <w:rsid w:val="0081171C"/>
    <w:rsid w:val="00811833"/>
    <w:rsid w:val="00811879"/>
    <w:rsid w:val="008118A7"/>
    <w:rsid w:val="00811900"/>
    <w:rsid w:val="008119BF"/>
    <w:rsid w:val="00811B01"/>
    <w:rsid w:val="00811B47"/>
    <w:rsid w:val="00811BA9"/>
    <w:rsid w:val="00811C2E"/>
    <w:rsid w:val="00811DB8"/>
    <w:rsid w:val="00811F85"/>
    <w:rsid w:val="00812006"/>
    <w:rsid w:val="0081201F"/>
    <w:rsid w:val="008120DB"/>
    <w:rsid w:val="00812148"/>
    <w:rsid w:val="008121BE"/>
    <w:rsid w:val="00812438"/>
    <w:rsid w:val="00812586"/>
    <w:rsid w:val="008128DA"/>
    <w:rsid w:val="0081292E"/>
    <w:rsid w:val="00812DBC"/>
    <w:rsid w:val="00812DC2"/>
    <w:rsid w:val="00812E09"/>
    <w:rsid w:val="00813311"/>
    <w:rsid w:val="00813326"/>
    <w:rsid w:val="00813399"/>
    <w:rsid w:val="00813680"/>
    <w:rsid w:val="008136D7"/>
    <w:rsid w:val="00813BEC"/>
    <w:rsid w:val="00813C5F"/>
    <w:rsid w:val="00813CAF"/>
    <w:rsid w:val="00813D88"/>
    <w:rsid w:val="00813E37"/>
    <w:rsid w:val="00813E8A"/>
    <w:rsid w:val="00813EDE"/>
    <w:rsid w:val="0081413C"/>
    <w:rsid w:val="00814378"/>
    <w:rsid w:val="008144D8"/>
    <w:rsid w:val="0081455F"/>
    <w:rsid w:val="0081459C"/>
    <w:rsid w:val="00814673"/>
    <w:rsid w:val="0081475A"/>
    <w:rsid w:val="0081477A"/>
    <w:rsid w:val="008147B3"/>
    <w:rsid w:val="0081484A"/>
    <w:rsid w:val="00814874"/>
    <w:rsid w:val="00814A28"/>
    <w:rsid w:val="00814AEE"/>
    <w:rsid w:val="00814B15"/>
    <w:rsid w:val="00814B25"/>
    <w:rsid w:val="00814BFB"/>
    <w:rsid w:val="00814C1A"/>
    <w:rsid w:val="00814D57"/>
    <w:rsid w:val="0081526C"/>
    <w:rsid w:val="008153AD"/>
    <w:rsid w:val="00815488"/>
    <w:rsid w:val="00815756"/>
    <w:rsid w:val="00815794"/>
    <w:rsid w:val="0081594F"/>
    <w:rsid w:val="0081597A"/>
    <w:rsid w:val="00815C93"/>
    <w:rsid w:val="00815CB8"/>
    <w:rsid w:val="00815D51"/>
    <w:rsid w:val="00816358"/>
    <w:rsid w:val="008164C6"/>
    <w:rsid w:val="00816676"/>
    <w:rsid w:val="00816929"/>
    <w:rsid w:val="00816D7F"/>
    <w:rsid w:val="00816D92"/>
    <w:rsid w:val="00816DB8"/>
    <w:rsid w:val="00816E0F"/>
    <w:rsid w:val="00816E82"/>
    <w:rsid w:val="00816F1E"/>
    <w:rsid w:val="00816F7A"/>
    <w:rsid w:val="00816FCA"/>
    <w:rsid w:val="008171A9"/>
    <w:rsid w:val="008171B4"/>
    <w:rsid w:val="008171BA"/>
    <w:rsid w:val="00817200"/>
    <w:rsid w:val="008173C9"/>
    <w:rsid w:val="00817412"/>
    <w:rsid w:val="0081747C"/>
    <w:rsid w:val="0081752D"/>
    <w:rsid w:val="008176EE"/>
    <w:rsid w:val="00817839"/>
    <w:rsid w:val="0081783B"/>
    <w:rsid w:val="00817876"/>
    <w:rsid w:val="008179D7"/>
    <w:rsid w:val="008179DE"/>
    <w:rsid w:val="00817D4E"/>
    <w:rsid w:val="00817F37"/>
    <w:rsid w:val="00820074"/>
    <w:rsid w:val="008202DB"/>
    <w:rsid w:val="008205CA"/>
    <w:rsid w:val="00820615"/>
    <w:rsid w:val="0082076E"/>
    <w:rsid w:val="00820847"/>
    <w:rsid w:val="00820A75"/>
    <w:rsid w:val="00820D5E"/>
    <w:rsid w:val="00820DF1"/>
    <w:rsid w:val="00820F8B"/>
    <w:rsid w:val="00820FFF"/>
    <w:rsid w:val="008211FA"/>
    <w:rsid w:val="0082133B"/>
    <w:rsid w:val="00821391"/>
    <w:rsid w:val="00821477"/>
    <w:rsid w:val="00821633"/>
    <w:rsid w:val="00821634"/>
    <w:rsid w:val="00821742"/>
    <w:rsid w:val="008217F7"/>
    <w:rsid w:val="008218FC"/>
    <w:rsid w:val="00821986"/>
    <w:rsid w:val="00821A0D"/>
    <w:rsid w:val="00821A32"/>
    <w:rsid w:val="00821A59"/>
    <w:rsid w:val="00821B19"/>
    <w:rsid w:val="00821C2B"/>
    <w:rsid w:val="00821FCF"/>
    <w:rsid w:val="0082214D"/>
    <w:rsid w:val="0082217B"/>
    <w:rsid w:val="00822225"/>
    <w:rsid w:val="008223B6"/>
    <w:rsid w:val="0082250C"/>
    <w:rsid w:val="008225A3"/>
    <w:rsid w:val="008226AD"/>
    <w:rsid w:val="0082281F"/>
    <w:rsid w:val="008228A7"/>
    <w:rsid w:val="008229AC"/>
    <w:rsid w:val="00822B01"/>
    <w:rsid w:val="00822BDB"/>
    <w:rsid w:val="00822C5D"/>
    <w:rsid w:val="00822E5F"/>
    <w:rsid w:val="00822ED1"/>
    <w:rsid w:val="00822F98"/>
    <w:rsid w:val="00822FE1"/>
    <w:rsid w:val="00823062"/>
    <w:rsid w:val="00823115"/>
    <w:rsid w:val="00823197"/>
    <w:rsid w:val="0082350D"/>
    <w:rsid w:val="008235C6"/>
    <w:rsid w:val="008236D2"/>
    <w:rsid w:val="00823D5C"/>
    <w:rsid w:val="00823E17"/>
    <w:rsid w:val="0082400D"/>
    <w:rsid w:val="008241FF"/>
    <w:rsid w:val="008242B9"/>
    <w:rsid w:val="0082430B"/>
    <w:rsid w:val="0082435B"/>
    <w:rsid w:val="008245AE"/>
    <w:rsid w:val="00824614"/>
    <w:rsid w:val="00824616"/>
    <w:rsid w:val="0082479D"/>
    <w:rsid w:val="00824884"/>
    <w:rsid w:val="00824891"/>
    <w:rsid w:val="00824D0E"/>
    <w:rsid w:val="00824DB8"/>
    <w:rsid w:val="00824FAA"/>
    <w:rsid w:val="00825046"/>
    <w:rsid w:val="00825199"/>
    <w:rsid w:val="008251E0"/>
    <w:rsid w:val="00825324"/>
    <w:rsid w:val="00825406"/>
    <w:rsid w:val="00825550"/>
    <w:rsid w:val="008255ED"/>
    <w:rsid w:val="00825B21"/>
    <w:rsid w:val="00825D20"/>
    <w:rsid w:val="00825D87"/>
    <w:rsid w:val="00825EAF"/>
    <w:rsid w:val="0082606A"/>
    <w:rsid w:val="008261AF"/>
    <w:rsid w:val="0082622F"/>
    <w:rsid w:val="0082671F"/>
    <w:rsid w:val="0082686F"/>
    <w:rsid w:val="008268A3"/>
    <w:rsid w:val="008269ED"/>
    <w:rsid w:val="008269FD"/>
    <w:rsid w:val="00826A0A"/>
    <w:rsid w:val="00826B32"/>
    <w:rsid w:val="00826BA4"/>
    <w:rsid w:val="00826C13"/>
    <w:rsid w:val="00826CC7"/>
    <w:rsid w:val="00826D48"/>
    <w:rsid w:val="00826EF3"/>
    <w:rsid w:val="00826F3D"/>
    <w:rsid w:val="00826F80"/>
    <w:rsid w:val="008270C5"/>
    <w:rsid w:val="0082716F"/>
    <w:rsid w:val="00827299"/>
    <w:rsid w:val="00827318"/>
    <w:rsid w:val="008273FA"/>
    <w:rsid w:val="00827663"/>
    <w:rsid w:val="00827906"/>
    <w:rsid w:val="00827AAA"/>
    <w:rsid w:val="00827AC2"/>
    <w:rsid w:val="00827B21"/>
    <w:rsid w:val="00827B32"/>
    <w:rsid w:val="00827BC1"/>
    <w:rsid w:val="00827D67"/>
    <w:rsid w:val="00827E84"/>
    <w:rsid w:val="00827F9E"/>
    <w:rsid w:val="0083001C"/>
    <w:rsid w:val="008301DD"/>
    <w:rsid w:val="008303FF"/>
    <w:rsid w:val="00830432"/>
    <w:rsid w:val="008305F9"/>
    <w:rsid w:val="00830632"/>
    <w:rsid w:val="008307C4"/>
    <w:rsid w:val="00830889"/>
    <w:rsid w:val="00830C7F"/>
    <w:rsid w:val="00830D41"/>
    <w:rsid w:val="00830E43"/>
    <w:rsid w:val="00830E5E"/>
    <w:rsid w:val="00830E8C"/>
    <w:rsid w:val="00830F1A"/>
    <w:rsid w:val="00830F49"/>
    <w:rsid w:val="00830F4F"/>
    <w:rsid w:val="00830F54"/>
    <w:rsid w:val="00830F67"/>
    <w:rsid w:val="00831311"/>
    <w:rsid w:val="008315FD"/>
    <w:rsid w:val="0083166C"/>
    <w:rsid w:val="008316A3"/>
    <w:rsid w:val="008316EB"/>
    <w:rsid w:val="00831796"/>
    <w:rsid w:val="0083186C"/>
    <w:rsid w:val="008319C2"/>
    <w:rsid w:val="008319F6"/>
    <w:rsid w:val="00831A14"/>
    <w:rsid w:val="00831ADC"/>
    <w:rsid w:val="00831B58"/>
    <w:rsid w:val="00831C35"/>
    <w:rsid w:val="00831DCA"/>
    <w:rsid w:val="00831ED2"/>
    <w:rsid w:val="00831FE8"/>
    <w:rsid w:val="008320A7"/>
    <w:rsid w:val="00832195"/>
    <w:rsid w:val="00832493"/>
    <w:rsid w:val="00832511"/>
    <w:rsid w:val="00832520"/>
    <w:rsid w:val="0083268F"/>
    <w:rsid w:val="00832AF0"/>
    <w:rsid w:val="00832DC6"/>
    <w:rsid w:val="00832E19"/>
    <w:rsid w:val="00832F05"/>
    <w:rsid w:val="00832F06"/>
    <w:rsid w:val="0083323A"/>
    <w:rsid w:val="0083339B"/>
    <w:rsid w:val="008333F4"/>
    <w:rsid w:val="00833457"/>
    <w:rsid w:val="00833481"/>
    <w:rsid w:val="00833661"/>
    <w:rsid w:val="008337D5"/>
    <w:rsid w:val="008337F0"/>
    <w:rsid w:val="008337F3"/>
    <w:rsid w:val="00833869"/>
    <w:rsid w:val="00833998"/>
    <w:rsid w:val="00833A1A"/>
    <w:rsid w:val="00833A91"/>
    <w:rsid w:val="00833C9B"/>
    <w:rsid w:val="00833D50"/>
    <w:rsid w:val="00833EA8"/>
    <w:rsid w:val="00833F83"/>
    <w:rsid w:val="00833FC6"/>
    <w:rsid w:val="0083401B"/>
    <w:rsid w:val="008340B0"/>
    <w:rsid w:val="008341E4"/>
    <w:rsid w:val="008341EE"/>
    <w:rsid w:val="00834342"/>
    <w:rsid w:val="00834374"/>
    <w:rsid w:val="00834567"/>
    <w:rsid w:val="0083478D"/>
    <w:rsid w:val="0083482F"/>
    <w:rsid w:val="00834957"/>
    <w:rsid w:val="008349FE"/>
    <w:rsid w:val="00834B4B"/>
    <w:rsid w:val="00834B51"/>
    <w:rsid w:val="00834C0C"/>
    <w:rsid w:val="00834E25"/>
    <w:rsid w:val="00834E54"/>
    <w:rsid w:val="00834F6C"/>
    <w:rsid w:val="00835103"/>
    <w:rsid w:val="00835158"/>
    <w:rsid w:val="00835174"/>
    <w:rsid w:val="008352B2"/>
    <w:rsid w:val="008352EB"/>
    <w:rsid w:val="0083530B"/>
    <w:rsid w:val="008353D2"/>
    <w:rsid w:val="008353F0"/>
    <w:rsid w:val="00835676"/>
    <w:rsid w:val="00835682"/>
    <w:rsid w:val="0083587A"/>
    <w:rsid w:val="008359D2"/>
    <w:rsid w:val="00835A28"/>
    <w:rsid w:val="00835A82"/>
    <w:rsid w:val="00835CDC"/>
    <w:rsid w:val="00835D27"/>
    <w:rsid w:val="00835E8F"/>
    <w:rsid w:val="00835FFC"/>
    <w:rsid w:val="008360B2"/>
    <w:rsid w:val="00836395"/>
    <w:rsid w:val="008363AA"/>
    <w:rsid w:val="00836459"/>
    <w:rsid w:val="0083657E"/>
    <w:rsid w:val="008365BA"/>
    <w:rsid w:val="0083660A"/>
    <w:rsid w:val="00836713"/>
    <w:rsid w:val="0083684A"/>
    <w:rsid w:val="00836872"/>
    <w:rsid w:val="008368F1"/>
    <w:rsid w:val="00836A08"/>
    <w:rsid w:val="00836A80"/>
    <w:rsid w:val="00836B05"/>
    <w:rsid w:val="00836B2C"/>
    <w:rsid w:val="00836B68"/>
    <w:rsid w:val="00836B7E"/>
    <w:rsid w:val="00836CFC"/>
    <w:rsid w:val="00836D9D"/>
    <w:rsid w:val="00836DBA"/>
    <w:rsid w:val="00836E48"/>
    <w:rsid w:val="00836FCD"/>
    <w:rsid w:val="008370E9"/>
    <w:rsid w:val="00837241"/>
    <w:rsid w:val="0083729E"/>
    <w:rsid w:val="008374C6"/>
    <w:rsid w:val="008374E8"/>
    <w:rsid w:val="008375EB"/>
    <w:rsid w:val="00837631"/>
    <w:rsid w:val="00837644"/>
    <w:rsid w:val="008376FB"/>
    <w:rsid w:val="0083795E"/>
    <w:rsid w:val="00837973"/>
    <w:rsid w:val="00837AF7"/>
    <w:rsid w:val="00837C3A"/>
    <w:rsid w:val="00837D10"/>
    <w:rsid w:val="00837E74"/>
    <w:rsid w:val="0084012E"/>
    <w:rsid w:val="008401B8"/>
    <w:rsid w:val="008401E3"/>
    <w:rsid w:val="008402A0"/>
    <w:rsid w:val="008403A6"/>
    <w:rsid w:val="008403D5"/>
    <w:rsid w:val="008403E6"/>
    <w:rsid w:val="00840422"/>
    <w:rsid w:val="0084047C"/>
    <w:rsid w:val="008404A8"/>
    <w:rsid w:val="00840708"/>
    <w:rsid w:val="00840840"/>
    <w:rsid w:val="00840AB7"/>
    <w:rsid w:val="00840B47"/>
    <w:rsid w:val="00840C1B"/>
    <w:rsid w:val="00840E3B"/>
    <w:rsid w:val="00840E83"/>
    <w:rsid w:val="00840E9F"/>
    <w:rsid w:val="00841024"/>
    <w:rsid w:val="0084108B"/>
    <w:rsid w:val="00841165"/>
    <w:rsid w:val="00841351"/>
    <w:rsid w:val="00841527"/>
    <w:rsid w:val="008415E0"/>
    <w:rsid w:val="00841847"/>
    <w:rsid w:val="00841BF3"/>
    <w:rsid w:val="00841D04"/>
    <w:rsid w:val="00841EAD"/>
    <w:rsid w:val="00841F9B"/>
    <w:rsid w:val="00841FEA"/>
    <w:rsid w:val="0084205C"/>
    <w:rsid w:val="00842281"/>
    <w:rsid w:val="008422AF"/>
    <w:rsid w:val="00842349"/>
    <w:rsid w:val="008424CA"/>
    <w:rsid w:val="0084268D"/>
    <w:rsid w:val="008427F3"/>
    <w:rsid w:val="008427F6"/>
    <w:rsid w:val="00842877"/>
    <w:rsid w:val="00842B17"/>
    <w:rsid w:val="00842B33"/>
    <w:rsid w:val="00842C43"/>
    <w:rsid w:val="00842CB2"/>
    <w:rsid w:val="00842DA4"/>
    <w:rsid w:val="00842DE0"/>
    <w:rsid w:val="00842E02"/>
    <w:rsid w:val="00842E75"/>
    <w:rsid w:val="00842F7D"/>
    <w:rsid w:val="0084301E"/>
    <w:rsid w:val="00843022"/>
    <w:rsid w:val="0084305D"/>
    <w:rsid w:val="00843064"/>
    <w:rsid w:val="00843161"/>
    <w:rsid w:val="008431A5"/>
    <w:rsid w:val="00843361"/>
    <w:rsid w:val="008433F3"/>
    <w:rsid w:val="008436E9"/>
    <w:rsid w:val="008437FB"/>
    <w:rsid w:val="0084380F"/>
    <w:rsid w:val="008438CD"/>
    <w:rsid w:val="00843988"/>
    <w:rsid w:val="00843B9E"/>
    <w:rsid w:val="00843BE2"/>
    <w:rsid w:val="00843DEF"/>
    <w:rsid w:val="00843E14"/>
    <w:rsid w:val="00843E88"/>
    <w:rsid w:val="00843EDC"/>
    <w:rsid w:val="00843F52"/>
    <w:rsid w:val="00844000"/>
    <w:rsid w:val="0084419E"/>
    <w:rsid w:val="00844291"/>
    <w:rsid w:val="0084438E"/>
    <w:rsid w:val="008443D3"/>
    <w:rsid w:val="008443E3"/>
    <w:rsid w:val="00844474"/>
    <w:rsid w:val="00844523"/>
    <w:rsid w:val="0084454F"/>
    <w:rsid w:val="008445E7"/>
    <w:rsid w:val="00844626"/>
    <w:rsid w:val="008447A9"/>
    <w:rsid w:val="008447C0"/>
    <w:rsid w:val="00844821"/>
    <w:rsid w:val="00844970"/>
    <w:rsid w:val="00844998"/>
    <w:rsid w:val="00844A31"/>
    <w:rsid w:val="00844DCB"/>
    <w:rsid w:val="00844F3B"/>
    <w:rsid w:val="00845124"/>
    <w:rsid w:val="0084520D"/>
    <w:rsid w:val="0084526C"/>
    <w:rsid w:val="0084532B"/>
    <w:rsid w:val="0084553A"/>
    <w:rsid w:val="008455CD"/>
    <w:rsid w:val="00845736"/>
    <w:rsid w:val="00845821"/>
    <w:rsid w:val="00845D11"/>
    <w:rsid w:val="00845DA1"/>
    <w:rsid w:val="00845E65"/>
    <w:rsid w:val="008460E4"/>
    <w:rsid w:val="0084614E"/>
    <w:rsid w:val="0084618B"/>
    <w:rsid w:val="008463BE"/>
    <w:rsid w:val="00846422"/>
    <w:rsid w:val="0084672B"/>
    <w:rsid w:val="008467BF"/>
    <w:rsid w:val="00846886"/>
    <w:rsid w:val="0084696F"/>
    <w:rsid w:val="00846994"/>
    <w:rsid w:val="00846A8E"/>
    <w:rsid w:val="00846AEB"/>
    <w:rsid w:val="00846B83"/>
    <w:rsid w:val="00846BCC"/>
    <w:rsid w:val="00846BED"/>
    <w:rsid w:val="00846CB2"/>
    <w:rsid w:val="00846E3C"/>
    <w:rsid w:val="00846EB8"/>
    <w:rsid w:val="00846F72"/>
    <w:rsid w:val="00846FAA"/>
    <w:rsid w:val="00847132"/>
    <w:rsid w:val="00847134"/>
    <w:rsid w:val="008471C1"/>
    <w:rsid w:val="008471DD"/>
    <w:rsid w:val="0084720A"/>
    <w:rsid w:val="00847254"/>
    <w:rsid w:val="008472CA"/>
    <w:rsid w:val="00847361"/>
    <w:rsid w:val="00847387"/>
    <w:rsid w:val="0084739B"/>
    <w:rsid w:val="008473C1"/>
    <w:rsid w:val="00847427"/>
    <w:rsid w:val="00847467"/>
    <w:rsid w:val="008474B0"/>
    <w:rsid w:val="00847733"/>
    <w:rsid w:val="0084784B"/>
    <w:rsid w:val="0084785B"/>
    <w:rsid w:val="00847916"/>
    <w:rsid w:val="008479A3"/>
    <w:rsid w:val="008479DA"/>
    <w:rsid w:val="00847B4F"/>
    <w:rsid w:val="00847BFA"/>
    <w:rsid w:val="00847C4C"/>
    <w:rsid w:val="00847DDE"/>
    <w:rsid w:val="00850052"/>
    <w:rsid w:val="0085009F"/>
    <w:rsid w:val="008501A0"/>
    <w:rsid w:val="008501FC"/>
    <w:rsid w:val="008502C3"/>
    <w:rsid w:val="008503BF"/>
    <w:rsid w:val="00850413"/>
    <w:rsid w:val="0085051A"/>
    <w:rsid w:val="00850679"/>
    <w:rsid w:val="008506E1"/>
    <w:rsid w:val="008507F5"/>
    <w:rsid w:val="00850A0D"/>
    <w:rsid w:val="00850A70"/>
    <w:rsid w:val="00850C11"/>
    <w:rsid w:val="00850E01"/>
    <w:rsid w:val="00851245"/>
    <w:rsid w:val="008513A2"/>
    <w:rsid w:val="00851451"/>
    <w:rsid w:val="0085158E"/>
    <w:rsid w:val="00851619"/>
    <w:rsid w:val="00851798"/>
    <w:rsid w:val="00851842"/>
    <w:rsid w:val="00851A04"/>
    <w:rsid w:val="00851A3E"/>
    <w:rsid w:val="00851A6D"/>
    <w:rsid w:val="00851B20"/>
    <w:rsid w:val="00851B24"/>
    <w:rsid w:val="00851B27"/>
    <w:rsid w:val="00851C22"/>
    <w:rsid w:val="00851CE8"/>
    <w:rsid w:val="00851D68"/>
    <w:rsid w:val="00851E10"/>
    <w:rsid w:val="00851E88"/>
    <w:rsid w:val="00851E98"/>
    <w:rsid w:val="00851ECC"/>
    <w:rsid w:val="00851FA4"/>
    <w:rsid w:val="008520E0"/>
    <w:rsid w:val="0085218A"/>
    <w:rsid w:val="008521AA"/>
    <w:rsid w:val="0085247A"/>
    <w:rsid w:val="0085251F"/>
    <w:rsid w:val="0085259E"/>
    <w:rsid w:val="00852657"/>
    <w:rsid w:val="00852701"/>
    <w:rsid w:val="00852735"/>
    <w:rsid w:val="008527C9"/>
    <w:rsid w:val="00852965"/>
    <w:rsid w:val="008529FB"/>
    <w:rsid w:val="00852C20"/>
    <w:rsid w:val="00852D59"/>
    <w:rsid w:val="00852DE3"/>
    <w:rsid w:val="00852E62"/>
    <w:rsid w:val="00852F6F"/>
    <w:rsid w:val="00852FD6"/>
    <w:rsid w:val="008530BE"/>
    <w:rsid w:val="008530ED"/>
    <w:rsid w:val="00853177"/>
    <w:rsid w:val="0085338D"/>
    <w:rsid w:val="008533CC"/>
    <w:rsid w:val="008535E5"/>
    <w:rsid w:val="00853759"/>
    <w:rsid w:val="00853840"/>
    <w:rsid w:val="00853A26"/>
    <w:rsid w:val="00853A56"/>
    <w:rsid w:val="00853BBC"/>
    <w:rsid w:val="00853DDD"/>
    <w:rsid w:val="00853DE9"/>
    <w:rsid w:val="00853E1D"/>
    <w:rsid w:val="00853EDA"/>
    <w:rsid w:val="00853FCD"/>
    <w:rsid w:val="008540BA"/>
    <w:rsid w:val="00854290"/>
    <w:rsid w:val="00854417"/>
    <w:rsid w:val="008545A3"/>
    <w:rsid w:val="008545E9"/>
    <w:rsid w:val="008547E4"/>
    <w:rsid w:val="0085486D"/>
    <w:rsid w:val="00854AF9"/>
    <w:rsid w:val="00854BC6"/>
    <w:rsid w:val="00854C2D"/>
    <w:rsid w:val="00854EF0"/>
    <w:rsid w:val="00855053"/>
    <w:rsid w:val="0085508B"/>
    <w:rsid w:val="0085511B"/>
    <w:rsid w:val="008551DF"/>
    <w:rsid w:val="008552A2"/>
    <w:rsid w:val="008558C6"/>
    <w:rsid w:val="00855966"/>
    <w:rsid w:val="008559B3"/>
    <w:rsid w:val="00855DB0"/>
    <w:rsid w:val="00855F06"/>
    <w:rsid w:val="00856183"/>
    <w:rsid w:val="008562EE"/>
    <w:rsid w:val="00856458"/>
    <w:rsid w:val="008564DE"/>
    <w:rsid w:val="0085673D"/>
    <w:rsid w:val="00856786"/>
    <w:rsid w:val="008567BC"/>
    <w:rsid w:val="008568A0"/>
    <w:rsid w:val="008568B1"/>
    <w:rsid w:val="00856A4E"/>
    <w:rsid w:val="00856CDA"/>
    <w:rsid w:val="00856D69"/>
    <w:rsid w:val="00856E29"/>
    <w:rsid w:val="0085700D"/>
    <w:rsid w:val="0085709A"/>
    <w:rsid w:val="008573A4"/>
    <w:rsid w:val="0085787B"/>
    <w:rsid w:val="008579A0"/>
    <w:rsid w:val="00857B7B"/>
    <w:rsid w:val="00857FAB"/>
    <w:rsid w:val="00857FC3"/>
    <w:rsid w:val="0085F8F2"/>
    <w:rsid w:val="008600D1"/>
    <w:rsid w:val="0086019B"/>
    <w:rsid w:val="008601A6"/>
    <w:rsid w:val="00860238"/>
    <w:rsid w:val="00860329"/>
    <w:rsid w:val="00860388"/>
    <w:rsid w:val="008604C3"/>
    <w:rsid w:val="0086064F"/>
    <w:rsid w:val="0086087F"/>
    <w:rsid w:val="00860C4F"/>
    <w:rsid w:val="00860C9F"/>
    <w:rsid w:val="00860D79"/>
    <w:rsid w:val="00860E00"/>
    <w:rsid w:val="00860E29"/>
    <w:rsid w:val="00860E96"/>
    <w:rsid w:val="008613A2"/>
    <w:rsid w:val="008613A7"/>
    <w:rsid w:val="008613C5"/>
    <w:rsid w:val="00861628"/>
    <w:rsid w:val="00861722"/>
    <w:rsid w:val="008618BA"/>
    <w:rsid w:val="00861913"/>
    <w:rsid w:val="0086198F"/>
    <w:rsid w:val="008619F7"/>
    <w:rsid w:val="00861B55"/>
    <w:rsid w:val="00861D9E"/>
    <w:rsid w:val="00861E17"/>
    <w:rsid w:val="00862008"/>
    <w:rsid w:val="0086209C"/>
    <w:rsid w:val="008620FE"/>
    <w:rsid w:val="0086214B"/>
    <w:rsid w:val="00862581"/>
    <w:rsid w:val="0086261A"/>
    <w:rsid w:val="00862638"/>
    <w:rsid w:val="00862649"/>
    <w:rsid w:val="008626B2"/>
    <w:rsid w:val="008627B7"/>
    <w:rsid w:val="00862904"/>
    <w:rsid w:val="00862944"/>
    <w:rsid w:val="008629B1"/>
    <w:rsid w:val="00862AE7"/>
    <w:rsid w:val="00862B30"/>
    <w:rsid w:val="00862BF0"/>
    <w:rsid w:val="00862EE0"/>
    <w:rsid w:val="00862F4E"/>
    <w:rsid w:val="00862F51"/>
    <w:rsid w:val="00862FD5"/>
    <w:rsid w:val="0086300B"/>
    <w:rsid w:val="00863113"/>
    <w:rsid w:val="008631A9"/>
    <w:rsid w:val="0086343C"/>
    <w:rsid w:val="00863620"/>
    <w:rsid w:val="0086378D"/>
    <w:rsid w:val="008638EC"/>
    <w:rsid w:val="00863903"/>
    <w:rsid w:val="00863A01"/>
    <w:rsid w:val="00863B82"/>
    <w:rsid w:val="00863CD9"/>
    <w:rsid w:val="00863D2F"/>
    <w:rsid w:val="00863E2D"/>
    <w:rsid w:val="00863E70"/>
    <w:rsid w:val="00863FAC"/>
    <w:rsid w:val="00864011"/>
    <w:rsid w:val="00864020"/>
    <w:rsid w:val="00864065"/>
    <w:rsid w:val="00864083"/>
    <w:rsid w:val="00864123"/>
    <w:rsid w:val="008641B7"/>
    <w:rsid w:val="008642F3"/>
    <w:rsid w:val="0086435C"/>
    <w:rsid w:val="008643D0"/>
    <w:rsid w:val="00864514"/>
    <w:rsid w:val="0086457B"/>
    <w:rsid w:val="00864597"/>
    <w:rsid w:val="008646EE"/>
    <w:rsid w:val="0086470F"/>
    <w:rsid w:val="0086490D"/>
    <w:rsid w:val="00864A80"/>
    <w:rsid w:val="00864CD3"/>
    <w:rsid w:val="00864D5A"/>
    <w:rsid w:val="00864DD3"/>
    <w:rsid w:val="00864E7C"/>
    <w:rsid w:val="00864EB2"/>
    <w:rsid w:val="00864EB6"/>
    <w:rsid w:val="00864FA5"/>
    <w:rsid w:val="008650E7"/>
    <w:rsid w:val="008651F1"/>
    <w:rsid w:val="0086524A"/>
    <w:rsid w:val="0086549F"/>
    <w:rsid w:val="008654CA"/>
    <w:rsid w:val="008655D0"/>
    <w:rsid w:val="00865658"/>
    <w:rsid w:val="00865844"/>
    <w:rsid w:val="00865918"/>
    <w:rsid w:val="00865A5C"/>
    <w:rsid w:val="00865D6D"/>
    <w:rsid w:val="00865E01"/>
    <w:rsid w:val="00865E41"/>
    <w:rsid w:val="00865E6D"/>
    <w:rsid w:val="00865F5D"/>
    <w:rsid w:val="008660A8"/>
    <w:rsid w:val="0086655E"/>
    <w:rsid w:val="008665CE"/>
    <w:rsid w:val="00866642"/>
    <w:rsid w:val="0086665D"/>
    <w:rsid w:val="00866738"/>
    <w:rsid w:val="00866A10"/>
    <w:rsid w:val="00866AB4"/>
    <w:rsid w:val="00866C18"/>
    <w:rsid w:val="00866D79"/>
    <w:rsid w:val="00866ED1"/>
    <w:rsid w:val="00866F88"/>
    <w:rsid w:val="0086700F"/>
    <w:rsid w:val="008670DB"/>
    <w:rsid w:val="008673C3"/>
    <w:rsid w:val="00867787"/>
    <w:rsid w:val="00867D16"/>
    <w:rsid w:val="00867E50"/>
    <w:rsid w:val="00867FB7"/>
    <w:rsid w:val="00870181"/>
    <w:rsid w:val="00870234"/>
    <w:rsid w:val="00870348"/>
    <w:rsid w:val="00870389"/>
    <w:rsid w:val="008703B3"/>
    <w:rsid w:val="00870658"/>
    <w:rsid w:val="00870706"/>
    <w:rsid w:val="00870741"/>
    <w:rsid w:val="0087085C"/>
    <w:rsid w:val="00870865"/>
    <w:rsid w:val="008709AF"/>
    <w:rsid w:val="00870B3A"/>
    <w:rsid w:val="00870B55"/>
    <w:rsid w:val="00870CF2"/>
    <w:rsid w:val="00870D25"/>
    <w:rsid w:val="00870D8D"/>
    <w:rsid w:val="00870DDE"/>
    <w:rsid w:val="00870E2E"/>
    <w:rsid w:val="0087105F"/>
    <w:rsid w:val="0087108E"/>
    <w:rsid w:val="00871170"/>
    <w:rsid w:val="008711D7"/>
    <w:rsid w:val="008712A2"/>
    <w:rsid w:val="008712D4"/>
    <w:rsid w:val="008713AC"/>
    <w:rsid w:val="008713AE"/>
    <w:rsid w:val="00871617"/>
    <w:rsid w:val="0087180D"/>
    <w:rsid w:val="008718DB"/>
    <w:rsid w:val="008719AB"/>
    <w:rsid w:val="008719D2"/>
    <w:rsid w:val="008719E9"/>
    <w:rsid w:val="00871A6F"/>
    <w:rsid w:val="00871B15"/>
    <w:rsid w:val="00871C7A"/>
    <w:rsid w:val="00871C83"/>
    <w:rsid w:val="00871CF3"/>
    <w:rsid w:val="00871EA1"/>
    <w:rsid w:val="00872147"/>
    <w:rsid w:val="0087224B"/>
    <w:rsid w:val="00872383"/>
    <w:rsid w:val="0087264F"/>
    <w:rsid w:val="00872984"/>
    <w:rsid w:val="00872C51"/>
    <w:rsid w:val="00872CB7"/>
    <w:rsid w:val="00872DAC"/>
    <w:rsid w:val="00872FEC"/>
    <w:rsid w:val="008732E2"/>
    <w:rsid w:val="00873375"/>
    <w:rsid w:val="008733A7"/>
    <w:rsid w:val="008734B7"/>
    <w:rsid w:val="008734D7"/>
    <w:rsid w:val="008734ED"/>
    <w:rsid w:val="00873805"/>
    <w:rsid w:val="00873913"/>
    <w:rsid w:val="00873934"/>
    <w:rsid w:val="00873AEC"/>
    <w:rsid w:val="00873FE5"/>
    <w:rsid w:val="0087419E"/>
    <w:rsid w:val="008741A6"/>
    <w:rsid w:val="008741B4"/>
    <w:rsid w:val="00874285"/>
    <w:rsid w:val="008742AA"/>
    <w:rsid w:val="00874364"/>
    <w:rsid w:val="00874380"/>
    <w:rsid w:val="00874394"/>
    <w:rsid w:val="008744DD"/>
    <w:rsid w:val="0087453F"/>
    <w:rsid w:val="0087457D"/>
    <w:rsid w:val="008745C9"/>
    <w:rsid w:val="008746FE"/>
    <w:rsid w:val="00874A8D"/>
    <w:rsid w:val="00874ABB"/>
    <w:rsid w:val="00874B06"/>
    <w:rsid w:val="00874E2F"/>
    <w:rsid w:val="00874E46"/>
    <w:rsid w:val="008750F6"/>
    <w:rsid w:val="008753B6"/>
    <w:rsid w:val="00875445"/>
    <w:rsid w:val="0087547E"/>
    <w:rsid w:val="0087599B"/>
    <w:rsid w:val="00875A25"/>
    <w:rsid w:val="00875A2D"/>
    <w:rsid w:val="00875C40"/>
    <w:rsid w:val="00875C63"/>
    <w:rsid w:val="00875C7A"/>
    <w:rsid w:val="00875D58"/>
    <w:rsid w:val="00875DD9"/>
    <w:rsid w:val="00875DF3"/>
    <w:rsid w:val="00875F45"/>
    <w:rsid w:val="00876004"/>
    <w:rsid w:val="008760E7"/>
    <w:rsid w:val="008761A9"/>
    <w:rsid w:val="008763B9"/>
    <w:rsid w:val="00876407"/>
    <w:rsid w:val="00876448"/>
    <w:rsid w:val="00876551"/>
    <w:rsid w:val="00876676"/>
    <w:rsid w:val="00876677"/>
    <w:rsid w:val="0087668B"/>
    <w:rsid w:val="00876757"/>
    <w:rsid w:val="008769E2"/>
    <w:rsid w:val="00876D95"/>
    <w:rsid w:val="00876EEE"/>
    <w:rsid w:val="00876F5F"/>
    <w:rsid w:val="008770C8"/>
    <w:rsid w:val="008770DA"/>
    <w:rsid w:val="008772E9"/>
    <w:rsid w:val="0087750B"/>
    <w:rsid w:val="00877534"/>
    <w:rsid w:val="008776A3"/>
    <w:rsid w:val="0087772C"/>
    <w:rsid w:val="008777AB"/>
    <w:rsid w:val="0087796A"/>
    <w:rsid w:val="00877A43"/>
    <w:rsid w:val="00877A95"/>
    <w:rsid w:val="00877C62"/>
    <w:rsid w:val="00877CB5"/>
    <w:rsid w:val="00877CDA"/>
    <w:rsid w:val="00877D07"/>
    <w:rsid w:val="00877DEC"/>
    <w:rsid w:val="00877E4A"/>
    <w:rsid w:val="008800BC"/>
    <w:rsid w:val="0088012D"/>
    <w:rsid w:val="00880150"/>
    <w:rsid w:val="0088053A"/>
    <w:rsid w:val="008805CC"/>
    <w:rsid w:val="0088074D"/>
    <w:rsid w:val="00880797"/>
    <w:rsid w:val="00880963"/>
    <w:rsid w:val="00880972"/>
    <w:rsid w:val="0088099B"/>
    <w:rsid w:val="00880A10"/>
    <w:rsid w:val="00880C0C"/>
    <w:rsid w:val="00880E1F"/>
    <w:rsid w:val="0088117D"/>
    <w:rsid w:val="0088149B"/>
    <w:rsid w:val="00881563"/>
    <w:rsid w:val="0088170B"/>
    <w:rsid w:val="008817C5"/>
    <w:rsid w:val="008817D8"/>
    <w:rsid w:val="00881A5A"/>
    <w:rsid w:val="00881A88"/>
    <w:rsid w:val="00881AB4"/>
    <w:rsid w:val="00881D5F"/>
    <w:rsid w:val="00881D6E"/>
    <w:rsid w:val="00881E52"/>
    <w:rsid w:val="00881EEE"/>
    <w:rsid w:val="00881F4D"/>
    <w:rsid w:val="00881FD2"/>
    <w:rsid w:val="0088223B"/>
    <w:rsid w:val="008823E9"/>
    <w:rsid w:val="0088253C"/>
    <w:rsid w:val="00882796"/>
    <w:rsid w:val="00882803"/>
    <w:rsid w:val="008828F9"/>
    <w:rsid w:val="00882AA4"/>
    <w:rsid w:val="00882AB2"/>
    <w:rsid w:val="00882B79"/>
    <w:rsid w:val="00882C11"/>
    <w:rsid w:val="00882D25"/>
    <w:rsid w:val="00882D3D"/>
    <w:rsid w:val="00882D57"/>
    <w:rsid w:val="00882DBD"/>
    <w:rsid w:val="00882DF2"/>
    <w:rsid w:val="00882EF0"/>
    <w:rsid w:val="00882FEB"/>
    <w:rsid w:val="00883056"/>
    <w:rsid w:val="008830CA"/>
    <w:rsid w:val="0088321B"/>
    <w:rsid w:val="00883446"/>
    <w:rsid w:val="0088350A"/>
    <w:rsid w:val="00883519"/>
    <w:rsid w:val="0088363C"/>
    <w:rsid w:val="00883687"/>
    <w:rsid w:val="008838E0"/>
    <w:rsid w:val="00883908"/>
    <w:rsid w:val="008839CE"/>
    <w:rsid w:val="00883ADF"/>
    <w:rsid w:val="00883D99"/>
    <w:rsid w:val="00883E67"/>
    <w:rsid w:val="00884095"/>
    <w:rsid w:val="0088423B"/>
    <w:rsid w:val="008842AC"/>
    <w:rsid w:val="0088433F"/>
    <w:rsid w:val="0088435F"/>
    <w:rsid w:val="00884494"/>
    <w:rsid w:val="00884503"/>
    <w:rsid w:val="00884590"/>
    <w:rsid w:val="008845B1"/>
    <w:rsid w:val="008846D7"/>
    <w:rsid w:val="0088470D"/>
    <w:rsid w:val="00884A52"/>
    <w:rsid w:val="00884B3D"/>
    <w:rsid w:val="00884B71"/>
    <w:rsid w:val="00884C1A"/>
    <w:rsid w:val="00884C2E"/>
    <w:rsid w:val="00884CFA"/>
    <w:rsid w:val="00884D83"/>
    <w:rsid w:val="00884DA3"/>
    <w:rsid w:val="008850B5"/>
    <w:rsid w:val="008851CA"/>
    <w:rsid w:val="00885441"/>
    <w:rsid w:val="0088561F"/>
    <w:rsid w:val="0088574E"/>
    <w:rsid w:val="0088579C"/>
    <w:rsid w:val="00885861"/>
    <w:rsid w:val="0088586E"/>
    <w:rsid w:val="00885C08"/>
    <w:rsid w:val="00885CD7"/>
    <w:rsid w:val="00885CDF"/>
    <w:rsid w:val="00885DDB"/>
    <w:rsid w:val="00885EF9"/>
    <w:rsid w:val="00885FF3"/>
    <w:rsid w:val="0088603A"/>
    <w:rsid w:val="008860E1"/>
    <w:rsid w:val="008861A9"/>
    <w:rsid w:val="0088626D"/>
    <w:rsid w:val="00886270"/>
    <w:rsid w:val="00886308"/>
    <w:rsid w:val="0088643F"/>
    <w:rsid w:val="00886512"/>
    <w:rsid w:val="00886551"/>
    <w:rsid w:val="0088662E"/>
    <w:rsid w:val="00886867"/>
    <w:rsid w:val="0088686A"/>
    <w:rsid w:val="008868F8"/>
    <w:rsid w:val="0088694B"/>
    <w:rsid w:val="00886E75"/>
    <w:rsid w:val="00887285"/>
    <w:rsid w:val="00887295"/>
    <w:rsid w:val="008872B6"/>
    <w:rsid w:val="008872D0"/>
    <w:rsid w:val="008873A7"/>
    <w:rsid w:val="008873D3"/>
    <w:rsid w:val="00887438"/>
    <w:rsid w:val="008875C2"/>
    <w:rsid w:val="00887669"/>
    <w:rsid w:val="00887781"/>
    <w:rsid w:val="008878DC"/>
    <w:rsid w:val="00887956"/>
    <w:rsid w:val="00887978"/>
    <w:rsid w:val="008879A5"/>
    <w:rsid w:val="008879BA"/>
    <w:rsid w:val="00887A8D"/>
    <w:rsid w:val="00887AED"/>
    <w:rsid w:val="00887B19"/>
    <w:rsid w:val="00887B60"/>
    <w:rsid w:val="00887D12"/>
    <w:rsid w:val="00887D14"/>
    <w:rsid w:val="00887D7A"/>
    <w:rsid w:val="00887D83"/>
    <w:rsid w:val="00887FA8"/>
    <w:rsid w:val="00890059"/>
    <w:rsid w:val="0089018B"/>
    <w:rsid w:val="0089019C"/>
    <w:rsid w:val="0089023F"/>
    <w:rsid w:val="00890427"/>
    <w:rsid w:val="0089047C"/>
    <w:rsid w:val="008906E4"/>
    <w:rsid w:val="008909AF"/>
    <w:rsid w:val="00890A6C"/>
    <w:rsid w:val="00890EC6"/>
    <w:rsid w:val="00890F11"/>
    <w:rsid w:val="00890F2C"/>
    <w:rsid w:val="00890F3F"/>
    <w:rsid w:val="00891074"/>
    <w:rsid w:val="00891247"/>
    <w:rsid w:val="008915E6"/>
    <w:rsid w:val="00891697"/>
    <w:rsid w:val="008917DC"/>
    <w:rsid w:val="00891816"/>
    <w:rsid w:val="0089183B"/>
    <w:rsid w:val="00891845"/>
    <w:rsid w:val="00891893"/>
    <w:rsid w:val="00892005"/>
    <w:rsid w:val="00892033"/>
    <w:rsid w:val="008920E9"/>
    <w:rsid w:val="00892140"/>
    <w:rsid w:val="00892364"/>
    <w:rsid w:val="00892453"/>
    <w:rsid w:val="00892605"/>
    <w:rsid w:val="008927B2"/>
    <w:rsid w:val="00892821"/>
    <w:rsid w:val="00892ABE"/>
    <w:rsid w:val="00892AF5"/>
    <w:rsid w:val="00892BB2"/>
    <w:rsid w:val="00892CD8"/>
    <w:rsid w:val="00892E4D"/>
    <w:rsid w:val="00892EEB"/>
    <w:rsid w:val="00892F7C"/>
    <w:rsid w:val="008930A5"/>
    <w:rsid w:val="008930B1"/>
    <w:rsid w:val="00893140"/>
    <w:rsid w:val="00893227"/>
    <w:rsid w:val="0089325F"/>
    <w:rsid w:val="008934D4"/>
    <w:rsid w:val="008934ED"/>
    <w:rsid w:val="0089374B"/>
    <w:rsid w:val="00893932"/>
    <w:rsid w:val="00893AB2"/>
    <w:rsid w:val="00893AC4"/>
    <w:rsid w:val="00893AEE"/>
    <w:rsid w:val="00893BF0"/>
    <w:rsid w:val="00893C5D"/>
    <w:rsid w:val="00893D3A"/>
    <w:rsid w:val="00893EE0"/>
    <w:rsid w:val="00893F67"/>
    <w:rsid w:val="0089408B"/>
    <w:rsid w:val="008940D7"/>
    <w:rsid w:val="00894109"/>
    <w:rsid w:val="00894524"/>
    <w:rsid w:val="008945E2"/>
    <w:rsid w:val="008945EB"/>
    <w:rsid w:val="00894617"/>
    <w:rsid w:val="0089469D"/>
    <w:rsid w:val="008946BB"/>
    <w:rsid w:val="008947CC"/>
    <w:rsid w:val="00894821"/>
    <w:rsid w:val="008949B5"/>
    <w:rsid w:val="008949D6"/>
    <w:rsid w:val="00894A81"/>
    <w:rsid w:val="00894C73"/>
    <w:rsid w:val="00894C96"/>
    <w:rsid w:val="00894EE4"/>
    <w:rsid w:val="00894F0C"/>
    <w:rsid w:val="008956E7"/>
    <w:rsid w:val="008957AA"/>
    <w:rsid w:val="00895889"/>
    <w:rsid w:val="00895A09"/>
    <w:rsid w:val="00895A11"/>
    <w:rsid w:val="00895B7D"/>
    <w:rsid w:val="00895C03"/>
    <w:rsid w:val="00895CC8"/>
    <w:rsid w:val="00895D5B"/>
    <w:rsid w:val="00895E02"/>
    <w:rsid w:val="00895E3E"/>
    <w:rsid w:val="00895ED6"/>
    <w:rsid w:val="00896032"/>
    <w:rsid w:val="00896126"/>
    <w:rsid w:val="00896436"/>
    <w:rsid w:val="0089660C"/>
    <w:rsid w:val="00896651"/>
    <w:rsid w:val="0089677F"/>
    <w:rsid w:val="008968D1"/>
    <w:rsid w:val="00896C50"/>
    <w:rsid w:val="00896D12"/>
    <w:rsid w:val="00896D64"/>
    <w:rsid w:val="00896DAD"/>
    <w:rsid w:val="00896F2E"/>
    <w:rsid w:val="00896FE5"/>
    <w:rsid w:val="0089708B"/>
    <w:rsid w:val="008971F9"/>
    <w:rsid w:val="008972A5"/>
    <w:rsid w:val="00897319"/>
    <w:rsid w:val="0089731B"/>
    <w:rsid w:val="008974D3"/>
    <w:rsid w:val="00897518"/>
    <w:rsid w:val="00897533"/>
    <w:rsid w:val="0089788A"/>
    <w:rsid w:val="00897903"/>
    <w:rsid w:val="00897A0A"/>
    <w:rsid w:val="00897C0F"/>
    <w:rsid w:val="00897D1C"/>
    <w:rsid w:val="00897FC3"/>
    <w:rsid w:val="00897FCC"/>
    <w:rsid w:val="008A0003"/>
    <w:rsid w:val="008A0153"/>
    <w:rsid w:val="008A020F"/>
    <w:rsid w:val="008A025F"/>
    <w:rsid w:val="008A02FA"/>
    <w:rsid w:val="008A0537"/>
    <w:rsid w:val="008A0552"/>
    <w:rsid w:val="008A0576"/>
    <w:rsid w:val="008A0742"/>
    <w:rsid w:val="008A078F"/>
    <w:rsid w:val="008A0A60"/>
    <w:rsid w:val="008A0A77"/>
    <w:rsid w:val="008A0B08"/>
    <w:rsid w:val="008A0BFD"/>
    <w:rsid w:val="008A0C44"/>
    <w:rsid w:val="008A0CB9"/>
    <w:rsid w:val="008A0EB5"/>
    <w:rsid w:val="008A10CE"/>
    <w:rsid w:val="008A11D8"/>
    <w:rsid w:val="008A1689"/>
    <w:rsid w:val="008A1953"/>
    <w:rsid w:val="008A19CA"/>
    <w:rsid w:val="008A19CC"/>
    <w:rsid w:val="008A1A76"/>
    <w:rsid w:val="008A1D8C"/>
    <w:rsid w:val="008A1DCC"/>
    <w:rsid w:val="008A1FAC"/>
    <w:rsid w:val="008A202A"/>
    <w:rsid w:val="008A20C6"/>
    <w:rsid w:val="008A22D5"/>
    <w:rsid w:val="008A24EC"/>
    <w:rsid w:val="008A25AA"/>
    <w:rsid w:val="008A25E2"/>
    <w:rsid w:val="008A26C2"/>
    <w:rsid w:val="008A2706"/>
    <w:rsid w:val="008A28F7"/>
    <w:rsid w:val="008A2B9C"/>
    <w:rsid w:val="008A2C1D"/>
    <w:rsid w:val="008A2C3F"/>
    <w:rsid w:val="008A2E8A"/>
    <w:rsid w:val="008A2FEF"/>
    <w:rsid w:val="008A3117"/>
    <w:rsid w:val="008A312A"/>
    <w:rsid w:val="008A33BA"/>
    <w:rsid w:val="008A33C4"/>
    <w:rsid w:val="008A36C4"/>
    <w:rsid w:val="008A3849"/>
    <w:rsid w:val="008A387E"/>
    <w:rsid w:val="008A3A85"/>
    <w:rsid w:val="008A3B3F"/>
    <w:rsid w:val="008A3BE3"/>
    <w:rsid w:val="008A3D3E"/>
    <w:rsid w:val="008A3D7E"/>
    <w:rsid w:val="008A3E0B"/>
    <w:rsid w:val="008A405A"/>
    <w:rsid w:val="008A40C3"/>
    <w:rsid w:val="008A4121"/>
    <w:rsid w:val="008A41F3"/>
    <w:rsid w:val="008A4270"/>
    <w:rsid w:val="008A42E2"/>
    <w:rsid w:val="008A450B"/>
    <w:rsid w:val="008A45E0"/>
    <w:rsid w:val="008A47B6"/>
    <w:rsid w:val="008A4910"/>
    <w:rsid w:val="008A4BA4"/>
    <w:rsid w:val="008A4E45"/>
    <w:rsid w:val="008A4E8B"/>
    <w:rsid w:val="008A4EC3"/>
    <w:rsid w:val="008A50FD"/>
    <w:rsid w:val="008A5254"/>
    <w:rsid w:val="008A525A"/>
    <w:rsid w:val="008A526F"/>
    <w:rsid w:val="008A5358"/>
    <w:rsid w:val="008A53E6"/>
    <w:rsid w:val="008A53F6"/>
    <w:rsid w:val="008A5456"/>
    <w:rsid w:val="008A5483"/>
    <w:rsid w:val="008A5705"/>
    <w:rsid w:val="008A5851"/>
    <w:rsid w:val="008A58C8"/>
    <w:rsid w:val="008A58DC"/>
    <w:rsid w:val="008A5932"/>
    <w:rsid w:val="008A5980"/>
    <w:rsid w:val="008A5C15"/>
    <w:rsid w:val="008A5C21"/>
    <w:rsid w:val="008A5C4D"/>
    <w:rsid w:val="008A5DDA"/>
    <w:rsid w:val="008A607B"/>
    <w:rsid w:val="008A60B6"/>
    <w:rsid w:val="008A60EA"/>
    <w:rsid w:val="008A61B2"/>
    <w:rsid w:val="008A6390"/>
    <w:rsid w:val="008A639E"/>
    <w:rsid w:val="008A649F"/>
    <w:rsid w:val="008A64AC"/>
    <w:rsid w:val="008A64C1"/>
    <w:rsid w:val="008A657E"/>
    <w:rsid w:val="008A6659"/>
    <w:rsid w:val="008A66B6"/>
    <w:rsid w:val="008A66CA"/>
    <w:rsid w:val="008A67A2"/>
    <w:rsid w:val="008A67B9"/>
    <w:rsid w:val="008A69D1"/>
    <w:rsid w:val="008A6AAA"/>
    <w:rsid w:val="008A6C65"/>
    <w:rsid w:val="008A72BE"/>
    <w:rsid w:val="008A739E"/>
    <w:rsid w:val="008A75EE"/>
    <w:rsid w:val="008A75F0"/>
    <w:rsid w:val="008A7621"/>
    <w:rsid w:val="008A76E1"/>
    <w:rsid w:val="008A7797"/>
    <w:rsid w:val="008A7930"/>
    <w:rsid w:val="008A7935"/>
    <w:rsid w:val="008A79BC"/>
    <w:rsid w:val="008A7A76"/>
    <w:rsid w:val="008A7C94"/>
    <w:rsid w:val="008A7CF9"/>
    <w:rsid w:val="008A7DAF"/>
    <w:rsid w:val="008A7EA9"/>
    <w:rsid w:val="008A7FDE"/>
    <w:rsid w:val="008B0373"/>
    <w:rsid w:val="008B0396"/>
    <w:rsid w:val="008B03F0"/>
    <w:rsid w:val="008B0536"/>
    <w:rsid w:val="008B0586"/>
    <w:rsid w:val="008B0684"/>
    <w:rsid w:val="008B06C5"/>
    <w:rsid w:val="008B072D"/>
    <w:rsid w:val="008B07C9"/>
    <w:rsid w:val="008B08F4"/>
    <w:rsid w:val="008B0CA2"/>
    <w:rsid w:val="008B0D1D"/>
    <w:rsid w:val="008B0DD0"/>
    <w:rsid w:val="008B1166"/>
    <w:rsid w:val="008B1169"/>
    <w:rsid w:val="008B1266"/>
    <w:rsid w:val="008B15F1"/>
    <w:rsid w:val="008B176C"/>
    <w:rsid w:val="008B17B5"/>
    <w:rsid w:val="008B1836"/>
    <w:rsid w:val="008B1932"/>
    <w:rsid w:val="008B1DEB"/>
    <w:rsid w:val="008B1EAB"/>
    <w:rsid w:val="008B206E"/>
    <w:rsid w:val="008B21FF"/>
    <w:rsid w:val="008B2346"/>
    <w:rsid w:val="008B237B"/>
    <w:rsid w:val="008B23F7"/>
    <w:rsid w:val="008B2470"/>
    <w:rsid w:val="008B2608"/>
    <w:rsid w:val="008B2A37"/>
    <w:rsid w:val="008B2B97"/>
    <w:rsid w:val="008B2CEB"/>
    <w:rsid w:val="008B309A"/>
    <w:rsid w:val="008B31F0"/>
    <w:rsid w:val="008B32A5"/>
    <w:rsid w:val="008B3578"/>
    <w:rsid w:val="008B36A3"/>
    <w:rsid w:val="008B36BB"/>
    <w:rsid w:val="008B3704"/>
    <w:rsid w:val="008B3888"/>
    <w:rsid w:val="008B38CC"/>
    <w:rsid w:val="008B39AC"/>
    <w:rsid w:val="008B39BD"/>
    <w:rsid w:val="008B3A3C"/>
    <w:rsid w:val="008B3AF7"/>
    <w:rsid w:val="008B3C2A"/>
    <w:rsid w:val="008B3CEB"/>
    <w:rsid w:val="008B3D1B"/>
    <w:rsid w:val="008B3D4A"/>
    <w:rsid w:val="008B3D68"/>
    <w:rsid w:val="008B3E25"/>
    <w:rsid w:val="008B3E91"/>
    <w:rsid w:val="008B3F6B"/>
    <w:rsid w:val="008B41A5"/>
    <w:rsid w:val="008B42D9"/>
    <w:rsid w:val="008B42ED"/>
    <w:rsid w:val="008B43B1"/>
    <w:rsid w:val="008B471F"/>
    <w:rsid w:val="008B4818"/>
    <w:rsid w:val="008B49BA"/>
    <w:rsid w:val="008B49DD"/>
    <w:rsid w:val="008B4BD2"/>
    <w:rsid w:val="008B4D68"/>
    <w:rsid w:val="008B4D84"/>
    <w:rsid w:val="008B4FD3"/>
    <w:rsid w:val="008B500C"/>
    <w:rsid w:val="008B50CB"/>
    <w:rsid w:val="008B52B6"/>
    <w:rsid w:val="008B532C"/>
    <w:rsid w:val="008B54C6"/>
    <w:rsid w:val="008B5665"/>
    <w:rsid w:val="008B57F3"/>
    <w:rsid w:val="008B58FE"/>
    <w:rsid w:val="008B59EF"/>
    <w:rsid w:val="008B5AAB"/>
    <w:rsid w:val="008B5C7C"/>
    <w:rsid w:val="008B5D6B"/>
    <w:rsid w:val="008B5D8A"/>
    <w:rsid w:val="008B5DA5"/>
    <w:rsid w:val="008B5DC6"/>
    <w:rsid w:val="008B5F21"/>
    <w:rsid w:val="008B601A"/>
    <w:rsid w:val="008B6097"/>
    <w:rsid w:val="008B60FD"/>
    <w:rsid w:val="008B62C1"/>
    <w:rsid w:val="008B6361"/>
    <w:rsid w:val="008B63DF"/>
    <w:rsid w:val="008B63E5"/>
    <w:rsid w:val="008B65A6"/>
    <w:rsid w:val="008B65E3"/>
    <w:rsid w:val="008B65F3"/>
    <w:rsid w:val="008B65F6"/>
    <w:rsid w:val="008B67BF"/>
    <w:rsid w:val="008B67E3"/>
    <w:rsid w:val="008B68E0"/>
    <w:rsid w:val="008B6A0F"/>
    <w:rsid w:val="008B6B3D"/>
    <w:rsid w:val="008B6D2F"/>
    <w:rsid w:val="008B6D78"/>
    <w:rsid w:val="008B6FE3"/>
    <w:rsid w:val="008B70CB"/>
    <w:rsid w:val="008B720F"/>
    <w:rsid w:val="008B729C"/>
    <w:rsid w:val="008B73A8"/>
    <w:rsid w:val="008B7702"/>
    <w:rsid w:val="008B78B4"/>
    <w:rsid w:val="008B7A22"/>
    <w:rsid w:val="008B7BE5"/>
    <w:rsid w:val="008B7C94"/>
    <w:rsid w:val="008B7D13"/>
    <w:rsid w:val="008B7E18"/>
    <w:rsid w:val="008B7E42"/>
    <w:rsid w:val="008B7F74"/>
    <w:rsid w:val="008B7FE6"/>
    <w:rsid w:val="008C0042"/>
    <w:rsid w:val="008C031B"/>
    <w:rsid w:val="008C045D"/>
    <w:rsid w:val="008C0473"/>
    <w:rsid w:val="008C05C4"/>
    <w:rsid w:val="008C05D9"/>
    <w:rsid w:val="008C0796"/>
    <w:rsid w:val="008C07FB"/>
    <w:rsid w:val="008C08CF"/>
    <w:rsid w:val="008C08FB"/>
    <w:rsid w:val="008C0963"/>
    <w:rsid w:val="008C0A69"/>
    <w:rsid w:val="008C0AD8"/>
    <w:rsid w:val="008C0BF0"/>
    <w:rsid w:val="008C0D46"/>
    <w:rsid w:val="008C0DE8"/>
    <w:rsid w:val="008C1057"/>
    <w:rsid w:val="008C11E9"/>
    <w:rsid w:val="008C1291"/>
    <w:rsid w:val="008C132F"/>
    <w:rsid w:val="008C13FA"/>
    <w:rsid w:val="008C144E"/>
    <w:rsid w:val="008C16BB"/>
    <w:rsid w:val="008C1763"/>
    <w:rsid w:val="008C17A2"/>
    <w:rsid w:val="008C17D6"/>
    <w:rsid w:val="008C1842"/>
    <w:rsid w:val="008C198D"/>
    <w:rsid w:val="008C1C61"/>
    <w:rsid w:val="008C1FED"/>
    <w:rsid w:val="008C20D6"/>
    <w:rsid w:val="008C2192"/>
    <w:rsid w:val="008C2369"/>
    <w:rsid w:val="008C237C"/>
    <w:rsid w:val="008C237E"/>
    <w:rsid w:val="008C24CA"/>
    <w:rsid w:val="008C2527"/>
    <w:rsid w:val="008C2562"/>
    <w:rsid w:val="008C25C3"/>
    <w:rsid w:val="008C25D8"/>
    <w:rsid w:val="008C262E"/>
    <w:rsid w:val="008C2A29"/>
    <w:rsid w:val="008C2A4B"/>
    <w:rsid w:val="008C2BF8"/>
    <w:rsid w:val="008C2CF9"/>
    <w:rsid w:val="008C2E91"/>
    <w:rsid w:val="008C2F70"/>
    <w:rsid w:val="008C32AD"/>
    <w:rsid w:val="008C3355"/>
    <w:rsid w:val="008C335E"/>
    <w:rsid w:val="008C3628"/>
    <w:rsid w:val="008C377C"/>
    <w:rsid w:val="008C3815"/>
    <w:rsid w:val="008C38D7"/>
    <w:rsid w:val="008C394B"/>
    <w:rsid w:val="008C399B"/>
    <w:rsid w:val="008C3A55"/>
    <w:rsid w:val="008C3AAE"/>
    <w:rsid w:val="008C3C8C"/>
    <w:rsid w:val="008C3DEF"/>
    <w:rsid w:val="008C4341"/>
    <w:rsid w:val="008C43C4"/>
    <w:rsid w:val="008C4679"/>
    <w:rsid w:val="008C4BD1"/>
    <w:rsid w:val="008C4D67"/>
    <w:rsid w:val="008C4D73"/>
    <w:rsid w:val="008C4E9E"/>
    <w:rsid w:val="008C4F10"/>
    <w:rsid w:val="008C4F4F"/>
    <w:rsid w:val="008C50BF"/>
    <w:rsid w:val="008C5196"/>
    <w:rsid w:val="008C51A3"/>
    <w:rsid w:val="008C528E"/>
    <w:rsid w:val="008C536D"/>
    <w:rsid w:val="008C53C8"/>
    <w:rsid w:val="008C5453"/>
    <w:rsid w:val="008C5473"/>
    <w:rsid w:val="008C5511"/>
    <w:rsid w:val="008C560E"/>
    <w:rsid w:val="008C5639"/>
    <w:rsid w:val="008C568F"/>
    <w:rsid w:val="008C5931"/>
    <w:rsid w:val="008C59CD"/>
    <w:rsid w:val="008C5BA0"/>
    <w:rsid w:val="008C5C82"/>
    <w:rsid w:val="008C5F19"/>
    <w:rsid w:val="008C6079"/>
    <w:rsid w:val="008C61B2"/>
    <w:rsid w:val="008C6276"/>
    <w:rsid w:val="008C6376"/>
    <w:rsid w:val="008C64C5"/>
    <w:rsid w:val="008C6528"/>
    <w:rsid w:val="008C67DB"/>
    <w:rsid w:val="008C686F"/>
    <w:rsid w:val="008C687C"/>
    <w:rsid w:val="008C6889"/>
    <w:rsid w:val="008C6AA4"/>
    <w:rsid w:val="008C6D45"/>
    <w:rsid w:val="008C6E48"/>
    <w:rsid w:val="008C6E90"/>
    <w:rsid w:val="008C6F37"/>
    <w:rsid w:val="008C7234"/>
    <w:rsid w:val="008C7295"/>
    <w:rsid w:val="008C754F"/>
    <w:rsid w:val="008C7561"/>
    <w:rsid w:val="008C7596"/>
    <w:rsid w:val="008C76E6"/>
    <w:rsid w:val="008C780D"/>
    <w:rsid w:val="008C7902"/>
    <w:rsid w:val="008C7908"/>
    <w:rsid w:val="008C7A8B"/>
    <w:rsid w:val="008C7B22"/>
    <w:rsid w:val="008C7B2E"/>
    <w:rsid w:val="008C7B78"/>
    <w:rsid w:val="008C7BEE"/>
    <w:rsid w:val="008C7C8E"/>
    <w:rsid w:val="008C7D8B"/>
    <w:rsid w:val="008C7DC6"/>
    <w:rsid w:val="008C7DD8"/>
    <w:rsid w:val="008C7EB2"/>
    <w:rsid w:val="008D0015"/>
    <w:rsid w:val="008D03B8"/>
    <w:rsid w:val="008D057F"/>
    <w:rsid w:val="008D05CE"/>
    <w:rsid w:val="008D071E"/>
    <w:rsid w:val="008D080F"/>
    <w:rsid w:val="008D09E6"/>
    <w:rsid w:val="008D0C57"/>
    <w:rsid w:val="008D0D57"/>
    <w:rsid w:val="008D0E4F"/>
    <w:rsid w:val="008D0E74"/>
    <w:rsid w:val="008D0EB2"/>
    <w:rsid w:val="008D0F04"/>
    <w:rsid w:val="008D1022"/>
    <w:rsid w:val="008D1084"/>
    <w:rsid w:val="008D1094"/>
    <w:rsid w:val="008D11FC"/>
    <w:rsid w:val="008D12A0"/>
    <w:rsid w:val="008D134F"/>
    <w:rsid w:val="008D1522"/>
    <w:rsid w:val="008D1605"/>
    <w:rsid w:val="008D1649"/>
    <w:rsid w:val="008D1783"/>
    <w:rsid w:val="008D1787"/>
    <w:rsid w:val="008D1BF4"/>
    <w:rsid w:val="008D1C97"/>
    <w:rsid w:val="008D1F0B"/>
    <w:rsid w:val="008D2048"/>
    <w:rsid w:val="008D2061"/>
    <w:rsid w:val="008D2142"/>
    <w:rsid w:val="008D2164"/>
    <w:rsid w:val="008D2185"/>
    <w:rsid w:val="008D21A1"/>
    <w:rsid w:val="008D2267"/>
    <w:rsid w:val="008D2367"/>
    <w:rsid w:val="008D2377"/>
    <w:rsid w:val="008D2668"/>
    <w:rsid w:val="008D26A3"/>
    <w:rsid w:val="008D2729"/>
    <w:rsid w:val="008D28AB"/>
    <w:rsid w:val="008D2916"/>
    <w:rsid w:val="008D2A9C"/>
    <w:rsid w:val="008D2AFE"/>
    <w:rsid w:val="008D2BAF"/>
    <w:rsid w:val="008D2BD6"/>
    <w:rsid w:val="008D2C15"/>
    <w:rsid w:val="008D2CA0"/>
    <w:rsid w:val="008D2FBE"/>
    <w:rsid w:val="008D2FD5"/>
    <w:rsid w:val="008D3037"/>
    <w:rsid w:val="008D3392"/>
    <w:rsid w:val="008D379C"/>
    <w:rsid w:val="008D38EF"/>
    <w:rsid w:val="008D3953"/>
    <w:rsid w:val="008D3968"/>
    <w:rsid w:val="008D3CCC"/>
    <w:rsid w:val="008D3CF6"/>
    <w:rsid w:val="008D3D1E"/>
    <w:rsid w:val="008D3F3F"/>
    <w:rsid w:val="008D3FDE"/>
    <w:rsid w:val="008D432C"/>
    <w:rsid w:val="008D43D2"/>
    <w:rsid w:val="008D43F3"/>
    <w:rsid w:val="008D44AD"/>
    <w:rsid w:val="008D4615"/>
    <w:rsid w:val="008D4642"/>
    <w:rsid w:val="008D47DF"/>
    <w:rsid w:val="008D4874"/>
    <w:rsid w:val="008D4B3E"/>
    <w:rsid w:val="008D4BD6"/>
    <w:rsid w:val="008D4DC9"/>
    <w:rsid w:val="008D4DE5"/>
    <w:rsid w:val="008D4E11"/>
    <w:rsid w:val="008D4E72"/>
    <w:rsid w:val="008D4E99"/>
    <w:rsid w:val="008D4F99"/>
    <w:rsid w:val="008D4FC3"/>
    <w:rsid w:val="008D4FE1"/>
    <w:rsid w:val="008D50DF"/>
    <w:rsid w:val="008D50F0"/>
    <w:rsid w:val="008D5162"/>
    <w:rsid w:val="008D54A3"/>
    <w:rsid w:val="008D56D0"/>
    <w:rsid w:val="008D5A39"/>
    <w:rsid w:val="008D5B51"/>
    <w:rsid w:val="008D5BEA"/>
    <w:rsid w:val="008D5E9B"/>
    <w:rsid w:val="008D5F0B"/>
    <w:rsid w:val="008D5FB5"/>
    <w:rsid w:val="008D622C"/>
    <w:rsid w:val="008D628C"/>
    <w:rsid w:val="008D6300"/>
    <w:rsid w:val="008D6353"/>
    <w:rsid w:val="008D66D9"/>
    <w:rsid w:val="008D672B"/>
    <w:rsid w:val="008D6986"/>
    <w:rsid w:val="008D69F1"/>
    <w:rsid w:val="008D6AA2"/>
    <w:rsid w:val="008D6EFF"/>
    <w:rsid w:val="008D6F9E"/>
    <w:rsid w:val="008D70CE"/>
    <w:rsid w:val="008D7224"/>
    <w:rsid w:val="008D7267"/>
    <w:rsid w:val="008D7602"/>
    <w:rsid w:val="008D7671"/>
    <w:rsid w:val="008D7718"/>
    <w:rsid w:val="008D779F"/>
    <w:rsid w:val="008D7816"/>
    <w:rsid w:val="008D78E0"/>
    <w:rsid w:val="008D7A14"/>
    <w:rsid w:val="008D7A35"/>
    <w:rsid w:val="008D7A50"/>
    <w:rsid w:val="008D7C94"/>
    <w:rsid w:val="008D7CCA"/>
    <w:rsid w:val="008D7CD2"/>
    <w:rsid w:val="008D7D84"/>
    <w:rsid w:val="008E0115"/>
    <w:rsid w:val="008E013B"/>
    <w:rsid w:val="008E0446"/>
    <w:rsid w:val="008E0492"/>
    <w:rsid w:val="008E0657"/>
    <w:rsid w:val="008E0713"/>
    <w:rsid w:val="008E0832"/>
    <w:rsid w:val="008E08DE"/>
    <w:rsid w:val="008E0940"/>
    <w:rsid w:val="008E0E6C"/>
    <w:rsid w:val="008E0E77"/>
    <w:rsid w:val="008E0F1C"/>
    <w:rsid w:val="008E1023"/>
    <w:rsid w:val="008E121F"/>
    <w:rsid w:val="008E1271"/>
    <w:rsid w:val="008E12B2"/>
    <w:rsid w:val="008E133D"/>
    <w:rsid w:val="008E1345"/>
    <w:rsid w:val="008E15E9"/>
    <w:rsid w:val="008E1739"/>
    <w:rsid w:val="008E183F"/>
    <w:rsid w:val="008E18A5"/>
    <w:rsid w:val="008E1956"/>
    <w:rsid w:val="008E1988"/>
    <w:rsid w:val="008E1CDA"/>
    <w:rsid w:val="008E1EA6"/>
    <w:rsid w:val="008E2269"/>
    <w:rsid w:val="008E2294"/>
    <w:rsid w:val="008E22AB"/>
    <w:rsid w:val="008E230A"/>
    <w:rsid w:val="008E2311"/>
    <w:rsid w:val="008E26B2"/>
    <w:rsid w:val="008E2762"/>
    <w:rsid w:val="008E282C"/>
    <w:rsid w:val="008E29F7"/>
    <w:rsid w:val="008E2A4D"/>
    <w:rsid w:val="008E2A76"/>
    <w:rsid w:val="008E2ABF"/>
    <w:rsid w:val="008E2AF5"/>
    <w:rsid w:val="008E2BDD"/>
    <w:rsid w:val="008E2BF0"/>
    <w:rsid w:val="008E2DB8"/>
    <w:rsid w:val="008E2FE8"/>
    <w:rsid w:val="008E30C3"/>
    <w:rsid w:val="008E30C9"/>
    <w:rsid w:val="008E3110"/>
    <w:rsid w:val="008E3378"/>
    <w:rsid w:val="008E351F"/>
    <w:rsid w:val="008E359E"/>
    <w:rsid w:val="008E3836"/>
    <w:rsid w:val="008E398D"/>
    <w:rsid w:val="008E39B6"/>
    <w:rsid w:val="008E39C0"/>
    <w:rsid w:val="008E3B29"/>
    <w:rsid w:val="008E3B7B"/>
    <w:rsid w:val="008E3EA7"/>
    <w:rsid w:val="008E3EB6"/>
    <w:rsid w:val="008E3F22"/>
    <w:rsid w:val="008E4029"/>
    <w:rsid w:val="008E414F"/>
    <w:rsid w:val="008E4176"/>
    <w:rsid w:val="008E4274"/>
    <w:rsid w:val="008E4313"/>
    <w:rsid w:val="008E4348"/>
    <w:rsid w:val="008E4423"/>
    <w:rsid w:val="008E4550"/>
    <w:rsid w:val="008E4551"/>
    <w:rsid w:val="008E46D1"/>
    <w:rsid w:val="008E473F"/>
    <w:rsid w:val="008E47C5"/>
    <w:rsid w:val="008E4884"/>
    <w:rsid w:val="008E4888"/>
    <w:rsid w:val="008E489F"/>
    <w:rsid w:val="008E4A05"/>
    <w:rsid w:val="008E4A0C"/>
    <w:rsid w:val="008E4A41"/>
    <w:rsid w:val="008E4CDC"/>
    <w:rsid w:val="008E4D67"/>
    <w:rsid w:val="008E4ED7"/>
    <w:rsid w:val="008E4F7A"/>
    <w:rsid w:val="008E4FCE"/>
    <w:rsid w:val="008E5109"/>
    <w:rsid w:val="008E5122"/>
    <w:rsid w:val="008E512F"/>
    <w:rsid w:val="008E52C8"/>
    <w:rsid w:val="008E541B"/>
    <w:rsid w:val="008E54F9"/>
    <w:rsid w:val="008E55EA"/>
    <w:rsid w:val="008E5690"/>
    <w:rsid w:val="008E5896"/>
    <w:rsid w:val="008E5915"/>
    <w:rsid w:val="008E5969"/>
    <w:rsid w:val="008E59D3"/>
    <w:rsid w:val="008E5C88"/>
    <w:rsid w:val="008E5C93"/>
    <w:rsid w:val="008E5CD5"/>
    <w:rsid w:val="008E5D40"/>
    <w:rsid w:val="008E5DBD"/>
    <w:rsid w:val="008E5FCC"/>
    <w:rsid w:val="008E605B"/>
    <w:rsid w:val="008E617C"/>
    <w:rsid w:val="008E61F1"/>
    <w:rsid w:val="008E624F"/>
    <w:rsid w:val="008E648E"/>
    <w:rsid w:val="008E65C6"/>
    <w:rsid w:val="008E6845"/>
    <w:rsid w:val="008E6949"/>
    <w:rsid w:val="008E696C"/>
    <w:rsid w:val="008E6A7C"/>
    <w:rsid w:val="008E6BA8"/>
    <w:rsid w:val="008E6C5D"/>
    <w:rsid w:val="008E6E0A"/>
    <w:rsid w:val="008E6E98"/>
    <w:rsid w:val="008E6FDB"/>
    <w:rsid w:val="008E70BD"/>
    <w:rsid w:val="008E70CB"/>
    <w:rsid w:val="008E7293"/>
    <w:rsid w:val="008E74BE"/>
    <w:rsid w:val="008E752B"/>
    <w:rsid w:val="008E7634"/>
    <w:rsid w:val="008E767D"/>
    <w:rsid w:val="008E76E8"/>
    <w:rsid w:val="008E77DE"/>
    <w:rsid w:val="008E7855"/>
    <w:rsid w:val="008E7A12"/>
    <w:rsid w:val="008E7AFC"/>
    <w:rsid w:val="008E7B31"/>
    <w:rsid w:val="008E7B4C"/>
    <w:rsid w:val="008E7BB3"/>
    <w:rsid w:val="008E7BE7"/>
    <w:rsid w:val="008E7DB9"/>
    <w:rsid w:val="008E7E98"/>
    <w:rsid w:val="008E7EA4"/>
    <w:rsid w:val="008E7EAD"/>
    <w:rsid w:val="008F0012"/>
    <w:rsid w:val="008F0292"/>
    <w:rsid w:val="008F02A5"/>
    <w:rsid w:val="008F02D3"/>
    <w:rsid w:val="008F0347"/>
    <w:rsid w:val="008F0446"/>
    <w:rsid w:val="008F0611"/>
    <w:rsid w:val="008F083E"/>
    <w:rsid w:val="008F08C4"/>
    <w:rsid w:val="008F0A6E"/>
    <w:rsid w:val="008F0C49"/>
    <w:rsid w:val="008F0C77"/>
    <w:rsid w:val="008F0D39"/>
    <w:rsid w:val="008F0EA9"/>
    <w:rsid w:val="008F0ECA"/>
    <w:rsid w:val="008F0F38"/>
    <w:rsid w:val="008F106F"/>
    <w:rsid w:val="008F12A8"/>
    <w:rsid w:val="008F12CC"/>
    <w:rsid w:val="008F12F6"/>
    <w:rsid w:val="008F1395"/>
    <w:rsid w:val="008F1498"/>
    <w:rsid w:val="008F170B"/>
    <w:rsid w:val="008F171D"/>
    <w:rsid w:val="008F174C"/>
    <w:rsid w:val="008F187C"/>
    <w:rsid w:val="008F1A90"/>
    <w:rsid w:val="008F1CA1"/>
    <w:rsid w:val="008F1E47"/>
    <w:rsid w:val="008F2397"/>
    <w:rsid w:val="008F23A8"/>
    <w:rsid w:val="008F244F"/>
    <w:rsid w:val="008F246A"/>
    <w:rsid w:val="008F27AE"/>
    <w:rsid w:val="008F2B17"/>
    <w:rsid w:val="008F2B43"/>
    <w:rsid w:val="008F2BD7"/>
    <w:rsid w:val="008F2CE8"/>
    <w:rsid w:val="008F2E8B"/>
    <w:rsid w:val="008F2F88"/>
    <w:rsid w:val="008F2FCC"/>
    <w:rsid w:val="008F3120"/>
    <w:rsid w:val="008F3510"/>
    <w:rsid w:val="008F3556"/>
    <w:rsid w:val="008F3788"/>
    <w:rsid w:val="008F39DA"/>
    <w:rsid w:val="008F39FE"/>
    <w:rsid w:val="008F3FCC"/>
    <w:rsid w:val="008F40AA"/>
    <w:rsid w:val="008F40D0"/>
    <w:rsid w:val="008F4171"/>
    <w:rsid w:val="008F449B"/>
    <w:rsid w:val="008F45B0"/>
    <w:rsid w:val="008F45B1"/>
    <w:rsid w:val="008F47CA"/>
    <w:rsid w:val="008F4AD9"/>
    <w:rsid w:val="008F4C7A"/>
    <w:rsid w:val="008F4D42"/>
    <w:rsid w:val="008F4D46"/>
    <w:rsid w:val="008F4E70"/>
    <w:rsid w:val="008F4F90"/>
    <w:rsid w:val="008F50E0"/>
    <w:rsid w:val="008F513D"/>
    <w:rsid w:val="008F53A9"/>
    <w:rsid w:val="008F541B"/>
    <w:rsid w:val="008F5546"/>
    <w:rsid w:val="008F566E"/>
    <w:rsid w:val="008F56EC"/>
    <w:rsid w:val="008F589C"/>
    <w:rsid w:val="008F58C5"/>
    <w:rsid w:val="008F5957"/>
    <w:rsid w:val="008F59D0"/>
    <w:rsid w:val="008F5A44"/>
    <w:rsid w:val="008F5A56"/>
    <w:rsid w:val="008F5BB4"/>
    <w:rsid w:val="008F5C63"/>
    <w:rsid w:val="008F5D3D"/>
    <w:rsid w:val="008F5DEE"/>
    <w:rsid w:val="008F5FD6"/>
    <w:rsid w:val="008F5FEC"/>
    <w:rsid w:val="008F6287"/>
    <w:rsid w:val="008F6542"/>
    <w:rsid w:val="008F6666"/>
    <w:rsid w:val="008F6690"/>
    <w:rsid w:val="008F6A46"/>
    <w:rsid w:val="008F6A49"/>
    <w:rsid w:val="008F6C22"/>
    <w:rsid w:val="008F6E12"/>
    <w:rsid w:val="008F6E61"/>
    <w:rsid w:val="008F6F51"/>
    <w:rsid w:val="008F7035"/>
    <w:rsid w:val="008F71A0"/>
    <w:rsid w:val="008F7284"/>
    <w:rsid w:val="008F73A8"/>
    <w:rsid w:val="008F73C0"/>
    <w:rsid w:val="008F7663"/>
    <w:rsid w:val="008F77C4"/>
    <w:rsid w:val="008F7819"/>
    <w:rsid w:val="008F7834"/>
    <w:rsid w:val="008F7AC4"/>
    <w:rsid w:val="008F7C9D"/>
    <w:rsid w:val="008F7D72"/>
    <w:rsid w:val="008F7E21"/>
    <w:rsid w:val="008F7E59"/>
    <w:rsid w:val="008F7E9A"/>
    <w:rsid w:val="00900021"/>
    <w:rsid w:val="0090005D"/>
    <w:rsid w:val="0090019A"/>
    <w:rsid w:val="009002A8"/>
    <w:rsid w:val="00900321"/>
    <w:rsid w:val="0090037D"/>
    <w:rsid w:val="00900411"/>
    <w:rsid w:val="0090047C"/>
    <w:rsid w:val="009004FD"/>
    <w:rsid w:val="009006A2"/>
    <w:rsid w:val="0090074A"/>
    <w:rsid w:val="00900768"/>
    <w:rsid w:val="009007D4"/>
    <w:rsid w:val="009007E4"/>
    <w:rsid w:val="0090088D"/>
    <w:rsid w:val="00900B3A"/>
    <w:rsid w:val="00900B59"/>
    <w:rsid w:val="00900C68"/>
    <w:rsid w:val="00900D82"/>
    <w:rsid w:val="00900DA0"/>
    <w:rsid w:val="00900DB2"/>
    <w:rsid w:val="00900E84"/>
    <w:rsid w:val="009010E8"/>
    <w:rsid w:val="00901163"/>
    <w:rsid w:val="009012CB"/>
    <w:rsid w:val="009016EC"/>
    <w:rsid w:val="0090172F"/>
    <w:rsid w:val="00901B04"/>
    <w:rsid w:val="00901DED"/>
    <w:rsid w:val="00901E85"/>
    <w:rsid w:val="00901EB4"/>
    <w:rsid w:val="009020B5"/>
    <w:rsid w:val="00902199"/>
    <w:rsid w:val="009021C5"/>
    <w:rsid w:val="009021DB"/>
    <w:rsid w:val="009022E0"/>
    <w:rsid w:val="009024BE"/>
    <w:rsid w:val="00902692"/>
    <w:rsid w:val="009026E9"/>
    <w:rsid w:val="00902835"/>
    <w:rsid w:val="009028F2"/>
    <w:rsid w:val="00902B45"/>
    <w:rsid w:val="00902BC6"/>
    <w:rsid w:val="00902EEF"/>
    <w:rsid w:val="009030A4"/>
    <w:rsid w:val="0090336B"/>
    <w:rsid w:val="009033A1"/>
    <w:rsid w:val="009034A5"/>
    <w:rsid w:val="009035F0"/>
    <w:rsid w:val="0090367D"/>
    <w:rsid w:val="009039EC"/>
    <w:rsid w:val="00903A17"/>
    <w:rsid w:val="00903B0C"/>
    <w:rsid w:val="00903CFB"/>
    <w:rsid w:val="00903E88"/>
    <w:rsid w:val="00903EB8"/>
    <w:rsid w:val="00903EBD"/>
    <w:rsid w:val="00903FB8"/>
    <w:rsid w:val="00904315"/>
    <w:rsid w:val="00904421"/>
    <w:rsid w:val="00904539"/>
    <w:rsid w:val="009046E8"/>
    <w:rsid w:val="00904894"/>
    <w:rsid w:val="00904915"/>
    <w:rsid w:val="00904947"/>
    <w:rsid w:val="00904B37"/>
    <w:rsid w:val="00904C79"/>
    <w:rsid w:val="00904FA6"/>
    <w:rsid w:val="009050E9"/>
    <w:rsid w:val="009051D0"/>
    <w:rsid w:val="009052DD"/>
    <w:rsid w:val="009054E5"/>
    <w:rsid w:val="009056E8"/>
    <w:rsid w:val="009059AA"/>
    <w:rsid w:val="009059AC"/>
    <w:rsid w:val="00905CF6"/>
    <w:rsid w:val="00905DB1"/>
    <w:rsid w:val="00905DC1"/>
    <w:rsid w:val="00905E2B"/>
    <w:rsid w:val="00905E82"/>
    <w:rsid w:val="00905F7D"/>
    <w:rsid w:val="00905FC4"/>
    <w:rsid w:val="00906362"/>
    <w:rsid w:val="009063C3"/>
    <w:rsid w:val="0090643E"/>
    <w:rsid w:val="00906702"/>
    <w:rsid w:val="00906716"/>
    <w:rsid w:val="009068CF"/>
    <w:rsid w:val="00906ACB"/>
    <w:rsid w:val="00906AF4"/>
    <w:rsid w:val="00906B48"/>
    <w:rsid w:val="00906C13"/>
    <w:rsid w:val="00906DAF"/>
    <w:rsid w:val="0090710F"/>
    <w:rsid w:val="00907372"/>
    <w:rsid w:val="009073DC"/>
    <w:rsid w:val="009075ED"/>
    <w:rsid w:val="009076E4"/>
    <w:rsid w:val="00907A4D"/>
    <w:rsid w:val="00907A71"/>
    <w:rsid w:val="00907CEB"/>
    <w:rsid w:val="00907D16"/>
    <w:rsid w:val="00907ECB"/>
    <w:rsid w:val="00907EEA"/>
    <w:rsid w:val="009100AC"/>
    <w:rsid w:val="0091022C"/>
    <w:rsid w:val="00910367"/>
    <w:rsid w:val="00910372"/>
    <w:rsid w:val="009104EC"/>
    <w:rsid w:val="009105FA"/>
    <w:rsid w:val="00910608"/>
    <w:rsid w:val="009106A6"/>
    <w:rsid w:val="009108EF"/>
    <w:rsid w:val="0091098D"/>
    <w:rsid w:val="00910B8B"/>
    <w:rsid w:val="00910CBC"/>
    <w:rsid w:val="00910CED"/>
    <w:rsid w:val="00910E3C"/>
    <w:rsid w:val="0091101C"/>
    <w:rsid w:val="00911091"/>
    <w:rsid w:val="00911476"/>
    <w:rsid w:val="00911572"/>
    <w:rsid w:val="009116CF"/>
    <w:rsid w:val="009116F0"/>
    <w:rsid w:val="00911732"/>
    <w:rsid w:val="00911770"/>
    <w:rsid w:val="00911E4C"/>
    <w:rsid w:val="00911F56"/>
    <w:rsid w:val="00912007"/>
    <w:rsid w:val="0091200B"/>
    <w:rsid w:val="0091208D"/>
    <w:rsid w:val="00912093"/>
    <w:rsid w:val="009120A3"/>
    <w:rsid w:val="009121C9"/>
    <w:rsid w:val="00912204"/>
    <w:rsid w:val="009122DE"/>
    <w:rsid w:val="0091246F"/>
    <w:rsid w:val="009126B6"/>
    <w:rsid w:val="0091273F"/>
    <w:rsid w:val="009128B1"/>
    <w:rsid w:val="00912982"/>
    <w:rsid w:val="00912A36"/>
    <w:rsid w:val="00912B16"/>
    <w:rsid w:val="00912B5B"/>
    <w:rsid w:val="00912B74"/>
    <w:rsid w:val="00912B8C"/>
    <w:rsid w:val="00912E2B"/>
    <w:rsid w:val="00912ED0"/>
    <w:rsid w:val="00913057"/>
    <w:rsid w:val="009130C3"/>
    <w:rsid w:val="009131C8"/>
    <w:rsid w:val="00913237"/>
    <w:rsid w:val="009133CD"/>
    <w:rsid w:val="00913430"/>
    <w:rsid w:val="00913522"/>
    <w:rsid w:val="0091365B"/>
    <w:rsid w:val="00913680"/>
    <w:rsid w:val="009136CE"/>
    <w:rsid w:val="00913753"/>
    <w:rsid w:val="00913847"/>
    <w:rsid w:val="00913A2F"/>
    <w:rsid w:val="00913B2A"/>
    <w:rsid w:val="00913B5F"/>
    <w:rsid w:val="00913BB7"/>
    <w:rsid w:val="00913CD6"/>
    <w:rsid w:val="00913DC0"/>
    <w:rsid w:val="00913F07"/>
    <w:rsid w:val="00913FF2"/>
    <w:rsid w:val="009141E0"/>
    <w:rsid w:val="009141E9"/>
    <w:rsid w:val="009141F2"/>
    <w:rsid w:val="009143C7"/>
    <w:rsid w:val="0091448F"/>
    <w:rsid w:val="009144B4"/>
    <w:rsid w:val="009145C2"/>
    <w:rsid w:val="00914621"/>
    <w:rsid w:val="0091466C"/>
    <w:rsid w:val="0091485C"/>
    <w:rsid w:val="0091489E"/>
    <w:rsid w:val="00914962"/>
    <w:rsid w:val="009149C0"/>
    <w:rsid w:val="00914AB7"/>
    <w:rsid w:val="00914AB8"/>
    <w:rsid w:val="00914ADC"/>
    <w:rsid w:val="00914B34"/>
    <w:rsid w:val="00914DE6"/>
    <w:rsid w:val="009150B5"/>
    <w:rsid w:val="009151C8"/>
    <w:rsid w:val="0091522B"/>
    <w:rsid w:val="0091540E"/>
    <w:rsid w:val="00915791"/>
    <w:rsid w:val="009159D8"/>
    <w:rsid w:val="00915A2A"/>
    <w:rsid w:val="00915AA4"/>
    <w:rsid w:val="00915B01"/>
    <w:rsid w:val="00915CB4"/>
    <w:rsid w:val="00915DE1"/>
    <w:rsid w:val="00915E47"/>
    <w:rsid w:val="00915E63"/>
    <w:rsid w:val="00915E9C"/>
    <w:rsid w:val="00915EE1"/>
    <w:rsid w:val="00915F7D"/>
    <w:rsid w:val="00916318"/>
    <w:rsid w:val="0091644F"/>
    <w:rsid w:val="0091652C"/>
    <w:rsid w:val="0091697E"/>
    <w:rsid w:val="00916AFD"/>
    <w:rsid w:val="00916B9C"/>
    <w:rsid w:val="00916C7C"/>
    <w:rsid w:val="00916CDE"/>
    <w:rsid w:val="00916CFC"/>
    <w:rsid w:val="00916D8C"/>
    <w:rsid w:val="00916D93"/>
    <w:rsid w:val="00916E69"/>
    <w:rsid w:val="0091703A"/>
    <w:rsid w:val="00917083"/>
    <w:rsid w:val="00917110"/>
    <w:rsid w:val="00917118"/>
    <w:rsid w:val="009171C2"/>
    <w:rsid w:val="00917799"/>
    <w:rsid w:val="0091781A"/>
    <w:rsid w:val="009178A3"/>
    <w:rsid w:val="009178F6"/>
    <w:rsid w:val="009179CC"/>
    <w:rsid w:val="00917BA1"/>
    <w:rsid w:val="00917BF0"/>
    <w:rsid w:val="00917D28"/>
    <w:rsid w:val="00917D5D"/>
    <w:rsid w:val="00917E66"/>
    <w:rsid w:val="0092004E"/>
    <w:rsid w:val="00920079"/>
    <w:rsid w:val="009201AA"/>
    <w:rsid w:val="00920322"/>
    <w:rsid w:val="009203B5"/>
    <w:rsid w:val="0092064B"/>
    <w:rsid w:val="0092070D"/>
    <w:rsid w:val="009208E5"/>
    <w:rsid w:val="00920C57"/>
    <w:rsid w:val="00920D74"/>
    <w:rsid w:val="00920EE7"/>
    <w:rsid w:val="00920F75"/>
    <w:rsid w:val="0092101E"/>
    <w:rsid w:val="00921170"/>
    <w:rsid w:val="009211DD"/>
    <w:rsid w:val="00921475"/>
    <w:rsid w:val="0092154E"/>
    <w:rsid w:val="00921650"/>
    <w:rsid w:val="00921AF1"/>
    <w:rsid w:val="00921B2C"/>
    <w:rsid w:val="00921B46"/>
    <w:rsid w:val="00921D57"/>
    <w:rsid w:val="00921D67"/>
    <w:rsid w:val="00921DBF"/>
    <w:rsid w:val="00921E62"/>
    <w:rsid w:val="00921F35"/>
    <w:rsid w:val="00922096"/>
    <w:rsid w:val="009220BA"/>
    <w:rsid w:val="00922205"/>
    <w:rsid w:val="00922258"/>
    <w:rsid w:val="009222A3"/>
    <w:rsid w:val="0092232C"/>
    <w:rsid w:val="00922357"/>
    <w:rsid w:val="00922490"/>
    <w:rsid w:val="00922534"/>
    <w:rsid w:val="009226F9"/>
    <w:rsid w:val="009228D7"/>
    <w:rsid w:val="009228F7"/>
    <w:rsid w:val="00922901"/>
    <w:rsid w:val="009229A5"/>
    <w:rsid w:val="009229C0"/>
    <w:rsid w:val="00922A6A"/>
    <w:rsid w:val="00922BE2"/>
    <w:rsid w:val="00922C05"/>
    <w:rsid w:val="00922E9E"/>
    <w:rsid w:val="00922EAC"/>
    <w:rsid w:val="00922F79"/>
    <w:rsid w:val="00922F99"/>
    <w:rsid w:val="0092310F"/>
    <w:rsid w:val="00923171"/>
    <w:rsid w:val="009231D8"/>
    <w:rsid w:val="009231EF"/>
    <w:rsid w:val="009235CA"/>
    <w:rsid w:val="00923610"/>
    <w:rsid w:val="009237E7"/>
    <w:rsid w:val="00923851"/>
    <w:rsid w:val="0092395F"/>
    <w:rsid w:val="00923998"/>
    <w:rsid w:val="00923E07"/>
    <w:rsid w:val="00923E5A"/>
    <w:rsid w:val="00923EBE"/>
    <w:rsid w:val="00923FA0"/>
    <w:rsid w:val="00923FAE"/>
    <w:rsid w:val="00924021"/>
    <w:rsid w:val="009240C6"/>
    <w:rsid w:val="009243B3"/>
    <w:rsid w:val="009244CC"/>
    <w:rsid w:val="00924559"/>
    <w:rsid w:val="009245E8"/>
    <w:rsid w:val="00924644"/>
    <w:rsid w:val="009246B9"/>
    <w:rsid w:val="0092493E"/>
    <w:rsid w:val="00924A41"/>
    <w:rsid w:val="00924B91"/>
    <w:rsid w:val="00924D52"/>
    <w:rsid w:val="00924D65"/>
    <w:rsid w:val="00924D7D"/>
    <w:rsid w:val="00924E70"/>
    <w:rsid w:val="0092511E"/>
    <w:rsid w:val="00925185"/>
    <w:rsid w:val="009251C7"/>
    <w:rsid w:val="009252F2"/>
    <w:rsid w:val="00925314"/>
    <w:rsid w:val="0092533E"/>
    <w:rsid w:val="00925368"/>
    <w:rsid w:val="0092540D"/>
    <w:rsid w:val="00925422"/>
    <w:rsid w:val="009254FA"/>
    <w:rsid w:val="00925526"/>
    <w:rsid w:val="009256A4"/>
    <w:rsid w:val="00925771"/>
    <w:rsid w:val="009259C9"/>
    <w:rsid w:val="00925A0B"/>
    <w:rsid w:val="00925B89"/>
    <w:rsid w:val="00925C5A"/>
    <w:rsid w:val="00925CD7"/>
    <w:rsid w:val="00925EA2"/>
    <w:rsid w:val="0092611F"/>
    <w:rsid w:val="009262BF"/>
    <w:rsid w:val="009263C4"/>
    <w:rsid w:val="0092640B"/>
    <w:rsid w:val="009264A8"/>
    <w:rsid w:val="009264C6"/>
    <w:rsid w:val="00926512"/>
    <w:rsid w:val="009266D2"/>
    <w:rsid w:val="009266F4"/>
    <w:rsid w:val="00926714"/>
    <w:rsid w:val="009267F2"/>
    <w:rsid w:val="00926818"/>
    <w:rsid w:val="00926857"/>
    <w:rsid w:val="00926947"/>
    <w:rsid w:val="00926B8C"/>
    <w:rsid w:val="00926DCD"/>
    <w:rsid w:val="00926F56"/>
    <w:rsid w:val="00926F89"/>
    <w:rsid w:val="0092703D"/>
    <w:rsid w:val="00927054"/>
    <w:rsid w:val="00927150"/>
    <w:rsid w:val="00927183"/>
    <w:rsid w:val="009272EF"/>
    <w:rsid w:val="0092736F"/>
    <w:rsid w:val="009273C0"/>
    <w:rsid w:val="0092766A"/>
    <w:rsid w:val="009277DE"/>
    <w:rsid w:val="0092786D"/>
    <w:rsid w:val="00927930"/>
    <w:rsid w:val="00927B72"/>
    <w:rsid w:val="00927DCE"/>
    <w:rsid w:val="00927E73"/>
    <w:rsid w:val="00927EAA"/>
    <w:rsid w:val="00927EB4"/>
    <w:rsid w:val="00927EC8"/>
    <w:rsid w:val="00927F39"/>
    <w:rsid w:val="00927FF7"/>
    <w:rsid w:val="009301D3"/>
    <w:rsid w:val="00930274"/>
    <w:rsid w:val="00930418"/>
    <w:rsid w:val="00930449"/>
    <w:rsid w:val="00930490"/>
    <w:rsid w:val="00930492"/>
    <w:rsid w:val="0093056D"/>
    <w:rsid w:val="0093064D"/>
    <w:rsid w:val="0093068D"/>
    <w:rsid w:val="0093069F"/>
    <w:rsid w:val="00930717"/>
    <w:rsid w:val="00930A66"/>
    <w:rsid w:val="00930E39"/>
    <w:rsid w:val="00931034"/>
    <w:rsid w:val="009312F7"/>
    <w:rsid w:val="00931315"/>
    <w:rsid w:val="00931514"/>
    <w:rsid w:val="0093155D"/>
    <w:rsid w:val="009317FC"/>
    <w:rsid w:val="00931D20"/>
    <w:rsid w:val="00931D85"/>
    <w:rsid w:val="00931DF2"/>
    <w:rsid w:val="00931E46"/>
    <w:rsid w:val="00931F5D"/>
    <w:rsid w:val="00932046"/>
    <w:rsid w:val="00932064"/>
    <w:rsid w:val="0093207B"/>
    <w:rsid w:val="009321EC"/>
    <w:rsid w:val="009323D5"/>
    <w:rsid w:val="009323F4"/>
    <w:rsid w:val="00932408"/>
    <w:rsid w:val="00932676"/>
    <w:rsid w:val="00932722"/>
    <w:rsid w:val="00932900"/>
    <w:rsid w:val="009329D2"/>
    <w:rsid w:val="00932AE5"/>
    <w:rsid w:val="00932B07"/>
    <w:rsid w:val="00932F17"/>
    <w:rsid w:val="00932FB4"/>
    <w:rsid w:val="00932FD1"/>
    <w:rsid w:val="00932FDA"/>
    <w:rsid w:val="0093307F"/>
    <w:rsid w:val="00933094"/>
    <w:rsid w:val="009330D7"/>
    <w:rsid w:val="009331E1"/>
    <w:rsid w:val="009332FB"/>
    <w:rsid w:val="00933420"/>
    <w:rsid w:val="009334AA"/>
    <w:rsid w:val="00933589"/>
    <w:rsid w:val="009335A9"/>
    <w:rsid w:val="00933806"/>
    <w:rsid w:val="0093386C"/>
    <w:rsid w:val="0093397C"/>
    <w:rsid w:val="00933A09"/>
    <w:rsid w:val="00933A96"/>
    <w:rsid w:val="00933C4E"/>
    <w:rsid w:val="00933D08"/>
    <w:rsid w:val="00933E50"/>
    <w:rsid w:val="00933E8A"/>
    <w:rsid w:val="00933FFB"/>
    <w:rsid w:val="0093428B"/>
    <w:rsid w:val="009342FE"/>
    <w:rsid w:val="0093431F"/>
    <w:rsid w:val="009343F5"/>
    <w:rsid w:val="009344EC"/>
    <w:rsid w:val="00934569"/>
    <w:rsid w:val="00934669"/>
    <w:rsid w:val="009346FB"/>
    <w:rsid w:val="0093472A"/>
    <w:rsid w:val="00934750"/>
    <w:rsid w:val="00934818"/>
    <w:rsid w:val="009348C1"/>
    <w:rsid w:val="00934ACF"/>
    <w:rsid w:val="00934B2A"/>
    <w:rsid w:val="00934B49"/>
    <w:rsid w:val="00934BAA"/>
    <w:rsid w:val="00934DA5"/>
    <w:rsid w:val="00934EE7"/>
    <w:rsid w:val="00934F01"/>
    <w:rsid w:val="009351A3"/>
    <w:rsid w:val="00935357"/>
    <w:rsid w:val="009355F4"/>
    <w:rsid w:val="0093572D"/>
    <w:rsid w:val="00935764"/>
    <w:rsid w:val="00935A7E"/>
    <w:rsid w:val="00935AB7"/>
    <w:rsid w:val="00935CD6"/>
    <w:rsid w:val="00935DB7"/>
    <w:rsid w:val="00935DDB"/>
    <w:rsid w:val="00935E2D"/>
    <w:rsid w:val="00935E95"/>
    <w:rsid w:val="0093602C"/>
    <w:rsid w:val="00936194"/>
    <w:rsid w:val="009361B6"/>
    <w:rsid w:val="00936538"/>
    <w:rsid w:val="0093679B"/>
    <w:rsid w:val="0093681C"/>
    <w:rsid w:val="00936820"/>
    <w:rsid w:val="00936933"/>
    <w:rsid w:val="00936A68"/>
    <w:rsid w:val="00936A9C"/>
    <w:rsid w:val="00936C02"/>
    <w:rsid w:val="00936CE6"/>
    <w:rsid w:val="00936D7E"/>
    <w:rsid w:val="00936E9A"/>
    <w:rsid w:val="00936F1D"/>
    <w:rsid w:val="00936F4A"/>
    <w:rsid w:val="00936FFE"/>
    <w:rsid w:val="00937080"/>
    <w:rsid w:val="00937259"/>
    <w:rsid w:val="0093745D"/>
    <w:rsid w:val="0093765E"/>
    <w:rsid w:val="009376CC"/>
    <w:rsid w:val="00937885"/>
    <w:rsid w:val="00937913"/>
    <w:rsid w:val="00937B29"/>
    <w:rsid w:val="00937B57"/>
    <w:rsid w:val="00937C37"/>
    <w:rsid w:val="00937C8D"/>
    <w:rsid w:val="00937CEE"/>
    <w:rsid w:val="00937E99"/>
    <w:rsid w:val="00937EF2"/>
    <w:rsid w:val="00937FE6"/>
    <w:rsid w:val="00937FEE"/>
    <w:rsid w:val="009402D1"/>
    <w:rsid w:val="009402DE"/>
    <w:rsid w:val="0094050C"/>
    <w:rsid w:val="009409BC"/>
    <w:rsid w:val="00940AE7"/>
    <w:rsid w:val="00940B2D"/>
    <w:rsid w:val="00940C32"/>
    <w:rsid w:val="00940C90"/>
    <w:rsid w:val="00940CEB"/>
    <w:rsid w:val="00940DA6"/>
    <w:rsid w:val="00940F19"/>
    <w:rsid w:val="009410B8"/>
    <w:rsid w:val="009410E1"/>
    <w:rsid w:val="00941124"/>
    <w:rsid w:val="009412F7"/>
    <w:rsid w:val="0094137E"/>
    <w:rsid w:val="0094142B"/>
    <w:rsid w:val="00941488"/>
    <w:rsid w:val="00941556"/>
    <w:rsid w:val="0094157E"/>
    <w:rsid w:val="00941712"/>
    <w:rsid w:val="00941884"/>
    <w:rsid w:val="00941B57"/>
    <w:rsid w:val="00941BCF"/>
    <w:rsid w:val="00941C54"/>
    <w:rsid w:val="00941D8D"/>
    <w:rsid w:val="00941E16"/>
    <w:rsid w:val="00941EF8"/>
    <w:rsid w:val="00941F53"/>
    <w:rsid w:val="009420CE"/>
    <w:rsid w:val="009420ED"/>
    <w:rsid w:val="0094216A"/>
    <w:rsid w:val="00942205"/>
    <w:rsid w:val="0094244E"/>
    <w:rsid w:val="00942771"/>
    <w:rsid w:val="009428F4"/>
    <w:rsid w:val="00942A26"/>
    <w:rsid w:val="00942BB1"/>
    <w:rsid w:val="00942C06"/>
    <w:rsid w:val="00942D9C"/>
    <w:rsid w:val="00942DB2"/>
    <w:rsid w:val="00942F05"/>
    <w:rsid w:val="00942F38"/>
    <w:rsid w:val="00943070"/>
    <w:rsid w:val="0094323C"/>
    <w:rsid w:val="00943360"/>
    <w:rsid w:val="009433EC"/>
    <w:rsid w:val="0094345A"/>
    <w:rsid w:val="00943574"/>
    <w:rsid w:val="009435CE"/>
    <w:rsid w:val="0094360F"/>
    <w:rsid w:val="00943722"/>
    <w:rsid w:val="009437BD"/>
    <w:rsid w:val="00943868"/>
    <w:rsid w:val="009438F1"/>
    <w:rsid w:val="009439D0"/>
    <w:rsid w:val="009439EF"/>
    <w:rsid w:val="00943A14"/>
    <w:rsid w:val="00943A3F"/>
    <w:rsid w:val="00943AD9"/>
    <w:rsid w:val="00943B5D"/>
    <w:rsid w:val="00943BE5"/>
    <w:rsid w:val="00943CDB"/>
    <w:rsid w:val="00943E02"/>
    <w:rsid w:val="00943FBA"/>
    <w:rsid w:val="00944136"/>
    <w:rsid w:val="00944262"/>
    <w:rsid w:val="009442EC"/>
    <w:rsid w:val="00944386"/>
    <w:rsid w:val="00944469"/>
    <w:rsid w:val="009445B5"/>
    <w:rsid w:val="009445D5"/>
    <w:rsid w:val="00944806"/>
    <w:rsid w:val="009448CB"/>
    <w:rsid w:val="00944991"/>
    <w:rsid w:val="00944AED"/>
    <w:rsid w:val="00944B81"/>
    <w:rsid w:val="00944B95"/>
    <w:rsid w:val="00944BA6"/>
    <w:rsid w:val="00944CB3"/>
    <w:rsid w:val="00944DBA"/>
    <w:rsid w:val="00944DBB"/>
    <w:rsid w:val="00944EE6"/>
    <w:rsid w:val="00944EFB"/>
    <w:rsid w:val="00945031"/>
    <w:rsid w:val="009450DB"/>
    <w:rsid w:val="0094529B"/>
    <w:rsid w:val="009452FC"/>
    <w:rsid w:val="009453E4"/>
    <w:rsid w:val="009453F4"/>
    <w:rsid w:val="00945425"/>
    <w:rsid w:val="00945495"/>
    <w:rsid w:val="009454C4"/>
    <w:rsid w:val="009454D3"/>
    <w:rsid w:val="0094554B"/>
    <w:rsid w:val="00945603"/>
    <w:rsid w:val="009457C8"/>
    <w:rsid w:val="009458BB"/>
    <w:rsid w:val="009459F9"/>
    <w:rsid w:val="00945A55"/>
    <w:rsid w:val="00945A61"/>
    <w:rsid w:val="00945D09"/>
    <w:rsid w:val="00945EC6"/>
    <w:rsid w:val="0094603F"/>
    <w:rsid w:val="00946352"/>
    <w:rsid w:val="009463CD"/>
    <w:rsid w:val="00946440"/>
    <w:rsid w:val="009464E8"/>
    <w:rsid w:val="0094659D"/>
    <w:rsid w:val="0094677B"/>
    <w:rsid w:val="00946A1A"/>
    <w:rsid w:val="00946A9B"/>
    <w:rsid w:val="00946BAD"/>
    <w:rsid w:val="00946C26"/>
    <w:rsid w:val="00946CED"/>
    <w:rsid w:val="00946F00"/>
    <w:rsid w:val="00946F77"/>
    <w:rsid w:val="00947338"/>
    <w:rsid w:val="00947394"/>
    <w:rsid w:val="009474BD"/>
    <w:rsid w:val="009475B6"/>
    <w:rsid w:val="009476F6"/>
    <w:rsid w:val="00947773"/>
    <w:rsid w:val="009477D5"/>
    <w:rsid w:val="00947908"/>
    <w:rsid w:val="00947909"/>
    <w:rsid w:val="009479D6"/>
    <w:rsid w:val="00947A5E"/>
    <w:rsid w:val="00947BC0"/>
    <w:rsid w:val="00947CE0"/>
    <w:rsid w:val="00947D19"/>
    <w:rsid w:val="00947D4D"/>
    <w:rsid w:val="00947DFE"/>
    <w:rsid w:val="00950058"/>
    <w:rsid w:val="00950091"/>
    <w:rsid w:val="009500C4"/>
    <w:rsid w:val="0095015F"/>
    <w:rsid w:val="00950255"/>
    <w:rsid w:val="00950395"/>
    <w:rsid w:val="009504CF"/>
    <w:rsid w:val="0095059F"/>
    <w:rsid w:val="0095060E"/>
    <w:rsid w:val="00950655"/>
    <w:rsid w:val="0095069A"/>
    <w:rsid w:val="00950749"/>
    <w:rsid w:val="009507CD"/>
    <w:rsid w:val="00950BE0"/>
    <w:rsid w:val="00950BE8"/>
    <w:rsid w:val="00950C3A"/>
    <w:rsid w:val="00950C9B"/>
    <w:rsid w:val="00950D1F"/>
    <w:rsid w:val="00950D7B"/>
    <w:rsid w:val="00950EAA"/>
    <w:rsid w:val="00950FC8"/>
    <w:rsid w:val="009510A1"/>
    <w:rsid w:val="00951128"/>
    <w:rsid w:val="0095127E"/>
    <w:rsid w:val="009513A9"/>
    <w:rsid w:val="00951598"/>
    <w:rsid w:val="00951715"/>
    <w:rsid w:val="009517D6"/>
    <w:rsid w:val="0095181C"/>
    <w:rsid w:val="00951911"/>
    <w:rsid w:val="00951ABD"/>
    <w:rsid w:val="00951B29"/>
    <w:rsid w:val="00951CC6"/>
    <w:rsid w:val="00951D59"/>
    <w:rsid w:val="00951D9D"/>
    <w:rsid w:val="00951EA2"/>
    <w:rsid w:val="00951F6A"/>
    <w:rsid w:val="00951FB0"/>
    <w:rsid w:val="0095206B"/>
    <w:rsid w:val="009520A7"/>
    <w:rsid w:val="009520E2"/>
    <w:rsid w:val="009523C6"/>
    <w:rsid w:val="009528CB"/>
    <w:rsid w:val="00952951"/>
    <w:rsid w:val="00952C08"/>
    <w:rsid w:val="00952E8E"/>
    <w:rsid w:val="00952EF1"/>
    <w:rsid w:val="00952F52"/>
    <w:rsid w:val="00952F54"/>
    <w:rsid w:val="00952F95"/>
    <w:rsid w:val="0095302B"/>
    <w:rsid w:val="009534F9"/>
    <w:rsid w:val="009537FB"/>
    <w:rsid w:val="00953B51"/>
    <w:rsid w:val="00953D38"/>
    <w:rsid w:val="00953DF4"/>
    <w:rsid w:val="00953E89"/>
    <w:rsid w:val="00953F83"/>
    <w:rsid w:val="00953F98"/>
    <w:rsid w:val="0095407E"/>
    <w:rsid w:val="009540C4"/>
    <w:rsid w:val="0095444D"/>
    <w:rsid w:val="00954481"/>
    <w:rsid w:val="00954561"/>
    <w:rsid w:val="00954579"/>
    <w:rsid w:val="00954682"/>
    <w:rsid w:val="009546C5"/>
    <w:rsid w:val="00954721"/>
    <w:rsid w:val="009547AE"/>
    <w:rsid w:val="00954876"/>
    <w:rsid w:val="00954898"/>
    <w:rsid w:val="00954953"/>
    <w:rsid w:val="00954A1F"/>
    <w:rsid w:val="00954A47"/>
    <w:rsid w:val="00954AC4"/>
    <w:rsid w:val="00954B90"/>
    <w:rsid w:val="00954BD6"/>
    <w:rsid w:val="00954C63"/>
    <w:rsid w:val="00954CC6"/>
    <w:rsid w:val="00954D78"/>
    <w:rsid w:val="00954DE6"/>
    <w:rsid w:val="00955045"/>
    <w:rsid w:val="0095516A"/>
    <w:rsid w:val="0095546B"/>
    <w:rsid w:val="00955613"/>
    <w:rsid w:val="00955760"/>
    <w:rsid w:val="0095580B"/>
    <w:rsid w:val="00955B0C"/>
    <w:rsid w:val="00955B76"/>
    <w:rsid w:val="00955BD6"/>
    <w:rsid w:val="00955C70"/>
    <w:rsid w:val="00955CC7"/>
    <w:rsid w:val="00955F2C"/>
    <w:rsid w:val="00955F4F"/>
    <w:rsid w:val="009561DB"/>
    <w:rsid w:val="00956344"/>
    <w:rsid w:val="0095643A"/>
    <w:rsid w:val="009564B2"/>
    <w:rsid w:val="0095651C"/>
    <w:rsid w:val="00956666"/>
    <w:rsid w:val="009566B4"/>
    <w:rsid w:val="00956724"/>
    <w:rsid w:val="00956937"/>
    <w:rsid w:val="00956AC1"/>
    <w:rsid w:val="00956BAA"/>
    <w:rsid w:val="00956F66"/>
    <w:rsid w:val="0095704C"/>
    <w:rsid w:val="009570A7"/>
    <w:rsid w:val="009570F5"/>
    <w:rsid w:val="009571A1"/>
    <w:rsid w:val="00957665"/>
    <w:rsid w:val="009576C1"/>
    <w:rsid w:val="00957917"/>
    <w:rsid w:val="00957A70"/>
    <w:rsid w:val="00957AF2"/>
    <w:rsid w:val="00957C56"/>
    <w:rsid w:val="00957E01"/>
    <w:rsid w:val="00957EE6"/>
    <w:rsid w:val="00960273"/>
    <w:rsid w:val="009603B0"/>
    <w:rsid w:val="00960444"/>
    <w:rsid w:val="009604BF"/>
    <w:rsid w:val="009604C8"/>
    <w:rsid w:val="0096059D"/>
    <w:rsid w:val="009605CE"/>
    <w:rsid w:val="009606D0"/>
    <w:rsid w:val="00960783"/>
    <w:rsid w:val="009608E4"/>
    <w:rsid w:val="00960A4C"/>
    <w:rsid w:val="00960B55"/>
    <w:rsid w:val="00960CF7"/>
    <w:rsid w:val="00960D1E"/>
    <w:rsid w:val="00960F3B"/>
    <w:rsid w:val="00960FA8"/>
    <w:rsid w:val="00960FF4"/>
    <w:rsid w:val="009610C7"/>
    <w:rsid w:val="009610EE"/>
    <w:rsid w:val="00961627"/>
    <w:rsid w:val="00961687"/>
    <w:rsid w:val="009616FA"/>
    <w:rsid w:val="00961B08"/>
    <w:rsid w:val="00961DEF"/>
    <w:rsid w:val="00961E23"/>
    <w:rsid w:val="00961EB4"/>
    <w:rsid w:val="009620C0"/>
    <w:rsid w:val="009620FE"/>
    <w:rsid w:val="009621F9"/>
    <w:rsid w:val="009622B8"/>
    <w:rsid w:val="00962350"/>
    <w:rsid w:val="00962460"/>
    <w:rsid w:val="009624D2"/>
    <w:rsid w:val="009624F7"/>
    <w:rsid w:val="009625B9"/>
    <w:rsid w:val="009625D7"/>
    <w:rsid w:val="00962675"/>
    <w:rsid w:val="00962693"/>
    <w:rsid w:val="009627C5"/>
    <w:rsid w:val="009627E8"/>
    <w:rsid w:val="00962945"/>
    <w:rsid w:val="00962983"/>
    <w:rsid w:val="00962A7E"/>
    <w:rsid w:val="00962CD1"/>
    <w:rsid w:val="00962DEF"/>
    <w:rsid w:val="00962FF3"/>
    <w:rsid w:val="00963201"/>
    <w:rsid w:val="0096326B"/>
    <w:rsid w:val="00963411"/>
    <w:rsid w:val="00963698"/>
    <w:rsid w:val="00963737"/>
    <w:rsid w:val="009637B7"/>
    <w:rsid w:val="0096384C"/>
    <w:rsid w:val="009638EF"/>
    <w:rsid w:val="009639A9"/>
    <w:rsid w:val="009639F9"/>
    <w:rsid w:val="00963A62"/>
    <w:rsid w:val="00963B46"/>
    <w:rsid w:val="00963F5E"/>
    <w:rsid w:val="00964048"/>
    <w:rsid w:val="009641CE"/>
    <w:rsid w:val="0096453A"/>
    <w:rsid w:val="009645A8"/>
    <w:rsid w:val="0096478C"/>
    <w:rsid w:val="009648B9"/>
    <w:rsid w:val="00964906"/>
    <w:rsid w:val="00964A40"/>
    <w:rsid w:val="00964D19"/>
    <w:rsid w:val="00964D3A"/>
    <w:rsid w:val="00964D4E"/>
    <w:rsid w:val="00964DF7"/>
    <w:rsid w:val="00964E75"/>
    <w:rsid w:val="00964F9B"/>
    <w:rsid w:val="0096516C"/>
    <w:rsid w:val="009651EE"/>
    <w:rsid w:val="0096527D"/>
    <w:rsid w:val="00965503"/>
    <w:rsid w:val="0096552C"/>
    <w:rsid w:val="009657E5"/>
    <w:rsid w:val="009659F2"/>
    <w:rsid w:val="00965A0C"/>
    <w:rsid w:val="00965C55"/>
    <w:rsid w:val="00965C59"/>
    <w:rsid w:val="00965DE3"/>
    <w:rsid w:val="00965EFC"/>
    <w:rsid w:val="00965FAA"/>
    <w:rsid w:val="00965FC0"/>
    <w:rsid w:val="00966093"/>
    <w:rsid w:val="009660D4"/>
    <w:rsid w:val="009661D4"/>
    <w:rsid w:val="00966255"/>
    <w:rsid w:val="0096646E"/>
    <w:rsid w:val="009664CE"/>
    <w:rsid w:val="009665CB"/>
    <w:rsid w:val="0096661F"/>
    <w:rsid w:val="00966775"/>
    <w:rsid w:val="0096678F"/>
    <w:rsid w:val="009668D7"/>
    <w:rsid w:val="00966927"/>
    <w:rsid w:val="0096699C"/>
    <w:rsid w:val="00966B2E"/>
    <w:rsid w:val="00966BCC"/>
    <w:rsid w:val="00966D47"/>
    <w:rsid w:val="00966DCE"/>
    <w:rsid w:val="00966E43"/>
    <w:rsid w:val="00966E62"/>
    <w:rsid w:val="00966EBC"/>
    <w:rsid w:val="0096705F"/>
    <w:rsid w:val="0096707C"/>
    <w:rsid w:val="009670B6"/>
    <w:rsid w:val="009671A8"/>
    <w:rsid w:val="00967240"/>
    <w:rsid w:val="009672B7"/>
    <w:rsid w:val="0096733A"/>
    <w:rsid w:val="00967580"/>
    <w:rsid w:val="00967594"/>
    <w:rsid w:val="00967664"/>
    <w:rsid w:val="00967773"/>
    <w:rsid w:val="009677C8"/>
    <w:rsid w:val="00967837"/>
    <w:rsid w:val="00967853"/>
    <w:rsid w:val="009679D1"/>
    <w:rsid w:val="00967B08"/>
    <w:rsid w:val="00967CBE"/>
    <w:rsid w:val="00967CE6"/>
    <w:rsid w:val="00967D21"/>
    <w:rsid w:val="00967F2F"/>
    <w:rsid w:val="00970020"/>
    <w:rsid w:val="0097004E"/>
    <w:rsid w:val="0097010E"/>
    <w:rsid w:val="009701FA"/>
    <w:rsid w:val="00970208"/>
    <w:rsid w:val="009702C6"/>
    <w:rsid w:val="0097031C"/>
    <w:rsid w:val="00970426"/>
    <w:rsid w:val="0097047A"/>
    <w:rsid w:val="0097050F"/>
    <w:rsid w:val="00970543"/>
    <w:rsid w:val="0097062E"/>
    <w:rsid w:val="009707E5"/>
    <w:rsid w:val="00970860"/>
    <w:rsid w:val="009708DF"/>
    <w:rsid w:val="009708FB"/>
    <w:rsid w:val="009709C1"/>
    <w:rsid w:val="00970B14"/>
    <w:rsid w:val="00970C94"/>
    <w:rsid w:val="00970CFF"/>
    <w:rsid w:val="00970D1F"/>
    <w:rsid w:val="00970DA8"/>
    <w:rsid w:val="00970EF9"/>
    <w:rsid w:val="00970F87"/>
    <w:rsid w:val="009712C3"/>
    <w:rsid w:val="00971506"/>
    <w:rsid w:val="00971602"/>
    <w:rsid w:val="00971713"/>
    <w:rsid w:val="00971754"/>
    <w:rsid w:val="00971834"/>
    <w:rsid w:val="00971923"/>
    <w:rsid w:val="0097196B"/>
    <w:rsid w:val="00971CDD"/>
    <w:rsid w:val="00971F51"/>
    <w:rsid w:val="00972218"/>
    <w:rsid w:val="00972358"/>
    <w:rsid w:val="00972488"/>
    <w:rsid w:val="00972575"/>
    <w:rsid w:val="00972674"/>
    <w:rsid w:val="00972B17"/>
    <w:rsid w:val="00972C14"/>
    <w:rsid w:val="00972C35"/>
    <w:rsid w:val="00972C38"/>
    <w:rsid w:val="0097310E"/>
    <w:rsid w:val="00973194"/>
    <w:rsid w:val="00973315"/>
    <w:rsid w:val="0097335E"/>
    <w:rsid w:val="00973423"/>
    <w:rsid w:val="009736A0"/>
    <w:rsid w:val="009736E2"/>
    <w:rsid w:val="0097377A"/>
    <w:rsid w:val="009737E1"/>
    <w:rsid w:val="009738C4"/>
    <w:rsid w:val="00973986"/>
    <w:rsid w:val="00973AD1"/>
    <w:rsid w:val="00973B12"/>
    <w:rsid w:val="00973C9F"/>
    <w:rsid w:val="00973FF7"/>
    <w:rsid w:val="009744C2"/>
    <w:rsid w:val="00974587"/>
    <w:rsid w:val="0097468D"/>
    <w:rsid w:val="009746DC"/>
    <w:rsid w:val="0097493C"/>
    <w:rsid w:val="00974A82"/>
    <w:rsid w:val="00974EDA"/>
    <w:rsid w:val="009750C1"/>
    <w:rsid w:val="0097535C"/>
    <w:rsid w:val="00975579"/>
    <w:rsid w:val="009755A9"/>
    <w:rsid w:val="009755F4"/>
    <w:rsid w:val="0097564C"/>
    <w:rsid w:val="0097570B"/>
    <w:rsid w:val="0097571D"/>
    <w:rsid w:val="009758E5"/>
    <w:rsid w:val="00975A39"/>
    <w:rsid w:val="00975D01"/>
    <w:rsid w:val="00975D46"/>
    <w:rsid w:val="00975F48"/>
    <w:rsid w:val="00975FC5"/>
    <w:rsid w:val="00976069"/>
    <w:rsid w:val="00976157"/>
    <w:rsid w:val="0097653B"/>
    <w:rsid w:val="00976581"/>
    <w:rsid w:val="009766D4"/>
    <w:rsid w:val="009767A8"/>
    <w:rsid w:val="009767C2"/>
    <w:rsid w:val="00976824"/>
    <w:rsid w:val="00976913"/>
    <w:rsid w:val="009769A9"/>
    <w:rsid w:val="00976A76"/>
    <w:rsid w:val="00976AAD"/>
    <w:rsid w:val="00976AD6"/>
    <w:rsid w:val="00976C91"/>
    <w:rsid w:val="00976DFE"/>
    <w:rsid w:val="00976F1D"/>
    <w:rsid w:val="00977310"/>
    <w:rsid w:val="0097732F"/>
    <w:rsid w:val="00977472"/>
    <w:rsid w:val="009774D7"/>
    <w:rsid w:val="00977779"/>
    <w:rsid w:val="00977A0B"/>
    <w:rsid w:val="00977B10"/>
    <w:rsid w:val="00977C6F"/>
    <w:rsid w:val="00977D85"/>
    <w:rsid w:val="00977E12"/>
    <w:rsid w:val="009800A2"/>
    <w:rsid w:val="00980185"/>
    <w:rsid w:val="009801A8"/>
    <w:rsid w:val="00980228"/>
    <w:rsid w:val="0098032A"/>
    <w:rsid w:val="009803FC"/>
    <w:rsid w:val="00980482"/>
    <w:rsid w:val="00980593"/>
    <w:rsid w:val="0098061B"/>
    <w:rsid w:val="00980652"/>
    <w:rsid w:val="00980869"/>
    <w:rsid w:val="009808F9"/>
    <w:rsid w:val="00980908"/>
    <w:rsid w:val="0098096A"/>
    <w:rsid w:val="00980B58"/>
    <w:rsid w:val="00980C16"/>
    <w:rsid w:val="00980CD0"/>
    <w:rsid w:val="00980D53"/>
    <w:rsid w:val="00980DBC"/>
    <w:rsid w:val="00981104"/>
    <w:rsid w:val="0098110E"/>
    <w:rsid w:val="00981116"/>
    <w:rsid w:val="0098138D"/>
    <w:rsid w:val="009813D9"/>
    <w:rsid w:val="00981536"/>
    <w:rsid w:val="0098185C"/>
    <w:rsid w:val="0098199A"/>
    <w:rsid w:val="00981BB7"/>
    <w:rsid w:val="00981C62"/>
    <w:rsid w:val="00981F72"/>
    <w:rsid w:val="00981F82"/>
    <w:rsid w:val="00981FBA"/>
    <w:rsid w:val="009821BB"/>
    <w:rsid w:val="009822F6"/>
    <w:rsid w:val="0098241F"/>
    <w:rsid w:val="0098244F"/>
    <w:rsid w:val="00982768"/>
    <w:rsid w:val="00982789"/>
    <w:rsid w:val="00982927"/>
    <w:rsid w:val="00982D5D"/>
    <w:rsid w:val="00982E52"/>
    <w:rsid w:val="00983005"/>
    <w:rsid w:val="0098308E"/>
    <w:rsid w:val="00983139"/>
    <w:rsid w:val="009832A6"/>
    <w:rsid w:val="0098335C"/>
    <w:rsid w:val="00983373"/>
    <w:rsid w:val="00983500"/>
    <w:rsid w:val="0098370B"/>
    <w:rsid w:val="0098383E"/>
    <w:rsid w:val="00983B42"/>
    <w:rsid w:val="00983B46"/>
    <w:rsid w:val="00983C0A"/>
    <w:rsid w:val="00983C42"/>
    <w:rsid w:val="00983C74"/>
    <w:rsid w:val="00983CE0"/>
    <w:rsid w:val="00983FC8"/>
    <w:rsid w:val="009842A4"/>
    <w:rsid w:val="00984323"/>
    <w:rsid w:val="0098434C"/>
    <w:rsid w:val="00984425"/>
    <w:rsid w:val="0098479A"/>
    <w:rsid w:val="00984972"/>
    <w:rsid w:val="009849D1"/>
    <w:rsid w:val="00984B1F"/>
    <w:rsid w:val="00984B35"/>
    <w:rsid w:val="00984BB9"/>
    <w:rsid w:val="00984FF0"/>
    <w:rsid w:val="009850CB"/>
    <w:rsid w:val="0098513E"/>
    <w:rsid w:val="00985192"/>
    <w:rsid w:val="009851B5"/>
    <w:rsid w:val="009851BB"/>
    <w:rsid w:val="00985267"/>
    <w:rsid w:val="00985334"/>
    <w:rsid w:val="00985386"/>
    <w:rsid w:val="0098560F"/>
    <w:rsid w:val="00985622"/>
    <w:rsid w:val="009856C0"/>
    <w:rsid w:val="00985708"/>
    <w:rsid w:val="009858B2"/>
    <w:rsid w:val="00985FEA"/>
    <w:rsid w:val="0098604B"/>
    <w:rsid w:val="009861A1"/>
    <w:rsid w:val="009866EF"/>
    <w:rsid w:val="0098673E"/>
    <w:rsid w:val="009868FD"/>
    <w:rsid w:val="009869DD"/>
    <w:rsid w:val="00986BA6"/>
    <w:rsid w:val="00986D04"/>
    <w:rsid w:val="00986E33"/>
    <w:rsid w:val="00986E6E"/>
    <w:rsid w:val="0098701F"/>
    <w:rsid w:val="0098728B"/>
    <w:rsid w:val="009872C1"/>
    <w:rsid w:val="009872FE"/>
    <w:rsid w:val="0098732B"/>
    <w:rsid w:val="009873C7"/>
    <w:rsid w:val="009873EE"/>
    <w:rsid w:val="00987801"/>
    <w:rsid w:val="00987806"/>
    <w:rsid w:val="00987889"/>
    <w:rsid w:val="0098798F"/>
    <w:rsid w:val="009879CF"/>
    <w:rsid w:val="00987A47"/>
    <w:rsid w:val="00987A5C"/>
    <w:rsid w:val="00987A98"/>
    <w:rsid w:val="00987AF7"/>
    <w:rsid w:val="00987B41"/>
    <w:rsid w:val="00987BED"/>
    <w:rsid w:val="00987C96"/>
    <w:rsid w:val="00987D0A"/>
    <w:rsid w:val="00987FD7"/>
    <w:rsid w:val="00990075"/>
    <w:rsid w:val="00990214"/>
    <w:rsid w:val="009904F3"/>
    <w:rsid w:val="009905B2"/>
    <w:rsid w:val="00990636"/>
    <w:rsid w:val="009906FB"/>
    <w:rsid w:val="00990700"/>
    <w:rsid w:val="00990A58"/>
    <w:rsid w:val="00990B56"/>
    <w:rsid w:val="00990B6E"/>
    <w:rsid w:val="00990B98"/>
    <w:rsid w:val="00990CA1"/>
    <w:rsid w:val="00990F96"/>
    <w:rsid w:val="0099102D"/>
    <w:rsid w:val="0099105C"/>
    <w:rsid w:val="0099118E"/>
    <w:rsid w:val="00991298"/>
    <w:rsid w:val="00991384"/>
    <w:rsid w:val="00991476"/>
    <w:rsid w:val="0099158D"/>
    <w:rsid w:val="009917BB"/>
    <w:rsid w:val="00991865"/>
    <w:rsid w:val="009918E9"/>
    <w:rsid w:val="009918FC"/>
    <w:rsid w:val="00991934"/>
    <w:rsid w:val="00991953"/>
    <w:rsid w:val="00991991"/>
    <w:rsid w:val="009919AF"/>
    <w:rsid w:val="00991B81"/>
    <w:rsid w:val="00991C07"/>
    <w:rsid w:val="00991D69"/>
    <w:rsid w:val="00991DB3"/>
    <w:rsid w:val="0099201A"/>
    <w:rsid w:val="009920E1"/>
    <w:rsid w:val="00992468"/>
    <w:rsid w:val="009924A7"/>
    <w:rsid w:val="00992747"/>
    <w:rsid w:val="00992858"/>
    <w:rsid w:val="00992967"/>
    <w:rsid w:val="00992A62"/>
    <w:rsid w:val="00992AEA"/>
    <w:rsid w:val="00992B7B"/>
    <w:rsid w:val="00992BD1"/>
    <w:rsid w:val="00992CC7"/>
    <w:rsid w:val="00992D38"/>
    <w:rsid w:val="00992DF7"/>
    <w:rsid w:val="00992E63"/>
    <w:rsid w:val="00992F3D"/>
    <w:rsid w:val="009930A5"/>
    <w:rsid w:val="0099314B"/>
    <w:rsid w:val="009932A2"/>
    <w:rsid w:val="009932A6"/>
    <w:rsid w:val="0099333A"/>
    <w:rsid w:val="009933B2"/>
    <w:rsid w:val="0099344C"/>
    <w:rsid w:val="0099348B"/>
    <w:rsid w:val="00993524"/>
    <w:rsid w:val="00993C3B"/>
    <w:rsid w:val="00993C8C"/>
    <w:rsid w:val="00993C96"/>
    <w:rsid w:val="00993D44"/>
    <w:rsid w:val="00993F3C"/>
    <w:rsid w:val="00994787"/>
    <w:rsid w:val="009947E4"/>
    <w:rsid w:val="00994908"/>
    <w:rsid w:val="0099490C"/>
    <w:rsid w:val="00994A5A"/>
    <w:rsid w:val="00994D95"/>
    <w:rsid w:val="00994DEA"/>
    <w:rsid w:val="00994F47"/>
    <w:rsid w:val="00994F5D"/>
    <w:rsid w:val="00995107"/>
    <w:rsid w:val="00995149"/>
    <w:rsid w:val="00995437"/>
    <w:rsid w:val="0099561E"/>
    <w:rsid w:val="0099569C"/>
    <w:rsid w:val="009956A9"/>
    <w:rsid w:val="0099571E"/>
    <w:rsid w:val="0099577D"/>
    <w:rsid w:val="00995785"/>
    <w:rsid w:val="009957B9"/>
    <w:rsid w:val="00995881"/>
    <w:rsid w:val="00995889"/>
    <w:rsid w:val="00995D7A"/>
    <w:rsid w:val="00995EA6"/>
    <w:rsid w:val="00995EAF"/>
    <w:rsid w:val="00996049"/>
    <w:rsid w:val="0099608C"/>
    <w:rsid w:val="00996099"/>
    <w:rsid w:val="00996219"/>
    <w:rsid w:val="0099621B"/>
    <w:rsid w:val="009962C1"/>
    <w:rsid w:val="0099667B"/>
    <w:rsid w:val="0099670F"/>
    <w:rsid w:val="009969E3"/>
    <w:rsid w:val="00996A26"/>
    <w:rsid w:val="00996A57"/>
    <w:rsid w:val="00996C8C"/>
    <w:rsid w:val="00996CD2"/>
    <w:rsid w:val="00996D07"/>
    <w:rsid w:val="00996E09"/>
    <w:rsid w:val="0099713C"/>
    <w:rsid w:val="0099714F"/>
    <w:rsid w:val="00997204"/>
    <w:rsid w:val="0099723A"/>
    <w:rsid w:val="00997373"/>
    <w:rsid w:val="0099738E"/>
    <w:rsid w:val="00997437"/>
    <w:rsid w:val="00997610"/>
    <w:rsid w:val="009976B7"/>
    <w:rsid w:val="00997793"/>
    <w:rsid w:val="00997931"/>
    <w:rsid w:val="009979B6"/>
    <w:rsid w:val="00997A0C"/>
    <w:rsid w:val="00997E28"/>
    <w:rsid w:val="00997EE8"/>
    <w:rsid w:val="00997F3A"/>
    <w:rsid w:val="009A0107"/>
    <w:rsid w:val="009A0335"/>
    <w:rsid w:val="009A03F0"/>
    <w:rsid w:val="009A0479"/>
    <w:rsid w:val="009A049E"/>
    <w:rsid w:val="009A049F"/>
    <w:rsid w:val="009A0737"/>
    <w:rsid w:val="009A0784"/>
    <w:rsid w:val="009A084C"/>
    <w:rsid w:val="009A0B4C"/>
    <w:rsid w:val="009A0B80"/>
    <w:rsid w:val="009A0C91"/>
    <w:rsid w:val="009A0CEC"/>
    <w:rsid w:val="009A0FF1"/>
    <w:rsid w:val="009A116E"/>
    <w:rsid w:val="009A1292"/>
    <w:rsid w:val="009A1344"/>
    <w:rsid w:val="009A1561"/>
    <w:rsid w:val="009A1693"/>
    <w:rsid w:val="009A1707"/>
    <w:rsid w:val="009A1821"/>
    <w:rsid w:val="009A1823"/>
    <w:rsid w:val="009A198B"/>
    <w:rsid w:val="009A1A1D"/>
    <w:rsid w:val="009A1A21"/>
    <w:rsid w:val="009A1BF1"/>
    <w:rsid w:val="009A1C59"/>
    <w:rsid w:val="009A1C5D"/>
    <w:rsid w:val="009A1D2B"/>
    <w:rsid w:val="009A1D9C"/>
    <w:rsid w:val="009A1E46"/>
    <w:rsid w:val="009A1EED"/>
    <w:rsid w:val="009A1FBB"/>
    <w:rsid w:val="009A1FC7"/>
    <w:rsid w:val="009A1FF7"/>
    <w:rsid w:val="009A210A"/>
    <w:rsid w:val="009A219D"/>
    <w:rsid w:val="009A21FC"/>
    <w:rsid w:val="009A2204"/>
    <w:rsid w:val="009A25F9"/>
    <w:rsid w:val="009A2645"/>
    <w:rsid w:val="009A2A29"/>
    <w:rsid w:val="009A2A2A"/>
    <w:rsid w:val="009A2AAE"/>
    <w:rsid w:val="009A2C4F"/>
    <w:rsid w:val="009A2C59"/>
    <w:rsid w:val="009A2CEF"/>
    <w:rsid w:val="009A2DD7"/>
    <w:rsid w:val="009A2E31"/>
    <w:rsid w:val="009A2E34"/>
    <w:rsid w:val="009A2E46"/>
    <w:rsid w:val="009A2F23"/>
    <w:rsid w:val="009A2FA1"/>
    <w:rsid w:val="009A30DA"/>
    <w:rsid w:val="009A31A3"/>
    <w:rsid w:val="009A32FE"/>
    <w:rsid w:val="009A3353"/>
    <w:rsid w:val="009A33D7"/>
    <w:rsid w:val="009A3444"/>
    <w:rsid w:val="009A3725"/>
    <w:rsid w:val="009A37DE"/>
    <w:rsid w:val="009A38A3"/>
    <w:rsid w:val="009A3A81"/>
    <w:rsid w:val="009A3BAA"/>
    <w:rsid w:val="009A3DB5"/>
    <w:rsid w:val="009A3E05"/>
    <w:rsid w:val="009A3E8E"/>
    <w:rsid w:val="009A3E93"/>
    <w:rsid w:val="009A3EA8"/>
    <w:rsid w:val="009A3EF6"/>
    <w:rsid w:val="009A4288"/>
    <w:rsid w:val="009A42D3"/>
    <w:rsid w:val="009A44E6"/>
    <w:rsid w:val="009A452F"/>
    <w:rsid w:val="009A45F7"/>
    <w:rsid w:val="009A45FC"/>
    <w:rsid w:val="009A46BF"/>
    <w:rsid w:val="009A483A"/>
    <w:rsid w:val="009A4A31"/>
    <w:rsid w:val="009A4ABA"/>
    <w:rsid w:val="009A4ADC"/>
    <w:rsid w:val="009A4B3F"/>
    <w:rsid w:val="009A4DE8"/>
    <w:rsid w:val="009A4E95"/>
    <w:rsid w:val="009A4F9B"/>
    <w:rsid w:val="009A513C"/>
    <w:rsid w:val="009A51AF"/>
    <w:rsid w:val="009A5288"/>
    <w:rsid w:val="009A538A"/>
    <w:rsid w:val="009A53AF"/>
    <w:rsid w:val="009A542E"/>
    <w:rsid w:val="009A549C"/>
    <w:rsid w:val="009A54CA"/>
    <w:rsid w:val="009A561B"/>
    <w:rsid w:val="009A562C"/>
    <w:rsid w:val="009A5927"/>
    <w:rsid w:val="009A59B5"/>
    <w:rsid w:val="009A5BD8"/>
    <w:rsid w:val="009A5F0E"/>
    <w:rsid w:val="009A62E5"/>
    <w:rsid w:val="009A65AA"/>
    <w:rsid w:val="009A6A88"/>
    <w:rsid w:val="009A6BC8"/>
    <w:rsid w:val="009A6DB5"/>
    <w:rsid w:val="009A6F4D"/>
    <w:rsid w:val="009A7005"/>
    <w:rsid w:val="009A7010"/>
    <w:rsid w:val="009A705B"/>
    <w:rsid w:val="009A710C"/>
    <w:rsid w:val="009A726E"/>
    <w:rsid w:val="009A72BC"/>
    <w:rsid w:val="009A7513"/>
    <w:rsid w:val="009A77D4"/>
    <w:rsid w:val="009A78FA"/>
    <w:rsid w:val="009A79D7"/>
    <w:rsid w:val="009A79F0"/>
    <w:rsid w:val="009A7A6F"/>
    <w:rsid w:val="009A7C92"/>
    <w:rsid w:val="009A7D3C"/>
    <w:rsid w:val="009A7DD6"/>
    <w:rsid w:val="009A7F4C"/>
    <w:rsid w:val="009B0280"/>
    <w:rsid w:val="009B0617"/>
    <w:rsid w:val="009B08B1"/>
    <w:rsid w:val="009B094E"/>
    <w:rsid w:val="009B0ADA"/>
    <w:rsid w:val="009B0B54"/>
    <w:rsid w:val="009B0C1C"/>
    <w:rsid w:val="009B0C3B"/>
    <w:rsid w:val="009B0CE0"/>
    <w:rsid w:val="009B0CF9"/>
    <w:rsid w:val="009B0D80"/>
    <w:rsid w:val="009B0DC6"/>
    <w:rsid w:val="009B0DE2"/>
    <w:rsid w:val="009B0F12"/>
    <w:rsid w:val="009B0F62"/>
    <w:rsid w:val="009B11FC"/>
    <w:rsid w:val="009B1545"/>
    <w:rsid w:val="009B172F"/>
    <w:rsid w:val="009B1977"/>
    <w:rsid w:val="009B19EA"/>
    <w:rsid w:val="009B1A8B"/>
    <w:rsid w:val="009B1B6A"/>
    <w:rsid w:val="009B2011"/>
    <w:rsid w:val="009B205E"/>
    <w:rsid w:val="009B2182"/>
    <w:rsid w:val="009B229C"/>
    <w:rsid w:val="009B22A4"/>
    <w:rsid w:val="009B235E"/>
    <w:rsid w:val="009B24E5"/>
    <w:rsid w:val="009B2532"/>
    <w:rsid w:val="009B25F2"/>
    <w:rsid w:val="009B2658"/>
    <w:rsid w:val="009B26E1"/>
    <w:rsid w:val="009B26F9"/>
    <w:rsid w:val="009B280D"/>
    <w:rsid w:val="009B283F"/>
    <w:rsid w:val="009B2B63"/>
    <w:rsid w:val="009B2B99"/>
    <w:rsid w:val="009B2BEB"/>
    <w:rsid w:val="009B2E83"/>
    <w:rsid w:val="009B3014"/>
    <w:rsid w:val="009B316A"/>
    <w:rsid w:val="009B336F"/>
    <w:rsid w:val="009B33CE"/>
    <w:rsid w:val="009B33CF"/>
    <w:rsid w:val="009B3462"/>
    <w:rsid w:val="009B3515"/>
    <w:rsid w:val="009B3906"/>
    <w:rsid w:val="009B3A65"/>
    <w:rsid w:val="009B3AA5"/>
    <w:rsid w:val="009B3C13"/>
    <w:rsid w:val="009B3CA4"/>
    <w:rsid w:val="009B3E0C"/>
    <w:rsid w:val="009B4296"/>
    <w:rsid w:val="009B4389"/>
    <w:rsid w:val="009B43DC"/>
    <w:rsid w:val="009B447C"/>
    <w:rsid w:val="009B449E"/>
    <w:rsid w:val="009B44E4"/>
    <w:rsid w:val="009B4557"/>
    <w:rsid w:val="009B45C2"/>
    <w:rsid w:val="009B4677"/>
    <w:rsid w:val="009B4A0E"/>
    <w:rsid w:val="009B4A59"/>
    <w:rsid w:val="009B4B75"/>
    <w:rsid w:val="009B4BE1"/>
    <w:rsid w:val="009B4BF3"/>
    <w:rsid w:val="009B4C8E"/>
    <w:rsid w:val="009B4D1C"/>
    <w:rsid w:val="009B4D90"/>
    <w:rsid w:val="009B4DCE"/>
    <w:rsid w:val="009B4F09"/>
    <w:rsid w:val="009B50A9"/>
    <w:rsid w:val="009B5131"/>
    <w:rsid w:val="009B527C"/>
    <w:rsid w:val="009B5398"/>
    <w:rsid w:val="009B5498"/>
    <w:rsid w:val="009B54B6"/>
    <w:rsid w:val="009B581B"/>
    <w:rsid w:val="009B587A"/>
    <w:rsid w:val="009B58B7"/>
    <w:rsid w:val="009B58C7"/>
    <w:rsid w:val="009B5919"/>
    <w:rsid w:val="009B5936"/>
    <w:rsid w:val="009B5965"/>
    <w:rsid w:val="009B5A4B"/>
    <w:rsid w:val="009B5AA2"/>
    <w:rsid w:val="009B5B97"/>
    <w:rsid w:val="009B5C01"/>
    <w:rsid w:val="009B5CB5"/>
    <w:rsid w:val="009B5CCC"/>
    <w:rsid w:val="009B5D4B"/>
    <w:rsid w:val="009B5D90"/>
    <w:rsid w:val="009B5F90"/>
    <w:rsid w:val="009B6285"/>
    <w:rsid w:val="009B63B0"/>
    <w:rsid w:val="009B6570"/>
    <w:rsid w:val="009B65A4"/>
    <w:rsid w:val="009B67E5"/>
    <w:rsid w:val="009B689E"/>
    <w:rsid w:val="009B68A1"/>
    <w:rsid w:val="009B6984"/>
    <w:rsid w:val="009B69F0"/>
    <w:rsid w:val="009B6C64"/>
    <w:rsid w:val="009B6D2D"/>
    <w:rsid w:val="009B6DBB"/>
    <w:rsid w:val="009B6DED"/>
    <w:rsid w:val="009B6FB0"/>
    <w:rsid w:val="009B707D"/>
    <w:rsid w:val="009B7092"/>
    <w:rsid w:val="009B7252"/>
    <w:rsid w:val="009B7272"/>
    <w:rsid w:val="009B7350"/>
    <w:rsid w:val="009B7411"/>
    <w:rsid w:val="009B758D"/>
    <w:rsid w:val="009B75D3"/>
    <w:rsid w:val="009B786C"/>
    <w:rsid w:val="009B7906"/>
    <w:rsid w:val="009B79B4"/>
    <w:rsid w:val="009B79C8"/>
    <w:rsid w:val="009B7A19"/>
    <w:rsid w:val="009B7ACF"/>
    <w:rsid w:val="009B7B3E"/>
    <w:rsid w:val="009B7DBF"/>
    <w:rsid w:val="009B7E71"/>
    <w:rsid w:val="009B7E7A"/>
    <w:rsid w:val="009B7EB1"/>
    <w:rsid w:val="009B7F07"/>
    <w:rsid w:val="009C0092"/>
    <w:rsid w:val="009C016F"/>
    <w:rsid w:val="009C0176"/>
    <w:rsid w:val="009C048A"/>
    <w:rsid w:val="009C0505"/>
    <w:rsid w:val="009C05CE"/>
    <w:rsid w:val="009C0672"/>
    <w:rsid w:val="009C0B68"/>
    <w:rsid w:val="009C0BFB"/>
    <w:rsid w:val="009C0C1B"/>
    <w:rsid w:val="009C0CE3"/>
    <w:rsid w:val="009C0E92"/>
    <w:rsid w:val="009C1007"/>
    <w:rsid w:val="009C11D8"/>
    <w:rsid w:val="009C1446"/>
    <w:rsid w:val="009C1452"/>
    <w:rsid w:val="009C148B"/>
    <w:rsid w:val="009C158A"/>
    <w:rsid w:val="009C15DC"/>
    <w:rsid w:val="009C162C"/>
    <w:rsid w:val="009C165D"/>
    <w:rsid w:val="009C1701"/>
    <w:rsid w:val="009C198D"/>
    <w:rsid w:val="009C1A85"/>
    <w:rsid w:val="009C1B4E"/>
    <w:rsid w:val="009C1B60"/>
    <w:rsid w:val="009C1B92"/>
    <w:rsid w:val="009C1D0E"/>
    <w:rsid w:val="009C1D10"/>
    <w:rsid w:val="009C1D34"/>
    <w:rsid w:val="009C1DC7"/>
    <w:rsid w:val="009C1DEB"/>
    <w:rsid w:val="009C1F3F"/>
    <w:rsid w:val="009C1F85"/>
    <w:rsid w:val="009C208D"/>
    <w:rsid w:val="009C20D7"/>
    <w:rsid w:val="009C20E2"/>
    <w:rsid w:val="009C20E7"/>
    <w:rsid w:val="009C21E8"/>
    <w:rsid w:val="009C2221"/>
    <w:rsid w:val="009C225B"/>
    <w:rsid w:val="009C22D6"/>
    <w:rsid w:val="009C24D4"/>
    <w:rsid w:val="009C24EA"/>
    <w:rsid w:val="009C27C5"/>
    <w:rsid w:val="009C2ABE"/>
    <w:rsid w:val="009C2B3D"/>
    <w:rsid w:val="009C2B48"/>
    <w:rsid w:val="009C2CAE"/>
    <w:rsid w:val="009C2D6B"/>
    <w:rsid w:val="009C2D88"/>
    <w:rsid w:val="009C2E44"/>
    <w:rsid w:val="009C2F1C"/>
    <w:rsid w:val="009C2FA4"/>
    <w:rsid w:val="009C310A"/>
    <w:rsid w:val="009C32F3"/>
    <w:rsid w:val="009C33CC"/>
    <w:rsid w:val="009C34C9"/>
    <w:rsid w:val="009C3619"/>
    <w:rsid w:val="009C3653"/>
    <w:rsid w:val="009C37B7"/>
    <w:rsid w:val="009C37D6"/>
    <w:rsid w:val="009C38DC"/>
    <w:rsid w:val="009C3B41"/>
    <w:rsid w:val="009C3C6B"/>
    <w:rsid w:val="009C3DEB"/>
    <w:rsid w:val="009C3E01"/>
    <w:rsid w:val="009C3EAB"/>
    <w:rsid w:val="009C40DB"/>
    <w:rsid w:val="009C410E"/>
    <w:rsid w:val="009C439B"/>
    <w:rsid w:val="009C43DF"/>
    <w:rsid w:val="009C4472"/>
    <w:rsid w:val="009C46E1"/>
    <w:rsid w:val="009C4D25"/>
    <w:rsid w:val="009C4DFE"/>
    <w:rsid w:val="009C4E0D"/>
    <w:rsid w:val="009C4E33"/>
    <w:rsid w:val="009C4E5E"/>
    <w:rsid w:val="009C4F98"/>
    <w:rsid w:val="009C507C"/>
    <w:rsid w:val="009C544F"/>
    <w:rsid w:val="009C54E4"/>
    <w:rsid w:val="009C5888"/>
    <w:rsid w:val="009C5901"/>
    <w:rsid w:val="009C5908"/>
    <w:rsid w:val="009C5936"/>
    <w:rsid w:val="009C595B"/>
    <w:rsid w:val="009C5960"/>
    <w:rsid w:val="009C5B92"/>
    <w:rsid w:val="009C5EB4"/>
    <w:rsid w:val="009C5ED1"/>
    <w:rsid w:val="009C60BE"/>
    <w:rsid w:val="009C62C8"/>
    <w:rsid w:val="009C63C9"/>
    <w:rsid w:val="009C6457"/>
    <w:rsid w:val="009C65D1"/>
    <w:rsid w:val="009C65FC"/>
    <w:rsid w:val="009C66ED"/>
    <w:rsid w:val="009C6704"/>
    <w:rsid w:val="009C6950"/>
    <w:rsid w:val="009C6A25"/>
    <w:rsid w:val="009C6A41"/>
    <w:rsid w:val="009C6A62"/>
    <w:rsid w:val="009C6DAB"/>
    <w:rsid w:val="009C70F5"/>
    <w:rsid w:val="009C7190"/>
    <w:rsid w:val="009C71EA"/>
    <w:rsid w:val="009C71ED"/>
    <w:rsid w:val="009C7499"/>
    <w:rsid w:val="009C77F5"/>
    <w:rsid w:val="009C7819"/>
    <w:rsid w:val="009C784C"/>
    <w:rsid w:val="009C78CB"/>
    <w:rsid w:val="009C78E6"/>
    <w:rsid w:val="009C7A23"/>
    <w:rsid w:val="009C7ACC"/>
    <w:rsid w:val="009C7B04"/>
    <w:rsid w:val="009C7D5D"/>
    <w:rsid w:val="009C7D60"/>
    <w:rsid w:val="009C7D7F"/>
    <w:rsid w:val="009C7DB2"/>
    <w:rsid w:val="009C7E16"/>
    <w:rsid w:val="009C7F12"/>
    <w:rsid w:val="009C7F76"/>
    <w:rsid w:val="009D009E"/>
    <w:rsid w:val="009D0174"/>
    <w:rsid w:val="009D0266"/>
    <w:rsid w:val="009D02B1"/>
    <w:rsid w:val="009D033C"/>
    <w:rsid w:val="009D0406"/>
    <w:rsid w:val="009D0411"/>
    <w:rsid w:val="009D0470"/>
    <w:rsid w:val="009D04CC"/>
    <w:rsid w:val="009D07E0"/>
    <w:rsid w:val="009D0880"/>
    <w:rsid w:val="009D08A2"/>
    <w:rsid w:val="009D0A25"/>
    <w:rsid w:val="009D0A3E"/>
    <w:rsid w:val="009D0BE7"/>
    <w:rsid w:val="009D0E61"/>
    <w:rsid w:val="009D0FB9"/>
    <w:rsid w:val="009D1072"/>
    <w:rsid w:val="009D134A"/>
    <w:rsid w:val="009D13D9"/>
    <w:rsid w:val="009D147B"/>
    <w:rsid w:val="009D1694"/>
    <w:rsid w:val="009D1708"/>
    <w:rsid w:val="009D1902"/>
    <w:rsid w:val="009D1A86"/>
    <w:rsid w:val="009D1C05"/>
    <w:rsid w:val="009D21C1"/>
    <w:rsid w:val="009D2231"/>
    <w:rsid w:val="009D22CB"/>
    <w:rsid w:val="009D2363"/>
    <w:rsid w:val="009D23F1"/>
    <w:rsid w:val="009D24F4"/>
    <w:rsid w:val="009D251F"/>
    <w:rsid w:val="009D2553"/>
    <w:rsid w:val="009D2696"/>
    <w:rsid w:val="009D26FC"/>
    <w:rsid w:val="009D2761"/>
    <w:rsid w:val="009D27F1"/>
    <w:rsid w:val="009D29B5"/>
    <w:rsid w:val="009D2A77"/>
    <w:rsid w:val="009D2B06"/>
    <w:rsid w:val="009D2B9F"/>
    <w:rsid w:val="009D2D1B"/>
    <w:rsid w:val="009D2E1F"/>
    <w:rsid w:val="009D2E4F"/>
    <w:rsid w:val="009D2ED3"/>
    <w:rsid w:val="009D2FD7"/>
    <w:rsid w:val="009D2FF0"/>
    <w:rsid w:val="009D3112"/>
    <w:rsid w:val="009D313F"/>
    <w:rsid w:val="009D31D2"/>
    <w:rsid w:val="009D322D"/>
    <w:rsid w:val="009D35EB"/>
    <w:rsid w:val="009D35F5"/>
    <w:rsid w:val="009D37C3"/>
    <w:rsid w:val="009D39D1"/>
    <w:rsid w:val="009D3A0E"/>
    <w:rsid w:val="009D3AE3"/>
    <w:rsid w:val="009D3BB0"/>
    <w:rsid w:val="009D3BD3"/>
    <w:rsid w:val="009D3C4C"/>
    <w:rsid w:val="009D3CD9"/>
    <w:rsid w:val="009D3E41"/>
    <w:rsid w:val="009D3FE1"/>
    <w:rsid w:val="009D411E"/>
    <w:rsid w:val="009D41CF"/>
    <w:rsid w:val="009D41E5"/>
    <w:rsid w:val="009D423C"/>
    <w:rsid w:val="009D4257"/>
    <w:rsid w:val="009D4330"/>
    <w:rsid w:val="009D43AC"/>
    <w:rsid w:val="009D459A"/>
    <w:rsid w:val="009D466D"/>
    <w:rsid w:val="009D468D"/>
    <w:rsid w:val="009D469C"/>
    <w:rsid w:val="009D47B1"/>
    <w:rsid w:val="009D47FD"/>
    <w:rsid w:val="009D487C"/>
    <w:rsid w:val="009D4A20"/>
    <w:rsid w:val="009D4A53"/>
    <w:rsid w:val="009D4A74"/>
    <w:rsid w:val="009D4B0F"/>
    <w:rsid w:val="009D4E0B"/>
    <w:rsid w:val="009D517E"/>
    <w:rsid w:val="009D53D4"/>
    <w:rsid w:val="009D56C7"/>
    <w:rsid w:val="009D5888"/>
    <w:rsid w:val="009D591E"/>
    <w:rsid w:val="009D5AA2"/>
    <w:rsid w:val="009D5CB4"/>
    <w:rsid w:val="009D5CCA"/>
    <w:rsid w:val="009D5E0D"/>
    <w:rsid w:val="009D5FCA"/>
    <w:rsid w:val="009D5FFD"/>
    <w:rsid w:val="009D604D"/>
    <w:rsid w:val="009D6110"/>
    <w:rsid w:val="009D619C"/>
    <w:rsid w:val="009D61A8"/>
    <w:rsid w:val="009D61B5"/>
    <w:rsid w:val="009D61BE"/>
    <w:rsid w:val="009D6249"/>
    <w:rsid w:val="009D6392"/>
    <w:rsid w:val="009D64C2"/>
    <w:rsid w:val="009D6542"/>
    <w:rsid w:val="009D65B4"/>
    <w:rsid w:val="009D6740"/>
    <w:rsid w:val="009D68B6"/>
    <w:rsid w:val="009D69B0"/>
    <w:rsid w:val="009D6C1A"/>
    <w:rsid w:val="009D6C31"/>
    <w:rsid w:val="009D6CC2"/>
    <w:rsid w:val="009D6D86"/>
    <w:rsid w:val="009D6FE7"/>
    <w:rsid w:val="009D7029"/>
    <w:rsid w:val="009D710C"/>
    <w:rsid w:val="009D727D"/>
    <w:rsid w:val="009D72C2"/>
    <w:rsid w:val="009D73E3"/>
    <w:rsid w:val="009D746F"/>
    <w:rsid w:val="009D74AF"/>
    <w:rsid w:val="009D754A"/>
    <w:rsid w:val="009D758F"/>
    <w:rsid w:val="009D76E0"/>
    <w:rsid w:val="009D7719"/>
    <w:rsid w:val="009D780D"/>
    <w:rsid w:val="009D782E"/>
    <w:rsid w:val="009D7901"/>
    <w:rsid w:val="009D79D4"/>
    <w:rsid w:val="009D7A67"/>
    <w:rsid w:val="009D7AA8"/>
    <w:rsid w:val="009D7B3B"/>
    <w:rsid w:val="009D7DFE"/>
    <w:rsid w:val="009D7E11"/>
    <w:rsid w:val="009D7F05"/>
    <w:rsid w:val="009D7F36"/>
    <w:rsid w:val="009E008C"/>
    <w:rsid w:val="009E0142"/>
    <w:rsid w:val="009E03B4"/>
    <w:rsid w:val="009E0425"/>
    <w:rsid w:val="009E0443"/>
    <w:rsid w:val="009E0574"/>
    <w:rsid w:val="009E0603"/>
    <w:rsid w:val="009E08D7"/>
    <w:rsid w:val="009E095F"/>
    <w:rsid w:val="009E0AAB"/>
    <w:rsid w:val="009E0C12"/>
    <w:rsid w:val="009E0C77"/>
    <w:rsid w:val="009E0D6A"/>
    <w:rsid w:val="009E0F6E"/>
    <w:rsid w:val="009E0FCF"/>
    <w:rsid w:val="009E1018"/>
    <w:rsid w:val="009E10A7"/>
    <w:rsid w:val="009E11B5"/>
    <w:rsid w:val="009E1267"/>
    <w:rsid w:val="009E1289"/>
    <w:rsid w:val="009E1295"/>
    <w:rsid w:val="009E140E"/>
    <w:rsid w:val="009E1452"/>
    <w:rsid w:val="009E1743"/>
    <w:rsid w:val="009E1754"/>
    <w:rsid w:val="009E17AF"/>
    <w:rsid w:val="009E188D"/>
    <w:rsid w:val="009E18FA"/>
    <w:rsid w:val="009E19A2"/>
    <w:rsid w:val="009E19CD"/>
    <w:rsid w:val="009E1B1E"/>
    <w:rsid w:val="009E1BED"/>
    <w:rsid w:val="009E1CC3"/>
    <w:rsid w:val="009E1E88"/>
    <w:rsid w:val="009E1E8F"/>
    <w:rsid w:val="009E1EA2"/>
    <w:rsid w:val="009E1F97"/>
    <w:rsid w:val="009E2362"/>
    <w:rsid w:val="009E250B"/>
    <w:rsid w:val="009E2731"/>
    <w:rsid w:val="009E29B4"/>
    <w:rsid w:val="009E2B22"/>
    <w:rsid w:val="009E2BDF"/>
    <w:rsid w:val="009E3110"/>
    <w:rsid w:val="009E311A"/>
    <w:rsid w:val="009E32AB"/>
    <w:rsid w:val="009E33DA"/>
    <w:rsid w:val="009E33F1"/>
    <w:rsid w:val="009E3466"/>
    <w:rsid w:val="009E34B5"/>
    <w:rsid w:val="009E362D"/>
    <w:rsid w:val="009E364A"/>
    <w:rsid w:val="009E3678"/>
    <w:rsid w:val="009E369F"/>
    <w:rsid w:val="009E36BA"/>
    <w:rsid w:val="009E36D3"/>
    <w:rsid w:val="009E36D7"/>
    <w:rsid w:val="009E3736"/>
    <w:rsid w:val="009E3771"/>
    <w:rsid w:val="009E377E"/>
    <w:rsid w:val="009E378D"/>
    <w:rsid w:val="009E3798"/>
    <w:rsid w:val="009E38CD"/>
    <w:rsid w:val="009E3905"/>
    <w:rsid w:val="009E3AA6"/>
    <w:rsid w:val="009E3AD9"/>
    <w:rsid w:val="009E3CC5"/>
    <w:rsid w:val="009E3D6D"/>
    <w:rsid w:val="009E3DE6"/>
    <w:rsid w:val="009E3E76"/>
    <w:rsid w:val="009E3F7C"/>
    <w:rsid w:val="009E401E"/>
    <w:rsid w:val="009E4059"/>
    <w:rsid w:val="009E41D5"/>
    <w:rsid w:val="009E4239"/>
    <w:rsid w:val="009E42BA"/>
    <w:rsid w:val="009E42D2"/>
    <w:rsid w:val="009E4307"/>
    <w:rsid w:val="009E436A"/>
    <w:rsid w:val="009E4437"/>
    <w:rsid w:val="009E4720"/>
    <w:rsid w:val="009E486E"/>
    <w:rsid w:val="009E4871"/>
    <w:rsid w:val="009E4AB9"/>
    <w:rsid w:val="009E4C06"/>
    <w:rsid w:val="009E5031"/>
    <w:rsid w:val="009E51B1"/>
    <w:rsid w:val="009E51D3"/>
    <w:rsid w:val="009E51D5"/>
    <w:rsid w:val="009E5307"/>
    <w:rsid w:val="009E53BE"/>
    <w:rsid w:val="009E54E3"/>
    <w:rsid w:val="009E55FA"/>
    <w:rsid w:val="009E56C3"/>
    <w:rsid w:val="009E570A"/>
    <w:rsid w:val="009E57B3"/>
    <w:rsid w:val="009E596A"/>
    <w:rsid w:val="009E5A07"/>
    <w:rsid w:val="009E5ADC"/>
    <w:rsid w:val="009E5B0A"/>
    <w:rsid w:val="009E5C6D"/>
    <w:rsid w:val="009E5CC0"/>
    <w:rsid w:val="009E5D04"/>
    <w:rsid w:val="009E5DB2"/>
    <w:rsid w:val="009E5DB9"/>
    <w:rsid w:val="009E5E97"/>
    <w:rsid w:val="009E5F9B"/>
    <w:rsid w:val="009E6189"/>
    <w:rsid w:val="009E619B"/>
    <w:rsid w:val="009E61B4"/>
    <w:rsid w:val="009E6245"/>
    <w:rsid w:val="009E632F"/>
    <w:rsid w:val="009E641D"/>
    <w:rsid w:val="009E64AC"/>
    <w:rsid w:val="009E6648"/>
    <w:rsid w:val="009E66CB"/>
    <w:rsid w:val="009E6872"/>
    <w:rsid w:val="009E6ACE"/>
    <w:rsid w:val="009E6B8B"/>
    <w:rsid w:val="009E6FAE"/>
    <w:rsid w:val="009E6FC8"/>
    <w:rsid w:val="009E701F"/>
    <w:rsid w:val="009E7258"/>
    <w:rsid w:val="009E728B"/>
    <w:rsid w:val="009E72C7"/>
    <w:rsid w:val="009E76DF"/>
    <w:rsid w:val="009E7756"/>
    <w:rsid w:val="009E7819"/>
    <w:rsid w:val="009E78A7"/>
    <w:rsid w:val="009E78D3"/>
    <w:rsid w:val="009E79CE"/>
    <w:rsid w:val="009E7AB0"/>
    <w:rsid w:val="009E7AD6"/>
    <w:rsid w:val="009E7ADC"/>
    <w:rsid w:val="009E7BE8"/>
    <w:rsid w:val="009E7CE8"/>
    <w:rsid w:val="009E7D93"/>
    <w:rsid w:val="009E7DFE"/>
    <w:rsid w:val="009E7FCA"/>
    <w:rsid w:val="009F028C"/>
    <w:rsid w:val="009F02AC"/>
    <w:rsid w:val="009F02F7"/>
    <w:rsid w:val="009F0320"/>
    <w:rsid w:val="009F0386"/>
    <w:rsid w:val="009F04A9"/>
    <w:rsid w:val="009F06AD"/>
    <w:rsid w:val="009F06EE"/>
    <w:rsid w:val="009F06F4"/>
    <w:rsid w:val="009F0743"/>
    <w:rsid w:val="009F08F0"/>
    <w:rsid w:val="009F0A06"/>
    <w:rsid w:val="009F0D9B"/>
    <w:rsid w:val="009F0EEA"/>
    <w:rsid w:val="009F0FBF"/>
    <w:rsid w:val="009F102C"/>
    <w:rsid w:val="009F10A9"/>
    <w:rsid w:val="009F1199"/>
    <w:rsid w:val="009F1336"/>
    <w:rsid w:val="009F1456"/>
    <w:rsid w:val="009F15A0"/>
    <w:rsid w:val="009F1665"/>
    <w:rsid w:val="009F1691"/>
    <w:rsid w:val="009F177A"/>
    <w:rsid w:val="009F182E"/>
    <w:rsid w:val="009F1A57"/>
    <w:rsid w:val="009F1BB1"/>
    <w:rsid w:val="009F1BD3"/>
    <w:rsid w:val="009F1D54"/>
    <w:rsid w:val="009F1DA7"/>
    <w:rsid w:val="009F1E5A"/>
    <w:rsid w:val="009F1F17"/>
    <w:rsid w:val="009F2160"/>
    <w:rsid w:val="009F216A"/>
    <w:rsid w:val="009F24FC"/>
    <w:rsid w:val="009F2615"/>
    <w:rsid w:val="009F288F"/>
    <w:rsid w:val="009F2B34"/>
    <w:rsid w:val="009F2BE8"/>
    <w:rsid w:val="009F2C6D"/>
    <w:rsid w:val="009F2D15"/>
    <w:rsid w:val="009F2D35"/>
    <w:rsid w:val="009F2D8D"/>
    <w:rsid w:val="009F2E0E"/>
    <w:rsid w:val="009F2FD5"/>
    <w:rsid w:val="009F30D2"/>
    <w:rsid w:val="009F31B9"/>
    <w:rsid w:val="009F3327"/>
    <w:rsid w:val="009F334A"/>
    <w:rsid w:val="009F33A5"/>
    <w:rsid w:val="009F3424"/>
    <w:rsid w:val="009F34B3"/>
    <w:rsid w:val="009F3779"/>
    <w:rsid w:val="009F378A"/>
    <w:rsid w:val="009F3882"/>
    <w:rsid w:val="009F3ABF"/>
    <w:rsid w:val="009F3B2B"/>
    <w:rsid w:val="009F3C17"/>
    <w:rsid w:val="009F3C7C"/>
    <w:rsid w:val="009F3D20"/>
    <w:rsid w:val="009F3DBF"/>
    <w:rsid w:val="009F3DFC"/>
    <w:rsid w:val="009F3E32"/>
    <w:rsid w:val="009F3FA5"/>
    <w:rsid w:val="009F4099"/>
    <w:rsid w:val="009F4214"/>
    <w:rsid w:val="009F4392"/>
    <w:rsid w:val="009F47E0"/>
    <w:rsid w:val="009F4989"/>
    <w:rsid w:val="009F4AE6"/>
    <w:rsid w:val="009F4E35"/>
    <w:rsid w:val="009F5085"/>
    <w:rsid w:val="009F50CA"/>
    <w:rsid w:val="009F5105"/>
    <w:rsid w:val="009F5265"/>
    <w:rsid w:val="009F5348"/>
    <w:rsid w:val="009F5481"/>
    <w:rsid w:val="009F548D"/>
    <w:rsid w:val="009F55A8"/>
    <w:rsid w:val="009F560F"/>
    <w:rsid w:val="009F5690"/>
    <w:rsid w:val="009F57BF"/>
    <w:rsid w:val="009F58FE"/>
    <w:rsid w:val="009F5B21"/>
    <w:rsid w:val="009F5D22"/>
    <w:rsid w:val="009F5E0B"/>
    <w:rsid w:val="009F5EDC"/>
    <w:rsid w:val="009F5EE2"/>
    <w:rsid w:val="009F5F11"/>
    <w:rsid w:val="009F5FC8"/>
    <w:rsid w:val="009F6060"/>
    <w:rsid w:val="009F6082"/>
    <w:rsid w:val="009F60DB"/>
    <w:rsid w:val="009F60DD"/>
    <w:rsid w:val="009F61DD"/>
    <w:rsid w:val="009F63A1"/>
    <w:rsid w:val="009F6490"/>
    <w:rsid w:val="009F64A1"/>
    <w:rsid w:val="009F664A"/>
    <w:rsid w:val="009F6840"/>
    <w:rsid w:val="009F6864"/>
    <w:rsid w:val="009F6924"/>
    <w:rsid w:val="009F6A6D"/>
    <w:rsid w:val="009F6B3C"/>
    <w:rsid w:val="009F6CDF"/>
    <w:rsid w:val="009F6E17"/>
    <w:rsid w:val="009F6EAC"/>
    <w:rsid w:val="009F6EFB"/>
    <w:rsid w:val="009F7080"/>
    <w:rsid w:val="009F70EA"/>
    <w:rsid w:val="009F7104"/>
    <w:rsid w:val="009F71BB"/>
    <w:rsid w:val="009F71CC"/>
    <w:rsid w:val="009F7392"/>
    <w:rsid w:val="009F73C4"/>
    <w:rsid w:val="009F7596"/>
    <w:rsid w:val="009F7635"/>
    <w:rsid w:val="009F76DB"/>
    <w:rsid w:val="009F7819"/>
    <w:rsid w:val="009F795C"/>
    <w:rsid w:val="009F7990"/>
    <w:rsid w:val="009F79BA"/>
    <w:rsid w:val="009F7A8F"/>
    <w:rsid w:val="009F7C2B"/>
    <w:rsid w:val="009F7CB4"/>
    <w:rsid w:val="009F7CBC"/>
    <w:rsid w:val="009F7D33"/>
    <w:rsid w:val="009F7D99"/>
    <w:rsid w:val="009F7F19"/>
    <w:rsid w:val="009F7FA4"/>
    <w:rsid w:val="00A00093"/>
    <w:rsid w:val="00A000A1"/>
    <w:rsid w:val="00A001D9"/>
    <w:rsid w:val="00A00477"/>
    <w:rsid w:val="00A00652"/>
    <w:rsid w:val="00A006D1"/>
    <w:rsid w:val="00A007A2"/>
    <w:rsid w:val="00A00813"/>
    <w:rsid w:val="00A00993"/>
    <w:rsid w:val="00A00B88"/>
    <w:rsid w:val="00A00C33"/>
    <w:rsid w:val="00A00C61"/>
    <w:rsid w:val="00A00CA4"/>
    <w:rsid w:val="00A00CF9"/>
    <w:rsid w:val="00A00EB7"/>
    <w:rsid w:val="00A00F0B"/>
    <w:rsid w:val="00A00F3A"/>
    <w:rsid w:val="00A01009"/>
    <w:rsid w:val="00A011B5"/>
    <w:rsid w:val="00A011B6"/>
    <w:rsid w:val="00A0146A"/>
    <w:rsid w:val="00A0147E"/>
    <w:rsid w:val="00A01556"/>
    <w:rsid w:val="00A01658"/>
    <w:rsid w:val="00A0168E"/>
    <w:rsid w:val="00A016F8"/>
    <w:rsid w:val="00A0180C"/>
    <w:rsid w:val="00A01834"/>
    <w:rsid w:val="00A018CA"/>
    <w:rsid w:val="00A019A8"/>
    <w:rsid w:val="00A019C9"/>
    <w:rsid w:val="00A01A55"/>
    <w:rsid w:val="00A01A86"/>
    <w:rsid w:val="00A01BC9"/>
    <w:rsid w:val="00A01C90"/>
    <w:rsid w:val="00A01D1E"/>
    <w:rsid w:val="00A01D8A"/>
    <w:rsid w:val="00A01EBD"/>
    <w:rsid w:val="00A01F06"/>
    <w:rsid w:val="00A01F22"/>
    <w:rsid w:val="00A01F62"/>
    <w:rsid w:val="00A02551"/>
    <w:rsid w:val="00A026DC"/>
    <w:rsid w:val="00A026FE"/>
    <w:rsid w:val="00A02847"/>
    <w:rsid w:val="00A02874"/>
    <w:rsid w:val="00A02945"/>
    <w:rsid w:val="00A02AA2"/>
    <w:rsid w:val="00A02B61"/>
    <w:rsid w:val="00A02D59"/>
    <w:rsid w:val="00A02EDA"/>
    <w:rsid w:val="00A02FE9"/>
    <w:rsid w:val="00A02FF0"/>
    <w:rsid w:val="00A030CC"/>
    <w:rsid w:val="00A03320"/>
    <w:rsid w:val="00A0345E"/>
    <w:rsid w:val="00A0358E"/>
    <w:rsid w:val="00A03642"/>
    <w:rsid w:val="00A036B8"/>
    <w:rsid w:val="00A03808"/>
    <w:rsid w:val="00A03908"/>
    <w:rsid w:val="00A03A65"/>
    <w:rsid w:val="00A03B39"/>
    <w:rsid w:val="00A03BEC"/>
    <w:rsid w:val="00A03C08"/>
    <w:rsid w:val="00A03C91"/>
    <w:rsid w:val="00A03EAD"/>
    <w:rsid w:val="00A03EFA"/>
    <w:rsid w:val="00A03F2D"/>
    <w:rsid w:val="00A03F4F"/>
    <w:rsid w:val="00A03FBA"/>
    <w:rsid w:val="00A03FFE"/>
    <w:rsid w:val="00A041FF"/>
    <w:rsid w:val="00A04286"/>
    <w:rsid w:val="00A04294"/>
    <w:rsid w:val="00A044AC"/>
    <w:rsid w:val="00A046F2"/>
    <w:rsid w:val="00A04885"/>
    <w:rsid w:val="00A048CF"/>
    <w:rsid w:val="00A04AF2"/>
    <w:rsid w:val="00A04BD9"/>
    <w:rsid w:val="00A04DA8"/>
    <w:rsid w:val="00A04E55"/>
    <w:rsid w:val="00A04F25"/>
    <w:rsid w:val="00A04FE1"/>
    <w:rsid w:val="00A05241"/>
    <w:rsid w:val="00A05294"/>
    <w:rsid w:val="00A0529C"/>
    <w:rsid w:val="00A052F6"/>
    <w:rsid w:val="00A053CC"/>
    <w:rsid w:val="00A0578A"/>
    <w:rsid w:val="00A05838"/>
    <w:rsid w:val="00A05862"/>
    <w:rsid w:val="00A058C7"/>
    <w:rsid w:val="00A059EA"/>
    <w:rsid w:val="00A05A7E"/>
    <w:rsid w:val="00A05B03"/>
    <w:rsid w:val="00A05BF2"/>
    <w:rsid w:val="00A05C1D"/>
    <w:rsid w:val="00A05C92"/>
    <w:rsid w:val="00A05DB5"/>
    <w:rsid w:val="00A05DEC"/>
    <w:rsid w:val="00A05EBF"/>
    <w:rsid w:val="00A05F0C"/>
    <w:rsid w:val="00A05F1F"/>
    <w:rsid w:val="00A05F25"/>
    <w:rsid w:val="00A05FD7"/>
    <w:rsid w:val="00A06048"/>
    <w:rsid w:val="00A060D0"/>
    <w:rsid w:val="00A060E1"/>
    <w:rsid w:val="00A0628F"/>
    <w:rsid w:val="00A06352"/>
    <w:rsid w:val="00A06455"/>
    <w:rsid w:val="00A06523"/>
    <w:rsid w:val="00A0658D"/>
    <w:rsid w:val="00A06626"/>
    <w:rsid w:val="00A06778"/>
    <w:rsid w:val="00A0691E"/>
    <w:rsid w:val="00A06DC4"/>
    <w:rsid w:val="00A06EA3"/>
    <w:rsid w:val="00A06F6F"/>
    <w:rsid w:val="00A070C5"/>
    <w:rsid w:val="00A0715C"/>
    <w:rsid w:val="00A07164"/>
    <w:rsid w:val="00A07230"/>
    <w:rsid w:val="00A07293"/>
    <w:rsid w:val="00A07410"/>
    <w:rsid w:val="00A07493"/>
    <w:rsid w:val="00A0756A"/>
    <w:rsid w:val="00A0768B"/>
    <w:rsid w:val="00A0773C"/>
    <w:rsid w:val="00A079CE"/>
    <w:rsid w:val="00A07A77"/>
    <w:rsid w:val="00A07ACB"/>
    <w:rsid w:val="00A07C13"/>
    <w:rsid w:val="00A07CF0"/>
    <w:rsid w:val="00A07E67"/>
    <w:rsid w:val="00A07E99"/>
    <w:rsid w:val="00A07EB4"/>
    <w:rsid w:val="00A10055"/>
    <w:rsid w:val="00A101A6"/>
    <w:rsid w:val="00A102DF"/>
    <w:rsid w:val="00A104E7"/>
    <w:rsid w:val="00A105C2"/>
    <w:rsid w:val="00A105E3"/>
    <w:rsid w:val="00A10724"/>
    <w:rsid w:val="00A107A9"/>
    <w:rsid w:val="00A1092D"/>
    <w:rsid w:val="00A10977"/>
    <w:rsid w:val="00A109EB"/>
    <w:rsid w:val="00A10A69"/>
    <w:rsid w:val="00A10C23"/>
    <w:rsid w:val="00A10DAF"/>
    <w:rsid w:val="00A10DF4"/>
    <w:rsid w:val="00A10E27"/>
    <w:rsid w:val="00A10EE6"/>
    <w:rsid w:val="00A1104F"/>
    <w:rsid w:val="00A110D5"/>
    <w:rsid w:val="00A111CA"/>
    <w:rsid w:val="00A11280"/>
    <w:rsid w:val="00A112BB"/>
    <w:rsid w:val="00A113B4"/>
    <w:rsid w:val="00A11513"/>
    <w:rsid w:val="00A11549"/>
    <w:rsid w:val="00A11578"/>
    <w:rsid w:val="00A11806"/>
    <w:rsid w:val="00A11854"/>
    <w:rsid w:val="00A118D0"/>
    <w:rsid w:val="00A118E5"/>
    <w:rsid w:val="00A118F9"/>
    <w:rsid w:val="00A11941"/>
    <w:rsid w:val="00A119B4"/>
    <w:rsid w:val="00A11C13"/>
    <w:rsid w:val="00A11D3B"/>
    <w:rsid w:val="00A11DAF"/>
    <w:rsid w:val="00A11FB0"/>
    <w:rsid w:val="00A120B6"/>
    <w:rsid w:val="00A12178"/>
    <w:rsid w:val="00A121A9"/>
    <w:rsid w:val="00A12475"/>
    <w:rsid w:val="00A126AA"/>
    <w:rsid w:val="00A126BE"/>
    <w:rsid w:val="00A127E1"/>
    <w:rsid w:val="00A12976"/>
    <w:rsid w:val="00A12997"/>
    <w:rsid w:val="00A12DFD"/>
    <w:rsid w:val="00A1307B"/>
    <w:rsid w:val="00A13282"/>
    <w:rsid w:val="00A13304"/>
    <w:rsid w:val="00A1340C"/>
    <w:rsid w:val="00A13422"/>
    <w:rsid w:val="00A13465"/>
    <w:rsid w:val="00A135B9"/>
    <w:rsid w:val="00A135F6"/>
    <w:rsid w:val="00A136AD"/>
    <w:rsid w:val="00A136D9"/>
    <w:rsid w:val="00A13884"/>
    <w:rsid w:val="00A138D2"/>
    <w:rsid w:val="00A13923"/>
    <w:rsid w:val="00A13B9C"/>
    <w:rsid w:val="00A13ECE"/>
    <w:rsid w:val="00A1400C"/>
    <w:rsid w:val="00A14174"/>
    <w:rsid w:val="00A14191"/>
    <w:rsid w:val="00A14434"/>
    <w:rsid w:val="00A1447B"/>
    <w:rsid w:val="00A1477F"/>
    <w:rsid w:val="00A1495E"/>
    <w:rsid w:val="00A14A2C"/>
    <w:rsid w:val="00A14AA3"/>
    <w:rsid w:val="00A14B7A"/>
    <w:rsid w:val="00A14C00"/>
    <w:rsid w:val="00A14CF3"/>
    <w:rsid w:val="00A14CFA"/>
    <w:rsid w:val="00A14DFA"/>
    <w:rsid w:val="00A14F52"/>
    <w:rsid w:val="00A15010"/>
    <w:rsid w:val="00A150BF"/>
    <w:rsid w:val="00A15305"/>
    <w:rsid w:val="00A153C7"/>
    <w:rsid w:val="00A15587"/>
    <w:rsid w:val="00A1563E"/>
    <w:rsid w:val="00A1564B"/>
    <w:rsid w:val="00A1579D"/>
    <w:rsid w:val="00A1593D"/>
    <w:rsid w:val="00A159AB"/>
    <w:rsid w:val="00A159C9"/>
    <w:rsid w:val="00A15E43"/>
    <w:rsid w:val="00A15EC2"/>
    <w:rsid w:val="00A15F18"/>
    <w:rsid w:val="00A15FC8"/>
    <w:rsid w:val="00A15FE0"/>
    <w:rsid w:val="00A16117"/>
    <w:rsid w:val="00A16138"/>
    <w:rsid w:val="00A1620F"/>
    <w:rsid w:val="00A1635C"/>
    <w:rsid w:val="00A16434"/>
    <w:rsid w:val="00A164C4"/>
    <w:rsid w:val="00A164E1"/>
    <w:rsid w:val="00A1669C"/>
    <w:rsid w:val="00A167E6"/>
    <w:rsid w:val="00A169FE"/>
    <w:rsid w:val="00A16D17"/>
    <w:rsid w:val="00A16D62"/>
    <w:rsid w:val="00A16E08"/>
    <w:rsid w:val="00A16E9A"/>
    <w:rsid w:val="00A16EF1"/>
    <w:rsid w:val="00A16F8F"/>
    <w:rsid w:val="00A172B1"/>
    <w:rsid w:val="00A174F6"/>
    <w:rsid w:val="00A17662"/>
    <w:rsid w:val="00A176B5"/>
    <w:rsid w:val="00A17794"/>
    <w:rsid w:val="00A17800"/>
    <w:rsid w:val="00A17880"/>
    <w:rsid w:val="00A17921"/>
    <w:rsid w:val="00A17BC5"/>
    <w:rsid w:val="00A17DDA"/>
    <w:rsid w:val="00A200B6"/>
    <w:rsid w:val="00A200F9"/>
    <w:rsid w:val="00A2019B"/>
    <w:rsid w:val="00A201E5"/>
    <w:rsid w:val="00A20207"/>
    <w:rsid w:val="00A202E9"/>
    <w:rsid w:val="00A2034C"/>
    <w:rsid w:val="00A20391"/>
    <w:rsid w:val="00A20422"/>
    <w:rsid w:val="00A20461"/>
    <w:rsid w:val="00A2055E"/>
    <w:rsid w:val="00A205F2"/>
    <w:rsid w:val="00A20638"/>
    <w:rsid w:val="00A2076E"/>
    <w:rsid w:val="00A207E7"/>
    <w:rsid w:val="00A2090B"/>
    <w:rsid w:val="00A20917"/>
    <w:rsid w:val="00A209D3"/>
    <w:rsid w:val="00A20B3D"/>
    <w:rsid w:val="00A20BA4"/>
    <w:rsid w:val="00A20ECC"/>
    <w:rsid w:val="00A20F13"/>
    <w:rsid w:val="00A20F14"/>
    <w:rsid w:val="00A20F15"/>
    <w:rsid w:val="00A20FE7"/>
    <w:rsid w:val="00A210FF"/>
    <w:rsid w:val="00A21107"/>
    <w:rsid w:val="00A211C1"/>
    <w:rsid w:val="00A2121F"/>
    <w:rsid w:val="00A21255"/>
    <w:rsid w:val="00A2128F"/>
    <w:rsid w:val="00A21326"/>
    <w:rsid w:val="00A215A4"/>
    <w:rsid w:val="00A216A0"/>
    <w:rsid w:val="00A21805"/>
    <w:rsid w:val="00A21909"/>
    <w:rsid w:val="00A219C4"/>
    <w:rsid w:val="00A21A7F"/>
    <w:rsid w:val="00A21B15"/>
    <w:rsid w:val="00A21BDE"/>
    <w:rsid w:val="00A21DEC"/>
    <w:rsid w:val="00A21DFF"/>
    <w:rsid w:val="00A2201E"/>
    <w:rsid w:val="00A221ED"/>
    <w:rsid w:val="00A2229F"/>
    <w:rsid w:val="00A223E8"/>
    <w:rsid w:val="00A22554"/>
    <w:rsid w:val="00A225DB"/>
    <w:rsid w:val="00A22838"/>
    <w:rsid w:val="00A22865"/>
    <w:rsid w:val="00A228D6"/>
    <w:rsid w:val="00A2291E"/>
    <w:rsid w:val="00A22959"/>
    <w:rsid w:val="00A22B5B"/>
    <w:rsid w:val="00A22B5D"/>
    <w:rsid w:val="00A22C26"/>
    <w:rsid w:val="00A22D14"/>
    <w:rsid w:val="00A22F51"/>
    <w:rsid w:val="00A22FBC"/>
    <w:rsid w:val="00A23121"/>
    <w:rsid w:val="00A232A8"/>
    <w:rsid w:val="00A23317"/>
    <w:rsid w:val="00A234E9"/>
    <w:rsid w:val="00A2352A"/>
    <w:rsid w:val="00A235EC"/>
    <w:rsid w:val="00A23997"/>
    <w:rsid w:val="00A23AAB"/>
    <w:rsid w:val="00A23BF6"/>
    <w:rsid w:val="00A23D12"/>
    <w:rsid w:val="00A24202"/>
    <w:rsid w:val="00A24211"/>
    <w:rsid w:val="00A24232"/>
    <w:rsid w:val="00A24250"/>
    <w:rsid w:val="00A2427D"/>
    <w:rsid w:val="00A24310"/>
    <w:rsid w:val="00A24518"/>
    <w:rsid w:val="00A2455A"/>
    <w:rsid w:val="00A2458F"/>
    <w:rsid w:val="00A2466F"/>
    <w:rsid w:val="00A24788"/>
    <w:rsid w:val="00A24D70"/>
    <w:rsid w:val="00A24D83"/>
    <w:rsid w:val="00A24DCB"/>
    <w:rsid w:val="00A24DF6"/>
    <w:rsid w:val="00A24DFB"/>
    <w:rsid w:val="00A24E17"/>
    <w:rsid w:val="00A24E9B"/>
    <w:rsid w:val="00A25012"/>
    <w:rsid w:val="00A25153"/>
    <w:rsid w:val="00A25178"/>
    <w:rsid w:val="00A25229"/>
    <w:rsid w:val="00A252CC"/>
    <w:rsid w:val="00A25321"/>
    <w:rsid w:val="00A25570"/>
    <w:rsid w:val="00A2559D"/>
    <w:rsid w:val="00A2562F"/>
    <w:rsid w:val="00A25728"/>
    <w:rsid w:val="00A258CC"/>
    <w:rsid w:val="00A25976"/>
    <w:rsid w:val="00A25982"/>
    <w:rsid w:val="00A25ADB"/>
    <w:rsid w:val="00A25AE5"/>
    <w:rsid w:val="00A25E42"/>
    <w:rsid w:val="00A25ED3"/>
    <w:rsid w:val="00A25F0F"/>
    <w:rsid w:val="00A25FD0"/>
    <w:rsid w:val="00A26111"/>
    <w:rsid w:val="00A2611A"/>
    <w:rsid w:val="00A26204"/>
    <w:rsid w:val="00A26490"/>
    <w:rsid w:val="00A26849"/>
    <w:rsid w:val="00A26874"/>
    <w:rsid w:val="00A268B8"/>
    <w:rsid w:val="00A26939"/>
    <w:rsid w:val="00A26AA3"/>
    <w:rsid w:val="00A26B51"/>
    <w:rsid w:val="00A26C24"/>
    <w:rsid w:val="00A26E42"/>
    <w:rsid w:val="00A27184"/>
    <w:rsid w:val="00A27286"/>
    <w:rsid w:val="00A27406"/>
    <w:rsid w:val="00A27465"/>
    <w:rsid w:val="00A27490"/>
    <w:rsid w:val="00A275C9"/>
    <w:rsid w:val="00A2766F"/>
    <w:rsid w:val="00A279A9"/>
    <w:rsid w:val="00A27A07"/>
    <w:rsid w:val="00A27A4F"/>
    <w:rsid w:val="00A27A9E"/>
    <w:rsid w:val="00A27ADF"/>
    <w:rsid w:val="00A27C03"/>
    <w:rsid w:val="00A27C27"/>
    <w:rsid w:val="00A27D43"/>
    <w:rsid w:val="00A27DC3"/>
    <w:rsid w:val="00A27E56"/>
    <w:rsid w:val="00A27E70"/>
    <w:rsid w:val="00A27F07"/>
    <w:rsid w:val="00A27F0C"/>
    <w:rsid w:val="00A2F845"/>
    <w:rsid w:val="00A30051"/>
    <w:rsid w:val="00A300D0"/>
    <w:rsid w:val="00A3019A"/>
    <w:rsid w:val="00A301EA"/>
    <w:rsid w:val="00A302D8"/>
    <w:rsid w:val="00A305D0"/>
    <w:rsid w:val="00A30679"/>
    <w:rsid w:val="00A306B2"/>
    <w:rsid w:val="00A3091B"/>
    <w:rsid w:val="00A309C1"/>
    <w:rsid w:val="00A30B0E"/>
    <w:rsid w:val="00A30C3F"/>
    <w:rsid w:val="00A30C53"/>
    <w:rsid w:val="00A30D0F"/>
    <w:rsid w:val="00A30F87"/>
    <w:rsid w:val="00A30FCF"/>
    <w:rsid w:val="00A31111"/>
    <w:rsid w:val="00A31137"/>
    <w:rsid w:val="00A312EE"/>
    <w:rsid w:val="00A312F8"/>
    <w:rsid w:val="00A3154E"/>
    <w:rsid w:val="00A315C3"/>
    <w:rsid w:val="00A315EE"/>
    <w:rsid w:val="00A315F0"/>
    <w:rsid w:val="00A317A5"/>
    <w:rsid w:val="00A3182C"/>
    <w:rsid w:val="00A318F1"/>
    <w:rsid w:val="00A31923"/>
    <w:rsid w:val="00A31ABC"/>
    <w:rsid w:val="00A31B9A"/>
    <w:rsid w:val="00A31C57"/>
    <w:rsid w:val="00A31D04"/>
    <w:rsid w:val="00A31DAB"/>
    <w:rsid w:val="00A31FA1"/>
    <w:rsid w:val="00A31FB6"/>
    <w:rsid w:val="00A32188"/>
    <w:rsid w:val="00A321A8"/>
    <w:rsid w:val="00A3227E"/>
    <w:rsid w:val="00A322C2"/>
    <w:rsid w:val="00A327EC"/>
    <w:rsid w:val="00A32884"/>
    <w:rsid w:val="00A32B38"/>
    <w:rsid w:val="00A32C4B"/>
    <w:rsid w:val="00A32D84"/>
    <w:rsid w:val="00A3310E"/>
    <w:rsid w:val="00A33125"/>
    <w:rsid w:val="00A33182"/>
    <w:rsid w:val="00A332FE"/>
    <w:rsid w:val="00A333C3"/>
    <w:rsid w:val="00A333CB"/>
    <w:rsid w:val="00A3352F"/>
    <w:rsid w:val="00A33577"/>
    <w:rsid w:val="00A336A6"/>
    <w:rsid w:val="00A33769"/>
    <w:rsid w:val="00A3394F"/>
    <w:rsid w:val="00A33963"/>
    <w:rsid w:val="00A339B0"/>
    <w:rsid w:val="00A33A89"/>
    <w:rsid w:val="00A33C89"/>
    <w:rsid w:val="00A33CD3"/>
    <w:rsid w:val="00A33EE4"/>
    <w:rsid w:val="00A33F13"/>
    <w:rsid w:val="00A33F18"/>
    <w:rsid w:val="00A34013"/>
    <w:rsid w:val="00A34105"/>
    <w:rsid w:val="00A3420E"/>
    <w:rsid w:val="00A34396"/>
    <w:rsid w:val="00A3453A"/>
    <w:rsid w:val="00A345C0"/>
    <w:rsid w:val="00A34630"/>
    <w:rsid w:val="00A346D2"/>
    <w:rsid w:val="00A34709"/>
    <w:rsid w:val="00A347A2"/>
    <w:rsid w:val="00A34837"/>
    <w:rsid w:val="00A349CB"/>
    <w:rsid w:val="00A34CBB"/>
    <w:rsid w:val="00A34D4C"/>
    <w:rsid w:val="00A34E83"/>
    <w:rsid w:val="00A34F5E"/>
    <w:rsid w:val="00A34F67"/>
    <w:rsid w:val="00A34F6F"/>
    <w:rsid w:val="00A3521D"/>
    <w:rsid w:val="00A352AD"/>
    <w:rsid w:val="00A3538B"/>
    <w:rsid w:val="00A3544A"/>
    <w:rsid w:val="00A355AF"/>
    <w:rsid w:val="00A356C5"/>
    <w:rsid w:val="00A35729"/>
    <w:rsid w:val="00A358BA"/>
    <w:rsid w:val="00A3594D"/>
    <w:rsid w:val="00A359B9"/>
    <w:rsid w:val="00A35B0A"/>
    <w:rsid w:val="00A35B45"/>
    <w:rsid w:val="00A35BFC"/>
    <w:rsid w:val="00A35C31"/>
    <w:rsid w:val="00A35DEA"/>
    <w:rsid w:val="00A35E2D"/>
    <w:rsid w:val="00A3605F"/>
    <w:rsid w:val="00A3607D"/>
    <w:rsid w:val="00A3608B"/>
    <w:rsid w:val="00A3608D"/>
    <w:rsid w:val="00A36106"/>
    <w:rsid w:val="00A3612B"/>
    <w:rsid w:val="00A36197"/>
    <w:rsid w:val="00A3623D"/>
    <w:rsid w:val="00A3625D"/>
    <w:rsid w:val="00A3629D"/>
    <w:rsid w:val="00A36465"/>
    <w:rsid w:val="00A36649"/>
    <w:rsid w:val="00A36914"/>
    <w:rsid w:val="00A36918"/>
    <w:rsid w:val="00A36981"/>
    <w:rsid w:val="00A36A6D"/>
    <w:rsid w:val="00A36AD9"/>
    <w:rsid w:val="00A36BFB"/>
    <w:rsid w:val="00A36F3E"/>
    <w:rsid w:val="00A379B4"/>
    <w:rsid w:val="00A379BC"/>
    <w:rsid w:val="00A37B20"/>
    <w:rsid w:val="00A37D52"/>
    <w:rsid w:val="00A37D99"/>
    <w:rsid w:val="00A37DF4"/>
    <w:rsid w:val="00A37E4D"/>
    <w:rsid w:val="00A37F09"/>
    <w:rsid w:val="00A37F69"/>
    <w:rsid w:val="00A37FC1"/>
    <w:rsid w:val="00A3D774"/>
    <w:rsid w:val="00A401E2"/>
    <w:rsid w:val="00A4021C"/>
    <w:rsid w:val="00A40492"/>
    <w:rsid w:val="00A404CF"/>
    <w:rsid w:val="00A404E5"/>
    <w:rsid w:val="00A40841"/>
    <w:rsid w:val="00A408FA"/>
    <w:rsid w:val="00A40A43"/>
    <w:rsid w:val="00A40C9B"/>
    <w:rsid w:val="00A40D20"/>
    <w:rsid w:val="00A40F06"/>
    <w:rsid w:val="00A40F53"/>
    <w:rsid w:val="00A40FEE"/>
    <w:rsid w:val="00A41006"/>
    <w:rsid w:val="00A41010"/>
    <w:rsid w:val="00A41091"/>
    <w:rsid w:val="00A4126C"/>
    <w:rsid w:val="00A412B3"/>
    <w:rsid w:val="00A4143F"/>
    <w:rsid w:val="00A4158D"/>
    <w:rsid w:val="00A41596"/>
    <w:rsid w:val="00A41626"/>
    <w:rsid w:val="00A41828"/>
    <w:rsid w:val="00A41907"/>
    <w:rsid w:val="00A41A2E"/>
    <w:rsid w:val="00A41A3D"/>
    <w:rsid w:val="00A41BD4"/>
    <w:rsid w:val="00A41D1C"/>
    <w:rsid w:val="00A41E92"/>
    <w:rsid w:val="00A41F23"/>
    <w:rsid w:val="00A4209B"/>
    <w:rsid w:val="00A42102"/>
    <w:rsid w:val="00A421F9"/>
    <w:rsid w:val="00A42284"/>
    <w:rsid w:val="00A423F1"/>
    <w:rsid w:val="00A42464"/>
    <w:rsid w:val="00A424D1"/>
    <w:rsid w:val="00A42546"/>
    <w:rsid w:val="00A42572"/>
    <w:rsid w:val="00A42627"/>
    <w:rsid w:val="00A4262B"/>
    <w:rsid w:val="00A4262C"/>
    <w:rsid w:val="00A4279A"/>
    <w:rsid w:val="00A428EF"/>
    <w:rsid w:val="00A42A84"/>
    <w:rsid w:val="00A42B06"/>
    <w:rsid w:val="00A42B97"/>
    <w:rsid w:val="00A42BBF"/>
    <w:rsid w:val="00A4302B"/>
    <w:rsid w:val="00A430C6"/>
    <w:rsid w:val="00A43165"/>
    <w:rsid w:val="00A43261"/>
    <w:rsid w:val="00A432A1"/>
    <w:rsid w:val="00A432EC"/>
    <w:rsid w:val="00A43341"/>
    <w:rsid w:val="00A434C7"/>
    <w:rsid w:val="00A434CE"/>
    <w:rsid w:val="00A4357F"/>
    <w:rsid w:val="00A4359D"/>
    <w:rsid w:val="00A43613"/>
    <w:rsid w:val="00A4366C"/>
    <w:rsid w:val="00A4367D"/>
    <w:rsid w:val="00A43819"/>
    <w:rsid w:val="00A4387F"/>
    <w:rsid w:val="00A43984"/>
    <w:rsid w:val="00A43B2F"/>
    <w:rsid w:val="00A4403B"/>
    <w:rsid w:val="00A44075"/>
    <w:rsid w:val="00A44186"/>
    <w:rsid w:val="00A4427A"/>
    <w:rsid w:val="00A442C2"/>
    <w:rsid w:val="00A44304"/>
    <w:rsid w:val="00A44676"/>
    <w:rsid w:val="00A446E8"/>
    <w:rsid w:val="00A448D5"/>
    <w:rsid w:val="00A44DCD"/>
    <w:rsid w:val="00A44DD3"/>
    <w:rsid w:val="00A44FD5"/>
    <w:rsid w:val="00A45132"/>
    <w:rsid w:val="00A4547D"/>
    <w:rsid w:val="00A454BC"/>
    <w:rsid w:val="00A4550F"/>
    <w:rsid w:val="00A455D9"/>
    <w:rsid w:val="00A4563C"/>
    <w:rsid w:val="00A456D9"/>
    <w:rsid w:val="00A458E6"/>
    <w:rsid w:val="00A4595A"/>
    <w:rsid w:val="00A45A25"/>
    <w:rsid w:val="00A45A3B"/>
    <w:rsid w:val="00A45B06"/>
    <w:rsid w:val="00A45B40"/>
    <w:rsid w:val="00A45BAD"/>
    <w:rsid w:val="00A45BCC"/>
    <w:rsid w:val="00A45C0E"/>
    <w:rsid w:val="00A45CD6"/>
    <w:rsid w:val="00A45F1B"/>
    <w:rsid w:val="00A4610C"/>
    <w:rsid w:val="00A462C6"/>
    <w:rsid w:val="00A4635C"/>
    <w:rsid w:val="00A46758"/>
    <w:rsid w:val="00A4687B"/>
    <w:rsid w:val="00A46C9A"/>
    <w:rsid w:val="00A46DBD"/>
    <w:rsid w:val="00A470B7"/>
    <w:rsid w:val="00A47141"/>
    <w:rsid w:val="00A475C5"/>
    <w:rsid w:val="00A4776D"/>
    <w:rsid w:val="00A479BB"/>
    <w:rsid w:val="00A47B0D"/>
    <w:rsid w:val="00A47B20"/>
    <w:rsid w:val="00A47B36"/>
    <w:rsid w:val="00A47B51"/>
    <w:rsid w:val="00A47DD3"/>
    <w:rsid w:val="00A47E75"/>
    <w:rsid w:val="00A500D9"/>
    <w:rsid w:val="00A50204"/>
    <w:rsid w:val="00A50244"/>
    <w:rsid w:val="00A5026D"/>
    <w:rsid w:val="00A50305"/>
    <w:rsid w:val="00A50383"/>
    <w:rsid w:val="00A504AD"/>
    <w:rsid w:val="00A5057A"/>
    <w:rsid w:val="00A505F7"/>
    <w:rsid w:val="00A507F0"/>
    <w:rsid w:val="00A50842"/>
    <w:rsid w:val="00A50A08"/>
    <w:rsid w:val="00A50AB6"/>
    <w:rsid w:val="00A50AF6"/>
    <w:rsid w:val="00A50B91"/>
    <w:rsid w:val="00A50D1B"/>
    <w:rsid w:val="00A50D1E"/>
    <w:rsid w:val="00A50FD4"/>
    <w:rsid w:val="00A50FDC"/>
    <w:rsid w:val="00A510CD"/>
    <w:rsid w:val="00A5115E"/>
    <w:rsid w:val="00A511F9"/>
    <w:rsid w:val="00A51246"/>
    <w:rsid w:val="00A5136D"/>
    <w:rsid w:val="00A51512"/>
    <w:rsid w:val="00A51740"/>
    <w:rsid w:val="00A51751"/>
    <w:rsid w:val="00A5189C"/>
    <w:rsid w:val="00A518AF"/>
    <w:rsid w:val="00A518F5"/>
    <w:rsid w:val="00A51945"/>
    <w:rsid w:val="00A51A7F"/>
    <w:rsid w:val="00A51B1B"/>
    <w:rsid w:val="00A51D6B"/>
    <w:rsid w:val="00A51DBF"/>
    <w:rsid w:val="00A51E25"/>
    <w:rsid w:val="00A51E6A"/>
    <w:rsid w:val="00A51FBA"/>
    <w:rsid w:val="00A52016"/>
    <w:rsid w:val="00A52136"/>
    <w:rsid w:val="00A52398"/>
    <w:rsid w:val="00A523F3"/>
    <w:rsid w:val="00A527BB"/>
    <w:rsid w:val="00A52922"/>
    <w:rsid w:val="00A52A09"/>
    <w:rsid w:val="00A52AB2"/>
    <w:rsid w:val="00A52AB9"/>
    <w:rsid w:val="00A52D21"/>
    <w:rsid w:val="00A52D73"/>
    <w:rsid w:val="00A52DF2"/>
    <w:rsid w:val="00A52E60"/>
    <w:rsid w:val="00A52FD3"/>
    <w:rsid w:val="00A53039"/>
    <w:rsid w:val="00A53064"/>
    <w:rsid w:val="00A530D8"/>
    <w:rsid w:val="00A53218"/>
    <w:rsid w:val="00A53309"/>
    <w:rsid w:val="00A533E1"/>
    <w:rsid w:val="00A53505"/>
    <w:rsid w:val="00A53739"/>
    <w:rsid w:val="00A53951"/>
    <w:rsid w:val="00A53994"/>
    <w:rsid w:val="00A539AD"/>
    <w:rsid w:val="00A53B3E"/>
    <w:rsid w:val="00A53EF5"/>
    <w:rsid w:val="00A54013"/>
    <w:rsid w:val="00A54326"/>
    <w:rsid w:val="00A54553"/>
    <w:rsid w:val="00A546A0"/>
    <w:rsid w:val="00A5474F"/>
    <w:rsid w:val="00A547A2"/>
    <w:rsid w:val="00A548ED"/>
    <w:rsid w:val="00A54B0F"/>
    <w:rsid w:val="00A54D37"/>
    <w:rsid w:val="00A5503B"/>
    <w:rsid w:val="00A5511C"/>
    <w:rsid w:val="00A55180"/>
    <w:rsid w:val="00A551F6"/>
    <w:rsid w:val="00A5526C"/>
    <w:rsid w:val="00A552EF"/>
    <w:rsid w:val="00A5538F"/>
    <w:rsid w:val="00A55413"/>
    <w:rsid w:val="00A554E7"/>
    <w:rsid w:val="00A558E3"/>
    <w:rsid w:val="00A559CC"/>
    <w:rsid w:val="00A55A35"/>
    <w:rsid w:val="00A55A9E"/>
    <w:rsid w:val="00A55CCA"/>
    <w:rsid w:val="00A55D00"/>
    <w:rsid w:val="00A55D23"/>
    <w:rsid w:val="00A55D97"/>
    <w:rsid w:val="00A55EDA"/>
    <w:rsid w:val="00A56030"/>
    <w:rsid w:val="00A560B5"/>
    <w:rsid w:val="00A563A1"/>
    <w:rsid w:val="00A564E5"/>
    <w:rsid w:val="00A56603"/>
    <w:rsid w:val="00A5682D"/>
    <w:rsid w:val="00A56A04"/>
    <w:rsid w:val="00A56D6E"/>
    <w:rsid w:val="00A56F8E"/>
    <w:rsid w:val="00A5703F"/>
    <w:rsid w:val="00A570C7"/>
    <w:rsid w:val="00A570EB"/>
    <w:rsid w:val="00A570F4"/>
    <w:rsid w:val="00A5744F"/>
    <w:rsid w:val="00A57752"/>
    <w:rsid w:val="00A57959"/>
    <w:rsid w:val="00A5797C"/>
    <w:rsid w:val="00A57CBF"/>
    <w:rsid w:val="00A57E21"/>
    <w:rsid w:val="00A57E24"/>
    <w:rsid w:val="00A57E9C"/>
    <w:rsid w:val="00A57F2E"/>
    <w:rsid w:val="00A57FF7"/>
    <w:rsid w:val="00A60014"/>
    <w:rsid w:val="00A6016F"/>
    <w:rsid w:val="00A602C7"/>
    <w:rsid w:val="00A603A3"/>
    <w:rsid w:val="00A605DD"/>
    <w:rsid w:val="00A6066D"/>
    <w:rsid w:val="00A606B1"/>
    <w:rsid w:val="00A60748"/>
    <w:rsid w:val="00A60753"/>
    <w:rsid w:val="00A60787"/>
    <w:rsid w:val="00A60859"/>
    <w:rsid w:val="00A60955"/>
    <w:rsid w:val="00A60A17"/>
    <w:rsid w:val="00A60B22"/>
    <w:rsid w:val="00A60E72"/>
    <w:rsid w:val="00A60F22"/>
    <w:rsid w:val="00A61039"/>
    <w:rsid w:val="00A610AA"/>
    <w:rsid w:val="00A610BA"/>
    <w:rsid w:val="00A61255"/>
    <w:rsid w:val="00A61257"/>
    <w:rsid w:val="00A61439"/>
    <w:rsid w:val="00A61452"/>
    <w:rsid w:val="00A61492"/>
    <w:rsid w:val="00A61505"/>
    <w:rsid w:val="00A61606"/>
    <w:rsid w:val="00A61638"/>
    <w:rsid w:val="00A616B6"/>
    <w:rsid w:val="00A61733"/>
    <w:rsid w:val="00A62072"/>
    <w:rsid w:val="00A62288"/>
    <w:rsid w:val="00A622AB"/>
    <w:rsid w:val="00A62469"/>
    <w:rsid w:val="00A62499"/>
    <w:rsid w:val="00A625E9"/>
    <w:rsid w:val="00A62B1D"/>
    <w:rsid w:val="00A62BA5"/>
    <w:rsid w:val="00A62C08"/>
    <w:rsid w:val="00A62C1A"/>
    <w:rsid w:val="00A62C42"/>
    <w:rsid w:val="00A62C74"/>
    <w:rsid w:val="00A62E99"/>
    <w:rsid w:val="00A62FF2"/>
    <w:rsid w:val="00A63012"/>
    <w:rsid w:val="00A6303C"/>
    <w:rsid w:val="00A6322D"/>
    <w:rsid w:val="00A63262"/>
    <w:rsid w:val="00A633D9"/>
    <w:rsid w:val="00A6345B"/>
    <w:rsid w:val="00A6348D"/>
    <w:rsid w:val="00A63696"/>
    <w:rsid w:val="00A6398E"/>
    <w:rsid w:val="00A63A36"/>
    <w:rsid w:val="00A63A3B"/>
    <w:rsid w:val="00A63AC0"/>
    <w:rsid w:val="00A63AC5"/>
    <w:rsid w:val="00A63B00"/>
    <w:rsid w:val="00A63B6C"/>
    <w:rsid w:val="00A63BED"/>
    <w:rsid w:val="00A63C55"/>
    <w:rsid w:val="00A63F6A"/>
    <w:rsid w:val="00A641BF"/>
    <w:rsid w:val="00A646C1"/>
    <w:rsid w:val="00A6471D"/>
    <w:rsid w:val="00A6476C"/>
    <w:rsid w:val="00A647E0"/>
    <w:rsid w:val="00A64B23"/>
    <w:rsid w:val="00A64C50"/>
    <w:rsid w:val="00A64CB7"/>
    <w:rsid w:val="00A64EAC"/>
    <w:rsid w:val="00A64F9D"/>
    <w:rsid w:val="00A650D5"/>
    <w:rsid w:val="00A650EF"/>
    <w:rsid w:val="00A65203"/>
    <w:rsid w:val="00A652A3"/>
    <w:rsid w:val="00A65428"/>
    <w:rsid w:val="00A65827"/>
    <w:rsid w:val="00A65957"/>
    <w:rsid w:val="00A6597B"/>
    <w:rsid w:val="00A65A81"/>
    <w:rsid w:val="00A65AEB"/>
    <w:rsid w:val="00A65D0B"/>
    <w:rsid w:val="00A65D4B"/>
    <w:rsid w:val="00A65F05"/>
    <w:rsid w:val="00A66011"/>
    <w:rsid w:val="00A660E0"/>
    <w:rsid w:val="00A66156"/>
    <w:rsid w:val="00A661CC"/>
    <w:rsid w:val="00A666FE"/>
    <w:rsid w:val="00A668A5"/>
    <w:rsid w:val="00A66A7E"/>
    <w:rsid w:val="00A66B03"/>
    <w:rsid w:val="00A66B07"/>
    <w:rsid w:val="00A66C70"/>
    <w:rsid w:val="00A66CA9"/>
    <w:rsid w:val="00A66CD3"/>
    <w:rsid w:val="00A66CDD"/>
    <w:rsid w:val="00A66D8C"/>
    <w:rsid w:val="00A66EDE"/>
    <w:rsid w:val="00A66FD9"/>
    <w:rsid w:val="00A675FB"/>
    <w:rsid w:val="00A67674"/>
    <w:rsid w:val="00A6769B"/>
    <w:rsid w:val="00A67740"/>
    <w:rsid w:val="00A677E4"/>
    <w:rsid w:val="00A6788B"/>
    <w:rsid w:val="00A67A26"/>
    <w:rsid w:val="00A67BC6"/>
    <w:rsid w:val="00A67D5F"/>
    <w:rsid w:val="00A67D66"/>
    <w:rsid w:val="00A67E21"/>
    <w:rsid w:val="00A67E96"/>
    <w:rsid w:val="00A67FD4"/>
    <w:rsid w:val="00A7006E"/>
    <w:rsid w:val="00A7019D"/>
    <w:rsid w:val="00A70228"/>
    <w:rsid w:val="00A70234"/>
    <w:rsid w:val="00A7025E"/>
    <w:rsid w:val="00A70343"/>
    <w:rsid w:val="00A7034C"/>
    <w:rsid w:val="00A70355"/>
    <w:rsid w:val="00A703B0"/>
    <w:rsid w:val="00A705BB"/>
    <w:rsid w:val="00A706D8"/>
    <w:rsid w:val="00A7077A"/>
    <w:rsid w:val="00A707E5"/>
    <w:rsid w:val="00A70813"/>
    <w:rsid w:val="00A7083C"/>
    <w:rsid w:val="00A708E4"/>
    <w:rsid w:val="00A70A6A"/>
    <w:rsid w:val="00A70A93"/>
    <w:rsid w:val="00A70ABA"/>
    <w:rsid w:val="00A70B6D"/>
    <w:rsid w:val="00A70BA3"/>
    <w:rsid w:val="00A70CAC"/>
    <w:rsid w:val="00A70CD0"/>
    <w:rsid w:val="00A70F92"/>
    <w:rsid w:val="00A7101D"/>
    <w:rsid w:val="00A71094"/>
    <w:rsid w:val="00A71714"/>
    <w:rsid w:val="00A71768"/>
    <w:rsid w:val="00A71964"/>
    <w:rsid w:val="00A71A23"/>
    <w:rsid w:val="00A71A4F"/>
    <w:rsid w:val="00A71CA8"/>
    <w:rsid w:val="00A71D70"/>
    <w:rsid w:val="00A71D99"/>
    <w:rsid w:val="00A7202B"/>
    <w:rsid w:val="00A720F6"/>
    <w:rsid w:val="00A720FE"/>
    <w:rsid w:val="00A72248"/>
    <w:rsid w:val="00A722C1"/>
    <w:rsid w:val="00A7290D"/>
    <w:rsid w:val="00A72AF3"/>
    <w:rsid w:val="00A72AFC"/>
    <w:rsid w:val="00A72CB2"/>
    <w:rsid w:val="00A72D15"/>
    <w:rsid w:val="00A72D5B"/>
    <w:rsid w:val="00A72D76"/>
    <w:rsid w:val="00A72DF2"/>
    <w:rsid w:val="00A72E16"/>
    <w:rsid w:val="00A72E2D"/>
    <w:rsid w:val="00A72E69"/>
    <w:rsid w:val="00A72EBA"/>
    <w:rsid w:val="00A72EE6"/>
    <w:rsid w:val="00A7300A"/>
    <w:rsid w:val="00A736A6"/>
    <w:rsid w:val="00A7385E"/>
    <w:rsid w:val="00A739D9"/>
    <w:rsid w:val="00A73CB0"/>
    <w:rsid w:val="00A73E09"/>
    <w:rsid w:val="00A73F88"/>
    <w:rsid w:val="00A7401E"/>
    <w:rsid w:val="00A7411A"/>
    <w:rsid w:val="00A74222"/>
    <w:rsid w:val="00A74303"/>
    <w:rsid w:val="00A7437A"/>
    <w:rsid w:val="00A7440A"/>
    <w:rsid w:val="00A74574"/>
    <w:rsid w:val="00A745EE"/>
    <w:rsid w:val="00A7460D"/>
    <w:rsid w:val="00A7463A"/>
    <w:rsid w:val="00A74683"/>
    <w:rsid w:val="00A74A76"/>
    <w:rsid w:val="00A74A8D"/>
    <w:rsid w:val="00A755D8"/>
    <w:rsid w:val="00A756BB"/>
    <w:rsid w:val="00A75712"/>
    <w:rsid w:val="00A75819"/>
    <w:rsid w:val="00A75903"/>
    <w:rsid w:val="00A75921"/>
    <w:rsid w:val="00A75AD3"/>
    <w:rsid w:val="00A75B1D"/>
    <w:rsid w:val="00A75BD9"/>
    <w:rsid w:val="00A75C7C"/>
    <w:rsid w:val="00A75E17"/>
    <w:rsid w:val="00A75E79"/>
    <w:rsid w:val="00A75EAA"/>
    <w:rsid w:val="00A76066"/>
    <w:rsid w:val="00A760BC"/>
    <w:rsid w:val="00A761A5"/>
    <w:rsid w:val="00A762E6"/>
    <w:rsid w:val="00A7666C"/>
    <w:rsid w:val="00A76749"/>
    <w:rsid w:val="00A768F0"/>
    <w:rsid w:val="00A76A8E"/>
    <w:rsid w:val="00A76BD5"/>
    <w:rsid w:val="00A76CF1"/>
    <w:rsid w:val="00A76D45"/>
    <w:rsid w:val="00A76D76"/>
    <w:rsid w:val="00A76D83"/>
    <w:rsid w:val="00A76DEC"/>
    <w:rsid w:val="00A76E76"/>
    <w:rsid w:val="00A76EC9"/>
    <w:rsid w:val="00A76F8A"/>
    <w:rsid w:val="00A771EF"/>
    <w:rsid w:val="00A77293"/>
    <w:rsid w:val="00A77316"/>
    <w:rsid w:val="00A7735B"/>
    <w:rsid w:val="00A77424"/>
    <w:rsid w:val="00A7749C"/>
    <w:rsid w:val="00A77524"/>
    <w:rsid w:val="00A77570"/>
    <w:rsid w:val="00A7763D"/>
    <w:rsid w:val="00A776D1"/>
    <w:rsid w:val="00A7791E"/>
    <w:rsid w:val="00A77A3C"/>
    <w:rsid w:val="00A77A60"/>
    <w:rsid w:val="00A77AF6"/>
    <w:rsid w:val="00A77BE9"/>
    <w:rsid w:val="00A77F8B"/>
    <w:rsid w:val="00A80010"/>
    <w:rsid w:val="00A800CF"/>
    <w:rsid w:val="00A8026D"/>
    <w:rsid w:val="00A8035B"/>
    <w:rsid w:val="00A80564"/>
    <w:rsid w:val="00A806DD"/>
    <w:rsid w:val="00A807BA"/>
    <w:rsid w:val="00A808A8"/>
    <w:rsid w:val="00A80AF6"/>
    <w:rsid w:val="00A80C19"/>
    <w:rsid w:val="00A81031"/>
    <w:rsid w:val="00A8103A"/>
    <w:rsid w:val="00A8103D"/>
    <w:rsid w:val="00A813BB"/>
    <w:rsid w:val="00A814C3"/>
    <w:rsid w:val="00A81563"/>
    <w:rsid w:val="00A816A0"/>
    <w:rsid w:val="00A818EC"/>
    <w:rsid w:val="00A8196F"/>
    <w:rsid w:val="00A81AB6"/>
    <w:rsid w:val="00A81E79"/>
    <w:rsid w:val="00A81F9A"/>
    <w:rsid w:val="00A81FD9"/>
    <w:rsid w:val="00A82167"/>
    <w:rsid w:val="00A821C3"/>
    <w:rsid w:val="00A82270"/>
    <w:rsid w:val="00A82395"/>
    <w:rsid w:val="00A823A9"/>
    <w:rsid w:val="00A824B1"/>
    <w:rsid w:val="00A8251F"/>
    <w:rsid w:val="00A82586"/>
    <w:rsid w:val="00A826A5"/>
    <w:rsid w:val="00A826FF"/>
    <w:rsid w:val="00A827B3"/>
    <w:rsid w:val="00A82A0F"/>
    <w:rsid w:val="00A82A45"/>
    <w:rsid w:val="00A82D21"/>
    <w:rsid w:val="00A8302E"/>
    <w:rsid w:val="00A83112"/>
    <w:rsid w:val="00A83172"/>
    <w:rsid w:val="00A831A3"/>
    <w:rsid w:val="00A831C7"/>
    <w:rsid w:val="00A83312"/>
    <w:rsid w:val="00A83387"/>
    <w:rsid w:val="00A833B2"/>
    <w:rsid w:val="00A833F1"/>
    <w:rsid w:val="00A83490"/>
    <w:rsid w:val="00A834EE"/>
    <w:rsid w:val="00A83615"/>
    <w:rsid w:val="00A839E3"/>
    <w:rsid w:val="00A83A1A"/>
    <w:rsid w:val="00A83A68"/>
    <w:rsid w:val="00A83B13"/>
    <w:rsid w:val="00A83CA9"/>
    <w:rsid w:val="00A83EC9"/>
    <w:rsid w:val="00A841B1"/>
    <w:rsid w:val="00A84252"/>
    <w:rsid w:val="00A842C3"/>
    <w:rsid w:val="00A845C7"/>
    <w:rsid w:val="00A8460A"/>
    <w:rsid w:val="00A84858"/>
    <w:rsid w:val="00A84886"/>
    <w:rsid w:val="00A84A04"/>
    <w:rsid w:val="00A84DA3"/>
    <w:rsid w:val="00A84FE2"/>
    <w:rsid w:val="00A8507A"/>
    <w:rsid w:val="00A8509D"/>
    <w:rsid w:val="00A850F6"/>
    <w:rsid w:val="00A8519A"/>
    <w:rsid w:val="00A853FF"/>
    <w:rsid w:val="00A8542D"/>
    <w:rsid w:val="00A8554C"/>
    <w:rsid w:val="00A85617"/>
    <w:rsid w:val="00A85688"/>
    <w:rsid w:val="00A85861"/>
    <w:rsid w:val="00A85892"/>
    <w:rsid w:val="00A85927"/>
    <w:rsid w:val="00A85959"/>
    <w:rsid w:val="00A859F0"/>
    <w:rsid w:val="00A85A45"/>
    <w:rsid w:val="00A85C6C"/>
    <w:rsid w:val="00A85D8F"/>
    <w:rsid w:val="00A85E51"/>
    <w:rsid w:val="00A85EF6"/>
    <w:rsid w:val="00A85F97"/>
    <w:rsid w:val="00A86006"/>
    <w:rsid w:val="00A860E1"/>
    <w:rsid w:val="00A8610F"/>
    <w:rsid w:val="00A8615A"/>
    <w:rsid w:val="00A861E7"/>
    <w:rsid w:val="00A861FD"/>
    <w:rsid w:val="00A86263"/>
    <w:rsid w:val="00A8631E"/>
    <w:rsid w:val="00A8632F"/>
    <w:rsid w:val="00A863E9"/>
    <w:rsid w:val="00A864FA"/>
    <w:rsid w:val="00A864FD"/>
    <w:rsid w:val="00A8654A"/>
    <w:rsid w:val="00A865E6"/>
    <w:rsid w:val="00A86747"/>
    <w:rsid w:val="00A867C7"/>
    <w:rsid w:val="00A867DB"/>
    <w:rsid w:val="00A86827"/>
    <w:rsid w:val="00A86866"/>
    <w:rsid w:val="00A86984"/>
    <w:rsid w:val="00A86BD7"/>
    <w:rsid w:val="00A86C04"/>
    <w:rsid w:val="00A86CA6"/>
    <w:rsid w:val="00A86D0E"/>
    <w:rsid w:val="00A86D3F"/>
    <w:rsid w:val="00A86D84"/>
    <w:rsid w:val="00A86ED9"/>
    <w:rsid w:val="00A86FD8"/>
    <w:rsid w:val="00A8711F"/>
    <w:rsid w:val="00A871F3"/>
    <w:rsid w:val="00A87318"/>
    <w:rsid w:val="00A876CA"/>
    <w:rsid w:val="00A87756"/>
    <w:rsid w:val="00A87958"/>
    <w:rsid w:val="00A87991"/>
    <w:rsid w:val="00A87A21"/>
    <w:rsid w:val="00A87B12"/>
    <w:rsid w:val="00A87DFF"/>
    <w:rsid w:val="00A87F27"/>
    <w:rsid w:val="00A87F36"/>
    <w:rsid w:val="00A87F6E"/>
    <w:rsid w:val="00A900FF"/>
    <w:rsid w:val="00A90113"/>
    <w:rsid w:val="00A90446"/>
    <w:rsid w:val="00A908A8"/>
    <w:rsid w:val="00A9091F"/>
    <w:rsid w:val="00A90930"/>
    <w:rsid w:val="00A909E7"/>
    <w:rsid w:val="00A90B04"/>
    <w:rsid w:val="00A90B2A"/>
    <w:rsid w:val="00A90C4B"/>
    <w:rsid w:val="00A90FCE"/>
    <w:rsid w:val="00A911C4"/>
    <w:rsid w:val="00A91204"/>
    <w:rsid w:val="00A9127F"/>
    <w:rsid w:val="00A913A0"/>
    <w:rsid w:val="00A918AB"/>
    <w:rsid w:val="00A91952"/>
    <w:rsid w:val="00A9198D"/>
    <w:rsid w:val="00A91C20"/>
    <w:rsid w:val="00A91C5F"/>
    <w:rsid w:val="00A91E43"/>
    <w:rsid w:val="00A91F44"/>
    <w:rsid w:val="00A91F75"/>
    <w:rsid w:val="00A92175"/>
    <w:rsid w:val="00A92306"/>
    <w:rsid w:val="00A923F0"/>
    <w:rsid w:val="00A924E4"/>
    <w:rsid w:val="00A9252D"/>
    <w:rsid w:val="00A9253B"/>
    <w:rsid w:val="00A9256B"/>
    <w:rsid w:val="00A925A7"/>
    <w:rsid w:val="00A9261F"/>
    <w:rsid w:val="00A9267E"/>
    <w:rsid w:val="00A927B9"/>
    <w:rsid w:val="00A927FF"/>
    <w:rsid w:val="00A92BC4"/>
    <w:rsid w:val="00A92CA9"/>
    <w:rsid w:val="00A92CE4"/>
    <w:rsid w:val="00A92D91"/>
    <w:rsid w:val="00A92E74"/>
    <w:rsid w:val="00A92EEC"/>
    <w:rsid w:val="00A92FF8"/>
    <w:rsid w:val="00A93022"/>
    <w:rsid w:val="00A931A6"/>
    <w:rsid w:val="00A9321B"/>
    <w:rsid w:val="00A932DF"/>
    <w:rsid w:val="00A93323"/>
    <w:rsid w:val="00A933AC"/>
    <w:rsid w:val="00A9341E"/>
    <w:rsid w:val="00A93515"/>
    <w:rsid w:val="00A9351B"/>
    <w:rsid w:val="00A93675"/>
    <w:rsid w:val="00A937BE"/>
    <w:rsid w:val="00A93808"/>
    <w:rsid w:val="00A939D3"/>
    <w:rsid w:val="00A93A26"/>
    <w:rsid w:val="00A93A32"/>
    <w:rsid w:val="00A93A41"/>
    <w:rsid w:val="00A93A68"/>
    <w:rsid w:val="00A93A69"/>
    <w:rsid w:val="00A93A81"/>
    <w:rsid w:val="00A93B42"/>
    <w:rsid w:val="00A93BC4"/>
    <w:rsid w:val="00A93C49"/>
    <w:rsid w:val="00A93D55"/>
    <w:rsid w:val="00A93EED"/>
    <w:rsid w:val="00A93F0B"/>
    <w:rsid w:val="00A94037"/>
    <w:rsid w:val="00A94084"/>
    <w:rsid w:val="00A94129"/>
    <w:rsid w:val="00A9412A"/>
    <w:rsid w:val="00A941FF"/>
    <w:rsid w:val="00A94201"/>
    <w:rsid w:val="00A94209"/>
    <w:rsid w:val="00A94397"/>
    <w:rsid w:val="00A944B2"/>
    <w:rsid w:val="00A946E4"/>
    <w:rsid w:val="00A9483C"/>
    <w:rsid w:val="00A94868"/>
    <w:rsid w:val="00A94AA4"/>
    <w:rsid w:val="00A94CEF"/>
    <w:rsid w:val="00A94D41"/>
    <w:rsid w:val="00A94D6E"/>
    <w:rsid w:val="00A94E1B"/>
    <w:rsid w:val="00A94E3C"/>
    <w:rsid w:val="00A94EFA"/>
    <w:rsid w:val="00A95230"/>
    <w:rsid w:val="00A9540F"/>
    <w:rsid w:val="00A95511"/>
    <w:rsid w:val="00A95740"/>
    <w:rsid w:val="00A957AF"/>
    <w:rsid w:val="00A9592F"/>
    <w:rsid w:val="00A95C66"/>
    <w:rsid w:val="00A95DB5"/>
    <w:rsid w:val="00A95EBF"/>
    <w:rsid w:val="00A9604C"/>
    <w:rsid w:val="00A960A3"/>
    <w:rsid w:val="00A96291"/>
    <w:rsid w:val="00A96391"/>
    <w:rsid w:val="00A965E0"/>
    <w:rsid w:val="00A965E6"/>
    <w:rsid w:val="00A967D7"/>
    <w:rsid w:val="00A9683E"/>
    <w:rsid w:val="00A96A67"/>
    <w:rsid w:val="00A96A68"/>
    <w:rsid w:val="00A96E18"/>
    <w:rsid w:val="00A96E61"/>
    <w:rsid w:val="00A96F92"/>
    <w:rsid w:val="00A97002"/>
    <w:rsid w:val="00A9717C"/>
    <w:rsid w:val="00A97245"/>
    <w:rsid w:val="00A973D3"/>
    <w:rsid w:val="00A9752A"/>
    <w:rsid w:val="00A976A2"/>
    <w:rsid w:val="00A976C2"/>
    <w:rsid w:val="00A97773"/>
    <w:rsid w:val="00A97864"/>
    <w:rsid w:val="00A978F7"/>
    <w:rsid w:val="00A9793B"/>
    <w:rsid w:val="00A97AF9"/>
    <w:rsid w:val="00A97C1D"/>
    <w:rsid w:val="00A97D15"/>
    <w:rsid w:val="00A97F3F"/>
    <w:rsid w:val="00A97FA3"/>
    <w:rsid w:val="00A97FA9"/>
    <w:rsid w:val="00AA00E1"/>
    <w:rsid w:val="00AA0142"/>
    <w:rsid w:val="00AA0239"/>
    <w:rsid w:val="00AA0454"/>
    <w:rsid w:val="00AA066A"/>
    <w:rsid w:val="00AA068A"/>
    <w:rsid w:val="00AA08EE"/>
    <w:rsid w:val="00AA0B41"/>
    <w:rsid w:val="00AA0C5A"/>
    <w:rsid w:val="00AA0D38"/>
    <w:rsid w:val="00AA0E4F"/>
    <w:rsid w:val="00AA0EA8"/>
    <w:rsid w:val="00AA0F70"/>
    <w:rsid w:val="00AA1050"/>
    <w:rsid w:val="00AA10B0"/>
    <w:rsid w:val="00AA11C6"/>
    <w:rsid w:val="00AA12A1"/>
    <w:rsid w:val="00AA131F"/>
    <w:rsid w:val="00AA15FB"/>
    <w:rsid w:val="00AA164E"/>
    <w:rsid w:val="00AA16A7"/>
    <w:rsid w:val="00AA1825"/>
    <w:rsid w:val="00AA1BCA"/>
    <w:rsid w:val="00AA1C0B"/>
    <w:rsid w:val="00AA1D10"/>
    <w:rsid w:val="00AA1D21"/>
    <w:rsid w:val="00AA1F80"/>
    <w:rsid w:val="00AA21F3"/>
    <w:rsid w:val="00AA2281"/>
    <w:rsid w:val="00AA23CA"/>
    <w:rsid w:val="00AA243B"/>
    <w:rsid w:val="00AA2453"/>
    <w:rsid w:val="00AA2846"/>
    <w:rsid w:val="00AA28A7"/>
    <w:rsid w:val="00AA28A9"/>
    <w:rsid w:val="00AA29F7"/>
    <w:rsid w:val="00AA2A32"/>
    <w:rsid w:val="00AA2C1C"/>
    <w:rsid w:val="00AA2CAC"/>
    <w:rsid w:val="00AA2DC1"/>
    <w:rsid w:val="00AA2E97"/>
    <w:rsid w:val="00AA2FD3"/>
    <w:rsid w:val="00AA312D"/>
    <w:rsid w:val="00AA31BD"/>
    <w:rsid w:val="00AA324C"/>
    <w:rsid w:val="00AA325C"/>
    <w:rsid w:val="00AA335B"/>
    <w:rsid w:val="00AA348A"/>
    <w:rsid w:val="00AA34A8"/>
    <w:rsid w:val="00AA35D0"/>
    <w:rsid w:val="00AA362A"/>
    <w:rsid w:val="00AA3840"/>
    <w:rsid w:val="00AA3AB2"/>
    <w:rsid w:val="00AA3B00"/>
    <w:rsid w:val="00AA3C9D"/>
    <w:rsid w:val="00AA3D79"/>
    <w:rsid w:val="00AA3D86"/>
    <w:rsid w:val="00AA40BE"/>
    <w:rsid w:val="00AA41C2"/>
    <w:rsid w:val="00AA4264"/>
    <w:rsid w:val="00AA4494"/>
    <w:rsid w:val="00AA4811"/>
    <w:rsid w:val="00AA4939"/>
    <w:rsid w:val="00AA4A23"/>
    <w:rsid w:val="00AA4AD4"/>
    <w:rsid w:val="00AA4B04"/>
    <w:rsid w:val="00AA4BE2"/>
    <w:rsid w:val="00AA4C7A"/>
    <w:rsid w:val="00AA4D88"/>
    <w:rsid w:val="00AA4DF8"/>
    <w:rsid w:val="00AA4EB8"/>
    <w:rsid w:val="00AA4F65"/>
    <w:rsid w:val="00AA5101"/>
    <w:rsid w:val="00AA51FE"/>
    <w:rsid w:val="00AA5214"/>
    <w:rsid w:val="00AA5284"/>
    <w:rsid w:val="00AA52A7"/>
    <w:rsid w:val="00AA5447"/>
    <w:rsid w:val="00AA5514"/>
    <w:rsid w:val="00AA5712"/>
    <w:rsid w:val="00AA5799"/>
    <w:rsid w:val="00AA57FB"/>
    <w:rsid w:val="00AA5813"/>
    <w:rsid w:val="00AA582B"/>
    <w:rsid w:val="00AA593E"/>
    <w:rsid w:val="00AA594C"/>
    <w:rsid w:val="00AA597C"/>
    <w:rsid w:val="00AA5A56"/>
    <w:rsid w:val="00AA5A93"/>
    <w:rsid w:val="00AA5BBE"/>
    <w:rsid w:val="00AA5CD4"/>
    <w:rsid w:val="00AA5F1A"/>
    <w:rsid w:val="00AA5F2E"/>
    <w:rsid w:val="00AA6053"/>
    <w:rsid w:val="00AA60E9"/>
    <w:rsid w:val="00AA617C"/>
    <w:rsid w:val="00AA626F"/>
    <w:rsid w:val="00AA62FF"/>
    <w:rsid w:val="00AA6398"/>
    <w:rsid w:val="00AA6407"/>
    <w:rsid w:val="00AA64AD"/>
    <w:rsid w:val="00AA6582"/>
    <w:rsid w:val="00AA65AD"/>
    <w:rsid w:val="00AA664B"/>
    <w:rsid w:val="00AA6713"/>
    <w:rsid w:val="00AA67C3"/>
    <w:rsid w:val="00AA68D1"/>
    <w:rsid w:val="00AA6929"/>
    <w:rsid w:val="00AA6BAE"/>
    <w:rsid w:val="00AA6CB4"/>
    <w:rsid w:val="00AA6CBC"/>
    <w:rsid w:val="00AA6D01"/>
    <w:rsid w:val="00AA6E89"/>
    <w:rsid w:val="00AA6EA2"/>
    <w:rsid w:val="00AA7209"/>
    <w:rsid w:val="00AA72BD"/>
    <w:rsid w:val="00AA72D7"/>
    <w:rsid w:val="00AA7535"/>
    <w:rsid w:val="00AA77CD"/>
    <w:rsid w:val="00AA79B8"/>
    <w:rsid w:val="00AA79ED"/>
    <w:rsid w:val="00AA7A1F"/>
    <w:rsid w:val="00AA7B75"/>
    <w:rsid w:val="00AA7B7A"/>
    <w:rsid w:val="00AA7D68"/>
    <w:rsid w:val="00AA7DAD"/>
    <w:rsid w:val="00AA7E35"/>
    <w:rsid w:val="00AA7F6E"/>
    <w:rsid w:val="00AB015E"/>
    <w:rsid w:val="00AB0259"/>
    <w:rsid w:val="00AB05AD"/>
    <w:rsid w:val="00AB0610"/>
    <w:rsid w:val="00AB0650"/>
    <w:rsid w:val="00AB065A"/>
    <w:rsid w:val="00AB07C5"/>
    <w:rsid w:val="00AB087F"/>
    <w:rsid w:val="00AB0A8D"/>
    <w:rsid w:val="00AB0BB4"/>
    <w:rsid w:val="00AB0BC5"/>
    <w:rsid w:val="00AB100B"/>
    <w:rsid w:val="00AB1142"/>
    <w:rsid w:val="00AB1198"/>
    <w:rsid w:val="00AB1259"/>
    <w:rsid w:val="00AB1282"/>
    <w:rsid w:val="00AB1292"/>
    <w:rsid w:val="00AB14ED"/>
    <w:rsid w:val="00AB15C2"/>
    <w:rsid w:val="00AB167C"/>
    <w:rsid w:val="00AB1794"/>
    <w:rsid w:val="00AB17F8"/>
    <w:rsid w:val="00AB1830"/>
    <w:rsid w:val="00AB18BA"/>
    <w:rsid w:val="00AB19AE"/>
    <w:rsid w:val="00AB1B05"/>
    <w:rsid w:val="00AB1B0D"/>
    <w:rsid w:val="00AB1B30"/>
    <w:rsid w:val="00AB1BB2"/>
    <w:rsid w:val="00AB1C00"/>
    <w:rsid w:val="00AB1C3B"/>
    <w:rsid w:val="00AB1D2A"/>
    <w:rsid w:val="00AB20C3"/>
    <w:rsid w:val="00AB2117"/>
    <w:rsid w:val="00AB2120"/>
    <w:rsid w:val="00AB2137"/>
    <w:rsid w:val="00AB260C"/>
    <w:rsid w:val="00AB2675"/>
    <w:rsid w:val="00AB267A"/>
    <w:rsid w:val="00AB271C"/>
    <w:rsid w:val="00AB28C9"/>
    <w:rsid w:val="00AB2AC3"/>
    <w:rsid w:val="00AB2BA9"/>
    <w:rsid w:val="00AB2BD7"/>
    <w:rsid w:val="00AB2C1B"/>
    <w:rsid w:val="00AB2C23"/>
    <w:rsid w:val="00AB3151"/>
    <w:rsid w:val="00AB31D7"/>
    <w:rsid w:val="00AB32BB"/>
    <w:rsid w:val="00AB3386"/>
    <w:rsid w:val="00AB358B"/>
    <w:rsid w:val="00AB35E9"/>
    <w:rsid w:val="00AB366B"/>
    <w:rsid w:val="00AB366C"/>
    <w:rsid w:val="00AB3688"/>
    <w:rsid w:val="00AB3847"/>
    <w:rsid w:val="00AB38E3"/>
    <w:rsid w:val="00AB3971"/>
    <w:rsid w:val="00AB3CC3"/>
    <w:rsid w:val="00AB3CD4"/>
    <w:rsid w:val="00AB3D38"/>
    <w:rsid w:val="00AB3E21"/>
    <w:rsid w:val="00AB42C4"/>
    <w:rsid w:val="00AB43B5"/>
    <w:rsid w:val="00AB4450"/>
    <w:rsid w:val="00AB465E"/>
    <w:rsid w:val="00AB4790"/>
    <w:rsid w:val="00AB48D4"/>
    <w:rsid w:val="00AB4B60"/>
    <w:rsid w:val="00AB5118"/>
    <w:rsid w:val="00AB522B"/>
    <w:rsid w:val="00AB52C2"/>
    <w:rsid w:val="00AB54C2"/>
    <w:rsid w:val="00AB5816"/>
    <w:rsid w:val="00AB59B1"/>
    <w:rsid w:val="00AB5B07"/>
    <w:rsid w:val="00AB5B12"/>
    <w:rsid w:val="00AB5D63"/>
    <w:rsid w:val="00AB5D86"/>
    <w:rsid w:val="00AB5E56"/>
    <w:rsid w:val="00AB5F4B"/>
    <w:rsid w:val="00AB5FC2"/>
    <w:rsid w:val="00AB5FC6"/>
    <w:rsid w:val="00AB61F8"/>
    <w:rsid w:val="00AB62D1"/>
    <w:rsid w:val="00AB64E0"/>
    <w:rsid w:val="00AB6611"/>
    <w:rsid w:val="00AB664B"/>
    <w:rsid w:val="00AB66D1"/>
    <w:rsid w:val="00AB6911"/>
    <w:rsid w:val="00AB6AA3"/>
    <w:rsid w:val="00AB6AE2"/>
    <w:rsid w:val="00AB6B06"/>
    <w:rsid w:val="00AB6D20"/>
    <w:rsid w:val="00AB6F0E"/>
    <w:rsid w:val="00AB709D"/>
    <w:rsid w:val="00AB7163"/>
    <w:rsid w:val="00AB7193"/>
    <w:rsid w:val="00AB7226"/>
    <w:rsid w:val="00AB7252"/>
    <w:rsid w:val="00AB73A4"/>
    <w:rsid w:val="00AB73C8"/>
    <w:rsid w:val="00AB75E4"/>
    <w:rsid w:val="00AB7840"/>
    <w:rsid w:val="00AB78DF"/>
    <w:rsid w:val="00AB7947"/>
    <w:rsid w:val="00AB7A75"/>
    <w:rsid w:val="00AB7BC1"/>
    <w:rsid w:val="00AB7C6E"/>
    <w:rsid w:val="00AB7CA7"/>
    <w:rsid w:val="00AB7D09"/>
    <w:rsid w:val="00AB7D9D"/>
    <w:rsid w:val="00AB7EB4"/>
    <w:rsid w:val="00AB7F19"/>
    <w:rsid w:val="00AB7FF0"/>
    <w:rsid w:val="00AC00AF"/>
    <w:rsid w:val="00AC045F"/>
    <w:rsid w:val="00AC0507"/>
    <w:rsid w:val="00AC0669"/>
    <w:rsid w:val="00AC06E0"/>
    <w:rsid w:val="00AC06F3"/>
    <w:rsid w:val="00AC07ED"/>
    <w:rsid w:val="00AC0925"/>
    <w:rsid w:val="00AC0974"/>
    <w:rsid w:val="00AC0B05"/>
    <w:rsid w:val="00AC0DE7"/>
    <w:rsid w:val="00AC0EB0"/>
    <w:rsid w:val="00AC0F06"/>
    <w:rsid w:val="00AC0F58"/>
    <w:rsid w:val="00AC0F71"/>
    <w:rsid w:val="00AC1097"/>
    <w:rsid w:val="00AC11DB"/>
    <w:rsid w:val="00AC1230"/>
    <w:rsid w:val="00AC129A"/>
    <w:rsid w:val="00AC1347"/>
    <w:rsid w:val="00AC136A"/>
    <w:rsid w:val="00AC13E7"/>
    <w:rsid w:val="00AC14A0"/>
    <w:rsid w:val="00AC16FC"/>
    <w:rsid w:val="00AC1CB5"/>
    <w:rsid w:val="00AC1CCA"/>
    <w:rsid w:val="00AC1D30"/>
    <w:rsid w:val="00AC1D39"/>
    <w:rsid w:val="00AC1D4B"/>
    <w:rsid w:val="00AC1DAB"/>
    <w:rsid w:val="00AC1FB3"/>
    <w:rsid w:val="00AC1FCA"/>
    <w:rsid w:val="00AC1FD7"/>
    <w:rsid w:val="00AC20E2"/>
    <w:rsid w:val="00AC2149"/>
    <w:rsid w:val="00AC21FF"/>
    <w:rsid w:val="00AC235C"/>
    <w:rsid w:val="00AC23BB"/>
    <w:rsid w:val="00AC2448"/>
    <w:rsid w:val="00AC245F"/>
    <w:rsid w:val="00AC24C9"/>
    <w:rsid w:val="00AC250E"/>
    <w:rsid w:val="00AC26AC"/>
    <w:rsid w:val="00AC26BB"/>
    <w:rsid w:val="00AC26D0"/>
    <w:rsid w:val="00AC2805"/>
    <w:rsid w:val="00AC28F9"/>
    <w:rsid w:val="00AC2A3E"/>
    <w:rsid w:val="00AC2A4C"/>
    <w:rsid w:val="00AC2A77"/>
    <w:rsid w:val="00AC2B29"/>
    <w:rsid w:val="00AC2BF6"/>
    <w:rsid w:val="00AC2CE1"/>
    <w:rsid w:val="00AC2F33"/>
    <w:rsid w:val="00AC35D0"/>
    <w:rsid w:val="00AC35D5"/>
    <w:rsid w:val="00AC36D2"/>
    <w:rsid w:val="00AC3758"/>
    <w:rsid w:val="00AC381E"/>
    <w:rsid w:val="00AC399C"/>
    <w:rsid w:val="00AC3A71"/>
    <w:rsid w:val="00AC3BE5"/>
    <w:rsid w:val="00AC3C5E"/>
    <w:rsid w:val="00AC3D46"/>
    <w:rsid w:val="00AC40E6"/>
    <w:rsid w:val="00AC4135"/>
    <w:rsid w:val="00AC422F"/>
    <w:rsid w:val="00AC4374"/>
    <w:rsid w:val="00AC456A"/>
    <w:rsid w:val="00AC4572"/>
    <w:rsid w:val="00AC4677"/>
    <w:rsid w:val="00AC4710"/>
    <w:rsid w:val="00AC47DA"/>
    <w:rsid w:val="00AC47E7"/>
    <w:rsid w:val="00AC4A2A"/>
    <w:rsid w:val="00AC4B0C"/>
    <w:rsid w:val="00AC4BBA"/>
    <w:rsid w:val="00AC4BCC"/>
    <w:rsid w:val="00AC4D06"/>
    <w:rsid w:val="00AC4D2D"/>
    <w:rsid w:val="00AC4E6C"/>
    <w:rsid w:val="00AC4F0D"/>
    <w:rsid w:val="00AC4F14"/>
    <w:rsid w:val="00AC4F53"/>
    <w:rsid w:val="00AC525B"/>
    <w:rsid w:val="00AC534B"/>
    <w:rsid w:val="00AC540E"/>
    <w:rsid w:val="00AC5444"/>
    <w:rsid w:val="00AC546B"/>
    <w:rsid w:val="00AC56D9"/>
    <w:rsid w:val="00AC58D6"/>
    <w:rsid w:val="00AC58D7"/>
    <w:rsid w:val="00AC5978"/>
    <w:rsid w:val="00AC5AA3"/>
    <w:rsid w:val="00AC5AF1"/>
    <w:rsid w:val="00AC5B35"/>
    <w:rsid w:val="00AC5C58"/>
    <w:rsid w:val="00AC5E50"/>
    <w:rsid w:val="00AC5E78"/>
    <w:rsid w:val="00AC5FA8"/>
    <w:rsid w:val="00AC6066"/>
    <w:rsid w:val="00AC60BE"/>
    <w:rsid w:val="00AC610E"/>
    <w:rsid w:val="00AC6177"/>
    <w:rsid w:val="00AC61EC"/>
    <w:rsid w:val="00AC6225"/>
    <w:rsid w:val="00AC6471"/>
    <w:rsid w:val="00AC64B9"/>
    <w:rsid w:val="00AC6690"/>
    <w:rsid w:val="00AC67EB"/>
    <w:rsid w:val="00AC6981"/>
    <w:rsid w:val="00AC6A4B"/>
    <w:rsid w:val="00AC6ACC"/>
    <w:rsid w:val="00AC6BF9"/>
    <w:rsid w:val="00AC6F1B"/>
    <w:rsid w:val="00AC6F30"/>
    <w:rsid w:val="00AC6F9E"/>
    <w:rsid w:val="00AC70BF"/>
    <w:rsid w:val="00AC721F"/>
    <w:rsid w:val="00AC72F6"/>
    <w:rsid w:val="00AC733B"/>
    <w:rsid w:val="00AC741D"/>
    <w:rsid w:val="00AC755C"/>
    <w:rsid w:val="00AC774C"/>
    <w:rsid w:val="00AC7753"/>
    <w:rsid w:val="00AC780A"/>
    <w:rsid w:val="00AC780D"/>
    <w:rsid w:val="00AC787F"/>
    <w:rsid w:val="00AC79C1"/>
    <w:rsid w:val="00AC79D1"/>
    <w:rsid w:val="00AC7E0A"/>
    <w:rsid w:val="00AC7E0B"/>
    <w:rsid w:val="00AC7E11"/>
    <w:rsid w:val="00AC7EF3"/>
    <w:rsid w:val="00AC7F9F"/>
    <w:rsid w:val="00ACB4E9"/>
    <w:rsid w:val="00AD0010"/>
    <w:rsid w:val="00AD00F8"/>
    <w:rsid w:val="00AD0191"/>
    <w:rsid w:val="00AD0273"/>
    <w:rsid w:val="00AD02F4"/>
    <w:rsid w:val="00AD053E"/>
    <w:rsid w:val="00AD05B1"/>
    <w:rsid w:val="00AD0758"/>
    <w:rsid w:val="00AD077E"/>
    <w:rsid w:val="00AD0812"/>
    <w:rsid w:val="00AD08BB"/>
    <w:rsid w:val="00AD08FE"/>
    <w:rsid w:val="00AD0D3E"/>
    <w:rsid w:val="00AD0E0E"/>
    <w:rsid w:val="00AD0E1B"/>
    <w:rsid w:val="00AD0F08"/>
    <w:rsid w:val="00AD0F3B"/>
    <w:rsid w:val="00AD1049"/>
    <w:rsid w:val="00AD120A"/>
    <w:rsid w:val="00AD123E"/>
    <w:rsid w:val="00AD1443"/>
    <w:rsid w:val="00AD1462"/>
    <w:rsid w:val="00AD1466"/>
    <w:rsid w:val="00AD1697"/>
    <w:rsid w:val="00AD16B9"/>
    <w:rsid w:val="00AD16C9"/>
    <w:rsid w:val="00AD1705"/>
    <w:rsid w:val="00AD18F7"/>
    <w:rsid w:val="00AD1996"/>
    <w:rsid w:val="00AD1A24"/>
    <w:rsid w:val="00AD1B39"/>
    <w:rsid w:val="00AD1B91"/>
    <w:rsid w:val="00AD1BB8"/>
    <w:rsid w:val="00AD1CE2"/>
    <w:rsid w:val="00AD1D3F"/>
    <w:rsid w:val="00AD1E66"/>
    <w:rsid w:val="00AD1F3D"/>
    <w:rsid w:val="00AD2011"/>
    <w:rsid w:val="00AD2075"/>
    <w:rsid w:val="00AD21F6"/>
    <w:rsid w:val="00AD22A5"/>
    <w:rsid w:val="00AD25BC"/>
    <w:rsid w:val="00AD26D4"/>
    <w:rsid w:val="00AD27AD"/>
    <w:rsid w:val="00AD27BB"/>
    <w:rsid w:val="00AD2810"/>
    <w:rsid w:val="00AD2D66"/>
    <w:rsid w:val="00AD2DFE"/>
    <w:rsid w:val="00AD33E4"/>
    <w:rsid w:val="00AD3581"/>
    <w:rsid w:val="00AD35F3"/>
    <w:rsid w:val="00AD383A"/>
    <w:rsid w:val="00AD3937"/>
    <w:rsid w:val="00AD3ADB"/>
    <w:rsid w:val="00AD3FC7"/>
    <w:rsid w:val="00AD4001"/>
    <w:rsid w:val="00AD42AA"/>
    <w:rsid w:val="00AD43A1"/>
    <w:rsid w:val="00AD4454"/>
    <w:rsid w:val="00AD44C2"/>
    <w:rsid w:val="00AD453F"/>
    <w:rsid w:val="00AD45E6"/>
    <w:rsid w:val="00AD47FA"/>
    <w:rsid w:val="00AD4805"/>
    <w:rsid w:val="00AD4AB9"/>
    <w:rsid w:val="00AD4B82"/>
    <w:rsid w:val="00AD4CB7"/>
    <w:rsid w:val="00AD4CC6"/>
    <w:rsid w:val="00AD4D8D"/>
    <w:rsid w:val="00AD4E9B"/>
    <w:rsid w:val="00AD5033"/>
    <w:rsid w:val="00AD510A"/>
    <w:rsid w:val="00AD51F3"/>
    <w:rsid w:val="00AD54DE"/>
    <w:rsid w:val="00AD5533"/>
    <w:rsid w:val="00AD5567"/>
    <w:rsid w:val="00AD5813"/>
    <w:rsid w:val="00AD5A01"/>
    <w:rsid w:val="00AD5AFF"/>
    <w:rsid w:val="00AD5CCB"/>
    <w:rsid w:val="00AD5D58"/>
    <w:rsid w:val="00AD5D95"/>
    <w:rsid w:val="00AD5F6F"/>
    <w:rsid w:val="00AD60B4"/>
    <w:rsid w:val="00AD6169"/>
    <w:rsid w:val="00AD630E"/>
    <w:rsid w:val="00AD635F"/>
    <w:rsid w:val="00AD6498"/>
    <w:rsid w:val="00AD66C3"/>
    <w:rsid w:val="00AD69CB"/>
    <w:rsid w:val="00AD69FE"/>
    <w:rsid w:val="00AD6B2C"/>
    <w:rsid w:val="00AD6BB5"/>
    <w:rsid w:val="00AD6CE5"/>
    <w:rsid w:val="00AD6D05"/>
    <w:rsid w:val="00AD6D3D"/>
    <w:rsid w:val="00AD6F0C"/>
    <w:rsid w:val="00AD7248"/>
    <w:rsid w:val="00AD72A9"/>
    <w:rsid w:val="00AD72CF"/>
    <w:rsid w:val="00AD72D6"/>
    <w:rsid w:val="00AD737D"/>
    <w:rsid w:val="00AD73C6"/>
    <w:rsid w:val="00AD73CE"/>
    <w:rsid w:val="00AD760F"/>
    <w:rsid w:val="00AD7667"/>
    <w:rsid w:val="00AD76B1"/>
    <w:rsid w:val="00AD7706"/>
    <w:rsid w:val="00AD774D"/>
    <w:rsid w:val="00AD77D8"/>
    <w:rsid w:val="00AD7929"/>
    <w:rsid w:val="00AD79D6"/>
    <w:rsid w:val="00AD7A1A"/>
    <w:rsid w:val="00AD7BF5"/>
    <w:rsid w:val="00AD7CA4"/>
    <w:rsid w:val="00AD7CD4"/>
    <w:rsid w:val="00AD7D1E"/>
    <w:rsid w:val="00AD7E90"/>
    <w:rsid w:val="00AD7EE8"/>
    <w:rsid w:val="00AD7F05"/>
    <w:rsid w:val="00AE006C"/>
    <w:rsid w:val="00AE00E7"/>
    <w:rsid w:val="00AE016A"/>
    <w:rsid w:val="00AE0203"/>
    <w:rsid w:val="00AE0239"/>
    <w:rsid w:val="00AE0338"/>
    <w:rsid w:val="00AE0428"/>
    <w:rsid w:val="00AE045C"/>
    <w:rsid w:val="00AE0596"/>
    <w:rsid w:val="00AE06F3"/>
    <w:rsid w:val="00AE06F4"/>
    <w:rsid w:val="00AE074B"/>
    <w:rsid w:val="00AE080E"/>
    <w:rsid w:val="00AE0884"/>
    <w:rsid w:val="00AE0904"/>
    <w:rsid w:val="00AE091A"/>
    <w:rsid w:val="00AE0A16"/>
    <w:rsid w:val="00AE0AEA"/>
    <w:rsid w:val="00AE0BB1"/>
    <w:rsid w:val="00AE0E49"/>
    <w:rsid w:val="00AE0E62"/>
    <w:rsid w:val="00AE0EE2"/>
    <w:rsid w:val="00AE1362"/>
    <w:rsid w:val="00AE1568"/>
    <w:rsid w:val="00AE1817"/>
    <w:rsid w:val="00AE19C1"/>
    <w:rsid w:val="00AE1D38"/>
    <w:rsid w:val="00AE1E23"/>
    <w:rsid w:val="00AE2087"/>
    <w:rsid w:val="00AE20CF"/>
    <w:rsid w:val="00AE2102"/>
    <w:rsid w:val="00AE2123"/>
    <w:rsid w:val="00AE21D6"/>
    <w:rsid w:val="00AE24AC"/>
    <w:rsid w:val="00AE25DF"/>
    <w:rsid w:val="00AE25FB"/>
    <w:rsid w:val="00AE2621"/>
    <w:rsid w:val="00AE2707"/>
    <w:rsid w:val="00AE27A0"/>
    <w:rsid w:val="00AE2982"/>
    <w:rsid w:val="00AE2AF9"/>
    <w:rsid w:val="00AE2BC4"/>
    <w:rsid w:val="00AE2D72"/>
    <w:rsid w:val="00AE2D7D"/>
    <w:rsid w:val="00AE2FF4"/>
    <w:rsid w:val="00AE3048"/>
    <w:rsid w:val="00AE32B5"/>
    <w:rsid w:val="00AE338C"/>
    <w:rsid w:val="00AE34F8"/>
    <w:rsid w:val="00AE3565"/>
    <w:rsid w:val="00AE3627"/>
    <w:rsid w:val="00AE3635"/>
    <w:rsid w:val="00AE36A6"/>
    <w:rsid w:val="00AE36CD"/>
    <w:rsid w:val="00AE370A"/>
    <w:rsid w:val="00AE377C"/>
    <w:rsid w:val="00AE37AB"/>
    <w:rsid w:val="00AE398C"/>
    <w:rsid w:val="00AE3B69"/>
    <w:rsid w:val="00AE3BB7"/>
    <w:rsid w:val="00AE3C48"/>
    <w:rsid w:val="00AE3E77"/>
    <w:rsid w:val="00AE4084"/>
    <w:rsid w:val="00AE4172"/>
    <w:rsid w:val="00AE41EA"/>
    <w:rsid w:val="00AE4392"/>
    <w:rsid w:val="00AE43C6"/>
    <w:rsid w:val="00AE452D"/>
    <w:rsid w:val="00AE4689"/>
    <w:rsid w:val="00AE4A04"/>
    <w:rsid w:val="00AE4AF1"/>
    <w:rsid w:val="00AE4E2E"/>
    <w:rsid w:val="00AE4F40"/>
    <w:rsid w:val="00AE5041"/>
    <w:rsid w:val="00AE505F"/>
    <w:rsid w:val="00AE509B"/>
    <w:rsid w:val="00AE539B"/>
    <w:rsid w:val="00AE5445"/>
    <w:rsid w:val="00AE55C3"/>
    <w:rsid w:val="00AE5683"/>
    <w:rsid w:val="00AE5BCB"/>
    <w:rsid w:val="00AE5C85"/>
    <w:rsid w:val="00AE5DA9"/>
    <w:rsid w:val="00AE607B"/>
    <w:rsid w:val="00AE6130"/>
    <w:rsid w:val="00AE62F8"/>
    <w:rsid w:val="00AE6577"/>
    <w:rsid w:val="00AE66DA"/>
    <w:rsid w:val="00AE6812"/>
    <w:rsid w:val="00AE6888"/>
    <w:rsid w:val="00AE69C5"/>
    <w:rsid w:val="00AE6DC1"/>
    <w:rsid w:val="00AE7054"/>
    <w:rsid w:val="00AE72BF"/>
    <w:rsid w:val="00AE7442"/>
    <w:rsid w:val="00AE745E"/>
    <w:rsid w:val="00AE7474"/>
    <w:rsid w:val="00AE7597"/>
    <w:rsid w:val="00AE77BC"/>
    <w:rsid w:val="00AE7A78"/>
    <w:rsid w:val="00AE7BCE"/>
    <w:rsid w:val="00AE7D21"/>
    <w:rsid w:val="00AF002B"/>
    <w:rsid w:val="00AF0087"/>
    <w:rsid w:val="00AF010C"/>
    <w:rsid w:val="00AF01AB"/>
    <w:rsid w:val="00AF042B"/>
    <w:rsid w:val="00AF04EA"/>
    <w:rsid w:val="00AF0A09"/>
    <w:rsid w:val="00AF0ACE"/>
    <w:rsid w:val="00AF0BD8"/>
    <w:rsid w:val="00AF0CD0"/>
    <w:rsid w:val="00AF0EBD"/>
    <w:rsid w:val="00AF0F4E"/>
    <w:rsid w:val="00AF1076"/>
    <w:rsid w:val="00AF107B"/>
    <w:rsid w:val="00AF1103"/>
    <w:rsid w:val="00AF1328"/>
    <w:rsid w:val="00AF1433"/>
    <w:rsid w:val="00AF1450"/>
    <w:rsid w:val="00AF15B7"/>
    <w:rsid w:val="00AF1659"/>
    <w:rsid w:val="00AF1978"/>
    <w:rsid w:val="00AF19F1"/>
    <w:rsid w:val="00AF1B5A"/>
    <w:rsid w:val="00AF1D16"/>
    <w:rsid w:val="00AF1D22"/>
    <w:rsid w:val="00AF2013"/>
    <w:rsid w:val="00AF2014"/>
    <w:rsid w:val="00AF20B9"/>
    <w:rsid w:val="00AF224A"/>
    <w:rsid w:val="00AF22B3"/>
    <w:rsid w:val="00AF22C1"/>
    <w:rsid w:val="00AF2372"/>
    <w:rsid w:val="00AF23F3"/>
    <w:rsid w:val="00AF263B"/>
    <w:rsid w:val="00AF26C5"/>
    <w:rsid w:val="00AF2776"/>
    <w:rsid w:val="00AF28E0"/>
    <w:rsid w:val="00AF2A91"/>
    <w:rsid w:val="00AF2C70"/>
    <w:rsid w:val="00AF2F70"/>
    <w:rsid w:val="00AF3072"/>
    <w:rsid w:val="00AF3093"/>
    <w:rsid w:val="00AF3108"/>
    <w:rsid w:val="00AF31FD"/>
    <w:rsid w:val="00AF365F"/>
    <w:rsid w:val="00AF3736"/>
    <w:rsid w:val="00AF38D0"/>
    <w:rsid w:val="00AF38DD"/>
    <w:rsid w:val="00AF3907"/>
    <w:rsid w:val="00AF3BA0"/>
    <w:rsid w:val="00AF3C29"/>
    <w:rsid w:val="00AF3DAD"/>
    <w:rsid w:val="00AF3DB7"/>
    <w:rsid w:val="00AF3EA1"/>
    <w:rsid w:val="00AF41B8"/>
    <w:rsid w:val="00AF422C"/>
    <w:rsid w:val="00AF42AE"/>
    <w:rsid w:val="00AF4390"/>
    <w:rsid w:val="00AF43DB"/>
    <w:rsid w:val="00AF44CE"/>
    <w:rsid w:val="00AF476F"/>
    <w:rsid w:val="00AF478A"/>
    <w:rsid w:val="00AF4800"/>
    <w:rsid w:val="00AF4A29"/>
    <w:rsid w:val="00AF4ACF"/>
    <w:rsid w:val="00AF4B46"/>
    <w:rsid w:val="00AF4B88"/>
    <w:rsid w:val="00AF4BD7"/>
    <w:rsid w:val="00AF4BEF"/>
    <w:rsid w:val="00AF4C9E"/>
    <w:rsid w:val="00AF4ECF"/>
    <w:rsid w:val="00AF514D"/>
    <w:rsid w:val="00AF519E"/>
    <w:rsid w:val="00AF5280"/>
    <w:rsid w:val="00AF5291"/>
    <w:rsid w:val="00AF5395"/>
    <w:rsid w:val="00AF549C"/>
    <w:rsid w:val="00AF5585"/>
    <w:rsid w:val="00AF5673"/>
    <w:rsid w:val="00AF5676"/>
    <w:rsid w:val="00AF57C1"/>
    <w:rsid w:val="00AF59AB"/>
    <w:rsid w:val="00AF5AAF"/>
    <w:rsid w:val="00AF5B1D"/>
    <w:rsid w:val="00AF5C8D"/>
    <w:rsid w:val="00AF5CB0"/>
    <w:rsid w:val="00AF5D15"/>
    <w:rsid w:val="00AF5DBC"/>
    <w:rsid w:val="00AF6105"/>
    <w:rsid w:val="00AF6167"/>
    <w:rsid w:val="00AF6352"/>
    <w:rsid w:val="00AF63E3"/>
    <w:rsid w:val="00AF665E"/>
    <w:rsid w:val="00AF6711"/>
    <w:rsid w:val="00AF6733"/>
    <w:rsid w:val="00AF681A"/>
    <w:rsid w:val="00AF68A9"/>
    <w:rsid w:val="00AF68DC"/>
    <w:rsid w:val="00AF6AFB"/>
    <w:rsid w:val="00AF6C2F"/>
    <w:rsid w:val="00AF6C37"/>
    <w:rsid w:val="00AF6C39"/>
    <w:rsid w:val="00AF6CB2"/>
    <w:rsid w:val="00AF6DC8"/>
    <w:rsid w:val="00AF6DF5"/>
    <w:rsid w:val="00AF6E02"/>
    <w:rsid w:val="00AF704E"/>
    <w:rsid w:val="00AF7083"/>
    <w:rsid w:val="00AF7162"/>
    <w:rsid w:val="00AF7283"/>
    <w:rsid w:val="00AF756B"/>
    <w:rsid w:val="00AF75C7"/>
    <w:rsid w:val="00AF75D9"/>
    <w:rsid w:val="00AF789E"/>
    <w:rsid w:val="00AF7980"/>
    <w:rsid w:val="00AF7B7E"/>
    <w:rsid w:val="00AF7C56"/>
    <w:rsid w:val="00AF7D7D"/>
    <w:rsid w:val="00AF7E4B"/>
    <w:rsid w:val="00AF7FC3"/>
    <w:rsid w:val="00B00028"/>
    <w:rsid w:val="00B0007D"/>
    <w:rsid w:val="00B000C4"/>
    <w:rsid w:val="00B000F3"/>
    <w:rsid w:val="00B00100"/>
    <w:rsid w:val="00B0019E"/>
    <w:rsid w:val="00B0035C"/>
    <w:rsid w:val="00B00426"/>
    <w:rsid w:val="00B004CB"/>
    <w:rsid w:val="00B006EE"/>
    <w:rsid w:val="00B00B4B"/>
    <w:rsid w:val="00B00CF9"/>
    <w:rsid w:val="00B00D85"/>
    <w:rsid w:val="00B01395"/>
    <w:rsid w:val="00B0144F"/>
    <w:rsid w:val="00B015A4"/>
    <w:rsid w:val="00B015DB"/>
    <w:rsid w:val="00B017C3"/>
    <w:rsid w:val="00B01899"/>
    <w:rsid w:val="00B019B4"/>
    <w:rsid w:val="00B01A0E"/>
    <w:rsid w:val="00B01AD0"/>
    <w:rsid w:val="00B01B04"/>
    <w:rsid w:val="00B01B92"/>
    <w:rsid w:val="00B01C2C"/>
    <w:rsid w:val="00B01C61"/>
    <w:rsid w:val="00B01CCD"/>
    <w:rsid w:val="00B01D73"/>
    <w:rsid w:val="00B01E80"/>
    <w:rsid w:val="00B01F34"/>
    <w:rsid w:val="00B01F76"/>
    <w:rsid w:val="00B022D8"/>
    <w:rsid w:val="00B0233F"/>
    <w:rsid w:val="00B02653"/>
    <w:rsid w:val="00B026E5"/>
    <w:rsid w:val="00B02882"/>
    <w:rsid w:val="00B02951"/>
    <w:rsid w:val="00B02A5E"/>
    <w:rsid w:val="00B02DA0"/>
    <w:rsid w:val="00B02DF3"/>
    <w:rsid w:val="00B02F96"/>
    <w:rsid w:val="00B02F9F"/>
    <w:rsid w:val="00B03017"/>
    <w:rsid w:val="00B0301E"/>
    <w:rsid w:val="00B03129"/>
    <w:rsid w:val="00B031B3"/>
    <w:rsid w:val="00B033C5"/>
    <w:rsid w:val="00B03497"/>
    <w:rsid w:val="00B0359E"/>
    <w:rsid w:val="00B035F5"/>
    <w:rsid w:val="00B03650"/>
    <w:rsid w:val="00B036D0"/>
    <w:rsid w:val="00B03736"/>
    <w:rsid w:val="00B03A6C"/>
    <w:rsid w:val="00B03BBB"/>
    <w:rsid w:val="00B03C11"/>
    <w:rsid w:val="00B03C8F"/>
    <w:rsid w:val="00B03C93"/>
    <w:rsid w:val="00B04097"/>
    <w:rsid w:val="00B04413"/>
    <w:rsid w:val="00B0472A"/>
    <w:rsid w:val="00B047C4"/>
    <w:rsid w:val="00B0485D"/>
    <w:rsid w:val="00B048D0"/>
    <w:rsid w:val="00B04A1B"/>
    <w:rsid w:val="00B04B14"/>
    <w:rsid w:val="00B04BAA"/>
    <w:rsid w:val="00B04BD3"/>
    <w:rsid w:val="00B04CC7"/>
    <w:rsid w:val="00B04CCF"/>
    <w:rsid w:val="00B04E7F"/>
    <w:rsid w:val="00B04EC9"/>
    <w:rsid w:val="00B04F58"/>
    <w:rsid w:val="00B0510E"/>
    <w:rsid w:val="00B05289"/>
    <w:rsid w:val="00B0531D"/>
    <w:rsid w:val="00B0539F"/>
    <w:rsid w:val="00B0541D"/>
    <w:rsid w:val="00B05767"/>
    <w:rsid w:val="00B05A48"/>
    <w:rsid w:val="00B05C7E"/>
    <w:rsid w:val="00B05DFA"/>
    <w:rsid w:val="00B05EC6"/>
    <w:rsid w:val="00B05F13"/>
    <w:rsid w:val="00B05FF5"/>
    <w:rsid w:val="00B060E0"/>
    <w:rsid w:val="00B060FB"/>
    <w:rsid w:val="00B06125"/>
    <w:rsid w:val="00B061BD"/>
    <w:rsid w:val="00B0620C"/>
    <w:rsid w:val="00B06529"/>
    <w:rsid w:val="00B06657"/>
    <w:rsid w:val="00B0667D"/>
    <w:rsid w:val="00B067B8"/>
    <w:rsid w:val="00B06A39"/>
    <w:rsid w:val="00B06AD2"/>
    <w:rsid w:val="00B06C09"/>
    <w:rsid w:val="00B06CF4"/>
    <w:rsid w:val="00B06ED3"/>
    <w:rsid w:val="00B06FBD"/>
    <w:rsid w:val="00B0728A"/>
    <w:rsid w:val="00B0748A"/>
    <w:rsid w:val="00B074C0"/>
    <w:rsid w:val="00B074EB"/>
    <w:rsid w:val="00B07666"/>
    <w:rsid w:val="00B076E7"/>
    <w:rsid w:val="00B0779D"/>
    <w:rsid w:val="00B0779E"/>
    <w:rsid w:val="00B07876"/>
    <w:rsid w:val="00B07968"/>
    <w:rsid w:val="00B07A88"/>
    <w:rsid w:val="00B07AF1"/>
    <w:rsid w:val="00B07B90"/>
    <w:rsid w:val="00B07C12"/>
    <w:rsid w:val="00B07C9C"/>
    <w:rsid w:val="00B07E2C"/>
    <w:rsid w:val="00B07EB3"/>
    <w:rsid w:val="00B07F38"/>
    <w:rsid w:val="00B10024"/>
    <w:rsid w:val="00B100C4"/>
    <w:rsid w:val="00B1016C"/>
    <w:rsid w:val="00B10201"/>
    <w:rsid w:val="00B10243"/>
    <w:rsid w:val="00B1028F"/>
    <w:rsid w:val="00B10360"/>
    <w:rsid w:val="00B1047C"/>
    <w:rsid w:val="00B10496"/>
    <w:rsid w:val="00B1052B"/>
    <w:rsid w:val="00B107F8"/>
    <w:rsid w:val="00B108FF"/>
    <w:rsid w:val="00B10966"/>
    <w:rsid w:val="00B10A82"/>
    <w:rsid w:val="00B10A95"/>
    <w:rsid w:val="00B10AAE"/>
    <w:rsid w:val="00B10B40"/>
    <w:rsid w:val="00B10BA3"/>
    <w:rsid w:val="00B10C41"/>
    <w:rsid w:val="00B10D60"/>
    <w:rsid w:val="00B10F28"/>
    <w:rsid w:val="00B10FCD"/>
    <w:rsid w:val="00B11319"/>
    <w:rsid w:val="00B1146E"/>
    <w:rsid w:val="00B11533"/>
    <w:rsid w:val="00B11750"/>
    <w:rsid w:val="00B11810"/>
    <w:rsid w:val="00B118BD"/>
    <w:rsid w:val="00B11C40"/>
    <w:rsid w:val="00B11D6D"/>
    <w:rsid w:val="00B11E81"/>
    <w:rsid w:val="00B11EB5"/>
    <w:rsid w:val="00B11F62"/>
    <w:rsid w:val="00B11FCF"/>
    <w:rsid w:val="00B121E6"/>
    <w:rsid w:val="00B12225"/>
    <w:rsid w:val="00B12249"/>
    <w:rsid w:val="00B12273"/>
    <w:rsid w:val="00B12499"/>
    <w:rsid w:val="00B124E4"/>
    <w:rsid w:val="00B125DB"/>
    <w:rsid w:val="00B1261D"/>
    <w:rsid w:val="00B1265E"/>
    <w:rsid w:val="00B127C2"/>
    <w:rsid w:val="00B1286C"/>
    <w:rsid w:val="00B12C1B"/>
    <w:rsid w:val="00B12D71"/>
    <w:rsid w:val="00B12DD2"/>
    <w:rsid w:val="00B12EAE"/>
    <w:rsid w:val="00B12ED1"/>
    <w:rsid w:val="00B12F0B"/>
    <w:rsid w:val="00B12F74"/>
    <w:rsid w:val="00B13060"/>
    <w:rsid w:val="00B130E0"/>
    <w:rsid w:val="00B132CE"/>
    <w:rsid w:val="00B13419"/>
    <w:rsid w:val="00B13460"/>
    <w:rsid w:val="00B134FB"/>
    <w:rsid w:val="00B1368C"/>
    <w:rsid w:val="00B1372A"/>
    <w:rsid w:val="00B137B0"/>
    <w:rsid w:val="00B13AAE"/>
    <w:rsid w:val="00B13D07"/>
    <w:rsid w:val="00B13D81"/>
    <w:rsid w:val="00B13E9B"/>
    <w:rsid w:val="00B13ECB"/>
    <w:rsid w:val="00B13F07"/>
    <w:rsid w:val="00B13FB7"/>
    <w:rsid w:val="00B13FB9"/>
    <w:rsid w:val="00B14026"/>
    <w:rsid w:val="00B140F6"/>
    <w:rsid w:val="00B1412F"/>
    <w:rsid w:val="00B14209"/>
    <w:rsid w:val="00B145B1"/>
    <w:rsid w:val="00B147BB"/>
    <w:rsid w:val="00B14808"/>
    <w:rsid w:val="00B148A8"/>
    <w:rsid w:val="00B148C0"/>
    <w:rsid w:val="00B149D4"/>
    <w:rsid w:val="00B14D68"/>
    <w:rsid w:val="00B14F8C"/>
    <w:rsid w:val="00B151EB"/>
    <w:rsid w:val="00B15250"/>
    <w:rsid w:val="00B1525D"/>
    <w:rsid w:val="00B153A5"/>
    <w:rsid w:val="00B15504"/>
    <w:rsid w:val="00B15767"/>
    <w:rsid w:val="00B157BE"/>
    <w:rsid w:val="00B157C3"/>
    <w:rsid w:val="00B15805"/>
    <w:rsid w:val="00B15918"/>
    <w:rsid w:val="00B159D1"/>
    <w:rsid w:val="00B15A2F"/>
    <w:rsid w:val="00B15A9D"/>
    <w:rsid w:val="00B15B1D"/>
    <w:rsid w:val="00B15B99"/>
    <w:rsid w:val="00B15C3D"/>
    <w:rsid w:val="00B15C7E"/>
    <w:rsid w:val="00B15D99"/>
    <w:rsid w:val="00B15D9E"/>
    <w:rsid w:val="00B15E70"/>
    <w:rsid w:val="00B15EB3"/>
    <w:rsid w:val="00B16068"/>
    <w:rsid w:val="00B162A0"/>
    <w:rsid w:val="00B16499"/>
    <w:rsid w:val="00B164B3"/>
    <w:rsid w:val="00B16986"/>
    <w:rsid w:val="00B16D69"/>
    <w:rsid w:val="00B16DB5"/>
    <w:rsid w:val="00B16E3C"/>
    <w:rsid w:val="00B16F51"/>
    <w:rsid w:val="00B16F87"/>
    <w:rsid w:val="00B17159"/>
    <w:rsid w:val="00B1718F"/>
    <w:rsid w:val="00B17272"/>
    <w:rsid w:val="00B174C9"/>
    <w:rsid w:val="00B17569"/>
    <w:rsid w:val="00B176AC"/>
    <w:rsid w:val="00B17752"/>
    <w:rsid w:val="00B177BA"/>
    <w:rsid w:val="00B17B24"/>
    <w:rsid w:val="00B17C63"/>
    <w:rsid w:val="00B17E00"/>
    <w:rsid w:val="00B17F91"/>
    <w:rsid w:val="00B200B0"/>
    <w:rsid w:val="00B20142"/>
    <w:rsid w:val="00B201D7"/>
    <w:rsid w:val="00B20261"/>
    <w:rsid w:val="00B20394"/>
    <w:rsid w:val="00B20495"/>
    <w:rsid w:val="00B204D0"/>
    <w:rsid w:val="00B2059F"/>
    <w:rsid w:val="00B206CB"/>
    <w:rsid w:val="00B208F8"/>
    <w:rsid w:val="00B208FA"/>
    <w:rsid w:val="00B2093C"/>
    <w:rsid w:val="00B209A5"/>
    <w:rsid w:val="00B209FB"/>
    <w:rsid w:val="00B20A37"/>
    <w:rsid w:val="00B20C2A"/>
    <w:rsid w:val="00B20C6D"/>
    <w:rsid w:val="00B20CF1"/>
    <w:rsid w:val="00B20E71"/>
    <w:rsid w:val="00B21286"/>
    <w:rsid w:val="00B213CF"/>
    <w:rsid w:val="00B213F5"/>
    <w:rsid w:val="00B21532"/>
    <w:rsid w:val="00B21656"/>
    <w:rsid w:val="00B21684"/>
    <w:rsid w:val="00B217A5"/>
    <w:rsid w:val="00B21868"/>
    <w:rsid w:val="00B2188C"/>
    <w:rsid w:val="00B2188F"/>
    <w:rsid w:val="00B2198D"/>
    <w:rsid w:val="00B219B2"/>
    <w:rsid w:val="00B21A3A"/>
    <w:rsid w:val="00B21AE6"/>
    <w:rsid w:val="00B21C72"/>
    <w:rsid w:val="00B21E39"/>
    <w:rsid w:val="00B220F9"/>
    <w:rsid w:val="00B221E8"/>
    <w:rsid w:val="00B2221F"/>
    <w:rsid w:val="00B2222C"/>
    <w:rsid w:val="00B223A0"/>
    <w:rsid w:val="00B225AD"/>
    <w:rsid w:val="00B225D5"/>
    <w:rsid w:val="00B225F2"/>
    <w:rsid w:val="00B228D1"/>
    <w:rsid w:val="00B22B63"/>
    <w:rsid w:val="00B22BEF"/>
    <w:rsid w:val="00B22C36"/>
    <w:rsid w:val="00B22FC2"/>
    <w:rsid w:val="00B23072"/>
    <w:rsid w:val="00B230D1"/>
    <w:rsid w:val="00B23225"/>
    <w:rsid w:val="00B232B3"/>
    <w:rsid w:val="00B23335"/>
    <w:rsid w:val="00B233ED"/>
    <w:rsid w:val="00B23473"/>
    <w:rsid w:val="00B234CA"/>
    <w:rsid w:val="00B23690"/>
    <w:rsid w:val="00B236DC"/>
    <w:rsid w:val="00B236F5"/>
    <w:rsid w:val="00B2375B"/>
    <w:rsid w:val="00B238EC"/>
    <w:rsid w:val="00B23933"/>
    <w:rsid w:val="00B23AE9"/>
    <w:rsid w:val="00B23CBA"/>
    <w:rsid w:val="00B23CF3"/>
    <w:rsid w:val="00B23D3F"/>
    <w:rsid w:val="00B23D53"/>
    <w:rsid w:val="00B2423E"/>
    <w:rsid w:val="00B242F4"/>
    <w:rsid w:val="00B2446D"/>
    <w:rsid w:val="00B244E5"/>
    <w:rsid w:val="00B24526"/>
    <w:rsid w:val="00B2464D"/>
    <w:rsid w:val="00B24708"/>
    <w:rsid w:val="00B2475B"/>
    <w:rsid w:val="00B24840"/>
    <w:rsid w:val="00B24B54"/>
    <w:rsid w:val="00B24C50"/>
    <w:rsid w:val="00B24D7A"/>
    <w:rsid w:val="00B24F23"/>
    <w:rsid w:val="00B250B5"/>
    <w:rsid w:val="00B250E5"/>
    <w:rsid w:val="00B252AC"/>
    <w:rsid w:val="00B254F5"/>
    <w:rsid w:val="00B25501"/>
    <w:rsid w:val="00B25604"/>
    <w:rsid w:val="00B25735"/>
    <w:rsid w:val="00B25C15"/>
    <w:rsid w:val="00B25D82"/>
    <w:rsid w:val="00B25E1A"/>
    <w:rsid w:val="00B25FC2"/>
    <w:rsid w:val="00B260C3"/>
    <w:rsid w:val="00B261DE"/>
    <w:rsid w:val="00B261EA"/>
    <w:rsid w:val="00B26250"/>
    <w:rsid w:val="00B26261"/>
    <w:rsid w:val="00B2626D"/>
    <w:rsid w:val="00B2632B"/>
    <w:rsid w:val="00B2634C"/>
    <w:rsid w:val="00B263D9"/>
    <w:rsid w:val="00B2642E"/>
    <w:rsid w:val="00B26605"/>
    <w:rsid w:val="00B266CC"/>
    <w:rsid w:val="00B2679E"/>
    <w:rsid w:val="00B26A2A"/>
    <w:rsid w:val="00B26A40"/>
    <w:rsid w:val="00B26E89"/>
    <w:rsid w:val="00B26EAE"/>
    <w:rsid w:val="00B26EB0"/>
    <w:rsid w:val="00B26F80"/>
    <w:rsid w:val="00B27032"/>
    <w:rsid w:val="00B27174"/>
    <w:rsid w:val="00B2718F"/>
    <w:rsid w:val="00B2732D"/>
    <w:rsid w:val="00B277BB"/>
    <w:rsid w:val="00B27A99"/>
    <w:rsid w:val="00B27BF8"/>
    <w:rsid w:val="00B27E1A"/>
    <w:rsid w:val="00B27E4C"/>
    <w:rsid w:val="00B27FCD"/>
    <w:rsid w:val="00B30124"/>
    <w:rsid w:val="00B3029D"/>
    <w:rsid w:val="00B303A0"/>
    <w:rsid w:val="00B3048A"/>
    <w:rsid w:val="00B305C9"/>
    <w:rsid w:val="00B3074A"/>
    <w:rsid w:val="00B308B4"/>
    <w:rsid w:val="00B309BC"/>
    <w:rsid w:val="00B309EA"/>
    <w:rsid w:val="00B30E49"/>
    <w:rsid w:val="00B30E4D"/>
    <w:rsid w:val="00B31242"/>
    <w:rsid w:val="00B312D0"/>
    <w:rsid w:val="00B31850"/>
    <w:rsid w:val="00B318D5"/>
    <w:rsid w:val="00B31B80"/>
    <w:rsid w:val="00B31BCA"/>
    <w:rsid w:val="00B31C4D"/>
    <w:rsid w:val="00B31CAC"/>
    <w:rsid w:val="00B31CB5"/>
    <w:rsid w:val="00B31D29"/>
    <w:rsid w:val="00B31E9A"/>
    <w:rsid w:val="00B31EA8"/>
    <w:rsid w:val="00B31F3E"/>
    <w:rsid w:val="00B321DF"/>
    <w:rsid w:val="00B3237C"/>
    <w:rsid w:val="00B32463"/>
    <w:rsid w:val="00B32511"/>
    <w:rsid w:val="00B325E0"/>
    <w:rsid w:val="00B326E2"/>
    <w:rsid w:val="00B329C0"/>
    <w:rsid w:val="00B32A07"/>
    <w:rsid w:val="00B32AD7"/>
    <w:rsid w:val="00B32B04"/>
    <w:rsid w:val="00B32B7F"/>
    <w:rsid w:val="00B32BF5"/>
    <w:rsid w:val="00B32CA7"/>
    <w:rsid w:val="00B32D97"/>
    <w:rsid w:val="00B32DD2"/>
    <w:rsid w:val="00B32DF3"/>
    <w:rsid w:val="00B32E60"/>
    <w:rsid w:val="00B33172"/>
    <w:rsid w:val="00B331CA"/>
    <w:rsid w:val="00B3334E"/>
    <w:rsid w:val="00B334B4"/>
    <w:rsid w:val="00B336B7"/>
    <w:rsid w:val="00B33738"/>
    <w:rsid w:val="00B3373B"/>
    <w:rsid w:val="00B338C4"/>
    <w:rsid w:val="00B33A29"/>
    <w:rsid w:val="00B33A8B"/>
    <w:rsid w:val="00B33B36"/>
    <w:rsid w:val="00B33B8B"/>
    <w:rsid w:val="00B33C2F"/>
    <w:rsid w:val="00B33D3F"/>
    <w:rsid w:val="00B33E2A"/>
    <w:rsid w:val="00B33FB5"/>
    <w:rsid w:val="00B33FBF"/>
    <w:rsid w:val="00B34098"/>
    <w:rsid w:val="00B34202"/>
    <w:rsid w:val="00B34365"/>
    <w:rsid w:val="00B343AE"/>
    <w:rsid w:val="00B343ED"/>
    <w:rsid w:val="00B3453B"/>
    <w:rsid w:val="00B345EB"/>
    <w:rsid w:val="00B34813"/>
    <w:rsid w:val="00B34A23"/>
    <w:rsid w:val="00B34A6C"/>
    <w:rsid w:val="00B34ABF"/>
    <w:rsid w:val="00B34B8F"/>
    <w:rsid w:val="00B34D85"/>
    <w:rsid w:val="00B351D2"/>
    <w:rsid w:val="00B35238"/>
    <w:rsid w:val="00B35347"/>
    <w:rsid w:val="00B35356"/>
    <w:rsid w:val="00B35403"/>
    <w:rsid w:val="00B35509"/>
    <w:rsid w:val="00B355AB"/>
    <w:rsid w:val="00B3581B"/>
    <w:rsid w:val="00B35948"/>
    <w:rsid w:val="00B359D6"/>
    <w:rsid w:val="00B35C7F"/>
    <w:rsid w:val="00B35DB5"/>
    <w:rsid w:val="00B35E4D"/>
    <w:rsid w:val="00B35FCB"/>
    <w:rsid w:val="00B3613F"/>
    <w:rsid w:val="00B36426"/>
    <w:rsid w:val="00B36429"/>
    <w:rsid w:val="00B3645E"/>
    <w:rsid w:val="00B36557"/>
    <w:rsid w:val="00B3657F"/>
    <w:rsid w:val="00B36584"/>
    <w:rsid w:val="00B36831"/>
    <w:rsid w:val="00B3692E"/>
    <w:rsid w:val="00B36A33"/>
    <w:rsid w:val="00B36A6B"/>
    <w:rsid w:val="00B36AFB"/>
    <w:rsid w:val="00B36B88"/>
    <w:rsid w:val="00B36BE7"/>
    <w:rsid w:val="00B36CDB"/>
    <w:rsid w:val="00B36EC9"/>
    <w:rsid w:val="00B36FF5"/>
    <w:rsid w:val="00B37080"/>
    <w:rsid w:val="00B37169"/>
    <w:rsid w:val="00B373A6"/>
    <w:rsid w:val="00B37472"/>
    <w:rsid w:val="00B37694"/>
    <w:rsid w:val="00B376EB"/>
    <w:rsid w:val="00B376EC"/>
    <w:rsid w:val="00B378CB"/>
    <w:rsid w:val="00B378DC"/>
    <w:rsid w:val="00B37C5E"/>
    <w:rsid w:val="00B37DB9"/>
    <w:rsid w:val="00B37E96"/>
    <w:rsid w:val="00B37FB6"/>
    <w:rsid w:val="00B37FCF"/>
    <w:rsid w:val="00B40093"/>
    <w:rsid w:val="00B40098"/>
    <w:rsid w:val="00B4013E"/>
    <w:rsid w:val="00B40191"/>
    <w:rsid w:val="00B4023A"/>
    <w:rsid w:val="00B402FC"/>
    <w:rsid w:val="00B40307"/>
    <w:rsid w:val="00B4030C"/>
    <w:rsid w:val="00B40318"/>
    <w:rsid w:val="00B403C0"/>
    <w:rsid w:val="00B403F1"/>
    <w:rsid w:val="00B40784"/>
    <w:rsid w:val="00B407A9"/>
    <w:rsid w:val="00B40825"/>
    <w:rsid w:val="00B4089B"/>
    <w:rsid w:val="00B40964"/>
    <w:rsid w:val="00B409C5"/>
    <w:rsid w:val="00B40A01"/>
    <w:rsid w:val="00B40A4B"/>
    <w:rsid w:val="00B40BBF"/>
    <w:rsid w:val="00B40BEB"/>
    <w:rsid w:val="00B40C75"/>
    <w:rsid w:val="00B40D0B"/>
    <w:rsid w:val="00B40D89"/>
    <w:rsid w:val="00B40E14"/>
    <w:rsid w:val="00B40E6B"/>
    <w:rsid w:val="00B40F6C"/>
    <w:rsid w:val="00B41049"/>
    <w:rsid w:val="00B41097"/>
    <w:rsid w:val="00B41237"/>
    <w:rsid w:val="00B414A9"/>
    <w:rsid w:val="00B415BE"/>
    <w:rsid w:val="00B4163E"/>
    <w:rsid w:val="00B4168E"/>
    <w:rsid w:val="00B416CB"/>
    <w:rsid w:val="00B416EE"/>
    <w:rsid w:val="00B417AD"/>
    <w:rsid w:val="00B41B87"/>
    <w:rsid w:val="00B41D4A"/>
    <w:rsid w:val="00B41D55"/>
    <w:rsid w:val="00B41E45"/>
    <w:rsid w:val="00B41E77"/>
    <w:rsid w:val="00B41F63"/>
    <w:rsid w:val="00B421E7"/>
    <w:rsid w:val="00B424F2"/>
    <w:rsid w:val="00B42751"/>
    <w:rsid w:val="00B42865"/>
    <w:rsid w:val="00B42891"/>
    <w:rsid w:val="00B429C2"/>
    <w:rsid w:val="00B42AC5"/>
    <w:rsid w:val="00B42ACC"/>
    <w:rsid w:val="00B42B4C"/>
    <w:rsid w:val="00B42B88"/>
    <w:rsid w:val="00B42BAE"/>
    <w:rsid w:val="00B42BF3"/>
    <w:rsid w:val="00B42C44"/>
    <w:rsid w:val="00B42CE7"/>
    <w:rsid w:val="00B42F01"/>
    <w:rsid w:val="00B43017"/>
    <w:rsid w:val="00B43035"/>
    <w:rsid w:val="00B43211"/>
    <w:rsid w:val="00B432B3"/>
    <w:rsid w:val="00B4339B"/>
    <w:rsid w:val="00B433FB"/>
    <w:rsid w:val="00B436A6"/>
    <w:rsid w:val="00B436C8"/>
    <w:rsid w:val="00B4375A"/>
    <w:rsid w:val="00B438A6"/>
    <w:rsid w:val="00B43908"/>
    <w:rsid w:val="00B43AF3"/>
    <w:rsid w:val="00B43BE5"/>
    <w:rsid w:val="00B43C9C"/>
    <w:rsid w:val="00B43F20"/>
    <w:rsid w:val="00B443C8"/>
    <w:rsid w:val="00B44426"/>
    <w:rsid w:val="00B4443A"/>
    <w:rsid w:val="00B44698"/>
    <w:rsid w:val="00B447A1"/>
    <w:rsid w:val="00B44956"/>
    <w:rsid w:val="00B44B78"/>
    <w:rsid w:val="00B44CA9"/>
    <w:rsid w:val="00B44CBE"/>
    <w:rsid w:val="00B44E84"/>
    <w:rsid w:val="00B44F6A"/>
    <w:rsid w:val="00B44FC0"/>
    <w:rsid w:val="00B451CE"/>
    <w:rsid w:val="00B45614"/>
    <w:rsid w:val="00B45645"/>
    <w:rsid w:val="00B4566E"/>
    <w:rsid w:val="00B457F3"/>
    <w:rsid w:val="00B45A59"/>
    <w:rsid w:val="00B45B29"/>
    <w:rsid w:val="00B45C0A"/>
    <w:rsid w:val="00B45DB4"/>
    <w:rsid w:val="00B45F2C"/>
    <w:rsid w:val="00B460DF"/>
    <w:rsid w:val="00B46379"/>
    <w:rsid w:val="00B46579"/>
    <w:rsid w:val="00B465A6"/>
    <w:rsid w:val="00B465A7"/>
    <w:rsid w:val="00B4660A"/>
    <w:rsid w:val="00B46717"/>
    <w:rsid w:val="00B46909"/>
    <w:rsid w:val="00B46A83"/>
    <w:rsid w:val="00B46AF3"/>
    <w:rsid w:val="00B46C4B"/>
    <w:rsid w:val="00B46D4F"/>
    <w:rsid w:val="00B46F08"/>
    <w:rsid w:val="00B46F50"/>
    <w:rsid w:val="00B46F81"/>
    <w:rsid w:val="00B46F82"/>
    <w:rsid w:val="00B46FCD"/>
    <w:rsid w:val="00B47033"/>
    <w:rsid w:val="00B4704F"/>
    <w:rsid w:val="00B47311"/>
    <w:rsid w:val="00B47414"/>
    <w:rsid w:val="00B47474"/>
    <w:rsid w:val="00B47493"/>
    <w:rsid w:val="00B47575"/>
    <w:rsid w:val="00B476A8"/>
    <w:rsid w:val="00B476D5"/>
    <w:rsid w:val="00B4778F"/>
    <w:rsid w:val="00B47803"/>
    <w:rsid w:val="00B47879"/>
    <w:rsid w:val="00B47A4B"/>
    <w:rsid w:val="00B47B19"/>
    <w:rsid w:val="00B47D1E"/>
    <w:rsid w:val="00B47ECE"/>
    <w:rsid w:val="00B47EE8"/>
    <w:rsid w:val="00B47EEE"/>
    <w:rsid w:val="00B47F50"/>
    <w:rsid w:val="00B50309"/>
    <w:rsid w:val="00B5050A"/>
    <w:rsid w:val="00B5054B"/>
    <w:rsid w:val="00B50799"/>
    <w:rsid w:val="00B507CF"/>
    <w:rsid w:val="00B508EE"/>
    <w:rsid w:val="00B509B9"/>
    <w:rsid w:val="00B509E8"/>
    <w:rsid w:val="00B50A85"/>
    <w:rsid w:val="00B50D69"/>
    <w:rsid w:val="00B50DCD"/>
    <w:rsid w:val="00B51073"/>
    <w:rsid w:val="00B511EF"/>
    <w:rsid w:val="00B5127A"/>
    <w:rsid w:val="00B513B8"/>
    <w:rsid w:val="00B5151A"/>
    <w:rsid w:val="00B51563"/>
    <w:rsid w:val="00B51585"/>
    <w:rsid w:val="00B517A6"/>
    <w:rsid w:val="00B518A7"/>
    <w:rsid w:val="00B51A01"/>
    <w:rsid w:val="00B51AB4"/>
    <w:rsid w:val="00B51B03"/>
    <w:rsid w:val="00B51B49"/>
    <w:rsid w:val="00B51BA3"/>
    <w:rsid w:val="00B51BB0"/>
    <w:rsid w:val="00B51EDB"/>
    <w:rsid w:val="00B51FD0"/>
    <w:rsid w:val="00B524E6"/>
    <w:rsid w:val="00B52656"/>
    <w:rsid w:val="00B5281E"/>
    <w:rsid w:val="00B52C82"/>
    <w:rsid w:val="00B52D84"/>
    <w:rsid w:val="00B52DA5"/>
    <w:rsid w:val="00B52F38"/>
    <w:rsid w:val="00B530D3"/>
    <w:rsid w:val="00B5348F"/>
    <w:rsid w:val="00B5353C"/>
    <w:rsid w:val="00B5354E"/>
    <w:rsid w:val="00B53713"/>
    <w:rsid w:val="00B5376E"/>
    <w:rsid w:val="00B53860"/>
    <w:rsid w:val="00B538C9"/>
    <w:rsid w:val="00B539FD"/>
    <w:rsid w:val="00B53B66"/>
    <w:rsid w:val="00B53B71"/>
    <w:rsid w:val="00B53B72"/>
    <w:rsid w:val="00B54174"/>
    <w:rsid w:val="00B54203"/>
    <w:rsid w:val="00B542F5"/>
    <w:rsid w:val="00B54431"/>
    <w:rsid w:val="00B54623"/>
    <w:rsid w:val="00B54630"/>
    <w:rsid w:val="00B54698"/>
    <w:rsid w:val="00B5474D"/>
    <w:rsid w:val="00B5485C"/>
    <w:rsid w:val="00B54AC7"/>
    <w:rsid w:val="00B54B3B"/>
    <w:rsid w:val="00B54C79"/>
    <w:rsid w:val="00B54CD6"/>
    <w:rsid w:val="00B54F51"/>
    <w:rsid w:val="00B54F53"/>
    <w:rsid w:val="00B54F83"/>
    <w:rsid w:val="00B5521E"/>
    <w:rsid w:val="00B552E4"/>
    <w:rsid w:val="00B553A3"/>
    <w:rsid w:val="00B553A8"/>
    <w:rsid w:val="00B55417"/>
    <w:rsid w:val="00B55597"/>
    <w:rsid w:val="00B55623"/>
    <w:rsid w:val="00B556F9"/>
    <w:rsid w:val="00B55709"/>
    <w:rsid w:val="00B5574D"/>
    <w:rsid w:val="00B559E2"/>
    <w:rsid w:val="00B55A2E"/>
    <w:rsid w:val="00B55B47"/>
    <w:rsid w:val="00B55C7F"/>
    <w:rsid w:val="00B55D31"/>
    <w:rsid w:val="00B55EAA"/>
    <w:rsid w:val="00B55F57"/>
    <w:rsid w:val="00B560C6"/>
    <w:rsid w:val="00B5619F"/>
    <w:rsid w:val="00B56620"/>
    <w:rsid w:val="00B5664F"/>
    <w:rsid w:val="00B56717"/>
    <w:rsid w:val="00B56847"/>
    <w:rsid w:val="00B568FC"/>
    <w:rsid w:val="00B56956"/>
    <w:rsid w:val="00B56A95"/>
    <w:rsid w:val="00B56BB3"/>
    <w:rsid w:val="00B56D1D"/>
    <w:rsid w:val="00B56D6D"/>
    <w:rsid w:val="00B56DE3"/>
    <w:rsid w:val="00B56E80"/>
    <w:rsid w:val="00B56F14"/>
    <w:rsid w:val="00B56FDD"/>
    <w:rsid w:val="00B5716C"/>
    <w:rsid w:val="00B57446"/>
    <w:rsid w:val="00B574C8"/>
    <w:rsid w:val="00B574D5"/>
    <w:rsid w:val="00B574E2"/>
    <w:rsid w:val="00B57612"/>
    <w:rsid w:val="00B57654"/>
    <w:rsid w:val="00B57859"/>
    <w:rsid w:val="00B5797B"/>
    <w:rsid w:val="00B57982"/>
    <w:rsid w:val="00B57A42"/>
    <w:rsid w:val="00B57A85"/>
    <w:rsid w:val="00B57CEA"/>
    <w:rsid w:val="00B57ED6"/>
    <w:rsid w:val="00B57F9E"/>
    <w:rsid w:val="00B57FDC"/>
    <w:rsid w:val="00B6016B"/>
    <w:rsid w:val="00B60316"/>
    <w:rsid w:val="00B60478"/>
    <w:rsid w:val="00B6062C"/>
    <w:rsid w:val="00B60905"/>
    <w:rsid w:val="00B609D1"/>
    <w:rsid w:val="00B60BE4"/>
    <w:rsid w:val="00B60CF7"/>
    <w:rsid w:val="00B60D2F"/>
    <w:rsid w:val="00B60E1F"/>
    <w:rsid w:val="00B60F24"/>
    <w:rsid w:val="00B60F54"/>
    <w:rsid w:val="00B61311"/>
    <w:rsid w:val="00B613D7"/>
    <w:rsid w:val="00B6140E"/>
    <w:rsid w:val="00B61428"/>
    <w:rsid w:val="00B614C9"/>
    <w:rsid w:val="00B6150B"/>
    <w:rsid w:val="00B615A0"/>
    <w:rsid w:val="00B616D9"/>
    <w:rsid w:val="00B61725"/>
    <w:rsid w:val="00B61728"/>
    <w:rsid w:val="00B61824"/>
    <w:rsid w:val="00B61890"/>
    <w:rsid w:val="00B618C8"/>
    <w:rsid w:val="00B6196D"/>
    <w:rsid w:val="00B619E3"/>
    <w:rsid w:val="00B619F9"/>
    <w:rsid w:val="00B61A44"/>
    <w:rsid w:val="00B61A6E"/>
    <w:rsid w:val="00B61D43"/>
    <w:rsid w:val="00B61F42"/>
    <w:rsid w:val="00B62051"/>
    <w:rsid w:val="00B62207"/>
    <w:rsid w:val="00B623E4"/>
    <w:rsid w:val="00B6251B"/>
    <w:rsid w:val="00B629FA"/>
    <w:rsid w:val="00B62AB3"/>
    <w:rsid w:val="00B62B50"/>
    <w:rsid w:val="00B62B6B"/>
    <w:rsid w:val="00B62B8E"/>
    <w:rsid w:val="00B62E68"/>
    <w:rsid w:val="00B62ED5"/>
    <w:rsid w:val="00B62EE3"/>
    <w:rsid w:val="00B62EE8"/>
    <w:rsid w:val="00B630B0"/>
    <w:rsid w:val="00B630FE"/>
    <w:rsid w:val="00B6330E"/>
    <w:rsid w:val="00B6338A"/>
    <w:rsid w:val="00B633FA"/>
    <w:rsid w:val="00B63492"/>
    <w:rsid w:val="00B636EC"/>
    <w:rsid w:val="00B63864"/>
    <w:rsid w:val="00B638B4"/>
    <w:rsid w:val="00B63A71"/>
    <w:rsid w:val="00B63AC8"/>
    <w:rsid w:val="00B63BC1"/>
    <w:rsid w:val="00B63C40"/>
    <w:rsid w:val="00B63C7B"/>
    <w:rsid w:val="00B63D6C"/>
    <w:rsid w:val="00B63DF8"/>
    <w:rsid w:val="00B640EA"/>
    <w:rsid w:val="00B64167"/>
    <w:rsid w:val="00B6427C"/>
    <w:rsid w:val="00B64345"/>
    <w:rsid w:val="00B643D0"/>
    <w:rsid w:val="00B644DD"/>
    <w:rsid w:val="00B6456B"/>
    <w:rsid w:val="00B64711"/>
    <w:rsid w:val="00B647A1"/>
    <w:rsid w:val="00B649CC"/>
    <w:rsid w:val="00B64AA4"/>
    <w:rsid w:val="00B64B47"/>
    <w:rsid w:val="00B64E62"/>
    <w:rsid w:val="00B6513E"/>
    <w:rsid w:val="00B6518A"/>
    <w:rsid w:val="00B6532E"/>
    <w:rsid w:val="00B653F7"/>
    <w:rsid w:val="00B65570"/>
    <w:rsid w:val="00B656BB"/>
    <w:rsid w:val="00B65799"/>
    <w:rsid w:val="00B6585D"/>
    <w:rsid w:val="00B658D1"/>
    <w:rsid w:val="00B658ED"/>
    <w:rsid w:val="00B658F1"/>
    <w:rsid w:val="00B65B6D"/>
    <w:rsid w:val="00B65B75"/>
    <w:rsid w:val="00B65DF3"/>
    <w:rsid w:val="00B65DFE"/>
    <w:rsid w:val="00B65E48"/>
    <w:rsid w:val="00B65E59"/>
    <w:rsid w:val="00B65FCE"/>
    <w:rsid w:val="00B65FD4"/>
    <w:rsid w:val="00B66076"/>
    <w:rsid w:val="00B6610B"/>
    <w:rsid w:val="00B662AE"/>
    <w:rsid w:val="00B6639E"/>
    <w:rsid w:val="00B66625"/>
    <w:rsid w:val="00B666EC"/>
    <w:rsid w:val="00B66772"/>
    <w:rsid w:val="00B66857"/>
    <w:rsid w:val="00B66871"/>
    <w:rsid w:val="00B668A8"/>
    <w:rsid w:val="00B66914"/>
    <w:rsid w:val="00B6693E"/>
    <w:rsid w:val="00B6699C"/>
    <w:rsid w:val="00B669CF"/>
    <w:rsid w:val="00B66A66"/>
    <w:rsid w:val="00B66B50"/>
    <w:rsid w:val="00B66BF6"/>
    <w:rsid w:val="00B66FBF"/>
    <w:rsid w:val="00B67090"/>
    <w:rsid w:val="00B670E7"/>
    <w:rsid w:val="00B67182"/>
    <w:rsid w:val="00B67351"/>
    <w:rsid w:val="00B6742A"/>
    <w:rsid w:val="00B67485"/>
    <w:rsid w:val="00B6758C"/>
    <w:rsid w:val="00B67597"/>
    <w:rsid w:val="00B675E3"/>
    <w:rsid w:val="00B67666"/>
    <w:rsid w:val="00B676FD"/>
    <w:rsid w:val="00B67763"/>
    <w:rsid w:val="00B67859"/>
    <w:rsid w:val="00B678E5"/>
    <w:rsid w:val="00B67AAB"/>
    <w:rsid w:val="00B67B8F"/>
    <w:rsid w:val="00B67BB4"/>
    <w:rsid w:val="00B67BEC"/>
    <w:rsid w:val="00B67CB6"/>
    <w:rsid w:val="00B67DAC"/>
    <w:rsid w:val="00B67F06"/>
    <w:rsid w:val="00B67F3C"/>
    <w:rsid w:val="00B700C7"/>
    <w:rsid w:val="00B70111"/>
    <w:rsid w:val="00B704BB"/>
    <w:rsid w:val="00B7060A"/>
    <w:rsid w:val="00B7068D"/>
    <w:rsid w:val="00B706D1"/>
    <w:rsid w:val="00B707D4"/>
    <w:rsid w:val="00B707D6"/>
    <w:rsid w:val="00B7085A"/>
    <w:rsid w:val="00B7099B"/>
    <w:rsid w:val="00B70CC9"/>
    <w:rsid w:val="00B70D2A"/>
    <w:rsid w:val="00B70D44"/>
    <w:rsid w:val="00B70D68"/>
    <w:rsid w:val="00B71010"/>
    <w:rsid w:val="00B71399"/>
    <w:rsid w:val="00B714AE"/>
    <w:rsid w:val="00B71696"/>
    <w:rsid w:val="00B71821"/>
    <w:rsid w:val="00B719F1"/>
    <w:rsid w:val="00B71B9C"/>
    <w:rsid w:val="00B7200E"/>
    <w:rsid w:val="00B72058"/>
    <w:rsid w:val="00B72162"/>
    <w:rsid w:val="00B725A8"/>
    <w:rsid w:val="00B72B68"/>
    <w:rsid w:val="00B72C2C"/>
    <w:rsid w:val="00B72D9D"/>
    <w:rsid w:val="00B72E6F"/>
    <w:rsid w:val="00B72EA5"/>
    <w:rsid w:val="00B7301B"/>
    <w:rsid w:val="00B730D4"/>
    <w:rsid w:val="00B73182"/>
    <w:rsid w:val="00B7324C"/>
    <w:rsid w:val="00B732C9"/>
    <w:rsid w:val="00B733D8"/>
    <w:rsid w:val="00B733DA"/>
    <w:rsid w:val="00B73642"/>
    <w:rsid w:val="00B736D7"/>
    <w:rsid w:val="00B736F0"/>
    <w:rsid w:val="00B737BF"/>
    <w:rsid w:val="00B73B33"/>
    <w:rsid w:val="00B73B3E"/>
    <w:rsid w:val="00B73BFD"/>
    <w:rsid w:val="00B73E09"/>
    <w:rsid w:val="00B73E31"/>
    <w:rsid w:val="00B73EB5"/>
    <w:rsid w:val="00B73F1C"/>
    <w:rsid w:val="00B74155"/>
    <w:rsid w:val="00B74163"/>
    <w:rsid w:val="00B74257"/>
    <w:rsid w:val="00B74348"/>
    <w:rsid w:val="00B74767"/>
    <w:rsid w:val="00B748C6"/>
    <w:rsid w:val="00B748F4"/>
    <w:rsid w:val="00B74AB7"/>
    <w:rsid w:val="00B74BB3"/>
    <w:rsid w:val="00B74FF0"/>
    <w:rsid w:val="00B75070"/>
    <w:rsid w:val="00B7513F"/>
    <w:rsid w:val="00B75181"/>
    <w:rsid w:val="00B751C0"/>
    <w:rsid w:val="00B75281"/>
    <w:rsid w:val="00B75348"/>
    <w:rsid w:val="00B7537D"/>
    <w:rsid w:val="00B75562"/>
    <w:rsid w:val="00B756F3"/>
    <w:rsid w:val="00B7588C"/>
    <w:rsid w:val="00B75AE0"/>
    <w:rsid w:val="00B75B13"/>
    <w:rsid w:val="00B75B20"/>
    <w:rsid w:val="00B75B2B"/>
    <w:rsid w:val="00B75C1F"/>
    <w:rsid w:val="00B75C2D"/>
    <w:rsid w:val="00B75E3C"/>
    <w:rsid w:val="00B75FA8"/>
    <w:rsid w:val="00B760C7"/>
    <w:rsid w:val="00B760E0"/>
    <w:rsid w:val="00B76238"/>
    <w:rsid w:val="00B7641D"/>
    <w:rsid w:val="00B765D2"/>
    <w:rsid w:val="00B76629"/>
    <w:rsid w:val="00B766DF"/>
    <w:rsid w:val="00B76BC4"/>
    <w:rsid w:val="00B76C8D"/>
    <w:rsid w:val="00B76D6A"/>
    <w:rsid w:val="00B76E70"/>
    <w:rsid w:val="00B76E8A"/>
    <w:rsid w:val="00B77073"/>
    <w:rsid w:val="00B771C0"/>
    <w:rsid w:val="00B7723F"/>
    <w:rsid w:val="00B7728E"/>
    <w:rsid w:val="00B77338"/>
    <w:rsid w:val="00B773D3"/>
    <w:rsid w:val="00B773E7"/>
    <w:rsid w:val="00B77534"/>
    <w:rsid w:val="00B776E3"/>
    <w:rsid w:val="00B777C4"/>
    <w:rsid w:val="00B77932"/>
    <w:rsid w:val="00B7798E"/>
    <w:rsid w:val="00B77B46"/>
    <w:rsid w:val="00B77B71"/>
    <w:rsid w:val="00B77B9B"/>
    <w:rsid w:val="00B77C51"/>
    <w:rsid w:val="00B77C91"/>
    <w:rsid w:val="00B77FE8"/>
    <w:rsid w:val="00B8017E"/>
    <w:rsid w:val="00B8023D"/>
    <w:rsid w:val="00B80374"/>
    <w:rsid w:val="00B803C5"/>
    <w:rsid w:val="00B80427"/>
    <w:rsid w:val="00B8047E"/>
    <w:rsid w:val="00B806E8"/>
    <w:rsid w:val="00B80829"/>
    <w:rsid w:val="00B80888"/>
    <w:rsid w:val="00B8089B"/>
    <w:rsid w:val="00B8094F"/>
    <w:rsid w:val="00B80964"/>
    <w:rsid w:val="00B809FE"/>
    <w:rsid w:val="00B80BE7"/>
    <w:rsid w:val="00B80DC1"/>
    <w:rsid w:val="00B80E1D"/>
    <w:rsid w:val="00B80E92"/>
    <w:rsid w:val="00B810E0"/>
    <w:rsid w:val="00B81141"/>
    <w:rsid w:val="00B8134F"/>
    <w:rsid w:val="00B813DD"/>
    <w:rsid w:val="00B813F3"/>
    <w:rsid w:val="00B81538"/>
    <w:rsid w:val="00B81555"/>
    <w:rsid w:val="00B81581"/>
    <w:rsid w:val="00B815DD"/>
    <w:rsid w:val="00B816C5"/>
    <w:rsid w:val="00B816CC"/>
    <w:rsid w:val="00B818D6"/>
    <w:rsid w:val="00B81A9A"/>
    <w:rsid w:val="00B81B85"/>
    <w:rsid w:val="00B81C78"/>
    <w:rsid w:val="00B81CCC"/>
    <w:rsid w:val="00B81D2B"/>
    <w:rsid w:val="00B81DB1"/>
    <w:rsid w:val="00B81DE8"/>
    <w:rsid w:val="00B81EE8"/>
    <w:rsid w:val="00B82364"/>
    <w:rsid w:val="00B82401"/>
    <w:rsid w:val="00B8243A"/>
    <w:rsid w:val="00B82630"/>
    <w:rsid w:val="00B8269F"/>
    <w:rsid w:val="00B82803"/>
    <w:rsid w:val="00B82902"/>
    <w:rsid w:val="00B8297F"/>
    <w:rsid w:val="00B82A13"/>
    <w:rsid w:val="00B82AEA"/>
    <w:rsid w:val="00B82B94"/>
    <w:rsid w:val="00B82D4D"/>
    <w:rsid w:val="00B82F17"/>
    <w:rsid w:val="00B82F27"/>
    <w:rsid w:val="00B8308B"/>
    <w:rsid w:val="00B83162"/>
    <w:rsid w:val="00B832D8"/>
    <w:rsid w:val="00B8345A"/>
    <w:rsid w:val="00B834AE"/>
    <w:rsid w:val="00B83669"/>
    <w:rsid w:val="00B836D5"/>
    <w:rsid w:val="00B837BC"/>
    <w:rsid w:val="00B83878"/>
    <w:rsid w:val="00B838D6"/>
    <w:rsid w:val="00B8392C"/>
    <w:rsid w:val="00B83951"/>
    <w:rsid w:val="00B83B91"/>
    <w:rsid w:val="00B83B96"/>
    <w:rsid w:val="00B83C5D"/>
    <w:rsid w:val="00B83C93"/>
    <w:rsid w:val="00B84129"/>
    <w:rsid w:val="00B841E3"/>
    <w:rsid w:val="00B84260"/>
    <w:rsid w:val="00B84475"/>
    <w:rsid w:val="00B844E9"/>
    <w:rsid w:val="00B846E9"/>
    <w:rsid w:val="00B847A2"/>
    <w:rsid w:val="00B847CC"/>
    <w:rsid w:val="00B8484C"/>
    <w:rsid w:val="00B84883"/>
    <w:rsid w:val="00B848C3"/>
    <w:rsid w:val="00B849FB"/>
    <w:rsid w:val="00B84C4E"/>
    <w:rsid w:val="00B84CC1"/>
    <w:rsid w:val="00B84E37"/>
    <w:rsid w:val="00B84F0B"/>
    <w:rsid w:val="00B8508B"/>
    <w:rsid w:val="00B85137"/>
    <w:rsid w:val="00B8517E"/>
    <w:rsid w:val="00B851DC"/>
    <w:rsid w:val="00B8525E"/>
    <w:rsid w:val="00B8551C"/>
    <w:rsid w:val="00B85554"/>
    <w:rsid w:val="00B85634"/>
    <w:rsid w:val="00B8563E"/>
    <w:rsid w:val="00B85748"/>
    <w:rsid w:val="00B85784"/>
    <w:rsid w:val="00B857BD"/>
    <w:rsid w:val="00B85807"/>
    <w:rsid w:val="00B858B3"/>
    <w:rsid w:val="00B8592E"/>
    <w:rsid w:val="00B85972"/>
    <w:rsid w:val="00B85A2E"/>
    <w:rsid w:val="00B85A5A"/>
    <w:rsid w:val="00B85A8C"/>
    <w:rsid w:val="00B85BE0"/>
    <w:rsid w:val="00B85F3B"/>
    <w:rsid w:val="00B86068"/>
    <w:rsid w:val="00B86211"/>
    <w:rsid w:val="00B8625C"/>
    <w:rsid w:val="00B86324"/>
    <w:rsid w:val="00B86489"/>
    <w:rsid w:val="00B86593"/>
    <w:rsid w:val="00B8666B"/>
    <w:rsid w:val="00B86946"/>
    <w:rsid w:val="00B86984"/>
    <w:rsid w:val="00B869CB"/>
    <w:rsid w:val="00B86A06"/>
    <w:rsid w:val="00B86A23"/>
    <w:rsid w:val="00B86A9C"/>
    <w:rsid w:val="00B86AE9"/>
    <w:rsid w:val="00B86E62"/>
    <w:rsid w:val="00B86F07"/>
    <w:rsid w:val="00B87090"/>
    <w:rsid w:val="00B873E9"/>
    <w:rsid w:val="00B87425"/>
    <w:rsid w:val="00B874A9"/>
    <w:rsid w:val="00B874EA"/>
    <w:rsid w:val="00B876D2"/>
    <w:rsid w:val="00B87710"/>
    <w:rsid w:val="00B8788E"/>
    <w:rsid w:val="00B8798D"/>
    <w:rsid w:val="00B87996"/>
    <w:rsid w:val="00B879C7"/>
    <w:rsid w:val="00B879F7"/>
    <w:rsid w:val="00B87ADB"/>
    <w:rsid w:val="00B87BD1"/>
    <w:rsid w:val="00B87C08"/>
    <w:rsid w:val="00B87F38"/>
    <w:rsid w:val="00B87FBE"/>
    <w:rsid w:val="00B90041"/>
    <w:rsid w:val="00B9021C"/>
    <w:rsid w:val="00B90284"/>
    <w:rsid w:val="00B90305"/>
    <w:rsid w:val="00B9036A"/>
    <w:rsid w:val="00B90385"/>
    <w:rsid w:val="00B9066C"/>
    <w:rsid w:val="00B90A1D"/>
    <w:rsid w:val="00B90A67"/>
    <w:rsid w:val="00B90BD4"/>
    <w:rsid w:val="00B90C75"/>
    <w:rsid w:val="00B90C98"/>
    <w:rsid w:val="00B90E25"/>
    <w:rsid w:val="00B90F65"/>
    <w:rsid w:val="00B90FE0"/>
    <w:rsid w:val="00B91045"/>
    <w:rsid w:val="00B9109E"/>
    <w:rsid w:val="00B91172"/>
    <w:rsid w:val="00B9118C"/>
    <w:rsid w:val="00B91229"/>
    <w:rsid w:val="00B91478"/>
    <w:rsid w:val="00B91685"/>
    <w:rsid w:val="00B9168B"/>
    <w:rsid w:val="00B918CC"/>
    <w:rsid w:val="00B91B3F"/>
    <w:rsid w:val="00B91B69"/>
    <w:rsid w:val="00B91CBE"/>
    <w:rsid w:val="00B91CF2"/>
    <w:rsid w:val="00B91DE5"/>
    <w:rsid w:val="00B91F0A"/>
    <w:rsid w:val="00B91F34"/>
    <w:rsid w:val="00B92200"/>
    <w:rsid w:val="00B923B6"/>
    <w:rsid w:val="00B923F9"/>
    <w:rsid w:val="00B92484"/>
    <w:rsid w:val="00B92607"/>
    <w:rsid w:val="00B9264A"/>
    <w:rsid w:val="00B9279B"/>
    <w:rsid w:val="00B92803"/>
    <w:rsid w:val="00B9298B"/>
    <w:rsid w:val="00B92AB6"/>
    <w:rsid w:val="00B92C6C"/>
    <w:rsid w:val="00B92D2A"/>
    <w:rsid w:val="00B92D63"/>
    <w:rsid w:val="00B92D73"/>
    <w:rsid w:val="00B92DDF"/>
    <w:rsid w:val="00B92F63"/>
    <w:rsid w:val="00B92F84"/>
    <w:rsid w:val="00B92FA9"/>
    <w:rsid w:val="00B93006"/>
    <w:rsid w:val="00B9321B"/>
    <w:rsid w:val="00B93227"/>
    <w:rsid w:val="00B93289"/>
    <w:rsid w:val="00B932B1"/>
    <w:rsid w:val="00B932D1"/>
    <w:rsid w:val="00B933C7"/>
    <w:rsid w:val="00B934E1"/>
    <w:rsid w:val="00B9358F"/>
    <w:rsid w:val="00B935FF"/>
    <w:rsid w:val="00B93831"/>
    <w:rsid w:val="00B939FE"/>
    <w:rsid w:val="00B93B19"/>
    <w:rsid w:val="00B93E15"/>
    <w:rsid w:val="00B93E70"/>
    <w:rsid w:val="00B93EA4"/>
    <w:rsid w:val="00B94027"/>
    <w:rsid w:val="00B94137"/>
    <w:rsid w:val="00B94216"/>
    <w:rsid w:val="00B942F3"/>
    <w:rsid w:val="00B94341"/>
    <w:rsid w:val="00B94385"/>
    <w:rsid w:val="00B9439B"/>
    <w:rsid w:val="00B9449F"/>
    <w:rsid w:val="00B94592"/>
    <w:rsid w:val="00B945D9"/>
    <w:rsid w:val="00B9472D"/>
    <w:rsid w:val="00B947A6"/>
    <w:rsid w:val="00B947AC"/>
    <w:rsid w:val="00B94A60"/>
    <w:rsid w:val="00B94DBA"/>
    <w:rsid w:val="00B94E54"/>
    <w:rsid w:val="00B94EC6"/>
    <w:rsid w:val="00B950CA"/>
    <w:rsid w:val="00B9532D"/>
    <w:rsid w:val="00B95415"/>
    <w:rsid w:val="00B954FC"/>
    <w:rsid w:val="00B955C9"/>
    <w:rsid w:val="00B95703"/>
    <w:rsid w:val="00B957C4"/>
    <w:rsid w:val="00B958A5"/>
    <w:rsid w:val="00B9591E"/>
    <w:rsid w:val="00B95951"/>
    <w:rsid w:val="00B95E71"/>
    <w:rsid w:val="00B95FFD"/>
    <w:rsid w:val="00B9607B"/>
    <w:rsid w:val="00B96273"/>
    <w:rsid w:val="00B9644C"/>
    <w:rsid w:val="00B9646C"/>
    <w:rsid w:val="00B96477"/>
    <w:rsid w:val="00B964BD"/>
    <w:rsid w:val="00B96A59"/>
    <w:rsid w:val="00B96C00"/>
    <w:rsid w:val="00B96CBD"/>
    <w:rsid w:val="00B96CD0"/>
    <w:rsid w:val="00B96F0E"/>
    <w:rsid w:val="00B96F62"/>
    <w:rsid w:val="00B971E5"/>
    <w:rsid w:val="00B97272"/>
    <w:rsid w:val="00B97276"/>
    <w:rsid w:val="00B972B4"/>
    <w:rsid w:val="00B972D4"/>
    <w:rsid w:val="00B9759F"/>
    <w:rsid w:val="00B977BC"/>
    <w:rsid w:val="00B9794D"/>
    <w:rsid w:val="00B97B43"/>
    <w:rsid w:val="00B97E6C"/>
    <w:rsid w:val="00B97EE0"/>
    <w:rsid w:val="00BA0073"/>
    <w:rsid w:val="00BA00A9"/>
    <w:rsid w:val="00BA028F"/>
    <w:rsid w:val="00BA03BB"/>
    <w:rsid w:val="00BA03E5"/>
    <w:rsid w:val="00BA0406"/>
    <w:rsid w:val="00BA045D"/>
    <w:rsid w:val="00BA0480"/>
    <w:rsid w:val="00BA04EA"/>
    <w:rsid w:val="00BA0627"/>
    <w:rsid w:val="00BA0753"/>
    <w:rsid w:val="00BA07B8"/>
    <w:rsid w:val="00BA07BF"/>
    <w:rsid w:val="00BA0836"/>
    <w:rsid w:val="00BA083F"/>
    <w:rsid w:val="00BA0A56"/>
    <w:rsid w:val="00BA0B5E"/>
    <w:rsid w:val="00BA0EBA"/>
    <w:rsid w:val="00BA0ECC"/>
    <w:rsid w:val="00BA0EE3"/>
    <w:rsid w:val="00BA0F48"/>
    <w:rsid w:val="00BA0F6E"/>
    <w:rsid w:val="00BA0FBE"/>
    <w:rsid w:val="00BA1110"/>
    <w:rsid w:val="00BA115C"/>
    <w:rsid w:val="00BA157D"/>
    <w:rsid w:val="00BA1755"/>
    <w:rsid w:val="00BA190A"/>
    <w:rsid w:val="00BA1A57"/>
    <w:rsid w:val="00BA1AE7"/>
    <w:rsid w:val="00BA1AF7"/>
    <w:rsid w:val="00BA1F0C"/>
    <w:rsid w:val="00BA2038"/>
    <w:rsid w:val="00BA20FB"/>
    <w:rsid w:val="00BA2128"/>
    <w:rsid w:val="00BA22B1"/>
    <w:rsid w:val="00BA236C"/>
    <w:rsid w:val="00BA2498"/>
    <w:rsid w:val="00BA24AB"/>
    <w:rsid w:val="00BA25D4"/>
    <w:rsid w:val="00BA25F6"/>
    <w:rsid w:val="00BA26AB"/>
    <w:rsid w:val="00BA2738"/>
    <w:rsid w:val="00BA273F"/>
    <w:rsid w:val="00BA275C"/>
    <w:rsid w:val="00BA277F"/>
    <w:rsid w:val="00BA27DE"/>
    <w:rsid w:val="00BA2881"/>
    <w:rsid w:val="00BA2B85"/>
    <w:rsid w:val="00BA2BD4"/>
    <w:rsid w:val="00BA2BEA"/>
    <w:rsid w:val="00BA2C7A"/>
    <w:rsid w:val="00BA2CA5"/>
    <w:rsid w:val="00BA2CE5"/>
    <w:rsid w:val="00BA2DD2"/>
    <w:rsid w:val="00BA2DE5"/>
    <w:rsid w:val="00BA2E33"/>
    <w:rsid w:val="00BA31F6"/>
    <w:rsid w:val="00BA31F8"/>
    <w:rsid w:val="00BA329F"/>
    <w:rsid w:val="00BA3361"/>
    <w:rsid w:val="00BA34E9"/>
    <w:rsid w:val="00BA367E"/>
    <w:rsid w:val="00BA36F2"/>
    <w:rsid w:val="00BA3735"/>
    <w:rsid w:val="00BA39B6"/>
    <w:rsid w:val="00BA3C37"/>
    <w:rsid w:val="00BA3D75"/>
    <w:rsid w:val="00BA3DDE"/>
    <w:rsid w:val="00BA3F51"/>
    <w:rsid w:val="00BA3F6D"/>
    <w:rsid w:val="00BA4298"/>
    <w:rsid w:val="00BA4343"/>
    <w:rsid w:val="00BA4378"/>
    <w:rsid w:val="00BA43C3"/>
    <w:rsid w:val="00BA4457"/>
    <w:rsid w:val="00BA465D"/>
    <w:rsid w:val="00BA4829"/>
    <w:rsid w:val="00BA49DC"/>
    <w:rsid w:val="00BA4B34"/>
    <w:rsid w:val="00BA4C7F"/>
    <w:rsid w:val="00BA4CA3"/>
    <w:rsid w:val="00BA4CE2"/>
    <w:rsid w:val="00BA4EBC"/>
    <w:rsid w:val="00BA4F84"/>
    <w:rsid w:val="00BA5012"/>
    <w:rsid w:val="00BA505E"/>
    <w:rsid w:val="00BA50AC"/>
    <w:rsid w:val="00BA524D"/>
    <w:rsid w:val="00BA525C"/>
    <w:rsid w:val="00BA546B"/>
    <w:rsid w:val="00BA557F"/>
    <w:rsid w:val="00BA5760"/>
    <w:rsid w:val="00BA57E9"/>
    <w:rsid w:val="00BA57FA"/>
    <w:rsid w:val="00BA5946"/>
    <w:rsid w:val="00BA59F2"/>
    <w:rsid w:val="00BA5A92"/>
    <w:rsid w:val="00BA5CE4"/>
    <w:rsid w:val="00BA5E34"/>
    <w:rsid w:val="00BA5FF5"/>
    <w:rsid w:val="00BA6056"/>
    <w:rsid w:val="00BA6058"/>
    <w:rsid w:val="00BA61D9"/>
    <w:rsid w:val="00BA62FE"/>
    <w:rsid w:val="00BA63C8"/>
    <w:rsid w:val="00BA6454"/>
    <w:rsid w:val="00BA6727"/>
    <w:rsid w:val="00BA6730"/>
    <w:rsid w:val="00BA68AE"/>
    <w:rsid w:val="00BA69DA"/>
    <w:rsid w:val="00BA6CC9"/>
    <w:rsid w:val="00BA6DDB"/>
    <w:rsid w:val="00BA6E4F"/>
    <w:rsid w:val="00BA6EC0"/>
    <w:rsid w:val="00BA6EF1"/>
    <w:rsid w:val="00BA6FB5"/>
    <w:rsid w:val="00BA7005"/>
    <w:rsid w:val="00BA715E"/>
    <w:rsid w:val="00BA7246"/>
    <w:rsid w:val="00BA74E6"/>
    <w:rsid w:val="00BA7511"/>
    <w:rsid w:val="00BA75DB"/>
    <w:rsid w:val="00BA7654"/>
    <w:rsid w:val="00BA7754"/>
    <w:rsid w:val="00BA7766"/>
    <w:rsid w:val="00BA77BE"/>
    <w:rsid w:val="00BA77D6"/>
    <w:rsid w:val="00BA7904"/>
    <w:rsid w:val="00BA7A8C"/>
    <w:rsid w:val="00BA7AF1"/>
    <w:rsid w:val="00BA7B48"/>
    <w:rsid w:val="00BA7CC2"/>
    <w:rsid w:val="00BA7CC9"/>
    <w:rsid w:val="00BA7D12"/>
    <w:rsid w:val="00BA7D70"/>
    <w:rsid w:val="00BA7DA0"/>
    <w:rsid w:val="00BA7DEC"/>
    <w:rsid w:val="00BB011D"/>
    <w:rsid w:val="00BB015D"/>
    <w:rsid w:val="00BB0165"/>
    <w:rsid w:val="00BB018D"/>
    <w:rsid w:val="00BB02E3"/>
    <w:rsid w:val="00BB02F6"/>
    <w:rsid w:val="00BB031C"/>
    <w:rsid w:val="00BB034C"/>
    <w:rsid w:val="00BB034E"/>
    <w:rsid w:val="00BB03A9"/>
    <w:rsid w:val="00BB05EA"/>
    <w:rsid w:val="00BB061B"/>
    <w:rsid w:val="00BB071D"/>
    <w:rsid w:val="00BB08F1"/>
    <w:rsid w:val="00BB0981"/>
    <w:rsid w:val="00BB0BA3"/>
    <w:rsid w:val="00BB0EF6"/>
    <w:rsid w:val="00BB0FE2"/>
    <w:rsid w:val="00BB0FE4"/>
    <w:rsid w:val="00BB128C"/>
    <w:rsid w:val="00BB12BE"/>
    <w:rsid w:val="00BB14D5"/>
    <w:rsid w:val="00BB1514"/>
    <w:rsid w:val="00BB151A"/>
    <w:rsid w:val="00BB15F2"/>
    <w:rsid w:val="00BB17F9"/>
    <w:rsid w:val="00BB18AE"/>
    <w:rsid w:val="00BB18D6"/>
    <w:rsid w:val="00BB1A32"/>
    <w:rsid w:val="00BB1A9A"/>
    <w:rsid w:val="00BB1CFB"/>
    <w:rsid w:val="00BB1F71"/>
    <w:rsid w:val="00BB20AE"/>
    <w:rsid w:val="00BB2331"/>
    <w:rsid w:val="00BB23A2"/>
    <w:rsid w:val="00BB2627"/>
    <w:rsid w:val="00BB277F"/>
    <w:rsid w:val="00BB288A"/>
    <w:rsid w:val="00BB28DA"/>
    <w:rsid w:val="00BB29B8"/>
    <w:rsid w:val="00BB2A11"/>
    <w:rsid w:val="00BB2A19"/>
    <w:rsid w:val="00BB2AA5"/>
    <w:rsid w:val="00BB2F5E"/>
    <w:rsid w:val="00BB315D"/>
    <w:rsid w:val="00BB3405"/>
    <w:rsid w:val="00BB3440"/>
    <w:rsid w:val="00BB354B"/>
    <w:rsid w:val="00BB3736"/>
    <w:rsid w:val="00BB378B"/>
    <w:rsid w:val="00BB37FC"/>
    <w:rsid w:val="00BB3821"/>
    <w:rsid w:val="00BB3929"/>
    <w:rsid w:val="00BB3935"/>
    <w:rsid w:val="00BB3A9A"/>
    <w:rsid w:val="00BB3ABE"/>
    <w:rsid w:val="00BB3D9D"/>
    <w:rsid w:val="00BB3DE3"/>
    <w:rsid w:val="00BB3E32"/>
    <w:rsid w:val="00BB3F3B"/>
    <w:rsid w:val="00BB402F"/>
    <w:rsid w:val="00BB4107"/>
    <w:rsid w:val="00BB417C"/>
    <w:rsid w:val="00BB41D7"/>
    <w:rsid w:val="00BB4233"/>
    <w:rsid w:val="00BB434E"/>
    <w:rsid w:val="00BB4389"/>
    <w:rsid w:val="00BB43C1"/>
    <w:rsid w:val="00BB4505"/>
    <w:rsid w:val="00BB4599"/>
    <w:rsid w:val="00BB45F2"/>
    <w:rsid w:val="00BB45F7"/>
    <w:rsid w:val="00BB480A"/>
    <w:rsid w:val="00BB48A1"/>
    <w:rsid w:val="00BB48C8"/>
    <w:rsid w:val="00BB4929"/>
    <w:rsid w:val="00BB4B1D"/>
    <w:rsid w:val="00BB4E4C"/>
    <w:rsid w:val="00BB5035"/>
    <w:rsid w:val="00BB5053"/>
    <w:rsid w:val="00BB5083"/>
    <w:rsid w:val="00BB511F"/>
    <w:rsid w:val="00BB514F"/>
    <w:rsid w:val="00BB53F3"/>
    <w:rsid w:val="00BB5457"/>
    <w:rsid w:val="00BB5649"/>
    <w:rsid w:val="00BB56A9"/>
    <w:rsid w:val="00BB56F5"/>
    <w:rsid w:val="00BB57D0"/>
    <w:rsid w:val="00BB5E3A"/>
    <w:rsid w:val="00BB5E3B"/>
    <w:rsid w:val="00BB6066"/>
    <w:rsid w:val="00BB607A"/>
    <w:rsid w:val="00BB608E"/>
    <w:rsid w:val="00BB61C7"/>
    <w:rsid w:val="00BB63A7"/>
    <w:rsid w:val="00BB64B3"/>
    <w:rsid w:val="00BB6566"/>
    <w:rsid w:val="00BB6810"/>
    <w:rsid w:val="00BB686E"/>
    <w:rsid w:val="00BB691E"/>
    <w:rsid w:val="00BB6A57"/>
    <w:rsid w:val="00BB6A84"/>
    <w:rsid w:val="00BB6C86"/>
    <w:rsid w:val="00BB6EF5"/>
    <w:rsid w:val="00BB6F8E"/>
    <w:rsid w:val="00BB718B"/>
    <w:rsid w:val="00BB7196"/>
    <w:rsid w:val="00BB7315"/>
    <w:rsid w:val="00BB738D"/>
    <w:rsid w:val="00BB748D"/>
    <w:rsid w:val="00BB7533"/>
    <w:rsid w:val="00BB782A"/>
    <w:rsid w:val="00BB7ABD"/>
    <w:rsid w:val="00BB7B63"/>
    <w:rsid w:val="00BB7BEF"/>
    <w:rsid w:val="00BB7F70"/>
    <w:rsid w:val="00BC00DF"/>
    <w:rsid w:val="00BC0119"/>
    <w:rsid w:val="00BC0187"/>
    <w:rsid w:val="00BC01BA"/>
    <w:rsid w:val="00BC01DF"/>
    <w:rsid w:val="00BC0302"/>
    <w:rsid w:val="00BC03B5"/>
    <w:rsid w:val="00BC072B"/>
    <w:rsid w:val="00BC07DA"/>
    <w:rsid w:val="00BC07E7"/>
    <w:rsid w:val="00BC0B1F"/>
    <w:rsid w:val="00BC0B20"/>
    <w:rsid w:val="00BC0CC4"/>
    <w:rsid w:val="00BC0D75"/>
    <w:rsid w:val="00BC0E58"/>
    <w:rsid w:val="00BC0F5A"/>
    <w:rsid w:val="00BC0F95"/>
    <w:rsid w:val="00BC1003"/>
    <w:rsid w:val="00BC11D2"/>
    <w:rsid w:val="00BC1537"/>
    <w:rsid w:val="00BC1540"/>
    <w:rsid w:val="00BC15CB"/>
    <w:rsid w:val="00BC1816"/>
    <w:rsid w:val="00BC1983"/>
    <w:rsid w:val="00BC1A29"/>
    <w:rsid w:val="00BC1A56"/>
    <w:rsid w:val="00BC1B35"/>
    <w:rsid w:val="00BC1BC3"/>
    <w:rsid w:val="00BC1C7A"/>
    <w:rsid w:val="00BC1D0D"/>
    <w:rsid w:val="00BC1D26"/>
    <w:rsid w:val="00BC1EFB"/>
    <w:rsid w:val="00BC1FC0"/>
    <w:rsid w:val="00BC2100"/>
    <w:rsid w:val="00BC2208"/>
    <w:rsid w:val="00BC2244"/>
    <w:rsid w:val="00BC241D"/>
    <w:rsid w:val="00BC248D"/>
    <w:rsid w:val="00BC2500"/>
    <w:rsid w:val="00BC28BD"/>
    <w:rsid w:val="00BC2AB6"/>
    <w:rsid w:val="00BC2B44"/>
    <w:rsid w:val="00BC2B5E"/>
    <w:rsid w:val="00BC2CCA"/>
    <w:rsid w:val="00BC2CCF"/>
    <w:rsid w:val="00BC2D8B"/>
    <w:rsid w:val="00BC2E0D"/>
    <w:rsid w:val="00BC2EAE"/>
    <w:rsid w:val="00BC2FBB"/>
    <w:rsid w:val="00BC31F8"/>
    <w:rsid w:val="00BC3217"/>
    <w:rsid w:val="00BC3427"/>
    <w:rsid w:val="00BC3565"/>
    <w:rsid w:val="00BC35C0"/>
    <w:rsid w:val="00BC3922"/>
    <w:rsid w:val="00BC3AAB"/>
    <w:rsid w:val="00BC3B05"/>
    <w:rsid w:val="00BC3C45"/>
    <w:rsid w:val="00BC400F"/>
    <w:rsid w:val="00BC406C"/>
    <w:rsid w:val="00BC411F"/>
    <w:rsid w:val="00BC437A"/>
    <w:rsid w:val="00BC45B4"/>
    <w:rsid w:val="00BC4872"/>
    <w:rsid w:val="00BC48C8"/>
    <w:rsid w:val="00BC49D3"/>
    <w:rsid w:val="00BC4A1F"/>
    <w:rsid w:val="00BC4AF7"/>
    <w:rsid w:val="00BC4B3A"/>
    <w:rsid w:val="00BC4B8F"/>
    <w:rsid w:val="00BC4D6D"/>
    <w:rsid w:val="00BC4ED3"/>
    <w:rsid w:val="00BC4FB8"/>
    <w:rsid w:val="00BC4FF0"/>
    <w:rsid w:val="00BC505A"/>
    <w:rsid w:val="00BC50F0"/>
    <w:rsid w:val="00BC5208"/>
    <w:rsid w:val="00BC5339"/>
    <w:rsid w:val="00BC53F7"/>
    <w:rsid w:val="00BC546C"/>
    <w:rsid w:val="00BC5588"/>
    <w:rsid w:val="00BC5621"/>
    <w:rsid w:val="00BC5626"/>
    <w:rsid w:val="00BC5628"/>
    <w:rsid w:val="00BC57E8"/>
    <w:rsid w:val="00BC586F"/>
    <w:rsid w:val="00BC5C5A"/>
    <w:rsid w:val="00BC5E46"/>
    <w:rsid w:val="00BC5EEE"/>
    <w:rsid w:val="00BC60C3"/>
    <w:rsid w:val="00BC60EF"/>
    <w:rsid w:val="00BC623E"/>
    <w:rsid w:val="00BC63F3"/>
    <w:rsid w:val="00BC641F"/>
    <w:rsid w:val="00BC64AA"/>
    <w:rsid w:val="00BC64B7"/>
    <w:rsid w:val="00BC65FD"/>
    <w:rsid w:val="00BC66EF"/>
    <w:rsid w:val="00BC6B7B"/>
    <w:rsid w:val="00BC6B94"/>
    <w:rsid w:val="00BC6C61"/>
    <w:rsid w:val="00BC6CF1"/>
    <w:rsid w:val="00BC6E2E"/>
    <w:rsid w:val="00BC6EF2"/>
    <w:rsid w:val="00BC7016"/>
    <w:rsid w:val="00BC71A8"/>
    <w:rsid w:val="00BC72D2"/>
    <w:rsid w:val="00BC74BD"/>
    <w:rsid w:val="00BC760A"/>
    <w:rsid w:val="00BC787D"/>
    <w:rsid w:val="00BC790A"/>
    <w:rsid w:val="00BC7AD3"/>
    <w:rsid w:val="00BC7B62"/>
    <w:rsid w:val="00BC7DD8"/>
    <w:rsid w:val="00BD002A"/>
    <w:rsid w:val="00BD0083"/>
    <w:rsid w:val="00BD0236"/>
    <w:rsid w:val="00BD02C6"/>
    <w:rsid w:val="00BD046D"/>
    <w:rsid w:val="00BD047F"/>
    <w:rsid w:val="00BD056F"/>
    <w:rsid w:val="00BD05F3"/>
    <w:rsid w:val="00BD0720"/>
    <w:rsid w:val="00BD0821"/>
    <w:rsid w:val="00BD09E1"/>
    <w:rsid w:val="00BD0A0A"/>
    <w:rsid w:val="00BD0A45"/>
    <w:rsid w:val="00BD0A5E"/>
    <w:rsid w:val="00BD0A8D"/>
    <w:rsid w:val="00BD0E4D"/>
    <w:rsid w:val="00BD0FB7"/>
    <w:rsid w:val="00BD1357"/>
    <w:rsid w:val="00BD13E0"/>
    <w:rsid w:val="00BD1524"/>
    <w:rsid w:val="00BD15C2"/>
    <w:rsid w:val="00BD15E6"/>
    <w:rsid w:val="00BD1735"/>
    <w:rsid w:val="00BD1ABC"/>
    <w:rsid w:val="00BD1C02"/>
    <w:rsid w:val="00BD1F51"/>
    <w:rsid w:val="00BD20C7"/>
    <w:rsid w:val="00BD21AD"/>
    <w:rsid w:val="00BD257C"/>
    <w:rsid w:val="00BD2701"/>
    <w:rsid w:val="00BD28A4"/>
    <w:rsid w:val="00BD28E2"/>
    <w:rsid w:val="00BD2912"/>
    <w:rsid w:val="00BD2ABD"/>
    <w:rsid w:val="00BD2B89"/>
    <w:rsid w:val="00BD2BD6"/>
    <w:rsid w:val="00BD2BE4"/>
    <w:rsid w:val="00BD2BF2"/>
    <w:rsid w:val="00BD2C1E"/>
    <w:rsid w:val="00BD2C39"/>
    <w:rsid w:val="00BD2C3F"/>
    <w:rsid w:val="00BD2CA3"/>
    <w:rsid w:val="00BD2CAD"/>
    <w:rsid w:val="00BD2CC5"/>
    <w:rsid w:val="00BD2D13"/>
    <w:rsid w:val="00BD2E67"/>
    <w:rsid w:val="00BD2F1A"/>
    <w:rsid w:val="00BD3105"/>
    <w:rsid w:val="00BD31CE"/>
    <w:rsid w:val="00BD3324"/>
    <w:rsid w:val="00BD3330"/>
    <w:rsid w:val="00BD3375"/>
    <w:rsid w:val="00BD346F"/>
    <w:rsid w:val="00BD349D"/>
    <w:rsid w:val="00BD355F"/>
    <w:rsid w:val="00BD3575"/>
    <w:rsid w:val="00BD35C6"/>
    <w:rsid w:val="00BD35F7"/>
    <w:rsid w:val="00BD3711"/>
    <w:rsid w:val="00BD38B4"/>
    <w:rsid w:val="00BD39B9"/>
    <w:rsid w:val="00BD39E9"/>
    <w:rsid w:val="00BD3A02"/>
    <w:rsid w:val="00BD3CBC"/>
    <w:rsid w:val="00BD3E8A"/>
    <w:rsid w:val="00BD3EF2"/>
    <w:rsid w:val="00BD40FF"/>
    <w:rsid w:val="00BD4219"/>
    <w:rsid w:val="00BD42AD"/>
    <w:rsid w:val="00BD430B"/>
    <w:rsid w:val="00BD4312"/>
    <w:rsid w:val="00BD43BC"/>
    <w:rsid w:val="00BD43F8"/>
    <w:rsid w:val="00BD45F9"/>
    <w:rsid w:val="00BD4879"/>
    <w:rsid w:val="00BD4915"/>
    <w:rsid w:val="00BD4AAA"/>
    <w:rsid w:val="00BD4AFE"/>
    <w:rsid w:val="00BD4BBA"/>
    <w:rsid w:val="00BD4BE7"/>
    <w:rsid w:val="00BD4CB7"/>
    <w:rsid w:val="00BD4ED4"/>
    <w:rsid w:val="00BD4F14"/>
    <w:rsid w:val="00BD527F"/>
    <w:rsid w:val="00BD539A"/>
    <w:rsid w:val="00BD5462"/>
    <w:rsid w:val="00BD54B2"/>
    <w:rsid w:val="00BD55A2"/>
    <w:rsid w:val="00BD55C7"/>
    <w:rsid w:val="00BD5790"/>
    <w:rsid w:val="00BD57B4"/>
    <w:rsid w:val="00BD5843"/>
    <w:rsid w:val="00BD5901"/>
    <w:rsid w:val="00BD5A8F"/>
    <w:rsid w:val="00BD5C0A"/>
    <w:rsid w:val="00BD5CA6"/>
    <w:rsid w:val="00BD5CAD"/>
    <w:rsid w:val="00BD5CF2"/>
    <w:rsid w:val="00BD5D8D"/>
    <w:rsid w:val="00BD5DA6"/>
    <w:rsid w:val="00BD5F5D"/>
    <w:rsid w:val="00BD5F97"/>
    <w:rsid w:val="00BD5FE0"/>
    <w:rsid w:val="00BD6080"/>
    <w:rsid w:val="00BD62F1"/>
    <w:rsid w:val="00BD6308"/>
    <w:rsid w:val="00BD6372"/>
    <w:rsid w:val="00BD645D"/>
    <w:rsid w:val="00BD6718"/>
    <w:rsid w:val="00BD6C79"/>
    <w:rsid w:val="00BD6D91"/>
    <w:rsid w:val="00BD6E7B"/>
    <w:rsid w:val="00BD7130"/>
    <w:rsid w:val="00BD71C5"/>
    <w:rsid w:val="00BD7341"/>
    <w:rsid w:val="00BD7477"/>
    <w:rsid w:val="00BD7B8C"/>
    <w:rsid w:val="00BD7C6B"/>
    <w:rsid w:val="00BD7C84"/>
    <w:rsid w:val="00BD7DE9"/>
    <w:rsid w:val="00BD7F42"/>
    <w:rsid w:val="00BD7F6A"/>
    <w:rsid w:val="00BD7FB6"/>
    <w:rsid w:val="00BE00C1"/>
    <w:rsid w:val="00BE040B"/>
    <w:rsid w:val="00BE048A"/>
    <w:rsid w:val="00BE0543"/>
    <w:rsid w:val="00BE0615"/>
    <w:rsid w:val="00BE0A84"/>
    <w:rsid w:val="00BE0A9E"/>
    <w:rsid w:val="00BE1461"/>
    <w:rsid w:val="00BE15AA"/>
    <w:rsid w:val="00BE16E2"/>
    <w:rsid w:val="00BE183A"/>
    <w:rsid w:val="00BE1841"/>
    <w:rsid w:val="00BE1894"/>
    <w:rsid w:val="00BE189E"/>
    <w:rsid w:val="00BE18C7"/>
    <w:rsid w:val="00BE1A94"/>
    <w:rsid w:val="00BE1CA2"/>
    <w:rsid w:val="00BE1D37"/>
    <w:rsid w:val="00BE1E32"/>
    <w:rsid w:val="00BE2080"/>
    <w:rsid w:val="00BE24CC"/>
    <w:rsid w:val="00BE257D"/>
    <w:rsid w:val="00BE25A9"/>
    <w:rsid w:val="00BE270A"/>
    <w:rsid w:val="00BE2719"/>
    <w:rsid w:val="00BE27FC"/>
    <w:rsid w:val="00BE2829"/>
    <w:rsid w:val="00BE28DD"/>
    <w:rsid w:val="00BE2A27"/>
    <w:rsid w:val="00BE2C1C"/>
    <w:rsid w:val="00BE2C23"/>
    <w:rsid w:val="00BE2D54"/>
    <w:rsid w:val="00BE2E97"/>
    <w:rsid w:val="00BE3019"/>
    <w:rsid w:val="00BE31A8"/>
    <w:rsid w:val="00BE31CD"/>
    <w:rsid w:val="00BE3321"/>
    <w:rsid w:val="00BE35F1"/>
    <w:rsid w:val="00BE37D2"/>
    <w:rsid w:val="00BE3862"/>
    <w:rsid w:val="00BE3863"/>
    <w:rsid w:val="00BE3971"/>
    <w:rsid w:val="00BE3B0A"/>
    <w:rsid w:val="00BE3B11"/>
    <w:rsid w:val="00BE3B4E"/>
    <w:rsid w:val="00BE3CC5"/>
    <w:rsid w:val="00BE3CDF"/>
    <w:rsid w:val="00BE3D50"/>
    <w:rsid w:val="00BE3D61"/>
    <w:rsid w:val="00BE3D8B"/>
    <w:rsid w:val="00BE3E92"/>
    <w:rsid w:val="00BE3F94"/>
    <w:rsid w:val="00BE4099"/>
    <w:rsid w:val="00BE40D0"/>
    <w:rsid w:val="00BE41C0"/>
    <w:rsid w:val="00BE42D8"/>
    <w:rsid w:val="00BE432A"/>
    <w:rsid w:val="00BE444C"/>
    <w:rsid w:val="00BE44A3"/>
    <w:rsid w:val="00BE46FC"/>
    <w:rsid w:val="00BE479A"/>
    <w:rsid w:val="00BE4828"/>
    <w:rsid w:val="00BE49BE"/>
    <w:rsid w:val="00BE4A75"/>
    <w:rsid w:val="00BE4DED"/>
    <w:rsid w:val="00BE4FF5"/>
    <w:rsid w:val="00BE5032"/>
    <w:rsid w:val="00BE5293"/>
    <w:rsid w:val="00BE54DE"/>
    <w:rsid w:val="00BE5540"/>
    <w:rsid w:val="00BE5730"/>
    <w:rsid w:val="00BE58FA"/>
    <w:rsid w:val="00BE5A52"/>
    <w:rsid w:val="00BE5A99"/>
    <w:rsid w:val="00BE5B5A"/>
    <w:rsid w:val="00BE5B5D"/>
    <w:rsid w:val="00BE5BE4"/>
    <w:rsid w:val="00BE5CF4"/>
    <w:rsid w:val="00BE5EBB"/>
    <w:rsid w:val="00BE6089"/>
    <w:rsid w:val="00BE6372"/>
    <w:rsid w:val="00BE637A"/>
    <w:rsid w:val="00BE6596"/>
    <w:rsid w:val="00BE68E7"/>
    <w:rsid w:val="00BE691A"/>
    <w:rsid w:val="00BE69E6"/>
    <w:rsid w:val="00BE6A78"/>
    <w:rsid w:val="00BE6BE6"/>
    <w:rsid w:val="00BE6E60"/>
    <w:rsid w:val="00BE6FB9"/>
    <w:rsid w:val="00BE7074"/>
    <w:rsid w:val="00BE70E0"/>
    <w:rsid w:val="00BE7157"/>
    <w:rsid w:val="00BE72CB"/>
    <w:rsid w:val="00BE7547"/>
    <w:rsid w:val="00BE76FD"/>
    <w:rsid w:val="00BE774D"/>
    <w:rsid w:val="00BE7909"/>
    <w:rsid w:val="00BE7912"/>
    <w:rsid w:val="00BE7A26"/>
    <w:rsid w:val="00BE7C17"/>
    <w:rsid w:val="00BE7D52"/>
    <w:rsid w:val="00BE7D90"/>
    <w:rsid w:val="00BE7DB9"/>
    <w:rsid w:val="00BE7EE9"/>
    <w:rsid w:val="00BE7F41"/>
    <w:rsid w:val="00BE7F51"/>
    <w:rsid w:val="00BE7FDF"/>
    <w:rsid w:val="00BF0132"/>
    <w:rsid w:val="00BF0334"/>
    <w:rsid w:val="00BF042B"/>
    <w:rsid w:val="00BF0454"/>
    <w:rsid w:val="00BF0552"/>
    <w:rsid w:val="00BF065C"/>
    <w:rsid w:val="00BF0747"/>
    <w:rsid w:val="00BF07E7"/>
    <w:rsid w:val="00BF0B91"/>
    <w:rsid w:val="00BF0DA7"/>
    <w:rsid w:val="00BF0DD1"/>
    <w:rsid w:val="00BF0EDB"/>
    <w:rsid w:val="00BF11FF"/>
    <w:rsid w:val="00BF1826"/>
    <w:rsid w:val="00BF195A"/>
    <w:rsid w:val="00BF19CD"/>
    <w:rsid w:val="00BF1A96"/>
    <w:rsid w:val="00BF1D98"/>
    <w:rsid w:val="00BF1E7F"/>
    <w:rsid w:val="00BF214C"/>
    <w:rsid w:val="00BF2156"/>
    <w:rsid w:val="00BF25C1"/>
    <w:rsid w:val="00BF26DA"/>
    <w:rsid w:val="00BF26F5"/>
    <w:rsid w:val="00BF27CE"/>
    <w:rsid w:val="00BF28CF"/>
    <w:rsid w:val="00BF290F"/>
    <w:rsid w:val="00BF29DD"/>
    <w:rsid w:val="00BF2A31"/>
    <w:rsid w:val="00BF2B44"/>
    <w:rsid w:val="00BF2C85"/>
    <w:rsid w:val="00BF2E1A"/>
    <w:rsid w:val="00BF2E80"/>
    <w:rsid w:val="00BF309A"/>
    <w:rsid w:val="00BF3751"/>
    <w:rsid w:val="00BF3752"/>
    <w:rsid w:val="00BF387B"/>
    <w:rsid w:val="00BF391A"/>
    <w:rsid w:val="00BF3A70"/>
    <w:rsid w:val="00BF3C87"/>
    <w:rsid w:val="00BF3CFB"/>
    <w:rsid w:val="00BF3E38"/>
    <w:rsid w:val="00BF3F84"/>
    <w:rsid w:val="00BF42F5"/>
    <w:rsid w:val="00BF4528"/>
    <w:rsid w:val="00BF4534"/>
    <w:rsid w:val="00BF4661"/>
    <w:rsid w:val="00BF4684"/>
    <w:rsid w:val="00BF48B0"/>
    <w:rsid w:val="00BF494F"/>
    <w:rsid w:val="00BF4B9C"/>
    <w:rsid w:val="00BF4BAC"/>
    <w:rsid w:val="00BF4C76"/>
    <w:rsid w:val="00BF4D6A"/>
    <w:rsid w:val="00BF4E44"/>
    <w:rsid w:val="00BF4EAF"/>
    <w:rsid w:val="00BF50C5"/>
    <w:rsid w:val="00BF5143"/>
    <w:rsid w:val="00BF520B"/>
    <w:rsid w:val="00BF548D"/>
    <w:rsid w:val="00BF558E"/>
    <w:rsid w:val="00BF5732"/>
    <w:rsid w:val="00BF57C9"/>
    <w:rsid w:val="00BF584A"/>
    <w:rsid w:val="00BF5B93"/>
    <w:rsid w:val="00BF5D1D"/>
    <w:rsid w:val="00BF5D92"/>
    <w:rsid w:val="00BF5E1A"/>
    <w:rsid w:val="00BF5E2E"/>
    <w:rsid w:val="00BF5FC0"/>
    <w:rsid w:val="00BF6059"/>
    <w:rsid w:val="00BF60AB"/>
    <w:rsid w:val="00BF6276"/>
    <w:rsid w:val="00BF62EC"/>
    <w:rsid w:val="00BF62FA"/>
    <w:rsid w:val="00BF63CA"/>
    <w:rsid w:val="00BF64DB"/>
    <w:rsid w:val="00BF6646"/>
    <w:rsid w:val="00BF6748"/>
    <w:rsid w:val="00BF687B"/>
    <w:rsid w:val="00BF68E3"/>
    <w:rsid w:val="00BF6AAB"/>
    <w:rsid w:val="00BF6B29"/>
    <w:rsid w:val="00BF6D24"/>
    <w:rsid w:val="00BF6F4A"/>
    <w:rsid w:val="00BF6F86"/>
    <w:rsid w:val="00BF747A"/>
    <w:rsid w:val="00BF7A00"/>
    <w:rsid w:val="00BF7CB0"/>
    <w:rsid w:val="00BF7CDD"/>
    <w:rsid w:val="00BF7EA4"/>
    <w:rsid w:val="00BF7F6E"/>
    <w:rsid w:val="00C000BB"/>
    <w:rsid w:val="00C0048F"/>
    <w:rsid w:val="00C004C9"/>
    <w:rsid w:val="00C005C1"/>
    <w:rsid w:val="00C0069D"/>
    <w:rsid w:val="00C00759"/>
    <w:rsid w:val="00C0075C"/>
    <w:rsid w:val="00C00894"/>
    <w:rsid w:val="00C00A1C"/>
    <w:rsid w:val="00C00A3C"/>
    <w:rsid w:val="00C00B9B"/>
    <w:rsid w:val="00C00BAE"/>
    <w:rsid w:val="00C00C21"/>
    <w:rsid w:val="00C00C32"/>
    <w:rsid w:val="00C00D79"/>
    <w:rsid w:val="00C01004"/>
    <w:rsid w:val="00C013C4"/>
    <w:rsid w:val="00C013FC"/>
    <w:rsid w:val="00C0159C"/>
    <w:rsid w:val="00C015D3"/>
    <w:rsid w:val="00C015E0"/>
    <w:rsid w:val="00C018DC"/>
    <w:rsid w:val="00C01952"/>
    <w:rsid w:val="00C01979"/>
    <w:rsid w:val="00C01CC5"/>
    <w:rsid w:val="00C020AF"/>
    <w:rsid w:val="00C021C1"/>
    <w:rsid w:val="00C023D0"/>
    <w:rsid w:val="00C024A3"/>
    <w:rsid w:val="00C0257E"/>
    <w:rsid w:val="00C02654"/>
    <w:rsid w:val="00C02657"/>
    <w:rsid w:val="00C02690"/>
    <w:rsid w:val="00C0278D"/>
    <w:rsid w:val="00C027DE"/>
    <w:rsid w:val="00C0292D"/>
    <w:rsid w:val="00C02BC6"/>
    <w:rsid w:val="00C02BEE"/>
    <w:rsid w:val="00C02E44"/>
    <w:rsid w:val="00C02EAA"/>
    <w:rsid w:val="00C02EBC"/>
    <w:rsid w:val="00C0310C"/>
    <w:rsid w:val="00C0317E"/>
    <w:rsid w:val="00C031F0"/>
    <w:rsid w:val="00C0323B"/>
    <w:rsid w:val="00C03326"/>
    <w:rsid w:val="00C033BE"/>
    <w:rsid w:val="00C0344D"/>
    <w:rsid w:val="00C034A4"/>
    <w:rsid w:val="00C0385D"/>
    <w:rsid w:val="00C0386F"/>
    <w:rsid w:val="00C03916"/>
    <w:rsid w:val="00C03B80"/>
    <w:rsid w:val="00C03D9E"/>
    <w:rsid w:val="00C03EAD"/>
    <w:rsid w:val="00C03EF3"/>
    <w:rsid w:val="00C0400F"/>
    <w:rsid w:val="00C04020"/>
    <w:rsid w:val="00C0426B"/>
    <w:rsid w:val="00C0432F"/>
    <w:rsid w:val="00C04346"/>
    <w:rsid w:val="00C04420"/>
    <w:rsid w:val="00C04446"/>
    <w:rsid w:val="00C0449D"/>
    <w:rsid w:val="00C0449E"/>
    <w:rsid w:val="00C045A9"/>
    <w:rsid w:val="00C045DF"/>
    <w:rsid w:val="00C04790"/>
    <w:rsid w:val="00C047DA"/>
    <w:rsid w:val="00C0491B"/>
    <w:rsid w:val="00C04988"/>
    <w:rsid w:val="00C049AC"/>
    <w:rsid w:val="00C04ACA"/>
    <w:rsid w:val="00C04AEC"/>
    <w:rsid w:val="00C04B4A"/>
    <w:rsid w:val="00C04B87"/>
    <w:rsid w:val="00C04C70"/>
    <w:rsid w:val="00C04D43"/>
    <w:rsid w:val="00C04E1C"/>
    <w:rsid w:val="00C04E3D"/>
    <w:rsid w:val="00C04F61"/>
    <w:rsid w:val="00C053B7"/>
    <w:rsid w:val="00C054E3"/>
    <w:rsid w:val="00C0559E"/>
    <w:rsid w:val="00C055D6"/>
    <w:rsid w:val="00C05606"/>
    <w:rsid w:val="00C05815"/>
    <w:rsid w:val="00C05907"/>
    <w:rsid w:val="00C05911"/>
    <w:rsid w:val="00C05A1A"/>
    <w:rsid w:val="00C05A66"/>
    <w:rsid w:val="00C05FDF"/>
    <w:rsid w:val="00C06076"/>
    <w:rsid w:val="00C06077"/>
    <w:rsid w:val="00C061A2"/>
    <w:rsid w:val="00C061F9"/>
    <w:rsid w:val="00C062AE"/>
    <w:rsid w:val="00C062F5"/>
    <w:rsid w:val="00C06439"/>
    <w:rsid w:val="00C0646D"/>
    <w:rsid w:val="00C06586"/>
    <w:rsid w:val="00C068C3"/>
    <w:rsid w:val="00C06ACF"/>
    <w:rsid w:val="00C06D4E"/>
    <w:rsid w:val="00C06DEE"/>
    <w:rsid w:val="00C06ECB"/>
    <w:rsid w:val="00C06F52"/>
    <w:rsid w:val="00C07355"/>
    <w:rsid w:val="00C073F4"/>
    <w:rsid w:val="00C075C4"/>
    <w:rsid w:val="00C07683"/>
    <w:rsid w:val="00C07713"/>
    <w:rsid w:val="00C07730"/>
    <w:rsid w:val="00C07948"/>
    <w:rsid w:val="00C0794A"/>
    <w:rsid w:val="00C07964"/>
    <w:rsid w:val="00C079E2"/>
    <w:rsid w:val="00C079F7"/>
    <w:rsid w:val="00C07D69"/>
    <w:rsid w:val="00C07D7A"/>
    <w:rsid w:val="00C07DF0"/>
    <w:rsid w:val="00C07E7D"/>
    <w:rsid w:val="00C10152"/>
    <w:rsid w:val="00C10192"/>
    <w:rsid w:val="00C101A8"/>
    <w:rsid w:val="00C101D8"/>
    <w:rsid w:val="00C1023D"/>
    <w:rsid w:val="00C102FD"/>
    <w:rsid w:val="00C1044B"/>
    <w:rsid w:val="00C105A9"/>
    <w:rsid w:val="00C106BD"/>
    <w:rsid w:val="00C1097C"/>
    <w:rsid w:val="00C109F8"/>
    <w:rsid w:val="00C10A88"/>
    <w:rsid w:val="00C10C87"/>
    <w:rsid w:val="00C10D0E"/>
    <w:rsid w:val="00C10D63"/>
    <w:rsid w:val="00C10EE5"/>
    <w:rsid w:val="00C10EEA"/>
    <w:rsid w:val="00C1115D"/>
    <w:rsid w:val="00C111C0"/>
    <w:rsid w:val="00C11251"/>
    <w:rsid w:val="00C11302"/>
    <w:rsid w:val="00C11357"/>
    <w:rsid w:val="00C113B7"/>
    <w:rsid w:val="00C114A8"/>
    <w:rsid w:val="00C11611"/>
    <w:rsid w:val="00C11618"/>
    <w:rsid w:val="00C11737"/>
    <w:rsid w:val="00C11792"/>
    <w:rsid w:val="00C1179E"/>
    <w:rsid w:val="00C1193D"/>
    <w:rsid w:val="00C119E8"/>
    <w:rsid w:val="00C11AAF"/>
    <w:rsid w:val="00C11BA2"/>
    <w:rsid w:val="00C11BEF"/>
    <w:rsid w:val="00C11D6D"/>
    <w:rsid w:val="00C11D70"/>
    <w:rsid w:val="00C11D77"/>
    <w:rsid w:val="00C11DC8"/>
    <w:rsid w:val="00C11F65"/>
    <w:rsid w:val="00C1217F"/>
    <w:rsid w:val="00C121C4"/>
    <w:rsid w:val="00C122F7"/>
    <w:rsid w:val="00C12538"/>
    <w:rsid w:val="00C12582"/>
    <w:rsid w:val="00C125A2"/>
    <w:rsid w:val="00C12657"/>
    <w:rsid w:val="00C1267D"/>
    <w:rsid w:val="00C12828"/>
    <w:rsid w:val="00C1290D"/>
    <w:rsid w:val="00C12917"/>
    <w:rsid w:val="00C12A2B"/>
    <w:rsid w:val="00C12B43"/>
    <w:rsid w:val="00C12EF9"/>
    <w:rsid w:val="00C12F74"/>
    <w:rsid w:val="00C12F7D"/>
    <w:rsid w:val="00C131F2"/>
    <w:rsid w:val="00C132D3"/>
    <w:rsid w:val="00C133D1"/>
    <w:rsid w:val="00C13489"/>
    <w:rsid w:val="00C13527"/>
    <w:rsid w:val="00C13629"/>
    <w:rsid w:val="00C13644"/>
    <w:rsid w:val="00C136B9"/>
    <w:rsid w:val="00C13820"/>
    <w:rsid w:val="00C1384D"/>
    <w:rsid w:val="00C13975"/>
    <w:rsid w:val="00C13A5A"/>
    <w:rsid w:val="00C13ABB"/>
    <w:rsid w:val="00C13DED"/>
    <w:rsid w:val="00C13E90"/>
    <w:rsid w:val="00C13F46"/>
    <w:rsid w:val="00C14067"/>
    <w:rsid w:val="00C141A4"/>
    <w:rsid w:val="00C141AD"/>
    <w:rsid w:val="00C141F2"/>
    <w:rsid w:val="00C145A4"/>
    <w:rsid w:val="00C145C9"/>
    <w:rsid w:val="00C14645"/>
    <w:rsid w:val="00C1467F"/>
    <w:rsid w:val="00C1477E"/>
    <w:rsid w:val="00C14864"/>
    <w:rsid w:val="00C1492E"/>
    <w:rsid w:val="00C14944"/>
    <w:rsid w:val="00C14A1D"/>
    <w:rsid w:val="00C14A5C"/>
    <w:rsid w:val="00C14A75"/>
    <w:rsid w:val="00C14A98"/>
    <w:rsid w:val="00C14B02"/>
    <w:rsid w:val="00C14C20"/>
    <w:rsid w:val="00C14F8E"/>
    <w:rsid w:val="00C150CA"/>
    <w:rsid w:val="00C150CD"/>
    <w:rsid w:val="00C150F6"/>
    <w:rsid w:val="00C15291"/>
    <w:rsid w:val="00C1539A"/>
    <w:rsid w:val="00C153AC"/>
    <w:rsid w:val="00C1553B"/>
    <w:rsid w:val="00C15565"/>
    <w:rsid w:val="00C15700"/>
    <w:rsid w:val="00C157BB"/>
    <w:rsid w:val="00C15832"/>
    <w:rsid w:val="00C159A5"/>
    <w:rsid w:val="00C159D0"/>
    <w:rsid w:val="00C159FD"/>
    <w:rsid w:val="00C15A37"/>
    <w:rsid w:val="00C15B79"/>
    <w:rsid w:val="00C15B9A"/>
    <w:rsid w:val="00C15CAA"/>
    <w:rsid w:val="00C15DF3"/>
    <w:rsid w:val="00C15E04"/>
    <w:rsid w:val="00C1600F"/>
    <w:rsid w:val="00C1601F"/>
    <w:rsid w:val="00C16151"/>
    <w:rsid w:val="00C16381"/>
    <w:rsid w:val="00C1644A"/>
    <w:rsid w:val="00C164C7"/>
    <w:rsid w:val="00C1652E"/>
    <w:rsid w:val="00C167A2"/>
    <w:rsid w:val="00C1687C"/>
    <w:rsid w:val="00C168BB"/>
    <w:rsid w:val="00C169CA"/>
    <w:rsid w:val="00C16A7E"/>
    <w:rsid w:val="00C16AB9"/>
    <w:rsid w:val="00C16D0A"/>
    <w:rsid w:val="00C16DD2"/>
    <w:rsid w:val="00C16DDB"/>
    <w:rsid w:val="00C16E28"/>
    <w:rsid w:val="00C16EF8"/>
    <w:rsid w:val="00C16F3D"/>
    <w:rsid w:val="00C16F62"/>
    <w:rsid w:val="00C17486"/>
    <w:rsid w:val="00C17662"/>
    <w:rsid w:val="00C176DB"/>
    <w:rsid w:val="00C17871"/>
    <w:rsid w:val="00C17878"/>
    <w:rsid w:val="00C17B2E"/>
    <w:rsid w:val="00C17D37"/>
    <w:rsid w:val="00C17E2D"/>
    <w:rsid w:val="00C17E87"/>
    <w:rsid w:val="00C20263"/>
    <w:rsid w:val="00C203DE"/>
    <w:rsid w:val="00C20406"/>
    <w:rsid w:val="00C2040B"/>
    <w:rsid w:val="00C20460"/>
    <w:rsid w:val="00C20469"/>
    <w:rsid w:val="00C206C8"/>
    <w:rsid w:val="00C206DE"/>
    <w:rsid w:val="00C20788"/>
    <w:rsid w:val="00C20845"/>
    <w:rsid w:val="00C20887"/>
    <w:rsid w:val="00C20B1F"/>
    <w:rsid w:val="00C20BDC"/>
    <w:rsid w:val="00C20C28"/>
    <w:rsid w:val="00C20D8F"/>
    <w:rsid w:val="00C20E5D"/>
    <w:rsid w:val="00C210D3"/>
    <w:rsid w:val="00C212C5"/>
    <w:rsid w:val="00C214B7"/>
    <w:rsid w:val="00C215A1"/>
    <w:rsid w:val="00C215E3"/>
    <w:rsid w:val="00C21638"/>
    <w:rsid w:val="00C2163B"/>
    <w:rsid w:val="00C21915"/>
    <w:rsid w:val="00C21928"/>
    <w:rsid w:val="00C21953"/>
    <w:rsid w:val="00C21974"/>
    <w:rsid w:val="00C219EE"/>
    <w:rsid w:val="00C21DED"/>
    <w:rsid w:val="00C21FA6"/>
    <w:rsid w:val="00C220BF"/>
    <w:rsid w:val="00C221C2"/>
    <w:rsid w:val="00C22217"/>
    <w:rsid w:val="00C222D1"/>
    <w:rsid w:val="00C2234B"/>
    <w:rsid w:val="00C2240B"/>
    <w:rsid w:val="00C2253D"/>
    <w:rsid w:val="00C22592"/>
    <w:rsid w:val="00C225C6"/>
    <w:rsid w:val="00C22788"/>
    <w:rsid w:val="00C22790"/>
    <w:rsid w:val="00C227AE"/>
    <w:rsid w:val="00C2290D"/>
    <w:rsid w:val="00C22C0B"/>
    <w:rsid w:val="00C22C83"/>
    <w:rsid w:val="00C22D2B"/>
    <w:rsid w:val="00C22D48"/>
    <w:rsid w:val="00C22EBF"/>
    <w:rsid w:val="00C22F29"/>
    <w:rsid w:val="00C22F66"/>
    <w:rsid w:val="00C22F87"/>
    <w:rsid w:val="00C22FA4"/>
    <w:rsid w:val="00C23190"/>
    <w:rsid w:val="00C231E6"/>
    <w:rsid w:val="00C231F0"/>
    <w:rsid w:val="00C232AF"/>
    <w:rsid w:val="00C234C8"/>
    <w:rsid w:val="00C236EF"/>
    <w:rsid w:val="00C23783"/>
    <w:rsid w:val="00C23795"/>
    <w:rsid w:val="00C239E1"/>
    <w:rsid w:val="00C23A66"/>
    <w:rsid w:val="00C23BF5"/>
    <w:rsid w:val="00C23D63"/>
    <w:rsid w:val="00C23EB6"/>
    <w:rsid w:val="00C24212"/>
    <w:rsid w:val="00C2424E"/>
    <w:rsid w:val="00C2425E"/>
    <w:rsid w:val="00C24377"/>
    <w:rsid w:val="00C24567"/>
    <w:rsid w:val="00C2459D"/>
    <w:rsid w:val="00C24625"/>
    <w:rsid w:val="00C246D7"/>
    <w:rsid w:val="00C2487B"/>
    <w:rsid w:val="00C24888"/>
    <w:rsid w:val="00C248AC"/>
    <w:rsid w:val="00C24929"/>
    <w:rsid w:val="00C24998"/>
    <w:rsid w:val="00C249BF"/>
    <w:rsid w:val="00C24A44"/>
    <w:rsid w:val="00C24A82"/>
    <w:rsid w:val="00C24D07"/>
    <w:rsid w:val="00C24E3F"/>
    <w:rsid w:val="00C24F53"/>
    <w:rsid w:val="00C24F59"/>
    <w:rsid w:val="00C251FD"/>
    <w:rsid w:val="00C25221"/>
    <w:rsid w:val="00C25478"/>
    <w:rsid w:val="00C2548B"/>
    <w:rsid w:val="00C255E0"/>
    <w:rsid w:val="00C25782"/>
    <w:rsid w:val="00C2590F"/>
    <w:rsid w:val="00C2596B"/>
    <w:rsid w:val="00C25CA1"/>
    <w:rsid w:val="00C25D2C"/>
    <w:rsid w:val="00C2625A"/>
    <w:rsid w:val="00C262F4"/>
    <w:rsid w:val="00C264F3"/>
    <w:rsid w:val="00C2659B"/>
    <w:rsid w:val="00C26600"/>
    <w:rsid w:val="00C266C3"/>
    <w:rsid w:val="00C2674B"/>
    <w:rsid w:val="00C26978"/>
    <w:rsid w:val="00C269E2"/>
    <w:rsid w:val="00C26A71"/>
    <w:rsid w:val="00C26F17"/>
    <w:rsid w:val="00C26F38"/>
    <w:rsid w:val="00C270BF"/>
    <w:rsid w:val="00C27169"/>
    <w:rsid w:val="00C272F3"/>
    <w:rsid w:val="00C27329"/>
    <w:rsid w:val="00C273B8"/>
    <w:rsid w:val="00C2759F"/>
    <w:rsid w:val="00C2767C"/>
    <w:rsid w:val="00C2770F"/>
    <w:rsid w:val="00C27786"/>
    <w:rsid w:val="00C278E4"/>
    <w:rsid w:val="00C2795E"/>
    <w:rsid w:val="00C279D5"/>
    <w:rsid w:val="00C27C61"/>
    <w:rsid w:val="00C301B7"/>
    <w:rsid w:val="00C303DE"/>
    <w:rsid w:val="00C30462"/>
    <w:rsid w:val="00C30500"/>
    <w:rsid w:val="00C308AC"/>
    <w:rsid w:val="00C30952"/>
    <w:rsid w:val="00C30A58"/>
    <w:rsid w:val="00C30C55"/>
    <w:rsid w:val="00C30C62"/>
    <w:rsid w:val="00C30D4A"/>
    <w:rsid w:val="00C30EE8"/>
    <w:rsid w:val="00C310CD"/>
    <w:rsid w:val="00C31432"/>
    <w:rsid w:val="00C31A08"/>
    <w:rsid w:val="00C31A97"/>
    <w:rsid w:val="00C31AB8"/>
    <w:rsid w:val="00C31CA9"/>
    <w:rsid w:val="00C31F68"/>
    <w:rsid w:val="00C32053"/>
    <w:rsid w:val="00C322B2"/>
    <w:rsid w:val="00C32578"/>
    <w:rsid w:val="00C326FD"/>
    <w:rsid w:val="00C327EA"/>
    <w:rsid w:val="00C3283E"/>
    <w:rsid w:val="00C32930"/>
    <w:rsid w:val="00C32A26"/>
    <w:rsid w:val="00C32A4E"/>
    <w:rsid w:val="00C32B76"/>
    <w:rsid w:val="00C32E19"/>
    <w:rsid w:val="00C32E59"/>
    <w:rsid w:val="00C32FCF"/>
    <w:rsid w:val="00C3302B"/>
    <w:rsid w:val="00C33174"/>
    <w:rsid w:val="00C33218"/>
    <w:rsid w:val="00C3325E"/>
    <w:rsid w:val="00C332B2"/>
    <w:rsid w:val="00C334D2"/>
    <w:rsid w:val="00C335DA"/>
    <w:rsid w:val="00C335F6"/>
    <w:rsid w:val="00C33600"/>
    <w:rsid w:val="00C3363C"/>
    <w:rsid w:val="00C337DD"/>
    <w:rsid w:val="00C33A1F"/>
    <w:rsid w:val="00C33A80"/>
    <w:rsid w:val="00C33D72"/>
    <w:rsid w:val="00C33FFB"/>
    <w:rsid w:val="00C340CB"/>
    <w:rsid w:val="00C3434B"/>
    <w:rsid w:val="00C34BE9"/>
    <w:rsid w:val="00C34CC7"/>
    <w:rsid w:val="00C34D23"/>
    <w:rsid w:val="00C35070"/>
    <w:rsid w:val="00C35085"/>
    <w:rsid w:val="00C35150"/>
    <w:rsid w:val="00C351BA"/>
    <w:rsid w:val="00C35552"/>
    <w:rsid w:val="00C3564E"/>
    <w:rsid w:val="00C356D7"/>
    <w:rsid w:val="00C35A29"/>
    <w:rsid w:val="00C35C4B"/>
    <w:rsid w:val="00C35C5E"/>
    <w:rsid w:val="00C35FE4"/>
    <w:rsid w:val="00C36016"/>
    <w:rsid w:val="00C36033"/>
    <w:rsid w:val="00C3608B"/>
    <w:rsid w:val="00C360B8"/>
    <w:rsid w:val="00C362AD"/>
    <w:rsid w:val="00C36337"/>
    <w:rsid w:val="00C36338"/>
    <w:rsid w:val="00C3636E"/>
    <w:rsid w:val="00C36493"/>
    <w:rsid w:val="00C3654B"/>
    <w:rsid w:val="00C365FF"/>
    <w:rsid w:val="00C3669B"/>
    <w:rsid w:val="00C36707"/>
    <w:rsid w:val="00C36850"/>
    <w:rsid w:val="00C36856"/>
    <w:rsid w:val="00C369BB"/>
    <w:rsid w:val="00C369C8"/>
    <w:rsid w:val="00C36BCF"/>
    <w:rsid w:val="00C36BE4"/>
    <w:rsid w:val="00C36D55"/>
    <w:rsid w:val="00C36D96"/>
    <w:rsid w:val="00C36DD7"/>
    <w:rsid w:val="00C36EFD"/>
    <w:rsid w:val="00C37374"/>
    <w:rsid w:val="00C37450"/>
    <w:rsid w:val="00C3747C"/>
    <w:rsid w:val="00C374EB"/>
    <w:rsid w:val="00C376E8"/>
    <w:rsid w:val="00C37717"/>
    <w:rsid w:val="00C3773E"/>
    <w:rsid w:val="00C37743"/>
    <w:rsid w:val="00C37795"/>
    <w:rsid w:val="00C37976"/>
    <w:rsid w:val="00C379A2"/>
    <w:rsid w:val="00C379AD"/>
    <w:rsid w:val="00C37A8F"/>
    <w:rsid w:val="00C37CA6"/>
    <w:rsid w:val="00C37CC2"/>
    <w:rsid w:val="00C37E3A"/>
    <w:rsid w:val="00C37EF1"/>
    <w:rsid w:val="00C40125"/>
    <w:rsid w:val="00C402C6"/>
    <w:rsid w:val="00C4040C"/>
    <w:rsid w:val="00C40506"/>
    <w:rsid w:val="00C405DB"/>
    <w:rsid w:val="00C407F3"/>
    <w:rsid w:val="00C408AF"/>
    <w:rsid w:val="00C408DA"/>
    <w:rsid w:val="00C40997"/>
    <w:rsid w:val="00C40A9F"/>
    <w:rsid w:val="00C40AE8"/>
    <w:rsid w:val="00C40EDF"/>
    <w:rsid w:val="00C40F36"/>
    <w:rsid w:val="00C40F68"/>
    <w:rsid w:val="00C410C5"/>
    <w:rsid w:val="00C410F9"/>
    <w:rsid w:val="00C41193"/>
    <w:rsid w:val="00C411FE"/>
    <w:rsid w:val="00C412DF"/>
    <w:rsid w:val="00C41332"/>
    <w:rsid w:val="00C413B2"/>
    <w:rsid w:val="00C41444"/>
    <w:rsid w:val="00C41479"/>
    <w:rsid w:val="00C41554"/>
    <w:rsid w:val="00C4174C"/>
    <w:rsid w:val="00C4182B"/>
    <w:rsid w:val="00C4198A"/>
    <w:rsid w:val="00C41ACF"/>
    <w:rsid w:val="00C41B05"/>
    <w:rsid w:val="00C41B55"/>
    <w:rsid w:val="00C41B75"/>
    <w:rsid w:val="00C41C03"/>
    <w:rsid w:val="00C41C26"/>
    <w:rsid w:val="00C41CBB"/>
    <w:rsid w:val="00C41CEE"/>
    <w:rsid w:val="00C42012"/>
    <w:rsid w:val="00C42097"/>
    <w:rsid w:val="00C4209D"/>
    <w:rsid w:val="00C42206"/>
    <w:rsid w:val="00C422C9"/>
    <w:rsid w:val="00C4233A"/>
    <w:rsid w:val="00C42440"/>
    <w:rsid w:val="00C42550"/>
    <w:rsid w:val="00C427AA"/>
    <w:rsid w:val="00C428CE"/>
    <w:rsid w:val="00C4297F"/>
    <w:rsid w:val="00C429A5"/>
    <w:rsid w:val="00C42BBD"/>
    <w:rsid w:val="00C42D5C"/>
    <w:rsid w:val="00C42E19"/>
    <w:rsid w:val="00C42F4E"/>
    <w:rsid w:val="00C430C6"/>
    <w:rsid w:val="00C431CA"/>
    <w:rsid w:val="00C432D6"/>
    <w:rsid w:val="00C43322"/>
    <w:rsid w:val="00C4339A"/>
    <w:rsid w:val="00C43475"/>
    <w:rsid w:val="00C4349D"/>
    <w:rsid w:val="00C43546"/>
    <w:rsid w:val="00C43BE8"/>
    <w:rsid w:val="00C43C2D"/>
    <w:rsid w:val="00C43D5E"/>
    <w:rsid w:val="00C43D8A"/>
    <w:rsid w:val="00C4432F"/>
    <w:rsid w:val="00C44377"/>
    <w:rsid w:val="00C44391"/>
    <w:rsid w:val="00C44442"/>
    <w:rsid w:val="00C4458E"/>
    <w:rsid w:val="00C4479C"/>
    <w:rsid w:val="00C448BB"/>
    <w:rsid w:val="00C44A60"/>
    <w:rsid w:val="00C44B9E"/>
    <w:rsid w:val="00C44CC6"/>
    <w:rsid w:val="00C44DC3"/>
    <w:rsid w:val="00C44E7B"/>
    <w:rsid w:val="00C44FA9"/>
    <w:rsid w:val="00C45230"/>
    <w:rsid w:val="00C45438"/>
    <w:rsid w:val="00C45604"/>
    <w:rsid w:val="00C45628"/>
    <w:rsid w:val="00C456D2"/>
    <w:rsid w:val="00C45790"/>
    <w:rsid w:val="00C4580B"/>
    <w:rsid w:val="00C458DF"/>
    <w:rsid w:val="00C45928"/>
    <w:rsid w:val="00C459C7"/>
    <w:rsid w:val="00C45B42"/>
    <w:rsid w:val="00C45EEC"/>
    <w:rsid w:val="00C460BA"/>
    <w:rsid w:val="00C462A5"/>
    <w:rsid w:val="00C46598"/>
    <w:rsid w:val="00C465C1"/>
    <w:rsid w:val="00C465E5"/>
    <w:rsid w:val="00C46622"/>
    <w:rsid w:val="00C46796"/>
    <w:rsid w:val="00C46802"/>
    <w:rsid w:val="00C46826"/>
    <w:rsid w:val="00C46829"/>
    <w:rsid w:val="00C46997"/>
    <w:rsid w:val="00C46B11"/>
    <w:rsid w:val="00C46C7E"/>
    <w:rsid w:val="00C46CB0"/>
    <w:rsid w:val="00C46D79"/>
    <w:rsid w:val="00C46E26"/>
    <w:rsid w:val="00C46ECF"/>
    <w:rsid w:val="00C46F9A"/>
    <w:rsid w:val="00C46F9C"/>
    <w:rsid w:val="00C470C3"/>
    <w:rsid w:val="00C47178"/>
    <w:rsid w:val="00C4719A"/>
    <w:rsid w:val="00C472AC"/>
    <w:rsid w:val="00C4735F"/>
    <w:rsid w:val="00C47412"/>
    <w:rsid w:val="00C475CA"/>
    <w:rsid w:val="00C4789B"/>
    <w:rsid w:val="00C478A1"/>
    <w:rsid w:val="00C478C5"/>
    <w:rsid w:val="00C47BBE"/>
    <w:rsid w:val="00C47D0C"/>
    <w:rsid w:val="00C47E45"/>
    <w:rsid w:val="00C47ED9"/>
    <w:rsid w:val="00C47EFD"/>
    <w:rsid w:val="00C47FD0"/>
    <w:rsid w:val="00C501CA"/>
    <w:rsid w:val="00C503D3"/>
    <w:rsid w:val="00C503E5"/>
    <w:rsid w:val="00C507ED"/>
    <w:rsid w:val="00C5081A"/>
    <w:rsid w:val="00C509E8"/>
    <w:rsid w:val="00C50A37"/>
    <w:rsid w:val="00C50B68"/>
    <w:rsid w:val="00C50C3B"/>
    <w:rsid w:val="00C50D9E"/>
    <w:rsid w:val="00C50E54"/>
    <w:rsid w:val="00C50E69"/>
    <w:rsid w:val="00C50EEE"/>
    <w:rsid w:val="00C50F53"/>
    <w:rsid w:val="00C511BB"/>
    <w:rsid w:val="00C51208"/>
    <w:rsid w:val="00C512E3"/>
    <w:rsid w:val="00C5130E"/>
    <w:rsid w:val="00C513E1"/>
    <w:rsid w:val="00C515A3"/>
    <w:rsid w:val="00C517B8"/>
    <w:rsid w:val="00C51804"/>
    <w:rsid w:val="00C518BC"/>
    <w:rsid w:val="00C518FA"/>
    <w:rsid w:val="00C519EA"/>
    <w:rsid w:val="00C51A58"/>
    <w:rsid w:val="00C51BEF"/>
    <w:rsid w:val="00C51DAD"/>
    <w:rsid w:val="00C5225A"/>
    <w:rsid w:val="00C524ED"/>
    <w:rsid w:val="00C52732"/>
    <w:rsid w:val="00C5273B"/>
    <w:rsid w:val="00C52B98"/>
    <w:rsid w:val="00C52C1C"/>
    <w:rsid w:val="00C52D09"/>
    <w:rsid w:val="00C52D8A"/>
    <w:rsid w:val="00C52DFA"/>
    <w:rsid w:val="00C52EA7"/>
    <w:rsid w:val="00C52EF4"/>
    <w:rsid w:val="00C52F17"/>
    <w:rsid w:val="00C5309C"/>
    <w:rsid w:val="00C530BB"/>
    <w:rsid w:val="00C53429"/>
    <w:rsid w:val="00C53562"/>
    <w:rsid w:val="00C5357A"/>
    <w:rsid w:val="00C53582"/>
    <w:rsid w:val="00C535B5"/>
    <w:rsid w:val="00C5397B"/>
    <w:rsid w:val="00C539C1"/>
    <w:rsid w:val="00C53CEA"/>
    <w:rsid w:val="00C53D16"/>
    <w:rsid w:val="00C53D3F"/>
    <w:rsid w:val="00C53DE7"/>
    <w:rsid w:val="00C53E29"/>
    <w:rsid w:val="00C53ECD"/>
    <w:rsid w:val="00C53F01"/>
    <w:rsid w:val="00C53F9D"/>
    <w:rsid w:val="00C5405D"/>
    <w:rsid w:val="00C540DE"/>
    <w:rsid w:val="00C54110"/>
    <w:rsid w:val="00C54135"/>
    <w:rsid w:val="00C5416B"/>
    <w:rsid w:val="00C541C7"/>
    <w:rsid w:val="00C54407"/>
    <w:rsid w:val="00C54491"/>
    <w:rsid w:val="00C54568"/>
    <w:rsid w:val="00C54631"/>
    <w:rsid w:val="00C54656"/>
    <w:rsid w:val="00C547D9"/>
    <w:rsid w:val="00C54863"/>
    <w:rsid w:val="00C549F1"/>
    <w:rsid w:val="00C54E63"/>
    <w:rsid w:val="00C5505D"/>
    <w:rsid w:val="00C55071"/>
    <w:rsid w:val="00C55101"/>
    <w:rsid w:val="00C5513C"/>
    <w:rsid w:val="00C55248"/>
    <w:rsid w:val="00C55294"/>
    <w:rsid w:val="00C5542D"/>
    <w:rsid w:val="00C554C7"/>
    <w:rsid w:val="00C556B2"/>
    <w:rsid w:val="00C556F6"/>
    <w:rsid w:val="00C55758"/>
    <w:rsid w:val="00C557C3"/>
    <w:rsid w:val="00C55836"/>
    <w:rsid w:val="00C55A12"/>
    <w:rsid w:val="00C55B4E"/>
    <w:rsid w:val="00C55CC9"/>
    <w:rsid w:val="00C55D7A"/>
    <w:rsid w:val="00C55ECD"/>
    <w:rsid w:val="00C56036"/>
    <w:rsid w:val="00C561C2"/>
    <w:rsid w:val="00C56229"/>
    <w:rsid w:val="00C5635A"/>
    <w:rsid w:val="00C56452"/>
    <w:rsid w:val="00C5656C"/>
    <w:rsid w:val="00C5661E"/>
    <w:rsid w:val="00C56701"/>
    <w:rsid w:val="00C567F7"/>
    <w:rsid w:val="00C568EC"/>
    <w:rsid w:val="00C56ABF"/>
    <w:rsid w:val="00C56BC7"/>
    <w:rsid w:val="00C56C05"/>
    <w:rsid w:val="00C56D1F"/>
    <w:rsid w:val="00C56D26"/>
    <w:rsid w:val="00C56E0E"/>
    <w:rsid w:val="00C57077"/>
    <w:rsid w:val="00C572EB"/>
    <w:rsid w:val="00C573A2"/>
    <w:rsid w:val="00C574A9"/>
    <w:rsid w:val="00C5765D"/>
    <w:rsid w:val="00C5767D"/>
    <w:rsid w:val="00C579C1"/>
    <w:rsid w:val="00C579CE"/>
    <w:rsid w:val="00C57B33"/>
    <w:rsid w:val="00C57C0F"/>
    <w:rsid w:val="00C57D73"/>
    <w:rsid w:val="00C57FCA"/>
    <w:rsid w:val="00C6007A"/>
    <w:rsid w:val="00C60236"/>
    <w:rsid w:val="00C60258"/>
    <w:rsid w:val="00C60356"/>
    <w:rsid w:val="00C6045F"/>
    <w:rsid w:val="00C604A3"/>
    <w:rsid w:val="00C606AE"/>
    <w:rsid w:val="00C608C2"/>
    <w:rsid w:val="00C60D24"/>
    <w:rsid w:val="00C60DB3"/>
    <w:rsid w:val="00C60E26"/>
    <w:rsid w:val="00C60E72"/>
    <w:rsid w:val="00C60EE3"/>
    <w:rsid w:val="00C61009"/>
    <w:rsid w:val="00C610B2"/>
    <w:rsid w:val="00C610D3"/>
    <w:rsid w:val="00C612FE"/>
    <w:rsid w:val="00C61316"/>
    <w:rsid w:val="00C6149E"/>
    <w:rsid w:val="00C6173A"/>
    <w:rsid w:val="00C61769"/>
    <w:rsid w:val="00C6186C"/>
    <w:rsid w:val="00C619D0"/>
    <w:rsid w:val="00C61B01"/>
    <w:rsid w:val="00C61BB4"/>
    <w:rsid w:val="00C61C68"/>
    <w:rsid w:val="00C61E5B"/>
    <w:rsid w:val="00C61F6B"/>
    <w:rsid w:val="00C62085"/>
    <w:rsid w:val="00C621AA"/>
    <w:rsid w:val="00C62258"/>
    <w:rsid w:val="00C622A8"/>
    <w:rsid w:val="00C6258C"/>
    <w:rsid w:val="00C627AF"/>
    <w:rsid w:val="00C628DC"/>
    <w:rsid w:val="00C629E9"/>
    <w:rsid w:val="00C62AF3"/>
    <w:rsid w:val="00C62C18"/>
    <w:rsid w:val="00C62E64"/>
    <w:rsid w:val="00C62E66"/>
    <w:rsid w:val="00C62EE3"/>
    <w:rsid w:val="00C62F02"/>
    <w:rsid w:val="00C63076"/>
    <w:rsid w:val="00C633B5"/>
    <w:rsid w:val="00C6354C"/>
    <w:rsid w:val="00C6383D"/>
    <w:rsid w:val="00C639B6"/>
    <w:rsid w:val="00C63BA8"/>
    <w:rsid w:val="00C63C2D"/>
    <w:rsid w:val="00C63F25"/>
    <w:rsid w:val="00C64015"/>
    <w:rsid w:val="00C64026"/>
    <w:rsid w:val="00C6413A"/>
    <w:rsid w:val="00C643C8"/>
    <w:rsid w:val="00C643E8"/>
    <w:rsid w:val="00C645AD"/>
    <w:rsid w:val="00C64654"/>
    <w:rsid w:val="00C646B2"/>
    <w:rsid w:val="00C6488D"/>
    <w:rsid w:val="00C648AC"/>
    <w:rsid w:val="00C64906"/>
    <w:rsid w:val="00C64C42"/>
    <w:rsid w:val="00C64D01"/>
    <w:rsid w:val="00C64D8C"/>
    <w:rsid w:val="00C64DC4"/>
    <w:rsid w:val="00C64E6A"/>
    <w:rsid w:val="00C64EFE"/>
    <w:rsid w:val="00C65178"/>
    <w:rsid w:val="00C6526F"/>
    <w:rsid w:val="00C652E9"/>
    <w:rsid w:val="00C656C7"/>
    <w:rsid w:val="00C656D9"/>
    <w:rsid w:val="00C656DA"/>
    <w:rsid w:val="00C658A1"/>
    <w:rsid w:val="00C6590D"/>
    <w:rsid w:val="00C65A3B"/>
    <w:rsid w:val="00C65A47"/>
    <w:rsid w:val="00C65BBA"/>
    <w:rsid w:val="00C65C79"/>
    <w:rsid w:val="00C65DAA"/>
    <w:rsid w:val="00C65F4E"/>
    <w:rsid w:val="00C65FD1"/>
    <w:rsid w:val="00C66027"/>
    <w:rsid w:val="00C660B8"/>
    <w:rsid w:val="00C66187"/>
    <w:rsid w:val="00C661AD"/>
    <w:rsid w:val="00C6627C"/>
    <w:rsid w:val="00C6629E"/>
    <w:rsid w:val="00C662FC"/>
    <w:rsid w:val="00C6638A"/>
    <w:rsid w:val="00C663C7"/>
    <w:rsid w:val="00C663D1"/>
    <w:rsid w:val="00C664D6"/>
    <w:rsid w:val="00C6655C"/>
    <w:rsid w:val="00C66982"/>
    <w:rsid w:val="00C66A83"/>
    <w:rsid w:val="00C66B28"/>
    <w:rsid w:val="00C66C11"/>
    <w:rsid w:val="00C66CAE"/>
    <w:rsid w:val="00C66D41"/>
    <w:rsid w:val="00C66ED1"/>
    <w:rsid w:val="00C66EDB"/>
    <w:rsid w:val="00C66EED"/>
    <w:rsid w:val="00C6726D"/>
    <w:rsid w:val="00C67432"/>
    <w:rsid w:val="00C674BC"/>
    <w:rsid w:val="00C6754F"/>
    <w:rsid w:val="00C675C5"/>
    <w:rsid w:val="00C675ED"/>
    <w:rsid w:val="00C67798"/>
    <w:rsid w:val="00C678C7"/>
    <w:rsid w:val="00C67901"/>
    <w:rsid w:val="00C67A9F"/>
    <w:rsid w:val="00C67AE5"/>
    <w:rsid w:val="00C67B1D"/>
    <w:rsid w:val="00C67BF7"/>
    <w:rsid w:val="00C67D2E"/>
    <w:rsid w:val="00C67E3F"/>
    <w:rsid w:val="00C67F52"/>
    <w:rsid w:val="00C67FD2"/>
    <w:rsid w:val="00C7009B"/>
    <w:rsid w:val="00C700AE"/>
    <w:rsid w:val="00C700B0"/>
    <w:rsid w:val="00C70437"/>
    <w:rsid w:val="00C704E8"/>
    <w:rsid w:val="00C7086D"/>
    <w:rsid w:val="00C70989"/>
    <w:rsid w:val="00C709EC"/>
    <w:rsid w:val="00C70A7F"/>
    <w:rsid w:val="00C70C10"/>
    <w:rsid w:val="00C70C87"/>
    <w:rsid w:val="00C70CAA"/>
    <w:rsid w:val="00C70D43"/>
    <w:rsid w:val="00C70D4F"/>
    <w:rsid w:val="00C70DBD"/>
    <w:rsid w:val="00C70E0D"/>
    <w:rsid w:val="00C70E8F"/>
    <w:rsid w:val="00C7107B"/>
    <w:rsid w:val="00C710DD"/>
    <w:rsid w:val="00C711C7"/>
    <w:rsid w:val="00C712FA"/>
    <w:rsid w:val="00C714A4"/>
    <w:rsid w:val="00C71501"/>
    <w:rsid w:val="00C71639"/>
    <w:rsid w:val="00C7177B"/>
    <w:rsid w:val="00C717BE"/>
    <w:rsid w:val="00C71876"/>
    <w:rsid w:val="00C718FF"/>
    <w:rsid w:val="00C71AB2"/>
    <w:rsid w:val="00C71C03"/>
    <w:rsid w:val="00C71D6A"/>
    <w:rsid w:val="00C71E2A"/>
    <w:rsid w:val="00C71EE5"/>
    <w:rsid w:val="00C72084"/>
    <w:rsid w:val="00C7227F"/>
    <w:rsid w:val="00C72288"/>
    <w:rsid w:val="00C7250A"/>
    <w:rsid w:val="00C7299F"/>
    <w:rsid w:val="00C72A72"/>
    <w:rsid w:val="00C72AC2"/>
    <w:rsid w:val="00C72B6F"/>
    <w:rsid w:val="00C72BB1"/>
    <w:rsid w:val="00C72CA2"/>
    <w:rsid w:val="00C72CAF"/>
    <w:rsid w:val="00C72D8A"/>
    <w:rsid w:val="00C72F58"/>
    <w:rsid w:val="00C72FF5"/>
    <w:rsid w:val="00C73093"/>
    <w:rsid w:val="00C73679"/>
    <w:rsid w:val="00C736CD"/>
    <w:rsid w:val="00C73829"/>
    <w:rsid w:val="00C7397C"/>
    <w:rsid w:val="00C739E7"/>
    <w:rsid w:val="00C73B14"/>
    <w:rsid w:val="00C73BCB"/>
    <w:rsid w:val="00C73C25"/>
    <w:rsid w:val="00C73C77"/>
    <w:rsid w:val="00C73D85"/>
    <w:rsid w:val="00C73F43"/>
    <w:rsid w:val="00C73FAF"/>
    <w:rsid w:val="00C74149"/>
    <w:rsid w:val="00C741AA"/>
    <w:rsid w:val="00C744B0"/>
    <w:rsid w:val="00C746C3"/>
    <w:rsid w:val="00C7485B"/>
    <w:rsid w:val="00C74895"/>
    <w:rsid w:val="00C748C4"/>
    <w:rsid w:val="00C748FC"/>
    <w:rsid w:val="00C7494E"/>
    <w:rsid w:val="00C74B20"/>
    <w:rsid w:val="00C74C07"/>
    <w:rsid w:val="00C74C41"/>
    <w:rsid w:val="00C74D6E"/>
    <w:rsid w:val="00C74E70"/>
    <w:rsid w:val="00C74EAA"/>
    <w:rsid w:val="00C74FEE"/>
    <w:rsid w:val="00C75060"/>
    <w:rsid w:val="00C75096"/>
    <w:rsid w:val="00C751F1"/>
    <w:rsid w:val="00C75520"/>
    <w:rsid w:val="00C75654"/>
    <w:rsid w:val="00C75888"/>
    <w:rsid w:val="00C75B71"/>
    <w:rsid w:val="00C75D5E"/>
    <w:rsid w:val="00C76114"/>
    <w:rsid w:val="00C76151"/>
    <w:rsid w:val="00C764C6"/>
    <w:rsid w:val="00C7661B"/>
    <w:rsid w:val="00C766F6"/>
    <w:rsid w:val="00C767CE"/>
    <w:rsid w:val="00C7687E"/>
    <w:rsid w:val="00C76A5D"/>
    <w:rsid w:val="00C76B0B"/>
    <w:rsid w:val="00C76C8C"/>
    <w:rsid w:val="00C770DA"/>
    <w:rsid w:val="00C77248"/>
    <w:rsid w:val="00C77344"/>
    <w:rsid w:val="00C7748B"/>
    <w:rsid w:val="00C77704"/>
    <w:rsid w:val="00C7781C"/>
    <w:rsid w:val="00C7787A"/>
    <w:rsid w:val="00C7789A"/>
    <w:rsid w:val="00C77ABC"/>
    <w:rsid w:val="00C77B8B"/>
    <w:rsid w:val="00C77CE9"/>
    <w:rsid w:val="00C77CF1"/>
    <w:rsid w:val="00C77D3D"/>
    <w:rsid w:val="00C77D43"/>
    <w:rsid w:val="00C77D58"/>
    <w:rsid w:val="00C77E0C"/>
    <w:rsid w:val="00C77E5B"/>
    <w:rsid w:val="00C77F4C"/>
    <w:rsid w:val="00C8011D"/>
    <w:rsid w:val="00C801B3"/>
    <w:rsid w:val="00C802E8"/>
    <w:rsid w:val="00C8040D"/>
    <w:rsid w:val="00C8049A"/>
    <w:rsid w:val="00C805B9"/>
    <w:rsid w:val="00C805ED"/>
    <w:rsid w:val="00C80611"/>
    <w:rsid w:val="00C80769"/>
    <w:rsid w:val="00C807C2"/>
    <w:rsid w:val="00C80980"/>
    <w:rsid w:val="00C809E9"/>
    <w:rsid w:val="00C80AD2"/>
    <w:rsid w:val="00C80B99"/>
    <w:rsid w:val="00C80F3A"/>
    <w:rsid w:val="00C814F4"/>
    <w:rsid w:val="00C81542"/>
    <w:rsid w:val="00C8160B"/>
    <w:rsid w:val="00C81642"/>
    <w:rsid w:val="00C8167E"/>
    <w:rsid w:val="00C81704"/>
    <w:rsid w:val="00C8170B"/>
    <w:rsid w:val="00C8176D"/>
    <w:rsid w:val="00C81791"/>
    <w:rsid w:val="00C81859"/>
    <w:rsid w:val="00C81970"/>
    <w:rsid w:val="00C81A32"/>
    <w:rsid w:val="00C81C32"/>
    <w:rsid w:val="00C82012"/>
    <w:rsid w:val="00C8204F"/>
    <w:rsid w:val="00C82062"/>
    <w:rsid w:val="00C821DE"/>
    <w:rsid w:val="00C8257E"/>
    <w:rsid w:val="00C82718"/>
    <w:rsid w:val="00C82749"/>
    <w:rsid w:val="00C827F9"/>
    <w:rsid w:val="00C8294A"/>
    <w:rsid w:val="00C829CA"/>
    <w:rsid w:val="00C82AB7"/>
    <w:rsid w:val="00C82B13"/>
    <w:rsid w:val="00C82BFC"/>
    <w:rsid w:val="00C82C33"/>
    <w:rsid w:val="00C82CC1"/>
    <w:rsid w:val="00C82FAC"/>
    <w:rsid w:val="00C83085"/>
    <w:rsid w:val="00C830AD"/>
    <w:rsid w:val="00C83262"/>
    <w:rsid w:val="00C83279"/>
    <w:rsid w:val="00C83360"/>
    <w:rsid w:val="00C833DE"/>
    <w:rsid w:val="00C834FD"/>
    <w:rsid w:val="00C838D8"/>
    <w:rsid w:val="00C83932"/>
    <w:rsid w:val="00C83972"/>
    <w:rsid w:val="00C83C19"/>
    <w:rsid w:val="00C83D06"/>
    <w:rsid w:val="00C83E32"/>
    <w:rsid w:val="00C83E70"/>
    <w:rsid w:val="00C83F8C"/>
    <w:rsid w:val="00C83FEF"/>
    <w:rsid w:val="00C840CC"/>
    <w:rsid w:val="00C84158"/>
    <w:rsid w:val="00C841FF"/>
    <w:rsid w:val="00C8431A"/>
    <w:rsid w:val="00C84391"/>
    <w:rsid w:val="00C843E2"/>
    <w:rsid w:val="00C844D0"/>
    <w:rsid w:val="00C844D8"/>
    <w:rsid w:val="00C846F0"/>
    <w:rsid w:val="00C84845"/>
    <w:rsid w:val="00C848B3"/>
    <w:rsid w:val="00C84B3E"/>
    <w:rsid w:val="00C8535B"/>
    <w:rsid w:val="00C85423"/>
    <w:rsid w:val="00C85443"/>
    <w:rsid w:val="00C85555"/>
    <w:rsid w:val="00C856CD"/>
    <w:rsid w:val="00C85991"/>
    <w:rsid w:val="00C859B9"/>
    <w:rsid w:val="00C85B3D"/>
    <w:rsid w:val="00C85F4E"/>
    <w:rsid w:val="00C85FCB"/>
    <w:rsid w:val="00C85FD3"/>
    <w:rsid w:val="00C8605C"/>
    <w:rsid w:val="00C8606F"/>
    <w:rsid w:val="00C86075"/>
    <w:rsid w:val="00C8610F"/>
    <w:rsid w:val="00C863C3"/>
    <w:rsid w:val="00C864FB"/>
    <w:rsid w:val="00C86515"/>
    <w:rsid w:val="00C86547"/>
    <w:rsid w:val="00C86558"/>
    <w:rsid w:val="00C86815"/>
    <w:rsid w:val="00C869BC"/>
    <w:rsid w:val="00C86A91"/>
    <w:rsid w:val="00C86A92"/>
    <w:rsid w:val="00C86CBF"/>
    <w:rsid w:val="00C86E31"/>
    <w:rsid w:val="00C86E57"/>
    <w:rsid w:val="00C87034"/>
    <w:rsid w:val="00C87076"/>
    <w:rsid w:val="00C870F7"/>
    <w:rsid w:val="00C87250"/>
    <w:rsid w:val="00C87386"/>
    <w:rsid w:val="00C87426"/>
    <w:rsid w:val="00C874A8"/>
    <w:rsid w:val="00C8776D"/>
    <w:rsid w:val="00C877A7"/>
    <w:rsid w:val="00C87814"/>
    <w:rsid w:val="00C8783F"/>
    <w:rsid w:val="00C87949"/>
    <w:rsid w:val="00C87BD7"/>
    <w:rsid w:val="00C87BE4"/>
    <w:rsid w:val="00C87C01"/>
    <w:rsid w:val="00C87CDF"/>
    <w:rsid w:val="00C87D05"/>
    <w:rsid w:val="00C87E50"/>
    <w:rsid w:val="00C87E7A"/>
    <w:rsid w:val="00C87FD4"/>
    <w:rsid w:val="00C87FED"/>
    <w:rsid w:val="00C87FFA"/>
    <w:rsid w:val="00C9008F"/>
    <w:rsid w:val="00C900F7"/>
    <w:rsid w:val="00C901B8"/>
    <w:rsid w:val="00C9023B"/>
    <w:rsid w:val="00C90393"/>
    <w:rsid w:val="00C90419"/>
    <w:rsid w:val="00C90470"/>
    <w:rsid w:val="00C90697"/>
    <w:rsid w:val="00C9069A"/>
    <w:rsid w:val="00C906B0"/>
    <w:rsid w:val="00C906B7"/>
    <w:rsid w:val="00C9082D"/>
    <w:rsid w:val="00C90A94"/>
    <w:rsid w:val="00C90C69"/>
    <w:rsid w:val="00C90DDA"/>
    <w:rsid w:val="00C90ECB"/>
    <w:rsid w:val="00C9101B"/>
    <w:rsid w:val="00C91064"/>
    <w:rsid w:val="00C91068"/>
    <w:rsid w:val="00C91260"/>
    <w:rsid w:val="00C91562"/>
    <w:rsid w:val="00C9171A"/>
    <w:rsid w:val="00C91803"/>
    <w:rsid w:val="00C91906"/>
    <w:rsid w:val="00C91A39"/>
    <w:rsid w:val="00C91A63"/>
    <w:rsid w:val="00C91AA3"/>
    <w:rsid w:val="00C91B33"/>
    <w:rsid w:val="00C91C3E"/>
    <w:rsid w:val="00C91EE7"/>
    <w:rsid w:val="00C91FB3"/>
    <w:rsid w:val="00C91FDA"/>
    <w:rsid w:val="00C91FFE"/>
    <w:rsid w:val="00C92097"/>
    <w:rsid w:val="00C9221C"/>
    <w:rsid w:val="00C922D2"/>
    <w:rsid w:val="00C92472"/>
    <w:rsid w:val="00C924AD"/>
    <w:rsid w:val="00C926B8"/>
    <w:rsid w:val="00C9275C"/>
    <w:rsid w:val="00C92924"/>
    <w:rsid w:val="00C92B8B"/>
    <w:rsid w:val="00C92C24"/>
    <w:rsid w:val="00C92C6F"/>
    <w:rsid w:val="00C92D5C"/>
    <w:rsid w:val="00C92E3F"/>
    <w:rsid w:val="00C930C7"/>
    <w:rsid w:val="00C931B5"/>
    <w:rsid w:val="00C932F1"/>
    <w:rsid w:val="00C9346E"/>
    <w:rsid w:val="00C934F4"/>
    <w:rsid w:val="00C9351B"/>
    <w:rsid w:val="00C93596"/>
    <w:rsid w:val="00C935E4"/>
    <w:rsid w:val="00C936D8"/>
    <w:rsid w:val="00C937A9"/>
    <w:rsid w:val="00C93975"/>
    <w:rsid w:val="00C93B61"/>
    <w:rsid w:val="00C93DC8"/>
    <w:rsid w:val="00C93E26"/>
    <w:rsid w:val="00C93E79"/>
    <w:rsid w:val="00C9401E"/>
    <w:rsid w:val="00C94108"/>
    <w:rsid w:val="00C9417B"/>
    <w:rsid w:val="00C941F6"/>
    <w:rsid w:val="00C94500"/>
    <w:rsid w:val="00C94518"/>
    <w:rsid w:val="00C94528"/>
    <w:rsid w:val="00C946AA"/>
    <w:rsid w:val="00C94757"/>
    <w:rsid w:val="00C9477B"/>
    <w:rsid w:val="00C948DA"/>
    <w:rsid w:val="00C94957"/>
    <w:rsid w:val="00C94982"/>
    <w:rsid w:val="00C94BB6"/>
    <w:rsid w:val="00C94DF7"/>
    <w:rsid w:val="00C94E4F"/>
    <w:rsid w:val="00C95010"/>
    <w:rsid w:val="00C9505B"/>
    <w:rsid w:val="00C95187"/>
    <w:rsid w:val="00C95338"/>
    <w:rsid w:val="00C9539A"/>
    <w:rsid w:val="00C9545E"/>
    <w:rsid w:val="00C954D5"/>
    <w:rsid w:val="00C956D5"/>
    <w:rsid w:val="00C9573D"/>
    <w:rsid w:val="00C957A3"/>
    <w:rsid w:val="00C957F4"/>
    <w:rsid w:val="00C958F1"/>
    <w:rsid w:val="00C9590D"/>
    <w:rsid w:val="00C95A07"/>
    <w:rsid w:val="00C95B62"/>
    <w:rsid w:val="00C95DFD"/>
    <w:rsid w:val="00C95F33"/>
    <w:rsid w:val="00C9610F"/>
    <w:rsid w:val="00C9627D"/>
    <w:rsid w:val="00C962C7"/>
    <w:rsid w:val="00C9633D"/>
    <w:rsid w:val="00C9659A"/>
    <w:rsid w:val="00C965B4"/>
    <w:rsid w:val="00C966C1"/>
    <w:rsid w:val="00C96723"/>
    <w:rsid w:val="00C96916"/>
    <w:rsid w:val="00C969A5"/>
    <w:rsid w:val="00C96B70"/>
    <w:rsid w:val="00C96C47"/>
    <w:rsid w:val="00C96CCC"/>
    <w:rsid w:val="00C96CD0"/>
    <w:rsid w:val="00C96D63"/>
    <w:rsid w:val="00C96D90"/>
    <w:rsid w:val="00C9707B"/>
    <w:rsid w:val="00C971D9"/>
    <w:rsid w:val="00C9727F"/>
    <w:rsid w:val="00C972D5"/>
    <w:rsid w:val="00C9731E"/>
    <w:rsid w:val="00C97405"/>
    <w:rsid w:val="00C97821"/>
    <w:rsid w:val="00C97970"/>
    <w:rsid w:val="00C97D93"/>
    <w:rsid w:val="00C97E33"/>
    <w:rsid w:val="00C97F76"/>
    <w:rsid w:val="00CA0042"/>
    <w:rsid w:val="00CA06D4"/>
    <w:rsid w:val="00CA0857"/>
    <w:rsid w:val="00CA09C1"/>
    <w:rsid w:val="00CA0A5A"/>
    <w:rsid w:val="00CA0B0B"/>
    <w:rsid w:val="00CA0B64"/>
    <w:rsid w:val="00CA0BCA"/>
    <w:rsid w:val="00CA0EDA"/>
    <w:rsid w:val="00CA0FA1"/>
    <w:rsid w:val="00CA0FCB"/>
    <w:rsid w:val="00CA110E"/>
    <w:rsid w:val="00CA141D"/>
    <w:rsid w:val="00CA1422"/>
    <w:rsid w:val="00CA144F"/>
    <w:rsid w:val="00CA1496"/>
    <w:rsid w:val="00CA14C6"/>
    <w:rsid w:val="00CA14F9"/>
    <w:rsid w:val="00CA17A7"/>
    <w:rsid w:val="00CA181F"/>
    <w:rsid w:val="00CA193C"/>
    <w:rsid w:val="00CA19CB"/>
    <w:rsid w:val="00CA1A37"/>
    <w:rsid w:val="00CA1B0A"/>
    <w:rsid w:val="00CA1B5D"/>
    <w:rsid w:val="00CA1BEA"/>
    <w:rsid w:val="00CA1CBA"/>
    <w:rsid w:val="00CA1E7D"/>
    <w:rsid w:val="00CA1EFA"/>
    <w:rsid w:val="00CA1F9C"/>
    <w:rsid w:val="00CA2152"/>
    <w:rsid w:val="00CA21A6"/>
    <w:rsid w:val="00CA2464"/>
    <w:rsid w:val="00CA24AD"/>
    <w:rsid w:val="00CA2592"/>
    <w:rsid w:val="00CA2706"/>
    <w:rsid w:val="00CA2719"/>
    <w:rsid w:val="00CA2742"/>
    <w:rsid w:val="00CA2757"/>
    <w:rsid w:val="00CA2A77"/>
    <w:rsid w:val="00CA2AE4"/>
    <w:rsid w:val="00CA2F0F"/>
    <w:rsid w:val="00CA2F47"/>
    <w:rsid w:val="00CA2F63"/>
    <w:rsid w:val="00CA304F"/>
    <w:rsid w:val="00CA309E"/>
    <w:rsid w:val="00CA30A8"/>
    <w:rsid w:val="00CA3200"/>
    <w:rsid w:val="00CA357E"/>
    <w:rsid w:val="00CA358D"/>
    <w:rsid w:val="00CA35B3"/>
    <w:rsid w:val="00CA3658"/>
    <w:rsid w:val="00CA37BE"/>
    <w:rsid w:val="00CA37C8"/>
    <w:rsid w:val="00CA380F"/>
    <w:rsid w:val="00CA385B"/>
    <w:rsid w:val="00CA38CB"/>
    <w:rsid w:val="00CA3960"/>
    <w:rsid w:val="00CA3AA1"/>
    <w:rsid w:val="00CA3AA8"/>
    <w:rsid w:val="00CA3EE0"/>
    <w:rsid w:val="00CA3EEA"/>
    <w:rsid w:val="00CA3F48"/>
    <w:rsid w:val="00CA3F5B"/>
    <w:rsid w:val="00CA3F70"/>
    <w:rsid w:val="00CA3FF1"/>
    <w:rsid w:val="00CA4036"/>
    <w:rsid w:val="00CA4196"/>
    <w:rsid w:val="00CA42FC"/>
    <w:rsid w:val="00CA4384"/>
    <w:rsid w:val="00CA43D4"/>
    <w:rsid w:val="00CA45A9"/>
    <w:rsid w:val="00CA45C2"/>
    <w:rsid w:val="00CA466D"/>
    <w:rsid w:val="00CA4672"/>
    <w:rsid w:val="00CA4689"/>
    <w:rsid w:val="00CA48B8"/>
    <w:rsid w:val="00CA493F"/>
    <w:rsid w:val="00CA4960"/>
    <w:rsid w:val="00CA49F4"/>
    <w:rsid w:val="00CA4ABB"/>
    <w:rsid w:val="00CA4BE1"/>
    <w:rsid w:val="00CA4C12"/>
    <w:rsid w:val="00CA4C66"/>
    <w:rsid w:val="00CA4C90"/>
    <w:rsid w:val="00CA4D1B"/>
    <w:rsid w:val="00CA4D42"/>
    <w:rsid w:val="00CA4DD9"/>
    <w:rsid w:val="00CA4DDD"/>
    <w:rsid w:val="00CA4FA8"/>
    <w:rsid w:val="00CA5094"/>
    <w:rsid w:val="00CA511B"/>
    <w:rsid w:val="00CA523D"/>
    <w:rsid w:val="00CA52D5"/>
    <w:rsid w:val="00CA54F8"/>
    <w:rsid w:val="00CA552A"/>
    <w:rsid w:val="00CA57FC"/>
    <w:rsid w:val="00CA5AFD"/>
    <w:rsid w:val="00CA5C36"/>
    <w:rsid w:val="00CA5C37"/>
    <w:rsid w:val="00CA5DAB"/>
    <w:rsid w:val="00CA5E3A"/>
    <w:rsid w:val="00CA5E8F"/>
    <w:rsid w:val="00CA5EA0"/>
    <w:rsid w:val="00CA5EC4"/>
    <w:rsid w:val="00CA5EFD"/>
    <w:rsid w:val="00CA5F89"/>
    <w:rsid w:val="00CA60DE"/>
    <w:rsid w:val="00CA611C"/>
    <w:rsid w:val="00CA6156"/>
    <w:rsid w:val="00CA6309"/>
    <w:rsid w:val="00CA6360"/>
    <w:rsid w:val="00CA6610"/>
    <w:rsid w:val="00CA66AE"/>
    <w:rsid w:val="00CA673A"/>
    <w:rsid w:val="00CA6895"/>
    <w:rsid w:val="00CA69DE"/>
    <w:rsid w:val="00CA6A00"/>
    <w:rsid w:val="00CA6BA8"/>
    <w:rsid w:val="00CA6E12"/>
    <w:rsid w:val="00CA6E82"/>
    <w:rsid w:val="00CA7090"/>
    <w:rsid w:val="00CA70C3"/>
    <w:rsid w:val="00CA740C"/>
    <w:rsid w:val="00CA76D2"/>
    <w:rsid w:val="00CA7723"/>
    <w:rsid w:val="00CA790A"/>
    <w:rsid w:val="00CA797A"/>
    <w:rsid w:val="00CA7A16"/>
    <w:rsid w:val="00CA7BE6"/>
    <w:rsid w:val="00CA7C92"/>
    <w:rsid w:val="00CA7CCF"/>
    <w:rsid w:val="00CA7EB6"/>
    <w:rsid w:val="00CA7FA9"/>
    <w:rsid w:val="00CB001C"/>
    <w:rsid w:val="00CB0068"/>
    <w:rsid w:val="00CB013A"/>
    <w:rsid w:val="00CB045F"/>
    <w:rsid w:val="00CB0478"/>
    <w:rsid w:val="00CB049F"/>
    <w:rsid w:val="00CB062E"/>
    <w:rsid w:val="00CB06E2"/>
    <w:rsid w:val="00CB07DD"/>
    <w:rsid w:val="00CB0900"/>
    <w:rsid w:val="00CB090A"/>
    <w:rsid w:val="00CB0926"/>
    <w:rsid w:val="00CB0988"/>
    <w:rsid w:val="00CB0B1E"/>
    <w:rsid w:val="00CB0CEA"/>
    <w:rsid w:val="00CB0E9D"/>
    <w:rsid w:val="00CB0EEF"/>
    <w:rsid w:val="00CB10F1"/>
    <w:rsid w:val="00CB1169"/>
    <w:rsid w:val="00CB121C"/>
    <w:rsid w:val="00CB1455"/>
    <w:rsid w:val="00CB1533"/>
    <w:rsid w:val="00CB17AA"/>
    <w:rsid w:val="00CB1826"/>
    <w:rsid w:val="00CB1860"/>
    <w:rsid w:val="00CB193C"/>
    <w:rsid w:val="00CB1A34"/>
    <w:rsid w:val="00CB1B03"/>
    <w:rsid w:val="00CB1CE0"/>
    <w:rsid w:val="00CB1D16"/>
    <w:rsid w:val="00CB1EBB"/>
    <w:rsid w:val="00CB1F56"/>
    <w:rsid w:val="00CB1F65"/>
    <w:rsid w:val="00CB1FAB"/>
    <w:rsid w:val="00CB1FAF"/>
    <w:rsid w:val="00CB2064"/>
    <w:rsid w:val="00CB207C"/>
    <w:rsid w:val="00CB2132"/>
    <w:rsid w:val="00CB21D3"/>
    <w:rsid w:val="00CB21F6"/>
    <w:rsid w:val="00CB2497"/>
    <w:rsid w:val="00CB24FA"/>
    <w:rsid w:val="00CB2550"/>
    <w:rsid w:val="00CB255E"/>
    <w:rsid w:val="00CB281F"/>
    <w:rsid w:val="00CB2857"/>
    <w:rsid w:val="00CB28C8"/>
    <w:rsid w:val="00CB28DE"/>
    <w:rsid w:val="00CB2945"/>
    <w:rsid w:val="00CB2CEC"/>
    <w:rsid w:val="00CB2D43"/>
    <w:rsid w:val="00CB2D93"/>
    <w:rsid w:val="00CB2E9B"/>
    <w:rsid w:val="00CB3071"/>
    <w:rsid w:val="00CB30BA"/>
    <w:rsid w:val="00CB3130"/>
    <w:rsid w:val="00CB33CF"/>
    <w:rsid w:val="00CB360C"/>
    <w:rsid w:val="00CB37B7"/>
    <w:rsid w:val="00CB385D"/>
    <w:rsid w:val="00CB3871"/>
    <w:rsid w:val="00CB3AFD"/>
    <w:rsid w:val="00CB3B30"/>
    <w:rsid w:val="00CB3B68"/>
    <w:rsid w:val="00CB3BE0"/>
    <w:rsid w:val="00CB3F48"/>
    <w:rsid w:val="00CB4016"/>
    <w:rsid w:val="00CB4080"/>
    <w:rsid w:val="00CB40B4"/>
    <w:rsid w:val="00CB40C8"/>
    <w:rsid w:val="00CB4249"/>
    <w:rsid w:val="00CB4310"/>
    <w:rsid w:val="00CB439C"/>
    <w:rsid w:val="00CB44A4"/>
    <w:rsid w:val="00CB45EB"/>
    <w:rsid w:val="00CB46B6"/>
    <w:rsid w:val="00CB475D"/>
    <w:rsid w:val="00CB488D"/>
    <w:rsid w:val="00CB4A9F"/>
    <w:rsid w:val="00CB4C78"/>
    <w:rsid w:val="00CB4C9E"/>
    <w:rsid w:val="00CB4D2B"/>
    <w:rsid w:val="00CB4D9F"/>
    <w:rsid w:val="00CB4E7C"/>
    <w:rsid w:val="00CB4EE9"/>
    <w:rsid w:val="00CB509B"/>
    <w:rsid w:val="00CB5845"/>
    <w:rsid w:val="00CB5938"/>
    <w:rsid w:val="00CB5A85"/>
    <w:rsid w:val="00CB5AF5"/>
    <w:rsid w:val="00CB5D22"/>
    <w:rsid w:val="00CB5D4A"/>
    <w:rsid w:val="00CB5E38"/>
    <w:rsid w:val="00CB5FEA"/>
    <w:rsid w:val="00CB63BE"/>
    <w:rsid w:val="00CB6693"/>
    <w:rsid w:val="00CB6806"/>
    <w:rsid w:val="00CB6862"/>
    <w:rsid w:val="00CB6AAF"/>
    <w:rsid w:val="00CB6C14"/>
    <w:rsid w:val="00CB6F83"/>
    <w:rsid w:val="00CB71D1"/>
    <w:rsid w:val="00CB7275"/>
    <w:rsid w:val="00CB7318"/>
    <w:rsid w:val="00CB74A5"/>
    <w:rsid w:val="00CB751B"/>
    <w:rsid w:val="00CB7564"/>
    <w:rsid w:val="00CB7576"/>
    <w:rsid w:val="00CB75A7"/>
    <w:rsid w:val="00CB7756"/>
    <w:rsid w:val="00CB7882"/>
    <w:rsid w:val="00CB78D1"/>
    <w:rsid w:val="00CB79C8"/>
    <w:rsid w:val="00CB79CF"/>
    <w:rsid w:val="00CB7A06"/>
    <w:rsid w:val="00CB7A79"/>
    <w:rsid w:val="00CB7AE2"/>
    <w:rsid w:val="00CB7C27"/>
    <w:rsid w:val="00CB7D2A"/>
    <w:rsid w:val="00CB7E38"/>
    <w:rsid w:val="00CB7E8C"/>
    <w:rsid w:val="00CB7F59"/>
    <w:rsid w:val="00CC005A"/>
    <w:rsid w:val="00CC0153"/>
    <w:rsid w:val="00CC015D"/>
    <w:rsid w:val="00CC017B"/>
    <w:rsid w:val="00CC018E"/>
    <w:rsid w:val="00CC030E"/>
    <w:rsid w:val="00CC03B4"/>
    <w:rsid w:val="00CC0431"/>
    <w:rsid w:val="00CC043D"/>
    <w:rsid w:val="00CC04F1"/>
    <w:rsid w:val="00CC05DE"/>
    <w:rsid w:val="00CC06A5"/>
    <w:rsid w:val="00CC06B5"/>
    <w:rsid w:val="00CC0720"/>
    <w:rsid w:val="00CC0C23"/>
    <w:rsid w:val="00CC0C92"/>
    <w:rsid w:val="00CC0E4F"/>
    <w:rsid w:val="00CC0F16"/>
    <w:rsid w:val="00CC0FA7"/>
    <w:rsid w:val="00CC0FC3"/>
    <w:rsid w:val="00CC100C"/>
    <w:rsid w:val="00CC1255"/>
    <w:rsid w:val="00CC13E8"/>
    <w:rsid w:val="00CC14BC"/>
    <w:rsid w:val="00CC14D8"/>
    <w:rsid w:val="00CC1717"/>
    <w:rsid w:val="00CC1736"/>
    <w:rsid w:val="00CC1753"/>
    <w:rsid w:val="00CC18C2"/>
    <w:rsid w:val="00CC18D9"/>
    <w:rsid w:val="00CC1913"/>
    <w:rsid w:val="00CC1B3B"/>
    <w:rsid w:val="00CC1E3A"/>
    <w:rsid w:val="00CC1ED4"/>
    <w:rsid w:val="00CC22BD"/>
    <w:rsid w:val="00CC22F8"/>
    <w:rsid w:val="00CC2315"/>
    <w:rsid w:val="00CC24D0"/>
    <w:rsid w:val="00CC269C"/>
    <w:rsid w:val="00CC2A3F"/>
    <w:rsid w:val="00CC2A79"/>
    <w:rsid w:val="00CC2DCC"/>
    <w:rsid w:val="00CC3185"/>
    <w:rsid w:val="00CC318A"/>
    <w:rsid w:val="00CC31F1"/>
    <w:rsid w:val="00CC338A"/>
    <w:rsid w:val="00CC37F4"/>
    <w:rsid w:val="00CC3923"/>
    <w:rsid w:val="00CC3B5F"/>
    <w:rsid w:val="00CC3C75"/>
    <w:rsid w:val="00CC3F14"/>
    <w:rsid w:val="00CC3F15"/>
    <w:rsid w:val="00CC40AD"/>
    <w:rsid w:val="00CC44BF"/>
    <w:rsid w:val="00CC4732"/>
    <w:rsid w:val="00CC49F6"/>
    <w:rsid w:val="00CC4A51"/>
    <w:rsid w:val="00CC4AE2"/>
    <w:rsid w:val="00CC4B3A"/>
    <w:rsid w:val="00CC4BA8"/>
    <w:rsid w:val="00CC4BAE"/>
    <w:rsid w:val="00CC4C94"/>
    <w:rsid w:val="00CC4CB5"/>
    <w:rsid w:val="00CC4D6B"/>
    <w:rsid w:val="00CC51D4"/>
    <w:rsid w:val="00CC524B"/>
    <w:rsid w:val="00CC5446"/>
    <w:rsid w:val="00CC57DA"/>
    <w:rsid w:val="00CC589B"/>
    <w:rsid w:val="00CC58B2"/>
    <w:rsid w:val="00CC58C2"/>
    <w:rsid w:val="00CC59D2"/>
    <w:rsid w:val="00CC5A5F"/>
    <w:rsid w:val="00CC5B97"/>
    <w:rsid w:val="00CC5E7D"/>
    <w:rsid w:val="00CC60CE"/>
    <w:rsid w:val="00CC6142"/>
    <w:rsid w:val="00CC645F"/>
    <w:rsid w:val="00CC6792"/>
    <w:rsid w:val="00CC6824"/>
    <w:rsid w:val="00CC6828"/>
    <w:rsid w:val="00CC6BC7"/>
    <w:rsid w:val="00CC6D1D"/>
    <w:rsid w:val="00CC6E8C"/>
    <w:rsid w:val="00CC6EFA"/>
    <w:rsid w:val="00CC6FB5"/>
    <w:rsid w:val="00CC6FF6"/>
    <w:rsid w:val="00CC70DD"/>
    <w:rsid w:val="00CC710E"/>
    <w:rsid w:val="00CC7160"/>
    <w:rsid w:val="00CC73BF"/>
    <w:rsid w:val="00CC75B8"/>
    <w:rsid w:val="00CC7925"/>
    <w:rsid w:val="00CC7AF1"/>
    <w:rsid w:val="00CC7B83"/>
    <w:rsid w:val="00CC7B8A"/>
    <w:rsid w:val="00CC7CBF"/>
    <w:rsid w:val="00CD001E"/>
    <w:rsid w:val="00CD0035"/>
    <w:rsid w:val="00CD0050"/>
    <w:rsid w:val="00CD00E6"/>
    <w:rsid w:val="00CD02AB"/>
    <w:rsid w:val="00CD03E3"/>
    <w:rsid w:val="00CD052A"/>
    <w:rsid w:val="00CD055A"/>
    <w:rsid w:val="00CD088D"/>
    <w:rsid w:val="00CD0926"/>
    <w:rsid w:val="00CD0A10"/>
    <w:rsid w:val="00CD0A58"/>
    <w:rsid w:val="00CD0A8C"/>
    <w:rsid w:val="00CD0AC1"/>
    <w:rsid w:val="00CD0ADE"/>
    <w:rsid w:val="00CD0B0E"/>
    <w:rsid w:val="00CD0B43"/>
    <w:rsid w:val="00CD0C5A"/>
    <w:rsid w:val="00CD0E1A"/>
    <w:rsid w:val="00CD0EF7"/>
    <w:rsid w:val="00CD0F0B"/>
    <w:rsid w:val="00CD11CC"/>
    <w:rsid w:val="00CD11E4"/>
    <w:rsid w:val="00CD1333"/>
    <w:rsid w:val="00CD136A"/>
    <w:rsid w:val="00CD1656"/>
    <w:rsid w:val="00CD169D"/>
    <w:rsid w:val="00CD183F"/>
    <w:rsid w:val="00CD1A92"/>
    <w:rsid w:val="00CD1B0D"/>
    <w:rsid w:val="00CD1B91"/>
    <w:rsid w:val="00CD1C2B"/>
    <w:rsid w:val="00CD1CE7"/>
    <w:rsid w:val="00CD1D84"/>
    <w:rsid w:val="00CD1DFA"/>
    <w:rsid w:val="00CD1E05"/>
    <w:rsid w:val="00CD1F0A"/>
    <w:rsid w:val="00CD2378"/>
    <w:rsid w:val="00CD2409"/>
    <w:rsid w:val="00CD245C"/>
    <w:rsid w:val="00CD2721"/>
    <w:rsid w:val="00CD27E9"/>
    <w:rsid w:val="00CD2819"/>
    <w:rsid w:val="00CD284A"/>
    <w:rsid w:val="00CD284E"/>
    <w:rsid w:val="00CD290E"/>
    <w:rsid w:val="00CD2989"/>
    <w:rsid w:val="00CD29DA"/>
    <w:rsid w:val="00CD2A41"/>
    <w:rsid w:val="00CD2A49"/>
    <w:rsid w:val="00CD2A76"/>
    <w:rsid w:val="00CD2AA7"/>
    <w:rsid w:val="00CD2CDA"/>
    <w:rsid w:val="00CD2D64"/>
    <w:rsid w:val="00CD2EEC"/>
    <w:rsid w:val="00CD2FAE"/>
    <w:rsid w:val="00CD31FF"/>
    <w:rsid w:val="00CD322C"/>
    <w:rsid w:val="00CD3461"/>
    <w:rsid w:val="00CD34A3"/>
    <w:rsid w:val="00CD34A6"/>
    <w:rsid w:val="00CD3654"/>
    <w:rsid w:val="00CD38F6"/>
    <w:rsid w:val="00CD3A05"/>
    <w:rsid w:val="00CD3AE6"/>
    <w:rsid w:val="00CD3B16"/>
    <w:rsid w:val="00CD3C3F"/>
    <w:rsid w:val="00CD3D3F"/>
    <w:rsid w:val="00CD4068"/>
    <w:rsid w:val="00CD4121"/>
    <w:rsid w:val="00CD418E"/>
    <w:rsid w:val="00CD41EA"/>
    <w:rsid w:val="00CD41EE"/>
    <w:rsid w:val="00CD42A0"/>
    <w:rsid w:val="00CD4325"/>
    <w:rsid w:val="00CD433E"/>
    <w:rsid w:val="00CD43A5"/>
    <w:rsid w:val="00CD463E"/>
    <w:rsid w:val="00CD4816"/>
    <w:rsid w:val="00CD4A59"/>
    <w:rsid w:val="00CD4AD1"/>
    <w:rsid w:val="00CD4BBF"/>
    <w:rsid w:val="00CD4CA4"/>
    <w:rsid w:val="00CD4E6D"/>
    <w:rsid w:val="00CD4E76"/>
    <w:rsid w:val="00CD4ED6"/>
    <w:rsid w:val="00CD50AB"/>
    <w:rsid w:val="00CD50AE"/>
    <w:rsid w:val="00CD515F"/>
    <w:rsid w:val="00CD532C"/>
    <w:rsid w:val="00CD549A"/>
    <w:rsid w:val="00CD554E"/>
    <w:rsid w:val="00CD5580"/>
    <w:rsid w:val="00CD563A"/>
    <w:rsid w:val="00CD56DA"/>
    <w:rsid w:val="00CD57A8"/>
    <w:rsid w:val="00CD59C3"/>
    <w:rsid w:val="00CD5A3E"/>
    <w:rsid w:val="00CD5B98"/>
    <w:rsid w:val="00CD5CF5"/>
    <w:rsid w:val="00CD5D41"/>
    <w:rsid w:val="00CD5D89"/>
    <w:rsid w:val="00CD5E61"/>
    <w:rsid w:val="00CD5EFF"/>
    <w:rsid w:val="00CD6039"/>
    <w:rsid w:val="00CD630E"/>
    <w:rsid w:val="00CD6381"/>
    <w:rsid w:val="00CD63FF"/>
    <w:rsid w:val="00CD66DD"/>
    <w:rsid w:val="00CD67C7"/>
    <w:rsid w:val="00CD6817"/>
    <w:rsid w:val="00CD68D4"/>
    <w:rsid w:val="00CD69EB"/>
    <w:rsid w:val="00CD6C45"/>
    <w:rsid w:val="00CD6CC9"/>
    <w:rsid w:val="00CD6F40"/>
    <w:rsid w:val="00CD7074"/>
    <w:rsid w:val="00CD7187"/>
    <w:rsid w:val="00CD71DC"/>
    <w:rsid w:val="00CD75D0"/>
    <w:rsid w:val="00CD763E"/>
    <w:rsid w:val="00CD7667"/>
    <w:rsid w:val="00CD76F7"/>
    <w:rsid w:val="00CD7864"/>
    <w:rsid w:val="00CD78D1"/>
    <w:rsid w:val="00CD78F9"/>
    <w:rsid w:val="00CD7989"/>
    <w:rsid w:val="00CD79B6"/>
    <w:rsid w:val="00CD79D7"/>
    <w:rsid w:val="00CD79EB"/>
    <w:rsid w:val="00CD7A8F"/>
    <w:rsid w:val="00CD7BA7"/>
    <w:rsid w:val="00CD7C16"/>
    <w:rsid w:val="00CD7C91"/>
    <w:rsid w:val="00CD7D38"/>
    <w:rsid w:val="00CD7EBE"/>
    <w:rsid w:val="00CD7F7B"/>
    <w:rsid w:val="00CD7FE3"/>
    <w:rsid w:val="00CE0196"/>
    <w:rsid w:val="00CE01E3"/>
    <w:rsid w:val="00CE01EC"/>
    <w:rsid w:val="00CE0476"/>
    <w:rsid w:val="00CE0686"/>
    <w:rsid w:val="00CE06B2"/>
    <w:rsid w:val="00CE06BE"/>
    <w:rsid w:val="00CE07D7"/>
    <w:rsid w:val="00CE08C0"/>
    <w:rsid w:val="00CE091C"/>
    <w:rsid w:val="00CE0921"/>
    <w:rsid w:val="00CE0CC2"/>
    <w:rsid w:val="00CE0D46"/>
    <w:rsid w:val="00CE120C"/>
    <w:rsid w:val="00CE12B0"/>
    <w:rsid w:val="00CE1372"/>
    <w:rsid w:val="00CE138A"/>
    <w:rsid w:val="00CE1452"/>
    <w:rsid w:val="00CE162A"/>
    <w:rsid w:val="00CE180A"/>
    <w:rsid w:val="00CE196B"/>
    <w:rsid w:val="00CE19D2"/>
    <w:rsid w:val="00CE1D29"/>
    <w:rsid w:val="00CE1D36"/>
    <w:rsid w:val="00CE1D3A"/>
    <w:rsid w:val="00CE1DC6"/>
    <w:rsid w:val="00CE1E31"/>
    <w:rsid w:val="00CE1EEC"/>
    <w:rsid w:val="00CE1FC5"/>
    <w:rsid w:val="00CE2095"/>
    <w:rsid w:val="00CE2097"/>
    <w:rsid w:val="00CE2132"/>
    <w:rsid w:val="00CE2213"/>
    <w:rsid w:val="00CE2256"/>
    <w:rsid w:val="00CE25CB"/>
    <w:rsid w:val="00CE281B"/>
    <w:rsid w:val="00CE2821"/>
    <w:rsid w:val="00CE29E7"/>
    <w:rsid w:val="00CE2A62"/>
    <w:rsid w:val="00CE2ACF"/>
    <w:rsid w:val="00CE2AE0"/>
    <w:rsid w:val="00CE2B09"/>
    <w:rsid w:val="00CE2C04"/>
    <w:rsid w:val="00CE30A4"/>
    <w:rsid w:val="00CE3342"/>
    <w:rsid w:val="00CE3429"/>
    <w:rsid w:val="00CE34D8"/>
    <w:rsid w:val="00CE36BD"/>
    <w:rsid w:val="00CE3812"/>
    <w:rsid w:val="00CE381D"/>
    <w:rsid w:val="00CE3AFC"/>
    <w:rsid w:val="00CE3B84"/>
    <w:rsid w:val="00CE3C3D"/>
    <w:rsid w:val="00CE3CD1"/>
    <w:rsid w:val="00CE3EE9"/>
    <w:rsid w:val="00CE3FF0"/>
    <w:rsid w:val="00CE414A"/>
    <w:rsid w:val="00CE431B"/>
    <w:rsid w:val="00CE43AE"/>
    <w:rsid w:val="00CE4475"/>
    <w:rsid w:val="00CE45FE"/>
    <w:rsid w:val="00CE461F"/>
    <w:rsid w:val="00CE4636"/>
    <w:rsid w:val="00CE46ED"/>
    <w:rsid w:val="00CE47D7"/>
    <w:rsid w:val="00CE4818"/>
    <w:rsid w:val="00CE48A1"/>
    <w:rsid w:val="00CE48AB"/>
    <w:rsid w:val="00CE4925"/>
    <w:rsid w:val="00CE4AB8"/>
    <w:rsid w:val="00CE4CE0"/>
    <w:rsid w:val="00CE4D16"/>
    <w:rsid w:val="00CE4D9B"/>
    <w:rsid w:val="00CE4EB7"/>
    <w:rsid w:val="00CE4EEE"/>
    <w:rsid w:val="00CE5166"/>
    <w:rsid w:val="00CE528B"/>
    <w:rsid w:val="00CE529E"/>
    <w:rsid w:val="00CE5312"/>
    <w:rsid w:val="00CE541F"/>
    <w:rsid w:val="00CE5492"/>
    <w:rsid w:val="00CE56EC"/>
    <w:rsid w:val="00CE56F0"/>
    <w:rsid w:val="00CE5771"/>
    <w:rsid w:val="00CE5812"/>
    <w:rsid w:val="00CE587C"/>
    <w:rsid w:val="00CE5893"/>
    <w:rsid w:val="00CE5995"/>
    <w:rsid w:val="00CE5C2F"/>
    <w:rsid w:val="00CE5CD0"/>
    <w:rsid w:val="00CE5E28"/>
    <w:rsid w:val="00CE6116"/>
    <w:rsid w:val="00CE61AE"/>
    <w:rsid w:val="00CE61DF"/>
    <w:rsid w:val="00CE6210"/>
    <w:rsid w:val="00CE6552"/>
    <w:rsid w:val="00CE69FF"/>
    <w:rsid w:val="00CE6ACF"/>
    <w:rsid w:val="00CE6D9C"/>
    <w:rsid w:val="00CE6E2D"/>
    <w:rsid w:val="00CE716D"/>
    <w:rsid w:val="00CE71C3"/>
    <w:rsid w:val="00CE71FB"/>
    <w:rsid w:val="00CE721B"/>
    <w:rsid w:val="00CE727D"/>
    <w:rsid w:val="00CE7315"/>
    <w:rsid w:val="00CE732D"/>
    <w:rsid w:val="00CE7395"/>
    <w:rsid w:val="00CE739A"/>
    <w:rsid w:val="00CE7530"/>
    <w:rsid w:val="00CE7583"/>
    <w:rsid w:val="00CE7585"/>
    <w:rsid w:val="00CE7615"/>
    <w:rsid w:val="00CE761A"/>
    <w:rsid w:val="00CE7638"/>
    <w:rsid w:val="00CE78CF"/>
    <w:rsid w:val="00CE7BD4"/>
    <w:rsid w:val="00CE7BF8"/>
    <w:rsid w:val="00CE7CD2"/>
    <w:rsid w:val="00CE7D39"/>
    <w:rsid w:val="00CE7E0D"/>
    <w:rsid w:val="00CE7FD2"/>
    <w:rsid w:val="00CF004D"/>
    <w:rsid w:val="00CF00CC"/>
    <w:rsid w:val="00CF013C"/>
    <w:rsid w:val="00CF0276"/>
    <w:rsid w:val="00CF028C"/>
    <w:rsid w:val="00CF02D1"/>
    <w:rsid w:val="00CF03BA"/>
    <w:rsid w:val="00CF03E0"/>
    <w:rsid w:val="00CF0456"/>
    <w:rsid w:val="00CF05CD"/>
    <w:rsid w:val="00CF0664"/>
    <w:rsid w:val="00CF06C6"/>
    <w:rsid w:val="00CF06C8"/>
    <w:rsid w:val="00CF089E"/>
    <w:rsid w:val="00CF0A5F"/>
    <w:rsid w:val="00CF0AA6"/>
    <w:rsid w:val="00CF0C97"/>
    <w:rsid w:val="00CF0DAF"/>
    <w:rsid w:val="00CF0DD8"/>
    <w:rsid w:val="00CF0DF6"/>
    <w:rsid w:val="00CF0E4F"/>
    <w:rsid w:val="00CF10A6"/>
    <w:rsid w:val="00CF115B"/>
    <w:rsid w:val="00CF1448"/>
    <w:rsid w:val="00CF1588"/>
    <w:rsid w:val="00CF199A"/>
    <w:rsid w:val="00CF19CD"/>
    <w:rsid w:val="00CF1A6B"/>
    <w:rsid w:val="00CF1A88"/>
    <w:rsid w:val="00CF1B66"/>
    <w:rsid w:val="00CF1C5B"/>
    <w:rsid w:val="00CF1CB0"/>
    <w:rsid w:val="00CF1CCC"/>
    <w:rsid w:val="00CF1D62"/>
    <w:rsid w:val="00CF1E19"/>
    <w:rsid w:val="00CF2003"/>
    <w:rsid w:val="00CF209B"/>
    <w:rsid w:val="00CF23E7"/>
    <w:rsid w:val="00CF23FC"/>
    <w:rsid w:val="00CF247D"/>
    <w:rsid w:val="00CF25FA"/>
    <w:rsid w:val="00CF26D7"/>
    <w:rsid w:val="00CF27EA"/>
    <w:rsid w:val="00CF2917"/>
    <w:rsid w:val="00CF2A14"/>
    <w:rsid w:val="00CF2AB4"/>
    <w:rsid w:val="00CF2B65"/>
    <w:rsid w:val="00CF2BD0"/>
    <w:rsid w:val="00CF2CED"/>
    <w:rsid w:val="00CF2D11"/>
    <w:rsid w:val="00CF2EC6"/>
    <w:rsid w:val="00CF2EDB"/>
    <w:rsid w:val="00CF2F3B"/>
    <w:rsid w:val="00CF3085"/>
    <w:rsid w:val="00CF3449"/>
    <w:rsid w:val="00CF34A8"/>
    <w:rsid w:val="00CF34E5"/>
    <w:rsid w:val="00CF360F"/>
    <w:rsid w:val="00CF36AA"/>
    <w:rsid w:val="00CF3862"/>
    <w:rsid w:val="00CF3925"/>
    <w:rsid w:val="00CF3C17"/>
    <w:rsid w:val="00CF3C5E"/>
    <w:rsid w:val="00CF3DB6"/>
    <w:rsid w:val="00CF3DCD"/>
    <w:rsid w:val="00CF41B5"/>
    <w:rsid w:val="00CF424A"/>
    <w:rsid w:val="00CF4409"/>
    <w:rsid w:val="00CF4483"/>
    <w:rsid w:val="00CF45EA"/>
    <w:rsid w:val="00CF4674"/>
    <w:rsid w:val="00CF46CC"/>
    <w:rsid w:val="00CF47B6"/>
    <w:rsid w:val="00CF47F2"/>
    <w:rsid w:val="00CF483F"/>
    <w:rsid w:val="00CF48E4"/>
    <w:rsid w:val="00CF4A03"/>
    <w:rsid w:val="00CF4B12"/>
    <w:rsid w:val="00CF4C10"/>
    <w:rsid w:val="00CF4C70"/>
    <w:rsid w:val="00CF4FC9"/>
    <w:rsid w:val="00CF5208"/>
    <w:rsid w:val="00CF52F2"/>
    <w:rsid w:val="00CF55FD"/>
    <w:rsid w:val="00CF5743"/>
    <w:rsid w:val="00CF57F7"/>
    <w:rsid w:val="00CF5874"/>
    <w:rsid w:val="00CF5BE3"/>
    <w:rsid w:val="00CF5BEA"/>
    <w:rsid w:val="00CF5FC3"/>
    <w:rsid w:val="00CF636B"/>
    <w:rsid w:val="00CF65AC"/>
    <w:rsid w:val="00CF65B7"/>
    <w:rsid w:val="00CF6601"/>
    <w:rsid w:val="00CF670C"/>
    <w:rsid w:val="00CF67C6"/>
    <w:rsid w:val="00CF6814"/>
    <w:rsid w:val="00CF687B"/>
    <w:rsid w:val="00CF687E"/>
    <w:rsid w:val="00CF69AF"/>
    <w:rsid w:val="00CF6A04"/>
    <w:rsid w:val="00CF6A39"/>
    <w:rsid w:val="00CF6A85"/>
    <w:rsid w:val="00CF6B1F"/>
    <w:rsid w:val="00CF6CC2"/>
    <w:rsid w:val="00CF6CEE"/>
    <w:rsid w:val="00CF6D7C"/>
    <w:rsid w:val="00CF6E1B"/>
    <w:rsid w:val="00CF6F26"/>
    <w:rsid w:val="00CF6FA5"/>
    <w:rsid w:val="00CF7141"/>
    <w:rsid w:val="00CF7159"/>
    <w:rsid w:val="00CF740E"/>
    <w:rsid w:val="00CF74BD"/>
    <w:rsid w:val="00CF74F9"/>
    <w:rsid w:val="00CF7608"/>
    <w:rsid w:val="00CF7645"/>
    <w:rsid w:val="00CF76EA"/>
    <w:rsid w:val="00CF77C2"/>
    <w:rsid w:val="00CF7B60"/>
    <w:rsid w:val="00CF7CCD"/>
    <w:rsid w:val="00CF7EC8"/>
    <w:rsid w:val="00CF7F7E"/>
    <w:rsid w:val="00CF7FA3"/>
    <w:rsid w:val="00D0014C"/>
    <w:rsid w:val="00D002C0"/>
    <w:rsid w:val="00D0041D"/>
    <w:rsid w:val="00D0041E"/>
    <w:rsid w:val="00D006B1"/>
    <w:rsid w:val="00D0077E"/>
    <w:rsid w:val="00D007ED"/>
    <w:rsid w:val="00D0094C"/>
    <w:rsid w:val="00D00B6A"/>
    <w:rsid w:val="00D00C69"/>
    <w:rsid w:val="00D00D3A"/>
    <w:rsid w:val="00D00D8E"/>
    <w:rsid w:val="00D00E11"/>
    <w:rsid w:val="00D00F6C"/>
    <w:rsid w:val="00D0105A"/>
    <w:rsid w:val="00D011A9"/>
    <w:rsid w:val="00D0148B"/>
    <w:rsid w:val="00D01644"/>
    <w:rsid w:val="00D0178B"/>
    <w:rsid w:val="00D0199D"/>
    <w:rsid w:val="00D019D1"/>
    <w:rsid w:val="00D01B40"/>
    <w:rsid w:val="00D01B77"/>
    <w:rsid w:val="00D01D0F"/>
    <w:rsid w:val="00D01EB0"/>
    <w:rsid w:val="00D01EB4"/>
    <w:rsid w:val="00D02022"/>
    <w:rsid w:val="00D0216C"/>
    <w:rsid w:val="00D021E8"/>
    <w:rsid w:val="00D02369"/>
    <w:rsid w:val="00D02388"/>
    <w:rsid w:val="00D02407"/>
    <w:rsid w:val="00D02518"/>
    <w:rsid w:val="00D025B4"/>
    <w:rsid w:val="00D02799"/>
    <w:rsid w:val="00D027EE"/>
    <w:rsid w:val="00D02833"/>
    <w:rsid w:val="00D028B3"/>
    <w:rsid w:val="00D02911"/>
    <w:rsid w:val="00D02BAC"/>
    <w:rsid w:val="00D02C0D"/>
    <w:rsid w:val="00D02C4E"/>
    <w:rsid w:val="00D02C4F"/>
    <w:rsid w:val="00D02C9B"/>
    <w:rsid w:val="00D02F2A"/>
    <w:rsid w:val="00D03053"/>
    <w:rsid w:val="00D03252"/>
    <w:rsid w:val="00D03316"/>
    <w:rsid w:val="00D0333E"/>
    <w:rsid w:val="00D03515"/>
    <w:rsid w:val="00D03526"/>
    <w:rsid w:val="00D036F8"/>
    <w:rsid w:val="00D0391E"/>
    <w:rsid w:val="00D03944"/>
    <w:rsid w:val="00D03990"/>
    <w:rsid w:val="00D03B8B"/>
    <w:rsid w:val="00D03D44"/>
    <w:rsid w:val="00D03EF8"/>
    <w:rsid w:val="00D03FCD"/>
    <w:rsid w:val="00D040D0"/>
    <w:rsid w:val="00D0410A"/>
    <w:rsid w:val="00D041D5"/>
    <w:rsid w:val="00D0433C"/>
    <w:rsid w:val="00D04630"/>
    <w:rsid w:val="00D0478E"/>
    <w:rsid w:val="00D04904"/>
    <w:rsid w:val="00D04921"/>
    <w:rsid w:val="00D049EF"/>
    <w:rsid w:val="00D04A43"/>
    <w:rsid w:val="00D04BCD"/>
    <w:rsid w:val="00D04CD9"/>
    <w:rsid w:val="00D04DCC"/>
    <w:rsid w:val="00D04E1C"/>
    <w:rsid w:val="00D04E85"/>
    <w:rsid w:val="00D04FB0"/>
    <w:rsid w:val="00D04FDE"/>
    <w:rsid w:val="00D05070"/>
    <w:rsid w:val="00D05090"/>
    <w:rsid w:val="00D050A1"/>
    <w:rsid w:val="00D05111"/>
    <w:rsid w:val="00D05351"/>
    <w:rsid w:val="00D053BE"/>
    <w:rsid w:val="00D055E8"/>
    <w:rsid w:val="00D056E5"/>
    <w:rsid w:val="00D0579C"/>
    <w:rsid w:val="00D057B0"/>
    <w:rsid w:val="00D0581C"/>
    <w:rsid w:val="00D05881"/>
    <w:rsid w:val="00D05ABC"/>
    <w:rsid w:val="00D05F06"/>
    <w:rsid w:val="00D05F0F"/>
    <w:rsid w:val="00D06012"/>
    <w:rsid w:val="00D060A7"/>
    <w:rsid w:val="00D063DC"/>
    <w:rsid w:val="00D0652D"/>
    <w:rsid w:val="00D0653F"/>
    <w:rsid w:val="00D0665D"/>
    <w:rsid w:val="00D066DE"/>
    <w:rsid w:val="00D067D5"/>
    <w:rsid w:val="00D06833"/>
    <w:rsid w:val="00D06938"/>
    <w:rsid w:val="00D069F7"/>
    <w:rsid w:val="00D06BB2"/>
    <w:rsid w:val="00D06CEB"/>
    <w:rsid w:val="00D06D5C"/>
    <w:rsid w:val="00D06DB0"/>
    <w:rsid w:val="00D06EC6"/>
    <w:rsid w:val="00D06ED8"/>
    <w:rsid w:val="00D06FE4"/>
    <w:rsid w:val="00D07021"/>
    <w:rsid w:val="00D07294"/>
    <w:rsid w:val="00D072D4"/>
    <w:rsid w:val="00D072ED"/>
    <w:rsid w:val="00D0743C"/>
    <w:rsid w:val="00D074DC"/>
    <w:rsid w:val="00D07549"/>
    <w:rsid w:val="00D07565"/>
    <w:rsid w:val="00D0770D"/>
    <w:rsid w:val="00D07855"/>
    <w:rsid w:val="00D079E2"/>
    <w:rsid w:val="00D079FF"/>
    <w:rsid w:val="00D07B05"/>
    <w:rsid w:val="00D07C45"/>
    <w:rsid w:val="00D07D7D"/>
    <w:rsid w:val="00D07DFB"/>
    <w:rsid w:val="00D07E8E"/>
    <w:rsid w:val="00D07FAB"/>
    <w:rsid w:val="00D07FCE"/>
    <w:rsid w:val="00D1001E"/>
    <w:rsid w:val="00D101F9"/>
    <w:rsid w:val="00D10335"/>
    <w:rsid w:val="00D1033B"/>
    <w:rsid w:val="00D10476"/>
    <w:rsid w:val="00D104B8"/>
    <w:rsid w:val="00D10543"/>
    <w:rsid w:val="00D10588"/>
    <w:rsid w:val="00D10693"/>
    <w:rsid w:val="00D1094D"/>
    <w:rsid w:val="00D10ACB"/>
    <w:rsid w:val="00D10AFA"/>
    <w:rsid w:val="00D10C75"/>
    <w:rsid w:val="00D10D17"/>
    <w:rsid w:val="00D10D5E"/>
    <w:rsid w:val="00D10E8C"/>
    <w:rsid w:val="00D1101F"/>
    <w:rsid w:val="00D113A4"/>
    <w:rsid w:val="00D11477"/>
    <w:rsid w:val="00D1175F"/>
    <w:rsid w:val="00D117F8"/>
    <w:rsid w:val="00D118CA"/>
    <w:rsid w:val="00D11977"/>
    <w:rsid w:val="00D1197E"/>
    <w:rsid w:val="00D11C30"/>
    <w:rsid w:val="00D11CF6"/>
    <w:rsid w:val="00D11DC5"/>
    <w:rsid w:val="00D11E15"/>
    <w:rsid w:val="00D11F59"/>
    <w:rsid w:val="00D12015"/>
    <w:rsid w:val="00D120BC"/>
    <w:rsid w:val="00D122DF"/>
    <w:rsid w:val="00D124AF"/>
    <w:rsid w:val="00D126BD"/>
    <w:rsid w:val="00D127B7"/>
    <w:rsid w:val="00D12A40"/>
    <w:rsid w:val="00D12B70"/>
    <w:rsid w:val="00D12BA5"/>
    <w:rsid w:val="00D12BAA"/>
    <w:rsid w:val="00D12BCD"/>
    <w:rsid w:val="00D12C6D"/>
    <w:rsid w:val="00D12CF9"/>
    <w:rsid w:val="00D12F28"/>
    <w:rsid w:val="00D12FDA"/>
    <w:rsid w:val="00D1302E"/>
    <w:rsid w:val="00D1345A"/>
    <w:rsid w:val="00D13652"/>
    <w:rsid w:val="00D136C1"/>
    <w:rsid w:val="00D13A6C"/>
    <w:rsid w:val="00D13B14"/>
    <w:rsid w:val="00D13BA3"/>
    <w:rsid w:val="00D13BC7"/>
    <w:rsid w:val="00D13C64"/>
    <w:rsid w:val="00D13C82"/>
    <w:rsid w:val="00D13CA1"/>
    <w:rsid w:val="00D13CA9"/>
    <w:rsid w:val="00D13D51"/>
    <w:rsid w:val="00D13D6D"/>
    <w:rsid w:val="00D13E4C"/>
    <w:rsid w:val="00D13F04"/>
    <w:rsid w:val="00D13F0A"/>
    <w:rsid w:val="00D14066"/>
    <w:rsid w:val="00D140B7"/>
    <w:rsid w:val="00D14145"/>
    <w:rsid w:val="00D14478"/>
    <w:rsid w:val="00D14519"/>
    <w:rsid w:val="00D14583"/>
    <w:rsid w:val="00D148DB"/>
    <w:rsid w:val="00D1495F"/>
    <w:rsid w:val="00D14A05"/>
    <w:rsid w:val="00D14AF9"/>
    <w:rsid w:val="00D14E25"/>
    <w:rsid w:val="00D1525F"/>
    <w:rsid w:val="00D15473"/>
    <w:rsid w:val="00D154C1"/>
    <w:rsid w:val="00D154CB"/>
    <w:rsid w:val="00D15622"/>
    <w:rsid w:val="00D15759"/>
    <w:rsid w:val="00D15901"/>
    <w:rsid w:val="00D15ABA"/>
    <w:rsid w:val="00D15C83"/>
    <w:rsid w:val="00D15D55"/>
    <w:rsid w:val="00D15E47"/>
    <w:rsid w:val="00D160C2"/>
    <w:rsid w:val="00D16513"/>
    <w:rsid w:val="00D165F8"/>
    <w:rsid w:val="00D16629"/>
    <w:rsid w:val="00D1665D"/>
    <w:rsid w:val="00D166B9"/>
    <w:rsid w:val="00D16884"/>
    <w:rsid w:val="00D16ACD"/>
    <w:rsid w:val="00D16B35"/>
    <w:rsid w:val="00D16E40"/>
    <w:rsid w:val="00D173BF"/>
    <w:rsid w:val="00D173C3"/>
    <w:rsid w:val="00D17540"/>
    <w:rsid w:val="00D175A6"/>
    <w:rsid w:val="00D17657"/>
    <w:rsid w:val="00D17762"/>
    <w:rsid w:val="00D17770"/>
    <w:rsid w:val="00D177E7"/>
    <w:rsid w:val="00D17909"/>
    <w:rsid w:val="00D17B5B"/>
    <w:rsid w:val="00D17BFF"/>
    <w:rsid w:val="00D17DE6"/>
    <w:rsid w:val="00D17E08"/>
    <w:rsid w:val="00D17E2F"/>
    <w:rsid w:val="00D17EAF"/>
    <w:rsid w:val="00D17EF3"/>
    <w:rsid w:val="00D2004C"/>
    <w:rsid w:val="00D2006E"/>
    <w:rsid w:val="00D20144"/>
    <w:rsid w:val="00D2015A"/>
    <w:rsid w:val="00D20241"/>
    <w:rsid w:val="00D202DB"/>
    <w:rsid w:val="00D20515"/>
    <w:rsid w:val="00D20537"/>
    <w:rsid w:val="00D2090C"/>
    <w:rsid w:val="00D2093C"/>
    <w:rsid w:val="00D2097C"/>
    <w:rsid w:val="00D20A34"/>
    <w:rsid w:val="00D20A76"/>
    <w:rsid w:val="00D20C1B"/>
    <w:rsid w:val="00D20D20"/>
    <w:rsid w:val="00D20D52"/>
    <w:rsid w:val="00D20E24"/>
    <w:rsid w:val="00D20E75"/>
    <w:rsid w:val="00D20FB3"/>
    <w:rsid w:val="00D20FCB"/>
    <w:rsid w:val="00D20FE2"/>
    <w:rsid w:val="00D21140"/>
    <w:rsid w:val="00D211AA"/>
    <w:rsid w:val="00D212D1"/>
    <w:rsid w:val="00D21310"/>
    <w:rsid w:val="00D21327"/>
    <w:rsid w:val="00D21356"/>
    <w:rsid w:val="00D2141F"/>
    <w:rsid w:val="00D216B4"/>
    <w:rsid w:val="00D216E1"/>
    <w:rsid w:val="00D21732"/>
    <w:rsid w:val="00D2178E"/>
    <w:rsid w:val="00D21974"/>
    <w:rsid w:val="00D219DA"/>
    <w:rsid w:val="00D21AFE"/>
    <w:rsid w:val="00D21B10"/>
    <w:rsid w:val="00D21B38"/>
    <w:rsid w:val="00D21B7D"/>
    <w:rsid w:val="00D21C33"/>
    <w:rsid w:val="00D21EE1"/>
    <w:rsid w:val="00D21FF4"/>
    <w:rsid w:val="00D2243A"/>
    <w:rsid w:val="00D227E1"/>
    <w:rsid w:val="00D228E1"/>
    <w:rsid w:val="00D22972"/>
    <w:rsid w:val="00D229B5"/>
    <w:rsid w:val="00D22A5C"/>
    <w:rsid w:val="00D22AB8"/>
    <w:rsid w:val="00D22AF8"/>
    <w:rsid w:val="00D22BFF"/>
    <w:rsid w:val="00D22C50"/>
    <w:rsid w:val="00D22D13"/>
    <w:rsid w:val="00D22D38"/>
    <w:rsid w:val="00D22D5E"/>
    <w:rsid w:val="00D22F9C"/>
    <w:rsid w:val="00D23314"/>
    <w:rsid w:val="00D23407"/>
    <w:rsid w:val="00D2352C"/>
    <w:rsid w:val="00D235BB"/>
    <w:rsid w:val="00D2369E"/>
    <w:rsid w:val="00D23799"/>
    <w:rsid w:val="00D237A5"/>
    <w:rsid w:val="00D237E2"/>
    <w:rsid w:val="00D23B3F"/>
    <w:rsid w:val="00D23C14"/>
    <w:rsid w:val="00D23DD6"/>
    <w:rsid w:val="00D23E89"/>
    <w:rsid w:val="00D24057"/>
    <w:rsid w:val="00D240E6"/>
    <w:rsid w:val="00D240F3"/>
    <w:rsid w:val="00D241CE"/>
    <w:rsid w:val="00D24255"/>
    <w:rsid w:val="00D246A0"/>
    <w:rsid w:val="00D24742"/>
    <w:rsid w:val="00D24814"/>
    <w:rsid w:val="00D24889"/>
    <w:rsid w:val="00D24C7D"/>
    <w:rsid w:val="00D24E8B"/>
    <w:rsid w:val="00D24F0A"/>
    <w:rsid w:val="00D24F84"/>
    <w:rsid w:val="00D25308"/>
    <w:rsid w:val="00D25366"/>
    <w:rsid w:val="00D254E2"/>
    <w:rsid w:val="00D25531"/>
    <w:rsid w:val="00D256C9"/>
    <w:rsid w:val="00D2577D"/>
    <w:rsid w:val="00D2589D"/>
    <w:rsid w:val="00D258AB"/>
    <w:rsid w:val="00D2598E"/>
    <w:rsid w:val="00D259AC"/>
    <w:rsid w:val="00D25DBE"/>
    <w:rsid w:val="00D25E25"/>
    <w:rsid w:val="00D25EFE"/>
    <w:rsid w:val="00D25F59"/>
    <w:rsid w:val="00D25F7D"/>
    <w:rsid w:val="00D261EB"/>
    <w:rsid w:val="00D26449"/>
    <w:rsid w:val="00D26654"/>
    <w:rsid w:val="00D26657"/>
    <w:rsid w:val="00D266DC"/>
    <w:rsid w:val="00D26B75"/>
    <w:rsid w:val="00D270F1"/>
    <w:rsid w:val="00D271F9"/>
    <w:rsid w:val="00D27280"/>
    <w:rsid w:val="00D272A7"/>
    <w:rsid w:val="00D272E1"/>
    <w:rsid w:val="00D2780E"/>
    <w:rsid w:val="00D27887"/>
    <w:rsid w:val="00D2792E"/>
    <w:rsid w:val="00D27995"/>
    <w:rsid w:val="00D27A4A"/>
    <w:rsid w:val="00D27A94"/>
    <w:rsid w:val="00D27CCC"/>
    <w:rsid w:val="00D27D74"/>
    <w:rsid w:val="00D27DD4"/>
    <w:rsid w:val="00D27EB9"/>
    <w:rsid w:val="00D27F30"/>
    <w:rsid w:val="00D30167"/>
    <w:rsid w:val="00D30303"/>
    <w:rsid w:val="00D30309"/>
    <w:rsid w:val="00D30372"/>
    <w:rsid w:val="00D303B2"/>
    <w:rsid w:val="00D304B6"/>
    <w:rsid w:val="00D304D6"/>
    <w:rsid w:val="00D305D2"/>
    <w:rsid w:val="00D30715"/>
    <w:rsid w:val="00D30C7B"/>
    <w:rsid w:val="00D310CA"/>
    <w:rsid w:val="00D31126"/>
    <w:rsid w:val="00D31266"/>
    <w:rsid w:val="00D312E3"/>
    <w:rsid w:val="00D313E7"/>
    <w:rsid w:val="00D31401"/>
    <w:rsid w:val="00D3149C"/>
    <w:rsid w:val="00D31513"/>
    <w:rsid w:val="00D31579"/>
    <w:rsid w:val="00D3159F"/>
    <w:rsid w:val="00D315D9"/>
    <w:rsid w:val="00D31699"/>
    <w:rsid w:val="00D316E2"/>
    <w:rsid w:val="00D31729"/>
    <w:rsid w:val="00D317E1"/>
    <w:rsid w:val="00D31AE3"/>
    <w:rsid w:val="00D31AF3"/>
    <w:rsid w:val="00D31B2A"/>
    <w:rsid w:val="00D31D52"/>
    <w:rsid w:val="00D31E0D"/>
    <w:rsid w:val="00D31E83"/>
    <w:rsid w:val="00D31F02"/>
    <w:rsid w:val="00D3206B"/>
    <w:rsid w:val="00D32159"/>
    <w:rsid w:val="00D3218F"/>
    <w:rsid w:val="00D3221D"/>
    <w:rsid w:val="00D32246"/>
    <w:rsid w:val="00D32382"/>
    <w:rsid w:val="00D3252C"/>
    <w:rsid w:val="00D325DD"/>
    <w:rsid w:val="00D32737"/>
    <w:rsid w:val="00D32782"/>
    <w:rsid w:val="00D327EF"/>
    <w:rsid w:val="00D32C7B"/>
    <w:rsid w:val="00D32E69"/>
    <w:rsid w:val="00D32F10"/>
    <w:rsid w:val="00D3306E"/>
    <w:rsid w:val="00D332C9"/>
    <w:rsid w:val="00D33535"/>
    <w:rsid w:val="00D335C6"/>
    <w:rsid w:val="00D336F6"/>
    <w:rsid w:val="00D33720"/>
    <w:rsid w:val="00D337F0"/>
    <w:rsid w:val="00D33B17"/>
    <w:rsid w:val="00D33C12"/>
    <w:rsid w:val="00D33C54"/>
    <w:rsid w:val="00D33C7C"/>
    <w:rsid w:val="00D33D8E"/>
    <w:rsid w:val="00D33D8F"/>
    <w:rsid w:val="00D340E5"/>
    <w:rsid w:val="00D342CD"/>
    <w:rsid w:val="00D343D3"/>
    <w:rsid w:val="00D343D8"/>
    <w:rsid w:val="00D345BE"/>
    <w:rsid w:val="00D346CD"/>
    <w:rsid w:val="00D347F1"/>
    <w:rsid w:val="00D34832"/>
    <w:rsid w:val="00D349CF"/>
    <w:rsid w:val="00D34A68"/>
    <w:rsid w:val="00D34B5B"/>
    <w:rsid w:val="00D34D17"/>
    <w:rsid w:val="00D34F6D"/>
    <w:rsid w:val="00D34FA8"/>
    <w:rsid w:val="00D3502C"/>
    <w:rsid w:val="00D350D3"/>
    <w:rsid w:val="00D35134"/>
    <w:rsid w:val="00D35170"/>
    <w:rsid w:val="00D351AC"/>
    <w:rsid w:val="00D35221"/>
    <w:rsid w:val="00D35323"/>
    <w:rsid w:val="00D3543D"/>
    <w:rsid w:val="00D35A12"/>
    <w:rsid w:val="00D35AA0"/>
    <w:rsid w:val="00D35B35"/>
    <w:rsid w:val="00D35C23"/>
    <w:rsid w:val="00D35C9B"/>
    <w:rsid w:val="00D35CF7"/>
    <w:rsid w:val="00D35E98"/>
    <w:rsid w:val="00D36075"/>
    <w:rsid w:val="00D361AF"/>
    <w:rsid w:val="00D361C1"/>
    <w:rsid w:val="00D36204"/>
    <w:rsid w:val="00D362A7"/>
    <w:rsid w:val="00D36501"/>
    <w:rsid w:val="00D3651F"/>
    <w:rsid w:val="00D36584"/>
    <w:rsid w:val="00D3659B"/>
    <w:rsid w:val="00D365DA"/>
    <w:rsid w:val="00D36618"/>
    <w:rsid w:val="00D366A7"/>
    <w:rsid w:val="00D3691E"/>
    <w:rsid w:val="00D36A56"/>
    <w:rsid w:val="00D36AAC"/>
    <w:rsid w:val="00D36BB6"/>
    <w:rsid w:val="00D36CBF"/>
    <w:rsid w:val="00D36D93"/>
    <w:rsid w:val="00D36EDF"/>
    <w:rsid w:val="00D36FD1"/>
    <w:rsid w:val="00D3702A"/>
    <w:rsid w:val="00D37086"/>
    <w:rsid w:val="00D3709D"/>
    <w:rsid w:val="00D37178"/>
    <w:rsid w:val="00D3718D"/>
    <w:rsid w:val="00D37342"/>
    <w:rsid w:val="00D37359"/>
    <w:rsid w:val="00D373EB"/>
    <w:rsid w:val="00D3740B"/>
    <w:rsid w:val="00D37584"/>
    <w:rsid w:val="00D3759C"/>
    <w:rsid w:val="00D375D0"/>
    <w:rsid w:val="00D3763C"/>
    <w:rsid w:val="00D37666"/>
    <w:rsid w:val="00D376A1"/>
    <w:rsid w:val="00D376DD"/>
    <w:rsid w:val="00D37ADC"/>
    <w:rsid w:val="00D37AE1"/>
    <w:rsid w:val="00D37AEF"/>
    <w:rsid w:val="00D37B48"/>
    <w:rsid w:val="00D37BB0"/>
    <w:rsid w:val="00D37C5B"/>
    <w:rsid w:val="00D37C7B"/>
    <w:rsid w:val="00D37E4B"/>
    <w:rsid w:val="00D37E56"/>
    <w:rsid w:val="00D37F14"/>
    <w:rsid w:val="00D4006B"/>
    <w:rsid w:val="00D400CC"/>
    <w:rsid w:val="00D400E4"/>
    <w:rsid w:val="00D40130"/>
    <w:rsid w:val="00D40441"/>
    <w:rsid w:val="00D40466"/>
    <w:rsid w:val="00D40548"/>
    <w:rsid w:val="00D4054C"/>
    <w:rsid w:val="00D4055A"/>
    <w:rsid w:val="00D405C7"/>
    <w:rsid w:val="00D4086C"/>
    <w:rsid w:val="00D408D8"/>
    <w:rsid w:val="00D409DC"/>
    <w:rsid w:val="00D40AE5"/>
    <w:rsid w:val="00D40DD3"/>
    <w:rsid w:val="00D40E74"/>
    <w:rsid w:val="00D40FC8"/>
    <w:rsid w:val="00D411CA"/>
    <w:rsid w:val="00D41263"/>
    <w:rsid w:val="00D41324"/>
    <w:rsid w:val="00D4137D"/>
    <w:rsid w:val="00D4140A"/>
    <w:rsid w:val="00D417DD"/>
    <w:rsid w:val="00D418FC"/>
    <w:rsid w:val="00D41A55"/>
    <w:rsid w:val="00D41A95"/>
    <w:rsid w:val="00D41D0D"/>
    <w:rsid w:val="00D41D9C"/>
    <w:rsid w:val="00D41DB3"/>
    <w:rsid w:val="00D41FC8"/>
    <w:rsid w:val="00D4223D"/>
    <w:rsid w:val="00D422D6"/>
    <w:rsid w:val="00D423A2"/>
    <w:rsid w:val="00D424C8"/>
    <w:rsid w:val="00D4256B"/>
    <w:rsid w:val="00D425EB"/>
    <w:rsid w:val="00D42843"/>
    <w:rsid w:val="00D4296D"/>
    <w:rsid w:val="00D429B5"/>
    <w:rsid w:val="00D429EC"/>
    <w:rsid w:val="00D42A96"/>
    <w:rsid w:val="00D42B1A"/>
    <w:rsid w:val="00D42B36"/>
    <w:rsid w:val="00D42BCC"/>
    <w:rsid w:val="00D42D0B"/>
    <w:rsid w:val="00D43171"/>
    <w:rsid w:val="00D431D9"/>
    <w:rsid w:val="00D43255"/>
    <w:rsid w:val="00D43574"/>
    <w:rsid w:val="00D43804"/>
    <w:rsid w:val="00D43914"/>
    <w:rsid w:val="00D43970"/>
    <w:rsid w:val="00D43B29"/>
    <w:rsid w:val="00D43BED"/>
    <w:rsid w:val="00D43D0A"/>
    <w:rsid w:val="00D43D2A"/>
    <w:rsid w:val="00D43D2F"/>
    <w:rsid w:val="00D43DA4"/>
    <w:rsid w:val="00D43DDB"/>
    <w:rsid w:val="00D43E22"/>
    <w:rsid w:val="00D43E6F"/>
    <w:rsid w:val="00D43F60"/>
    <w:rsid w:val="00D4447B"/>
    <w:rsid w:val="00D444B5"/>
    <w:rsid w:val="00D444F7"/>
    <w:rsid w:val="00D44724"/>
    <w:rsid w:val="00D44BD7"/>
    <w:rsid w:val="00D44C2F"/>
    <w:rsid w:val="00D44D7C"/>
    <w:rsid w:val="00D44DEC"/>
    <w:rsid w:val="00D4500E"/>
    <w:rsid w:val="00D4523A"/>
    <w:rsid w:val="00D452D2"/>
    <w:rsid w:val="00D4554B"/>
    <w:rsid w:val="00D456E9"/>
    <w:rsid w:val="00D45992"/>
    <w:rsid w:val="00D45AB0"/>
    <w:rsid w:val="00D45AB4"/>
    <w:rsid w:val="00D45AE5"/>
    <w:rsid w:val="00D45B62"/>
    <w:rsid w:val="00D45DD0"/>
    <w:rsid w:val="00D4611E"/>
    <w:rsid w:val="00D461B6"/>
    <w:rsid w:val="00D4630B"/>
    <w:rsid w:val="00D464FB"/>
    <w:rsid w:val="00D46506"/>
    <w:rsid w:val="00D468BE"/>
    <w:rsid w:val="00D46915"/>
    <w:rsid w:val="00D46C1E"/>
    <w:rsid w:val="00D46D46"/>
    <w:rsid w:val="00D46E38"/>
    <w:rsid w:val="00D46FC0"/>
    <w:rsid w:val="00D4714B"/>
    <w:rsid w:val="00D47186"/>
    <w:rsid w:val="00D4724B"/>
    <w:rsid w:val="00D47363"/>
    <w:rsid w:val="00D473A9"/>
    <w:rsid w:val="00D474EC"/>
    <w:rsid w:val="00D47539"/>
    <w:rsid w:val="00D47584"/>
    <w:rsid w:val="00D4758E"/>
    <w:rsid w:val="00D476F1"/>
    <w:rsid w:val="00D478D0"/>
    <w:rsid w:val="00D47926"/>
    <w:rsid w:val="00D47B79"/>
    <w:rsid w:val="00D47C39"/>
    <w:rsid w:val="00D47CCA"/>
    <w:rsid w:val="00D47D09"/>
    <w:rsid w:val="00D47EF6"/>
    <w:rsid w:val="00D50092"/>
    <w:rsid w:val="00D500F8"/>
    <w:rsid w:val="00D502FC"/>
    <w:rsid w:val="00D5030A"/>
    <w:rsid w:val="00D506C7"/>
    <w:rsid w:val="00D50754"/>
    <w:rsid w:val="00D507E5"/>
    <w:rsid w:val="00D50860"/>
    <w:rsid w:val="00D508AB"/>
    <w:rsid w:val="00D508C1"/>
    <w:rsid w:val="00D5095E"/>
    <w:rsid w:val="00D50AD4"/>
    <w:rsid w:val="00D50C16"/>
    <w:rsid w:val="00D50C8D"/>
    <w:rsid w:val="00D50CEB"/>
    <w:rsid w:val="00D50D52"/>
    <w:rsid w:val="00D50DD0"/>
    <w:rsid w:val="00D510CC"/>
    <w:rsid w:val="00D51200"/>
    <w:rsid w:val="00D51269"/>
    <w:rsid w:val="00D512B7"/>
    <w:rsid w:val="00D5133F"/>
    <w:rsid w:val="00D513EE"/>
    <w:rsid w:val="00D514D0"/>
    <w:rsid w:val="00D516BD"/>
    <w:rsid w:val="00D518D0"/>
    <w:rsid w:val="00D518EC"/>
    <w:rsid w:val="00D51922"/>
    <w:rsid w:val="00D51970"/>
    <w:rsid w:val="00D51C53"/>
    <w:rsid w:val="00D51D98"/>
    <w:rsid w:val="00D51F75"/>
    <w:rsid w:val="00D5210E"/>
    <w:rsid w:val="00D521D7"/>
    <w:rsid w:val="00D522B4"/>
    <w:rsid w:val="00D522F0"/>
    <w:rsid w:val="00D5234D"/>
    <w:rsid w:val="00D5238F"/>
    <w:rsid w:val="00D5241C"/>
    <w:rsid w:val="00D52809"/>
    <w:rsid w:val="00D52824"/>
    <w:rsid w:val="00D528C4"/>
    <w:rsid w:val="00D52902"/>
    <w:rsid w:val="00D52A07"/>
    <w:rsid w:val="00D52A1C"/>
    <w:rsid w:val="00D52A83"/>
    <w:rsid w:val="00D52B64"/>
    <w:rsid w:val="00D52E88"/>
    <w:rsid w:val="00D52EDF"/>
    <w:rsid w:val="00D52F8F"/>
    <w:rsid w:val="00D52F98"/>
    <w:rsid w:val="00D5305D"/>
    <w:rsid w:val="00D53234"/>
    <w:rsid w:val="00D5327C"/>
    <w:rsid w:val="00D53289"/>
    <w:rsid w:val="00D53327"/>
    <w:rsid w:val="00D535D7"/>
    <w:rsid w:val="00D53687"/>
    <w:rsid w:val="00D536A6"/>
    <w:rsid w:val="00D53746"/>
    <w:rsid w:val="00D53873"/>
    <w:rsid w:val="00D539E0"/>
    <w:rsid w:val="00D539FB"/>
    <w:rsid w:val="00D53A8B"/>
    <w:rsid w:val="00D53B34"/>
    <w:rsid w:val="00D53B49"/>
    <w:rsid w:val="00D53E98"/>
    <w:rsid w:val="00D5405A"/>
    <w:rsid w:val="00D542F9"/>
    <w:rsid w:val="00D548F6"/>
    <w:rsid w:val="00D54920"/>
    <w:rsid w:val="00D54A26"/>
    <w:rsid w:val="00D54AF0"/>
    <w:rsid w:val="00D54B3E"/>
    <w:rsid w:val="00D54D10"/>
    <w:rsid w:val="00D54D2D"/>
    <w:rsid w:val="00D54D50"/>
    <w:rsid w:val="00D54D96"/>
    <w:rsid w:val="00D54EA0"/>
    <w:rsid w:val="00D54EEC"/>
    <w:rsid w:val="00D54F91"/>
    <w:rsid w:val="00D550C1"/>
    <w:rsid w:val="00D550F8"/>
    <w:rsid w:val="00D551B5"/>
    <w:rsid w:val="00D551DB"/>
    <w:rsid w:val="00D551FE"/>
    <w:rsid w:val="00D55299"/>
    <w:rsid w:val="00D552F2"/>
    <w:rsid w:val="00D5547C"/>
    <w:rsid w:val="00D55484"/>
    <w:rsid w:val="00D55592"/>
    <w:rsid w:val="00D555DA"/>
    <w:rsid w:val="00D5575B"/>
    <w:rsid w:val="00D55851"/>
    <w:rsid w:val="00D55A96"/>
    <w:rsid w:val="00D55BB1"/>
    <w:rsid w:val="00D55C33"/>
    <w:rsid w:val="00D55DE4"/>
    <w:rsid w:val="00D55E9E"/>
    <w:rsid w:val="00D55F1E"/>
    <w:rsid w:val="00D55F2E"/>
    <w:rsid w:val="00D56032"/>
    <w:rsid w:val="00D56075"/>
    <w:rsid w:val="00D56171"/>
    <w:rsid w:val="00D56385"/>
    <w:rsid w:val="00D5665F"/>
    <w:rsid w:val="00D566F6"/>
    <w:rsid w:val="00D56729"/>
    <w:rsid w:val="00D56740"/>
    <w:rsid w:val="00D569B6"/>
    <w:rsid w:val="00D569BD"/>
    <w:rsid w:val="00D569E8"/>
    <w:rsid w:val="00D56BE4"/>
    <w:rsid w:val="00D56C86"/>
    <w:rsid w:val="00D56CC0"/>
    <w:rsid w:val="00D56CE3"/>
    <w:rsid w:val="00D56EB5"/>
    <w:rsid w:val="00D56FDC"/>
    <w:rsid w:val="00D57208"/>
    <w:rsid w:val="00D573EE"/>
    <w:rsid w:val="00D575AB"/>
    <w:rsid w:val="00D577CE"/>
    <w:rsid w:val="00D578D6"/>
    <w:rsid w:val="00D579CA"/>
    <w:rsid w:val="00D57A14"/>
    <w:rsid w:val="00D57A9B"/>
    <w:rsid w:val="00D57C9F"/>
    <w:rsid w:val="00D57D6D"/>
    <w:rsid w:val="00D600DB"/>
    <w:rsid w:val="00D60204"/>
    <w:rsid w:val="00D60346"/>
    <w:rsid w:val="00D60592"/>
    <w:rsid w:val="00D605D3"/>
    <w:rsid w:val="00D6060E"/>
    <w:rsid w:val="00D6068D"/>
    <w:rsid w:val="00D6073B"/>
    <w:rsid w:val="00D60741"/>
    <w:rsid w:val="00D6081D"/>
    <w:rsid w:val="00D608ED"/>
    <w:rsid w:val="00D608F3"/>
    <w:rsid w:val="00D60BD7"/>
    <w:rsid w:val="00D60C2F"/>
    <w:rsid w:val="00D60D63"/>
    <w:rsid w:val="00D60D8F"/>
    <w:rsid w:val="00D60E39"/>
    <w:rsid w:val="00D60E6F"/>
    <w:rsid w:val="00D60FCA"/>
    <w:rsid w:val="00D6121D"/>
    <w:rsid w:val="00D61293"/>
    <w:rsid w:val="00D612B7"/>
    <w:rsid w:val="00D6134A"/>
    <w:rsid w:val="00D613DE"/>
    <w:rsid w:val="00D6143B"/>
    <w:rsid w:val="00D61508"/>
    <w:rsid w:val="00D6156C"/>
    <w:rsid w:val="00D616BA"/>
    <w:rsid w:val="00D61882"/>
    <w:rsid w:val="00D61963"/>
    <w:rsid w:val="00D619A7"/>
    <w:rsid w:val="00D61A7F"/>
    <w:rsid w:val="00D61A96"/>
    <w:rsid w:val="00D61DD0"/>
    <w:rsid w:val="00D61DFC"/>
    <w:rsid w:val="00D61F28"/>
    <w:rsid w:val="00D62058"/>
    <w:rsid w:val="00D6220E"/>
    <w:rsid w:val="00D6221E"/>
    <w:rsid w:val="00D6227A"/>
    <w:rsid w:val="00D62620"/>
    <w:rsid w:val="00D62665"/>
    <w:rsid w:val="00D6288E"/>
    <w:rsid w:val="00D62944"/>
    <w:rsid w:val="00D62B12"/>
    <w:rsid w:val="00D62CA1"/>
    <w:rsid w:val="00D62D52"/>
    <w:rsid w:val="00D62DB4"/>
    <w:rsid w:val="00D62F14"/>
    <w:rsid w:val="00D630BB"/>
    <w:rsid w:val="00D6322F"/>
    <w:rsid w:val="00D6329F"/>
    <w:rsid w:val="00D632D1"/>
    <w:rsid w:val="00D6384A"/>
    <w:rsid w:val="00D6388C"/>
    <w:rsid w:val="00D638B1"/>
    <w:rsid w:val="00D6399A"/>
    <w:rsid w:val="00D63A08"/>
    <w:rsid w:val="00D63A1E"/>
    <w:rsid w:val="00D63B75"/>
    <w:rsid w:val="00D63BBA"/>
    <w:rsid w:val="00D63C91"/>
    <w:rsid w:val="00D63CEC"/>
    <w:rsid w:val="00D64115"/>
    <w:rsid w:val="00D6420B"/>
    <w:rsid w:val="00D64295"/>
    <w:rsid w:val="00D64355"/>
    <w:rsid w:val="00D644F9"/>
    <w:rsid w:val="00D644FC"/>
    <w:rsid w:val="00D64A3A"/>
    <w:rsid w:val="00D64AD9"/>
    <w:rsid w:val="00D64CD9"/>
    <w:rsid w:val="00D64FDE"/>
    <w:rsid w:val="00D651EC"/>
    <w:rsid w:val="00D65366"/>
    <w:rsid w:val="00D65567"/>
    <w:rsid w:val="00D656A6"/>
    <w:rsid w:val="00D6570D"/>
    <w:rsid w:val="00D65754"/>
    <w:rsid w:val="00D65785"/>
    <w:rsid w:val="00D65838"/>
    <w:rsid w:val="00D659D5"/>
    <w:rsid w:val="00D65A86"/>
    <w:rsid w:val="00D65C43"/>
    <w:rsid w:val="00D65CB1"/>
    <w:rsid w:val="00D65CC5"/>
    <w:rsid w:val="00D65D72"/>
    <w:rsid w:val="00D65D99"/>
    <w:rsid w:val="00D65EA3"/>
    <w:rsid w:val="00D66025"/>
    <w:rsid w:val="00D6614F"/>
    <w:rsid w:val="00D6619A"/>
    <w:rsid w:val="00D6625B"/>
    <w:rsid w:val="00D662FA"/>
    <w:rsid w:val="00D663D3"/>
    <w:rsid w:val="00D663EA"/>
    <w:rsid w:val="00D6641F"/>
    <w:rsid w:val="00D664AF"/>
    <w:rsid w:val="00D664F8"/>
    <w:rsid w:val="00D66573"/>
    <w:rsid w:val="00D6658B"/>
    <w:rsid w:val="00D66631"/>
    <w:rsid w:val="00D66734"/>
    <w:rsid w:val="00D667A5"/>
    <w:rsid w:val="00D6681D"/>
    <w:rsid w:val="00D6694B"/>
    <w:rsid w:val="00D6696A"/>
    <w:rsid w:val="00D669D6"/>
    <w:rsid w:val="00D669F3"/>
    <w:rsid w:val="00D66CF2"/>
    <w:rsid w:val="00D66F2C"/>
    <w:rsid w:val="00D671FB"/>
    <w:rsid w:val="00D673FF"/>
    <w:rsid w:val="00D67488"/>
    <w:rsid w:val="00D674E4"/>
    <w:rsid w:val="00D675A1"/>
    <w:rsid w:val="00D6784A"/>
    <w:rsid w:val="00D67A16"/>
    <w:rsid w:val="00D67AB1"/>
    <w:rsid w:val="00D67BBC"/>
    <w:rsid w:val="00D67C9C"/>
    <w:rsid w:val="00D67F02"/>
    <w:rsid w:val="00D70208"/>
    <w:rsid w:val="00D703C7"/>
    <w:rsid w:val="00D7084F"/>
    <w:rsid w:val="00D70862"/>
    <w:rsid w:val="00D7091F"/>
    <w:rsid w:val="00D70CD1"/>
    <w:rsid w:val="00D70D66"/>
    <w:rsid w:val="00D70E30"/>
    <w:rsid w:val="00D71089"/>
    <w:rsid w:val="00D711D8"/>
    <w:rsid w:val="00D71369"/>
    <w:rsid w:val="00D713F7"/>
    <w:rsid w:val="00D71553"/>
    <w:rsid w:val="00D71586"/>
    <w:rsid w:val="00D715D0"/>
    <w:rsid w:val="00D71729"/>
    <w:rsid w:val="00D71803"/>
    <w:rsid w:val="00D718A6"/>
    <w:rsid w:val="00D718E4"/>
    <w:rsid w:val="00D718FD"/>
    <w:rsid w:val="00D71C5B"/>
    <w:rsid w:val="00D71D3E"/>
    <w:rsid w:val="00D71E5B"/>
    <w:rsid w:val="00D71EE8"/>
    <w:rsid w:val="00D71F10"/>
    <w:rsid w:val="00D720A8"/>
    <w:rsid w:val="00D72377"/>
    <w:rsid w:val="00D723E4"/>
    <w:rsid w:val="00D72403"/>
    <w:rsid w:val="00D72462"/>
    <w:rsid w:val="00D72487"/>
    <w:rsid w:val="00D72508"/>
    <w:rsid w:val="00D72537"/>
    <w:rsid w:val="00D72673"/>
    <w:rsid w:val="00D7278A"/>
    <w:rsid w:val="00D72793"/>
    <w:rsid w:val="00D7288E"/>
    <w:rsid w:val="00D72A97"/>
    <w:rsid w:val="00D72C22"/>
    <w:rsid w:val="00D72CE5"/>
    <w:rsid w:val="00D72CF9"/>
    <w:rsid w:val="00D72DF2"/>
    <w:rsid w:val="00D72EEF"/>
    <w:rsid w:val="00D73165"/>
    <w:rsid w:val="00D73311"/>
    <w:rsid w:val="00D733AB"/>
    <w:rsid w:val="00D733C7"/>
    <w:rsid w:val="00D735F5"/>
    <w:rsid w:val="00D73649"/>
    <w:rsid w:val="00D73733"/>
    <w:rsid w:val="00D73933"/>
    <w:rsid w:val="00D739F5"/>
    <w:rsid w:val="00D73A76"/>
    <w:rsid w:val="00D73B3D"/>
    <w:rsid w:val="00D73B70"/>
    <w:rsid w:val="00D73D45"/>
    <w:rsid w:val="00D73DDB"/>
    <w:rsid w:val="00D73F2F"/>
    <w:rsid w:val="00D7408A"/>
    <w:rsid w:val="00D74133"/>
    <w:rsid w:val="00D741BE"/>
    <w:rsid w:val="00D7420C"/>
    <w:rsid w:val="00D74210"/>
    <w:rsid w:val="00D74255"/>
    <w:rsid w:val="00D742A4"/>
    <w:rsid w:val="00D742A6"/>
    <w:rsid w:val="00D7431A"/>
    <w:rsid w:val="00D743E5"/>
    <w:rsid w:val="00D74478"/>
    <w:rsid w:val="00D74522"/>
    <w:rsid w:val="00D747CB"/>
    <w:rsid w:val="00D747F8"/>
    <w:rsid w:val="00D7481D"/>
    <w:rsid w:val="00D74883"/>
    <w:rsid w:val="00D74884"/>
    <w:rsid w:val="00D74951"/>
    <w:rsid w:val="00D74A9C"/>
    <w:rsid w:val="00D74AC8"/>
    <w:rsid w:val="00D74B4F"/>
    <w:rsid w:val="00D74B68"/>
    <w:rsid w:val="00D74C5A"/>
    <w:rsid w:val="00D74D1A"/>
    <w:rsid w:val="00D74F5B"/>
    <w:rsid w:val="00D74FF6"/>
    <w:rsid w:val="00D75136"/>
    <w:rsid w:val="00D75224"/>
    <w:rsid w:val="00D7533B"/>
    <w:rsid w:val="00D75549"/>
    <w:rsid w:val="00D75569"/>
    <w:rsid w:val="00D75863"/>
    <w:rsid w:val="00D75A06"/>
    <w:rsid w:val="00D75BC8"/>
    <w:rsid w:val="00D75C00"/>
    <w:rsid w:val="00D75CEE"/>
    <w:rsid w:val="00D75E15"/>
    <w:rsid w:val="00D75E3C"/>
    <w:rsid w:val="00D75E62"/>
    <w:rsid w:val="00D75E8F"/>
    <w:rsid w:val="00D75EA5"/>
    <w:rsid w:val="00D75F4F"/>
    <w:rsid w:val="00D76205"/>
    <w:rsid w:val="00D76208"/>
    <w:rsid w:val="00D763C6"/>
    <w:rsid w:val="00D7642A"/>
    <w:rsid w:val="00D764EF"/>
    <w:rsid w:val="00D76713"/>
    <w:rsid w:val="00D76734"/>
    <w:rsid w:val="00D767F2"/>
    <w:rsid w:val="00D769E4"/>
    <w:rsid w:val="00D76B78"/>
    <w:rsid w:val="00D76D35"/>
    <w:rsid w:val="00D76DFD"/>
    <w:rsid w:val="00D76ED5"/>
    <w:rsid w:val="00D76F8A"/>
    <w:rsid w:val="00D76FA2"/>
    <w:rsid w:val="00D76FC6"/>
    <w:rsid w:val="00D76FFF"/>
    <w:rsid w:val="00D7704A"/>
    <w:rsid w:val="00D7709F"/>
    <w:rsid w:val="00D770DD"/>
    <w:rsid w:val="00D7740D"/>
    <w:rsid w:val="00D77547"/>
    <w:rsid w:val="00D7760E"/>
    <w:rsid w:val="00D77643"/>
    <w:rsid w:val="00D7765B"/>
    <w:rsid w:val="00D7771E"/>
    <w:rsid w:val="00D77776"/>
    <w:rsid w:val="00D77A9C"/>
    <w:rsid w:val="00D77B01"/>
    <w:rsid w:val="00D77C26"/>
    <w:rsid w:val="00D77C79"/>
    <w:rsid w:val="00D800C1"/>
    <w:rsid w:val="00D80146"/>
    <w:rsid w:val="00D80359"/>
    <w:rsid w:val="00D80406"/>
    <w:rsid w:val="00D804CD"/>
    <w:rsid w:val="00D805FD"/>
    <w:rsid w:val="00D8074A"/>
    <w:rsid w:val="00D80765"/>
    <w:rsid w:val="00D807B1"/>
    <w:rsid w:val="00D80915"/>
    <w:rsid w:val="00D80976"/>
    <w:rsid w:val="00D80AFA"/>
    <w:rsid w:val="00D80C4E"/>
    <w:rsid w:val="00D80CAC"/>
    <w:rsid w:val="00D80EA6"/>
    <w:rsid w:val="00D80F90"/>
    <w:rsid w:val="00D80F9E"/>
    <w:rsid w:val="00D80FA5"/>
    <w:rsid w:val="00D81270"/>
    <w:rsid w:val="00D8136B"/>
    <w:rsid w:val="00D813E8"/>
    <w:rsid w:val="00D815A1"/>
    <w:rsid w:val="00D81704"/>
    <w:rsid w:val="00D81724"/>
    <w:rsid w:val="00D817DA"/>
    <w:rsid w:val="00D817E5"/>
    <w:rsid w:val="00D81888"/>
    <w:rsid w:val="00D8191C"/>
    <w:rsid w:val="00D81B24"/>
    <w:rsid w:val="00D81D3C"/>
    <w:rsid w:val="00D81EFD"/>
    <w:rsid w:val="00D81F23"/>
    <w:rsid w:val="00D81F41"/>
    <w:rsid w:val="00D81FF1"/>
    <w:rsid w:val="00D8215C"/>
    <w:rsid w:val="00D8226B"/>
    <w:rsid w:val="00D82334"/>
    <w:rsid w:val="00D823BE"/>
    <w:rsid w:val="00D82574"/>
    <w:rsid w:val="00D827D9"/>
    <w:rsid w:val="00D829B2"/>
    <w:rsid w:val="00D82C14"/>
    <w:rsid w:val="00D82C32"/>
    <w:rsid w:val="00D82C93"/>
    <w:rsid w:val="00D82F24"/>
    <w:rsid w:val="00D82FB8"/>
    <w:rsid w:val="00D83144"/>
    <w:rsid w:val="00D83165"/>
    <w:rsid w:val="00D83234"/>
    <w:rsid w:val="00D833DE"/>
    <w:rsid w:val="00D8355C"/>
    <w:rsid w:val="00D83582"/>
    <w:rsid w:val="00D835FA"/>
    <w:rsid w:val="00D83645"/>
    <w:rsid w:val="00D83646"/>
    <w:rsid w:val="00D836F4"/>
    <w:rsid w:val="00D8372C"/>
    <w:rsid w:val="00D8379F"/>
    <w:rsid w:val="00D8381D"/>
    <w:rsid w:val="00D83826"/>
    <w:rsid w:val="00D83AC7"/>
    <w:rsid w:val="00D83B67"/>
    <w:rsid w:val="00D83BE2"/>
    <w:rsid w:val="00D83CE1"/>
    <w:rsid w:val="00D83DE4"/>
    <w:rsid w:val="00D83F28"/>
    <w:rsid w:val="00D83F9A"/>
    <w:rsid w:val="00D8408E"/>
    <w:rsid w:val="00D84104"/>
    <w:rsid w:val="00D8422C"/>
    <w:rsid w:val="00D842EA"/>
    <w:rsid w:val="00D8431E"/>
    <w:rsid w:val="00D84453"/>
    <w:rsid w:val="00D84553"/>
    <w:rsid w:val="00D845DC"/>
    <w:rsid w:val="00D847CA"/>
    <w:rsid w:val="00D847D0"/>
    <w:rsid w:val="00D84985"/>
    <w:rsid w:val="00D84A70"/>
    <w:rsid w:val="00D84A72"/>
    <w:rsid w:val="00D84D1E"/>
    <w:rsid w:val="00D84DE0"/>
    <w:rsid w:val="00D84EEC"/>
    <w:rsid w:val="00D8506B"/>
    <w:rsid w:val="00D850D1"/>
    <w:rsid w:val="00D850FD"/>
    <w:rsid w:val="00D8516F"/>
    <w:rsid w:val="00D851D4"/>
    <w:rsid w:val="00D852CA"/>
    <w:rsid w:val="00D85319"/>
    <w:rsid w:val="00D85462"/>
    <w:rsid w:val="00D8560A"/>
    <w:rsid w:val="00D8569B"/>
    <w:rsid w:val="00D857A5"/>
    <w:rsid w:val="00D858F0"/>
    <w:rsid w:val="00D859C2"/>
    <w:rsid w:val="00D85A15"/>
    <w:rsid w:val="00D85A3D"/>
    <w:rsid w:val="00D85A66"/>
    <w:rsid w:val="00D85AA0"/>
    <w:rsid w:val="00D85E95"/>
    <w:rsid w:val="00D85E9B"/>
    <w:rsid w:val="00D85FE2"/>
    <w:rsid w:val="00D86009"/>
    <w:rsid w:val="00D860FF"/>
    <w:rsid w:val="00D8618B"/>
    <w:rsid w:val="00D861A3"/>
    <w:rsid w:val="00D861B3"/>
    <w:rsid w:val="00D8626E"/>
    <w:rsid w:val="00D862B0"/>
    <w:rsid w:val="00D86409"/>
    <w:rsid w:val="00D8642D"/>
    <w:rsid w:val="00D864A5"/>
    <w:rsid w:val="00D86818"/>
    <w:rsid w:val="00D86868"/>
    <w:rsid w:val="00D86B0F"/>
    <w:rsid w:val="00D86B87"/>
    <w:rsid w:val="00D86CBC"/>
    <w:rsid w:val="00D86CCB"/>
    <w:rsid w:val="00D86EAC"/>
    <w:rsid w:val="00D86EBA"/>
    <w:rsid w:val="00D87049"/>
    <w:rsid w:val="00D87095"/>
    <w:rsid w:val="00D8720F"/>
    <w:rsid w:val="00D8724D"/>
    <w:rsid w:val="00D873E5"/>
    <w:rsid w:val="00D8748D"/>
    <w:rsid w:val="00D874D5"/>
    <w:rsid w:val="00D87511"/>
    <w:rsid w:val="00D8756A"/>
    <w:rsid w:val="00D87628"/>
    <w:rsid w:val="00D87829"/>
    <w:rsid w:val="00D8791B"/>
    <w:rsid w:val="00D87C5E"/>
    <w:rsid w:val="00D87D7A"/>
    <w:rsid w:val="00D87DF6"/>
    <w:rsid w:val="00D87EE1"/>
    <w:rsid w:val="00D87F05"/>
    <w:rsid w:val="00D87F70"/>
    <w:rsid w:val="00D87FC1"/>
    <w:rsid w:val="00D9020D"/>
    <w:rsid w:val="00D90292"/>
    <w:rsid w:val="00D90308"/>
    <w:rsid w:val="00D9033A"/>
    <w:rsid w:val="00D9056C"/>
    <w:rsid w:val="00D9064B"/>
    <w:rsid w:val="00D9080E"/>
    <w:rsid w:val="00D9082F"/>
    <w:rsid w:val="00D9094D"/>
    <w:rsid w:val="00D90A9C"/>
    <w:rsid w:val="00D90C74"/>
    <w:rsid w:val="00D90E23"/>
    <w:rsid w:val="00D9109F"/>
    <w:rsid w:val="00D9122D"/>
    <w:rsid w:val="00D91352"/>
    <w:rsid w:val="00D9139A"/>
    <w:rsid w:val="00D91430"/>
    <w:rsid w:val="00D9155F"/>
    <w:rsid w:val="00D915B9"/>
    <w:rsid w:val="00D915F7"/>
    <w:rsid w:val="00D916E7"/>
    <w:rsid w:val="00D916ED"/>
    <w:rsid w:val="00D91751"/>
    <w:rsid w:val="00D917B8"/>
    <w:rsid w:val="00D919A7"/>
    <w:rsid w:val="00D91A78"/>
    <w:rsid w:val="00D91C24"/>
    <w:rsid w:val="00D91CCC"/>
    <w:rsid w:val="00D91DE7"/>
    <w:rsid w:val="00D920CB"/>
    <w:rsid w:val="00D92106"/>
    <w:rsid w:val="00D9219C"/>
    <w:rsid w:val="00D923B3"/>
    <w:rsid w:val="00D9243A"/>
    <w:rsid w:val="00D92723"/>
    <w:rsid w:val="00D92792"/>
    <w:rsid w:val="00D928B7"/>
    <w:rsid w:val="00D92A03"/>
    <w:rsid w:val="00D92C52"/>
    <w:rsid w:val="00D93036"/>
    <w:rsid w:val="00D930DC"/>
    <w:rsid w:val="00D93197"/>
    <w:rsid w:val="00D931C0"/>
    <w:rsid w:val="00D93236"/>
    <w:rsid w:val="00D93435"/>
    <w:rsid w:val="00D93457"/>
    <w:rsid w:val="00D934B3"/>
    <w:rsid w:val="00D934BE"/>
    <w:rsid w:val="00D934FD"/>
    <w:rsid w:val="00D9355C"/>
    <w:rsid w:val="00D936FD"/>
    <w:rsid w:val="00D93790"/>
    <w:rsid w:val="00D93981"/>
    <w:rsid w:val="00D93B1A"/>
    <w:rsid w:val="00D93C67"/>
    <w:rsid w:val="00D93C7A"/>
    <w:rsid w:val="00D93C96"/>
    <w:rsid w:val="00D93E25"/>
    <w:rsid w:val="00D93E50"/>
    <w:rsid w:val="00D942F0"/>
    <w:rsid w:val="00D94420"/>
    <w:rsid w:val="00D944F9"/>
    <w:rsid w:val="00D94682"/>
    <w:rsid w:val="00D94876"/>
    <w:rsid w:val="00D9491F"/>
    <w:rsid w:val="00D94C66"/>
    <w:rsid w:val="00D94C99"/>
    <w:rsid w:val="00D9504C"/>
    <w:rsid w:val="00D95168"/>
    <w:rsid w:val="00D95176"/>
    <w:rsid w:val="00D951DC"/>
    <w:rsid w:val="00D952B2"/>
    <w:rsid w:val="00D952D3"/>
    <w:rsid w:val="00D95334"/>
    <w:rsid w:val="00D953FF"/>
    <w:rsid w:val="00D95539"/>
    <w:rsid w:val="00D955AD"/>
    <w:rsid w:val="00D9597B"/>
    <w:rsid w:val="00D959CB"/>
    <w:rsid w:val="00D95AF6"/>
    <w:rsid w:val="00D95BB7"/>
    <w:rsid w:val="00D95CEA"/>
    <w:rsid w:val="00D95D3D"/>
    <w:rsid w:val="00D95E1F"/>
    <w:rsid w:val="00D96038"/>
    <w:rsid w:val="00D9609C"/>
    <w:rsid w:val="00D9612C"/>
    <w:rsid w:val="00D96183"/>
    <w:rsid w:val="00D9636A"/>
    <w:rsid w:val="00D964D4"/>
    <w:rsid w:val="00D964F9"/>
    <w:rsid w:val="00D965BA"/>
    <w:rsid w:val="00D96702"/>
    <w:rsid w:val="00D9678C"/>
    <w:rsid w:val="00D968EE"/>
    <w:rsid w:val="00D9691F"/>
    <w:rsid w:val="00D9692A"/>
    <w:rsid w:val="00D96959"/>
    <w:rsid w:val="00D969BD"/>
    <w:rsid w:val="00D96A8C"/>
    <w:rsid w:val="00D96AC1"/>
    <w:rsid w:val="00D96D98"/>
    <w:rsid w:val="00D96E43"/>
    <w:rsid w:val="00D970B8"/>
    <w:rsid w:val="00D97196"/>
    <w:rsid w:val="00D9719D"/>
    <w:rsid w:val="00D971BA"/>
    <w:rsid w:val="00D9748E"/>
    <w:rsid w:val="00D975A2"/>
    <w:rsid w:val="00D975B3"/>
    <w:rsid w:val="00D978F3"/>
    <w:rsid w:val="00D97907"/>
    <w:rsid w:val="00D97984"/>
    <w:rsid w:val="00D97B70"/>
    <w:rsid w:val="00D97BE0"/>
    <w:rsid w:val="00D97C53"/>
    <w:rsid w:val="00D97D46"/>
    <w:rsid w:val="00D97DA0"/>
    <w:rsid w:val="00D97E67"/>
    <w:rsid w:val="00D97F38"/>
    <w:rsid w:val="00DA0075"/>
    <w:rsid w:val="00DA0093"/>
    <w:rsid w:val="00DA015D"/>
    <w:rsid w:val="00DA01CD"/>
    <w:rsid w:val="00DA04CE"/>
    <w:rsid w:val="00DA04FD"/>
    <w:rsid w:val="00DA05BB"/>
    <w:rsid w:val="00DA05FD"/>
    <w:rsid w:val="00DA0689"/>
    <w:rsid w:val="00DA09C6"/>
    <w:rsid w:val="00DA0C0A"/>
    <w:rsid w:val="00DA0C2D"/>
    <w:rsid w:val="00DA0C56"/>
    <w:rsid w:val="00DA0C5A"/>
    <w:rsid w:val="00DA0C98"/>
    <w:rsid w:val="00DA0CF0"/>
    <w:rsid w:val="00DA0D89"/>
    <w:rsid w:val="00DA0E3B"/>
    <w:rsid w:val="00DA0E41"/>
    <w:rsid w:val="00DA0EEC"/>
    <w:rsid w:val="00DA0F5F"/>
    <w:rsid w:val="00DA0FD1"/>
    <w:rsid w:val="00DA1115"/>
    <w:rsid w:val="00DA1203"/>
    <w:rsid w:val="00DA12BD"/>
    <w:rsid w:val="00DA12D0"/>
    <w:rsid w:val="00DA135C"/>
    <w:rsid w:val="00DA15C2"/>
    <w:rsid w:val="00DA171C"/>
    <w:rsid w:val="00DA1824"/>
    <w:rsid w:val="00DA1835"/>
    <w:rsid w:val="00DA19DA"/>
    <w:rsid w:val="00DA1A79"/>
    <w:rsid w:val="00DA1E4C"/>
    <w:rsid w:val="00DA1E53"/>
    <w:rsid w:val="00DA2155"/>
    <w:rsid w:val="00DA2215"/>
    <w:rsid w:val="00DA22C4"/>
    <w:rsid w:val="00DA245B"/>
    <w:rsid w:val="00DA255A"/>
    <w:rsid w:val="00DA2679"/>
    <w:rsid w:val="00DA26C8"/>
    <w:rsid w:val="00DA276F"/>
    <w:rsid w:val="00DA2814"/>
    <w:rsid w:val="00DA2898"/>
    <w:rsid w:val="00DA2950"/>
    <w:rsid w:val="00DA2A4A"/>
    <w:rsid w:val="00DA2A83"/>
    <w:rsid w:val="00DA2AE3"/>
    <w:rsid w:val="00DA2C10"/>
    <w:rsid w:val="00DA2D1F"/>
    <w:rsid w:val="00DA2EF3"/>
    <w:rsid w:val="00DA2F9D"/>
    <w:rsid w:val="00DA2FD3"/>
    <w:rsid w:val="00DA30FD"/>
    <w:rsid w:val="00DA3302"/>
    <w:rsid w:val="00DA33AC"/>
    <w:rsid w:val="00DA33FF"/>
    <w:rsid w:val="00DA354B"/>
    <w:rsid w:val="00DA35F7"/>
    <w:rsid w:val="00DA3718"/>
    <w:rsid w:val="00DA3957"/>
    <w:rsid w:val="00DA398D"/>
    <w:rsid w:val="00DA39CF"/>
    <w:rsid w:val="00DA3CE8"/>
    <w:rsid w:val="00DA3CF9"/>
    <w:rsid w:val="00DA3DE0"/>
    <w:rsid w:val="00DA3E87"/>
    <w:rsid w:val="00DA3EB7"/>
    <w:rsid w:val="00DA431E"/>
    <w:rsid w:val="00DA447E"/>
    <w:rsid w:val="00DA46B8"/>
    <w:rsid w:val="00DA4722"/>
    <w:rsid w:val="00DA48E8"/>
    <w:rsid w:val="00DA4903"/>
    <w:rsid w:val="00DA4927"/>
    <w:rsid w:val="00DA4A57"/>
    <w:rsid w:val="00DA4AB1"/>
    <w:rsid w:val="00DA4AB8"/>
    <w:rsid w:val="00DA4AF7"/>
    <w:rsid w:val="00DA4C47"/>
    <w:rsid w:val="00DA4CD7"/>
    <w:rsid w:val="00DA4F75"/>
    <w:rsid w:val="00DA50A5"/>
    <w:rsid w:val="00DA510E"/>
    <w:rsid w:val="00DA5193"/>
    <w:rsid w:val="00DA5250"/>
    <w:rsid w:val="00DA559B"/>
    <w:rsid w:val="00DA58C8"/>
    <w:rsid w:val="00DA58EE"/>
    <w:rsid w:val="00DA5B5C"/>
    <w:rsid w:val="00DA5EE8"/>
    <w:rsid w:val="00DA6052"/>
    <w:rsid w:val="00DA6094"/>
    <w:rsid w:val="00DA625D"/>
    <w:rsid w:val="00DA6417"/>
    <w:rsid w:val="00DA65AC"/>
    <w:rsid w:val="00DA675E"/>
    <w:rsid w:val="00DA681F"/>
    <w:rsid w:val="00DA6873"/>
    <w:rsid w:val="00DA6950"/>
    <w:rsid w:val="00DA6AFF"/>
    <w:rsid w:val="00DA6C2A"/>
    <w:rsid w:val="00DA6CA9"/>
    <w:rsid w:val="00DA6CD6"/>
    <w:rsid w:val="00DA6F68"/>
    <w:rsid w:val="00DA702C"/>
    <w:rsid w:val="00DA7121"/>
    <w:rsid w:val="00DA72B4"/>
    <w:rsid w:val="00DA73CC"/>
    <w:rsid w:val="00DA7533"/>
    <w:rsid w:val="00DA76B3"/>
    <w:rsid w:val="00DA791D"/>
    <w:rsid w:val="00DA7B4B"/>
    <w:rsid w:val="00DA7C05"/>
    <w:rsid w:val="00DA7C4A"/>
    <w:rsid w:val="00DA7E94"/>
    <w:rsid w:val="00DA7EA0"/>
    <w:rsid w:val="00DA7F1A"/>
    <w:rsid w:val="00DB01A4"/>
    <w:rsid w:val="00DB024E"/>
    <w:rsid w:val="00DB0333"/>
    <w:rsid w:val="00DB0355"/>
    <w:rsid w:val="00DB03F8"/>
    <w:rsid w:val="00DB0402"/>
    <w:rsid w:val="00DB04AD"/>
    <w:rsid w:val="00DB0563"/>
    <w:rsid w:val="00DB05D8"/>
    <w:rsid w:val="00DB0787"/>
    <w:rsid w:val="00DB084A"/>
    <w:rsid w:val="00DB08BE"/>
    <w:rsid w:val="00DB09F0"/>
    <w:rsid w:val="00DB0B14"/>
    <w:rsid w:val="00DB0CCD"/>
    <w:rsid w:val="00DB0D95"/>
    <w:rsid w:val="00DB0DD3"/>
    <w:rsid w:val="00DB0E0F"/>
    <w:rsid w:val="00DB0F14"/>
    <w:rsid w:val="00DB0F3D"/>
    <w:rsid w:val="00DB0F7F"/>
    <w:rsid w:val="00DB0F94"/>
    <w:rsid w:val="00DB0FBF"/>
    <w:rsid w:val="00DB1020"/>
    <w:rsid w:val="00DB1106"/>
    <w:rsid w:val="00DB12AC"/>
    <w:rsid w:val="00DB1436"/>
    <w:rsid w:val="00DB1605"/>
    <w:rsid w:val="00DB16CF"/>
    <w:rsid w:val="00DB1764"/>
    <w:rsid w:val="00DB17B3"/>
    <w:rsid w:val="00DB17F4"/>
    <w:rsid w:val="00DB1871"/>
    <w:rsid w:val="00DB18E4"/>
    <w:rsid w:val="00DB19B9"/>
    <w:rsid w:val="00DB1AD1"/>
    <w:rsid w:val="00DB1B3B"/>
    <w:rsid w:val="00DB1E06"/>
    <w:rsid w:val="00DB1F5C"/>
    <w:rsid w:val="00DB1F74"/>
    <w:rsid w:val="00DB1F9D"/>
    <w:rsid w:val="00DB2083"/>
    <w:rsid w:val="00DB249B"/>
    <w:rsid w:val="00DB2525"/>
    <w:rsid w:val="00DB25A2"/>
    <w:rsid w:val="00DB263D"/>
    <w:rsid w:val="00DB28C9"/>
    <w:rsid w:val="00DB28CB"/>
    <w:rsid w:val="00DB298D"/>
    <w:rsid w:val="00DB2E05"/>
    <w:rsid w:val="00DB2F3B"/>
    <w:rsid w:val="00DB3005"/>
    <w:rsid w:val="00DB30C4"/>
    <w:rsid w:val="00DB3301"/>
    <w:rsid w:val="00DB330C"/>
    <w:rsid w:val="00DB3406"/>
    <w:rsid w:val="00DB3586"/>
    <w:rsid w:val="00DB370B"/>
    <w:rsid w:val="00DB3904"/>
    <w:rsid w:val="00DB392B"/>
    <w:rsid w:val="00DB397B"/>
    <w:rsid w:val="00DB39EC"/>
    <w:rsid w:val="00DB3A8E"/>
    <w:rsid w:val="00DB3AE0"/>
    <w:rsid w:val="00DB3EDF"/>
    <w:rsid w:val="00DB407C"/>
    <w:rsid w:val="00DB4147"/>
    <w:rsid w:val="00DB4160"/>
    <w:rsid w:val="00DB4239"/>
    <w:rsid w:val="00DB45B0"/>
    <w:rsid w:val="00DB479D"/>
    <w:rsid w:val="00DB47C9"/>
    <w:rsid w:val="00DB4B3C"/>
    <w:rsid w:val="00DB4B54"/>
    <w:rsid w:val="00DB4D17"/>
    <w:rsid w:val="00DB5037"/>
    <w:rsid w:val="00DB5161"/>
    <w:rsid w:val="00DB51CB"/>
    <w:rsid w:val="00DB5728"/>
    <w:rsid w:val="00DB57B8"/>
    <w:rsid w:val="00DB5831"/>
    <w:rsid w:val="00DB5A37"/>
    <w:rsid w:val="00DB5AB4"/>
    <w:rsid w:val="00DB5D5B"/>
    <w:rsid w:val="00DB5DB4"/>
    <w:rsid w:val="00DB5DBB"/>
    <w:rsid w:val="00DB5E01"/>
    <w:rsid w:val="00DB5EA1"/>
    <w:rsid w:val="00DB5ED8"/>
    <w:rsid w:val="00DB5FE9"/>
    <w:rsid w:val="00DB60C9"/>
    <w:rsid w:val="00DB61F9"/>
    <w:rsid w:val="00DB6297"/>
    <w:rsid w:val="00DB652A"/>
    <w:rsid w:val="00DB6549"/>
    <w:rsid w:val="00DB654A"/>
    <w:rsid w:val="00DB657C"/>
    <w:rsid w:val="00DB6804"/>
    <w:rsid w:val="00DB6836"/>
    <w:rsid w:val="00DB683C"/>
    <w:rsid w:val="00DB68DA"/>
    <w:rsid w:val="00DB6982"/>
    <w:rsid w:val="00DB6A77"/>
    <w:rsid w:val="00DB6C0B"/>
    <w:rsid w:val="00DB6CA8"/>
    <w:rsid w:val="00DB6CF5"/>
    <w:rsid w:val="00DB6DA7"/>
    <w:rsid w:val="00DB6E92"/>
    <w:rsid w:val="00DB6FAF"/>
    <w:rsid w:val="00DB7018"/>
    <w:rsid w:val="00DB7068"/>
    <w:rsid w:val="00DB70EF"/>
    <w:rsid w:val="00DB7160"/>
    <w:rsid w:val="00DB7224"/>
    <w:rsid w:val="00DB73B1"/>
    <w:rsid w:val="00DB7499"/>
    <w:rsid w:val="00DB762B"/>
    <w:rsid w:val="00DB769D"/>
    <w:rsid w:val="00DB779B"/>
    <w:rsid w:val="00DB78C2"/>
    <w:rsid w:val="00DB7A9B"/>
    <w:rsid w:val="00DB7BEF"/>
    <w:rsid w:val="00DB7F1B"/>
    <w:rsid w:val="00DC010A"/>
    <w:rsid w:val="00DC0118"/>
    <w:rsid w:val="00DC0142"/>
    <w:rsid w:val="00DC022C"/>
    <w:rsid w:val="00DC059D"/>
    <w:rsid w:val="00DC05E1"/>
    <w:rsid w:val="00DC0A86"/>
    <w:rsid w:val="00DC0CA7"/>
    <w:rsid w:val="00DC0E98"/>
    <w:rsid w:val="00DC11BC"/>
    <w:rsid w:val="00DC13D4"/>
    <w:rsid w:val="00DC14F8"/>
    <w:rsid w:val="00DC171A"/>
    <w:rsid w:val="00DC1AE1"/>
    <w:rsid w:val="00DC1B34"/>
    <w:rsid w:val="00DC1C59"/>
    <w:rsid w:val="00DC1D52"/>
    <w:rsid w:val="00DC1ECF"/>
    <w:rsid w:val="00DC1F19"/>
    <w:rsid w:val="00DC1F68"/>
    <w:rsid w:val="00DC2013"/>
    <w:rsid w:val="00DC205C"/>
    <w:rsid w:val="00DC2417"/>
    <w:rsid w:val="00DC2422"/>
    <w:rsid w:val="00DC258A"/>
    <w:rsid w:val="00DC2635"/>
    <w:rsid w:val="00DC2682"/>
    <w:rsid w:val="00DC26F1"/>
    <w:rsid w:val="00DC2A18"/>
    <w:rsid w:val="00DC2D16"/>
    <w:rsid w:val="00DC2DB5"/>
    <w:rsid w:val="00DC2E53"/>
    <w:rsid w:val="00DC2E71"/>
    <w:rsid w:val="00DC2FC4"/>
    <w:rsid w:val="00DC321B"/>
    <w:rsid w:val="00DC35B3"/>
    <w:rsid w:val="00DC35F5"/>
    <w:rsid w:val="00DC37AF"/>
    <w:rsid w:val="00DC3813"/>
    <w:rsid w:val="00DC39E4"/>
    <w:rsid w:val="00DC3A67"/>
    <w:rsid w:val="00DC3AB8"/>
    <w:rsid w:val="00DC3AF4"/>
    <w:rsid w:val="00DC3BA9"/>
    <w:rsid w:val="00DC3CA3"/>
    <w:rsid w:val="00DC3E3D"/>
    <w:rsid w:val="00DC3EDF"/>
    <w:rsid w:val="00DC41C4"/>
    <w:rsid w:val="00DC41CD"/>
    <w:rsid w:val="00DC420B"/>
    <w:rsid w:val="00DC4445"/>
    <w:rsid w:val="00DC449E"/>
    <w:rsid w:val="00DC461D"/>
    <w:rsid w:val="00DC4701"/>
    <w:rsid w:val="00DC471D"/>
    <w:rsid w:val="00DC4768"/>
    <w:rsid w:val="00DC48CA"/>
    <w:rsid w:val="00DC499E"/>
    <w:rsid w:val="00DC4A0B"/>
    <w:rsid w:val="00DC4B61"/>
    <w:rsid w:val="00DC4CEA"/>
    <w:rsid w:val="00DC4D44"/>
    <w:rsid w:val="00DC4DFB"/>
    <w:rsid w:val="00DC4E25"/>
    <w:rsid w:val="00DC4E27"/>
    <w:rsid w:val="00DC4F96"/>
    <w:rsid w:val="00DC5010"/>
    <w:rsid w:val="00DC5053"/>
    <w:rsid w:val="00DC50CD"/>
    <w:rsid w:val="00DC523B"/>
    <w:rsid w:val="00DC52BE"/>
    <w:rsid w:val="00DC535B"/>
    <w:rsid w:val="00DC53F3"/>
    <w:rsid w:val="00DC54BB"/>
    <w:rsid w:val="00DC54E8"/>
    <w:rsid w:val="00DC5611"/>
    <w:rsid w:val="00DC566C"/>
    <w:rsid w:val="00DC57C4"/>
    <w:rsid w:val="00DC5804"/>
    <w:rsid w:val="00DC58FC"/>
    <w:rsid w:val="00DC5A54"/>
    <w:rsid w:val="00DC5AA5"/>
    <w:rsid w:val="00DC5EB2"/>
    <w:rsid w:val="00DC5F10"/>
    <w:rsid w:val="00DC6099"/>
    <w:rsid w:val="00DC61BF"/>
    <w:rsid w:val="00DC61DD"/>
    <w:rsid w:val="00DC630F"/>
    <w:rsid w:val="00DC6491"/>
    <w:rsid w:val="00DC64A3"/>
    <w:rsid w:val="00DC6682"/>
    <w:rsid w:val="00DC689C"/>
    <w:rsid w:val="00DC6957"/>
    <w:rsid w:val="00DC6B0E"/>
    <w:rsid w:val="00DC6CCF"/>
    <w:rsid w:val="00DC6D3F"/>
    <w:rsid w:val="00DC6DC7"/>
    <w:rsid w:val="00DC6F30"/>
    <w:rsid w:val="00DC702B"/>
    <w:rsid w:val="00DC70A5"/>
    <w:rsid w:val="00DC7252"/>
    <w:rsid w:val="00DC7255"/>
    <w:rsid w:val="00DC7471"/>
    <w:rsid w:val="00DC74AA"/>
    <w:rsid w:val="00DC75BD"/>
    <w:rsid w:val="00DC775F"/>
    <w:rsid w:val="00DC7A3F"/>
    <w:rsid w:val="00DC7AE8"/>
    <w:rsid w:val="00DC7CF8"/>
    <w:rsid w:val="00DC7D8C"/>
    <w:rsid w:val="00DD010C"/>
    <w:rsid w:val="00DD0188"/>
    <w:rsid w:val="00DD04B9"/>
    <w:rsid w:val="00DD05DE"/>
    <w:rsid w:val="00DD0623"/>
    <w:rsid w:val="00DD066A"/>
    <w:rsid w:val="00DD0885"/>
    <w:rsid w:val="00DD08E6"/>
    <w:rsid w:val="00DD0AD8"/>
    <w:rsid w:val="00DD0C76"/>
    <w:rsid w:val="00DD0CA6"/>
    <w:rsid w:val="00DD107A"/>
    <w:rsid w:val="00DD1258"/>
    <w:rsid w:val="00DD141B"/>
    <w:rsid w:val="00DD1462"/>
    <w:rsid w:val="00DD149D"/>
    <w:rsid w:val="00DD14BC"/>
    <w:rsid w:val="00DD15CF"/>
    <w:rsid w:val="00DD15D0"/>
    <w:rsid w:val="00DD1605"/>
    <w:rsid w:val="00DD160C"/>
    <w:rsid w:val="00DD16C9"/>
    <w:rsid w:val="00DD1811"/>
    <w:rsid w:val="00DD185A"/>
    <w:rsid w:val="00DD1953"/>
    <w:rsid w:val="00DD1A9A"/>
    <w:rsid w:val="00DD1CE7"/>
    <w:rsid w:val="00DD1D4D"/>
    <w:rsid w:val="00DD1DA1"/>
    <w:rsid w:val="00DD1E57"/>
    <w:rsid w:val="00DD1ED5"/>
    <w:rsid w:val="00DD1ED6"/>
    <w:rsid w:val="00DD1FAC"/>
    <w:rsid w:val="00DD21C0"/>
    <w:rsid w:val="00DD2366"/>
    <w:rsid w:val="00DD25AC"/>
    <w:rsid w:val="00DD2615"/>
    <w:rsid w:val="00DD2646"/>
    <w:rsid w:val="00DD268C"/>
    <w:rsid w:val="00DD26DA"/>
    <w:rsid w:val="00DD2741"/>
    <w:rsid w:val="00DD2CD3"/>
    <w:rsid w:val="00DD2E12"/>
    <w:rsid w:val="00DD2E80"/>
    <w:rsid w:val="00DD317D"/>
    <w:rsid w:val="00DD3200"/>
    <w:rsid w:val="00DD3226"/>
    <w:rsid w:val="00DD327F"/>
    <w:rsid w:val="00DD32B8"/>
    <w:rsid w:val="00DD32CB"/>
    <w:rsid w:val="00DD36CC"/>
    <w:rsid w:val="00DD37C6"/>
    <w:rsid w:val="00DD3AD3"/>
    <w:rsid w:val="00DD3B0F"/>
    <w:rsid w:val="00DD3B86"/>
    <w:rsid w:val="00DD41F6"/>
    <w:rsid w:val="00DD446F"/>
    <w:rsid w:val="00DD44B8"/>
    <w:rsid w:val="00DD468E"/>
    <w:rsid w:val="00DD4739"/>
    <w:rsid w:val="00DD4795"/>
    <w:rsid w:val="00DD486D"/>
    <w:rsid w:val="00DD48E6"/>
    <w:rsid w:val="00DD4963"/>
    <w:rsid w:val="00DD4A6F"/>
    <w:rsid w:val="00DD4ABA"/>
    <w:rsid w:val="00DD4C2D"/>
    <w:rsid w:val="00DD4C8D"/>
    <w:rsid w:val="00DD4D47"/>
    <w:rsid w:val="00DD4D8D"/>
    <w:rsid w:val="00DD4E3B"/>
    <w:rsid w:val="00DD4EE8"/>
    <w:rsid w:val="00DD4F35"/>
    <w:rsid w:val="00DD5088"/>
    <w:rsid w:val="00DD51C1"/>
    <w:rsid w:val="00DD52DC"/>
    <w:rsid w:val="00DD5450"/>
    <w:rsid w:val="00DD5496"/>
    <w:rsid w:val="00DD57DA"/>
    <w:rsid w:val="00DD5800"/>
    <w:rsid w:val="00DD588C"/>
    <w:rsid w:val="00DD59EE"/>
    <w:rsid w:val="00DD5A27"/>
    <w:rsid w:val="00DD5BE7"/>
    <w:rsid w:val="00DD5D1B"/>
    <w:rsid w:val="00DD5DA9"/>
    <w:rsid w:val="00DD6188"/>
    <w:rsid w:val="00DD62C1"/>
    <w:rsid w:val="00DD630C"/>
    <w:rsid w:val="00DD6723"/>
    <w:rsid w:val="00DD6B42"/>
    <w:rsid w:val="00DD6B6B"/>
    <w:rsid w:val="00DD6BF4"/>
    <w:rsid w:val="00DD6D4A"/>
    <w:rsid w:val="00DD6FF8"/>
    <w:rsid w:val="00DD6FF9"/>
    <w:rsid w:val="00DD70E2"/>
    <w:rsid w:val="00DD7700"/>
    <w:rsid w:val="00DD77DA"/>
    <w:rsid w:val="00DD7890"/>
    <w:rsid w:val="00DD78F2"/>
    <w:rsid w:val="00DD7969"/>
    <w:rsid w:val="00DD7C09"/>
    <w:rsid w:val="00DD7DBC"/>
    <w:rsid w:val="00DE03F8"/>
    <w:rsid w:val="00DE057F"/>
    <w:rsid w:val="00DE06C3"/>
    <w:rsid w:val="00DE0872"/>
    <w:rsid w:val="00DE099B"/>
    <w:rsid w:val="00DE0B29"/>
    <w:rsid w:val="00DE13AA"/>
    <w:rsid w:val="00DE1520"/>
    <w:rsid w:val="00DE1674"/>
    <w:rsid w:val="00DE16AD"/>
    <w:rsid w:val="00DE18F6"/>
    <w:rsid w:val="00DE196F"/>
    <w:rsid w:val="00DE19AF"/>
    <w:rsid w:val="00DE1A9A"/>
    <w:rsid w:val="00DE1B37"/>
    <w:rsid w:val="00DE1CFC"/>
    <w:rsid w:val="00DE1DD2"/>
    <w:rsid w:val="00DE1ECD"/>
    <w:rsid w:val="00DE1F1A"/>
    <w:rsid w:val="00DE1F58"/>
    <w:rsid w:val="00DE204B"/>
    <w:rsid w:val="00DE2078"/>
    <w:rsid w:val="00DE21FE"/>
    <w:rsid w:val="00DE2215"/>
    <w:rsid w:val="00DE2457"/>
    <w:rsid w:val="00DE26D3"/>
    <w:rsid w:val="00DE2939"/>
    <w:rsid w:val="00DE2BD9"/>
    <w:rsid w:val="00DE2C74"/>
    <w:rsid w:val="00DE2E6E"/>
    <w:rsid w:val="00DE2E8E"/>
    <w:rsid w:val="00DE2EEE"/>
    <w:rsid w:val="00DE2F1E"/>
    <w:rsid w:val="00DE2FEC"/>
    <w:rsid w:val="00DE2FFD"/>
    <w:rsid w:val="00DE3046"/>
    <w:rsid w:val="00DE3089"/>
    <w:rsid w:val="00DE30EF"/>
    <w:rsid w:val="00DE351B"/>
    <w:rsid w:val="00DE35C7"/>
    <w:rsid w:val="00DE38CA"/>
    <w:rsid w:val="00DE39B5"/>
    <w:rsid w:val="00DE39C3"/>
    <w:rsid w:val="00DE3B87"/>
    <w:rsid w:val="00DE3B96"/>
    <w:rsid w:val="00DE3D2A"/>
    <w:rsid w:val="00DE3D86"/>
    <w:rsid w:val="00DE3F6E"/>
    <w:rsid w:val="00DE419C"/>
    <w:rsid w:val="00DE432D"/>
    <w:rsid w:val="00DE435F"/>
    <w:rsid w:val="00DE440B"/>
    <w:rsid w:val="00DE44A0"/>
    <w:rsid w:val="00DE45B4"/>
    <w:rsid w:val="00DE47AB"/>
    <w:rsid w:val="00DE47E5"/>
    <w:rsid w:val="00DE48DC"/>
    <w:rsid w:val="00DE4A36"/>
    <w:rsid w:val="00DE4B15"/>
    <w:rsid w:val="00DE4BF2"/>
    <w:rsid w:val="00DE4FBF"/>
    <w:rsid w:val="00DE4FCC"/>
    <w:rsid w:val="00DE5083"/>
    <w:rsid w:val="00DE515F"/>
    <w:rsid w:val="00DE5280"/>
    <w:rsid w:val="00DE539F"/>
    <w:rsid w:val="00DE5425"/>
    <w:rsid w:val="00DE5495"/>
    <w:rsid w:val="00DE551E"/>
    <w:rsid w:val="00DE576C"/>
    <w:rsid w:val="00DE5868"/>
    <w:rsid w:val="00DE58FC"/>
    <w:rsid w:val="00DE5AC3"/>
    <w:rsid w:val="00DE5BF5"/>
    <w:rsid w:val="00DE5C07"/>
    <w:rsid w:val="00DE5CBB"/>
    <w:rsid w:val="00DE6041"/>
    <w:rsid w:val="00DE60D9"/>
    <w:rsid w:val="00DE618F"/>
    <w:rsid w:val="00DE64BE"/>
    <w:rsid w:val="00DE64D7"/>
    <w:rsid w:val="00DE6588"/>
    <w:rsid w:val="00DE65A0"/>
    <w:rsid w:val="00DE675E"/>
    <w:rsid w:val="00DE684A"/>
    <w:rsid w:val="00DE6A01"/>
    <w:rsid w:val="00DE6B0C"/>
    <w:rsid w:val="00DE6BF8"/>
    <w:rsid w:val="00DE6C0C"/>
    <w:rsid w:val="00DE6E82"/>
    <w:rsid w:val="00DE6EBC"/>
    <w:rsid w:val="00DE702E"/>
    <w:rsid w:val="00DE714C"/>
    <w:rsid w:val="00DE7269"/>
    <w:rsid w:val="00DE7412"/>
    <w:rsid w:val="00DE748C"/>
    <w:rsid w:val="00DE7617"/>
    <w:rsid w:val="00DE77A1"/>
    <w:rsid w:val="00DE79A2"/>
    <w:rsid w:val="00DE7A31"/>
    <w:rsid w:val="00DE7A60"/>
    <w:rsid w:val="00DE7ADA"/>
    <w:rsid w:val="00DE7B9D"/>
    <w:rsid w:val="00DE7F28"/>
    <w:rsid w:val="00DE7F93"/>
    <w:rsid w:val="00DF002B"/>
    <w:rsid w:val="00DF00D5"/>
    <w:rsid w:val="00DF02BE"/>
    <w:rsid w:val="00DF0351"/>
    <w:rsid w:val="00DF0485"/>
    <w:rsid w:val="00DF0518"/>
    <w:rsid w:val="00DF05D7"/>
    <w:rsid w:val="00DF0658"/>
    <w:rsid w:val="00DF066B"/>
    <w:rsid w:val="00DF068E"/>
    <w:rsid w:val="00DF06AA"/>
    <w:rsid w:val="00DF06FD"/>
    <w:rsid w:val="00DF0829"/>
    <w:rsid w:val="00DF08FC"/>
    <w:rsid w:val="00DF0AE6"/>
    <w:rsid w:val="00DF0B7B"/>
    <w:rsid w:val="00DF0E07"/>
    <w:rsid w:val="00DF0EEC"/>
    <w:rsid w:val="00DF0F2A"/>
    <w:rsid w:val="00DF0F57"/>
    <w:rsid w:val="00DF1363"/>
    <w:rsid w:val="00DF1414"/>
    <w:rsid w:val="00DF143F"/>
    <w:rsid w:val="00DF1731"/>
    <w:rsid w:val="00DF1A15"/>
    <w:rsid w:val="00DF1A92"/>
    <w:rsid w:val="00DF1B43"/>
    <w:rsid w:val="00DF1E04"/>
    <w:rsid w:val="00DF1E8C"/>
    <w:rsid w:val="00DF203C"/>
    <w:rsid w:val="00DF2086"/>
    <w:rsid w:val="00DF20DD"/>
    <w:rsid w:val="00DF20E7"/>
    <w:rsid w:val="00DF212E"/>
    <w:rsid w:val="00DF21FD"/>
    <w:rsid w:val="00DF2246"/>
    <w:rsid w:val="00DF246A"/>
    <w:rsid w:val="00DF24E8"/>
    <w:rsid w:val="00DF26A8"/>
    <w:rsid w:val="00DF26C1"/>
    <w:rsid w:val="00DF26DD"/>
    <w:rsid w:val="00DF2733"/>
    <w:rsid w:val="00DF27ED"/>
    <w:rsid w:val="00DF2803"/>
    <w:rsid w:val="00DF287E"/>
    <w:rsid w:val="00DF28CE"/>
    <w:rsid w:val="00DF291E"/>
    <w:rsid w:val="00DF2979"/>
    <w:rsid w:val="00DF2B14"/>
    <w:rsid w:val="00DF2B6E"/>
    <w:rsid w:val="00DF2D09"/>
    <w:rsid w:val="00DF2DB9"/>
    <w:rsid w:val="00DF2DF8"/>
    <w:rsid w:val="00DF3314"/>
    <w:rsid w:val="00DF3367"/>
    <w:rsid w:val="00DF33EE"/>
    <w:rsid w:val="00DF3583"/>
    <w:rsid w:val="00DF3727"/>
    <w:rsid w:val="00DF3912"/>
    <w:rsid w:val="00DF39E0"/>
    <w:rsid w:val="00DF3A4E"/>
    <w:rsid w:val="00DF3BD9"/>
    <w:rsid w:val="00DF3CAA"/>
    <w:rsid w:val="00DF3CDC"/>
    <w:rsid w:val="00DF3D0F"/>
    <w:rsid w:val="00DF3D68"/>
    <w:rsid w:val="00DF3F7E"/>
    <w:rsid w:val="00DF4100"/>
    <w:rsid w:val="00DF4227"/>
    <w:rsid w:val="00DF4458"/>
    <w:rsid w:val="00DF4523"/>
    <w:rsid w:val="00DF45C6"/>
    <w:rsid w:val="00DF45EB"/>
    <w:rsid w:val="00DF463B"/>
    <w:rsid w:val="00DF467E"/>
    <w:rsid w:val="00DF46B4"/>
    <w:rsid w:val="00DF4902"/>
    <w:rsid w:val="00DF4961"/>
    <w:rsid w:val="00DF49C9"/>
    <w:rsid w:val="00DF4A9E"/>
    <w:rsid w:val="00DF4C87"/>
    <w:rsid w:val="00DF4D0F"/>
    <w:rsid w:val="00DF4D33"/>
    <w:rsid w:val="00DF5037"/>
    <w:rsid w:val="00DF5348"/>
    <w:rsid w:val="00DF551D"/>
    <w:rsid w:val="00DF5679"/>
    <w:rsid w:val="00DF58CE"/>
    <w:rsid w:val="00DF59A4"/>
    <w:rsid w:val="00DF59D7"/>
    <w:rsid w:val="00DF5AF2"/>
    <w:rsid w:val="00DF5B50"/>
    <w:rsid w:val="00DF5B6F"/>
    <w:rsid w:val="00DF5BD4"/>
    <w:rsid w:val="00DF5E14"/>
    <w:rsid w:val="00DF5F15"/>
    <w:rsid w:val="00DF5F7F"/>
    <w:rsid w:val="00DF5F86"/>
    <w:rsid w:val="00DF606F"/>
    <w:rsid w:val="00DF61E4"/>
    <w:rsid w:val="00DF636A"/>
    <w:rsid w:val="00DF6377"/>
    <w:rsid w:val="00DF63DE"/>
    <w:rsid w:val="00DF64EB"/>
    <w:rsid w:val="00DF6572"/>
    <w:rsid w:val="00DF65C0"/>
    <w:rsid w:val="00DF666D"/>
    <w:rsid w:val="00DF66DA"/>
    <w:rsid w:val="00DF6734"/>
    <w:rsid w:val="00DF676B"/>
    <w:rsid w:val="00DF687C"/>
    <w:rsid w:val="00DF68F2"/>
    <w:rsid w:val="00DF692A"/>
    <w:rsid w:val="00DF6A1A"/>
    <w:rsid w:val="00DF6B74"/>
    <w:rsid w:val="00DF6C2B"/>
    <w:rsid w:val="00DF6DA5"/>
    <w:rsid w:val="00DF7005"/>
    <w:rsid w:val="00DF7012"/>
    <w:rsid w:val="00DF720D"/>
    <w:rsid w:val="00DF7299"/>
    <w:rsid w:val="00DF72D3"/>
    <w:rsid w:val="00DF7469"/>
    <w:rsid w:val="00DF7470"/>
    <w:rsid w:val="00DF751E"/>
    <w:rsid w:val="00DF75D6"/>
    <w:rsid w:val="00DF76C0"/>
    <w:rsid w:val="00DF7990"/>
    <w:rsid w:val="00DF7A74"/>
    <w:rsid w:val="00DF7C84"/>
    <w:rsid w:val="00DF7CEF"/>
    <w:rsid w:val="00DF7E4D"/>
    <w:rsid w:val="00DF7E52"/>
    <w:rsid w:val="00DF7F74"/>
    <w:rsid w:val="00DF7FFE"/>
    <w:rsid w:val="00E0024F"/>
    <w:rsid w:val="00E002F9"/>
    <w:rsid w:val="00E003E3"/>
    <w:rsid w:val="00E005C6"/>
    <w:rsid w:val="00E005EB"/>
    <w:rsid w:val="00E0070F"/>
    <w:rsid w:val="00E00770"/>
    <w:rsid w:val="00E00830"/>
    <w:rsid w:val="00E008CB"/>
    <w:rsid w:val="00E00961"/>
    <w:rsid w:val="00E00B88"/>
    <w:rsid w:val="00E00C19"/>
    <w:rsid w:val="00E00F20"/>
    <w:rsid w:val="00E00FB3"/>
    <w:rsid w:val="00E00FF5"/>
    <w:rsid w:val="00E011A6"/>
    <w:rsid w:val="00E01458"/>
    <w:rsid w:val="00E015B2"/>
    <w:rsid w:val="00E01647"/>
    <w:rsid w:val="00E01A66"/>
    <w:rsid w:val="00E01B4F"/>
    <w:rsid w:val="00E01D0C"/>
    <w:rsid w:val="00E01DEE"/>
    <w:rsid w:val="00E01E14"/>
    <w:rsid w:val="00E01FCE"/>
    <w:rsid w:val="00E021C6"/>
    <w:rsid w:val="00E0232D"/>
    <w:rsid w:val="00E023A1"/>
    <w:rsid w:val="00E023BB"/>
    <w:rsid w:val="00E029B2"/>
    <w:rsid w:val="00E02B5A"/>
    <w:rsid w:val="00E02B5D"/>
    <w:rsid w:val="00E02BD4"/>
    <w:rsid w:val="00E02D0F"/>
    <w:rsid w:val="00E03116"/>
    <w:rsid w:val="00E03176"/>
    <w:rsid w:val="00E03231"/>
    <w:rsid w:val="00E0342F"/>
    <w:rsid w:val="00E0346D"/>
    <w:rsid w:val="00E034E9"/>
    <w:rsid w:val="00E03653"/>
    <w:rsid w:val="00E03752"/>
    <w:rsid w:val="00E038C2"/>
    <w:rsid w:val="00E0392F"/>
    <w:rsid w:val="00E03941"/>
    <w:rsid w:val="00E03BA9"/>
    <w:rsid w:val="00E03BAA"/>
    <w:rsid w:val="00E03BE8"/>
    <w:rsid w:val="00E03BF8"/>
    <w:rsid w:val="00E03E21"/>
    <w:rsid w:val="00E03EBF"/>
    <w:rsid w:val="00E03EC6"/>
    <w:rsid w:val="00E03FBD"/>
    <w:rsid w:val="00E0409A"/>
    <w:rsid w:val="00E041A7"/>
    <w:rsid w:val="00E043EE"/>
    <w:rsid w:val="00E0442C"/>
    <w:rsid w:val="00E046C6"/>
    <w:rsid w:val="00E0480A"/>
    <w:rsid w:val="00E04818"/>
    <w:rsid w:val="00E048EE"/>
    <w:rsid w:val="00E04AB0"/>
    <w:rsid w:val="00E04AED"/>
    <w:rsid w:val="00E04B92"/>
    <w:rsid w:val="00E04C82"/>
    <w:rsid w:val="00E04E6B"/>
    <w:rsid w:val="00E04F2A"/>
    <w:rsid w:val="00E0504D"/>
    <w:rsid w:val="00E050C7"/>
    <w:rsid w:val="00E05104"/>
    <w:rsid w:val="00E052EF"/>
    <w:rsid w:val="00E05366"/>
    <w:rsid w:val="00E053C0"/>
    <w:rsid w:val="00E0563C"/>
    <w:rsid w:val="00E056CA"/>
    <w:rsid w:val="00E0571E"/>
    <w:rsid w:val="00E05770"/>
    <w:rsid w:val="00E0578A"/>
    <w:rsid w:val="00E05830"/>
    <w:rsid w:val="00E059FB"/>
    <w:rsid w:val="00E05A62"/>
    <w:rsid w:val="00E05AE4"/>
    <w:rsid w:val="00E05AF2"/>
    <w:rsid w:val="00E05FF2"/>
    <w:rsid w:val="00E06023"/>
    <w:rsid w:val="00E06122"/>
    <w:rsid w:val="00E0618C"/>
    <w:rsid w:val="00E061E5"/>
    <w:rsid w:val="00E06232"/>
    <w:rsid w:val="00E06295"/>
    <w:rsid w:val="00E06442"/>
    <w:rsid w:val="00E0646A"/>
    <w:rsid w:val="00E0669F"/>
    <w:rsid w:val="00E0674D"/>
    <w:rsid w:val="00E06A05"/>
    <w:rsid w:val="00E06A33"/>
    <w:rsid w:val="00E06ACE"/>
    <w:rsid w:val="00E06B1E"/>
    <w:rsid w:val="00E06BAF"/>
    <w:rsid w:val="00E06C5F"/>
    <w:rsid w:val="00E06C97"/>
    <w:rsid w:val="00E06D0D"/>
    <w:rsid w:val="00E06F78"/>
    <w:rsid w:val="00E07026"/>
    <w:rsid w:val="00E07040"/>
    <w:rsid w:val="00E07070"/>
    <w:rsid w:val="00E0709C"/>
    <w:rsid w:val="00E073EF"/>
    <w:rsid w:val="00E07465"/>
    <w:rsid w:val="00E075A8"/>
    <w:rsid w:val="00E07651"/>
    <w:rsid w:val="00E077E9"/>
    <w:rsid w:val="00E078CD"/>
    <w:rsid w:val="00E078FE"/>
    <w:rsid w:val="00E0791D"/>
    <w:rsid w:val="00E07A5A"/>
    <w:rsid w:val="00E07BFB"/>
    <w:rsid w:val="00E07D62"/>
    <w:rsid w:val="00E07F7E"/>
    <w:rsid w:val="00E07FBD"/>
    <w:rsid w:val="00E10128"/>
    <w:rsid w:val="00E101D8"/>
    <w:rsid w:val="00E10287"/>
    <w:rsid w:val="00E10534"/>
    <w:rsid w:val="00E1067A"/>
    <w:rsid w:val="00E107B7"/>
    <w:rsid w:val="00E1095E"/>
    <w:rsid w:val="00E10B32"/>
    <w:rsid w:val="00E10E35"/>
    <w:rsid w:val="00E11063"/>
    <w:rsid w:val="00E110B9"/>
    <w:rsid w:val="00E11299"/>
    <w:rsid w:val="00E1152D"/>
    <w:rsid w:val="00E115A3"/>
    <w:rsid w:val="00E1189E"/>
    <w:rsid w:val="00E118A9"/>
    <w:rsid w:val="00E11923"/>
    <w:rsid w:val="00E11B0B"/>
    <w:rsid w:val="00E11C0F"/>
    <w:rsid w:val="00E11C5C"/>
    <w:rsid w:val="00E11DD5"/>
    <w:rsid w:val="00E11E85"/>
    <w:rsid w:val="00E11F28"/>
    <w:rsid w:val="00E11FE0"/>
    <w:rsid w:val="00E1276A"/>
    <w:rsid w:val="00E12793"/>
    <w:rsid w:val="00E127F5"/>
    <w:rsid w:val="00E12809"/>
    <w:rsid w:val="00E12A6D"/>
    <w:rsid w:val="00E12B7E"/>
    <w:rsid w:val="00E12BC1"/>
    <w:rsid w:val="00E12BD8"/>
    <w:rsid w:val="00E12CD8"/>
    <w:rsid w:val="00E12D25"/>
    <w:rsid w:val="00E12D57"/>
    <w:rsid w:val="00E12DE5"/>
    <w:rsid w:val="00E12DFE"/>
    <w:rsid w:val="00E12F5F"/>
    <w:rsid w:val="00E12FBE"/>
    <w:rsid w:val="00E13332"/>
    <w:rsid w:val="00E135B6"/>
    <w:rsid w:val="00E137C6"/>
    <w:rsid w:val="00E137C7"/>
    <w:rsid w:val="00E13814"/>
    <w:rsid w:val="00E1388A"/>
    <w:rsid w:val="00E13C7B"/>
    <w:rsid w:val="00E13D82"/>
    <w:rsid w:val="00E13E7E"/>
    <w:rsid w:val="00E13ECF"/>
    <w:rsid w:val="00E13EFC"/>
    <w:rsid w:val="00E13F70"/>
    <w:rsid w:val="00E14001"/>
    <w:rsid w:val="00E14014"/>
    <w:rsid w:val="00E14051"/>
    <w:rsid w:val="00E14191"/>
    <w:rsid w:val="00E144BF"/>
    <w:rsid w:val="00E1461E"/>
    <w:rsid w:val="00E14953"/>
    <w:rsid w:val="00E14A65"/>
    <w:rsid w:val="00E14BF9"/>
    <w:rsid w:val="00E14CCF"/>
    <w:rsid w:val="00E14CE9"/>
    <w:rsid w:val="00E14DD7"/>
    <w:rsid w:val="00E14E87"/>
    <w:rsid w:val="00E14EE9"/>
    <w:rsid w:val="00E15029"/>
    <w:rsid w:val="00E15164"/>
    <w:rsid w:val="00E15192"/>
    <w:rsid w:val="00E152D2"/>
    <w:rsid w:val="00E154B6"/>
    <w:rsid w:val="00E1562D"/>
    <w:rsid w:val="00E15842"/>
    <w:rsid w:val="00E15895"/>
    <w:rsid w:val="00E15A3C"/>
    <w:rsid w:val="00E15A4E"/>
    <w:rsid w:val="00E15A79"/>
    <w:rsid w:val="00E15BB5"/>
    <w:rsid w:val="00E15DDD"/>
    <w:rsid w:val="00E15F29"/>
    <w:rsid w:val="00E15F2B"/>
    <w:rsid w:val="00E15F89"/>
    <w:rsid w:val="00E16154"/>
    <w:rsid w:val="00E16212"/>
    <w:rsid w:val="00E163F2"/>
    <w:rsid w:val="00E166D1"/>
    <w:rsid w:val="00E16707"/>
    <w:rsid w:val="00E167A5"/>
    <w:rsid w:val="00E168F4"/>
    <w:rsid w:val="00E16A26"/>
    <w:rsid w:val="00E16C45"/>
    <w:rsid w:val="00E16C47"/>
    <w:rsid w:val="00E16EA4"/>
    <w:rsid w:val="00E16EC3"/>
    <w:rsid w:val="00E16F7B"/>
    <w:rsid w:val="00E173F6"/>
    <w:rsid w:val="00E17425"/>
    <w:rsid w:val="00E17465"/>
    <w:rsid w:val="00E174C7"/>
    <w:rsid w:val="00E17785"/>
    <w:rsid w:val="00E17860"/>
    <w:rsid w:val="00E1786C"/>
    <w:rsid w:val="00E1786D"/>
    <w:rsid w:val="00E179DD"/>
    <w:rsid w:val="00E17ABB"/>
    <w:rsid w:val="00E17AD2"/>
    <w:rsid w:val="00E17C72"/>
    <w:rsid w:val="00E202BC"/>
    <w:rsid w:val="00E204A5"/>
    <w:rsid w:val="00E204AF"/>
    <w:rsid w:val="00E20691"/>
    <w:rsid w:val="00E206B3"/>
    <w:rsid w:val="00E20995"/>
    <w:rsid w:val="00E20A21"/>
    <w:rsid w:val="00E20A5C"/>
    <w:rsid w:val="00E20AB0"/>
    <w:rsid w:val="00E20AF6"/>
    <w:rsid w:val="00E20B3E"/>
    <w:rsid w:val="00E20B43"/>
    <w:rsid w:val="00E20E98"/>
    <w:rsid w:val="00E21005"/>
    <w:rsid w:val="00E2104F"/>
    <w:rsid w:val="00E21170"/>
    <w:rsid w:val="00E2119A"/>
    <w:rsid w:val="00E2144B"/>
    <w:rsid w:val="00E2159F"/>
    <w:rsid w:val="00E215FE"/>
    <w:rsid w:val="00E21742"/>
    <w:rsid w:val="00E21A4B"/>
    <w:rsid w:val="00E21CF9"/>
    <w:rsid w:val="00E21D38"/>
    <w:rsid w:val="00E21F82"/>
    <w:rsid w:val="00E221C1"/>
    <w:rsid w:val="00E221D4"/>
    <w:rsid w:val="00E221F6"/>
    <w:rsid w:val="00E222BA"/>
    <w:rsid w:val="00E224E3"/>
    <w:rsid w:val="00E224F1"/>
    <w:rsid w:val="00E227DF"/>
    <w:rsid w:val="00E22929"/>
    <w:rsid w:val="00E229B9"/>
    <w:rsid w:val="00E22A2A"/>
    <w:rsid w:val="00E22C1F"/>
    <w:rsid w:val="00E22DE5"/>
    <w:rsid w:val="00E22EB7"/>
    <w:rsid w:val="00E22F52"/>
    <w:rsid w:val="00E22F5C"/>
    <w:rsid w:val="00E2325C"/>
    <w:rsid w:val="00E23352"/>
    <w:rsid w:val="00E2351E"/>
    <w:rsid w:val="00E2354A"/>
    <w:rsid w:val="00E23691"/>
    <w:rsid w:val="00E23846"/>
    <w:rsid w:val="00E238BB"/>
    <w:rsid w:val="00E23987"/>
    <w:rsid w:val="00E23A28"/>
    <w:rsid w:val="00E23B5A"/>
    <w:rsid w:val="00E23C4D"/>
    <w:rsid w:val="00E23ED9"/>
    <w:rsid w:val="00E24366"/>
    <w:rsid w:val="00E2443F"/>
    <w:rsid w:val="00E244A5"/>
    <w:rsid w:val="00E2459B"/>
    <w:rsid w:val="00E24605"/>
    <w:rsid w:val="00E24730"/>
    <w:rsid w:val="00E2494B"/>
    <w:rsid w:val="00E2498E"/>
    <w:rsid w:val="00E24A12"/>
    <w:rsid w:val="00E24C45"/>
    <w:rsid w:val="00E24C47"/>
    <w:rsid w:val="00E24E9D"/>
    <w:rsid w:val="00E2513B"/>
    <w:rsid w:val="00E25381"/>
    <w:rsid w:val="00E253FD"/>
    <w:rsid w:val="00E2565B"/>
    <w:rsid w:val="00E25866"/>
    <w:rsid w:val="00E258EF"/>
    <w:rsid w:val="00E25A58"/>
    <w:rsid w:val="00E25B71"/>
    <w:rsid w:val="00E25EE2"/>
    <w:rsid w:val="00E25EF8"/>
    <w:rsid w:val="00E25F1E"/>
    <w:rsid w:val="00E25F2B"/>
    <w:rsid w:val="00E26069"/>
    <w:rsid w:val="00E26147"/>
    <w:rsid w:val="00E26160"/>
    <w:rsid w:val="00E2631A"/>
    <w:rsid w:val="00E26510"/>
    <w:rsid w:val="00E26534"/>
    <w:rsid w:val="00E269DD"/>
    <w:rsid w:val="00E26A53"/>
    <w:rsid w:val="00E26A83"/>
    <w:rsid w:val="00E26D34"/>
    <w:rsid w:val="00E26D41"/>
    <w:rsid w:val="00E27315"/>
    <w:rsid w:val="00E275CB"/>
    <w:rsid w:val="00E276B4"/>
    <w:rsid w:val="00E27806"/>
    <w:rsid w:val="00E278D3"/>
    <w:rsid w:val="00E279B9"/>
    <w:rsid w:val="00E27B40"/>
    <w:rsid w:val="00E27BA4"/>
    <w:rsid w:val="00E27C68"/>
    <w:rsid w:val="00E27F60"/>
    <w:rsid w:val="00E3040F"/>
    <w:rsid w:val="00E305DB"/>
    <w:rsid w:val="00E305EE"/>
    <w:rsid w:val="00E3063C"/>
    <w:rsid w:val="00E30656"/>
    <w:rsid w:val="00E3073B"/>
    <w:rsid w:val="00E3076E"/>
    <w:rsid w:val="00E3077F"/>
    <w:rsid w:val="00E3097D"/>
    <w:rsid w:val="00E30AD5"/>
    <w:rsid w:val="00E30D44"/>
    <w:rsid w:val="00E30E03"/>
    <w:rsid w:val="00E30E24"/>
    <w:rsid w:val="00E30FB7"/>
    <w:rsid w:val="00E317DA"/>
    <w:rsid w:val="00E319F0"/>
    <w:rsid w:val="00E31A9D"/>
    <w:rsid w:val="00E31F70"/>
    <w:rsid w:val="00E3204B"/>
    <w:rsid w:val="00E32179"/>
    <w:rsid w:val="00E3229D"/>
    <w:rsid w:val="00E323A2"/>
    <w:rsid w:val="00E3247F"/>
    <w:rsid w:val="00E32575"/>
    <w:rsid w:val="00E326A2"/>
    <w:rsid w:val="00E326CC"/>
    <w:rsid w:val="00E326DB"/>
    <w:rsid w:val="00E327A4"/>
    <w:rsid w:val="00E32A8F"/>
    <w:rsid w:val="00E32A9B"/>
    <w:rsid w:val="00E32AA3"/>
    <w:rsid w:val="00E32B4A"/>
    <w:rsid w:val="00E32CA1"/>
    <w:rsid w:val="00E32D9C"/>
    <w:rsid w:val="00E331D8"/>
    <w:rsid w:val="00E33236"/>
    <w:rsid w:val="00E333B8"/>
    <w:rsid w:val="00E33479"/>
    <w:rsid w:val="00E337F7"/>
    <w:rsid w:val="00E3386C"/>
    <w:rsid w:val="00E33A42"/>
    <w:rsid w:val="00E33AD4"/>
    <w:rsid w:val="00E33B20"/>
    <w:rsid w:val="00E33B46"/>
    <w:rsid w:val="00E33B85"/>
    <w:rsid w:val="00E33BEB"/>
    <w:rsid w:val="00E33D79"/>
    <w:rsid w:val="00E33E07"/>
    <w:rsid w:val="00E33E59"/>
    <w:rsid w:val="00E33EFA"/>
    <w:rsid w:val="00E341E6"/>
    <w:rsid w:val="00E34217"/>
    <w:rsid w:val="00E343A4"/>
    <w:rsid w:val="00E34564"/>
    <w:rsid w:val="00E34629"/>
    <w:rsid w:val="00E3474B"/>
    <w:rsid w:val="00E347BD"/>
    <w:rsid w:val="00E34858"/>
    <w:rsid w:val="00E349E8"/>
    <w:rsid w:val="00E34B6E"/>
    <w:rsid w:val="00E34BE9"/>
    <w:rsid w:val="00E34D5B"/>
    <w:rsid w:val="00E34F0C"/>
    <w:rsid w:val="00E351B5"/>
    <w:rsid w:val="00E3541A"/>
    <w:rsid w:val="00E35536"/>
    <w:rsid w:val="00E355E9"/>
    <w:rsid w:val="00E35631"/>
    <w:rsid w:val="00E3580B"/>
    <w:rsid w:val="00E3583E"/>
    <w:rsid w:val="00E35903"/>
    <w:rsid w:val="00E3595F"/>
    <w:rsid w:val="00E35A07"/>
    <w:rsid w:val="00E35A8F"/>
    <w:rsid w:val="00E35D78"/>
    <w:rsid w:val="00E35E00"/>
    <w:rsid w:val="00E35E2A"/>
    <w:rsid w:val="00E36260"/>
    <w:rsid w:val="00E36261"/>
    <w:rsid w:val="00E36283"/>
    <w:rsid w:val="00E363F1"/>
    <w:rsid w:val="00E364B2"/>
    <w:rsid w:val="00E36511"/>
    <w:rsid w:val="00E36649"/>
    <w:rsid w:val="00E3671B"/>
    <w:rsid w:val="00E367FE"/>
    <w:rsid w:val="00E36808"/>
    <w:rsid w:val="00E3684F"/>
    <w:rsid w:val="00E36892"/>
    <w:rsid w:val="00E36913"/>
    <w:rsid w:val="00E36997"/>
    <w:rsid w:val="00E36A1A"/>
    <w:rsid w:val="00E36B81"/>
    <w:rsid w:val="00E36BB7"/>
    <w:rsid w:val="00E36D3C"/>
    <w:rsid w:val="00E36D46"/>
    <w:rsid w:val="00E36D9B"/>
    <w:rsid w:val="00E36E68"/>
    <w:rsid w:val="00E36FE1"/>
    <w:rsid w:val="00E3707B"/>
    <w:rsid w:val="00E370DD"/>
    <w:rsid w:val="00E3711C"/>
    <w:rsid w:val="00E371E5"/>
    <w:rsid w:val="00E372C3"/>
    <w:rsid w:val="00E3738C"/>
    <w:rsid w:val="00E374C4"/>
    <w:rsid w:val="00E3752E"/>
    <w:rsid w:val="00E37776"/>
    <w:rsid w:val="00E37792"/>
    <w:rsid w:val="00E377E2"/>
    <w:rsid w:val="00E3782E"/>
    <w:rsid w:val="00E37866"/>
    <w:rsid w:val="00E37D73"/>
    <w:rsid w:val="00E37EA5"/>
    <w:rsid w:val="00E4006D"/>
    <w:rsid w:val="00E4014B"/>
    <w:rsid w:val="00E4016C"/>
    <w:rsid w:val="00E401EA"/>
    <w:rsid w:val="00E4020B"/>
    <w:rsid w:val="00E4035E"/>
    <w:rsid w:val="00E40520"/>
    <w:rsid w:val="00E405EE"/>
    <w:rsid w:val="00E40639"/>
    <w:rsid w:val="00E406C0"/>
    <w:rsid w:val="00E407FB"/>
    <w:rsid w:val="00E40937"/>
    <w:rsid w:val="00E409ED"/>
    <w:rsid w:val="00E40B8E"/>
    <w:rsid w:val="00E40C62"/>
    <w:rsid w:val="00E40D31"/>
    <w:rsid w:val="00E40EA0"/>
    <w:rsid w:val="00E40F28"/>
    <w:rsid w:val="00E40FDD"/>
    <w:rsid w:val="00E410CC"/>
    <w:rsid w:val="00E41276"/>
    <w:rsid w:val="00E412EC"/>
    <w:rsid w:val="00E4140F"/>
    <w:rsid w:val="00E41485"/>
    <w:rsid w:val="00E415C7"/>
    <w:rsid w:val="00E4160D"/>
    <w:rsid w:val="00E41647"/>
    <w:rsid w:val="00E4165E"/>
    <w:rsid w:val="00E416ED"/>
    <w:rsid w:val="00E418B2"/>
    <w:rsid w:val="00E41921"/>
    <w:rsid w:val="00E419A7"/>
    <w:rsid w:val="00E41A86"/>
    <w:rsid w:val="00E41AA6"/>
    <w:rsid w:val="00E41C6B"/>
    <w:rsid w:val="00E41CAF"/>
    <w:rsid w:val="00E41CF4"/>
    <w:rsid w:val="00E41D44"/>
    <w:rsid w:val="00E41F34"/>
    <w:rsid w:val="00E41F7C"/>
    <w:rsid w:val="00E42016"/>
    <w:rsid w:val="00E423AF"/>
    <w:rsid w:val="00E42632"/>
    <w:rsid w:val="00E427FB"/>
    <w:rsid w:val="00E42870"/>
    <w:rsid w:val="00E428E5"/>
    <w:rsid w:val="00E4292C"/>
    <w:rsid w:val="00E42AF8"/>
    <w:rsid w:val="00E42C24"/>
    <w:rsid w:val="00E42C30"/>
    <w:rsid w:val="00E42C4F"/>
    <w:rsid w:val="00E42D5F"/>
    <w:rsid w:val="00E42E0D"/>
    <w:rsid w:val="00E42F32"/>
    <w:rsid w:val="00E42F66"/>
    <w:rsid w:val="00E43173"/>
    <w:rsid w:val="00E43371"/>
    <w:rsid w:val="00E4337D"/>
    <w:rsid w:val="00E4339C"/>
    <w:rsid w:val="00E43431"/>
    <w:rsid w:val="00E434B9"/>
    <w:rsid w:val="00E434E4"/>
    <w:rsid w:val="00E437E6"/>
    <w:rsid w:val="00E438C9"/>
    <w:rsid w:val="00E43A09"/>
    <w:rsid w:val="00E43A47"/>
    <w:rsid w:val="00E43C24"/>
    <w:rsid w:val="00E44041"/>
    <w:rsid w:val="00E441F6"/>
    <w:rsid w:val="00E44278"/>
    <w:rsid w:val="00E44292"/>
    <w:rsid w:val="00E44378"/>
    <w:rsid w:val="00E4453F"/>
    <w:rsid w:val="00E445BA"/>
    <w:rsid w:val="00E446B6"/>
    <w:rsid w:val="00E44C2D"/>
    <w:rsid w:val="00E44CE2"/>
    <w:rsid w:val="00E44D9E"/>
    <w:rsid w:val="00E450FD"/>
    <w:rsid w:val="00E45137"/>
    <w:rsid w:val="00E451B8"/>
    <w:rsid w:val="00E45275"/>
    <w:rsid w:val="00E45299"/>
    <w:rsid w:val="00E45516"/>
    <w:rsid w:val="00E455B6"/>
    <w:rsid w:val="00E455D3"/>
    <w:rsid w:val="00E4568D"/>
    <w:rsid w:val="00E456B4"/>
    <w:rsid w:val="00E4585C"/>
    <w:rsid w:val="00E458CB"/>
    <w:rsid w:val="00E45931"/>
    <w:rsid w:val="00E45958"/>
    <w:rsid w:val="00E45B46"/>
    <w:rsid w:val="00E45B6D"/>
    <w:rsid w:val="00E45C80"/>
    <w:rsid w:val="00E45CC2"/>
    <w:rsid w:val="00E45E34"/>
    <w:rsid w:val="00E45E70"/>
    <w:rsid w:val="00E45F95"/>
    <w:rsid w:val="00E45FBD"/>
    <w:rsid w:val="00E45FC5"/>
    <w:rsid w:val="00E4609F"/>
    <w:rsid w:val="00E461DB"/>
    <w:rsid w:val="00E461DF"/>
    <w:rsid w:val="00E4624D"/>
    <w:rsid w:val="00E462AC"/>
    <w:rsid w:val="00E46577"/>
    <w:rsid w:val="00E465AA"/>
    <w:rsid w:val="00E465E9"/>
    <w:rsid w:val="00E46617"/>
    <w:rsid w:val="00E46811"/>
    <w:rsid w:val="00E4690F"/>
    <w:rsid w:val="00E46978"/>
    <w:rsid w:val="00E46A3F"/>
    <w:rsid w:val="00E46B7F"/>
    <w:rsid w:val="00E46C09"/>
    <w:rsid w:val="00E46CE5"/>
    <w:rsid w:val="00E46F56"/>
    <w:rsid w:val="00E47090"/>
    <w:rsid w:val="00E470FE"/>
    <w:rsid w:val="00E4714A"/>
    <w:rsid w:val="00E47194"/>
    <w:rsid w:val="00E471B6"/>
    <w:rsid w:val="00E471DD"/>
    <w:rsid w:val="00E47209"/>
    <w:rsid w:val="00E4720F"/>
    <w:rsid w:val="00E47242"/>
    <w:rsid w:val="00E4725B"/>
    <w:rsid w:val="00E47548"/>
    <w:rsid w:val="00E4788A"/>
    <w:rsid w:val="00E478A8"/>
    <w:rsid w:val="00E478D7"/>
    <w:rsid w:val="00E47910"/>
    <w:rsid w:val="00E47942"/>
    <w:rsid w:val="00E47A36"/>
    <w:rsid w:val="00E47B86"/>
    <w:rsid w:val="00E47E15"/>
    <w:rsid w:val="00E5022B"/>
    <w:rsid w:val="00E5023F"/>
    <w:rsid w:val="00E50250"/>
    <w:rsid w:val="00E502DF"/>
    <w:rsid w:val="00E502FA"/>
    <w:rsid w:val="00E50353"/>
    <w:rsid w:val="00E50644"/>
    <w:rsid w:val="00E506DF"/>
    <w:rsid w:val="00E50707"/>
    <w:rsid w:val="00E5079C"/>
    <w:rsid w:val="00E507EA"/>
    <w:rsid w:val="00E5082F"/>
    <w:rsid w:val="00E50976"/>
    <w:rsid w:val="00E50ABF"/>
    <w:rsid w:val="00E50AC1"/>
    <w:rsid w:val="00E50AF9"/>
    <w:rsid w:val="00E50C0E"/>
    <w:rsid w:val="00E50C5B"/>
    <w:rsid w:val="00E50D34"/>
    <w:rsid w:val="00E50D74"/>
    <w:rsid w:val="00E50DB7"/>
    <w:rsid w:val="00E50F02"/>
    <w:rsid w:val="00E50F28"/>
    <w:rsid w:val="00E51053"/>
    <w:rsid w:val="00E5109E"/>
    <w:rsid w:val="00E513B9"/>
    <w:rsid w:val="00E51591"/>
    <w:rsid w:val="00E51687"/>
    <w:rsid w:val="00E51870"/>
    <w:rsid w:val="00E51906"/>
    <w:rsid w:val="00E51936"/>
    <w:rsid w:val="00E51CFF"/>
    <w:rsid w:val="00E51E7A"/>
    <w:rsid w:val="00E5203D"/>
    <w:rsid w:val="00E522B5"/>
    <w:rsid w:val="00E5238B"/>
    <w:rsid w:val="00E52466"/>
    <w:rsid w:val="00E52651"/>
    <w:rsid w:val="00E528A6"/>
    <w:rsid w:val="00E52904"/>
    <w:rsid w:val="00E52BB9"/>
    <w:rsid w:val="00E52CB6"/>
    <w:rsid w:val="00E52D59"/>
    <w:rsid w:val="00E52F9D"/>
    <w:rsid w:val="00E53050"/>
    <w:rsid w:val="00E5328F"/>
    <w:rsid w:val="00E5342D"/>
    <w:rsid w:val="00E534B3"/>
    <w:rsid w:val="00E534C2"/>
    <w:rsid w:val="00E535E7"/>
    <w:rsid w:val="00E5375B"/>
    <w:rsid w:val="00E537D0"/>
    <w:rsid w:val="00E5382C"/>
    <w:rsid w:val="00E53CAF"/>
    <w:rsid w:val="00E53CBE"/>
    <w:rsid w:val="00E53EB5"/>
    <w:rsid w:val="00E53F90"/>
    <w:rsid w:val="00E5400E"/>
    <w:rsid w:val="00E541B8"/>
    <w:rsid w:val="00E542A9"/>
    <w:rsid w:val="00E546A2"/>
    <w:rsid w:val="00E546A7"/>
    <w:rsid w:val="00E549F3"/>
    <w:rsid w:val="00E54A1A"/>
    <w:rsid w:val="00E54BEE"/>
    <w:rsid w:val="00E54C15"/>
    <w:rsid w:val="00E54C89"/>
    <w:rsid w:val="00E54CD5"/>
    <w:rsid w:val="00E54D06"/>
    <w:rsid w:val="00E54D0A"/>
    <w:rsid w:val="00E54E9D"/>
    <w:rsid w:val="00E54FA5"/>
    <w:rsid w:val="00E550B2"/>
    <w:rsid w:val="00E550E2"/>
    <w:rsid w:val="00E551F4"/>
    <w:rsid w:val="00E553D7"/>
    <w:rsid w:val="00E555E9"/>
    <w:rsid w:val="00E5568B"/>
    <w:rsid w:val="00E556B0"/>
    <w:rsid w:val="00E5571B"/>
    <w:rsid w:val="00E55A9D"/>
    <w:rsid w:val="00E55B31"/>
    <w:rsid w:val="00E55C4A"/>
    <w:rsid w:val="00E55D34"/>
    <w:rsid w:val="00E55D4C"/>
    <w:rsid w:val="00E55DF9"/>
    <w:rsid w:val="00E55E93"/>
    <w:rsid w:val="00E55ECE"/>
    <w:rsid w:val="00E56096"/>
    <w:rsid w:val="00E5618C"/>
    <w:rsid w:val="00E5663D"/>
    <w:rsid w:val="00E567D4"/>
    <w:rsid w:val="00E56A8C"/>
    <w:rsid w:val="00E56AF7"/>
    <w:rsid w:val="00E56BCA"/>
    <w:rsid w:val="00E56D6C"/>
    <w:rsid w:val="00E56DD1"/>
    <w:rsid w:val="00E56FB3"/>
    <w:rsid w:val="00E57074"/>
    <w:rsid w:val="00E570C7"/>
    <w:rsid w:val="00E57145"/>
    <w:rsid w:val="00E572A8"/>
    <w:rsid w:val="00E572B2"/>
    <w:rsid w:val="00E5744E"/>
    <w:rsid w:val="00E574F7"/>
    <w:rsid w:val="00E5763F"/>
    <w:rsid w:val="00E57666"/>
    <w:rsid w:val="00E5789A"/>
    <w:rsid w:val="00E579B1"/>
    <w:rsid w:val="00E57A2B"/>
    <w:rsid w:val="00E57B66"/>
    <w:rsid w:val="00E57BD0"/>
    <w:rsid w:val="00E57C7C"/>
    <w:rsid w:val="00E57E1A"/>
    <w:rsid w:val="00E57ECE"/>
    <w:rsid w:val="00E603C7"/>
    <w:rsid w:val="00E60403"/>
    <w:rsid w:val="00E60712"/>
    <w:rsid w:val="00E608A8"/>
    <w:rsid w:val="00E60982"/>
    <w:rsid w:val="00E60A05"/>
    <w:rsid w:val="00E60A16"/>
    <w:rsid w:val="00E60A18"/>
    <w:rsid w:val="00E60B02"/>
    <w:rsid w:val="00E60B11"/>
    <w:rsid w:val="00E60D88"/>
    <w:rsid w:val="00E610CC"/>
    <w:rsid w:val="00E6111C"/>
    <w:rsid w:val="00E6125C"/>
    <w:rsid w:val="00E6127C"/>
    <w:rsid w:val="00E612CC"/>
    <w:rsid w:val="00E61367"/>
    <w:rsid w:val="00E6147A"/>
    <w:rsid w:val="00E61547"/>
    <w:rsid w:val="00E616C7"/>
    <w:rsid w:val="00E6186B"/>
    <w:rsid w:val="00E6189C"/>
    <w:rsid w:val="00E61965"/>
    <w:rsid w:val="00E61A98"/>
    <w:rsid w:val="00E61BD7"/>
    <w:rsid w:val="00E61D00"/>
    <w:rsid w:val="00E61E27"/>
    <w:rsid w:val="00E61EF3"/>
    <w:rsid w:val="00E61F69"/>
    <w:rsid w:val="00E61F9C"/>
    <w:rsid w:val="00E62017"/>
    <w:rsid w:val="00E620B8"/>
    <w:rsid w:val="00E620F4"/>
    <w:rsid w:val="00E624F7"/>
    <w:rsid w:val="00E62747"/>
    <w:rsid w:val="00E62753"/>
    <w:rsid w:val="00E62B8E"/>
    <w:rsid w:val="00E62E79"/>
    <w:rsid w:val="00E62EB0"/>
    <w:rsid w:val="00E62EF7"/>
    <w:rsid w:val="00E63011"/>
    <w:rsid w:val="00E63074"/>
    <w:rsid w:val="00E6315A"/>
    <w:rsid w:val="00E631D5"/>
    <w:rsid w:val="00E63325"/>
    <w:rsid w:val="00E633EA"/>
    <w:rsid w:val="00E634A1"/>
    <w:rsid w:val="00E636D2"/>
    <w:rsid w:val="00E63980"/>
    <w:rsid w:val="00E64228"/>
    <w:rsid w:val="00E6422F"/>
    <w:rsid w:val="00E64246"/>
    <w:rsid w:val="00E642F3"/>
    <w:rsid w:val="00E64475"/>
    <w:rsid w:val="00E6465E"/>
    <w:rsid w:val="00E64682"/>
    <w:rsid w:val="00E647CC"/>
    <w:rsid w:val="00E647F6"/>
    <w:rsid w:val="00E648F9"/>
    <w:rsid w:val="00E64911"/>
    <w:rsid w:val="00E64C0E"/>
    <w:rsid w:val="00E64E62"/>
    <w:rsid w:val="00E64FE8"/>
    <w:rsid w:val="00E64FFB"/>
    <w:rsid w:val="00E651DF"/>
    <w:rsid w:val="00E6525E"/>
    <w:rsid w:val="00E65410"/>
    <w:rsid w:val="00E6548D"/>
    <w:rsid w:val="00E654FA"/>
    <w:rsid w:val="00E65508"/>
    <w:rsid w:val="00E65662"/>
    <w:rsid w:val="00E65845"/>
    <w:rsid w:val="00E659F7"/>
    <w:rsid w:val="00E65B0C"/>
    <w:rsid w:val="00E65B39"/>
    <w:rsid w:val="00E65D75"/>
    <w:rsid w:val="00E662EF"/>
    <w:rsid w:val="00E663BE"/>
    <w:rsid w:val="00E6644F"/>
    <w:rsid w:val="00E665AE"/>
    <w:rsid w:val="00E665B2"/>
    <w:rsid w:val="00E6665B"/>
    <w:rsid w:val="00E666CD"/>
    <w:rsid w:val="00E667E8"/>
    <w:rsid w:val="00E66807"/>
    <w:rsid w:val="00E66921"/>
    <w:rsid w:val="00E66930"/>
    <w:rsid w:val="00E66A19"/>
    <w:rsid w:val="00E66B73"/>
    <w:rsid w:val="00E66C24"/>
    <w:rsid w:val="00E66DA8"/>
    <w:rsid w:val="00E66E4B"/>
    <w:rsid w:val="00E66FAC"/>
    <w:rsid w:val="00E66FB3"/>
    <w:rsid w:val="00E66FCA"/>
    <w:rsid w:val="00E66FCD"/>
    <w:rsid w:val="00E67010"/>
    <w:rsid w:val="00E6701A"/>
    <w:rsid w:val="00E671C2"/>
    <w:rsid w:val="00E6760F"/>
    <w:rsid w:val="00E6771C"/>
    <w:rsid w:val="00E6774D"/>
    <w:rsid w:val="00E67F16"/>
    <w:rsid w:val="00E67FA3"/>
    <w:rsid w:val="00E700C0"/>
    <w:rsid w:val="00E700E3"/>
    <w:rsid w:val="00E70271"/>
    <w:rsid w:val="00E703D0"/>
    <w:rsid w:val="00E7041A"/>
    <w:rsid w:val="00E7041E"/>
    <w:rsid w:val="00E7045F"/>
    <w:rsid w:val="00E70475"/>
    <w:rsid w:val="00E7049B"/>
    <w:rsid w:val="00E7069B"/>
    <w:rsid w:val="00E7079E"/>
    <w:rsid w:val="00E70994"/>
    <w:rsid w:val="00E70B39"/>
    <w:rsid w:val="00E70B92"/>
    <w:rsid w:val="00E70C1C"/>
    <w:rsid w:val="00E70F25"/>
    <w:rsid w:val="00E70FAB"/>
    <w:rsid w:val="00E7100D"/>
    <w:rsid w:val="00E7101C"/>
    <w:rsid w:val="00E710AE"/>
    <w:rsid w:val="00E71104"/>
    <w:rsid w:val="00E714AD"/>
    <w:rsid w:val="00E71591"/>
    <w:rsid w:val="00E71644"/>
    <w:rsid w:val="00E7167D"/>
    <w:rsid w:val="00E71706"/>
    <w:rsid w:val="00E718EC"/>
    <w:rsid w:val="00E7194D"/>
    <w:rsid w:val="00E71A14"/>
    <w:rsid w:val="00E71C34"/>
    <w:rsid w:val="00E71C9A"/>
    <w:rsid w:val="00E71ECA"/>
    <w:rsid w:val="00E71EFA"/>
    <w:rsid w:val="00E7215F"/>
    <w:rsid w:val="00E72234"/>
    <w:rsid w:val="00E72637"/>
    <w:rsid w:val="00E72660"/>
    <w:rsid w:val="00E726F7"/>
    <w:rsid w:val="00E726FA"/>
    <w:rsid w:val="00E727E1"/>
    <w:rsid w:val="00E72999"/>
    <w:rsid w:val="00E729F5"/>
    <w:rsid w:val="00E72BE1"/>
    <w:rsid w:val="00E72D46"/>
    <w:rsid w:val="00E72DE5"/>
    <w:rsid w:val="00E72E09"/>
    <w:rsid w:val="00E72E51"/>
    <w:rsid w:val="00E72E6A"/>
    <w:rsid w:val="00E72EC4"/>
    <w:rsid w:val="00E72F14"/>
    <w:rsid w:val="00E72F61"/>
    <w:rsid w:val="00E72FD3"/>
    <w:rsid w:val="00E73013"/>
    <w:rsid w:val="00E73028"/>
    <w:rsid w:val="00E73050"/>
    <w:rsid w:val="00E73170"/>
    <w:rsid w:val="00E7320E"/>
    <w:rsid w:val="00E73243"/>
    <w:rsid w:val="00E73289"/>
    <w:rsid w:val="00E73616"/>
    <w:rsid w:val="00E736F8"/>
    <w:rsid w:val="00E738B0"/>
    <w:rsid w:val="00E73972"/>
    <w:rsid w:val="00E73A3C"/>
    <w:rsid w:val="00E73AEF"/>
    <w:rsid w:val="00E73B4D"/>
    <w:rsid w:val="00E73B96"/>
    <w:rsid w:val="00E73BC9"/>
    <w:rsid w:val="00E73D87"/>
    <w:rsid w:val="00E73F71"/>
    <w:rsid w:val="00E74181"/>
    <w:rsid w:val="00E743CE"/>
    <w:rsid w:val="00E7440B"/>
    <w:rsid w:val="00E744B5"/>
    <w:rsid w:val="00E744BC"/>
    <w:rsid w:val="00E744CC"/>
    <w:rsid w:val="00E74511"/>
    <w:rsid w:val="00E74517"/>
    <w:rsid w:val="00E74542"/>
    <w:rsid w:val="00E7455B"/>
    <w:rsid w:val="00E74620"/>
    <w:rsid w:val="00E7480F"/>
    <w:rsid w:val="00E74886"/>
    <w:rsid w:val="00E748FE"/>
    <w:rsid w:val="00E74AC0"/>
    <w:rsid w:val="00E74D5B"/>
    <w:rsid w:val="00E74E1D"/>
    <w:rsid w:val="00E74FF5"/>
    <w:rsid w:val="00E75054"/>
    <w:rsid w:val="00E751A1"/>
    <w:rsid w:val="00E751FC"/>
    <w:rsid w:val="00E752CE"/>
    <w:rsid w:val="00E75319"/>
    <w:rsid w:val="00E7544D"/>
    <w:rsid w:val="00E754D3"/>
    <w:rsid w:val="00E755CF"/>
    <w:rsid w:val="00E75724"/>
    <w:rsid w:val="00E75814"/>
    <w:rsid w:val="00E758A1"/>
    <w:rsid w:val="00E758E8"/>
    <w:rsid w:val="00E75958"/>
    <w:rsid w:val="00E75C73"/>
    <w:rsid w:val="00E75C88"/>
    <w:rsid w:val="00E75CB6"/>
    <w:rsid w:val="00E760AF"/>
    <w:rsid w:val="00E762CC"/>
    <w:rsid w:val="00E76315"/>
    <w:rsid w:val="00E76329"/>
    <w:rsid w:val="00E7637E"/>
    <w:rsid w:val="00E7640A"/>
    <w:rsid w:val="00E7649F"/>
    <w:rsid w:val="00E767A9"/>
    <w:rsid w:val="00E767DF"/>
    <w:rsid w:val="00E767FA"/>
    <w:rsid w:val="00E768AD"/>
    <w:rsid w:val="00E7699A"/>
    <w:rsid w:val="00E76A07"/>
    <w:rsid w:val="00E76A67"/>
    <w:rsid w:val="00E76A6E"/>
    <w:rsid w:val="00E76BF1"/>
    <w:rsid w:val="00E76CB0"/>
    <w:rsid w:val="00E76CE9"/>
    <w:rsid w:val="00E76CEB"/>
    <w:rsid w:val="00E76DAC"/>
    <w:rsid w:val="00E770E6"/>
    <w:rsid w:val="00E771A8"/>
    <w:rsid w:val="00E772B9"/>
    <w:rsid w:val="00E7737F"/>
    <w:rsid w:val="00E773A7"/>
    <w:rsid w:val="00E7750E"/>
    <w:rsid w:val="00E776CB"/>
    <w:rsid w:val="00E777C6"/>
    <w:rsid w:val="00E77817"/>
    <w:rsid w:val="00E77841"/>
    <w:rsid w:val="00E77A52"/>
    <w:rsid w:val="00E77EDA"/>
    <w:rsid w:val="00E80113"/>
    <w:rsid w:val="00E805E8"/>
    <w:rsid w:val="00E805EE"/>
    <w:rsid w:val="00E80883"/>
    <w:rsid w:val="00E80AB0"/>
    <w:rsid w:val="00E80AC5"/>
    <w:rsid w:val="00E80AE5"/>
    <w:rsid w:val="00E80D1B"/>
    <w:rsid w:val="00E80D78"/>
    <w:rsid w:val="00E80FA7"/>
    <w:rsid w:val="00E80FD7"/>
    <w:rsid w:val="00E81215"/>
    <w:rsid w:val="00E812DD"/>
    <w:rsid w:val="00E8157C"/>
    <w:rsid w:val="00E815A3"/>
    <w:rsid w:val="00E816A5"/>
    <w:rsid w:val="00E8184D"/>
    <w:rsid w:val="00E8187C"/>
    <w:rsid w:val="00E81AC0"/>
    <w:rsid w:val="00E81B6F"/>
    <w:rsid w:val="00E81CA9"/>
    <w:rsid w:val="00E81D1A"/>
    <w:rsid w:val="00E81E19"/>
    <w:rsid w:val="00E81F98"/>
    <w:rsid w:val="00E8200A"/>
    <w:rsid w:val="00E82132"/>
    <w:rsid w:val="00E8219C"/>
    <w:rsid w:val="00E8221A"/>
    <w:rsid w:val="00E82278"/>
    <w:rsid w:val="00E823B6"/>
    <w:rsid w:val="00E8243F"/>
    <w:rsid w:val="00E825BF"/>
    <w:rsid w:val="00E826F9"/>
    <w:rsid w:val="00E8279E"/>
    <w:rsid w:val="00E827B9"/>
    <w:rsid w:val="00E829B8"/>
    <w:rsid w:val="00E829CC"/>
    <w:rsid w:val="00E82AE2"/>
    <w:rsid w:val="00E82EB4"/>
    <w:rsid w:val="00E82F3E"/>
    <w:rsid w:val="00E83166"/>
    <w:rsid w:val="00E8324F"/>
    <w:rsid w:val="00E832B3"/>
    <w:rsid w:val="00E832E3"/>
    <w:rsid w:val="00E833D9"/>
    <w:rsid w:val="00E83529"/>
    <w:rsid w:val="00E83535"/>
    <w:rsid w:val="00E83590"/>
    <w:rsid w:val="00E83741"/>
    <w:rsid w:val="00E837E2"/>
    <w:rsid w:val="00E83969"/>
    <w:rsid w:val="00E83A7A"/>
    <w:rsid w:val="00E83AFD"/>
    <w:rsid w:val="00E83B66"/>
    <w:rsid w:val="00E83CE2"/>
    <w:rsid w:val="00E83D54"/>
    <w:rsid w:val="00E83F08"/>
    <w:rsid w:val="00E83FA2"/>
    <w:rsid w:val="00E8437F"/>
    <w:rsid w:val="00E84450"/>
    <w:rsid w:val="00E84588"/>
    <w:rsid w:val="00E84830"/>
    <w:rsid w:val="00E8485E"/>
    <w:rsid w:val="00E84920"/>
    <w:rsid w:val="00E84934"/>
    <w:rsid w:val="00E849FC"/>
    <w:rsid w:val="00E84A80"/>
    <w:rsid w:val="00E84B8C"/>
    <w:rsid w:val="00E84DA9"/>
    <w:rsid w:val="00E84FF2"/>
    <w:rsid w:val="00E8504B"/>
    <w:rsid w:val="00E85105"/>
    <w:rsid w:val="00E85147"/>
    <w:rsid w:val="00E8522D"/>
    <w:rsid w:val="00E85411"/>
    <w:rsid w:val="00E85524"/>
    <w:rsid w:val="00E8554D"/>
    <w:rsid w:val="00E85695"/>
    <w:rsid w:val="00E85765"/>
    <w:rsid w:val="00E85B97"/>
    <w:rsid w:val="00E85CCC"/>
    <w:rsid w:val="00E85E19"/>
    <w:rsid w:val="00E85E73"/>
    <w:rsid w:val="00E8601B"/>
    <w:rsid w:val="00E86202"/>
    <w:rsid w:val="00E86393"/>
    <w:rsid w:val="00E863A6"/>
    <w:rsid w:val="00E863ED"/>
    <w:rsid w:val="00E865A0"/>
    <w:rsid w:val="00E86B85"/>
    <w:rsid w:val="00E86CD1"/>
    <w:rsid w:val="00E86CEF"/>
    <w:rsid w:val="00E86D4D"/>
    <w:rsid w:val="00E86E12"/>
    <w:rsid w:val="00E86EC6"/>
    <w:rsid w:val="00E86F94"/>
    <w:rsid w:val="00E87062"/>
    <w:rsid w:val="00E87142"/>
    <w:rsid w:val="00E87164"/>
    <w:rsid w:val="00E87285"/>
    <w:rsid w:val="00E872BF"/>
    <w:rsid w:val="00E873F3"/>
    <w:rsid w:val="00E873F6"/>
    <w:rsid w:val="00E8740D"/>
    <w:rsid w:val="00E8740E"/>
    <w:rsid w:val="00E874DC"/>
    <w:rsid w:val="00E877BB"/>
    <w:rsid w:val="00E87981"/>
    <w:rsid w:val="00E879B0"/>
    <w:rsid w:val="00E87C9D"/>
    <w:rsid w:val="00E87D75"/>
    <w:rsid w:val="00E87E32"/>
    <w:rsid w:val="00E87F0A"/>
    <w:rsid w:val="00E90119"/>
    <w:rsid w:val="00E90208"/>
    <w:rsid w:val="00E90218"/>
    <w:rsid w:val="00E90245"/>
    <w:rsid w:val="00E902A5"/>
    <w:rsid w:val="00E902E3"/>
    <w:rsid w:val="00E9089A"/>
    <w:rsid w:val="00E908A1"/>
    <w:rsid w:val="00E90953"/>
    <w:rsid w:val="00E909F5"/>
    <w:rsid w:val="00E90AB9"/>
    <w:rsid w:val="00E90B0A"/>
    <w:rsid w:val="00E90B33"/>
    <w:rsid w:val="00E90BD8"/>
    <w:rsid w:val="00E90C4A"/>
    <w:rsid w:val="00E90E84"/>
    <w:rsid w:val="00E90F85"/>
    <w:rsid w:val="00E91124"/>
    <w:rsid w:val="00E9112C"/>
    <w:rsid w:val="00E9116E"/>
    <w:rsid w:val="00E912C5"/>
    <w:rsid w:val="00E91336"/>
    <w:rsid w:val="00E914E6"/>
    <w:rsid w:val="00E91604"/>
    <w:rsid w:val="00E9169E"/>
    <w:rsid w:val="00E91723"/>
    <w:rsid w:val="00E917F1"/>
    <w:rsid w:val="00E91950"/>
    <w:rsid w:val="00E91997"/>
    <w:rsid w:val="00E91B16"/>
    <w:rsid w:val="00E91C15"/>
    <w:rsid w:val="00E91F96"/>
    <w:rsid w:val="00E921C9"/>
    <w:rsid w:val="00E92229"/>
    <w:rsid w:val="00E92389"/>
    <w:rsid w:val="00E923F1"/>
    <w:rsid w:val="00E92493"/>
    <w:rsid w:val="00E925B4"/>
    <w:rsid w:val="00E9267B"/>
    <w:rsid w:val="00E926BB"/>
    <w:rsid w:val="00E927E3"/>
    <w:rsid w:val="00E928A3"/>
    <w:rsid w:val="00E928AC"/>
    <w:rsid w:val="00E92B6F"/>
    <w:rsid w:val="00E92D86"/>
    <w:rsid w:val="00E92EA3"/>
    <w:rsid w:val="00E92EFF"/>
    <w:rsid w:val="00E93114"/>
    <w:rsid w:val="00E93259"/>
    <w:rsid w:val="00E934D3"/>
    <w:rsid w:val="00E93601"/>
    <w:rsid w:val="00E938D3"/>
    <w:rsid w:val="00E93963"/>
    <w:rsid w:val="00E9399E"/>
    <w:rsid w:val="00E93A1F"/>
    <w:rsid w:val="00E93ACB"/>
    <w:rsid w:val="00E93B4D"/>
    <w:rsid w:val="00E93D8D"/>
    <w:rsid w:val="00E93EB7"/>
    <w:rsid w:val="00E93FD5"/>
    <w:rsid w:val="00E94038"/>
    <w:rsid w:val="00E94062"/>
    <w:rsid w:val="00E94582"/>
    <w:rsid w:val="00E94599"/>
    <w:rsid w:val="00E9459F"/>
    <w:rsid w:val="00E948BD"/>
    <w:rsid w:val="00E9499C"/>
    <w:rsid w:val="00E949A6"/>
    <w:rsid w:val="00E949AB"/>
    <w:rsid w:val="00E94A98"/>
    <w:rsid w:val="00E9505D"/>
    <w:rsid w:val="00E95065"/>
    <w:rsid w:val="00E9506B"/>
    <w:rsid w:val="00E95138"/>
    <w:rsid w:val="00E952D9"/>
    <w:rsid w:val="00E954B8"/>
    <w:rsid w:val="00E955AF"/>
    <w:rsid w:val="00E955C8"/>
    <w:rsid w:val="00E956C9"/>
    <w:rsid w:val="00E956D0"/>
    <w:rsid w:val="00E9587D"/>
    <w:rsid w:val="00E958D2"/>
    <w:rsid w:val="00E958F4"/>
    <w:rsid w:val="00E959D4"/>
    <w:rsid w:val="00E95B87"/>
    <w:rsid w:val="00E95C50"/>
    <w:rsid w:val="00E95D34"/>
    <w:rsid w:val="00E95E27"/>
    <w:rsid w:val="00E95EB8"/>
    <w:rsid w:val="00E95EC5"/>
    <w:rsid w:val="00E9610F"/>
    <w:rsid w:val="00E9611A"/>
    <w:rsid w:val="00E964A1"/>
    <w:rsid w:val="00E9662E"/>
    <w:rsid w:val="00E966B7"/>
    <w:rsid w:val="00E96827"/>
    <w:rsid w:val="00E968BB"/>
    <w:rsid w:val="00E969BF"/>
    <w:rsid w:val="00E96AE2"/>
    <w:rsid w:val="00E971A2"/>
    <w:rsid w:val="00E971F5"/>
    <w:rsid w:val="00E97300"/>
    <w:rsid w:val="00E97334"/>
    <w:rsid w:val="00E9747A"/>
    <w:rsid w:val="00E97525"/>
    <w:rsid w:val="00E97546"/>
    <w:rsid w:val="00E975BA"/>
    <w:rsid w:val="00E975BC"/>
    <w:rsid w:val="00E9769B"/>
    <w:rsid w:val="00E976A7"/>
    <w:rsid w:val="00E97B56"/>
    <w:rsid w:val="00E97B6C"/>
    <w:rsid w:val="00E97C12"/>
    <w:rsid w:val="00E97FFD"/>
    <w:rsid w:val="00EA0183"/>
    <w:rsid w:val="00EA029B"/>
    <w:rsid w:val="00EA0626"/>
    <w:rsid w:val="00EA0648"/>
    <w:rsid w:val="00EA0649"/>
    <w:rsid w:val="00EA0852"/>
    <w:rsid w:val="00EA0B62"/>
    <w:rsid w:val="00EA0BA0"/>
    <w:rsid w:val="00EA0DA6"/>
    <w:rsid w:val="00EA0F31"/>
    <w:rsid w:val="00EA1124"/>
    <w:rsid w:val="00EA141A"/>
    <w:rsid w:val="00EA1774"/>
    <w:rsid w:val="00EA1956"/>
    <w:rsid w:val="00EA1B6A"/>
    <w:rsid w:val="00EA1BC3"/>
    <w:rsid w:val="00EA1C72"/>
    <w:rsid w:val="00EA1C75"/>
    <w:rsid w:val="00EA1D39"/>
    <w:rsid w:val="00EA1DA2"/>
    <w:rsid w:val="00EA1E15"/>
    <w:rsid w:val="00EA1EA2"/>
    <w:rsid w:val="00EA1F82"/>
    <w:rsid w:val="00EA205E"/>
    <w:rsid w:val="00EA21CB"/>
    <w:rsid w:val="00EA24C3"/>
    <w:rsid w:val="00EA25D6"/>
    <w:rsid w:val="00EA268B"/>
    <w:rsid w:val="00EA29B3"/>
    <w:rsid w:val="00EA2C7A"/>
    <w:rsid w:val="00EA2DA7"/>
    <w:rsid w:val="00EA2E14"/>
    <w:rsid w:val="00EA2F7D"/>
    <w:rsid w:val="00EA2FEB"/>
    <w:rsid w:val="00EA30A8"/>
    <w:rsid w:val="00EA30F5"/>
    <w:rsid w:val="00EA34C1"/>
    <w:rsid w:val="00EA35DD"/>
    <w:rsid w:val="00EA36D8"/>
    <w:rsid w:val="00EA3944"/>
    <w:rsid w:val="00EA3960"/>
    <w:rsid w:val="00EA3A22"/>
    <w:rsid w:val="00EA3B42"/>
    <w:rsid w:val="00EA3B92"/>
    <w:rsid w:val="00EA3C3D"/>
    <w:rsid w:val="00EA3C7A"/>
    <w:rsid w:val="00EA3CC1"/>
    <w:rsid w:val="00EA3D72"/>
    <w:rsid w:val="00EA3DA6"/>
    <w:rsid w:val="00EA3F27"/>
    <w:rsid w:val="00EA4356"/>
    <w:rsid w:val="00EA439A"/>
    <w:rsid w:val="00EA43C9"/>
    <w:rsid w:val="00EA451E"/>
    <w:rsid w:val="00EA4611"/>
    <w:rsid w:val="00EA4734"/>
    <w:rsid w:val="00EA489B"/>
    <w:rsid w:val="00EA490F"/>
    <w:rsid w:val="00EA49DE"/>
    <w:rsid w:val="00EA4AF2"/>
    <w:rsid w:val="00EA4CDC"/>
    <w:rsid w:val="00EA506C"/>
    <w:rsid w:val="00EA50AD"/>
    <w:rsid w:val="00EA52E2"/>
    <w:rsid w:val="00EA53A6"/>
    <w:rsid w:val="00EA53F2"/>
    <w:rsid w:val="00EA5429"/>
    <w:rsid w:val="00EA5779"/>
    <w:rsid w:val="00EA5915"/>
    <w:rsid w:val="00EA59CD"/>
    <w:rsid w:val="00EA5AFE"/>
    <w:rsid w:val="00EA5B0B"/>
    <w:rsid w:val="00EA5CD2"/>
    <w:rsid w:val="00EA5D36"/>
    <w:rsid w:val="00EA60B2"/>
    <w:rsid w:val="00EA60FB"/>
    <w:rsid w:val="00EA63C6"/>
    <w:rsid w:val="00EA644D"/>
    <w:rsid w:val="00EA6596"/>
    <w:rsid w:val="00EA683D"/>
    <w:rsid w:val="00EA68C7"/>
    <w:rsid w:val="00EA6B09"/>
    <w:rsid w:val="00EA6C72"/>
    <w:rsid w:val="00EA6ED3"/>
    <w:rsid w:val="00EA70FB"/>
    <w:rsid w:val="00EA741E"/>
    <w:rsid w:val="00EA748C"/>
    <w:rsid w:val="00EA74ED"/>
    <w:rsid w:val="00EA759B"/>
    <w:rsid w:val="00EA7631"/>
    <w:rsid w:val="00EA7887"/>
    <w:rsid w:val="00EA7900"/>
    <w:rsid w:val="00EA7971"/>
    <w:rsid w:val="00EA7B30"/>
    <w:rsid w:val="00EA7B43"/>
    <w:rsid w:val="00EA7BF2"/>
    <w:rsid w:val="00EA7DB5"/>
    <w:rsid w:val="00EA7E4A"/>
    <w:rsid w:val="00EA7F4A"/>
    <w:rsid w:val="00EAC7E5"/>
    <w:rsid w:val="00EB02AC"/>
    <w:rsid w:val="00EB02D7"/>
    <w:rsid w:val="00EB03DC"/>
    <w:rsid w:val="00EB03E7"/>
    <w:rsid w:val="00EB0488"/>
    <w:rsid w:val="00EB04B7"/>
    <w:rsid w:val="00EB0741"/>
    <w:rsid w:val="00EB0800"/>
    <w:rsid w:val="00EB084D"/>
    <w:rsid w:val="00EB09D4"/>
    <w:rsid w:val="00EB0AD3"/>
    <w:rsid w:val="00EB0CFD"/>
    <w:rsid w:val="00EB0E9C"/>
    <w:rsid w:val="00EB10B7"/>
    <w:rsid w:val="00EB1101"/>
    <w:rsid w:val="00EB118B"/>
    <w:rsid w:val="00EB1399"/>
    <w:rsid w:val="00EB140D"/>
    <w:rsid w:val="00EB14D1"/>
    <w:rsid w:val="00EB157E"/>
    <w:rsid w:val="00EB18C1"/>
    <w:rsid w:val="00EB1996"/>
    <w:rsid w:val="00EB1A15"/>
    <w:rsid w:val="00EB1A86"/>
    <w:rsid w:val="00EB1ADD"/>
    <w:rsid w:val="00EB1AEB"/>
    <w:rsid w:val="00EB1B1B"/>
    <w:rsid w:val="00EB1B8E"/>
    <w:rsid w:val="00EB1E44"/>
    <w:rsid w:val="00EB1FC8"/>
    <w:rsid w:val="00EB1FCA"/>
    <w:rsid w:val="00EB1FE6"/>
    <w:rsid w:val="00EB239C"/>
    <w:rsid w:val="00EB245B"/>
    <w:rsid w:val="00EB2523"/>
    <w:rsid w:val="00EB2600"/>
    <w:rsid w:val="00EB265F"/>
    <w:rsid w:val="00EB2714"/>
    <w:rsid w:val="00EB2755"/>
    <w:rsid w:val="00EB288F"/>
    <w:rsid w:val="00EB289A"/>
    <w:rsid w:val="00EB2A32"/>
    <w:rsid w:val="00EB2A6C"/>
    <w:rsid w:val="00EB2ABC"/>
    <w:rsid w:val="00EB2B60"/>
    <w:rsid w:val="00EB2DBF"/>
    <w:rsid w:val="00EB2DF8"/>
    <w:rsid w:val="00EB2FFE"/>
    <w:rsid w:val="00EB3449"/>
    <w:rsid w:val="00EB34A6"/>
    <w:rsid w:val="00EB36A1"/>
    <w:rsid w:val="00EB36AD"/>
    <w:rsid w:val="00EB37CD"/>
    <w:rsid w:val="00EB37DB"/>
    <w:rsid w:val="00EB394C"/>
    <w:rsid w:val="00EB3CBC"/>
    <w:rsid w:val="00EB4047"/>
    <w:rsid w:val="00EB40F9"/>
    <w:rsid w:val="00EB42E1"/>
    <w:rsid w:val="00EB4358"/>
    <w:rsid w:val="00EB43EC"/>
    <w:rsid w:val="00EB445F"/>
    <w:rsid w:val="00EB446F"/>
    <w:rsid w:val="00EB4787"/>
    <w:rsid w:val="00EB4B29"/>
    <w:rsid w:val="00EB4B90"/>
    <w:rsid w:val="00EB4CB7"/>
    <w:rsid w:val="00EB4E03"/>
    <w:rsid w:val="00EB5048"/>
    <w:rsid w:val="00EB52D7"/>
    <w:rsid w:val="00EB53EA"/>
    <w:rsid w:val="00EB5545"/>
    <w:rsid w:val="00EB57F3"/>
    <w:rsid w:val="00EB59EF"/>
    <w:rsid w:val="00EB5B68"/>
    <w:rsid w:val="00EB5BAF"/>
    <w:rsid w:val="00EB5C9C"/>
    <w:rsid w:val="00EB5DEB"/>
    <w:rsid w:val="00EB5F23"/>
    <w:rsid w:val="00EB6235"/>
    <w:rsid w:val="00EB623F"/>
    <w:rsid w:val="00EB62E4"/>
    <w:rsid w:val="00EB63F1"/>
    <w:rsid w:val="00EB667F"/>
    <w:rsid w:val="00EB68F3"/>
    <w:rsid w:val="00EB6BFF"/>
    <w:rsid w:val="00EB6C8B"/>
    <w:rsid w:val="00EB6EC5"/>
    <w:rsid w:val="00EB6EE7"/>
    <w:rsid w:val="00EB71A1"/>
    <w:rsid w:val="00EB71CB"/>
    <w:rsid w:val="00EB7205"/>
    <w:rsid w:val="00EB7211"/>
    <w:rsid w:val="00EB7230"/>
    <w:rsid w:val="00EB7344"/>
    <w:rsid w:val="00EB7417"/>
    <w:rsid w:val="00EB7434"/>
    <w:rsid w:val="00EB7458"/>
    <w:rsid w:val="00EB75A8"/>
    <w:rsid w:val="00EB788D"/>
    <w:rsid w:val="00EB78C1"/>
    <w:rsid w:val="00EB78C8"/>
    <w:rsid w:val="00EB7B15"/>
    <w:rsid w:val="00EB7BBC"/>
    <w:rsid w:val="00EB7BD0"/>
    <w:rsid w:val="00EB7DF6"/>
    <w:rsid w:val="00EB7F71"/>
    <w:rsid w:val="00EB7F83"/>
    <w:rsid w:val="00EB7F88"/>
    <w:rsid w:val="00EC00B4"/>
    <w:rsid w:val="00EC0155"/>
    <w:rsid w:val="00EC01CD"/>
    <w:rsid w:val="00EC03A8"/>
    <w:rsid w:val="00EC0588"/>
    <w:rsid w:val="00EC0622"/>
    <w:rsid w:val="00EC0689"/>
    <w:rsid w:val="00EC06C4"/>
    <w:rsid w:val="00EC06FF"/>
    <w:rsid w:val="00EC071E"/>
    <w:rsid w:val="00EC087F"/>
    <w:rsid w:val="00EC08F8"/>
    <w:rsid w:val="00EC0937"/>
    <w:rsid w:val="00EC09B2"/>
    <w:rsid w:val="00EC0B49"/>
    <w:rsid w:val="00EC0C99"/>
    <w:rsid w:val="00EC0CF6"/>
    <w:rsid w:val="00EC0F16"/>
    <w:rsid w:val="00EC10F6"/>
    <w:rsid w:val="00EC14AF"/>
    <w:rsid w:val="00EC1620"/>
    <w:rsid w:val="00EC16EB"/>
    <w:rsid w:val="00EC181F"/>
    <w:rsid w:val="00EC1933"/>
    <w:rsid w:val="00EC19BB"/>
    <w:rsid w:val="00EC1A83"/>
    <w:rsid w:val="00EC1BF7"/>
    <w:rsid w:val="00EC1DB1"/>
    <w:rsid w:val="00EC20C1"/>
    <w:rsid w:val="00EC222A"/>
    <w:rsid w:val="00EC26E9"/>
    <w:rsid w:val="00EC276F"/>
    <w:rsid w:val="00EC2C09"/>
    <w:rsid w:val="00EC2C22"/>
    <w:rsid w:val="00EC2D7C"/>
    <w:rsid w:val="00EC2FD9"/>
    <w:rsid w:val="00EC305B"/>
    <w:rsid w:val="00EC3069"/>
    <w:rsid w:val="00EC3660"/>
    <w:rsid w:val="00EC36E2"/>
    <w:rsid w:val="00EC3717"/>
    <w:rsid w:val="00EC3A05"/>
    <w:rsid w:val="00EC3A1F"/>
    <w:rsid w:val="00EC3A5F"/>
    <w:rsid w:val="00EC3ADB"/>
    <w:rsid w:val="00EC3AF1"/>
    <w:rsid w:val="00EC3BF3"/>
    <w:rsid w:val="00EC3F5E"/>
    <w:rsid w:val="00EC4089"/>
    <w:rsid w:val="00EC4126"/>
    <w:rsid w:val="00EC4165"/>
    <w:rsid w:val="00EC418C"/>
    <w:rsid w:val="00EC42D8"/>
    <w:rsid w:val="00EC436A"/>
    <w:rsid w:val="00EC43D6"/>
    <w:rsid w:val="00EC44BE"/>
    <w:rsid w:val="00EC44EB"/>
    <w:rsid w:val="00EC4692"/>
    <w:rsid w:val="00EC494F"/>
    <w:rsid w:val="00EC4B61"/>
    <w:rsid w:val="00EC4D48"/>
    <w:rsid w:val="00EC4DBE"/>
    <w:rsid w:val="00EC4DC0"/>
    <w:rsid w:val="00EC4DDC"/>
    <w:rsid w:val="00EC4E3B"/>
    <w:rsid w:val="00EC4E54"/>
    <w:rsid w:val="00EC4F81"/>
    <w:rsid w:val="00EC4F82"/>
    <w:rsid w:val="00EC5282"/>
    <w:rsid w:val="00EC5318"/>
    <w:rsid w:val="00EC548B"/>
    <w:rsid w:val="00EC54A9"/>
    <w:rsid w:val="00EC5751"/>
    <w:rsid w:val="00EC5A90"/>
    <w:rsid w:val="00EC5B15"/>
    <w:rsid w:val="00EC5CC0"/>
    <w:rsid w:val="00EC615B"/>
    <w:rsid w:val="00EC629E"/>
    <w:rsid w:val="00EC62F0"/>
    <w:rsid w:val="00EC63DF"/>
    <w:rsid w:val="00EC63E7"/>
    <w:rsid w:val="00EC648E"/>
    <w:rsid w:val="00EC660C"/>
    <w:rsid w:val="00EC6637"/>
    <w:rsid w:val="00EC66A3"/>
    <w:rsid w:val="00EC66BE"/>
    <w:rsid w:val="00EC6713"/>
    <w:rsid w:val="00EC6884"/>
    <w:rsid w:val="00EC68B2"/>
    <w:rsid w:val="00EC68C6"/>
    <w:rsid w:val="00EC6C8B"/>
    <w:rsid w:val="00EC721C"/>
    <w:rsid w:val="00EC726C"/>
    <w:rsid w:val="00EC7277"/>
    <w:rsid w:val="00EC732A"/>
    <w:rsid w:val="00EC735A"/>
    <w:rsid w:val="00EC77FC"/>
    <w:rsid w:val="00EC7875"/>
    <w:rsid w:val="00EC7955"/>
    <w:rsid w:val="00EC7C1A"/>
    <w:rsid w:val="00EC7CC0"/>
    <w:rsid w:val="00EC7D2D"/>
    <w:rsid w:val="00EC7D78"/>
    <w:rsid w:val="00EC7D9B"/>
    <w:rsid w:val="00EC7DB4"/>
    <w:rsid w:val="00EC7E9B"/>
    <w:rsid w:val="00EC7EA1"/>
    <w:rsid w:val="00EC7EDC"/>
    <w:rsid w:val="00EC7FDC"/>
    <w:rsid w:val="00ED005A"/>
    <w:rsid w:val="00ED0091"/>
    <w:rsid w:val="00ED031F"/>
    <w:rsid w:val="00ED038B"/>
    <w:rsid w:val="00ED03E8"/>
    <w:rsid w:val="00ED04E4"/>
    <w:rsid w:val="00ED056E"/>
    <w:rsid w:val="00ED0607"/>
    <w:rsid w:val="00ED0618"/>
    <w:rsid w:val="00ED077C"/>
    <w:rsid w:val="00ED09CD"/>
    <w:rsid w:val="00ED0A5C"/>
    <w:rsid w:val="00ED0AA9"/>
    <w:rsid w:val="00ED0BAE"/>
    <w:rsid w:val="00ED10C9"/>
    <w:rsid w:val="00ED1137"/>
    <w:rsid w:val="00ED11B7"/>
    <w:rsid w:val="00ED1226"/>
    <w:rsid w:val="00ED12B5"/>
    <w:rsid w:val="00ED1444"/>
    <w:rsid w:val="00ED156E"/>
    <w:rsid w:val="00ED157B"/>
    <w:rsid w:val="00ED1588"/>
    <w:rsid w:val="00ED18B5"/>
    <w:rsid w:val="00ED1945"/>
    <w:rsid w:val="00ED1A00"/>
    <w:rsid w:val="00ED1BB0"/>
    <w:rsid w:val="00ED1CFA"/>
    <w:rsid w:val="00ED1D19"/>
    <w:rsid w:val="00ED2132"/>
    <w:rsid w:val="00ED21EC"/>
    <w:rsid w:val="00ED22A9"/>
    <w:rsid w:val="00ED22AC"/>
    <w:rsid w:val="00ED2473"/>
    <w:rsid w:val="00ED24CE"/>
    <w:rsid w:val="00ED24F1"/>
    <w:rsid w:val="00ED25D6"/>
    <w:rsid w:val="00ED2678"/>
    <w:rsid w:val="00ED29E8"/>
    <w:rsid w:val="00ED2B8E"/>
    <w:rsid w:val="00ED2BAD"/>
    <w:rsid w:val="00ED2E31"/>
    <w:rsid w:val="00ED2F62"/>
    <w:rsid w:val="00ED3035"/>
    <w:rsid w:val="00ED30F5"/>
    <w:rsid w:val="00ED329C"/>
    <w:rsid w:val="00ED32E9"/>
    <w:rsid w:val="00ED33BB"/>
    <w:rsid w:val="00ED3594"/>
    <w:rsid w:val="00ED3727"/>
    <w:rsid w:val="00ED3735"/>
    <w:rsid w:val="00ED37F9"/>
    <w:rsid w:val="00ED391F"/>
    <w:rsid w:val="00ED3940"/>
    <w:rsid w:val="00ED3A20"/>
    <w:rsid w:val="00ED3AD6"/>
    <w:rsid w:val="00ED3CA1"/>
    <w:rsid w:val="00ED3CB0"/>
    <w:rsid w:val="00ED3CD1"/>
    <w:rsid w:val="00ED3F5C"/>
    <w:rsid w:val="00ED3F84"/>
    <w:rsid w:val="00ED4035"/>
    <w:rsid w:val="00ED4051"/>
    <w:rsid w:val="00ED4186"/>
    <w:rsid w:val="00ED418F"/>
    <w:rsid w:val="00ED4229"/>
    <w:rsid w:val="00ED42B0"/>
    <w:rsid w:val="00ED437B"/>
    <w:rsid w:val="00ED43C5"/>
    <w:rsid w:val="00ED43E8"/>
    <w:rsid w:val="00ED4417"/>
    <w:rsid w:val="00ED45C0"/>
    <w:rsid w:val="00ED45DA"/>
    <w:rsid w:val="00ED465B"/>
    <w:rsid w:val="00ED47D0"/>
    <w:rsid w:val="00ED47F9"/>
    <w:rsid w:val="00ED485A"/>
    <w:rsid w:val="00ED48A6"/>
    <w:rsid w:val="00ED48F6"/>
    <w:rsid w:val="00ED4C4F"/>
    <w:rsid w:val="00ED4D64"/>
    <w:rsid w:val="00ED4E29"/>
    <w:rsid w:val="00ED4ED4"/>
    <w:rsid w:val="00ED4F1D"/>
    <w:rsid w:val="00ED4F39"/>
    <w:rsid w:val="00ED5025"/>
    <w:rsid w:val="00ED5371"/>
    <w:rsid w:val="00ED5396"/>
    <w:rsid w:val="00ED5599"/>
    <w:rsid w:val="00ED567E"/>
    <w:rsid w:val="00ED56AF"/>
    <w:rsid w:val="00ED574A"/>
    <w:rsid w:val="00ED58A4"/>
    <w:rsid w:val="00ED58A8"/>
    <w:rsid w:val="00ED5927"/>
    <w:rsid w:val="00ED5A45"/>
    <w:rsid w:val="00ED5A5A"/>
    <w:rsid w:val="00ED5ABE"/>
    <w:rsid w:val="00ED5D25"/>
    <w:rsid w:val="00ED5D4B"/>
    <w:rsid w:val="00ED616B"/>
    <w:rsid w:val="00ED619E"/>
    <w:rsid w:val="00ED62FA"/>
    <w:rsid w:val="00ED6334"/>
    <w:rsid w:val="00ED6472"/>
    <w:rsid w:val="00ED65FE"/>
    <w:rsid w:val="00ED6626"/>
    <w:rsid w:val="00ED666F"/>
    <w:rsid w:val="00ED66C9"/>
    <w:rsid w:val="00ED6822"/>
    <w:rsid w:val="00ED6856"/>
    <w:rsid w:val="00ED68C7"/>
    <w:rsid w:val="00ED69E2"/>
    <w:rsid w:val="00ED6A0E"/>
    <w:rsid w:val="00ED6A2C"/>
    <w:rsid w:val="00ED6CC1"/>
    <w:rsid w:val="00ED6CC8"/>
    <w:rsid w:val="00ED6EB5"/>
    <w:rsid w:val="00ED6F5F"/>
    <w:rsid w:val="00ED6F69"/>
    <w:rsid w:val="00ED70FA"/>
    <w:rsid w:val="00ED73BB"/>
    <w:rsid w:val="00ED7495"/>
    <w:rsid w:val="00ED750D"/>
    <w:rsid w:val="00ED7542"/>
    <w:rsid w:val="00ED7545"/>
    <w:rsid w:val="00ED7944"/>
    <w:rsid w:val="00ED7951"/>
    <w:rsid w:val="00ED7C2A"/>
    <w:rsid w:val="00ED7C9D"/>
    <w:rsid w:val="00ED7E70"/>
    <w:rsid w:val="00EE00B8"/>
    <w:rsid w:val="00EE017A"/>
    <w:rsid w:val="00EE023F"/>
    <w:rsid w:val="00EE030C"/>
    <w:rsid w:val="00EE0322"/>
    <w:rsid w:val="00EE03B8"/>
    <w:rsid w:val="00EE04A8"/>
    <w:rsid w:val="00EE04C7"/>
    <w:rsid w:val="00EE05BE"/>
    <w:rsid w:val="00EE0624"/>
    <w:rsid w:val="00EE0883"/>
    <w:rsid w:val="00EE08AB"/>
    <w:rsid w:val="00EE0B61"/>
    <w:rsid w:val="00EE0B74"/>
    <w:rsid w:val="00EE0D38"/>
    <w:rsid w:val="00EE0D6A"/>
    <w:rsid w:val="00EE0DE5"/>
    <w:rsid w:val="00EE0E0C"/>
    <w:rsid w:val="00EE0E11"/>
    <w:rsid w:val="00EE0E30"/>
    <w:rsid w:val="00EE0FF0"/>
    <w:rsid w:val="00EE107C"/>
    <w:rsid w:val="00EE12CD"/>
    <w:rsid w:val="00EE138B"/>
    <w:rsid w:val="00EE147A"/>
    <w:rsid w:val="00EE150F"/>
    <w:rsid w:val="00EE1529"/>
    <w:rsid w:val="00EE15DB"/>
    <w:rsid w:val="00EE1600"/>
    <w:rsid w:val="00EE166B"/>
    <w:rsid w:val="00EE16C6"/>
    <w:rsid w:val="00EE17D3"/>
    <w:rsid w:val="00EE18D6"/>
    <w:rsid w:val="00EE1912"/>
    <w:rsid w:val="00EE191A"/>
    <w:rsid w:val="00EE1C6B"/>
    <w:rsid w:val="00EE1C8D"/>
    <w:rsid w:val="00EE1D5A"/>
    <w:rsid w:val="00EE1F48"/>
    <w:rsid w:val="00EE2018"/>
    <w:rsid w:val="00EE224B"/>
    <w:rsid w:val="00EE23A5"/>
    <w:rsid w:val="00EE25D7"/>
    <w:rsid w:val="00EE2645"/>
    <w:rsid w:val="00EE26A3"/>
    <w:rsid w:val="00EE288A"/>
    <w:rsid w:val="00EE28BD"/>
    <w:rsid w:val="00EE299F"/>
    <w:rsid w:val="00EE2C57"/>
    <w:rsid w:val="00EE2CC8"/>
    <w:rsid w:val="00EE2DDD"/>
    <w:rsid w:val="00EE2E00"/>
    <w:rsid w:val="00EE2E91"/>
    <w:rsid w:val="00EE2EBC"/>
    <w:rsid w:val="00EE2ED2"/>
    <w:rsid w:val="00EE2EF9"/>
    <w:rsid w:val="00EE2FBD"/>
    <w:rsid w:val="00EE31C1"/>
    <w:rsid w:val="00EE32D5"/>
    <w:rsid w:val="00EE358D"/>
    <w:rsid w:val="00EE37AD"/>
    <w:rsid w:val="00EE3844"/>
    <w:rsid w:val="00EE3912"/>
    <w:rsid w:val="00EE3927"/>
    <w:rsid w:val="00EE3951"/>
    <w:rsid w:val="00EE3974"/>
    <w:rsid w:val="00EE39B7"/>
    <w:rsid w:val="00EE3A01"/>
    <w:rsid w:val="00EE3A06"/>
    <w:rsid w:val="00EE3BCE"/>
    <w:rsid w:val="00EE3C36"/>
    <w:rsid w:val="00EE3D5D"/>
    <w:rsid w:val="00EE3EA9"/>
    <w:rsid w:val="00EE3FAB"/>
    <w:rsid w:val="00EE404B"/>
    <w:rsid w:val="00EE40FE"/>
    <w:rsid w:val="00EE4171"/>
    <w:rsid w:val="00EE4190"/>
    <w:rsid w:val="00EE459F"/>
    <w:rsid w:val="00EE479F"/>
    <w:rsid w:val="00EE4AB6"/>
    <w:rsid w:val="00EE4AE4"/>
    <w:rsid w:val="00EE4B4B"/>
    <w:rsid w:val="00EE4C1A"/>
    <w:rsid w:val="00EE4D3C"/>
    <w:rsid w:val="00EE4E85"/>
    <w:rsid w:val="00EE4F19"/>
    <w:rsid w:val="00EE5076"/>
    <w:rsid w:val="00EE529D"/>
    <w:rsid w:val="00EE531B"/>
    <w:rsid w:val="00EE533F"/>
    <w:rsid w:val="00EE5458"/>
    <w:rsid w:val="00EE5504"/>
    <w:rsid w:val="00EE557F"/>
    <w:rsid w:val="00EE55AA"/>
    <w:rsid w:val="00EE560A"/>
    <w:rsid w:val="00EE5849"/>
    <w:rsid w:val="00EE5C30"/>
    <w:rsid w:val="00EE5D21"/>
    <w:rsid w:val="00EE5D43"/>
    <w:rsid w:val="00EE5F33"/>
    <w:rsid w:val="00EE6017"/>
    <w:rsid w:val="00EE60F7"/>
    <w:rsid w:val="00EE6258"/>
    <w:rsid w:val="00EE62D3"/>
    <w:rsid w:val="00EE657B"/>
    <w:rsid w:val="00EE662B"/>
    <w:rsid w:val="00EE69D5"/>
    <w:rsid w:val="00EE6A6A"/>
    <w:rsid w:val="00EE6B61"/>
    <w:rsid w:val="00EE6D99"/>
    <w:rsid w:val="00EE6E15"/>
    <w:rsid w:val="00EE6E96"/>
    <w:rsid w:val="00EE6EB7"/>
    <w:rsid w:val="00EE6ECA"/>
    <w:rsid w:val="00EE71C9"/>
    <w:rsid w:val="00EE721E"/>
    <w:rsid w:val="00EE7403"/>
    <w:rsid w:val="00EE745F"/>
    <w:rsid w:val="00EE74C0"/>
    <w:rsid w:val="00EE77CA"/>
    <w:rsid w:val="00EE7854"/>
    <w:rsid w:val="00EE78E2"/>
    <w:rsid w:val="00EE7969"/>
    <w:rsid w:val="00EE7977"/>
    <w:rsid w:val="00EE7A22"/>
    <w:rsid w:val="00EE7A61"/>
    <w:rsid w:val="00EE7A76"/>
    <w:rsid w:val="00EE7BC9"/>
    <w:rsid w:val="00EE7E96"/>
    <w:rsid w:val="00EE7EB4"/>
    <w:rsid w:val="00EE7FEC"/>
    <w:rsid w:val="00EF0247"/>
    <w:rsid w:val="00EF02C7"/>
    <w:rsid w:val="00EF04E4"/>
    <w:rsid w:val="00EF0501"/>
    <w:rsid w:val="00EF05A2"/>
    <w:rsid w:val="00EF05FB"/>
    <w:rsid w:val="00EF0899"/>
    <w:rsid w:val="00EF0AF9"/>
    <w:rsid w:val="00EF0B10"/>
    <w:rsid w:val="00EF0CAC"/>
    <w:rsid w:val="00EF0D4C"/>
    <w:rsid w:val="00EF0EF8"/>
    <w:rsid w:val="00EF0F32"/>
    <w:rsid w:val="00EF1267"/>
    <w:rsid w:val="00EF1723"/>
    <w:rsid w:val="00EF17EF"/>
    <w:rsid w:val="00EF1AE6"/>
    <w:rsid w:val="00EF1B70"/>
    <w:rsid w:val="00EF1CC1"/>
    <w:rsid w:val="00EF1CED"/>
    <w:rsid w:val="00EF22CC"/>
    <w:rsid w:val="00EF2538"/>
    <w:rsid w:val="00EF2A4F"/>
    <w:rsid w:val="00EF2B35"/>
    <w:rsid w:val="00EF2B4A"/>
    <w:rsid w:val="00EF2C4F"/>
    <w:rsid w:val="00EF3029"/>
    <w:rsid w:val="00EF317C"/>
    <w:rsid w:val="00EF3259"/>
    <w:rsid w:val="00EF3281"/>
    <w:rsid w:val="00EF3365"/>
    <w:rsid w:val="00EF34BD"/>
    <w:rsid w:val="00EF3518"/>
    <w:rsid w:val="00EF35A3"/>
    <w:rsid w:val="00EF35D2"/>
    <w:rsid w:val="00EF3635"/>
    <w:rsid w:val="00EF3662"/>
    <w:rsid w:val="00EF3776"/>
    <w:rsid w:val="00EF38AC"/>
    <w:rsid w:val="00EF3959"/>
    <w:rsid w:val="00EF3970"/>
    <w:rsid w:val="00EF3A4A"/>
    <w:rsid w:val="00EF3B00"/>
    <w:rsid w:val="00EF3B56"/>
    <w:rsid w:val="00EF3BBF"/>
    <w:rsid w:val="00EF3C52"/>
    <w:rsid w:val="00EF3C96"/>
    <w:rsid w:val="00EF3D90"/>
    <w:rsid w:val="00EF3E4B"/>
    <w:rsid w:val="00EF3E59"/>
    <w:rsid w:val="00EF3E71"/>
    <w:rsid w:val="00EF3FCF"/>
    <w:rsid w:val="00EF4087"/>
    <w:rsid w:val="00EF4161"/>
    <w:rsid w:val="00EF41DF"/>
    <w:rsid w:val="00EF4433"/>
    <w:rsid w:val="00EF446B"/>
    <w:rsid w:val="00EF4470"/>
    <w:rsid w:val="00EF44B1"/>
    <w:rsid w:val="00EF461C"/>
    <w:rsid w:val="00EF47B0"/>
    <w:rsid w:val="00EF48B9"/>
    <w:rsid w:val="00EF4965"/>
    <w:rsid w:val="00EF49AD"/>
    <w:rsid w:val="00EF49F4"/>
    <w:rsid w:val="00EF4AAC"/>
    <w:rsid w:val="00EF4F33"/>
    <w:rsid w:val="00EF5035"/>
    <w:rsid w:val="00EF5187"/>
    <w:rsid w:val="00EF51AE"/>
    <w:rsid w:val="00EF51D3"/>
    <w:rsid w:val="00EF53EB"/>
    <w:rsid w:val="00EF54B0"/>
    <w:rsid w:val="00EF55F1"/>
    <w:rsid w:val="00EF5604"/>
    <w:rsid w:val="00EF578D"/>
    <w:rsid w:val="00EF595B"/>
    <w:rsid w:val="00EF5A9C"/>
    <w:rsid w:val="00EF5B28"/>
    <w:rsid w:val="00EF5B35"/>
    <w:rsid w:val="00EF5B38"/>
    <w:rsid w:val="00EF5B67"/>
    <w:rsid w:val="00EF5C3E"/>
    <w:rsid w:val="00EF5C73"/>
    <w:rsid w:val="00EF5E2E"/>
    <w:rsid w:val="00EF5EA7"/>
    <w:rsid w:val="00EF5F17"/>
    <w:rsid w:val="00EF6029"/>
    <w:rsid w:val="00EF65F8"/>
    <w:rsid w:val="00EF6611"/>
    <w:rsid w:val="00EF6637"/>
    <w:rsid w:val="00EF6788"/>
    <w:rsid w:val="00EF68B9"/>
    <w:rsid w:val="00EF6921"/>
    <w:rsid w:val="00EF6965"/>
    <w:rsid w:val="00EF6AA9"/>
    <w:rsid w:val="00EF6BA4"/>
    <w:rsid w:val="00EF6D33"/>
    <w:rsid w:val="00EF6E32"/>
    <w:rsid w:val="00EF6E41"/>
    <w:rsid w:val="00EF6E98"/>
    <w:rsid w:val="00EF6F0C"/>
    <w:rsid w:val="00EF7180"/>
    <w:rsid w:val="00EF7226"/>
    <w:rsid w:val="00EF7234"/>
    <w:rsid w:val="00EF74B0"/>
    <w:rsid w:val="00EF7712"/>
    <w:rsid w:val="00EF77F5"/>
    <w:rsid w:val="00EF79C8"/>
    <w:rsid w:val="00EF79EC"/>
    <w:rsid w:val="00EF7A05"/>
    <w:rsid w:val="00EF7A47"/>
    <w:rsid w:val="00EF7AB6"/>
    <w:rsid w:val="00EF7ABD"/>
    <w:rsid w:val="00EF7D5A"/>
    <w:rsid w:val="00EF7FB6"/>
    <w:rsid w:val="00EFFDAD"/>
    <w:rsid w:val="00F00031"/>
    <w:rsid w:val="00F00037"/>
    <w:rsid w:val="00F000C7"/>
    <w:rsid w:val="00F0012B"/>
    <w:rsid w:val="00F002F8"/>
    <w:rsid w:val="00F0052B"/>
    <w:rsid w:val="00F0059F"/>
    <w:rsid w:val="00F00671"/>
    <w:rsid w:val="00F006A9"/>
    <w:rsid w:val="00F006AB"/>
    <w:rsid w:val="00F006BC"/>
    <w:rsid w:val="00F006CE"/>
    <w:rsid w:val="00F00992"/>
    <w:rsid w:val="00F00C3D"/>
    <w:rsid w:val="00F00CB2"/>
    <w:rsid w:val="00F00D23"/>
    <w:rsid w:val="00F00D97"/>
    <w:rsid w:val="00F0103F"/>
    <w:rsid w:val="00F01063"/>
    <w:rsid w:val="00F010C6"/>
    <w:rsid w:val="00F01234"/>
    <w:rsid w:val="00F0124E"/>
    <w:rsid w:val="00F0132E"/>
    <w:rsid w:val="00F01345"/>
    <w:rsid w:val="00F0144E"/>
    <w:rsid w:val="00F01483"/>
    <w:rsid w:val="00F015F4"/>
    <w:rsid w:val="00F0163C"/>
    <w:rsid w:val="00F0168E"/>
    <w:rsid w:val="00F01932"/>
    <w:rsid w:val="00F01952"/>
    <w:rsid w:val="00F01A17"/>
    <w:rsid w:val="00F01BAB"/>
    <w:rsid w:val="00F01F37"/>
    <w:rsid w:val="00F01F7D"/>
    <w:rsid w:val="00F0206A"/>
    <w:rsid w:val="00F026C3"/>
    <w:rsid w:val="00F0273F"/>
    <w:rsid w:val="00F0277C"/>
    <w:rsid w:val="00F02ADE"/>
    <w:rsid w:val="00F02AE9"/>
    <w:rsid w:val="00F02F43"/>
    <w:rsid w:val="00F03090"/>
    <w:rsid w:val="00F031E2"/>
    <w:rsid w:val="00F031FA"/>
    <w:rsid w:val="00F032D4"/>
    <w:rsid w:val="00F0339C"/>
    <w:rsid w:val="00F033E5"/>
    <w:rsid w:val="00F03465"/>
    <w:rsid w:val="00F035A5"/>
    <w:rsid w:val="00F03749"/>
    <w:rsid w:val="00F037E0"/>
    <w:rsid w:val="00F03887"/>
    <w:rsid w:val="00F039BB"/>
    <w:rsid w:val="00F03AC5"/>
    <w:rsid w:val="00F03B64"/>
    <w:rsid w:val="00F03B9F"/>
    <w:rsid w:val="00F03D48"/>
    <w:rsid w:val="00F03D99"/>
    <w:rsid w:val="00F03E24"/>
    <w:rsid w:val="00F03E48"/>
    <w:rsid w:val="00F03F2E"/>
    <w:rsid w:val="00F03F58"/>
    <w:rsid w:val="00F0403B"/>
    <w:rsid w:val="00F040D7"/>
    <w:rsid w:val="00F041DA"/>
    <w:rsid w:val="00F043F5"/>
    <w:rsid w:val="00F044B7"/>
    <w:rsid w:val="00F04595"/>
    <w:rsid w:val="00F045CB"/>
    <w:rsid w:val="00F046EE"/>
    <w:rsid w:val="00F047FE"/>
    <w:rsid w:val="00F0483B"/>
    <w:rsid w:val="00F048E3"/>
    <w:rsid w:val="00F04A96"/>
    <w:rsid w:val="00F04EC7"/>
    <w:rsid w:val="00F04EE1"/>
    <w:rsid w:val="00F04FFC"/>
    <w:rsid w:val="00F050A0"/>
    <w:rsid w:val="00F05112"/>
    <w:rsid w:val="00F05164"/>
    <w:rsid w:val="00F053D6"/>
    <w:rsid w:val="00F054B0"/>
    <w:rsid w:val="00F056BD"/>
    <w:rsid w:val="00F05769"/>
    <w:rsid w:val="00F05810"/>
    <w:rsid w:val="00F05A90"/>
    <w:rsid w:val="00F05B35"/>
    <w:rsid w:val="00F05CB2"/>
    <w:rsid w:val="00F05DFF"/>
    <w:rsid w:val="00F05E33"/>
    <w:rsid w:val="00F05EBD"/>
    <w:rsid w:val="00F05EE4"/>
    <w:rsid w:val="00F060E4"/>
    <w:rsid w:val="00F06136"/>
    <w:rsid w:val="00F06282"/>
    <w:rsid w:val="00F062B6"/>
    <w:rsid w:val="00F062DC"/>
    <w:rsid w:val="00F063CE"/>
    <w:rsid w:val="00F06433"/>
    <w:rsid w:val="00F06567"/>
    <w:rsid w:val="00F0660A"/>
    <w:rsid w:val="00F066BB"/>
    <w:rsid w:val="00F067B0"/>
    <w:rsid w:val="00F067F8"/>
    <w:rsid w:val="00F068DA"/>
    <w:rsid w:val="00F06994"/>
    <w:rsid w:val="00F06996"/>
    <w:rsid w:val="00F069FA"/>
    <w:rsid w:val="00F06A18"/>
    <w:rsid w:val="00F06AA6"/>
    <w:rsid w:val="00F06C5E"/>
    <w:rsid w:val="00F06CF0"/>
    <w:rsid w:val="00F06D90"/>
    <w:rsid w:val="00F06DF3"/>
    <w:rsid w:val="00F06EDC"/>
    <w:rsid w:val="00F06F5E"/>
    <w:rsid w:val="00F06FB3"/>
    <w:rsid w:val="00F06FC7"/>
    <w:rsid w:val="00F07088"/>
    <w:rsid w:val="00F07189"/>
    <w:rsid w:val="00F07218"/>
    <w:rsid w:val="00F0721A"/>
    <w:rsid w:val="00F07360"/>
    <w:rsid w:val="00F076A8"/>
    <w:rsid w:val="00F076D7"/>
    <w:rsid w:val="00F0789F"/>
    <w:rsid w:val="00F0799F"/>
    <w:rsid w:val="00F07A1C"/>
    <w:rsid w:val="00F07A60"/>
    <w:rsid w:val="00F07AD0"/>
    <w:rsid w:val="00F07D1C"/>
    <w:rsid w:val="00F07D26"/>
    <w:rsid w:val="00F07D64"/>
    <w:rsid w:val="00F07D80"/>
    <w:rsid w:val="00F1015C"/>
    <w:rsid w:val="00F1043C"/>
    <w:rsid w:val="00F104DE"/>
    <w:rsid w:val="00F108E0"/>
    <w:rsid w:val="00F1098D"/>
    <w:rsid w:val="00F10A05"/>
    <w:rsid w:val="00F10B99"/>
    <w:rsid w:val="00F10BB0"/>
    <w:rsid w:val="00F10D44"/>
    <w:rsid w:val="00F10EB6"/>
    <w:rsid w:val="00F10F9C"/>
    <w:rsid w:val="00F10FAC"/>
    <w:rsid w:val="00F10FAF"/>
    <w:rsid w:val="00F10FDE"/>
    <w:rsid w:val="00F11075"/>
    <w:rsid w:val="00F110C3"/>
    <w:rsid w:val="00F110E3"/>
    <w:rsid w:val="00F11166"/>
    <w:rsid w:val="00F1124D"/>
    <w:rsid w:val="00F113DF"/>
    <w:rsid w:val="00F1185B"/>
    <w:rsid w:val="00F118FF"/>
    <w:rsid w:val="00F1194B"/>
    <w:rsid w:val="00F11969"/>
    <w:rsid w:val="00F11AA5"/>
    <w:rsid w:val="00F11B28"/>
    <w:rsid w:val="00F11B58"/>
    <w:rsid w:val="00F11B83"/>
    <w:rsid w:val="00F11C0A"/>
    <w:rsid w:val="00F11C60"/>
    <w:rsid w:val="00F11E1C"/>
    <w:rsid w:val="00F122FD"/>
    <w:rsid w:val="00F12324"/>
    <w:rsid w:val="00F12416"/>
    <w:rsid w:val="00F124E9"/>
    <w:rsid w:val="00F127FB"/>
    <w:rsid w:val="00F128E9"/>
    <w:rsid w:val="00F12AA6"/>
    <w:rsid w:val="00F12D34"/>
    <w:rsid w:val="00F12E19"/>
    <w:rsid w:val="00F12F29"/>
    <w:rsid w:val="00F12F36"/>
    <w:rsid w:val="00F12FC4"/>
    <w:rsid w:val="00F13153"/>
    <w:rsid w:val="00F1356A"/>
    <w:rsid w:val="00F13617"/>
    <w:rsid w:val="00F136FB"/>
    <w:rsid w:val="00F137A5"/>
    <w:rsid w:val="00F1391F"/>
    <w:rsid w:val="00F13AE0"/>
    <w:rsid w:val="00F13B09"/>
    <w:rsid w:val="00F13CBD"/>
    <w:rsid w:val="00F13CF9"/>
    <w:rsid w:val="00F14028"/>
    <w:rsid w:val="00F143FA"/>
    <w:rsid w:val="00F14411"/>
    <w:rsid w:val="00F144B0"/>
    <w:rsid w:val="00F144DA"/>
    <w:rsid w:val="00F14534"/>
    <w:rsid w:val="00F145E9"/>
    <w:rsid w:val="00F14615"/>
    <w:rsid w:val="00F14847"/>
    <w:rsid w:val="00F14953"/>
    <w:rsid w:val="00F14973"/>
    <w:rsid w:val="00F14CE1"/>
    <w:rsid w:val="00F14D88"/>
    <w:rsid w:val="00F14DDB"/>
    <w:rsid w:val="00F14E59"/>
    <w:rsid w:val="00F14EF7"/>
    <w:rsid w:val="00F15075"/>
    <w:rsid w:val="00F15123"/>
    <w:rsid w:val="00F152B4"/>
    <w:rsid w:val="00F15732"/>
    <w:rsid w:val="00F157A0"/>
    <w:rsid w:val="00F1580A"/>
    <w:rsid w:val="00F158C4"/>
    <w:rsid w:val="00F15919"/>
    <w:rsid w:val="00F1592D"/>
    <w:rsid w:val="00F159B6"/>
    <w:rsid w:val="00F15C9A"/>
    <w:rsid w:val="00F15D32"/>
    <w:rsid w:val="00F1601E"/>
    <w:rsid w:val="00F16437"/>
    <w:rsid w:val="00F16596"/>
    <w:rsid w:val="00F1662E"/>
    <w:rsid w:val="00F16646"/>
    <w:rsid w:val="00F16701"/>
    <w:rsid w:val="00F16A9D"/>
    <w:rsid w:val="00F16CF5"/>
    <w:rsid w:val="00F16E4B"/>
    <w:rsid w:val="00F16FA5"/>
    <w:rsid w:val="00F16FEB"/>
    <w:rsid w:val="00F17170"/>
    <w:rsid w:val="00F173A4"/>
    <w:rsid w:val="00F173EB"/>
    <w:rsid w:val="00F175D7"/>
    <w:rsid w:val="00F17612"/>
    <w:rsid w:val="00F17627"/>
    <w:rsid w:val="00F17869"/>
    <w:rsid w:val="00F17981"/>
    <w:rsid w:val="00F17996"/>
    <w:rsid w:val="00F1799F"/>
    <w:rsid w:val="00F179AC"/>
    <w:rsid w:val="00F179C6"/>
    <w:rsid w:val="00F17D3B"/>
    <w:rsid w:val="00F17E9F"/>
    <w:rsid w:val="00F17EB0"/>
    <w:rsid w:val="00F17F84"/>
    <w:rsid w:val="00F17FF6"/>
    <w:rsid w:val="00F20087"/>
    <w:rsid w:val="00F2016C"/>
    <w:rsid w:val="00F20268"/>
    <w:rsid w:val="00F202D1"/>
    <w:rsid w:val="00F2031D"/>
    <w:rsid w:val="00F20690"/>
    <w:rsid w:val="00F207AD"/>
    <w:rsid w:val="00F20942"/>
    <w:rsid w:val="00F20BDE"/>
    <w:rsid w:val="00F20C11"/>
    <w:rsid w:val="00F20D89"/>
    <w:rsid w:val="00F2130E"/>
    <w:rsid w:val="00F21427"/>
    <w:rsid w:val="00F2143B"/>
    <w:rsid w:val="00F214A6"/>
    <w:rsid w:val="00F21764"/>
    <w:rsid w:val="00F2194F"/>
    <w:rsid w:val="00F21A46"/>
    <w:rsid w:val="00F21B12"/>
    <w:rsid w:val="00F21CB3"/>
    <w:rsid w:val="00F21E03"/>
    <w:rsid w:val="00F2206A"/>
    <w:rsid w:val="00F221ED"/>
    <w:rsid w:val="00F22205"/>
    <w:rsid w:val="00F222BD"/>
    <w:rsid w:val="00F2237F"/>
    <w:rsid w:val="00F22399"/>
    <w:rsid w:val="00F225A4"/>
    <w:rsid w:val="00F225BD"/>
    <w:rsid w:val="00F22946"/>
    <w:rsid w:val="00F229F3"/>
    <w:rsid w:val="00F22ABA"/>
    <w:rsid w:val="00F22B68"/>
    <w:rsid w:val="00F22CEE"/>
    <w:rsid w:val="00F22E6C"/>
    <w:rsid w:val="00F22EEB"/>
    <w:rsid w:val="00F23439"/>
    <w:rsid w:val="00F23565"/>
    <w:rsid w:val="00F235C1"/>
    <w:rsid w:val="00F2369A"/>
    <w:rsid w:val="00F236BF"/>
    <w:rsid w:val="00F236F3"/>
    <w:rsid w:val="00F2379E"/>
    <w:rsid w:val="00F2391C"/>
    <w:rsid w:val="00F2395B"/>
    <w:rsid w:val="00F23A59"/>
    <w:rsid w:val="00F23B09"/>
    <w:rsid w:val="00F23B6C"/>
    <w:rsid w:val="00F23B79"/>
    <w:rsid w:val="00F23BE0"/>
    <w:rsid w:val="00F23D11"/>
    <w:rsid w:val="00F23DB1"/>
    <w:rsid w:val="00F23DF2"/>
    <w:rsid w:val="00F24086"/>
    <w:rsid w:val="00F24191"/>
    <w:rsid w:val="00F24381"/>
    <w:rsid w:val="00F24395"/>
    <w:rsid w:val="00F24533"/>
    <w:rsid w:val="00F24609"/>
    <w:rsid w:val="00F2465F"/>
    <w:rsid w:val="00F24670"/>
    <w:rsid w:val="00F247B4"/>
    <w:rsid w:val="00F247E1"/>
    <w:rsid w:val="00F2488F"/>
    <w:rsid w:val="00F2491E"/>
    <w:rsid w:val="00F249CB"/>
    <w:rsid w:val="00F24B18"/>
    <w:rsid w:val="00F24C8B"/>
    <w:rsid w:val="00F24FB8"/>
    <w:rsid w:val="00F25140"/>
    <w:rsid w:val="00F25317"/>
    <w:rsid w:val="00F253B6"/>
    <w:rsid w:val="00F2546E"/>
    <w:rsid w:val="00F25569"/>
    <w:rsid w:val="00F255F0"/>
    <w:rsid w:val="00F25666"/>
    <w:rsid w:val="00F256AC"/>
    <w:rsid w:val="00F25854"/>
    <w:rsid w:val="00F25865"/>
    <w:rsid w:val="00F2588C"/>
    <w:rsid w:val="00F258C4"/>
    <w:rsid w:val="00F25939"/>
    <w:rsid w:val="00F259ED"/>
    <w:rsid w:val="00F25B14"/>
    <w:rsid w:val="00F25D1F"/>
    <w:rsid w:val="00F25DA9"/>
    <w:rsid w:val="00F25E6C"/>
    <w:rsid w:val="00F25FFC"/>
    <w:rsid w:val="00F26169"/>
    <w:rsid w:val="00F26202"/>
    <w:rsid w:val="00F2623D"/>
    <w:rsid w:val="00F262C2"/>
    <w:rsid w:val="00F26389"/>
    <w:rsid w:val="00F2641B"/>
    <w:rsid w:val="00F2657C"/>
    <w:rsid w:val="00F26622"/>
    <w:rsid w:val="00F266EE"/>
    <w:rsid w:val="00F267DE"/>
    <w:rsid w:val="00F26B41"/>
    <w:rsid w:val="00F26B96"/>
    <w:rsid w:val="00F26BF1"/>
    <w:rsid w:val="00F26D76"/>
    <w:rsid w:val="00F26EF4"/>
    <w:rsid w:val="00F26FD8"/>
    <w:rsid w:val="00F26FEA"/>
    <w:rsid w:val="00F270F2"/>
    <w:rsid w:val="00F27153"/>
    <w:rsid w:val="00F271AE"/>
    <w:rsid w:val="00F273CE"/>
    <w:rsid w:val="00F27652"/>
    <w:rsid w:val="00F27693"/>
    <w:rsid w:val="00F2793D"/>
    <w:rsid w:val="00F27AAA"/>
    <w:rsid w:val="00F27D56"/>
    <w:rsid w:val="00F27E14"/>
    <w:rsid w:val="00F27E5A"/>
    <w:rsid w:val="00F27EC4"/>
    <w:rsid w:val="00F27EC5"/>
    <w:rsid w:val="00F27FC9"/>
    <w:rsid w:val="00F302A1"/>
    <w:rsid w:val="00F3031D"/>
    <w:rsid w:val="00F303EE"/>
    <w:rsid w:val="00F30492"/>
    <w:rsid w:val="00F30503"/>
    <w:rsid w:val="00F30860"/>
    <w:rsid w:val="00F308FE"/>
    <w:rsid w:val="00F30934"/>
    <w:rsid w:val="00F30971"/>
    <w:rsid w:val="00F309AC"/>
    <w:rsid w:val="00F30A00"/>
    <w:rsid w:val="00F30CD5"/>
    <w:rsid w:val="00F30CDC"/>
    <w:rsid w:val="00F30F55"/>
    <w:rsid w:val="00F31014"/>
    <w:rsid w:val="00F3102A"/>
    <w:rsid w:val="00F31031"/>
    <w:rsid w:val="00F310CE"/>
    <w:rsid w:val="00F312D1"/>
    <w:rsid w:val="00F312F4"/>
    <w:rsid w:val="00F31584"/>
    <w:rsid w:val="00F31609"/>
    <w:rsid w:val="00F317AA"/>
    <w:rsid w:val="00F317BA"/>
    <w:rsid w:val="00F318E0"/>
    <w:rsid w:val="00F3192F"/>
    <w:rsid w:val="00F31A9D"/>
    <w:rsid w:val="00F31ADC"/>
    <w:rsid w:val="00F31B63"/>
    <w:rsid w:val="00F31BB0"/>
    <w:rsid w:val="00F31D32"/>
    <w:rsid w:val="00F31E88"/>
    <w:rsid w:val="00F31FEB"/>
    <w:rsid w:val="00F322AC"/>
    <w:rsid w:val="00F3246A"/>
    <w:rsid w:val="00F325C6"/>
    <w:rsid w:val="00F32666"/>
    <w:rsid w:val="00F32902"/>
    <w:rsid w:val="00F32A03"/>
    <w:rsid w:val="00F32F42"/>
    <w:rsid w:val="00F3300D"/>
    <w:rsid w:val="00F330D2"/>
    <w:rsid w:val="00F330F5"/>
    <w:rsid w:val="00F3311A"/>
    <w:rsid w:val="00F331FB"/>
    <w:rsid w:val="00F332C6"/>
    <w:rsid w:val="00F33343"/>
    <w:rsid w:val="00F33475"/>
    <w:rsid w:val="00F3351C"/>
    <w:rsid w:val="00F3371C"/>
    <w:rsid w:val="00F33751"/>
    <w:rsid w:val="00F3393B"/>
    <w:rsid w:val="00F339B1"/>
    <w:rsid w:val="00F339FD"/>
    <w:rsid w:val="00F33DD1"/>
    <w:rsid w:val="00F33E26"/>
    <w:rsid w:val="00F33F9A"/>
    <w:rsid w:val="00F3416B"/>
    <w:rsid w:val="00F34611"/>
    <w:rsid w:val="00F34662"/>
    <w:rsid w:val="00F3469E"/>
    <w:rsid w:val="00F347C4"/>
    <w:rsid w:val="00F34BAC"/>
    <w:rsid w:val="00F34CCE"/>
    <w:rsid w:val="00F34CF5"/>
    <w:rsid w:val="00F34D14"/>
    <w:rsid w:val="00F34EA6"/>
    <w:rsid w:val="00F350F3"/>
    <w:rsid w:val="00F3510F"/>
    <w:rsid w:val="00F351DD"/>
    <w:rsid w:val="00F3530F"/>
    <w:rsid w:val="00F354EE"/>
    <w:rsid w:val="00F35509"/>
    <w:rsid w:val="00F355F2"/>
    <w:rsid w:val="00F3568F"/>
    <w:rsid w:val="00F357BD"/>
    <w:rsid w:val="00F358CA"/>
    <w:rsid w:val="00F3591E"/>
    <w:rsid w:val="00F35926"/>
    <w:rsid w:val="00F35A11"/>
    <w:rsid w:val="00F35A92"/>
    <w:rsid w:val="00F35B35"/>
    <w:rsid w:val="00F35B4E"/>
    <w:rsid w:val="00F35BD1"/>
    <w:rsid w:val="00F35C42"/>
    <w:rsid w:val="00F35D03"/>
    <w:rsid w:val="00F35DDE"/>
    <w:rsid w:val="00F35F07"/>
    <w:rsid w:val="00F35F19"/>
    <w:rsid w:val="00F35FD6"/>
    <w:rsid w:val="00F360E0"/>
    <w:rsid w:val="00F361A6"/>
    <w:rsid w:val="00F36246"/>
    <w:rsid w:val="00F36254"/>
    <w:rsid w:val="00F363C8"/>
    <w:rsid w:val="00F36478"/>
    <w:rsid w:val="00F36510"/>
    <w:rsid w:val="00F36628"/>
    <w:rsid w:val="00F366F1"/>
    <w:rsid w:val="00F368A3"/>
    <w:rsid w:val="00F369D7"/>
    <w:rsid w:val="00F36A5C"/>
    <w:rsid w:val="00F36CB8"/>
    <w:rsid w:val="00F36D8B"/>
    <w:rsid w:val="00F36E39"/>
    <w:rsid w:val="00F36F5E"/>
    <w:rsid w:val="00F371EE"/>
    <w:rsid w:val="00F37358"/>
    <w:rsid w:val="00F37596"/>
    <w:rsid w:val="00F37655"/>
    <w:rsid w:val="00F378A8"/>
    <w:rsid w:val="00F37BA0"/>
    <w:rsid w:val="00F37CC9"/>
    <w:rsid w:val="00F37E00"/>
    <w:rsid w:val="00F37E08"/>
    <w:rsid w:val="00F37E44"/>
    <w:rsid w:val="00F37FB2"/>
    <w:rsid w:val="00F4001B"/>
    <w:rsid w:val="00F4005D"/>
    <w:rsid w:val="00F40261"/>
    <w:rsid w:val="00F402ED"/>
    <w:rsid w:val="00F4034A"/>
    <w:rsid w:val="00F40596"/>
    <w:rsid w:val="00F4077D"/>
    <w:rsid w:val="00F408AB"/>
    <w:rsid w:val="00F40AE7"/>
    <w:rsid w:val="00F40C1B"/>
    <w:rsid w:val="00F40D02"/>
    <w:rsid w:val="00F40DF9"/>
    <w:rsid w:val="00F40FF7"/>
    <w:rsid w:val="00F4104E"/>
    <w:rsid w:val="00F410A9"/>
    <w:rsid w:val="00F410E9"/>
    <w:rsid w:val="00F4130E"/>
    <w:rsid w:val="00F41322"/>
    <w:rsid w:val="00F4135E"/>
    <w:rsid w:val="00F4146A"/>
    <w:rsid w:val="00F41758"/>
    <w:rsid w:val="00F41860"/>
    <w:rsid w:val="00F41864"/>
    <w:rsid w:val="00F4189B"/>
    <w:rsid w:val="00F41B80"/>
    <w:rsid w:val="00F41B94"/>
    <w:rsid w:val="00F41ED0"/>
    <w:rsid w:val="00F420E8"/>
    <w:rsid w:val="00F4216E"/>
    <w:rsid w:val="00F422B3"/>
    <w:rsid w:val="00F42317"/>
    <w:rsid w:val="00F423A7"/>
    <w:rsid w:val="00F423AA"/>
    <w:rsid w:val="00F423F6"/>
    <w:rsid w:val="00F424B8"/>
    <w:rsid w:val="00F4266F"/>
    <w:rsid w:val="00F42A35"/>
    <w:rsid w:val="00F42B9F"/>
    <w:rsid w:val="00F42E88"/>
    <w:rsid w:val="00F42FFC"/>
    <w:rsid w:val="00F430F1"/>
    <w:rsid w:val="00F431E0"/>
    <w:rsid w:val="00F43616"/>
    <w:rsid w:val="00F436AC"/>
    <w:rsid w:val="00F436C9"/>
    <w:rsid w:val="00F437E4"/>
    <w:rsid w:val="00F4380B"/>
    <w:rsid w:val="00F438E6"/>
    <w:rsid w:val="00F43958"/>
    <w:rsid w:val="00F43C01"/>
    <w:rsid w:val="00F43C57"/>
    <w:rsid w:val="00F43D23"/>
    <w:rsid w:val="00F43D68"/>
    <w:rsid w:val="00F43E79"/>
    <w:rsid w:val="00F44009"/>
    <w:rsid w:val="00F440AA"/>
    <w:rsid w:val="00F443EE"/>
    <w:rsid w:val="00F44699"/>
    <w:rsid w:val="00F44798"/>
    <w:rsid w:val="00F44818"/>
    <w:rsid w:val="00F448F8"/>
    <w:rsid w:val="00F449B9"/>
    <w:rsid w:val="00F449E6"/>
    <w:rsid w:val="00F44B5C"/>
    <w:rsid w:val="00F44B94"/>
    <w:rsid w:val="00F44B95"/>
    <w:rsid w:val="00F44BA8"/>
    <w:rsid w:val="00F44C1F"/>
    <w:rsid w:val="00F44D78"/>
    <w:rsid w:val="00F44DD6"/>
    <w:rsid w:val="00F44E78"/>
    <w:rsid w:val="00F4516E"/>
    <w:rsid w:val="00F45333"/>
    <w:rsid w:val="00F45338"/>
    <w:rsid w:val="00F4557E"/>
    <w:rsid w:val="00F45623"/>
    <w:rsid w:val="00F45750"/>
    <w:rsid w:val="00F459AA"/>
    <w:rsid w:val="00F459FE"/>
    <w:rsid w:val="00F45B27"/>
    <w:rsid w:val="00F45C1F"/>
    <w:rsid w:val="00F45CE8"/>
    <w:rsid w:val="00F45D52"/>
    <w:rsid w:val="00F45E5C"/>
    <w:rsid w:val="00F46053"/>
    <w:rsid w:val="00F4610C"/>
    <w:rsid w:val="00F4610E"/>
    <w:rsid w:val="00F4614A"/>
    <w:rsid w:val="00F462FE"/>
    <w:rsid w:val="00F46501"/>
    <w:rsid w:val="00F46610"/>
    <w:rsid w:val="00F4667F"/>
    <w:rsid w:val="00F46956"/>
    <w:rsid w:val="00F4698B"/>
    <w:rsid w:val="00F46C6F"/>
    <w:rsid w:val="00F46DE8"/>
    <w:rsid w:val="00F46E4B"/>
    <w:rsid w:val="00F46E96"/>
    <w:rsid w:val="00F46F29"/>
    <w:rsid w:val="00F47139"/>
    <w:rsid w:val="00F471C8"/>
    <w:rsid w:val="00F47303"/>
    <w:rsid w:val="00F4756A"/>
    <w:rsid w:val="00F4757B"/>
    <w:rsid w:val="00F476C9"/>
    <w:rsid w:val="00F476E5"/>
    <w:rsid w:val="00F47836"/>
    <w:rsid w:val="00F47885"/>
    <w:rsid w:val="00F47898"/>
    <w:rsid w:val="00F47C81"/>
    <w:rsid w:val="00F47E98"/>
    <w:rsid w:val="00F47F91"/>
    <w:rsid w:val="00F47FD2"/>
    <w:rsid w:val="00F501B5"/>
    <w:rsid w:val="00F501D8"/>
    <w:rsid w:val="00F501E6"/>
    <w:rsid w:val="00F50594"/>
    <w:rsid w:val="00F505CF"/>
    <w:rsid w:val="00F505D2"/>
    <w:rsid w:val="00F50877"/>
    <w:rsid w:val="00F50C05"/>
    <w:rsid w:val="00F50C5E"/>
    <w:rsid w:val="00F50DC1"/>
    <w:rsid w:val="00F50DD8"/>
    <w:rsid w:val="00F50EC1"/>
    <w:rsid w:val="00F510D8"/>
    <w:rsid w:val="00F510EC"/>
    <w:rsid w:val="00F51389"/>
    <w:rsid w:val="00F5156E"/>
    <w:rsid w:val="00F515C8"/>
    <w:rsid w:val="00F516EB"/>
    <w:rsid w:val="00F51795"/>
    <w:rsid w:val="00F518CC"/>
    <w:rsid w:val="00F5196A"/>
    <w:rsid w:val="00F519E8"/>
    <w:rsid w:val="00F51A4E"/>
    <w:rsid w:val="00F51C8D"/>
    <w:rsid w:val="00F51CC6"/>
    <w:rsid w:val="00F51DA5"/>
    <w:rsid w:val="00F51DCE"/>
    <w:rsid w:val="00F51E84"/>
    <w:rsid w:val="00F51EC1"/>
    <w:rsid w:val="00F51F34"/>
    <w:rsid w:val="00F51FB7"/>
    <w:rsid w:val="00F52061"/>
    <w:rsid w:val="00F52073"/>
    <w:rsid w:val="00F520C6"/>
    <w:rsid w:val="00F520F1"/>
    <w:rsid w:val="00F522EF"/>
    <w:rsid w:val="00F523C8"/>
    <w:rsid w:val="00F52597"/>
    <w:rsid w:val="00F5260A"/>
    <w:rsid w:val="00F52663"/>
    <w:rsid w:val="00F52675"/>
    <w:rsid w:val="00F52693"/>
    <w:rsid w:val="00F5289F"/>
    <w:rsid w:val="00F52B78"/>
    <w:rsid w:val="00F52C27"/>
    <w:rsid w:val="00F52DB2"/>
    <w:rsid w:val="00F52F29"/>
    <w:rsid w:val="00F5321C"/>
    <w:rsid w:val="00F5327F"/>
    <w:rsid w:val="00F532C7"/>
    <w:rsid w:val="00F53300"/>
    <w:rsid w:val="00F53410"/>
    <w:rsid w:val="00F53472"/>
    <w:rsid w:val="00F5352E"/>
    <w:rsid w:val="00F53715"/>
    <w:rsid w:val="00F5391A"/>
    <w:rsid w:val="00F5399D"/>
    <w:rsid w:val="00F53BD8"/>
    <w:rsid w:val="00F53CFF"/>
    <w:rsid w:val="00F53D10"/>
    <w:rsid w:val="00F53DAE"/>
    <w:rsid w:val="00F54209"/>
    <w:rsid w:val="00F54217"/>
    <w:rsid w:val="00F542D5"/>
    <w:rsid w:val="00F54562"/>
    <w:rsid w:val="00F54687"/>
    <w:rsid w:val="00F5468F"/>
    <w:rsid w:val="00F5473D"/>
    <w:rsid w:val="00F54746"/>
    <w:rsid w:val="00F54898"/>
    <w:rsid w:val="00F549A8"/>
    <w:rsid w:val="00F54A81"/>
    <w:rsid w:val="00F54B04"/>
    <w:rsid w:val="00F54B06"/>
    <w:rsid w:val="00F54C24"/>
    <w:rsid w:val="00F54DBB"/>
    <w:rsid w:val="00F54DE7"/>
    <w:rsid w:val="00F54DF8"/>
    <w:rsid w:val="00F5507A"/>
    <w:rsid w:val="00F55177"/>
    <w:rsid w:val="00F5541B"/>
    <w:rsid w:val="00F5553F"/>
    <w:rsid w:val="00F55586"/>
    <w:rsid w:val="00F555A1"/>
    <w:rsid w:val="00F556E2"/>
    <w:rsid w:val="00F559F1"/>
    <w:rsid w:val="00F55A74"/>
    <w:rsid w:val="00F55AC8"/>
    <w:rsid w:val="00F55D4D"/>
    <w:rsid w:val="00F55FFE"/>
    <w:rsid w:val="00F56154"/>
    <w:rsid w:val="00F561E7"/>
    <w:rsid w:val="00F562DC"/>
    <w:rsid w:val="00F56470"/>
    <w:rsid w:val="00F565AF"/>
    <w:rsid w:val="00F565D6"/>
    <w:rsid w:val="00F569DC"/>
    <w:rsid w:val="00F56B89"/>
    <w:rsid w:val="00F56BDA"/>
    <w:rsid w:val="00F56C51"/>
    <w:rsid w:val="00F56CA1"/>
    <w:rsid w:val="00F56D81"/>
    <w:rsid w:val="00F57042"/>
    <w:rsid w:val="00F57102"/>
    <w:rsid w:val="00F571CE"/>
    <w:rsid w:val="00F574E2"/>
    <w:rsid w:val="00F575CC"/>
    <w:rsid w:val="00F57824"/>
    <w:rsid w:val="00F5784A"/>
    <w:rsid w:val="00F578C0"/>
    <w:rsid w:val="00F57C2D"/>
    <w:rsid w:val="00F57DBF"/>
    <w:rsid w:val="00F57E8E"/>
    <w:rsid w:val="00F57EB5"/>
    <w:rsid w:val="00F60337"/>
    <w:rsid w:val="00F60360"/>
    <w:rsid w:val="00F603B8"/>
    <w:rsid w:val="00F603BB"/>
    <w:rsid w:val="00F605BB"/>
    <w:rsid w:val="00F60719"/>
    <w:rsid w:val="00F6086C"/>
    <w:rsid w:val="00F60A2E"/>
    <w:rsid w:val="00F60AC3"/>
    <w:rsid w:val="00F60B7D"/>
    <w:rsid w:val="00F60BBC"/>
    <w:rsid w:val="00F60C23"/>
    <w:rsid w:val="00F60C6A"/>
    <w:rsid w:val="00F60E50"/>
    <w:rsid w:val="00F60E77"/>
    <w:rsid w:val="00F60EEB"/>
    <w:rsid w:val="00F6131E"/>
    <w:rsid w:val="00F613CB"/>
    <w:rsid w:val="00F61516"/>
    <w:rsid w:val="00F61561"/>
    <w:rsid w:val="00F617F3"/>
    <w:rsid w:val="00F61A16"/>
    <w:rsid w:val="00F61ABF"/>
    <w:rsid w:val="00F61B20"/>
    <w:rsid w:val="00F61B56"/>
    <w:rsid w:val="00F61CE1"/>
    <w:rsid w:val="00F61CF3"/>
    <w:rsid w:val="00F61E5E"/>
    <w:rsid w:val="00F61E5F"/>
    <w:rsid w:val="00F620EF"/>
    <w:rsid w:val="00F6210B"/>
    <w:rsid w:val="00F62171"/>
    <w:rsid w:val="00F621BF"/>
    <w:rsid w:val="00F621F0"/>
    <w:rsid w:val="00F62210"/>
    <w:rsid w:val="00F62228"/>
    <w:rsid w:val="00F62342"/>
    <w:rsid w:val="00F62343"/>
    <w:rsid w:val="00F62478"/>
    <w:rsid w:val="00F62491"/>
    <w:rsid w:val="00F62507"/>
    <w:rsid w:val="00F62755"/>
    <w:rsid w:val="00F627DF"/>
    <w:rsid w:val="00F62808"/>
    <w:rsid w:val="00F62A83"/>
    <w:rsid w:val="00F62A8A"/>
    <w:rsid w:val="00F62AF3"/>
    <w:rsid w:val="00F62B12"/>
    <w:rsid w:val="00F62B37"/>
    <w:rsid w:val="00F62C48"/>
    <w:rsid w:val="00F62D5B"/>
    <w:rsid w:val="00F62D7B"/>
    <w:rsid w:val="00F62E0B"/>
    <w:rsid w:val="00F6303B"/>
    <w:rsid w:val="00F630A2"/>
    <w:rsid w:val="00F631BA"/>
    <w:rsid w:val="00F63269"/>
    <w:rsid w:val="00F634F1"/>
    <w:rsid w:val="00F634F9"/>
    <w:rsid w:val="00F635F2"/>
    <w:rsid w:val="00F6362B"/>
    <w:rsid w:val="00F6363F"/>
    <w:rsid w:val="00F63694"/>
    <w:rsid w:val="00F6370E"/>
    <w:rsid w:val="00F6383B"/>
    <w:rsid w:val="00F6386A"/>
    <w:rsid w:val="00F638AC"/>
    <w:rsid w:val="00F6395F"/>
    <w:rsid w:val="00F63A52"/>
    <w:rsid w:val="00F63BF5"/>
    <w:rsid w:val="00F63C8C"/>
    <w:rsid w:val="00F63D42"/>
    <w:rsid w:val="00F63D66"/>
    <w:rsid w:val="00F63DED"/>
    <w:rsid w:val="00F63ED6"/>
    <w:rsid w:val="00F6417C"/>
    <w:rsid w:val="00F64405"/>
    <w:rsid w:val="00F6450D"/>
    <w:rsid w:val="00F645DC"/>
    <w:rsid w:val="00F648D9"/>
    <w:rsid w:val="00F64A30"/>
    <w:rsid w:val="00F64B6C"/>
    <w:rsid w:val="00F64B8E"/>
    <w:rsid w:val="00F64BF1"/>
    <w:rsid w:val="00F64CF5"/>
    <w:rsid w:val="00F64D50"/>
    <w:rsid w:val="00F64D8D"/>
    <w:rsid w:val="00F64E28"/>
    <w:rsid w:val="00F64E6D"/>
    <w:rsid w:val="00F651CC"/>
    <w:rsid w:val="00F65272"/>
    <w:rsid w:val="00F6532E"/>
    <w:rsid w:val="00F65368"/>
    <w:rsid w:val="00F65398"/>
    <w:rsid w:val="00F6541E"/>
    <w:rsid w:val="00F65546"/>
    <w:rsid w:val="00F65557"/>
    <w:rsid w:val="00F65670"/>
    <w:rsid w:val="00F65817"/>
    <w:rsid w:val="00F65865"/>
    <w:rsid w:val="00F659AA"/>
    <w:rsid w:val="00F65A06"/>
    <w:rsid w:val="00F65A97"/>
    <w:rsid w:val="00F65B08"/>
    <w:rsid w:val="00F65B5B"/>
    <w:rsid w:val="00F65B71"/>
    <w:rsid w:val="00F65C9D"/>
    <w:rsid w:val="00F65E1D"/>
    <w:rsid w:val="00F65E39"/>
    <w:rsid w:val="00F6623B"/>
    <w:rsid w:val="00F662B5"/>
    <w:rsid w:val="00F664AA"/>
    <w:rsid w:val="00F66711"/>
    <w:rsid w:val="00F6672A"/>
    <w:rsid w:val="00F667EB"/>
    <w:rsid w:val="00F669B7"/>
    <w:rsid w:val="00F66A2C"/>
    <w:rsid w:val="00F66A46"/>
    <w:rsid w:val="00F66B24"/>
    <w:rsid w:val="00F66BAF"/>
    <w:rsid w:val="00F66BC2"/>
    <w:rsid w:val="00F66C70"/>
    <w:rsid w:val="00F67083"/>
    <w:rsid w:val="00F672C2"/>
    <w:rsid w:val="00F67441"/>
    <w:rsid w:val="00F67594"/>
    <w:rsid w:val="00F67662"/>
    <w:rsid w:val="00F6770E"/>
    <w:rsid w:val="00F67766"/>
    <w:rsid w:val="00F678ED"/>
    <w:rsid w:val="00F67A0A"/>
    <w:rsid w:val="00F67A0D"/>
    <w:rsid w:val="00F67A3B"/>
    <w:rsid w:val="00F67B01"/>
    <w:rsid w:val="00F67BD2"/>
    <w:rsid w:val="00F67C07"/>
    <w:rsid w:val="00F67C39"/>
    <w:rsid w:val="00F67D7E"/>
    <w:rsid w:val="00F67DB3"/>
    <w:rsid w:val="00F67EA0"/>
    <w:rsid w:val="00F67FCA"/>
    <w:rsid w:val="00F701BE"/>
    <w:rsid w:val="00F70261"/>
    <w:rsid w:val="00F703DE"/>
    <w:rsid w:val="00F70444"/>
    <w:rsid w:val="00F7061A"/>
    <w:rsid w:val="00F706B3"/>
    <w:rsid w:val="00F706B5"/>
    <w:rsid w:val="00F70708"/>
    <w:rsid w:val="00F70783"/>
    <w:rsid w:val="00F7089A"/>
    <w:rsid w:val="00F708A9"/>
    <w:rsid w:val="00F70918"/>
    <w:rsid w:val="00F70A20"/>
    <w:rsid w:val="00F70AE0"/>
    <w:rsid w:val="00F70B34"/>
    <w:rsid w:val="00F70B98"/>
    <w:rsid w:val="00F70C71"/>
    <w:rsid w:val="00F70CB8"/>
    <w:rsid w:val="00F70D9D"/>
    <w:rsid w:val="00F7101A"/>
    <w:rsid w:val="00F710B8"/>
    <w:rsid w:val="00F711B1"/>
    <w:rsid w:val="00F711C7"/>
    <w:rsid w:val="00F71252"/>
    <w:rsid w:val="00F712B4"/>
    <w:rsid w:val="00F713F7"/>
    <w:rsid w:val="00F71421"/>
    <w:rsid w:val="00F7142B"/>
    <w:rsid w:val="00F714C0"/>
    <w:rsid w:val="00F716CE"/>
    <w:rsid w:val="00F718A2"/>
    <w:rsid w:val="00F719C2"/>
    <w:rsid w:val="00F71B60"/>
    <w:rsid w:val="00F71BF8"/>
    <w:rsid w:val="00F71C78"/>
    <w:rsid w:val="00F71CF8"/>
    <w:rsid w:val="00F71DB0"/>
    <w:rsid w:val="00F71F37"/>
    <w:rsid w:val="00F72066"/>
    <w:rsid w:val="00F7211E"/>
    <w:rsid w:val="00F72188"/>
    <w:rsid w:val="00F722A9"/>
    <w:rsid w:val="00F722CD"/>
    <w:rsid w:val="00F729AA"/>
    <w:rsid w:val="00F72C3C"/>
    <w:rsid w:val="00F72D64"/>
    <w:rsid w:val="00F72F82"/>
    <w:rsid w:val="00F730EC"/>
    <w:rsid w:val="00F731AD"/>
    <w:rsid w:val="00F73442"/>
    <w:rsid w:val="00F735B1"/>
    <w:rsid w:val="00F73872"/>
    <w:rsid w:val="00F73FB3"/>
    <w:rsid w:val="00F73FE1"/>
    <w:rsid w:val="00F74057"/>
    <w:rsid w:val="00F741E8"/>
    <w:rsid w:val="00F74457"/>
    <w:rsid w:val="00F74544"/>
    <w:rsid w:val="00F74593"/>
    <w:rsid w:val="00F745A3"/>
    <w:rsid w:val="00F7470D"/>
    <w:rsid w:val="00F74798"/>
    <w:rsid w:val="00F747E4"/>
    <w:rsid w:val="00F74829"/>
    <w:rsid w:val="00F7494E"/>
    <w:rsid w:val="00F74A4F"/>
    <w:rsid w:val="00F74D50"/>
    <w:rsid w:val="00F74D6A"/>
    <w:rsid w:val="00F74E2D"/>
    <w:rsid w:val="00F74FB9"/>
    <w:rsid w:val="00F7523B"/>
    <w:rsid w:val="00F75546"/>
    <w:rsid w:val="00F7565C"/>
    <w:rsid w:val="00F75674"/>
    <w:rsid w:val="00F7586E"/>
    <w:rsid w:val="00F75999"/>
    <w:rsid w:val="00F759CE"/>
    <w:rsid w:val="00F759E5"/>
    <w:rsid w:val="00F75A4B"/>
    <w:rsid w:val="00F75CCD"/>
    <w:rsid w:val="00F75D59"/>
    <w:rsid w:val="00F75D87"/>
    <w:rsid w:val="00F75F02"/>
    <w:rsid w:val="00F75F24"/>
    <w:rsid w:val="00F75FB5"/>
    <w:rsid w:val="00F76187"/>
    <w:rsid w:val="00F761BB"/>
    <w:rsid w:val="00F762C2"/>
    <w:rsid w:val="00F762FA"/>
    <w:rsid w:val="00F763B5"/>
    <w:rsid w:val="00F76444"/>
    <w:rsid w:val="00F764C4"/>
    <w:rsid w:val="00F7654C"/>
    <w:rsid w:val="00F765E1"/>
    <w:rsid w:val="00F768EB"/>
    <w:rsid w:val="00F76954"/>
    <w:rsid w:val="00F76A55"/>
    <w:rsid w:val="00F76B93"/>
    <w:rsid w:val="00F76C0E"/>
    <w:rsid w:val="00F7722E"/>
    <w:rsid w:val="00F7746D"/>
    <w:rsid w:val="00F775E3"/>
    <w:rsid w:val="00F776A0"/>
    <w:rsid w:val="00F776AA"/>
    <w:rsid w:val="00F776AD"/>
    <w:rsid w:val="00F77746"/>
    <w:rsid w:val="00F77785"/>
    <w:rsid w:val="00F7785A"/>
    <w:rsid w:val="00F77882"/>
    <w:rsid w:val="00F77B1C"/>
    <w:rsid w:val="00F77C39"/>
    <w:rsid w:val="00F77C59"/>
    <w:rsid w:val="00F77E5B"/>
    <w:rsid w:val="00F77FF6"/>
    <w:rsid w:val="00F80148"/>
    <w:rsid w:val="00F80153"/>
    <w:rsid w:val="00F8024A"/>
    <w:rsid w:val="00F80266"/>
    <w:rsid w:val="00F80286"/>
    <w:rsid w:val="00F8039E"/>
    <w:rsid w:val="00F803DA"/>
    <w:rsid w:val="00F80794"/>
    <w:rsid w:val="00F807AF"/>
    <w:rsid w:val="00F809A5"/>
    <w:rsid w:val="00F80F20"/>
    <w:rsid w:val="00F8121C"/>
    <w:rsid w:val="00F81227"/>
    <w:rsid w:val="00F8148F"/>
    <w:rsid w:val="00F814F1"/>
    <w:rsid w:val="00F81A7B"/>
    <w:rsid w:val="00F81ABA"/>
    <w:rsid w:val="00F81BA0"/>
    <w:rsid w:val="00F81D74"/>
    <w:rsid w:val="00F81DAB"/>
    <w:rsid w:val="00F81F55"/>
    <w:rsid w:val="00F81F7C"/>
    <w:rsid w:val="00F8202C"/>
    <w:rsid w:val="00F821C9"/>
    <w:rsid w:val="00F8220A"/>
    <w:rsid w:val="00F822C3"/>
    <w:rsid w:val="00F82316"/>
    <w:rsid w:val="00F8232E"/>
    <w:rsid w:val="00F823D4"/>
    <w:rsid w:val="00F823E2"/>
    <w:rsid w:val="00F824DC"/>
    <w:rsid w:val="00F824EB"/>
    <w:rsid w:val="00F82819"/>
    <w:rsid w:val="00F828EA"/>
    <w:rsid w:val="00F82B64"/>
    <w:rsid w:val="00F82BBD"/>
    <w:rsid w:val="00F82BCE"/>
    <w:rsid w:val="00F82D0C"/>
    <w:rsid w:val="00F82D62"/>
    <w:rsid w:val="00F82DD8"/>
    <w:rsid w:val="00F82DFD"/>
    <w:rsid w:val="00F8339F"/>
    <w:rsid w:val="00F83455"/>
    <w:rsid w:val="00F83860"/>
    <w:rsid w:val="00F83920"/>
    <w:rsid w:val="00F83A2C"/>
    <w:rsid w:val="00F83A97"/>
    <w:rsid w:val="00F83E34"/>
    <w:rsid w:val="00F83F58"/>
    <w:rsid w:val="00F841C6"/>
    <w:rsid w:val="00F84437"/>
    <w:rsid w:val="00F84536"/>
    <w:rsid w:val="00F84622"/>
    <w:rsid w:val="00F84A6F"/>
    <w:rsid w:val="00F84DAE"/>
    <w:rsid w:val="00F8505A"/>
    <w:rsid w:val="00F850D1"/>
    <w:rsid w:val="00F85114"/>
    <w:rsid w:val="00F8518D"/>
    <w:rsid w:val="00F85276"/>
    <w:rsid w:val="00F853C0"/>
    <w:rsid w:val="00F8562F"/>
    <w:rsid w:val="00F856CF"/>
    <w:rsid w:val="00F85839"/>
    <w:rsid w:val="00F8583C"/>
    <w:rsid w:val="00F85BCB"/>
    <w:rsid w:val="00F85C15"/>
    <w:rsid w:val="00F85C8F"/>
    <w:rsid w:val="00F85D37"/>
    <w:rsid w:val="00F85E04"/>
    <w:rsid w:val="00F85EC7"/>
    <w:rsid w:val="00F85F75"/>
    <w:rsid w:val="00F86186"/>
    <w:rsid w:val="00F8622B"/>
    <w:rsid w:val="00F8655E"/>
    <w:rsid w:val="00F86584"/>
    <w:rsid w:val="00F8679B"/>
    <w:rsid w:val="00F867D9"/>
    <w:rsid w:val="00F867FF"/>
    <w:rsid w:val="00F86A38"/>
    <w:rsid w:val="00F86CDE"/>
    <w:rsid w:val="00F86DC1"/>
    <w:rsid w:val="00F86FA6"/>
    <w:rsid w:val="00F870DF"/>
    <w:rsid w:val="00F870E1"/>
    <w:rsid w:val="00F87134"/>
    <w:rsid w:val="00F871AD"/>
    <w:rsid w:val="00F873D0"/>
    <w:rsid w:val="00F875CC"/>
    <w:rsid w:val="00F8766C"/>
    <w:rsid w:val="00F876FD"/>
    <w:rsid w:val="00F87700"/>
    <w:rsid w:val="00F8799D"/>
    <w:rsid w:val="00F87A73"/>
    <w:rsid w:val="00F87D9F"/>
    <w:rsid w:val="00F87DB1"/>
    <w:rsid w:val="00F87DDC"/>
    <w:rsid w:val="00F87E78"/>
    <w:rsid w:val="00F87F15"/>
    <w:rsid w:val="00F87F96"/>
    <w:rsid w:val="00F902D7"/>
    <w:rsid w:val="00F90377"/>
    <w:rsid w:val="00F9038F"/>
    <w:rsid w:val="00F904D7"/>
    <w:rsid w:val="00F904EE"/>
    <w:rsid w:val="00F905BA"/>
    <w:rsid w:val="00F905CE"/>
    <w:rsid w:val="00F9068E"/>
    <w:rsid w:val="00F90819"/>
    <w:rsid w:val="00F90843"/>
    <w:rsid w:val="00F909C7"/>
    <w:rsid w:val="00F90A00"/>
    <w:rsid w:val="00F90A6D"/>
    <w:rsid w:val="00F90B55"/>
    <w:rsid w:val="00F90D23"/>
    <w:rsid w:val="00F91004"/>
    <w:rsid w:val="00F91013"/>
    <w:rsid w:val="00F9104E"/>
    <w:rsid w:val="00F91081"/>
    <w:rsid w:val="00F91160"/>
    <w:rsid w:val="00F91396"/>
    <w:rsid w:val="00F91429"/>
    <w:rsid w:val="00F914A0"/>
    <w:rsid w:val="00F914CC"/>
    <w:rsid w:val="00F9153F"/>
    <w:rsid w:val="00F9159C"/>
    <w:rsid w:val="00F915E2"/>
    <w:rsid w:val="00F916A7"/>
    <w:rsid w:val="00F91BE1"/>
    <w:rsid w:val="00F91C0F"/>
    <w:rsid w:val="00F91C7A"/>
    <w:rsid w:val="00F91CE3"/>
    <w:rsid w:val="00F91D3D"/>
    <w:rsid w:val="00F91D91"/>
    <w:rsid w:val="00F91F64"/>
    <w:rsid w:val="00F9203C"/>
    <w:rsid w:val="00F92081"/>
    <w:rsid w:val="00F92214"/>
    <w:rsid w:val="00F92535"/>
    <w:rsid w:val="00F92611"/>
    <w:rsid w:val="00F92649"/>
    <w:rsid w:val="00F927CF"/>
    <w:rsid w:val="00F929E7"/>
    <w:rsid w:val="00F92B38"/>
    <w:rsid w:val="00F92D53"/>
    <w:rsid w:val="00F92EBB"/>
    <w:rsid w:val="00F93015"/>
    <w:rsid w:val="00F93111"/>
    <w:rsid w:val="00F9311A"/>
    <w:rsid w:val="00F93310"/>
    <w:rsid w:val="00F933BC"/>
    <w:rsid w:val="00F93453"/>
    <w:rsid w:val="00F934B5"/>
    <w:rsid w:val="00F93514"/>
    <w:rsid w:val="00F935EA"/>
    <w:rsid w:val="00F935F3"/>
    <w:rsid w:val="00F936DB"/>
    <w:rsid w:val="00F93727"/>
    <w:rsid w:val="00F9378E"/>
    <w:rsid w:val="00F93A21"/>
    <w:rsid w:val="00F93B40"/>
    <w:rsid w:val="00F93C6B"/>
    <w:rsid w:val="00F93C79"/>
    <w:rsid w:val="00F93D21"/>
    <w:rsid w:val="00F93E0A"/>
    <w:rsid w:val="00F93E42"/>
    <w:rsid w:val="00F93E53"/>
    <w:rsid w:val="00F93ED6"/>
    <w:rsid w:val="00F93F75"/>
    <w:rsid w:val="00F94001"/>
    <w:rsid w:val="00F9401D"/>
    <w:rsid w:val="00F940A3"/>
    <w:rsid w:val="00F94109"/>
    <w:rsid w:val="00F9417F"/>
    <w:rsid w:val="00F9420E"/>
    <w:rsid w:val="00F942B5"/>
    <w:rsid w:val="00F943BD"/>
    <w:rsid w:val="00F943D9"/>
    <w:rsid w:val="00F943DB"/>
    <w:rsid w:val="00F94509"/>
    <w:rsid w:val="00F94570"/>
    <w:rsid w:val="00F9460A"/>
    <w:rsid w:val="00F94713"/>
    <w:rsid w:val="00F9472E"/>
    <w:rsid w:val="00F947D6"/>
    <w:rsid w:val="00F948CA"/>
    <w:rsid w:val="00F94903"/>
    <w:rsid w:val="00F94A46"/>
    <w:rsid w:val="00F94B78"/>
    <w:rsid w:val="00F94C42"/>
    <w:rsid w:val="00F94C95"/>
    <w:rsid w:val="00F94CAF"/>
    <w:rsid w:val="00F94ED5"/>
    <w:rsid w:val="00F94F8C"/>
    <w:rsid w:val="00F94FFE"/>
    <w:rsid w:val="00F950C0"/>
    <w:rsid w:val="00F9513B"/>
    <w:rsid w:val="00F95155"/>
    <w:rsid w:val="00F9534F"/>
    <w:rsid w:val="00F95353"/>
    <w:rsid w:val="00F953DE"/>
    <w:rsid w:val="00F95425"/>
    <w:rsid w:val="00F954A7"/>
    <w:rsid w:val="00F954BB"/>
    <w:rsid w:val="00F955FD"/>
    <w:rsid w:val="00F957D5"/>
    <w:rsid w:val="00F957D9"/>
    <w:rsid w:val="00F957DE"/>
    <w:rsid w:val="00F95837"/>
    <w:rsid w:val="00F95948"/>
    <w:rsid w:val="00F95A04"/>
    <w:rsid w:val="00F95A91"/>
    <w:rsid w:val="00F95B6E"/>
    <w:rsid w:val="00F95C80"/>
    <w:rsid w:val="00F961FC"/>
    <w:rsid w:val="00F96296"/>
    <w:rsid w:val="00F962A2"/>
    <w:rsid w:val="00F96362"/>
    <w:rsid w:val="00F963D1"/>
    <w:rsid w:val="00F964D8"/>
    <w:rsid w:val="00F96560"/>
    <w:rsid w:val="00F96575"/>
    <w:rsid w:val="00F965DC"/>
    <w:rsid w:val="00F966BD"/>
    <w:rsid w:val="00F966FC"/>
    <w:rsid w:val="00F9677B"/>
    <w:rsid w:val="00F96794"/>
    <w:rsid w:val="00F967C6"/>
    <w:rsid w:val="00F967D2"/>
    <w:rsid w:val="00F96859"/>
    <w:rsid w:val="00F968A1"/>
    <w:rsid w:val="00F96A99"/>
    <w:rsid w:val="00F96B21"/>
    <w:rsid w:val="00F96BBF"/>
    <w:rsid w:val="00F96C5B"/>
    <w:rsid w:val="00F96C7E"/>
    <w:rsid w:val="00F96E58"/>
    <w:rsid w:val="00F96EA7"/>
    <w:rsid w:val="00F97183"/>
    <w:rsid w:val="00F97188"/>
    <w:rsid w:val="00F973C8"/>
    <w:rsid w:val="00F9752C"/>
    <w:rsid w:val="00F975C7"/>
    <w:rsid w:val="00F975CE"/>
    <w:rsid w:val="00F97677"/>
    <w:rsid w:val="00F976F0"/>
    <w:rsid w:val="00F976FD"/>
    <w:rsid w:val="00F97803"/>
    <w:rsid w:val="00F978EA"/>
    <w:rsid w:val="00F97ADB"/>
    <w:rsid w:val="00F97B0D"/>
    <w:rsid w:val="00F97B15"/>
    <w:rsid w:val="00F97C62"/>
    <w:rsid w:val="00F97CA2"/>
    <w:rsid w:val="00F97E08"/>
    <w:rsid w:val="00FA0177"/>
    <w:rsid w:val="00FA01FD"/>
    <w:rsid w:val="00FA052A"/>
    <w:rsid w:val="00FA07FC"/>
    <w:rsid w:val="00FA0AF3"/>
    <w:rsid w:val="00FA0B7F"/>
    <w:rsid w:val="00FA0D82"/>
    <w:rsid w:val="00FA0E4A"/>
    <w:rsid w:val="00FA0E86"/>
    <w:rsid w:val="00FA0F23"/>
    <w:rsid w:val="00FA0F94"/>
    <w:rsid w:val="00FA11D1"/>
    <w:rsid w:val="00FA1401"/>
    <w:rsid w:val="00FA14BD"/>
    <w:rsid w:val="00FA16A3"/>
    <w:rsid w:val="00FA17CF"/>
    <w:rsid w:val="00FA17E8"/>
    <w:rsid w:val="00FA1859"/>
    <w:rsid w:val="00FA19C0"/>
    <w:rsid w:val="00FA1B06"/>
    <w:rsid w:val="00FA1BBE"/>
    <w:rsid w:val="00FA1CCD"/>
    <w:rsid w:val="00FA1D86"/>
    <w:rsid w:val="00FA1DA4"/>
    <w:rsid w:val="00FA1DC5"/>
    <w:rsid w:val="00FA1E29"/>
    <w:rsid w:val="00FA1EF2"/>
    <w:rsid w:val="00FA203E"/>
    <w:rsid w:val="00FA233D"/>
    <w:rsid w:val="00FA2430"/>
    <w:rsid w:val="00FA2479"/>
    <w:rsid w:val="00FA24BD"/>
    <w:rsid w:val="00FA24C9"/>
    <w:rsid w:val="00FA25A4"/>
    <w:rsid w:val="00FA2605"/>
    <w:rsid w:val="00FA287B"/>
    <w:rsid w:val="00FA2BF6"/>
    <w:rsid w:val="00FA2C8A"/>
    <w:rsid w:val="00FA2CC7"/>
    <w:rsid w:val="00FA2F6A"/>
    <w:rsid w:val="00FA30BE"/>
    <w:rsid w:val="00FA314C"/>
    <w:rsid w:val="00FA3517"/>
    <w:rsid w:val="00FA3786"/>
    <w:rsid w:val="00FA37D2"/>
    <w:rsid w:val="00FA3801"/>
    <w:rsid w:val="00FA38A0"/>
    <w:rsid w:val="00FA393B"/>
    <w:rsid w:val="00FA398F"/>
    <w:rsid w:val="00FA39BF"/>
    <w:rsid w:val="00FA3A6B"/>
    <w:rsid w:val="00FA3B82"/>
    <w:rsid w:val="00FA3C64"/>
    <w:rsid w:val="00FA3CE2"/>
    <w:rsid w:val="00FA3D97"/>
    <w:rsid w:val="00FA3E57"/>
    <w:rsid w:val="00FA40E9"/>
    <w:rsid w:val="00FA4382"/>
    <w:rsid w:val="00FA4386"/>
    <w:rsid w:val="00FA4544"/>
    <w:rsid w:val="00FA4720"/>
    <w:rsid w:val="00FA48B8"/>
    <w:rsid w:val="00FA48C6"/>
    <w:rsid w:val="00FA495E"/>
    <w:rsid w:val="00FA4A68"/>
    <w:rsid w:val="00FA4B8E"/>
    <w:rsid w:val="00FA4C16"/>
    <w:rsid w:val="00FA4C73"/>
    <w:rsid w:val="00FA4CD5"/>
    <w:rsid w:val="00FA4D01"/>
    <w:rsid w:val="00FA4D8A"/>
    <w:rsid w:val="00FA4ED6"/>
    <w:rsid w:val="00FA4FE7"/>
    <w:rsid w:val="00FA52F4"/>
    <w:rsid w:val="00FA53BE"/>
    <w:rsid w:val="00FA54FF"/>
    <w:rsid w:val="00FA5628"/>
    <w:rsid w:val="00FA5773"/>
    <w:rsid w:val="00FA58E5"/>
    <w:rsid w:val="00FA58F1"/>
    <w:rsid w:val="00FA59BA"/>
    <w:rsid w:val="00FA5A33"/>
    <w:rsid w:val="00FA5A48"/>
    <w:rsid w:val="00FA5ACF"/>
    <w:rsid w:val="00FA5B3F"/>
    <w:rsid w:val="00FA5DEC"/>
    <w:rsid w:val="00FA5E0B"/>
    <w:rsid w:val="00FA5E13"/>
    <w:rsid w:val="00FA5E1E"/>
    <w:rsid w:val="00FA6029"/>
    <w:rsid w:val="00FA61B0"/>
    <w:rsid w:val="00FA643A"/>
    <w:rsid w:val="00FA65B1"/>
    <w:rsid w:val="00FA65B3"/>
    <w:rsid w:val="00FA65D7"/>
    <w:rsid w:val="00FA6798"/>
    <w:rsid w:val="00FA6AC0"/>
    <w:rsid w:val="00FA6B9C"/>
    <w:rsid w:val="00FA6BEE"/>
    <w:rsid w:val="00FA6BFB"/>
    <w:rsid w:val="00FA6C2E"/>
    <w:rsid w:val="00FA6C41"/>
    <w:rsid w:val="00FA6E30"/>
    <w:rsid w:val="00FA6E42"/>
    <w:rsid w:val="00FA6EAB"/>
    <w:rsid w:val="00FA6EFF"/>
    <w:rsid w:val="00FA6F19"/>
    <w:rsid w:val="00FA71A4"/>
    <w:rsid w:val="00FA7245"/>
    <w:rsid w:val="00FA7269"/>
    <w:rsid w:val="00FA729E"/>
    <w:rsid w:val="00FA7321"/>
    <w:rsid w:val="00FA7326"/>
    <w:rsid w:val="00FA73A2"/>
    <w:rsid w:val="00FA75E4"/>
    <w:rsid w:val="00FA7771"/>
    <w:rsid w:val="00FA7806"/>
    <w:rsid w:val="00FA7A98"/>
    <w:rsid w:val="00FA7EC1"/>
    <w:rsid w:val="00FB0050"/>
    <w:rsid w:val="00FB014F"/>
    <w:rsid w:val="00FB03DA"/>
    <w:rsid w:val="00FB03F7"/>
    <w:rsid w:val="00FB0401"/>
    <w:rsid w:val="00FB0407"/>
    <w:rsid w:val="00FB041B"/>
    <w:rsid w:val="00FB045F"/>
    <w:rsid w:val="00FB04E8"/>
    <w:rsid w:val="00FB0646"/>
    <w:rsid w:val="00FB068C"/>
    <w:rsid w:val="00FB08FA"/>
    <w:rsid w:val="00FB0914"/>
    <w:rsid w:val="00FB0A1F"/>
    <w:rsid w:val="00FB0B12"/>
    <w:rsid w:val="00FB0B23"/>
    <w:rsid w:val="00FB0BA5"/>
    <w:rsid w:val="00FB0CDD"/>
    <w:rsid w:val="00FB0D4C"/>
    <w:rsid w:val="00FB0D72"/>
    <w:rsid w:val="00FB0E96"/>
    <w:rsid w:val="00FB0FD6"/>
    <w:rsid w:val="00FB1078"/>
    <w:rsid w:val="00FB10DC"/>
    <w:rsid w:val="00FB11F6"/>
    <w:rsid w:val="00FB1283"/>
    <w:rsid w:val="00FB129F"/>
    <w:rsid w:val="00FB1338"/>
    <w:rsid w:val="00FB136F"/>
    <w:rsid w:val="00FB1406"/>
    <w:rsid w:val="00FB14BE"/>
    <w:rsid w:val="00FB163F"/>
    <w:rsid w:val="00FB178C"/>
    <w:rsid w:val="00FB188E"/>
    <w:rsid w:val="00FB1AB8"/>
    <w:rsid w:val="00FB1B05"/>
    <w:rsid w:val="00FB1FC5"/>
    <w:rsid w:val="00FB20C3"/>
    <w:rsid w:val="00FB20C8"/>
    <w:rsid w:val="00FB2154"/>
    <w:rsid w:val="00FB21A0"/>
    <w:rsid w:val="00FB2264"/>
    <w:rsid w:val="00FB2277"/>
    <w:rsid w:val="00FB24AB"/>
    <w:rsid w:val="00FB25EE"/>
    <w:rsid w:val="00FB2635"/>
    <w:rsid w:val="00FB2684"/>
    <w:rsid w:val="00FB26EF"/>
    <w:rsid w:val="00FB26F4"/>
    <w:rsid w:val="00FB28EC"/>
    <w:rsid w:val="00FB296C"/>
    <w:rsid w:val="00FB2BD8"/>
    <w:rsid w:val="00FB2D2A"/>
    <w:rsid w:val="00FB2D33"/>
    <w:rsid w:val="00FB2D3C"/>
    <w:rsid w:val="00FB2DF3"/>
    <w:rsid w:val="00FB2E0B"/>
    <w:rsid w:val="00FB2F30"/>
    <w:rsid w:val="00FB2FA7"/>
    <w:rsid w:val="00FB30D8"/>
    <w:rsid w:val="00FB31C0"/>
    <w:rsid w:val="00FB33D0"/>
    <w:rsid w:val="00FB3661"/>
    <w:rsid w:val="00FB39EA"/>
    <w:rsid w:val="00FB3AB7"/>
    <w:rsid w:val="00FB3ACA"/>
    <w:rsid w:val="00FB3BC1"/>
    <w:rsid w:val="00FB3BC5"/>
    <w:rsid w:val="00FB3CBD"/>
    <w:rsid w:val="00FB3D3C"/>
    <w:rsid w:val="00FB3D97"/>
    <w:rsid w:val="00FB3E9C"/>
    <w:rsid w:val="00FB3F26"/>
    <w:rsid w:val="00FB3F8F"/>
    <w:rsid w:val="00FB43A2"/>
    <w:rsid w:val="00FB4603"/>
    <w:rsid w:val="00FB4824"/>
    <w:rsid w:val="00FB4A01"/>
    <w:rsid w:val="00FB4CD0"/>
    <w:rsid w:val="00FB4D69"/>
    <w:rsid w:val="00FB4E58"/>
    <w:rsid w:val="00FB4F71"/>
    <w:rsid w:val="00FB5023"/>
    <w:rsid w:val="00FB504A"/>
    <w:rsid w:val="00FB5214"/>
    <w:rsid w:val="00FB535F"/>
    <w:rsid w:val="00FB53AE"/>
    <w:rsid w:val="00FB5418"/>
    <w:rsid w:val="00FB541C"/>
    <w:rsid w:val="00FB54C3"/>
    <w:rsid w:val="00FB5680"/>
    <w:rsid w:val="00FB56A2"/>
    <w:rsid w:val="00FB5882"/>
    <w:rsid w:val="00FB58E2"/>
    <w:rsid w:val="00FB597A"/>
    <w:rsid w:val="00FB5A60"/>
    <w:rsid w:val="00FB5A61"/>
    <w:rsid w:val="00FB5AA6"/>
    <w:rsid w:val="00FB5B2C"/>
    <w:rsid w:val="00FB5F0F"/>
    <w:rsid w:val="00FB5FB4"/>
    <w:rsid w:val="00FB60A5"/>
    <w:rsid w:val="00FB613F"/>
    <w:rsid w:val="00FB6168"/>
    <w:rsid w:val="00FB6272"/>
    <w:rsid w:val="00FB6350"/>
    <w:rsid w:val="00FB63C9"/>
    <w:rsid w:val="00FB63E6"/>
    <w:rsid w:val="00FB6400"/>
    <w:rsid w:val="00FB65F3"/>
    <w:rsid w:val="00FB6686"/>
    <w:rsid w:val="00FB6738"/>
    <w:rsid w:val="00FB6804"/>
    <w:rsid w:val="00FB6883"/>
    <w:rsid w:val="00FB6B16"/>
    <w:rsid w:val="00FB6BE0"/>
    <w:rsid w:val="00FB6C2A"/>
    <w:rsid w:val="00FB6F8B"/>
    <w:rsid w:val="00FB7026"/>
    <w:rsid w:val="00FB70D0"/>
    <w:rsid w:val="00FB7206"/>
    <w:rsid w:val="00FB7270"/>
    <w:rsid w:val="00FB737A"/>
    <w:rsid w:val="00FB7448"/>
    <w:rsid w:val="00FB752E"/>
    <w:rsid w:val="00FB77D2"/>
    <w:rsid w:val="00FB77E8"/>
    <w:rsid w:val="00FB77ED"/>
    <w:rsid w:val="00FB7AAB"/>
    <w:rsid w:val="00FB7C9E"/>
    <w:rsid w:val="00FB7D07"/>
    <w:rsid w:val="00FB7D75"/>
    <w:rsid w:val="00FB7E18"/>
    <w:rsid w:val="00FB7F65"/>
    <w:rsid w:val="00FB7FA2"/>
    <w:rsid w:val="00FB7FB6"/>
    <w:rsid w:val="00FC01BC"/>
    <w:rsid w:val="00FC0203"/>
    <w:rsid w:val="00FC02B9"/>
    <w:rsid w:val="00FC02C6"/>
    <w:rsid w:val="00FC02D6"/>
    <w:rsid w:val="00FC0500"/>
    <w:rsid w:val="00FC05B2"/>
    <w:rsid w:val="00FC05D6"/>
    <w:rsid w:val="00FC0762"/>
    <w:rsid w:val="00FC0787"/>
    <w:rsid w:val="00FC078A"/>
    <w:rsid w:val="00FC07A8"/>
    <w:rsid w:val="00FC0947"/>
    <w:rsid w:val="00FC0B16"/>
    <w:rsid w:val="00FC0B50"/>
    <w:rsid w:val="00FC0C5F"/>
    <w:rsid w:val="00FC0DA1"/>
    <w:rsid w:val="00FC0E2A"/>
    <w:rsid w:val="00FC1463"/>
    <w:rsid w:val="00FC1542"/>
    <w:rsid w:val="00FC161D"/>
    <w:rsid w:val="00FC171F"/>
    <w:rsid w:val="00FC18F2"/>
    <w:rsid w:val="00FC19CB"/>
    <w:rsid w:val="00FC1A72"/>
    <w:rsid w:val="00FC1B4E"/>
    <w:rsid w:val="00FC1CBA"/>
    <w:rsid w:val="00FC21FE"/>
    <w:rsid w:val="00FC22CF"/>
    <w:rsid w:val="00FC2517"/>
    <w:rsid w:val="00FC2526"/>
    <w:rsid w:val="00FC275B"/>
    <w:rsid w:val="00FC28CC"/>
    <w:rsid w:val="00FC28CE"/>
    <w:rsid w:val="00FC2987"/>
    <w:rsid w:val="00FC2A36"/>
    <w:rsid w:val="00FC2BB8"/>
    <w:rsid w:val="00FC2D0E"/>
    <w:rsid w:val="00FC2D73"/>
    <w:rsid w:val="00FC2E89"/>
    <w:rsid w:val="00FC2FA8"/>
    <w:rsid w:val="00FC3147"/>
    <w:rsid w:val="00FC31F3"/>
    <w:rsid w:val="00FC3301"/>
    <w:rsid w:val="00FC34EB"/>
    <w:rsid w:val="00FC3568"/>
    <w:rsid w:val="00FC3591"/>
    <w:rsid w:val="00FC369E"/>
    <w:rsid w:val="00FC3C18"/>
    <w:rsid w:val="00FC3CEA"/>
    <w:rsid w:val="00FC3D20"/>
    <w:rsid w:val="00FC3D9C"/>
    <w:rsid w:val="00FC419C"/>
    <w:rsid w:val="00FC41F9"/>
    <w:rsid w:val="00FC4264"/>
    <w:rsid w:val="00FC42B6"/>
    <w:rsid w:val="00FC4368"/>
    <w:rsid w:val="00FC43D4"/>
    <w:rsid w:val="00FC478B"/>
    <w:rsid w:val="00FC4900"/>
    <w:rsid w:val="00FC4941"/>
    <w:rsid w:val="00FC49BB"/>
    <w:rsid w:val="00FC4ACB"/>
    <w:rsid w:val="00FC4B07"/>
    <w:rsid w:val="00FC4B20"/>
    <w:rsid w:val="00FC4B3E"/>
    <w:rsid w:val="00FC4CC5"/>
    <w:rsid w:val="00FC5095"/>
    <w:rsid w:val="00FC52DF"/>
    <w:rsid w:val="00FC52F0"/>
    <w:rsid w:val="00FC5350"/>
    <w:rsid w:val="00FC53CF"/>
    <w:rsid w:val="00FC5552"/>
    <w:rsid w:val="00FC56D2"/>
    <w:rsid w:val="00FC56E8"/>
    <w:rsid w:val="00FC5778"/>
    <w:rsid w:val="00FC599C"/>
    <w:rsid w:val="00FC5D8B"/>
    <w:rsid w:val="00FC5DE7"/>
    <w:rsid w:val="00FC600B"/>
    <w:rsid w:val="00FC606A"/>
    <w:rsid w:val="00FC619E"/>
    <w:rsid w:val="00FC6253"/>
    <w:rsid w:val="00FC6286"/>
    <w:rsid w:val="00FC6307"/>
    <w:rsid w:val="00FC64CC"/>
    <w:rsid w:val="00FC64D3"/>
    <w:rsid w:val="00FC653A"/>
    <w:rsid w:val="00FC66FB"/>
    <w:rsid w:val="00FC66FD"/>
    <w:rsid w:val="00FC6980"/>
    <w:rsid w:val="00FC6AFA"/>
    <w:rsid w:val="00FC6B64"/>
    <w:rsid w:val="00FC6C50"/>
    <w:rsid w:val="00FC6DAF"/>
    <w:rsid w:val="00FC6EFD"/>
    <w:rsid w:val="00FC6F24"/>
    <w:rsid w:val="00FC6FDA"/>
    <w:rsid w:val="00FC701A"/>
    <w:rsid w:val="00FC7083"/>
    <w:rsid w:val="00FC7171"/>
    <w:rsid w:val="00FC74AF"/>
    <w:rsid w:val="00FC7514"/>
    <w:rsid w:val="00FC751D"/>
    <w:rsid w:val="00FC76AA"/>
    <w:rsid w:val="00FC76C9"/>
    <w:rsid w:val="00FC78C1"/>
    <w:rsid w:val="00FC790C"/>
    <w:rsid w:val="00FC7971"/>
    <w:rsid w:val="00FC7A07"/>
    <w:rsid w:val="00FC7B3B"/>
    <w:rsid w:val="00FC7D39"/>
    <w:rsid w:val="00FC7F7B"/>
    <w:rsid w:val="00FD00E3"/>
    <w:rsid w:val="00FD0556"/>
    <w:rsid w:val="00FD05CF"/>
    <w:rsid w:val="00FD06F0"/>
    <w:rsid w:val="00FD0701"/>
    <w:rsid w:val="00FD070B"/>
    <w:rsid w:val="00FD08A8"/>
    <w:rsid w:val="00FD094E"/>
    <w:rsid w:val="00FD096C"/>
    <w:rsid w:val="00FD0D51"/>
    <w:rsid w:val="00FD0E33"/>
    <w:rsid w:val="00FD0EB7"/>
    <w:rsid w:val="00FD1213"/>
    <w:rsid w:val="00FD13B7"/>
    <w:rsid w:val="00FD140B"/>
    <w:rsid w:val="00FD15FC"/>
    <w:rsid w:val="00FD16AA"/>
    <w:rsid w:val="00FD175F"/>
    <w:rsid w:val="00FD1782"/>
    <w:rsid w:val="00FD185C"/>
    <w:rsid w:val="00FD1A03"/>
    <w:rsid w:val="00FD1B7E"/>
    <w:rsid w:val="00FD1EA9"/>
    <w:rsid w:val="00FD1EBC"/>
    <w:rsid w:val="00FD1EDD"/>
    <w:rsid w:val="00FD1EF4"/>
    <w:rsid w:val="00FD1F2E"/>
    <w:rsid w:val="00FD1FF0"/>
    <w:rsid w:val="00FD2008"/>
    <w:rsid w:val="00FD2015"/>
    <w:rsid w:val="00FD2021"/>
    <w:rsid w:val="00FD2235"/>
    <w:rsid w:val="00FD22ED"/>
    <w:rsid w:val="00FD23E1"/>
    <w:rsid w:val="00FD27F1"/>
    <w:rsid w:val="00FD2B57"/>
    <w:rsid w:val="00FD2C43"/>
    <w:rsid w:val="00FD2C65"/>
    <w:rsid w:val="00FD2C7A"/>
    <w:rsid w:val="00FD2CC9"/>
    <w:rsid w:val="00FD2E89"/>
    <w:rsid w:val="00FD2FFD"/>
    <w:rsid w:val="00FD3013"/>
    <w:rsid w:val="00FD311A"/>
    <w:rsid w:val="00FD3332"/>
    <w:rsid w:val="00FD3588"/>
    <w:rsid w:val="00FD38F7"/>
    <w:rsid w:val="00FD3B6D"/>
    <w:rsid w:val="00FD3BFC"/>
    <w:rsid w:val="00FD3D2A"/>
    <w:rsid w:val="00FD3D43"/>
    <w:rsid w:val="00FD3D49"/>
    <w:rsid w:val="00FD3DEC"/>
    <w:rsid w:val="00FD3F25"/>
    <w:rsid w:val="00FD3F7F"/>
    <w:rsid w:val="00FD3F84"/>
    <w:rsid w:val="00FD4029"/>
    <w:rsid w:val="00FD4031"/>
    <w:rsid w:val="00FD40E6"/>
    <w:rsid w:val="00FD4240"/>
    <w:rsid w:val="00FD4249"/>
    <w:rsid w:val="00FD4374"/>
    <w:rsid w:val="00FD43D9"/>
    <w:rsid w:val="00FD4603"/>
    <w:rsid w:val="00FD469B"/>
    <w:rsid w:val="00FD49EA"/>
    <w:rsid w:val="00FD4A26"/>
    <w:rsid w:val="00FD4BB3"/>
    <w:rsid w:val="00FD4BCD"/>
    <w:rsid w:val="00FD4C08"/>
    <w:rsid w:val="00FD4E83"/>
    <w:rsid w:val="00FD4F2B"/>
    <w:rsid w:val="00FD4F71"/>
    <w:rsid w:val="00FD532D"/>
    <w:rsid w:val="00FD539B"/>
    <w:rsid w:val="00FD539E"/>
    <w:rsid w:val="00FD543F"/>
    <w:rsid w:val="00FD54C6"/>
    <w:rsid w:val="00FD55A7"/>
    <w:rsid w:val="00FD56F8"/>
    <w:rsid w:val="00FD58D4"/>
    <w:rsid w:val="00FD599E"/>
    <w:rsid w:val="00FD5B74"/>
    <w:rsid w:val="00FD5C0C"/>
    <w:rsid w:val="00FD5D5C"/>
    <w:rsid w:val="00FD5EE0"/>
    <w:rsid w:val="00FD5EE5"/>
    <w:rsid w:val="00FD624C"/>
    <w:rsid w:val="00FD635C"/>
    <w:rsid w:val="00FD6405"/>
    <w:rsid w:val="00FD6539"/>
    <w:rsid w:val="00FD65A2"/>
    <w:rsid w:val="00FD65C5"/>
    <w:rsid w:val="00FD65F1"/>
    <w:rsid w:val="00FD6790"/>
    <w:rsid w:val="00FD680D"/>
    <w:rsid w:val="00FD6854"/>
    <w:rsid w:val="00FD68A0"/>
    <w:rsid w:val="00FD6908"/>
    <w:rsid w:val="00FD6E30"/>
    <w:rsid w:val="00FD6F3E"/>
    <w:rsid w:val="00FD6FF0"/>
    <w:rsid w:val="00FD710B"/>
    <w:rsid w:val="00FD71EE"/>
    <w:rsid w:val="00FD7219"/>
    <w:rsid w:val="00FD72D4"/>
    <w:rsid w:val="00FD72EC"/>
    <w:rsid w:val="00FD742B"/>
    <w:rsid w:val="00FD75B1"/>
    <w:rsid w:val="00FD75F3"/>
    <w:rsid w:val="00FD7913"/>
    <w:rsid w:val="00FD7A3B"/>
    <w:rsid w:val="00FD7CA2"/>
    <w:rsid w:val="00FD7D86"/>
    <w:rsid w:val="00FD7E37"/>
    <w:rsid w:val="00FD7E75"/>
    <w:rsid w:val="00FD7F8F"/>
    <w:rsid w:val="00FE0174"/>
    <w:rsid w:val="00FE0350"/>
    <w:rsid w:val="00FE03DC"/>
    <w:rsid w:val="00FE045D"/>
    <w:rsid w:val="00FE0641"/>
    <w:rsid w:val="00FE067F"/>
    <w:rsid w:val="00FE0756"/>
    <w:rsid w:val="00FE0870"/>
    <w:rsid w:val="00FE090D"/>
    <w:rsid w:val="00FE09DF"/>
    <w:rsid w:val="00FE0AF8"/>
    <w:rsid w:val="00FE0C67"/>
    <w:rsid w:val="00FE0F71"/>
    <w:rsid w:val="00FE0F99"/>
    <w:rsid w:val="00FE0FA0"/>
    <w:rsid w:val="00FE11EF"/>
    <w:rsid w:val="00FE1297"/>
    <w:rsid w:val="00FE15E3"/>
    <w:rsid w:val="00FE1610"/>
    <w:rsid w:val="00FE17AA"/>
    <w:rsid w:val="00FE1883"/>
    <w:rsid w:val="00FE19D6"/>
    <w:rsid w:val="00FE19DE"/>
    <w:rsid w:val="00FE1A43"/>
    <w:rsid w:val="00FE1A7B"/>
    <w:rsid w:val="00FE1B42"/>
    <w:rsid w:val="00FE1B86"/>
    <w:rsid w:val="00FE1BE8"/>
    <w:rsid w:val="00FE1E03"/>
    <w:rsid w:val="00FE1FD5"/>
    <w:rsid w:val="00FE1FF2"/>
    <w:rsid w:val="00FE209C"/>
    <w:rsid w:val="00FE22A6"/>
    <w:rsid w:val="00FE22E7"/>
    <w:rsid w:val="00FE2355"/>
    <w:rsid w:val="00FE25F4"/>
    <w:rsid w:val="00FE2779"/>
    <w:rsid w:val="00FE28A2"/>
    <w:rsid w:val="00FE298D"/>
    <w:rsid w:val="00FE2C06"/>
    <w:rsid w:val="00FE2D28"/>
    <w:rsid w:val="00FE2DBC"/>
    <w:rsid w:val="00FE2EAB"/>
    <w:rsid w:val="00FE2EFB"/>
    <w:rsid w:val="00FE2F65"/>
    <w:rsid w:val="00FE304D"/>
    <w:rsid w:val="00FE30EC"/>
    <w:rsid w:val="00FE3226"/>
    <w:rsid w:val="00FE3594"/>
    <w:rsid w:val="00FE3736"/>
    <w:rsid w:val="00FE3BD1"/>
    <w:rsid w:val="00FE3C02"/>
    <w:rsid w:val="00FE3C55"/>
    <w:rsid w:val="00FE3D2A"/>
    <w:rsid w:val="00FE3EA1"/>
    <w:rsid w:val="00FE3EC1"/>
    <w:rsid w:val="00FE4112"/>
    <w:rsid w:val="00FE43C7"/>
    <w:rsid w:val="00FE4719"/>
    <w:rsid w:val="00FE4793"/>
    <w:rsid w:val="00FE493A"/>
    <w:rsid w:val="00FE4AC5"/>
    <w:rsid w:val="00FE4B49"/>
    <w:rsid w:val="00FE4B55"/>
    <w:rsid w:val="00FE4C5B"/>
    <w:rsid w:val="00FE4F87"/>
    <w:rsid w:val="00FE53D2"/>
    <w:rsid w:val="00FE5424"/>
    <w:rsid w:val="00FE565F"/>
    <w:rsid w:val="00FE567F"/>
    <w:rsid w:val="00FE5775"/>
    <w:rsid w:val="00FE58E9"/>
    <w:rsid w:val="00FE5A07"/>
    <w:rsid w:val="00FE5C6E"/>
    <w:rsid w:val="00FE5CC0"/>
    <w:rsid w:val="00FE5D4E"/>
    <w:rsid w:val="00FE5D63"/>
    <w:rsid w:val="00FE5F8D"/>
    <w:rsid w:val="00FE5F93"/>
    <w:rsid w:val="00FE5FBA"/>
    <w:rsid w:val="00FE602A"/>
    <w:rsid w:val="00FE60FB"/>
    <w:rsid w:val="00FE6110"/>
    <w:rsid w:val="00FE6145"/>
    <w:rsid w:val="00FE6189"/>
    <w:rsid w:val="00FE65FA"/>
    <w:rsid w:val="00FE66FE"/>
    <w:rsid w:val="00FE684F"/>
    <w:rsid w:val="00FE68C9"/>
    <w:rsid w:val="00FE691E"/>
    <w:rsid w:val="00FE6983"/>
    <w:rsid w:val="00FE6BA3"/>
    <w:rsid w:val="00FE6C0C"/>
    <w:rsid w:val="00FE6F7E"/>
    <w:rsid w:val="00FE6FBC"/>
    <w:rsid w:val="00FE6FFA"/>
    <w:rsid w:val="00FE70BC"/>
    <w:rsid w:val="00FE7124"/>
    <w:rsid w:val="00FE726A"/>
    <w:rsid w:val="00FE72DA"/>
    <w:rsid w:val="00FE769F"/>
    <w:rsid w:val="00FE7A68"/>
    <w:rsid w:val="00FE7A92"/>
    <w:rsid w:val="00FE7AEE"/>
    <w:rsid w:val="00FE7B03"/>
    <w:rsid w:val="00FE7CD7"/>
    <w:rsid w:val="00FE7D50"/>
    <w:rsid w:val="00FE7E20"/>
    <w:rsid w:val="00FE7E5D"/>
    <w:rsid w:val="00FE7ED8"/>
    <w:rsid w:val="00FE7EF3"/>
    <w:rsid w:val="00FE7F4A"/>
    <w:rsid w:val="00FF016C"/>
    <w:rsid w:val="00FF02CA"/>
    <w:rsid w:val="00FF040C"/>
    <w:rsid w:val="00FF04C4"/>
    <w:rsid w:val="00FF04E7"/>
    <w:rsid w:val="00FF05D7"/>
    <w:rsid w:val="00FF0757"/>
    <w:rsid w:val="00FF07E9"/>
    <w:rsid w:val="00FF0A38"/>
    <w:rsid w:val="00FF0C58"/>
    <w:rsid w:val="00FF0D66"/>
    <w:rsid w:val="00FF0E57"/>
    <w:rsid w:val="00FF0E91"/>
    <w:rsid w:val="00FF0F40"/>
    <w:rsid w:val="00FF0FA3"/>
    <w:rsid w:val="00FF0FEC"/>
    <w:rsid w:val="00FF116A"/>
    <w:rsid w:val="00FF139A"/>
    <w:rsid w:val="00FF13A8"/>
    <w:rsid w:val="00FF148E"/>
    <w:rsid w:val="00FF15A1"/>
    <w:rsid w:val="00FF165B"/>
    <w:rsid w:val="00FF1660"/>
    <w:rsid w:val="00FF1726"/>
    <w:rsid w:val="00FF17B7"/>
    <w:rsid w:val="00FF1851"/>
    <w:rsid w:val="00FF1BAA"/>
    <w:rsid w:val="00FF1BED"/>
    <w:rsid w:val="00FF1C97"/>
    <w:rsid w:val="00FF1CE6"/>
    <w:rsid w:val="00FF1E25"/>
    <w:rsid w:val="00FF1EB1"/>
    <w:rsid w:val="00FF1F90"/>
    <w:rsid w:val="00FF1FA4"/>
    <w:rsid w:val="00FF1FD4"/>
    <w:rsid w:val="00FF21A2"/>
    <w:rsid w:val="00FF223A"/>
    <w:rsid w:val="00FF22C3"/>
    <w:rsid w:val="00FF2426"/>
    <w:rsid w:val="00FF25B2"/>
    <w:rsid w:val="00FF2637"/>
    <w:rsid w:val="00FF27D9"/>
    <w:rsid w:val="00FF292D"/>
    <w:rsid w:val="00FF2933"/>
    <w:rsid w:val="00FF2A8A"/>
    <w:rsid w:val="00FF2B5C"/>
    <w:rsid w:val="00FF2C69"/>
    <w:rsid w:val="00FF2D36"/>
    <w:rsid w:val="00FF2D8A"/>
    <w:rsid w:val="00FF2DF0"/>
    <w:rsid w:val="00FF306B"/>
    <w:rsid w:val="00FF30CF"/>
    <w:rsid w:val="00FF3167"/>
    <w:rsid w:val="00FF3358"/>
    <w:rsid w:val="00FF33CA"/>
    <w:rsid w:val="00FF3463"/>
    <w:rsid w:val="00FF3522"/>
    <w:rsid w:val="00FF357E"/>
    <w:rsid w:val="00FF366C"/>
    <w:rsid w:val="00FF36CF"/>
    <w:rsid w:val="00FF3780"/>
    <w:rsid w:val="00FF38CE"/>
    <w:rsid w:val="00FF3A34"/>
    <w:rsid w:val="00FF3BF8"/>
    <w:rsid w:val="00FF3C05"/>
    <w:rsid w:val="00FF3E40"/>
    <w:rsid w:val="00FF3E48"/>
    <w:rsid w:val="00FF3F3C"/>
    <w:rsid w:val="00FF4093"/>
    <w:rsid w:val="00FF40AD"/>
    <w:rsid w:val="00FF4243"/>
    <w:rsid w:val="00FF435E"/>
    <w:rsid w:val="00FF4413"/>
    <w:rsid w:val="00FF4513"/>
    <w:rsid w:val="00FF49AD"/>
    <w:rsid w:val="00FF49CD"/>
    <w:rsid w:val="00FF49FD"/>
    <w:rsid w:val="00FF4A00"/>
    <w:rsid w:val="00FF4C7F"/>
    <w:rsid w:val="00FF514B"/>
    <w:rsid w:val="00FF5246"/>
    <w:rsid w:val="00FF5319"/>
    <w:rsid w:val="00FF59D4"/>
    <w:rsid w:val="00FF5AF9"/>
    <w:rsid w:val="00FF5B07"/>
    <w:rsid w:val="00FF5C18"/>
    <w:rsid w:val="00FF5C38"/>
    <w:rsid w:val="00FF5C70"/>
    <w:rsid w:val="00FF5F7C"/>
    <w:rsid w:val="00FF5F9F"/>
    <w:rsid w:val="00FF5FC4"/>
    <w:rsid w:val="00FF612A"/>
    <w:rsid w:val="00FF65CE"/>
    <w:rsid w:val="00FF668A"/>
    <w:rsid w:val="00FF6739"/>
    <w:rsid w:val="00FF680D"/>
    <w:rsid w:val="00FF6833"/>
    <w:rsid w:val="00FF6CDC"/>
    <w:rsid w:val="00FF6D04"/>
    <w:rsid w:val="00FF6D3F"/>
    <w:rsid w:val="00FF6EFC"/>
    <w:rsid w:val="00FF7113"/>
    <w:rsid w:val="00FF723E"/>
    <w:rsid w:val="00FF7250"/>
    <w:rsid w:val="00FF7763"/>
    <w:rsid w:val="00FF78AE"/>
    <w:rsid w:val="00FF78C7"/>
    <w:rsid w:val="00FF79F3"/>
    <w:rsid w:val="00FF7A25"/>
    <w:rsid w:val="00FF7A4A"/>
    <w:rsid w:val="00FF7B19"/>
    <w:rsid w:val="00FF7C77"/>
    <w:rsid w:val="00FF7C7D"/>
    <w:rsid w:val="00FF7CE7"/>
    <w:rsid w:val="010AD182"/>
    <w:rsid w:val="011C378F"/>
    <w:rsid w:val="011C8E2E"/>
    <w:rsid w:val="0120F482"/>
    <w:rsid w:val="0136F46F"/>
    <w:rsid w:val="013CB794"/>
    <w:rsid w:val="013E7E93"/>
    <w:rsid w:val="014AE64E"/>
    <w:rsid w:val="01557BD3"/>
    <w:rsid w:val="0166FB10"/>
    <w:rsid w:val="01682392"/>
    <w:rsid w:val="016E2E09"/>
    <w:rsid w:val="018465F2"/>
    <w:rsid w:val="018BA46A"/>
    <w:rsid w:val="018C002A"/>
    <w:rsid w:val="01924908"/>
    <w:rsid w:val="019AF5CB"/>
    <w:rsid w:val="01A3C6C8"/>
    <w:rsid w:val="01A62802"/>
    <w:rsid w:val="01AF95ED"/>
    <w:rsid w:val="01C5A035"/>
    <w:rsid w:val="01DD12EA"/>
    <w:rsid w:val="01E44DDA"/>
    <w:rsid w:val="01E71464"/>
    <w:rsid w:val="01EFBF00"/>
    <w:rsid w:val="01F03A2E"/>
    <w:rsid w:val="01F9E0C8"/>
    <w:rsid w:val="020F21C8"/>
    <w:rsid w:val="022AC565"/>
    <w:rsid w:val="022FCB22"/>
    <w:rsid w:val="02367D33"/>
    <w:rsid w:val="02371329"/>
    <w:rsid w:val="023811F7"/>
    <w:rsid w:val="02402374"/>
    <w:rsid w:val="0240EB50"/>
    <w:rsid w:val="0250957E"/>
    <w:rsid w:val="02579A87"/>
    <w:rsid w:val="025D65CE"/>
    <w:rsid w:val="0261B640"/>
    <w:rsid w:val="02684852"/>
    <w:rsid w:val="02693019"/>
    <w:rsid w:val="027B054F"/>
    <w:rsid w:val="0280BA99"/>
    <w:rsid w:val="0287F3E1"/>
    <w:rsid w:val="02AC9291"/>
    <w:rsid w:val="02B014D8"/>
    <w:rsid w:val="02B0B7F0"/>
    <w:rsid w:val="02BD40EB"/>
    <w:rsid w:val="02C00A3E"/>
    <w:rsid w:val="02CD1557"/>
    <w:rsid w:val="02D61F61"/>
    <w:rsid w:val="02D6DBF8"/>
    <w:rsid w:val="02E28079"/>
    <w:rsid w:val="02F74BC7"/>
    <w:rsid w:val="0300409E"/>
    <w:rsid w:val="0300F5EE"/>
    <w:rsid w:val="0307A4D8"/>
    <w:rsid w:val="0309B5AB"/>
    <w:rsid w:val="030D3B5D"/>
    <w:rsid w:val="031F05C0"/>
    <w:rsid w:val="034CA8A9"/>
    <w:rsid w:val="03501034"/>
    <w:rsid w:val="03541CBA"/>
    <w:rsid w:val="03574FCC"/>
    <w:rsid w:val="035B23A1"/>
    <w:rsid w:val="03685A53"/>
    <w:rsid w:val="037C6D57"/>
    <w:rsid w:val="03804563"/>
    <w:rsid w:val="0387D8BF"/>
    <w:rsid w:val="0389997E"/>
    <w:rsid w:val="038D8752"/>
    <w:rsid w:val="0395EA3E"/>
    <w:rsid w:val="039DA26A"/>
    <w:rsid w:val="03AF4344"/>
    <w:rsid w:val="03B4D3CD"/>
    <w:rsid w:val="03C1473E"/>
    <w:rsid w:val="03CED555"/>
    <w:rsid w:val="03D05C89"/>
    <w:rsid w:val="03D08385"/>
    <w:rsid w:val="03E58AB3"/>
    <w:rsid w:val="03ED2494"/>
    <w:rsid w:val="03ED55DF"/>
    <w:rsid w:val="03F994E9"/>
    <w:rsid w:val="03FF739A"/>
    <w:rsid w:val="04068D57"/>
    <w:rsid w:val="040936A1"/>
    <w:rsid w:val="040B9553"/>
    <w:rsid w:val="040DC3C7"/>
    <w:rsid w:val="04119595"/>
    <w:rsid w:val="04189FC2"/>
    <w:rsid w:val="041D8DB1"/>
    <w:rsid w:val="0421611E"/>
    <w:rsid w:val="0424F30E"/>
    <w:rsid w:val="042DDD67"/>
    <w:rsid w:val="042F3B20"/>
    <w:rsid w:val="0431C14E"/>
    <w:rsid w:val="044F8C83"/>
    <w:rsid w:val="044FBC78"/>
    <w:rsid w:val="045EEC9E"/>
    <w:rsid w:val="04652287"/>
    <w:rsid w:val="047648AD"/>
    <w:rsid w:val="0477B512"/>
    <w:rsid w:val="047F91BC"/>
    <w:rsid w:val="0483C498"/>
    <w:rsid w:val="0498BF0D"/>
    <w:rsid w:val="04AA652D"/>
    <w:rsid w:val="04B5CC12"/>
    <w:rsid w:val="04B6A46A"/>
    <w:rsid w:val="04C7BAE8"/>
    <w:rsid w:val="04C84CF1"/>
    <w:rsid w:val="04CB7911"/>
    <w:rsid w:val="04D1CF25"/>
    <w:rsid w:val="04D2A100"/>
    <w:rsid w:val="04EB866F"/>
    <w:rsid w:val="050532D4"/>
    <w:rsid w:val="050F6774"/>
    <w:rsid w:val="05143DE7"/>
    <w:rsid w:val="05166398"/>
    <w:rsid w:val="05238F55"/>
    <w:rsid w:val="0523BAA1"/>
    <w:rsid w:val="052EFE23"/>
    <w:rsid w:val="053ED184"/>
    <w:rsid w:val="054E415B"/>
    <w:rsid w:val="054F7E89"/>
    <w:rsid w:val="054FF115"/>
    <w:rsid w:val="0550E256"/>
    <w:rsid w:val="055C385A"/>
    <w:rsid w:val="0563A7E9"/>
    <w:rsid w:val="056C2691"/>
    <w:rsid w:val="0572F910"/>
    <w:rsid w:val="057A8737"/>
    <w:rsid w:val="05910FD6"/>
    <w:rsid w:val="059D501A"/>
    <w:rsid w:val="05BD3823"/>
    <w:rsid w:val="05CF28AA"/>
    <w:rsid w:val="05D56977"/>
    <w:rsid w:val="05D970D3"/>
    <w:rsid w:val="05DBAF0A"/>
    <w:rsid w:val="05E0CF48"/>
    <w:rsid w:val="05E7B60A"/>
    <w:rsid w:val="05E982AF"/>
    <w:rsid w:val="05E9E7FB"/>
    <w:rsid w:val="05FD979B"/>
    <w:rsid w:val="06012839"/>
    <w:rsid w:val="0626977D"/>
    <w:rsid w:val="0627411F"/>
    <w:rsid w:val="062C0F39"/>
    <w:rsid w:val="063A362F"/>
    <w:rsid w:val="06454DD1"/>
    <w:rsid w:val="0649649B"/>
    <w:rsid w:val="064D636C"/>
    <w:rsid w:val="0650F680"/>
    <w:rsid w:val="06567591"/>
    <w:rsid w:val="065CDDC3"/>
    <w:rsid w:val="0668CB4A"/>
    <w:rsid w:val="06693492"/>
    <w:rsid w:val="066BF9DF"/>
    <w:rsid w:val="066FD5D4"/>
    <w:rsid w:val="06700DEA"/>
    <w:rsid w:val="06721011"/>
    <w:rsid w:val="068D4604"/>
    <w:rsid w:val="0696D29F"/>
    <w:rsid w:val="0699E4D7"/>
    <w:rsid w:val="069F7C4B"/>
    <w:rsid w:val="06A74C41"/>
    <w:rsid w:val="06AC6780"/>
    <w:rsid w:val="06AF3AB8"/>
    <w:rsid w:val="06C06625"/>
    <w:rsid w:val="06CDC7A3"/>
    <w:rsid w:val="06D2AA64"/>
    <w:rsid w:val="06D4F8E6"/>
    <w:rsid w:val="06DE626C"/>
    <w:rsid w:val="06E07F0B"/>
    <w:rsid w:val="06F334AA"/>
    <w:rsid w:val="07018811"/>
    <w:rsid w:val="07029207"/>
    <w:rsid w:val="07029C89"/>
    <w:rsid w:val="070E2038"/>
    <w:rsid w:val="070F22EC"/>
    <w:rsid w:val="071157C4"/>
    <w:rsid w:val="072312D3"/>
    <w:rsid w:val="0738798D"/>
    <w:rsid w:val="073C4F7A"/>
    <w:rsid w:val="073D216C"/>
    <w:rsid w:val="0746763C"/>
    <w:rsid w:val="0749432B"/>
    <w:rsid w:val="076151BE"/>
    <w:rsid w:val="076827D4"/>
    <w:rsid w:val="076CF723"/>
    <w:rsid w:val="0774C13D"/>
    <w:rsid w:val="077A42E9"/>
    <w:rsid w:val="07848B34"/>
    <w:rsid w:val="07886BBE"/>
    <w:rsid w:val="079551FC"/>
    <w:rsid w:val="0796D724"/>
    <w:rsid w:val="0798D1A4"/>
    <w:rsid w:val="07A2F280"/>
    <w:rsid w:val="07A32B82"/>
    <w:rsid w:val="07A47A4B"/>
    <w:rsid w:val="07B1E742"/>
    <w:rsid w:val="07B53E5E"/>
    <w:rsid w:val="07C1C988"/>
    <w:rsid w:val="07C3B950"/>
    <w:rsid w:val="07C9968F"/>
    <w:rsid w:val="07CEFC1F"/>
    <w:rsid w:val="07D8840D"/>
    <w:rsid w:val="07EF2FD1"/>
    <w:rsid w:val="080C27A1"/>
    <w:rsid w:val="080C77A4"/>
    <w:rsid w:val="08277CAC"/>
    <w:rsid w:val="084AD074"/>
    <w:rsid w:val="0852D919"/>
    <w:rsid w:val="0852DD62"/>
    <w:rsid w:val="085300D5"/>
    <w:rsid w:val="0857C8CB"/>
    <w:rsid w:val="0863F404"/>
    <w:rsid w:val="0879AAED"/>
    <w:rsid w:val="088021C3"/>
    <w:rsid w:val="088813C9"/>
    <w:rsid w:val="088828F9"/>
    <w:rsid w:val="088EE189"/>
    <w:rsid w:val="0890AF98"/>
    <w:rsid w:val="0892BBA4"/>
    <w:rsid w:val="089397B7"/>
    <w:rsid w:val="089477FC"/>
    <w:rsid w:val="08AA6D6B"/>
    <w:rsid w:val="08AB56B1"/>
    <w:rsid w:val="08B73179"/>
    <w:rsid w:val="08BF8E17"/>
    <w:rsid w:val="08C024E2"/>
    <w:rsid w:val="08C03097"/>
    <w:rsid w:val="08CF6E36"/>
    <w:rsid w:val="08D35824"/>
    <w:rsid w:val="08D36AEF"/>
    <w:rsid w:val="08DDB17C"/>
    <w:rsid w:val="08E4E7C3"/>
    <w:rsid w:val="08E591A5"/>
    <w:rsid w:val="08EAC87A"/>
    <w:rsid w:val="08EFF5B6"/>
    <w:rsid w:val="08F38C7F"/>
    <w:rsid w:val="08F909C8"/>
    <w:rsid w:val="08FF222B"/>
    <w:rsid w:val="09016955"/>
    <w:rsid w:val="090ECF9A"/>
    <w:rsid w:val="0910B6E6"/>
    <w:rsid w:val="09138F4B"/>
    <w:rsid w:val="0916CD47"/>
    <w:rsid w:val="091BAB4A"/>
    <w:rsid w:val="0922ED77"/>
    <w:rsid w:val="093011A5"/>
    <w:rsid w:val="0939007E"/>
    <w:rsid w:val="0951989F"/>
    <w:rsid w:val="0967AF53"/>
    <w:rsid w:val="096CFBF3"/>
    <w:rsid w:val="097AB9DF"/>
    <w:rsid w:val="098678AF"/>
    <w:rsid w:val="09892A3D"/>
    <w:rsid w:val="0994A3F7"/>
    <w:rsid w:val="0995DB32"/>
    <w:rsid w:val="09A314DA"/>
    <w:rsid w:val="09A52154"/>
    <w:rsid w:val="09A91088"/>
    <w:rsid w:val="09B1E406"/>
    <w:rsid w:val="09C1C116"/>
    <w:rsid w:val="09DA887A"/>
    <w:rsid w:val="09DB7D71"/>
    <w:rsid w:val="09DD7098"/>
    <w:rsid w:val="09E56502"/>
    <w:rsid w:val="09E78F8B"/>
    <w:rsid w:val="09FE35C0"/>
    <w:rsid w:val="0A053F3D"/>
    <w:rsid w:val="0A093A5D"/>
    <w:rsid w:val="0A0BBA13"/>
    <w:rsid w:val="0A176532"/>
    <w:rsid w:val="0A1CF4E5"/>
    <w:rsid w:val="0A200DF1"/>
    <w:rsid w:val="0A20CABA"/>
    <w:rsid w:val="0A354797"/>
    <w:rsid w:val="0A611C52"/>
    <w:rsid w:val="0A65DE49"/>
    <w:rsid w:val="0A6D2A3E"/>
    <w:rsid w:val="0A70D074"/>
    <w:rsid w:val="0A75B325"/>
    <w:rsid w:val="0A771831"/>
    <w:rsid w:val="0A7C8EDC"/>
    <w:rsid w:val="0A800883"/>
    <w:rsid w:val="0A8CBB2A"/>
    <w:rsid w:val="0A95476B"/>
    <w:rsid w:val="0A9DC892"/>
    <w:rsid w:val="0A9F36CC"/>
    <w:rsid w:val="0AA1B57B"/>
    <w:rsid w:val="0AA5FEDA"/>
    <w:rsid w:val="0AAB338E"/>
    <w:rsid w:val="0AAC528A"/>
    <w:rsid w:val="0ABC6F5F"/>
    <w:rsid w:val="0AC15C0D"/>
    <w:rsid w:val="0AC5D23A"/>
    <w:rsid w:val="0AD1D070"/>
    <w:rsid w:val="0AEAE954"/>
    <w:rsid w:val="0AEDE71E"/>
    <w:rsid w:val="0AF6C740"/>
    <w:rsid w:val="0B08489A"/>
    <w:rsid w:val="0B09D755"/>
    <w:rsid w:val="0B165250"/>
    <w:rsid w:val="0B1E5BB2"/>
    <w:rsid w:val="0B2ABF22"/>
    <w:rsid w:val="0B2D064E"/>
    <w:rsid w:val="0B3DA4F8"/>
    <w:rsid w:val="0B4236F4"/>
    <w:rsid w:val="0B42FCA8"/>
    <w:rsid w:val="0B6E681A"/>
    <w:rsid w:val="0B6F8CEF"/>
    <w:rsid w:val="0B742C5F"/>
    <w:rsid w:val="0B82CDD8"/>
    <w:rsid w:val="0B8B844D"/>
    <w:rsid w:val="0B9C0554"/>
    <w:rsid w:val="0BAA7B73"/>
    <w:rsid w:val="0BB2BE55"/>
    <w:rsid w:val="0BC1539B"/>
    <w:rsid w:val="0BDE3F35"/>
    <w:rsid w:val="0BE06E2F"/>
    <w:rsid w:val="0BF982CC"/>
    <w:rsid w:val="0BFBD2DA"/>
    <w:rsid w:val="0BFFD3F1"/>
    <w:rsid w:val="0C18D3BA"/>
    <w:rsid w:val="0C1C131F"/>
    <w:rsid w:val="0C22A110"/>
    <w:rsid w:val="0C275249"/>
    <w:rsid w:val="0C2AF509"/>
    <w:rsid w:val="0C2D9513"/>
    <w:rsid w:val="0C34EB34"/>
    <w:rsid w:val="0C48D619"/>
    <w:rsid w:val="0C49AF4A"/>
    <w:rsid w:val="0C50A9B3"/>
    <w:rsid w:val="0C5664AB"/>
    <w:rsid w:val="0C6195B7"/>
    <w:rsid w:val="0C63BE59"/>
    <w:rsid w:val="0C88DE84"/>
    <w:rsid w:val="0C9175E9"/>
    <w:rsid w:val="0C9999E3"/>
    <w:rsid w:val="0CA2C0F1"/>
    <w:rsid w:val="0CB06713"/>
    <w:rsid w:val="0CBD65A6"/>
    <w:rsid w:val="0CC0671C"/>
    <w:rsid w:val="0CC0F9CD"/>
    <w:rsid w:val="0CC8B0F0"/>
    <w:rsid w:val="0CCC15D2"/>
    <w:rsid w:val="0CD7BFAE"/>
    <w:rsid w:val="0CD999D2"/>
    <w:rsid w:val="0CDA273C"/>
    <w:rsid w:val="0CDA5A40"/>
    <w:rsid w:val="0CE8E41D"/>
    <w:rsid w:val="0CF7BFFB"/>
    <w:rsid w:val="0CFF19BB"/>
    <w:rsid w:val="0D0DAE2E"/>
    <w:rsid w:val="0D2BC2C3"/>
    <w:rsid w:val="0D34A19B"/>
    <w:rsid w:val="0D406343"/>
    <w:rsid w:val="0D40B1CC"/>
    <w:rsid w:val="0D435BDB"/>
    <w:rsid w:val="0D4E7390"/>
    <w:rsid w:val="0D720FC1"/>
    <w:rsid w:val="0D746ED3"/>
    <w:rsid w:val="0D7AB7A0"/>
    <w:rsid w:val="0D892159"/>
    <w:rsid w:val="0D917A09"/>
    <w:rsid w:val="0D942C9C"/>
    <w:rsid w:val="0D9A7CE3"/>
    <w:rsid w:val="0DA8F405"/>
    <w:rsid w:val="0DAA46E5"/>
    <w:rsid w:val="0DBAF627"/>
    <w:rsid w:val="0DBB958E"/>
    <w:rsid w:val="0DC1BFA8"/>
    <w:rsid w:val="0DD65542"/>
    <w:rsid w:val="0DE7E969"/>
    <w:rsid w:val="0E04CE1A"/>
    <w:rsid w:val="0E090742"/>
    <w:rsid w:val="0E264002"/>
    <w:rsid w:val="0E3A828D"/>
    <w:rsid w:val="0E3B4A37"/>
    <w:rsid w:val="0E3EA055"/>
    <w:rsid w:val="0E44C07E"/>
    <w:rsid w:val="0E5073A8"/>
    <w:rsid w:val="0E5B6C0F"/>
    <w:rsid w:val="0E661B9D"/>
    <w:rsid w:val="0E6A5351"/>
    <w:rsid w:val="0E70A958"/>
    <w:rsid w:val="0E737885"/>
    <w:rsid w:val="0E7AB717"/>
    <w:rsid w:val="0E843902"/>
    <w:rsid w:val="0EA98061"/>
    <w:rsid w:val="0EAB79B2"/>
    <w:rsid w:val="0EB01DD4"/>
    <w:rsid w:val="0EB5B493"/>
    <w:rsid w:val="0EC6C9BD"/>
    <w:rsid w:val="0EC95830"/>
    <w:rsid w:val="0EDCBBF1"/>
    <w:rsid w:val="0EDEA288"/>
    <w:rsid w:val="0EDF0D4E"/>
    <w:rsid w:val="0EE3F9BE"/>
    <w:rsid w:val="0EE4FD10"/>
    <w:rsid w:val="0EECD42C"/>
    <w:rsid w:val="0EED6A4F"/>
    <w:rsid w:val="0EED730C"/>
    <w:rsid w:val="0EEE5BD0"/>
    <w:rsid w:val="0EEFB5BF"/>
    <w:rsid w:val="0EFB402D"/>
    <w:rsid w:val="0F0DE204"/>
    <w:rsid w:val="0F0F0312"/>
    <w:rsid w:val="0F20484B"/>
    <w:rsid w:val="0F226C9B"/>
    <w:rsid w:val="0F38C12C"/>
    <w:rsid w:val="0F3922C8"/>
    <w:rsid w:val="0F395FFF"/>
    <w:rsid w:val="0F551D68"/>
    <w:rsid w:val="0F7499EA"/>
    <w:rsid w:val="0F751F89"/>
    <w:rsid w:val="0F844157"/>
    <w:rsid w:val="0F86E3DC"/>
    <w:rsid w:val="0F91096B"/>
    <w:rsid w:val="0F97DD0E"/>
    <w:rsid w:val="0F9911DA"/>
    <w:rsid w:val="0F9B6DD1"/>
    <w:rsid w:val="0FAF1668"/>
    <w:rsid w:val="0FB517A1"/>
    <w:rsid w:val="0FB55B57"/>
    <w:rsid w:val="0FBEC5FC"/>
    <w:rsid w:val="0FD8FF58"/>
    <w:rsid w:val="0FDFE193"/>
    <w:rsid w:val="0FE367AC"/>
    <w:rsid w:val="0FEBF670"/>
    <w:rsid w:val="0FEE7D6C"/>
    <w:rsid w:val="1008CB2E"/>
    <w:rsid w:val="100C2C3E"/>
    <w:rsid w:val="1016BBDD"/>
    <w:rsid w:val="101B7D8C"/>
    <w:rsid w:val="101E4918"/>
    <w:rsid w:val="102F2052"/>
    <w:rsid w:val="103A41F6"/>
    <w:rsid w:val="104DBAA2"/>
    <w:rsid w:val="1058D74B"/>
    <w:rsid w:val="10640514"/>
    <w:rsid w:val="1074F841"/>
    <w:rsid w:val="1078491B"/>
    <w:rsid w:val="1079F43E"/>
    <w:rsid w:val="108050D2"/>
    <w:rsid w:val="10820284"/>
    <w:rsid w:val="1090B02F"/>
    <w:rsid w:val="10A12E66"/>
    <w:rsid w:val="10B0538A"/>
    <w:rsid w:val="10B07055"/>
    <w:rsid w:val="10B1BF55"/>
    <w:rsid w:val="10C88937"/>
    <w:rsid w:val="10D0C291"/>
    <w:rsid w:val="10F1D959"/>
    <w:rsid w:val="10F4AA66"/>
    <w:rsid w:val="10F79655"/>
    <w:rsid w:val="1115424A"/>
    <w:rsid w:val="112007CC"/>
    <w:rsid w:val="11202A45"/>
    <w:rsid w:val="1127CF38"/>
    <w:rsid w:val="112AA26F"/>
    <w:rsid w:val="1130D642"/>
    <w:rsid w:val="115074BF"/>
    <w:rsid w:val="1153479D"/>
    <w:rsid w:val="11594BA4"/>
    <w:rsid w:val="115B9E43"/>
    <w:rsid w:val="115EC3C8"/>
    <w:rsid w:val="119D4EC2"/>
    <w:rsid w:val="11A6A580"/>
    <w:rsid w:val="11B2770F"/>
    <w:rsid w:val="11C79525"/>
    <w:rsid w:val="11CEE9AD"/>
    <w:rsid w:val="11D3124C"/>
    <w:rsid w:val="11DD0C02"/>
    <w:rsid w:val="11E47EDA"/>
    <w:rsid w:val="11E604B4"/>
    <w:rsid w:val="11E6649D"/>
    <w:rsid w:val="11EAD91C"/>
    <w:rsid w:val="11ED56F8"/>
    <w:rsid w:val="11F7245E"/>
    <w:rsid w:val="11FB21EA"/>
    <w:rsid w:val="12035574"/>
    <w:rsid w:val="1204E0C4"/>
    <w:rsid w:val="12158C84"/>
    <w:rsid w:val="121DE286"/>
    <w:rsid w:val="1224D1DB"/>
    <w:rsid w:val="1228FBA5"/>
    <w:rsid w:val="1234AAB6"/>
    <w:rsid w:val="12386054"/>
    <w:rsid w:val="123D80E9"/>
    <w:rsid w:val="123FFDDE"/>
    <w:rsid w:val="1241123C"/>
    <w:rsid w:val="12503D22"/>
    <w:rsid w:val="12605E16"/>
    <w:rsid w:val="12674165"/>
    <w:rsid w:val="1275663B"/>
    <w:rsid w:val="1288582A"/>
    <w:rsid w:val="128E5E6D"/>
    <w:rsid w:val="128E78EA"/>
    <w:rsid w:val="12943D7D"/>
    <w:rsid w:val="129A8AAA"/>
    <w:rsid w:val="12A1DDC1"/>
    <w:rsid w:val="12BFD34B"/>
    <w:rsid w:val="12C67A82"/>
    <w:rsid w:val="12CD6A4F"/>
    <w:rsid w:val="12DB11AF"/>
    <w:rsid w:val="12E2354B"/>
    <w:rsid w:val="12F0771F"/>
    <w:rsid w:val="12FFD31F"/>
    <w:rsid w:val="1305D475"/>
    <w:rsid w:val="1309654D"/>
    <w:rsid w:val="130C180C"/>
    <w:rsid w:val="130FF5DE"/>
    <w:rsid w:val="13127244"/>
    <w:rsid w:val="1317CF4D"/>
    <w:rsid w:val="1318D8F5"/>
    <w:rsid w:val="131EFBEB"/>
    <w:rsid w:val="132066F6"/>
    <w:rsid w:val="1341A970"/>
    <w:rsid w:val="13458F50"/>
    <w:rsid w:val="134F3DFF"/>
    <w:rsid w:val="13582033"/>
    <w:rsid w:val="13591EF6"/>
    <w:rsid w:val="13596BED"/>
    <w:rsid w:val="1371FD7C"/>
    <w:rsid w:val="1374C201"/>
    <w:rsid w:val="137B97DA"/>
    <w:rsid w:val="13832003"/>
    <w:rsid w:val="138603F5"/>
    <w:rsid w:val="1390DBAA"/>
    <w:rsid w:val="1392DD38"/>
    <w:rsid w:val="13A14628"/>
    <w:rsid w:val="13A74423"/>
    <w:rsid w:val="13BAC218"/>
    <w:rsid w:val="13C20062"/>
    <w:rsid w:val="13CFCF06"/>
    <w:rsid w:val="13D429FC"/>
    <w:rsid w:val="13D71F55"/>
    <w:rsid w:val="13D8D1B9"/>
    <w:rsid w:val="13DCAC9B"/>
    <w:rsid w:val="13E1249F"/>
    <w:rsid w:val="13E75C12"/>
    <w:rsid w:val="13ECDC8D"/>
    <w:rsid w:val="13ED958C"/>
    <w:rsid w:val="13F6CB4D"/>
    <w:rsid w:val="140E1635"/>
    <w:rsid w:val="141374E9"/>
    <w:rsid w:val="141E9115"/>
    <w:rsid w:val="1425E786"/>
    <w:rsid w:val="1441EAB9"/>
    <w:rsid w:val="14438289"/>
    <w:rsid w:val="144F6BE9"/>
    <w:rsid w:val="1469C6BC"/>
    <w:rsid w:val="146F9354"/>
    <w:rsid w:val="14734A32"/>
    <w:rsid w:val="14787A3B"/>
    <w:rsid w:val="1487B51B"/>
    <w:rsid w:val="14895272"/>
    <w:rsid w:val="149D931E"/>
    <w:rsid w:val="149DE97F"/>
    <w:rsid w:val="14BDED95"/>
    <w:rsid w:val="14C522FF"/>
    <w:rsid w:val="14CA1FEA"/>
    <w:rsid w:val="14DBE4D2"/>
    <w:rsid w:val="14DC2F68"/>
    <w:rsid w:val="14E0E139"/>
    <w:rsid w:val="14ED828E"/>
    <w:rsid w:val="14F69D9F"/>
    <w:rsid w:val="150FB7BF"/>
    <w:rsid w:val="1519AB25"/>
    <w:rsid w:val="151D7D15"/>
    <w:rsid w:val="151F4650"/>
    <w:rsid w:val="15233CC7"/>
    <w:rsid w:val="152350AB"/>
    <w:rsid w:val="1523EF42"/>
    <w:rsid w:val="1525EB3F"/>
    <w:rsid w:val="152BE793"/>
    <w:rsid w:val="152C10C1"/>
    <w:rsid w:val="15334FC1"/>
    <w:rsid w:val="1535554C"/>
    <w:rsid w:val="154A4398"/>
    <w:rsid w:val="15575B3B"/>
    <w:rsid w:val="155D168D"/>
    <w:rsid w:val="155DAAB8"/>
    <w:rsid w:val="1560A49A"/>
    <w:rsid w:val="1563BE69"/>
    <w:rsid w:val="15643388"/>
    <w:rsid w:val="1577A13F"/>
    <w:rsid w:val="158E2F35"/>
    <w:rsid w:val="15A9D8C8"/>
    <w:rsid w:val="15C37B43"/>
    <w:rsid w:val="15C675AC"/>
    <w:rsid w:val="15CAF869"/>
    <w:rsid w:val="15D40AF5"/>
    <w:rsid w:val="15DBB305"/>
    <w:rsid w:val="15E19B92"/>
    <w:rsid w:val="15E27200"/>
    <w:rsid w:val="15E45B0A"/>
    <w:rsid w:val="15E49B3F"/>
    <w:rsid w:val="15F5CE41"/>
    <w:rsid w:val="15F6B700"/>
    <w:rsid w:val="161C57A7"/>
    <w:rsid w:val="1637E6CF"/>
    <w:rsid w:val="16416FCB"/>
    <w:rsid w:val="164313F0"/>
    <w:rsid w:val="164BE976"/>
    <w:rsid w:val="164C503F"/>
    <w:rsid w:val="165341EE"/>
    <w:rsid w:val="16578737"/>
    <w:rsid w:val="1659343E"/>
    <w:rsid w:val="16595709"/>
    <w:rsid w:val="1661AB2B"/>
    <w:rsid w:val="1667A1A3"/>
    <w:rsid w:val="16722603"/>
    <w:rsid w:val="168F5AC9"/>
    <w:rsid w:val="169DD091"/>
    <w:rsid w:val="16A091B9"/>
    <w:rsid w:val="16A167A7"/>
    <w:rsid w:val="16ACBF90"/>
    <w:rsid w:val="16ACCB31"/>
    <w:rsid w:val="16BA448E"/>
    <w:rsid w:val="16BF0759"/>
    <w:rsid w:val="16CA361F"/>
    <w:rsid w:val="16CBA32F"/>
    <w:rsid w:val="16F02E3A"/>
    <w:rsid w:val="16F137C1"/>
    <w:rsid w:val="16F8884E"/>
    <w:rsid w:val="16FF1110"/>
    <w:rsid w:val="17052E55"/>
    <w:rsid w:val="171F3418"/>
    <w:rsid w:val="172E6B16"/>
    <w:rsid w:val="17371E54"/>
    <w:rsid w:val="1746C577"/>
    <w:rsid w:val="17491CDC"/>
    <w:rsid w:val="175222B6"/>
    <w:rsid w:val="17543ED9"/>
    <w:rsid w:val="175B0D6A"/>
    <w:rsid w:val="175C0F62"/>
    <w:rsid w:val="175DBA7F"/>
    <w:rsid w:val="17674DF3"/>
    <w:rsid w:val="1779126A"/>
    <w:rsid w:val="177BC368"/>
    <w:rsid w:val="177D3D06"/>
    <w:rsid w:val="177FC244"/>
    <w:rsid w:val="17AE3C5E"/>
    <w:rsid w:val="17B05C61"/>
    <w:rsid w:val="17BB6F38"/>
    <w:rsid w:val="17C15418"/>
    <w:rsid w:val="17CA52C2"/>
    <w:rsid w:val="17CAA2AD"/>
    <w:rsid w:val="17CEBBE4"/>
    <w:rsid w:val="17D08E9E"/>
    <w:rsid w:val="17E514F9"/>
    <w:rsid w:val="17EBE7FC"/>
    <w:rsid w:val="17EDD544"/>
    <w:rsid w:val="18096542"/>
    <w:rsid w:val="1827B74D"/>
    <w:rsid w:val="183B50AD"/>
    <w:rsid w:val="18564C84"/>
    <w:rsid w:val="1859479F"/>
    <w:rsid w:val="1860714E"/>
    <w:rsid w:val="186388FA"/>
    <w:rsid w:val="186BCDF0"/>
    <w:rsid w:val="186CCD1B"/>
    <w:rsid w:val="186ED299"/>
    <w:rsid w:val="187890A2"/>
    <w:rsid w:val="187A67DD"/>
    <w:rsid w:val="1880BFAC"/>
    <w:rsid w:val="18855B24"/>
    <w:rsid w:val="18C16CED"/>
    <w:rsid w:val="18CCE37C"/>
    <w:rsid w:val="18CF984B"/>
    <w:rsid w:val="18D8C64E"/>
    <w:rsid w:val="18DE7ABB"/>
    <w:rsid w:val="18EB319F"/>
    <w:rsid w:val="18F39C9C"/>
    <w:rsid w:val="18FA656F"/>
    <w:rsid w:val="1928C8E9"/>
    <w:rsid w:val="1946E2D3"/>
    <w:rsid w:val="1947CB71"/>
    <w:rsid w:val="194A34B4"/>
    <w:rsid w:val="194DAD36"/>
    <w:rsid w:val="19534252"/>
    <w:rsid w:val="19536513"/>
    <w:rsid w:val="195CC0D6"/>
    <w:rsid w:val="196C3C0F"/>
    <w:rsid w:val="197492A7"/>
    <w:rsid w:val="19795C2F"/>
    <w:rsid w:val="198102E2"/>
    <w:rsid w:val="19817C1E"/>
    <w:rsid w:val="198F5A22"/>
    <w:rsid w:val="19A39FBA"/>
    <w:rsid w:val="19B09A86"/>
    <w:rsid w:val="19B4BB2B"/>
    <w:rsid w:val="19C2F84F"/>
    <w:rsid w:val="19C9C949"/>
    <w:rsid w:val="19CA8992"/>
    <w:rsid w:val="19CF0F24"/>
    <w:rsid w:val="19D2CD0D"/>
    <w:rsid w:val="19D630A8"/>
    <w:rsid w:val="19E0092B"/>
    <w:rsid w:val="19EAAD65"/>
    <w:rsid w:val="19EDFE6E"/>
    <w:rsid w:val="19EF64BF"/>
    <w:rsid w:val="19F4332B"/>
    <w:rsid w:val="19F4DF21"/>
    <w:rsid w:val="19F86194"/>
    <w:rsid w:val="1A17E071"/>
    <w:rsid w:val="1A1D5263"/>
    <w:rsid w:val="1A1E952E"/>
    <w:rsid w:val="1A2197F2"/>
    <w:rsid w:val="1A27144A"/>
    <w:rsid w:val="1A37001B"/>
    <w:rsid w:val="1A3A907C"/>
    <w:rsid w:val="1A3F34F4"/>
    <w:rsid w:val="1A40CA8C"/>
    <w:rsid w:val="1A509224"/>
    <w:rsid w:val="1A548CA7"/>
    <w:rsid w:val="1A5CBB22"/>
    <w:rsid w:val="1A5EF0D8"/>
    <w:rsid w:val="1A664E69"/>
    <w:rsid w:val="1A70AD82"/>
    <w:rsid w:val="1A763226"/>
    <w:rsid w:val="1A8DA8BA"/>
    <w:rsid w:val="1A9703F5"/>
    <w:rsid w:val="1A9E7393"/>
    <w:rsid w:val="1AA9A36C"/>
    <w:rsid w:val="1AB1B932"/>
    <w:rsid w:val="1AB4DA2F"/>
    <w:rsid w:val="1AB5D444"/>
    <w:rsid w:val="1AB7B420"/>
    <w:rsid w:val="1ABD3A78"/>
    <w:rsid w:val="1ABFAFC9"/>
    <w:rsid w:val="1AC060DC"/>
    <w:rsid w:val="1ADD3292"/>
    <w:rsid w:val="1ADE7BC6"/>
    <w:rsid w:val="1AE0DEA6"/>
    <w:rsid w:val="1AE16D29"/>
    <w:rsid w:val="1B086EE4"/>
    <w:rsid w:val="1B3B6A77"/>
    <w:rsid w:val="1B416D0A"/>
    <w:rsid w:val="1B48AE03"/>
    <w:rsid w:val="1B4B82C4"/>
    <w:rsid w:val="1B93BCE5"/>
    <w:rsid w:val="1BA31121"/>
    <w:rsid w:val="1BA84E95"/>
    <w:rsid w:val="1BBD8863"/>
    <w:rsid w:val="1BBF2A68"/>
    <w:rsid w:val="1BD265F3"/>
    <w:rsid w:val="1BD4A110"/>
    <w:rsid w:val="1BD9284B"/>
    <w:rsid w:val="1BE677A3"/>
    <w:rsid w:val="1BFF5D4A"/>
    <w:rsid w:val="1C050038"/>
    <w:rsid w:val="1C0BBA1C"/>
    <w:rsid w:val="1C0E5303"/>
    <w:rsid w:val="1C0ED710"/>
    <w:rsid w:val="1C14120E"/>
    <w:rsid w:val="1C159221"/>
    <w:rsid w:val="1C27ADD0"/>
    <w:rsid w:val="1C3346E3"/>
    <w:rsid w:val="1C33C30E"/>
    <w:rsid w:val="1C4891DB"/>
    <w:rsid w:val="1C540F51"/>
    <w:rsid w:val="1C59981F"/>
    <w:rsid w:val="1C5EB312"/>
    <w:rsid w:val="1C6A9CAD"/>
    <w:rsid w:val="1C83004A"/>
    <w:rsid w:val="1C8CDD8B"/>
    <w:rsid w:val="1C8D26A9"/>
    <w:rsid w:val="1C944AEA"/>
    <w:rsid w:val="1C979F51"/>
    <w:rsid w:val="1C97F41A"/>
    <w:rsid w:val="1C9AF011"/>
    <w:rsid w:val="1CCBEC57"/>
    <w:rsid w:val="1CCE1AE9"/>
    <w:rsid w:val="1CE5E46D"/>
    <w:rsid w:val="1CEA12B9"/>
    <w:rsid w:val="1CF1DAF5"/>
    <w:rsid w:val="1D0DC877"/>
    <w:rsid w:val="1D173FD1"/>
    <w:rsid w:val="1D34847B"/>
    <w:rsid w:val="1D39B123"/>
    <w:rsid w:val="1D4C98E1"/>
    <w:rsid w:val="1D63F348"/>
    <w:rsid w:val="1D6503E9"/>
    <w:rsid w:val="1D7C1B63"/>
    <w:rsid w:val="1D81BBF6"/>
    <w:rsid w:val="1D8C6E8E"/>
    <w:rsid w:val="1D9FD369"/>
    <w:rsid w:val="1DA203C5"/>
    <w:rsid w:val="1DA96A20"/>
    <w:rsid w:val="1DAF4F19"/>
    <w:rsid w:val="1DB39DFE"/>
    <w:rsid w:val="1DB7836F"/>
    <w:rsid w:val="1DBD282F"/>
    <w:rsid w:val="1DC26C53"/>
    <w:rsid w:val="1DC75481"/>
    <w:rsid w:val="1DCAC779"/>
    <w:rsid w:val="1DD94C1E"/>
    <w:rsid w:val="1DED0688"/>
    <w:rsid w:val="1DF67E53"/>
    <w:rsid w:val="1E1DB48E"/>
    <w:rsid w:val="1E1E143E"/>
    <w:rsid w:val="1E2C19A0"/>
    <w:rsid w:val="1E2E560F"/>
    <w:rsid w:val="1E39A4F7"/>
    <w:rsid w:val="1E475670"/>
    <w:rsid w:val="1E4C4E91"/>
    <w:rsid w:val="1E51261C"/>
    <w:rsid w:val="1E58CF73"/>
    <w:rsid w:val="1E66077B"/>
    <w:rsid w:val="1E6A782D"/>
    <w:rsid w:val="1E6AD85B"/>
    <w:rsid w:val="1E8204BC"/>
    <w:rsid w:val="1E8290B6"/>
    <w:rsid w:val="1E97A3B3"/>
    <w:rsid w:val="1E993793"/>
    <w:rsid w:val="1EC1A543"/>
    <w:rsid w:val="1EC391B9"/>
    <w:rsid w:val="1EC85170"/>
    <w:rsid w:val="1EC9B04E"/>
    <w:rsid w:val="1ECB336C"/>
    <w:rsid w:val="1EDAF2E9"/>
    <w:rsid w:val="1EE311BF"/>
    <w:rsid w:val="1EE4C744"/>
    <w:rsid w:val="1EE9EC5C"/>
    <w:rsid w:val="1EED3CC8"/>
    <w:rsid w:val="1EF0563F"/>
    <w:rsid w:val="1EF6209F"/>
    <w:rsid w:val="1F082954"/>
    <w:rsid w:val="1F0D5F71"/>
    <w:rsid w:val="1F105764"/>
    <w:rsid w:val="1F133D79"/>
    <w:rsid w:val="1F14C98C"/>
    <w:rsid w:val="1F1922B5"/>
    <w:rsid w:val="1F1D1485"/>
    <w:rsid w:val="1F3244F0"/>
    <w:rsid w:val="1F4B1C9F"/>
    <w:rsid w:val="1F5248D5"/>
    <w:rsid w:val="1F558729"/>
    <w:rsid w:val="1F6A1A0B"/>
    <w:rsid w:val="1F84683C"/>
    <w:rsid w:val="1F8FF4AA"/>
    <w:rsid w:val="1FA73590"/>
    <w:rsid w:val="1FAA35E3"/>
    <w:rsid w:val="1FB0A4DB"/>
    <w:rsid w:val="1FB1A5F2"/>
    <w:rsid w:val="1FB25FAA"/>
    <w:rsid w:val="1FB2E7A1"/>
    <w:rsid w:val="1FB71ADF"/>
    <w:rsid w:val="1FBA31AB"/>
    <w:rsid w:val="1FBD91CB"/>
    <w:rsid w:val="1FC5FF34"/>
    <w:rsid w:val="1FD97E15"/>
    <w:rsid w:val="1FDA1641"/>
    <w:rsid w:val="1FE22048"/>
    <w:rsid w:val="1FEDADA1"/>
    <w:rsid w:val="1FF5FC61"/>
    <w:rsid w:val="1FFE4925"/>
    <w:rsid w:val="1FFE6FCE"/>
    <w:rsid w:val="1FFECA95"/>
    <w:rsid w:val="1FFF77E0"/>
    <w:rsid w:val="20092380"/>
    <w:rsid w:val="200D0F9C"/>
    <w:rsid w:val="201234C1"/>
    <w:rsid w:val="2014600D"/>
    <w:rsid w:val="201470FD"/>
    <w:rsid w:val="201664CC"/>
    <w:rsid w:val="202C7A14"/>
    <w:rsid w:val="202D22F8"/>
    <w:rsid w:val="203760BE"/>
    <w:rsid w:val="2047F747"/>
    <w:rsid w:val="204F9A17"/>
    <w:rsid w:val="205666F3"/>
    <w:rsid w:val="2056F9CD"/>
    <w:rsid w:val="205E2131"/>
    <w:rsid w:val="207553FA"/>
    <w:rsid w:val="20791788"/>
    <w:rsid w:val="208FEA8C"/>
    <w:rsid w:val="20AE6EF3"/>
    <w:rsid w:val="20BB9B68"/>
    <w:rsid w:val="20CF6CA7"/>
    <w:rsid w:val="20E1990D"/>
    <w:rsid w:val="20E8669D"/>
    <w:rsid w:val="20E9ACBF"/>
    <w:rsid w:val="20EB80CA"/>
    <w:rsid w:val="20EC9848"/>
    <w:rsid w:val="20F23FB4"/>
    <w:rsid w:val="21051D13"/>
    <w:rsid w:val="210C6392"/>
    <w:rsid w:val="2128A0F2"/>
    <w:rsid w:val="2129C2F8"/>
    <w:rsid w:val="21349D05"/>
    <w:rsid w:val="2134A794"/>
    <w:rsid w:val="2146AA49"/>
    <w:rsid w:val="214D1F32"/>
    <w:rsid w:val="2168500A"/>
    <w:rsid w:val="217059B7"/>
    <w:rsid w:val="2178971A"/>
    <w:rsid w:val="217FAEA3"/>
    <w:rsid w:val="2182A0D7"/>
    <w:rsid w:val="218D4C1F"/>
    <w:rsid w:val="2195AC2A"/>
    <w:rsid w:val="21966EBE"/>
    <w:rsid w:val="219E1DB7"/>
    <w:rsid w:val="219FFC6B"/>
    <w:rsid w:val="21A29E65"/>
    <w:rsid w:val="21C39CD7"/>
    <w:rsid w:val="21CE7A13"/>
    <w:rsid w:val="21CEB0A0"/>
    <w:rsid w:val="21D89781"/>
    <w:rsid w:val="21E18388"/>
    <w:rsid w:val="21ED5D26"/>
    <w:rsid w:val="21F3D7B0"/>
    <w:rsid w:val="21F40F8F"/>
    <w:rsid w:val="21FB34D1"/>
    <w:rsid w:val="22049775"/>
    <w:rsid w:val="220A9FE3"/>
    <w:rsid w:val="221BEA1E"/>
    <w:rsid w:val="22217824"/>
    <w:rsid w:val="2223852C"/>
    <w:rsid w:val="22275EDF"/>
    <w:rsid w:val="2229F9C8"/>
    <w:rsid w:val="222EFBF4"/>
    <w:rsid w:val="2235DF42"/>
    <w:rsid w:val="22372885"/>
    <w:rsid w:val="2241923C"/>
    <w:rsid w:val="22464C30"/>
    <w:rsid w:val="2276AF1A"/>
    <w:rsid w:val="227D55C2"/>
    <w:rsid w:val="227FAD59"/>
    <w:rsid w:val="228AC674"/>
    <w:rsid w:val="229BDCC6"/>
    <w:rsid w:val="22BAF54A"/>
    <w:rsid w:val="22BB3AEE"/>
    <w:rsid w:val="22C32580"/>
    <w:rsid w:val="22C39D27"/>
    <w:rsid w:val="22CBDBC8"/>
    <w:rsid w:val="22CFE818"/>
    <w:rsid w:val="22EBCB80"/>
    <w:rsid w:val="22F22014"/>
    <w:rsid w:val="22F59621"/>
    <w:rsid w:val="22F5F0E7"/>
    <w:rsid w:val="230F62F0"/>
    <w:rsid w:val="2319481F"/>
    <w:rsid w:val="231B41A1"/>
    <w:rsid w:val="231F0F7E"/>
    <w:rsid w:val="23221B76"/>
    <w:rsid w:val="2336BFFE"/>
    <w:rsid w:val="23377DB2"/>
    <w:rsid w:val="233936DE"/>
    <w:rsid w:val="236D4C44"/>
    <w:rsid w:val="23773D23"/>
    <w:rsid w:val="2377D99A"/>
    <w:rsid w:val="237C216B"/>
    <w:rsid w:val="238AF31D"/>
    <w:rsid w:val="23968022"/>
    <w:rsid w:val="23B890C4"/>
    <w:rsid w:val="23B9A293"/>
    <w:rsid w:val="23C1CEF2"/>
    <w:rsid w:val="23C67D95"/>
    <w:rsid w:val="23D6DBE8"/>
    <w:rsid w:val="23E7F634"/>
    <w:rsid w:val="23F31F8D"/>
    <w:rsid w:val="242004F7"/>
    <w:rsid w:val="242137EB"/>
    <w:rsid w:val="2421A03B"/>
    <w:rsid w:val="2446E03E"/>
    <w:rsid w:val="24484D42"/>
    <w:rsid w:val="24569C79"/>
    <w:rsid w:val="246EEBF1"/>
    <w:rsid w:val="2474429D"/>
    <w:rsid w:val="2474BFB3"/>
    <w:rsid w:val="24769B8A"/>
    <w:rsid w:val="247AEAEF"/>
    <w:rsid w:val="2486D353"/>
    <w:rsid w:val="248CDC30"/>
    <w:rsid w:val="2497A01E"/>
    <w:rsid w:val="2497A5CB"/>
    <w:rsid w:val="249E02C6"/>
    <w:rsid w:val="249E78EB"/>
    <w:rsid w:val="24A06D57"/>
    <w:rsid w:val="24A55402"/>
    <w:rsid w:val="24BDAB7B"/>
    <w:rsid w:val="24BFD274"/>
    <w:rsid w:val="24C2A3E9"/>
    <w:rsid w:val="24C3C65B"/>
    <w:rsid w:val="24C632FE"/>
    <w:rsid w:val="24CB06FC"/>
    <w:rsid w:val="24D5E78B"/>
    <w:rsid w:val="24D66658"/>
    <w:rsid w:val="24DF049E"/>
    <w:rsid w:val="24E45DBC"/>
    <w:rsid w:val="24FCAD1A"/>
    <w:rsid w:val="24FF0B00"/>
    <w:rsid w:val="250B7730"/>
    <w:rsid w:val="25110FEC"/>
    <w:rsid w:val="2514298D"/>
    <w:rsid w:val="251BFE30"/>
    <w:rsid w:val="251F4AC8"/>
    <w:rsid w:val="252337FB"/>
    <w:rsid w:val="25267564"/>
    <w:rsid w:val="2528DD4C"/>
    <w:rsid w:val="2544D513"/>
    <w:rsid w:val="254516D8"/>
    <w:rsid w:val="254FF103"/>
    <w:rsid w:val="255CF182"/>
    <w:rsid w:val="256A6C8D"/>
    <w:rsid w:val="256F48EA"/>
    <w:rsid w:val="2572080C"/>
    <w:rsid w:val="2574272B"/>
    <w:rsid w:val="257489C3"/>
    <w:rsid w:val="25864ECC"/>
    <w:rsid w:val="2596CB33"/>
    <w:rsid w:val="259FD1DD"/>
    <w:rsid w:val="25B08D71"/>
    <w:rsid w:val="25B5BF09"/>
    <w:rsid w:val="25B770D5"/>
    <w:rsid w:val="25DA4453"/>
    <w:rsid w:val="25DA7AE7"/>
    <w:rsid w:val="25DAF305"/>
    <w:rsid w:val="25DBFD87"/>
    <w:rsid w:val="25E87325"/>
    <w:rsid w:val="25EFD7C4"/>
    <w:rsid w:val="25F42D97"/>
    <w:rsid w:val="26011055"/>
    <w:rsid w:val="2603AFFB"/>
    <w:rsid w:val="26041566"/>
    <w:rsid w:val="260F8C21"/>
    <w:rsid w:val="261AAC63"/>
    <w:rsid w:val="261F0604"/>
    <w:rsid w:val="2625CE72"/>
    <w:rsid w:val="262F48CC"/>
    <w:rsid w:val="2633725A"/>
    <w:rsid w:val="2633CB36"/>
    <w:rsid w:val="2633D50F"/>
    <w:rsid w:val="264268C8"/>
    <w:rsid w:val="264CF593"/>
    <w:rsid w:val="2650D620"/>
    <w:rsid w:val="265A4921"/>
    <w:rsid w:val="265F24E8"/>
    <w:rsid w:val="266BA8EB"/>
    <w:rsid w:val="26719875"/>
    <w:rsid w:val="267328A7"/>
    <w:rsid w:val="26761696"/>
    <w:rsid w:val="267725BF"/>
    <w:rsid w:val="26810A19"/>
    <w:rsid w:val="268749B0"/>
    <w:rsid w:val="269BE770"/>
    <w:rsid w:val="269F336C"/>
    <w:rsid w:val="26A0AEC5"/>
    <w:rsid w:val="26A764AF"/>
    <w:rsid w:val="26B9627C"/>
    <w:rsid w:val="26BC179F"/>
    <w:rsid w:val="26BCCC0D"/>
    <w:rsid w:val="26C691FF"/>
    <w:rsid w:val="26C74D25"/>
    <w:rsid w:val="26CA3FA5"/>
    <w:rsid w:val="26F16769"/>
    <w:rsid w:val="271B3D63"/>
    <w:rsid w:val="27230822"/>
    <w:rsid w:val="27266596"/>
    <w:rsid w:val="273CE670"/>
    <w:rsid w:val="273FAD7E"/>
    <w:rsid w:val="2747E341"/>
    <w:rsid w:val="2760A132"/>
    <w:rsid w:val="27688729"/>
    <w:rsid w:val="276F3643"/>
    <w:rsid w:val="277ED93B"/>
    <w:rsid w:val="2781ABF5"/>
    <w:rsid w:val="278B1AA1"/>
    <w:rsid w:val="278C6F19"/>
    <w:rsid w:val="2790636D"/>
    <w:rsid w:val="2798FCF4"/>
    <w:rsid w:val="27A26111"/>
    <w:rsid w:val="27A70A16"/>
    <w:rsid w:val="27AB0B07"/>
    <w:rsid w:val="27AB8140"/>
    <w:rsid w:val="27AEEB4C"/>
    <w:rsid w:val="27AFB790"/>
    <w:rsid w:val="27B491D0"/>
    <w:rsid w:val="27B6CDC6"/>
    <w:rsid w:val="27BB7438"/>
    <w:rsid w:val="27C8DB08"/>
    <w:rsid w:val="27DEF9B1"/>
    <w:rsid w:val="27F4F0A4"/>
    <w:rsid w:val="27F7F8C7"/>
    <w:rsid w:val="2824DD28"/>
    <w:rsid w:val="28285902"/>
    <w:rsid w:val="282B4B21"/>
    <w:rsid w:val="284177BC"/>
    <w:rsid w:val="285959B1"/>
    <w:rsid w:val="285C0924"/>
    <w:rsid w:val="285EEEE6"/>
    <w:rsid w:val="28603AAF"/>
    <w:rsid w:val="2864BCC7"/>
    <w:rsid w:val="286D3442"/>
    <w:rsid w:val="2872A4DA"/>
    <w:rsid w:val="287E6843"/>
    <w:rsid w:val="28899429"/>
    <w:rsid w:val="2889E449"/>
    <w:rsid w:val="28979371"/>
    <w:rsid w:val="28A6663D"/>
    <w:rsid w:val="28B236AC"/>
    <w:rsid w:val="28B836EC"/>
    <w:rsid w:val="28CA6FB1"/>
    <w:rsid w:val="28D5BE10"/>
    <w:rsid w:val="28DBF81E"/>
    <w:rsid w:val="28DD7CF5"/>
    <w:rsid w:val="28DFADCF"/>
    <w:rsid w:val="28E0CB4A"/>
    <w:rsid w:val="28EA7E6B"/>
    <w:rsid w:val="28EEBAA8"/>
    <w:rsid w:val="28F07F99"/>
    <w:rsid w:val="28F289F8"/>
    <w:rsid w:val="28F3FC6C"/>
    <w:rsid w:val="290704B8"/>
    <w:rsid w:val="29082198"/>
    <w:rsid w:val="290FE461"/>
    <w:rsid w:val="291FDBD2"/>
    <w:rsid w:val="292605B2"/>
    <w:rsid w:val="29373273"/>
    <w:rsid w:val="294CB386"/>
    <w:rsid w:val="295020B4"/>
    <w:rsid w:val="2953D106"/>
    <w:rsid w:val="29590E2F"/>
    <w:rsid w:val="295BAC50"/>
    <w:rsid w:val="295EF3C3"/>
    <w:rsid w:val="298E1643"/>
    <w:rsid w:val="29A008A1"/>
    <w:rsid w:val="29B23944"/>
    <w:rsid w:val="29B4AF94"/>
    <w:rsid w:val="29BAB91D"/>
    <w:rsid w:val="29BC7C71"/>
    <w:rsid w:val="29C4E8A6"/>
    <w:rsid w:val="29CDDA38"/>
    <w:rsid w:val="29D20D0C"/>
    <w:rsid w:val="29D2F38E"/>
    <w:rsid w:val="29D9BCB3"/>
    <w:rsid w:val="29DC38EA"/>
    <w:rsid w:val="29DFD773"/>
    <w:rsid w:val="29E28C96"/>
    <w:rsid w:val="29E4F818"/>
    <w:rsid w:val="29E51541"/>
    <w:rsid w:val="2A052D36"/>
    <w:rsid w:val="2A05CC78"/>
    <w:rsid w:val="2A20DEF4"/>
    <w:rsid w:val="2A262522"/>
    <w:rsid w:val="2A2BA5C3"/>
    <w:rsid w:val="2A2F0CD6"/>
    <w:rsid w:val="2A457088"/>
    <w:rsid w:val="2A48335E"/>
    <w:rsid w:val="2A50CBED"/>
    <w:rsid w:val="2A536515"/>
    <w:rsid w:val="2A581335"/>
    <w:rsid w:val="2A590EF5"/>
    <w:rsid w:val="2A73E20A"/>
    <w:rsid w:val="2A79941D"/>
    <w:rsid w:val="2A7D4DD4"/>
    <w:rsid w:val="2A818DBC"/>
    <w:rsid w:val="2A84E6AF"/>
    <w:rsid w:val="2A896447"/>
    <w:rsid w:val="2A8ADCE0"/>
    <w:rsid w:val="2A8B9804"/>
    <w:rsid w:val="2A8BCE90"/>
    <w:rsid w:val="2A919748"/>
    <w:rsid w:val="2A96EBFF"/>
    <w:rsid w:val="2AA2BAFC"/>
    <w:rsid w:val="2AAFB705"/>
    <w:rsid w:val="2AB0D74C"/>
    <w:rsid w:val="2ACB1F3F"/>
    <w:rsid w:val="2AD0DCA9"/>
    <w:rsid w:val="2AD77D6C"/>
    <w:rsid w:val="2AD8A196"/>
    <w:rsid w:val="2AEF927C"/>
    <w:rsid w:val="2AF4C1F6"/>
    <w:rsid w:val="2B0123B4"/>
    <w:rsid w:val="2B120C81"/>
    <w:rsid w:val="2B1D7BAD"/>
    <w:rsid w:val="2B2A7725"/>
    <w:rsid w:val="2B312A5E"/>
    <w:rsid w:val="2B37B8EB"/>
    <w:rsid w:val="2B389D48"/>
    <w:rsid w:val="2B3CD32B"/>
    <w:rsid w:val="2B43ADC1"/>
    <w:rsid w:val="2B46F0B0"/>
    <w:rsid w:val="2B545C59"/>
    <w:rsid w:val="2B54B642"/>
    <w:rsid w:val="2B5BF5CF"/>
    <w:rsid w:val="2B5F7CC8"/>
    <w:rsid w:val="2B91CFED"/>
    <w:rsid w:val="2BA1017C"/>
    <w:rsid w:val="2BB2911A"/>
    <w:rsid w:val="2BBA77AF"/>
    <w:rsid w:val="2BD8D73A"/>
    <w:rsid w:val="2BDAF04F"/>
    <w:rsid w:val="2BDD0C2D"/>
    <w:rsid w:val="2BE256C8"/>
    <w:rsid w:val="2BE6BFEA"/>
    <w:rsid w:val="2BF6CDE2"/>
    <w:rsid w:val="2C02939B"/>
    <w:rsid w:val="2C21499B"/>
    <w:rsid w:val="2C22E712"/>
    <w:rsid w:val="2C25006A"/>
    <w:rsid w:val="2C2ED49F"/>
    <w:rsid w:val="2C361110"/>
    <w:rsid w:val="2C387B69"/>
    <w:rsid w:val="2C40D185"/>
    <w:rsid w:val="2C4C04BA"/>
    <w:rsid w:val="2C526723"/>
    <w:rsid w:val="2C68F2D5"/>
    <w:rsid w:val="2C6DC661"/>
    <w:rsid w:val="2C70D03B"/>
    <w:rsid w:val="2C71001A"/>
    <w:rsid w:val="2C77E6DC"/>
    <w:rsid w:val="2C7F169C"/>
    <w:rsid w:val="2C7F3CA9"/>
    <w:rsid w:val="2C7F5D77"/>
    <w:rsid w:val="2C84171A"/>
    <w:rsid w:val="2C856409"/>
    <w:rsid w:val="2C86DF8B"/>
    <w:rsid w:val="2C9EC005"/>
    <w:rsid w:val="2CAAB0C0"/>
    <w:rsid w:val="2CBB6603"/>
    <w:rsid w:val="2CDB5B1E"/>
    <w:rsid w:val="2CDF49F6"/>
    <w:rsid w:val="2CE48F10"/>
    <w:rsid w:val="2CEB2090"/>
    <w:rsid w:val="2CF28330"/>
    <w:rsid w:val="2D095AD3"/>
    <w:rsid w:val="2D1CA8B5"/>
    <w:rsid w:val="2D1DEB3E"/>
    <w:rsid w:val="2D3358E4"/>
    <w:rsid w:val="2D34AE07"/>
    <w:rsid w:val="2D3B008D"/>
    <w:rsid w:val="2D40F017"/>
    <w:rsid w:val="2D4B36B7"/>
    <w:rsid w:val="2D515A52"/>
    <w:rsid w:val="2D5BBAE5"/>
    <w:rsid w:val="2D6AC556"/>
    <w:rsid w:val="2D753364"/>
    <w:rsid w:val="2D7AEC77"/>
    <w:rsid w:val="2D87B58E"/>
    <w:rsid w:val="2D889A53"/>
    <w:rsid w:val="2D89D96C"/>
    <w:rsid w:val="2D8C6E13"/>
    <w:rsid w:val="2D906F55"/>
    <w:rsid w:val="2DA0DC23"/>
    <w:rsid w:val="2DA7CD8B"/>
    <w:rsid w:val="2DB1D83B"/>
    <w:rsid w:val="2DBD1504"/>
    <w:rsid w:val="2DC64EEE"/>
    <w:rsid w:val="2DCBC379"/>
    <w:rsid w:val="2DCF4B0B"/>
    <w:rsid w:val="2DDA2B29"/>
    <w:rsid w:val="2DDC653C"/>
    <w:rsid w:val="2DDDC42B"/>
    <w:rsid w:val="2DDE8AAA"/>
    <w:rsid w:val="2DEA8DF6"/>
    <w:rsid w:val="2DEB0A45"/>
    <w:rsid w:val="2DFB3352"/>
    <w:rsid w:val="2DFD6D42"/>
    <w:rsid w:val="2E00B5B8"/>
    <w:rsid w:val="2E2EC882"/>
    <w:rsid w:val="2E381040"/>
    <w:rsid w:val="2E3ABA22"/>
    <w:rsid w:val="2E4342A1"/>
    <w:rsid w:val="2E45429E"/>
    <w:rsid w:val="2E4DFAD6"/>
    <w:rsid w:val="2E52CDED"/>
    <w:rsid w:val="2E532E19"/>
    <w:rsid w:val="2E5485E6"/>
    <w:rsid w:val="2E5C6EEA"/>
    <w:rsid w:val="2E5E19A9"/>
    <w:rsid w:val="2E63A38F"/>
    <w:rsid w:val="2E7D5947"/>
    <w:rsid w:val="2E80FD32"/>
    <w:rsid w:val="2E8DA56D"/>
    <w:rsid w:val="2E8E12F2"/>
    <w:rsid w:val="2E97B682"/>
    <w:rsid w:val="2EA50A16"/>
    <w:rsid w:val="2EA6985F"/>
    <w:rsid w:val="2EB81C32"/>
    <w:rsid w:val="2EC0475E"/>
    <w:rsid w:val="2ED914FC"/>
    <w:rsid w:val="2EDB2ED2"/>
    <w:rsid w:val="2EE13EEA"/>
    <w:rsid w:val="2EE67F95"/>
    <w:rsid w:val="2EE8892E"/>
    <w:rsid w:val="2EEF6F59"/>
    <w:rsid w:val="2F07FFF6"/>
    <w:rsid w:val="2F0BD407"/>
    <w:rsid w:val="2F0F54CF"/>
    <w:rsid w:val="2F119A13"/>
    <w:rsid w:val="2F1F79CE"/>
    <w:rsid w:val="2F21EC72"/>
    <w:rsid w:val="2F2784C5"/>
    <w:rsid w:val="2F2A554E"/>
    <w:rsid w:val="2F3D8134"/>
    <w:rsid w:val="2F494182"/>
    <w:rsid w:val="2F4D486D"/>
    <w:rsid w:val="2F4ECDBF"/>
    <w:rsid w:val="2F5DC70C"/>
    <w:rsid w:val="2F5FF464"/>
    <w:rsid w:val="2F654B5E"/>
    <w:rsid w:val="2F674FC3"/>
    <w:rsid w:val="2F68D841"/>
    <w:rsid w:val="2F72BA21"/>
    <w:rsid w:val="2F7959F3"/>
    <w:rsid w:val="2F8E539A"/>
    <w:rsid w:val="2F93BABA"/>
    <w:rsid w:val="2F94433A"/>
    <w:rsid w:val="2F9901C5"/>
    <w:rsid w:val="2F9BBE27"/>
    <w:rsid w:val="2F9F98EE"/>
    <w:rsid w:val="2FA2C788"/>
    <w:rsid w:val="2FA42359"/>
    <w:rsid w:val="2FA862CE"/>
    <w:rsid w:val="2FA8A2B8"/>
    <w:rsid w:val="2FAB2A3E"/>
    <w:rsid w:val="2FB0D842"/>
    <w:rsid w:val="2FBBCD29"/>
    <w:rsid w:val="2FC138AB"/>
    <w:rsid w:val="2FC318AE"/>
    <w:rsid w:val="2FCF0FCC"/>
    <w:rsid w:val="2FD4D6D7"/>
    <w:rsid w:val="2FDB3F2A"/>
    <w:rsid w:val="2FE347EA"/>
    <w:rsid w:val="2FE7C688"/>
    <w:rsid w:val="2FF23D05"/>
    <w:rsid w:val="2FF472CB"/>
    <w:rsid w:val="30008967"/>
    <w:rsid w:val="3002E06E"/>
    <w:rsid w:val="3005E61B"/>
    <w:rsid w:val="300F6E7A"/>
    <w:rsid w:val="30162A62"/>
    <w:rsid w:val="3017A5BD"/>
    <w:rsid w:val="3019BB89"/>
    <w:rsid w:val="301D68C6"/>
    <w:rsid w:val="302EEBBE"/>
    <w:rsid w:val="3043290F"/>
    <w:rsid w:val="30434FA2"/>
    <w:rsid w:val="3043F408"/>
    <w:rsid w:val="304D533A"/>
    <w:rsid w:val="3051F5A9"/>
    <w:rsid w:val="3064976F"/>
    <w:rsid w:val="30680703"/>
    <w:rsid w:val="30722C77"/>
    <w:rsid w:val="307573B5"/>
    <w:rsid w:val="307BB6C3"/>
    <w:rsid w:val="30921BA4"/>
    <w:rsid w:val="30C7C1E2"/>
    <w:rsid w:val="30CA629B"/>
    <w:rsid w:val="30CC761D"/>
    <w:rsid w:val="30DB2168"/>
    <w:rsid w:val="30FB31FF"/>
    <w:rsid w:val="30FE7122"/>
    <w:rsid w:val="30FF3AE5"/>
    <w:rsid w:val="3104343E"/>
    <w:rsid w:val="31080E01"/>
    <w:rsid w:val="31300325"/>
    <w:rsid w:val="31374D99"/>
    <w:rsid w:val="314636C1"/>
    <w:rsid w:val="314780F7"/>
    <w:rsid w:val="314920EE"/>
    <w:rsid w:val="3153D19B"/>
    <w:rsid w:val="315EE597"/>
    <w:rsid w:val="31635649"/>
    <w:rsid w:val="317838AC"/>
    <w:rsid w:val="319D30E8"/>
    <w:rsid w:val="31B0C335"/>
    <w:rsid w:val="31B28342"/>
    <w:rsid w:val="31B7D884"/>
    <w:rsid w:val="31BE88F1"/>
    <w:rsid w:val="31BF57F1"/>
    <w:rsid w:val="31BF8534"/>
    <w:rsid w:val="31C3B321"/>
    <w:rsid w:val="31C71E47"/>
    <w:rsid w:val="31D2CA0E"/>
    <w:rsid w:val="31E0898B"/>
    <w:rsid w:val="31EDA300"/>
    <w:rsid w:val="3201F634"/>
    <w:rsid w:val="320E84AB"/>
    <w:rsid w:val="320F80E9"/>
    <w:rsid w:val="321024B9"/>
    <w:rsid w:val="32152C87"/>
    <w:rsid w:val="321F4117"/>
    <w:rsid w:val="3223EB58"/>
    <w:rsid w:val="3248ABDE"/>
    <w:rsid w:val="325944A3"/>
    <w:rsid w:val="32682174"/>
    <w:rsid w:val="32684D27"/>
    <w:rsid w:val="3269A655"/>
    <w:rsid w:val="326BDA15"/>
    <w:rsid w:val="3273D524"/>
    <w:rsid w:val="327D8730"/>
    <w:rsid w:val="3281FE09"/>
    <w:rsid w:val="3282584A"/>
    <w:rsid w:val="3282A8C3"/>
    <w:rsid w:val="3287347E"/>
    <w:rsid w:val="328D006D"/>
    <w:rsid w:val="32909B97"/>
    <w:rsid w:val="329348BD"/>
    <w:rsid w:val="32A45620"/>
    <w:rsid w:val="32B4D8F9"/>
    <w:rsid w:val="32BF6BE6"/>
    <w:rsid w:val="32C5A79B"/>
    <w:rsid w:val="32C6A563"/>
    <w:rsid w:val="32D8D536"/>
    <w:rsid w:val="32DFBD03"/>
    <w:rsid w:val="32F0EC09"/>
    <w:rsid w:val="32F63D91"/>
    <w:rsid w:val="3301B400"/>
    <w:rsid w:val="330217E3"/>
    <w:rsid w:val="3303190B"/>
    <w:rsid w:val="33043A1C"/>
    <w:rsid w:val="3305D1CE"/>
    <w:rsid w:val="3308EE25"/>
    <w:rsid w:val="330C025C"/>
    <w:rsid w:val="3311C18A"/>
    <w:rsid w:val="3317C851"/>
    <w:rsid w:val="3319C988"/>
    <w:rsid w:val="331B4696"/>
    <w:rsid w:val="331F1CD7"/>
    <w:rsid w:val="33281FD2"/>
    <w:rsid w:val="332A7FD5"/>
    <w:rsid w:val="332C67E6"/>
    <w:rsid w:val="3353405C"/>
    <w:rsid w:val="335B9376"/>
    <w:rsid w:val="336346A3"/>
    <w:rsid w:val="3364DFC7"/>
    <w:rsid w:val="3377FDE6"/>
    <w:rsid w:val="33794290"/>
    <w:rsid w:val="337FFE47"/>
    <w:rsid w:val="3386F389"/>
    <w:rsid w:val="338E2ABF"/>
    <w:rsid w:val="33A1F334"/>
    <w:rsid w:val="33A38802"/>
    <w:rsid w:val="33B3DD86"/>
    <w:rsid w:val="33B51525"/>
    <w:rsid w:val="33BA7149"/>
    <w:rsid w:val="33BCA25F"/>
    <w:rsid w:val="33C92302"/>
    <w:rsid w:val="33E4A895"/>
    <w:rsid w:val="33E51F99"/>
    <w:rsid w:val="33F81BBA"/>
    <w:rsid w:val="33F83537"/>
    <w:rsid w:val="3402E1BE"/>
    <w:rsid w:val="340311DA"/>
    <w:rsid w:val="340A9B2C"/>
    <w:rsid w:val="340D8C98"/>
    <w:rsid w:val="34112C41"/>
    <w:rsid w:val="3418258E"/>
    <w:rsid w:val="3428F010"/>
    <w:rsid w:val="3429360B"/>
    <w:rsid w:val="3435E253"/>
    <w:rsid w:val="3436AA18"/>
    <w:rsid w:val="343D3846"/>
    <w:rsid w:val="3443C37C"/>
    <w:rsid w:val="34478FE0"/>
    <w:rsid w:val="344C27E7"/>
    <w:rsid w:val="345CC9A5"/>
    <w:rsid w:val="346BF780"/>
    <w:rsid w:val="346C5BF7"/>
    <w:rsid w:val="346E0A6C"/>
    <w:rsid w:val="34705A46"/>
    <w:rsid w:val="34819D4F"/>
    <w:rsid w:val="34A2EC03"/>
    <w:rsid w:val="34A64015"/>
    <w:rsid w:val="34A7457F"/>
    <w:rsid w:val="34A98950"/>
    <w:rsid w:val="34B5C92D"/>
    <w:rsid w:val="34CF5288"/>
    <w:rsid w:val="34E0E78B"/>
    <w:rsid w:val="34EBF328"/>
    <w:rsid w:val="34ED0318"/>
    <w:rsid w:val="34F9D0B9"/>
    <w:rsid w:val="3520C056"/>
    <w:rsid w:val="352D3E23"/>
    <w:rsid w:val="3547289F"/>
    <w:rsid w:val="354B06E4"/>
    <w:rsid w:val="356060AF"/>
    <w:rsid w:val="35607095"/>
    <w:rsid w:val="3561B9E1"/>
    <w:rsid w:val="35629DE8"/>
    <w:rsid w:val="35635446"/>
    <w:rsid w:val="35777959"/>
    <w:rsid w:val="3582C5D6"/>
    <w:rsid w:val="3587DD6F"/>
    <w:rsid w:val="35AA7E32"/>
    <w:rsid w:val="35D5DE49"/>
    <w:rsid w:val="35DB7814"/>
    <w:rsid w:val="3610D575"/>
    <w:rsid w:val="3611A8D5"/>
    <w:rsid w:val="3626451C"/>
    <w:rsid w:val="36316FEE"/>
    <w:rsid w:val="3633E11C"/>
    <w:rsid w:val="3646B2B3"/>
    <w:rsid w:val="364CFBC3"/>
    <w:rsid w:val="3653FE31"/>
    <w:rsid w:val="3654AD6C"/>
    <w:rsid w:val="3655114B"/>
    <w:rsid w:val="36582671"/>
    <w:rsid w:val="3658EC15"/>
    <w:rsid w:val="365AED37"/>
    <w:rsid w:val="36609B5E"/>
    <w:rsid w:val="366770BE"/>
    <w:rsid w:val="3668D443"/>
    <w:rsid w:val="36708711"/>
    <w:rsid w:val="3670E5DB"/>
    <w:rsid w:val="3677CD43"/>
    <w:rsid w:val="36896438"/>
    <w:rsid w:val="3698CCE8"/>
    <w:rsid w:val="369D5717"/>
    <w:rsid w:val="36A54281"/>
    <w:rsid w:val="36BDB4D7"/>
    <w:rsid w:val="36BE488F"/>
    <w:rsid w:val="36CC1DF8"/>
    <w:rsid w:val="36D19896"/>
    <w:rsid w:val="36DC784F"/>
    <w:rsid w:val="36E37167"/>
    <w:rsid w:val="36EB7D88"/>
    <w:rsid w:val="36EF502C"/>
    <w:rsid w:val="36F2BE4D"/>
    <w:rsid w:val="3703D9D7"/>
    <w:rsid w:val="370D8BD4"/>
    <w:rsid w:val="370EC56E"/>
    <w:rsid w:val="3716633B"/>
    <w:rsid w:val="3722C86C"/>
    <w:rsid w:val="3725D351"/>
    <w:rsid w:val="372F767F"/>
    <w:rsid w:val="3739FF2D"/>
    <w:rsid w:val="374BB923"/>
    <w:rsid w:val="3756A555"/>
    <w:rsid w:val="3769082F"/>
    <w:rsid w:val="377CFFC1"/>
    <w:rsid w:val="377E3B03"/>
    <w:rsid w:val="37830BF2"/>
    <w:rsid w:val="378A3940"/>
    <w:rsid w:val="378C46D3"/>
    <w:rsid w:val="379152F0"/>
    <w:rsid w:val="37922AD6"/>
    <w:rsid w:val="37990D05"/>
    <w:rsid w:val="37A1678F"/>
    <w:rsid w:val="37A1EE39"/>
    <w:rsid w:val="37A304E2"/>
    <w:rsid w:val="37B66799"/>
    <w:rsid w:val="37B7A68E"/>
    <w:rsid w:val="37B9EF60"/>
    <w:rsid w:val="37C42D10"/>
    <w:rsid w:val="37C9972A"/>
    <w:rsid w:val="37C9B804"/>
    <w:rsid w:val="37DA3DE8"/>
    <w:rsid w:val="37EE5F3B"/>
    <w:rsid w:val="37FAC761"/>
    <w:rsid w:val="37FCB3F5"/>
    <w:rsid w:val="37FFE0E6"/>
    <w:rsid w:val="3804D3A7"/>
    <w:rsid w:val="380C191F"/>
    <w:rsid w:val="380FB2D5"/>
    <w:rsid w:val="3810680C"/>
    <w:rsid w:val="38246531"/>
    <w:rsid w:val="382C547D"/>
    <w:rsid w:val="38344AA5"/>
    <w:rsid w:val="3838A787"/>
    <w:rsid w:val="383CC19C"/>
    <w:rsid w:val="3847AAE6"/>
    <w:rsid w:val="38499885"/>
    <w:rsid w:val="3853B96C"/>
    <w:rsid w:val="3858362B"/>
    <w:rsid w:val="3858D917"/>
    <w:rsid w:val="385DD2AC"/>
    <w:rsid w:val="385EE4D9"/>
    <w:rsid w:val="38634CB8"/>
    <w:rsid w:val="386D65E8"/>
    <w:rsid w:val="3872D58B"/>
    <w:rsid w:val="3888548D"/>
    <w:rsid w:val="38903E33"/>
    <w:rsid w:val="389F91DC"/>
    <w:rsid w:val="38B23229"/>
    <w:rsid w:val="38B9A272"/>
    <w:rsid w:val="38DFAE03"/>
    <w:rsid w:val="38E147DE"/>
    <w:rsid w:val="38E3298C"/>
    <w:rsid w:val="38ECDEE5"/>
    <w:rsid w:val="390F4753"/>
    <w:rsid w:val="390F4C06"/>
    <w:rsid w:val="3916C21F"/>
    <w:rsid w:val="39200AE2"/>
    <w:rsid w:val="3926507B"/>
    <w:rsid w:val="3927B128"/>
    <w:rsid w:val="39303422"/>
    <w:rsid w:val="3933C127"/>
    <w:rsid w:val="394AB664"/>
    <w:rsid w:val="394EBAED"/>
    <w:rsid w:val="396FAC1D"/>
    <w:rsid w:val="397136EF"/>
    <w:rsid w:val="397C3BBC"/>
    <w:rsid w:val="39873643"/>
    <w:rsid w:val="39882008"/>
    <w:rsid w:val="39930B15"/>
    <w:rsid w:val="39947996"/>
    <w:rsid w:val="39967698"/>
    <w:rsid w:val="399E8C3B"/>
    <w:rsid w:val="39B5617D"/>
    <w:rsid w:val="39B79178"/>
    <w:rsid w:val="39BA3688"/>
    <w:rsid w:val="39C04E64"/>
    <w:rsid w:val="39C5607A"/>
    <w:rsid w:val="39C86752"/>
    <w:rsid w:val="39CB7EC7"/>
    <w:rsid w:val="39D2E19E"/>
    <w:rsid w:val="39D7E658"/>
    <w:rsid w:val="39DFB0A1"/>
    <w:rsid w:val="39EF1F2A"/>
    <w:rsid w:val="39EFB046"/>
    <w:rsid w:val="39F2D683"/>
    <w:rsid w:val="39F5FD8A"/>
    <w:rsid w:val="39F6D0B2"/>
    <w:rsid w:val="3A04CDA3"/>
    <w:rsid w:val="3A073586"/>
    <w:rsid w:val="3A0A2065"/>
    <w:rsid w:val="3A17605F"/>
    <w:rsid w:val="3A1A1620"/>
    <w:rsid w:val="3A26F505"/>
    <w:rsid w:val="3A2B52F3"/>
    <w:rsid w:val="3A4505B0"/>
    <w:rsid w:val="3A488F32"/>
    <w:rsid w:val="3A531521"/>
    <w:rsid w:val="3A531EFE"/>
    <w:rsid w:val="3A6006F8"/>
    <w:rsid w:val="3A6700DC"/>
    <w:rsid w:val="3A717ABD"/>
    <w:rsid w:val="3A7D52FD"/>
    <w:rsid w:val="3A7E1AD4"/>
    <w:rsid w:val="3A81ED34"/>
    <w:rsid w:val="3A8CFBD8"/>
    <w:rsid w:val="3A8F07EA"/>
    <w:rsid w:val="3A9400C9"/>
    <w:rsid w:val="3AA746BD"/>
    <w:rsid w:val="3AB22FDF"/>
    <w:rsid w:val="3AB849F9"/>
    <w:rsid w:val="3AC2651D"/>
    <w:rsid w:val="3AC7A1F8"/>
    <w:rsid w:val="3AE9A702"/>
    <w:rsid w:val="3B032FEB"/>
    <w:rsid w:val="3B0A1D80"/>
    <w:rsid w:val="3B0F897F"/>
    <w:rsid w:val="3B18449F"/>
    <w:rsid w:val="3B1CD462"/>
    <w:rsid w:val="3B1D8AD8"/>
    <w:rsid w:val="3B202443"/>
    <w:rsid w:val="3B220BED"/>
    <w:rsid w:val="3B2274E1"/>
    <w:rsid w:val="3B259663"/>
    <w:rsid w:val="3B2FF729"/>
    <w:rsid w:val="3B3754FF"/>
    <w:rsid w:val="3B38C172"/>
    <w:rsid w:val="3B3E8770"/>
    <w:rsid w:val="3B50A2DC"/>
    <w:rsid w:val="3B66D0C6"/>
    <w:rsid w:val="3B69E762"/>
    <w:rsid w:val="3B7A3E96"/>
    <w:rsid w:val="3B7ADC1F"/>
    <w:rsid w:val="3B835BFE"/>
    <w:rsid w:val="3B85DC47"/>
    <w:rsid w:val="3B86D947"/>
    <w:rsid w:val="3B8E4CC8"/>
    <w:rsid w:val="3B9196DA"/>
    <w:rsid w:val="3B96A302"/>
    <w:rsid w:val="3B96FEA6"/>
    <w:rsid w:val="3B9D4A2F"/>
    <w:rsid w:val="3BA3F5C1"/>
    <w:rsid w:val="3BA674C6"/>
    <w:rsid w:val="3BAD66C1"/>
    <w:rsid w:val="3BBA280F"/>
    <w:rsid w:val="3BC15D42"/>
    <w:rsid w:val="3BCE42CD"/>
    <w:rsid w:val="3BE9DC51"/>
    <w:rsid w:val="3BEA18CC"/>
    <w:rsid w:val="3BEDB9DE"/>
    <w:rsid w:val="3BF158C7"/>
    <w:rsid w:val="3C023790"/>
    <w:rsid w:val="3C030B2C"/>
    <w:rsid w:val="3C314414"/>
    <w:rsid w:val="3C37BB0C"/>
    <w:rsid w:val="3C43D5FC"/>
    <w:rsid w:val="3C474107"/>
    <w:rsid w:val="3C581729"/>
    <w:rsid w:val="3C5B334C"/>
    <w:rsid w:val="3C611946"/>
    <w:rsid w:val="3C6CC3A3"/>
    <w:rsid w:val="3C7A282D"/>
    <w:rsid w:val="3C7C8950"/>
    <w:rsid w:val="3C947372"/>
    <w:rsid w:val="3CA1CEDC"/>
    <w:rsid w:val="3CC931B9"/>
    <w:rsid w:val="3CCBBCA9"/>
    <w:rsid w:val="3CD0AEF0"/>
    <w:rsid w:val="3CD682A3"/>
    <w:rsid w:val="3CE0A2FC"/>
    <w:rsid w:val="3CE6FCE7"/>
    <w:rsid w:val="3CEAB311"/>
    <w:rsid w:val="3CED3D58"/>
    <w:rsid w:val="3CF8667C"/>
    <w:rsid w:val="3CF99D90"/>
    <w:rsid w:val="3CFF811C"/>
    <w:rsid w:val="3D0CD465"/>
    <w:rsid w:val="3D18B4B5"/>
    <w:rsid w:val="3D1BBCC8"/>
    <w:rsid w:val="3D2AD7B1"/>
    <w:rsid w:val="3D2E2EF3"/>
    <w:rsid w:val="3D31A04C"/>
    <w:rsid w:val="3D34F49C"/>
    <w:rsid w:val="3D3959DD"/>
    <w:rsid w:val="3D44FBDF"/>
    <w:rsid w:val="3D4850FE"/>
    <w:rsid w:val="3D49ABB2"/>
    <w:rsid w:val="3D6C4992"/>
    <w:rsid w:val="3D74AAE5"/>
    <w:rsid w:val="3D79F95D"/>
    <w:rsid w:val="3D8200B0"/>
    <w:rsid w:val="3D8E9799"/>
    <w:rsid w:val="3D913847"/>
    <w:rsid w:val="3D9A550D"/>
    <w:rsid w:val="3D9A58CB"/>
    <w:rsid w:val="3D9E26BE"/>
    <w:rsid w:val="3DA8441D"/>
    <w:rsid w:val="3DC2640F"/>
    <w:rsid w:val="3DC7D41E"/>
    <w:rsid w:val="3DCB4F41"/>
    <w:rsid w:val="3DD0B700"/>
    <w:rsid w:val="3DD9AABB"/>
    <w:rsid w:val="3DEED0EF"/>
    <w:rsid w:val="3DF66F2D"/>
    <w:rsid w:val="3E04BE39"/>
    <w:rsid w:val="3E23CA2B"/>
    <w:rsid w:val="3E362069"/>
    <w:rsid w:val="3E392A07"/>
    <w:rsid w:val="3E3C681F"/>
    <w:rsid w:val="3E4303C6"/>
    <w:rsid w:val="3E46B72D"/>
    <w:rsid w:val="3E58ECB9"/>
    <w:rsid w:val="3E647DBE"/>
    <w:rsid w:val="3E777C6B"/>
    <w:rsid w:val="3E7FD8F6"/>
    <w:rsid w:val="3E80866A"/>
    <w:rsid w:val="3E94B4C2"/>
    <w:rsid w:val="3E9EB965"/>
    <w:rsid w:val="3EBC5544"/>
    <w:rsid w:val="3EBE7D52"/>
    <w:rsid w:val="3ED00B6A"/>
    <w:rsid w:val="3ED261F5"/>
    <w:rsid w:val="3ED45A9A"/>
    <w:rsid w:val="3EE3C7B0"/>
    <w:rsid w:val="3EECC775"/>
    <w:rsid w:val="3EFC77F0"/>
    <w:rsid w:val="3EFF26C8"/>
    <w:rsid w:val="3F047EEF"/>
    <w:rsid w:val="3F048A93"/>
    <w:rsid w:val="3F122B3B"/>
    <w:rsid w:val="3F18BD96"/>
    <w:rsid w:val="3F369780"/>
    <w:rsid w:val="3F38B138"/>
    <w:rsid w:val="3F47AEC2"/>
    <w:rsid w:val="3F4AE681"/>
    <w:rsid w:val="3F511710"/>
    <w:rsid w:val="3F532C9A"/>
    <w:rsid w:val="3F5B547C"/>
    <w:rsid w:val="3F671E7C"/>
    <w:rsid w:val="3F6BC5D5"/>
    <w:rsid w:val="3F728C57"/>
    <w:rsid w:val="3F7A4ABB"/>
    <w:rsid w:val="3F81F62B"/>
    <w:rsid w:val="3F849D2D"/>
    <w:rsid w:val="3F85F0E4"/>
    <w:rsid w:val="3F884426"/>
    <w:rsid w:val="3F89D878"/>
    <w:rsid w:val="3F8D9785"/>
    <w:rsid w:val="3F982378"/>
    <w:rsid w:val="3F9BC030"/>
    <w:rsid w:val="3FADBDE9"/>
    <w:rsid w:val="3FB50B56"/>
    <w:rsid w:val="3FBC85D6"/>
    <w:rsid w:val="3FBDCA48"/>
    <w:rsid w:val="3FC8967F"/>
    <w:rsid w:val="3FC989C5"/>
    <w:rsid w:val="3FC9D3F3"/>
    <w:rsid w:val="3FDFA208"/>
    <w:rsid w:val="3FF15F13"/>
    <w:rsid w:val="3FF67699"/>
    <w:rsid w:val="4009C53B"/>
    <w:rsid w:val="40111347"/>
    <w:rsid w:val="40126F32"/>
    <w:rsid w:val="40230A6A"/>
    <w:rsid w:val="402687BA"/>
    <w:rsid w:val="40299E20"/>
    <w:rsid w:val="4035D8A2"/>
    <w:rsid w:val="4045B73E"/>
    <w:rsid w:val="4053B279"/>
    <w:rsid w:val="40574331"/>
    <w:rsid w:val="40624C17"/>
    <w:rsid w:val="40754786"/>
    <w:rsid w:val="40785151"/>
    <w:rsid w:val="408450C4"/>
    <w:rsid w:val="408562AB"/>
    <w:rsid w:val="4089592C"/>
    <w:rsid w:val="40899885"/>
    <w:rsid w:val="40978BBC"/>
    <w:rsid w:val="409AA9B9"/>
    <w:rsid w:val="40A051A8"/>
    <w:rsid w:val="40A3E07C"/>
    <w:rsid w:val="40A4E11C"/>
    <w:rsid w:val="40C43B8D"/>
    <w:rsid w:val="40C5D707"/>
    <w:rsid w:val="40D29AA0"/>
    <w:rsid w:val="40D6619A"/>
    <w:rsid w:val="40DF5A3F"/>
    <w:rsid w:val="40E0F2DB"/>
    <w:rsid w:val="40EA1043"/>
    <w:rsid w:val="40ED330B"/>
    <w:rsid w:val="40EEC36C"/>
    <w:rsid w:val="40F87448"/>
    <w:rsid w:val="4101A914"/>
    <w:rsid w:val="4106E580"/>
    <w:rsid w:val="410A22BE"/>
    <w:rsid w:val="410DBF2A"/>
    <w:rsid w:val="410E232E"/>
    <w:rsid w:val="411C2DA4"/>
    <w:rsid w:val="411F31E7"/>
    <w:rsid w:val="412CEC1B"/>
    <w:rsid w:val="4138406B"/>
    <w:rsid w:val="413E662F"/>
    <w:rsid w:val="414056B9"/>
    <w:rsid w:val="41483B96"/>
    <w:rsid w:val="41484F92"/>
    <w:rsid w:val="414E6928"/>
    <w:rsid w:val="415587D1"/>
    <w:rsid w:val="4156279F"/>
    <w:rsid w:val="415E7A7D"/>
    <w:rsid w:val="41672E3B"/>
    <w:rsid w:val="41680246"/>
    <w:rsid w:val="41688AAA"/>
    <w:rsid w:val="416CA757"/>
    <w:rsid w:val="416E3B98"/>
    <w:rsid w:val="417B6064"/>
    <w:rsid w:val="4184728D"/>
    <w:rsid w:val="41881FF1"/>
    <w:rsid w:val="418A97E9"/>
    <w:rsid w:val="4198A26F"/>
    <w:rsid w:val="419F37E1"/>
    <w:rsid w:val="41AFA90C"/>
    <w:rsid w:val="41BDA876"/>
    <w:rsid w:val="41BFA241"/>
    <w:rsid w:val="41C101E5"/>
    <w:rsid w:val="41C10DD2"/>
    <w:rsid w:val="41C54BC9"/>
    <w:rsid w:val="41CAB5AE"/>
    <w:rsid w:val="41F340B0"/>
    <w:rsid w:val="41F81B7B"/>
    <w:rsid w:val="41F9BDCA"/>
    <w:rsid w:val="41FE6EFA"/>
    <w:rsid w:val="4200888D"/>
    <w:rsid w:val="4200D544"/>
    <w:rsid w:val="420CDC4F"/>
    <w:rsid w:val="42109E7E"/>
    <w:rsid w:val="42222C8F"/>
    <w:rsid w:val="4224482B"/>
    <w:rsid w:val="423615DB"/>
    <w:rsid w:val="42362C30"/>
    <w:rsid w:val="423700C1"/>
    <w:rsid w:val="4237A00C"/>
    <w:rsid w:val="42393C5D"/>
    <w:rsid w:val="424FF8E9"/>
    <w:rsid w:val="42516532"/>
    <w:rsid w:val="42572D6F"/>
    <w:rsid w:val="425EEA0D"/>
    <w:rsid w:val="42648DF5"/>
    <w:rsid w:val="426AE2B4"/>
    <w:rsid w:val="426C82F0"/>
    <w:rsid w:val="426CFF21"/>
    <w:rsid w:val="4270B9C0"/>
    <w:rsid w:val="427652CC"/>
    <w:rsid w:val="42809FEB"/>
    <w:rsid w:val="4286698B"/>
    <w:rsid w:val="4290907C"/>
    <w:rsid w:val="429AFF56"/>
    <w:rsid w:val="429C4FEB"/>
    <w:rsid w:val="42A3FD47"/>
    <w:rsid w:val="42B4845B"/>
    <w:rsid w:val="42B4F9F3"/>
    <w:rsid w:val="42D14960"/>
    <w:rsid w:val="42D49F20"/>
    <w:rsid w:val="42DBDA4B"/>
    <w:rsid w:val="42E8663F"/>
    <w:rsid w:val="42EC8ABA"/>
    <w:rsid w:val="42EEA51D"/>
    <w:rsid w:val="42F44A57"/>
    <w:rsid w:val="43048A41"/>
    <w:rsid w:val="430D2391"/>
    <w:rsid w:val="432A9652"/>
    <w:rsid w:val="43419108"/>
    <w:rsid w:val="4342FA74"/>
    <w:rsid w:val="434B8C77"/>
    <w:rsid w:val="435B43B2"/>
    <w:rsid w:val="4360C4E1"/>
    <w:rsid w:val="43648840"/>
    <w:rsid w:val="4388E9F8"/>
    <w:rsid w:val="43A0EFE8"/>
    <w:rsid w:val="43A27468"/>
    <w:rsid w:val="43B35855"/>
    <w:rsid w:val="43BD2D20"/>
    <w:rsid w:val="43BE3564"/>
    <w:rsid w:val="43C9A8D6"/>
    <w:rsid w:val="43CBD5AD"/>
    <w:rsid w:val="43CC5F2E"/>
    <w:rsid w:val="43D427F5"/>
    <w:rsid w:val="43E054CC"/>
    <w:rsid w:val="43E1FABE"/>
    <w:rsid w:val="43E2FD66"/>
    <w:rsid w:val="43E83177"/>
    <w:rsid w:val="43F2AA6C"/>
    <w:rsid w:val="43FDF823"/>
    <w:rsid w:val="4416BEC9"/>
    <w:rsid w:val="44309019"/>
    <w:rsid w:val="44378926"/>
    <w:rsid w:val="443800F1"/>
    <w:rsid w:val="4438D5DF"/>
    <w:rsid w:val="443B462F"/>
    <w:rsid w:val="443F2F25"/>
    <w:rsid w:val="443FD822"/>
    <w:rsid w:val="44456F2F"/>
    <w:rsid w:val="444F64A2"/>
    <w:rsid w:val="4464FFA8"/>
    <w:rsid w:val="447472BE"/>
    <w:rsid w:val="44755489"/>
    <w:rsid w:val="447C17C2"/>
    <w:rsid w:val="447E8BB9"/>
    <w:rsid w:val="447EC2EF"/>
    <w:rsid w:val="448C8156"/>
    <w:rsid w:val="448D3DAF"/>
    <w:rsid w:val="44948500"/>
    <w:rsid w:val="44A01982"/>
    <w:rsid w:val="44AA5B77"/>
    <w:rsid w:val="44B0E1D2"/>
    <w:rsid w:val="44B6788D"/>
    <w:rsid w:val="44B85241"/>
    <w:rsid w:val="44C2A00C"/>
    <w:rsid w:val="450488B7"/>
    <w:rsid w:val="451D5D4A"/>
    <w:rsid w:val="45209AF8"/>
    <w:rsid w:val="45242D60"/>
    <w:rsid w:val="4527EE3B"/>
    <w:rsid w:val="45335A79"/>
    <w:rsid w:val="45366A42"/>
    <w:rsid w:val="45408448"/>
    <w:rsid w:val="455ABC62"/>
    <w:rsid w:val="456F5CC5"/>
    <w:rsid w:val="458A28C5"/>
    <w:rsid w:val="45A12355"/>
    <w:rsid w:val="45AE5DCF"/>
    <w:rsid w:val="45B17986"/>
    <w:rsid w:val="45B34DD9"/>
    <w:rsid w:val="45B8D197"/>
    <w:rsid w:val="45C072D5"/>
    <w:rsid w:val="45C15019"/>
    <w:rsid w:val="45C36A4C"/>
    <w:rsid w:val="45C93011"/>
    <w:rsid w:val="45CB9059"/>
    <w:rsid w:val="45DDED48"/>
    <w:rsid w:val="45E017E8"/>
    <w:rsid w:val="45E71DFA"/>
    <w:rsid w:val="45ED218A"/>
    <w:rsid w:val="46088CDA"/>
    <w:rsid w:val="46095F83"/>
    <w:rsid w:val="461F6428"/>
    <w:rsid w:val="462012AE"/>
    <w:rsid w:val="462D8F44"/>
    <w:rsid w:val="462F8BC0"/>
    <w:rsid w:val="46413D9D"/>
    <w:rsid w:val="464444CE"/>
    <w:rsid w:val="46467859"/>
    <w:rsid w:val="464817D3"/>
    <w:rsid w:val="464BB2CC"/>
    <w:rsid w:val="4657481A"/>
    <w:rsid w:val="4659EC32"/>
    <w:rsid w:val="46683553"/>
    <w:rsid w:val="466E3B2C"/>
    <w:rsid w:val="4696BE74"/>
    <w:rsid w:val="46A62475"/>
    <w:rsid w:val="46B86141"/>
    <w:rsid w:val="46C06B0B"/>
    <w:rsid w:val="46CB2303"/>
    <w:rsid w:val="46D1B187"/>
    <w:rsid w:val="46E597D0"/>
    <w:rsid w:val="46E9EFC7"/>
    <w:rsid w:val="46F6CC61"/>
    <w:rsid w:val="46F7E450"/>
    <w:rsid w:val="46FF0A03"/>
    <w:rsid w:val="470034BC"/>
    <w:rsid w:val="4704EFEA"/>
    <w:rsid w:val="47089A99"/>
    <w:rsid w:val="470A7A78"/>
    <w:rsid w:val="4714EB96"/>
    <w:rsid w:val="4715B693"/>
    <w:rsid w:val="47162E2B"/>
    <w:rsid w:val="471847F5"/>
    <w:rsid w:val="472D2E99"/>
    <w:rsid w:val="47328E2D"/>
    <w:rsid w:val="4737C438"/>
    <w:rsid w:val="473931C3"/>
    <w:rsid w:val="4746540F"/>
    <w:rsid w:val="47469DB7"/>
    <w:rsid w:val="4747426F"/>
    <w:rsid w:val="474A509B"/>
    <w:rsid w:val="4774F88D"/>
    <w:rsid w:val="4776648A"/>
    <w:rsid w:val="4776DF96"/>
    <w:rsid w:val="477726ED"/>
    <w:rsid w:val="478843CE"/>
    <w:rsid w:val="4799E7BA"/>
    <w:rsid w:val="479A5DD4"/>
    <w:rsid w:val="479D5809"/>
    <w:rsid w:val="47A3B641"/>
    <w:rsid w:val="47AE616F"/>
    <w:rsid w:val="47B83F0C"/>
    <w:rsid w:val="47BDCF56"/>
    <w:rsid w:val="47C2B8A1"/>
    <w:rsid w:val="47C8164B"/>
    <w:rsid w:val="47CD9BB3"/>
    <w:rsid w:val="47D2FCC0"/>
    <w:rsid w:val="47E3A1CE"/>
    <w:rsid w:val="47F0C56B"/>
    <w:rsid w:val="47F3E896"/>
    <w:rsid w:val="4806AC79"/>
    <w:rsid w:val="481E2EF6"/>
    <w:rsid w:val="482178A7"/>
    <w:rsid w:val="48411A69"/>
    <w:rsid w:val="48414650"/>
    <w:rsid w:val="48558762"/>
    <w:rsid w:val="48684201"/>
    <w:rsid w:val="486C6247"/>
    <w:rsid w:val="4871DC52"/>
    <w:rsid w:val="487C61C0"/>
    <w:rsid w:val="48A08B5B"/>
    <w:rsid w:val="48A4D911"/>
    <w:rsid w:val="48A7124F"/>
    <w:rsid w:val="48AE4449"/>
    <w:rsid w:val="48B49BCA"/>
    <w:rsid w:val="48B8B96C"/>
    <w:rsid w:val="48BB2E2A"/>
    <w:rsid w:val="48C78723"/>
    <w:rsid w:val="48C978B8"/>
    <w:rsid w:val="48CA845E"/>
    <w:rsid w:val="48D5A6F7"/>
    <w:rsid w:val="48E130A2"/>
    <w:rsid w:val="48F3C715"/>
    <w:rsid w:val="4908CA55"/>
    <w:rsid w:val="490ADEA4"/>
    <w:rsid w:val="490B4B1B"/>
    <w:rsid w:val="490F9B14"/>
    <w:rsid w:val="49143ADF"/>
    <w:rsid w:val="491724F9"/>
    <w:rsid w:val="4921D7EA"/>
    <w:rsid w:val="49289C95"/>
    <w:rsid w:val="4939FE2F"/>
    <w:rsid w:val="493B44FE"/>
    <w:rsid w:val="49528CAA"/>
    <w:rsid w:val="495BC862"/>
    <w:rsid w:val="4963D6BC"/>
    <w:rsid w:val="496D250B"/>
    <w:rsid w:val="499E4169"/>
    <w:rsid w:val="499FDC02"/>
    <w:rsid w:val="49B0E454"/>
    <w:rsid w:val="49C537FF"/>
    <w:rsid w:val="49D06009"/>
    <w:rsid w:val="49D66CE8"/>
    <w:rsid w:val="49E18BFB"/>
    <w:rsid w:val="49ED6656"/>
    <w:rsid w:val="49F82958"/>
    <w:rsid w:val="49FD8CC9"/>
    <w:rsid w:val="4A0F386A"/>
    <w:rsid w:val="4A0FDDC4"/>
    <w:rsid w:val="4A1512EE"/>
    <w:rsid w:val="4A164AB5"/>
    <w:rsid w:val="4A199940"/>
    <w:rsid w:val="4A1D8733"/>
    <w:rsid w:val="4A20650C"/>
    <w:rsid w:val="4A27FE34"/>
    <w:rsid w:val="4A291411"/>
    <w:rsid w:val="4A4B38A4"/>
    <w:rsid w:val="4A4E48D1"/>
    <w:rsid w:val="4A5B424A"/>
    <w:rsid w:val="4A5CE6D6"/>
    <w:rsid w:val="4A5E7A3E"/>
    <w:rsid w:val="4A6A6A4E"/>
    <w:rsid w:val="4A6C8CF4"/>
    <w:rsid w:val="4A729AB7"/>
    <w:rsid w:val="4A746968"/>
    <w:rsid w:val="4A7AA1DE"/>
    <w:rsid w:val="4A80BDD0"/>
    <w:rsid w:val="4A851E8F"/>
    <w:rsid w:val="4A86091D"/>
    <w:rsid w:val="4A8BC123"/>
    <w:rsid w:val="4A8BD11A"/>
    <w:rsid w:val="4A8C010B"/>
    <w:rsid w:val="4A9B4B58"/>
    <w:rsid w:val="4A9C6FB4"/>
    <w:rsid w:val="4AA2C0AB"/>
    <w:rsid w:val="4AA7F57C"/>
    <w:rsid w:val="4AA9FEE0"/>
    <w:rsid w:val="4AAA3965"/>
    <w:rsid w:val="4AB4602C"/>
    <w:rsid w:val="4AB60CCE"/>
    <w:rsid w:val="4AC5CCC7"/>
    <w:rsid w:val="4AC7B03F"/>
    <w:rsid w:val="4ACF41E0"/>
    <w:rsid w:val="4ADF1375"/>
    <w:rsid w:val="4ADF8A61"/>
    <w:rsid w:val="4AE1C118"/>
    <w:rsid w:val="4AEEB81E"/>
    <w:rsid w:val="4AFA38CF"/>
    <w:rsid w:val="4AFAA322"/>
    <w:rsid w:val="4AFCB4D1"/>
    <w:rsid w:val="4AFED502"/>
    <w:rsid w:val="4B0B79A2"/>
    <w:rsid w:val="4B0C4737"/>
    <w:rsid w:val="4B21ABA2"/>
    <w:rsid w:val="4B2D066A"/>
    <w:rsid w:val="4B30D4BC"/>
    <w:rsid w:val="4B386A19"/>
    <w:rsid w:val="4B3B9586"/>
    <w:rsid w:val="4B3C54EB"/>
    <w:rsid w:val="4B4F8BAB"/>
    <w:rsid w:val="4B51158A"/>
    <w:rsid w:val="4B53C199"/>
    <w:rsid w:val="4B7FBD4C"/>
    <w:rsid w:val="4B7FCC28"/>
    <w:rsid w:val="4B81DECB"/>
    <w:rsid w:val="4B94DF27"/>
    <w:rsid w:val="4BB4E8D0"/>
    <w:rsid w:val="4BB728FD"/>
    <w:rsid w:val="4BBA78D5"/>
    <w:rsid w:val="4BBECBAF"/>
    <w:rsid w:val="4BCD40F4"/>
    <w:rsid w:val="4BCE3E4D"/>
    <w:rsid w:val="4BD4EA37"/>
    <w:rsid w:val="4BD8CE88"/>
    <w:rsid w:val="4BEB2668"/>
    <w:rsid w:val="4BF09BFF"/>
    <w:rsid w:val="4BF97D43"/>
    <w:rsid w:val="4BFED1C8"/>
    <w:rsid w:val="4C05F61D"/>
    <w:rsid w:val="4C09B28A"/>
    <w:rsid w:val="4C1B3D0A"/>
    <w:rsid w:val="4C21F94B"/>
    <w:rsid w:val="4C2E5506"/>
    <w:rsid w:val="4C33B777"/>
    <w:rsid w:val="4C43EED4"/>
    <w:rsid w:val="4C4E0156"/>
    <w:rsid w:val="4C525F09"/>
    <w:rsid w:val="4C609872"/>
    <w:rsid w:val="4C7B916E"/>
    <w:rsid w:val="4C812CE8"/>
    <w:rsid w:val="4C83C6B9"/>
    <w:rsid w:val="4C90702A"/>
    <w:rsid w:val="4C9DDEAA"/>
    <w:rsid w:val="4CA5984B"/>
    <w:rsid w:val="4CA6779A"/>
    <w:rsid w:val="4CABACAB"/>
    <w:rsid w:val="4CCB52F6"/>
    <w:rsid w:val="4CE3BDF2"/>
    <w:rsid w:val="4CE41149"/>
    <w:rsid w:val="4CE7F63C"/>
    <w:rsid w:val="4CFB76EA"/>
    <w:rsid w:val="4D012225"/>
    <w:rsid w:val="4D0F29BC"/>
    <w:rsid w:val="4D2A0390"/>
    <w:rsid w:val="4D2BE5C2"/>
    <w:rsid w:val="4D33BCC2"/>
    <w:rsid w:val="4D511DDE"/>
    <w:rsid w:val="4D518E5A"/>
    <w:rsid w:val="4D5648A9"/>
    <w:rsid w:val="4D59F98E"/>
    <w:rsid w:val="4D60C028"/>
    <w:rsid w:val="4D61935A"/>
    <w:rsid w:val="4D619F1A"/>
    <w:rsid w:val="4D71C7C3"/>
    <w:rsid w:val="4D742E5B"/>
    <w:rsid w:val="4D759B0E"/>
    <w:rsid w:val="4D76C0F2"/>
    <w:rsid w:val="4D8A219B"/>
    <w:rsid w:val="4D90A039"/>
    <w:rsid w:val="4DAB2598"/>
    <w:rsid w:val="4DABAA89"/>
    <w:rsid w:val="4DB5BAA9"/>
    <w:rsid w:val="4DB7F20C"/>
    <w:rsid w:val="4DB8B5BD"/>
    <w:rsid w:val="4DBABF81"/>
    <w:rsid w:val="4DBBAB20"/>
    <w:rsid w:val="4DBCC765"/>
    <w:rsid w:val="4DC0865E"/>
    <w:rsid w:val="4DCD434A"/>
    <w:rsid w:val="4DD07EE9"/>
    <w:rsid w:val="4DD4C944"/>
    <w:rsid w:val="4DDD53A1"/>
    <w:rsid w:val="4DDE69AF"/>
    <w:rsid w:val="4DE5F43E"/>
    <w:rsid w:val="4DE6A81C"/>
    <w:rsid w:val="4DEB667F"/>
    <w:rsid w:val="4DFE20C0"/>
    <w:rsid w:val="4E02F6CB"/>
    <w:rsid w:val="4E05BCC2"/>
    <w:rsid w:val="4E06689D"/>
    <w:rsid w:val="4E1BC180"/>
    <w:rsid w:val="4E1E8668"/>
    <w:rsid w:val="4E21BA00"/>
    <w:rsid w:val="4E2A4D53"/>
    <w:rsid w:val="4E34FD6F"/>
    <w:rsid w:val="4E45A248"/>
    <w:rsid w:val="4E49C642"/>
    <w:rsid w:val="4E5181AC"/>
    <w:rsid w:val="4E5BB685"/>
    <w:rsid w:val="4E5D66A3"/>
    <w:rsid w:val="4E5F6E99"/>
    <w:rsid w:val="4E5F8BA8"/>
    <w:rsid w:val="4E6E7E1C"/>
    <w:rsid w:val="4E723525"/>
    <w:rsid w:val="4E789F3B"/>
    <w:rsid w:val="4E8448D8"/>
    <w:rsid w:val="4E921662"/>
    <w:rsid w:val="4E994906"/>
    <w:rsid w:val="4EA48F96"/>
    <w:rsid w:val="4EA7A1A5"/>
    <w:rsid w:val="4EA83102"/>
    <w:rsid w:val="4EAA1A02"/>
    <w:rsid w:val="4EB34AA6"/>
    <w:rsid w:val="4EB48356"/>
    <w:rsid w:val="4EB67498"/>
    <w:rsid w:val="4ED3EB87"/>
    <w:rsid w:val="4EE44680"/>
    <w:rsid w:val="4EE6567D"/>
    <w:rsid w:val="4EE73373"/>
    <w:rsid w:val="4EECC918"/>
    <w:rsid w:val="4EF0DCC8"/>
    <w:rsid w:val="4EF356F3"/>
    <w:rsid w:val="4EF5365A"/>
    <w:rsid w:val="4EFAA2A7"/>
    <w:rsid w:val="4F0BCEAE"/>
    <w:rsid w:val="4F234AF1"/>
    <w:rsid w:val="4F319992"/>
    <w:rsid w:val="4F382578"/>
    <w:rsid w:val="4F3E1E33"/>
    <w:rsid w:val="4F43A075"/>
    <w:rsid w:val="4F5AFFB1"/>
    <w:rsid w:val="4F61AA1F"/>
    <w:rsid w:val="4F62C9A7"/>
    <w:rsid w:val="4F637758"/>
    <w:rsid w:val="4F69A693"/>
    <w:rsid w:val="4F6A38C0"/>
    <w:rsid w:val="4F6C0A43"/>
    <w:rsid w:val="4F87DA0D"/>
    <w:rsid w:val="4F8BE669"/>
    <w:rsid w:val="4F8DE15D"/>
    <w:rsid w:val="4F8E66A9"/>
    <w:rsid w:val="4F8F58FD"/>
    <w:rsid w:val="4F9A4174"/>
    <w:rsid w:val="4FBB1ECE"/>
    <w:rsid w:val="4FBE8B83"/>
    <w:rsid w:val="4FC1833F"/>
    <w:rsid w:val="4FC53E90"/>
    <w:rsid w:val="4FDA7AEC"/>
    <w:rsid w:val="4FE4D4EF"/>
    <w:rsid w:val="4FED7A54"/>
    <w:rsid w:val="4FEE2E18"/>
    <w:rsid w:val="4FF8CEB6"/>
    <w:rsid w:val="4FFEC2F5"/>
    <w:rsid w:val="5002B852"/>
    <w:rsid w:val="500552B5"/>
    <w:rsid w:val="50070D0F"/>
    <w:rsid w:val="5008767F"/>
    <w:rsid w:val="50132B44"/>
    <w:rsid w:val="5020B2A6"/>
    <w:rsid w:val="5021C0F2"/>
    <w:rsid w:val="5025173E"/>
    <w:rsid w:val="50412E84"/>
    <w:rsid w:val="5047951F"/>
    <w:rsid w:val="5085DC98"/>
    <w:rsid w:val="508ECA5D"/>
    <w:rsid w:val="50A1FE0D"/>
    <w:rsid w:val="50B8584B"/>
    <w:rsid w:val="50D19601"/>
    <w:rsid w:val="50D4C641"/>
    <w:rsid w:val="50E13283"/>
    <w:rsid w:val="50EA22FF"/>
    <w:rsid w:val="50F721D2"/>
    <w:rsid w:val="51025310"/>
    <w:rsid w:val="5105352C"/>
    <w:rsid w:val="51073F95"/>
    <w:rsid w:val="510BD17D"/>
    <w:rsid w:val="511B0ADE"/>
    <w:rsid w:val="511D8537"/>
    <w:rsid w:val="511F2798"/>
    <w:rsid w:val="512265A0"/>
    <w:rsid w:val="5123DEAC"/>
    <w:rsid w:val="512E36DA"/>
    <w:rsid w:val="5138293C"/>
    <w:rsid w:val="5151B59B"/>
    <w:rsid w:val="51534C4D"/>
    <w:rsid w:val="5179862E"/>
    <w:rsid w:val="517BB8A8"/>
    <w:rsid w:val="518C5E57"/>
    <w:rsid w:val="51903B1E"/>
    <w:rsid w:val="519511C4"/>
    <w:rsid w:val="51A36615"/>
    <w:rsid w:val="51B46100"/>
    <w:rsid w:val="51BBD180"/>
    <w:rsid w:val="51BEDC96"/>
    <w:rsid w:val="51BF2057"/>
    <w:rsid w:val="51C1F8DD"/>
    <w:rsid w:val="51C35243"/>
    <w:rsid w:val="51C63B81"/>
    <w:rsid w:val="51E7D0F6"/>
    <w:rsid w:val="51E93A6C"/>
    <w:rsid w:val="51F34551"/>
    <w:rsid w:val="520519E5"/>
    <w:rsid w:val="5216289E"/>
    <w:rsid w:val="52280BFB"/>
    <w:rsid w:val="5229692A"/>
    <w:rsid w:val="522B3DD3"/>
    <w:rsid w:val="523353F9"/>
    <w:rsid w:val="5233895C"/>
    <w:rsid w:val="523CE687"/>
    <w:rsid w:val="52468724"/>
    <w:rsid w:val="525B549B"/>
    <w:rsid w:val="525C6AF9"/>
    <w:rsid w:val="525C6C5B"/>
    <w:rsid w:val="5268AF76"/>
    <w:rsid w:val="526E24A9"/>
    <w:rsid w:val="526FC6B7"/>
    <w:rsid w:val="52850875"/>
    <w:rsid w:val="52973C21"/>
    <w:rsid w:val="5297D770"/>
    <w:rsid w:val="529CEF8C"/>
    <w:rsid w:val="52A3031B"/>
    <w:rsid w:val="52AA8CE8"/>
    <w:rsid w:val="52AB2BAA"/>
    <w:rsid w:val="52AC0980"/>
    <w:rsid w:val="52AC3B82"/>
    <w:rsid w:val="52B33FA7"/>
    <w:rsid w:val="52B4E32B"/>
    <w:rsid w:val="52BE8A33"/>
    <w:rsid w:val="52C03281"/>
    <w:rsid w:val="52C28102"/>
    <w:rsid w:val="52CC1A5D"/>
    <w:rsid w:val="52CEC2CD"/>
    <w:rsid w:val="52D124CF"/>
    <w:rsid w:val="52DA5AD3"/>
    <w:rsid w:val="52EEE2FD"/>
    <w:rsid w:val="52FF02EF"/>
    <w:rsid w:val="530A7BAC"/>
    <w:rsid w:val="5326F2CA"/>
    <w:rsid w:val="5326FDAA"/>
    <w:rsid w:val="53561495"/>
    <w:rsid w:val="535D0E5F"/>
    <w:rsid w:val="535F614F"/>
    <w:rsid w:val="5361A970"/>
    <w:rsid w:val="53648CCE"/>
    <w:rsid w:val="5366B233"/>
    <w:rsid w:val="53675C06"/>
    <w:rsid w:val="53714175"/>
    <w:rsid w:val="5380675D"/>
    <w:rsid w:val="538D9005"/>
    <w:rsid w:val="538DCE47"/>
    <w:rsid w:val="538EEA83"/>
    <w:rsid w:val="539F0AC8"/>
    <w:rsid w:val="53A554A6"/>
    <w:rsid w:val="53B36B3E"/>
    <w:rsid w:val="53B5F005"/>
    <w:rsid w:val="53C09A8C"/>
    <w:rsid w:val="53CCCB85"/>
    <w:rsid w:val="53E0F8EA"/>
    <w:rsid w:val="53E5767E"/>
    <w:rsid w:val="53E6D3B0"/>
    <w:rsid w:val="53ED71BF"/>
    <w:rsid w:val="53F06120"/>
    <w:rsid w:val="53F64299"/>
    <w:rsid w:val="53F7EB46"/>
    <w:rsid w:val="5403F5F5"/>
    <w:rsid w:val="54097B20"/>
    <w:rsid w:val="5409E22C"/>
    <w:rsid w:val="540C831B"/>
    <w:rsid w:val="54124B13"/>
    <w:rsid w:val="5412D46A"/>
    <w:rsid w:val="5413B5C7"/>
    <w:rsid w:val="541FB91D"/>
    <w:rsid w:val="542429C2"/>
    <w:rsid w:val="543D0F38"/>
    <w:rsid w:val="544A00DF"/>
    <w:rsid w:val="545BABE7"/>
    <w:rsid w:val="54634435"/>
    <w:rsid w:val="546AA6A1"/>
    <w:rsid w:val="54779D61"/>
    <w:rsid w:val="547A5F00"/>
    <w:rsid w:val="547D5F5B"/>
    <w:rsid w:val="5484A298"/>
    <w:rsid w:val="548DC96F"/>
    <w:rsid w:val="5495DC44"/>
    <w:rsid w:val="549702B2"/>
    <w:rsid w:val="54A8907E"/>
    <w:rsid w:val="54AEDAE3"/>
    <w:rsid w:val="54BBD6C1"/>
    <w:rsid w:val="54C0E3A7"/>
    <w:rsid w:val="54C81770"/>
    <w:rsid w:val="54CD20A3"/>
    <w:rsid w:val="54CFB741"/>
    <w:rsid w:val="54D0BCE4"/>
    <w:rsid w:val="54D79257"/>
    <w:rsid w:val="54DC5AC3"/>
    <w:rsid w:val="54EB716E"/>
    <w:rsid w:val="54ECD1CB"/>
    <w:rsid w:val="54F995B3"/>
    <w:rsid w:val="550EC7E2"/>
    <w:rsid w:val="551E9EF5"/>
    <w:rsid w:val="552175D5"/>
    <w:rsid w:val="552796CB"/>
    <w:rsid w:val="5539277B"/>
    <w:rsid w:val="553CE44B"/>
    <w:rsid w:val="554ABA0B"/>
    <w:rsid w:val="5553755D"/>
    <w:rsid w:val="55557741"/>
    <w:rsid w:val="55594123"/>
    <w:rsid w:val="555B5BB3"/>
    <w:rsid w:val="555CEAEB"/>
    <w:rsid w:val="555DEE58"/>
    <w:rsid w:val="55758FAD"/>
    <w:rsid w:val="5576A057"/>
    <w:rsid w:val="5577881F"/>
    <w:rsid w:val="557EC75C"/>
    <w:rsid w:val="558035F7"/>
    <w:rsid w:val="55855A83"/>
    <w:rsid w:val="55902578"/>
    <w:rsid w:val="559E5E40"/>
    <w:rsid w:val="559EDEB0"/>
    <w:rsid w:val="55A09EB7"/>
    <w:rsid w:val="55AD47D6"/>
    <w:rsid w:val="55B63FA5"/>
    <w:rsid w:val="55B7E00D"/>
    <w:rsid w:val="55B95E84"/>
    <w:rsid w:val="55BFD906"/>
    <w:rsid w:val="55C12F54"/>
    <w:rsid w:val="55C6BBBF"/>
    <w:rsid w:val="55D09861"/>
    <w:rsid w:val="55D4CFE6"/>
    <w:rsid w:val="55D57292"/>
    <w:rsid w:val="55D6341C"/>
    <w:rsid w:val="55DD1E90"/>
    <w:rsid w:val="55E403DB"/>
    <w:rsid w:val="55EEE142"/>
    <w:rsid w:val="55F5BEE1"/>
    <w:rsid w:val="5601FE4F"/>
    <w:rsid w:val="561ADC89"/>
    <w:rsid w:val="562AB088"/>
    <w:rsid w:val="5649FB29"/>
    <w:rsid w:val="5653EDF7"/>
    <w:rsid w:val="565B804A"/>
    <w:rsid w:val="565F341D"/>
    <w:rsid w:val="566112BD"/>
    <w:rsid w:val="5661F782"/>
    <w:rsid w:val="5667A5DC"/>
    <w:rsid w:val="5672881C"/>
    <w:rsid w:val="5673034C"/>
    <w:rsid w:val="567E9762"/>
    <w:rsid w:val="569062CA"/>
    <w:rsid w:val="56A52272"/>
    <w:rsid w:val="56A653B7"/>
    <w:rsid w:val="56B8DC7C"/>
    <w:rsid w:val="56C73BCA"/>
    <w:rsid w:val="56E72445"/>
    <w:rsid w:val="56E8ACEE"/>
    <w:rsid w:val="56FDCAAF"/>
    <w:rsid w:val="56FEF931"/>
    <w:rsid w:val="5700327C"/>
    <w:rsid w:val="570125BE"/>
    <w:rsid w:val="57017E27"/>
    <w:rsid w:val="5708CD8B"/>
    <w:rsid w:val="57096E56"/>
    <w:rsid w:val="5714A0E9"/>
    <w:rsid w:val="57160F36"/>
    <w:rsid w:val="57171FBA"/>
    <w:rsid w:val="571C0345"/>
    <w:rsid w:val="57339A6A"/>
    <w:rsid w:val="574D90BA"/>
    <w:rsid w:val="5755B7B3"/>
    <w:rsid w:val="57588E8D"/>
    <w:rsid w:val="5763C51B"/>
    <w:rsid w:val="577C0893"/>
    <w:rsid w:val="577E0155"/>
    <w:rsid w:val="577E03B7"/>
    <w:rsid w:val="5782705C"/>
    <w:rsid w:val="5784A1F1"/>
    <w:rsid w:val="5786DFCC"/>
    <w:rsid w:val="57889D6F"/>
    <w:rsid w:val="578F453D"/>
    <w:rsid w:val="5794F486"/>
    <w:rsid w:val="57A3A7F5"/>
    <w:rsid w:val="57AF89EA"/>
    <w:rsid w:val="57B556E9"/>
    <w:rsid w:val="57BADA07"/>
    <w:rsid w:val="57C08729"/>
    <w:rsid w:val="57C54652"/>
    <w:rsid w:val="57C638CD"/>
    <w:rsid w:val="57C7B9C9"/>
    <w:rsid w:val="57CC7BB2"/>
    <w:rsid w:val="57CF65C2"/>
    <w:rsid w:val="57DA95C5"/>
    <w:rsid w:val="57E29FCC"/>
    <w:rsid w:val="57E2C21A"/>
    <w:rsid w:val="57E7E313"/>
    <w:rsid w:val="57F02044"/>
    <w:rsid w:val="57F39B36"/>
    <w:rsid w:val="57FC132B"/>
    <w:rsid w:val="57FFBA37"/>
    <w:rsid w:val="5802BDC6"/>
    <w:rsid w:val="581187F4"/>
    <w:rsid w:val="581482C2"/>
    <w:rsid w:val="58183064"/>
    <w:rsid w:val="582049F2"/>
    <w:rsid w:val="58314419"/>
    <w:rsid w:val="583663AE"/>
    <w:rsid w:val="583755F8"/>
    <w:rsid w:val="58421650"/>
    <w:rsid w:val="5843D7BA"/>
    <w:rsid w:val="5845D194"/>
    <w:rsid w:val="584947FC"/>
    <w:rsid w:val="5856E06C"/>
    <w:rsid w:val="585C2CF6"/>
    <w:rsid w:val="585C9337"/>
    <w:rsid w:val="587E3743"/>
    <w:rsid w:val="587F0EFB"/>
    <w:rsid w:val="58839927"/>
    <w:rsid w:val="589C5803"/>
    <w:rsid w:val="58A66560"/>
    <w:rsid w:val="58AAAF3B"/>
    <w:rsid w:val="58AF4601"/>
    <w:rsid w:val="58C27B49"/>
    <w:rsid w:val="58C8D787"/>
    <w:rsid w:val="58D7A30D"/>
    <w:rsid w:val="58DDA0C8"/>
    <w:rsid w:val="58E15142"/>
    <w:rsid w:val="58E6E363"/>
    <w:rsid w:val="58EE719F"/>
    <w:rsid w:val="590AF289"/>
    <w:rsid w:val="59119E19"/>
    <w:rsid w:val="5930EC14"/>
    <w:rsid w:val="593AB2C9"/>
    <w:rsid w:val="593D24CA"/>
    <w:rsid w:val="593E2E63"/>
    <w:rsid w:val="593EEBC0"/>
    <w:rsid w:val="594FEBEB"/>
    <w:rsid w:val="596490C1"/>
    <w:rsid w:val="59794F36"/>
    <w:rsid w:val="597C3DB9"/>
    <w:rsid w:val="59870456"/>
    <w:rsid w:val="5989E03E"/>
    <w:rsid w:val="59A7FCA0"/>
    <w:rsid w:val="59B59F17"/>
    <w:rsid w:val="59BE764D"/>
    <w:rsid w:val="59BFC673"/>
    <w:rsid w:val="59C5E36F"/>
    <w:rsid w:val="59C84006"/>
    <w:rsid w:val="59E241A4"/>
    <w:rsid w:val="59EF7E88"/>
    <w:rsid w:val="59FE8505"/>
    <w:rsid w:val="5A03A63A"/>
    <w:rsid w:val="5A284EF0"/>
    <w:rsid w:val="5A50BE6C"/>
    <w:rsid w:val="5A54B0C6"/>
    <w:rsid w:val="5A587355"/>
    <w:rsid w:val="5A5DC2AE"/>
    <w:rsid w:val="5A5FFBEC"/>
    <w:rsid w:val="5A66724C"/>
    <w:rsid w:val="5A6D13DE"/>
    <w:rsid w:val="5A78FD22"/>
    <w:rsid w:val="5A7CA7E4"/>
    <w:rsid w:val="5A7E0BF5"/>
    <w:rsid w:val="5A8D72E2"/>
    <w:rsid w:val="5AA0B5F4"/>
    <w:rsid w:val="5AAA9197"/>
    <w:rsid w:val="5AB68056"/>
    <w:rsid w:val="5AC3B042"/>
    <w:rsid w:val="5AC52B36"/>
    <w:rsid w:val="5AD54945"/>
    <w:rsid w:val="5AD7279C"/>
    <w:rsid w:val="5AD98156"/>
    <w:rsid w:val="5AE1D0AF"/>
    <w:rsid w:val="5AF10D38"/>
    <w:rsid w:val="5AF36EDD"/>
    <w:rsid w:val="5AF7C454"/>
    <w:rsid w:val="5AFA0173"/>
    <w:rsid w:val="5AFD5202"/>
    <w:rsid w:val="5B01D50F"/>
    <w:rsid w:val="5B0A7533"/>
    <w:rsid w:val="5B0DD6E4"/>
    <w:rsid w:val="5B11FED5"/>
    <w:rsid w:val="5B229BC0"/>
    <w:rsid w:val="5B2B10B8"/>
    <w:rsid w:val="5B2C469F"/>
    <w:rsid w:val="5B31DD64"/>
    <w:rsid w:val="5B5693D7"/>
    <w:rsid w:val="5B57821E"/>
    <w:rsid w:val="5B599727"/>
    <w:rsid w:val="5B62A6BE"/>
    <w:rsid w:val="5B6FD844"/>
    <w:rsid w:val="5B73DB02"/>
    <w:rsid w:val="5B78593B"/>
    <w:rsid w:val="5B9BAFE9"/>
    <w:rsid w:val="5BA792A1"/>
    <w:rsid w:val="5BB47A29"/>
    <w:rsid w:val="5BBCF0ED"/>
    <w:rsid w:val="5BC118F8"/>
    <w:rsid w:val="5BC78018"/>
    <w:rsid w:val="5BC96DE9"/>
    <w:rsid w:val="5BD5C0E1"/>
    <w:rsid w:val="5BE18CCC"/>
    <w:rsid w:val="5BEEC790"/>
    <w:rsid w:val="5BFA98B1"/>
    <w:rsid w:val="5C022D25"/>
    <w:rsid w:val="5C0586AC"/>
    <w:rsid w:val="5C24E62D"/>
    <w:rsid w:val="5C27E6FE"/>
    <w:rsid w:val="5C2CD062"/>
    <w:rsid w:val="5C42A9AE"/>
    <w:rsid w:val="5C443E76"/>
    <w:rsid w:val="5C4A4E4A"/>
    <w:rsid w:val="5C4C19CC"/>
    <w:rsid w:val="5C4DCE9E"/>
    <w:rsid w:val="5C56F761"/>
    <w:rsid w:val="5C640C8D"/>
    <w:rsid w:val="5C652E16"/>
    <w:rsid w:val="5C6F21EF"/>
    <w:rsid w:val="5C6FB61C"/>
    <w:rsid w:val="5C71B248"/>
    <w:rsid w:val="5C747394"/>
    <w:rsid w:val="5C7BDC13"/>
    <w:rsid w:val="5C89584C"/>
    <w:rsid w:val="5C8AA115"/>
    <w:rsid w:val="5C9C99C4"/>
    <w:rsid w:val="5CA02CF5"/>
    <w:rsid w:val="5CA49DD8"/>
    <w:rsid w:val="5CB64EB4"/>
    <w:rsid w:val="5CBB58D6"/>
    <w:rsid w:val="5CBC417F"/>
    <w:rsid w:val="5CBEF272"/>
    <w:rsid w:val="5CBF5804"/>
    <w:rsid w:val="5CC07CCA"/>
    <w:rsid w:val="5CC592E7"/>
    <w:rsid w:val="5CC98BA7"/>
    <w:rsid w:val="5CCA76FF"/>
    <w:rsid w:val="5CCD7494"/>
    <w:rsid w:val="5CD71BDD"/>
    <w:rsid w:val="5CD9C47B"/>
    <w:rsid w:val="5CE37C50"/>
    <w:rsid w:val="5CE3A0C8"/>
    <w:rsid w:val="5CED9162"/>
    <w:rsid w:val="5CF748B1"/>
    <w:rsid w:val="5CFBAED4"/>
    <w:rsid w:val="5D01997D"/>
    <w:rsid w:val="5D0A0CB6"/>
    <w:rsid w:val="5D0FBD45"/>
    <w:rsid w:val="5D105CF3"/>
    <w:rsid w:val="5D12EEEC"/>
    <w:rsid w:val="5D20AC0C"/>
    <w:rsid w:val="5D23919B"/>
    <w:rsid w:val="5D2559A2"/>
    <w:rsid w:val="5D339053"/>
    <w:rsid w:val="5D4C43EE"/>
    <w:rsid w:val="5D50D59A"/>
    <w:rsid w:val="5D5FB0EF"/>
    <w:rsid w:val="5D653EC0"/>
    <w:rsid w:val="5D6EB58B"/>
    <w:rsid w:val="5D7D4EF8"/>
    <w:rsid w:val="5D899B57"/>
    <w:rsid w:val="5D8A1E3E"/>
    <w:rsid w:val="5D9EDC1D"/>
    <w:rsid w:val="5DB53AF0"/>
    <w:rsid w:val="5DDD2C91"/>
    <w:rsid w:val="5DE32EAA"/>
    <w:rsid w:val="5DE7004F"/>
    <w:rsid w:val="5DED0056"/>
    <w:rsid w:val="5E09B1E1"/>
    <w:rsid w:val="5E09B683"/>
    <w:rsid w:val="5E11965B"/>
    <w:rsid w:val="5E13055C"/>
    <w:rsid w:val="5E25C24A"/>
    <w:rsid w:val="5E32DC73"/>
    <w:rsid w:val="5E380564"/>
    <w:rsid w:val="5E386DB7"/>
    <w:rsid w:val="5E4C4E19"/>
    <w:rsid w:val="5E587924"/>
    <w:rsid w:val="5E60E702"/>
    <w:rsid w:val="5E695721"/>
    <w:rsid w:val="5E71CC14"/>
    <w:rsid w:val="5E7F7B3F"/>
    <w:rsid w:val="5E818515"/>
    <w:rsid w:val="5E8F4167"/>
    <w:rsid w:val="5E98F63B"/>
    <w:rsid w:val="5EA9D041"/>
    <w:rsid w:val="5EAA6A61"/>
    <w:rsid w:val="5EB95D80"/>
    <w:rsid w:val="5ECAC51E"/>
    <w:rsid w:val="5ED4662B"/>
    <w:rsid w:val="5ED789D0"/>
    <w:rsid w:val="5EE51AAC"/>
    <w:rsid w:val="5EE7950A"/>
    <w:rsid w:val="5EE90029"/>
    <w:rsid w:val="5EF27141"/>
    <w:rsid w:val="5EF4B5D6"/>
    <w:rsid w:val="5EF7DDD3"/>
    <w:rsid w:val="5EFA4564"/>
    <w:rsid w:val="5EFC0207"/>
    <w:rsid w:val="5F11B60E"/>
    <w:rsid w:val="5F1BEA38"/>
    <w:rsid w:val="5F26156A"/>
    <w:rsid w:val="5F2ED735"/>
    <w:rsid w:val="5F312685"/>
    <w:rsid w:val="5F53FA2E"/>
    <w:rsid w:val="5F757D35"/>
    <w:rsid w:val="5F75A35C"/>
    <w:rsid w:val="5F76CA6F"/>
    <w:rsid w:val="5F7D061B"/>
    <w:rsid w:val="5F8454A0"/>
    <w:rsid w:val="5F8CBBBA"/>
    <w:rsid w:val="5F8DC359"/>
    <w:rsid w:val="5F9090E0"/>
    <w:rsid w:val="5F917DD7"/>
    <w:rsid w:val="5F964ED4"/>
    <w:rsid w:val="5FA6B76E"/>
    <w:rsid w:val="5FAB80F5"/>
    <w:rsid w:val="5FAB9CF0"/>
    <w:rsid w:val="5FB9322E"/>
    <w:rsid w:val="5FC70410"/>
    <w:rsid w:val="5FC9363B"/>
    <w:rsid w:val="5FCCD6C2"/>
    <w:rsid w:val="5FD2AAB5"/>
    <w:rsid w:val="5FD6323E"/>
    <w:rsid w:val="5FDB3FEE"/>
    <w:rsid w:val="5FEBB474"/>
    <w:rsid w:val="5FED632B"/>
    <w:rsid w:val="5FEE7E77"/>
    <w:rsid w:val="5FEF49A5"/>
    <w:rsid w:val="5FF7960D"/>
    <w:rsid w:val="60048D5D"/>
    <w:rsid w:val="603B216B"/>
    <w:rsid w:val="603D529C"/>
    <w:rsid w:val="60508A56"/>
    <w:rsid w:val="6054B99A"/>
    <w:rsid w:val="60577710"/>
    <w:rsid w:val="6059D93C"/>
    <w:rsid w:val="605A8B92"/>
    <w:rsid w:val="605BA250"/>
    <w:rsid w:val="6076692A"/>
    <w:rsid w:val="60780983"/>
    <w:rsid w:val="607A5D26"/>
    <w:rsid w:val="608A72F7"/>
    <w:rsid w:val="6091D7F0"/>
    <w:rsid w:val="6095E47E"/>
    <w:rsid w:val="60A6BC6A"/>
    <w:rsid w:val="60AA997A"/>
    <w:rsid w:val="60ABC3DB"/>
    <w:rsid w:val="60BBE85E"/>
    <w:rsid w:val="60BE52FF"/>
    <w:rsid w:val="60BF2FEE"/>
    <w:rsid w:val="60E8569A"/>
    <w:rsid w:val="60FA56AB"/>
    <w:rsid w:val="60FACBD8"/>
    <w:rsid w:val="61086FEA"/>
    <w:rsid w:val="611150FC"/>
    <w:rsid w:val="61115723"/>
    <w:rsid w:val="6118C1CF"/>
    <w:rsid w:val="612B4C0E"/>
    <w:rsid w:val="612E1BCE"/>
    <w:rsid w:val="612FFD28"/>
    <w:rsid w:val="61316625"/>
    <w:rsid w:val="6132EA74"/>
    <w:rsid w:val="61338AB1"/>
    <w:rsid w:val="61440342"/>
    <w:rsid w:val="614B1EA0"/>
    <w:rsid w:val="614F32A2"/>
    <w:rsid w:val="61530A09"/>
    <w:rsid w:val="6159B3D7"/>
    <w:rsid w:val="615B1CB1"/>
    <w:rsid w:val="61615EA1"/>
    <w:rsid w:val="616B54A0"/>
    <w:rsid w:val="61703B81"/>
    <w:rsid w:val="618C12B2"/>
    <w:rsid w:val="6191C454"/>
    <w:rsid w:val="61B04C7D"/>
    <w:rsid w:val="61C80DD8"/>
    <w:rsid w:val="61D29341"/>
    <w:rsid w:val="61DD2807"/>
    <w:rsid w:val="61F5E559"/>
    <w:rsid w:val="61FBA55F"/>
    <w:rsid w:val="61FC25F5"/>
    <w:rsid w:val="6200775B"/>
    <w:rsid w:val="6204AA03"/>
    <w:rsid w:val="6204D961"/>
    <w:rsid w:val="620A49AC"/>
    <w:rsid w:val="62113F2C"/>
    <w:rsid w:val="62147397"/>
    <w:rsid w:val="62202796"/>
    <w:rsid w:val="62257969"/>
    <w:rsid w:val="62491E68"/>
    <w:rsid w:val="624E69F3"/>
    <w:rsid w:val="624EA930"/>
    <w:rsid w:val="62590548"/>
    <w:rsid w:val="625E13EB"/>
    <w:rsid w:val="62627710"/>
    <w:rsid w:val="626897A0"/>
    <w:rsid w:val="626A7AC1"/>
    <w:rsid w:val="626E03CA"/>
    <w:rsid w:val="627341B5"/>
    <w:rsid w:val="6274DA67"/>
    <w:rsid w:val="6278D94D"/>
    <w:rsid w:val="6297D228"/>
    <w:rsid w:val="62996A1E"/>
    <w:rsid w:val="62B10DC9"/>
    <w:rsid w:val="62B2C0D8"/>
    <w:rsid w:val="62B63C85"/>
    <w:rsid w:val="62B9B62A"/>
    <w:rsid w:val="62BF5860"/>
    <w:rsid w:val="62D07B9C"/>
    <w:rsid w:val="62D1F06F"/>
    <w:rsid w:val="62E5C7F5"/>
    <w:rsid w:val="62EC17F3"/>
    <w:rsid w:val="62EE067C"/>
    <w:rsid w:val="6300AAB2"/>
    <w:rsid w:val="63258E88"/>
    <w:rsid w:val="6335244A"/>
    <w:rsid w:val="633AEA53"/>
    <w:rsid w:val="633DB483"/>
    <w:rsid w:val="6366B636"/>
    <w:rsid w:val="636A591A"/>
    <w:rsid w:val="637114DD"/>
    <w:rsid w:val="6377F17D"/>
    <w:rsid w:val="637F2011"/>
    <w:rsid w:val="6385B008"/>
    <w:rsid w:val="638CAD35"/>
    <w:rsid w:val="638CD80E"/>
    <w:rsid w:val="638D0A82"/>
    <w:rsid w:val="63909C68"/>
    <w:rsid w:val="639F459E"/>
    <w:rsid w:val="63BE3DD7"/>
    <w:rsid w:val="63C8297D"/>
    <w:rsid w:val="63C907AA"/>
    <w:rsid w:val="63D2A0C2"/>
    <w:rsid w:val="63DCD060"/>
    <w:rsid w:val="63E0F7CB"/>
    <w:rsid w:val="63E12E10"/>
    <w:rsid w:val="63FAF39C"/>
    <w:rsid w:val="64066BA6"/>
    <w:rsid w:val="640A2681"/>
    <w:rsid w:val="641E9EA2"/>
    <w:rsid w:val="643F6C84"/>
    <w:rsid w:val="6443D512"/>
    <w:rsid w:val="64580E80"/>
    <w:rsid w:val="645B7631"/>
    <w:rsid w:val="645C8894"/>
    <w:rsid w:val="645E6992"/>
    <w:rsid w:val="64627CC9"/>
    <w:rsid w:val="646DD94D"/>
    <w:rsid w:val="646F60BD"/>
    <w:rsid w:val="6470A52B"/>
    <w:rsid w:val="64758864"/>
    <w:rsid w:val="64799447"/>
    <w:rsid w:val="647D2EDB"/>
    <w:rsid w:val="648278A3"/>
    <w:rsid w:val="649138FB"/>
    <w:rsid w:val="64A83D5E"/>
    <w:rsid w:val="64AA7F76"/>
    <w:rsid w:val="64BF1507"/>
    <w:rsid w:val="64C1B43F"/>
    <w:rsid w:val="64C6138B"/>
    <w:rsid w:val="64C985DF"/>
    <w:rsid w:val="64CDF63E"/>
    <w:rsid w:val="64E02623"/>
    <w:rsid w:val="64EC2891"/>
    <w:rsid w:val="64F6B231"/>
    <w:rsid w:val="650598C3"/>
    <w:rsid w:val="6508244D"/>
    <w:rsid w:val="6511C1A5"/>
    <w:rsid w:val="6516FED4"/>
    <w:rsid w:val="652393C0"/>
    <w:rsid w:val="65249D5E"/>
    <w:rsid w:val="652A52EC"/>
    <w:rsid w:val="652D7629"/>
    <w:rsid w:val="652DDE0E"/>
    <w:rsid w:val="653266CA"/>
    <w:rsid w:val="65402D68"/>
    <w:rsid w:val="6543B881"/>
    <w:rsid w:val="65536244"/>
    <w:rsid w:val="6563F465"/>
    <w:rsid w:val="6568E731"/>
    <w:rsid w:val="657CBD9B"/>
    <w:rsid w:val="65ABD25D"/>
    <w:rsid w:val="65C62500"/>
    <w:rsid w:val="65D0193F"/>
    <w:rsid w:val="65D323C0"/>
    <w:rsid w:val="65D5F7B2"/>
    <w:rsid w:val="65D7A0DE"/>
    <w:rsid w:val="65DBAD42"/>
    <w:rsid w:val="65E18A6B"/>
    <w:rsid w:val="65F1C7F1"/>
    <w:rsid w:val="65F75582"/>
    <w:rsid w:val="66078852"/>
    <w:rsid w:val="66080DE6"/>
    <w:rsid w:val="660B5712"/>
    <w:rsid w:val="66163016"/>
    <w:rsid w:val="661BC831"/>
    <w:rsid w:val="663948A6"/>
    <w:rsid w:val="6642F190"/>
    <w:rsid w:val="665C8806"/>
    <w:rsid w:val="66632E27"/>
    <w:rsid w:val="666F8BA8"/>
    <w:rsid w:val="6671777D"/>
    <w:rsid w:val="667FB6B1"/>
    <w:rsid w:val="66989D11"/>
    <w:rsid w:val="66999624"/>
    <w:rsid w:val="669F14A8"/>
    <w:rsid w:val="66AB58DF"/>
    <w:rsid w:val="66B1A78E"/>
    <w:rsid w:val="66B82558"/>
    <w:rsid w:val="66BC7280"/>
    <w:rsid w:val="66C4BF38"/>
    <w:rsid w:val="66C8C775"/>
    <w:rsid w:val="66E05423"/>
    <w:rsid w:val="66E8A84F"/>
    <w:rsid w:val="66F99A0D"/>
    <w:rsid w:val="67081A60"/>
    <w:rsid w:val="670F4BA3"/>
    <w:rsid w:val="6719EDEB"/>
    <w:rsid w:val="67297E2B"/>
    <w:rsid w:val="6733BA59"/>
    <w:rsid w:val="674EAD5C"/>
    <w:rsid w:val="675AB2CE"/>
    <w:rsid w:val="676544D7"/>
    <w:rsid w:val="677227A0"/>
    <w:rsid w:val="6774E952"/>
    <w:rsid w:val="6777ADA0"/>
    <w:rsid w:val="678A5938"/>
    <w:rsid w:val="678AE2F8"/>
    <w:rsid w:val="678B20D9"/>
    <w:rsid w:val="678B6DF8"/>
    <w:rsid w:val="67A29F74"/>
    <w:rsid w:val="67ABA790"/>
    <w:rsid w:val="67AC74D1"/>
    <w:rsid w:val="67BC1B42"/>
    <w:rsid w:val="67D46620"/>
    <w:rsid w:val="67D52AFF"/>
    <w:rsid w:val="67E8CD7A"/>
    <w:rsid w:val="67F24ADA"/>
    <w:rsid w:val="67FA0DF6"/>
    <w:rsid w:val="6820025F"/>
    <w:rsid w:val="6820A5A5"/>
    <w:rsid w:val="68217D99"/>
    <w:rsid w:val="68252D4D"/>
    <w:rsid w:val="682C4594"/>
    <w:rsid w:val="683630A9"/>
    <w:rsid w:val="6841366A"/>
    <w:rsid w:val="686A2A3F"/>
    <w:rsid w:val="686D2A28"/>
    <w:rsid w:val="687AE7E9"/>
    <w:rsid w:val="68906D06"/>
    <w:rsid w:val="68925A70"/>
    <w:rsid w:val="6894EE0D"/>
    <w:rsid w:val="689E1508"/>
    <w:rsid w:val="689EEC25"/>
    <w:rsid w:val="68ACBA08"/>
    <w:rsid w:val="68AD9E15"/>
    <w:rsid w:val="68C12269"/>
    <w:rsid w:val="68E1625B"/>
    <w:rsid w:val="68E2E18C"/>
    <w:rsid w:val="68EB5B85"/>
    <w:rsid w:val="68F8C66B"/>
    <w:rsid w:val="690D16B8"/>
    <w:rsid w:val="690F36CD"/>
    <w:rsid w:val="69217905"/>
    <w:rsid w:val="6921A82E"/>
    <w:rsid w:val="692CDD62"/>
    <w:rsid w:val="693A6C5D"/>
    <w:rsid w:val="693EE182"/>
    <w:rsid w:val="694243F2"/>
    <w:rsid w:val="694F889A"/>
    <w:rsid w:val="69540F94"/>
    <w:rsid w:val="6961390D"/>
    <w:rsid w:val="69801B82"/>
    <w:rsid w:val="69823478"/>
    <w:rsid w:val="69898487"/>
    <w:rsid w:val="69A4AD96"/>
    <w:rsid w:val="69B1702A"/>
    <w:rsid w:val="69B69250"/>
    <w:rsid w:val="69B6F253"/>
    <w:rsid w:val="69DA33F3"/>
    <w:rsid w:val="6A08F9FB"/>
    <w:rsid w:val="6A1CFEBD"/>
    <w:rsid w:val="6A21DD35"/>
    <w:rsid w:val="6A2913CA"/>
    <w:rsid w:val="6A37617B"/>
    <w:rsid w:val="6A42D039"/>
    <w:rsid w:val="6A45E458"/>
    <w:rsid w:val="6A4F259B"/>
    <w:rsid w:val="6A515405"/>
    <w:rsid w:val="6A5AF812"/>
    <w:rsid w:val="6A5BDB81"/>
    <w:rsid w:val="6A630D38"/>
    <w:rsid w:val="6A6D9D30"/>
    <w:rsid w:val="6A7AB3A9"/>
    <w:rsid w:val="6A8A06D5"/>
    <w:rsid w:val="6A91685E"/>
    <w:rsid w:val="6A9425FD"/>
    <w:rsid w:val="6A9DE592"/>
    <w:rsid w:val="6AA696A1"/>
    <w:rsid w:val="6AB8E42A"/>
    <w:rsid w:val="6ADA2BB7"/>
    <w:rsid w:val="6AE7B5A9"/>
    <w:rsid w:val="6AEE9A1C"/>
    <w:rsid w:val="6AF80902"/>
    <w:rsid w:val="6AF85220"/>
    <w:rsid w:val="6AFB9143"/>
    <w:rsid w:val="6B0AE427"/>
    <w:rsid w:val="6B11452F"/>
    <w:rsid w:val="6B18C0B1"/>
    <w:rsid w:val="6B1ABA4A"/>
    <w:rsid w:val="6B2424C5"/>
    <w:rsid w:val="6B30DF44"/>
    <w:rsid w:val="6B32530C"/>
    <w:rsid w:val="6B50F67D"/>
    <w:rsid w:val="6B57EC87"/>
    <w:rsid w:val="6B666659"/>
    <w:rsid w:val="6B677449"/>
    <w:rsid w:val="6B775911"/>
    <w:rsid w:val="6B8AE1E9"/>
    <w:rsid w:val="6B8BC4AB"/>
    <w:rsid w:val="6B99FC0D"/>
    <w:rsid w:val="6B9A23EC"/>
    <w:rsid w:val="6B9BEA8C"/>
    <w:rsid w:val="6B9CD696"/>
    <w:rsid w:val="6BA9C02E"/>
    <w:rsid w:val="6BB4203A"/>
    <w:rsid w:val="6BBA68B1"/>
    <w:rsid w:val="6BBCAFC5"/>
    <w:rsid w:val="6BBD6010"/>
    <w:rsid w:val="6BBD7E19"/>
    <w:rsid w:val="6BC9030D"/>
    <w:rsid w:val="6BD112E7"/>
    <w:rsid w:val="6BD5FE63"/>
    <w:rsid w:val="6BD750B7"/>
    <w:rsid w:val="6BDA3D5C"/>
    <w:rsid w:val="6BDDE887"/>
    <w:rsid w:val="6BE0EB4E"/>
    <w:rsid w:val="6BE46D97"/>
    <w:rsid w:val="6C060ADA"/>
    <w:rsid w:val="6C131F72"/>
    <w:rsid w:val="6C15698B"/>
    <w:rsid w:val="6C20F738"/>
    <w:rsid w:val="6C261C97"/>
    <w:rsid w:val="6C26F04A"/>
    <w:rsid w:val="6C3977CC"/>
    <w:rsid w:val="6C428291"/>
    <w:rsid w:val="6C445C3C"/>
    <w:rsid w:val="6C4FBCB6"/>
    <w:rsid w:val="6C65D8AD"/>
    <w:rsid w:val="6C67FF97"/>
    <w:rsid w:val="6C86AE17"/>
    <w:rsid w:val="6C88EAFF"/>
    <w:rsid w:val="6C94F34D"/>
    <w:rsid w:val="6CA7ADF5"/>
    <w:rsid w:val="6CB24F0A"/>
    <w:rsid w:val="6CB64A7D"/>
    <w:rsid w:val="6CC32B2F"/>
    <w:rsid w:val="6CDAEEBC"/>
    <w:rsid w:val="6CEA1346"/>
    <w:rsid w:val="6CEA1E6F"/>
    <w:rsid w:val="6CEBEA47"/>
    <w:rsid w:val="6CF99263"/>
    <w:rsid w:val="6CFA56D9"/>
    <w:rsid w:val="6D04FDFA"/>
    <w:rsid w:val="6D169C32"/>
    <w:rsid w:val="6D226C8B"/>
    <w:rsid w:val="6D2DFEF4"/>
    <w:rsid w:val="6D315D70"/>
    <w:rsid w:val="6D3E0A15"/>
    <w:rsid w:val="6D42ED5C"/>
    <w:rsid w:val="6D4E5C34"/>
    <w:rsid w:val="6D72D01E"/>
    <w:rsid w:val="6D7FE3E0"/>
    <w:rsid w:val="6D8321C7"/>
    <w:rsid w:val="6D85834A"/>
    <w:rsid w:val="6D86233D"/>
    <w:rsid w:val="6D9A0777"/>
    <w:rsid w:val="6DB668CB"/>
    <w:rsid w:val="6DCA4161"/>
    <w:rsid w:val="6DE01D4F"/>
    <w:rsid w:val="6DEDA1BC"/>
    <w:rsid w:val="6E133E53"/>
    <w:rsid w:val="6E203294"/>
    <w:rsid w:val="6E252100"/>
    <w:rsid w:val="6E2E22B1"/>
    <w:rsid w:val="6E312A3E"/>
    <w:rsid w:val="6E31FE0B"/>
    <w:rsid w:val="6E52B4A2"/>
    <w:rsid w:val="6E587398"/>
    <w:rsid w:val="6E5FF54B"/>
    <w:rsid w:val="6E5FF638"/>
    <w:rsid w:val="6E667989"/>
    <w:rsid w:val="6E694391"/>
    <w:rsid w:val="6E71D898"/>
    <w:rsid w:val="6E804FC6"/>
    <w:rsid w:val="6E856154"/>
    <w:rsid w:val="6EB2592D"/>
    <w:rsid w:val="6EBAB29F"/>
    <w:rsid w:val="6EBD8D65"/>
    <w:rsid w:val="6EC01F90"/>
    <w:rsid w:val="6ECA8A56"/>
    <w:rsid w:val="6EE0BC7B"/>
    <w:rsid w:val="6EED5A19"/>
    <w:rsid w:val="6EF0F8BA"/>
    <w:rsid w:val="6F01C03B"/>
    <w:rsid w:val="6F0352B5"/>
    <w:rsid w:val="6F164980"/>
    <w:rsid w:val="6F1BAA3F"/>
    <w:rsid w:val="6F1C5DD2"/>
    <w:rsid w:val="6F25C9D2"/>
    <w:rsid w:val="6F26A481"/>
    <w:rsid w:val="6F2721F4"/>
    <w:rsid w:val="6F2B9ADD"/>
    <w:rsid w:val="6F301519"/>
    <w:rsid w:val="6F330600"/>
    <w:rsid w:val="6F3753CC"/>
    <w:rsid w:val="6F3EC920"/>
    <w:rsid w:val="6F46EBF7"/>
    <w:rsid w:val="6F5424B2"/>
    <w:rsid w:val="6F6A1A9B"/>
    <w:rsid w:val="6F7382F1"/>
    <w:rsid w:val="6F73E38A"/>
    <w:rsid w:val="6F797A47"/>
    <w:rsid w:val="6F825912"/>
    <w:rsid w:val="6F8E3FB9"/>
    <w:rsid w:val="6F92C5A1"/>
    <w:rsid w:val="6F9666A3"/>
    <w:rsid w:val="6FA05F41"/>
    <w:rsid w:val="6FA3A45C"/>
    <w:rsid w:val="6FA6A42E"/>
    <w:rsid w:val="6FA8576F"/>
    <w:rsid w:val="6FB8289E"/>
    <w:rsid w:val="6FC66284"/>
    <w:rsid w:val="6FDE23BD"/>
    <w:rsid w:val="6FE8D3D6"/>
    <w:rsid w:val="6FEC022C"/>
    <w:rsid w:val="6FF5E2C1"/>
    <w:rsid w:val="6FF64723"/>
    <w:rsid w:val="6FFA17F0"/>
    <w:rsid w:val="6FFE4C7B"/>
    <w:rsid w:val="6FFFB92F"/>
    <w:rsid w:val="7000EB07"/>
    <w:rsid w:val="700C0C8F"/>
    <w:rsid w:val="700C10F2"/>
    <w:rsid w:val="700EEC49"/>
    <w:rsid w:val="700FE712"/>
    <w:rsid w:val="701307B7"/>
    <w:rsid w:val="7017AF27"/>
    <w:rsid w:val="702A824D"/>
    <w:rsid w:val="702AB34F"/>
    <w:rsid w:val="702C93E7"/>
    <w:rsid w:val="703A60F0"/>
    <w:rsid w:val="7048AB3E"/>
    <w:rsid w:val="706A7499"/>
    <w:rsid w:val="706EDDFC"/>
    <w:rsid w:val="7080BD27"/>
    <w:rsid w:val="708D3DF0"/>
    <w:rsid w:val="7095AE61"/>
    <w:rsid w:val="70A21934"/>
    <w:rsid w:val="70ABD1D7"/>
    <w:rsid w:val="70AC7F22"/>
    <w:rsid w:val="70AD0E2B"/>
    <w:rsid w:val="70AE1A95"/>
    <w:rsid w:val="70B478FB"/>
    <w:rsid w:val="70B4E797"/>
    <w:rsid w:val="70D8C34D"/>
    <w:rsid w:val="70D99B6B"/>
    <w:rsid w:val="70E96155"/>
    <w:rsid w:val="70EB4360"/>
    <w:rsid w:val="70F7E909"/>
    <w:rsid w:val="7100439A"/>
    <w:rsid w:val="710083E0"/>
    <w:rsid w:val="71020B7D"/>
    <w:rsid w:val="7107C6A3"/>
    <w:rsid w:val="7113A581"/>
    <w:rsid w:val="7120CA47"/>
    <w:rsid w:val="7125F35A"/>
    <w:rsid w:val="712D6513"/>
    <w:rsid w:val="712F25B8"/>
    <w:rsid w:val="71325A56"/>
    <w:rsid w:val="713CD497"/>
    <w:rsid w:val="713DED2C"/>
    <w:rsid w:val="71433674"/>
    <w:rsid w:val="7154F819"/>
    <w:rsid w:val="7159758D"/>
    <w:rsid w:val="715CBF2D"/>
    <w:rsid w:val="716CF9A0"/>
    <w:rsid w:val="7177523E"/>
    <w:rsid w:val="71796016"/>
    <w:rsid w:val="717968FD"/>
    <w:rsid w:val="717D1222"/>
    <w:rsid w:val="7188D5AA"/>
    <w:rsid w:val="718D7F58"/>
    <w:rsid w:val="71941856"/>
    <w:rsid w:val="719B82B7"/>
    <w:rsid w:val="71B58BDB"/>
    <w:rsid w:val="71B86EBF"/>
    <w:rsid w:val="71B93815"/>
    <w:rsid w:val="71C37067"/>
    <w:rsid w:val="71C397C8"/>
    <w:rsid w:val="71C4D238"/>
    <w:rsid w:val="71D32433"/>
    <w:rsid w:val="71D94C8D"/>
    <w:rsid w:val="71E779C1"/>
    <w:rsid w:val="71F1621D"/>
    <w:rsid w:val="71F88333"/>
    <w:rsid w:val="72087BDB"/>
    <w:rsid w:val="721A56F7"/>
    <w:rsid w:val="721E4D4C"/>
    <w:rsid w:val="722300E5"/>
    <w:rsid w:val="7223C124"/>
    <w:rsid w:val="722E5D24"/>
    <w:rsid w:val="72369EC8"/>
    <w:rsid w:val="7240FC3E"/>
    <w:rsid w:val="724332FE"/>
    <w:rsid w:val="7256FB7A"/>
    <w:rsid w:val="7270126C"/>
    <w:rsid w:val="727A68E8"/>
    <w:rsid w:val="727E68C8"/>
    <w:rsid w:val="7287E977"/>
    <w:rsid w:val="728F508B"/>
    <w:rsid w:val="72921882"/>
    <w:rsid w:val="72AD1A4A"/>
    <w:rsid w:val="72D0AC3C"/>
    <w:rsid w:val="72E3A542"/>
    <w:rsid w:val="72E3BE78"/>
    <w:rsid w:val="72EA9ABC"/>
    <w:rsid w:val="72F3F1CE"/>
    <w:rsid w:val="72F42A92"/>
    <w:rsid w:val="72F7BC44"/>
    <w:rsid w:val="72F85FD3"/>
    <w:rsid w:val="72FAB175"/>
    <w:rsid w:val="72FB6B7F"/>
    <w:rsid w:val="7308520D"/>
    <w:rsid w:val="731DD6AD"/>
    <w:rsid w:val="731F7ABD"/>
    <w:rsid w:val="732DFB45"/>
    <w:rsid w:val="7343E8E2"/>
    <w:rsid w:val="7357F028"/>
    <w:rsid w:val="735A6B4E"/>
    <w:rsid w:val="735C1042"/>
    <w:rsid w:val="7366AC54"/>
    <w:rsid w:val="737D749A"/>
    <w:rsid w:val="737FDDFA"/>
    <w:rsid w:val="7388C346"/>
    <w:rsid w:val="738CF7E1"/>
    <w:rsid w:val="73918837"/>
    <w:rsid w:val="7395AB3D"/>
    <w:rsid w:val="739913A0"/>
    <w:rsid w:val="739BFEEA"/>
    <w:rsid w:val="739F1DE3"/>
    <w:rsid w:val="73B198AC"/>
    <w:rsid w:val="73B42075"/>
    <w:rsid w:val="73BC75A0"/>
    <w:rsid w:val="73BE9B3C"/>
    <w:rsid w:val="73BF998C"/>
    <w:rsid w:val="73C9DD35"/>
    <w:rsid w:val="73D7D060"/>
    <w:rsid w:val="73D9DA5F"/>
    <w:rsid w:val="73E137BC"/>
    <w:rsid w:val="73E5A3AA"/>
    <w:rsid w:val="73EB5E13"/>
    <w:rsid w:val="73F11B4A"/>
    <w:rsid w:val="73F1E621"/>
    <w:rsid w:val="73F29B6C"/>
    <w:rsid w:val="740957A5"/>
    <w:rsid w:val="740C2361"/>
    <w:rsid w:val="7414553B"/>
    <w:rsid w:val="74266EE2"/>
    <w:rsid w:val="742C745B"/>
    <w:rsid w:val="742F371E"/>
    <w:rsid w:val="7444FF66"/>
    <w:rsid w:val="7447DF0E"/>
    <w:rsid w:val="744D2922"/>
    <w:rsid w:val="745A8637"/>
    <w:rsid w:val="745B5100"/>
    <w:rsid w:val="745D17E2"/>
    <w:rsid w:val="746F3B37"/>
    <w:rsid w:val="747BBEB0"/>
    <w:rsid w:val="7487619B"/>
    <w:rsid w:val="748AFD10"/>
    <w:rsid w:val="749257AD"/>
    <w:rsid w:val="74A322C5"/>
    <w:rsid w:val="74C1CF6A"/>
    <w:rsid w:val="74CD6940"/>
    <w:rsid w:val="74D1C041"/>
    <w:rsid w:val="74DEB070"/>
    <w:rsid w:val="74F937DF"/>
    <w:rsid w:val="7512048D"/>
    <w:rsid w:val="751EA817"/>
    <w:rsid w:val="753093B4"/>
    <w:rsid w:val="753364B0"/>
    <w:rsid w:val="753AA2E6"/>
    <w:rsid w:val="753AE4F6"/>
    <w:rsid w:val="753F3343"/>
    <w:rsid w:val="754B48A4"/>
    <w:rsid w:val="755C3D2B"/>
    <w:rsid w:val="75672D56"/>
    <w:rsid w:val="75695407"/>
    <w:rsid w:val="756E6C42"/>
    <w:rsid w:val="7570B28B"/>
    <w:rsid w:val="757EAFB7"/>
    <w:rsid w:val="7585F374"/>
    <w:rsid w:val="759220E7"/>
    <w:rsid w:val="7592E2AE"/>
    <w:rsid w:val="759A9278"/>
    <w:rsid w:val="759D9582"/>
    <w:rsid w:val="75A7F8D3"/>
    <w:rsid w:val="75AB3ABC"/>
    <w:rsid w:val="75BEB7C3"/>
    <w:rsid w:val="75BF6035"/>
    <w:rsid w:val="75CC8622"/>
    <w:rsid w:val="75D1F941"/>
    <w:rsid w:val="75DCBEDD"/>
    <w:rsid w:val="75DE4564"/>
    <w:rsid w:val="75EE78B5"/>
    <w:rsid w:val="75F048D9"/>
    <w:rsid w:val="75F88AF4"/>
    <w:rsid w:val="7606EBA1"/>
    <w:rsid w:val="760AF239"/>
    <w:rsid w:val="76156C12"/>
    <w:rsid w:val="7617DD40"/>
    <w:rsid w:val="7625B1BA"/>
    <w:rsid w:val="762D4E7F"/>
    <w:rsid w:val="762DB389"/>
    <w:rsid w:val="7641EB9F"/>
    <w:rsid w:val="764F2E87"/>
    <w:rsid w:val="7657C08B"/>
    <w:rsid w:val="76663270"/>
    <w:rsid w:val="766DA7F5"/>
    <w:rsid w:val="7676D79B"/>
    <w:rsid w:val="76810891"/>
    <w:rsid w:val="7686E4BA"/>
    <w:rsid w:val="76A13DAF"/>
    <w:rsid w:val="76A21A79"/>
    <w:rsid w:val="76A75AF7"/>
    <w:rsid w:val="76AD34AE"/>
    <w:rsid w:val="76B9A84E"/>
    <w:rsid w:val="76BE2CD1"/>
    <w:rsid w:val="76C48AA4"/>
    <w:rsid w:val="76C86CF1"/>
    <w:rsid w:val="76DFF5EA"/>
    <w:rsid w:val="76E3DD7F"/>
    <w:rsid w:val="7706643C"/>
    <w:rsid w:val="771DADCB"/>
    <w:rsid w:val="772764A0"/>
    <w:rsid w:val="7754F2BA"/>
    <w:rsid w:val="7756947F"/>
    <w:rsid w:val="7763522A"/>
    <w:rsid w:val="776EFF5A"/>
    <w:rsid w:val="77703F62"/>
    <w:rsid w:val="777116E7"/>
    <w:rsid w:val="77740567"/>
    <w:rsid w:val="7778223A"/>
    <w:rsid w:val="7778FD69"/>
    <w:rsid w:val="77876B13"/>
    <w:rsid w:val="7788806A"/>
    <w:rsid w:val="77891399"/>
    <w:rsid w:val="778D03DB"/>
    <w:rsid w:val="7791F200"/>
    <w:rsid w:val="77925E40"/>
    <w:rsid w:val="779360E4"/>
    <w:rsid w:val="7797B9B0"/>
    <w:rsid w:val="77DAD5A9"/>
    <w:rsid w:val="77DB6588"/>
    <w:rsid w:val="77E14123"/>
    <w:rsid w:val="77E2036F"/>
    <w:rsid w:val="77E3498C"/>
    <w:rsid w:val="77E8DB5F"/>
    <w:rsid w:val="77FCF401"/>
    <w:rsid w:val="780EE776"/>
    <w:rsid w:val="782211FF"/>
    <w:rsid w:val="78230AF7"/>
    <w:rsid w:val="783EB58C"/>
    <w:rsid w:val="783FBBA9"/>
    <w:rsid w:val="78408DE8"/>
    <w:rsid w:val="784AE1DC"/>
    <w:rsid w:val="784D5542"/>
    <w:rsid w:val="78523F53"/>
    <w:rsid w:val="785884E5"/>
    <w:rsid w:val="78593823"/>
    <w:rsid w:val="785A189F"/>
    <w:rsid w:val="78616A4C"/>
    <w:rsid w:val="786EE596"/>
    <w:rsid w:val="786F91F2"/>
    <w:rsid w:val="7878AE0B"/>
    <w:rsid w:val="787CE0C6"/>
    <w:rsid w:val="788E8210"/>
    <w:rsid w:val="7899980A"/>
    <w:rsid w:val="789D8EA3"/>
    <w:rsid w:val="78A366DB"/>
    <w:rsid w:val="78B14C89"/>
    <w:rsid w:val="78B77FAB"/>
    <w:rsid w:val="78CDD53B"/>
    <w:rsid w:val="78D0FB5E"/>
    <w:rsid w:val="78D58075"/>
    <w:rsid w:val="78D9221F"/>
    <w:rsid w:val="78DAA3CA"/>
    <w:rsid w:val="78DBE647"/>
    <w:rsid w:val="78E5B8DD"/>
    <w:rsid w:val="78E642C7"/>
    <w:rsid w:val="78E984AD"/>
    <w:rsid w:val="78FE8F53"/>
    <w:rsid w:val="790C97AB"/>
    <w:rsid w:val="791DEFEB"/>
    <w:rsid w:val="79227659"/>
    <w:rsid w:val="7927E222"/>
    <w:rsid w:val="792E8C23"/>
    <w:rsid w:val="793CC3E4"/>
    <w:rsid w:val="7942F70A"/>
    <w:rsid w:val="7948B31A"/>
    <w:rsid w:val="795265F4"/>
    <w:rsid w:val="795B8B5F"/>
    <w:rsid w:val="79617F01"/>
    <w:rsid w:val="79676A8B"/>
    <w:rsid w:val="7969A9C6"/>
    <w:rsid w:val="79842F49"/>
    <w:rsid w:val="7987C8CD"/>
    <w:rsid w:val="79934CD8"/>
    <w:rsid w:val="79A0DC5B"/>
    <w:rsid w:val="79A38566"/>
    <w:rsid w:val="79A6553D"/>
    <w:rsid w:val="79A774C9"/>
    <w:rsid w:val="79CA87B5"/>
    <w:rsid w:val="79CEA696"/>
    <w:rsid w:val="79DE13DC"/>
    <w:rsid w:val="79E31BBA"/>
    <w:rsid w:val="79E75D94"/>
    <w:rsid w:val="79E7735B"/>
    <w:rsid w:val="79E95D51"/>
    <w:rsid w:val="79FFAB3C"/>
    <w:rsid w:val="7A0AD0DF"/>
    <w:rsid w:val="7A20037F"/>
    <w:rsid w:val="7A2E3509"/>
    <w:rsid w:val="7A36E9C3"/>
    <w:rsid w:val="7A4CAE70"/>
    <w:rsid w:val="7A4D912A"/>
    <w:rsid w:val="7A507FED"/>
    <w:rsid w:val="7A62FEEB"/>
    <w:rsid w:val="7A69DD2F"/>
    <w:rsid w:val="7A88AE0A"/>
    <w:rsid w:val="7A8E5346"/>
    <w:rsid w:val="7A9DCEF2"/>
    <w:rsid w:val="7AAA8D31"/>
    <w:rsid w:val="7AC81444"/>
    <w:rsid w:val="7ACB49F3"/>
    <w:rsid w:val="7ACC4DFF"/>
    <w:rsid w:val="7ACFDE34"/>
    <w:rsid w:val="7AD0C164"/>
    <w:rsid w:val="7ADAF09C"/>
    <w:rsid w:val="7ADCE01B"/>
    <w:rsid w:val="7ADDE543"/>
    <w:rsid w:val="7ADEBC21"/>
    <w:rsid w:val="7AEB1FE3"/>
    <w:rsid w:val="7AF31FEB"/>
    <w:rsid w:val="7AFA2F74"/>
    <w:rsid w:val="7AFC8191"/>
    <w:rsid w:val="7AFC8F17"/>
    <w:rsid w:val="7B0DD881"/>
    <w:rsid w:val="7B14FB49"/>
    <w:rsid w:val="7B1BF6A5"/>
    <w:rsid w:val="7B1D007A"/>
    <w:rsid w:val="7B3E7D6B"/>
    <w:rsid w:val="7B439FE6"/>
    <w:rsid w:val="7B60AE51"/>
    <w:rsid w:val="7B6909C5"/>
    <w:rsid w:val="7B7036B1"/>
    <w:rsid w:val="7B752C7A"/>
    <w:rsid w:val="7B7A9B21"/>
    <w:rsid w:val="7B8346CF"/>
    <w:rsid w:val="7B8C6F27"/>
    <w:rsid w:val="7B8CCA78"/>
    <w:rsid w:val="7B93D390"/>
    <w:rsid w:val="7B95A2C6"/>
    <w:rsid w:val="7B9B9294"/>
    <w:rsid w:val="7BB90E1A"/>
    <w:rsid w:val="7BC99F97"/>
    <w:rsid w:val="7BC9ED03"/>
    <w:rsid w:val="7BCD13E0"/>
    <w:rsid w:val="7BE2518B"/>
    <w:rsid w:val="7BEAD438"/>
    <w:rsid w:val="7BFB2AFA"/>
    <w:rsid w:val="7C005A62"/>
    <w:rsid w:val="7C065E98"/>
    <w:rsid w:val="7C148C7C"/>
    <w:rsid w:val="7C20B8DF"/>
    <w:rsid w:val="7C20BDE8"/>
    <w:rsid w:val="7C2531CC"/>
    <w:rsid w:val="7C3BA0E8"/>
    <w:rsid w:val="7C4E87F7"/>
    <w:rsid w:val="7C52841A"/>
    <w:rsid w:val="7C68E739"/>
    <w:rsid w:val="7C6BF4AF"/>
    <w:rsid w:val="7C6E05DD"/>
    <w:rsid w:val="7CA1F2D1"/>
    <w:rsid w:val="7CA7AF91"/>
    <w:rsid w:val="7CC088DA"/>
    <w:rsid w:val="7CE2BAFD"/>
    <w:rsid w:val="7CE8E43E"/>
    <w:rsid w:val="7CFA4C4F"/>
    <w:rsid w:val="7D005F8F"/>
    <w:rsid w:val="7D03C3F1"/>
    <w:rsid w:val="7D0B47CA"/>
    <w:rsid w:val="7D12D9BF"/>
    <w:rsid w:val="7D13EC23"/>
    <w:rsid w:val="7D1C7063"/>
    <w:rsid w:val="7D1EED0B"/>
    <w:rsid w:val="7D20AE70"/>
    <w:rsid w:val="7D225AF9"/>
    <w:rsid w:val="7D27AF7A"/>
    <w:rsid w:val="7D2C8FB5"/>
    <w:rsid w:val="7D311D0F"/>
    <w:rsid w:val="7D3E1DF9"/>
    <w:rsid w:val="7D3F62AD"/>
    <w:rsid w:val="7D40FB6E"/>
    <w:rsid w:val="7D5C95D0"/>
    <w:rsid w:val="7D5EA426"/>
    <w:rsid w:val="7D6AD73C"/>
    <w:rsid w:val="7D7CF5F2"/>
    <w:rsid w:val="7D922460"/>
    <w:rsid w:val="7D933EC2"/>
    <w:rsid w:val="7D991DE9"/>
    <w:rsid w:val="7DA61689"/>
    <w:rsid w:val="7DA62351"/>
    <w:rsid w:val="7DA9519C"/>
    <w:rsid w:val="7DAC4DB2"/>
    <w:rsid w:val="7DC32574"/>
    <w:rsid w:val="7DCA74BD"/>
    <w:rsid w:val="7DDA1131"/>
    <w:rsid w:val="7DF4C83B"/>
    <w:rsid w:val="7DFC5325"/>
    <w:rsid w:val="7DFDA461"/>
    <w:rsid w:val="7DFF4281"/>
    <w:rsid w:val="7DFF9272"/>
    <w:rsid w:val="7E043EE6"/>
    <w:rsid w:val="7E0740D9"/>
    <w:rsid w:val="7E174370"/>
    <w:rsid w:val="7E1F44EC"/>
    <w:rsid w:val="7E27B368"/>
    <w:rsid w:val="7E28E281"/>
    <w:rsid w:val="7E2A131C"/>
    <w:rsid w:val="7E2B7D26"/>
    <w:rsid w:val="7E3052DB"/>
    <w:rsid w:val="7E3A1D04"/>
    <w:rsid w:val="7E430734"/>
    <w:rsid w:val="7E4551E8"/>
    <w:rsid w:val="7E49CB5C"/>
    <w:rsid w:val="7E4E9247"/>
    <w:rsid w:val="7E60B921"/>
    <w:rsid w:val="7E6906F5"/>
    <w:rsid w:val="7E6AACD0"/>
    <w:rsid w:val="7E74A3C7"/>
    <w:rsid w:val="7E7620F6"/>
    <w:rsid w:val="7E97B698"/>
    <w:rsid w:val="7E9A2F59"/>
    <w:rsid w:val="7E9EA0E8"/>
    <w:rsid w:val="7EB19FB7"/>
    <w:rsid w:val="7EB3D1D1"/>
    <w:rsid w:val="7EC6923A"/>
    <w:rsid w:val="7EC8E7A8"/>
    <w:rsid w:val="7ECDA24F"/>
    <w:rsid w:val="7ED7F358"/>
    <w:rsid w:val="7F092DFB"/>
    <w:rsid w:val="7F188C85"/>
    <w:rsid w:val="7F19AE86"/>
    <w:rsid w:val="7F2B3092"/>
    <w:rsid w:val="7F2D0634"/>
    <w:rsid w:val="7F2FD79B"/>
    <w:rsid w:val="7F31B430"/>
    <w:rsid w:val="7F328AAA"/>
    <w:rsid w:val="7F3CA525"/>
    <w:rsid w:val="7F4A38B2"/>
    <w:rsid w:val="7F4D9B54"/>
    <w:rsid w:val="7F4DE78F"/>
    <w:rsid w:val="7F538523"/>
    <w:rsid w:val="7F5557D0"/>
    <w:rsid w:val="7F5F0939"/>
    <w:rsid w:val="7F63C78F"/>
    <w:rsid w:val="7F6AE11B"/>
    <w:rsid w:val="7F6AF531"/>
    <w:rsid w:val="7F74640A"/>
    <w:rsid w:val="7F7D5D52"/>
    <w:rsid w:val="7F804E75"/>
    <w:rsid w:val="7F8F3E3E"/>
    <w:rsid w:val="7F9D11F3"/>
    <w:rsid w:val="7FA73EF9"/>
    <w:rsid w:val="7FAA45C6"/>
    <w:rsid w:val="7FBD45B1"/>
    <w:rsid w:val="7FBEC2EA"/>
    <w:rsid w:val="7FBEF9A0"/>
    <w:rsid w:val="7FD0C43A"/>
    <w:rsid w:val="7FDDA063"/>
    <w:rsid w:val="7FEC8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AEA53"/>
  <w15:chartTrackingRefBased/>
  <w15:docId w15:val="{DEC699C4-4445-4F3E-9699-459002E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7F4C"/>
    <w:pPr>
      <w:widowControl w:val="0"/>
      <w:ind w:firstLine="420"/>
      <w:jc w:val="both"/>
    </w:pPr>
    <w:rPr>
      <w:rFonts w:ascii="Times New Roman" w:eastAsia="宋体" w:hAnsi="Times New Roman" w:cstheme="minorEastAsia"/>
      <w:color w:val="000000" w:themeColor="text1"/>
      <w:sz w:val="24"/>
      <w:szCs w:val="24"/>
    </w:rPr>
  </w:style>
  <w:style w:type="paragraph" w:styleId="1">
    <w:name w:val="heading 1"/>
    <w:basedOn w:val="a"/>
    <w:next w:val="a"/>
    <w:link w:val="10"/>
    <w:uiPriority w:val="9"/>
    <w:qFormat/>
    <w:rsid w:val="47C816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asciiTheme="majorHAnsi" w:eastAsiaTheme="majorEastAsia" w:hAnsiTheme="maj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rPr>
      <w:rFonts w:asciiTheme="minorEastAsia" w:eastAsia="宋体" w:hAnsiTheme="minorEastAsia" w:cstheme="majorBidi"/>
      <w:color w:val="0F4761" w:themeColor="accent1" w:themeShade="BF"/>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rPr>
      <w:rFonts w:cstheme="majorBidi"/>
      <w:b/>
      <w:bCs/>
      <w:color w:val="595959" w:themeColor="text1" w:themeTint="A6"/>
    </w:rPr>
  </w:style>
  <w:style w:type="character" w:customStyle="1" w:styleId="80">
    <w:name w:val="标题 8 字符"/>
    <w:basedOn w:val="a0"/>
    <w:link w:val="8"/>
    <w:uiPriority w:val="9"/>
    <w:rPr>
      <w:rFonts w:cstheme="majorBidi"/>
      <w:color w:val="595959" w:themeColor="text1" w:themeTint="A6"/>
    </w:rPr>
  </w:style>
  <w:style w:type="character" w:customStyle="1" w:styleId="90">
    <w:name w:val="标题 9 字符"/>
    <w:basedOn w:val="a0"/>
    <w:link w:val="9"/>
    <w:uiPriority w:val="9"/>
    <w:rPr>
      <w:rFonts w:asciiTheme="majorHAnsi" w:eastAsiaTheme="majorEastAsia" w:hAnsiTheme="majorHAnsi" w:cstheme="majorBidi"/>
      <w:color w:val="595959" w:themeColor="text1" w:themeTint="A6"/>
    </w:rPr>
  </w:style>
  <w:style w:type="character" w:customStyle="1" w:styleId="a3">
    <w:name w:val="标题 字符"/>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标题 字符"/>
    <w:basedOn w:val="a0"/>
    <w:link w:val="a6"/>
    <w:uiPriority w:val="11"/>
    <w:rPr>
      <w:rFonts w:asciiTheme="majorHAnsi" w:eastAsiaTheme="majorEastAsia" w:hAnsiTheme="majorHAnsi" w:cstheme="majorBidi"/>
      <w:color w:val="595959" w:themeColor="text1" w:themeTint="A6"/>
      <w:sz w:val="28"/>
      <w:szCs w:val="28"/>
    </w:rPr>
  </w:style>
  <w:style w:type="paragraph" w:styleId="a6">
    <w:name w:val="Subtitle"/>
    <w:basedOn w:val="a"/>
    <w:next w:val="a"/>
    <w:link w:val="a5"/>
    <w:uiPriority w:val="11"/>
    <w:qFormat/>
    <w:rsid w:val="47C8164B"/>
    <w:pPr>
      <w:jc w:val="center"/>
    </w:pPr>
    <w:rPr>
      <w:rFonts w:asciiTheme="majorHAnsi" w:eastAsiaTheme="majorEastAsia" w:hAnsiTheme="majorHAnsi" w:cstheme="majorBidi"/>
      <w:color w:val="595959" w:themeColor="text1" w:themeTint="A6"/>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pPr>
  </w:style>
  <w:style w:type="character" w:styleId="ae">
    <w:name w:val="Placeholder Text"/>
    <w:basedOn w:val="a0"/>
    <w:uiPriority w:val="99"/>
    <w:semiHidden/>
    <w:rsid w:val="00E90F85"/>
    <w:rPr>
      <w:color w:val="666666"/>
    </w:rPr>
  </w:style>
  <w:style w:type="paragraph" w:styleId="af">
    <w:name w:val="header"/>
    <w:basedOn w:val="a"/>
    <w:link w:val="af0"/>
    <w:uiPriority w:val="99"/>
    <w:unhideWhenUsed/>
    <w:pPr>
      <w:pBdr>
        <w:bottom w:val="single" w:sz="6" w:space="1" w:color="auto"/>
      </w:pBdr>
      <w:tabs>
        <w:tab w:val="center" w:pos="4513"/>
        <w:tab w:val="right" w:pos="9026"/>
      </w:tabs>
      <w:snapToGrid w:val="0"/>
      <w:jc w:val="center"/>
    </w:pPr>
    <w:rPr>
      <w:sz w:val="18"/>
      <w:szCs w:val="18"/>
    </w:rPr>
  </w:style>
  <w:style w:type="character" w:customStyle="1" w:styleId="af0">
    <w:name w:val="页眉 字符"/>
    <w:basedOn w:val="a0"/>
    <w:link w:val="af"/>
    <w:uiPriority w:val="99"/>
    <w:rsid w:val="00A8542D"/>
    <w:rPr>
      <w:sz w:val="18"/>
      <w:szCs w:val="18"/>
    </w:rPr>
  </w:style>
  <w:style w:type="paragraph" w:styleId="af1">
    <w:name w:val="footer"/>
    <w:basedOn w:val="a"/>
    <w:link w:val="af2"/>
    <w:uiPriority w:val="99"/>
    <w:unhideWhenUsed/>
    <w:pPr>
      <w:tabs>
        <w:tab w:val="center" w:pos="4513"/>
        <w:tab w:val="right" w:pos="9026"/>
      </w:tabs>
      <w:snapToGrid w:val="0"/>
      <w:jc w:val="left"/>
    </w:pPr>
    <w:rPr>
      <w:sz w:val="18"/>
      <w:szCs w:val="18"/>
    </w:rPr>
  </w:style>
  <w:style w:type="character" w:customStyle="1" w:styleId="af2">
    <w:name w:val="页脚 字符"/>
    <w:basedOn w:val="a0"/>
    <w:link w:val="af1"/>
    <w:uiPriority w:val="99"/>
    <w:rsid w:val="00A8542D"/>
    <w:rPr>
      <w:sz w:val="18"/>
      <w:szCs w:val="18"/>
    </w:rPr>
  </w:style>
  <w:style w:type="table" w:styleId="af3">
    <w:name w:val="Table Grid"/>
    <w:basedOn w:val="a1"/>
    <w:uiPriority w:val="59"/>
    <w:rsid w:val="00A854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a"/>
    <w:next w:val="a"/>
    <w:uiPriority w:val="39"/>
    <w:unhideWhenUsed/>
    <w:rsid w:val="00D971BA"/>
  </w:style>
  <w:style w:type="paragraph" w:styleId="TOC2">
    <w:name w:val="toc 2"/>
    <w:basedOn w:val="a"/>
    <w:next w:val="a"/>
    <w:uiPriority w:val="39"/>
    <w:unhideWhenUsed/>
    <w:rsid w:val="00D971BA"/>
    <w:pPr>
      <w:ind w:left="420"/>
    </w:pPr>
  </w:style>
  <w:style w:type="paragraph" w:styleId="TOC3">
    <w:name w:val="toc 3"/>
    <w:basedOn w:val="a"/>
    <w:next w:val="a"/>
    <w:uiPriority w:val="39"/>
    <w:unhideWhenUsed/>
    <w:rsid w:val="00D971BA"/>
    <w:pPr>
      <w:ind w:left="840"/>
    </w:pPr>
  </w:style>
  <w:style w:type="paragraph" w:styleId="TOC4">
    <w:name w:val="toc 4"/>
    <w:basedOn w:val="a"/>
    <w:next w:val="a"/>
    <w:uiPriority w:val="39"/>
    <w:unhideWhenUsed/>
    <w:rsid w:val="00D971BA"/>
    <w:pPr>
      <w:ind w:left="1260"/>
    </w:pPr>
  </w:style>
  <w:style w:type="paragraph" w:styleId="TOC5">
    <w:name w:val="toc 5"/>
    <w:basedOn w:val="a"/>
    <w:next w:val="a"/>
    <w:uiPriority w:val="39"/>
    <w:unhideWhenUsed/>
    <w:rsid w:val="00D971BA"/>
    <w:pPr>
      <w:ind w:left="1680"/>
    </w:pPr>
  </w:style>
  <w:style w:type="paragraph" w:styleId="TOC6">
    <w:name w:val="toc 6"/>
    <w:basedOn w:val="a"/>
    <w:next w:val="a"/>
    <w:uiPriority w:val="39"/>
    <w:unhideWhenUsed/>
    <w:rsid w:val="00D971BA"/>
    <w:pPr>
      <w:ind w:left="2100"/>
    </w:pPr>
  </w:style>
  <w:style w:type="paragraph" w:styleId="TOC7">
    <w:name w:val="toc 7"/>
    <w:basedOn w:val="a"/>
    <w:next w:val="a"/>
    <w:uiPriority w:val="39"/>
    <w:unhideWhenUsed/>
    <w:rsid w:val="00D971BA"/>
    <w:pPr>
      <w:ind w:left="2520"/>
    </w:pPr>
  </w:style>
  <w:style w:type="paragraph" w:styleId="TOC8">
    <w:name w:val="toc 8"/>
    <w:basedOn w:val="a"/>
    <w:next w:val="a"/>
    <w:uiPriority w:val="39"/>
    <w:unhideWhenUsed/>
    <w:rsid w:val="00D971BA"/>
    <w:pPr>
      <w:ind w:left="2940"/>
    </w:pPr>
  </w:style>
  <w:style w:type="paragraph" w:styleId="TOC9">
    <w:name w:val="toc 9"/>
    <w:basedOn w:val="a"/>
    <w:next w:val="a"/>
    <w:uiPriority w:val="39"/>
    <w:unhideWhenUsed/>
    <w:rsid w:val="00D971BA"/>
    <w:pPr>
      <w:ind w:left="3360"/>
    </w:pPr>
  </w:style>
  <w:style w:type="paragraph" w:styleId="af4">
    <w:name w:val="endnote text"/>
    <w:basedOn w:val="a"/>
    <w:link w:val="af5"/>
    <w:uiPriority w:val="99"/>
    <w:semiHidden/>
    <w:unhideWhenUsed/>
    <w:rsid w:val="00D971BA"/>
    <w:pPr>
      <w:spacing w:after="0" w:line="240" w:lineRule="auto"/>
    </w:pPr>
    <w:rPr>
      <w:sz w:val="20"/>
      <w:szCs w:val="20"/>
    </w:rPr>
  </w:style>
  <w:style w:type="character" w:customStyle="1" w:styleId="af5">
    <w:name w:val="尾注文本 字符"/>
    <w:basedOn w:val="a0"/>
    <w:link w:val="af4"/>
    <w:uiPriority w:val="99"/>
    <w:semiHidden/>
    <w:rsid w:val="007A1A2D"/>
    <w:rPr>
      <w:rFonts w:asciiTheme="minorEastAsia" w:eastAsia="宋体" w:hAnsiTheme="minorEastAsia" w:cstheme="minorEastAsia"/>
      <w:color w:val="000000" w:themeColor="text1"/>
      <w:sz w:val="20"/>
      <w:szCs w:val="20"/>
    </w:rPr>
  </w:style>
  <w:style w:type="paragraph" w:styleId="af6">
    <w:name w:val="footnote text"/>
    <w:basedOn w:val="a"/>
    <w:link w:val="af7"/>
    <w:uiPriority w:val="99"/>
    <w:semiHidden/>
    <w:unhideWhenUsed/>
    <w:rsid w:val="00D971BA"/>
    <w:pPr>
      <w:spacing w:after="0" w:line="240" w:lineRule="auto"/>
    </w:pPr>
    <w:rPr>
      <w:sz w:val="20"/>
      <w:szCs w:val="20"/>
    </w:rPr>
  </w:style>
  <w:style w:type="character" w:customStyle="1" w:styleId="af7">
    <w:name w:val="脚注文本 字符"/>
    <w:basedOn w:val="a0"/>
    <w:link w:val="af6"/>
    <w:uiPriority w:val="99"/>
    <w:semiHidden/>
    <w:rsid w:val="007A1A2D"/>
    <w:rPr>
      <w:rFonts w:asciiTheme="minorEastAsia" w:eastAsia="宋体" w:hAnsiTheme="minorEastAsia" w:cstheme="minorEastAsia"/>
      <w:color w:val="000000" w:themeColor="text1"/>
      <w:sz w:val="20"/>
      <w:szCs w:val="20"/>
    </w:rPr>
  </w:style>
  <w:style w:type="paragraph" w:customStyle="1" w:styleId="md-end-block">
    <w:name w:val="md-end-block"/>
    <w:basedOn w:val="a"/>
    <w:rsid w:val="00D971BA"/>
    <w:pPr>
      <w:widowControl/>
      <w:spacing w:before="100" w:beforeAutospacing="1" w:after="100" w:afterAutospacing="1" w:line="240" w:lineRule="auto"/>
      <w:jc w:val="left"/>
    </w:pPr>
    <w:rPr>
      <w:rFonts w:ascii="宋体" w:hAnsi="宋体" w:cs="宋体"/>
      <w:kern w:val="0"/>
    </w:rPr>
  </w:style>
  <w:style w:type="character" w:customStyle="1" w:styleId="md-plain">
    <w:name w:val="md-plain"/>
    <w:basedOn w:val="a0"/>
    <w:rsid w:val="00BA2CA5"/>
  </w:style>
  <w:style w:type="character" w:customStyle="1" w:styleId="md-inline-math">
    <w:name w:val="md-inline-math"/>
    <w:basedOn w:val="a0"/>
    <w:rsid w:val="00BA2CA5"/>
  </w:style>
  <w:style w:type="paragraph" w:styleId="af8">
    <w:name w:val="Normal (Web)"/>
    <w:basedOn w:val="a"/>
    <w:uiPriority w:val="99"/>
    <w:unhideWhenUsed/>
    <w:rsid w:val="00027C70"/>
    <w:pPr>
      <w:widowControl/>
      <w:spacing w:before="100" w:beforeAutospacing="1" w:after="100" w:afterAutospacing="1" w:line="240" w:lineRule="auto"/>
      <w:jc w:val="left"/>
    </w:pPr>
    <w:rPr>
      <w:rFonts w:ascii="宋体" w:hAnsi="宋体" w:cs="宋体"/>
      <w:kern w:val="0"/>
    </w:rPr>
  </w:style>
  <w:style w:type="paragraph" w:styleId="af9">
    <w:name w:val="caption"/>
    <w:basedOn w:val="a"/>
    <w:next w:val="a"/>
    <w:uiPriority w:val="35"/>
    <w:unhideWhenUsed/>
    <w:qFormat/>
    <w:rsid w:val="00027C70"/>
    <w:pPr>
      <w:widowControl/>
      <w:spacing w:beforeLines="50" w:before="156" w:afterLines="50" w:after="156" w:line="400" w:lineRule="exact"/>
      <w:jc w:val="center"/>
    </w:pPr>
    <w:rPr>
      <w:rFonts w:ascii="宋体" w:hAnsi="宋体" w:cstheme="majorBidi"/>
    </w:rPr>
  </w:style>
  <w:style w:type="character" w:styleId="afa">
    <w:name w:val="Hyperlink"/>
    <w:basedOn w:val="a0"/>
    <w:uiPriority w:val="99"/>
    <w:unhideWhenUsed/>
    <w:rsid w:val="0042002D"/>
    <w:rPr>
      <w:color w:val="467886" w:themeColor="hyperlink"/>
      <w:u w:val="single"/>
    </w:rPr>
  </w:style>
  <w:style w:type="paragraph" w:styleId="afb">
    <w:name w:val="Body Text"/>
    <w:basedOn w:val="a"/>
    <w:link w:val="afc"/>
    <w:qFormat/>
    <w:rsid w:val="00027C70"/>
    <w:pPr>
      <w:widowControl/>
      <w:spacing w:before="180" w:after="180" w:line="240" w:lineRule="auto"/>
      <w:jc w:val="left"/>
    </w:pPr>
    <w:rPr>
      <w:kern w:val="0"/>
      <w:lang w:eastAsia="en-US"/>
    </w:rPr>
  </w:style>
  <w:style w:type="character" w:customStyle="1" w:styleId="afc">
    <w:name w:val="正文文本 字符"/>
    <w:basedOn w:val="a0"/>
    <w:link w:val="afb"/>
    <w:qFormat/>
    <w:rsid w:val="006B1C83"/>
    <w:rPr>
      <w:rFonts w:ascii="Times New Roman" w:eastAsia="宋体" w:hAnsi="Times New Roman" w:cstheme="minorEastAsia"/>
      <w:color w:val="000000" w:themeColor="text1"/>
      <w:kern w:val="0"/>
      <w:sz w:val="24"/>
      <w:szCs w:val="24"/>
      <w:lang w:eastAsia="en-US"/>
    </w:rPr>
  </w:style>
  <w:style w:type="paragraph" w:customStyle="1" w:styleId="FirstParagraph">
    <w:name w:val="First Paragraph"/>
    <w:basedOn w:val="afb"/>
    <w:next w:val="afb"/>
    <w:qFormat/>
    <w:rsid w:val="006B1C83"/>
  </w:style>
  <w:style w:type="character" w:styleId="afd">
    <w:name w:val="annotation reference"/>
    <w:basedOn w:val="a0"/>
    <w:uiPriority w:val="99"/>
    <w:semiHidden/>
    <w:unhideWhenUsed/>
    <w:rsid w:val="000E2DAE"/>
    <w:rPr>
      <w:sz w:val="21"/>
      <w:szCs w:val="21"/>
    </w:rPr>
  </w:style>
  <w:style w:type="paragraph" w:styleId="afe">
    <w:name w:val="annotation text"/>
    <w:basedOn w:val="a"/>
    <w:link w:val="aff"/>
    <w:uiPriority w:val="99"/>
    <w:unhideWhenUsed/>
    <w:rsid w:val="000E2DAE"/>
    <w:pPr>
      <w:jc w:val="left"/>
    </w:pPr>
  </w:style>
  <w:style w:type="character" w:customStyle="1" w:styleId="aff">
    <w:name w:val="批注文字 字符"/>
    <w:basedOn w:val="a0"/>
    <w:link w:val="afe"/>
    <w:uiPriority w:val="99"/>
    <w:rsid w:val="000E2DAE"/>
    <w:rPr>
      <w:rFonts w:ascii="Times New Roman" w:eastAsia="宋体" w:hAnsi="Times New Roman" w:cstheme="minorEastAsia"/>
      <w:color w:val="000000" w:themeColor="text1"/>
      <w:sz w:val="24"/>
      <w:szCs w:val="24"/>
    </w:rPr>
  </w:style>
  <w:style w:type="paragraph" w:styleId="aff0">
    <w:name w:val="annotation subject"/>
    <w:basedOn w:val="afe"/>
    <w:next w:val="afe"/>
    <w:link w:val="aff1"/>
    <w:uiPriority w:val="99"/>
    <w:semiHidden/>
    <w:unhideWhenUsed/>
    <w:rsid w:val="000E2DAE"/>
    <w:rPr>
      <w:b/>
      <w:bCs/>
    </w:rPr>
  </w:style>
  <w:style w:type="character" w:customStyle="1" w:styleId="aff1">
    <w:name w:val="批注主题 字符"/>
    <w:basedOn w:val="aff"/>
    <w:link w:val="aff0"/>
    <w:uiPriority w:val="99"/>
    <w:semiHidden/>
    <w:rsid w:val="000E2DAE"/>
    <w:rPr>
      <w:rFonts w:ascii="Times New Roman" w:eastAsia="宋体" w:hAnsi="Times New Roman" w:cstheme="minorEastAsia"/>
      <w:b/>
      <w:bCs/>
      <w:color w:val="000000" w:themeColor="text1"/>
      <w:sz w:val="24"/>
      <w:szCs w:val="24"/>
    </w:rPr>
  </w:style>
  <w:style w:type="character" w:customStyle="1" w:styleId="overflow-hidden">
    <w:name w:val="overflow-hidden"/>
    <w:basedOn w:val="a0"/>
    <w:rsid w:val="00831311"/>
  </w:style>
  <w:style w:type="paragraph" w:customStyle="1" w:styleId="aff2">
    <w:name w:val="公式"/>
    <w:basedOn w:val="a"/>
    <w:link w:val="aff3"/>
    <w:qFormat/>
    <w:rsid w:val="00BE5032"/>
    <w:pPr>
      <w:tabs>
        <w:tab w:val="center" w:pos="4536"/>
        <w:tab w:val="right" w:pos="9072"/>
      </w:tabs>
      <w:snapToGrid w:val="0"/>
      <w:spacing w:after="0" w:line="440" w:lineRule="exact"/>
      <w:jc w:val="left"/>
      <w:textAlignment w:val="center"/>
    </w:pPr>
    <w:rPr>
      <w:rFonts w:ascii="宋体" w:hAnsi="宋体" w:cs="宋体"/>
    </w:rPr>
  </w:style>
  <w:style w:type="character" w:customStyle="1" w:styleId="aff3">
    <w:name w:val="公式 字符"/>
    <w:basedOn w:val="a0"/>
    <w:link w:val="aff2"/>
    <w:rsid w:val="00BE5032"/>
    <w:rPr>
      <w:rFonts w:ascii="宋体" w:eastAsia="宋体" w:hAnsi="宋体" w:cs="宋体"/>
      <w:color w:val="000000" w:themeColor="text1"/>
      <w:sz w:val="24"/>
      <w:szCs w:val="24"/>
    </w:rPr>
  </w:style>
  <w:style w:type="paragraph" w:styleId="aff4">
    <w:name w:val="Revision"/>
    <w:hidden/>
    <w:uiPriority w:val="99"/>
    <w:semiHidden/>
    <w:rsid w:val="003328A1"/>
    <w:pPr>
      <w:spacing w:after="0" w:line="240" w:lineRule="auto"/>
    </w:pPr>
    <w:rPr>
      <w:rFonts w:ascii="Times New Roman" w:eastAsia="宋体" w:hAnsi="Times New Roman" w:cstheme="minorEastAsia"/>
      <w:color w:val="000000" w:themeColor="text1"/>
      <w:sz w:val="24"/>
      <w:szCs w:val="24"/>
    </w:rPr>
  </w:style>
  <w:style w:type="character" w:styleId="aff5">
    <w:name w:val="Unresolved Mention"/>
    <w:basedOn w:val="a0"/>
    <w:uiPriority w:val="99"/>
    <w:semiHidden/>
    <w:unhideWhenUsed/>
    <w:rsid w:val="00AD5F6F"/>
    <w:rPr>
      <w:color w:val="605E5C"/>
      <w:shd w:val="clear" w:color="auto" w:fill="E1DFDD"/>
    </w:rPr>
  </w:style>
  <w:style w:type="character" w:styleId="aff6">
    <w:name w:val="Strong"/>
    <w:basedOn w:val="a0"/>
    <w:uiPriority w:val="22"/>
    <w:qFormat/>
    <w:rsid w:val="00526E8B"/>
    <w:rPr>
      <w:b/>
      <w:bCs/>
    </w:rPr>
  </w:style>
  <w:style w:type="character" w:customStyle="1" w:styleId="details">
    <w:name w:val="details"/>
    <w:basedOn w:val="a0"/>
    <w:qFormat/>
    <w:rsid w:val="00526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151">
      <w:bodyDiv w:val="1"/>
      <w:marLeft w:val="0"/>
      <w:marRight w:val="0"/>
      <w:marTop w:val="0"/>
      <w:marBottom w:val="0"/>
      <w:divBdr>
        <w:top w:val="none" w:sz="0" w:space="0" w:color="auto"/>
        <w:left w:val="none" w:sz="0" w:space="0" w:color="auto"/>
        <w:bottom w:val="none" w:sz="0" w:space="0" w:color="auto"/>
        <w:right w:val="none" w:sz="0" w:space="0" w:color="auto"/>
      </w:divBdr>
      <w:divsChild>
        <w:div w:id="977611502">
          <w:marLeft w:val="640"/>
          <w:marRight w:val="0"/>
          <w:marTop w:val="0"/>
          <w:marBottom w:val="0"/>
          <w:divBdr>
            <w:top w:val="none" w:sz="0" w:space="0" w:color="auto"/>
            <w:left w:val="none" w:sz="0" w:space="0" w:color="auto"/>
            <w:bottom w:val="none" w:sz="0" w:space="0" w:color="auto"/>
            <w:right w:val="none" w:sz="0" w:space="0" w:color="auto"/>
          </w:divBdr>
        </w:div>
      </w:divsChild>
    </w:div>
    <w:div w:id="14814476">
      <w:bodyDiv w:val="1"/>
      <w:marLeft w:val="0"/>
      <w:marRight w:val="0"/>
      <w:marTop w:val="0"/>
      <w:marBottom w:val="0"/>
      <w:divBdr>
        <w:top w:val="none" w:sz="0" w:space="0" w:color="auto"/>
        <w:left w:val="none" w:sz="0" w:space="0" w:color="auto"/>
        <w:bottom w:val="none" w:sz="0" w:space="0" w:color="auto"/>
        <w:right w:val="none" w:sz="0" w:space="0" w:color="auto"/>
      </w:divBdr>
    </w:div>
    <w:div w:id="15469613">
      <w:bodyDiv w:val="1"/>
      <w:marLeft w:val="0"/>
      <w:marRight w:val="0"/>
      <w:marTop w:val="0"/>
      <w:marBottom w:val="0"/>
      <w:divBdr>
        <w:top w:val="none" w:sz="0" w:space="0" w:color="auto"/>
        <w:left w:val="none" w:sz="0" w:space="0" w:color="auto"/>
        <w:bottom w:val="none" w:sz="0" w:space="0" w:color="auto"/>
        <w:right w:val="none" w:sz="0" w:space="0" w:color="auto"/>
      </w:divBdr>
      <w:divsChild>
        <w:div w:id="823938248">
          <w:marLeft w:val="640"/>
          <w:marRight w:val="0"/>
          <w:marTop w:val="0"/>
          <w:marBottom w:val="0"/>
          <w:divBdr>
            <w:top w:val="none" w:sz="0" w:space="0" w:color="auto"/>
            <w:left w:val="none" w:sz="0" w:space="0" w:color="auto"/>
            <w:bottom w:val="none" w:sz="0" w:space="0" w:color="auto"/>
            <w:right w:val="none" w:sz="0" w:space="0" w:color="auto"/>
          </w:divBdr>
        </w:div>
        <w:div w:id="937561736">
          <w:marLeft w:val="640"/>
          <w:marRight w:val="0"/>
          <w:marTop w:val="0"/>
          <w:marBottom w:val="0"/>
          <w:divBdr>
            <w:top w:val="none" w:sz="0" w:space="0" w:color="auto"/>
            <w:left w:val="none" w:sz="0" w:space="0" w:color="auto"/>
            <w:bottom w:val="none" w:sz="0" w:space="0" w:color="auto"/>
            <w:right w:val="none" w:sz="0" w:space="0" w:color="auto"/>
          </w:divBdr>
        </w:div>
      </w:divsChild>
    </w:div>
    <w:div w:id="30964617">
      <w:bodyDiv w:val="1"/>
      <w:marLeft w:val="0"/>
      <w:marRight w:val="0"/>
      <w:marTop w:val="0"/>
      <w:marBottom w:val="0"/>
      <w:divBdr>
        <w:top w:val="none" w:sz="0" w:space="0" w:color="auto"/>
        <w:left w:val="none" w:sz="0" w:space="0" w:color="auto"/>
        <w:bottom w:val="none" w:sz="0" w:space="0" w:color="auto"/>
        <w:right w:val="none" w:sz="0" w:space="0" w:color="auto"/>
      </w:divBdr>
      <w:divsChild>
        <w:div w:id="476187334">
          <w:marLeft w:val="640"/>
          <w:marRight w:val="0"/>
          <w:marTop w:val="0"/>
          <w:marBottom w:val="0"/>
          <w:divBdr>
            <w:top w:val="none" w:sz="0" w:space="0" w:color="auto"/>
            <w:left w:val="none" w:sz="0" w:space="0" w:color="auto"/>
            <w:bottom w:val="none" w:sz="0" w:space="0" w:color="auto"/>
            <w:right w:val="none" w:sz="0" w:space="0" w:color="auto"/>
          </w:divBdr>
        </w:div>
        <w:div w:id="783889830">
          <w:marLeft w:val="640"/>
          <w:marRight w:val="0"/>
          <w:marTop w:val="0"/>
          <w:marBottom w:val="0"/>
          <w:divBdr>
            <w:top w:val="none" w:sz="0" w:space="0" w:color="auto"/>
            <w:left w:val="none" w:sz="0" w:space="0" w:color="auto"/>
            <w:bottom w:val="none" w:sz="0" w:space="0" w:color="auto"/>
            <w:right w:val="none" w:sz="0" w:space="0" w:color="auto"/>
          </w:divBdr>
        </w:div>
        <w:div w:id="1387022259">
          <w:marLeft w:val="640"/>
          <w:marRight w:val="0"/>
          <w:marTop w:val="0"/>
          <w:marBottom w:val="0"/>
          <w:divBdr>
            <w:top w:val="none" w:sz="0" w:space="0" w:color="auto"/>
            <w:left w:val="none" w:sz="0" w:space="0" w:color="auto"/>
            <w:bottom w:val="none" w:sz="0" w:space="0" w:color="auto"/>
            <w:right w:val="none" w:sz="0" w:space="0" w:color="auto"/>
          </w:divBdr>
        </w:div>
        <w:div w:id="2055880736">
          <w:marLeft w:val="640"/>
          <w:marRight w:val="0"/>
          <w:marTop w:val="0"/>
          <w:marBottom w:val="0"/>
          <w:divBdr>
            <w:top w:val="none" w:sz="0" w:space="0" w:color="auto"/>
            <w:left w:val="none" w:sz="0" w:space="0" w:color="auto"/>
            <w:bottom w:val="none" w:sz="0" w:space="0" w:color="auto"/>
            <w:right w:val="none" w:sz="0" w:space="0" w:color="auto"/>
          </w:divBdr>
        </w:div>
      </w:divsChild>
    </w:div>
    <w:div w:id="48572214">
      <w:bodyDiv w:val="1"/>
      <w:marLeft w:val="0"/>
      <w:marRight w:val="0"/>
      <w:marTop w:val="0"/>
      <w:marBottom w:val="0"/>
      <w:divBdr>
        <w:top w:val="none" w:sz="0" w:space="0" w:color="auto"/>
        <w:left w:val="none" w:sz="0" w:space="0" w:color="auto"/>
        <w:bottom w:val="none" w:sz="0" w:space="0" w:color="auto"/>
        <w:right w:val="none" w:sz="0" w:space="0" w:color="auto"/>
      </w:divBdr>
      <w:divsChild>
        <w:div w:id="1079402642">
          <w:marLeft w:val="640"/>
          <w:marRight w:val="0"/>
          <w:marTop w:val="0"/>
          <w:marBottom w:val="0"/>
          <w:divBdr>
            <w:top w:val="none" w:sz="0" w:space="0" w:color="auto"/>
            <w:left w:val="none" w:sz="0" w:space="0" w:color="auto"/>
            <w:bottom w:val="none" w:sz="0" w:space="0" w:color="auto"/>
            <w:right w:val="none" w:sz="0" w:space="0" w:color="auto"/>
          </w:divBdr>
        </w:div>
        <w:div w:id="1273590478">
          <w:marLeft w:val="640"/>
          <w:marRight w:val="0"/>
          <w:marTop w:val="0"/>
          <w:marBottom w:val="0"/>
          <w:divBdr>
            <w:top w:val="none" w:sz="0" w:space="0" w:color="auto"/>
            <w:left w:val="none" w:sz="0" w:space="0" w:color="auto"/>
            <w:bottom w:val="none" w:sz="0" w:space="0" w:color="auto"/>
            <w:right w:val="none" w:sz="0" w:space="0" w:color="auto"/>
          </w:divBdr>
        </w:div>
        <w:div w:id="1858345767">
          <w:marLeft w:val="640"/>
          <w:marRight w:val="0"/>
          <w:marTop w:val="0"/>
          <w:marBottom w:val="0"/>
          <w:divBdr>
            <w:top w:val="none" w:sz="0" w:space="0" w:color="auto"/>
            <w:left w:val="none" w:sz="0" w:space="0" w:color="auto"/>
            <w:bottom w:val="none" w:sz="0" w:space="0" w:color="auto"/>
            <w:right w:val="none" w:sz="0" w:space="0" w:color="auto"/>
          </w:divBdr>
        </w:div>
      </w:divsChild>
    </w:div>
    <w:div w:id="52390586">
      <w:bodyDiv w:val="1"/>
      <w:marLeft w:val="0"/>
      <w:marRight w:val="0"/>
      <w:marTop w:val="0"/>
      <w:marBottom w:val="0"/>
      <w:divBdr>
        <w:top w:val="none" w:sz="0" w:space="0" w:color="auto"/>
        <w:left w:val="none" w:sz="0" w:space="0" w:color="auto"/>
        <w:bottom w:val="none" w:sz="0" w:space="0" w:color="auto"/>
        <w:right w:val="none" w:sz="0" w:space="0" w:color="auto"/>
      </w:divBdr>
      <w:divsChild>
        <w:div w:id="1229026325">
          <w:marLeft w:val="640"/>
          <w:marRight w:val="0"/>
          <w:marTop w:val="0"/>
          <w:marBottom w:val="0"/>
          <w:divBdr>
            <w:top w:val="none" w:sz="0" w:space="0" w:color="auto"/>
            <w:left w:val="none" w:sz="0" w:space="0" w:color="auto"/>
            <w:bottom w:val="none" w:sz="0" w:space="0" w:color="auto"/>
            <w:right w:val="none" w:sz="0" w:space="0" w:color="auto"/>
          </w:divBdr>
        </w:div>
      </w:divsChild>
    </w:div>
    <w:div w:id="62027062">
      <w:bodyDiv w:val="1"/>
      <w:marLeft w:val="0"/>
      <w:marRight w:val="0"/>
      <w:marTop w:val="0"/>
      <w:marBottom w:val="0"/>
      <w:divBdr>
        <w:top w:val="none" w:sz="0" w:space="0" w:color="auto"/>
        <w:left w:val="none" w:sz="0" w:space="0" w:color="auto"/>
        <w:bottom w:val="none" w:sz="0" w:space="0" w:color="auto"/>
        <w:right w:val="none" w:sz="0" w:space="0" w:color="auto"/>
      </w:divBdr>
      <w:divsChild>
        <w:div w:id="768281700">
          <w:marLeft w:val="640"/>
          <w:marRight w:val="0"/>
          <w:marTop w:val="0"/>
          <w:marBottom w:val="0"/>
          <w:divBdr>
            <w:top w:val="none" w:sz="0" w:space="0" w:color="auto"/>
            <w:left w:val="none" w:sz="0" w:space="0" w:color="auto"/>
            <w:bottom w:val="none" w:sz="0" w:space="0" w:color="auto"/>
            <w:right w:val="none" w:sz="0" w:space="0" w:color="auto"/>
          </w:divBdr>
        </w:div>
        <w:div w:id="1771268026">
          <w:marLeft w:val="640"/>
          <w:marRight w:val="0"/>
          <w:marTop w:val="0"/>
          <w:marBottom w:val="0"/>
          <w:divBdr>
            <w:top w:val="none" w:sz="0" w:space="0" w:color="auto"/>
            <w:left w:val="none" w:sz="0" w:space="0" w:color="auto"/>
            <w:bottom w:val="none" w:sz="0" w:space="0" w:color="auto"/>
            <w:right w:val="none" w:sz="0" w:space="0" w:color="auto"/>
          </w:divBdr>
        </w:div>
      </w:divsChild>
    </w:div>
    <w:div w:id="66223364">
      <w:bodyDiv w:val="1"/>
      <w:marLeft w:val="0"/>
      <w:marRight w:val="0"/>
      <w:marTop w:val="0"/>
      <w:marBottom w:val="0"/>
      <w:divBdr>
        <w:top w:val="none" w:sz="0" w:space="0" w:color="auto"/>
        <w:left w:val="none" w:sz="0" w:space="0" w:color="auto"/>
        <w:bottom w:val="none" w:sz="0" w:space="0" w:color="auto"/>
        <w:right w:val="none" w:sz="0" w:space="0" w:color="auto"/>
      </w:divBdr>
    </w:div>
    <w:div w:id="81149177">
      <w:bodyDiv w:val="1"/>
      <w:marLeft w:val="0"/>
      <w:marRight w:val="0"/>
      <w:marTop w:val="0"/>
      <w:marBottom w:val="0"/>
      <w:divBdr>
        <w:top w:val="none" w:sz="0" w:space="0" w:color="auto"/>
        <w:left w:val="none" w:sz="0" w:space="0" w:color="auto"/>
        <w:bottom w:val="none" w:sz="0" w:space="0" w:color="auto"/>
        <w:right w:val="none" w:sz="0" w:space="0" w:color="auto"/>
      </w:divBdr>
    </w:div>
    <w:div w:id="87317665">
      <w:bodyDiv w:val="1"/>
      <w:marLeft w:val="0"/>
      <w:marRight w:val="0"/>
      <w:marTop w:val="0"/>
      <w:marBottom w:val="0"/>
      <w:divBdr>
        <w:top w:val="none" w:sz="0" w:space="0" w:color="auto"/>
        <w:left w:val="none" w:sz="0" w:space="0" w:color="auto"/>
        <w:bottom w:val="none" w:sz="0" w:space="0" w:color="auto"/>
        <w:right w:val="none" w:sz="0" w:space="0" w:color="auto"/>
      </w:divBdr>
    </w:div>
    <w:div w:id="111483882">
      <w:bodyDiv w:val="1"/>
      <w:marLeft w:val="0"/>
      <w:marRight w:val="0"/>
      <w:marTop w:val="0"/>
      <w:marBottom w:val="0"/>
      <w:divBdr>
        <w:top w:val="none" w:sz="0" w:space="0" w:color="auto"/>
        <w:left w:val="none" w:sz="0" w:space="0" w:color="auto"/>
        <w:bottom w:val="none" w:sz="0" w:space="0" w:color="auto"/>
        <w:right w:val="none" w:sz="0" w:space="0" w:color="auto"/>
      </w:divBdr>
      <w:divsChild>
        <w:div w:id="1534151602">
          <w:marLeft w:val="640"/>
          <w:marRight w:val="0"/>
          <w:marTop w:val="0"/>
          <w:marBottom w:val="0"/>
          <w:divBdr>
            <w:top w:val="none" w:sz="0" w:space="0" w:color="auto"/>
            <w:left w:val="none" w:sz="0" w:space="0" w:color="auto"/>
            <w:bottom w:val="none" w:sz="0" w:space="0" w:color="auto"/>
            <w:right w:val="none" w:sz="0" w:space="0" w:color="auto"/>
          </w:divBdr>
        </w:div>
        <w:div w:id="1832598274">
          <w:marLeft w:val="640"/>
          <w:marRight w:val="0"/>
          <w:marTop w:val="0"/>
          <w:marBottom w:val="0"/>
          <w:divBdr>
            <w:top w:val="none" w:sz="0" w:space="0" w:color="auto"/>
            <w:left w:val="none" w:sz="0" w:space="0" w:color="auto"/>
            <w:bottom w:val="none" w:sz="0" w:space="0" w:color="auto"/>
            <w:right w:val="none" w:sz="0" w:space="0" w:color="auto"/>
          </w:divBdr>
        </w:div>
      </w:divsChild>
    </w:div>
    <w:div w:id="116072980">
      <w:bodyDiv w:val="1"/>
      <w:marLeft w:val="0"/>
      <w:marRight w:val="0"/>
      <w:marTop w:val="0"/>
      <w:marBottom w:val="0"/>
      <w:divBdr>
        <w:top w:val="none" w:sz="0" w:space="0" w:color="auto"/>
        <w:left w:val="none" w:sz="0" w:space="0" w:color="auto"/>
        <w:bottom w:val="none" w:sz="0" w:space="0" w:color="auto"/>
        <w:right w:val="none" w:sz="0" w:space="0" w:color="auto"/>
      </w:divBdr>
    </w:div>
    <w:div w:id="123696352">
      <w:bodyDiv w:val="1"/>
      <w:marLeft w:val="0"/>
      <w:marRight w:val="0"/>
      <w:marTop w:val="0"/>
      <w:marBottom w:val="0"/>
      <w:divBdr>
        <w:top w:val="none" w:sz="0" w:space="0" w:color="auto"/>
        <w:left w:val="none" w:sz="0" w:space="0" w:color="auto"/>
        <w:bottom w:val="none" w:sz="0" w:space="0" w:color="auto"/>
        <w:right w:val="none" w:sz="0" w:space="0" w:color="auto"/>
      </w:divBdr>
      <w:divsChild>
        <w:div w:id="129565089">
          <w:marLeft w:val="640"/>
          <w:marRight w:val="0"/>
          <w:marTop w:val="0"/>
          <w:marBottom w:val="0"/>
          <w:divBdr>
            <w:top w:val="none" w:sz="0" w:space="0" w:color="auto"/>
            <w:left w:val="none" w:sz="0" w:space="0" w:color="auto"/>
            <w:bottom w:val="none" w:sz="0" w:space="0" w:color="auto"/>
            <w:right w:val="none" w:sz="0" w:space="0" w:color="auto"/>
          </w:divBdr>
        </w:div>
        <w:div w:id="2100252284">
          <w:marLeft w:val="640"/>
          <w:marRight w:val="0"/>
          <w:marTop w:val="0"/>
          <w:marBottom w:val="0"/>
          <w:divBdr>
            <w:top w:val="none" w:sz="0" w:space="0" w:color="auto"/>
            <w:left w:val="none" w:sz="0" w:space="0" w:color="auto"/>
            <w:bottom w:val="none" w:sz="0" w:space="0" w:color="auto"/>
            <w:right w:val="none" w:sz="0" w:space="0" w:color="auto"/>
          </w:divBdr>
        </w:div>
      </w:divsChild>
    </w:div>
    <w:div w:id="124084998">
      <w:bodyDiv w:val="1"/>
      <w:marLeft w:val="0"/>
      <w:marRight w:val="0"/>
      <w:marTop w:val="0"/>
      <w:marBottom w:val="0"/>
      <w:divBdr>
        <w:top w:val="none" w:sz="0" w:space="0" w:color="auto"/>
        <w:left w:val="none" w:sz="0" w:space="0" w:color="auto"/>
        <w:bottom w:val="none" w:sz="0" w:space="0" w:color="auto"/>
        <w:right w:val="none" w:sz="0" w:space="0" w:color="auto"/>
      </w:divBdr>
      <w:divsChild>
        <w:div w:id="307319450">
          <w:marLeft w:val="640"/>
          <w:marRight w:val="0"/>
          <w:marTop w:val="0"/>
          <w:marBottom w:val="0"/>
          <w:divBdr>
            <w:top w:val="none" w:sz="0" w:space="0" w:color="auto"/>
            <w:left w:val="none" w:sz="0" w:space="0" w:color="auto"/>
            <w:bottom w:val="none" w:sz="0" w:space="0" w:color="auto"/>
            <w:right w:val="none" w:sz="0" w:space="0" w:color="auto"/>
          </w:divBdr>
        </w:div>
        <w:div w:id="2049408726">
          <w:marLeft w:val="640"/>
          <w:marRight w:val="0"/>
          <w:marTop w:val="0"/>
          <w:marBottom w:val="0"/>
          <w:divBdr>
            <w:top w:val="none" w:sz="0" w:space="0" w:color="auto"/>
            <w:left w:val="none" w:sz="0" w:space="0" w:color="auto"/>
            <w:bottom w:val="none" w:sz="0" w:space="0" w:color="auto"/>
            <w:right w:val="none" w:sz="0" w:space="0" w:color="auto"/>
          </w:divBdr>
        </w:div>
      </w:divsChild>
    </w:div>
    <w:div w:id="137112893">
      <w:bodyDiv w:val="1"/>
      <w:marLeft w:val="0"/>
      <w:marRight w:val="0"/>
      <w:marTop w:val="0"/>
      <w:marBottom w:val="0"/>
      <w:divBdr>
        <w:top w:val="none" w:sz="0" w:space="0" w:color="auto"/>
        <w:left w:val="none" w:sz="0" w:space="0" w:color="auto"/>
        <w:bottom w:val="none" w:sz="0" w:space="0" w:color="auto"/>
        <w:right w:val="none" w:sz="0" w:space="0" w:color="auto"/>
      </w:divBdr>
      <w:divsChild>
        <w:div w:id="533691209">
          <w:marLeft w:val="640"/>
          <w:marRight w:val="0"/>
          <w:marTop w:val="0"/>
          <w:marBottom w:val="0"/>
          <w:divBdr>
            <w:top w:val="none" w:sz="0" w:space="0" w:color="auto"/>
            <w:left w:val="none" w:sz="0" w:space="0" w:color="auto"/>
            <w:bottom w:val="none" w:sz="0" w:space="0" w:color="auto"/>
            <w:right w:val="none" w:sz="0" w:space="0" w:color="auto"/>
          </w:divBdr>
        </w:div>
        <w:div w:id="556430778">
          <w:marLeft w:val="640"/>
          <w:marRight w:val="0"/>
          <w:marTop w:val="0"/>
          <w:marBottom w:val="0"/>
          <w:divBdr>
            <w:top w:val="none" w:sz="0" w:space="0" w:color="auto"/>
            <w:left w:val="none" w:sz="0" w:space="0" w:color="auto"/>
            <w:bottom w:val="none" w:sz="0" w:space="0" w:color="auto"/>
            <w:right w:val="none" w:sz="0" w:space="0" w:color="auto"/>
          </w:divBdr>
        </w:div>
        <w:div w:id="953441825">
          <w:marLeft w:val="640"/>
          <w:marRight w:val="0"/>
          <w:marTop w:val="0"/>
          <w:marBottom w:val="0"/>
          <w:divBdr>
            <w:top w:val="none" w:sz="0" w:space="0" w:color="auto"/>
            <w:left w:val="none" w:sz="0" w:space="0" w:color="auto"/>
            <w:bottom w:val="none" w:sz="0" w:space="0" w:color="auto"/>
            <w:right w:val="none" w:sz="0" w:space="0" w:color="auto"/>
          </w:divBdr>
        </w:div>
      </w:divsChild>
    </w:div>
    <w:div w:id="159665222">
      <w:bodyDiv w:val="1"/>
      <w:marLeft w:val="0"/>
      <w:marRight w:val="0"/>
      <w:marTop w:val="0"/>
      <w:marBottom w:val="0"/>
      <w:divBdr>
        <w:top w:val="none" w:sz="0" w:space="0" w:color="auto"/>
        <w:left w:val="none" w:sz="0" w:space="0" w:color="auto"/>
        <w:bottom w:val="none" w:sz="0" w:space="0" w:color="auto"/>
        <w:right w:val="none" w:sz="0" w:space="0" w:color="auto"/>
      </w:divBdr>
      <w:divsChild>
        <w:div w:id="64838036">
          <w:marLeft w:val="640"/>
          <w:marRight w:val="0"/>
          <w:marTop w:val="0"/>
          <w:marBottom w:val="0"/>
          <w:divBdr>
            <w:top w:val="none" w:sz="0" w:space="0" w:color="auto"/>
            <w:left w:val="none" w:sz="0" w:space="0" w:color="auto"/>
            <w:bottom w:val="none" w:sz="0" w:space="0" w:color="auto"/>
            <w:right w:val="none" w:sz="0" w:space="0" w:color="auto"/>
          </w:divBdr>
        </w:div>
        <w:div w:id="471096351">
          <w:marLeft w:val="640"/>
          <w:marRight w:val="0"/>
          <w:marTop w:val="0"/>
          <w:marBottom w:val="0"/>
          <w:divBdr>
            <w:top w:val="none" w:sz="0" w:space="0" w:color="auto"/>
            <w:left w:val="none" w:sz="0" w:space="0" w:color="auto"/>
            <w:bottom w:val="none" w:sz="0" w:space="0" w:color="auto"/>
            <w:right w:val="none" w:sz="0" w:space="0" w:color="auto"/>
          </w:divBdr>
        </w:div>
        <w:div w:id="1766338274">
          <w:marLeft w:val="640"/>
          <w:marRight w:val="0"/>
          <w:marTop w:val="0"/>
          <w:marBottom w:val="0"/>
          <w:divBdr>
            <w:top w:val="none" w:sz="0" w:space="0" w:color="auto"/>
            <w:left w:val="none" w:sz="0" w:space="0" w:color="auto"/>
            <w:bottom w:val="none" w:sz="0" w:space="0" w:color="auto"/>
            <w:right w:val="none" w:sz="0" w:space="0" w:color="auto"/>
          </w:divBdr>
        </w:div>
      </w:divsChild>
    </w:div>
    <w:div w:id="178470732">
      <w:bodyDiv w:val="1"/>
      <w:marLeft w:val="0"/>
      <w:marRight w:val="0"/>
      <w:marTop w:val="0"/>
      <w:marBottom w:val="0"/>
      <w:divBdr>
        <w:top w:val="none" w:sz="0" w:space="0" w:color="auto"/>
        <w:left w:val="none" w:sz="0" w:space="0" w:color="auto"/>
        <w:bottom w:val="none" w:sz="0" w:space="0" w:color="auto"/>
        <w:right w:val="none" w:sz="0" w:space="0" w:color="auto"/>
      </w:divBdr>
    </w:div>
    <w:div w:id="181013435">
      <w:bodyDiv w:val="1"/>
      <w:marLeft w:val="0"/>
      <w:marRight w:val="0"/>
      <w:marTop w:val="0"/>
      <w:marBottom w:val="0"/>
      <w:divBdr>
        <w:top w:val="none" w:sz="0" w:space="0" w:color="auto"/>
        <w:left w:val="none" w:sz="0" w:space="0" w:color="auto"/>
        <w:bottom w:val="none" w:sz="0" w:space="0" w:color="auto"/>
        <w:right w:val="none" w:sz="0" w:space="0" w:color="auto"/>
      </w:divBdr>
    </w:div>
    <w:div w:id="190414077">
      <w:bodyDiv w:val="1"/>
      <w:marLeft w:val="0"/>
      <w:marRight w:val="0"/>
      <w:marTop w:val="0"/>
      <w:marBottom w:val="0"/>
      <w:divBdr>
        <w:top w:val="none" w:sz="0" w:space="0" w:color="auto"/>
        <w:left w:val="none" w:sz="0" w:space="0" w:color="auto"/>
        <w:bottom w:val="none" w:sz="0" w:space="0" w:color="auto"/>
        <w:right w:val="none" w:sz="0" w:space="0" w:color="auto"/>
      </w:divBdr>
      <w:divsChild>
        <w:div w:id="247472436">
          <w:marLeft w:val="640"/>
          <w:marRight w:val="0"/>
          <w:marTop w:val="0"/>
          <w:marBottom w:val="0"/>
          <w:divBdr>
            <w:top w:val="none" w:sz="0" w:space="0" w:color="auto"/>
            <w:left w:val="none" w:sz="0" w:space="0" w:color="auto"/>
            <w:bottom w:val="none" w:sz="0" w:space="0" w:color="auto"/>
            <w:right w:val="none" w:sz="0" w:space="0" w:color="auto"/>
          </w:divBdr>
        </w:div>
        <w:div w:id="1498230394">
          <w:marLeft w:val="640"/>
          <w:marRight w:val="0"/>
          <w:marTop w:val="0"/>
          <w:marBottom w:val="0"/>
          <w:divBdr>
            <w:top w:val="none" w:sz="0" w:space="0" w:color="auto"/>
            <w:left w:val="none" w:sz="0" w:space="0" w:color="auto"/>
            <w:bottom w:val="none" w:sz="0" w:space="0" w:color="auto"/>
            <w:right w:val="none" w:sz="0" w:space="0" w:color="auto"/>
          </w:divBdr>
        </w:div>
      </w:divsChild>
    </w:div>
    <w:div w:id="195235585">
      <w:bodyDiv w:val="1"/>
      <w:marLeft w:val="0"/>
      <w:marRight w:val="0"/>
      <w:marTop w:val="0"/>
      <w:marBottom w:val="0"/>
      <w:divBdr>
        <w:top w:val="none" w:sz="0" w:space="0" w:color="auto"/>
        <w:left w:val="none" w:sz="0" w:space="0" w:color="auto"/>
        <w:bottom w:val="none" w:sz="0" w:space="0" w:color="auto"/>
        <w:right w:val="none" w:sz="0" w:space="0" w:color="auto"/>
      </w:divBdr>
      <w:divsChild>
        <w:div w:id="358161524">
          <w:marLeft w:val="640"/>
          <w:marRight w:val="0"/>
          <w:marTop w:val="0"/>
          <w:marBottom w:val="0"/>
          <w:divBdr>
            <w:top w:val="none" w:sz="0" w:space="0" w:color="auto"/>
            <w:left w:val="none" w:sz="0" w:space="0" w:color="auto"/>
            <w:bottom w:val="none" w:sz="0" w:space="0" w:color="auto"/>
            <w:right w:val="none" w:sz="0" w:space="0" w:color="auto"/>
          </w:divBdr>
        </w:div>
        <w:div w:id="2115439057">
          <w:marLeft w:val="640"/>
          <w:marRight w:val="0"/>
          <w:marTop w:val="0"/>
          <w:marBottom w:val="0"/>
          <w:divBdr>
            <w:top w:val="none" w:sz="0" w:space="0" w:color="auto"/>
            <w:left w:val="none" w:sz="0" w:space="0" w:color="auto"/>
            <w:bottom w:val="none" w:sz="0" w:space="0" w:color="auto"/>
            <w:right w:val="none" w:sz="0" w:space="0" w:color="auto"/>
          </w:divBdr>
        </w:div>
      </w:divsChild>
    </w:div>
    <w:div w:id="199637675">
      <w:bodyDiv w:val="1"/>
      <w:marLeft w:val="0"/>
      <w:marRight w:val="0"/>
      <w:marTop w:val="0"/>
      <w:marBottom w:val="0"/>
      <w:divBdr>
        <w:top w:val="none" w:sz="0" w:space="0" w:color="auto"/>
        <w:left w:val="none" w:sz="0" w:space="0" w:color="auto"/>
        <w:bottom w:val="none" w:sz="0" w:space="0" w:color="auto"/>
        <w:right w:val="none" w:sz="0" w:space="0" w:color="auto"/>
      </w:divBdr>
      <w:divsChild>
        <w:div w:id="287705556">
          <w:marLeft w:val="640"/>
          <w:marRight w:val="0"/>
          <w:marTop w:val="0"/>
          <w:marBottom w:val="0"/>
          <w:divBdr>
            <w:top w:val="none" w:sz="0" w:space="0" w:color="auto"/>
            <w:left w:val="none" w:sz="0" w:space="0" w:color="auto"/>
            <w:bottom w:val="none" w:sz="0" w:space="0" w:color="auto"/>
            <w:right w:val="none" w:sz="0" w:space="0" w:color="auto"/>
          </w:divBdr>
        </w:div>
        <w:div w:id="1050805493">
          <w:marLeft w:val="640"/>
          <w:marRight w:val="0"/>
          <w:marTop w:val="0"/>
          <w:marBottom w:val="0"/>
          <w:divBdr>
            <w:top w:val="none" w:sz="0" w:space="0" w:color="auto"/>
            <w:left w:val="none" w:sz="0" w:space="0" w:color="auto"/>
            <w:bottom w:val="none" w:sz="0" w:space="0" w:color="auto"/>
            <w:right w:val="none" w:sz="0" w:space="0" w:color="auto"/>
          </w:divBdr>
        </w:div>
        <w:div w:id="1090269966">
          <w:marLeft w:val="640"/>
          <w:marRight w:val="0"/>
          <w:marTop w:val="0"/>
          <w:marBottom w:val="0"/>
          <w:divBdr>
            <w:top w:val="none" w:sz="0" w:space="0" w:color="auto"/>
            <w:left w:val="none" w:sz="0" w:space="0" w:color="auto"/>
            <w:bottom w:val="none" w:sz="0" w:space="0" w:color="auto"/>
            <w:right w:val="none" w:sz="0" w:space="0" w:color="auto"/>
          </w:divBdr>
        </w:div>
      </w:divsChild>
    </w:div>
    <w:div w:id="224951883">
      <w:bodyDiv w:val="1"/>
      <w:marLeft w:val="0"/>
      <w:marRight w:val="0"/>
      <w:marTop w:val="0"/>
      <w:marBottom w:val="0"/>
      <w:divBdr>
        <w:top w:val="none" w:sz="0" w:space="0" w:color="auto"/>
        <w:left w:val="none" w:sz="0" w:space="0" w:color="auto"/>
        <w:bottom w:val="none" w:sz="0" w:space="0" w:color="auto"/>
        <w:right w:val="none" w:sz="0" w:space="0" w:color="auto"/>
      </w:divBdr>
      <w:divsChild>
        <w:div w:id="130293842">
          <w:marLeft w:val="640"/>
          <w:marRight w:val="0"/>
          <w:marTop w:val="0"/>
          <w:marBottom w:val="0"/>
          <w:divBdr>
            <w:top w:val="none" w:sz="0" w:space="0" w:color="auto"/>
            <w:left w:val="none" w:sz="0" w:space="0" w:color="auto"/>
            <w:bottom w:val="none" w:sz="0" w:space="0" w:color="auto"/>
            <w:right w:val="none" w:sz="0" w:space="0" w:color="auto"/>
          </w:divBdr>
        </w:div>
        <w:div w:id="181748590">
          <w:marLeft w:val="640"/>
          <w:marRight w:val="0"/>
          <w:marTop w:val="0"/>
          <w:marBottom w:val="0"/>
          <w:divBdr>
            <w:top w:val="none" w:sz="0" w:space="0" w:color="auto"/>
            <w:left w:val="none" w:sz="0" w:space="0" w:color="auto"/>
            <w:bottom w:val="none" w:sz="0" w:space="0" w:color="auto"/>
            <w:right w:val="none" w:sz="0" w:space="0" w:color="auto"/>
          </w:divBdr>
        </w:div>
        <w:div w:id="828794158">
          <w:marLeft w:val="640"/>
          <w:marRight w:val="0"/>
          <w:marTop w:val="0"/>
          <w:marBottom w:val="0"/>
          <w:divBdr>
            <w:top w:val="none" w:sz="0" w:space="0" w:color="auto"/>
            <w:left w:val="none" w:sz="0" w:space="0" w:color="auto"/>
            <w:bottom w:val="none" w:sz="0" w:space="0" w:color="auto"/>
            <w:right w:val="none" w:sz="0" w:space="0" w:color="auto"/>
          </w:divBdr>
        </w:div>
      </w:divsChild>
    </w:div>
    <w:div w:id="239870840">
      <w:bodyDiv w:val="1"/>
      <w:marLeft w:val="0"/>
      <w:marRight w:val="0"/>
      <w:marTop w:val="0"/>
      <w:marBottom w:val="0"/>
      <w:divBdr>
        <w:top w:val="none" w:sz="0" w:space="0" w:color="auto"/>
        <w:left w:val="none" w:sz="0" w:space="0" w:color="auto"/>
        <w:bottom w:val="none" w:sz="0" w:space="0" w:color="auto"/>
        <w:right w:val="none" w:sz="0" w:space="0" w:color="auto"/>
      </w:divBdr>
      <w:divsChild>
        <w:div w:id="47146121">
          <w:marLeft w:val="640"/>
          <w:marRight w:val="0"/>
          <w:marTop w:val="0"/>
          <w:marBottom w:val="0"/>
          <w:divBdr>
            <w:top w:val="none" w:sz="0" w:space="0" w:color="auto"/>
            <w:left w:val="none" w:sz="0" w:space="0" w:color="auto"/>
            <w:bottom w:val="none" w:sz="0" w:space="0" w:color="auto"/>
            <w:right w:val="none" w:sz="0" w:space="0" w:color="auto"/>
          </w:divBdr>
        </w:div>
      </w:divsChild>
    </w:div>
    <w:div w:id="246960062">
      <w:bodyDiv w:val="1"/>
      <w:marLeft w:val="0"/>
      <w:marRight w:val="0"/>
      <w:marTop w:val="0"/>
      <w:marBottom w:val="0"/>
      <w:divBdr>
        <w:top w:val="none" w:sz="0" w:space="0" w:color="auto"/>
        <w:left w:val="none" w:sz="0" w:space="0" w:color="auto"/>
        <w:bottom w:val="none" w:sz="0" w:space="0" w:color="auto"/>
        <w:right w:val="none" w:sz="0" w:space="0" w:color="auto"/>
      </w:divBdr>
    </w:div>
    <w:div w:id="260841251">
      <w:bodyDiv w:val="1"/>
      <w:marLeft w:val="0"/>
      <w:marRight w:val="0"/>
      <w:marTop w:val="0"/>
      <w:marBottom w:val="0"/>
      <w:divBdr>
        <w:top w:val="none" w:sz="0" w:space="0" w:color="auto"/>
        <w:left w:val="none" w:sz="0" w:space="0" w:color="auto"/>
        <w:bottom w:val="none" w:sz="0" w:space="0" w:color="auto"/>
        <w:right w:val="none" w:sz="0" w:space="0" w:color="auto"/>
      </w:divBdr>
      <w:divsChild>
        <w:div w:id="1157645571">
          <w:marLeft w:val="640"/>
          <w:marRight w:val="0"/>
          <w:marTop w:val="0"/>
          <w:marBottom w:val="0"/>
          <w:divBdr>
            <w:top w:val="none" w:sz="0" w:space="0" w:color="auto"/>
            <w:left w:val="none" w:sz="0" w:space="0" w:color="auto"/>
            <w:bottom w:val="none" w:sz="0" w:space="0" w:color="auto"/>
            <w:right w:val="none" w:sz="0" w:space="0" w:color="auto"/>
          </w:divBdr>
        </w:div>
        <w:div w:id="1608001634">
          <w:marLeft w:val="640"/>
          <w:marRight w:val="0"/>
          <w:marTop w:val="0"/>
          <w:marBottom w:val="0"/>
          <w:divBdr>
            <w:top w:val="none" w:sz="0" w:space="0" w:color="auto"/>
            <w:left w:val="none" w:sz="0" w:space="0" w:color="auto"/>
            <w:bottom w:val="none" w:sz="0" w:space="0" w:color="auto"/>
            <w:right w:val="none" w:sz="0" w:space="0" w:color="auto"/>
          </w:divBdr>
        </w:div>
      </w:divsChild>
    </w:div>
    <w:div w:id="261690596">
      <w:bodyDiv w:val="1"/>
      <w:marLeft w:val="0"/>
      <w:marRight w:val="0"/>
      <w:marTop w:val="0"/>
      <w:marBottom w:val="0"/>
      <w:divBdr>
        <w:top w:val="none" w:sz="0" w:space="0" w:color="auto"/>
        <w:left w:val="none" w:sz="0" w:space="0" w:color="auto"/>
        <w:bottom w:val="none" w:sz="0" w:space="0" w:color="auto"/>
        <w:right w:val="none" w:sz="0" w:space="0" w:color="auto"/>
      </w:divBdr>
      <w:divsChild>
        <w:div w:id="1283729127">
          <w:marLeft w:val="640"/>
          <w:marRight w:val="0"/>
          <w:marTop w:val="0"/>
          <w:marBottom w:val="0"/>
          <w:divBdr>
            <w:top w:val="none" w:sz="0" w:space="0" w:color="auto"/>
            <w:left w:val="none" w:sz="0" w:space="0" w:color="auto"/>
            <w:bottom w:val="none" w:sz="0" w:space="0" w:color="auto"/>
            <w:right w:val="none" w:sz="0" w:space="0" w:color="auto"/>
          </w:divBdr>
        </w:div>
        <w:div w:id="1692877867">
          <w:marLeft w:val="640"/>
          <w:marRight w:val="0"/>
          <w:marTop w:val="0"/>
          <w:marBottom w:val="0"/>
          <w:divBdr>
            <w:top w:val="none" w:sz="0" w:space="0" w:color="auto"/>
            <w:left w:val="none" w:sz="0" w:space="0" w:color="auto"/>
            <w:bottom w:val="none" w:sz="0" w:space="0" w:color="auto"/>
            <w:right w:val="none" w:sz="0" w:space="0" w:color="auto"/>
          </w:divBdr>
        </w:div>
      </w:divsChild>
    </w:div>
    <w:div w:id="274334194">
      <w:bodyDiv w:val="1"/>
      <w:marLeft w:val="0"/>
      <w:marRight w:val="0"/>
      <w:marTop w:val="0"/>
      <w:marBottom w:val="0"/>
      <w:divBdr>
        <w:top w:val="none" w:sz="0" w:space="0" w:color="auto"/>
        <w:left w:val="none" w:sz="0" w:space="0" w:color="auto"/>
        <w:bottom w:val="none" w:sz="0" w:space="0" w:color="auto"/>
        <w:right w:val="none" w:sz="0" w:space="0" w:color="auto"/>
      </w:divBdr>
      <w:divsChild>
        <w:div w:id="873889294">
          <w:marLeft w:val="640"/>
          <w:marRight w:val="0"/>
          <w:marTop w:val="0"/>
          <w:marBottom w:val="0"/>
          <w:divBdr>
            <w:top w:val="none" w:sz="0" w:space="0" w:color="auto"/>
            <w:left w:val="none" w:sz="0" w:space="0" w:color="auto"/>
            <w:bottom w:val="none" w:sz="0" w:space="0" w:color="auto"/>
            <w:right w:val="none" w:sz="0" w:space="0" w:color="auto"/>
          </w:divBdr>
        </w:div>
        <w:div w:id="2056154140">
          <w:marLeft w:val="640"/>
          <w:marRight w:val="0"/>
          <w:marTop w:val="0"/>
          <w:marBottom w:val="0"/>
          <w:divBdr>
            <w:top w:val="none" w:sz="0" w:space="0" w:color="auto"/>
            <w:left w:val="none" w:sz="0" w:space="0" w:color="auto"/>
            <w:bottom w:val="none" w:sz="0" w:space="0" w:color="auto"/>
            <w:right w:val="none" w:sz="0" w:space="0" w:color="auto"/>
          </w:divBdr>
        </w:div>
      </w:divsChild>
    </w:div>
    <w:div w:id="280957863">
      <w:bodyDiv w:val="1"/>
      <w:marLeft w:val="0"/>
      <w:marRight w:val="0"/>
      <w:marTop w:val="0"/>
      <w:marBottom w:val="0"/>
      <w:divBdr>
        <w:top w:val="none" w:sz="0" w:space="0" w:color="auto"/>
        <w:left w:val="none" w:sz="0" w:space="0" w:color="auto"/>
        <w:bottom w:val="none" w:sz="0" w:space="0" w:color="auto"/>
        <w:right w:val="none" w:sz="0" w:space="0" w:color="auto"/>
      </w:divBdr>
      <w:divsChild>
        <w:div w:id="400979463">
          <w:marLeft w:val="640"/>
          <w:marRight w:val="0"/>
          <w:marTop w:val="0"/>
          <w:marBottom w:val="0"/>
          <w:divBdr>
            <w:top w:val="none" w:sz="0" w:space="0" w:color="auto"/>
            <w:left w:val="none" w:sz="0" w:space="0" w:color="auto"/>
            <w:bottom w:val="none" w:sz="0" w:space="0" w:color="auto"/>
            <w:right w:val="none" w:sz="0" w:space="0" w:color="auto"/>
          </w:divBdr>
        </w:div>
        <w:div w:id="1180508923">
          <w:marLeft w:val="640"/>
          <w:marRight w:val="0"/>
          <w:marTop w:val="0"/>
          <w:marBottom w:val="0"/>
          <w:divBdr>
            <w:top w:val="none" w:sz="0" w:space="0" w:color="auto"/>
            <w:left w:val="none" w:sz="0" w:space="0" w:color="auto"/>
            <w:bottom w:val="none" w:sz="0" w:space="0" w:color="auto"/>
            <w:right w:val="none" w:sz="0" w:space="0" w:color="auto"/>
          </w:divBdr>
        </w:div>
      </w:divsChild>
    </w:div>
    <w:div w:id="283124276">
      <w:bodyDiv w:val="1"/>
      <w:marLeft w:val="0"/>
      <w:marRight w:val="0"/>
      <w:marTop w:val="0"/>
      <w:marBottom w:val="0"/>
      <w:divBdr>
        <w:top w:val="none" w:sz="0" w:space="0" w:color="auto"/>
        <w:left w:val="none" w:sz="0" w:space="0" w:color="auto"/>
        <w:bottom w:val="none" w:sz="0" w:space="0" w:color="auto"/>
        <w:right w:val="none" w:sz="0" w:space="0" w:color="auto"/>
      </w:divBdr>
      <w:divsChild>
        <w:div w:id="317416891">
          <w:marLeft w:val="640"/>
          <w:marRight w:val="0"/>
          <w:marTop w:val="0"/>
          <w:marBottom w:val="0"/>
          <w:divBdr>
            <w:top w:val="none" w:sz="0" w:space="0" w:color="auto"/>
            <w:left w:val="none" w:sz="0" w:space="0" w:color="auto"/>
            <w:bottom w:val="none" w:sz="0" w:space="0" w:color="auto"/>
            <w:right w:val="none" w:sz="0" w:space="0" w:color="auto"/>
          </w:divBdr>
        </w:div>
        <w:div w:id="1152866664">
          <w:marLeft w:val="640"/>
          <w:marRight w:val="0"/>
          <w:marTop w:val="0"/>
          <w:marBottom w:val="0"/>
          <w:divBdr>
            <w:top w:val="none" w:sz="0" w:space="0" w:color="auto"/>
            <w:left w:val="none" w:sz="0" w:space="0" w:color="auto"/>
            <w:bottom w:val="none" w:sz="0" w:space="0" w:color="auto"/>
            <w:right w:val="none" w:sz="0" w:space="0" w:color="auto"/>
          </w:divBdr>
        </w:div>
        <w:div w:id="1178152279">
          <w:marLeft w:val="640"/>
          <w:marRight w:val="0"/>
          <w:marTop w:val="0"/>
          <w:marBottom w:val="0"/>
          <w:divBdr>
            <w:top w:val="none" w:sz="0" w:space="0" w:color="auto"/>
            <w:left w:val="none" w:sz="0" w:space="0" w:color="auto"/>
            <w:bottom w:val="none" w:sz="0" w:space="0" w:color="auto"/>
            <w:right w:val="none" w:sz="0" w:space="0" w:color="auto"/>
          </w:divBdr>
        </w:div>
      </w:divsChild>
    </w:div>
    <w:div w:id="285964830">
      <w:bodyDiv w:val="1"/>
      <w:marLeft w:val="0"/>
      <w:marRight w:val="0"/>
      <w:marTop w:val="0"/>
      <w:marBottom w:val="0"/>
      <w:divBdr>
        <w:top w:val="none" w:sz="0" w:space="0" w:color="auto"/>
        <w:left w:val="none" w:sz="0" w:space="0" w:color="auto"/>
        <w:bottom w:val="none" w:sz="0" w:space="0" w:color="auto"/>
        <w:right w:val="none" w:sz="0" w:space="0" w:color="auto"/>
      </w:divBdr>
      <w:divsChild>
        <w:div w:id="216164802">
          <w:marLeft w:val="640"/>
          <w:marRight w:val="0"/>
          <w:marTop w:val="0"/>
          <w:marBottom w:val="0"/>
          <w:divBdr>
            <w:top w:val="none" w:sz="0" w:space="0" w:color="auto"/>
            <w:left w:val="none" w:sz="0" w:space="0" w:color="auto"/>
            <w:bottom w:val="none" w:sz="0" w:space="0" w:color="auto"/>
            <w:right w:val="none" w:sz="0" w:space="0" w:color="auto"/>
          </w:divBdr>
        </w:div>
        <w:div w:id="1519352160">
          <w:marLeft w:val="640"/>
          <w:marRight w:val="0"/>
          <w:marTop w:val="0"/>
          <w:marBottom w:val="0"/>
          <w:divBdr>
            <w:top w:val="none" w:sz="0" w:space="0" w:color="auto"/>
            <w:left w:val="none" w:sz="0" w:space="0" w:color="auto"/>
            <w:bottom w:val="none" w:sz="0" w:space="0" w:color="auto"/>
            <w:right w:val="none" w:sz="0" w:space="0" w:color="auto"/>
          </w:divBdr>
        </w:div>
      </w:divsChild>
    </w:div>
    <w:div w:id="301353788">
      <w:bodyDiv w:val="1"/>
      <w:marLeft w:val="0"/>
      <w:marRight w:val="0"/>
      <w:marTop w:val="0"/>
      <w:marBottom w:val="0"/>
      <w:divBdr>
        <w:top w:val="none" w:sz="0" w:space="0" w:color="auto"/>
        <w:left w:val="none" w:sz="0" w:space="0" w:color="auto"/>
        <w:bottom w:val="none" w:sz="0" w:space="0" w:color="auto"/>
        <w:right w:val="none" w:sz="0" w:space="0" w:color="auto"/>
      </w:divBdr>
      <w:divsChild>
        <w:div w:id="882450780">
          <w:marLeft w:val="640"/>
          <w:marRight w:val="0"/>
          <w:marTop w:val="0"/>
          <w:marBottom w:val="0"/>
          <w:divBdr>
            <w:top w:val="none" w:sz="0" w:space="0" w:color="auto"/>
            <w:left w:val="none" w:sz="0" w:space="0" w:color="auto"/>
            <w:bottom w:val="none" w:sz="0" w:space="0" w:color="auto"/>
            <w:right w:val="none" w:sz="0" w:space="0" w:color="auto"/>
          </w:divBdr>
        </w:div>
        <w:div w:id="1299190429">
          <w:marLeft w:val="640"/>
          <w:marRight w:val="0"/>
          <w:marTop w:val="0"/>
          <w:marBottom w:val="0"/>
          <w:divBdr>
            <w:top w:val="none" w:sz="0" w:space="0" w:color="auto"/>
            <w:left w:val="none" w:sz="0" w:space="0" w:color="auto"/>
            <w:bottom w:val="none" w:sz="0" w:space="0" w:color="auto"/>
            <w:right w:val="none" w:sz="0" w:space="0" w:color="auto"/>
          </w:divBdr>
        </w:div>
      </w:divsChild>
    </w:div>
    <w:div w:id="304361650">
      <w:bodyDiv w:val="1"/>
      <w:marLeft w:val="0"/>
      <w:marRight w:val="0"/>
      <w:marTop w:val="0"/>
      <w:marBottom w:val="0"/>
      <w:divBdr>
        <w:top w:val="none" w:sz="0" w:space="0" w:color="auto"/>
        <w:left w:val="none" w:sz="0" w:space="0" w:color="auto"/>
        <w:bottom w:val="none" w:sz="0" w:space="0" w:color="auto"/>
        <w:right w:val="none" w:sz="0" w:space="0" w:color="auto"/>
      </w:divBdr>
      <w:divsChild>
        <w:div w:id="575825828">
          <w:marLeft w:val="640"/>
          <w:marRight w:val="0"/>
          <w:marTop w:val="0"/>
          <w:marBottom w:val="0"/>
          <w:divBdr>
            <w:top w:val="none" w:sz="0" w:space="0" w:color="auto"/>
            <w:left w:val="none" w:sz="0" w:space="0" w:color="auto"/>
            <w:bottom w:val="none" w:sz="0" w:space="0" w:color="auto"/>
            <w:right w:val="none" w:sz="0" w:space="0" w:color="auto"/>
          </w:divBdr>
        </w:div>
        <w:div w:id="775252539">
          <w:marLeft w:val="640"/>
          <w:marRight w:val="0"/>
          <w:marTop w:val="0"/>
          <w:marBottom w:val="0"/>
          <w:divBdr>
            <w:top w:val="none" w:sz="0" w:space="0" w:color="auto"/>
            <w:left w:val="none" w:sz="0" w:space="0" w:color="auto"/>
            <w:bottom w:val="none" w:sz="0" w:space="0" w:color="auto"/>
            <w:right w:val="none" w:sz="0" w:space="0" w:color="auto"/>
          </w:divBdr>
        </w:div>
      </w:divsChild>
    </w:div>
    <w:div w:id="314183978">
      <w:bodyDiv w:val="1"/>
      <w:marLeft w:val="0"/>
      <w:marRight w:val="0"/>
      <w:marTop w:val="0"/>
      <w:marBottom w:val="0"/>
      <w:divBdr>
        <w:top w:val="none" w:sz="0" w:space="0" w:color="auto"/>
        <w:left w:val="none" w:sz="0" w:space="0" w:color="auto"/>
        <w:bottom w:val="none" w:sz="0" w:space="0" w:color="auto"/>
        <w:right w:val="none" w:sz="0" w:space="0" w:color="auto"/>
      </w:divBdr>
    </w:div>
    <w:div w:id="322583687">
      <w:bodyDiv w:val="1"/>
      <w:marLeft w:val="0"/>
      <w:marRight w:val="0"/>
      <w:marTop w:val="0"/>
      <w:marBottom w:val="0"/>
      <w:divBdr>
        <w:top w:val="none" w:sz="0" w:space="0" w:color="auto"/>
        <w:left w:val="none" w:sz="0" w:space="0" w:color="auto"/>
        <w:bottom w:val="none" w:sz="0" w:space="0" w:color="auto"/>
        <w:right w:val="none" w:sz="0" w:space="0" w:color="auto"/>
      </w:divBdr>
      <w:divsChild>
        <w:div w:id="302538750">
          <w:marLeft w:val="640"/>
          <w:marRight w:val="0"/>
          <w:marTop w:val="0"/>
          <w:marBottom w:val="0"/>
          <w:divBdr>
            <w:top w:val="none" w:sz="0" w:space="0" w:color="auto"/>
            <w:left w:val="none" w:sz="0" w:space="0" w:color="auto"/>
            <w:bottom w:val="none" w:sz="0" w:space="0" w:color="auto"/>
            <w:right w:val="none" w:sz="0" w:space="0" w:color="auto"/>
          </w:divBdr>
        </w:div>
        <w:div w:id="1405489013">
          <w:marLeft w:val="640"/>
          <w:marRight w:val="0"/>
          <w:marTop w:val="0"/>
          <w:marBottom w:val="0"/>
          <w:divBdr>
            <w:top w:val="none" w:sz="0" w:space="0" w:color="auto"/>
            <w:left w:val="none" w:sz="0" w:space="0" w:color="auto"/>
            <w:bottom w:val="none" w:sz="0" w:space="0" w:color="auto"/>
            <w:right w:val="none" w:sz="0" w:space="0" w:color="auto"/>
          </w:divBdr>
        </w:div>
        <w:div w:id="1478915842">
          <w:marLeft w:val="640"/>
          <w:marRight w:val="0"/>
          <w:marTop w:val="0"/>
          <w:marBottom w:val="0"/>
          <w:divBdr>
            <w:top w:val="none" w:sz="0" w:space="0" w:color="auto"/>
            <w:left w:val="none" w:sz="0" w:space="0" w:color="auto"/>
            <w:bottom w:val="none" w:sz="0" w:space="0" w:color="auto"/>
            <w:right w:val="none" w:sz="0" w:space="0" w:color="auto"/>
          </w:divBdr>
        </w:div>
      </w:divsChild>
    </w:div>
    <w:div w:id="329454683">
      <w:bodyDiv w:val="1"/>
      <w:marLeft w:val="0"/>
      <w:marRight w:val="0"/>
      <w:marTop w:val="0"/>
      <w:marBottom w:val="0"/>
      <w:divBdr>
        <w:top w:val="none" w:sz="0" w:space="0" w:color="auto"/>
        <w:left w:val="none" w:sz="0" w:space="0" w:color="auto"/>
        <w:bottom w:val="none" w:sz="0" w:space="0" w:color="auto"/>
        <w:right w:val="none" w:sz="0" w:space="0" w:color="auto"/>
      </w:divBdr>
      <w:divsChild>
        <w:div w:id="1200317089">
          <w:marLeft w:val="640"/>
          <w:marRight w:val="0"/>
          <w:marTop w:val="0"/>
          <w:marBottom w:val="0"/>
          <w:divBdr>
            <w:top w:val="none" w:sz="0" w:space="0" w:color="auto"/>
            <w:left w:val="none" w:sz="0" w:space="0" w:color="auto"/>
            <w:bottom w:val="none" w:sz="0" w:space="0" w:color="auto"/>
            <w:right w:val="none" w:sz="0" w:space="0" w:color="auto"/>
          </w:divBdr>
        </w:div>
        <w:div w:id="1784222852">
          <w:marLeft w:val="640"/>
          <w:marRight w:val="0"/>
          <w:marTop w:val="0"/>
          <w:marBottom w:val="0"/>
          <w:divBdr>
            <w:top w:val="none" w:sz="0" w:space="0" w:color="auto"/>
            <w:left w:val="none" w:sz="0" w:space="0" w:color="auto"/>
            <w:bottom w:val="none" w:sz="0" w:space="0" w:color="auto"/>
            <w:right w:val="none" w:sz="0" w:space="0" w:color="auto"/>
          </w:divBdr>
        </w:div>
      </w:divsChild>
    </w:div>
    <w:div w:id="339745560">
      <w:bodyDiv w:val="1"/>
      <w:marLeft w:val="0"/>
      <w:marRight w:val="0"/>
      <w:marTop w:val="0"/>
      <w:marBottom w:val="0"/>
      <w:divBdr>
        <w:top w:val="none" w:sz="0" w:space="0" w:color="auto"/>
        <w:left w:val="none" w:sz="0" w:space="0" w:color="auto"/>
        <w:bottom w:val="none" w:sz="0" w:space="0" w:color="auto"/>
        <w:right w:val="none" w:sz="0" w:space="0" w:color="auto"/>
      </w:divBdr>
      <w:divsChild>
        <w:div w:id="596905386">
          <w:marLeft w:val="640"/>
          <w:marRight w:val="0"/>
          <w:marTop w:val="0"/>
          <w:marBottom w:val="0"/>
          <w:divBdr>
            <w:top w:val="none" w:sz="0" w:space="0" w:color="auto"/>
            <w:left w:val="none" w:sz="0" w:space="0" w:color="auto"/>
            <w:bottom w:val="none" w:sz="0" w:space="0" w:color="auto"/>
            <w:right w:val="none" w:sz="0" w:space="0" w:color="auto"/>
          </w:divBdr>
        </w:div>
        <w:div w:id="817654341">
          <w:marLeft w:val="640"/>
          <w:marRight w:val="0"/>
          <w:marTop w:val="0"/>
          <w:marBottom w:val="0"/>
          <w:divBdr>
            <w:top w:val="none" w:sz="0" w:space="0" w:color="auto"/>
            <w:left w:val="none" w:sz="0" w:space="0" w:color="auto"/>
            <w:bottom w:val="none" w:sz="0" w:space="0" w:color="auto"/>
            <w:right w:val="none" w:sz="0" w:space="0" w:color="auto"/>
          </w:divBdr>
        </w:div>
        <w:div w:id="1929388604">
          <w:marLeft w:val="640"/>
          <w:marRight w:val="0"/>
          <w:marTop w:val="0"/>
          <w:marBottom w:val="0"/>
          <w:divBdr>
            <w:top w:val="none" w:sz="0" w:space="0" w:color="auto"/>
            <w:left w:val="none" w:sz="0" w:space="0" w:color="auto"/>
            <w:bottom w:val="none" w:sz="0" w:space="0" w:color="auto"/>
            <w:right w:val="none" w:sz="0" w:space="0" w:color="auto"/>
          </w:divBdr>
        </w:div>
      </w:divsChild>
    </w:div>
    <w:div w:id="339897845">
      <w:bodyDiv w:val="1"/>
      <w:marLeft w:val="0"/>
      <w:marRight w:val="0"/>
      <w:marTop w:val="0"/>
      <w:marBottom w:val="0"/>
      <w:divBdr>
        <w:top w:val="none" w:sz="0" w:space="0" w:color="auto"/>
        <w:left w:val="none" w:sz="0" w:space="0" w:color="auto"/>
        <w:bottom w:val="none" w:sz="0" w:space="0" w:color="auto"/>
        <w:right w:val="none" w:sz="0" w:space="0" w:color="auto"/>
      </w:divBdr>
    </w:div>
    <w:div w:id="35284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69">
          <w:marLeft w:val="640"/>
          <w:marRight w:val="0"/>
          <w:marTop w:val="0"/>
          <w:marBottom w:val="0"/>
          <w:divBdr>
            <w:top w:val="none" w:sz="0" w:space="0" w:color="auto"/>
            <w:left w:val="none" w:sz="0" w:space="0" w:color="auto"/>
            <w:bottom w:val="none" w:sz="0" w:space="0" w:color="auto"/>
            <w:right w:val="none" w:sz="0" w:space="0" w:color="auto"/>
          </w:divBdr>
        </w:div>
      </w:divsChild>
    </w:div>
    <w:div w:id="359281522">
      <w:bodyDiv w:val="1"/>
      <w:marLeft w:val="0"/>
      <w:marRight w:val="0"/>
      <w:marTop w:val="0"/>
      <w:marBottom w:val="0"/>
      <w:divBdr>
        <w:top w:val="none" w:sz="0" w:space="0" w:color="auto"/>
        <w:left w:val="none" w:sz="0" w:space="0" w:color="auto"/>
        <w:bottom w:val="none" w:sz="0" w:space="0" w:color="auto"/>
        <w:right w:val="none" w:sz="0" w:space="0" w:color="auto"/>
      </w:divBdr>
      <w:divsChild>
        <w:div w:id="305285191">
          <w:marLeft w:val="640"/>
          <w:marRight w:val="0"/>
          <w:marTop w:val="0"/>
          <w:marBottom w:val="0"/>
          <w:divBdr>
            <w:top w:val="none" w:sz="0" w:space="0" w:color="auto"/>
            <w:left w:val="none" w:sz="0" w:space="0" w:color="auto"/>
            <w:bottom w:val="none" w:sz="0" w:space="0" w:color="auto"/>
            <w:right w:val="none" w:sz="0" w:space="0" w:color="auto"/>
          </w:divBdr>
        </w:div>
        <w:div w:id="749348245">
          <w:marLeft w:val="640"/>
          <w:marRight w:val="0"/>
          <w:marTop w:val="0"/>
          <w:marBottom w:val="0"/>
          <w:divBdr>
            <w:top w:val="none" w:sz="0" w:space="0" w:color="auto"/>
            <w:left w:val="none" w:sz="0" w:space="0" w:color="auto"/>
            <w:bottom w:val="none" w:sz="0" w:space="0" w:color="auto"/>
            <w:right w:val="none" w:sz="0" w:space="0" w:color="auto"/>
          </w:divBdr>
        </w:div>
        <w:div w:id="1440835922">
          <w:marLeft w:val="640"/>
          <w:marRight w:val="0"/>
          <w:marTop w:val="0"/>
          <w:marBottom w:val="0"/>
          <w:divBdr>
            <w:top w:val="none" w:sz="0" w:space="0" w:color="auto"/>
            <w:left w:val="none" w:sz="0" w:space="0" w:color="auto"/>
            <w:bottom w:val="none" w:sz="0" w:space="0" w:color="auto"/>
            <w:right w:val="none" w:sz="0" w:space="0" w:color="auto"/>
          </w:divBdr>
        </w:div>
        <w:div w:id="1815754266">
          <w:marLeft w:val="640"/>
          <w:marRight w:val="0"/>
          <w:marTop w:val="0"/>
          <w:marBottom w:val="0"/>
          <w:divBdr>
            <w:top w:val="none" w:sz="0" w:space="0" w:color="auto"/>
            <w:left w:val="none" w:sz="0" w:space="0" w:color="auto"/>
            <w:bottom w:val="none" w:sz="0" w:space="0" w:color="auto"/>
            <w:right w:val="none" w:sz="0" w:space="0" w:color="auto"/>
          </w:divBdr>
        </w:div>
      </w:divsChild>
    </w:div>
    <w:div w:id="361053596">
      <w:bodyDiv w:val="1"/>
      <w:marLeft w:val="0"/>
      <w:marRight w:val="0"/>
      <w:marTop w:val="0"/>
      <w:marBottom w:val="0"/>
      <w:divBdr>
        <w:top w:val="none" w:sz="0" w:space="0" w:color="auto"/>
        <w:left w:val="none" w:sz="0" w:space="0" w:color="auto"/>
        <w:bottom w:val="none" w:sz="0" w:space="0" w:color="auto"/>
        <w:right w:val="none" w:sz="0" w:space="0" w:color="auto"/>
      </w:divBdr>
      <w:divsChild>
        <w:div w:id="1155027641">
          <w:marLeft w:val="640"/>
          <w:marRight w:val="0"/>
          <w:marTop w:val="0"/>
          <w:marBottom w:val="0"/>
          <w:divBdr>
            <w:top w:val="none" w:sz="0" w:space="0" w:color="auto"/>
            <w:left w:val="none" w:sz="0" w:space="0" w:color="auto"/>
            <w:bottom w:val="none" w:sz="0" w:space="0" w:color="auto"/>
            <w:right w:val="none" w:sz="0" w:space="0" w:color="auto"/>
          </w:divBdr>
        </w:div>
        <w:div w:id="1790121033">
          <w:marLeft w:val="640"/>
          <w:marRight w:val="0"/>
          <w:marTop w:val="0"/>
          <w:marBottom w:val="0"/>
          <w:divBdr>
            <w:top w:val="none" w:sz="0" w:space="0" w:color="auto"/>
            <w:left w:val="none" w:sz="0" w:space="0" w:color="auto"/>
            <w:bottom w:val="none" w:sz="0" w:space="0" w:color="auto"/>
            <w:right w:val="none" w:sz="0" w:space="0" w:color="auto"/>
          </w:divBdr>
        </w:div>
      </w:divsChild>
    </w:div>
    <w:div w:id="362872952">
      <w:bodyDiv w:val="1"/>
      <w:marLeft w:val="0"/>
      <w:marRight w:val="0"/>
      <w:marTop w:val="0"/>
      <w:marBottom w:val="0"/>
      <w:divBdr>
        <w:top w:val="none" w:sz="0" w:space="0" w:color="auto"/>
        <w:left w:val="none" w:sz="0" w:space="0" w:color="auto"/>
        <w:bottom w:val="none" w:sz="0" w:space="0" w:color="auto"/>
        <w:right w:val="none" w:sz="0" w:space="0" w:color="auto"/>
      </w:divBdr>
      <w:divsChild>
        <w:div w:id="1016006920">
          <w:marLeft w:val="640"/>
          <w:marRight w:val="0"/>
          <w:marTop w:val="0"/>
          <w:marBottom w:val="0"/>
          <w:divBdr>
            <w:top w:val="none" w:sz="0" w:space="0" w:color="auto"/>
            <w:left w:val="none" w:sz="0" w:space="0" w:color="auto"/>
            <w:bottom w:val="none" w:sz="0" w:space="0" w:color="auto"/>
            <w:right w:val="none" w:sz="0" w:space="0" w:color="auto"/>
          </w:divBdr>
        </w:div>
        <w:div w:id="1392381637">
          <w:marLeft w:val="640"/>
          <w:marRight w:val="0"/>
          <w:marTop w:val="0"/>
          <w:marBottom w:val="0"/>
          <w:divBdr>
            <w:top w:val="none" w:sz="0" w:space="0" w:color="auto"/>
            <w:left w:val="none" w:sz="0" w:space="0" w:color="auto"/>
            <w:bottom w:val="none" w:sz="0" w:space="0" w:color="auto"/>
            <w:right w:val="none" w:sz="0" w:space="0" w:color="auto"/>
          </w:divBdr>
        </w:div>
        <w:div w:id="1894535011">
          <w:marLeft w:val="640"/>
          <w:marRight w:val="0"/>
          <w:marTop w:val="0"/>
          <w:marBottom w:val="0"/>
          <w:divBdr>
            <w:top w:val="none" w:sz="0" w:space="0" w:color="auto"/>
            <w:left w:val="none" w:sz="0" w:space="0" w:color="auto"/>
            <w:bottom w:val="none" w:sz="0" w:space="0" w:color="auto"/>
            <w:right w:val="none" w:sz="0" w:space="0" w:color="auto"/>
          </w:divBdr>
        </w:div>
      </w:divsChild>
    </w:div>
    <w:div w:id="380330456">
      <w:bodyDiv w:val="1"/>
      <w:marLeft w:val="0"/>
      <w:marRight w:val="0"/>
      <w:marTop w:val="0"/>
      <w:marBottom w:val="0"/>
      <w:divBdr>
        <w:top w:val="none" w:sz="0" w:space="0" w:color="auto"/>
        <w:left w:val="none" w:sz="0" w:space="0" w:color="auto"/>
        <w:bottom w:val="none" w:sz="0" w:space="0" w:color="auto"/>
        <w:right w:val="none" w:sz="0" w:space="0" w:color="auto"/>
      </w:divBdr>
      <w:divsChild>
        <w:div w:id="939768">
          <w:marLeft w:val="640"/>
          <w:marRight w:val="0"/>
          <w:marTop w:val="0"/>
          <w:marBottom w:val="0"/>
          <w:divBdr>
            <w:top w:val="none" w:sz="0" w:space="0" w:color="auto"/>
            <w:left w:val="none" w:sz="0" w:space="0" w:color="auto"/>
            <w:bottom w:val="none" w:sz="0" w:space="0" w:color="auto"/>
            <w:right w:val="none" w:sz="0" w:space="0" w:color="auto"/>
          </w:divBdr>
        </w:div>
        <w:div w:id="16197376">
          <w:marLeft w:val="640"/>
          <w:marRight w:val="0"/>
          <w:marTop w:val="0"/>
          <w:marBottom w:val="0"/>
          <w:divBdr>
            <w:top w:val="none" w:sz="0" w:space="0" w:color="auto"/>
            <w:left w:val="none" w:sz="0" w:space="0" w:color="auto"/>
            <w:bottom w:val="none" w:sz="0" w:space="0" w:color="auto"/>
            <w:right w:val="none" w:sz="0" w:space="0" w:color="auto"/>
          </w:divBdr>
        </w:div>
        <w:div w:id="45221129">
          <w:marLeft w:val="640"/>
          <w:marRight w:val="0"/>
          <w:marTop w:val="0"/>
          <w:marBottom w:val="0"/>
          <w:divBdr>
            <w:top w:val="none" w:sz="0" w:space="0" w:color="auto"/>
            <w:left w:val="none" w:sz="0" w:space="0" w:color="auto"/>
            <w:bottom w:val="none" w:sz="0" w:space="0" w:color="auto"/>
            <w:right w:val="none" w:sz="0" w:space="0" w:color="auto"/>
          </w:divBdr>
        </w:div>
        <w:div w:id="75902956">
          <w:marLeft w:val="640"/>
          <w:marRight w:val="0"/>
          <w:marTop w:val="0"/>
          <w:marBottom w:val="0"/>
          <w:divBdr>
            <w:top w:val="none" w:sz="0" w:space="0" w:color="auto"/>
            <w:left w:val="none" w:sz="0" w:space="0" w:color="auto"/>
            <w:bottom w:val="none" w:sz="0" w:space="0" w:color="auto"/>
            <w:right w:val="none" w:sz="0" w:space="0" w:color="auto"/>
          </w:divBdr>
        </w:div>
        <w:div w:id="84344940">
          <w:marLeft w:val="640"/>
          <w:marRight w:val="0"/>
          <w:marTop w:val="0"/>
          <w:marBottom w:val="0"/>
          <w:divBdr>
            <w:top w:val="none" w:sz="0" w:space="0" w:color="auto"/>
            <w:left w:val="none" w:sz="0" w:space="0" w:color="auto"/>
            <w:bottom w:val="none" w:sz="0" w:space="0" w:color="auto"/>
            <w:right w:val="none" w:sz="0" w:space="0" w:color="auto"/>
          </w:divBdr>
        </w:div>
        <w:div w:id="234126777">
          <w:marLeft w:val="640"/>
          <w:marRight w:val="0"/>
          <w:marTop w:val="0"/>
          <w:marBottom w:val="0"/>
          <w:divBdr>
            <w:top w:val="none" w:sz="0" w:space="0" w:color="auto"/>
            <w:left w:val="none" w:sz="0" w:space="0" w:color="auto"/>
            <w:bottom w:val="none" w:sz="0" w:space="0" w:color="auto"/>
            <w:right w:val="none" w:sz="0" w:space="0" w:color="auto"/>
          </w:divBdr>
        </w:div>
        <w:div w:id="301812718">
          <w:marLeft w:val="640"/>
          <w:marRight w:val="0"/>
          <w:marTop w:val="0"/>
          <w:marBottom w:val="0"/>
          <w:divBdr>
            <w:top w:val="none" w:sz="0" w:space="0" w:color="auto"/>
            <w:left w:val="none" w:sz="0" w:space="0" w:color="auto"/>
            <w:bottom w:val="none" w:sz="0" w:space="0" w:color="auto"/>
            <w:right w:val="none" w:sz="0" w:space="0" w:color="auto"/>
          </w:divBdr>
        </w:div>
        <w:div w:id="332992137">
          <w:marLeft w:val="640"/>
          <w:marRight w:val="0"/>
          <w:marTop w:val="0"/>
          <w:marBottom w:val="0"/>
          <w:divBdr>
            <w:top w:val="none" w:sz="0" w:space="0" w:color="auto"/>
            <w:left w:val="none" w:sz="0" w:space="0" w:color="auto"/>
            <w:bottom w:val="none" w:sz="0" w:space="0" w:color="auto"/>
            <w:right w:val="none" w:sz="0" w:space="0" w:color="auto"/>
          </w:divBdr>
        </w:div>
        <w:div w:id="346904833">
          <w:marLeft w:val="640"/>
          <w:marRight w:val="0"/>
          <w:marTop w:val="0"/>
          <w:marBottom w:val="0"/>
          <w:divBdr>
            <w:top w:val="none" w:sz="0" w:space="0" w:color="auto"/>
            <w:left w:val="none" w:sz="0" w:space="0" w:color="auto"/>
            <w:bottom w:val="none" w:sz="0" w:space="0" w:color="auto"/>
            <w:right w:val="none" w:sz="0" w:space="0" w:color="auto"/>
          </w:divBdr>
        </w:div>
        <w:div w:id="357854861">
          <w:marLeft w:val="640"/>
          <w:marRight w:val="0"/>
          <w:marTop w:val="0"/>
          <w:marBottom w:val="0"/>
          <w:divBdr>
            <w:top w:val="none" w:sz="0" w:space="0" w:color="auto"/>
            <w:left w:val="none" w:sz="0" w:space="0" w:color="auto"/>
            <w:bottom w:val="none" w:sz="0" w:space="0" w:color="auto"/>
            <w:right w:val="none" w:sz="0" w:space="0" w:color="auto"/>
          </w:divBdr>
        </w:div>
        <w:div w:id="466243894">
          <w:marLeft w:val="640"/>
          <w:marRight w:val="0"/>
          <w:marTop w:val="0"/>
          <w:marBottom w:val="0"/>
          <w:divBdr>
            <w:top w:val="none" w:sz="0" w:space="0" w:color="auto"/>
            <w:left w:val="none" w:sz="0" w:space="0" w:color="auto"/>
            <w:bottom w:val="none" w:sz="0" w:space="0" w:color="auto"/>
            <w:right w:val="none" w:sz="0" w:space="0" w:color="auto"/>
          </w:divBdr>
        </w:div>
        <w:div w:id="471562530">
          <w:marLeft w:val="640"/>
          <w:marRight w:val="0"/>
          <w:marTop w:val="0"/>
          <w:marBottom w:val="0"/>
          <w:divBdr>
            <w:top w:val="none" w:sz="0" w:space="0" w:color="auto"/>
            <w:left w:val="none" w:sz="0" w:space="0" w:color="auto"/>
            <w:bottom w:val="none" w:sz="0" w:space="0" w:color="auto"/>
            <w:right w:val="none" w:sz="0" w:space="0" w:color="auto"/>
          </w:divBdr>
        </w:div>
        <w:div w:id="598833844">
          <w:marLeft w:val="640"/>
          <w:marRight w:val="0"/>
          <w:marTop w:val="0"/>
          <w:marBottom w:val="0"/>
          <w:divBdr>
            <w:top w:val="none" w:sz="0" w:space="0" w:color="auto"/>
            <w:left w:val="none" w:sz="0" w:space="0" w:color="auto"/>
            <w:bottom w:val="none" w:sz="0" w:space="0" w:color="auto"/>
            <w:right w:val="none" w:sz="0" w:space="0" w:color="auto"/>
          </w:divBdr>
        </w:div>
        <w:div w:id="633171630">
          <w:marLeft w:val="640"/>
          <w:marRight w:val="0"/>
          <w:marTop w:val="0"/>
          <w:marBottom w:val="0"/>
          <w:divBdr>
            <w:top w:val="none" w:sz="0" w:space="0" w:color="auto"/>
            <w:left w:val="none" w:sz="0" w:space="0" w:color="auto"/>
            <w:bottom w:val="none" w:sz="0" w:space="0" w:color="auto"/>
            <w:right w:val="none" w:sz="0" w:space="0" w:color="auto"/>
          </w:divBdr>
        </w:div>
        <w:div w:id="656691734">
          <w:marLeft w:val="640"/>
          <w:marRight w:val="0"/>
          <w:marTop w:val="0"/>
          <w:marBottom w:val="0"/>
          <w:divBdr>
            <w:top w:val="none" w:sz="0" w:space="0" w:color="auto"/>
            <w:left w:val="none" w:sz="0" w:space="0" w:color="auto"/>
            <w:bottom w:val="none" w:sz="0" w:space="0" w:color="auto"/>
            <w:right w:val="none" w:sz="0" w:space="0" w:color="auto"/>
          </w:divBdr>
        </w:div>
        <w:div w:id="829910486">
          <w:marLeft w:val="640"/>
          <w:marRight w:val="0"/>
          <w:marTop w:val="0"/>
          <w:marBottom w:val="0"/>
          <w:divBdr>
            <w:top w:val="none" w:sz="0" w:space="0" w:color="auto"/>
            <w:left w:val="none" w:sz="0" w:space="0" w:color="auto"/>
            <w:bottom w:val="none" w:sz="0" w:space="0" w:color="auto"/>
            <w:right w:val="none" w:sz="0" w:space="0" w:color="auto"/>
          </w:divBdr>
        </w:div>
        <w:div w:id="859077918">
          <w:marLeft w:val="640"/>
          <w:marRight w:val="0"/>
          <w:marTop w:val="0"/>
          <w:marBottom w:val="0"/>
          <w:divBdr>
            <w:top w:val="none" w:sz="0" w:space="0" w:color="auto"/>
            <w:left w:val="none" w:sz="0" w:space="0" w:color="auto"/>
            <w:bottom w:val="none" w:sz="0" w:space="0" w:color="auto"/>
            <w:right w:val="none" w:sz="0" w:space="0" w:color="auto"/>
          </w:divBdr>
        </w:div>
        <w:div w:id="878782805">
          <w:marLeft w:val="640"/>
          <w:marRight w:val="0"/>
          <w:marTop w:val="0"/>
          <w:marBottom w:val="0"/>
          <w:divBdr>
            <w:top w:val="none" w:sz="0" w:space="0" w:color="auto"/>
            <w:left w:val="none" w:sz="0" w:space="0" w:color="auto"/>
            <w:bottom w:val="none" w:sz="0" w:space="0" w:color="auto"/>
            <w:right w:val="none" w:sz="0" w:space="0" w:color="auto"/>
          </w:divBdr>
        </w:div>
        <w:div w:id="909583028">
          <w:marLeft w:val="640"/>
          <w:marRight w:val="0"/>
          <w:marTop w:val="0"/>
          <w:marBottom w:val="0"/>
          <w:divBdr>
            <w:top w:val="none" w:sz="0" w:space="0" w:color="auto"/>
            <w:left w:val="none" w:sz="0" w:space="0" w:color="auto"/>
            <w:bottom w:val="none" w:sz="0" w:space="0" w:color="auto"/>
            <w:right w:val="none" w:sz="0" w:space="0" w:color="auto"/>
          </w:divBdr>
        </w:div>
        <w:div w:id="917592581">
          <w:marLeft w:val="640"/>
          <w:marRight w:val="0"/>
          <w:marTop w:val="0"/>
          <w:marBottom w:val="0"/>
          <w:divBdr>
            <w:top w:val="none" w:sz="0" w:space="0" w:color="auto"/>
            <w:left w:val="none" w:sz="0" w:space="0" w:color="auto"/>
            <w:bottom w:val="none" w:sz="0" w:space="0" w:color="auto"/>
            <w:right w:val="none" w:sz="0" w:space="0" w:color="auto"/>
          </w:divBdr>
        </w:div>
        <w:div w:id="954674907">
          <w:marLeft w:val="640"/>
          <w:marRight w:val="0"/>
          <w:marTop w:val="0"/>
          <w:marBottom w:val="0"/>
          <w:divBdr>
            <w:top w:val="none" w:sz="0" w:space="0" w:color="auto"/>
            <w:left w:val="none" w:sz="0" w:space="0" w:color="auto"/>
            <w:bottom w:val="none" w:sz="0" w:space="0" w:color="auto"/>
            <w:right w:val="none" w:sz="0" w:space="0" w:color="auto"/>
          </w:divBdr>
        </w:div>
        <w:div w:id="969093822">
          <w:marLeft w:val="640"/>
          <w:marRight w:val="0"/>
          <w:marTop w:val="0"/>
          <w:marBottom w:val="0"/>
          <w:divBdr>
            <w:top w:val="none" w:sz="0" w:space="0" w:color="auto"/>
            <w:left w:val="none" w:sz="0" w:space="0" w:color="auto"/>
            <w:bottom w:val="none" w:sz="0" w:space="0" w:color="auto"/>
            <w:right w:val="none" w:sz="0" w:space="0" w:color="auto"/>
          </w:divBdr>
        </w:div>
        <w:div w:id="972055587">
          <w:marLeft w:val="640"/>
          <w:marRight w:val="0"/>
          <w:marTop w:val="0"/>
          <w:marBottom w:val="0"/>
          <w:divBdr>
            <w:top w:val="none" w:sz="0" w:space="0" w:color="auto"/>
            <w:left w:val="none" w:sz="0" w:space="0" w:color="auto"/>
            <w:bottom w:val="none" w:sz="0" w:space="0" w:color="auto"/>
            <w:right w:val="none" w:sz="0" w:space="0" w:color="auto"/>
          </w:divBdr>
        </w:div>
        <w:div w:id="991761310">
          <w:marLeft w:val="640"/>
          <w:marRight w:val="0"/>
          <w:marTop w:val="0"/>
          <w:marBottom w:val="0"/>
          <w:divBdr>
            <w:top w:val="none" w:sz="0" w:space="0" w:color="auto"/>
            <w:left w:val="none" w:sz="0" w:space="0" w:color="auto"/>
            <w:bottom w:val="none" w:sz="0" w:space="0" w:color="auto"/>
            <w:right w:val="none" w:sz="0" w:space="0" w:color="auto"/>
          </w:divBdr>
        </w:div>
        <w:div w:id="1045063561">
          <w:marLeft w:val="640"/>
          <w:marRight w:val="0"/>
          <w:marTop w:val="0"/>
          <w:marBottom w:val="0"/>
          <w:divBdr>
            <w:top w:val="none" w:sz="0" w:space="0" w:color="auto"/>
            <w:left w:val="none" w:sz="0" w:space="0" w:color="auto"/>
            <w:bottom w:val="none" w:sz="0" w:space="0" w:color="auto"/>
            <w:right w:val="none" w:sz="0" w:space="0" w:color="auto"/>
          </w:divBdr>
        </w:div>
        <w:div w:id="1081756837">
          <w:marLeft w:val="640"/>
          <w:marRight w:val="0"/>
          <w:marTop w:val="0"/>
          <w:marBottom w:val="0"/>
          <w:divBdr>
            <w:top w:val="none" w:sz="0" w:space="0" w:color="auto"/>
            <w:left w:val="none" w:sz="0" w:space="0" w:color="auto"/>
            <w:bottom w:val="none" w:sz="0" w:space="0" w:color="auto"/>
            <w:right w:val="none" w:sz="0" w:space="0" w:color="auto"/>
          </w:divBdr>
        </w:div>
        <w:div w:id="1093547877">
          <w:marLeft w:val="640"/>
          <w:marRight w:val="0"/>
          <w:marTop w:val="0"/>
          <w:marBottom w:val="0"/>
          <w:divBdr>
            <w:top w:val="none" w:sz="0" w:space="0" w:color="auto"/>
            <w:left w:val="none" w:sz="0" w:space="0" w:color="auto"/>
            <w:bottom w:val="none" w:sz="0" w:space="0" w:color="auto"/>
            <w:right w:val="none" w:sz="0" w:space="0" w:color="auto"/>
          </w:divBdr>
        </w:div>
        <w:div w:id="1120538068">
          <w:marLeft w:val="640"/>
          <w:marRight w:val="0"/>
          <w:marTop w:val="0"/>
          <w:marBottom w:val="0"/>
          <w:divBdr>
            <w:top w:val="none" w:sz="0" w:space="0" w:color="auto"/>
            <w:left w:val="none" w:sz="0" w:space="0" w:color="auto"/>
            <w:bottom w:val="none" w:sz="0" w:space="0" w:color="auto"/>
            <w:right w:val="none" w:sz="0" w:space="0" w:color="auto"/>
          </w:divBdr>
        </w:div>
        <w:div w:id="1167399803">
          <w:marLeft w:val="640"/>
          <w:marRight w:val="0"/>
          <w:marTop w:val="0"/>
          <w:marBottom w:val="0"/>
          <w:divBdr>
            <w:top w:val="none" w:sz="0" w:space="0" w:color="auto"/>
            <w:left w:val="none" w:sz="0" w:space="0" w:color="auto"/>
            <w:bottom w:val="none" w:sz="0" w:space="0" w:color="auto"/>
            <w:right w:val="none" w:sz="0" w:space="0" w:color="auto"/>
          </w:divBdr>
        </w:div>
        <w:div w:id="1215968297">
          <w:marLeft w:val="640"/>
          <w:marRight w:val="0"/>
          <w:marTop w:val="0"/>
          <w:marBottom w:val="0"/>
          <w:divBdr>
            <w:top w:val="none" w:sz="0" w:space="0" w:color="auto"/>
            <w:left w:val="none" w:sz="0" w:space="0" w:color="auto"/>
            <w:bottom w:val="none" w:sz="0" w:space="0" w:color="auto"/>
            <w:right w:val="none" w:sz="0" w:space="0" w:color="auto"/>
          </w:divBdr>
        </w:div>
        <w:div w:id="1289124132">
          <w:marLeft w:val="640"/>
          <w:marRight w:val="0"/>
          <w:marTop w:val="0"/>
          <w:marBottom w:val="0"/>
          <w:divBdr>
            <w:top w:val="none" w:sz="0" w:space="0" w:color="auto"/>
            <w:left w:val="none" w:sz="0" w:space="0" w:color="auto"/>
            <w:bottom w:val="none" w:sz="0" w:space="0" w:color="auto"/>
            <w:right w:val="none" w:sz="0" w:space="0" w:color="auto"/>
          </w:divBdr>
        </w:div>
        <w:div w:id="1296256673">
          <w:marLeft w:val="640"/>
          <w:marRight w:val="0"/>
          <w:marTop w:val="0"/>
          <w:marBottom w:val="0"/>
          <w:divBdr>
            <w:top w:val="none" w:sz="0" w:space="0" w:color="auto"/>
            <w:left w:val="none" w:sz="0" w:space="0" w:color="auto"/>
            <w:bottom w:val="none" w:sz="0" w:space="0" w:color="auto"/>
            <w:right w:val="none" w:sz="0" w:space="0" w:color="auto"/>
          </w:divBdr>
        </w:div>
        <w:div w:id="1310863349">
          <w:marLeft w:val="640"/>
          <w:marRight w:val="0"/>
          <w:marTop w:val="0"/>
          <w:marBottom w:val="0"/>
          <w:divBdr>
            <w:top w:val="none" w:sz="0" w:space="0" w:color="auto"/>
            <w:left w:val="none" w:sz="0" w:space="0" w:color="auto"/>
            <w:bottom w:val="none" w:sz="0" w:space="0" w:color="auto"/>
            <w:right w:val="none" w:sz="0" w:space="0" w:color="auto"/>
          </w:divBdr>
        </w:div>
        <w:div w:id="1320571628">
          <w:marLeft w:val="640"/>
          <w:marRight w:val="0"/>
          <w:marTop w:val="0"/>
          <w:marBottom w:val="0"/>
          <w:divBdr>
            <w:top w:val="none" w:sz="0" w:space="0" w:color="auto"/>
            <w:left w:val="none" w:sz="0" w:space="0" w:color="auto"/>
            <w:bottom w:val="none" w:sz="0" w:space="0" w:color="auto"/>
            <w:right w:val="none" w:sz="0" w:space="0" w:color="auto"/>
          </w:divBdr>
        </w:div>
        <w:div w:id="1380857328">
          <w:marLeft w:val="640"/>
          <w:marRight w:val="0"/>
          <w:marTop w:val="0"/>
          <w:marBottom w:val="0"/>
          <w:divBdr>
            <w:top w:val="none" w:sz="0" w:space="0" w:color="auto"/>
            <w:left w:val="none" w:sz="0" w:space="0" w:color="auto"/>
            <w:bottom w:val="none" w:sz="0" w:space="0" w:color="auto"/>
            <w:right w:val="none" w:sz="0" w:space="0" w:color="auto"/>
          </w:divBdr>
        </w:div>
        <w:div w:id="1390811870">
          <w:marLeft w:val="640"/>
          <w:marRight w:val="0"/>
          <w:marTop w:val="0"/>
          <w:marBottom w:val="0"/>
          <w:divBdr>
            <w:top w:val="none" w:sz="0" w:space="0" w:color="auto"/>
            <w:left w:val="none" w:sz="0" w:space="0" w:color="auto"/>
            <w:bottom w:val="none" w:sz="0" w:space="0" w:color="auto"/>
            <w:right w:val="none" w:sz="0" w:space="0" w:color="auto"/>
          </w:divBdr>
        </w:div>
        <w:div w:id="1513108195">
          <w:marLeft w:val="640"/>
          <w:marRight w:val="0"/>
          <w:marTop w:val="0"/>
          <w:marBottom w:val="0"/>
          <w:divBdr>
            <w:top w:val="none" w:sz="0" w:space="0" w:color="auto"/>
            <w:left w:val="none" w:sz="0" w:space="0" w:color="auto"/>
            <w:bottom w:val="none" w:sz="0" w:space="0" w:color="auto"/>
            <w:right w:val="none" w:sz="0" w:space="0" w:color="auto"/>
          </w:divBdr>
        </w:div>
        <w:div w:id="1571622843">
          <w:marLeft w:val="640"/>
          <w:marRight w:val="0"/>
          <w:marTop w:val="0"/>
          <w:marBottom w:val="0"/>
          <w:divBdr>
            <w:top w:val="none" w:sz="0" w:space="0" w:color="auto"/>
            <w:left w:val="none" w:sz="0" w:space="0" w:color="auto"/>
            <w:bottom w:val="none" w:sz="0" w:space="0" w:color="auto"/>
            <w:right w:val="none" w:sz="0" w:space="0" w:color="auto"/>
          </w:divBdr>
        </w:div>
        <w:div w:id="1585341279">
          <w:marLeft w:val="640"/>
          <w:marRight w:val="0"/>
          <w:marTop w:val="0"/>
          <w:marBottom w:val="0"/>
          <w:divBdr>
            <w:top w:val="none" w:sz="0" w:space="0" w:color="auto"/>
            <w:left w:val="none" w:sz="0" w:space="0" w:color="auto"/>
            <w:bottom w:val="none" w:sz="0" w:space="0" w:color="auto"/>
            <w:right w:val="none" w:sz="0" w:space="0" w:color="auto"/>
          </w:divBdr>
        </w:div>
        <w:div w:id="1593010328">
          <w:marLeft w:val="640"/>
          <w:marRight w:val="0"/>
          <w:marTop w:val="0"/>
          <w:marBottom w:val="0"/>
          <w:divBdr>
            <w:top w:val="none" w:sz="0" w:space="0" w:color="auto"/>
            <w:left w:val="none" w:sz="0" w:space="0" w:color="auto"/>
            <w:bottom w:val="none" w:sz="0" w:space="0" w:color="auto"/>
            <w:right w:val="none" w:sz="0" w:space="0" w:color="auto"/>
          </w:divBdr>
        </w:div>
        <w:div w:id="1632322773">
          <w:marLeft w:val="640"/>
          <w:marRight w:val="0"/>
          <w:marTop w:val="0"/>
          <w:marBottom w:val="0"/>
          <w:divBdr>
            <w:top w:val="none" w:sz="0" w:space="0" w:color="auto"/>
            <w:left w:val="none" w:sz="0" w:space="0" w:color="auto"/>
            <w:bottom w:val="none" w:sz="0" w:space="0" w:color="auto"/>
            <w:right w:val="none" w:sz="0" w:space="0" w:color="auto"/>
          </w:divBdr>
        </w:div>
        <w:div w:id="1638103719">
          <w:marLeft w:val="640"/>
          <w:marRight w:val="0"/>
          <w:marTop w:val="0"/>
          <w:marBottom w:val="0"/>
          <w:divBdr>
            <w:top w:val="none" w:sz="0" w:space="0" w:color="auto"/>
            <w:left w:val="none" w:sz="0" w:space="0" w:color="auto"/>
            <w:bottom w:val="none" w:sz="0" w:space="0" w:color="auto"/>
            <w:right w:val="none" w:sz="0" w:space="0" w:color="auto"/>
          </w:divBdr>
        </w:div>
        <w:div w:id="1686207067">
          <w:marLeft w:val="640"/>
          <w:marRight w:val="0"/>
          <w:marTop w:val="0"/>
          <w:marBottom w:val="0"/>
          <w:divBdr>
            <w:top w:val="none" w:sz="0" w:space="0" w:color="auto"/>
            <w:left w:val="none" w:sz="0" w:space="0" w:color="auto"/>
            <w:bottom w:val="none" w:sz="0" w:space="0" w:color="auto"/>
            <w:right w:val="none" w:sz="0" w:space="0" w:color="auto"/>
          </w:divBdr>
        </w:div>
        <w:div w:id="1758289074">
          <w:marLeft w:val="640"/>
          <w:marRight w:val="0"/>
          <w:marTop w:val="0"/>
          <w:marBottom w:val="0"/>
          <w:divBdr>
            <w:top w:val="none" w:sz="0" w:space="0" w:color="auto"/>
            <w:left w:val="none" w:sz="0" w:space="0" w:color="auto"/>
            <w:bottom w:val="none" w:sz="0" w:space="0" w:color="auto"/>
            <w:right w:val="none" w:sz="0" w:space="0" w:color="auto"/>
          </w:divBdr>
        </w:div>
        <w:div w:id="1778023458">
          <w:marLeft w:val="640"/>
          <w:marRight w:val="0"/>
          <w:marTop w:val="0"/>
          <w:marBottom w:val="0"/>
          <w:divBdr>
            <w:top w:val="none" w:sz="0" w:space="0" w:color="auto"/>
            <w:left w:val="none" w:sz="0" w:space="0" w:color="auto"/>
            <w:bottom w:val="none" w:sz="0" w:space="0" w:color="auto"/>
            <w:right w:val="none" w:sz="0" w:space="0" w:color="auto"/>
          </w:divBdr>
        </w:div>
        <w:div w:id="1798449055">
          <w:marLeft w:val="640"/>
          <w:marRight w:val="0"/>
          <w:marTop w:val="0"/>
          <w:marBottom w:val="0"/>
          <w:divBdr>
            <w:top w:val="none" w:sz="0" w:space="0" w:color="auto"/>
            <w:left w:val="none" w:sz="0" w:space="0" w:color="auto"/>
            <w:bottom w:val="none" w:sz="0" w:space="0" w:color="auto"/>
            <w:right w:val="none" w:sz="0" w:space="0" w:color="auto"/>
          </w:divBdr>
        </w:div>
        <w:div w:id="1818447861">
          <w:marLeft w:val="640"/>
          <w:marRight w:val="0"/>
          <w:marTop w:val="0"/>
          <w:marBottom w:val="0"/>
          <w:divBdr>
            <w:top w:val="none" w:sz="0" w:space="0" w:color="auto"/>
            <w:left w:val="none" w:sz="0" w:space="0" w:color="auto"/>
            <w:bottom w:val="none" w:sz="0" w:space="0" w:color="auto"/>
            <w:right w:val="none" w:sz="0" w:space="0" w:color="auto"/>
          </w:divBdr>
        </w:div>
        <w:div w:id="1847743751">
          <w:marLeft w:val="640"/>
          <w:marRight w:val="0"/>
          <w:marTop w:val="0"/>
          <w:marBottom w:val="0"/>
          <w:divBdr>
            <w:top w:val="none" w:sz="0" w:space="0" w:color="auto"/>
            <w:left w:val="none" w:sz="0" w:space="0" w:color="auto"/>
            <w:bottom w:val="none" w:sz="0" w:space="0" w:color="auto"/>
            <w:right w:val="none" w:sz="0" w:space="0" w:color="auto"/>
          </w:divBdr>
        </w:div>
        <w:div w:id="1850873896">
          <w:marLeft w:val="640"/>
          <w:marRight w:val="0"/>
          <w:marTop w:val="0"/>
          <w:marBottom w:val="0"/>
          <w:divBdr>
            <w:top w:val="none" w:sz="0" w:space="0" w:color="auto"/>
            <w:left w:val="none" w:sz="0" w:space="0" w:color="auto"/>
            <w:bottom w:val="none" w:sz="0" w:space="0" w:color="auto"/>
            <w:right w:val="none" w:sz="0" w:space="0" w:color="auto"/>
          </w:divBdr>
        </w:div>
        <w:div w:id="1887764771">
          <w:marLeft w:val="640"/>
          <w:marRight w:val="0"/>
          <w:marTop w:val="0"/>
          <w:marBottom w:val="0"/>
          <w:divBdr>
            <w:top w:val="none" w:sz="0" w:space="0" w:color="auto"/>
            <w:left w:val="none" w:sz="0" w:space="0" w:color="auto"/>
            <w:bottom w:val="none" w:sz="0" w:space="0" w:color="auto"/>
            <w:right w:val="none" w:sz="0" w:space="0" w:color="auto"/>
          </w:divBdr>
        </w:div>
        <w:div w:id="1903634372">
          <w:marLeft w:val="640"/>
          <w:marRight w:val="0"/>
          <w:marTop w:val="0"/>
          <w:marBottom w:val="0"/>
          <w:divBdr>
            <w:top w:val="none" w:sz="0" w:space="0" w:color="auto"/>
            <w:left w:val="none" w:sz="0" w:space="0" w:color="auto"/>
            <w:bottom w:val="none" w:sz="0" w:space="0" w:color="auto"/>
            <w:right w:val="none" w:sz="0" w:space="0" w:color="auto"/>
          </w:divBdr>
        </w:div>
        <w:div w:id="1924025647">
          <w:marLeft w:val="640"/>
          <w:marRight w:val="0"/>
          <w:marTop w:val="0"/>
          <w:marBottom w:val="0"/>
          <w:divBdr>
            <w:top w:val="none" w:sz="0" w:space="0" w:color="auto"/>
            <w:left w:val="none" w:sz="0" w:space="0" w:color="auto"/>
            <w:bottom w:val="none" w:sz="0" w:space="0" w:color="auto"/>
            <w:right w:val="none" w:sz="0" w:space="0" w:color="auto"/>
          </w:divBdr>
        </w:div>
        <w:div w:id="1948808813">
          <w:marLeft w:val="640"/>
          <w:marRight w:val="0"/>
          <w:marTop w:val="0"/>
          <w:marBottom w:val="0"/>
          <w:divBdr>
            <w:top w:val="none" w:sz="0" w:space="0" w:color="auto"/>
            <w:left w:val="none" w:sz="0" w:space="0" w:color="auto"/>
            <w:bottom w:val="none" w:sz="0" w:space="0" w:color="auto"/>
            <w:right w:val="none" w:sz="0" w:space="0" w:color="auto"/>
          </w:divBdr>
        </w:div>
        <w:div w:id="1973173019">
          <w:marLeft w:val="640"/>
          <w:marRight w:val="0"/>
          <w:marTop w:val="0"/>
          <w:marBottom w:val="0"/>
          <w:divBdr>
            <w:top w:val="none" w:sz="0" w:space="0" w:color="auto"/>
            <w:left w:val="none" w:sz="0" w:space="0" w:color="auto"/>
            <w:bottom w:val="none" w:sz="0" w:space="0" w:color="auto"/>
            <w:right w:val="none" w:sz="0" w:space="0" w:color="auto"/>
          </w:divBdr>
        </w:div>
        <w:div w:id="1981224536">
          <w:marLeft w:val="640"/>
          <w:marRight w:val="0"/>
          <w:marTop w:val="0"/>
          <w:marBottom w:val="0"/>
          <w:divBdr>
            <w:top w:val="none" w:sz="0" w:space="0" w:color="auto"/>
            <w:left w:val="none" w:sz="0" w:space="0" w:color="auto"/>
            <w:bottom w:val="none" w:sz="0" w:space="0" w:color="auto"/>
            <w:right w:val="none" w:sz="0" w:space="0" w:color="auto"/>
          </w:divBdr>
        </w:div>
        <w:div w:id="2019429966">
          <w:marLeft w:val="640"/>
          <w:marRight w:val="0"/>
          <w:marTop w:val="0"/>
          <w:marBottom w:val="0"/>
          <w:divBdr>
            <w:top w:val="none" w:sz="0" w:space="0" w:color="auto"/>
            <w:left w:val="none" w:sz="0" w:space="0" w:color="auto"/>
            <w:bottom w:val="none" w:sz="0" w:space="0" w:color="auto"/>
            <w:right w:val="none" w:sz="0" w:space="0" w:color="auto"/>
          </w:divBdr>
        </w:div>
        <w:div w:id="2045640724">
          <w:marLeft w:val="640"/>
          <w:marRight w:val="0"/>
          <w:marTop w:val="0"/>
          <w:marBottom w:val="0"/>
          <w:divBdr>
            <w:top w:val="none" w:sz="0" w:space="0" w:color="auto"/>
            <w:left w:val="none" w:sz="0" w:space="0" w:color="auto"/>
            <w:bottom w:val="none" w:sz="0" w:space="0" w:color="auto"/>
            <w:right w:val="none" w:sz="0" w:space="0" w:color="auto"/>
          </w:divBdr>
        </w:div>
        <w:div w:id="2054620074">
          <w:marLeft w:val="640"/>
          <w:marRight w:val="0"/>
          <w:marTop w:val="0"/>
          <w:marBottom w:val="0"/>
          <w:divBdr>
            <w:top w:val="none" w:sz="0" w:space="0" w:color="auto"/>
            <w:left w:val="none" w:sz="0" w:space="0" w:color="auto"/>
            <w:bottom w:val="none" w:sz="0" w:space="0" w:color="auto"/>
            <w:right w:val="none" w:sz="0" w:space="0" w:color="auto"/>
          </w:divBdr>
        </w:div>
        <w:div w:id="2094735281">
          <w:marLeft w:val="640"/>
          <w:marRight w:val="0"/>
          <w:marTop w:val="0"/>
          <w:marBottom w:val="0"/>
          <w:divBdr>
            <w:top w:val="none" w:sz="0" w:space="0" w:color="auto"/>
            <w:left w:val="none" w:sz="0" w:space="0" w:color="auto"/>
            <w:bottom w:val="none" w:sz="0" w:space="0" w:color="auto"/>
            <w:right w:val="none" w:sz="0" w:space="0" w:color="auto"/>
          </w:divBdr>
        </w:div>
        <w:div w:id="2099592339">
          <w:marLeft w:val="640"/>
          <w:marRight w:val="0"/>
          <w:marTop w:val="0"/>
          <w:marBottom w:val="0"/>
          <w:divBdr>
            <w:top w:val="none" w:sz="0" w:space="0" w:color="auto"/>
            <w:left w:val="none" w:sz="0" w:space="0" w:color="auto"/>
            <w:bottom w:val="none" w:sz="0" w:space="0" w:color="auto"/>
            <w:right w:val="none" w:sz="0" w:space="0" w:color="auto"/>
          </w:divBdr>
        </w:div>
        <w:div w:id="2106732467">
          <w:marLeft w:val="640"/>
          <w:marRight w:val="0"/>
          <w:marTop w:val="0"/>
          <w:marBottom w:val="0"/>
          <w:divBdr>
            <w:top w:val="none" w:sz="0" w:space="0" w:color="auto"/>
            <w:left w:val="none" w:sz="0" w:space="0" w:color="auto"/>
            <w:bottom w:val="none" w:sz="0" w:space="0" w:color="auto"/>
            <w:right w:val="none" w:sz="0" w:space="0" w:color="auto"/>
          </w:divBdr>
        </w:div>
        <w:div w:id="2110618625">
          <w:marLeft w:val="640"/>
          <w:marRight w:val="0"/>
          <w:marTop w:val="0"/>
          <w:marBottom w:val="0"/>
          <w:divBdr>
            <w:top w:val="none" w:sz="0" w:space="0" w:color="auto"/>
            <w:left w:val="none" w:sz="0" w:space="0" w:color="auto"/>
            <w:bottom w:val="none" w:sz="0" w:space="0" w:color="auto"/>
            <w:right w:val="none" w:sz="0" w:space="0" w:color="auto"/>
          </w:divBdr>
        </w:div>
      </w:divsChild>
    </w:div>
    <w:div w:id="400832972">
      <w:bodyDiv w:val="1"/>
      <w:marLeft w:val="0"/>
      <w:marRight w:val="0"/>
      <w:marTop w:val="0"/>
      <w:marBottom w:val="0"/>
      <w:divBdr>
        <w:top w:val="none" w:sz="0" w:space="0" w:color="auto"/>
        <w:left w:val="none" w:sz="0" w:space="0" w:color="auto"/>
        <w:bottom w:val="none" w:sz="0" w:space="0" w:color="auto"/>
        <w:right w:val="none" w:sz="0" w:space="0" w:color="auto"/>
      </w:divBdr>
      <w:divsChild>
        <w:div w:id="265574769">
          <w:marLeft w:val="640"/>
          <w:marRight w:val="0"/>
          <w:marTop w:val="0"/>
          <w:marBottom w:val="0"/>
          <w:divBdr>
            <w:top w:val="none" w:sz="0" w:space="0" w:color="auto"/>
            <w:left w:val="none" w:sz="0" w:space="0" w:color="auto"/>
            <w:bottom w:val="none" w:sz="0" w:space="0" w:color="auto"/>
            <w:right w:val="none" w:sz="0" w:space="0" w:color="auto"/>
          </w:divBdr>
        </w:div>
        <w:div w:id="1638795739">
          <w:marLeft w:val="640"/>
          <w:marRight w:val="0"/>
          <w:marTop w:val="0"/>
          <w:marBottom w:val="0"/>
          <w:divBdr>
            <w:top w:val="none" w:sz="0" w:space="0" w:color="auto"/>
            <w:left w:val="none" w:sz="0" w:space="0" w:color="auto"/>
            <w:bottom w:val="none" w:sz="0" w:space="0" w:color="auto"/>
            <w:right w:val="none" w:sz="0" w:space="0" w:color="auto"/>
          </w:divBdr>
        </w:div>
      </w:divsChild>
    </w:div>
    <w:div w:id="420419310">
      <w:bodyDiv w:val="1"/>
      <w:marLeft w:val="0"/>
      <w:marRight w:val="0"/>
      <w:marTop w:val="0"/>
      <w:marBottom w:val="0"/>
      <w:divBdr>
        <w:top w:val="none" w:sz="0" w:space="0" w:color="auto"/>
        <w:left w:val="none" w:sz="0" w:space="0" w:color="auto"/>
        <w:bottom w:val="none" w:sz="0" w:space="0" w:color="auto"/>
        <w:right w:val="none" w:sz="0" w:space="0" w:color="auto"/>
      </w:divBdr>
      <w:divsChild>
        <w:div w:id="2586803">
          <w:marLeft w:val="640"/>
          <w:marRight w:val="0"/>
          <w:marTop w:val="0"/>
          <w:marBottom w:val="0"/>
          <w:divBdr>
            <w:top w:val="none" w:sz="0" w:space="0" w:color="auto"/>
            <w:left w:val="none" w:sz="0" w:space="0" w:color="auto"/>
            <w:bottom w:val="none" w:sz="0" w:space="0" w:color="auto"/>
            <w:right w:val="none" w:sz="0" w:space="0" w:color="auto"/>
          </w:divBdr>
        </w:div>
        <w:div w:id="18163754">
          <w:marLeft w:val="640"/>
          <w:marRight w:val="0"/>
          <w:marTop w:val="0"/>
          <w:marBottom w:val="0"/>
          <w:divBdr>
            <w:top w:val="none" w:sz="0" w:space="0" w:color="auto"/>
            <w:left w:val="none" w:sz="0" w:space="0" w:color="auto"/>
            <w:bottom w:val="none" w:sz="0" w:space="0" w:color="auto"/>
            <w:right w:val="none" w:sz="0" w:space="0" w:color="auto"/>
          </w:divBdr>
        </w:div>
        <w:div w:id="65568466">
          <w:marLeft w:val="640"/>
          <w:marRight w:val="0"/>
          <w:marTop w:val="0"/>
          <w:marBottom w:val="0"/>
          <w:divBdr>
            <w:top w:val="none" w:sz="0" w:space="0" w:color="auto"/>
            <w:left w:val="none" w:sz="0" w:space="0" w:color="auto"/>
            <w:bottom w:val="none" w:sz="0" w:space="0" w:color="auto"/>
            <w:right w:val="none" w:sz="0" w:space="0" w:color="auto"/>
          </w:divBdr>
        </w:div>
        <w:div w:id="120463304">
          <w:marLeft w:val="640"/>
          <w:marRight w:val="0"/>
          <w:marTop w:val="0"/>
          <w:marBottom w:val="0"/>
          <w:divBdr>
            <w:top w:val="none" w:sz="0" w:space="0" w:color="auto"/>
            <w:left w:val="none" w:sz="0" w:space="0" w:color="auto"/>
            <w:bottom w:val="none" w:sz="0" w:space="0" w:color="auto"/>
            <w:right w:val="none" w:sz="0" w:space="0" w:color="auto"/>
          </w:divBdr>
        </w:div>
        <w:div w:id="133453368">
          <w:marLeft w:val="640"/>
          <w:marRight w:val="0"/>
          <w:marTop w:val="0"/>
          <w:marBottom w:val="0"/>
          <w:divBdr>
            <w:top w:val="none" w:sz="0" w:space="0" w:color="auto"/>
            <w:left w:val="none" w:sz="0" w:space="0" w:color="auto"/>
            <w:bottom w:val="none" w:sz="0" w:space="0" w:color="auto"/>
            <w:right w:val="none" w:sz="0" w:space="0" w:color="auto"/>
          </w:divBdr>
        </w:div>
        <w:div w:id="181552354">
          <w:marLeft w:val="640"/>
          <w:marRight w:val="0"/>
          <w:marTop w:val="0"/>
          <w:marBottom w:val="0"/>
          <w:divBdr>
            <w:top w:val="none" w:sz="0" w:space="0" w:color="auto"/>
            <w:left w:val="none" w:sz="0" w:space="0" w:color="auto"/>
            <w:bottom w:val="none" w:sz="0" w:space="0" w:color="auto"/>
            <w:right w:val="none" w:sz="0" w:space="0" w:color="auto"/>
          </w:divBdr>
        </w:div>
        <w:div w:id="184373090">
          <w:marLeft w:val="640"/>
          <w:marRight w:val="0"/>
          <w:marTop w:val="0"/>
          <w:marBottom w:val="0"/>
          <w:divBdr>
            <w:top w:val="none" w:sz="0" w:space="0" w:color="auto"/>
            <w:left w:val="none" w:sz="0" w:space="0" w:color="auto"/>
            <w:bottom w:val="none" w:sz="0" w:space="0" w:color="auto"/>
            <w:right w:val="none" w:sz="0" w:space="0" w:color="auto"/>
          </w:divBdr>
        </w:div>
        <w:div w:id="187135497">
          <w:marLeft w:val="640"/>
          <w:marRight w:val="0"/>
          <w:marTop w:val="0"/>
          <w:marBottom w:val="0"/>
          <w:divBdr>
            <w:top w:val="none" w:sz="0" w:space="0" w:color="auto"/>
            <w:left w:val="none" w:sz="0" w:space="0" w:color="auto"/>
            <w:bottom w:val="none" w:sz="0" w:space="0" w:color="auto"/>
            <w:right w:val="none" w:sz="0" w:space="0" w:color="auto"/>
          </w:divBdr>
        </w:div>
        <w:div w:id="205341088">
          <w:marLeft w:val="640"/>
          <w:marRight w:val="0"/>
          <w:marTop w:val="0"/>
          <w:marBottom w:val="0"/>
          <w:divBdr>
            <w:top w:val="none" w:sz="0" w:space="0" w:color="auto"/>
            <w:left w:val="none" w:sz="0" w:space="0" w:color="auto"/>
            <w:bottom w:val="none" w:sz="0" w:space="0" w:color="auto"/>
            <w:right w:val="none" w:sz="0" w:space="0" w:color="auto"/>
          </w:divBdr>
        </w:div>
        <w:div w:id="215044280">
          <w:marLeft w:val="640"/>
          <w:marRight w:val="0"/>
          <w:marTop w:val="0"/>
          <w:marBottom w:val="0"/>
          <w:divBdr>
            <w:top w:val="none" w:sz="0" w:space="0" w:color="auto"/>
            <w:left w:val="none" w:sz="0" w:space="0" w:color="auto"/>
            <w:bottom w:val="none" w:sz="0" w:space="0" w:color="auto"/>
            <w:right w:val="none" w:sz="0" w:space="0" w:color="auto"/>
          </w:divBdr>
        </w:div>
        <w:div w:id="224880152">
          <w:marLeft w:val="640"/>
          <w:marRight w:val="0"/>
          <w:marTop w:val="0"/>
          <w:marBottom w:val="0"/>
          <w:divBdr>
            <w:top w:val="none" w:sz="0" w:space="0" w:color="auto"/>
            <w:left w:val="none" w:sz="0" w:space="0" w:color="auto"/>
            <w:bottom w:val="none" w:sz="0" w:space="0" w:color="auto"/>
            <w:right w:val="none" w:sz="0" w:space="0" w:color="auto"/>
          </w:divBdr>
        </w:div>
        <w:div w:id="286132874">
          <w:marLeft w:val="640"/>
          <w:marRight w:val="0"/>
          <w:marTop w:val="0"/>
          <w:marBottom w:val="0"/>
          <w:divBdr>
            <w:top w:val="none" w:sz="0" w:space="0" w:color="auto"/>
            <w:left w:val="none" w:sz="0" w:space="0" w:color="auto"/>
            <w:bottom w:val="none" w:sz="0" w:space="0" w:color="auto"/>
            <w:right w:val="none" w:sz="0" w:space="0" w:color="auto"/>
          </w:divBdr>
        </w:div>
        <w:div w:id="294063173">
          <w:marLeft w:val="640"/>
          <w:marRight w:val="0"/>
          <w:marTop w:val="0"/>
          <w:marBottom w:val="0"/>
          <w:divBdr>
            <w:top w:val="none" w:sz="0" w:space="0" w:color="auto"/>
            <w:left w:val="none" w:sz="0" w:space="0" w:color="auto"/>
            <w:bottom w:val="none" w:sz="0" w:space="0" w:color="auto"/>
            <w:right w:val="none" w:sz="0" w:space="0" w:color="auto"/>
          </w:divBdr>
        </w:div>
        <w:div w:id="305553646">
          <w:marLeft w:val="640"/>
          <w:marRight w:val="0"/>
          <w:marTop w:val="0"/>
          <w:marBottom w:val="0"/>
          <w:divBdr>
            <w:top w:val="none" w:sz="0" w:space="0" w:color="auto"/>
            <w:left w:val="none" w:sz="0" w:space="0" w:color="auto"/>
            <w:bottom w:val="none" w:sz="0" w:space="0" w:color="auto"/>
            <w:right w:val="none" w:sz="0" w:space="0" w:color="auto"/>
          </w:divBdr>
        </w:div>
        <w:div w:id="339820863">
          <w:marLeft w:val="640"/>
          <w:marRight w:val="0"/>
          <w:marTop w:val="0"/>
          <w:marBottom w:val="0"/>
          <w:divBdr>
            <w:top w:val="none" w:sz="0" w:space="0" w:color="auto"/>
            <w:left w:val="none" w:sz="0" w:space="0" w:color="auto"/>
            <w:bottom w:val="none" w:sz="0" w:space="0" w:color="auto"/>
            <w:right w:val="none" w:sz="0" w:space="0" w:color="auto"/>
          </w:divBdr>
        </w:div>
        <w:div w:id="355542217">
          <w:marLeft w:val="640"/>
          <w:marRight w:val="0"/>
          <w:marTop w:val="0"/>
          <w:marBottom w:val="0"/>
          <w:divBdr>
            <w:top w:val="none" w:sz="0" w:space="0" w:color="auto"/>
            <w:left w:val="none" w:sz="0" w:space="0" w:color="auto"/>
            <w:bottom w:val="none" w:sz="0" w:space="0" w:color="auto"/>
            <w:right w:val="none" w:sz="0" w:space="0" w:color="auto"/>
          </w:divBdr>
        </w:div>
        <w:div w:id="382219616">
          <w:marLeft w:val="640"/>
          <w:marRight w:val="0"/>
          <w:marTop w:val="0"/>
          <w:marBottom w:val="0"/>
          <w:divBdr>
            <w:top w:val="none" w:sz="0" w:space="0" w:color="auto"/>
            <w:left w:val="none" w:sz="0" w:space="0" w:color="auto"/>
            <w:bottom w:val="none" w:sz="0" w:space="0" w:color="auto"/>
            <w:right w:val="none" w:sz="0" w:space="0" w:color="auto"/>
          </w:divBdr>
        </w:div>
        <w:div w:id="385573167">
          <w:marLeft w:val="640"/>
          <w:marRight w:val="0"/>
          <w:marTop w:val="0"/>
          <w:marBottom w:val="0"/>
          <w:divBdr>
            <w:top w:val="none" w:sz="0" w:space="0" w:color="auto"/>
            <w:left w:val="none" w:sz="0" w:space="0" w:color="auto"/>
            <w:bottom w:val="none" w:sz="0" w:space="0" w:color="auto"/>
            <w:right w:val="none" w:sz="0" w:space="0" w:color="auto"/>
          </w:divBdr>
        </w:div>
        <w:div w:id="436602964">
          <w:marLeft w:val="640"/>
          <w:marRight w:val="0"/>
          <w:marTop w:val="0"/>
          <w:marBottom w:val="0"/>
          <w:divBdr>
            <w:top w:val="none" w:sz="0" w:space="0" w:color="auto"/>
            <w:left w:val="none" w:sz="0" w:space="0" w:color="auto"/>
            <w:bottom w:val="none" w:sz="0" w:space="0" w:color="auto"/>
            <w:right w:val="none" w:sz="0" w:space="0" w:color="auto"/>
          </w:divBdr>
        </w:div>
        <w:div w:id="456264679">
          <w:marLeft w:val="640"/>
          <w:marRight w:val="0"/>
          <w:marTop w:val="0"/>
          <w:marBottom w:val="0"/>
          <w:divBdr>
            <w:top w:val="none" w:sz="0" w:space="0" w:color="auto"/>
            <w:left w:val="none" w:sz="0" w:space="0" w:color="auto"/>
            <w:bottom w:val="none" w:sz="0" w:space="0" w:color="auto"/>
            <w:right w:val="none" w:sz="0" w:space="0" w:color="auto"/>
          </w:divBdr>
        </w:div>
        <w:div w:id="475415229">
          <w:marLeft w:val="640"/>
          <w:marRight w:val="0"/>
          <w:marTop w:val="0"/>
          <w:marBottom w:val="0"/>
          <w:divBdr>
            <w:top w:val="none" w:sz="0" w:space="0" w:color="auto"/>
            <w:left w:val="none" w:sz="0" w:space="0" w:color="auto"/>
            <w:bottom w:val="none" w:sz="0" w:space="0" w:color="auto"/>
            <w:right w:val="none" w:sz="0" w:space="0" w:color="auto"/>
          </w:divBdr>
        </w:div>
        <w:div w:id="482505325">
          <w:marLeft w:val="640"/>
          <w:marRight w:val="0"/>
          <w:marTop w:val="0"/>
          <w:marBottom w:val="0"/>
          <w:divBdr>
            <w:top w:val="none" w:sz="0" w:space="0" w:color="auto"/>
            <w:left w:val="none" w:sz="0" w:space="0" w:color="auto"/>
            <w:bottom w:val="none" w:sz="0" w:space="0" w:color="auto"/>
            <w:right w:val="none" w:sz="0" w:space="0" w:color="auto"/>
          </w:divBdr>
        </w:div>
        <w:div w:id="537666017">
          <w:marLeft w:val="640"/>
          <w:marRight w:val="0"/>
          <w:marTop w:val="0"/>
          <w:marBottom w:val="0"/>
          <w:divBdr>
            <w:top w:val="none" w:sz="0" w:space="0" w:color="auto"/>
            <w:left w:val="none" w:sz="0" w:space="0" w:color="auto"/>
            <w:bottom w:val="none" w:sz="0" w:space="0" w:color="auto"/>
            <w:right w:val="none" w:sz="0" w:space="0" w:color="auto"/>
          </w:divBdr>
        </w:div>
        <w:div w:id="589824348">
          <w:marLeft w:val="640"/>
          <w:marRight w:val="0"/>
          <w:marTop w:val="0"/>
          <w:marBottom w:val="0"/>
          <w:divBdr>
            <w:top w:val="none" w:sz="0" w:space="0" w:color="auto"/>
            <w:left w:val="none" w:sz="0" w:space="0" w:color="auto"/>
            <w:bottom w:val="none" w:sz="0" w:space="0" w:color="auto"/>
            <w:right w:val="none" w:sz="0" w:space="0" w:color="auto"/>
          </w:divBdr>
        </w:div>
        <w:div w:id="605506109">
          <w:marLeft w:val="640"/>
          <w:marRight w:val="0"/>
          <w:marTop w:val="0"/>
          <w:marBottom w:val="0"/>
          <w:divBdr>
            <w:top w:val="none" w:sz="0" w:space="0" w:color="auto"/>
            <w:left w:val="none" w:sz="0" w:space="0" w:color="auto"/>
            <w:bottom w:val="none" w:sz="0" w:space="0" w:color="auto"/>
            <w:right w:val="none" w:sz="0" w:space="0" w:color="auto"/>
          </w:divBdr>
        </w:div>
        <w:div w:id="627466340">
          <w:marLeft w:val="640"/>
          <w:marRight w:val="0"/>
          <w:marTop w:val="0"/>
          <w:marBottom w:val="0"/>
          <w:divBdr>
            <w:top w:val="none" w:sz="0" w:space="0" w:color="auto"/>
            <w:left w:val="none" w:sz="0" w:space="0" w:color="auto"/>
            <w:bottom w:val="none" w:sz="0" w:space="0" w:color="auto"/>
            <w:right w:val="none" w:sz="0" w:space="0" w:color="auto"/>
          </w:divBdr>
        </w:div>
        <w:div w:id="665977747">
          <w:marLeft w:val="640"/>
          <w:marRight w:val="0"/>
          <w:marTop w:val="0"/>
          <w:marBottom w:val="0"/>
          <w:divBdr>
            <w:top w:val="none" w:sz="0" w:space="0" w:color="auto"/>
            <w:left w:val="none" w:sz="0" w:space="0" w:color="auto"/>
            <w:bottom w:val="none" w:sz="0" w:space="0" w:color="auto"/>
            <w:right w:val="none" w:sz="0" w:space="0" w:color="auto"/>
          </w:divBdr>
        </w:div>
        <w:div w:id="733041316">
          <w:marLeft w:val="640"/>
          <w:marRight w:val="0"/>
          <w:marTop w:val="0"/>
          <w:marBottom w:val="0"/>
          <w:divBdr>
            <w:top w:val="none" w:sz="0" w:space="0" w:color="auto"/>
            <w:left w:val="none" w:sz="0" w:space="0" w:color="auto"/>
            <w:bottom w:val="none" w:sz="0" w:space="0" w:color="auto"/>
            <w:right w:val="none" w:sz="0" w:space="0" w:color="auto"/>
          </w:divBdr>
        </w:div>
        <w:div w:id="745301326">
          <w:marLeft w:val="640"/>
          <w:marRight w:val="0"/>
          <w:marTop w:val="0"/>
          <w:marBottom w:val="0"/>
          <w:divBdr>
            <w:top w:val="none" w:sz="0" w:space="0" w:color="auto"/>
            <w:left w:val="none" w:sz="0" w:space="0" w:color="auto"/>
            <w:bottom w:val="none" w:sz="0" w:space="0" w:color="auto"/>
            <w:right w:val="none" w:sz="0" w:space="0" w:color="auto"/>
          </w:divBdr>
        </w:div>
        <w:div w:id="748889781">
          <w:marLeft w:val="640"/>
          <w:marRight w:val="0"/>
          <w:marTop w:val="0"/>
          <w:marBottom w:val="0"/>
          <w:divBdr>
            <w:top w:val="none" w:sz="0" w:space="0" w:color="auto"/>
            <w:left w:val="none" w:sz="0" w:space="0" w:color="auto"/>
            <w:bottom w:val="none" w:sz="0" w:space="0" w:color="auto"/>
            <w:right w:val="none" w:sz="0" w:space="0" w:color="auto"/>
          </w:divBdr>
        </w:div>
        <w:div w:id="776871429">
          <w:marLeft w:val="640"/>
          <w:marRight w:val="0"/>
          <w:marTop w:val="0"/>
          <w:marBottom w:val="0"/>
          <w:divBdr>
            <w:top w:val="none" w:sz="0" w:space="0" w:color="auto"/>
            <w:left w:val="none" w:sz="0" w:space="0" w:color="auto"/>
            <w:bottom w:val="none" w:sz="0" w:space="0" w:color="auto"/>
            <w:right w:val="none" w:sz="0" w:space="0" w:color="auto"/>
          </w:divBdr>
        </w:div>
        <w:div w:id="784153350">
          <w:marLeft w:val="640"/>
          <w:marRight w:val="0"/>
          <w:marTop w:val="0"/>
          <w:marBottom w:val="0"/>
          <w:divBdr>
            <w:top w:val="none" w:sz="0" w:space="0" w:color="auto"/>
            <w:left w:val="none" w:sz="0" w:space="0" w:color="auto"/>
            <w:bottom w:val="none" w:sz="0" w:space="0" w:color="auto"/>
            <w:right w:val="none" w:sz="0" w:space="0" w:color="auto"/>
          </w:divBdr>
        </w:div>
        <w:div w:id="808400161">
          <w:marLeft w:val="640"/>
          <w:marRight w:val="0"/>
          <w:marTop w:val="0"/>
          <w:marBottom w:val="0"/>
          <w:divBdr>
            <w:top w:val="none" w:sz="0" w:space="0" w:color="auto"/>
            <w:left w:val="none" w:sz="0" w:space="0" w:color="auto"/>
            <w:bottom w:val="none" w:sz="0" w:space="0" w:color="auto"/>
            <w:right w:val="none" w:sz="0" w:space="0" w:color="auto"/>
          </w:divBdr>
        </w:div>
        <w:div w:id="810632686">
          <w:marLeft w:val="640"/>
          <w:marRight w:val="0"/>
          <w:marTop w:val="0"/>
          <w:marBottom w:val="0"/>
          <w:divBdr>
            <w:top w:val="none" w:sz="0" w:space="0" w:color="auto"/>
            <w:left w:val="none" w:sz="0" w:space="0" w:color="auto"/>
            <w:bottom w:val="none" w:sz="0" w:space="0" w:color="auto"/>
            <w:right w:val="none" w:sz="0" w:space="0" w:color="auto"/>
          </w:divBdr>
        </w:div>
        <w:div w:id="830294191">
          <w:marLeft w:val="640"/>
          <w:marRight w:val="0"/>
          <w:marTop w:val="0"/>
          <w:marBottom w:val="0"/>
          <w:divBdr>
            <w:top w:val="none" w:sz="0" w:space="0" w:color="auto"/>
            <w:left w:val="none" w:sz="0" w:space="0" w:color="auto"/>
            <w:bottom w:val="none" w:sz="0" w:space="0" w:color="auto"/>
            <w:right w:val="none" w:sz="0" w:space="0" w:color="auto"/>
          </w:divBdr>
        </w:div>
        <w:div w:id="849220037">
          <w:marLeft w:val="640"/>
          <w:marRight w:val="0"/>
          <w:marTop w:val="0"/>
          <w:marBottom w:val="0"/>
          <w:divBdr>
            <w:top w:val="none" w:sz="0" w:space="0" w:color="auto"/>
            <w:left w:val="none" w:sz="0" w:space="0" w:color="auto"/>
            <w:bottom w:val="none" w:sz="0" w:space="0" w:color="auto"/>
            <w:right w:val="none" w:sz="0" w:space="0" w:color="auto"/>
          </w:divBdr>
        </w:div>
        <w:div w:id="877208721">
          <w:marLeft w:val="640"/>
          <w:marRight w:val="0"/>
          <w:marTop w:val="0"/>
          <w:marBottom w:val="0"/>
          <w:divBdr>
            <w:top w:val="none" w:sz="0" w:space="0" w:color="auto"/>
            <w:left w:val="none" w:sz="0" w:space="0" w:color="auto"/>
            <w:bottom w:val="none" w:sz="0" w:space="0" w:color="auto"/>
            <w:right w:val="none" w:sz="0" w:space="0" w:color="auto"/>
          </w:divBdr>
        </w:div>
        <w:div w:id="948242558">
          <w:marLeft w:val="640"/>
          <w:marRight w:val="0"/>
          <w:marTop w:val="0"/>
          <w:marBottom w:val="0"/>
          <w:divBdr>
            <w:top w:val="none" w:sz="0" w:space="0" w:color="auto"/>
            <w:left w:val="none" w:sz="0" w:space="0" w:color="auto"/>
            <w:bottom w:val="none" w:sz="0" w:space="0" w:color="auto"/>
            <w:right w:val="none" w:sz="0" w:space="0" w:color="auto"/>
          </w:divBdr>
        </w:div>
        <w:div w:id="958954798">
          <w:marLeft w:val="640"/>
          <w:marRight w:val="0"/>
          <w:marTop w:val="0"/>
          <w:marBottom w:val="0"/>
          <w:divBdr>
            <w:top w:val="none" w:sz="0" w:space="0" w:color="auto"/>
            <w:left w:val="none" w:sz="0" w:space="0" w:color="auto"/>
            <w:bottom w:val="none" w:sz="0" w:space="0" w:color="auto"/>
            <w:right w:val="none" w:sz="0" w:space="0" w:color="auto"/>
          </w:divBdr>
        </w:div>
        <w:div w:id="1015691632">
          <w:marLeft w:val="640"/>
          <w:marRight w:val="0"/>
          <w:marTop w:val="0"/>
          <w:marBottom w:val="0"/>
          <w:divBdr>
            <w:top w:val="none" w:sz="0" w:space="0" w:color="auto"/>
            <w:left w:val="none" w:sz="0" w:space="0" w:color="auto"/>
            <w:bottom w:val="none" w:sz="0" w:space="0" w:color="auto"/>
            <w:right w:val="none" w:sz="0" w:space="0" w:color="auto"/>
          </w:divBdr>
        </w:div>
        <w:div w:id="1033068852">
          <w:marLeft w:val="640"/>
          <w:marRight w:val="0"/>
          <w:marTop w:val="0"/>
          <w:marBottom w:val="0"/>
          <w:divBdr>
            <w:top w:val="none" w:sz="0" w:space="0" w:color="auto"/>
            <w:left w:val="none" w:sz="0" w:space="0" w:color="auto"/>
            <w:bottom w:val="none" w:sz="0" w:space="0" w:color="auto"/>
            <w:right w:val="none" w:sz="0" w:space="0" w:color="auto"/>
          </w:divBdr>
        </w:div>
        <w:div w:id="1040664726">
          <w:marLeft w:val="640"/>
          <w:marRight w:val="0"/>
          <w:marTop w:val="0"/>
          <w:marBottom w:val="0"/>
          <w:divBdr>
            <w:top w:val="none" w:sz="0" w:space="0" w:color="auto"/>
            <w:left w:val="none" w:sz="0" w:space="0" w:color="auto"/>
            <w:bottom w:val="none" w:sz="0" w:space="0" w:color="auto"/>
            <w:right w:val="none" w:sz="0" w:space="0" w:color="auto"/>
          </w:divBdr>
        </w:div>
        <w:div w:id="1102067437">
          <w:marLeft w:val="640"/>
          <w:marRight w:val="0"/>
          <w:marTop w:val="0"/>
          <w:marBottom w:val="0"/>
          <w:divBdr>
            <w:top w:val="none" w:sz="0" w:space="0" w:color="auto"/>
            <w:left w:val="none" w:sz="0" w:space="0" w:color="auto"/>
            <w:bottom w:val="none" w:sz="0" w:space="0" w:color="auto"/>
            <w:right w:val="none" w:sz="0" w:space="0" w:color="auto"/>
          </w:divBdr>
        </w:div>
        <w:div w:id="1210607895">
          <w:marLeft w:val="640"/>
          <w:marRight w:val="0"/>
          <w:marTop w:val="0"/>
          <w:marBottom w:val="0"/>
          <w:divBdr>
            <w:top w:val="none" w:sz="0" w:space="0" w:color="auto"/>
            <w:left w:val="none" w:sz="0" w:space="0" w:color="auto"/>
            <w:bottom w:val="none" w:sz="0" w:space="0" w:color="auto"/>
            <w:right w:val="none" w:sz="0" w:space="0" w:color="auto"/>
          </w:divBdr>
        </w:div>
        <w:div w:id="1240213904">
          <w:marLeft w:val="640"/>
          <w:marRight w:val="0"/>
          <w:marTop w:val="0"/>
          <w:marBottom w:val="0"/>
          <w:divBdr>
            <w:top w:val="none" w:sz="0" w:space="0" w:color="auto"/>
            <w:left w:val="none" w:sz="0" w:space="0" w:color="auto"/>
            <w:bottom w:val="none" w:sz="0" w:space="0" w:color="auto"/>
            <w:right w:val="none" w:sz="0" w:space="0" w:color="auto"/>
          </w:divBdr>
        </w:div>
        <w:div w:id="1248998464">
          <w:marLeft w:val="640"/>
          <w:marRight w:val="0"/>
          <w:marTop w:val="0"/>
          <w:marBottom w:val="0"/>
          <w:divBdr>
            <w:top w:val="none" w:sz="0" w:space="0" w:color="auto"/>
            <w:left w:val="none" w:sz="0" w:space="0" w:color="auto"/>
            <w:bottom w:val="none" w:sz="0" w:space="0" w:color="auto"/>
            <w:right w:val="none" w:sz="0" w:space="0" w:color="auto"/>
          </w:divBdr>
        </w:div>
        <w:div w:id="1400833199">
          <w:marLeft w:val="640"/>
          <w:marRight w:val="0"/>
          <w:marTop w:val="0"/>
          <w:marBottom w:val="0"/>
          <w:divBdr>
            <w:top w:val="none" w:sz="0" w:space="0" w:color="auto"/>
            <w:left w:val="none" w:sz="0" w:space="0" w:color="auto"/>
            <w:bottom w:val="none" w:sz="0" w:space="0" w:color="auto"/>
            <w:right w:val="none" w:sz="0" w:space="0" w:color="auto"/>
          </w:divBdr>
        </w:div>
        <w:div w:id="1421558116">
          <w:marLeft w:val="640"/>
          <w:marRight w:val="0"/>
          <w:marTop w:val="0"/>
          <w:marBottom w:val="0"/>
          <w:divBdr>
            <w:top w:val="none" w:sz="0" w:space="0" w:color="auto"/>
            <w:left w:val="none" w:sz="0" w:space="0" w:color="auto"/>
            <w:bottom w:val="none" w:sz="0" w:space="0" w:color="auto"/>
            <w:right w:val="none" w:sz="0" w:space="0" w:color="auto"/>
          </w:divBdr>
        </w:div>
        <w:div w:id="1422943795">
          <w:marLeft w:val="640"/>
          <w:marRight w:val="0"/>
          <w:marTop w:val="0"/>
          <w:marBottom w:val="0"/>
          <w:divBdr>
            <w:top w:val="none" w:sz="0" w:space="0" w:color="auto"/>
            <w:left w:val="none" w:sz="0" w:space="0" w:color="auto"/>
            <w:bottom w:val="none" w:sz="0" w:space="0" w:color="auto"/>
            <w:right w:val="none" w:sz="0" w:space="0" w:color="auto"/>
          </w:divBdr>
        </w:div>
        <w:div w:id="1434859820">
          <w:marLeft w:val="640"/>
          <w:marRight w:val="0"/>
          <w:marTop w:val="0"/>
          <w:marBottom w:val="0"/>
          <w:divBdr>
            <w:top w:val="none" w:sz="0" w:space="0" w:color="auto"/>
            <w:left w:val="none" w:sz="0" w:space="0" w:color="auto"/>
            <w:bottom w:val="none" w:sz="0" w:space="0" w:color="auto"/>
            <w:right w:val="none" w:sz="0" w:space="0" w:color="auto"/>
          </w:divBdr>
        </w:div>
        <w:div w:id="1451124958">
          <w:marLeft w:val="640"/>
          <w:marRight w:val="0"/>
          <w:marTop w:val="0"/>
          <w:marBottom w:val="0"/>
          <w:divBdr>
            <w:top w:val="none" w:sz="0" w:space="0" w:color="auto"/>
            <w:left w:val="none" w:sz="0" w:space="0" w:color="auto"/>
            <w:bottom w:val="none" w:sz="0" w:space="0" w:color="auto"/>
            <w:right w:val="none" w:sz="0" w:space="0" w:color="auto"/>
          </w:divBdr>
        </w:div>
        <w:div w:id="1465151790">
          <w:marLeft w:val="640"/>
          <w:marRight w:val="0"/>
          <w:marTop w:val="0"/>
          <w:marBottom w:val="0"/>
          <w:divBdr>
            <w:top w:val="none" w:sz="0" w:space="0" w:color="auto"/>
            <w:left w:val="none" w:sz="0" w:space="0" w:color="auto"/>
            <w:bottom w:val="none" w:sz="0" w:space="0" w:color="auto"/>
            <w:right w:val="none" w:sz="0" w:space="0" w:color="auto"/>
          </w:divBdr>
        </w:div>
        <w:div w:id="1470396845">
          <w:marLeft w:val="640"/>
          <w:marRight w:val="0"/>
          <w:marTop w:val="0"/>
          <w:marBottom w:val="0"/>
          <w:divBdr>
            <w:top w:val="none" w:sz="0" w:space="0" w:color="auto"/>
            <w:left w:val="none" w:sz="0" w:space="0" w:color="auto"/>
            <w:bottom w:val="none" w:sz="0" w:space="0" w:color="auto"/>
            <w:right w:val="none" w:sz="0" w:space="0" w:color="auto"/>
          </w:divBdr>
        </w:div>
        <w:div w:id="1474954312">
          <w:marLeft w:val="640"/>
          <w:marRight w:val="0"/>
          <w:marTop w:val="0"/>
          <w:marBottom w:val="0"/>
          <w:divBdr>
            <w:top w:val="none" w:sz="0" w:space="0" w:color="auto"/>
            <w:left w:val="none" w:sz="0" w:space="0" w:color="auto"/>
            <w:bottom w:val="none" w:sz="0" w:space="0" w:color="auto"/>
            <w:right w:val="none" w:sz="0" w:space="0" w:color="auto"/>
          </w:divBdr>
        </w:div>
        <w:div w:id="1561480034">
          <w:marLeft w:val="640"/>
          <w:marRight w:val="0"/>
          <w:marTop w:val="0"/>
          <w:marBottom w:val="0"/>
          <w:divBdr>
            <w:top w:val="none" w:sz="0" w:space="0" w:color="auto"/>
            <w:left w:val="none" w:sz="0" w:space="0" w:color="auto"/>
            <w:bottom w:val="none" w:sz="0" w:space="0" w:color="auto"/>
            <w:right w:val="none" w:sz="0" w:space="0" w:color="auto"/>
          </w:divBdr>
        </w:div>
        <w:div w:id="1664359864">
          <w:marLeft w:val="640"/>
          <w:marRight w:val="0"/>
          <w:marTop w:val="0"/>
          <w:marBottom w:val="0"/>
          <w:divBdr>
            <w:top w:val="none" w:sz="0" w:space="0" w:color="auto"/>
            <w:left w:val="none" w:sz="0" w:space="0" w:color="auto"/>
            <w:bottom w:val="none" w:sz="0" w:space="0" w:color="auto"/>
            <w:right w:val="none" w:sz="0" w:space="0" w:color="auto"/>
          </w:divBdr>
        </w:div>
        <w:div w:id="1775251053">
          <w:marLeft w:val="640"/>
          <w:marRight w:val="0"/>
          <w:marTop w:val="0"/>
          <w:marBottom w:val="0"/>
          <w:divBdr>
            <w:top w:val="none" w:sz="0" w:space="0" w:color="auto"/>
            <w:left w:val="none" w:sz="0" w:space="0" w:color="auto"/>
            <w:bottom w:val="none" w:sz="0" w:space="0" w:color="auto"/>
            <w:right w:val="none" w:sz="0" w:space="0" w:color="auto"/>
          </w:divBdr>
        </w:div>
        <w:div w:id="1830321873">
          <w:marLeft w:val="640"/>
          <w:marRight w:val="0"/>
          <w:marTop w:val="0"/>
          <w:marBottom w:val="0"/>
          <w:divBdr>
            <w:top w:val="none" w:sz="0" w:space="0" w:color="auto"/>
            <w:left w:val="none" w:sz="0" w:space="0" w:color="auto"/>
            <w:bottom w:val="none" w:sz="0" w:space="0" w:color="auto"/>
            <w:right w:val="none" w:sz="0" w:space="0" w:color="auto"/>
          </w:divBdr>
        </w:div>
        <w:div w:id="1847478600">
          <w:marLeft w:val="640"/>
          <w:marRight w:val="0"/>
          <w:marTop w:val="0"/>
          <w:marBottom w:val="0"/>
          <w:divBdr>
            <w:top w:val="none" w:sz="0" w:space="0" w:color="auto"/>
            <w:left w:val="none" w:sz="0" w:space="0" w:color="auto"/>
            <w:bottom w:val="none" w:sz="0" w:space="0" w:color="auto"/>
            <w:right w:val="none" w:sz="0" w:space="0" w:color="auto"/>
          </w:divBdr>
        </w:div>
        <w:div w:id="1898125769">
          <w:marLeft w:val="640"/>
          <w:marRight w:val="0"/>
          <w:marTop w:val="0"/>
          <w:marBottom w:val="0"/>
          <w:divBdr>
            <w:top w:val="none" w:sz="0" w:space="0" w:color="auto"/>
            <w:left w:val="none" w:sz="0" w:space="0" w:color="auto"/>
            <w:bottom w:val="none" w:sz="0" w:space="0" w:color="auto"/>
            <w:right w:val="none" w:sz="0" w:space="0" w:color="auto"/>
          </w:divBdr>
        </w:div>
        <w:div w:id="1928879053">
          <w:marLeft w:val="640"/>
          <w:marRight w:val="0"/>
          <w:marTop w:val="0"/>
          <w:marBottom w:val="0"/>
          <w:divBdr>
            <w:top w:val="none" w:sz="0" w:space="0" w:color="auto"/>
            <w:left w:val="none" w:sz="0" w:space="0" w:color="auto"/>
            <w:bottom w:val="none" w:sz="0" w:space="0" w:color="auto"/>
            <w:right w:val="none" w:sz="0" w:space="0" w:color="auto"/>
          </w:divBdr>
        </w:div>
        <w:div w:id="1937865126">
          <w:marLeft w:val="640"/>
          <w:marRight w:val="0"/>
          <w:marTop w:val="0"/>
          <w:marBottom w:val="0"/>
          <w:divBdr>
            <w:top w:val="none" w:sz="0" w:space="0" w:color="auto"/>
            <w:left w:val="none" w:sz="0" w:space="0" w:color="auto"/>
            <w:bottom w:val="none" w:sz="0" w:space="0" w:color="auto"/>
            <w:right w:val="none" w:sz="0" w:space="0" w:color="auto"/>
          </w:divBdr>
        </w:div>
        <w:div w:id="1971283888">
          <w:marLeft w:val="640"/>
          <w:marRight w:val="0"/>
          <w:marTop w:val="0"/>
          <w:marBottom w:val="0"/>
          <w:divBdr>
            <w:top w:val="none" w:sz="0" w:space="0" w:color="auto"/>
            <w:left w:val="none" w:sz="0" w:space="0" w:color="auto"/>
            <w:bottom w:val="none" w:sz="0" w:space="0" w:color="auto"/>
            <w:right w:val="none" w:sz="0" w:space="0" w:color="auto"/>
          </w:divBdr>
        </w:div>
        <w:div w:id="2022396185">
          <w:marLeft w:val="640"/>
          <w:marRight w:val="0"/>
          <w:marTop w:val="0"/>
          <w:marBottom w:val="0"/>
          <w:divBdr>
            <w:top w:val="none" w:sz="0" w:space="0" w:color="auto"/>
            <w:left w:val="none" w:sz="0" w:space="0" w:color="auto"/>
            <w:bottom w:val="none" w:sz="0" w:space="0" w:color="auto"/>
            <w:right w:val="none" w:sz="0" w:space="0" w:color="auto"/>
          </w:divBdr>
        </w:div>
        <w:div w:id="2034763239">
          <w:marLeft w:val="640"/>
          <w:marRight w:val="0"/>
          <w:marTop w:val="0"/>
          <w:marBottom w:val="0"/>
          <w:divBdr>
            <w:top w:val="none" w:sz="0" w:space="0" w:color="auto"/>
            <w:left w:val="none" w:sz="0" w:space="0" w:color="auto"/>
            <w:bottom w:val="none" w:sz="0" w:space="0" w:color="auto"/>
            <w:right w:val="none" w:sz="0" w:space="0" w:color="auto"/>
          </w:divBdr>
        </w:div>
        <w:div w:id="2037845313">
          <w:marLeft w:val="640"/>
          <w:marRight w:val="0"/>
          <w:marTop w:val="0"/>
          <w:marBottom w:val="0"/>
          <w:divBdr>
            <w:top w:val="none" w:sz="0" w:space="0" w:color="auto"/>
            <w:left w:val="none" w:sz="0" w:space="0" w:color="auto"/>
            <w:bottom w:val="none" w:sz="0" w:space="0" w:color="auto"/>
            <w:right w:val="none" w:sz="0" w:space="0" w:color="auto"/>
          </w:divBdr>
        </w:div>
        <w:div w:id="2069759774">
          <w:marLeft w:val="640"/>
          <w:marRight w:val="0"/>
          <w:marTop w:val="0"/>
          <w:marBottom w:val="0"/>
          <w:divBdr>
            <w:top w:val="none" w:sz="0" w:space="0" w:color="auto"/>
            <w:left w:val="none" w:sz="0" w:space="0" w:color="auto"/>
            <w:bottom w:val="none" w:sz="0" w:space="0" w:color="auto"/>
            <w:right w:val="none" w:sz="0" w:space="0" w:color="auto"/>
          </w:divBdr>
        </w:div>
        <w:div w:id="2084721188">
          <w:marLeft w:val="640"/>
          <w:marRight w:val="0"/>
          <w:marTop w:val="0"/>
          <w:marBottom w:val="0"/>
          <w:divBdr>
            <w:top w:val="none" w:sz="0" w:space="0" w:color="auto"/>
            <w:left w:val="none" w:sz="0" w:space="0" w:color="auto"/>
            <w:bottom w:val="none" w:sz="0" w:space="0" w:color="auto"/>
            <w:right w:val="none" w:sz="0" w:space="0" w:color="auto"/>
          </w:divBdr>
        </w:div>
        <w:div w:id="2115246446">
          <w:marLeft w:val="640"/>
          <w:marRight w:val="0"/>
          <w:marTop w:val="0"/>
          <w:marBottom w:val="0"/>
          <w:divBdr>
            <w:top w:val="none" w:sz="0" w:space="0" w:color="auto"/>
            <w:left w:val="none" w:sz="0" w:space="0" w:color="auto"/>
            <w:bottom w:val="none" w:sz="0" w:space="0" w:color="auto"/>
            <w:right w:val="none" w:sz="0" w:space="0" w:color="auto"/>
          </w:divBdr>
        </w:div>
        <w:div w:id="2118136063">
          <w:marLeft w:val="640"/>
          <w:marRight w:val="0"/>
          <w:marTop w:val="0"/>
          <w:marBottom w:val="0"/>
          <w:divBdr>
            <w:top w:val="none" w:sz="0" w:space="0" w:color="auto"/>
            <w:left w:val="none" w:sz="0" w:space="0" w:color="auto"/>
            <w:bottom w:val="none" w:sz="0" w:space="0" w:color="auto"/>
            <w:right w:val="none" w:sz="0" w:space="0" w:color="auto"/>
          </w:divBdr>
        </w:div>
      </w:divsChild>
    </w:div>
    <w:div w:id="429663238">
      <w:bodyDiv w:val="1"/>
      <w:marLeft w:val="0"/>
      <w:marRight w:val="0"/>
      <w:marTop w:val="0"/>
      <w:marBottom w:val="0"/>
      <w:divBdr>
        <w:top w:val="none" w:sz="0" w:space="0" w:color="auto"/>
        <w:left w:val="none" w:sz="0" w:space="0" w:color="auto"/>
        <w:bottom w:val="none" w:sz="0" w:space="0" w:color="auto"/>
        <w:right w:val="none" w:sz="0" w:space="0" w:color="auto"/>
      </w:divBdr>
    </w:div>
    <w:div w:id="432669982">
      <w:bodyDiv w:val="1"/>
      <w:marLeft w:val="0"/>
      <w:marRight w:val="0"/>
      <w:marTop w:val="0"/>
      <w:marBottom w:val="0"/>
      <w:divBdr>
        <w:top w:val="none" w:sz="0" w:space="0" w:color="auto"/>
        <w:left w:val="none" w:sz="0" w:space="0" w:color="auto"/>
        <w:bottom w:val="none" w:sz="0" w:space="0" w:color="auto"/>
        <w:right w:val="none" w:sz="0" w:space="0" w:color="auto"/>
      </w:divBdr>
      <w:divsChild>
        <w:div w:id="253827128">
          <w:marLeft w:val="640"/>
          <w:marRight w:val="0"/>
          <w:marTop w:val="0"/>
          <w:marBottom w:val="0"/>
          <w:divBdr>
            <w:top w:val="none" w:sz="0" w:space="0" w:color="auto"/>
            <w:left w:val="none" w:sz="0" w:space="0" w:color="auto"/>
            <w:bottom w:val="none" w:sz="0" w:space="0" w:color="auto"/>
            <w:right w:val="none" w:sz="0" w:space="0" w:color="auto"/>
          </w:divBdr>
        </w:div>
        <w:div w:id="813642856">
          <w:marLeft w:val="640"/>
          <w:marRight w:val="0"/>
          <w:marTop w:val="0"/>
          <w:marBottom w:val="0"/>
          <w:divBdr>
            <w:top w:val="none" w:sz="0" w:space="0" w:color="auto"/>
            <w:left w:val="none" w:sz="0" w:space="0" w:color="auto"/>
            <w:bottom w:val="none" w:sz="0" w:space="0" w:color="auto"/>
            <w:right w:val="none" w:sz="0" w:space="0" w:color="auto"/>
          </w:divBdr>
        </w:div>
      </w:divsChild>
    </w:div>
    <w:div w:id="443965816">
      <w:bodyDiv w:val="1"/>
      <w:marLeft w:val="0"/>
      <w:marRight w:val="0"/>
      <w:marTop w:val="0"/>
      <w:marBottom w:val="0"/>
      <w:divBdr>
        <w:top w:val="none" w:sz="0" w:space="0" w:color="auto"/>
        <w:left w:val="none" w:sz="0" w:space="0" w:color="auto"/>
        <w:bottom w:val="none" w:sz="0" w:space="0" w:color="auto"/>
        <w:right w:val="none" w:sz="0" w:space="0" w:color="auto"/>
      </w:divBdr>
      <w:divsChild>
        <w:div w:id="21706765">
          <w:marLeft w:val="640"/>
          <w:marRight w:val="0"/>
          <w:marTop w:val="0"/>
          <w:marBottom w:val="0"/>
          <w:divBdr>
            <w:top w:val="none" w:sz="0" w:space="0" w:color="auto"/>
            <w:left w:val="none" w:sz="0" w:space="0" w:color="auto"/>
            <w:bottom w:val="none" w:sz="0" w:space="0" w:color="auto"/>
            <w:right w:val="none" w:sz="0" w:space="0" w:color="auto"/>
          </w:divBdr>
        </w:div>
        <w:div w:id="90467110">
          <w:marLeft w:val="640"/>
          <w:marRight w:val="0"/>
          <w:marTop w:val="0"/>
          <w:marBottom w:val="0"/>
          <w:divBdr>
            <w:top w:val="none" w:sz="0" w:space="0" w:color="auto"/>
            <w:left w:val="none" w:sz="0" w:space="0" w:color="auto"/>
            <w:bottom w:val="none" w:sz="0" w:space="0" w:color="auto"/>
            <w:right w:val="none" w:sz="0" w:space="0" w:color="auto"/>
          </w:divBdr>
        </w:div>
        <w:div w:id="146560225">
          <w:marLeft w:val="640"/>
          <w:marRight w:val="0"/>
          <w:marTop w:val="0"/>
          <w:marBottom w:val="0"/>
          <w:divBdr>
            <w:top w:val="none" w:sz="0" w:space="0" w:color="auto"/>
            <w:left w:val="none" w:sz="0" w:space="0" w:color="auto"/>
            <w:bottom w:val="none" w:sz="0" w:space="0" w:color="auto"/>
            <w:right w:val="none" w:sz="0" w:space="0" w:color="auto"/>
          </w:divBdr>
        </w:div>
        <w:div w:id="154805640">
          <w:marLeft w:val="640"/>
          <w:marRight w:val="0"/>
          <w:marTop w:val="0"/>
          <w:marBottom w:val="0"/>
          <w:divBdr>
            <w:top w:val="none" w:sz="0" w:space="0" w:color="auto"/>
            <w:left w:val="none" w:sz="0" w:space="0" w:color="auto"/>
            <w:bottom w:val="none" w:sz="0" w:space="0" w:color="auto"/>
            <w:right w:val="none" w:sz="0" w:space="0" w:color="auto"/>
          </w:divBdr>
        </w:div>
        <w:div w:id="254751947">
          <w:marLeft w:val="640"/>
          <w:marRight w:val="0"/>
          <w:marTop w:val="0"/>
          <w:marBottom w:val="0"/>
          <w:divBdr>
            <w:top w:val="none" w:sz="0" w:space="0" w:color="auto"/>
            <w:left w:val="none" w:sz="0" w:space="0" w:color="auto"/>
            <w:bottom w:val="none" w:sz="0" w:space="0" w:color="auto"/>
            <w:right w:val="none" w:sz="0" w:space="0" w:color="auto"/>
          </w:divBdr>
        </w:div>
        <w:div w:id="268049336">
          <w:marLeft w:val="640"/>
          <w:marRight w:val="0"/>
          <w:marTop w:val="0"/>
          <w:marBottom w:val="0"/>
          <w:divBdr>
            <w:top w:val="none" w:sz="0" w:space="0" w:color="auto"/>
            <w:left w:val="none" w:sz="0" w:space="0" w:color="auto"/>
            <w:bottom w:val="none" w:sz="0" w:space="0" w:color="auto"/>
            <w:right w:val="none" w:sz="0" w:space="0" w:color="auto"/>
          </w:divBdr>
        </w:div>
        <w:div w:id="274097143">
          <w:marLeft w:val="640"/>
          <w:marRight w:val="0"/>
          <w:marTop w:val="0"/>
          <w:marBottom w:val="0"/>
          <w:divBdr>
            <w:top w:val="none" w:sz="0" w:space="0" w:color="auto"/>
            <w:left w:val="none" w:sz="0" w:space="0" w:color="auto"/>
            <w:bottom w:val="none" w:sz="0" w:space="0" w:color="auto"/>
            <w:right w:val="none" w:sz="0" w:space="0" w:color="auto"/>
          </w:divBdr>
        </w:div>
        <w:div w:id="310983255">
          <w:marLeft w:val="640"/>
          <w:marRight w:val="0"/>
          <w:marTop w:val="0"/>
          <w:marBottom w:val="0"/>
          <w:divBdr>
            <w:top w:val="none" w:sz="0" w:space="0" w:color="auto"/>
            <w:left w:val="none" w:sz="0" w:space="0" w:color="auto"/>
            <w:bottom w:val="none" w:sz="0" w:space="0" w:color="auto"/>
            <w:right w:val="none" w:sz="0" w:space="0" w:color="auto"/>
          </w:divBdr>
        </w:div>
        <w:div w:id="337969154">
          <w:marLeft w:val="640"/>
          <w:marRight w:val="0"/>
          <w:marTop w:val="0"/>
          <w:marBottom w:val="0"/>
          <w:divBdr>
            <w:top w:val="none" w:sz="0" w:space="0" w:color="auto"/>
            <w:left w:val="none" w:sz="0" w:space="0" w:color="auto"/>
            <w:bottom w:val="none" w:sz="0" w:space="0" w:color="auto"/>
            <w:right w:val="none" w:sz="0" w:space="0" w:color="auto"/>
          </w:divBdr>
        </w:div>
        <w:div w:id="386340387">
          <w:marLeft w:val="640"/>
          <w:marRight w:val="0"/>
          <w:marTop w:val="0"/>
          <w:marBottom w:val="0"/>
          <w:divBdr>
            <w:top w:val="none" w:sz="0" w:space="0" w:color="auto"/>
            <w:left w:val="none" w:sz="0" w:space="0" w:color="auto"/>
            <w:bottom w:val="none" w:sz="0" w:space="0" w:color="auto"/>
            <w:right w:val="none" w:sz="0" w:space="0" w:color="auto"/>
          </w:divBdr>
        </w:div>
        <w:div w:id="389231884">
          <w:marLeft w:val="640"/>
          <w:marRight w:val="0"/>
          <w:marTop w:val="0"/>
          <w:marBottom w:val="0"/>
          <w:divBdr>
            <w:top w:val="none" w:sz="0" w:space="0" w:color="auto"/>
            <w:left w:val="none" w:sz="0" w:space="0" w:color="auto"/>
            <w:bottom w:val="none" w:sz="0" w:space="0" w:color="auto"/>
            <w:right w:val="none" w:sz="0" w:space="0" w:color="auto"/>
          </w:divBdr>
        </w:div>
        <w:div w:id="427970557">
          <w:marLeft w:val="640"/>
          <w:marRight w:val="0"/>
          <w:marTop w:val="0"/>
          <w:marBottom w:val="0"/>
          <w:divBdr>
            <w:top w:val="none" w:sz="0" w:space="0" w:color="auto"/>
            <w:left w:val="none" w:sz="0" w:space="0" w:color="auto"/>
            <w:bottom w:val="none" w:sz="0" w:space="0" w:color="auto"/>
            <w:right w:val="none" w:sz="0" w:space="0" w:color="auto"/>
          </w:divBdr>
        </w:div>
        <w:div w:id="440414797">
          <w:marLeft w:val="640"/>
          <w:marRight w:val="0"/>
          <w:marTop w:val="0"/>
          <w:marBottom w:val="0"/>
          <w:divBdr>
            <w:top w:val="none" w:sz="0" w:space="0" w:color="auto"/>
            <w:left w:val="none" w:sz="0" w:space="0" w:color="auto"/>
            <w:bottom w:val="none" w:sz="0" w:space="0" w:color="auto"/>
            <w:right w:val="none" w:sz="0" w:space="0" w:color="auto"/>
          </w:divBdr>
        </w:div>
        <w:div w:id="460810689">
          <w:marLeft w:val="640"/>
          <w:marRight w:val="0"/>
          <w:marTop w:val="0"/>
          <w:marBottom w:val="0"/>
          <w:divBdr>
            <w:top w:val="none" w:sz="0" w:space="0" w:color="auto"/>
            <w:left w:val="none" w:sz="0" w:space="0" w:color="auto"/>
            <w:bottom w:val="none" w:sz="0" w:space="0" w:color="auto"/>
            <w:right w:val="none" w:sz="0" w:space="0" w:color="auto"/>
          </w:divBdr>
        </w:div>
        <w:div w:id="481502165">
          <w:marLeft w:val="640"/>
          <w:marRight w:val="0"/>
          <w:marTop w:val="0"/>
          <w:marBottom w:val="0"/>
          <w:divBdr>
            <w:top w:val="none" w:sz="0" w:space="0" w:color="auto"/>
            <w:left w:val="none" w:sz="0" w:space="0" w:color="auto"/>
            <w:bottom w:val="none" w:sz="0" w:space="0" w:color="auto"/>
            <w:right w:val="none" w:sz="0" w:space="0" w:color="auto"/>
          </w:divBdr>
        </w:div>
        <w:div w:id="510947902">
          <w:marLeft w:val="640"/>
          <w:marRight w:val="0"/>
          <w:marTop w:val="0"/>
          <w:marBottom w:val="0"/>
          <w:divBdr>
            <w:top w:val="none" w:sz="0" w:space="0" w:color="auto"/>
            <w:left w:val="none" w:sz="0" w:space="0" w:color="auto"/>
            <w:bottom w:val="none" w:sz="0" w:space="0" w:color="auto"/>
            <w:right w:val="none" w:sz="0" w:space="0" w:color="auto"/>
          </w:divBdr>
        </w:div>
        <w:div w:id="545683951">
          <w:marLeft w:val="640"/>
          <w:marRight w:val="0"/>
          <w:marTop w:val="0"/>
          <w:marBottom w:val="0"/>
          <w:divBdr>
            <w:top w:val="none" w:sz="0" w:space="0" w:color="auto"/>
            <w:left w:val="none" w:sz="0" w:space="0" w:color="auto"/>
            <w:bottom w:val="none" w:sz="0" w:space="0" w:color="auto"/>
            <w:right w:val="none" w:sz="0" w:space="0" w:color="auto"/>
          </w:divBdr>
        </w:div>
        <w:div w:id="554657493">
          <w:marLeft w:val="640"/>
          <w:marRight w:val="0"/>
          <w:marTop w:val="0"/>
          <w:marBottom w:val="0"/>
          <w:divBdr>
            <w:top w:val="none" w:sz="0" w:space="0" w:color="auto"/>
            <w:left w:val="none" w:sz="0" w:space="0" w:color="auto"/>
            <w:bottom w:val="none" w:sz="0" w:space="0" w:color="auto"/>
            <w:right w:val="none" w:sz="0" w:space="0" w:color="auto"/>
          </w:divBdr>
        </w:div>
        <w:div w:id="633950796">
          <w:marLeft w:val="640"/>
          <w:marRight w:val="0"/>
          <w:marTop w:val="0"/>
          <w:marBottom w:val="0"/>
          <w:divBdr>
            <w:top w:val="none" w:sz="0" w:space="0" w:color="auto"/>
            <w:left w:val="none" w:sz="0" w:space="0" w:color="auto"/>
            <w:bottom w:val="none" w:sz="0" w:space="0" w:color="auto"/>
            <w:right w:val="none" w:sz="0" w:space="0" w:color="auto"/>
          </w:divBdr>
        </w:div>
        <w:div w:id="668142681">
          <w:marLeft w:val="640"/>
          <w:marRight w:val="0"/>
          <w:marTop w:val="0"/>
          <w:marBottom w:val="0"/>
          <w:divBdr>
            <w:top w:val="none" w:sz="0" w:space="0" w:color="auto"/>
            <w:left w:val="none" w:sz="0" w:space="0" w:color="auto"/>
            <w:bottom w:val="none" w:sz="0" w:space="0" w:color="auto"/>
            <w:right w:val="none" w:sz="0" w:space="0" w:color="auto"/>
          </w:divBdr>
        </w:div>
        <w:div w:id="678047408">
          <w:marLeft w:val="640"/>
          <w:marRight w:val="0"/>
          <w:marTop w:val="0"/>
          <w:marBottom w:val="0"/>
          <w:divBdr>
            <w:top w:val="none" w:sz="0" w:space="0" w:color="auto"/>
            <w:left w:val="none" w:sz="0" w:space="0" w:color="auto"/>
            <w:bottom w:val="none" w:sz="0" w:space="0" w:color="auto"/>
            <w:right w:val="none" w:sz="0" w:space="0" w:color="auto"/>
          </w:divBdr>
        </w:div>
        <w:div w:id="714741193">
          <w:marLeft w:val="640"/>
          <w:marRight w:val="0"/>
          <w:marTop w:val="0"/>
          <w:marBottom w:val="0"/>
          <w:divBdr>
            <w:top w:val="none" w:sz="0" w:space="0" w:color="auto"/>
            <w:left w:val="none" w:sz="0" w:space="0" w:color="auto"/>
            <w:bottom w:val="none" w:sz="0" w:space="0" w:color="auto"/>
            <w:right w:val="none" w:sz="0" w:space="0" w:color="auto"/>
          </w:divBdr>
        </w:div>
        <w:div w:id="752823603">
          <w:marLeft w:val="640"/>
          <w:marRight w:val="0"/>
          <w:marTop w:val="0"/>
          <w:marBottom w:val="0"/>
          <w:divBdr>
            <w:top w:val="none" w:sz="0" w:space="0" w:color="auto"/>
            <w:left w:val="none" w:sz="0" w:space="0" w:color="auto"/>
            <w:bottom w:val="none" w:sz="0" w:space="0" w:color="auto"/>
            <w:right w:val="none" w:sz="0" w:space="0" w:color="auto"/>
          </w:divBdr>
        </w:div>
        <w:div w:id="759721737">
          <w:marLeft w:val="640"/>
          <w:marRight w:val="0"/>
          <w:marTop w:val="0"/>
          <w:marBottom w:val="0"/>
          <w:divBdr>
            <w:top w:val="none" w:sz="0" w:space="0" w:color="auto"/>
            <w:left w:val="none" w:sz="0" w:space="0" w:color="auto"/>
            <w:bottom w:val="none" w:sz="0" w:space="0" w:color="auto"/>
            <w:right w:val="none" w:sz="0" w:space="0" w:color="auto"/>
          </w:divBdr>
        </w:div>
        <w:div w:id="778992602">
          <w:marLeft w:val="640"/>
          <w:marRight w:val="0"/>
          <w:marTop w:val="0"/>
          <w:marBottom w:val="0"/>
          <w:divBdr>
            <w:top w:val="none" w:sz="0" w:space="0" w:color="auto"/>
            <w:left w:val="none" w:sz="0" w:space="0" w:color="auto"/>
            <w:bottom w:val="none" w:sz="0" w:space="0" w:color="auto"/>
            <w:right w:val="none" w:sz="0" w:space="0" w:color="auto"/>
          </w:divBdr>
        </w:div>
        <w:div w:id="878318034">
          <w:marLeft w:val="640"/>
          <w:marRight w:val="0"/>
          <w:marTop w:val="0"/>
          <w:marBottom w:val="0"/>
          <w:divBdr>
            <w:top w:val="none" w:sz="0" w:space="0" w:color="auto"/>
            <w:left w:val="none" w:sz="0" w:space="0" w:color="auto"/>
            <w:bottom w:val="none" w:sz="0" w:space="0" w:color="auto"/>
            <w:right w:val="none" w:sz="0" w:space="0" w:color="auto"/>
          </w:divBdr>
        </w:div>
        <w:div w:id="914435908">
          <w:marLeft w:val="640"/>
          <w:marRight w:val="0"/>
          <w:marTop w:val="0"/>
          <w:marBottom w:val="0"/>
          <w:divBdr>
            <w:top w:val="none" w:sz="0" w:space="0" w:color="auto"/>
            <w:left w:val="none" w:sz="0" w:space="0" w:color="auto"/>
            <w:bottom w:val="none" w:sz="0" w:space="0" w:color="auto"/>
            <w:right w:val="none" w:sz="0" w:space="0" w:color="auto"/>
          </w:divBdr>
        </w:div>
        <w:div w:id="933363959">
          <w:marLeft w:val="640"/>
          <w:marRight w:val="0"/>
          <w:marTop w:val="0"/>
          <w:marBottom w:val="0"/>
          <w:divBdr>
            <w:top w:val="none" w:sz="0" w:space="0" w:color="auto"/>
            <w:left w:val="none" w:sz="0" w:space="0" w:color="auto"/>
            <w:bottom w:val="none" w:sz="0" w:space="0" w:color="auto"/>
            <w:right w:val="none" w:sz="0" w:space="0" w:color="auto"/>
          </w:divBdr>
        </w:div>
        <w:div w:id="942688008">
          <w:marLeft w:val="640"/>
          <w:marRight w:val="0"/>
          <w:marTop w:val="0"/>
          <w:marBottom w:val="0"/>
          <w:divBdr>
            <w:top w:val="none" w:sz="0" w:space="0" w:color="auto"/>
            <w:left w:val="none" w:sz="0" w:space="0" w:color="auto"/>
            <w:bottom w:val="none" w:sz="0" w:space="0" w:color="auto"/>
            <w:right w:val="none" w:sz="0" w:space="0" w:color="auto"/>
          </w:divBdr>
        </w:div>
        <w:div w:id="954286845">
          <w:marLeft w:val="640"/>
          <w:marRight w:val="0"/>
          <w:marTop w:val="0"/>
          <w:marBottom w:val="0"/>
          <w:divBdr>
            <w:top w:val="none" w:sz="0" w:space="0" w:color="auto"/>
            <w:left w:val="none" w:sz="0" w:space="0" w:color="auto"/>
            <w:bottom w:val="none" w:sz="0" w:space="0" w:color="auto"/>
            <w:right w:val="none" w:sz="0" w:space="0" w:color="auto"/>
          </w:divBdr>
        </w:div>
        <w:div w:id="967587109">
          <w:marLeft w:val="640"/>
          <w:marRight w:val="0"/>
          <w:marTop w:val="0"/>
          <w:marBottom w:val="0"/>
          <w:divBdr>
            <w:top w:val="none" w:sz="0" w:space="0" w:color="auto"/>
            <w:left w:val="none" w:sz="0" w:space="0" w:color="auto"/>
            <w:bottom w:val="none" w:sz="0" w:space="0" w:color="auto"/>
            <w:right w:val="none" w:sz="0" w:space="0" w:color="auto"/>
          </w:divBdr>
        </w:div>
        <w:div w:id="968242136">
          <w:marLeft w:val="640"/>
          <w:marRight w:val="0"/>
          <w:marTop w:val="0"/>
          <w:marBottom w:val="0"/>
          <w:divBdr>
            <w:top w:val="none" w:sz="0" w:space="0" w:color="auto"/>
            <w:left w:val="none" w:sz="0" w:space="0" w:color="auto"/>
            <w:bottom w:val="none" w:sz="0" w:space="0" w:color="auto"/>
            <w:right w:val="none" w:sz="0" w:space="0" w:color="auto"/>
          </w:divBdr>
        </w:div>
        <w:div w:id="1044209983">
          <w:marLeft w:val="640"/>
          <w:marRight w:val="0"/>
          <w:marTop w:val="0"/>
          <w:marBottom w:val="0"/>
          <w:divBdr>
            <w:top w:val="none" w:sz="0" w:space="0" w:color="auto"/>
            <w:left w:val="none" w:sz="0" w:space="0" w:color="auto"/>
            <w:bottom w:val="none" w:sz="0" w:space="0" w:color="auto"/>
            <w:right w:val="none" w:sz="0" w:space="0" w:color="auto"/>
          </w:divBdr>
        </w:div>
        <w:div w:id="1056659362">
          <w:marLeft w:val="640"/>
          <w:marRight w:val="0"/>
          <w:marTop w:val="0"/>
          <w:marBottom w:val="0"/>
          <w:divBdr>
            <w:top w:val="none" w:sz="0" w:space="0" w:color="auto"/>
            <w:left w:val="none" w:sz="0" w:space="0" w:color="auto"/>
            <w:bottom w:val="none" w:sz="0" w:space="0" w:color="auto"/>
            <w:right w:val="none" w:sz="0" w:space="0" w:color="auto"/>
          </w:divBdr>
        </w:div>
        <w:div w:id="1160923557">
          <w:marLeft w:val="640"/>
          <w:marRight w:val="0"/>
          <w:marTop w:val="0"/>
          <w:marBottom w:val="0"/>
          <w:divBdr>
            <w:top w:val="none" w:sz="0" w:space="0" w:color="auto"/>
            <w:left w:val="none" w:sz="0" w:space="0" w:color="auto"/>
            <w:bottom w:val="none" w:sz="0" w:space="0" w:color="auto"/>
            <w:right w:val="none" w:sz="0" w:space="0" w:color="auto"/>
          </w:divBdr>
        </w:div>
        <w:div w:id="1194077214">
          <w:marLeft w:val="640"/>
          <w:marRight w:val="0"/>
          <w:marTop w:val="0"/>
          <w:marBottom w:val="0"/>
          <w:divBdr>
            <w:top w:val="none" w:sz="0" w:space="0" w:color="auto"/>
            <w:left w:val="none" w:sz="0" w:space="0" w:color="auto"/>
            <w:bottom w:val="none" w:sz="0" w:space="0" w:color="auto"/>
            <w:right w:val="none" w:sz="0" w:space="0" w:color="auto"/>
          </w:divBdr>
        </w:div>
        <w:div w:id="1197354300">
          <w:marLeft w:val="640"/>
          <w:marRight w:val="0"/>
          <w:marTop w:val="0"/>
          <w:marBottom w:val="0"/>
          <w:divBdr>
            <w:top w:val="none" w:sz="0" w:space="0" w:color="auto"/>
            <w:left w:val="none" w:sz="0" w:space="0" w:color="auto"/>
            <w:bottom w:val="none" w:sz="0" w:space="0" w:color="auto"/>
            <w:right w:val="none" w:sz="0" w:space="0" w:color="auto"/>
          </w:divBdr>
        </w:div>
        <w:div w:id="1198733841">
          <w:marLeft w:val="640"/>
          <w:marRight w:val="0"/>
          <w:marTop w:val="0"/>
          <w:marBottom w:val="0"/>
          <w:divBdr>
            <w:top w:val="none" w:sz="0" w:space="0" w:color="auto"/>
            <w:left w:val="none" w:sz="0" w:space="0" w:color="auto"/>
            <w:bottom w:val="none" w:sz="0" w:space="0" w:color="auto"/>
            <w:right w:val="none" w:sz="0" w:space="0" w:color="auto"/>
          </w:divBdr>
        </w:div>
        <w:div w:id="1199245994">
          <w:marLeft w:val="640"/>
          <w:marRight w:val="0"/>
          <w:marTop w:val="0"/>
          <w:marBottom w:val="0"/>
          <w:divBdr>
            <w:top w:val="none" w:sz="0" w:space="0" w:color="auto"/>
            <w:left w:val="none" w:sz="0" w:space="0" w:color="auto"/>
            <w:bottom w:val="none" w:sz="0" w:space="0" w:color="auto"/>
            <w:right w:val="none" w:sz="0" w:space="0" w:color="auto"/>
          </w:divBdr>
        </w:div>
        <w:div w:id="1216236234">
          <w:marLeft w:val="640"/>
          <w:marRight w:val="0"/>
          <w:marTop w:val="0"/>
          <w:marBottom w:val="0"/>
          <w:divBdr>
            <w:top w:val="none" w:sz="0" w:space="0" w:color="auto"/>
            <w:left w:val="none" w:sz="0" w:space="0" w:color="auto"/>
            <w:bottom w:val="none" w:sz="0" w:space="0" w:color="auto"/>
            <w:right w:val="none" w:sz="0" w:space="0" w:color="auto"/>
          </w:divBdr>
        </w:div>
        <w:div w:id="1218198900">
          <w:marLeft w:val="640"/>
          <w:marRight w:val="0"/>
          <w:marTop w:val="0"/>
          <w:marBottom w:val="0"/>
          <w:divBdr>
            <w:top w:val="none" w:sz="0" w:space="0" w:color="auto"/>
            <w:left w:val="none" w:sz="0" w:space="0" w:color="auto"/>
            <w:bottom w:val="none" w:sz="0" w:space="0" w:color="auto"/>
            <w:right w:val="none" w:sz="0" w:space="0" w:color="auto"/>
          </w:divBdr>
        </w:div>
        <w:div w:id="1242789572">
          <w:marLeft w:val="640"/>
          <w:marRight w:val="0"/>
          <w:marTop w:val="0"/>
          <w:marBottom w:val="0"/>
          <w:divBdr>
            <w:top w:val="none" w:sz="0" w:space="0" w:color="auto"/>
            <w:left w:val="none" w:sz="0" w:space="0" w:color="auto"/>
            <w:bottom w:val="none" w:sz="0" w:space="0" w:color="auto"/>
            <w:right w:val="none" w:sz="0" w:space="0" w:color="auto"/>
          </w:divBdr>
        </w:div>
        <w:div w:id="1258750307">
          <w:marLeft w:val="640"/>
          <w:marRight w:val="0"/>
          <w:marTop w:val="0"/>
          <w:marBottom w:val="0"/>
          <w:divBdr>
            <w:top w:val="none" w:sz="0" w:space="0" w:color="auto"/>
            <w:left w:val="none" w:sz="0" w:space="0" w:color="auto"/>
            <w:bottom w:val="none" w:sz="0" w:space="0" w:color="auto"/>
            <w:right w:val="none" w:sz="0" w:space="0" w:color="auto"/>
          </w:divBdr>
        </w:div>
        <w:div w:id="1259292566">
          <w:marLeft w:val="640"/>
          <w:marRight w:val="0"/>
          <w:marTop w:val="0"/>
          <w:marBottom w:val="0"/>
          <w:divBdr>
            <w:top w:val="none" w:sz="0" w:space="0" w:color="auto"/>
            <w:left w:val="none" w:sz="0" w:space="0" w:color="auto"/>
            <w:bottom w:val="none" w:sz="0" w:space="0" w:color="auto"/>
            <w:right w:val="none" w:sz="0" w:space="0" w:color="auto"/>
          </w:divBdr>
        </w:div>
        <w:div w:id="1325666225">
          <w:marLeft w:val="640"/>
          <w:marRight w:val="0"/>
          <w:marTop w:val="0"/>
          <w:marBottom w:val="0"/>
          <w:divBdr>
            <w:top w:val="none" w:sz="0" w:space="0" w:color="auto"/>
            <w:left w:val="none" w:sz="0" w:space="0" w:color="auto"/>
            <w:bottom w:val="none" w:sz="0" w:space="0" w:color="auto"/>
            <w:right w:val="none" w:sz="0" w:space="0" w:color="auto"/>
          </w:divBdr>
        </w:div>
        <w:div w:id="1365784568">
          <w:marLeft w:val="640"/>
          <w:marRight w:val="0"/>
          <w:marTop w:val="0"/>
          <w:marBottom w:val="0"/>
          <w:divBdr>
            <w:top w:val="none" w:sz="0" w:space="0" w:color="auto"/>
            <w:left w:val="none" w:sz="0" w:space="0" w:color="auto"/>
            <w:bottom w:val="none" w:sz="0" w:space="0" w:color="auto"/>
            <w:right w:val="none" w:sz="0" w:space="0" w:color="auto"/>
          </w:divBdr>
        </w:div>
        <w:div w:id="1366172094">
          <w:marLeft w:val="640"/>
          <w:marRight w:val="0"/>
          <w:marTop w:val="0"/>
          <w:marBottom w:val="0"/>
          <w:divBdr>
            <w:top w:val="none" w:sz="0" w:space="0" w:color="auto"/>
            <w:left w:val="none" w:sz="0" w:space="0" w:color="auto"/>
            <w:bottom w:val="none" w:sz="0" w:space="0" w:color="auto"/>
            <w:right w:val="none" w:sz="0" w:space="0" w:color="auto"/>
          </w:divBdr>
        </w:div>
        <w:div w:id="1383560273">
          <w:marLeft w:val="640"/>
          <w:marRight w:val="0"/>
          <w:marTop w:val="0"/>
          <w:marBottom w:val="0"/>
          <w:divBdr>
            <w:top w:val="none" w:sz="0" w:space="0" w:color="auto"/>
            <w:left w:val="none" w:sz="0" w:space="0" w:color="auto"/>
            <w:bottom w:val="none" w:sz="0" w:space="0" w:color="auto"/>
            <w:right w:val="none" w:sz="0" w:space="0" w:color="auto"/>
          </w:divBdr>
        </w:div>
        <w:div w:id="1403870131">
          <w:marLeft w:val="640"/>
          <w:marRight w:val="0"/>
          <w:marTop w:val="0"/>
          <w:marBottom w:val="0"/>
          <w:divBdr>
            <w:top w:val="none" w:sz="0" w:space="0" w:color="auto"/>
            <w:left w:val="none" w:sz="0" w:space="0" w:color="auto"/>
            <w:bottom w:val="none" w:sz="0" w:space="0" w:color="auto"/>
            <w:right w:val="none" w:sz="0" w:space="0" w:color="auto"/>
          </w:divBdr>
        </w:div>
        <w:div w:id="1405757181">
          <w:marLeft w:val="640"/>
          <w:marRight w:val="0"/>
          <w:marTop w:val="0"/>
          <w:marBottom w:val="0"/>
          <w:divBdr>
            <w:top w:val="none" w:sz="0" w:space="0" w:color="auto"/>
            <w:left w:val="none" w:sz="0" w:space="0" w:color="auto"/>
            <w:bottom w:val="none" w:sz="0" w:space="0" w:color="auto"/>
            <w:right w:val="none" w:sz="0" w:space="0" w:color="auto"/>
          </w:divBdr>
        </w:div>
        <w:div w:id="1405952063">
          <w:marLeft w:val="640"/>
          <w:marRight w:val="0"/>
          <w:marTop w:val="0"/>
          <w:marBottom w:val="0"/>
          <w:divBdr>
            <w:top w:val="none" w:sz="0" w:space="0" w:color="auto"/>
            <w:left w:val="none" w:sz="0" w:space="0" w:color="auto"/>
            <w:bottom w:val="none" w:sz="0" w:space="0" w:color="auto"/>
            <w:right w:val="none" w:sz="0" w:space="0" w:color="auto"/>
          </w:divBdr>
        </w:div>
        <w:div w:id="1502162195">
          <w:marLeft w:val="640"/>
          <w:marRight w:val="0"/>
          <w:marTop w:val="0"/>
          <w:marBottom w:val="0"/>
          <w:divBdr>
            <w:top w:val="none" w:sz="0" w:space="0" w:color="auto"/>
            <w:left w:val="none" w:sz="0" w:space="0" w:color="auto"/>
            <w:bottom w:val="none" w:sz="0" w:space="0" w:color="auto"/>
            <w:right w:val="none" w:sz="0" w:space="0" w:color="auto"/>
          </w:divBdr>
        </w:div>
        <w:div w:id="1558589133">
          <w:marLeft w:val="640"/>
          <w:marRight w:val="0"/>
          <w:marTop w:val="0"/>
          <w:marBottom w:val="0"/>
          <w:divBdr>
            <w:top w:val="none" w:sz="0" w:space="0" w:color="auto"/>
            <w:left w:val="none" w:sz="0" w:space="0" w:color="auto"/>
            <w:bottom w:val="none" w:sz="0" w:space="0" w:color="auto"/>
            <w:right w:val="none" w:sz="0" w:space="0" w:color="auto"/>
          </w:divBdr>
        </w:div>
        <w:div w:id="1594238671">
          <w:marLeft w:val="640"/>
          <w:marRight w:val="0"/>
          <w:marTop w:val="0"/>
          <w:marBottom w:val="0"/>
          <w:divBdr>
            <w:top w:val="none" w:sz="0" w:space="0" w:color="auto"/>
            <w:left w:val="none" w:sz="0" w:space="0" w:color="auto"/>
            <w:bottom w:val="none" w:sz="0" w:space="0" w:color="auto"/>
            <w:right w:val="none" w:sz="0" w:space="0" w:color="auto"/>
          </w:divBdr>
        </w:div>
        <w:div w:id="1721435333">
          <w:marLeft w:val="640"/>
          <w:marRight w:val="0"/>
          <w:marTop w:val="0"/>
          <w:marBottom w:val="0"/>
          <w:divBdr>
            <w:top w:val="none" w:sz="0" w:space="0" w:color="auto"/>
            <w:left w:val="none" w:sz="0" w:space="0" w:color="auto"/>
            <w:bottom w:val="none" w:sz="0" w:space="0" w:color="auto"/>
            <w:right w:val="none" w:sz="0" w:space="0" w:color="auto"/>
          </w:divBdr>
        </w:div>
        <w:div w:id="1846826320">
          <w:marLeft w:val="640"/>
          <w:marRight w:val="0"/>
          <w:marTop w:val="0"/>
          <w:marBottom w:val="0"/>
          <w:divBdr>
            <w:top w:val="none" w:sz="0" w:space="0" w:color="auto"/>
            <w:left w:val="none" w:sz="0" w:space="0" w:color="auto"/>
            <w:bottom w:val="none" w:sz="0" w:space="0" w:color="auto"/>
            <w:right w:val="none" w:sz="0" w:space="0" w:color="auto"/>
          </w:divBdr>
        </w:div>
        <w:div w:id="1864896820">
          <w:marLeft w:val="640"/>
          <w:marRight w:val="0"/>
          <w:marTop w:val="0"/>
          <w:marBottom w:val="0"/>
          <w:divBdr>
            <w:top w:val="none" w:sz="0" w:space="0" w:color="auto"/>
            <w:left w:val="none" w:sz="0" w:space="0" w:color="auto"/>
            <w:bottom w:val="none" w:sz="0" w:space="0" w:color="auto"/>
            <w:right w:val="none" w:sz="0" w:space="0" w:color="auto"/>
          </w:divBdr>
        </w:div>
        <w:div w:id="1919165514">
          <w:marLeft w:val="640"/>
          <w:marRight w:val="0"/>
          <w:marTop w:val="0"/>
          <w:marBottom w:val="0"/>
          <w:divBdr>
            <w:top w:val="none" w:sz="0" w:space="0" w:color="auto"/>
            <w:left w:val="none" w:sz="0" w:space="0" w:color="auto"/>
            <w:bottom w:val="none" w:sz="0" w:space="0" w:color="auto"/>
            <w:right w:val="none" w:sz="0" w:space="0" w:color="auto"/>
          </w:divBdr>
        </w:div>
        <w:div w:id="1963032485">
          <w:marLeft w:val="640"/>
          <w:marRight w:val="0"/>
          <w:marTop w:val="0"/>
          <w:marBottom w:val="0"/>
          <w:divBdr>
            <w:top w:val="none" w:sz="0" w:space="0" w:color="auto"/>
            <w:left w:val="none" w:sz="0" w:space="0" w:color="auto"/>
            <w:bottom w:val="none" w:sz="0" w:space="0" w:color="auto"/>
            <w:right w:val="none" w:sz="0" w:space="0" w:color="auto"/>
          </w:divBdr>
        </w:div>
        <w:div w:id="2016222786">
          <w:marLeft w:val="640"/>
          <w:marRight w:val="0"/>
          <w:marTop w:val="0"/>
          <w:marBottom w:val="0"/>
          <w:divBdr>
            <w:top w:val="none" w:sz="0" w:space="0" w:color="auto"/>
            <w:left w:val="none" w:sz="0" w:space="0" w:color="auto"/>
            <w:bottom w:val="none" w:sz="0" w:space="0" w:color="auto"/>
            <w:right w:val="none" w:sz="0" w:space="0" w:color="auto"/>
          </w:divBdr>
        </w:div>
        <w:div w:id="2071615401">
          <w:marLeft w:val="640"/>
          <w:marRight w:val="0"/>
          <w:marTop w:val="0"/>
          <w:marBottom w:val="0"/>
          <w:divBdr>
            <w:top w:val="none" w:sz="0" w:space="0" w:color="auto"/>
            <w:left w:val="none" w:sz="0" w:space="0" w:color="auto"/>
            <w:bottom w:val="none" w:sz="0" w:space="0" w:color="auto"/>
            <w:right w:val="none" w:sz="0" w:space="0" w:color="auto"/>
          </w:divBdr>
        </w:div>
        <w:div w:id="2120637514">
          <w:marLeft w:val="640"/>
          <w:marRight w:val="0"/>
          <w:marTop w:val="0"/>
          <w:marBottom w:val="0"/>
          <w:divBdr>
            <w:top w:val="none" w:sz="0" w:space="0" w:color="auto"/>
            <w:left w:val="none" w:sz="0" w:space="0" w:color="auto"/>
            <w:bottom w:val="none" w:sz="0" w:space="0" w:color="auto"/>
            <w:right w:val="none" w:sz="0" w:space="0" w:color="auto"/>
          </w:divBdr>
        </w:div>
      </w:divsChild>
    </w:div>
    <w:div w:id="447049784">
      <w:bodyDiv w:val="1"/>
      <w:marLeft w:val="0"/>
      <w:marRight w:val="0"/>
      <w:marTop w:val="0"/>
      <w:marBottom w:val="0"/>
      <w:divBdr>
        <w:top w:val="none" w:sz="0" w:space="0" w:color="auto"/>
        <w:left w:val="none" w:sz="0" w:space="0" w:color="auto"/>
        <w:bottom w:val="none" w:sz="0" w:space="0" w:color="auto"/>
        <w:right w:val="none" w:sz="0" w:space="0" w:color="auto"/>
      </w:divBdr>
      <w:divsChild>
        <w:div w:id="722100429">
          <w:marLeft w:val="0"/>
          <w:marRight w:val="0"/>
          <w:marTop w:val="0"/>
          <w:marBottom w:val="0"/>
          <w:divBdr>
            <w:top w:val="none" w:sz="0" w:space="0" w:color="auto"/>
            <w:left w:val="none" w:sz="0" w:space="0" w:color="auto"/>
            <w:bottom w:val="none" w:sz="0" w:space="0" w:color="auto"/>
            <w:right w:val="none" w:sz="0" w:space="0" w:color="auto"/>
          </w:divBdr>
          <w:divsChild>
            <w:div w:id="2137141863">
              <w:marLeft w:val="0"/>
              <w:marRight w:val="0"/>
              <w:marTop w:val="0"/>
              <w:marBottom w:val="0"/>
              <w:divBdr>
                <w:top w:val="none" w:sz="0" w:space="0" w:color="auto"/>
                <w:left w:val="none" w:sz="0" w:space="0" w:color="auto"/>
                <w:bottom w:val="none" w:sz="0" w:space="0" w:color="auto"/>
                <w:right w:val="none" w:sz="0" w:space="0" w:color="auto"/>
              </w:divBdr>
              <w:divsChild>
                <w:div w:id="1623026836">
                  <w:marLeft w:val="0"/>
                  <w:marRight w:val="0"/>
                  <w:marTop w:val="0"/>
                  <w:marBottom w:val="0"/>
                  <w:divBdr>
                    <w:top w:val="none" w:sz="0" w:space="0" w:color="auto"/>
                    <w:left w:val="none" w:sz="0" w:space="0" w:color="auto"/>
                    <w:bottom w:val="none" w:sz="0" w:space="0" w:color="auto"/>
                    <w:right w:val="none" w:sz="0" w:space="0" w:color="auto"/>
                  </w:divBdr>
                  <w:divsChild>
                    <w:div w:id="10217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61165">
          <w:marLeft w:val="0"/>
          <w:marRight w:val="0"/>
          <w:marTop w:val="0"/>
          <w:marBottom w:val="0"/>
          <w:divBdr>
            <w:top w:val="none" w:sz="0" w:space="0" w:color="auto"/>
            <w:left w:val="none" w:sz="0" w:space="0" w:color="auto"/>
            <w:bottom w:val="none" w:sz="0" w:space="0" w:color="auto"/>
            <w:right w:val="none" w:sz="0" w:space="0" w:color="auto"/>
          </w:divBdr>
          <w:divsChild>
            <w:div w:id="1558319775">
              <w:marLeft w:val="0"/>
              <w:marRight w:val="0"/>
              <w:marTop w:val="0"/>
              <w:marBottom w:val="0"/>
              <w:divBdr>
                <w:top w:val="none" w:sz="0" w:space="0" w:color="auto"/>
                <w:left w:val="none" w:sz="0" w:space="0" w:color="auto"/>
                <w:bottom w:val="none" w:sz="0" w:space="0" w:color="auto"/>
                <w:right w:val="none" w:sz="0" w:space="0" w:color="auto"/>
              </w:divBdr>
              <w:divsChild>
                <w:div w:id="1044139036">
                  <w:marLeft w:val="0"/>
                  <w:marRight w:val="0"/>
                  <w:marTop w:val="0"/>
                  <w:marBottom w:val="0"/>
                  <w:divBdr>
                    <w:top w:val="none" w:sz="0" w:space="0" w:color="auto"/>
                    <w:left w:val="none" w:sz="0" w:space="0" w:color="auto"/>
                    <w:bottom w:val="none" w:sz="0" w:space="0" w:color="auto"/>
                    <w:right w:val="none" w:sz="0" w:space="0" w:color="auto"/>
                  </w:divBdr>
                  <w:divsChild>
                    <w:div w:id="11253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830139">
      <w:bodyDiv w:val="1"/>
      <w:marLeft w:val="0"/>
      <w:marRight w:val="0"/>
      <w:marTop w:val="0"/>
      <w:marBottom w:val="0"/>
      <w:divBdr>
        <w:top w:val="none" w:sz="0" w:space="0" w:color="auto"/>
        <w:left w:val="none" w:sz="0" w:space="0" w:color="auto"/>
        <w:bottom w:val="none" w:sz="0" w:space="0" w:color="auto"/>
        <w:right w:val="none" w:sz="0" w:space="0" w:color="auto"/>
      </w:divBdr>
    </w:div>
    <w:div w:id="451558311">
      <w:bodyDiv w:val="1"/>
      <w:marLeft w:val="0"/>
      <w:marRight w:val="0"/>
      <w:marTop w:val="0"/>
      <w:marBottom w:val="0"/>
      <w:divBdr>
        <w:top w:val="none" w:sz="0" w:space="0" w:color="auto"/>
        <w:left w:val="none" w:sz="0" w:space="0" w:color="auto"/>
        <w:bottom w:val="none" w:sz="0" w:space="0" w:color="auto"/>
        <w:right w:val="none" w:sz="0" w:space="0" w:color="auto"/>
      </w:divBdr>
      <w:divsChild>
        <w:div w:id="592977461">
          <w:marLeft w:val="640"/>
          <w:marRight w:val="0"/>
          <w:marTop w:val="0"/>
          <w:marBottom w:val="0"/>
          <w:divBdr>
            <w:top w:val="none" w:sz="0" w:space="0" w:color="auto"/>
            <w:left w:val="none" w:sz="0" w:space="0" w:color="auto"/>
            <w:bottom w:val="none" w:sz="0" w:space="0" w:color="auto"/>
            <w:right w:val="none" w:sz="0" w:space="0" w:color="auto"/>
          </w:divBdr>
        </w:div>
        <w:div w:id="1038319589">
          <w:marLeft w:val="640"/>
          <w:marRight w:val="0"/>
          <w:marTop w:val="0"/>
          <w:marBottom w:val="0"/>
          <w:divBdr>
            <w:top w:val="none" w:sz="0" w:space="0" w:color="auto"/>
            <w:left w:val="none" w:sz="0" w:space="0" w:color="auto"/>
            <w:bottom w:val="none" w:sz="0" w:space="0" w:color="auto"/>
            <w:right w:val="none" w:sz="0" w:space="0" w:color="auto"/>
          </w:divBdr>
        </w:div>
        <w:div w:id="1875846906">
          <w:marLeft w:val="640"/>
          <w:marRight w:val="0"/>
          <w:marTop w:val="0"/>
          <w:marBottom w:val="0"/>
          <w:divBdr>
            <w:top w:val="none" w:sz="0" w:space="0" w:color="auto"/>
            <w:left w:val="none" w:sz="0" w:space="0" w:color="auto"/>
            <w:bottom w:val="none" w:sz="0" w:space="0" w:color="auto"/>
            <w:right w:val="none" w:sz="0" w:space="0" w:color="auto"/>
          </w:divBdr>
        </w:div>
      </w:divsChild>
    </w:div>
    <w:div w:id="480082738">
      <w:bodyDiv w:val="1"/>
      <w:marLeft w:val="0"/>
      <w:marRight w:val="0"/>
      <w:marTop w:val="0"/>
      <w:marBottom w:val="0"/>
      <w:divBdr>
        <w:top w:val="none" w:sz="0" w:space="0" w:color="auto"/>
        <w:left w:val="none" w:sz="0" w:space="0" w:color="auto"/>
        <w:bottom w:val="none" w:sz="0" w:space="0" w:color="auto"/>
        <w:right w:val="none" w:sz="0" w:space="0" w:color="auto"/>
      </w:divBdr>
      <w:divsChild>
        <w:div w:id="1394427815">
          <w:marLeft w:val="640"/>
          <w:marRight w:val="0"/>
          <w:marTop w:val="0"/>
          <w:marBottom w:val="0"/>
          <w:divBdr>
            <w:top w:val="none" w:sz="0" w:space="0" w:color="auto"/>
            <w:left w:val="none" w:sz="0" w:space="0" w:color="auto"/>
            <w:bottom w:val="none" w:sz="0" w:space="0" w:color="auto"/>
            <w:right w:val="none" w:sz="0" w:space="0" w:color="auto"/>
          </w:divBdr>
        </w:div>
        <w:div w:id="1902399070">
          <w:marLeft w:val="640"/>
          <w:marRight w:val="0"/>
          <w:marTop w:val="0"/>
          <w:marBottom w:val="0"/>
          <w:divBdr>
            <w:top w:val="none" w:sz="0" w:space="0" w:color="auto"/>
            <w:left w:val="none" w:sz="0" w:space="0" w:color="auto"/>
            <w:bottom w:val="none" w:sz="0" w:space="0" w:color="auto"/>
            <w:right w:val="none" w:sz="0" w:space="0" w:color="auto"/>
          </w:divBdr>
        </w:div>
      </w:divsChild>
    </w:div>
    <w:div w:id="485435169">
      <w:bodyDiv w:val="1"/>
      <w:marLeft w:val="0"/>
      <w:marRight w:val="0"/>
      <w:marTop w:val="0"/>
      <w:marBottom w:val="0"/>
      <w:divBdr>
        <w:top w:val="none" w:sz="0" w:space="0" w:color="auto"/>
        <w:left w:val="none" w:sz="0" w:space="0" w:color="auto"/>
        <w:bottom w:val="none" w:sz="0" w:space="0" w:color="auto"/>
        <w:right w:val="none" w:sz="0" w:space="0" w:color="auto"/>
      </w:divBdr>
      <w:divsChild>
        <w:div w:id="1317225329">
          <w:marLeft w:val="640"/>
          <w:marRight w:val="0"/>
          <w:marTop w:val="0"/>
          <w:marBottom w:val="0"/>
          <w:divBdr>
            <w:top w:val="none" w:sz="0" w:space="0" w:color="auto"/>
            <w:left w:val="none" w:sz="0" w:space="0" w:color="auto"/>
            <w:bottom w:val="none" w:sz="0" w:space="0" w:color="auto"/>
            <w:right w:val="none" w:sz="0" w:space="0" w:color="auto"/>
          </w:divBdr>
        </w:div>
        <w:div w:id="1966503368">
          <w:marLeft w:val="640"/>
          <w:marRight w:val="0"/>
          <w:marTop w:val="0"/>
          <w:marBottom w:val="0"/>
          <w:divBdr>
            <w:top w:val="none" w:sz="0" w:space="0" w:color="auto"/>
            <w:left w:val="none" w:sz="0" w:space="0" w:color="auto"/>
            <w:bottom w:val="none" w:sz="0" w:space="0" w:color="auto"/>
            <w:right w:val="none" w:sz="0" w:space="0" w:color="auto"/>
          </w:divBdr>
        </w:div>
      </w:divsChild>
    </w:div>
    <w:div w:id="486285224">
      <w:bodyDiv w:val="1"/>
      <w:marLeft w:val="0"/>
      <w:marRight w:val="0"/>
      <w:marTop w:val="0"/>
      <w:marBottom w:val="0"/>
      <w:divBdr>
        <w:top w:val="none" w:sz="0" w:space="0" w:color="auto"/>
        <w:left w:val="none" w:sz="0" w:space="0" w:color="auto"/>
        <w:bottom w:val="none" w:sz="0" w:space="0" w:color="auto"/>
        <w:right w:val="none" w:sz="0" w:space="0" w:color="auto"/>
      </w:divBdr>
    </w:div>
    <w:div w:id="487984211">
      <w:bodyDiv w:val="1"/>
      <w:marLeft w:val="0"/>
      <w:marRight w:val="0"/>
      <w:marTop w:val="0"/>
      <w:marBottom w:val="0"/>
      <w:divBdr>
        <w:top w:val="none" w:sz="0" w:space="0" w:color="auto"/>
        <w:left w:val="none" w:sz="0" w:space="0" w:color="auto"/>
        <w:bottom w:val="none" w:sz="0" w:space="0" w:color="auto"/>
        <w:right w:val="none" w:sz="0" w:space="0" w:color="auto"/>
      </w:divBdr>
      <w:divsChild>
        <w:div w:id="484662956">
          <w:marLeft w:val="640"/>
          <w:marRight w:val="0"/>
          <w:marTop w:val="0"/>
          <w:marBottom w:val="0"/>
          <w:divBdr>
            <w:top w:val="none" w:sz="0" w:space="0" w:color="auto"/>
            <w:left w:val="none" w:sz="0" w:space="0" w:color="auto"/>
            <w:bottom w:val="none" w:sz="0" w:space="0" w:color="auto"/>
            <w:right w:val="none" w:sz="0" w:space="0" w:color="auto"/>
          </w:divBdr>
        </w:div>
        <w:div w:id="1612516433">
          <w:marLeft w:val="640"/>
          <w:marRight w:val="0"/>
          <w:marTop w:val="0"/>
          <w:marBottom w:val="0"/>
          <w:divBdr>
            <w:top w:val="none" w:sz="0" w:space="0" w:color="auto"/>
            <w:left w:val="none" w:sz="0" w:space="0" w:color="auto"/>
            <w:bottom w:val="none" w:sz="0" w:space="0" w:color="auto"/>
            <w:right w:val="none" w:sz="0" w:space="0" w:color="auto"/>
          </w:divBdr>
        </w:div>
      </w:divsChild>
    </w:div>
    <w:div w:id="510802198">
      <w:bodyDiv w:val="1"/>
      <w:marLeft w:val="0"/>
      <w:marRight w:val="0"/>
      <w:marTop w:val="0"/>
      <w:marBottom w:val="0"/>
      <w:divBdr>
        <w:top w:val="none" w:sz="0" w:space="0" w:color="auto"/>
        <w:left w:val="none" w:sz="0" w:space="0" w:color="auto"/>
        <w:bottom w:val="none" w:sz="0" w:space="0" w:color="auto"/>
        <w:right w:val="none" w:sz="0" w:space="0" w:color="auto"/>
      </w:divBdr>
    </w:div>
    <w:div w:id="527111850">
      <w:bodyDiv w:val="1"/>
      <w:marLeft w:val="0"/>
      <w:marRight w:val="0"/>
      <w:marTop w:val="0"/>
      <w:marBottom w:val="0"/>
      <w:divBdr>
        <w:top w:val="none" w:sz="0" w:space="0" w:color="auto"/>
        <w:left w:val="none" w:sz="0" w:space="0" w:color="auto"/>
        <w:bottom w:val="none" w:sz="0" w:space="0" w:color="auto"/>
        <w:right w:val="none" w:sz="0" w:space="0" w:color="auto"/>
      </w:divBdr>
      <w:divsChild>
        <w:div w:id="1020663510">
          <w:marLeft w:val="640"/>
          <w:marRight w:val="0"/>
          <w:marTop w:val="0"/>
          <w:marBottom w:val="0"/>
          <w:divBdr>
            <w:top w:val="none" w:sz="0" w:space="0" w:color="auto"/>
            <w:left w:val="none" w:sz="0" w:space="0" w:color="auto"/>
            <w:bottom w:val="none" w:sz="0" w:space="0" w:color="auto"/>
            <w:right w:val="none" w:sz="0" w:space="0" w:color="auto"/>
          </w:divBdr>
        </w:div>
      </w:divsChild>
    </w:div>
    <w:div w:id="544224015">
      <w:bodyDiv w:val="1"/>
      <w:marLeft w:val="0"/>
      <w:marRight w:val="0"/>
      <w:marTop w:val="0"/>
      <w:marBottom w:val="0"/>
      <w:divBdr>
        <w:top w:val="none" w:sz="0" w:space="0" w:color="auto"/>
        <w:left w:val="none" w:sz="0" w:space="0" w:color="auto"/>
        <w:bottom w:val="none" w:sz="0" w:space="0" w:color="auto"/>
        <w:right w:val="none" w:sz="0" w:space="0" w:color="auto"/>
      </w:divBdr>
      <w:divsChild>
        <w:div w:id="306740661">
          <w:marLeft w:val="640"/>
          <w:marRight w:val="0"/>
          <w:marTop w:val="0"/>
          <w:marBottom w:val="0"/>
          <w:divBdr>
            <w:top w:val="none" w:sz="0" w:space="0" w:color="auto"/>
            <w:left w:val="none" w:sz="0" w:space="0" w:color="auto"/>
            <w:bottom w:val="none" w:sz="0" w:space="0" w:color="auto"/>
            <w:right w:val="none" w:sz="0" w:space="0" w:color="auto"/>
          </w:divBdr>
        </w:div>
        <w:div w:id="673801617">
          <w:marLeft w:val="640"/>
          <w:marRight w:val="0"/>
          <w:marTop w:val="0"/>
          <w:marBottom w:val="0"/>
          <w:divBdr>
            <w:top w:val="none" w:sz="0" w:space="0" w:color="auto"/>
            <w:left w:val="none" w:sz="0" w:space="0" w:color="auto"/>
            <w:bottom w:val="none" w:sz="0" w:space="0" w:color="auto"/>
            <w:right w:val="none" w:sz="0" w:space="0" w:color="auto"/>
          </w:divBdr>
        </w:div>
      </w:divsChild>
    </w:div>
    <w:div w:id="549338987">
      <w:bodyDiv w:val="1"/>
      <w:marLeft w:val="0"/>
      <w:marRight w:val="0"/>
      <w:marTop w:val="0"/>
      <w:marBottom w:val="0"/>
      <w:divBdr>
        <w:top w:val="none" w:sz="0" w:space="0" w:color="auto"/>
        <w:left w:val="none" w:sz="0" w:space="0" w:color="auto"/>
        <w:bottom w:val="none" w:sz="0" w:space="0" w:color="auto"/>
        <w:right w:val="none" w:sz="0" w:space="0" w:color="auto"/>
      </w:divBdr>
      <w:divsChild>
        <w:div w:id="1763068599">
          <w:marLeft w:val="640"/>
          <w:marRight w:val="0"/>
          <w:marTop w:val="0"/>
          <w:marBottom w:val="0"/>
          <w:divBdr>
            <w:top w:val="none" w:sz="0" w:space="0" w:color="auto"/>
            <w:left w:val="none" w:sz="0" w:space="0" w:color="auto"/>
            <w:bottom w:val="none" w:sz="0" w:space="0" w:color="auto"/>
            <w:right w:val="none" w:sz="0" w:space="0" w:color="auto"/>
          </w:divBdr>
        </w:div>
        <w:div w:id="2023584086">
          <w:marLeft w:val="640"/>
          <w:marRight w:val="0"/>
          <w:marTop w:val="0"/>
          <w:marBottom w:val="0"/>
          <w:divBdr>
            <w:top w:val="none" w:sz="0" w:space="0" w:color="auto"/>
            <w:left w:val="none" w:sz="0" w:space="0" w:color="auto"/>
            <w:bottom w:val="none" w:sz="0" w:space="0" w:color="auto"/>
            <w:right w:val="none" w:sz="0" w:space="0" w:color="auto"/>
          </w:divBdr>
        </w:div>
      </w:divsChild>
    </w:div>
    <w:div w:id="561336338">
      <w:bodyDiv w:val="1"/>
      <w:marLeft w:val="0"/>
      <w:marRight w:val="0"/>
      <w:marTop w:val="0"/>
      <w:marBottom w:val="0"/>
      <w:divBdr>
        <w:top w:val="none" w:sz="0" w:space="0" w:color="auto"/>
        <w:left w:val="none" w:sz="0" w:space="0" w:color="auto"/>
        <w:bottom w:val="none" w:sz="0" w:space="0" w:color="auto"/>
        <w:right w:val="none" w:sz="0" w:space="0" w:color="auto"/>
      </w:divBdr>
      <w:divsChild>
        <w:div w:id="114569519">
          <w:marLeft w:val="640"/>
          <w:marRight w:val="0"/>
          <w:marTop w:val="0"/>
          <w:marBottom w:val="0"/>
          <w:divBdr>
            <w:top w:val="none" w:sz="0" w:space="0" w:color="auto"/>
            <w:left w:val="none" w:sz="0" w:space="0" w:color="auto"/>
            <w:bottom w:val="none" w:sz="0" w:space="0" w:color="auto"/>
            <w:right w:val="none" w:sz="0" w:space="0" w:color="auto"/>
          </w:divBdr>
        </w:div>
        <w:div w:id="650132780">
          <w:marLeft w:val="640"/>
          <w:marRight w:val="0"/>
          <w:marTop w:val="0"/>
          <w:marBottom w:val="0"/>
          <w:divBdr>
            <w:top w:val="none" w:sz="0" w:space="0" w:color="auto"/>
            <w:left w:val="none" w:sz="0" w:space="0" w:color="auto"/>
            <w:bottom w:val="none" w:sz="0" w:space="0" w:color="auto"/>
            <w:right w:val="none" w:sz="0" w:space="0" w:color="auto"/>
          </w:divBdr>
        </w:div>
        <w:div w:id="1990207277">
          <w:marLeft w:val="640"/>
          <w:marRight w:val="0"/>
          <w:marTop w:val="0"/>
          <w:marBottom w:val="0"/>
          <w:divBdr>
            <w:top w:val="none" w:sz="0" w:space="0" w:color="auto"/>
            <w:left w:val="none" w:sz="0" w:space="0" w:color="auto"/>
            <w:bottom w:val="none" w:sz="0" w:space="0" w:color="auto"/>
            <w:right w:val="none" w:sz="0" w:space="0" w:color="auto"/>
          </w:divBdr>
        </w:div>
        <w:div w:id="2021465508">
          <w:marLeft w:val="640"/>
          <w:marRight w:val="0"/>
          <w:marTop w:val="0"/>
          <w:marBottom w:val="0"/>
          <w:divBdr>
            <w:top w:val="none" w:sz="0" w:space="0" w:color="auto"/>
            <w:left w:val="none" w:sz="0" w:space="0" w:color="auto"/>
            <w:bottom w:val="none" w:sz="0" w:space="0" w:color="auto"/>
            <w:right w:val="none" w:sz="0" w:space="0" w:color="auto"/>
          </w:divBdr>
        </w:div>
      </w:divsChild>
    </w:div>
    <w:div w:id="569462035">
      <w:bodyDiv w:val="1"/>
      <w:marLeft w:val="0"/>
      <w:marRight w:val="0"/>
      <w:marTop w:val="0"/>
      <w:marBottom w:val="0"/>
      <w:divBdr>
        <w:top w:val="none" w:sz="0" w:space="0" w:color="auto"/>
        <w:left w:val="none" w:sz="0" w:space="0" w:color="auto"/>
        <w:bottom w:val="none" w:sz="0" w:space="0" w:color="auto"/>
        <w:right w:val="none" w:sz="0" w:space="0" w:color="auto"/>
      </w:divBdr>
    </w:div>
    <w:div w:id="570048244">
      <w:bodyDiv w:val="1"/>
      <w:marLeft w:val="0"/>
      <w:marRight w:val="0"/>
      <w:marTop w:val="0"/>
      <w:marBottom w:val="0"/>
      <w:divBdr>
        <w:top w:val="none" w:sz="0" w:space="0" w:color="auto"/>
        <w:left w:val="none" w:sz="0" w:space="0" w:color="auto"/>
        <w:bottom w:val="none" w:sz="0" w:space="0" w:color="auto"/>
        <w:right w:val="none" w:sz="0" w:space="0" w:color="auto"/>
      </w:divBdr>
    </w:div>
    <w:div w:id="615677640">
      <w:bodyDiv w:val="1"/>
      <w:marLeft w:val="0"/>
      <w:marRight w:val="0"/>
      <w:marTop w:val="0"/>
      <w:marBottom w:val="0"/>
      <w:divBdr>
        <w:top w:val="none" w:sz="0" w:space="0" w:color="auto"/>
        <w:left w:val="none" w:sz="0" w:space="0" w:color="auto"/>
        <w:bottom w:val="none" w:sz="0" w:space="0" w:color="auto"/>
        <w:right w:val="none" w:sz="0" w:space="0" w:color="auto"/>
      </w:divBdr>
    </w:div>
    <w:div w:id="622269741">
      <w:bodyDiv w:val="1"/>
      <w:marLeft w:val="0"/>
      <w:marRight w:val="0"/>
      <w:marTop w:val="0"/>
      <w:marBottom w:val="0"/>
      <w:divBdr>
        <w:top w:val="none" w:sz="0" w:space="0" w:color="auto"/>
        <w:left w:val="none" w:sz="0" w:space="0" w:color="auto"/>
        <w:bottom w:val="none" w:sz="0" w:space="0" w:color="auto"/>
        <w:right w:val="none" w:sz="0" w:space="0" w:color="auto"/>
      </w:divBdr>
      <w:divsChild>
        <w:div w:id="839584609">
          <w:marLeft w:val="640"/>
          <w:marRight w:val="0"/>
          <w:marTop w:val="0"/>
          <w:marBottom w:val="0"/>
          <w:divBdr>
            <w:top w:val="none" w:sz="0" w:space="0" w:color="auto"/>
            <w:left w:val="none" w:sz="0" w:space="0" w:color="auto"/>
            <w:bottom w:val="none" w:sz="0" w:space="0" w:color="auto"/>
            <w:right w:val="none" w:sz="0" w:space="0" w:color="auto"/>
          </w:divBdr>
        </w:div>
        <w:div w:id="2042241014">
          <w:marLeft w:val="640"/>
          <w:marRight w:val="0"/>
          <w:marTop w:val="0"/>
          <w:marBottom w:val="0"/>
          <w:divBdr>
            <w:top w:val="none" w:sz="0" w:space="0" w:color="auto"/>
            <w:left w:val="none" w:sz="0" w:space="0" w:color="auto"/>
            <w:bottom w:val="none" w:sz="0" w:space="0" w:color="auto"/>
            <w:right w:val="none" w:sz="0" w:space="0" w:color="auto"/>
          </w:divBdr>
        </w:div>
      </w:divsChild>
    </w:div>
    <w:div w:id="631059852">
      <w:bodyDiv w:val="1"/>
      <w:marLeft w:val="0"/>
      <w:marRight w:val="0"/>
      <w:marTop w:val="0"/>
      <w:marBottom w:val="0"/>
      <w:divBdr>
        <w:top w:val="none" w:sz="0" w:space="0" w:color="auto"/>
        <w:left w:val="none" w:sz="0" w:space="0" w:color="auto"/>
        <w:bottom w:val="none" w:sz="0" w:space="0" w:color="auto"/>
        <w:right w:val="none" w:sz="0" w:space="0" w:color="auto"/>
      </w:divBdr>
      <w:divsChild>
        <w:div w:id="40709458">
          <w:marLeft w:val="640"/>
          <w:marRight w:val="0"/>
          <w:marTop w:val="0"/>
          <w:marBottom w:val="0"/>
          <w:divBdr>
            <w:top w:val="none" w:sz="0" w:space="0" w:color="auto"/>
            <w:left w:val="none" w:sz="0" w:space="0" w:color="auto"/>
            <w:bottom w:val="none" w:sz="0" w:space="0" w:color="auto"/>
            <w:right w:val="none" w:sz="0" w:space="0" w:color="auto"/>
          </w:divBdr>
        </w:div>
        <w:div w:id="152063763">
          <w:marLeft w:val="640"/>
          <w:marRight w:val="0"/>
          <w:marTop w:val="0"/>
          <w:marBottom w:val="0"/>
          <w:divBdr>
            <w:top w:val="none" w:sz="0" w:space="0" w:color="auto"/>
            <w:left w:val="none" w:sz="0" w:space="0" w:color="auto"/>
            <w:bottom w:val="none" w:sz="0" w:space="0" w:color="auto"/>
            <w:right w:val="none" w:sz="0" w:space="0" w:color="auto"/>
          </w:divBdr>
        </w:div>
        <w:div w:id="1316446695">
          <w:marLeft w:val="640"/>
          <w:marRight w:val="0"/>
          <w:marTop w:val="0"/>
          <w:marBottom w:val="0"/>
          <w:divBdr>
            <w:top w:val="none" w:sz="0" w:space="0" w:color="auto"/>
            <w:left w:val="none" w:sz="0" w:space="0" w:color="auto"/>
            <w:bottom w:val="none" w:sz="0" w:space="0" w:color="auto"/>
            <w:right w:val="none" w:sz="0" w:space="0" w:color="auto"/>
          </w:divBdr>
        </w:div>
      </w:divsChild>
    </w:div>
    <w:div w:id="641156830">
      <w:bodyDiv w:val="1"/>
      <w:marLeft w:val="0"/>
      <w:marRight w:val="0"/>
      <w:marTop w:val="0"/>
      <w:marBottom w:val="0"/>
      <w:divBdr>
        <w:top w:val="none" w:sz="0" w:space="0" w:color="auto"/>
        <w:left w:val="none" w:sz="0" w:space="0" w:color="auto"/>
        <w:bottom w:val="none" w:sz="0" w:space="0" w:color="auto"/>
        <w:right w:val="none" w:sz="0" w:space="0" w:color="auto"/>
      </w:divBdr>
      <w:divsChild>
        <w:div w:id="182866538">
          <w:marLeft w:val="640"/>
          <w:marRight w:val="0"/>
          <w:marTop w:val="0"/>
          <w:marBottom w:val="0"/>
          <w:divBdr>
            <w:top w:val="none" w:sz="0" w:space="0" w:color="auto"/>
            <w:left w:val="none" w:sz="0" w:space="0" w:color="auto"/>
            <w:bottom w:val="none" w:sz="0" w:space="0" w:color="auto"/>
            <w:right w:val="none" w:sz="0" w:space="0" w:color="auto"/>
          </w:divBdr>
        </w:div>
        <w:div w:id="1388795280">
          <w:marLeft w:val="640"/>
          <w:marRight w:val="0"/>
          <w:marTop w:val="0"/>
          <w:marBottom w:val="0"/>
          <w:divBdr>
            <w:top w:val="none" w:sz="0" w:space="0" w:color="auto"/>
            <w:left w:val="none" w:sz="0" w:space="0" w:color="auto"/>
            <w:bottom w:val="none" w:sz="0" w:space="0" w:color="auto"/>
            <w:right w:val="none" w:sz="0" w:space="0" w:color="auto"/>
          </w:divBdr>
        </w:div>
      </w:divsChild>
    </w:div>
    <w:div w:id="645361022">
      <w:bodyDiv w:val="1"/>
      <w:marLeft w:val="0"/>
      <w:marRight w:val="0"/>
      <w:marTop w:val="0"/>
      <w:marBottom w:val="0"/>
      <w:divBdr>
        <w:top w:val="none" w:sz="0" w:space="0" w:color="auto"/>
        <w:left w:val="none" w:sz="0" w:space="0" w:color="auto"/>
        <w:bottom w:val="none" w:sz="0" w:space="0" w:color="auto"/>
        <w:right w:val="none" w:sz="0" w:space="0" w:color="auto"/>
      </w:divBdr>
    </w:div>
    <w:div w:id="700939660">
      <w:bodyDiv w:val="1"/>
      <w:marLeft w:val="0"/>
      <w:marRight w:val="0"/>
      <w:marTop w:val="0"/>
      <w:marBottom w:val="0"/>
      <w:divBdr>
        <w:top w:val="none" w:sz="0" w:space="0" w:color="auto"/>
        <w:left w:val="none" w:sz="0" w:space="0" w:color="auto"/>
        <w:bottom w:val="none" w:sz="0" w:space="0" w:color="auto"/>
        <w:right w:val="none" w:sz="0" w:space="0" w:color="auto"/>
      </w:divBdr>
      <w:divsChild>
        <w:div w:id="674845678">
          <w:marLeft w:val="640"/>
          <w:marRight w:val="0"/>
          <w:marTop w:val="0"/>
          <w:marBottom w:val="0"/>
          <w:divBdr>
            <w:top w:val="none" w:sz="0" w:space="0" w:color="auto"/>
            <w:left w:val="none" w:sz="0" w:space="0" w:color="auto"/>
            <w:bottom w:val="none" w:sz="0" w:space="0" w:color="auto"/>
            <w:right w:val="none" w:sz="0" w:space="0" w:color="auto"/>
          </w:divBdr>
        </w:div>
        <w:div w:id="1929651729">
          <w:marLeft w:val="640"/>
          <w:marRight w:val="0"/>
          <w:marTop w:val="0"/>
          <w:marBottom w:val="0"/>
          <w:divBdr>
            <w:top w:val="none" w:sz="0" w:space="0" w:color="auto"/>
            <w:left w:val="none" w:sz="0" w:space="0" w:color="auto"/>
            <w:bottom w:val="none" w:sz="0" w:space="0" w:color="auto"/>
            <w:right w:val="none" w:sz="0" w:space="0" w:color="auto"/>
          </w:divBdr>
        </w:div>
        <w:div w:id="2130129043">
          <w:marLeft w:val="640"/>
          <w:marRight w:val="0"/>
          <w:marTop w:val="0"/>
          <w:marBottom w:val="0"/>
          <w:divBdr>
            <w:top w:val="none" w:sz="0" w:space="0" w:color="auto"/>
            <w:left w:val="none" w:sz="0" w:space="0" w:color="auto"/>
            <w:bottom w:val="none" w:sz="0" w:space="0" w:color="auto"/>
            <w:right w:val="none" w:sz="0" w:space="0" w:color="auto"/>
          </w:divBdr>
        </w:div>
      </w:divsChild>
    </w:div>
    <w:div w:id="716861144">
      <w:bodyDiv w:val="1"/>
      <w:marLeft w:val="0"/>
      <w:marRight w:val="0"/>
      <w:marTop w:val="0"/>
      <w:marBottom w:val="0"/>
      <w:divBdr>
        <w:top w:val="none" w:sz="0" w:space="0" w:color="auto"/>
        <w:left w:val="none" w:sz="0" w:space="0" w:color="auto"/>
        <w:bottom w:val="none" w:sz="0" w:space="0" w:color="auto"/>
        <w:right w:val="none" w:sz="0" w:space="0" w:color="auto"/>
      </w:divBdr>
      <w:divsChild>
        <w:div w:id="815220041">
          <w:marLeft w:val="640"/>
          <w:marRight w:val="0"/>
          <w:marTop w:val="0"/>
          <w:marBottom w:val="0"/>
          <w:divBdr>
            <w:top w:val="none" w:sz="0" w:space="0" w:color="auto"/>
            <w:left w:val="none" w:sz="0" w:space="0" w:color="auto"/>
            <w:bottom w:val="none" w:sz="0" w:space="0" w:color="auto"/>
            <w:right w:val="none" w:sz="0" w:space="0" w:color="auto"/>
          </w:divBdr>
        </w:div>
        <w:div w:id="2029062226">
          <w:marLeft w:val="640"/>
          <w:marRight w:val="0"/>
          <w:marTop w:val="0"/>
          <w:marBottom w:val="0"/>
          <w:divBdr>
            <w:top w:val="none" w:sz="0" w:space="0" w:color="auto"/>
            <w:left w:val="none" w:sz="0" w:space="0" w:color="auto"/>
            <w:bottom w:val="none" w:sz="0" w:space="0" w:color="auto"/>
            <w:right w:val="none" w:sz="0" w:space="0" w:color="auto"/>
          </w:divBdr>
        </w:div>
      </w:divsChild>
    </w:div>
    <w:div w:id="740711039">
      <w:bodyDiv w:val="1"/>
      <w:marLeft w:val="0"/>
      <w:marRight w:val="0"/>
      <w:marTop w:val="0"/>
      <w:marBottom w:val="0"/>
      <w:divBdr>
        <w:top w:val="none" w:sz="0" w:space="0" w:color="auto"/>
        <w:left w:val="none" w:sz="0" w:space="0" w:color="auto"/>
        <w:bottom w:val="none" w:sz="0" w:space="0" w:color="auto"/>
        <w:right w:val="none" w:sz="0" w:space="0" w:color="auto"/>
      </w:divBdr>
      <w:divsChild>
        <w:div w:id="311065630">
          <w:marLeft w:val="640"/>
          <w:marRight w:val="0"/>
          <w:marTop w:val="0"/>
          <w:marBottom w:val="0"/>
          <w:divBdr>
            <w:top w:val="none" w:sz="0" w:space="0" w:color="auto"/>
            <w:left w:val="none" w:sz="0" w:space="0" w:color="auto"/>
            <w:bottom w:val="none" w:sz="0" w:space="0" w:color="auto"/>
            <w:right w:val="none" w:sz="0" w:space="0" w:color="auto"/>
          </w:divBdr>
        </w:div>
        <w:div w:id="1436092320">
          <w:marLeft w:val="640"/>
          <w:marRight w:val="0"/>
          <w:marTop w:val="0"/>
          <w:marBottom w:val="0"/>
          <w:divBdr>
            <w:top w:val="none" w:sz="0" w:space="0" w:color="auto"/>
            <w:left w:val="none" w:sz="0" w:space="0" w:color="auto"/>
            <w:bottom w:val="none" w:sz="0" w:space="0" w:color="auto"/>
            <w:right w:val="none" w:sz="0" w:space="0" w:color="auto"/>
          </w:divBdr>
          <w:divsChild>
            <w:div w:id="1528328705">
              <w:marLeft w:val="0"/>
              <w:marRight w:val="0"/>
              <w:marTop w:val="0"/>
              <w:marBottom w:val="0"/>
              <w:divBdr>
                <w:top w:val="none" w:sz="0" w:space="0" w:color="auto"/>
                <w:left w:val="none" w:sz="0" w:space="0" w:color="auto"/>
                <w:bottom w:val="none" w:sz="0" w:space="0" w:color="auto"/>
                <w:right w:val="none" w:sz="0" w:space="0" w:color="auto"/>
              </w:divBdr>
              <w:divsChild>
                <w:div w:id="868958449">
                  <w:marLeft w:val="640"/>
                  <w:marRight w:val="0"/>
                  <w:marTop w:val="0"/>
                  <w:marBottom w:val="0"/>
                  <w:divBdr>
                    <w:top w:val="none" w:sz="0" w:space="0" w:color="auto"/>
                    <w:left w:val="none" w:sz="0" w:space="0" w:color="auto"/>
                    <w:bottom w:val="none" w:sz="0" w:space="0" w:color="auto"/>
                    <w:right w:val="none" w:sz="0" w:space="0" w:color="auto"/>
                  </w:divBdr>
                </w:div>
                <w:div w:id="1908105638">
                  <w:marLeft w:val="640"/>
                  <w:marRight w:val="0"/>
                  <w:marTop w:val="0"/>
                  <w:marBottom w:val="0"/>
                  <w:divBdr>
                    <w:top w:val="none" w:sz="0" w:space="0" w:color="auto"/>
                    <w:left w:val="none" w:sz="0" w:space="0" w:color="auto"/>
                    <w:bottom w:val="none" w:sz="0" w:space="0" w:color="auto"/>
                    <w:right w:val="none" w:sz="0" w:space="0" w:color="auto"/>
                  </w:divBdr>
                </w:div>
                <w:div w:id="1956788615">
                  <w:marLeft w:val="640"/>
                  <w:marRight w:val="0"/>
                  <w:marTop w:val="0"/>
                  <w:marBottom w:val="0"/>
                  <w:divBdr>
                    <w:top w:val="none" w:sz="0" w:space="0" w:color="auto"/>
                    <w:left w:val="none" w:sz="0" w:space="0" w:color="auto"/>
                    <w:bottom w:val="none" w:sz="0" w:space="0" w:color="auto"/>
                    <w:right w:val="none" w:sz="0" w:space="0" w:color="auto"/>
                  </w:divBdr>
                </w:div>
              </w:divsChild>
            </w:div>
            <w:div w:id="1610744917">
              <w:marLeft w:val="0"/>
              <w:marRight w:val="0"/>
              <w:marTop w:val="0"/>
              <w:marBottom w:val="0"/>
              <w:divBdr>
                <w:top w:val="none" w:sz="0" w:space="0" w:color="auto"/>
                <w:left w:val="none" w:sz="0" w:space="0" w:color="auto"/>
                <w:bottom w:val="none" w:sz="0" w:space="0" w:color="auto"/>
                <w:right w:val="none" w:sz="0" w:space="0" w:color="auto"/>
              </w:divBdr>
              <w:divsChild>
                <w:div w:id="135757246">
                  <w:marLeft w:val="640"/>
                  <w:marRight w:val="0"/>
                  <w:marTop w:val="0"/>
                  <w:marBottom w:val="0"/>
                  <w:divBdr>
                    <w:top w:val="none" w:sz="0" w:space="0" w:color="auto"/>
                    <w:left w:val="none" w:sz="0" w:space="0" w:color="auto"/>
                    <w:bottom w:val="none" w:sz="0" w:space="0" w:color="auto"/>
                    <w:right w:val="none" w:sz="0" w:space="0" w:color="auto"/>
                  </w:divBdr>
                </w:div>
                <w:div w:id="225384954">
                  <w:marLeft w:val="640"/>
                  <w:marRight w:val="0"/>
                  <w:marTop w:val="0"/>
                  <w:marBottom w:val="0"/>
                  <w:divBdr>
                    <w:top w:val="none" w:sz="0" w:space="0" w:color="auto"/>
                    <w:left w:val="none" w:sz="0" w:space="0" w:color="auto"/>
                    <w:bottom w:val="none" w:sz="0" w:space="0" w:color="auto"/>
                    <w:right w:val="none" w:sz="0" w:space="0" w:color="auto"/>
                  </w:divBdr>
                </w:div>
              </w:divsChild>
            </w:div>
            <w:div w:id="1773819321">
              <w:marLeft w:val="0"/>
              <w:marRight w:val="0"/>
              <w:marTop w:val="0"/>
              <w:marBottom w:val="0"/>
              <w:divBdr>
                <w:top w:val="none" w:sz="0" w:space="0" w:color="auto"/>
                <w:left w:val="none" w:sz="0" w:space="0" w:color="auto"/>
                <w:bottom w:val="none" w:sz="0" w:space="0" w:color="auto"/>
                <w:right w:val="none" w:sz="0" w:space="0" w:color="auto"/>
              </w:divBdr>
              <w:divsChild>
                <w:div w:id="1314917397">
                  <w:marLeft w:val="640"/>
                  <w:marRight w:val="0"/>
                  <w:marTop w:val="0"/>
                  <w:marBottom w:val="0"/>
                  <w:divBdr>
                    <w:top w:val="none" w:sz="0" w:space="0" w:color="auto"/>
                    <w:left w:val="none" w:sz="0" w:space="0" w:color="auto"/>
                    <w:bottom w:val="none" w:sz="0" w:space="0" w:color="auto"/>
                    <w:right w:val="none" w:sz="0" w:space="0" w:color="auto"/>
                  </w:divBdr>
                </w:div>
                <w:div w:id="1776972570">
                  <w:marLeft w:val="640"/>
                  <w:marRight w:val="0"/>
                  <w:marTop w:val="0"/>
                  <w:marBottom w:val="0"/>
                  <w:divBdr>
                    <w:top w:val="none" w:sz="0" w:space="0" w:color="auto"/>
                    <w:left w:val="none" w:sz="0" w:space="0" w:color="auto"/>
                    <w:bottom w:val="none" w:sz="0" w:space="0" w:color="auto"/>
                    <w:right w:val="none" w:sz="0" w:space="0" w:color="auto"/>
                  </w:divBdr>
                </w:div>
                <w:div w:id="2109157713">
                  <w:marLeft w:val="640"/>
                  <w:marRight w:val="0"/>
                  <w:marTop w:val="0"/>
                  <w:marBottom w:val="0"/>
                  <w:divBdr>
                    <w:top w:val="none" w:sz="0" w:space="0" w:color="auto"/>
                    <w:left w:val="none" w:sz="0" w:space="0" w:color="auto"/>
                    <w:bottom w:val="none" w:sz="0" w:space="0" w:color="auto"/>
                    <w:right w:val="none" w:sz="0" w:space="0" w:color="auto"/>
                  </w:divBdr>
                </w:div>
              </w:divsChild>
            </w:div>
            <w:div w:id="1908760760">
              <w:marLeft w:val="0"/>
              <w:marRight w:val="0"/>
              <w:marTop w:val="0"/>
              <w:marBottom w:val="0"/>
              <w:divBdr>
                <w:top w:val="none" w:sz="0" w:space="0" w:color="auto"/>
                <w:left w:val="none" w:sz="0" w:space="0" w:color="auto"/>
                <w:bottom w:val="none" w:sz="0" w:space="0" w:color="auto"/>
                <w:right w:val="none" w:sz="0" w:space="0" w:color="auto"/>
              </w:divBdr>
              <w:divsChild>
                <w:div w:id="444543632">
                  <w:marLeft w:val="640"/>
                  <w:marRight w:val="0"/>
                  <w:marTop w:val="0"/>
                  <w:marBottom w:val="0"/>
                  <w:divBdr>
                    <w:top w:val="none" w:sz="0" w:space="0" w:color="auto"/>
                    <w:left w:val="none" w:sz="0" w:space="0" w:color="auto"/>
                    <w:bottom w:val="none" w:sz="0" w:space="0" w:color="auto"/>
                    <w:right w:val="none" w:sz="0" w:space="0" w:color="auto"/>
                  </w:divBdr>
                </w:div>
                <w:div w:id="1287616471">
                  <w:marLeft w:val="640"/>
                  <w:marRight w:val="0"/>
                  <w:marTop w:val="0"/>
                  <w:marBottom w:val="0"/>
                  <w:divBdr>
                    <w:top w:val="none" w:sz="0" w:space="0" w:color="auto"/>
                    <w:left w:val="none" w:sz="0" w:space="0" w:color="auto"/>
                    <w:bottom w:val="none" w:sz="0" w:space="0" w:color="auto"/>
                    <w:right w:val="none" w:sz="0" w:space="0" w:color="auto"/>
                  </w:divBdr>
                </w:div>
                <w:div w:id="163501943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2490">
      <w:bodyDiv w:val="1"/>
      <w:marLeft w:val="0"/>
      <w:marRight w:val="0"/>
      <w:marTop w:val="0"/>
      <w:marBottom w:val="0"/>
      <w:divBdr>
        <w:top w:val="none" w:sz="0" w:space="0" w:color="auto"/>
        <w:left w:val="none" w:sz="0" w:space="0" w:color="auto"/>
        <w:bottom w:val="none" w:sz="0" w:space="0" w:color="auto"/>
        <w:right w:val="none" w:sz="0" w:space="0" w:color="auto"/>
      </w:divBdr>
    </w:div>
    <w:div w:id="755052081">
      <w:bodyDiv w:val="1"/>
      <w:marLeft w:val="0"/>
      <w:marRight w:val="0"/>
      <w:marTop w:val="0"/>
      <w:marBottom w:val="0"/>
      <w:divBdr>
        <w:top w:val="none" w:sz="0" w:space="0" w:color="auto"/>
        <w:left w:val="none" w:sz="0" w:space="0" w:color="auto"/>
        <w:bottom w:val="none" w:sz="0" w:space="0" w:color="auto"/>
        <w:right w:val="none" w:sz="0" w:space="0" w:color="auto"/>
      </w:divBdr>
      <w:divsChild>
        <w:div w:id="1270621528">
          <w:marLeft w:val="640"/>
          <w:marRight w:val="0"/>
          <w:marTop w:val="0"/>
          <w:marBottom w:val="0"/>
          <w:divBdr>
            <w:top w:val="none" w:sz="0" w:space="0" w:color="auto"/>
            <w:left w:val="none" w:sz="0" w:space="0" w:color="auto"/>
            <w:bottom w:val="none" w:sz="0" w:space="0" w:color="auto"/>
            <w:right w:val="none" w:sz="0" w:space="0" w:color="auto"/>
          </w:divBdr>
        </w:div>
        <w:div w:id="1410496506">
          <w:marLeft w:val="640"/>
          <w:marRight w:val="0"/>
          <w:marTop w:val="0"/>
          <w:marBottom w:val="0"/>
          <w:divBdr>
            <w:top w:val="none" w:sz="0" w:space="0" w:color="auto"/>
            <w:left w:val="none" w:sz="0" w:space="0" w:color="auto"/>
            <w:bottom w:val="none" w:sz="0" w:space="0" w:color="auto"/>
            <w:right w:val="none" w:sz="0" w:space="0" w:color="auto"/>
          </w:divBdr>
        </w:div>
      </w:divsChild>
    </w:div>
    <w:div w:id="758402229">
      <w:bodyDiv w:val="1"/>
      <w:marLeft w:val="0"/>
      <w:marRight w:val="0"/>
      <w:marTop w:val="0"/>
      <w:marBottom w:val="0"/>
      <w:divBdr>
        <w:top w:val="none" w:sz="0" w:space="0" w:color="auto"/>
        <w:left w:val="none" w:sz="0" w:space="0" w:color="auto"/>
        <w:bottom w:val="none" w:sz="0" w:space="0" w:color="auto"/>
        <w:right w:val="none" w:sz="0" w:space="0" w:color="auto"/>
      </w:divBdr>
      <w:divsChild>
        <w:div w:id="1017193372">
          <w:marLeft w:val="640"/>
          <w:marRight w:val="0"/>
          <w:marTop w:val="0"/>
          <w:marBottom w:val="0"/>
          <w:divBdr>
            <w:top w:val="none" w:sz="0" w:space="0" w:color="auto"/>
            <w:left w:val="none" w:sz="0" w:space="0" w:color="auto"/>
            <w:bottom w:val="none" w:sz="0" w:space="0" w:color="auto"/>
            <w:right w:val="none" w:sz="0" w:space="0" w:color="auto"/>
          </w:divBdr>
        </w:div>
        <w:div w:id="1474366430">
          <w:marLeft w:val="640"/>
          <w:marRight w:val="0"/>
          <w:marTop w:val="0"/>
          <w:marBottom w:val="0"/>
          <w:divBdr>
            <w:top w:val="none" w:sz="0" w:space="0" w:color="auto"/>
            <w:left w:val="none" w:sz="0" w:space="0" w:color="auto"/>
            <w:bottom w:val="none" w:sz="0" w:space="0" w:color="auto"/>
            <w:right w:val="none" w:sz="0" w:space="0" w:color="auto"/>
          </w:divBdr>
        </w:div>
      </w:divsChild>
    </w:div>
    <w:div w:id="797407885">
      <w:bodyDiv w:val="1"/>
      <w:marLeft w:val="0"/>
      <w:marRight w:val="0"/>
      <w:marTop w:val="0"/>
      <w:marBottom w:val="0"/>
      <w:divBdr>
        <w:top w:val="none" w:sz="0" w:space="0" w:color="auto"/>
        <w:left w:val="none" w:sz="0" w:space="0" w:color="auto"/>
        <w:bottom w:val="none" w:sz="0" w:space="0" w:color="auto"/>
        <w:right w:val="none" w:sz="0" w:space="0" w:color="auto"/>
      </w:divBdr>
      <w:divsChild>
        <w:div w:id="15423625">
          <w:marLeft w:val="640"/>
          <w:marRight w:val="0"/>
          <w:marTop w:val="0"/>
          <w:marBottom w:val="0"/>
          <w:divBdr>
            <w:top w:val="none" w:sz="0" w:space="0" w:color="auto"/>
            <w:left w:val="none" w:sz="0" w:space="0" w:color="auto"/>
            <w:bottom w:val="none" w:sz="0" w:space="0" w:color="auto"/>
            <w:right w:val="none" w:sz="0" w:space="0" w:color="auto"/>
          </w:divBdr>
        </w:div>
        <w:div w:id="22945799">
          <w:marLeft w:val="640"/>
          <w:marRight w:val="0"/>
          <w:marTop w:val="0"/>
          <w:marBottom w:val="0"/>
          <w:divBdr>
            <w:top w:val="none" w:sz="0" w:space="0" w:color="auto"/>
            <w:left w:val="none" w:sz="0" w:space="0" w:color="auto"/>
            <w:bottom w:val="none" w:sz="0" w:space="0" w:color="auto"/>
            <w:right w:val="none" w:sz="0" w:space="0" w:color="auto"/>
          </w:divBdr>
        </w:div>
        <w:div w:id="174854454">
          <w:marLeft w:val="640"/>
          <w:marRight w:val="0"/>
          <w:marTop w:val="0"/>
          <w:marBottom w:val="0"/>
          <w:divBdr>
            <w:top w:val="none" w:sz="0" w:space="0" w:color="auto"/>
            <w:left w:val="none" w:sz="0" w:space="0" w:color="auto"/>
            <w:bottom w:val="none" w:sz="0" w:space="0" w:color="auto"/>
            <w:right w:val="none" w:sz="0" w:space="0" w:color="auto"/>
          </w:divBdr>
        </w:div>
        <w:div w:id="203756658">
          <w:marLeft w:val="640"/>
          <w:marRight w:val="0"/>
          <w:marTop w:val="0"/>
          <w:marBottom w:val="0"/>
          <w:divBdr>
            <w:top w:val="none" w:sz="0" w:space="0" w:color="auto"/>
            <w:left w:val="none" w:sz="0" w:space="0" w:color="auto"/>
            <w:bottom w:val="none" w:sz="0" w:space="0" w:color="auto"/>
            <w:right w:val="none" w:sz="0" w:space="0" w:color="auto"/>
          </w:divBdr>
        </w:div>
        <w:div w:id="220405484">
          <w:marLeft w:val="640"/>
          <w:marRight w:val="0"/>
          <w:marTop w:val="0"/>
          <w:marBottom w:val="0"/>
          <w:divBdr>
            <w:top w:val="none" w:sz="0" w:space="0" w:color="auto"/>
            <w:left w:val="none" w:sz="0" w:space="0" w:color="auto"/>
            <w:bottom w:val="none" w:sz="0" w:space="0" w:color="auto"/>
            <w:right w:val="none" w:sz="0" w:space="0" w:color="auto"/>
          </w:divBdr>
        </w:div>
        <w:div w:id="275260082">
          <w:marLeft w:val="640"/>
          <w:marRight w:val="0"/>
          <w:marTop w:val="0"/>
          <w:marBottom w:val="0"/>
          <w:divBdr>
            <w:top w:val="none" w:sz="0" w:space="0" w:color="auto"/>
            <w:left w:val="none" w:sz="0" w:space="0" w:color="auto"/>
            <w:bottom w:val="none" w:sz="0" w:space="0" w:color="auto"/>
            <w:right w:val="none" w:sz="0" w:space="0" w:color="auto"/>
          </w:divBdr>
        </w:div>
        <w:div w:id="284699776">
          <w:marLeft w:val="640"/>
          <w:marRight w:val="0"/>
          <w:marTop w:val="0"/>
          <w:marBottom w:val="0"/>
          <w:divBdr>
            <w:top w:val="none" w:sz="0" w:space="0" w:color="auto"/>
            <w:left w:val="none" w:sz="0" w:space="0" w:color="auto"/>
            <w:bottom w:val="none" w:sz="0" w:space="0" w:color="auto"/>
            <w:right w:val="none" w:sz="0" w:space="0" w:color="auto"/>
          </w:divBdr>
        </w:div>
        <w:div w:id="336349886">
          <w:marLeft w:val="640"/>
          <w:marRight w:val="0"/>
          <w:marTop w:val="0"/>
          <w:marBottom w:val="0"/>
          <w:divBdr>
            <w:top w:val="none" w:sz="0" w:space="0" w:color="auto"/>
            <w:left w:val="none" w:sz="0" w:space="0" w:color="auto"/>
            <w:bottom w:val="none" w:sz="0" w:space="0" w:color="auto"/>
            <w:right w:val="none" w:sz="0" w:space="0" w:color="auto"/>
          </w:divBdr>
        </w:div>
        <w:div w:id="346519328">
          <w:marLeft w:val="640"/>
          <w:marRight w:val="0"/>
          <w:marTop w:val="0"/>
          <w:marBottom w:val="0"/>
          <w:divBdr>
            <w:top w:val="none" w:sz="0" w:space="0" w:color="auto"/>
            <w:left w:val="none" w:sz="0" w:space="0" w:color="auto"/>
            <w:bottom w:val="none" w:sz="0" w:space="0" w:color="auto"/>
            <w:right w:val="none" w:sz="0" w:space="0" w:color="auto"/>
          </w:divBdr>
        </w:div>
        <w:div w:id="382993651">
          <w:marLeft w:val="640"/>
          <w:marRight w:val="0"/>
          <w:marTop w:val="0"/>
          <w:marBottom w:val="0"/>
          <w:divBdr>
            <w:top w:val="none" w:sz="0" w:space="0" w:color="auto"/>
            <w:left w:val="none" w:sz="0" w:space="0" w:color="auto"/>
            <w:bottom w:val="none" w:sz="0" w:space="0" w:color="auto"/>
            <w:right w:val="none" w:sz="0" w:space="0" w:color="auto"/>
          </w:divBdr>
        </w:div>
        <w:div w:id="404645203">
          <w:marLeft w:val="640"/>
          <w:marRight w:val="0"/>
          <w:marTop w:val="0"/>
          <w:marBottom w:val="0"/>
          <w:divBdr>
            <w:top w:val="none" w:sz="0" w:space="0" w:color="auto"/>
            <w:left w:val="none" w:sz="0" w:space="0" w:color="auto"/>
            <w:bottom w:val="none" w:sz="0" w:space="0" w:color="auto"/>
            <w:right w:val="none" w:sz="0" w:space="0" w:color="auto"/>
          </w:divBdr>
        </w:div>
        <w:div w:id="413358095">
          <w:marLeft w:val="640"/>
          <w:marRight w:val="0"/>
          <w:marTop w:val="0"/>
          <w:marBottom w:val="0"/>
          <w:divBdr>
            <w:top w:val="none" w:sz="0" w:space="0" w:color="auto"/>
            <w:left w:val="none" w:sz="0" w:space="0" w:color="auto"/>
            <w:bottom w:val="none" w:sz="0" w:space="0" w:color="auto"/>
            <w:right w:val="none" w:sz="0" w:space="0" w:color="auto"/>
          </w:divBdr>
        </w:div>
        <w:div w:id="510878405">
          <w:marLeft w:val="640"/>
          <w:marRight w:val="0"/>
          <w:marTop w:val="0"/>
          <w:marBottom w:val="0"/>
          <w:divBdr>
            <w:top w:val="none" w:sz="0" w:space="0" w:color="auto"/>
            <w:left w:val="none" w:sz="0" w:space="0" w:color="auto"/>
            <w:bottom w:val="none" w:sz="0" w:space="0" w:color="auto"/>
            <w:right w:val="none" w:sz="0" w:space="0" w:color="auto"/>
          </w:divBdr>
        </w:div>
        <w:div w:id="573441719">
          <w:marLeft w:val="640"/>
          <w:marRight w:val="0"/>
          <w:marTop w:val="0"/>
          <w:marBottom w:val="0"/>
          <w:divBdr>
            <w:top w:val="none" w:sz="0" w:space="0" w:color="auto"/>
            <w:left w:val="none" w:sz="0" w:space="0" w:color="auto"/>
            <w:bottom w:val="none" w:sz="0" w:space="0" w:color="auto"/>
            <w:right w:val="none" w:sz="0" w:space="0" w:color="auto"/>
          </w:divBdr>
        </w:div>
        <w:div w:id="767000473">
          <w:marLeft w:val="640"/>
          <w:marRight w:val="0"/>
          <w:marTop w:val="0"/>
          <w:marBottom w:val="0"/>
          <w:divBdr>
            <w:top w:val="none" w:sz="0" w:space="0" w:color="auto"/>
            <w:left w:val="none" w:sz="0" w:space="0" w:color="auto"/>
            <w:bottom w:val="none" w:sz="0" w:space="0" w:color="auto"/>
            <w:right w:val="none" w:sz="0" w:space="0" w:color="auto"/>
          </w:divBdr>
        </w:div>
        <w:div w:id="810559632">
          <w:marLeft w:val="640"/>
          <w:marRight w:val="0"/>
          <w:marTop w:val="0"/>
          <w:marBottom w:val="0"/>
          <w:divBdr>
            <w:top w:val="none" w:sz="0" w:space="0" w:color="auto"/>
            <w:left w:val="none" w:sz="0" w:space="0" w:color="auto"/>
            <w:bottom w:val="none" w:sz="0" w:space="0" w:color="auto"/>
            <w:right w:val="none" w:sz="0" w:space="0" w:color="auto"/>
          </w:divBdr>
        </w:div>
        <w:div w:id="825825401">
          <w:marLeft w:val="640"/>
          <w:marRight w:val="0"/>
          <w:marTop w:val="0"/>
          <w:marBottom w:val="0"/>
          <w:divBdr>
            <w:top w:val="none" w:sz="0" w:space="0" w:color="auto"/>
            <w:left w:val="none" w:sz="0" w:space="0" w:color="auto"/>
            <w:bottom w:val="none" w:sz="0" w:space="0" w:color="auto"/>
            <w:right w:val="none" w:sz="0" w:space="0" w:color="auto"/>
          </w:divBdr>
        </w:div>
        <w:div w:id="847871259">
          <w:marLeft w:val="640"/>
          <w:marRight w:val="0"/>
          <w:marTop w:val="0"/>
          <w:marBottom w:val="0"/>
          <w:divBdr>
            <w:top w:val="none" w:sz="0" w:space="0" w:color="auto"/>
            <w:left w:val="none" w:sz="0" w:space="0" w:color="auto"/>
            <w:bottom w:val="none" w:sz="0" w:space="0" w:color="auto"/>
            <w:right w:val="none" w:sz="0" w:space="0" w:color="auto"/>
          </w:divBdr>
        </w:div>
        <w:div w:id="904338515">
          <w:marLeft w:val="640"/>
          <w:marRight w:val="0"/>
          <w:marTop w:val="0"/>
          <w:marBottom w:val="0"/>
          <w:divBdr>
            <w:top w:val="none" w:sz="0" w:space="0" w:color="auto"/>
            <w:left w:val="none" w:sz="0" w:space="0" w:color="auto"/>
            <w:bottom w:val="none" w:sz="0" w:space="0" w:color="auto"/>
            <w:right w:val="none" w:sz="0" w:space="0" w:color="auto"/>
          </w:divBdr>
        </w:div>
        <w:div w:id="924806357">
          <w:marLeft w:val="640"/>
          <w:marRight w:val="0"/>
          <w:marTop w:val="0"/>
          <w:marBottom w:val="0"/>
          <w:divBdr>
            <w:top w:val="none" w:sz="0" w:space="0" w:color="auto"/>
            <w:left w:val="none" w:sz="0" w:space="0" w:color="auto"/>
            <w:bottom w:val="none" w:sz="0" w:space="0" w:color="auto"/>
            <w:right w:val="none" w:sz="0" w:space="0" w:color="auto"/>
          </w:divBdr>
        </w:div>
        <w:div w:id="940526304">
          <w:marLeft w:val="640"/>
          <w:marRight w:val="0"/>
          <w:marTop w:val="0"/>
          <w:marBottom w:val="0"/>
          <w:divBdr>
            <w:top w:val="none" w:sz="0" w:space="0" w:color="auto"/>
            <w:left w:val="none" w:sz="0" w:space="0" w:color="auto"/>
            <w:bottom w:val="none" w:sz="0" w:space="0" w:color="auto"/>
            <w:right w:val="none" w:sz="0" w:space="0" w:color="auto"/>
          </w:divBdr>
        </w:div>
        <w:div w:id="951205110">
          <w:marLeft w:val="640"/>
          <w:marRight w:val="0"/>
          <w:marTop w:val="0"/>
          <w:marBottom w:val="0"/>
          <w:divBdr>
            <w:top w:val="none" w:sz="0" w:space="0" w:color="auto"/>
            <w:left w:val="none" w:sz="0" w:space="0" w:color="auto"/>
            <w:bottom w:val="none" w:sz="0" w:space="0" w:color="auto"/>
            <w:right w:val="none" w:sz="0" w:space="0" w:color="auto"/>
          </w:divBdr>
        </w:div>
        <w:div w:id="973287994">
          <w:marLeft w:val="640"/>
          <w:marRight w:val="0"/>
          <w:marTop w:val="0"/>
          <w:marBottom w:val="0"/>
          <w:divBdr>
            <w:top w:val="none" w:sz="0" w:space="0" w:color="auto"/>
            <w:left w:val="none" w:sz="0" w:space="0" w:color="auto"/>
            <w:bottom w:val="none" w:sz="0" w:space="0" w:color="auto"/>
            <w:right w:val="none" w:sz="0" w:space="0" w:color="auto"/>
          </w:divBdr>
        </w:div>
        <w:div w:id="983698896">
          <w:marLeft w:val="640"/>
          <w:marRight w:val="0"/>
          <w:marTop w:val="0"/>
          <w:marBottom w:val="0"/>
          <w:divBdr>
            <w:top w:val="none" w:sz="0" w:space="0" w:color="auto"/>
            <w:left w:val="none" w:sz="0" w:space="0" w:color="auto"/>
            <w:bottom w:val="none" w:sz="0" w:space="0" w:color="auto"/>
            <w:right w:val="none" w:sz="0" w:space="0" w:color="auto"/>
          </w:divBdr>
        </w:div>
        <w:div w:id="989598331">
          <w:marLeft w:val="640"/>
          <w:marRight w:val="0"/>
          <w:marTop w:val="0"/>
          <w:marBottom w:val="0"/>
          <w:divBdr>
            <w:top w:val="none" w:sz="0" w:space="0" w:color="auto"/>
            <w:left w:val="none" w:sz="0" w:space="0" w:color="auto"/>
            <w:bottom w:val="none" w:sz="0" w:space="0" w:color="auto"/>
            <w:right w:val="none" w:sz="0" w:space="0" w:color="auto"/>
          </w:divBdr>
        </w:div>
        <w:div w:id="994800004">
          <w:marLeft w:val="640"/>
          <w:marRight w:val="0"/>
          <w:marTop w:val="0"/>
          <w:marBottom w:val="0"/>
          <w:divBdr>
            <w:top w:val="none" w:sz="0" w:space="0" w:color="auto"/>
            <w:left w:val="none" w:sz="0" w:space="0" w:color="auto"/>
            <w:bottom w:val="none" w:sz="0" w:space="0" w:color="auto"/>
            <w:right w:val="none" w:sz="0" w:space="0" w:color="auto"/>
          </w:divBdr>
        </w:div>
        <w:div w:id="1077829084">
          <w:marLeft w:val="640"/>
          <w:marRight w:val="0"/>
          <w:marTop w:val="0"/>
          <w:marBottom w:val="0"/>
          <w:divBdr>
            <w:top w:val="none" w:sz="0" w:space="0" w:color="auto"/>
            <w:left w:val="none" w:sz="0" w:space="0" w:color="auto"/>
            <w:bottom w:val="none" w:sz="0" w:space="0" w:color="auto"/>
            <w:right w:val="none" w:sz="0" w:space="0" w:color="auto"/>
          </w:divBdr>
        </w:div>
        <w:div w:id="1079213215">
          <w:marLeft w:val="640"/>
          <w:marRight w:val="0"/>
          <w:marTop w:val="0"/>
          <w:marBottom w:val="0"/>
          <w:divBdr>
            <w:top w:val="none" w:sz="0" w:space="0" w:color="auto"/>
            <w:left w:val="none" w:sz="0" w:space="0" w:color="auto"/>
            <w:bottom w:val="none" w:sz="0" w:space="0" w:color="auto"/>
            <w:right w:val="none" w:sz="0" w:space="0" w:color="auto"/>
          </w:divBdr>
        </w:div>
        <w:div w:id="1136223620">
          <w:marLeft w:val="640"/>
          <w:marRight w:val="0"/>
          <w:marTop w:val="0"/>
          <w:marBottom w:val="0"/>
          <w:divBdr>
            <w:top w:val="none" w:sz="0" w:space="0" w:color="auto"/>
            <w:left w:val="none" w:sz="0" w:space="0" w:color="auto"/>
            <w:bottom w:val="none" w:sz="0" w:space="0" w:color="auto"/>
            <w:right w:val="none" w:sz="0" w:space="0" w:color="auto"/>
          </w:divBdr>
        </w:div>
        <w:div w:id="1140460977">
          <w:marLeft w:val="640"/>
          <w:marRight w:val="0"/>
          <w:marTop w:val="0"/>
          <w:marBottom w:val="0"/>
          <w:divBdr>
            <w:top w:val="none" w:sz="0" w:space="0" w:color="auto"/>
            <w:left w:val="none" w:sz="0" w:space="0" w:color="auto"/>
            <w:bottom w:val="none" w:sz="0" w:space="0" w:color="auto"/>
            <w:right w:val="none" w:sz="0" w:space="0" w:color="auto"/>
          </w:divBdr>
        </w:div>
        <w:div w:id="1169322606">
          <w:marLeft w:val="640"/>
          <w:marRight w:val="0"/>
          <w:marTop w:val="0"/>
          <w:marBottom w:val="0"/>
          <w:divBdr>
            <w:top w:val="none" w:sz="0" w:space="0" w:color="auto"/>
            <w:left w:val="none" w:sz="0" w:space="0" w:color="auto"/>
            <w:bottom w:val="none" w:sz="0" w:space="0" w:color="auto"/>
            <w:right w:val="none" w:sz="0" w:space="0" w:color="auto"/>
          </w:divBdr>
        </w:div>
        <w:div w:id="1227447465">
          <w:marLeft w:val="640"/>
          <w:marRight w:val="0"/>
          <w:marTop w:val="0"/>
          <w:marBottom w:val="0"/>
          <w:divBdr>
            <w:top w:val="none" w:sz="0" w:space="0" w:color="auto"/>
            <w:left w:val="none" w:sz="0" w:space="0" w:color="auto"/>
            <w:bottom w:val="none" w:sz="0" w:space="0" w:color="auto"/>
            <w:right w:val="none" w:sz="0" w:space="0" w:color="auto"/>
          </w:divBdr>
        </w:div>
        <w:div w:id="1320422857">
          <w:marLeft w:val="640"/>
          <w:marRight w:val="0"/>
          <w:marTop w:val="0"/>
          <w:marBottom w:val="0"/>
          <w:divBdr>
            <w:top w:val="none" w:sz="0" w:space="0" w:color="auto"/>
            <w:left w:val="none" w:sz="0" w:space="0" w:color="auto"/>
            <w:bottom w:val="none" w:sz="0" w:space="0" w:color="auto"/>
            <w:right w:val="none" w:sz="0" w:space="0" w:color="auto"/>
          </w:divBdr>
        </w:div>
        <w:div w:id="1327055102">
          <w:marLeft w:val="640"/>
          <w:marRight w:val="0"/>
          <w:marTop w:val="0"/>
          <w:marBottom w:val="0"/>
          <w:divBdr>
            <w:top w:val="none" w:sz="0" w:space="0" w:color="auto"/>
            <w:left w:val="none" w:sz="0" w:space="0" w:color="auto"/>
            <w:bottom w:val="none" w:sz="0" w:space="0" w:color="auto"/>
            <w:right w:val="none" w:sz="0" w:space="0" w:color="auto"/>
          </w:divBdr>
        </w:div>
        <w:div w:id="1341352492">
          <w:marLeft w:val="640"/>
          <w:marRight w:val="0"/>
          <w:marTop w:val="0"/>
          <w:marBottom w:val="0"/>
          <w:divBdr>
            <w:top w:val="none" w:sz="0" w:space="0" w:color="auto"/>
            <w:left w:val="none" w:sz="0" w:space="0" w:color="auto"/>
            <w:bottom w:val="none" w:sz="0" w:space="0" w:color="auto"/>
            <w:right w:val="none" w:sz="0" w:space="0" w:color="auto"/>
          </w:divBdr>
        </w:div>
        <w:div w:id="1355959419">
          <w:marLeft w:val="640"/>
          <w:marRight w:val="0"/>
          <w:marTop w:val="0"/>
          <w:marBottom w:val="0"/>
          <w:divBdr>
            <w:top w:val="none" w:sz="0" w:space="0" w:color="auto"/>
            <w:left w:val="none" w:sz="0" w:space="0" w:color="auto"/>
            <w:bottom w:val="none" w:sz="0" w:space="0" w:color="auto"/>
            <w:right w:val="none" w:sz="0" w:space="0" w:color="auto"/>
          </w:divBdr>
        </w:div>
        <w:div w:id="1363481818">
          <w:marLeft w:val="640"/>
          <w:marRight w:val="0"/>
          <w:marTop w:val="0"/>
          <w:marBottom w:val="0"/>
          <w:divBdr>
            <w:top w:val="none" w:sz="0" w:space="0" w:color="auto"/>
            <w:left w:val="none" w:sz="0" w:space="0" w:color="auto"/>
            <w:bottom w:val="none" w:sz="0" w:space="0" w:color="auto"/>
            <w:right w:val="none" w:sz="0" w:space="0" w:color="auto"/>
          </w:divBdr>
        </w:div>
        <w:div w:id="1391810583">
          <w:marLeft w:val="640"/>
          <w:marRight w:val="0"/>
          <w:marTop w:val="0"/>
          <w:marBottom w:val="0"/>
          <w:divBdr>
            <w:top w:val="none" w:sz="0" w:space="0" w:color="auto"/>
            <w:left w:val="none" w:sz="0" w:space="0" w:color="auto"/>
            <w:bottom w:val="none" w:sz="0" w:space="0" w:color="auto"/>
            <w:right w:val="none" w:sz="0" w:space="0" w:color="auto"/>
          </w:divBdr>
        </w:div>
        <w:div w:id="1480994298">
          <w:marLeft w:val="640"/>
          <w:marRight w:val="0"/>
          <w:marTop w:val="0"/>
          <w:marBottom w:val="0"/>
          <w:divBdr>
            <w:top w:val="none" w:sz="0" w:space="0" w:color="auto"/>
            <w:left w:val="none" w:sz="0" w:space="0" w:color="auto"/>
            <w:bottom w:val="none" w:sz="0" w:space="0" w:color="auto"/>
            <w:right w:val="none" w:sz="0" w:space="0" w:color="auto"/>
          </w:divBdr>
        </w:div>
        <w:div w:id="1483739012">
          <w:marLeft w:val="640"/>
          <w:marRight w:val="0"/>
          <w:marTop w:val="0"/>
          <w:marBottom w:val="0"/>
          <w:divBdr>
            <w:top w:val="none" w:sz="0" w:space="0" w:color="auto"/>
            <w:left w:val="none" w:sz="0" w:space="0" w:color="auto"/>
            <w:bottom w:val="none" w:sz="0" w:space="0" w:color="auto"/>
            <w:right w:val="none" w:sz="0" w:space="0" w:color="auto"/>
          </w:divBdr>
        </w:div>
        <w:div w:id="1505316570">
          <w:marLeft w:val="640"/>
          <w:marRight w:val="0"/>
          <w:marTop w:val="0"/>
          <w:marBottom w:val="0"/>
          <w:divBdr>
            <w:top w:val="none" w:sz="0" w:space="0" w:color="auto"/>
            <w:left w:val="none" w:sz="0" w:space="0" w:color="auto"/>
            <w:bottom w:val="none" w:sz="0" w:space="0" w:color="auto"/>
            <w:right w:val="none" w:sz="0" w:space="0" w:color="auto"/>
          </w:divBdr>
        </w:div>
        <w:div w:id="1513258164">
          <w:marLeft w:val="640"/>
          <w:marRight w:val="0"/>
          <w:marTop w:val="0"/>
          <w:marBottom w:val="0"/>
          <w:divBdr>
            <w:top w:val="none" w:sz="0" w:space="0" w:color="auto"/>
            <w:left w:val="none" w:sz="0" w:space="0" w:color="auto"/>
            <w:bottom w:val="none" w:sz="0" w:space="0" w:color="auto"/>
            <w:right w:val="none" w:sz="0" w:space="0" w:color="auto"/>
          </w:divBdr>
        </w:div>
        <w:div w:id="1534418104">
          <w:marLeft w:val="640"/>
          <w:marRight w:val="0"/>
          <w:marTop w:val="0"/>
          <w:marBottom w:val="0"/>
          <w:divBdr>
            <w:top w:val="none" w:sz="0" w:space="0" w:color="auto"/>
            <w:left w:val="none" w:sz="0" w:space="0" w:color="auto"/>
            <w:bottom w:val="none" w:sz="0" w:space="0" w:color="auto"/>
            <w:right w:val="none" w:sz="0" w:space="0" w:color="auto"/>
          </w:divBdr>
        </w:div>
        <w:div w:id="1608583186">
          <w:marLeft w:val="640"/>
          <w:marRight w:val="0"/>
          <w:marTop w:val="0"/>
          <w:marBottom w:val="0"/>
          <w:divBdr>
            <w:top w:val="none" w:sz="0" w:space="0" w:color="auto"/>
            <w:left w:val="none" w:sz="0" w:space="0" w:color="auto"/>
            <w:bottom w:val="none" w:sz="0" w:space="0" w:color="auto"/>
            <w:right w:val="none" w:sz="0" w:space="0" w:color="auto"/>
          </w:divBdr>
        </w:div>
        <w:div w:id="1618098976">
          <w:marLeft w:val="640"/>
          <w:marRight w:val="0"/>
          <w:marTop w:val="0"/>
          <w:marBottom w:val="0"/>
          <w:divBdr>
            <w:top w:val="none" w:sz="0" w:space="0" w:color="auto"/>
            <w:left w:val="none" w:sz="0" w:space="0" w:color="auto"/>
            <w:bottom w:val="none" w:sz="0" w:space="0" w:color="auto"/>
            <w:right w:val="none" w:sz="0" w:space="0" w:color="auto"/>
          </w:divBdr>
        </w:div>
        <w:div w:id="1626502378">
          <w:marLeft w:val="640"/>
          <w:marRight w:val="0"/>
          <w:marTop w:val="0"/>
          <w:marBottom w:val="0"/>
          <w:divBdr>
            <w:top w:val="none" w:sz="0" w:space="0" w:color="auto"/>
            <w:left w:val="none" w:sz="0" w:space="0" w:color="auto"/>
            <w:bottom w:val="none" w:sz="0" w:space="0" w:color="auto"/>
            <w:right w:val="none" w:sz="0" w:space="0" w:color="auto"/>
          </w:divBdr>
        </w:div>
        <w:div w:id="1680546876">
          <w:marLeft w:val="640"/>
          <w:marRight w:val="0"/>
          <w:marTop w:val="0"/>
          <w:marBottom w:val="0"/>
          <w:divBdr>
            <w:top w:val="none" w:sz="0" w:space="0" w:color="auto"/>
            <w:left w:val="none" w:sz="0" w:space="0" w:color="auto"/>
            <w:bottom w:val="none" w:sz="0" w:space="0" w:color="auto"/>
            <w:right w:val="none" w:sz="0" w:space="0" w:color="auto"/>
          </w:divBdr>
        </w:div>
        <w:div w:id="1694501801">
          <w:marLeft w:val="640"/>
          <w:marRight w:val="0"/>
          <w:marTop w:val="0"/>
          <w:marBottom w:val="0"/>
          <w:divBdr>
            <w:top w:val="none" w:sz="0" w:space="0" w:color="auto"/>
            <w:left w:val="none" w:sz="0" w:space="0" w:color="auto"/>
            <w:bottom w:val="none" w:sz="0" w:space="0" w:color="auto"/>
            <w:right w:val="none" w:sz="0" w:space="0" w:color="auto"/>
          </w:divBdr>
        </w:div>
        <w:div w:id="1696153804">
          <w:marLeft w:val="640"/>
          <w:marRight w:val="0"/>
          <w:marTop w:val="0"/>
          <w:marBottom w:val="0"/>
          <w:divBdr>
            <w:top w:val="none" w:sz="0" w:space="0" w:color="auto"/>
            <w:left w:val="none" w:sz="0" w:space="0" w:color="auto"/>
            <w:bottom w:val="none" w:sz="0" w:space="0" w:color="auto"/>
            <w:right w:val="none" w:sz="0" w:space="0" w:color="auto"/>
          </w:divBdr>
        </w:div>
        <w:div w:id="1744595888">
          <w:marLeft w:val="640"/>
          <w:marRight w:val="0"/>
          <w:marTop w:val="0"/>
          <w:marBottom w:val="0"/>
          <w:divBdr>
            <w:top w:val="none" w:sz="0" w:space="0" w:color="auto"/>
            <w:left w:val="none" w:sz="0" w:space="0" w:color="auto"/>
            <w:bottom w:val="none" w:sz="0" w:space="0" w:color="auto"/>
            <w:right w:val="none" w:sz="0" w:space="0" w:color="auto"/>
          </w:divBdr>
        </w:div>
        <w:div w:id="1748382318">
          <w:marLeft w:val="640"/>
          <w:marRight w:val="0"/>
          <w:marTop w:val="0"/>
          <w:marBottom w:val="0"/>
          <w:divBdr>
            <w:top w:val="none" w:sz="0" w:space="0" w:color="auto"/>
            <w:left w:val="none" w:sz="0" w:space="0" w:color="auto"/>
            <w:bottom w:val="none" w:sz="0" w:space="0" w:color="auto"/>
            <w:right w:val="none" w:sz="0" w:space="0" w:color="auto"/>
          </w:divBdr>
        </w:div>
        <w:div w:id="1769882106">
          <w:marLeft w:val="640"/>
          <w:marRight w:val="0"/>
          <w:marTop w:val="0"/>
          <w:marBottom w:val="0"/>
          <w:divBdr>
            <w:top w:val="none" w:sz="0" w:space="0" w:color="auto"/>
            <w:left w:val="none" w:sz="0" w:space="0" w:color="auto"/>
            <w:bottom w:val="none" w:sz="0" w:space="0" w:color="auto"/>
            <w:right w:val="none" w:sz="0" w:space="0" w:color="auto"/>
          </w:divBdr>
        </w:div>
        <w:div w:id="1782912841">
          <w:marLeft w:val="640"/>
          <w:marRight w:val="0"/>
          <w:marTop w:val="0"/>
          <w:marBottom w:val="0"/>
          <w:divBdr>
            <w:top w:val="none" w:sz="0" w:space="0" w:color="auto"/>
            <w:left w:val="none" w:sz="0" w:space="0" w:color="auto"/>
            <w:bottom w:val="none" w:sz="0" w:space="0" w:color="auto"/>
            <w:right w:val="none" w:sz="0" w:space="0" w:color="auto"/>
          </w:divBdr>
        </w:div>
        <w:div w:id="1837308114">
          <w:marLeft w:val="640"/>
          <w:marRight w:val="0"/>
          <w:marTop w:val="0"/>
          <w:marBottom w:val="0"/>
          <w:divBdr>
            <w:top w:val="none" w:sz="0" w:space="0" w:color="auto"/>
            <w:left w:val="none" w:sz="0" w:space="0" w:color="auto"/>
            <w:bottom w:val="none" w:sz="0" w:space="0" w:color="auto"/>
            <w:right w:val="none" w:sz="0" w:space="0" w:color="auto"/>
          </w:divBdr>
        </w:div>
        <w:div w:id="1863661576">
          <w:marLeft w:val="640"/>
          <w:marRight w:val="0"/>
          <w:marTop w:val="0"/>
          <w:marBottom w:val="0"/>
          <w:divBdr>
            <w:top w:val="none" w:sz="0" w:space="0" w:color="auto"/>
            <w:left w:val="none" w:sz="0" w:space="0" w:color="auto"/>
            <w:bottom w:val="none" w:sz="0" w:space="0" w:color="auto"/>
            <w:right w:val="none" w:sz="0" w:space="0" w:color="auto"/>
          </w:divBdr>
        </w:div>
        <w:div w:id="1865973674">
          <w:marLeft w:val="640"/>
          <w:marRight w:val="0"/>
          <w:marTop w:val="0"/>
          <w:marBottom w:val="0"/>
          <w:divBdr>
            <w:top w:val="none" w:sz="0" w:space="0" w:color="auto"/>
            <w:left w:val="none" w:sz="0" w:space="0" w:color="auto"/>
            <w:bottom w:val="none" w:sz="0" w:space="0" w:color="auto"/>
            <w:right w:val="none" w:sz="0" w:space="0" w:color="auto"/>
          </w:divBdr>
        </w:div>
        <w:div w:id="1889489751">
          <w:marLeft w:val="640"/>
          <w:marRight w:val="0"/>
          <w:marTop w:val="0"/>
          <w:marBottom w:val="0"/>
          <w:divBdr>
            <w:top w:val="none" w:sz="0" w:space="0" w:color="auto"/>
            <w:left w:val="none" w:sz="0" w:space="0" w:color="auto"/>
            <w:bottom w:val="none" w:sz="0" w:space="0" w:color="auto"/>
            <w:right w:val="none" w:sz="0" w:space="0" w:color="auto"/>
          </w:divBdr>
        </w:div>
        <w:div w:id="1959799305">
          <w:marLeft w:val="640"/>
          <w:marRight w:val="0"/>
          <w:marTop w:val="0"/>
          <w:marBottom w:val="0"/>
          <w:divBdr>
            <w:top w:val="none" w:sz="0" w:space="0" w:color="auto"/>
            <w:left w:val="none" w:sz="0" w:space="0" w:color="auto"/>
            <w:bottom w:val="none" w:sz="0" w:space="0" w:color="auto"/>
            <w:right w:val="none" w:sz="0" w:space="0" w:color="auto"/>
          </w:divBdr>
        </w:div>
        <w:div w:id="2065330902">
          <w:marLeft w:val="640"/>
          <w:marRight w:val="0"/>
          <w:marTop w:val="0"/>
          <w:marBottom w:val="0"/>
          <w:divBdr>
            <w:top w:val="none" w:sz="0" w:space="0" w:color="auto"/>
            <w:left w:val="none" w:sz="0" w:space="0" w:color="auto"/>
            <w:bottom w:val="none" w:sz="0" w:space="0" w:color="auto"/>
            <w:right w:val="none" w:sz="0" w:space="0" w:color="auto"/>
          </w:divBdr>
        </w:div>
        <w:div w:id="2066904165">
          <w:marLeft w:val="640"/>
          <w:marRight w:val="0"/>
          <w:marTop w:val="0"/>
          <w:marBottom w:val="0"/>
          <w:divBdr>
            <w:top w:val="none" w:sz="0" w:space="0" w:color="auto"/>
            <w:left w:val="none" w:sz="0" w:space="0" w:color="auto"/>
            <w:bottom w:val="none" w:sz="0" w:space="0" w:color="auto"/>
            <w:right w:val="none" w:sz="0" w:space="0" w:color="auto"/>
          </w:divBdr>
        </w:div>
        <w:div w:id="2089959887">
          <w:marLeft w:val="640"/>
          <w:marRight w:val="0"/>
          <w:marTop w:val="0"/>
          <w:marBottom w:val="0"/>
          <w:divBdr>
            <w:top w:val="none" w:sz="0" w:space="0" w:color="auto"/>
            <w:left w:val="none" w:sz="0" w:space="0" w:color="auto"/>
            <w:bottom w:val="none" w:sz="0" w:space="0" w:color="auto"/>
            <w:right w:val="none" w:sz="0" w:space="0" w:color="auto"/>
          </w:divBdr>
        </w:div>
        <w:div w:id="2097823290">
          <w:marLeft w:val="640"/>
          <w:marRight w:val="0"/>
          <w:marTop w:val="0"/>
          <w:marBottom w:val="0"/>
          <w:divBdr>
            <w:top w:val="none" w:sz="0" w:space="0" w:color="auto"/>
            <w:left w:val="none" w:sz="0" w:space="0" w:color="auto"/>
            <w:bottom w:val="none" w:sz="0" w:space="0" w:color="auto"/>
            <w:right w:val="none" w:sz="0" w:space="0" w:color="auto"/>
          </w:divBdr>
        </w:div>
      </w:divsChild>
    </w:div>
    <w:div w:id="808785308">
      <w:bodyDiv w:val="1"/>
      <w:marLeft w:val="0"/>
      <w:marRight w:val="0"/>
      <w:marTop w:val="0"/>
      <w:marBottom w:val="0"/>
      <w:divBdr>
        <w:top w:val="none" w:sz="0" w:space="0" w:color="auto"/>
        <w:left w:val="none" w:sz="0" w:space="0" w:color="auto"/>
        <w:bottom w:val="none" w:sz="0" w:space="0" w:color="auto"/>
        <w:right w:val="none" w:sz="0" w:space="0" w:color="auto"/>
      </w:divBdr>
      <w:divsChild>
        <w:div w:id="129059933">
          <w:marLeft w:val="640"/>
          <w:marRight w:val="0"/>
          <w:marTop w:val="0"/>
          <w:marBottom w:val="0"/>
          <w:divBdr>
            <w:top w:val="none" w:sz="0" w:space="0" w:color="auto"/>
            <w:left w:val="none" w:sz="0" w:space="0" w:color="auto"/>
            <w:bottom w:val="none" w:sz="0" w:space="0" w:color="auto"/>
            <w:right w:val="none" w:sz="0" w:space="0" w:color="auto"/>
          </w:divBdr>
        </w:div>
        <w:div w:id="708144062">
          <w:marLeft w:val="640"/>
          <w:marRight w:val="0"/>
          <w:marTop w:val="0"/>
          <w:marBottom w:val="0"/>
          <w:divBdr>
            <w:top w:val="none" w:sz="0" w:space="0" w:color="auto"/>
            <w:left w:val="none" w:sz="0" w:space="0" w:color="auto"/>
            <w:bottom w:val="none" w:sz="0" w:space="0" w:color="auto"/>
            <w:right w:val="none" w:sz="0" w:space="0" w:color="auto"/>
          </w:divBdr>
        </w:div>
      </w:divsChild>
    </w:div>
    <w:div w:id="820317970">
      <w:bodyDiv w:val="1"/>
      <w:marLeft w:val="0"/>
      <w:marRight w:val="0"/>
      <w:marTop w:val="0"/>
      <w:marBottom w:val="0"/>
      <w:divBdr>
        <w:top w:val="none" w:sz="0" w:space="0" w:color="auto"/>
        <w:left w:val="none" w:sz="0" w:space="0" w:color="auto"/>
        <w:bottom w:val="none" w:sz="0" w:space="0" w:color="auto"/>
        <w:right w:val="none" w:sz="0" w:space="0" w:color="auto"/>
      </w:divBdr>
      <w:divsChild>
        <w:div w:id="390885456">
          <w:marLeft w:val="640"/>
          <w:marRight w:val="0"/>
          <w:marTop w:val="0"/>
          <w:marBottom w:val="0"/>
          <w:divBdr>
            <w:top w:val="none" w:sz="0" w:space="0" w:color="auto"/>
            <w:left w:val="none" w:sz="0" w:space="0" w:color="auto"/>
            <w:bottom w:val="none" w:sz="0" w:space="0" w:color="auto"/>
            <w:right w:val="none" w:sz="0" w:space="0" w:color="auto"/>
          </w:divBdr>
        </w:div>
        <w:div w:id="1164853851">
          <w:marLeft w:val="640"/>
          <w:marRight w:val="0"/>
          <w:marTop w:val="0"/>
          <w:marBottom w:val="0"/>
          <w:divBdr>
            <w:top w:val="none" w:sz="0" w:space="0" w:color="auto"/>
            <w:left w:val="none" w:sz="0" w:space="0" w:color="auto"/>
            <w:bottom w:val="none" w:sz="0" w:space="0" w:color="auto"/>
            <w:right w:val="none" w:sz="0" w:space="0" w:color="auto"/>
          </w:divBdr>
        </w:div>
      </w:divsChild>
    </w:div>
    <w:div w:id="838080408">
      <w:bodyDiv w:val="1"/>
      <w:marLeft w:val="0"/>
      <w:marRight w:val="0"/>
      <w:marTop w:val="0"/>
      <w:marBottom w:val="0"/>
      <w:divBdr>
        <w:top w:val="none" w:sz="0" w:space="0" w:color="auto"/>
        <w:left w:val="none" w:sz="0" w:space="0" w:color="auto"/>
        <w:bottom w:val="none" w:sz="0" w:space="0" w:color="auto"/>
        <w:right w:val="none" w:sz="0" w:space="0" w:color="auto"/>
      </w:divBdr>
    </w:div>
    <w:div w:id="841089595">
      <w:bodyDiv w:val="1"/>
      <w:marLeft w:val="0"/>
      <w:marRight w:val="0"/>
      <w:marTop w:val="0"/>
      <w:marBottom w:val="0"/>
      <w:divBdr>
        <w:top w:val="none" w:sz="0" w:space="0" w:color="auto"/>
        <w:left w:val="none" w:sz="0" w:space="0" w:color="auto"/>
        <w:bottom w:val="none" w:sz="0" w:space="0" w:color="auto"/>
        <w:right w:val="none" w:sz="0" w:space="0" w:color="auto"/>
      </w:divBdr>
      <w:divsChild>
        <w:div w:id="1006176213">
          <w:marLeft w:val="640"/>
          <w:marRight w:val="0"/>
          <w:marTop w:val="0"/>
          <w:marBottom w:val="0"/>
          <w:divBdr>
            <w:top w:val="none" w:sz="0" w:space="0" w:color="auto"/>
            <w:left w:val="none" w:sz="0" w:space="0" w:color="auto"/>
            <w:bottom w:val="none" w:sz="0" w:space="0" w:color="auto"/>
            <w:right w:val="none" w:sz="0" w:space="0" w:color="auto"/>
          </w:divBdr>
        </w:div>
        <w:div w:id="1677878221">
          <w:marLeft w:val="640"/>
          <w:marRight w:val="0"/>
          <w:marTop w:val="0"/>
          <w:marBottom w:val="0"/>
          <w:divBdr>
            <w:top w:val="none" w:sz="0" w:space="0" w:color="auto"/>
            <w:left w:val="none" w:sz="0" w:space="0" w:color="auto"/>
            <w:bottom w:val="none" w:sz="0" w:space="0" w:color="auto"/>
            <w:right w:val="none" w:sz="0" w:space="0" w:color="auto"/>
          </w:divBdr>
        </w:div>
        <w:div w:id="1899125049">
          <w:marLeft w:val="640"/>
          <w:marRight w:val="0"/>
          <w:marTop w:val="0"/>
          <w:marBottom w:val="0"/>
          <w:divBdr>
            <w:top w:val="none" w:sz="0" w:space="0" w:color="auto"/>
            <w:left w:val="none" w:sz="0" w:space="0" w:color="auto"/>
            <w:bottom w:val="none" w:sz="0" w:space="0" w:color="auto"/>
            <w:right w:val="none" w:sz="0" w:space="0" w:color="auto"/>
          </w:divBdr>
        </w:div>
      </w:divsChild>
    </w:div>
    <w:div w:id="841705088">
      <w:bodyDiv w:val="1"/>
      <w:marLeft w:val="0"/>
      <w:marRight w:val="0"/>
      <w:marTop w:val="0"/>
      <w:marBottom w:val="0"/>
      <w:divBdr>
        <w:top w:val="none" w:sz="0" w:space="0" w:color="auto"/>
        <w:left w:val="none" w:sz="0" w:space="0" w:color="auto"/>
        <w:bottom w:val="none" w:sz="0" w:space="0" w:color="auto"/>
        <w:right w:val="none" w:sz="0" w:space="0" w:color="auto"/>
      </w:divBdr>
      <w:divsChild>
        <w:div w:id="294069643">
          <w:marLeft w:val="640"/>
          <w:marRight w:val="0"/>
          <w:marTop w:val="0"/>
          <w:marBottom w:val="0"/>
          <w:divBdr>
            <w:top w:val="none" w:sz="0" w:space="0" w:color="auto"/>
            <w:left w:val="none" w:sz="0" w:space="0" w:color="auto"/>
            <w:bottom w:val="none" w:sz="0" w:space="0" w:color="auto"/>
            <w:right w:val="none" w:sz="0" w:space="0" w:color="auto"/>
          </w:divBdr>
        </w:div>
        <w:div w:id="560946466">
          <w:marLeft w:val="640"/>
          <w:marRight w:val="0"/>
          <w:marTop w:val="0"/>
          <w:marBottom w:val="0"/>
          <w:divBdr>
            <w:top w:val="none" w:sz="0" w:space="0" w:color="auto"/>
            <w:left w:val="none" w:sz="0" w:space="0" w:color="auto"/>
            <w:bottom w:val="none" w:sz="0" w:space="0" w:color="auto"/>
            <w:right w:val="none" w:sz="0" w:space="0" w:color="auto"/>
          </w:divBdr>
        </w:div>
        <w:div w:id="618412575">
          <w:marLeft w:val="640"/>
          <w:marRight w:val="0"/>
          <w:marTop w:val="0"/>
          <w:marBottom w:val="0"/>
          <w:divBdr>
            <w:top w:val="none" w:sz="0" w:space="0" w:color="auto"/>
            <w:left w:val="none" w:sz="0" w:space="0" w:color="auto"/>
            <w:bottom w:val="none" w:sz="0" w:space="0" w:color="auto"/>
            <w:right w:val="none" w:sz="0" w:space="0" w:color="auto"/>
          </w:divBdr>
          <w:divsChild>
            <w:div w:id="53356570">
              <w:marLeft w:val="0"/>
              <w:marRight w:val="0"/>
              <w:marTop w:val="0"/>
              <w:marBottom w:val="0"/>
              <w:divBdr>
                <w:top w:val="none" w:sz="0" w:space="0" w:color="auto"/>
                <w:left w:val="none" w:sz="0" w:space="0" w:color="auto"/>
                <w:bottom w:val="none" w:sz="0" w:space="0" w:color="auto"/>
                <w:right w:val="none" w:sz="0" w:space="0" w:color="auto"/>
              </w:divBdr>
              <w:divsChild>
                <w:div w:id="16202508">
                  <w:marLeft w:val="640"/>
                  <w:marRight w:val="0"/>
                  <w:marTop w:val="0"/>
                  <w:marBottom w:val="0"/>
                  <w:divBdr>
                    <w:top w:val="none" w:sz="0" w:space="0" w:color="auto"/>
                    <w:left w:val="none" w:sz="0" w:space="0" w:color="auto"/>
                    <w:bottom w:val="none" w:sz="0" w:space="0" w:color="auto"/>
                    <w:right w:val="none" w:sz="0" w:space="0" w:color="auto"/>
                  </w:divBdr>
                </w:div>
                <w:div w:id="188027003">
                  <w:marLeft w:val="640"/>
                  <w:marRight w:val="0"/>
                  <w:marTop w:val="0"/>
                  <w:marBottom w:val="0"/>
                  <w:divBdr>
                    <w:top w:val="none" w:sz="0" w:space="0" w:color="auto"/>
                    <w:left w:val="none" w:sz="0" w:space="0" w:color="auto"/>
                    <w:bottom w:val="none" w:sz="0" w:space="0" w:color="auto"/>
                    <w:right w:val="none" w:sz="0" w:space="0" w:color="auto"/>
                  </w:divBdr>
                </w:div>
                <w:div w:id="246161559">
                  <w:marLeft w:val="640"/>
                  <w:marRight w:val="0"/>
                  <w:marTop w:val="0"/>
                  <w:marBottom w:val="0"/>
                  <w:divBdr>
                    <w:top w:val="none" w:sz="0" w:space="0" w:color="auto"/>
                    <w:left w:val="none" w:sz="0" w:space="0" w:color="auto"/>
                    <w:bottom w:val="none" w:sz="0" w:space="0" w:color="auto"/>
                    <w:right w:val="none" w:sz="0" w:space="0" w:color="auto"/>
                  </w:divBdr>
                </w:div>
                <w:div w:id="266279787">
                  <w:marLeft w:val="640"/>
                  <w:marRight w:val="0"/>
                  <w:marTop w:val="0"/>
                  <w:marBottom w:val="0"/>
                  <w:divBdr>
                    <w:top w:val="none" w:sz="0" w:space="0" w:color="auto"/>
                    <w:left w:val="none" w:sz="0" w:space="0" w:color="auto"/>
                    <w:bottom w:val="none" w:sz="0" w:space="0" w:color="auto"/>
                    <w:right w:val="none" w:sz="0" w:space="0" w:color="auto"/>
                  </w:divBdr>
                </w:div>
                <w:div w:id="395905832">
                  <w:marLeft w:val="640"/>
                  <w:marRight w:val="0"/>
                  <w:marTop w:val="0"/>
                  <w:marBottom w:val="0"/>
                  <w:divBdr>
                    <w:top w:val="none" w:sz="0" w:space="0" w:color="auto"/>
                    <w:left w:val="none" w:sz="0" w:space="0" w:color="auto"/>
                    <w:bottom w:val="none" w:sz="0" w:space="0" w:color="auto"/>
                    <w:right w:val="none" w:sz="0" w:space="0" w:color="auto"/>
                  </w:divBdr>
                </w:div>
                <w:div w:id="436101731">
                  <w:marLeft w:val="640"/>
                  <w:marRight w:val="0"/>
                  <w:marTop w:val="0"/>
                  <w:marBottom w:val="0"/>
                  <w:divBdr>
                    <w:top w:val="none" w:sz="0" w:space="0" w:color="auto"/>
                    <w:left w:val="none" w:sz="0" w:space="0" w:color="auto"/>
                    <w:bottom w:val="none" w:sz="0" w:space="0" w:color="auto"/>
                    <w:right w:val="none" w:sz="0" w:space="0" w:color="auto"/>
                  </w:divBdr>
                </w:div>
                <w:div w:id="443119153">
                  <w:marLeft w:val="640"/>
                  <w:marRight w:val="0"/>
                  <w:marTop w:val="0"/>
                  <w:marBottom w:val="0"/>
                  <w:divBdr>
                    <w:top w:val="none" w:sz="0" w:space="0" w:color="auto"/>
                    <w:left w:val="none" w:sz="0" w:space="0" w:color="auto"/>
                    <w:bottom w:val="none" w:sz="0" w:space="0" w:color="auto"/>
                    <w:right w:val="none" w:sz="0" w:space="0" w:color="auto"/>
                  </w:divBdr>
                </w:div>
                <w:div w:id="443842171">
                  <w:marLeft w:val="640"/>
                  <w:marRight w:val="0"/>
                  <w:marTop w:val="0"/>
                  <w:marBottom w:val="0"/>
                  <w:divBdr>
                    <w:top w:val="none" w:sz="0" w:space="0" w:color="auto"/>
                    <w:left w:val="none" w:sz="0" w:space="0" w:color="auto"/>
                    <w:bottom w:val="none" w:sz="0" w:space="0" w:color="auto"/>
                    <w:right w:val="none" w:sz="0" w:space="0" w:color="auto"/>
                  </w:divBdr>
                </w:div>
                <w:div w:id="698556108">
                  <w:marLeft w:val="640"/>
                  <w:marRight w:val="0"/>
                  <w:marTop w:val="0"/>
                  <w:marBottom w:val="0"/>
                  <w:divBdr>
                    <w:top w:val="none" w:sz="0" w:space="0" w:color="auto"/>
                    <w:left w:val="none" w:sz="0" w:space="0" w:color="auto"/>
                    <w:bottom w:val="none" w:sz="0" w:space="0" w:color="auto"/>
                    <w:right w:val="none" w:sz="0" w:space="0" w:color="auto"/>
                  </w:divBdr>
                </w:div>
                <w:div w:id="767430317">
                  <w:marLeft w:val="640"/>
                  <w:marRight w:val="0"/>
                  <w:marTop w:val="0"/>
                  <w:marBottom w:val="0"/>
                  <w:divBdr>
                    <w:top w:val="none" w:sz="0" w:space="0" w:color="auto"/>
                    <w:left w:val="none" w:sz="0" w:space="0" w:color="auto"/>
                    <w:bottom w:val="none" w:sz="0" w:space="0" w:color="auto"/>
                    <w:right w:val="none" w:sz="0" w:space="0" w:color="auto"/>
                  </w:divBdr>
                </w:div>
                <w:div w:id="862354815">
                  <w:marLeft w:val="640"/>
                  <w:marRight w:val="0"/>
                  <w:marTop w:val="0"/>
                  <w:marBottom w:val="0"/>
                  <w:divBdr>
                    <w:top w:val="none" w:sz="0" w:space="0" w:color="auto"/>
                    <w:left w:val="none" w:sz="0" w:space="0" w:color="auto"/>
                    <w:bottom w:val="none" w:sz="0" w:space="0" w:color="auto"/>
                    <w:right w:val="none" w:sz="0" w:space="0" w:color="auto"/>
                  </w:divBdr>
                </w:div>
                <w:div w:id="911505369">
                  <w:marLeft w:val="640"/>
                  <w:marRight w:val="0"/>
                  <w:marTop w:val="0"/>
                  <w:marBottom w:val="0"/>
                  <w:divBdr>
                    <w:top w:val="none" w:sz="0" w:space="0" w:color="auto"/>
                    <w:left w:val="none" w:sz="0" w:space="0" w:color="auto"/>
                    <w:bottom w:val="none" w:sz="0" w:space="0" w:color="auto"/>
                    <w:right w:val="none" w:sz="0" w:space="0" w:color="auto"/>
                  </w:divBdr>
                </w:div>
                <w:div w:id="1004240606">
                  <w:marLeft w:val="640"/>
                  <w:marRight w:val="0"/>
                  <w:marTop w:val="0"/>
                  <w:marBottom w:val="0"/>
                  <w:divBdr>
                    <w:top w:val="none" w:sz="0" w:space="0" w:color="auto"/>
                    <w:left w:val="none" w:sz="0" w:space="0" w:color="auto"/>
                    <w:bottom w:val="none" w:sz="0" w:space="0" w:color="auto"/>
                    <w:right w:val="none" w:sz="0" w:space="0" w:color="auto"/>
                  </w:divBdr>
                </w:div>
                <w:div w:id="1067612622">
                  <w:marLeft w:val="640"/>
                  <w:marRight w:val="0"/>
                  <w:marTop w:val="0"/>
                  <w:marBottom w:val="0"/>
                  <w:divBdr>
                    <w:top w:val="none" w:sz="0" w:space="0" w:color="auto"/>
                    <w:left w:val="none" w:sz="0" w:space="0" w:color="auto"/>
                    <w:bottom w:val="none" w:sz="0" w:space="0" w:color="auto"/>
                    <w:right w:val="none" w:sz="0" w:space="0" w:color="auto"/>
                  </w:divBdr>
                </w:div>
                <w:div w:id="1168130092">
                  <w:marLeft w:val="640"/>
                  <w:marRight w:val="0"/>
                  <w:marTop w:val="0"/>
                  <w:marBottom w:val="0"/>
                  <w:divBdr>
                    <w:top w:val="none" w:sz="0" w:space="0" w:color="auto"/>
                    <w:left w:val="none" w:sz="0" w:space="0" w:color="auto"/>
                    <w:bottom w:val="none" w:sz="0" w:space="0" w:color="auto"/>
                    <w:right w:val="none" w:sz="0" w:space="0" w:color="auto"/>
                  </w:divBdr>
                </w:div>
                <w:div w:id="1516112209">
                  <w:marLeft w:val="640"/>
                  <w:marRight w:val="0"/>
                  <w:marTop w:val="0"/>
                  <w:marBottom w:val="0"/>
                  <w:divBdr>
                    <w:top w:val="none" w:sz="0" w:space="0" w:color="auto"/>
                    <w:left w:val="none" w:sz="0" w:space="0" w:color="auto"/>
                    <w:bottom w:val="none" w:sz="0" w:space="0" w:color="auto"/>
                    <w:right w:val="none" w:sz="0" w:space="0" w:color="auto"/>
                  </w:divBdr>
                </w:div>
                <w:div w:id="1549565598">
                  <w:marLeft w:val="640"/>
                  <w:marRight w:val="0"/>
                  <w:marTop w:val="0"/>
                  <w:marBottom w:val="0"/>
                  <w:divBdr>
                    <w:top w:val="none" w:sz="0" w:space="0" w:color="auto"/>
                    <w:left w:val="none" w:sz="0" w:space="0" w:color="auto"/>
                    <w:bottom w:val="none" w:sz="0" w:space="0" w:color="auto"/>
                    <w:right w:val="none" w:sz="0" w:space="0" w:color="auto"/>
                  </w:divBdr>
                </w:div>
                <w:div w:id="1603107732">
                  <w:marLeft w:val="640"/>
                  <w:marRight w:val="0"/>
                  <w:marTop w:val="0"/>
                  <w:marBottom w:val="0"/>
                  <w:divBdr>
                    <w:top w:val="none" w:sz="0" w:space="0" w:color="auto"/>
                    <w:left w:val="none" w:sz="0" w:space="0" w:color="auto"/>
                    <w:bottom w:val="none" w:sz="0" w:space="0" w:color="auto"/>
                    <w:right w:val="none" w:sz="0" w:space="0" w:color="auto"/>
                  </w:divBdr>
                </w:div>
                <w:div w:id="1705210631">
                  <w:marLeft w:val="640"/>
                  <w:marRight w:val="0"/>
                  <w:marTop w:val="0"/>
                  <w:marBottom w:val="0"/>
                  <w:divBdr>
                    <w:top w:val="none" w:sz="0" w:space="0" w:color="auto"/>
                    <w:left w:val="none" w:sz="0" w:space="0" w:color="auto"/>
                    <w:bottom w:val="none" w:sz="0" w:space="0" w:color="auto"/>
                    <w:right w:val="none" w:sz="0" w:space="0" w:color="auto"/>
                  </w:divBdr>
                </w:div>
                <w:div w:id="1744329005">
                  <w:marLeft w:val="640"/>
                  <w:marRight w:val="0"/>
                  <w:marTop w:val="0"/>
                  <w:marBottom w:val="0"/>
                  <w:divBdr>
                    <w:top w:val="none" w:sz="0" w:space="0" w:color="auto"/>
                    <w:left w:val="none" w:sz="0" w:space="0" w:color="auto"/>
                    <w:bottom w:val="none" w:sz="0" w:space="0" w:color="auto"/>
                    <w:right w:val="none" w:sz="0" w:space="0" w:color="auto"/>
                  </w:divBdr>
                </w:div>
                <w:div w:id="1802310374">
                  <w:marLeft w:val="640"/>
                  <w:marRight w:val="0"/>
                  <w:marTop w:val="0"/>
                  <w:marBottom w:val="0"/>
                  <w:divBdr>
                    <w:top w:val="none" w:sz="0" w:space="0" w:color="auto"/>
                    <w:left w:val="none" w:sz="0" w:space="0" w:color="auto"/>
                    <w:bottom w:val="none" w:sz="0" w:space="0" w:color="auto"/>
                    <w:right w:val="none" w:sz="0" w:space="0" w:color="auto"/>
                  </w:divBdr>
                </w:div>
                <w:div w:id="1940982673">
                  <w:marLeft w:val="640"/>
                  <w:marRight w:val="0"/>
                  <w:marTop w:val="0"/>
                  <w:marBottom w:val="0"/>
                  <w:divBdr>
                    <w:top w:val="none" w:sz="0" w:space="0" w:color="auto"/>
                    <w:left w:val="none" w:sz="0" w:space="0" w:color="auto"/>
                    <w:bottom w:val="none" w:sz="0" w:space="0" w:color="auto"/>
                    <w:right w:val="none" w:sz="0" w:space="0" w:color="auto"/>
                  </w:divBdr>
                </w:div>
              </w:divsChild>
            </w:div>
            <w:div w:id="135267144">
              <w:marLeft w:val="0"/>
              <w:marRight w:val="0"/>
              <w:marTop w:val="0"/>
              <w:marBottom w:val="0"/>
              <w:divBdr>
                <w:top w:val="none" w:sz="0" w:space="0" w:color="auto"/>
                <w:left w:val="none" w:sz="0" w:space="0" w:color="auto"/>
                <w:bottom w:val="none" w:sz="0" w:space="0" w:color="auto"/>
                <w:right w:val="none" w:sz="0" w:space="0" w:color="auto"/>
              </w:divBdr>
              <w:divsChild>
                <w:div w:id="284700281">
                  <w:marLeft w:val="640"/>
                  <w:marRight w:val="0"/>
                  <w:marTop w:val="0"/>
                  <w:marBottom w:val="0"/>
                  <w:divBdr>
                    <w:top w:val="none" w:sz="0" w:space="0" w:color="auto"/>
                    <w:left w:val="none" w:sz="0" w:space="0" w:color="auto"/>
                    <w:bottom w:val="none" w:sz="0" w:space="0" w:color="auto"/>
                    <w:right w:val="none" w:sz="0" w:space="0" w:color="auto"/>
                  </w:divBdr>
                </w:div>
                <w:div w:id="311758750">
                  <w:marLeft w:val="640"/>
                  <w:marRight w:val="0"/>
                  <w:marTop w:val="0"/>
                  <w:marBottom w:val="0"/>
                  <w:divBdr>
                    <w:top w:val="none" w:sz="0" w:space="0" w:color="auto"/>
                    <w:left w:val="none" w:sz="0" w:space="0" w:color="auto"/>
                    <w:bottom w:val="none" w:sz="0" w:space="0" w:color="auto"/>
                    <w:right w:val="none" w:sz="0" w:space="0" w:color="auto"/>
                  </w:divBdr>
                </w:div>
                <w:div w:id="627397744">
                  <w:marLeft w:val="640"/>
                  <w:marRight w:val="0"/>
                  <w:marTop w:val="0"/>
                  <w:marBottom w:val="0"/>
                  <w:divBdr>
                    <w:top w:val="none" w:sz="0" w:space="0" w:color="auto"/>
                    <w:left w:val="none" w:sz="0" w:space="0" w:color="auto"/>
                    <w:bottom w:val="none" w:sz="0" w:space="0" w:color="auto"/>
                    <w:right w:val="none" w:sz="0" w:space="0" w:color="auto"/>
                  </w:divBdr>
                </w:div>
                <w:div w:id="831410503">
                  <w:marLeft w:val="640"/>
                  <w:marRight w:val="0"/>
                  <w:marTop w:val="0"/>
                  <w:marBottom w:val="0"/>
                  <w:divBdr>
                    <w:top w:val="none" w:sz="0" w:space="0" w:color="auto"/>
                    <w:left w:val="none" w:sz="0" w:space="0" w:color="auto"/>
                    <w:bottom w:val="none" w:sz="0" w:space="0" w:color="auto"/>
                    <w:right w:val="none" w:sz="0" w:space="0" w:color="auto"/>
                  </w:divBdr>
                </w:div>
                <w:div w:id="871577557">
                  <w:marLeft w:val="640"/>
                  <w:marRight w:val="0"/>
                  <w:marTop w:val="0"/>
                  <w:marBottom w:val="0"/>
                  <w:divBdr>
                    <w:top w:val="none" w:sz="0" w:space="0" w:color="auto"/>
                    <w:left w:val="none" w:sz="0" w:space="0" w:color="auto"/>
                    <w:bottom w:val="none" w:sz="0" w:space="0" w:color="auto"/>
                    <w:right w:val="none" w:sz="0" w:space="0" w:color="auto"/>
                  </w:divBdr>
                </w:div>
                <w:div w:id="902986612">
                  <w:marLeft w:val="640"/>
                  <w:marRight w:val="0"/>
                  <w:marTop w:val="0"/>
                  <w:marBottom w:val="0"/>
                  <w:divBdr>
                    <w:top w:val="none" w:sz="0" w:space="0" w:color="auto"/>
                    <w:left w:val="none" w:sz="0" w:space="0" w:color="auto"/>
                    <w:bottom w:val="none" w:sz="0" w:space="0" w:color="auto"/>
                    <w:right w:val="none" w:sz="0" w:space="0" w:color="auto"/>
                  </w:divBdr>
                </w:div>
                <w:div w:id="1233852556">
                  <w:marLeft w:val="640"/>
                  <w:marRight w:val="0"/>
                  <w:marTop w:val="0"/>
                  <w:marBottom w:val="0"/>
                  <w:divBdr>
                    <w:top w:val="none" w:sz="0" w:space="0" w:color="auto"/>
                    <w:left w:val="none" w:sz="0" w:space="0" w:color="auto"/>
                    <w:bottom w:val="none" w:sz="0" w:space="0" w:color="auto"/>
                    <w:right w:val="none" w:sz="0" w:space="0" w:color="auto"/>
                  </w:divBdr>
                </w:div>
                <w:div w:id="1462111004">
                  <w:marLeft w:val="640"/>
                  <w:marRight w:val="0"/>
                  <w:marTop w:val="0"/>
                  <w:marBottom w:val="0"/>
                  <w:divBdr>
                    <w:top w:val="none" w:sz="0" w:space="0" w:color="auto"/>
                    <w:left w:val="none" w:sz="0" w:space="0" w:color="auto"/>
                    <w:bottom w:val="none" w:sz="0" w:space="0" w:color="auto"/>
                    <w:right w:val="none" w:sz="0" w:space="0" w:color="auto"/>
                  </w:divBdr>
                </w:div>
                <w:div w:id="1490054991">
                  <w:marLeft w:val="640"/>
                  <w:marRight w:val="0"/>
                  <w:marTop w:val="0"/>
                  <w:marBottom w:val="0"/>
                  <w:divBdr>
                    <w:top w:val="none" w:sz="0" w:space="0" w:color="auto"/>
                    <w:left w:val="none" w:sz="0" w:space="0" w:color="auto"/>
                    <w:bottom w:val="none" w:sz="0" w:space="0" w:color="auto"/>
                    <w:right w:val="none" w:sz="0" w:space="0" w:color="auto"/>
                  </w:divBdr>
                </w:div>
                <w:div w:id="1690794214">
                  <w:marLeft w:val="640"/>
                  <w:marRight w:val="0"/>
                  <w:marTop w:val="0"/>
                  <w:marBottom w:val="0"/>
                  <w:divBdr>
                    <w:top w:val="none" w:sz="0" w:space="0" w:color="auto"/>
                    <w:left w:val="none" w:sz="0" w:space="0" w:color="auto"/>
                    <w:bottom w:val="none" w:sz="0" w:space="0" w:color="auto"/>
                    <w:right w:val="none" w:sz="0" w:space="0" w:color="auto"/>
                  </w:divBdr>
                </w:div>
              </w:divsChild>
            </w:div>
            <w:div w:id="159852848">
              <w:marLeft w:val="0"/>
              <w:marRight w:val="0"/>
              <w:marTop w:val="0"/>
              <w:marBottom w:val="0"/>
              <w:divBdr>
                <w:top w:val="none" w:sz="0" w:space="0" w:color="auto"/>
                <w:left w:val="none" w:sz="0" w:space="0" w:color="auto"/>
                <w:bottom w:val="none" w:sz="0" w:space="0" w:color="auto"/>
                <w:right w:val="none" w:sz="0" w:space="0" w:color="auto"/>
              </w:divBdr>
              <w:divsChild>
                <w:div w:id="64838348">
                  <w:marLeft w:val="640"/>
                  <w:marRight w:val="0"/>
                  <w:marTop w:val="0"/>
                  <w:marBottom w:val="0"/>
                  <w:divBdr>
                    <w:top w:val="none" w:sz="0" w:space="0" w:color="auto"/>
                    <w:left w:val="none" w:sz="0" w:space="0" w:color="auto"/>
                    <w:bottom w:val="none" w:sz="0" w:space="0" w:color="auto"/>
                    <w:right w:val="none" w:sz="0" w:space="0" w:color="auto"/>
                  </w:divBdr>
                </w:div>
                <w:div w:id="115802382">
                  <w:marLeft w:val="640"/>
                  <w:marRight w:val="0"/>
                  <w:marTop w:val="0"/>
                  <w:marBottom w:val="0"/>
                  <w:divBdr>
                    <w:top w:val="none" w:sz="0" w:space="0" w:color="auto"/>
                    <w:left w:val="none" w:sz="0" w:space="0" w:color="auto"/>
                    <w:bottom w:val="none" w:sz="0" w:space="0" w:color="auto"/>
                    <w:right w:val="none" w:sz="0" w:space="0" w:color="auto"/>
                  </w:divBdr>
                </w:div>
                <w:div w:id="184877651">
                  <w:marLeft w:val="640"/>
                  <w:marRight w:val="0"/>
                  <w:marTop w:val="0"/>
                  <w:marBottom w:val="0"/>
                  <w:divBdr>
                    <w:top w:val="none" w:sz="0" w:space="0" w:color="auto"/>
                    <w:left w:val="none" w:sz="0" w:space="0" w:color="auto"/>
                    <w:bottom w:val="none" w:sz="0" w:space="0" w:color="auto"/>
                    <w:right w:val="none" w:sz="0" w:space="0" w:color="auto"/>
                  </w:divBdr>
                </w:div>
                <w:div w:id="300505643">
                  <w:marLeft w:val="640"/>
                  <w:marRight w:val="0"/>
                  <w:marTop w:val="0"/>
                  <w:marBottom w:val="0"/>
                  <w:divBdr>
                    <w:top w:val="none" w:sz="0" w:space="0" w:color="auto"/>
                    <w:left w:val="none" w:sz="0" w:space="0" w:color="auto"/>
                    <w:bottom w:val="none" w:sz="0" w:space="0" w:color="auto"/>
                    <w:right w:val="none" w:sz="0" w:space="0" w:color="auto"/>
                  </w:divBdr>
                </w:div>
                <w:div w:id="318191680">
                  <w:marLeft w:val="640"/>
                  <w:marRight w:val="0"/>
                  <w:marTop w:val="0"/>
                  <w:marBottom w:val="0"/>
                  <w:divBdr>
                    <w:top w:val="none" w:sz="0" w:space="0" w:color="auto"/>
                    <w:left w:val="none" w:sz="0" w:space="0" w:color="auto"/>
                    <w:bottom w:val="none" w:sz="0" w:space="0" w:color="auto"/>
                    <w:right w:val="none" w:sz="0" w:space="0" w:color="auto"/>
                  </w:divBdr>
                </w:div>
                <w:div w:id="326860145">
                  <w:marLeft w:val="640"/>
                  <w:marRight w:val="0"/>
                  <w:marTop w:val="0"/>
                  <w:marBottom w:val="0"/>
                  <w:divBdr>
                    <w:top w:val="none" w:sz="0" w:space="0" w:color="auto"/>
                    <w:left w:val="none" w:sz="0" w:space="0" w:color="auto"/>
                    <w:bottom w:val="none" w:sz="0" w:space="0" w:color="auto"/>
                    <w:right w:val="none" w:sz="0" w:space="0" w:color="auto"/>
                  </w:divBdr>
                </w:div>
                <w:div w:id="380443049">
                  <w:marLeft w:val="640"/>
                  <w:marRight w:val="0"/>
                  <w:marTop w:val="0"/>
                  <w:marBottom w:val="0"/>
                  <w:divBdr>
                    <w:top w:val="none" w:sz="0" w:space="0" w:color="auto"/>
                    <w:left w:val="none" w:sz="0" w:space="0" w:color="auto"/>
                    <w:bottom w:val="none" w:sz="0" w:space="0" w:color="auto"/>
                    <w:right w:val="none" w:sz="0" w:space="0" w:color="auto"/>
                  </w:divBdr>
                </w:div>
                <w:div w:id="447503750">
                  <w:marLeft w:val="640"/>
                  <w:marRight w:val="0"/>
                  <w:marTop w:val="0"/>
                  <w:marBottom w:val="0"/>
                  <w:divBdr>
                    <w:top w:val="none" w:sz="0" w:space="0" w:color="auto"/>
                    <w:left w:val="none" w:sz="0" w:space="0" w:color="auto"/>
                    <w:bottom w:val="none" w:sz="0" w:space="0" w:color="auto"/>
                    <w:right w:val="none" w:sz="0" w:space="0" w:color="auto"/>
                  </w:divBdr>
                </w:div>
                <w:div w:id="464809466">
                  <w:marLeft w:val="640"/>
                  <w:marRight w:val="0"/>
                  <w:marTop w:val="0"/>
                  <w:marBottom w:val="0"/>
                  <w:divBdr>
                    <w:top w:val="none" w:sz="0" w:space="0" w:color="auto"/>
                    <w:left w:val="none" w:sz="0" w:space="0" w:color="auto"/>
                    <w:bottom w:val="none" w:sz="0" w:space="0" w:color="auto"/>
                    <w:right w:val="none" w:sz="0" w:space="0" w:color="auto"/>
                  </w:divBdr>
                </w:div>
                <w:div w:id="654989762">
                  <w:marLeft w:val="640"/>
                  <w:marRight w:val="0"/>
                  <w:marTop w:val="0"/>
                  <w:marBottom w:val="0"/>
                  <w:divBdr>
                    <w:top w:val="none" w:sz="0" w:space="0" w:color="auto"/>
                    <w:left w:val="none" w:sz="0" w:space="0" w:color="auto"/>
                    <w:bottom w:val="none" w:sz="0" w:space="0" w:color="auto"/>
                    <w:right w:val="none" w:sz="0" w:space="0" w:color="auto"/>
                  </w:divBdr>
                </w:div>
                <w:div w:id="849224680">
                  <w:marLeft w:val="640"/>
                  <w:marRight w:val="0"/>
                  <w:marTop w:val="0"/>
                  <w:marBottom w:val="0"/>
                  <w:divBdr>
                    <w:top w:val="none" w:sz="0" w:space="0" w:color="auto"/>
                    <w:left w:val="none" w:sz="0" w:space="0" w:color="auto"/>
                    <w:bottom w:val="none" w:sz="0" w:space="0" w:color="auto"/>
                    <w:right w:val="none" w:sz="0" w:space="0" w:color="auto"/>
                  </w:divBdr>
                </w:div>
                <w:div w:id="859275037">
                  <w:marLeft w:val="640"/>
                  <w:marRight w:val="0"/>
                  <w:marTop w:val="0"/>
                  <w:marBottom w:val="0"/>
                  <w:divBdr>
                    <w:top w:val="none" w:sz="0" w:space="0" w:color="auto"/>
                    <w:left w:val="none" w:sz="0" w:space="0" w:color="auto"/>
                    <w:bottom w:val="none" w:sz="0" w:space="0" w:color="auto"/>
                    <w:right w:val="none" w:sz="0" w:space="0" w:color="auto"/>
                  </w:divBdr>
                </w:div>
                <w:div w:id="921719802">
                  <w:marLeft w:val="640"/>
                  <w:marRight w:val="0"/>
                  <w:marTop w:val="0"/>
                  <w:marBottom w:val="0"/>
                  <w:divBdr>
                    <w:top w:val="none" w:sz="0" w:space="0" w:color="auto"/>
                    <w:left w:val="none" w:sz="0" w:space="0" w:color="auto"/>
                    <w:bottom w:val="none" w:sz="0" w:space="0" w:color="auto"/>
                    <w:right w:val="none" w:sz="0" w:space="0" w:color="auto"/>
                  </w:divBdr>
                </w:div>
                <w:div w:id="971598563">
                  <w:marLeft w:val="640"/>
                  <w:marRight w:val="0"/>
                  <w:marTop w:val="0"/>
                  <w:marBottom w:val="0"/>
                  <w:divBdr>
                    <w:top w:val="none" w:sz="0" w:space="0" w:color="auto"/>
                    <w:left w:val="none" w:sz="0" w:space="0" w:color="auto"/>
                    <w:bottom w:val="none" w:sz="0" w:space="0" w:color="auto"/>
                    <w:right w:val="none" w:sz="0" w:space="0" w:color="auto"/>
                  </w:divBdr>
                </w:div>
                <w:div w:id="1003583319">
                  <w:marLeft w:val="640"/>
                  <w:marRight w:val="0"/>
                  <w:marTop w:val="0"/>
                  <w:marBottom w:val="0"/>
                  <w:divBdr>
                    <w:top w:val="none" w:sz="0" w:space="0" w:color="auto"/>
                    <w:left w:val="none" w:sz="0" w:space="0" w:color="auto"/>
                    <w:bottom w:val="none" w:sz="0" w:space="0" w:color="auto"/>
                    <w:right w:val="none" w:sz="0" w:space="0" w:color="auto"/>
                  </w:divBdr>
                </w:div>
                <w:div w:id="1063795471">
                  <w:marLeft w:val="640"/>
                  <w:marRight w:val="0"/>
                  <w:marTop w:val="0"/>
                  <w:marBottom w:val="0"/>
                  <w:divBdr>
                    <w:top w:val="none" w:sz="0" w:space="0" w:color="auto"/>
                    <w:left w:val="none" w:sz="0" w:space="0" w:color="auto"/>
                    <w:bottom w:val="none" w:sz="0" w:space="0" w:color="auto"/>
                    <w:right w:val="none" w:sz="0" w:space="0" w:color="auto"/>
                  </w:divBdr>
                </w:div>
                <w:div w:id="1072972473">
                  <w:marLeft w:val="640"/>
                  <w:marRight w:val="0"/>
                  <w:marTop w:val="0"/>
                  <w:marBottom w:val="0"/>
                  <w:divBdr>
                    <w:top w:val="none" w:sz="0" w:space="0" w:color="auto"/>
                    <w:left w:val="none" w:sz="0" w:space="0" w:color="auto"/>
                    <w:bottom w:val="none" w:sz="0" w:space="0" w:color="auto"/>
                    <w:right w:val="none" w:sz="0" w:space="0" w:color="auto"/>
                  </w:divBdr>
                </w:div>
                <w:div w:id="1132944441">
                  <w:marLeft w:val="640"/>
                  <w:marRight w:val="0"/>
                  <w:marTop w:val="0"/>
                  <w:marBottom w:val="0"/>
                  <w:divBdr>
                    <w:top w:val="none" w:sz="0" w:space="0" w:color="auto"/>
                    <w:left w:val="none" w:sz="0" w:space="0" w:color="auto"/>
                    <w:bottom w:val="none" w:sz="0" w:space="0" w:color="auto"/>
                    <w:right w:val="none" w:sz="0" w:space="0" w:color="auto"/>
                  </w:divBdr>
                </w:div>
                <w:div w:id="1273628475">
                  <w:marLeft w:val="640"/>
                  <w:marRight w:val="0"/>
                  <w:marTop w:val="0"/>
                  <w:marBottom w:val="0"/>
                  <w:divBdr>
                    <w:top w:val="none" w:sz="0" w:space="0" w:color="auto"/>
                    <w:left w:val="none" w:sz="0" w:space="0" w:color="auto"/>
                    <w:bottom w:val="none" w:sz="0" w:space="0" w:color="auto"/>
                    <w:right w:val="none" w:sz="0" w:space="0" w:color="auto"/>
                  </w:divBdr>
                </w:div>
                <w:div w:id="1492595510">
                  <w:marLeft w:val="640"/>
                  <w:marRight w:val="0"/>
                  <w:marTop w:val="0"/>
                  <w:marBottom w:val="0"/>
                  <w:divBdr>
                    <w:top w:val="none" w:sz="0" w:space="0" w:color="auto"/>
                    <w:left w:val="none" w:sz="0" w:space="0" w:color="auto"/>
                    <w:bottom w:val="none" w:sz="0" w:space="0" w:color="auto"/>
                    <w:right w:val="none" w:sz="0" w:space="0" w:color="auto"/>
                  </w:divBdr>
                </w:div>
                <w:div w:id="1594779603">
                  <w:marLeft w:val="640"/>
                  <w:marRight w:val="0"/>
                  <w:marTop w:val="0"/>
                  <w:marBottom w:val="0"/>
                  <w:divBdr>
                    <w:top w:val="none" w:sz="0" w:space="0" w:color="auto"/>
                    <w:left w:val="none" w:sz="0" w:space="0" w:color="auto"/>
                    <w:bottom w:val="none" w:sz="0" w:space="0" w:color="auto"/>
                    <w:right w:val="none" w:sz="0" w:space="0" w:color="auto"/>
                  </w:divBdr>
                </w:div>
                <w:div w:id="1814715199">
                  <w:marLeft w:val="640"/>
                  <w:marRight w:val="0"/>
                  <w:marTop w:val="0"/>
                  <w:marBottom w:val="0"/>
                  <w:divBdr>
                    <w:top w:val="none" w:sz="0" w:space="0" w:color="auto"/>
                    <w:left w:val="none" w:sz="0" w:space="0" w:color="auto"/>
                    <w:bottom w:val="none" w:sz="0" w:space="0" w:color="auto"/>
                    <w:right w:val="none" w:sz="0" w:space="0" w:color="auto"/>
                  </w:divBdr>
                </w:div>
                <w:div w:id="1912347935">
                  <w:marLeft w:val="640"/>
                  <w:marRight w:val="0"/>
                  <w:marTop w:val="0"/>
                  <w:marBottom w:val="0"/>
                  <w:divBdr>
                    <w:top w:val="none" w:sz="0" w:space="0" w:color="auto"/>
                    <w:left w:val="none" w:sz="0" w:space="0" w:color="auto"/>
                    <w:bottom w:val="none" w:sz="0" w:space="0" w:color="auto"/>
                    <w:right w:val="none" w:sz="0" w:space="0" w:color="auto"/>
                  </w:divBdr>
                </w:div>
                <w:div w:id="1995327830">
                  <w:marLeft w:val="640"/>
                  <w:marRight w:val="0"/>
                  <w:marTop w:val="0"/>
                  <w:marBottom w:val="0"/>
                  <w:divBdr>
                    <w:top w:val="none" w:sz="0" w:space="0" w:color="auto"/>
                    <w:left w:val="none" w:sz="0" w:space="0" w:color="auto"/>
                    <w:bottom w:val="none" w:sz="0" w:space="0" w:color="auto"/>
                    <w:right w:val="none" w:sz="0" w:space="0" w:color="auto"/>
                  </w:divBdr>
                </w:div>
              </w:divsChild>
            </w:div>
            <w:div w:id="165706307">
              <w:marLeft w:val="0"/>
              <w:marRight w:val="0"/>
              <w:marTop w:val="0"/>
              <w:marBottom w:val="0"/>
              <w:divBdr>
                <w:top w:val="none" w:sz="0" w:space="0" w:color="auto"/>
                <w:left w:val="none" w:sz="0" w:space="0" w:color="auto"/>
                <w:bottom w:val="none" w:sz="0" w:space="0" w:color="auto"/>
                <w:right w:val="none" w:sz="0" w:space="0" w:color="auto"/>
              </w:divBdr>
              <w:divsChild>
                <w:div w:id="381906350">
                  <w:marLeft w:val="640"/>
                  <w:marRight w:val="0"/>
                  <w:marTop w:val="0"/>
                  <w:marBottom w:val="0"/>
                  <w:divBdr>
                    <w:top w:val="none" w:sz="0" w:space="0" w:color="auto"/>
                    <w:left w:val="none" w:sz="0" w:space="0" w:color="auto"/>
                    <w:bottom w:val="none" w:sz="0" w:space="0" w:color="auto"/>
                    <w:right w:val="none" w:sz="0" w:space="0" w:color="auto"/>
                  </w:divBdr>
                </w:div>
                <w:div w:id="600455642">
                  <w:marLeft w:val="640"/>
                  <w:marRight w:val="0"/>
                  <w:marTop w:val="0"/>
                  <w:marBottom w:val="0"/>
                  <w:divBdr>
                    <w:top w:val="none" w:sz="0" w:space="0" w:color="auto"/>
                    <w:left w:val="none" w:sz="0" w:space="0" w:color="auto"/>
                    <w:bottom w:val="none" w:sz="0" w:space="0" w:color="auto"/>
                    <w:right w:val="none" w:sz="0" w:space="0" w:color="auto"/>
                  </w:divBdr>
                </w:div>
                <w:div w:id="772826127">
                  <w:marLeft w:val="640"/>
                  <w:marRight w:val="0"/>
                  <w:marTop w:val="0"/>
                  <w:marBottom w:val="0"/>
                  <w:divBdr>
                    <w:top w:val="none" w:sz="0" w:space="0" w:color="auto"/>
                    <w:left w:val="none" w:sz="0" w:space="0" w:color="auto"/>
                    <w:bottom w:val="none" w:sz="0" w:space="0" w:color="auto"/>
                    <w:right w:val="none" w:sz="0" w:space="0" w:color="auto"/>
                  </w:divBdr>
                </w:div>
                <w:div w:id="983847669">
                  <w:marLeft w:val="640"/>
                  <w:marRight w:val="0"/>
                  <w:marTop w:val="0"/>
                  <w:marBottom w:val="0"/>
                  <w:divBdr>
                    <w:top w:val="none" w:sz="0" w:space="0" w:color="auto"/>
                    <w:left w:val="none" w:sz="0" w:space="0" w:color="auto"/>
                    <w:bottom w:val="none" w:sz="0" w:space="0" w:color="auto"/>
                    <w:right w:val="none" w:sz="0" w:space="0" w:color="auto"/>
                  </w:divBdr>
                </w:div>
                <w:div w:id="993876312">
                  <w:marLeft w:val="640"/>
                  <w:marRight w:val="0"/>
                  <w:marTop w:val="0"/>
                  <w:marBottom w:val="0"/>
                  <w:divBdr>
                    <w:top w:val="none" w:sz="0" w:space="0" w:color="auto"/>
                    <w:left w:val="none" w:sz="0" w:space="0" w:color="auto"/>
                    <w:bottom w:val="none" w:sz="0" w:space="0" w:color="auto"/>
                    <w:right w:val="none" w:sz="0" w:space="0" w:color="auto"/>
                  </w:divBdr>
                </w:div>
                <w:div w:id="1140267116">
                  <w:marLeft w:val="640"/>
                  <w:marRight w:val="0"/>
                  <w:marTop w:val="0"/>
                  <w:marBottom w:val="0"/>
                  <w:divBdr>
                    <w:top w:val="none" w:sz="0" w:space="0" w:color="auto"/>
                    <w:left w:val="none" w:sz="0" w:space="0" w:color="auto"/>
                    <w:bottom w:val="none" w:sz="0" w:space="0" w:color="auto"/>
                    <w:right w:val="none" w:sz="0" w:space="0" w:color="auto"/>
                  </w:divBdr>
                </w:div>
                <w:div w:id="1269775516">
                  <w:marLeft w:val="640"/>
                  <w:marRight w:val="0"/>
                  <w:marTop w:val="0"/>
                  <w:marBottom w:val="0"/>
                  <w:divBdr>
                    <w:top w:val="none" w:sz="0" w:space="0" w:color="auto"/>
                    <w:left w:val="none" w:sz="0" w:space="0" w:color="auto"/>
                    <w:bottom w:val="none" w:sz="0" w:space="0" w:color="auto"/>
                    <w:right w:val="none" w:sz="0" w:space="0" w:color="auto"/>
                  </w:divBdr>
                </w:div>
                <w:div w:id="1458793547">
                  <w:marLeft w:val="640"/>
                  <w:marRight w:val="0"/>
                  <w:marTop w:val="0"/>
                  <w:marBottom w:val="0"/>
                  <w:divBdr>
                    <w:top w:val="none" w:sz="0" w:space="0" w:color="auto"/>
                    <w:left w:val="none" w:sz="0" w:space="0" w:color="auto"/>
                    <w:bottom w:val="none" w:sz="0" w:space="0" w:color="auto"/>
                    <w:right w:val="none" w:sz="0" w:space="0" w:color="auto"/>
                  </w:divBdr>
                </w:div>
                <w:div w:id="1649744593">
                  <w:marLeft w:val="640"/>
                  <w:marRight w:val="0"/>
                  <w:marTop w:val="0"/>
                  <w:marBottom w:val="0"/>
                  <w:divBdr>
                    <w:top w:val="none" w:sz="0" w:space="0" w:color="auto"/>
                    <w:left w:val="none" w:sz="0" w:space="0" w:color="auto"/>
                    <w:bottom w:val="none" w:sz="0" w:space="0" w:color="auto"/>
                    <w:right w:val="none" w:sz="0" w:space="0" w:color="auto"/>
                  </w:divBdr>
                </w:div>
                <w:div w:id="1951281595">
                  <w:marLeft w:val="640"/>
                  <w:marRight w:val="0"/>
                  <w:marTop w:val="0"/>
                  <w:marBottom w:val="0"/>
                  <w:divBdr>
                    <w:top w:val="none" w:sz="0" w:space="0" w:color="auto"/>
                    <w:left w:val="none" w:sz="0" w:space="0" w:color="auto"/>
                    <w:bottom w:val="none" w:sz="0" w:space="0" w:color="auto"/>
                    <w:right w:val="none" w:sz="0" w:space="0" w:color="auto"/>
                  </w:divBdr>
                </w:div>
                <w:div w:id="1981642411">
                  <w:marLeft w:val="640"/>
                  <w:marRight w:val="0"/>
                  <w:marTop w:val="0"/>
                  <w:marBottom w:val="0"/>
                  <w:divBdr>
                    <w:top w:val="none" w:sz="0" w:space="0" w:color="auto"/>
                    <w:left w:val="none" w:sz="0" w:space="0" w:color="auto"/>
                    <w:bottom w:val="none" w:sz="0" w:space="0" w:color="auto"/>
                    <w:right w:val="none" w:sz="0" w:space="0" w:color="auto"/>
                  </w:divBdr>
                </w:div>
                <w:div w:id="2025210009">
                  <w:marLeft w:val="640"/>
                  <w:marRight w:val="0"/>
                  <w:marTop w:val="0"/>
                  <w:marBottom w:val="0"/>
                  <w:divBdr>
                    <w:top w:val="none" w:sz="0" w:space="0" w:color="auto"/>
                    <w:left w:val="none" w:sz="0" w:space="0" w:color="auto"/>
                    <w:bottom w:val="none" w:sz="0" w:space="0" w:color="auto"/>
                    <w:right w:val="none" w:sz="0" w:space="0" w:color="auto"/>
                  </w:divBdr>
                </w:div>
              </w:divsChild>
            </w:div>
            <w:div w:id="176508242">
              <w:marLeft w:val="0"/>
              <w:marRight w:val="0"/>
              <w:marTop w:val="0"/>
              <w:marBottom w:val="0"/>
              <w:divBdr>
                <w:top w:val="none" w:sz="0" w:space="0" w:color="auto"/>
                <w:left w:val="none" w:sz="0" w:space="0" w:color="auto"/>
                <w:bottom w:val="none" w:sz="0" w:space="0" w:color="auto"/>
                <w:right w:val="none" w:sz="0" w:space="0" w:color="auto"/>
              </w:divBdr>
              <w:divsChild>
                <w:div w:id="43453947">
                  <w:marLeft w:val="640"/>
                  <w:marRight w:val="0"/>
                  <w:marTop w:val="0"/>
                  <w:marBottom w:val="0"/>
                  <w:divBdr>
                    <w:top w:val="none" w:sz="0" w:space="0" w:color="auto"/>
                    <w:left w:val="none" w:sz="0" w:space="0" w:color="auto"/>
                    <w:bottom w:val="none" w:sz="0" w:space="0" w:color="auto"/>
                    <w:right w:val="none" w:sz="0" w:space="0" w:color="auto"/>
                  </w:divBdr>
                </w:div>
                <w:div w:id="66732401">
                  <w:marLeft w:val="640"/>
                  <w:marRight w:val="0"/>
                  <w:marTop w:val="0"/>
                  <w:marBottom w:val="0"/>
                  <w:divBdr>
                    <w:top w:val="none" w:sz="0" w:space="0" w:color="auto"/>
                    <w:left w:val="none" w:sz="0" w:space="0" w:color="auto"/>
                    <w:bottom w:val="none" w:sz="0" w:space="0" w:color="auto"/>
                    <w:right w:val="none" w:sz="0" w:space="0" w:color="auto"/>
                  </w:divBdr>
                </w:div>
                <w:div w:id="233516939">
                  <w:marLeft w:val="640"/>
                  <w:marRight w:val="0"/>
                  <w:marTop w:val="0"/>
                  <w:marBottom w:val="0"/>
                  <w:divBdr>
                    <w:top w:val="none" w:sz="0" w:space="0" w:color="auto"/>
                    <w:left w:val="none" w:sz="0" w:space="0" w:color="auto"/>
                    <w:bottom w:val="none" w:sz="0" w:space="0" w:color="auto"/>
                    <w:right w:val="none" w:sz="0" w:space="0" w:color="auto"/>
                  </w:divBdr>
                </w:div>
                <w:div w:id="241909350">
                  <w:marLeft w:val="640"/>
                  <w:marRight w:val="0"/>
                  <w:marTop w:val="0"/>
                  <w:marBottom w:val="0"/>
                  <w:divBdr>
                    <w:top w:val="none" w:sz="0" w:space="0" w:color="auto"/>
                    <w:left w:val="none" w:sz="0" w:space="0" w:color="auto"/>
                    <w:bottom w:val="none" w:sz="0" w:space="0" w:color="auto"/>
                    <w:right w:val="none" w:sz="0" w:space="0" w:color="auto"/>
                  </w:divBdr>
                </w:div>
                <w:div w:id="267079363">
                  <w:marLeft w:val="640"/>
                  <w:marRight w:val="0"/>
                  <w:marTop w:val="0"/>
                  <w:marBottom w:val="0"/>
                  <w:divBdr>
                    <w:top w:val="none" w:sz="0" w:space="0" w:color="auto"/>
                    <w:left w:val="none" w:sz="0" w:space="0" w:color="auto"/>
                    <w:bottom w:val="none" w:sz="0" w:space="0" w:color="auto"/>
                    <w:right w:val="none" w:sz="0" w:space="0" w:color="auto"/>
                  </w:divBdr>
                </w:div>
                <w:div w:id="369574694">
                  <w:marLeft w:val="640"/>
                  <w:marRight w:val="0"/>
                  <w:marTop w:val="0"/>
                  <w:marBottom w:val="0"/>
                  <w:divBdr>
                    <w:top w:val="none" w:sz="0" w:space="0" w:color="auto"/>
                    <w:left w:val="none" w:sz="0" w:space="0" w:color="auto"/>
                    <w:bottom w:val="none" w:sz="0" w:space="0" w:color="auto"/>
                    <w:right w:val="none" w:sz="0" w:space="0" w:color="auto"/>
                  </w:divBdr>
                </w:div>
                <w:div w:id="398095204">
                  <w:marLeft w:val="640"/>
                  <w:marRight w:val="0"/>
                  <w:marTop w:val="0"/>
                  <w:marBottom w:val="0"/>
                  <w:divBdr>
                    <w:top w:val="none" w:sz="0" w:space="0" w:color="auto"/>
                    <w:left w:val="none" w:sz="0" w:space="0" w:color="auto"/>
                    <w:bottom w:val="none" w:sz="0" w:space="0" w:color="auto"/>
                    <w:right w:val="none" w:sz="0" w:space="0" w:color="auto"/>
                  </w:divBdr>
                </w:div>
                <w:div w:id="563301897">
                  <w:marLeft w:val="640"/>
                  <w:marRight w:val="0"/>
                  <w:marTop w:val="0"/>
                  <w:marBottom w:val="0"/>
                  <w:divBdr>
                    <w:top w:val="none" w:sz="0" w:space="0" w:color="auto"/>
                    <w:left w:val="none" w:sz="0" w:space="0" w:color="auto"/>
                    <w:bottom w:val="none" w:sz="0" w:space="0" w:color="auto"/>
                    <w:right w:val="none" w:sz="0" w:space="0" w:color="auto"/>
                  </w:divBdr>
                </w:div>
                <w:div w:id="582489100">
                  <w:marLeft w:val="640"/>
                  <w:marRight w:val="0"/>
                  <w:marTop w:val="0"/>
                  <w:marBottom w:val="0"/>
                  <w:divBdr>
                    <w:top w:val="none" w:sz="0" w:space="0" w:color="auto"/>
                    <w:left w:val="none" w:sz="0" w:space="0" w:color="auto"/>
                    <w:bottom w:val="none" w:sz="0" w:space="0" w:color="auto"/>
                    <w:right w:val="none" w:sz="0" w:space="0" w:color="auto"/>
                  </w:divBdr>
                </w:div>
                <w:div w:id="682823678">
                  <w:marLeft w:val="640"/>
                  <w:marRight w:val="0"/>
                  <w:marTop w:val="0"/>
                  <w:marBottom w:val="0"/>
                  <w:divBdr>
                    <w:top w:val="none" w:sz="0" w:space="0" w:color="auto"/>
                    <w:left w:val="none" w:sz="0" w:space="0" w:color="auto"/>
                    <w:bottom w:val="none" w:sz="0" w:space="0" w:color="auto"/>
                    <w:right w:val="none" w:sz="0" w:space="0" w:color="auto"/>
                  </w:divBdr>
                </w:div>
                <w:div w:id="837110218">
                  <w:marLeft w:val="640"/>
                  <w:marRight w:val="0"/>
                  <w:marTop w:val="0"/>
                  <w:marBottom w:val="0"/>
                  <w:divBdr>
                    <w:top w:val="none" w:sz="0" w:space="0" w:color="auto"/>
                    <w:left w:val="none" w:sz="0" w:space="0" w:color="auto"/>
                    <w:bottom w:val="none" w:sz="0" w:space="0" w:color="auto"/>
                    <w:right w:val="none" w:sz="0" w:space="0" w:color="auto"/>
                  </w:divBdr>
                </w:div>
                <w:div w:id="1033767842">
                  <w:marLeft w:val="640"/>
                  <w:marRight w:val="0"/>
                  <w:marTop w:val="0"/>
                  <w:marBottom w:val="0"/>
                  <w:divBdr>
                    <w:top w:val="none" w:sz="0" w:space="0" w:color="auto"/>
                    <w:left w:val="none" w:sz="0" w:space="0" w:color="auto"/>
                    <w:bottom w:val="none" w:sz="0" w:space="0" w:color="auto"/>
                    <w:right w:val="none" w:sz="0" w:space="0" w:color="auto"/>
                  </w:divBdr>
                </w:div>
                <w:div w:id="1113328411">
                  <w:marLeft w:val="640"/>
                  <w:marRight w:val="0"/>
                  <w:marTop w:val="0"/>
                  <w:marBottom w:val="0"/>
                  <w:divBdr>
                    <w:top w:val="none" w:sz="0" w:space="0" w:color="auto"/>
                    <w:left w:val="none" w:sz="0" w:space="0" w:color="auto"/>
                    <w:bottom w:val="none" w:sz="0" w:space="0" w:color="auto"/>
                    <w:right w:val="none" w:sz="0" w:space="0" w:color="auto"/>
                  </w:divBdr>
                </w:div>
                <w:div w:id="1188982110">
                  <w:marLeft w:val="640"/>
                  <w:marRight w:val="0"/>
                  <w:marTop w:val="0"/>
                  <w:marBottom w:val="0"/>
                  <w:divBdr>
                    <w:top w:val="none" w:sz="0" w:space="0" w:color="auto"/>
                    <w:left w:val="none" w:sz="0" w:space="0" w:color="auto"/>
                    <w:bottom w:val="none" w:sz="0" w:space="0" w:color="auto"/>
                    <w:right w:val="none" w:sz="0" w:space="0" w:color="auto"/>
                  </w:divBdr>
                </w:div>
                <w:div w:id="1211764858">
                  <w:marLeft w:val="640"/>
                  <w:marRight w:val="0"/>
                  <w:marTop w:val="0"/>
                  <w:marBottom w:val="0"/>
                  <w:divBdr>
                    <w:top w:val="none" w:sz="0" w:space="0" w:color="auto"/>
                    <w:left w:val="none" w:sz="0" w:space="0" w:color="auto"/>
                    <w:bottom w:val="none" w:sz="0" w:space="0" w:color="auto"/>
                    <w:right w:val="none" w:sz="0" w:space="0" w:color="auto"/>
                  </w:divBdr>
                </w:div>
                <w:div w:id="1279411318">
                  <w:marLeft w:val="640"/>
                  <w:marRight w:val="0"/>
                  <w:marTop w:val="0"/>
                  <w:marBottom w:val="0"/>
                  <w:divBdr>
                    <w:top w:val="none" w:sz="0" w:space="0" w:color="auto"/>
                    <w:left w:val="none" w:sz="0" w:space="0" w:color="auto"/>
                    <w:bottom w:val="none" w:sz="0" w:space="0" w:color="auto"/>
                    <w:right w:val="none" w:sz="0" w:space="0" w:color="auto"/>
                  </w:divBdr>
                </w:div>
                <w:div w:id="1370960232">
                  <w:marLeft w:val="640"/>
                  <w:marRight w:val="0"/>
                  <w:marTop w:val="0"/>
                  <w:marBottom w:val="0"/>
                  <w:divBdr>
                    <w:top w:val="none" w:sz="0" w:space="0" w:color="auto"/>
                    <w:left w:val="none" w:sz="0" w:space="0" w:color="auto"/>
                    <w:bottom w:val="none" w:sz="0" w:space="0" w:color="auto"/>
                    <w:right w:val="none" w:sz="0" w:space="0" w:color="auto"/>
                  </w:divBdr>
                </w:div>
                <w:div w:id="1437099284">
                  <w:marLeft w:val="640"/>
                  <w:marRight w:val="0"/>
                  <w:marTop w:val="0"/>
                  <w:marBottom w:val="0"/>
                  <w:divBdr>
                    <w:top w:val="none" w:sz="0" w:space="0" w:color="auto"/>
                    <w:left w:val="none" w:sz="0" w:space="0" w:color="auto"/>
                    <w:bottom w:val="none" w:sz="0" w:space="0" w:color="auto"/>
                    <w:right w:val="none" w:sz="0" w:space="0" w:color="auto"/>
                  </w:divBdr>
                </w:div>
                <w:div w:id="1518545965">
                  <w:marLeft w:val="640"/>
                  <w:marRight w:val="0"/>
                  <w:marTop w:val="0"/>
                  <w:marBottom w:val="0"/>
                  <w:divBdr>
                    <w:top w:val="none" w:sz="0" w:space="0" w:color="auto"/>
                    <w:left w:val="none" w:sz="0" w:space="0" w:color="auto"/>
                    <w:bottom w:val="none" w:sz="0" w:space="0" w:color="auto"/>
                    <w:right w:val="none" w:sz="0" w:space="0" w:color="auto"/>
                  </w:divBdr>
                </w:div>
                <w:div w:id="1665157766">
                  <w:marLeft w:val="640"/>
                  <w:marRight w:val="0"/>
                  <w:marTop w:val="0"/>
                  <w:marBottom w:val="0"/>
                  <w:divBdr>
                    <w:top w:val="none" w:sz="0" w:space="0" w:color="auto"/>
                    <w:left w:val="none" w:sz="0" w:space="0" w:color="auto"/>
                    <w:bottom w:val="none" w:sz="0" w:space="0" w:color="auto"/>
                    <w:right w:val="none" w:sz="0" w:space="0" w:color="auto"/>
                  </w:divBdr>
                </w:div>
                <w:div w:id="1674792961">
                  <w:marLeft w:val="640"/>
                  <w:marRight w:val="0"/>
                  <w:marTop w:val="0"/>
                  <w:marBottom w:val="0"/>
                  <w:divBdr>
                    <w:top w:val="none" w:sz="0" w:space="0" w:color="auto"/>
                    <w:left w:val="none" w:sz="0" w:space="0" w:color="auto"/>
                    <w:bottom w:val="none" w:sz="0" w:space="0" w:color="auto"/>
                    <w:right w:val="none" w:sz="0" w:space="0" w:color="auto"/>
                  </w:divBdr>
                </w:div>
                <w:div w:id="1677534374">
                  <w:marLeft w:val="640"/>
                  <w:marRight w:val="0"/>
                  <w:marTop w:val="0"/>
                  <w:marBottom w:val="0"/>
                  <w:divBdr>
                    <w:top w:val="none" w:sz="0" w:space="0" w:color="auto"/>
                    <w:left w:val="none" w:sz="0" w:space="0" w:color="auto"/>
                    <w:bottom w:val="none" w:sz="0" w:space="0" w:color="auto"/>
                    <w:right w:val="none" w:sz="0" w:space="0" w:color="auto"/>
                  </w:divBdr>
                </w:div>
                <w:div w:id="1784810540">
                  <w:marLeft w:val="640"/>
                  <w:marRight w:val="0"/>
                  <w:marTop w:val="0"/>
                  <w:marBottom w:val="0"/>
                  <w:divBdr>
                    <w:top w:val="none" w:sz="0" w:space="0" w:color="auto"/>
                    <w:left w:val="none" w:sz="0" w:space="0" w:color="auto"/>
                    <w:bottom w:val="none" w:sz="0" w:space="0" w:color="auto"/>
                    <w:right w:val="none" w:sz="0" w:space="0" w:color="auto"/>
                  </w:divBdr>
                </w:div>
                <w:div w:id="1828283043">
                  <w:marLeft w:val="640"/>
                  <w:marRight w:val="0"/>
                  <w:marTop w:val="0"/>
                  <w:marBottom w:val="0"/>
                  <w:divBdr>
                    <w:top w:val="none" w:sz="0" w:space="0" w:color="auto"/>
                    <w:left w:val="none" w:sz="0" w:space="0" w:color="auto"/>
                    <w:bottom w:val="none" w:sz="0" w:space="0" w:color="auto"/>
                    <w:right w:val="none" w:sz="0" w:space="0" w:color="auto"/>
                  </w:divBdr>
                </w:div>
                <w:div w:id="1831217629">
                  <w:marLeft w:val="640"/>
                  <w:marRight w:val="0"/>
                  <w:marTop w:val="0"/>
                  <w:marBottom w:val="0"/>
                  <w:divBdr>
                    <w:top w:val="none" w:sz="0" w:space="0" w:color="auto"/>
                    <w:left w:val="none" w:sz="0" w:space="0" w:color="auto"/>
                    <w:bottom w:val="none" w:sz="0" w:space="0" w:color="auto"/>
                    <w:right w:val="none" w:sz="0" w:space="0" w:color="auto"/>
                  </w:divBdr>
                </w:div>
                <w:div w:id="1986010299">
                  <w:marLeft w:val="640"/>
                  <w:marRight w:val="0"/>
                  <w:marTop w:val="0"/>
                  <w:marBottom w:val="0"/>
                  <w:divBdr>
                    <w:top w:val="none" w:sz="0" w:space="0" w:color="auto"/>
                    <w:left w:val="none" w:sz="0" w:space="0" w:color="auto"/>
                    <w:bottom w:val="none" w:sz="0" w:space="0" w:color="auto"/>
                    <w:right w:val="none" w:sz="0" w:space="0" w:color="auto"/>
                  </w:divBdr>
                </w:div>
                <w:div w:id="2025594172">
                  <w:marLeft w:val="640"/>
                  <w:marRight w:val="0"/>
                  <w:marTop w:val="0"/>
                  <w:marBottom w:val="0"/>
                  <w:divBdr>
                    <w:top w:val="none" w:sz="0" w:space="0" w:color="auto"/>
                    <w:left w:val="none" w:sz="0" w:space="0" w:color="auto"/>
                    <w:bottom w:val="none" w:sz="0" w:space="0" w:color="auto"/>
                    <w:right w:val="none" w:sz="0" w:space="0" w:color="auto"/>
                  </w:divBdr>
                </w:div>
              </w:divsChild>
            </w:div>
            <w:div w:id="182207695">
              <w:marLeft w:val="0"/>
              <w:marRight w:val="0"/>
              <w:marTop w:val="0"/>
              <w:marBottom w:val="0"/>
              <w:divBdr>
                <w:top w:val="none" w:sz="0" w:space="0" w:color="auto"/>
                <w:left w:val="none" w:sz="0" w:space="0" w:color="auto"/>
                <w:bottom w:val="none" w:sz="0" w:space="0" w:color="auto"/>
                <w:right w:val="none" w:sz="0" w:space="0" w:color="auto"/>
              </w:divBdr>
              <w:divsChild>
                <w:div w:id="1010838274">
                  <w:marLeft w:val="640"/>
                  <w:marRight w:val="0"/>
                  <w:marTop w:val="0"/>
                  <w:marBottom w:val="0"/>
                  <w:divBdr>
                    <w:top w:val="none" w:sz="0" w:space="0" w:color="auto"/>
                    <w:left w:val="none" w:sz="0" w:space="0" w:color="auto"/>
                    <w:bottom w:val="none" w:sz="0" w:space="0" w:color="auto"/>
                    <w:right w:val="none" w:sz="0" w:space="0" w:color="auto"/>
                  </w:divBdr>
                </w:div>
              </w:divsChild>
            </w:div>
            <w:div w:id="189295629">
              <w:marLeft w:val="0"/>
              <w:marRight w:val="0"/>
              <w:marTop w:val="0"/>
              <w:marBottom w:val="0"/>
              <w:divBdr>
                <w:top w:val="none" w:sz="0" w:space="0" w:color="auto"/>
                <w:left w:val="none" w:sz="0" w:space="0" w:color="auto"/>
                <w:bottom w:val="none" w:sz="0" w:space="0" w:color="auto"/>
                <w:right w:val="none" w:sz="0" w:space="0" w:color="auto"/>
              </w:divBdr>
              <w:divsChild>
                <w:div w:id="397096230">
                  <w:marLeft w:val="640"/>
                  <w:marRight w:val="0"/>
                  <w:marTop w:val="0"/>
                  <w:marBottom w:val="0"/>
                  <w:divBdr>
                    <w:top w:val="none" w:sz="0" w:space="0" w:color="auto"/>
                    <w:left w:val="none" w:sz="0" w:space="0" w:color="auto"/>
                    <w:bottom w:val="none" w:sz="0" w:space="0" w:color="auto"/>
                    <w:right w:val="none" w:sz="0" w:space="0" w:color="auto"/>
                  </w:divBdr>
                </w:div>
                <w:div w:id="616761658">
                  <w:marLeft w:val="640"/>
                  <w:marRight w:val="0"/>
                  <w:marTop w:val="0"/>
                  <w:marBottom w:val="0"/>
                  <w:divBdr>
                    <w:top w:val="none" w:sz="0" w:space="0" w:color="auto"/>
                    <w:left w:val="none" w:sz="0" w:space="0" w:color="auto"/>
                    <w:bottom w:val="none" w:sz="0" w:space="0" w:color="auto"/>
                    <w:right w:val="none" w:sz="0" w:space="0" w:color="auto"/>
                  </w:divBdr>
                </w:div>
                <w:div w:id="1072308979">
                  <w:marLeft w:val="640"/>
                  <w:marRight w:val="0"/>
                  <w:marTop w:val="0"/>
                  <w:marBottom w:val="0"/>
                  <w:divBdr>
                    <w:top w:val="none" w:sz="0" w:space="0" w:color="auto"/>
                    <w:left w:val="none" w:sz="0" w:space="0" w:color="auto"/>
                    <w:bottom w:val="none" w:sz="0" w:space="0" w:color="auto"/>
                    <w:right w:val="none" w:sz="0" w:space="0" w:color="auto"/>
                  </w:divBdr>
                </w:div>
                <w:div w:id="1227299453">
                  <w:marLeft w:val="640"/>
                  <w:marRight w:val="0"/>
                  <w:marTop w:val="0"/>
                  <w:marBottom w:val="0"/>
                  <w:divBdr>
                    <w:top w:val="none" w:sz="0" w:space="0" w:color="auto"/>
                    <w:left w:val="none" w:sz="0" w:space="0" w:color="auto"/>
                    <w:bottom w:val="none" w:sz="0" w:space="0" w:color="auto"/>
                    <w:right w:val="none" w:sz="0" w:space="0" w:color="auto"/>
                  </w:divBdr>
                </w:div>
                <w:div w:id="1298800506">
                  <w:marLeft w:val="640"/>
                  <w:marRight w:val="0"/>
                  <w:marTop w:val="0"/>
                  <w:marBottom w:val="0"/>
                  <w:divBdr>
                    <w:top w:val="none" w:sz="0" w:space="0" w:color="auto"/>
                    <w:left w:val="none" w:sz="0" w:space="0" w:color="auto"/>
                    <w:bottom w:val="none" w:sz="0" w:space="0" w:color="auto"/>
                    <w:right w:val="none" w:sz="0" w:space="0" w:color="auto"/>
                  </w:divBdr>
                </w:div>
                <w:div w:id="2087144610">
                  <w:marLeft w:val="640"/>
                  <w:marRight w:val="0"/>
                  <w:marTop w:val="0"/>
                  <w:marBottom w:val="0"/>
                  <w:divBdr>
                    <w:top w:val="none" w:sz="0" w:space="0" w:color="auto"/>
                    <w:left w:val="none" w:sz="0" w:space="0" w:color="auto"/>
                    <w:bottom w:val="none" w:sz="0" w:space="0" w:color="auto"/>
                    <w:right w:val="none" w:sz="0" w:space="0" w:color="auto"/>
                  </w:divBdr>
                </w:div>
              </w:divsChild>
            </w:div>
            <w:div w:id="328287824">
              <w:marLeft w:val="0"/>
              <w:marRight w:val="0"/>
              <w:marTop w:val="0"/>
              <w:marBottom w:val="0"/>
              <w:divBdr>
                <w:top w:val="none" w:sz="0" w:space="0" w:color="auto"/>
                <w:left w:val="none" w:sz="0" w:space="0" w:color="auto"/>
                <w:bottom w:val="none" w:sz="0" w:space="0" w:color="auto"/>
                <w:right w:val="none" w:sz="0" w:space="0" w:color="auto"/>
              </w:divBdr>
              <w:divsChild>
                <w:div w:id="330909003">
                  <w:marLeft w:val="640"/>
                  <w:marRight w:val="0"/>
                  <w:marTop w:val="0"/>
                  <w:marBottom w:val="0"/>
                  <w:divBdr>
                    <w:top w:val="none" w:sz="0" w:space="0" w:color="auto"/>
                    <w:left w:val="none" w:sz="0" w:space="0" w:color="auto"/>
                    <w:bottom w:val="none" w:sz="0" w:space="0" w:color="auto"/>
                    <w:right w:val="none" w:sz="0" w:space="0" w:color="auto"/>
                  </w:divBdr>
                </w:div>
                <w:div w:id="377120905">
                  <w:marLeft w:val="640"/>
                  <w:marRight w:val="0"/>
                  <w:marTop w:val="0"/>
                  <w:marBottom w:val="0"/>
                  <w:divBdr>
                    <w:top w:val="none" w:sz="0" w:space="0" w:color="auto"/>
                    <w:left w:val="none" w:sz="0" w:space="0" w:color="auto"/>
                    <w:bottom w:val="none" w:sz="0" w:space="0" w:color="auto"/>
                    <w:right w:val="none" w:sz="0" w:space="0" w:color="auto"/>
                  </w:divBdr>
                </w:div>
                <w:div w:id="690569670">
                  <w:marLeft w:val="640"/>
                  <w:marRight w:val="0"/>
                  <w:marTop w:val="0"/>
                  <w:marBottom w:val="0"/>
                  <w:divBdr>
                    <w:top w:val="none" w:sz="0" w:space="0" w:color="auto"/>
                    <w:left w:val="none" w:sz="0" w:space="0" w:color="auto"/>
                    <w:bottom w:val="none" w:sz="0" w:space="0" w:color="auto"/>
                    <w:right w:val="none" w:sz="0" w:space="0" w:color="auto"/>
                  </w:divBdr>
                </w:div>
                <w:div w:id="845023448">
                  <w:marLeft w:val="640"/>
                  <w:marRight w:val="0"/>
                  <w:marTop w:val="0"/>
                  <w:marBottom w:val="0"/>
                  <w:divBdr>
                    <w:top w:val="none" w:sz="0" w:space="0" w:color="auto"/>
                    <w:left w:val="none" w:sz="0" w:space="0" w:color="auto"/>
                    <w:bottom w:val="none" w:sz="0" w:space="0" w:color="auto"/>
                    <w:right w:val="none" w:sz="0" w:space="0" w:color="auto"/>
                  </w:divBdr>
                </w:div>
                <w:div w:id="1237207421">
                  <w:marLeft w:val="640"/>
                  <w:marRight w:val="0"/>
                  <w:marTop w:val="0"/>
                  <w:marBottom w:val="0"/>
                  <w:divBdr>
                    <w:top w:val="none" w:sz="0" w:space="0" w:color="auto"/>
                    <w:left w:val="none" w:sz="0" w:space="0" w:color="auto"/>
                    <w:bottom w:val="none" w:sz="0" w:space="0" w:color="auto"/>
                    <w:right w:val="none" w:sz="0" w:space="0" w:color="auto"/>
                  </w:divBdr>
                </w:div>
                <w:div w:id="1441611583">
                  <w:marLeft w:val="640"/>
                  <w:marRight w:val="0"/>
                  <w:marTop w:val="0"/>
                  <w:marBottom w:val="0"/>
                  <w:divBdr>
                    <w:top w:val="none" w:sz="0" w:space="0" w:color="auto"/>
                    <w:left w:val="none" w:sz="0" w:space="0" w:color="auto"/>
                    <w:bottom w:val="none" w:sz="0" w:space="0" w:color="auto"/>
                    <w:right w:val="none" w:sz="0" w:space="0" w:color="auto"/>
                  </w:divBdr>
                </w:div>
                <w:div w:id="1762724800">
                  <w:marLeft w:val="640"/>
                  <w:marRight w:val="0"/>
                  <w:marTop w:val="0"/>
                  <w:marBottom w:val="0"/>
                  <w:divBdr>
                    <w:top w:val="none" w:sz="0" w:space="0" w:color="auto"/>
                    <w:left w:val="none" w:sz="0" w:space="0" w:color="auto"/>
                    <w:bottom w:val="none" w:sz="0" w:space="0" w:color="auto"/>
                    <w:right w:val="none" w:sz="0" w:space="0" w:color="auto"/>
                  </w:divBdr>
                </w:div>
                <w:div w:id="1861312610">
                  <w:marLeft w:val="640"/>
                  <w:marRight w:val="0"/>
                  <w:marTop w:val="0"/>
                  <w:marBottom w:val="0"/>
                  <w:divBdr>
                    <w:top w:val="none" w:sz="0" w:space="0" w:color="auto"/>
                    <w:left w:val="none" w:sz="0" w:space="0" w:color="auto"/>
                    <w:bottom w:val="none" w:sz="0" w:space="0" w:color="auto"/>
                    <w:right w:val="none" w:sz="0" w:space="0" w:color="auto"/>
                  </w:divBdr>
                </w:div>
                <w:div w:id="1955744529">
                  <w:marLeft w:val="640"/>
                  <w:marRight w:val="0"/>
                  <w:marTop w:val="0"/>
                  <w:marBottom w:val="0"/>
                  <w:divBdr>
                    <w:top w:val="none" w:sz="0" w:space="0" w:color="auto"/>
                    <w:left w:val="none" w:sz="0" w:space="0" w:color="auto"/>
                    <w:bottom w:val="none" w:sz="0" w:space="0" w:color="auto"/>
                    <w:right w:val="none" w:sz="0" w:space="0" w:color="auto"/>
                  </w:divBdr>
                </w:div>
                <w:div w:id="1984961191">
                  <w:marLeft w:val="640"/>
                  <w:marRight w:val="0"/>
                  <w:marTop w:val="0"/>
                  <w:marBottom w:val="0"/>
                  <w:divBdr>
                    <w:top w:val="none" w:sz="0" w:space="0" w:color="auto"/>
                    <w:left w:val="none" w:sz="0" w:space="0" w:color="auto"/>
                    <w:bottom w:val="none" w:sz="0" w:space="0" w:color="auto"/>
                    <w:right w:val="none" w:sz="0" w:space="0" w:color="auto"/>
                  </w:divBdr>
                </w:div>
                <w:div w:id="2042050425">
                  <w:marLeft w:val="640"/>
                  <w:marRight w:val="0"/>
                  <w:marTop w:val="0"/>
                  <w:marBottom w:val="0"/>
                  <w:divBdr>
                    <w:top w:val="none" w:sz="0" w:space="0" w:color="auto"/>
                    <w:left w:val="none" w:sz="0" w:space="0" w:color="auto"/>
                    <w:bottom w:val="none" w:sz="0" w:space="0" w:color="auto"/>
                    <w:right w:val="none" w:sz="0" w:space="0" w:color="auto"/>
                  </w:divBdr>
                </w:div>
                <w:div w:id="2133399350">
                  <w:marLeft w:val="640"/>
                  <w:marRight w:val="0"/>
                  <w:marTop w:val="0"/>
                  <w:marBottom w:val="0"/>
                  <w:divBdr>
                    <w:top w:val="none" w:sz="0" w:space="0" w:color="auto"/>
                    <w:left w:val="none" w:sz="0" w:space="0" w:color="auto"/>
                    <w:bottom w:val="none" w:sz="0" w:space="0" w:color="auto"/>
                    <w:right w:val="none" w:sz="0" w:space="0" w:color="auto"/>
                  </w:divBdr>
                </w:div>
              </w:divsChild>
            </w:div>
            <w:div w:id="374818220">
              <w:marLeft w:val="0"/>
              <w:marRight w:val="0"/>
              <w:marTop w:val="0"/>
              <w:marBottom w:val="0"/>
              <w:divBdr>
                <w:top w:val="none" w:sz="0" w:space="0" w:color="auto"/>
                <w:left w:val="none" w:sz="0" w:space="0" w:color="auto"/>
                <w:bottom w:val="none" w:sz="0" w:space="0" w:color="auto"/>
                <w:right w:val="none" w:sz="0" w:space="0" w:color="auto"/>
              </w:divBdr>
              <w:divsChild>
                <w:div w:id="133525183">
                  <w:marLeft w:val="640"/>
                  <w:marRight w:val="0"/>
                  <w:marTop w:val="0"/>
                  <w:marBottom w:val="0"/>
                  <w:divBdr>
                    <w:top w:val="none" w:sz="0" w:space="0" w:color="auto"/>
                    <w:left w:val="none" w:sz="0" w:space="0" w:color="auto"/>
                    <w:bottom w:val="none" w:sz="0" w:space="0" w:color="auto"/>
                    <w:right w:val="none" w:sz="0" w:space="0" w:color="auto"/>
                  </w:divBdr>
                </w:div>
                <w:div w:id="649210192">
                  <w:marLeft w:val="640"/>
                  <w:marRight w:val="0"/>
                  <w:marTop w:val="0"/>
                  <w:marBottom w:val="0"/>
                  <w:divBdr>
                    <w:top w:val="none" w:sz="0" w:space="0" w:color="auto"/>
                    <w:left w:val="none" w:sz="0" w:space="0" w:color="auto"/>
                    <w:bottom w:val="none" w:sz="0" w:space="0" w:color="auto"/>
                    <w:right w:val="none" w:sz="0" w:space="0" w:color="auto"/>
                  </w:divBdr>
                </w:div>
                <w:div w:id="1084299157">
                  <w:marLeft w:val="640"/>
                  <w:marRight w:val="0"/>
                  <w:marTop w:val="0"/>
                  <w:marBottom w:val="0"/>
                  <w:divBdr>
                    <w:top w:val="none" w:sz="0" w:space="0" w:color="auto"/>
                    <w:left w:val="none" w:sz="0" w:space="0" w:color="auto"/>
                    <w:bottom w:val="none" w:sz="0" w:space="0" w:color="auto"/>
                    <w:right w:val="none" w:sz="0" w:space="0" w:color="auto"/>
                  </w:divBdr>
                </w:div>
                <w:div w:id="1161391392">
                  <w:marLeft w:val="640"/>
                  <w:marRight w:val="0"/>
                  <w:marTop w:val="0"/>
                  <w:marBottom w:val="0"/>
                  <w:divBdr>
                    <w:top w:val="none" w:sz="0" w:space="0" w:color="auto"/>
                    <w:left w:val="none" w:sz="0" w:space="0" w:color="auto"/>
                    <w:bottom w:val="none" w:sz="0" w:space="0" w:color="auto"/>
                    <w:right w:val="none" w:sz="0" w:space="0" w:color="auto"/>
                  </w:divBdr>
                </w:div>
                <w:div w:id="1323390699">
                  <w:marLeft w:val="640"/>
                  <w:marRight w:val="0"/>
                  <w:marTop w:val="0"/>
                  <w:marBottom w:val="0"/>
                  <w:divBdr>
                    <w:top w:val="none" w:sz="0" w:space="0" w:color="auto"/>
                    <w:left w:val="none" w:sz="0" w:space="0" w:color="auto"/>
                    <w:bottom w:val="none" w:sz="0" w:space="0" w:color="auto"/>
                    <w:right w:val="none" w:sz="0" w:space="0" w:color="auto"/>
                  </w:divBdr>
                </w:div>
                <w:div w:id="1403328601">
                  <w:marLeft w:val="640"/>
                  <w:marRight w:val="0"/>
                  <w:marTop w:val="0"/>
                  <w:marBottom w:val="0"/>
                  <w:divBdr>
                    <w:top w:val="none" w:sz="0" w:space="0" w:color="auto"/>
                    <w:left w:val="none" w:sz="0" w:space="0" w:color="auto"/>
                    <w:bottom w:val="none" w:sz="0" w:space="0" w:color="auto"/>
                    <w:right w:val="none" w:sz="0" w:space="0" w:color="auto"/>
                  </w:divBdr>
                </w:div>
                <w:div w:id="1514608302">
                  <w:marLeft w:val="640"/>
                  <w:marRight w:val="0"/>
                  <w:marTop w:val="0"/>
                  <w:marBottom w:val="0"/>
                  <w:divBdr>
                    <w:top w:val="none" w:sz="0" w:space="0" w:color="auto"/>
                    <w:left w:val="none" w:sz="0" w:space="0" w:color="auto"/>
                    <w:bottom w:val="none" w:sz="0" w:space="0" w:color="auto"/>
                    <w:right w:val="none" w:sz="0" w:space="0" w:color="auto"/>
                  </w:divBdr>
                </w:div>
                <w:div w:id="1611738634">
                  <w:marLeft w:val="640"/>
                  <w:marRight w:val="0"/>
                  <w:marTop w:val="0"/>
                  <w:marBottom w:val="0"/>
                  <w:divBdr>
                    <w:top w:val="none" w:sz="0" w:space="0" w:color="auto"/>
                    <w:left w:val="none" w:sz="0" w:space="0" w:color="auto"/>
                    <w:bottom w:val="none" w:sz="0" w:space="0" w:color="auto"/>
                    <w:right w:val="none" w:sz="0" w:space="0" w:color="auto"/>
                  </w:divBdr>
                </w:div>
                <w:div w:id="1720130813">
                  <w:marLeft w:val="640"/>
                  <w:marRight w:val="0"/>
                  <w:marTop w:val="0"/>
                  <w:marBottom w:val="0"/>
                  <w:divBdr>
                    <w:top w:val="none" w:sz="0" w:space="0" w:color="auto"/>
                    <w:left w:val="none" w:sz="0" w:space="0" w:color="auto"/>
                    <w:bottom w:val="none" w:sz="0" w:space="0" w:color="auto"/>
                    <w:right w:val="none" w:sz="0" w:space="0" w:color="auto"/>
                  </w:divBdr>
                </w:div>
                <w:div w:id="1824199370">
                  <w:marLeft w:val="640"/>
                  <w:marRight w:val="0"/>
                  <w:marTop w:val="0"/>
                  <w:marBottom w:val="0"/>
                  <w:divBdr>
                    <w:top w:val="none" w:sz="0" w:space="0" w:color="auto"/>
                    <w:left w:val="none" w:sz="0" w:space="0" w:color="auto"/>
                    <w:bottom w:val="none" w:sz="0" w:space="0" w:color="auto"/>
                    <w:right w:val="none" w:sz="0" w:space="0" w:color="auto"/>
                  </w:divBdr>
                </w:div>
                <w:div w:id="1839999120">
                  <w:marLeft w:val="640"/>
                  <w:marRight w:val="0"/>
                  <w:marTop w:val="0"/>
                  <w:marBottom w:val="0"/>
                  <w:divBdr>
                    <w:top w:val="none" w:sz="0" w:space="0" w:color="auto"/>
                    <w:left w:val="none" w:sz="0" w:space="0" w:color="auto"/>
                    <w:bottom w:val="none" w:sz="0" w:space="0" w:color="auto"/>
                    <w:right w:val="none" w:sz="0" w:space="0" w:color="auto"/>
                  </w:divBdr>
                </w:div>
                <w:div w:id="2101028213">
                  <w:marLeft w:val="640"/>
                  <w:marRight w:val="0"/>
                  <w:marTop w:val="0"/>
                  <w:marBottom w:val="0"/>
                  <w:divBdr>
                    <w:top w:val="none" w:sz="0" w:space="0" w:color="auto"/>
                    <w:left w:val="none" w:sz="0" w:space="0" w:color="auto"/>
                    <w:bottom w:val="none" w:sz="0" w:space="0" w:color="auto"/>
                    <w:right w:val="none" w:sz="0" w:space="0" w:color="auto"/>
                  </w:divBdr>
                </w:div>
              </w:divsChild>
            </w:div>
            <w:div w:id="377046049">
              <w:marLeft w:val="0"/>
              <w:marRight w:val="0"/>
              <w:marTop w:val="0"/>
              <w:marBottom w:val="0"/>
              <w:divBdr>
                <w:top w:val="none" w:sz="0" w:space="0" w:color="auto"/>
                <w:left w:val="none" w:sz="0" w:space="0" w:color="auto"/>
                <w:bottom w:val="none" w:sz="0" w:space="0" w:color="auto"/>
                <w:right w:val="none" w:sz="0" w:space="0" w:color="auto"/>
              </w:divBdr>
              <w:divsChild>
                <w:div w:id="41951174">
                  <w:marLeft w:val="640"/>
                  <w:marRight w:val="0"/>
                  <w:marTop w:val="0"/>
                  <w:marBottom w:val="0"/>
                  <w:divBdr>
                    <w:top w:val="none" w:sz="0" w:space="0" w:color="auto"/>
                    <w:left w:val="none" w:sz="0" w:space="0" w:color="auto"/>
                    <w:bottom w:val="none" w:sz="0" w:space="0" w:color="auto"/>
                    <w:right w:val="none" w:sz="0" w:space="0" w:color="auto"/>
                  </w:divBdr>
                </w:div>
                <w:div w:id="44106833">
                  <w:marLeft w:val="640"/>
                  <w:marRight w:val="0"/>
                  <w:marTop w:val="0"/>
                  <w:marBottom w:val="0"/>
                  <w:divBdr>
                    <w:top w:val="none" w:sz="0" w:space="0" w:color="auto"/>
                    <w:left w:val="none" w:sz="0" w:space="0" w:color="auto"/>
                    <w:bottom w:val="none" w:sz="0" w:space="0" w:color="auto"/>
                    <w:right w:val="none" w:sz="0" w:space="0" w:color="auto"/>
                  </w:divBdr>
                </w:div>
                <w:div w:id="637148205">
                  <w:marLeft w:val="640"/>
                  <w:marRight w:val="0"/>
                  <w:marTop w:val="0"/>
                  <w:marBottom w:val="0"/>
                  <w:divBdr>
                    <w:top w:val="none" w:sz="0" w:space="0" w:color="auto"/>
                    <w:left w:val="none" w:sz="0" w:space="0" w:color="auto"/>
                    <w:bottom w:val="none" w:sz="0" w:space="0" w:color="auto"/>
                    <w:right w:val="none" w:sz="0" w:space="0" w:color="auto"/>
                  </w:divBdr>
                </w:div>
                <w:div w:id="1089958941">
                  <w:marLeft w:val="640"/>
                  <w:marRight w:val="0"/>
                  <w:marTop w:val="0"/>
                  <w:marBottom w:val="0"/>
                  <w:divBdr>
                    <w:top w:val="none" w:sz="0" w:space="0" w:color="auto"/>
                    <w:left w:val="none" w:sz="0" w:space="0" w:color="auto"/>
                    <w:bottom w:val="none" w:sz="0" w:space="0" w:color="auto"/>
                    <w:right w:val="none" w:sz="0" w:space="0" w:color="auto"/>
                  </w:divBdr>
                </w:div>
                <w:div w:id="1130244974">
                  <w:marLeft w:val="640"/>
                  <w:marRight w:val="0"/>
                  <w:marTop w:val="0"/>
                  <w:marBottom w:val="0"/>
                  <w:divBdr>
                    <w:top w:val="none" w:sz="0" w:space="0" w:color="auto"/>
                    <w:left w:val="none" w:sz="0" w:space="0" w:color="auto"/>
                    <w:bottom w:val="none" w:sz="0" w:space="0" w:color="auto"/>
                    <w:right w:val="none" w:sz="0" w:space="0" w:color="auto"/>
                  </w:divBdr>
                </w:div>
                <w:div w:id="1308626207">
                  <w:marLeft w:val="640"/>
                  <w:marRight w:val="0"/>
                  <w:marTop w:val="0"/>
                  <w:marBottom w:val="0"/>
                  <w:divBdr>
                    <w:top w:val="none" w:sz="0" w:space="0" w:color="auto"/>
                    <w:left w:val="none" w:sz="0" w:space="0" w:color="auto"/>
                    <w:bottom w:val="none" w:sz="0" w:space="0" w:color="auto"/>
                    <w:right w:val="none" w:sz="0" w:space="0" w:color="auto"/>
                  </w:divBdr>
                </w:div>
                <w:div w:id="1519658929">
                  <w:marLeft w:val="640"/>
                  <w:marRight w:val="0"/>
                  <w:marTop w:val="0"/>
                  <w:marBottom w:val="0"/>
                  <w:divBdr>
                    <w:top w:val="none" w:sz="0" w:space="0" w:color="auto"/>
                    <w:left w:val="none" w:sz="0" w:space="0" w:color="auto"/>
                    <w:bottom w:val="none" w:sz="0" w:space="0" w:color="auto"/>
                    <w:right w:val="none" w:sz="0" w:space="0" w:color="auto"/>
                  </w:divBdr>
                </w:div>
                <w:div w:id="1561359150">
                  <w:marLeft w:val="640"/>
                  <w:marRight w:val="0"/>
                  <w:marTop w:val="0"/>
                  <w:marBottom w:val="0"/>
                  <w:divBdr>
                    <w:top w:val="none" w:sz="0" w:space="0" w:color="auto"/>
                    <w:left w:val="none" w:sz="0" w:space="0" w:color="auto"/>
                    <w:bottom w:val="none" w:sz="0" w:space="0" w:color="auto"/>
                    <w:right w:val="none" w:sz="0" w:space="0" w:color="auto"/>
                  </w:divBdr>
                </w:div>
                <w:div w:id="1613049101">
                  <w:marLeft w:val="640"/>
                  <w:marRight w:val="0"/>
                  <w:marTop w:val="0"/>
                  <w:marBottom w:val="0"/>
                  <w:divBdr>
                    <w:top w:val="none" w:sz="0" w:space="0" w:color="auto"/>
                    <w:left w:val="none" w:sz="0" w:space="0" w:color="auto"/>
                    <w:bottom w:val="none" w:sz="0" w:space="0" w:color="auto"/>
                    <w:right w:val="none" w:sz="0" w:space="0" w:color="auto"/>
                  </w:divBdr>
                </w:div>
                <w:div w:id="1748847791">
                  <w:marLeft w:val="640"/>
                  <w:marRight w:val="0"/>
                  <w:marTop w:val="0"/>
                  <w:marBottom w:val="0"/>
                  <w:divBdr>
                    <w:top w:val="none" w:sz="0" w:space="0" w:color="auto"/>
                    <w:left w:val="none" w:sz="0" w:space="0" w:color="auto"/>
                    <w:bottom w:val="none" w:sz="0" w:space="0" w:color="auto"/>
                    <w:right w:val="none" w:sz="0" w:space="0" w:color="auto"/>
                  </w:divBdr>
                </w:div>
                <w:div w:id="1897430445">
                  <w:marLeft w:val="640"/>
                  <w:marRight w:val="0"/>
                  <w:marTop w:val="0"/>
                  <w:marBottom w:val="0"/>
                  <w:divBdr>
                    <w:top w:val="none" w:sz="0" w:space="0" w:color="auto"/>
                    <w:left w:val="none" w:sz="0" w:space="0" w:color="auto"/>
                    <w:bottom w:val="none" w:sz="0" w:space="0" w:color="auto"/>
                    <w:right w:val="none" w:sz="0" w:space="0" w:color="auto"/>
                  </w:divBdr>
                </w:div>
                <w:div w:id="2076925201">
                  <w:marLeft w:val="640"/>
                  <w:marRight w:val="0"/>
                  <w:marTop w:val="0"/>
                  <w:marBottom w:val="0"/>
                  <w:divBdr>
                    <w:top w:val="none" w:sz="0" w:space="0" w:color="auto"/>
                    <w:left w:val="none" w:sz="0" w:space="0" w:color="auto"/>
                    <w:bottom w:val="none" w:sz="0" w:space="0" w:color="auto"/>
                    <w:right w:val="none" w:sz="0" w:space="0" w:color="auto"/>
                  </w:divBdr>
                </w:div>
              </w:divsChild>
            </w:div>
            <w:div w:id="400178996">
              <w:marLeft w:val="0"/>
              <w:marRight w:val="0"/>
              <w:marTop w:val="0"/>
              <w:marBottom w:val="0"/>
              <w:divBdr>
                <w:top w:val="none" w:sz="0" w:space="0" w:color="auto"/>
                <w:left w:val="none" w:sz="0" w:space="0" w:color="auto"/>
                <w:bottom w:val="none" w:sz="0" w:space="0" w:color="auto"/>
                <w:right w:val="none" w:sz="0" w:space="0" w:color="auto"/>
              </w:divBdr>
              <w:divsChild>
                <w:div w:id="3821044">
                  <w:marLeft w:val="640"/>
                  <w:marRight w:val="0"/>
                  <w:marTop w:val="0"/>
                  <w:marBottom w:val="0"/>
                  <w:divBdr>
                    <w:top w:val="none" w:sz="0" w:space="0" w:color="auto"/>
                    <w:left w:val="none" w:sz="0" w:space="0" w:color="auto"/>
                    <w:bottom w:val="none" w:sz="0" w:space="0" w:color="auto"/>
                    <w:right w:val="none" w:sz="0" w:space="0" w:color="auto"/>
                  </w:divBdr>
                </w:div>
                <w:div w:id="58989631">
                  <w:marLeft w:val="640"/>
                  <w:marRight w:val="0"/>
                  <w:marTop w:val="0"/>
                  <w:marBottom w:val="0"/>
                  <w:divBdr>
                    <w:top w:val="none" w:sz="0" w:space="0" w:color="auto"/>
                    <w:left w:val="none" w:sz="0" w:space="0" w:color="auto"/>
                    <w:bottom w:val="none" w:sz="0" w:space="0" w:color="auto"/>
                    <w:right w:val="none" w:sz="0" w:space="0" w:color="auto"/>
                  </w:divBdr>
                </w:div>
                <w:div w:id="246354617">
                  <w:marLeft w:val="640"/>
                  <w:marRight w:val="0"/>
                  <w:marTop w:val="0"/>
                  <w:marBottom w:val="0"/>
                  <w:divBdr>
                    <w:top w:val="none" w:sz="0" w:space="0" w:color="auto"/>
                    <w:left w:val="none" w:sz="0" w:space="0" w:color="auto"/>
                    <w:bottom w:val="none" w:sz="0" w:space="0" w:color="auto"/>
                    <w:right w:val="none" w:sz="0" w:space="0" w:color="auto"/>
                  </w:divBdr>
                </w:div>
                <w:div w:id="459803853">
                  <w:marLeft w:val="640"/>
                  <w:marRight w:val="0"/>
                  <w:marTop w:val="0"/>
                  <w:marBottom w:val="0"/>
                  <w:divBdr>
                    <w:top w:val="none" w:sz="0" w:space="0" w:color="auto"/>
                    <w:left w:val="none" w:sz="0" w:space="0" w:color="auto"/>
                    <w:bottom w:val="none" w:sz="0" w:space="0" w:color="auto"/>
                    <w:right w:val="none" w:sz="0" w:space="0" w:color="auto"/>
                  </w:divBdr>
                </w:div>
                <w:div w:id="683244121">
                  <w:marLeft w:val="640"/>
                  <w:marRight w:val="0"/>
                  <w:marTop w:val="0"/>
                  <w:marBottom w:val="0"/>
                  <w:divBdr>
                    <w:top w:val="none" w:sz="0" w:space="0" w:color="auto"/>
                    <w:left w:val="none" w:sz="0" w:space="0" w:color="auto"/>
                    <w:bottom w:val="none" w:sz="0" w:space="0" w:color="auto"/>
                    <w:right w:val="none" w:sz="0" w:space="0" w:color="auto"/>
                  </w:divBdr>
                </w:div>
                <w:div w:id="878594573">
                  <w:marLeft w:val="640"/>
                  <w:marRight w:val="0"/>
                  <w:marTop w:val="0"/>
                  <w:marBottom w:val="0"/>
                  <w:divBdr>
                    <w:top w:val="none" w:sz="0" w:space="0" w:color="auto"/>
                    <w:left w:val="none" w:sz="0" w:space="0" w:color="auto"/>
                    <w:bottom w:val="none" w:sz="0" w:space="0" w:color="auto"/>
                    <w:right w:val="none" w:sz="0" w:space="0" w:color="auto"/>
                  </w:divBdr>
                </w:div>
                <w:div w:id="891044262">
                  <w:marLeft w:val="640"/>
                  <w:marRight w:val="0"/>
                  <w:marTop w:val="0"/>
                  <w:marBottom w:val="0"/>
                  <w:divBdr>
                    <w:top w:val="none" w:sz="0" w:space="0" w:color="auto"/>
                    <w:left w:val="none" w:sz="0" w:space="0" w:color="auto"/>
                    <w:bottom w:val="none" w:sz="0" w:space="0" w:color="auto"/>
                    <w:right w:val="none" w:sz="0" w:space="0" w:color="auto"/>
                  </w:divBdr>
                </w:div>
                <w:div w:id="1020084989">
                  <w:marLeft w:val="640"/>
                  <w:marRight w:val="0"/>
                  <w:marTop w:val="0"/>
                  <w:marBottom w:val="0"/>
                  <w:divBdr>
                    <w:top w:val="none" w:sz="0" w:space="0" w:color="auto"/>
                    <w:left w:val="none" w:sz="0" w:space="0" w:color="auto"/>
                    <w:bottom w:val="none" w:sz="0" w:space="0" w:color="auto"/>
                    <w:right w:val="none" w:sz="0" w:space="0" w:color="auto"/>
                  </w:divBdr>
                </w:div>
                <w:div w:id="1039478406">
                  <w:marLeft w:val="640"/>
                  <w:marRight w:val="0"/>
                  <w:marTop w:val="0"/>
                  <w:marBottom w:val="0"/>
                  <w:divBdr>
                    <w:top w:val="none" w:sz="0" w:space="0" w:color="auto"/>
                    <w:left w:val="none" w:sz="0" w:space="0" w:color="auto"/>
                    <w:bottom w:val="none" w:sz="0" w:space="0" w:color="auto"/>
                    <w:right w:val="none" w:sz="0" w:space="0" w:color="auto"/>
                  </w:divBdr>
                </w:div>
                <w:div w:id="1246843305">
                  <w:marLeft w:val="640"/>
                  <w:marRight w:val="0"/>
                  <w:marTop w:val="0"/>
                  <w:marBottom w:val="0"/>
                  <w:divBdr>
                    <w:top w:val="none" w:sz="0" w:space="0" w:color="auto"/>
                    <w:left w:val="none" w:sz="0" w:space="0" w:color="auto"/>
                    <w:bottom w:val="none" w:sz="0" w:space="0" w:color="auto"/>
                    <w:right w:val="none" w:sz="0" w:space="0" w:color="auto"/>
                  </w:divBdr>
                </w:div>
                <w:div w:id="1275550749">
                  <w:marLeft w:val="640"/>
                  <w:marRight w:val="0"/>
                  <w:marTop w:val="0"/>
                  <w:marBottom w:val="0"/>
                  <w:divBdr>
                    <w:top w:val="none" w:sz="0" w:space="0" w:color="auto"/>
                    <w:left w:val="none" w:sz="0" w:space="0" w:color="auto"/>
                    <w:bottom w:val="none" w:sz="0" w:space="0" w:color="auto"/>
                    <w:right w:val="none" w:sz="0" w:space="0" w:color="auto"/>
                  </w:divBdr>
                </w:div>
                <w:div w:id="1439837419">
                  <w:marLeft w:val="640"/>
                  <w:marRight w:val="0"/>
                  <w:marTop w:val="0"/>
                  <w:marBottom w:val="0"/>
                  <w:divBdr>
                    <w:top w:val="none" w:sz="0" w:space="0" w:color="auto"/>
                    <w:left w:val="none" w:sz="0" w:space="0" w:color="auto"/>
                    <w:bottom w:val="none" w:sz="0" w:space="0" w:color="auto"/>
                    <w:right w:val="none" w:sz="0" w:space="0" w:color="auto"/>
                  </w:divBdr>
                </w:div>
                <w:div w:id="1442990143">
                  <w:marLeft w:val="640"/>
                  <w:marRight w:val="0"/>
                  <w:marTop w:val="0"/>
                  <w:marBottom w:val="0"/>
                  <w:divBdr>
                    <w:top w:val="none" w:sz="0" w:space="0" w:color="auto"/>
                    <w:left w:val="none" w:sz="0" w:space="0" w:color="auto"/>
                    <w:bottom w:val="none" w:sz="0" w:space="0" w:color="auto"/>
                    <w:right w:val="none" w:sz="0" w:space="0" w:color="auto"/>
                  </w:divBdr>
                </w:div>
                <w:div w:id="1771975276">
                  <w:marLeft w:val="640"/>
                  <w:marRight w:val="0"/>
                  <w:marTop w:val="0"/>
                  <w:marBottom w:val="0"/>
                  <w:divBdr>
                    <w:top w:val="none" w:sz="0" w:space="0" w:color="auto"/>
                    <w:left w:val="none" w:sz="0" w:space="0" w:color="auto"/>
                    <w:bottom w:val="none" w:sz="0" w:space="0" w:color="auto"/>
                    <w:right w:val="none" w:sz="0" w:space="0" w:color="auto"/>
                  </w:divBdr>
                </w:div>
                <w:div w:id="1779132924">
                  <w:marLeft w:val="640"/>
                  <w:marRight w:val="0"/>
                  <w:marTop w:val="0"/>
                  <w:marBottom w:val="0"/>
                  <w:divBdr>
                    <w:top w:val="none" w:sz="0" w:space="0" w:color="auto"/>
                    <w:left w:val="none" w:sz="0" w:space="0" w:color="auto"/>
                    <w:bottom w:val="none" w:sz="0" w:space="0" w:color="auto"/>
                    <w:right w:val="none" w:sz="0" w:space="0" w:color="auto"/>
                  </w:divBdr>
                </w:div>
                <w:div w:id="1854371665">
                  <w:marLeft w:val="640"/>
                  <w:marRight w:val="0"/>
                  <w:marTop w:val="0"/>
                  <w:marBottom w:val="0"/>
                  <w:divBdr>
                    <w:top w:val="none" w:sz="0" w:space="0" w:color="auto"/>
                    <w:left w:val="none" w:sz="0" w:space="0" w:color="auto"/>
                    <w:bottom w:val="none" w:sz="0" w:space="0" w:color="auto"/>
                    <w:right w:val="none" w:sz="0" w:space="0" w:color="auto"/>
                  </w:divBdr>
                </w:div>
                <w:div w:id="1862431704">
                  <w:marLeft w:val="640"/>
                  <w:marRight w:val="0"/>
                  <w:marTop w:val="0"/>
                  <w:marBottom w:val="0"/>
                  <w:divBdr>
                    <w:top w:val="none" w:sz="0" w:space="0" w:color="auto"/>
                    <w:left w:val="none" w:sz="0" w:space="0" w:color="auto"/>
                    <w:bottom w:val="none" w:sz="0" w:space="0" w:color="auto"/>
                    <w:right w:val="none" w:sz="0" w:space="0" w:color="auto"/>
                  </w:divBdr>
                </w:div>
                <w:div w:id="1902208451">
                  <w:marLeft w:val="640"/>
                  <w:marRight w:val="0"/>
                  <w:marTop w:val="0"/>
                  <w:marBottom w:val="0"/>
                  <w:divBdr>
                    <w:top w:val="none" w:sz="0" w:space="0" w:color="auto"/>
                    <w:left w:val="none" w:sz="0" w:space="0" w:color="auto"/>
                    <w:bottom w:val="none" w:sz="0" w:space="0" w:color="auto"/>
                    <w:right w:val="none" w:sz="0" w:space="0" w:color="auto"/>
                  </w:divBdr>
                </w:div>
                <w:div w:id="2115438979">
                  <w:marLeft w:val="640"/>
                  <w:marRight w:val="0"/>
                  <w:marTop w:val="0"/>
                  <w:marBottom w:val="0"/>
                  <w:divBdr>
                    <w:top w:val="none" w:sz="0" w:space="0" w:color="auto"/>
                    <w:left w:val="none" w:sz="0" w:space="0" w:color="auto"/>
                    <w:bottom w:val="none" w:sz="0" w:space="0" w:color="auto"/>
                    <w:right w:val="none" w:sz="0" w:space="0" w:color="auto"/>
                  </w:divBdr>
                </w:div>
                <w:div w:id="2131970889">
                  <w:marLeft w:val="640"/>
                  <w:marRight w:val="0"/>
                  <w:marTop w:val="0"/>
                  <w:marBottom w:val="0"/>
                  <w:divBdr>
                    <w:top w:val="none" w:sz="0" w:space="0" w:color="auto"/>
                    <w:left w:val="none" w:sz="0" w:space="0" w:color="auto"/>
                    <w:bottom w:val="none" w:sz="0" w:space="0" w:color="auto"/>
                    <w:right w:val="none" w:sz="0" w:space="0" w:color="auto"/>
                  </w:divBdr>
                </w:div>
              </w:divsChild>
            </w:div>
            <w:div w:id="581108384">
              <w:marLeft w:val="0"/>
              <w:marRight w:val="0"/>
              <w:marTop w:val="0"/>
              <w:marBottom w:val="0"/>
              <w:divBdr>
                <w:top w:val="none" w:sz="0" w:space="0" w:color="auto"/>
                <w:left w:val="none" w:sz="0" w:space="0" w:color="auto"/>
                <w:bottom w:val="none" w:sz="0" w:space="0" w:color="auto"/>
                <w:right w:val="none" w:sz="0" w:space="0" w:color="auto"/>
              </w:divBdr>
              <w:divsChild>
                <w:div w:id="85928968">
                  <w:marLeft w:val="640"/>
                  <w:marRight w:val="0"/>
                  <w:marTop w:val="0"/>
                  <w:marBottom w:val="0"/>
                  <w:divBdr>
                    <w:top w:val="none" w:sz="0" w:space="0" w:color="auto"/>
                    <w:left w:val="none" w:sz="0" w:space="0" w:color="auto"/>
                    <w:bottom w:val="none" w:sz="0" w:space="0" w:color="auto"/>
                    <w:right w:val="none" w:sz="0" w:space="0" w:color="auto"/>
                  </w:divBdr>
                </w:div>
                <w:div w:id="820387696">
                  <w:marLeft w:val="640"/>
                  <w:marRight w:val="0"/>
                  <w:marTop w:val="0"/>
                  <w:marBottom w:val="0"/>
                  <w:divBdr>
                    <w:top w:val="none" w:sz="0" w:space="0" w:color="auto"/>
                    <w:left w:val="none" w:sz="0" w:space="0" w:color="auto"/>
                    <w:bottom w:val="none" w:sz="0" w:space="0" w:color="auto"/>
                    <w:right w:val="none" w:sz="0" w:space="0" w:color="auto"/>
                  </w:divBdr>
                </w:div>
                <w:div w:id="875044764">
                  <w:marLeft w:val="640"/>
                  <w:marRight w:val="0"/>
                  <w:marTop w:val="0"/>
                  <w:marBottom w:val="0"/>
                  <w:divBdr>
                    <w:top w:val="none" w:sz="0" w:space="0" w:color="auto"/>
                    <w:left w:val="none" w:sz="0" w:space="0" w:color="auto"/>
                    <w:bottom w:val="none" w:sz="0" w:space="0" w:color="auto"/>
                    <w:right w:val="none" w:sz="0" w:space="0" w:color="auto"/>
                  </w:divBdr>
                </w:div>
                <w:div w:id="1079909675">
                  <w:marLeft w:val="640"/>
                  <w:marRight w:val="0"/>
                  <w:marTop w:val="0"/>
                  <w:marBottom w:val="0"/>
                  <w:divBdr>
                    <w:top w:val="none" w:sz="0" w:space="0" w:color="auto"/>
                    <w:left w:val="none" w:sz="0" w:space="0" w:color="auto"/>
                    <w:bottom w:val="none" w:sz="0" w:space="0" w:color="auto"/>
                    <w:right w:val="none" w:sz="0" w:space="0" w:color="auto"/>
                  </w:divBdr>
                </w:div>
                <w:div w:id="1219634719">
                  <w:marLeft w:val="640"/>
                  <w:marRight w:val="0"/>
                  <w:marTop w:val="0"/>
                  <w:marBottom w:val="0"/>
                  <w:divBdr>
                    <w:top w:val="none" w:sz="0" w:space="0" w:color="auto"/>
                    <w:left w:val="none" w:sz="0" w:space="0" w:color="auto"/>
                    <w:bottom w:val="none" w:sz="0" w:space="0" w:color="auto"/>
                    <w:right w:val="none" w:sz="0" w:space="0" w:color="auto"/>
                  </w:divBdr>
                </w:div>
                <w:div w:id="1347361510">
                  <w:marLeft w:val="640"/>
                  <w:marRight w:val="0"/>
                  <w:marTop w:val="0"/>
                  <w:marBottom w:val="0"/>
                  <w:divBdr>
                    <w:top w:val="none" w:sz="0" w:space="0" w:color="auto"/>
                    <w:left w:val="none" w:sz="0" w:space="0" w:color="auto"/>
                    <w:bottom w:val="none" w:sz="0" w:space="0" w:color="auto"/>
                    <w:right w:val="none" w:sz="0" w:space="0" w:color="auto"/>
                  </w:divBdr>
                </w:div>
                <w:div w:id="1365060960">
                  <w:marLeft w:val="640"/>
                  <w:marRight w:val="0"/>
                  <w:marTop w:val="0"/>
                  <w:marBottom w:val="0"/>
                  <w:divBdr>
                    <w:top w:val="none" w:sz="0" w:space="0" w:color="auto"/>
                    <w:left w:val="none" w:sz="0" w:space="0" w:color="auto"/>
                    <w:bottom w:val="none" w:sz="0" w:space="0" w:color="auto"/>
                    <w:right w:val="none" w:sz="0" w:space="0" w:color="auto"/>
                  </w:divBdr>
                </w:div>
                <w:div w:id="1583224777">
                  <w:marLeft w:val="640"/>
                  <w:marRight w:val="0"/>
                  <w:marTop w:val="0"/>
                  <w:marBottom w:val="0"/>
                  <w:divBdr>
                    <w:top w:val="none" w:sz="0" w:space="0" w:color="auto"/>
                    <w:left w:val="none" w:sz="0" w:space="0" w:color="auto"/>
                    <w:bottom w:val="none" w:sz="0" w:space="0" w:color="auto"/>
                    <w:right w:val="none" w:sz="0" w:space="0" w:color="auto"/>
                  </w:divBdr>
                </w:div>
                <w:div w:id="1615864013">
                  <w:marLeft w:val="640"/>
                  <w:marRight w:val="0"/>
                  <w:marTop w:val="0"/>
                  <w:marBottom w:val="0"/>
                  <w:divBdr>
                    <w:top w:val="none" w:sz="0" w:space="0" w:color="auto"/>
                    <w:left w:val="none" w:sz="0" w:space="0" w:color="auto"/>
                    <w:bottom w:val="none" w:sz="0" w:space="0" w:color="auto"/>
                    <w:right w:val="none" w:sz="0" w:space="0" w:color="auto"/>
                  </w:divBdr>
                </w:div>
                <w:div w:id="1795754522">
                  <w:marLeft w:val="640"/>
                  <w:marRight w:val="0"/>
                  <w:marTop w:val="0"/>
                  <w:marBottom w:val="0"/>
                  <w:divBdr>
                    <w:top w:val="none" w:sz="0" w:space="0" w:color="auto"/>
                    <w:left w:val="none" w:sz="0" w:space="0" w:color="auto"/>
                    <w:bottom w:val="none" w:sz="0" w:space="0" w:color="auto"/>
                    <w:right w:val="none" w:sz="0" w:space="0" w:color="auto"/>
                  </w:divBdr>
                </w:div>
              </w:divsChild>
            </w:div>
            <w:div w:id="621765622">
              <w:marLeft w:val="0"/>
              <w:marRight w:val="0"/>
              <w:marTop w:val="0"/>
              <w:marBottom w:val="0"/>
              <w:divBdr>
                <w:top w:val="none" w:sz="0" w:space="0" w:color="auto"/>
                <w:left w:val="none" w:sz="0" w:space="0" w:color="auto"/>
                <w:bottom w:val="none" w:sz="0" w:space="0" w:color="auto"/>
                <w:right w:val="none" w:sz="0" w:space="0" w:color="auto"/>
              </w:divBdr>
              <w:divsChild>
                <w:div w:id="89593278">
                  <w:marLeft w:val="640"/>
                  <w:marRight w:val="0"/>
                  <w:marTop w:val="0"/>
                  <w:marBottom w:val="0"/>
                  <w:divBdr>
                    <w:top w:val="none" w:sz="0" w:space="0" w:color="auto"/>
                    <w:left w:val="none" w:sz="0" w:space="0" w:color="auto"/>
                    <w:bottom w:val="none" w:sz="0" w:space="0" w:color="auto"/>
                    <w:right w:val="none" w:sz="0" w:space="0" w:color="auto"/>
                  </w:divBdr>
                </w:div>
                <w:div w:id="801578451">
                  <w:marLeft w:val="640"/>
                  <w:marRight w:val="0"/>
                  <w:marTop w:val="0"/>
                  <w:marBottom w:val="0"/>
                  <w:divBdr>
                    <w:top w:val="none" w:sz="0" w:space="0" w:color="auto"/>
                    <w:left w:val="none" w:sz="0" w:space="0" w:color="auto"/>
                    <w:bottom w:val="none" w:sz="0" w:space="0" w:color="auto"/>
                    <w:right w:val="none" w:sz="0" w:space="0" w:color="auto"/>
                  </w:divBdr>
                </w:div>
                <w:div w:id="1264071218">
                  <w:marLeft w:val="640"/>
                  <w:marRight w:val="0"/>
                  <w:marTop w:val="0"/>
                  <w:marBottom w:val="0"/>
                  <w:divBdr>
                    <w:top w:val="none" w:sz="0" w:space="0" w:color="auto"/>
                    <w:left w:val="none" w:sz="0" w:space="0" w:color="auto"/>
                    <w:bottom w:val="none" w:sz="0" w:space="0" w:color="auto"/>
                    <w:right w:val="none" w:sz="0" w:space="0" w:color="auto"/>
                  </w:divBdr>
                </w:div>
                <w:div w:id="1430000805">
                  <w:marLeft w:val="640"/>
                  <w:marRight w:val="0"/>
                  <w:marTop w:val="0"/>
                  <w:marBottom w:val="0"/>
                  <w:divBdr>
                    <w:top w:val="none" w:sz="0" w:space="0" w:color="auto"/>
                    <w:left w:val="none" w:sz="0" w:space="0" w:color="auto"/>
                    <w:bottom w:val="none" w:sz="0" w:space="0" w:color="auto"/>
                    <w:right w:val="none" w:sz="0" w:space="0" w:color="auto"/>
                  </w:divBdr>
                </w:div>
                <w:div w:id="1926765453">
                  <w:marLeft w:val="640"/>
                  <w:marRight w:val="0"/>
                  <w:marTop w:val="0"/>
                  <w:marBottom w:val="0"/>
                  <w:divBdr>
                    <w:top w:val="none" w:sz="0" w:space="0" w:color="auto"/>
                    <w:left w:val="none" w:sz="0" w:space="0" w:color="auto"/>
                    <w:bottom w:val="none" w:sz="0" w:space="0" w:color="auto"/>
                    <w:right w:val="none" w:sz="0" w:space="0" w:color="auto"/>
                  </w:divBdr>
                </w:div>
                <w:div w:id="2043938337">
                  <w:marLeft w:val="640"/>
                  <w:marRight w:val="0"/>
                  <w:marTop w:val="0"/>
                  <w:marBottom w:val="0"/>
                  <w:divBdr>
                    <w:top w:val="none" w:sz="0" w:space="0" w:color="auto"/>
                    <w:left w:val="none" w:sz="0" w:space="0" w:color="auto"/>
                    <w:bottom w:val="none" w:sz="0" w:space="0" w:color="auto"/>
                    <w:right w:val="none" w:sz="0" w:space="0" w:color="auto"/>
                  </w:divBdr>
                </w:div>
              </w:divsChild>
            </w:div>
            <w:div w:id="646396702">
              <w:marLeft w:val="0"/>
              <w:marRight w:val="0"/>
              <w:marTop w:val="0"/>
              <w:marBottom w:val="0"/>
              <w:divBdr>
                <w:top w:val="none" w:sz="0" w:space="0" w:color="auto"/>
                <w:left w:val="none" w:sz="0" w:space="0" w:color="auto"/>
                <w:bottom w:val="none" w:sz="0" w:space="0" w:color="auto"/>
                <w:right w:val="none" w:sz="0" w:space="0" w:color="auto"/>
              </w:divBdr>
              <w:divsChild>
                <w:div w:id="149097321">
                  <w:marLeft w:val="640"/>
                  <w:marRight w:val="0"/>
                  <w:marTop w:val="0"/>
                  <w:marBottom w:val="0"/>
                  <w:divBdr>
                    <w:top w:val="none" w:sz="0" w:space="0" w:color="auto"/>
                    <w:left w:val="none" w:sz="0" w:space="0" w:color="auto"/>
                    <w:bottom w:val="none" w:sz="0" w:space="0" w:color="auto"/>
                    <w:right w:val="none" w:sz="0" w:space="0" w:color="auto"/>
                  </w:divBdr>
                </w:div>
                <w:div w:id="423116228">
                  <w:marLeft w:val="640"/>
                  <w:marRight w:val="0"/>
                  <w:marTop w:val="0"/>
                  <w:marBottom w:val="0"/>
                  <w:divBdr>
                    <w:top w:val="none" w:sz="0" w:space="0" w:color="auto"/>
                    <w:left w:val="none" w:sz="0" w:space="0" w:color="auto"/>
                    <w:bottom w:val="none" w:sz="0" w:space="0" w:color="auto"/>
                    <w:right w:val="none" w:sz="0" w:space="0" w:color="auto"/>
                  </w:divBdr>
                </w:div>
                <w:div w:id="649485532">
                  <w:marLeft w:val="640"/>
                  <w:marRight w:val="0"/>
                  <w:marTop w:val="0"/>
                  <w:marBottom w:val="0"/>
                  <w:divBdr>
                    <w:top w:val="none" w:sz="0" w:space="0" w:color="auto"/>
                    <w:left w:val="none" w:sz="0" w:space="0" w:color="auto"/>
                    <w:bottom w:val="none" w:sz="0" w:space="0" w:color="auto"/>
                    <w:right w:val="none" w:sz="0" w:space="0" w:color="auto"/>
                  </w:divBdr>
                </w:div>
                <w:div w:id="658190641">
                  <w:marLeft w:val="640"/>
                  <w:marRight w:val="0"/>
                  <w:marTop w:val="0"/>
                  <w:marBottom w:val="0"/>
                  <w:divBdr>
                    <w:top w:val="none" w:sz="0" w:space="0" w:color="auto"/>
                    <w:left w:val="none" w:sz="0" w:space="0" w:color="auto"/>
                    <w:bottom w:val="none" w:sz="0" w:space="0" w:color="auto"/>
                    <w:right w:val="none" w:sz="0" w:space="0" w:color="auto"/>
                  </w:divBdr>
                </w:div>
                <w:div w:id="741952804">
                  <w:marLeft w:val="640"/>
                  <w:marRight w:val="0"/>
                  <w:marTop w:val="0"/>
                  <w:marBottom w:val="0"/>
                  <w:divBdr>
                    <w:top w:val="none" w:sz="0" w:space="0" w:color="auto"/>
                    <w:left w:val="none" w:sz="0" w:space="0" w:color="auto"/>
                    <w:bottom w:val="none" w:sz="0" w:space="0" w:color="auto"/>
                    <w:right w:val="none" w:sz="0" w:space="0" w:color="auto"/>
                  </w:divBdr>
                </w:div>
                <w:div w:id="828443441">
                  <w:marLeft w:val="640"/>
                  <w:marRight w:val="0"/>
                  <w:marTop w:val="0"/>
                  <w:marBottom w:val="0"/>
                  <w:divBdr>
                    <w:top w:val="none" w:sz="0" w:space="0" w:color="auto"/>
                    <w:left w:val="none" w:sz="0" w:space="0" w:color="auto"/>
                    <w:bottom w:val="none" w:sz="0" w:space="0" w:color="auto"/>
                    <w:right w:val="none" w:sz="0" w:space="0" w:color="auto"/>
                  </w:divBdr>
                </w:div>
                <w:div w:id="1412895978">
                  <w:marLeft w:val="640"/>
                  <w:marRight w:val="0"/>
                  <w:marTop w:val="0"/>
                  <w:marBottom w:val="0"/>
                  <w:divBdr>
                    <w:top w:val="none" w:sz="0" w:space="0" w:color="auto"/>
                    <w:left w:val="none" w:sz="0" w:space="0" w:color="auto"/>
                    <w:bottom w:val="none" w:sz="0" w:space="0" w:color="auto"/>
                    <w:right w:val="none" w:sz="0" w:space="0" w:color="auto"/>
                  </w:divBdr>
                </w:div>
                <w:div w:id="1526552175">
                  <w:marLeft w:val="640"/>
                  <w:marRight w:val="0"/>
                  <w:marTop w:val="0"/>
                  <w:marBottom w:val="0"/>
                  <w:divBdr>
                    <w:top w:val="none" w:sz="0" w:space="0" w:color="auto"/>
                    <w:left w:val="none" w:sz="0" w:space="0" w:color="auto"/>
                    <w:bottom w:val="none" w:sz="0" w:space="0" w:color="auto"/>
                    <w:right w:val="none" w:sz="0" w:space="0" w:color="auto"/>
                  </w:divBdr>
                </w:div>
                <w:div w:id="1559436283">
                  <w:marLeft w:val="640"/>
                  <w:marRight w:val="0"/>
                  <w:marTop w:val="0"/>
                  <w:marBottom w:val="0"/>
                  <w:divBdr>
                    <w:top w:val="none" w:sz="0" w:space="0" w:color="auto"/>
                    <w:left w:val="none" w:sz="0" w:space="0" w:color="auto"/>
                    <w:bottom w:val="none" w:sz="0" w:space="0" w:color="auto"/>
                    <w:right w:val="none" w:sz="0" w:space="0" w:color="auto"/>
                  </w:divBdr>
                </w:div>
                <w:div w:id="1973244771">
                  <w:marLeft w:val="640"/>
                  <w:marRight w:val="0"/>
                  <w:marTop w:val="0"/>
                  <w:marBottom w:val="0"/>
                  <w:divBdr>
                    <w:top w:val="none" w:sz="0" w:space="0" w:color="auto"/>
                    <w:left w:val="none" w:sz="0" w:space="0" w:color="auto"/>
                    <w:bottom w:val="none" w:sz="0" w:space="0" w:color="auto"/>
                    <w:right w:val="none" w:sz="0" w:space="0" w:color="auto"/>
                  </w:divBdr>
                </w:div>
                <w:div w:id="2035033051">
                  <w:marLeft w:val="640"/>
                  <w:marRight w:val="0"/>
                  <w:marTop w:val="0"/>
                  <w:marBottom w:val="0"/>
                  <w:divBdr>
                    <w:top w:val="none" w:sz="0" w:space="0" w:color="auto"/>
                    <w:left w:val="none" w:sz="0" w:space="0" w:color="auto"/>
                    <w:bottom w:val="none" w:sz="0" w:space="0" w:color="auto"/>
                    <w:right w:val="none" w:sz="0" w:space="0" w:color="auto"/>
                  </w:divBdr>
                </w:div>
                <w:div w:id="2137411943">
                  <w:marLeft w:val="640"/>
                  <w:marRight w:val="0"/>
                  <w:marTop w:val="0"/>
                  <w:marBottom w:val="0"/>
                  <w:divBdr>
                    <w:top w:val="none" w:sz="0" w:space="0" w:color="auto"/>
                    <w:left w:val="none" w:sz="0" w:space="0" w:color="auto"/>
                    <w:bottom w:val="none" w:sz="0" w:space="0" w:color="auto"/>
                    <w:right w:val="none" w:sz="0" w:space="0" w:color="auto"/>
                  </w:divBdr>
                </w:div>
              </w:divsChild>
            </w:div>
            <w:div w:id="820267955">
              <w:marLeft w:val="0"/>
              <w:marRight w:val="0"/>
              <w:marTop w:val="0"/>
              <w:marBottom w:val="0"/>
              <w:divBdr>
                <w:top w:val="none" w:sz="0" w:space="0" w:color="auto"/>
                <w:left w:val="none" w:sz="0" w:space="0" w:color="auto"/>
                <w:bottom w:val="none" w:sz="0" w:space="0" w:color="auto"/>
                <w:right w:val="none" w:sz="0" w:space="0" w:color="auto"/>
              </w:divBdr>
              <w:divsChild>
                <w:div w:id="101726190">
                  <w:marLeft w:val="640"/>
                  <w:marRight w:val="0"/>
                  <w:marTop w:val="0"/>
                  <w:marBottom w:val="0"/>
                  <w:divBdr>
                    <w:top w:val="none" w:sz="0" w:space="0" w:color="auto"/>
                    <w:left w:val="none" w:sz="0" w:space="0" w:color="auto"/>
                    <w:bottom w:val="none" w:sz="0" w:space="0" w:color="auto"/>
                    <w:right w:val="none" w:sz="0" w:space="0" w:color="auto"/>
                  </w:divBdr>
                </w:div>
                <w:div w:id="155654064">
                  <w:marLeft w:val="640"/>
                  <w:marRight w:val="0"/>
                  <w:marTop w:val="0"/>
                  <w:marBottom w:val="0"/>
                  <w:divBdr>
                    <w:top w:val="none" w:sz="0" w:space="0" w:color="auto"/>
                    <w:left w:val="none" w:sz="0" w:space="0" w:color="auto"/>
                    <w:bottom w:val="none" w:sz="0" w:space="0" w:color="auto"/>
                    <w:right w:val="none" w:sz="0" w:space="0" w:color="auto"/>
                  </w:divBdr>
                </w:div>
                <w:div w:id="176358904">
                  <w:marLeft w:val="640"/>
                  <w:marRight w:val="0"/>
                  <w:marTop w:val="0"/>
                  <w:marBottom w:val="0"/>
                  <w:divBdr>
                    <w:top w:val="none" w:sz="0" w:space="0" w:color="auto"/>
                    <w:left w:val="none" w:sz="0" w:space="0" w:color="auto"/>
                    <w:bottom w:val="none" w:sz="0" w:space="0" w:color="auto"/>
                    <w:right w:val="none" w:sz="0" w:space="0" w:color="auto"/>
                  </w:divBdr>
                </w:div>
                <w:div w:id="254751677">
                  <w:marLeft w:val="640"/>
                  <w:marRight w:val="0"/>
                  <w:marTop w:val="0"/>
                  <w:marBottom w:val="0"/>
                  <w:divBdr>
                    <w:top w:val="none" w:sz="0" w:space="0" w:color="auto"/>
                    <w:left w:val="none" w:sz="0" w:space="0" w:color="auto"/>
                    <w:bottom w:val="none" w:sz="0" w:space="0" w:color="auto"/>
                    <w:right w:val="none" w:sz="0" w:space="0" w:color="auto"/>
                  </w:divBdr>
                </w:div>
                <w:div w:id="286356273">
                  <w:marLeft w:val="640"/>
                  <w:marRight w:val="0"/>
                  <w:marTop w:val="0"/>
                  <w:marBottom w:val="0"/>
                  <w:divBdr>
                    <w:top w:val="none" w:sz="0" w:space="0" w:color="auto"/>
                    <w:left w:val="none" w:sz="0" w:space="0" w:color="auto"/>
                    <w:bottom w:val="none" w:sz="0" w:space="0" w:color="auto"/>
                    <w:right w:val="none" w:sz="0" w:space="0" w:color="auto"/>
                  </w:divBdr>
                </w:div>
                <w:div w:id="472723589">
                  <w:marLeft w:val="640"/>
                  <w:marRight w:val="0"/>
                  <w:marTop w:val="0"/>
                  <w:marBottom w:val="0"/>
                  <w:divBdr>
                    <w:top w:val="none" w:sz="0" w:space="0" w:color="auto"/>
                    <w:left w:val="none" w:sz="0" w:space="0" w:color="auto"/>
                    <w:bottom w:val="none" w:sz="0" w:space="0" w:color="auto"/>
                    <w:right w:val="none" w:sz="0" w:space="0" w:color="auto"/>
                  </w:divBdr>
                </w:div>
                <w:div w:id="507984344">
                  <w:marLeft w:val="640"/>
                  <w:marRight w:val="0"/>
                  <w:marTop w:val="0"/>
                  <w:marBottom w:val="0"/>
                  <w:divBdr>
                    <w:top w:val="none" w:sz="0" w:space="0" w:color="auto"/>
                    <w:left w:val="none" w:sz="0" w:space="0" w:color="auto"/>
                    <w:bottom w:val="none" w:sz="0" w:space="0" w:color="auto"/>
                    <w:right w:val="none" w:sz="0" w:space="0" w:color="auto"/>
                  </w:divBdr>
                </w:div>
                <w:div w:id="668945062">
                  <w:marLeft w:val="640"/>
                  <w:marRight w:val="0"/>
                  <w:marTop w:val="0"/>
                  <w:marBottom w:val="0"/>
                  <w:divBdr>
                    <w:top w:val="none" w:sz="0" w:space="0" w:color="auto"/>
                    <w:left w:val="none" w:sz="0" w:space="0" w:color="auto"/>
                    <w:bottom w:val="none" w:sz="0" w:space="0" w:color="auto"/>
                    <w:right w:val="none" w:sz="0" w:space="0" w:color="auto"/>
                  </w:divBdr>
                </w:div>
                <w:div w:id="1220509135">
                  <w:marLeft w:val="640"/>
                  <w:marRight w:val="0"/>
                  <w:marTop w:val="0"/>
                  <w:marBottom w:val="0"/>
                  <w:divBdr>
                    <w:top w:val="none" w:sz="0" w:space="0" w:color="auto"/>
                    <w:left w:val="none" w:sz="0" w:space="0" w:color="auto"/>
                    <w:bottom w:val="none" w:sz="0" w:space="0" w:color="auto"/>
                    <w:right w:val="none" w:sz="0" w:space="0" w:color="auto"/>
                  </w:divBdr>
                </w:div>
                <w:div w:id="1242520956">
                  <w:marLeft w:val="640"/>
                  <w:marRight w:val="0"/>
                  <w:marTop w:val="0"/>
                  <w:marBottom w:val="0"/>
                  <w:divBdr>
                    <w:top w:val="none" w:sz="0" w:space="0" w:color="auto"/>
                    <w:left w:val="none" w:sz="0" w:space="0" w:color="auto"/>
                    <w:bottom w:val="none" w:sz="0" w:space="0" w:color="auto"/>
                    <w:right w:val="none" w:sz="0" w:space="0" w:color="auto"/>
                  </w:divBdr>
                </w:div>
                <w:div w:id="1393962576">
                  <w:marLeft w:val="640"/>
                  <w:marRight w:val="0"/>
                  <w:marTop w:val="0"/>
                  <w:marBottom w:val="0"/>
                  <w:divBdr>
                    <w:top w:val="none" w:sz="0" w:space="0" w:color="auto"/>
                    <w:left w:val="none" w:sz="0" w:space="0" w:color="auto"/>
                    <w:bottom w:val="none" w:sz="0" w:space="0" w:color="auto"/>
                    <w:right w:val="none" w:sz="0" w:space="0" w:color="auto"/>
                  </w:divBdr>
                </w:div>
                <w:div w:id="1419257330">
                  <w:marLeft w:val="640"/>
                  <w:marRight w:val="0"/>
                  <w:marTop w:val="0"/>
                  <w:marBottom w:val="0"/>
                  <w:divBdr>
                    <w:top w:val="none" w:sz="0" w:space="0" w:color="auto"/>
                    <w:left w:val="none" w:sz="0" w:space="0" w:color="auto"/>
                    <w:bottom w:val="none" w:sz="0" w:space="0" w:color="auto"/>
                    <w:right w:val="none" w:sz="0" w:space="0" w:color="auto"/>
                  </w:divBdr>
                </w:div>
                <w:div w:id="1665668194">
                  <w:marLeft w:val="640"/>
                  <w:marRight w:val="0"/>
                  <w:marTop w:val="0"/>
                  <w:marBottom w:val="0"/>
                  <w:divBdr>
                    <w:top w:val="none" w:sz="0" w:space="0" w:color="auto"/>
                    <w:left w:val="none" w:sz="0" w:space="0" w:color="auto"/>
                    <w:bottom w:val="none" w:sz="0" w:space="0" w:color="auto"/>
                    <w:right w:val="none" w:sz="0" w:space="0" w:color="auto"/>
                  </w:divBdr>
                </w:div>
                <w:div w:id="1801874539">
                  <w:marLeft w:val="640"/>
                  <w:marRight w:val="0"/>
                  <w:marTop w:val="0"/>
                  <w:marBottom w:val="0"/>
                  <w:divBdr>
                    <w:top w:val="none" w:sz="0" w:space="0" w:color="auto"/>
                    <w:left w:val="none" w:sz="0" w:space="0" w:color="auto"/>
                    <w:bottom w:val="none" w:sz="0" w:space="0" w:color="auto"/>
                    <w:right w:val="none" w:sz="0" w:space="0" w:color="auto"/>
                  </w:divBdr>
                </w:div>
                <w:div w:id="1916284005">
                  <w:marLeft w:val="640"/>
                  <w:marRight w:val="0"/>
                  <w:marTop w:val="0"/>
                  <w:marBottom w:val="0"/>
                  <w:divBdr>
                    <w:top w:val="none" w:sz="0" w:space="0" w:color="auto"/>
                    <w:left w:val="none" w:sz="0" w:space="0" w:color="auto"/>
                    <w:bottom w:val="none" w:sz="0" w:space="0" w:color="auto"/>
                    <w:right w:val="none" w:sz="0" w:space="0" w:color="auto"/>
                  </w:divBdr>
                </w:div>
                <w:div w:id="1917592300">
                  <w:marLeft w:val="640"/>
                  <w:marRight w:val="0"/>
                  <w:marTop w:val="0"/>
                  <w:marBottom w:val="0"/>
                  <w:divBdr>
                    <w:top w:val="none" w:sz="0" w:space="0" w:color="auto"/>
                    <w:left w:val="none" w:sz="0" w:space="0" w:color="auto"/>
                    <w:bottom w:val="none" w:sz="0" w:space="0" w:color="auto"/>
                    <w:right w:val="none" w:sz="0" w:space="0" w:color="auto"/>
                  </w:divBdr>
                </w:div>
              </w:divsChild>
            </w:div>
            <w:div w:id="828445270">
              <w:marLeft w:val="0"/>
              <w:marRight w:val="0"/>
              <w:marTop w:val="0"/>
              <w:marBottom w:val="0"/>
              <w:divBdr>
                <w:top w:val="none" w:sz="0" w:space="0" w:color="auto"/>
                <w:left w:val="none" w:sz="0" w:space="0" w:color="auto"/>
                <w:bottom w:val="none" w:sz="0" w:space="0" w:color="auto"/>
                <w:right w:val="none" w:sz="0" w:space="0" w:color="auto"/>
              </w:divBdr>
              <w:divsChild>
                <w:div w:id="388041723">
                  <w:marLeft w:val="640"/>
                  <w:marRight w:val="0"/>
                  <w:marTop w:val="0"/>
                  <w:marBottom w:val="0"/>
                  <w:divBdr>
                    <w:top w:val="none" w:sz="0" w:space="0" w:color="auto"/>
                    <w:left w:val="none" w:sz="0" w:space="0" w:color="auto"/>
                    <w:bottom w:val="none" w:sz="0" w:space="0" w:color="auto"/>
                    <w:right w:val="none" w:sz="0" w:space="0" w:color="auto"/>
                  </w:divBdr>
                </w:div>
                <w:div w:id="504251321">
                  <w:marLeft w:val="640"/>
                  <w:marRight w:val="0"/>
                  <w:marTop w:val="0"/>
                  <w:marBottom w:val="0"/>
                  <w:divBdr>
                    <w:top w:val="none" w:sz="0" w:space="0" w:color="auto"/>
                    <w:left w:val="none" w:sz="0" w:space="0" w:color="auto"/>
                    <w:bottom w:val="none" w:sz="0" w:space="0" w:color="auto"/>
                    <w:right w:val="none" w:sz="0" w:space="0" w:color="auto"/>
                  </w:divBdr>
                </w:div>
                <w:div w:id="753209414">
                  <w:marLeft w:val="640"/>
                  <w:marRight w:val="0"/>
                  <w:marTop w:val="0"/>
                  <w:marBottom w:val="0"/>
                  <w:divBdr>
                    <w:top w:val="none" w:sz="0" w:space="0" w:color="auto"/>
                    <w:left w:val="none" w:sz="0" w:space="0" w:color="auto"/>
                    <w:bottom w:val="none" w:sz="0" w:space="0" w:color="auto"/>
                    <w:right w:val="none" w:sz="0" w:space="0" w:color="auto"/>
                  </w:divBdr>
                </w:div>
                <w:div w:id="846790784">
                  <w:marLeft w:val="640"/>
                  <w:marRight w:val="0"/>
                  <w:marTop w:val="0"/>
                  <w:marBottom w:val="0"/>
                  <w:divBdr>
                    <w:top w:val="none" w:sz="0" w:space="0" w:color="auto"/>
                    <w:left w:val="none" w:sz="0" w:space="0" w:color="auto"/>
                    <w:bottom w:val="none" w:sz="0" w:space="0" w:color="auto"/>
                    <w:right w:val="none" w:sz="0" w:space="0" w:color="auto"/>
                  </w:divBdr>
                </w:div>
                <w:div w:id="957297945">
                  <w:marLeft w:val="640"/>
                  <w:marRight w:val="0"/>
                  <w:marTop w:val="0"/>
                  <w:marBottom w:val="0"/>
                  <w:divBdr>
                    <w:top w:val="none" w:sz="0" w:space="0" w:color="auto"/>
                    <w:left w:val="none" w:sz="0" w:space="0" w:color="auto"/>
                    <w:bottom w:val="none" w:sz="0" w:space="0" w:color="auto"/>
                    <w:right w:val="none" w:sz="0" w:space="0" w:color="auto"/>
                  </w:divBdr>
                </w:div>
                <w:div w:id="1202983557">
                  <w:marLeft w:val="640"/>
                  <w:marRight w:val="0"/>
                  <w:marTop w:val="0"/>
                  <w:marBottom w:val="0"/>
                  <w:divBdr>
                    <w:top w:val="none" w:sz="0" w:space="0" w:color="auto"/>
                    <w:left w:val="none" w:sz="0" w:space="0" w:color="auto"/>
                    <w:bottom w:val="none" w:sz="0" w:space="0" w:color="auto"/>
                    <w:right w:val="none" w:sz="0" w:space="0" w:color="auto"/>
                  </w:divBdr>
                </w:div>
                <w:div w:id="1241329328">
                  <w:marLeft w:val="640"/>
                  <w:marRight w:val="0"/>
                  <w:marTop w:val="0"/>
                  <w:marBottom w:val="0"/>
                  <w:divBdr>
                    <w:top w:val="none" w:sz="0" w:space="0" w:color="auto"/>
                    <w:left w:val="none" w:sz="0" w:space="0" w:color="auto"/>
                    <w:bottom w:val="none" w:sz="0" w:space="0" w:color="auto"/>
                    <w:right w:val="none" w:sz="0" w:space="0" w:color="auto"/>
                  </w:divBdr>
                </w:div>
                <w:div w:id="1302231401">
                  <w:marLeft w:val="640"/>
                  <w:marRight w:val="0"/>
                  <w:marTop w:val="0"/>
                  <w:marBottom w:val="0"/>
                  <w:divBdr>
                    <w:top w:val="none" w:sz="0" w:space="0" w:color="auto"/>
                    <w:left w:val="none" w:sz="0" w:space="0" w:color="auto"/>
                    <w:bottom w:val="none" w:sz="0" w:space="0" w:color="auto"/>
                    <w:right w:val="none" w:sz="0" w:space="0" w:color="auto"/>
                  </w:divBdr>
                </w:div>
                <w:div w:id="1813983685">
                  <w:marLeft w:val="640"/>
                  <w:marRight w:val="0"/>
                  <w:marTop w:val="0"/>
                  <w:marBottom w:val="0"/>
                  <w:divBdr>
                    <w:top w:val="none" w:sz="0" w:space="0" w:color="auto"/>
                    <w:left w:val="none" w:sz="0" w:space="0" w:color="auto"/>
                    <w:bottom w:val="none" w:sz="0" w:space="0" w:color="auto"/>
                    <w:right w:val="none" w:sz="0" w:space="0" w:color="auto"/>
                  </w:divBdr>
                </w:div>
                <w:div w:id="2079016973">
                  <w:marLeft w:val="640"/>
                  <w:marRight w:val="0"/>
                  <w:marTop w:val="0"/>
                  <w:marBottom w:val="0"/>
                  <w:divBdr>
                    <w:top w:val="none" w:sz="0" w:space="0" w:color="auto"/>
                    <w:left w:val="none" w:sz="0" w:space="0" w:color="auto"/>
                    <w:bottom w:val="none" w:sz="0" w:space="0" w:color="auto"/>
                    <w:right w:val="none" w:sz="0" w:space="0" w:color="auto"/>
                  </w:divBdr>
                </w:div>
                <w:div w:id="2103643642">
                  <w:marLeft w:val="640"/>
                  <w:marRight w:val="0"/>
                  <w:marTop w:val="0"/>
                  <w:marBottom w:val="0"/>
                  <w:divBdr>
                    <w:top w:val="none" w:sz="0" w:space="0" w:color="auto"/>
                    <w:left w:val="none" w:sz="0" w:space="0" w:color="auto"/>
                    <w:bottom w:val="none" w:sz="0" w:space="0" w:color="auto"/>
                    <w:right w:val="none" w:sz="0" w:space="0" w:color="auto"/>
                  </w:divBdr>
                </w:div>
                <w:div w:id="2138991299">
                  <w:marLeft w:val="640"/>
                  <w:marRight w:val="0"/>
                  <w:marTop w:val="0"/>
                  <w:marBottom w:val="0"/>
                  <w:divBdr>
                    <w:top w:val="none" w:sz="0" w:space="0" w:color="auto"/>
                    <w:left w:val="none" w:sz="0" w:space="0" w:color="auto"/>
                    <w:bottom w:val="none" w:sz="0" w:space="0" w:color="auto"/>
                    <w:right w:val="none" w:sz="0" w:space="0" w:color="auto"/>
                  </w:divBdr>
                </w:div>
              </w:divsChild>
            </w:div>
            <w:div w:id="842283166">
              <w:marLeft w:val="0"/>
              <w:marRight w:val="0"/>
              <w:marTop w:val="0"/>
              <w:marBottom w:val="0"/>
              <w:divBdr>
                <w:top w:val="none" w:sz="0" w:space="0" w:color="auto"/>
                <w:left w:val="none" w:sz="0" w:space="0" w:color="auto"/>
                <w:bottom w:val="none" w:sz="0" w:space="0" w:color="auto"/>
                <w:right w:val="none" w:sz="0" w:space="0" w:color="auto"/>
              </w:divBdr>
              <w:divsChild>
                <w:div w:id="10764547">
                  <w:marLeft w:val="640"/>
                  <w:marRight w:val="0"/>
                  <w:marTop w:val="0"/>
                  <w:marBottom w:val="0"/>
                  <w:divBdr>
                    <w:top w:val="none" w:sz="0" w:space="0" w:color="auto"/>
                    <w:left w:val="none" w:sz="0" w:space="0" w:color="auto"/>
                    <w:bottom w:val="none" w:sz="0" w:space="0" w:color="auto"/>
                    <w:right w:val="none" w:sz="0" w:space="0" w:color="auto"/>
                  </w:divBdr>
                </w:div>
                <w:div w:id="104471698">
                  <w:marLeft w:val="640"/>
                  <w:marRight w:val="0"/>
                  <w:marTop w:val="0"/>
                  <w:marBottom w:val="0"/>
                  <w:divBdr>
                    <w:top w:val="none" w:sz="0" w:space="0" w:color="auto"/>
                    <w:left w:val="none" w:sz="0" w:space="0" w:color="auto"/>
                    <w:bottom w:val="none" w:sz="0" w:space="0" w:color="auto"/>
                    <w:right w:val="none" w:sz="0" w:space="0" w:color="auto"/>
                  </w:divBdr>
                </w:div>
                <w:div w:id="152990288">
                  <w:marLeft w:val="640"/>
                  <w:marRight w:val="0"/>
                  <w:marTop w:val="0"/>
                  <w:marBottom w:val="0"/>
                  <w:divBdr>
                    <w:top w:val="none" w:sz="0" w:space="0" w:color="auto"/>
                    <w:left w:val="none" w:sz="0" w:space="0" w:color="auto"/>
                    <w:bottom w:val="none" w:sz="0" w:space="0" w:color="auto"/>
                    <w:right w:val="none" w:sz="0" w:space="0" w:color="auto"/>
                  </w:divBdr>
                </w:div>
                <w:div w:id="177357840">
                  <w:marLeft w:val="640"/>
                  <w:marRight w:val="0"/>
                  <w:marTop w:val="0"/>
                  <w:marBottom w:val="0"/>
                  <w:divBdr>
                    <w:top w:val="none" w:sz="0" w:space="0" w:color="auto"/>
                    <w:left w:val="none" w:sz="0" w:space="0" w:color="auto"/>
                    <w:bottom w:val="none" w:sz="0" w:space="0" w:color="auto"/>
                    <w:right w:val="none" w:sz="0" w:space="0" w:color="auto"/>
                  </w:divBdr>
                </w:div>
                <w:div w:id="220678164">
                  <w:marLeft w:val="640"/>
                  <w:marRight w:val="0"/>
                  <w:marTop w:val="0"/>
                  <w:marBottom w:val="0"/>
                  <w:divBdr>
                    <w:top w:val="none" w:sz="0" w:space="0" w:color="auto"/>
                    <w:left w:val="none" w:sz="0" w:space="0" w:color="auto"/>
                    <w:bottom w:val="none" w:sz="0" w:space="0" w:color="auto"/>
                    <w:right w:val="none" w:sz="0" w:space="0" w:color="auto"/>
                  </w:divBdr>
                </w:div>
                <w:div w:id="253712458">
                  <w:marLeft w:val="640"/>
                  <w:marRight w:val="0"/>
                  <w:marTop w:val="0"/>
                  <w:marBottom w:val="0"/>
                  <w:divBdr>
                    <w:top w:val="none" w:sz="0" w:space="0" w:color="auto"/>
                    <w:left w:val="none" w:sz="0" w:space="0" w:color="auto"/>
                    <w:bottom w:val="none" w:sz="0" w:space="0" w:color="auto"/>
                    <w:right w:val="none" w:sz="0" w:space="0" w:color="auto"/>
                  </w:divBdr>
                </w:div>
                <w:div w:id="334842270">
                  <w:marLeft w:val="640"/>
                  <w:marRight w:val="0"/>
                  <w:marTop w:val="0"/>
                  <w:marBottom w:val="0"/>
                  <w:divBdr>
                    <w:top w:val="none" w:sz="0" w:space="0" w:color="auto"/>
                    <w:left w:val="none" w:sz="0" w:space="0" w:color="auto"/>
                    <w:bottom w:val="none" w:sz="0" w:space="0" w:color="auto"/>
                    <w:right w:val="none" w:sz="0" w:space="0" w:color="auto"/>
                  </w:divBdr>
                </w:div>
                <w:div w:id="351490583">
                  <w:marLeft w:val="640"/>
                  <w:marRight w:val="0"/>
                  <w:marTop w:val="0"/>
                  <w:marBottom w:val="0"/>
                  <w:divBdr>
                    <w:top w:val="none" w:sz="0" w:space="0" w:color="auto"/>
                    <w:left w:val="none" w:sz="0" w:space="0" w:color="auto"/>
                    <w:bottom w:val="none" w:sz="0" w:space="0" w:color="auto"/>
                    <w:right w:val="none" w:sz="0" w:space="0" w:color="auto"/>
                  </w:divBdr>
                </w:div>
                <w:div w:id="414791208">
                  <w:marLeft w:val="640"/>
                  <w:marRight w:val="0"/>
                  <w:marTop w:val="0"/>
                  <w:marBottom w:val="0"/>
                  <w:divBdr>
                    <w:top w:val="none" w:sz="0" w:space="0" w:color="auto"/>
                    <w:left w:val="none" w:sz="0" w:space="0" w:color="auto"/>
                    <w:bottom w:val="none" w:sz="0" w:space="0" w:color="auto"/>
                    <w:right w:val="none" w:sz="0" w:space="0" w:color="auto"/>
                  </w:divBdr>
                </w:div>
                <w:div w:id="508178281">
                  <w:marLeft w:val="640"/>
                  <w:marRight w:val="0"/>
                  <w:marTop w:val="0"/>
                  <w:marBottom w:val="0"/>
                  <w:divBdr>
                    <w:top w:val="none" w:sz="0" w:space="0" w:color="auto"/>
                    <w:left w:val="none" w:sz="0" w:space="0" w:color="auto"/>
                    <w:bottom w:val="none" w:sz="0" w:space="0" w:color="auto"/>
                    <w:right w:val="none" w:sz="0" w:space="0" w:color="auto"/>
                  </w:divBdr>
                </w:div>
                <w:div w:id="531379501">
                  <w:marLeft w:val="640"/>
                  <w:marRight w:val="0"/>
                  <w:marTop w:val="0"/>
                  <w:marBottom w:val="0"/>
                  <w:divBdr>
                    <w:top w:val="none" w:sz="0" w:space="0" w:color="auto"/>
                    <w:left w:val="none" w:sz="0" w:space="0" w:color="auto"/>
                    <w:bottom w:val="none" w:sz="0" w:space="0" w:color="auto"/>
                    <w:right w:val="none" w:sz="0" w:space="0" w:color="auto"/>
                  </w:divBdr>
                </w:div>
                <w:div w:id="681973282">
                  <w:marLeft w:val="640"/>
                  <w:marRight w:val="0"/>
                  <w:marTop w:val="0"/>
                  <w:marBottom w:val="0"/>
                  <w:divBdr>
                    <w:top w:val="none" w:sz="0" w:space="0" w:color="auto"/>
                    <w:left w:val="none" w:sz="0" w:space="0" w:color="auto"/>
                    <w:bottom w:val="none" w:sz="0" w:space="0" w:color="auto"/>
                    <w:right w:val="none" w:sz="0" w:space="0" w:color="auto"/>
                  </w:divBdr>
                </w:div>
                <w:div w:id="704256032">
                  <w:marLeft w:val="640"/>
                  <w:marRight w:val="0"/>
                  <w:marTop w:val="0"/>
                  <w:marBottom w:val="0"/>
                  <w:divBdr>
                    <w:top w:val="none" w:sz="0" w:space="0" w:color="auto"/>
                    <w:left w:val="none" w:sz="0" w:space="0" w:color="auto"/>
                    <w:bottom w:val="none" w:sz="0" w:space="0" w:color="auto"/>
                    <w:right w:val="none" w:sz="0" w:space="0" w:color="auto"/>
                  </w:divBdr>
                </w:div>
                <w:div w:id="932085316">
                  <w:marLeft w:val="640"/>
                  <w:marRight w:val="0"/>
                  <w:marTop w:val="0"/>
                  <w:marBottom w:val="0"/>
                  <w:divBdr>
                    <w:top w:val="none" w:sz="0" w:space="0" w:color="auto"/>
                    <w:left w:val="none" w:sz="0" w:space="0" w:color="auto"/>
                    <w:bottom w:val="none" w:sz="0" w:space="0" w:color="auto"/>
                    <w:right w:val="none" w:sz="0" w:space="0" w:color="auto"/>
                  </w:divBdr>
                </w:div>
                <w:div w:id="1200897469">
                  <w:marLeft w:val="640"/>
                  <w:marRight w:val="0"/>
                  <w:marTop w:val="0"/>
                  <w:marBottom w:val="0"/>
                  <w:divBdr>
                    <w:top w:val="none" w:sz="0" w:space="0" w:color="auto"/>
                    <w:left w:val="none" w:sz="0" w:space="0" w:color="auto"/>
                    <w:bottom w:val="none" w:sz="0" w:space="0" w:color="auto"/>
                    <w:right w:val="none" w:sz="0" w:space="0" w:color="auto"/>
                  </w:divBdr>
                </w:div>
                <w:div w:id="1266113788">
                  <w:marLeft w:val="640"/>
                  <w:marRight w:val="0"/>
                  <w:marTop w:val="0"/>
                  <w:marBottom w:val="0"/>
                  <w:divBdr>
                    <w:top w:val="none" w:sz="0" w:space="0" w:color="auto"/>
                    <w:left w:val="none" w:sz="0" w:space="0" w:color="auto"/>
                    <w:bottom w:val="none" w:sz="0" w:space="0" w:color="auto"/>
                    <w:right w:val="none" w:sz="0" w:space="0" w:color="auto"/>
                  </w:divBdr>
                </w:div>
                <w:div w:id="1335915329">
                  <w:marLeft w:val="640"/>
                  <w:marRight w:val="0"/>
                  <w:marTop w:val="0"/>
                  <w:marBottom w:val="0"/>
                  <w:divBdr>
                    <w:top w:val="none" w:sz="0" w:space="0" w:color="auto"/>
                    <w:left w:val="none" w:sz="0" w:space="0" w:color="auto"/>
                    <w:bottom w:val="none" w:sz="0" w:space="0" w:color="auto"/>
                    <w:right w:val="none" w:sz="0" w:space="0" w:color="auto"/>
                  </w:divBdr>
                </w:div>
                <w:div w:id="1640958373">
                  <w:marLeft w:val="640"/>
                  <w:marRight w:val="0"/>
                  <w:marTop w:val="0"/>
                  <w:marBottom w:val="0"/>
                  <w:divBdr>
                    <w:top w:val="none" w:sz="0" w:space="0" w:color="auto"/>
                    <w:left w:val="none" w:sz="0" w:space="0" w:color="auto"/>
                    <w:bottom w:val="none" w:sz="0" w:space="0" w:color="auto"/>
                    <w:right w:val="none" w:sz="0" w:space="0" w:color="auto"/>
                  </w:divBdr>
                </w:div>
                <w:div w:id="1641185162">
                  <w:marLeft w:val="640"/>
                  <w:marRight w:val="0"/>
                  <w:marTop w:val="0"/>
                  <w:marBottom w:val="0"/>
                  <w:divBdr>
                    <w:top w:val="none" w:sz="0" w:space="0" w:color="auto"/>
                    <w:left w:val="none" w:sz="0" w:space="0" w:color="auto"/>
                    <w:bottom w:val="none" w:sz="0" w:space="0" w:color="auto"/>
                    <w:right w:val="none" w:sz="0" w:space="0" w:color="auto"/>
                  </w:divBdr>
                </w:div>
                <w:div w:id="1765494961">
                  <w:marLeft w:val="640"/>
                  <w:marRight w:val="0"/>
                  <w:marTop w:val="0"/>
                  <w:marBottom w:val="0"/>
                  <w:divBdr>
                    <w:top w:val="none" w:sz="0" w:space="0" w:color="auto"/>
                    <w:left w:val="none" w:sz="0" w:space="0" w:color="auto"/>
                    <w:bottom w:val="none" w:sz="0" w:space="0" w:color="auto"/>
                    <w:right w:val="none" w:sz="0" w:space="0" w:color="auto"/>
                  </w:divBdr>
                </w:div>
                <w:div w:id="1852916920">
                  <w:marLeft w:val="640"/>
                  <w:marRight w:val="0"/>
                  <w:marTop w:val="0"/>
                  <w:marBottom w:val="0"/>
                  <w:divBdr>
                    <w:top w:val="none" w:sz="0" w:space="0" w:color="auto"/>
                    <w:left w:val="none" w:sz="0" w:space="0" w:color="auto"/>
                    <w:bottom w:val="none" w:sz="0" w:space="0" w:color="auto"/>
                    <w:right w:val="none" w:sz="0" w:space="0" w:color="auto"/>
                  </w:divBdr>
                </w:div>
                <w:div w:id="1974434239">
                  <w:marLeft w:val="640"/>
                  <w:marRight w:val="0"/>
                  <w:marTop w:val="0"/>
                  <w:marBottom w:val="0"/>
                  <w:divBdr>
                    <w:top w:val="none" w:sz="0" w:space="0" w:color="auto"/>
                    <w:left w:val="none" w:sz="0" w:space="0" w:color="auto"/>
                    <w:bottom w:val="none" w:sz="0" w:space="0" w:color="auto"/>
                    <w:right w:val="none" w:sz="0" w:space="0" w:color="auto"/>
                  </w:divBdr>
                </w:div>
                <w:div w:id="2078897635">
                  <w:marLeft w:val="640"/>
                  <w:marRight w:val="0"/>
                  <w:marTop w:val="0"/>
                  <w:marBottom w:val="0"/>
                  <w:divBdr>
                    <w:top w:val="none" w:sz="0" w:space="0" w:color="auto"/>
                    <w:left w:val="none" w:sz="0" w:space="0" w:color="auto"/>
                    <w:bottom w:val="none" w:sz="0" w:space="0" w:color="auto"/>
                    <w:right w:val="none" w:sz="0" w:space="0" w:color="auto"/>
                  </w:divBdr>
                </w:div>
                <w:div w:id="2080708830">
                  <w:marLeft w:val="640"/>
                  <w:marRight w:val="0"/>
                  <w:marTop w:val="0"/>
                  <w:marBottom w:val="0"/>
                  <w:divBdr>
                    <w:top w:val="none" w:sz="0" w:space="0" w:color="auto"/>
                    <w:left w:val="none" w:sz="0" w:space="0" w:color="auto"/>
                    <w:bottom w:val="none" w:sz="0" w:space="0" w:color="auto"/>
                    <w:right w:val="none" w:sz="0" w:space="0" w:color="auto"/>
                  </w:divBdr>
                </w:div>
              </w:divsChild>
            </w:div>
            <w:div w:id="849953540">
              <w:marLeft w:val="0"/>
              <w:marRight w:val="0"/>
              <w:marTop w:val="0"/>
              <w:marBottom w:val="0"/>
              <w:divBdr>
                <w:top w:val="none" w:sz="0" w:space="0" w:color="auto"/>
                <w:left w:val="none" w:sz="0" w:space="0" w:color="auto"/>
                <w:bottom w:val="none" w:sz="0" w:space="0" w:color="auto"/>
                <w:right w:val="none" w:sz="0" w:space="0" w:color="auto"/>
              </w:divBdr>
              <w:divsChild>
                <w:div w:id="251203251">
                  <w:marLeft w:val="640"/>
                  <w:marRight w:val="0"/>
                  <w:marTop w:val="0"/>
                  <w:marBottom w:val="0"/>
                  <w:divBdr>
                    <w:top w:val="none" w:sz="0" w:space="0" w:color="auto"/>
                    <w:left w:val="none" w:sz="0" w:space="0" w:color="auto"/>
                    <w:bottom w:val="none" w:sz="0" w:space="0" w:color="auto"/>
                    <w:right w:val="none" w:sz="0" w:space="0" w:color="auto"/>
                  </w:divBdr>
                </w:div>
                <w:div w:id="1085223791">
                  <w:marLeft w:val="640"/>
                  <w:marRight w:val="0"/>
                  <w:marTop w:val="0"/>
                  <w:marBottom w:val="0"/>
                  <w:divBdr>
                    <w:top w:val="none" w:sz="0" w:space="0" w:color="auto"/>
                    <w:left w:val="none" w:sz="0" w:space="0" w:color="auto"/>
                    <w:bottom w:val="none" w:sz="0" w:space="0" w:color="auto"/>
                    <w:right w:val="none" w:sz="0" w:space="0" w:color="auto"/>
                  </w:divBdr>
                </w:div>
                <w:div w:id="2021658493">
                  <w:marLeft w:val="640"/>
                  <w:marRight w:val="0"/>
                  <w:marTop w:val="0"/>
                  <w:marBottom w:val="0"/>
                  <w:divBdr>
                    <w:top w:val="none" w:sz="0" w:space="0" w:color="auto"/>
                    <w:left w:val="none" w:sz="0" w:space="0" w:color="auto"/>
                    <w:bottom w:val="none" w:sz="0" w:space="0" w:color="auto"/>
                    <w:right w:val="none" w:sz="0" w:space="0" w:color="auto"/>
                  </w:divBdr>
                </w:div>
              </w:divsChild>
            </w:div>
            <w:div w:id="868253460">
              <w:marLeft w:val="0"/>
              <w:marRight w:val="0"/>
              <w:marTop w:val="0"/>
              <w:marBottom w:val="0"/>
              <w:divBdr>
                <w:top w:val="none" w:sz="0" w:space="0" w:color="auto"/>
                <w:left w:val="none" w:sz="0" w:space="0" w:color="auto"/>
                <w:bottom w:val="none" w:sz="0" w:space="0" w:color="auto"/>
                <w:right w:val="none" w:sz="0" w:space="0" w:color="auto"/>
              </w:divBdr>
              <w:divsChild>
                <w:div w:id="61762645">
                  <w:marLeft w:val="640"/>
                  <w:marRight w:val="0"/>
                  <w:marTop w:val="0"/>
                  <w:marBottom w:val="0"/>
                  <w:divBdr>
                    <w:top w:val="none" w:sz="0" w:space="0" w:color="auto"/>
                    <w:left w:val="none" w:sz="0" w:space="0" w:color="auto"/>
                    <w:bottom w:val="none" w:sz="0" w:space="0" w:color="auto"/>
                    <w:right w:val="none" w:sz="0" w:space="0" w:color="auto"/>
                  </w:divBdr>
                </w:div>
                <w:div w:id="104662732">
                  <w:marLeft w:val="640"/>
                  <w:marRight w:val="0"/>
                  <w:marTop w:val="0"/>
                  <w:marBottom w:val="0"/>
                  <w:divBdr>
                    <w:top w:val="none" w:sz="0" w:space="0" w:color="auto"/>
                    <w:left w:val="none" w:sz="0" w:space="0" w:color="auto"/>
                    <w:bottom w:val="none" w:sz="0" w:space="0" w:color="auto"/>
                    <w:right w:val="none" w:sz="0" w:space="0" w:color="auto"/>
                  </w:divBdr>
                </w:div>
                <w:div w:id="253322189">
                  <w:marLeft w:val="640"/>
                  <w:marRight w:val="0"/>
                  <w:marTop w:val="0"/>
                  <w:marBottom w:val="0"/>
                  <w:divBdr>
                    <w:top w:val="none" w:sz="0" w:space="0" w:color="auto"/>
                    <w:left w:val="none" w:sz="0" w:space="0" w:color="auto"/>
                    <w:bottom w:val="none" w:sz="0" w:space="0" w:color="auto"/>
                    <w:right w:val="none" w:sz="0" w:space="0" w:color="auto"/>
                  </w:divBdr>
                </w:div>
                <w:div w:id="287517574">
                  <w:marLeft w:val="640"/>
                  <w:marRight w:val="0"/>
                  <w:marTop w:val="0"/>
                  <w:marBottom w:val="0"/>
                  <w:divBdr>
                    <w:top w:val="none" w:sz="0" w:space="0" w:color="auto"/>
                    <w:left w:val="none" w:sz="0" w:space="0" w:color="auto"/>
                    <w:bottom w:val="none" w:sz="0" w:space="0" w:color="auto"/>
                    <w:right w:val="none" w:sz="0" w:space="0" w:color="auto"/>
                  </w:divBdr>
                </w:div>
                <w:div w:id="312566913">
                  <w:marLeft w:val="640"/>
                  <w:marRight w:val="0"/>
                  <w:marTop w:val="0"/>
                  <w:marBottom w:val="0"/>
                  <w:divBdr>
                    <w:top w:val="none" w:sz="0" w:space="0" w:color="auto"/>
                    <w:left w:val="none" w:sz="0" w:space="0" w:color="auto"/>
                    <w:bottom w:val="none" w:sz="0" w:space="0" w:color="auto"/>
                    <w:right w:val="none" w:sz="0" w:space="0" w:color="auto"/>
                  </w:divBdr>
                </w:div>
                <w:div w:id="419064859">
                  <w:marLeft w:val="640"/>
                  <w:marRight w:val="0"/>
                  <w:marTop w:val="0"/>
                  <w:marBottom w:val="0"/>
                  <w:divBdr>
                    <w:top w:val="none" w:sz="0" w:space="0" w:color="auto"/>
                    <w:left w:val="none" w:sz="0" w:space="0" w:color="auto"/>
                    <w:bottom w:val="none" w:sz="0" w:space="0" w:color="auto"/>
                    <w:right w:val="none" w:sz="0" w:space="0" w:color="auto"/>
                  </w:divBdr>
                </w:div>
                <w:div w:id="502669342">
                  <w:marLeft w:val="640"/>
                  <w:marRight w:val="0"/>
                  <w:marTop w:val="0"/>
                  <w:marBottom w:val="0"/>
                  <w:divBdr>
                    <w:top w:val="none" w:sz="0" w:space="0" w:color="auto"/>
                    <w:left w:val="none" w:sz="0" w:space="0" w:color="auto"/>
                    <w:bottom w:val="none" w:sz="0" w:space="0" w:color="auto"/>
                    <w:right w:val="none" w:sz="0" w:space="0" w:color="auto"/>
                  </w:divBdr>
                </w:div>
                <w:div w:id="565072156">
                  <w:marLeft w:val="640"/>
                  <w:marRight w:val="0"/>
                  <w:marTop w:val="0"/>
                  <w:marBottom w:val="0"/>
                  <w:divBdr>
                    <w:top w:val="none" w:sz="0" w:space="0" w:color="auto"/>
                    <w:left w:val="none" w:sz="0" w:space="0" w:color="auto"/>
                    <w:bottom w:val="none" w:sz="0" w:space="0" w:color="auto"/>
                    <w:right w:val="none" w:sz="0" w:space="0" w:color="auto"/>
                  </w:divBdr>
                </w:div>
                <w:div w:id="677931393">
                  <w:marLeft w:val="640"/>
                  <w:marRight w:val="0"/>
                  <w:marTop w:val="0"/>
                  <w:marBottom w:val="0"/>
                  <w:divBdr>
                    <w:top w:val="none" w:sz="0" w:space="0" w:color="auto"/>
                    <w:left w:val="none" w:sz="0" w:space="0" w:color="auto"/>
                    <w:bottom w:val="none" w:sz="0" w:space="0" w:color="auto"/>
                    <w:right w:val="none" w:sz="0" w:space="0" w:color="auto"/>
                  </w:divBdr>
                </w:div>
                <w:div w:id="732394235">
                  <w:marLeft w:val="640"/>
                  <w:marRight w:val="0"/>
                  <w:marTop w:val="0"/>
                  <w:marBottom w:val="0"/>
                  <w:divBdr>
                    <w:top w:val="none" w:sz="0" w:space="0" w:color="auto"/>
                    <w:left w:val="none" w:sz="0" w:space="0" w:color="auto"/>
                    <w:bottom w:val="none" w:sz="0" w:space="0" w:color="auto"/>
                    <w:right w:val="none" w:sz="0" w:space="0" w:color="auto"/>
                  </w:divBdr>
                </w:div>
                <w:div w:id="736512684">
                  <w:marLeft w:val="640"/>
                  <w:marRight w:val="0"/>
                  <w:marTop w:val="0"/>
                  <w:marBottom w:val="0"/>
                  <w:divBdr>
                    <w:top w:val="none" w:sz="0" w:space="0" w:color="auto"/>
                    <w:left w:val="none" w:sz="0" w:space="0" w:color="auto"/>
                    <w:bottom w:val="none" w:sz="0" w:space="0" w:color="auto"/>
                    <w:right w:val="none" w:sz="0" w:space="0" w:color="auto"/>
                  </w:divBdr>
                </w:div>
                <w:div w:id="793016708">
                  <w:marLeft w:val="640"/>
                  <w:marRight w:val="0"/>
                  <w:marTop w:val="0"/>
                  <w:marBottom w:val="0"/>
                  <w:divBdr>
                    <w:top w:val="none" w:sz="0" w:space="0" w:color="auto"/>
                    <w:left w:val="none" w:sz="0" w:space="0" w:color="auto"/>
                    <w:bottom w:val="none" w:sz="0" w:space="0" w:color="auto"/>
                    <w:right w:val="none" w:sz="0" w:space="0" w:color="auto"/>
                  </w:divBdr>
                </w:div>
                <w:div w:id="834145366">
                  <w:marLeft w:val="640"/>
                  <w:marRight w:val="0"/>
                  <w:marTop w:val="0"/>
                  <w:marBottom w:val="0"/>
                  <w:divBdr>
                    <w:top w:val="none" w:sz="0" w:space="0" w:color="auto"/>
                    <w:left w:val="none" w:sz="0" w:space="0" w:color="auto"/>
                    <w:bottom w:val="none" w:sz="0" w:space="0" w:color="auto"/>
                    <w:right w:val="none" w:sz="0" w:space="0" w:color="auto"/>
                  </w:divBdr>
                </w:div>
                <w:div w:id="964123282">
                  <w:marLeft w:val="640"/>
                  <w:marRight w:val="0"/>
                  <w:marTop w:val="0"/>
                  <w:marBottom w:val="0"/>
                  <w:divBdr>
                    <w:top w:val="none" w:sz="0" w:space="0" w:color="auto"/>
                    <w:left w:val="none" w:sz="0" w:space="0" w:color="auto"/>
                    <w:bottom w:val="none" w:sz="0" w:space="0" w:color="auto"/>
                    <w:right w:val="none" w:sz="0" w:space="0" w:color="auto"/>
                  </w:divBdr>
                </w:div>
                <w:div w:id="979308628">
                  <w:marLeft w:val="640"/>
                  <w:marRight w:val="0"/>
                  <w:marTop w:val="0"/>
                  <w:marBottom w:val="0"/>
                  <w:divBdr>
                    <w:top w:val="none" w:sz="0" w:space="0" w:color="auto"/>
                    <w:left w:val="none" w:sz="0" w:space="0" w:color="auto"/>
                    <w:bottom w:val="none" w:sz="0" w:space="0" w:color="auto"/>
                    <w:right w:val="none" w:sz="0" w:space="0" w:color="auto"/>
                  </w:divBdr>
                </w:div>
                <w:div w:id="1053043149">
                  <w:marLeft w:val="640"/>
                  <w:marRight w:val="0"/>
                  <w:marTop w:val="0"/>
                  <w:marBottom w:val="0"/>
                  <w:divBdr>
                    <w:top w:val="none" w:sz="0" w:space="0" w:color="auto"/>
                    <w:left w:val="none" w:sz="0" w:space="0" w:color="auto"/>
                    <w:bottom w:val="none" w:sz="0" w:space="0" w:color="auto"/>
                    <w:right w:val="none" w:sz="0" w:space="0" w:color="auto"/>
                  </w:divBdr>
                </w:div>
                <w:div w:id="1112748504">
                  <w:marLeft w:val="640"/>
                  <w:marRight w:val="0"/>
                  <w:marTop w:val="0"/>
                  <w:marBottom w:val="0"/>
                  <w:divBdr>
                    <w:top w:val="none" w:sz="0" w:space="0" w:color="auto"/>
                    <w:left w:val="none" w:sz="0" w:space="0" w:color="auto"/>
                    <w:bottom w:val="none" w:sz="0" w:space="0" w:color="auto"/>
                    <w:right w:val="none" w:sz="0" w:space="0" w:color="auto"/>
                  </w:divBdr>
                </w:div>
                <w:div w:id="1493369382">
                  <w:marLeft w:val="640"/>
                  <w:marRight w:val="0"/>
                  <w:marTop w:val="0"/>
                  <w:marBottom w:val="0"/>
                  <w:divBdr>
                    <w:top w:val="none" w:sz="0" w:space="0" w:color="auto"/>
                    <w:left w:val="none" w:sz="0" w:space="0" w:color="auto"/>
                    <w:bottom w:val="none" w:sz="0" w:space="0" w:color="auto"/>
                    <w:right w:val="none" w:sz="0" w:space="0" w:color="auto"/>
                  </w:divBdr>
                </w:div>
                <w:div w:id="1546409142">
                  <w:marLeft w:val="640"/>
                  <w:marRight w:val="0"/>
                  <w:marTop w:val="0"/>
                  <w:marBottom w:val="0"/>
                  <w:divBdr>
                    <w:top w:val="none" w:sz="0" w:space="0" w:color="auto"/>
                    <w:left w:val="none" w:sz="0" w:space="0" w:color="auto"/>
                    <w:bottom w:val="none" w:sz="0" w:space="0" w:color="auto"/>
                    <w:right w:val="none" w:sz="0" w:space="0" w:color="auto"/>
                  </w:divBdr>
                </w:div>
                <w:div w:id="1646932398">
                  <w:marLeft w:val="640"/>
                  <w:marRight w:val="0"/>
                  <w:marTop w:val="0"/>
                  <w:marBottom w:val="0"/>
                  <w:divBdr>
                    <w:top w:val="none" w:sz="0" w:space="0" w:color="auto"/>
                    <w:left w:val="none" w:sz="0" w:space="0" w:color="auto"/>
                    <w:bottom w:val="none" w:sz="0" w:space="0" w:color="auto"/>
                    <w:right w:val="none" w:sz="0" w:space="0" w:color="auto"/>
                  </w:divBdr>
                </w:div>
                <w:div w:id="1729183258">
                  <w:marLeft w:val="640"/>
                  <w:marRight w:val="0"/>
                  <w:marTop w:val="0"/>
                  <w:marBottom w:val="0"/>
                  <w:divBdr>
                    <w:top w:val="none" w:sz="0" w:space="0" w:color="auto"/>
                    <w:left w:val="none" w:sz="0" w:space="0" w:color="auto"/>
                    <w:bottom w:val="none" w:sz="0" w:space="0" w:color="auto"/>
                    <w:right w:val="none" w:sz="0" w:space="0" w:color="auto"/>
                  </w:divBdr>
                </w:div>
                <w:div w:id="1809930155">
                  <w:marLeft w:val="640"/>
                  <w:marRight w:val="0"/>
                  <w:marTop w:val="0"/>
                  <w:marBottom w:val="0"/>
                  <w:divBdr>
                    <w:top w:val="none" w:sz="0" w:space="0" w:color="auto"/>
                    <w:left w:val="none" w:sz="0" w:space="0" w:color="auto"/>
                    <w:bottom w:val="none" w:sz="0" w:space="0" w:color="auto"/>
                    <w:right w:val="none" w:sz="0" w:space="0" w:color="auto"/>
                  </w:divBdr>
                </w:div>
                <w:div w:id="1930192563">
                  <w:marLeft w:val="640"/>
                  <w:marRight w:val="0"/>
                  <w:marTop w:val="0"/>
                  <w:marBottom w:val="0"/>
                  <w:divBdr>
                    <w:top w:val="none" w:sz="0" w:space="0" w:color="auto"/>
                    <w:left w:val="none" w:sz="0" w:space="0" w:color="auto"/>
                    <w:bottom w:val="none" w:sz="0" w:space="0" w:color="auto"/>
                    <w:right w:val="none" w:sz="0" w:space="0" w:color="auto"/>
                  </w:divBdr>
                </w:div>
                <w:div w:id="1954432748">
                  <w:marLeft w:val="640"/>
                  <w:marRight w:val="0"/>
                  <w:marTop w:val="0"/>
                  <w:marBottom w:val="0"/>
                  <w:divBdr>
                    <w:top w:val="none" w:sz="0" w:space="0" w:color="auto"/>
                    <w:left w:val="none" w:sz="0" w:space="0" w:color="auto"/>
                    <w:bottom w:val="none" w:sz="0" w:space="0" w:color="auto"/>
                    <w:right w:val="none" w:sz="0" w:space="0" w:color="auto"/>
                  </w:divBdr>
                </w:div>
                <w:div w:id="2022469794">
                  <w:marLeft w:val="640"/>
                  <w:marRight w:val="0"/>
                  <w:marTop w:val="0"/>
                  <w:marBottom w:val="0"/>
                  <w:divBdr>
                    <w:top w:val="none" w:sz="0" w:space="0" w:color="auto"/>
                    <w:left w:val="none" w:sz="0" w:space="0" w:color="auto"/>
                    <w:bottom w:val="none" w:sz="0" w:space="0" w:color="auto"/>
                    <w:right w:val="none" w:sz="0" w:space="0" w:color="auto"/>
                  </w:divBdr>
                </w:div>
                <w:div w:id="2058045454">
                  <w:marLeft w:val="640"/>
                  <w:marRight w:val="0"/>
                  <w:marTop w:val="0"/>
                  <w:marBottom w:val="0"/>
                  <w:divBdr>
                    <w:top w:val="none" w:sz="0" w:space="0" w:color="auto"/>
                    <w:left w:val="none" w:sz="0" w:space="0" w:color="auto"/>
                    <w:bottom w:val="none" w:sz="0" w:space="0" w:color="auto"/>
                    <w:right w:val="none" w:sz="0" w:space="0" w:color="auto"/>
                  </w:divBdr>
                </w:div>
                <w:div w:id="2094471405">
                  <w:marLeft w:val="640"/>
                  <w:marRight w:val="0"/>
                  <w:marTop w:val="0"/>
                  <w:marBottom w:val="0"/>
                  <w:divBdr>
                    <w:top w:val="none" w:sz="0" w:space="0" w:color="auto"/>
                    <w:left w:val="none" w:sz="0" w:space="0" w:color="auto"/>
                    <w:bottom w:val="none" w:sz="0" w:space="0" w:color="auto"/>
                    <w:right w:val="none" w:sz="0" w:space="0" w:color="auto"/>
                  </w:divBdr>
                </w:div>
              </w:divsChild>
            </w:div>
            <w:div w:id="949242166">
              <w:marLeft w:val="0"/>
              <w:marRight w:val="0"/>
              <w:marTop w:val="0"/>
              <w:marBottom w:val="0"/>
              <w:divBdr>
                <w:top w:val="none" w:sz="0" w:space="0" w:color="auto"/>
                <w:left w:val="none" w:sz="0" w:space="0" w:color="auto"/>
                <w:bottom w:val="none" w:sz="0" w:space="0" w:color="auto"/>
                <w:right w:val="none" w:sz="0" w:space="0" w:color="auto"/>
              </w:divBdr>
              <w:divsChild>
                <w:div w:id="318582869">
                  <w:marLeft w:val="640"/>
                  <w:marRight w:val="0"/>
                  <w:marTop w:val="0"/>
                  <w:marBottom w:val="0"/>
                  <w:divBdr>
                    <w:top w:val="none" w:sz="0" w:space="0" w:color="auto"/>
                    <w:left w:val="none" w:sz="0" w:space="0" w:color="auto"/>
                    <w:bottom w:val="none" w:sz="0" w:space="0" w:color="auto"/>
                    <w:right w:val="none" w:sz="0" w:space="0" w:color="auto"/>
                  </w:divBdr>
                </w:div>
                <w:div w:id="705905385">
                  <w:marLeft w:val="640"/>
                  <w:marRight w:val="0"/>
                  <w:marTop w:val="0"/>
                  <w:marBottom w:val="0"/>
                  <w:divBdr>
                    <w:top w:val="none" w:sz="0" w:space="0" w:color="auto"/>
                    <w:left w:val="none" w:sz="0" w:space="0" w:color="auto"/>
                    <w:bottom w:val="none" w:sz="0" w:space="0" w:color="auto"/>
                    <w:right w:val="none" w:sz="0" w:space="0" w:color="auto"/>
                  </w:divBdr>
                </w:div>
                <w:div w:id="1304459792">
                  <w:marLeft w:val="640"/>
                  <w:marRight w:val="0"/>
                  <w:marTop w:val="0"/>
                  <w:marBottom w:val="0"/>
                  <w:divBdr>
                    <w:top w:val="none" w:sz="0" w:space="0" w:color="auto"/>
                    <w:left w:val="none" w:sz="0" w:space="0" w:color="auto"/>
                    <w:bottom w:val="none" w:sz="0" w:space="0" w:color="auto"/>
                    <w:right w:val="none" w:sz="0" w:space="0" w:color="auto"/>
                  </w:divBdr>
                </w:div>
                <w:div w:id="1359238668">
                  <w:marLeft w:val="640"/>
                  <w:marRight w:val="0"/>
                  <w:marTop w:val="0"/>
                  <w:marBottom w:val="0"/>
                  <w:divBdr>
                    <w:top w:val="none" w:sz="0" w:space="0" w:color="auto"/>
                    <w:left w:val="none" w:sz="0" w:space="0" w:color="auto"/>
                    <w:bottom w:val="none" w:sz="0" w:space="0" w:color="auto"/>
                    <w:right w:val="none" w:sz="0" w:space="0" w:color="auto"/>
                  </w:divBdr>
                </w:div>
                <w:div w:id="1598978269">
                  <w:marLeft w:val="640"/>
                  <w:marRight w:val="0"/>
                  <w:marTop w:val="0"/>
                  <w:marBottom w:val="0"/>
                  <w:divBdr>
                    <w:top w:val="none" w:sz="0" w:space="0" w:color="auto"/>
                    <w:left w:val="none" w:sz="0" w:space="0" w:color="auto"/>
                    <w:bottom w:val="none" w:sz="0" w:space="0" w:color="auto"/>
                    <w:right w:val="none" w:sz="0" w:space="0" w:color="auto"/>
                  </w:divBdr>
                </w:div>
                <w:div w:id="1674139453">
                  <w:marLeft w:val="640"/>
                  <w:marRight w:val="0"/>
                  <w:marTop w:val="0"/>
                  <w:marBottom w:val="0"/>
                  <w:divBdr>
                    <w:top w:val="none" w:sz="0" w:space="0" w:color="auto"/>
                    <w:left w:val="none" w:sz="0" w:space="0" w:color="auto"/>
                    <w:bottom w:val="none" w:sz="0" w:space="0" w:color="auto"/>
                    <w:right w:val="none" w:sz="0" w:space="0" w:color="auto"/>
                  </w:divBdr>
                </w:div>
              </w:divsChild>
            </w:div>
            <w:div w:id="951285207">
              <w:marLeft w:val="0"/>
              <w:marRight w:val="0"/>
              <w:marTop w:val="0"/>
              <w:marBottom w:val="0"/>
              <w:divBdr>
                <w:top w:val="none" w:sz="0" w:space="0" w:color="auto"/>
                <w:left w:val="none" w:sz="0" w:space="0" w:color="auto"/>
                <w:bottom w:val="none" w:sz="0" w:space="0" w:color="auto"/>
                <w:right w:val="none" w:sz="0" w:space="0" w:color="auto"/>
              </w:divBdr>
              <w:divsChild>
                <w:div w:id="58094981">
                  <w:marLeft w:val="640"/>
                  <w:marRight w:val="0"/>
                  <w:marTop w:val="0"/>
                  <w:marBottom w:val="0"/>
                  <w:divBdr>
                    <w:top w:val="none" w:sz="0" w:space="0" w:color="auto"/>
                    <w:left w:val="none" w:sz="0" w:space="0" w:color="auto"/>
                    <w:bottom w:val="none" w:sz="0" w:space="0" w:color="auto"/>
                    <w:right w:val="none" w:sz="0" w:space="0" w:color="auto"/>
                  </w:divBdr>
                </w:div>
                <w:div w:id="90250451">
                  <w:marLeft w:val="640"/>
                  <w:marRight w:val="0"/>
                  <w:marTop w:val="0"/>
                  <w:marBottom w:val="0"/>
                  <w:divBdr>
                    <w:top w:val="none" w:sz="0" w:space="0" w:color="auto"/>
                    <w:left w:val="none" w:sz="0" w:space="0" w:color="auto"/>
                    <w:bottom w:val="none" w:sz="0" w:space="0" w:color="auto"/>
                    <w:right w:val="none" w:sz="0" w:space="0" w:color="auto"/>
                  </w:divBdr>
                </w:div>
                <w:div w:id="108474025">
                  <w:marLeft w:val="640"/>
                  <w:marRight w:val="0"/>
                  <w:marTop w:val="0"/>
                  <w:marBottom w:val="0"/>
                  <w:divBdr>
                    <w:top w:val="none" w:sz="0" w:space="0" w:color="auto"/>
                    <w:left w:val="none" w:sz="0" w:space="0" w:color="auto"/>
                    <w:bottom w:val="none" w:sz="0" w:space="0" w:color="auto"/>
                    <w:right w:val="none" w:sz="0" w:space="0" w:color="auto"/>
                  </w:divBdr>
                </w:div>
                <w:div w:id="113863666">
                  <w:marLeft w:val="640"/>
                  <w:marRight w:val="0"/>
                  <w:marTop w:val="0"/>
                  <w:marBottom w:val="0"/>
                  <w:divBdr>
                    <w:top w:val="none" w:sz="0" w:space="0" w:color="auto"/>
                    <w:left w:val="none" w:sz="0" w:space="0" w:color="auto"/>
                    <w:bottom w:val="none" w:sz="0" w:space="0" w:color="auto"/>
                    <w:right w:val="none" w:sz="0" w:space="0" w:color="auto"/>
                  </w:divBdr>
                </w:div>
                <w:div w:id="142351887">
                  <w:marLeft w:val="640"/>
                  <w:marRight w:val="0"/>
                  <w:marTop w:val="0"/>
                  <w:marBottom w:val="0"/>
                  <w:divBdr>
                    <w:top w:val="none" w:sz="0" w:space="0" w:color="auto"/>
                    <w:left w:val="none" w:sz="0" w:space="0" w:color="auto"/>
                    <w:bottom w:val="none" w:sz="0" w:space="0" w:color="auto"/>
                    <w:right w:val="none" w:sz="0" w:space="0" w:color="auto"/>
                  </w:divBdr>
                </w:div>
                <w:div w:id="199057529">
                  <w:marLeft w:val="640"/>
                  <w:marRight w:val="0"/>
                  <w:marTop w:val="0"/>
                  <w:marBottom w:val="0"/>
                  <w:divBdr>
                    <w:top w:val="none" w:sz="0" w:space="0" w:color="auto"/>
                    <w:left w:val="none" w:sz="0" w:space="0" w:color="auto"/>
                    <w:bottom w:val="none" w:sz="0" w:space="0" w:color="auto"/>
                    <w:right w:val="none" w:sz="0" w:space="0" w:color="auto"/>
                  </w:divBdr>
                </w:div>
                <w:div w:id="334695750">
                  <w:marLeft w:val="640"/>
                  <w:marRight w:val="0"/>
                  <w:marTop w:val="0"/>
                  <w:marBottom w:val="0"/>
                  <w:divBdr>
                    <w:top w:val="none" w:sz="0" w:space="0" w:color="auto"/>
                    <w:left w:val="none" w:sz="0" w:space="0" w:color="auto"/>
                    <w:bottom w:val="none" w:sz="0" w:space="0" w:color="auto"/>
                    <w:right w:val="none" w:sz="0" w:space="0" w:color="auto"/>
                  </w:divBdr>
                </w:div>
                <w:div w:id="352995095">
                  <w:marLeft w:val="640"/>
                  <w:marRight w:val="0"/>
                  <w:marTop w:val="0"/>
                  <w:marBottom w:val="0"/>
                  <w:divBdr>
                    <w:top w:val="none" w:sz="0" w:space="0" w:color="auto"/>
                    <w:left w:val="none" w:sz="0" w:space="0" w:color="auto"/>
                    <w:bottom w:val="none" w:sz="0" w:space="0" w:color="auto"/>
                    <w:right w:val="none" w:sz="0" w:space="0" w:color="auto"/>
                  </w:divBdr>
                </w:div>
                <w:div w:id="388842934">
                  <w:marLeft w:val="640"/>
                  <w:marRight w:val="0"/>
                  <w:marTop w:val="0"/>
                  <w:marBottom w:val="0"/>
                  <w:divBdr>
                    <w:top w:val="none" w:sz="0" w:space="0" w:color="auto"/>
                    <w:left w:val="none" w:sz="0" w:space="0" w:color="auto"/>
                    <w:bottom w:val="none" w:sz="0" w:space="0" w:color="auto"/>
                    <w:right w:val="none" w:sz="0" w:space="0" w:color="auto"/>
                  </w:divBdr>
                </w:div>
                <w:div w:id="564992894">
                  <w:marLeft w:val="640"/>
                  <w:marRight w:val="0"/>
                  <w:marTop w:val="0"/>
                  <w:marBottom w:val="0"/>
                  <w:divBdr>
                    <w:top w:val="none" w:sz="0" w:space="0" w:color="auto"/>
                    <w:left w:val="none" w:sz="0" w:space="0" w:color="auto"/>
                    <w:bottom w:val="none" w:sz="0" w:space="0" w:color="auto"/>
                    <w:right w:val="none" w:sz="0" w:space="0" w:color="auto"/>
                  </w:divBdr>
                </w:div>
                <w:div w:id="578059978">
                  <w:marLeft w:val="640"/>
                  <w:marRight w:val="0"/>
                  <w:marTop w:val="0"/>
                  <w:marBottom w:val="0"/>
                  <w:divBdr>
                    <w:top w:val="none" w:sz="0" w:space="0" w:color="auto"/>
                    <w:left w:val="none" w:sz="0" w:space="0" w:color="auto"/>
                    <w:bottom w:val="none" w:sz="0" w:space="0" w:color="auto"/>
                    <w:right w:val="none" w:sz="0" w:space="0" w:color="auto"/>
                  </w:divBdr>
                </w:div>
                <w:div w:id="819614435">
                  <w:marLeft w:val="640"/>
                  <w:marRight w:val="0"/>
                  <w:marTop w:val="0"/>
                  <w:marBottom w:val="0"/>
                  <w:divBdr>
                    <w:top w:val="none" w:sz="0" w:space="0" w:color="auto"/>
                    <w:left w:val="none" w:sz="0" w:space="0" w:color="auto"/>
                    <w:bottom w:val="none" w:sz="0" w:space="0" w:color="auto"/>
                    <w:right w:val="none" w:sz="0" w:space="0" w:color="auto"/>
                  </w:divBdr>
                </w:div>
                <w:div w:id="932014360">
                  <w:marLeft w:val="640"/>
                  <w:marRight w:val="0"/>
                  <w:marTop w:val="0"/>
                  <w:marBottom w:val="0"/>
                  <w:divBdr>
                    <w:top w:val="none" w:sz="0" w:space="0" w:color="auto"/>
                    <w:left w:val="none" w:sz="0" w:space="0" w:color="auto"/>
                    <w:bottom w:val="none" w:sz="0" w:space="0" w:color="auto"/>
                    <w:right w:val="none" w:sz="0" w:space="0" w:color="auto"/>
                  </w:divBdr>
                </w:div>
                <w:div w:id="958411273">
                  <w:marLeft w:val="640"/>
                  <w:marRight w:val="0"/>
                  <w:marTop w:val="0"/>
                  <w:marBottom w:val="0"/>
                  <w:divBdr>
                    <w:top w:val="none" w:sz="0" w:space="0" w:color="auto"/>
                    <w:left w:val="none" w:sz="0" w:space="0" w:color="auto"/>
                    <w:bottom w:val="none" w:sz="0" w:space="0" w:color="auto"/>
                    <w:right w:val="none" w:sz="0" w:space="0" w:color="auto"/>
                  </w:divBdr>
                </w:div>
                <w:div w:id="1011569458">
                  <w:marLeft w:val="640"/>
                  <w:marRight w:val="0"/>
                  <w:marTop w:val="0"/>
                  <w:marBottom w:val="0"/>
                  <w:divBdr>
                    <w:top w:val="none" w:sz="0" w:space="0" w:color="auto"/>
                    <w:left w:val="none" w:sz="0" w:space="0" w:color="auto"/>
                    <w:bottom w:val="none" w:sz="0" w:space="0" w:color="auto"/>
                    <w:right w:val="none" w:sz="0" w:space="0" w:color="auto"/>
                  </w:divBdr>
                </w:div>
                <w:div w:id="1333222777">
                  <w:marLeft w:val="640"/>
                  <w:marRight w:val="0"/>
                  <w:marTop w:val="0"/>
                  <w:marBottom w:val="0"/>
                  <w:divBdr>
                    <w:top w:val="none" w:sz="0" w:space="0" w:color="auto"/>
                    <w:left w:val="none" w:sz="0" w:space="0" w:color="auto"/>
                    <w:bottom w:val="none" w:sz="0" w:space="0" w:color="auto"/>
                    <w:right w:val="none" w:sz="0" w:space="0" w:color="auto"/>
                  </w:divBdr>
                </w:div>
                <w:div w:id="1433743712">
                  <w:marLeft w:val="640"/>
                  <w:marRight w:val="0"/>
                  <w:marTop w:val="0"/>
                  <w:marBottom w:val="0"/>
                  <w:divBdr>
                    <w:top w:val="none" w:sz="0" w:space="0" w:color="auto"/>
                    <w:left w:val="none" w:sz="0" w:space="0" w:color="auto"/>
                    <w:bottom w:val="none" w:sz="0" w:space="0" w:color="auto"/>
                    <w:right w:val="none" w:sz="0" w:space="0" w:color="auto"/>
                  </w:divBdr>
                </w:div>
                <w:div w:id="1754398946">
                  <w:marLeft w:val="640"/>
                  <w:marRight w:val="0"/>
                  <w:marTop w:val="0"/>
                  <w:marBottom w:val="0"/>
                  <w:divBdr>
                    <w:top w:val="none" w:sz="0" w:space="0" w:color="auto"/>
                    <w:left w:val="none" w:sz="0" w:space="0" w:color="auto"/>
                    <w:bottom w:val="none" w:sz="0" w:space="0" w:color="auto"/>
                    <w:right w:val="none" w:sz="0" w:space="0" w:color="auto"/>
                  </w:divBdr>
                </w:div>
                <w:div w:id="2018271153">
                  <w:marLeft w:val="640"/>
                  <w:marRight w:val="0"/>
                  <w:marTop w:val="0"/>
                  <w:marBottom w:val="0"/>
                  <w:divBdr>
                    <w:top w:val="none" w:sz="0" w:space="0" w:color="auto"/>
                    <w:left w:val="none" w:sz="0" w:space="0" w:color="auto"/>
                    <w:bottom w:val="none" w:sz="0" w:space="0" w:color="auto"/>
                    <w:right w:val="none" w:sz="0" w:space="0" w:color="auto"/>
                  </w:divBdr>
                </w:div>
              </w:divsChild>
            </w:div>
            <w:div w:id="1026253496">
              <w:marLeft w:val="0"/>
              <w:marRight w:val="0"/>
              <w:marTop w:val="0"/>
              <w:marBottom w:val="0"/>
              <w:divBdr>
                <w:top w:val="none" w:sz="0" w:space="0" w:color="auto"/>
                <w:left w:val="none" w:sz="0" w:space="0" w:color="auto"/>
                <w:bottom w:val="none" w:sz="0" w:space="0" w:color="auto"/>
                <w:right w:val="none" w:sz="0" w:space="0" w:color="auto"/>
              </w:divBdr>
              <w:divsChild>
                <w:div w:id="61830824">
                  <w:marLeft w:val="640"/>
                  <w:marRight w:val="0"/>
                  <w:marTop w:val="0"/>
                  <w:marBottom w:val="0"/>
                  <w:divBdr>
                    <w:top w:val="none" w:sz="0" w:space="0" w:color="auto"/>
                    <w:left w:val="none" w:sz="0" w:space="0" w:color="auto"/>
                    <w:bottom w:val="none" w:sz="0" w:space="0" w:color="auto"/>
                    <w:right w:val="none" w:sz="0" w:space="0" w:color="auto"/>
                  </w:divBdr>
                </w:div>
                <w:div w:id="159396587">
                  <w:marLeft w:val="640"/>
                  <w:marRight w:val="0"/>
                  <w:marTop w:val="0"/>
                  <w:marBottom w:val="0"/>
                  <w:divBdr>
                    <w:top w:val="none" w:sz="0" w:space="0" w:color="auto"/>
                    <w:left w:val="none" w:sz="0" w:space="0" w:color="auto"/>
                    <w:bottom w:val="none" w:sz="0" w:space="0" w:color="auto"/>
                    <w:right w:val="none" w:sz="0" w:space="0" w:color="auto"/>
                  </w:divBdr>
                </w:div>
                <w:div w:id="317807634">
                  <w:marLeft w:val="640"/>
                  <w:marRight w:val="0"/>
                  <w:marTop w:val="0"/>
                  <w:marBottom w:val="0"/>
                  <w:divBdr>
                    <w:top w:val="none" w:sz="0" w:space="0" w:color="auto"/>
                    <w:left w:val="none" w:sz="0" w:space="0" w:color="auto"/>
                    <w:bottom w:val="none" w:sz="0" w:space="0" w:color="auto"/>
                    <w:right w:val="none" w:sz="0" w:space="0" w:color="auto"/>
                  </w:divBdr>
                </w:div>
                <w:div w:id="414322422">
                  <w:marLeft w:val="640"/>
                  <w:marRight w:val="0"/>
                  <w:marTop w:val="0"/>
                  <w:marBottom w:val="0"/>
                  <w:divBdr>
                    <w:top w:val="none" w:sz="0" w:space="0" w:color="auto"/>
                    <w:left w:val="none" w:sz="0" w:space="0" w:color="auto"/>
                    <w:bottom w:val="none" w:sz="0" w:space="0" w:color="auto"/>
                    <w:right w:val="none" w:sz="0" w:space="0" w:color="auto"/>
                  </w:divBdr>
                </w:div>
                <w:div w:id="808202809">
                  <w:marLeft w:val="640"/>
                  <w:marRight w:val="0"/>
                  <w:marTop w:val="0"/>
                  <w:marBottom w:val="0"/>
                  <w:divBdr>
                    <w:top w:val="none" w:sz="0" w:space="0" w:color="auto"/>
                    <w:left w:val="none" w:sz="0" w:space="0" w:color="auto"/>
                    <w:bottom w:val="none" w:sz="0" w:space="0" w:color="auto"/>
                    <w:right w:val="none" w:sz="0" w:space="0" w:color="auto"/>
                  </w:divBdr>
                </w:div>
                <w:div w:id="835729224">
                  <w:marLeft w:val="640"/>
                  <w:marRight w:val="0"/>
                  <w:marTop w:val="0"/>
                  <w:marBottom w:val="0"/>
                  <w:divBdr>
                    <w:top w:val="none" w:sz="0" w:space="0" w:color="auto"/>
                    <w:left w:val="none" w:sz="0" w:space="0" w:color="auto"/>
                    <w:bottom w:val="none" w:sz="0" w:space="0" w:color="auto"/>
                    <w:right w:val="none" w:sz="0" w:space="0" w:color="auto"/>
                  </w:divBdr>
                </w:div>
                <w:div w:id="937910752">
                  <w:marLeft w:val="640"/>
                  <w:marRight w:val="0"/>
                  <w:marTop w:val="0"/>
                  <w:marBottom w:val="0"/>
                  <w:divBdr>
                    <w:top w:val="none" w:sz="0" w:space="0" w:color="auto"/>
                    <w:left w:val="none" w:sz="0" w:space="0" w:color="auto"/>
                    <w:bottom w:val="none" w:sz="0" w:space="0" w:color="auto"/>
                    <w:right w:val="none" w:sz="0" w:space="0" w:color="auto"/>
                  </w:divBdr>
                </w:div>
                <w:div w:id="1095400353">
                  <w:marLeft w:val="640"/>
                  <w:marRight w:val="0"/>
                  <w:marTop w:val="0"/>
                  <w:marBottom w:val="0"/>
                  <w:divBdr>
                    <w:top w:val="none" w:sz="0" w:space="0" w:color="auto"/>
                    <w:left w:val="none" w:sz="0" w:space="0" w:color="auto"/>
                    <w:bottom w:val="none" w:sz="0" w:space="0" w:color="auto"/>
                    <w:right w:val="none" w:sz="0" w:space="0" w:color="auto"/>
                  </w:divBdr>
                </w:div>
                <w:div w:id="1282037289">
                  <w:marLeft w:val="640"/>
                  <w:marRight w:val="0"/>
                  <w:marTop w:val="0"/>
                  <w:marBottom w:val="0"/>
                  <w:divBdr>
                    <w:top w:val="none" w:sz="0" w:space="0" w:color="auto"/>
                    <w:left w:val="none" w:sz="0" w:space="0" w:color="auto"/>
                    <w:bottom w:val="none" w:sz="0" w:space="0" w:color="auto"/>
                    <w:right w:val="none" w:sz="0" w:space="0" w:color="auto"/>
                  </w:divBdr>
                </w:div>
                <w:div w:id="1297642902">
                  <w:marLeft w:val="640"/>
                  <w:marRight w:val="0"/>
                  <w:marTop w:val="0"/>
                  <w:marBottom w:val="0"/>
                  <w:divBdr>
                    <w:top w:val="none" w:sz="0" w:space="0" w:color="auto"/>
                    <w:left w:val="none" w:sz="0" w:space="0" w:color="auto"/>
                    <w:bottom w:val="none" w:sz="0" w:space="0" w:color="auto"/>
                    <w:right w:val="none" w:sz="0" w:space="0" w:color="auto"/>
                  </w:divBdr>
                </w:div>
                <w:div w:id="1380977578">
                  <w:marLeft w:val="640"/>
                  <w:marRight w:val="0"/>
                  <w:marTop w:val="0"/>
                  <w:marBottom w:val="0"/>
                  <w:divBdr>
                    <w:top w:val="none" w:sz="0" w:space="0" w:color="auto"/>
                    <w:left w:val="none" w:sz="0" w:space="0" w:color="auto"/>
                    <w:bottom w:val="none" w:sz="0" w:space="0" w:color="auto"/>
                    <w:right w:val="none" w:sz="0" w:space="0" w:color="auto"/>
                  </w:divBdr>
                </w:div>
                <w:div w:id="1561862301">
                  <w:marLeft w:val="640"/>
                  <w:marRight w:val="0"/>
                  <w:marTop w:val="0"/>
                  <w:marBottom w:val="0"/>
                  <w:divBdr>
                    <w:top w:val="none" w:sz="0" w:space="0" w:color="auto"/>
                    <w:left w:val="none" w:sz="0" w:space="0" w:color="auto"/>
                    <w:bottom w:val="none" w:sz="0" w:space="0" w:color="auto"/>
                    <w:right w:val="none" w:sz="0" w:space="0" w:color="auto"/>
                  </w:divBdr>
                </w:div>
                <w:div w:id="1623802021">
                  <w:marLeft w:val="640"/>
                  <w:marRight w:val="0"/>
                  <w:marTop w:val="0"/>
                  <w:marBottom w:val="0"/>
                  <w:divBdr>
                    <w:top w:val="none" w:sz="0" w:space="0" w:color="auto"/>
                    <w:left w:val="none" w:sz="0" w:space="0" w:color="auto"/>
                    <w:bottom w:val="none" w:sz="0" w:space="0" w:color="auto"/>
                    <w:right w:val="none" w:sz="0" w:space="0" w:color="auto"/>
                  </w:divBdr>
                </w:div>
                <w:div w:id="1687749451">
                  <w:marLeft w:val="640"/>
                  <w:marRight w:val="0"/>
                  <w:marTop w:val="0"/>
                  <w:marBottom w:val="0"/>
                  <w:divBdr>
                    <w:top w:val="none" w:sz="0" w:space="0" w:color="auto"/>
                    <w:left w:val="none" w:sz="0" w:space="0" w:color="auto"/>
                    <w:bottom w:val="none" w:sz="0" w:space="0" w:color="auto"/>
                    <w:right w:val="none" w:sz="0" w:space="0" w:color="auto"/>
                  </w:divBdr>
                </w:div>
                <w:div w:id="1734936181">
                  <w:marLeft w:val="640"/>
                  <w:marRight w:val="0"/>
                  <w:marTop w:val="0"/>
                  <w:marBottom w:val="0"/>
                  <w:divBdr>
                    <w:top w:val="none" w:sz="0" w:space="0" w:color="auto"/>
                    <w:left w:val="none" w:sz="0" w:space="0" w:color="auto"/>
                    <w:bottom w:val="none" w:sz="0" w:space="0" w:color="auto"/>
                    <w:right w:val="none" w:sz="0" w:space="0" w:color="auto"/>
                  </w:divBdr>
                </w:div>
                <w:div w:id="1742870511">
                  <w:marLeft w:val="640"/>
                  <w:marRight w:val="0"/>
                  <w:marTop w:val="0"/>
                  <w:marBottom w:val="0"/>
                  <w:divBdr>
                    <w:top w:val="none" w:sz="0" w:space="0" w:color="auto"/>
                    <w:left w:val="none" w:sz="0" w:space="0" w:color="auto"/>
                    <w:bottom w:val="none" w:sz="0" w:space="0" w:color="auto"/>
                    <w:right w:val="none" w:sz="0" w:space="0" w:color="auto"/>
                  </w:divBdr>
                </w:div>
                <w:div w:id="1783913052">
                  <w:marLeft w:val="640"/>
                  <w:marRight w:val="0"/>
                  <w:marTop w:val="0"/>
                  <w:marBottom w:val="0"/>
                  <w:divBdr>
                    <w:top w:val="none" w:sz="0" w:space="0" w:color="auto"/>
                    <w:left w:val="none" w:sz="0" w:space="0" w:color="auto"/>
                    <w:bottom w:val="none" w:sz="0" w:space="0" w:color="auto"/>
                    <w:right w:val="none" w:sz="0" w:space="0" w:color="auto"/>
                  </w:divBdr>
                </w:div>
                <w:div w:id="1804612030">
                  <w:marLeft w:val="640"/>
                  <w:marRight w:val="0"/>
                  <w:marTop w:val="0"/>
                  <w:marBottom w:val="0"/>
                  <w:divBdr>
                    <w:top w:val="none" w:sz="0" w:space="0" w:color="auto"/>
                    <w:left w:val="none" w:sz="0" w:space="0" w:color="auto"/>
                    <w:bottom w:val="none" w:sz="0" w:space="0" w:color="auto"/>
                    <w:right w:val="none" w:sz="0" w:space="0" w:color="auto"/>
                  </w:divBdr>
                </w:div>
                <w:div w:id="1973515061">
                  <w:marLeft w:val="640"/>
                  <w:marRight w:val="0"/>
                  <w:marTop w:val="0"/>
                  <w:marBottom w:val="0"/>
                  <w:divBdr>
                    <w:top w:val="none" w:sz="0" w:space="0" w:color="auto"/>
                    <w:left w:val="none" w:sz="0" w:space="0" w:color="auto"/>
                    <w:bottom w:val="none" w:sz="0" w:space="0" w:color="auto"/>
                    <w:right w:val="none" w:sz="0" w:space="0" w:color="auto"/>
                  </w:divBdr>
                </w:div>
                <w:div w:id="1976636939">
                  <w:marLeft w:val="640"/>
                  <w:marRight w:val="0"/>
                  <w:marTop w:val="0"/>
                  <w:marBottom w:val="0"/>
                  <w:divBdr>
                    <w:top w:val="none" w:sz="0" w:space="0" w:color="auto"/>
                    <w:left w:val="none" w:sz="0" w:space="0" w:color="auto"/>
                    <w:bottom w:val="none" w:sz="0" w:space="0" w:color="auto"/>
                    <w:right w:val="none" w:sz="0" w:space="0" w:color="auto"/>
                  </w:divBdr>
                </w:div>
                <w:div w:id="2059814488">
                  <w:marLeft w:val="640"/>
                  <w:marRight w:val="0"/>
                  <w:marTop w:val="0"/>
                  <w:marBottom w:val="0"/>
                  <w:divBdr>
                    <w:top w:val="none" w:sz="0" w:space="0" w:color="auto"/>
                    <w:left w:val="none" w:sz="0" w:space="0" w:color="auto"/>
                    <w:bottom w:val="none" w:sz="0" w:space="0" w:color="auto"/>
                    <w:right w:val="none" w:sz="0" w:space="0" w:color="auto"/>
                  </w:divBdr>
                </w:div>
                <w:div w:id="2076590005">
                  <w:marLeft w:val="640"/>
                  <w:marRight w:val="0"/>
                  <w:marTop w:val="0"/>
                  <w:marBottom w:val="0"/>
                  <w:divBdr>
                    <w:top w:val="none" w:sz="0" w:space="0" w:color="auto"/>
                    <w:left w:val="none" w:sz="0" w:space="0" w:color="auto"/>
                    <w:bottom w:val="none" w:sz="0" w:space="0" w:color="auto"/>
                    <w:right w:val="none" w:sz="0" w:space="0" w:color="auto"/>
                  </w:divBdr>
                </w:div>
              </w:divsChild>
            </w:div>
            <w:div w:id="1058675127">
              <w:marLeft w:val="0"/>
              <w:marRight w:val="0"/>
              <w:marTop w:val="0"/>
              <w:marBottom w:val="0"/>
              <w:divBdr>
                <w:top w:val="none" w:sz="0" w:space="0" w:color="auto"/>
                <w:left w:val="none" w:sz="0" w:space="0" w:color="auto"/>
                <w:bottom w:val="none" w:sz="0" w:space="0" w:color="auto"/>
                <w:right w:val="none" w:sz="0" w:space="0" w:color="auto"/>
              </w:divBdr>
              <w:divsChild>
                <w:div w:id="44456903">
                  <w:marLeft w:val="640"/>
                  <w:marRight w:val="0"/>
                  <w:marTop w:val="0"/>
                  <w:marBottom w:val="0"/>
                  <w:divBdr>
                    <w:top w:val="none" w:sz="0" w:space="0" w:color="auto"/>
                    <w:left w:val="none" w:sz="0" w:space="0" w:color="auto"/>
                    <w:bottom w:val="none" w:sz="0" w:space="0" w:color="auto"/>
                    <w:right w:val="none" w:sz="0" w:space="0" w:color="auto"/>
                  </w:divBdr>
                </w:div>
                <w:div w:id="186992742">
                  <w:marLeft w:val="640"/>
                  <w:marRight w:val="0"/>
                  <w:marTop w:val="0"/>
                  <w:marBottom w:val="0"/>
                  <w:divBdr>
                    <w:top w:val="none" w:sz="0" w:space="0" w:color="auto"/>
                    <w:left w:val="none" w:sz="0" w:space="0" w:color="auto"/>
                    <w:bottom w:val="none" w:sz="0" w:space="0" w:color="auto"/>
                    <w:right w:val="none" w:sz="0" w:space="0" w:color="auto"/>
                  </w:divBdr>
                </w:div>
                <w:div w:id="229049377">
                  <w:marLeft w:val="640"/>
                  <w:marRight w:val="0"/>
                  <w:marTop w:val="0"/>
                  <w:marBottom w:val="0"/>
                  <w:divBdr>
                    <w:top w:val="none" w:sz="0" w:space="0" w:color="auto"/>
                    <w:left w:val="none" w:sz="0" w:space="0" w:color="auto"/>
                    <w:bottom w:val="none" w:sz="0" w:space="0" w:color="auto"/>
                    <w:right w:val="none" w:sz="0" w:space="0" w:color="auto"/>
                  </w:divBdr>
                </w:div>
                <w:div w:id="395053856">
                  <w:marLeft w:val="640"/>
                  <w:marRight w:val="0"/>
                  <w:marTop w:val="0"/>
                  <w:marBottom w:val="0"/>
                  <w:divBdr>
                    <w:top w:val="none" w:sz="0" w:space="0" w:color="auto"/>
                    <w:left w:val="none" w:sz="0" w:space="0" w:color="auto"/>
                    <w:bottom w:val="none" w:sz="0" w:space="0" w:color="auto"/>
                    <w:right w:val="none" w:sz="0" w:space="0" w:color="auto"/>
                  </w:divBdr>
                </w:div>
                <w:div w:id="622926325">
                  <w:marLeft w:val="640"/>
                  <w:marRight w:val="0"/>
                  <w:marTop w:val="0"/>
                  <w:marBottom w:val="0"/>
                  <w:divBdr>
                    <w:top w:val="none" w:sz="0" w:space="0" w:color="auto"/>
                    <w:left w:val="none" w:sz="0" w:space="0" w:color="auto"/>
                    <w:bottom w:val="none" w:sz="0" w:space="0" w:color="auto"/>
                    <w:right w:val="none" w:sz="0" w:space="0" w:color="auto"/>
                  </w:divBdr>
                </w:div>
                <w:div w:id="1026905699">
                  <w:marLeft w:val="640"/>
                  <w:marRight w:val="0"/>
                  <w:marTop w:val="0"/>
                  <w:marBottom w:val="0"/>
                  <w:divBdr>
                    <w:top w:val="none" w:sz="0" w:space="0" w:color="auto"/>
                    <w:left w:val="none" w:sz="0" w:space="0" w:color="auto"/>
                    <w:bottom w:val="none" w:sz="0" w:space="0" w:color="auto"/>
                    <w:right w:val="none" w:sz="0" w:space="0" w:color="auto"/>
                  </w:divBdr>
                </w:div>
                <w:div w:id="1145776717">
                  <w:marLeft w:val="640"/>
                  <w:marRight w:val="0"/>
                  <w:marTop w:val="0"/>
                  <w:marBottom w:val="0"/>
                  <w:divBdr>
                    <w:top w:val="none" w:sz="0" w:space="0" w:color="auto"/>
                    <w:left w:val="none" w:sz="0" w:space="0" w:color="auto"/>
                    <w:bottom w:val="none" w:sz="0" w:space="0" w:color="auto"/>
                    <w:right w:val="none" w:sz="0" w:space="0" w:color="auto"/>
                  </w:divBdr>
                </w:div>
                <w:div w:id="1209149939">
                  <w:marLeft w:val="640"/>
                  <w:marRight w:val="0"/>
                  <w:marTop w:val="0"/>
                  <w:marBottom w:val="0"/>
                  <w:divBdr>
                    <w:top w:val="none" w:sz="0" w:space="0" w:color="auto"/>
                    <w:left w:val="none" w:sz="0" w:space="0" w:color="auto"/>
                    <w:bottom w:val="none" w:sz="0" w:space="0" w:color="auto"/>
                    <w:right w:val="none" w:sz="0" w:space="0" w:color="auto"/>
                  </w:divBdr>
                </w:div>
                <w:div w:id="1515806981">
                  <w:marLeft w:val="640"/>
                  <w:marRight w:val="0"/>
                  <w:marTop w:val="0"/>
                  <w:marBottom w:val="0"/>
                  <w:divBdr>
                    <w:top w:val="none" w:sz="0" w:space="0" w:color="auto"/>
                    <w:left w:val="none" w:sz="0" w:space="0" w:color="auto"/>
                    <w:bottom w:val="none" w:sz="0" w:space="0" w:color="auto"/>
                    <w:right w:val="none" w:sz="0" w:space="0" w:color="auto"/>
                  </w:divBdr>
                </w:div>
                <w:div w:id="1700622870">
                  <w:marLeft w:val="640"/>
                  <w:marRight w:val="0"/>
                  <w:marTop w:val="0"/>
                  <w:marBottom w:val="0"/>
                  <w:divBdr>
                    <w:top w:val="none" w:sz="0" w:space="0" w:color="auto"/>
                    <w:left w:val="none" w:sz="0" w:space="0" w:color="auto"/>
                    <w:bottom w:val="none" w:sz="0" w:space="0" w:color="auto"/>
                    <w:right w:val="none" w:sz="0" w:space="0" w:color="auto"/>
                  </w:divBdr>
                </w:div>
                <w:div w:id="1840152171">
                  <w:marLeft w:val="640"/>
                  <w:marRight w:val="0"/>
                  <w:marTop w:val="0"/>
                  <w:marBottom w:val="0"/>
                  <w:divBdr>
                    <w:top w:val="none" w:sz="0" w:space="0" w:color="auto"/>
                    <w:left w:val="none" w:sz="0" w:space="0" w:color="auto"/>
                    <w:bottom w:val="none" w:sz="0" w:space="0" w:color="auto"/>
                    <w:right w:val="none" w:sz="0" w:space="0" w:color="auto"/>
                  </w:divBdr>
                </w:div>
                <w:div w:id="2060785979">
                  <w:marLeft w:val="640"/>
                  <w:marRight w:val="0"/>
                  <w:marTop w:val="0"/>
                  <w:marBottom w:val="0"/>
                  <w:divBdr>
                    <w:top w:val="none" w:sz="0" w:space="0" w:color="auto"/>
                    <w:left w:val="none" w:sz="0" w:space="0" w:color="auto"/>
                    <w:bottom w:val="none" w:sz="0" w:space="0" w:color="auto"/>
                    <w:right w:val="none" w:sz="0" w:space="0" w:color="auto"/>
                  </w:divBdr>
                </w:div>
              </w:divsChild>
            </w:div>
            <w:div w:id="1061637611">
              <w:marLeft w:val="0"/>
              <w:marRight w:val="0"/>
              <w:marTop w:val="0"/>
              <w:marBottom w:val="0"/>
              <w:divBdr>
                <w:top w:val="none" w:sz="0" w:space="0" w:color="auto"/>
                <w:left w:val="none" w:sz="0" w:space="0" w:color="auto"/>
                <w:bottom w:val="none" w:sz="0" w:space="0" w:color="auto"/>
                <w:right w:val="none" w:sz="0" w:space="0" w:color="auto"/>
              </w:divBdr>
              <w:divsChild>
                <w:div w:id="81612688">
                  <w:marLeft w:val="640"/>
                  <w:marRight w:val="0"/>
                  <w:marTop w:val="0"/>
                  <w:marBottom w:val="0"/>
                  <w:divBdr>
                    <w:top w:val="none" w:sz="0" w:space="0" w:color="auto"/>
                    <w:left w:val="none" w:sz="0" w:space="0" w:color="auto"/>
                    <w:bottom w:val="none" w:sz="0" w:space="0" w:color="auto"/>
                    <w:right w:val="none" w:sz="0" w:space="0" w:color="auto"/>
                  </w:divBdr>
                </w:div>
                <w:div w:id="282689097">
                  <w:marLeft w:val="640"/>
                  <w:marRight w:val="0"/>
                  <w:marTop w:val="0"/>
                  <w:marBottom w:val="0"/>
                  <w:divBdr>
                    <w:top w:val="none" w:sz="0" w:space="0" w:color="auto"/>
                    <w:left w:val="none" w:sz="0" w:space="0" w:color="auto"/>
                    <w:bottom w:val="none" w:sz="0" w:space="0" w:color="auto"/>
                    <w:right w:val="none" w:sz="0" w:space="0" w:color="auto"/>
                  </w:divBdr>
                </w:div>
                <w:div w:id="768961848">
                  <w:marLeft w:val="640"/>
                  <w:marRight w:val="0"/>
                  <w:marTop w:val="0"/>
                  <w:marBottom w:val="0"/>
                  <w:divBdr>
                    <w:top w:val="none" w:sz="0" w:space="0" w:color="auto"/>
                    <w:left w:val="none" w:sz="0" w:space="0" w:color="auto"/>
                    <w:bottom w:val="none" w:sz="0" w:space="0" w:color="auto"/>
                    <w:right w:val="none" w:sz="0" w:space="0" w:color="auto"/>
                  </w:divBdr>
                </w:div>
                <w:div w:id="1603025947">
                  <w:marLeft w:val="640"/>
                  <w:marRight w:val="0"/>
                  <w:marTop w:val="0"/>
                  <w:marBottom w:val="0"/>
                  <w:divBdr>
                    <w:top w:val="none" w:sz="0" w:space="0" w:color="auto"/>
                    <w:left w:val="none" w:sz="0" w:space="0" w:color="auto"/>
                    <w:bottom w:val="none" w:sz="0" w:space="0" w:color="auto"/>
                    <w:right w:val="none" w:sz="0" w:space="0" w:color="auto"/>
                  </w:divBdr>
                </w:div>
                <w:div w:id="1765802664">
                  <w:marLeft w:val="640"/>
                  <w:marRight w:val="0"/>
                  <w:marTop w:val="0"/>
                  <w:marBottom w:val="0"/>
                  <w:divBdr>
                    <w:top w:val="none" w:sz="0" w:space="0" w:color="auto"/>
                    <w:left w:val="none" w:sz="0" w:space="0" w:color="auto"/>
                    <w:bottom w:val="none" w:sz="0" w:space="0" w:color="auto"/>
                    <w:right w:val="none" w:sz="0" w:space="0" w:color="auto"/>
                  </w:divBdr>
                </w:div>
                <w:div w:id="2025784510">
                  <w:marLeft w:val="640"/>
                  <w:marRight w:val="0"/>
                  <w:marTop w:val="0"/>
                  <w:marBottom w:val="0"/>
                  <w:divBdr>
                    <w:top w:val="none" w:sz="0" w:space="0" w:color="auto"/>
                    <w:left w:val="none" w:sz="0" w:space="0" w:color="auto"/>
                    <w:bottom w:val="none" w:sz="0" w:space="0" w:color="auto"/>
                    <w:right w:val="none" w:sz="0" w:space="0" w:color="auto"/>
                  </w:divBdr>
                </w:div>
              </w:divsChild>
            </w:div>
            <w:div w:id="1061905131">
              <w:marLeft w:val="0"/>
              <w:marRight w:val="0"/>
              <w:marTop w:val="0"/>
              <w:marBottom w:val="0"/>
              <w:divBdr>
                <w:top w:val="none" w:sz="0" w:space="0" w:color="auto"/>
                <w:left w:val="none" w:sz="0" w:space="0" w:color="auto"/>
                <w:bottom w:val="none" w:sz="0" w:space="0" w:color="auto"/>
                <w:right w:val="none" w:sz="0" w:space="0" w:color="auto"/>
              </w:divBdr>
              <w:divsChild>
                <w:div w:id="180052987">
                  <w:marLeft w:val="640"/>
                  <w:marRight w:val="0"/>
                  <w:marTop w:val="0"/>
                  <w:marBottom w:val="0"/>
                  <w:divBdr>
                    <w:top w:val="none" w:sz="0" w:space="0" w:color="auto"/>
                    <w:left w:val="none" w:sz="0" w:space="0" w:color="auto"/>
                    <w:bottom w:val="none" w:sz="0" w:space="0" w:color="auto"/>
                    <w:right w:val="none" w:sz="0" w:space="0" w:color="auto"/>
                  </w:divBdr>
                </w:div>
                <w:div w:id="2135251467">
                  <w:marLeft w:val="640"/>
                  <w:marRight w:val="0"/>
                  <w:marTop w:val="0"/>
                  <w:marBottom w:val="0"/>
                  <w:divBdr>
                    <w:top w:val="none" w:sz="0" w:space="0" w:color="auto"/>
                    <w:left w:val="none" w:sz="0" w:space="0" w:color="auto"/>
                    <w:bottom w:val="none" w:sz="0" w:space="0" w:color="auto"/>
                    <w:right w:val="none" w:sz="0" w:space="0" w:color="auto"/>
                  </w:divBdr>
                </w:div>
              </w:divsChild>
            </w:div>
            <w:div w:id="1096055690">
              <w:marLeft w:val="0"/>
              <w:marRight w:val="0"/>
              <w:marTop w:val="0"/>
              <w:marBottom w:val="0"/>
              <w:divBdr>
                <w:top w:val="none" w:sz="0" w:space="0" w:color="auto"/>
                <w:left w:val="none" w:sz="0" w:space="0" w:color="auto"/>
                <w:bottom w:val="none" w:sz="0" w:space="0" w:color="auto"/>
                <w:right w:val="none" w:sz="0" w:space="0" w:color="auto"/>
              </w:divBdr>
              <w:divsChild>
                <w:div w:id="491213529">
                  <w:marLeft w:val="640"/>
                  <w:marRight w:val="0"/>
                  <w:marTop w:val="0"/>
                  <w:marBottom w:val="0"/>
                  <w:divBdr>
                    <w:top w:val="none" w:sz="0" w:space="0" w:color="auto"/>
                    <w:left w:val="none" w:sz="0" w:space="0" w:color="auto"/>
                    <w:bottom w:val="none" w:sz="0" w:space="0" w:color="auto"/>
                    <w:right w:val="none" w:sz="0" w:space="0" w:color="auto"/>
                  </w:divBdr>
                </w:div>
                <w:div w:id="501747157">
                  <w:marLeft w:val="640"/>
                  <w:marRight w:val="0"/>
                  <w:marTop w:val="0"/>
                  <w:marBottom w:val="0"/>
                  <w:divBdr>
                    <w:top w:val="none" w:sz="0" w:space="0" w:color="auto"/>
                    <w:left w:val="none" w:sz="0" w:space="0" w:color="auto"/>
                    <w:bottom w:val="none" w:sz="0" w:space="0" w:color="auto"/>
                    <w:right w:val="none" w:sz="0" w:space="0" w:color="auto"/>
                  </w:divBdr>
                </w:div>
                <w:div w:id="1074862166">
                  <w:marLeft w:val="640"/>
                  <w:marRight w:val="0"/>
                  <w:marTop w:val="0"/>
                  <w:marBottom w:val="0"/>
                  <w:divBdr>
                    <w:top w:val="none" w:sz="0" w:space="0" w:color="auto"/>
                    <w:left w:val="none" w:sz="0" w:space="0" w:color="auto"/>
                    <w:bottom w:val="none" w:sz="0" w:space="0" w:color="auto"/>
                    <w:right w:val="none" w:sz="0" w:space="0" w:color="auto"/>
                  </w:divBdr>
                </w:div>
                <w:div w:id="1198158682">
                  <w:marLeft w:val="640"/>
                  <w:marRight w:val="0"/>
                  <w:marTop w:val="0"/>
                  <w:marBottom w:val="0"/>
                  <w:divBdr>
                    <w:top w:val="none" w:sz="0" w:space="0" w:color="auto"/>
                    <w:left w:val="none" w:sz="0" w:space="0" w:color="auto"/>
                    <w:bottom w:val="none" w:sz="0" w:space="0" w:color="auto"/>
                    <w:right w:val="none" w:sz="0" w:space="0" w:color="auto"/>
                  </w:divBdr>
                </w:div>
                <w:div w:id="1275675372">
                  <w:marLeft w:val="640"/>
                  <w:marRight w:val="0"/>
                  <w:marTop w:val="0"/>
                  <w:marBottom w:val="0"/>
                  <w:divBdr>
                    <w:top w:val="none" w:sz="0" w:space="0" w:color="auto"/>
                    <w:left w:val="none" w:sz="0" w:space="0" w:color="auto"/>
                    <w:bottom w:val="none" w:sz="0" w:space="0" w:color="auto"/>
                    <w:right w:val="none" w:sz="0" w:space="0" w:color="auto"/>
                  </w:divBdr>
                </w:div>
                <w:div w:id="1782451370">
                  <w:marLeft w:val="640"/>
                  <w:marRight w:val="0"/>
                  <w:marTop w:val="0"/>
                  <w:marBottom w:val="0"/>
                  <w:divBdr>
                    <w:top w:val="none" w:sz="0" w:space="0" w:color="auto"/>
                    <w:left w:val="none" w:sz="0" w:space="0" w:color="auto"/>
                    <w:bottom w:val="none" w:sz="0" w:space="0" w:color="auto"/>
                    <w:right w:val="none" w:sz="0" w:space="0" w:color="auto"/>
                  </w:divBdr>
                </w:div>
              </w:divsChild>
            </w:div>
            <w:div w:id="1100837130">
              <w:marLeft w:val="0"/>
              <w:marRight w:val="0"/>
              <w:marTop w:val="0"/>
              <w:marBottom w:val="0"/>
              <w:divBdr>
                <w:top w:val="none" w:sz="0" w:space="0" w:color="auto"/>
                <w:left w:val="none" w:sz="0" w:space="0" w:color="auto"/>
                <w:bottom w:val="none" w:sz="0" w:space="0" w:color="auto"/>
                <w:right w:val="none" w:sz="0" w:space="0" w:color="auto"/>
              </w:divBdr>
              <w:divsChild>
                <w:div w:id="384959741">
                  <w:marLeft w:val="640"/>
                  <w:marRight w:val="0"/>
                  <w:marTop w:val="0"/>
                  <w:marBottom w:val="0"/>
                  <w:divBdr>
                    <w:top w:val="none" w:sz="0" w:space="0" w:color="auto"/>
                    <w:left w:val="none" w:sz="0" w:space="0" w:color="auto"/>
                    <w:bottom w:val="none" w:sz="0" w:space="0" w:color="auto"/>
                    <w:right w:val="none" w:sz="0" w:space="0" w:color="auto"/>
                  </w:divBdr>
                </w:div>
                <w:div w:id="818618210">
                  <w:marLeft w:val="640"/>
                  <w:marRight w:val="0"/>
                  <w:marTop w:val="0"/>
                  <w:marBottom w:val="0"/>
                  <w:divBdr>
                    <w:top w:val="none" w:sz="0" w:space="0" w:color="auto"/>
                    <w:left w:val="none" w:sz="0" w:space="0" w:color="auto"/>
                    <w:bottom w:val="none" w:sz="0" w:space="0" w:color="auto"/>
                    <w:right w:val="none" w:sz="0" w:space="0" w:color="auto"/>
                  </w:divBdr>
                </w:div>
                <w:div w:id="1107501600">
                  <w:marLeft w:val="640"/>
                  <w:marRight w:val="0"/>
                  <w:marTop w:val="0"/>
                  <w:marBottom w:val="0"/>
                  <w:divBdr>
                    <w:top w:val="none" w:sz="0" w:space="0" w:color="auto"/>
                    <w:left w:val="none" w:sz="0" w:space="0" w:color="auto"/>
                    <w:bottom w:val="none" w:sz="0" w:space="0" w:color="auto"/>
                    <w:right w:val="none" w:sz="0" w:space="0" w:color="auto"/>
                  </w:divBdr>
                </w:div>
                <w:div w:id="1143354444">
                  <w:marLeft w:val="640"/>
                  <w:marRight w:val="0"/>
                  <w:marTop w:val="0"/>
                  <w:marBottom w:val="0"/>
                  <w:divBdr>
                    <w:top w:val="none" w:sz="0" w:space="0" w:color="auto"/>
                    <w:left w:val="none" w:sz="0" w:space="0" w:color="auto"/>
                    <w:bottom w:val="none" w:sz="0" w:space="0" w:color="auto"/>
                    <w:right w:val="none" w:sz="0" w:space="0" w:color="auto"/>
                  </w:divBdr>
                </w:div>
                <w:div w:id="1645357839">
                  <w:marLeft w:val="640"/>
                  <w:marRight w:val="0"/>
                  <w:marTop w:val="0"/>
                  <w:marBottom w:val="0"/>
                  <w:divBdr>
                    <w:top w:val="none" w:sz="0" w:space="0" w:color="auto"/>
                    <w:left w:val="none" w:sz="0" w:space="0" w:color="auto"/>
                    <w:bottom w:val="none" w:sz="0" w:space="0" w:color="auto"/>
                    <w:right w:val="none" w:sz="0" w:space="0" w:color="auto"/>
                  </w:divBdr>
                </w:div>
                <w:div w:id="1788810059">
                  <w:marLeft w:val="640"/>
                  <w:marRight w:val="0"/>
                  <w:marTop w:val="0"/>
                  <w:marBottom w:val="0"/>
                  <w:divBdr>
                    <w:top w:val="none" w:sz="0" w:space="0" w:color="auto"/>
                    <w:left w:val="none" w:sz="0" w:space="0" w:color="auto"/>
                    <w:bottom w:val="none" w:sz="0" w:space="0" w:color="auto"/>
                    <w:right w:val="none" w:sz="0" w:space="0" w:color="auto"/>
                  </w:divBdr>
                </w:div>
                <w:div w:id="1940916815">
                  <w:marLeft w:val="640"/>
                  <w:marRight w:val="0"/>
                  <w:marTop w:val="0"/>
                  <w:marBottom w:val="0"/>
                  <w:divBdr>
                    <w:top w:val="none" w:sz="0" w:space="0" w:color="auto"/>
                    <w:left w:val="none" w:sz="0" w:space="0" w:color="auto"/>
                    <w:bottom w:val="none" w:sz="0" w:space="0" w:color="auto"/>
                    <w:right w:val="none" w:sz="0" w:space="0" w:color="auto"/>
                  </w:divBdr>
                </w:div>
                <w:div w:id="2028629355">
                  <w:marLeft w:val="640"/>
                  <w:marRight w:val="0"/>
                  <w:marTop w:val="0"/>
                  <w:marBottom w:val="0"/>
                  <w:divBdr>
                    <w:top w:val="none" w:sz="0" w:space="0" w:color="auto"/>
                    <w:left w:val="none" w:sz="0" w:space="0" w:color="auto"/>
                    <w:bottom w:val="none" w:sz="0" w:space="0" w:color="auto"/>
                    <w:right w:val="none" w:sz="0" w:space="0" w:color="auto"/>
                  </w:divBdr>
                </w:div>
                <w:div w:id="2062558323">
                  <w:marLeft w:val="640"/>
                  <w:marRight w:val="0"/>
                  <w:marTop w:val="0"/>
                  <w:marBottom w:val="0"/>
                  <w:divBdr>
                    <w:top w:val="none" w:sz="0" w:space="0" w:color="auto"/>
                    <w:left w:val="none" w:sz="0" w:space="0" w:color="auto"/>
                    <w:bottom w:val="none" w:sz="0" w:space="0" w:color="auto"/>
                    <w:right w:val="none" w:sz="0" w:space="0" w:color="auto"/>
                  </w:divBdr>
                </w:div>
              </w:divsChild>
            </w:div>
            <w:div w:id="1128091822">
              <w:marLeft w:val="0"/>
              <w:marRight w:val="0"/>
              <w:marTop w:val="0"/>
              <w:marBottom w:val="0"/>
              <w:divBdr>
                <w:top w:val="none" w:sz="0" w:space="0" w:color="auto"/>
                <w:left w:val="none" w:sz="0" w:space="0" w:color="auto"/>
                <w:bottom w:val="none" w:sz="0" w:space="0" w:color="auto"/>
                <w:right w:val="none" w:sz="0" w:space="0" w:color="auto"/>
              </w:divBdr>
              <w:divsChild>
                <w:div w:id="208228020">
                  <w:marLeft w:val="640"/>
                  <w:marRight w:val="0"/>
                  <w:marTop w:val="0"/>
                  <w:marBottom w:val="0"/>
                  <w:divBdr>
                    <w:top w:val="none" w:sz="0" w:space="0" w:color="auto"/>
                    <w:left w:val="none" w:sz="0" w:space="0" w:color="auto"/>
                    <w:bottom w:val="none" w:sz="0" w:space="0" w:color="auto"/>
                    <w:right w:val="none" w:sz="0" w:space="0" w:color="auto"/>
                  </w:divBdr>
                </w:div>
                <w:div w:id="337385459">
                  <w:marLeft w:val="640"/>
                  <w:marRight w:val="0"/>
                  <w:marTop w:val="0"/>
                  <w:marBottom w:val="0"/>
                  <w:divBdr>
                    <w:top w:val="none" w:sz="0" w:space="0" w:color="auto"/>
                    <w:left w:val="none" w:sz="0" w:space="0" w:color="auto"/>
                    <w:bottom w:val="none" w:sz="0" w:space="0" w:color="auto"/>
                    <w:right w:val="none" w:sz="0" w:space="0" w:color="auto"/>
                  </w:divBdr>
                </w:div>
                <w:div w:id="648902890">
                  <w:marLeft w:val="640"/>
                  <w:marRight w:val="0"/>
                  <w:marTop w:val="0"/>
                  <w:marBottom w:val="0"/>
                  <w:divBdr>
                    <w:top w:val="none" w:sz="0" w:space="0" w:color="auto"/>
                    <w:left w:val="none" w:sz="0" w:space="0" w:color="auto"/>
                    <w:bottom w:val="none" w:sz="0" w:space="0" w:color="auto"/>
                    <w:right w:val="none" w:sz="0" w:space="0" w:color="auto"/>
                  </w:divBdr>
                </w:div>
                <w:div w:id="669672498">
                  <w:marLeft w:val="640"/>
                  <w:marRight w:val="0"/>
                  <w:marTop w:val="0"/>
                  <w:marBottom w:val="0"/>
                  <w:divBdr>
                    <w:top w:val="none" w:sz="0" w:space="0" w:color="auto"/>
                    <w:left w:val="none" w:sz="0" w:space="0" w:color="auto"/>
                    <w:bottom w:val="none" w:sz="0" w:space="0" w:color="auto"/>
                    <w:right w:val="none" w:sz="0" w:space="0" w:color="auto"/>
                  </w:divBdr>
                </w:div>
                <w:div w:id="693727667">
                  <w:marLeft w:val="640"/>
                  <w:marRight w:val="0"/>
                  <w:marTop w:val="0"/>
                  <w:marBottom w:val="0"/>
                  <w:divBdr>
                    <w:top w:val="none" w:sz="0" w:space="0" w:color="auto"/>
                    <w:left w:val="none" w:sz="0" w:space="0" w:color="auto"/>
                    <w:bottom w:val="none" w:sz="0" w:space="0" w:color="auto"/>
                    <w:right w:val="none" w:sz="0" w:space="0" w:color="auto"/>
                  </w:divBdr>
                </w:div>
                <w:div w:id="831410418">
                  <w:marLeft w:val="640"/>
                  <w:marRight w:val="0"/>
                  <w:marTop w:val="0"/>
                  <w:marBottom w:val="0"/>
                  <w:divBdr>
                    <w:top w:val="none" w:sz="0" w:space="0" w:color="auto"/>
                    <w:left w:val="none" w:sz="0" w:space="0" w:color="auto"/>
                    <w:bottom w:val="none" w:sz="0" w:space="0" w:color="auto"/>
                    <w:right w:val="none" w:sz="0" w:space="0" w:color="auto"/>
                  </w:divBdr>
                </w:div>
                <w:div w:id="927419596">
                  <w:marLeft w:val="640"/>
                  <w:marRight w:val="0"/>
                  <w:marTop w:val="0"/>
                  <w:marBottom w:val="0"/>
                  <w:divBdr>
                    <w:top w:val="none" w:sz="0" w:space="0" w:color="auto"/>
                    <w:left w:val="none" w:sz="0" w:space="0" w:color="auto"/>
                    <w:bottom w:val="none" w:sz="0" w:space="0" w:color="auto"/>
                    <w:right w:val="none" w:sz="0" w:space="0" w:color="auto"/>
                  </w:divBdr>
                </w:div>
                <w:div w:id="1018114798">
                  <w:marLeft w:val="640"/>
                  <w:marRight w:val="0"/>
                  <w:marTop w:val="0"/>
                  <w:marBottom w:val="0"/>
                  <w:divBdr>
                    <w:top w:val="none" w:sz="0" w:space="0" w:color="auto"/>
                    <w:left w:val="none" w:sz="0" w:space="0" w:color="auto"/>
                    <w:bottom w:val="none" w:sz="0" w:space="0" w:color="auto"/>
                    <w:right w:val="none" w:sz="0" w:space="0" w:color="auto"/>
                  </w:divBdr>
                </w:div>
                <w:div w:id="1146900145">
                  <w:marLeft w:val="640"/>
                  <w:marRight w:val="0"/>
                  <w:marTop w:val="0"/>
                  <w:marBottom w:val="0"/>
                  <w:divBdr>
                    <w:top w:val="none" w:sz="0" w:space="0" w:color="auto"/>
                    <w:left w:val="none" w:sz="0" w:space="0" w:color="auto"/>
                    <w:bottom w:val="none" w:sz="0" w:space="0" w:color="auto"/>
                    <w:right w:val="none" w:sz="0" w:space="0" w:color="auto"/>
                  </w:divBdr>
                </w:div>
                <w:div w:id="1240673308">
                  <w:marLeft w:val="640"/>
                  <w:marRight w:val="0"/>
                  <w:marTop w:val="0"/>
                  <w:marBottom w:val="0"/>
                  <w:divBdr>
                    <w:top w:val="none" w:sz="0" w:space="0" w:color="auto"/>
                    <w:left w:val="none" w:sz="0" w:space="0" w:color="auto"/>
                    <w:bottom w:val="none" w:sz="0" w:space="0" w:color="auto"/>
                    <w:right w:val="none" w:sz="0" w:space="0" w:color="auto"/>
                  </w:divBdr>
                </w:div>
                <w:div w:id="1269196527">
                  <w:marLeft w:val="640"/>
                  <w:marRight w:val="0"/>
                  <w:marTop w:val="0"/>
                  <w:marBottom w:val="0"/>
                  <w:divBdr>
                    <w:top w:val="none" w:sz="0" w:space="0" w:color="auto"/>
                    <w:left w:val="none" w:sz="0" w:space="0" w:color="auto"/>
                    <w:bottom w:val="none" w:sz="0" w:space="0" w:color="auto"/>
                    <w:right w:val="none" w:sz="0" w:space="0" w:color="auto"/>
                  </w:divBdr>
                </w:div>
                <w:div w:id="1332755564">
                  <w:marLeft w:val="640"/>
                  <w:marRight w:val="0"/>
                  <w:marTop w:val="0"/>
                  <w:marBottom w:val="0"/>
                  <w:divBdr>
                    <w:top w:val="none" w:sz="0" w:space="0" w:color="auto"/>
                    <w:left w:val="none" w:sz="0" w:space="0" w:color="auto"/>
                    <w:bottom w:val="none" w:sz="0" w:space="0" w:color="auto"/>
                    <w:right w:val="none" w:sz="0" w:space="0" w:color="auto"/>
                  </w:divBdr>
                </w:div>
                <w:div w:id="1352683556">
                  <w:marLeft w:val="640"/>
                  <w:marRight w:val="0"/>
                  <w:marTop w:val="0"/>
                  <w:marBottom w:val="0"/>
                  <w:divBdr>
                    <w:top w:val="none" w:sz="0" w:space="0" w:color="auto"/>
                    <w:left w:val="none" w:sz="0" w:space="0" w:color="auto"/>
                    <w:bottom w:val="none" w:sz="0" w:space="0" w:color="auto"/>
                    <w:right w:val="none" w:sz="0" w:space="0" w:color="auto"/>
                  </w:divBdr>
                </w:div>
                <w:div w:id="1480539344">
                  <w:marLeft w:val="640"/>
                  <w:marRight w:val="0"/>
                  <w:marTop w:val="0"/>
                  <w:marBottom w:val="0"/>
                  <w:divBdr>
                    <w:top w:val="none" w:sz="0" w:space="0" w:color="auto"/>
                    <w:left w:val="none" w:sz="0" w:space="0" w:color="auto"/>
                    <w:bottom w:val="none" w:sz="0" w:space="0" w:color="auto"/>
                    <w:right w:val="none" w:sz="0" w:space="0" w:color="auto"/>
                  </w:divBdr>
                </w:div>
                <w:div w:id="1489782005">
                  <w:marLeft w:val="640"/>
                  <w:marRight w:val="0"/>
                  <w:marTop w:val="0"/>
                  <w:marBottom w:val="0"/>
                  <w:divBdr>
                    <w:top w:val="none" w:sz="0" w:space="0" w:color="auto"/>
                    <w:left w:val="none" w:sz="0" w:space="0" w:color="auto"/>
                    <w:bottom w:val="none" w:sz="0" w:space="0" w:color="auto"/>
                    <w:right w:val="none" w:sz="0" w:space="0" w:color="auto"/>
                  </w:divBdr>
                </w:div>
                <w:div w:id="1545946980">
                  <w:marLeft w:val="640"/>
                  <w:marRight w:val="0"/>
                  <w:marTop w:val="0"/>
                  <w:marBottom w:val="0"/>
                  <w:divBdr>
                    <w:top w:val="none" w:sz="0" w:space="0" w:color="auto"/>
                    <w:left w:val="none" w:sz="0" w:space="0" w:color="auto"/>
                    <w:bottom w:val="none" w:sz="0" w:space="0" w:color="auto"/>
                    <w:right w:val="none" w:sz="0" w:space="0" w:color="auto"/>
                  </w:divBdr>
                </w:div>
                <w:div w:id="1627811843">
                  <w:marLeft w:val="640"/>
                  <w:marRight w:val="0"/>
                  <w:marTop w:val="0"/>
                  <w:marBottom w:val="0"/>
                  <w:divBdr>
                    <w:top w:val="none" w:sz="0" w:space="0" w:color="auto"/>
                    <w:left w:val="none" w:sz="0" w:space="0" w:color="auto"/>
                    <w:bottom w:val="none" w:sz="0" w:space="0" w:color="auto"/>
                    <w:right w:val="none" w:sz="0" w:space="0" w:color="auto"/>
                  </w:divBdr>
                </w:div>
                <w:div w:id="1684013057">
                  <w:marLeft w:val="640"/>
                  <w:marRight w:val="0"/>
                  <w:marTop w:val="0"/>
                  <w:marBottom w:val="0"/>
                  <w:divBdr>
                    <w:top w:val="none" w:sz="0" w:space="0" w:color="auto"/>
                    <w:left w:val="none" w:sz="0" w:space="0" w:color="auto"/>
                    <w:bottom w:val="none" w:sz="0" w:space="0" w:color="auto"/>
                    <w:right w:val="none" w:sz="0" w:space="0" w:color="auto"/>
                  </w:divBdr>
                </w:div>
                <w:div w:id="1697458414">
                  <w:marLeft w:val="640"/>
                  <w:marRight w:val="0"/>
                  <w:marTop w:val="0"/>
                  <w:marBottom w:val="0"/>
                  <w:divBdr>
                    <w:top w:val="none" w:sz="0" w:space="0" w:color="auto"/>
                    <w:left w:val="none" w:sz="0" w:space="0" w:color="auto"/>
                    <w:bottom w:val="none" w:sz="0" w:space="0" w:color="auto"/>
                    <w:right w:val="none" w:sz="0" w:space="0" w:color="auto"/>
                  </w:divBdr>
                </w:div>
                <w:div w:id="1769352227">
                  <w:marLeft w:val="640"/>
                  <w:marRight w:val="0"/>
                  <w:marTop w:val="0"/>
                  <w:marBottom w:val="0"/>
                  <w:divBdr>
                    <w:top w:val="none" w:sz="0" w:space="0" w:color="auto"/>
                    <w:left w:val="none" w:sz="0" w:space="0" w:color="auto"/>
                    <w:bottom w:val="none" w:sz="0" w:space="0" w:color="auto"/>
                    <w:right w:val="none" w:sz="0" w:space="0" w:color="auto"/>
                  </w:divBdr>
                </w:div>
                <w:div w:id="1887527483">
                  <w:marLeft w:val="640"/>
                  <w:marRight w:val="0"/>
                  <w:marTop w:val="0"/>
                  <w:marBottom w:val="0"/>
                  <w:divBdr>
                    <w:top w:val="none" w:sz="0" w:space="0" w:color="auto"/>
                    <w:left w:val="none" w:sz="0" w:space="0" w:color="auto"/>
                    <w:bottom w:val="none" w:sz="0" w:space="0" w:color="auto"/>
                    <w:right w:val="none" w:sz="0" w:space="0" w:color="auto"/>
                  </w:divBdr>
                </w:div>
                <w:div w:id="1950234952">
                  <w:marLeft w:val="640"/>
                  <w:marRight w:val="0"/>
                  <w:marTop w:val="0"/>
                  <w:marBottom w:val="0"/>
                  <w:divBdr>
                    <w:top w:val="none" w:sz="0" w:space="0" w:color="auto"/>
                    <w:left w:val="none" w:sz="0" w:space="0" w:color="auto"/>
                    <w:bottom w:val="none" w:sz="0" w:space="0" w:color="auto"/>
                    <w:right w:val="none" w:sz="0" w:space="0" w:color="auto"/>
                  </w:divBdr>
                </w:div>
                <w:div w:id="2040816943">
                  <w:marLeft w:val="640"/>
                  <w:marRight w:val="0"/>
                  <w:marTop w:val="0"/>
                  <w:marBottom w:val="0"/>
                  <w:divBdr>
                    <w:top w:val="none" w:sz="0" w:space="0" w:color="auto"/>
                    <w:left w:val="none" w:sz="0" w:space="0" w:color="auto"/>
                    <w:bottom w:val="none" w:sz="0" w:space="0" w:color="auto"/>
                    <w:right w:val="none" w:sz="0" w:space="0" w:color="auto"/>
                  </w:divBdr>
                </w:div>
                <w:div w:id="2123499660">
                  <w:marLeft w:val="640"/>
                  <w:marRight w:val="0"/>
                  <w:marTop w:val="0"/>
                  <w:marBottom w:val="0"/>
                  <w:divBdr>
                    <w:top w:val="none" w:sz="0" w:space="0" w:color="auto"/>
                    <w:left w:val="none" w:sz="0" w:space="0" w:color="auto"/>
                    <w:bottom w:val="none" w:sz="0" w:space="0" w:color="auto"/>
                    <w:right w:val="none" w:sz="0" w:space="0" w:color="auto"/>
                  </w:divBdr>
                </w:div>
              </w:divsChild>
            </w:div>
            <w:div w:id="1151873371">
              <w:marLeft w:val="0"/>
              <w:marRight w:val="0"/>
              <w:marTop w:val="0"/>
              <w:marBottom w:val="0"/>
              <w:divBdr>
                <w:top w:val="none" w:sz="0" w:space="0" w:color="auto"/>
                <w:left w:val="none" w:sz="0" w:space="0" w:color="auto"/>
                <w:bottom w:val="none" w:sz="0" w:space="0" w:color="auto"/>
                <w:right w:val="none" w:sz="0" w:space="0" w:color="auto"/>
              </w:divBdr>
              <w:divsChild>
                <w:div w:id="112135648">
                  <w:marLeft w:val="640"/>
                  <w:marRight w:val="0"/>
                  <w:marTop w:val="0"/>
                  <w:marBottom w:val="0"/>
                  <w:divBdr>
                    <w:top w:val="none" w:sz="0" w:space="0" w:color="auto"/>
                    <w:left w:val="none" w:sz="0" w:space="0" w:color="auto"/>
                    <w:bottom w:val="none" w:sz="0" w:space="0" w:color="auto"/>
                    <w:right w:val="none" w:sz="0" w:space="0" w:color="auto"/>
                  </w:divBdr>
                </w:div>
                <w:div w:id="412166758">
                  <w:marLeft w:val="640"/>
                  <w:marRight w:val="0"/>
                  <w:marTop w:val="0"/>
                  <w:marBottom w:val="0"/>
                  <w:divBdr>
                    <w:top w:val="none" w:sz="0" w:space="0" w:color="auto"/>
                    <w:left w:val="none" w:sz="0" w:space="0" w:color="auto"/>
                    <w:bottom w:val="none" w:sz="0" w:space="0" w:color="auto"/>
                    <w:right w:val="none" w:sz="0" w:space="0" w:color="auto"/>
                  </w:divBdr>
                </w:div>
                <w:div w:id="1352026456">
                  <w:marLeft w:val="640"/>
                  <w:marRight w:val="0"/>
                  <w:marTop w:val="0"/>
                  <w:marBottom w:val="0"/>
                  <w:divBdr>
                    <w:top w:val="none" w:sz="0" w:space="0" w:color="auto"/>
                    <w:left w:val="none" w:sz="0" w:space="0" w:color="auto"/>
                    <w:bottom w:val="none" w:sz="0" w:space="0" w:color="auto"/>
                    <w:right w:val="none" w:sz="0" w:space="0" w:color="auto"/>
                  </w:divBdr>
                </w:div>
              </w:divsChild>
            </w:div>
            <w:div w:id="1161435090">
              <w:marLeft w:val="0"/>
              <w:marRight w:val="0"/>
              <w:marTop w:val="0"/>
              <w:marBottom w:val="0"/>
              <w:divBdr>
                <w:top w:val="none" w:sz="0" w:space="0" w:color="auto"/>
                <w:left w:val="none" w:sz="0" w:space="0" w:color="auto"/>
                <w:bottom w:val="none" w:sz="0" w:space="0" w:color="auto"/>
                <w:right w:val="none" w:sz="0" w:space="0" w:color="auto"/>
              </w:divBdr>
              <w:divsChild>
                <w:div w:id="129323518">
                  <w:marLeft w:val="640"/>
                  <w:marRight w:val="0"/>
                  <w:marTop w:val="0"/>
                  <w:marBottom w:val="0"/>
                  <w:divBdr>
                    <w:top w:val="none" w:sz="0" w:space="0" w:color="auto"/>
                    <w:left w:val="none" w:sz="0" w:space="0" w:color="auto"/>
                    <w:bottom w:val="none" w:sz="0" w:space="0" w:color="auto"/>
                    <w:right w:val="none" w:sz="0" w:space="0" w:color="auto"/>
                  </w:divBdr>
                </w:div>
                <w:div w:id="240992679">
                  <w:marLeft w:val="640"/>
                  <w:marRight w:val="0"/>
                  <w:marTop w:val="0"/>
                  <w:marBottom w:val="0"/>
                  <w:divBdr>
                    <w:top w:val="none" w:sz="0" w:space="0" w:color="auto"/>
                    <w:left w:val="none" w:sz="0" w:space="0" w:color="auto"/>
                    <w:bottom w:val="none" w:sz="0" w:space="0" w:color="auto"/>
                    <w:right w:val="none" w:sz="0" w:space="0" w:color="auto"/>
                  </w:divBdr>
                </w:div>
                <w:div w:id="286276122">
                  <w:marLeft w:val="640"/>
                  <w:marRight w:val="0"/>
                  <w:marTop w:val="0"/>
                  <w:marBottom w:val="0"/>
                  <w:divBdr>
                    <w:top w:val="none" w:sz="0" w:space="0" w:color="auto"/>
                    <w:left w:val="none" w:sz="0" w:space="0" w:color="auto"/>
                    <w:bottom w:val="none" w:sz="0" w:space="0" w:color="auto"/>
                    <w:right w:val="none" w:sz="0" w:space="0" w:color="auto"/>
                  </w:divBdr>
                </w:div>
                <w:div w:id="295574652">
                  <w:marLeft w:val="640"/>
                  <w:marRight w:val="0"/>
                  <w:marTop w:val="0"/>
                  <w:marBottom w:val="0"/>
                  <w:divBdr>
                    <w:top w:val="none" w:sz="0" w:space="0" w:color="auto"/>
                    <w:left w:val="none" w:sz="0" w:space="0" w:color="auto"/>
                    <w:bottom w:val="none" w:sz="0" w:space="0" w:color="auto"/>
                    <w:right w:val="none" w:sz="0" w:space="0" w:color="auto"/>
                  </w:divBdr>
                </w:div>
                <w:div w:id="684861347">
                  <w:marLeft w:val="640"/>
                  <w:marRight w:val="0"/>
                  <w:marTop w:val="0"/>
                  <w:marBottom w:val="0"/>
                  <w:divBdr>
                    <w:top w:val="none" w:sz="0" w:space="0" w:color="auto"/>
                    <w:left w:val="none" w:sz="0" w:space="0" w:color="auto"/>
                    <w:bottom w:val="none" w:sz="0" w:space="0" w:color="auto"/>
                    <w:right w:val="none" w:sz="0" w:space="0" w:color="auto"/>
                  </w:divBdr>
                </w:div>
                <w:div w:id="739594690">
                  <w:marLeft w:val="640"/>
                  <w:marRight w:val="0"/>
                  <w:marTop w:val="0"/>
                  <w:marBottom w:val="0"/>
                  <w:divBdr>
                    <w:top w:val="none" w:sz="0" w:space="0" w:color="auto"/>
                    <w:left w:val="none" w:sz="0" w:space="0" w:color="auto"/>
                    <w:bottom w:val="none" w:sz="0" w:space="0" w:color="auto"/>
                    <w:right w:val="none" w:sz="0" w:space="0" w:color="auto"/>
                  </w:divBdr>
                </w:div>
                <w:div w:id="744688159">
                  <w:marLeft w:val="640"/>
                  <w:marRight w:val="0"/>
                  <w:marTop w:val="0"/>
                  <w:marBottom w:val="0"/>
                  <w:divBdr>
                    <w:top w:val="none" w:sz="0" w:space="0" w:color="auto"/>
                    <w:left w:val="none" w:sz="0" w:space="0" w:color="auto"/>
                    <w:bottom w:val="none" w:sz="0" w:space="0" w:color="auto"/>
                    <w:right w:val="none" w:sz="0" w:space="0" w:color="auto"/>
                  </w:divBdr>
                </w:div>
                <w:div w:id="769206455">
                  <w:marLeft w:val="640"/>
                  <w:marRight w:val="0"/>
                  <w:marTop w:val="0"/>
                  <w:marBottom w:val="0"/>
                  <w:divBdr>
                    <w:top w:val="none" w:sz="0" w:space="0" w:color="auto"/>
                    <w:left w:val="none" w:sz="0" w:space="0" w:color="auto"/>
                    <w:bottom w:val="none" w:sz="0" w:space="0" w:color="auto"/>
                    <w:right w:val="none" w:sz="0" w:space="0" w:color="auto"/>
                  </w:divBdr>
                </w:div>
                <w:div w:id="797725170">
                  <w:marLeft w:val="640"/>
                  <w:marRight w:val="0"/>
                  <w:marTop w:val="0"/>
                  <w:marBottom w:val="0"/>
                  <w:divBdr>
                    <w:top w:val="none" w:sz="0" w:space="0" w:color="auto"/>
                    <w:left w:val="none" w:sz="0" w:space="0" w:color="auto"/>
                    <w:bottom w:val="none" w:sz="0" w:space="0" w:color="auto"/>
                    <w:right w:val="none" w:sz="0" w:space="0" w:color="auto"/>
                  </w:divBdr>
                </w:div>
                <w:div w:id="802847278">
                  <w:marLeft w:val="640"/>
                  <w:marRight w:val="0"/>
                  <w:marTop w:val="0"/>
                  <w:marBottom w:val="0"/>
                  <w:divBdr>
                    <w:top w:val="none" w:sz="0" w:space="0" w:color="auto"/>
                    <w:left w:val="none" w:sz="0" w:space="0" w:color="auto"/>
                    <w:bottom w:val="none" w:sz="0" w:space="0" w:color="auto"/>
                    <w:right w:val="none" w:sz="0" w:space="0" w:color="auto"/>
                  </w:divBdr>
                </w:div>
                <w:div w:id="948463660">
                  <w:marLeft w:val="640"/>
                  <w:marRight w:val="0"/>
                  <w:marTop w:val="0"/>
                  <w:marBottom w:val="0"/>
                  <w:divBdr>
                    <w:top w:val="none" w:sz="0" w:space="0" w:color="auto"/>
                    <w:left w:val="none" w:sz="0" w:space="0" w:color="auto"/>
                    <w:bottom w:val="none" w:sz="0" w:space="0" w:color="auto"/>
                    <w:right w:val="none" w:sz="0" w:space="0" w:color="auto"/>
                  </w:divBdr>
                </w:div>
                <w:div w:id="1073309718">
                  <w:marLeft w:val="640"/>
                  <w:marRight w:val="0"/>
                  <w:marTop w:val="0"/>
                  <w:marBottom w:val="0"/>
                  <w:divBdr>
                    <w:top w:val="none" w:sz="0" w:space="0" w:color="auto"/>
                    <w:left w:val="none" w:sz="0" w:space="0" w:color="auto"/>
                    <w:bottom w:val="none" w:sz="0" w:space="0" w:color="auto"/>
                    <w:right w:val="none" w:sz="0" w:space="0" w:color="auto"/>
                  </w:divBdr>
                </w:div>
                <w:div w:id="1414476860">
                  <w:marLeft w:val="640"/>
                  <w:marRight w:val="0"/>
                  <w:marTop w:val="0"/>
                  <w:marBottom w:val="0"/>
                  <w:divBdr>
                    <w:top w:val="none" w:sz="0" w:space="0" w:color="auto"/>
                    <w:left w:val="none" w:sz="0" w:space="0" w:color="auto"/>
                    <w:bottom w:val="none" w:sz="0" w:space="0" w:color="auto"/>
                    <w:right w:val="none" w:sz="0" w:space="0" w:color="auto"/>
                  </w:divBdr>
                </w:div>
                <w:div w:id="1443308013">
                  <w:marLeft w:val="640"/>
                  <w:marRight w:val="0"/>
                  <w:marTop w:val="0"/>
                  <w:marBottom w:val="0"/>
                  <w:divBdr>
                    <w:top w:val="none" w:sz="0" w:space="0" w:color="auto"/>
                    <w:left w:val="none" w:sz="0" w:space="0" w:color="auto"/>
                    <w:bottom w:val="none" w:sz="0" w:space="0" w:color="auto"/>
                    <w:right w:val="none" w:sz="0" w:space="0" w:color="auto"/>
                  </w:divBdr>
                </w:div>
                <w:div w:id="1490945421">
                  <w:marLeft w:val="640"/>
                  <w:marRight w:val="0"/>
                  <w:marTop w:val="0"/>
                  <w:marBottom w:val="0"/>
                  <w:divBdr>
                    <w:top w:val="none" w:sz="0" w:space="0" w:color="auto"/>
                    <w:left w:val="none" w:sz="0" w:space="0" w:color="auto"/>
                    <w:bottom w:val="none" w:sz="0" w:space="0" w:color="auto"/>
                    <w:right w:val="none" w:sz="0" w:space="0" w:color="auto"/>
                  </w:divBdr>
                </w:div>
                <w:div w:id="1502961754">
                  <w:marLeft w:val="640"/>
                  <w:marRight w:val="0"/>
                  <w:marTop w:val="0"/>
                  <w:marBottom w:val="0"/>
                  <w:divBdr>
                    <w:top w:val="none" w:sz="0" w:space="0" w:color="auto"/>
                    <w:left w:val="none" w:sz="0" w:space="0" w:color="auto"/>
                    <w:bottom w:val="none" w:sz="0" w:space="0" w:color="auto"/>
                    <w:right w:val="none" w:sz="0" w:space="0" w:color="auto"/>
                  </w:divBdr>
                </w:div>
                <w:div w:id="1542397323">
                  <w:marLeft w:val="640"/>
                  <w:marRight w:val="0"/>
                  <w:marTop w:val="0"/>
                  <w:marBottom w:val="0"/>
                  <w:divBdr>
                    <w:top w:val="none" w:sz="0" w:space="0" w:color="auto"/>
                    <w:left w:val="none" w:sz="0" w:space="0" w:color="auto"/>
                    <w:bottom w:val="none" w:sz="0" w:space="0" w:color="auto"/>
                    <w:right w:val="none" w:sz="0" w:space="0" w:color="auto"/>
                  </w:divBdr>
                </w:div>
                <w:div w:id="1561135217">
                  <w:marLeft w:val="640"/>
                  <w:marRight w:val="0"/>
                  <w:marTop w:val="0"/>
                  <w:marBottom w:val="0"/>
                  <w:divBdr>
                    <w:top w:val="none" w:sz="0" w:space="0" w:color="auto"/>
                    <w:left w:val="none" w:sz="0" w:space="0" w:color="auto"/>
                    <w:bottom w:val="none" w:sz="0" w:space="0" w:color="auto"/>
                    <w:right w:val="none" w:sz="0" w:space="0" w:color="auto"/>
                  </w:divBdr>
                </w:div>
                <w:div w:id="1726642782">
                  <w:marLeft w:val="640"/>
                  <w:marRight w:val="0"/>
                  <w:marTop w:val="0"/>
                  <w:marBottom w:val="0"/>
                  <w:divBdr>
                    <w:top w:val="none" w:sz="0" w:space="0" w:color="auto"/>
                    <w:left w:val="none" w:sz="0" w:space="0" w:color="auto"/>
                    <w:bottom w:val="none" w:sz="0" w:space="0" w:color="auto"/>
                    <w:right w:val="none" w:sz="0" w:space="0" w:color="auto"/>
                  </w:divBdr>
                </w:div>
                <w:div w:id="1895040367">
                  <w:marLeft w:val="640"/>
                  <w:marRight w:val="0"/>
                  <w:marTop w:val="0"/>
                  <w:marBottom w:val="0"/>
                  <w:divBdr>
                    <w:top w:val="none" w:sz="0" w:space="0" w:color="auto"/>
                    <w:left w:val="none" w:sz="0" w:space="0" w:color="auto"/>
                    <w:bottom w:val="none" w:sz="0" w:space="0" w:color="auto"/>
                    <w:right w:val="none" w:sz="0" w:space="0" w:color="auto"/>
                  </w:divBdr>
                </w:div>
                <w:div w:id="1970628176">
                  <w:marLeft w:val="640"/>
                  <w:marRight w:val="0"/>
                  <w:marTop w:val="0"/>
                  <w:marBottom w:val="0"/>
                  <w:divBdr>
                    <w:top w:val="none" w:sz="0" w:space="0" w:color="auto"/>
                    <w:left w:val="none" w:sz="0" w:space="0" w:color="auto"/>
                    <w:bottom w:val="none" w:sz="0" w:space="0" w:color="auto"/>
                    <w:right w:val="none" w:sz="0" w:space="0" w:color="auto"/>
                  </w:divBdr>
                </w:div>
                <w:div w:id="1998336365">
                  <w:marLeft w:val="640"/>
                  <w:marRight w:val="0"/>
                  <w:marTop w:val="0"/>
                  <w:marBottom w:val="0"/>
                  <w:divBdr>
                    <w:top w:val="none" w:sz="0" w:space="0" w:color="auto"/>
                    <w:left w:val="none" w:sz="0" w:space="0" w:color="auto"/>
                    <w:bottom w:val="none" w:sz="0" w:space="0" w:color="auto"/>
                    <w:right w:val="none" w:sz="0" w:space="0" w:color="auto"/>
                  </w:divBdr>
                </w:div>
                <w:div w:id="2094735154">
                  <w:marLeft w:val="640"/>
                  <w:marRight w:val="0"/>
                  <w:marTop w:val="0"/>
                  <w:marBottom w:val="0"/>
                  <w:divBdr>
                    <w:top w:val="none" w:sz="0" w:space="0" w:color="auto"/>
                    <w:left w:val="none" w:sz="0" w:space="0" w:color="auto"/>
                    <w:bottom w:val="none" w:sz="0" w:space="0" w:color="auto"/>
                    <w:right w:val="none" w:sz="0" w:space="0" w:color="auto"/>
                  </w:divBdr>
                </w:div>
                <w:div w:id="2102025969">
                  <w:marLeft w:val="640"/>
                  <w:marRight w:val="0"/>
                  <w:marTop w:val="0"/>
                  <w:marBottom w:val="0"/>
                  <w:divBdr>
                    <w:top w:val="none" w:sz="0" w:space="0" w:color="auto"/>
                    <w:left w:val="none" w:sz="0" w:space="0" w:color="auto"/>
                    <w:bottom w:val="none" w:sz="0" w:space="0" w:color="auto"/>
                    <w:right w:val="none" w:sz="0" w:space="0" w:color="auto"/>
                  </w:divBdr>
                </w:div>
              </w:divsChild>
            </w:div>
            <w:div w:id="1213737656">
              <w:marLeft w:val="0"/>
              <w:marRight w:val="0"/>
              <w:marTop w:val="0"/>
              <w:marBottom w:val="0"/>
              <w:divBdr>
                <w:top w:val="none" w:sz="0" w:space="0" w:color="auto"/>
                <w:left w:val="none" w:sz="0" w:space="0" w:color="auto"/>
                <w:bottom w:val="none" w:sz="0" w:space="0" w:color="auto"/>
                <w:right w:val="none" w:sz="0" w:space="0" w:color="auto"/>
              </w:divBdr>
              <w:divsChild>
                <w:div w:id="8874492">
                  <w:marLeft w:val="640"/>
                  <w:marRight w:val="0"/>
                  <w:marTop w:val="0"/>
                  <w:marBottom w:val="0"/>
                  <w:divBdr>
                    <w:top w:val="none" w:sz="0" w:space="0" w:color="auto"/>
                    <w:left w:val="none" w:sz="0" w:space="0" w:color="auto"/>
                    <w:bottom w:val="none" w:sz="0" w:space="0" w:color="auto"/>
                    <w:right w:val="none" w:sz="0" w:space="0" w:color="auto"/>
                  </w:divBdr>
                </w:div>
                <w:div w:id="68773931">
                  <w:marLeft w:val="640"/>
                  <w:marRight w:val="0"/>
                  <w:marTop w:val="0"/>
                  <w:marBottom w:val="0"/>
                  <w:divBdr>
                    <w:top w:val="none" w:sz="0" w:space="0" w:color="auto"/>
                    <w:left w:val="none" w:sz="0" w:space="0" w:color="auto"/>
                    <w:bottom w:val="none" w:sz="0" w:space="0" w:color="auto"/>
                    <w:right w:val="none" w:sz="0" w:space="0" w:color="auto"/>
                  </w:divBdr>
                </w:div>
                <w:div w:id="110635364">
                  <w:marLeft w:val="640"/>
                  <w:marRight w:val="0"/>
                  <w:marTop w:val="0"/>
                  <w:marBottom w:val="0"/>
                  <w:divBdr>
                    <w:top w:val="none" w:sz="0" w:space="0" w:color="auto"/>
                    <w:left w:val="none" w:sz="0" w:space="0" w:color="auto"/>
                    <w:bottom w:val="none" w:sz="0" w:space="0" w:color="auto"/>
                    <w:right w:val="none" w:sz="0" w:space="0" w:color="auto"/>
                  </w:divBdr>
                </w:div>
                <w:div w:id="256404315">
                  <w:marLeft w:val="640"/>
                  <w:marRight w:val="0"/>
                  <w:marTop w:val="0"/>
                  <w:marBottom w:val="0"/>
                  <w:divBdr>
                    <w:top w:val="none" w:sz="0" w:space="0" w:color="auto"/>
                    <w:left w:val="none" w:sz="0" w:space="0" w:color="auto"/>
                    <w:bottom w:val="none" w:sz="0" w:space="0" w:color="auto"/>
                    <w:right w:val="none" w:sz="0" w:space="0" w:color="auto"/>
                  </w:divBdr>
                </w:div>
                <w:div w:id="384451369">
                  <w:marLeft w:val="640"/>
                  <w:marRight w:val="0"/>
                  <w:marTop w:val="0"/>
                  <w:marBottom w:val="0"/>
                  <w:divBdr>
                    <w:top w:val="none" w:sz="0" w:space="0" w:color="auto"/>
                    <w:left w:val="none" w:sz="0" w:space="0" w:color="auto"/>
                    <w:bottom w:val="none" w:sz="0" w:space="0" w:color="auto"/>
                    <w:right w:val="none" w:sz="0" w:space="0" w:color="auto"/>
                  </w:divBdr>
                </w:div>
                <w:div w:id="507990057">
                  <w:marLeft w:val="640"/>
                  <w:marRight w:val="0"/>
                  <w:marTop w:val="0"/>
                  <w:marBottom w:val="0"/>
                  <w:divBdr>
                    <w:top w:val="none" w:sz="0" w:space="0" w:color="auto"/>
                    <w:left w:val="none" w:sz="0" w:space="0" w:color="auto"/>
                    <w:bottom w:val="none" w:sz="0" w:space="0" w:color="auto"/>
                    <w:right w:val="none" w:sz="0" w:space="0" w:color="auto"/>
                  </w:divBdr>
                </w:div>
                <w:div w:id="624118234">
                  <w:marLeft w:val="640"/>
                  <w:marRight w:val="0"/>
                  <w:marTop w:val="0"/>
                  <w:marBottom w:val="0"/>
                  <w:divBdr>
                    <w:top w:val="none" w:sz="0" w:space="0" w:color="auto"/>
                    <w:left w:val="none" w:sz="0" w:space="0" w:color="auto"/>
                    <w:bottom w:val="none" w:sz="0" w:space="0" w:color="auto"/>
                    <w:right w:val="none" w:sz="0" w:space="0" w:color="auto"/>
                  </w:divBdr>
                </w:div>
                <w:div w:id="688219662">
                  <w:marLeft w:val="640"/>
                  <w:marRight w:val="0"/>
                  <w:marTop w:val="0"/>
                  <w:marBottom w:val="0"/>
                  <w:divBdr>
                    <w:top w:val="none" w:sz="0" w:space="0" w:color="auto"/>
                    <w:left w:val="none" w:sz="0" w:space="0" w:color="auto"/>
                    <w:bottom w:val="none" w:sz="0" w:space="0" w:color="auto"/>
                    <w:right w:val="none" w:sz="0" w:space="0" w:color="auto"/>
                  </w:divBdr>
                </w:div>
                <w:div w:id="696194825">
                  <w:marLeft w:val="640"/>
                  <w:marRight w:val="0"/>
                  <w:marTop w:val="0"/>
                  <w:marBottom w:val="0"/>
                  <w:divBdr>
                    <w:top w:val="none" w:sz="0" w:space="0" w:color="auto"/>
                    <w:left w:val="none" w:sz="0" w:space="0" w:color="auto"/>
                    <w:bottom w:val="none" w:sz="0" w:space="0" w:color="auto"/>
                    <w:right w:val="none" w:sz="0" w:space="0" w:color="auto"/>
                  </w:divBdr>
                </w:div>
                <w:div w:id="796727915">
                  <w:marLeft w:val="640"/>
                  <w:marRight w:val="0"/>
                  <w:marTop w:val="0"/>
                  <w:marBottom w:val="0"/>
                  <w:divBdr>
                    <w:top w:val="none" w:sz="0" w:space="0" w:color="auto"/>
                    <w:left w:val="none" w:sz="0" w:space="0" w:color="auto"/>
                    <w:bottom w:val="none" w:sz="0" w:space="0" w:color="auto"/>
                    <w:right w:val="none" w:sz="0" w:space="0" w:color="auto"/>
                  </w:divBdr>
                </w:div>
                <w:div w:id="831674412">
                  <w:marLeft w:val="640"/>
                  <w:marRight w:val="0"/>
                  <w:marTop w:val="0"/>
                  <w:marBottom w:val="0"/>
                  <w:divBdr>
                    <w:top w:val="none" w:sz="0" w:space="0" w:color="auto"/>
                    <w:left w:val="none" w:sz="0" w:space="0" w:color="auto"/>
                    <w:bottom w:val="none" w:sz="0" w:space="0" w:color="auto"/>
                    <w:right w:val="none" w:sz="0" w:space="0" w:color="auto"/>
                  </w:divBdr>
                </w:div>
                <w:div w:id="907812994">
                  <w:marLeft w:val="640"/>
                  <w:marRight w:val="0"/>
                  <w:marTop w:val="0"/>
                  <w:marBottom w:val="0"/>
                  <w:divBdr>
                    <w:top w:val="none" w:sz="0" w:space="0" w:color="auto"/>
                    <w:left w:val="none" w:sz="0" w:space="0" w:color="auto"/>
                    <w:bottom w:val="none" w:sz="0" w:space="0" w:color="auto"/>
                    <w:right w:val="none" w:sz="0" w:space="0" w:color="auto"/>
                  </w:divBdr>
                </w:div>
                <w:div w:id="967318421">
                  <w:marLeft w:val="640"/>
                  <w:marRight w:val="0"/>
                  <w:marTop w:val="0"/>
                  <w:marBottom w:val="0"/>
                  <w:divBdr>
                    <w:top w:val="none" w:sz="0" w:space="0" w:color="auto"/>
                    <w:left w:val="none" w:sz="0" w:space="0" w:color="auto"/>
                    <w:bottom w:val="none" w:sz="0" w:space="0" w:color="auto"/>
                    <w:right w:val="none" w:sz="0" w:space="0" w:color="auto"/>
                  </w:divBdr>
                </w:div>
                <w:div w:id="1145702613">
                  <w:marLeft w:val="640"/>
                  <w:marRight w:val="0"/>
                  <w:marTop w:val="0"/>
                  <w:marBottom w:val="0"/>
                  <w:divBdr>
                    <w:top w:val="none" w:sz="0" w:space="0" w:color="auto"/>
                    <w:left w:val="none" w:sz="0" w:space="0" w:color="auto"/>
                    <w:bottom w:val="none" w:sz="0" w:space="0" w:color="auto"/>
                    <w:right w:val="none" w:sz="0" w:space="0" w:color="auto"/>
                  </w:divBdr>
                </w:div>
                <w:div w:id="1163853839">
                  <w:marLeft w:val="640"/>
                  <w:marRight w:val="0"/>
                  <w:marTop w:val="0"/>
                  <w:marBottom w:val="0"/>
                  <w:divBdr>
                    <w:top w:val="none" w:sz="0" w:space="0" w:color="auto"/>
                    <w:left w:val="none" w:sz="0" w:space="0" w:color="auto"/>
                    <w:bottom w:val="none" w:sz="0" w:space="0" w:color="auto"/>
                    <w:right w:val="none" w:sz="0" w:space="0" w:color="auto"/>
                  </w:divBdr>
                </w:div>
                <w:div w:id="1190220576">
                  <w:marLeft w:val="640"/>
                  <w:marRight w:val="0"/>
                  <w:marTop w:val="0"/>
                  <w:marBottom w:val="0"/>
                  <w:divBdr>
                    <w:top w:val="none" w:sz="0" w:space="0" w:color="auto"/>
                    <w:left w:val="none" w:sz="0" w:space="0" w:color="auto"/>
                    <w:bottom w:val="none" w:sz="0" w:space="0" w:color="auto"/>
                    <w:right w:val="none" w:sz="0" w:space="0" w:color="auto"/>
                  </w:divBdr>
                </w:div>
                <w:div w:id="1396514545">
                  <w:marLeft w:val="640"/>
                  <w:marRight w:val="0"/>
                  <w:marTop w:val="0"/>
                  <w:marBottom w:val="0"/>
                  <w:divBdr>
                    <w:top w:val="none" w:sz="0" w:space="0" w:color="auto"/>
                    <w:left w:val="none" w:sz="0" w:space="0" w:color="auto"/>
                    <w:bottom w:val="none" w:sz="0" w:space="0" w:color="auto"/>
                    <w:right w:val="none" w:sz="0" w:space="0" w:color="auto"/>
                  </w:divBdr>
                </w:div>
                <w:div w:id="1416243990">
                  <w:marLeft w:val="640"/>
                  <w:marRight w:val="0"/>
                  <w:marTop w:val="0"/>
                  <w:marBottom w:val="0"/>
                  <w:divBdr>
                    <w:top w:val="none" w:sz="0" w:space="0" w:color="auto"/>
                    <w:left w:val="none" w:sz="0" w:space="0" w:color="auto"/>
                    <w:bottom w:val="none" w:sz="0" w:space="0" w:color="auto"/>
                    <w:right w:val="none" w:sz="0" w:space="0" w:color="auto"/>
                  </w:divBdr>
                </w:div>
                <w:div w:id="1643534195">
                  <w:marLeft w:val="640"/>
                  <w:marRight w:val="0"/>
                  <w:marTop w:val="0"/>
                  <w:marBottom w:val="0"/>
                  <w:divBdr>
                    <w:top w:val="none" w:sz="0" w:space="0" w:color="auto"/>
                    <w:left w:val="none" w:sz="0" w:space="0" w:color="auto"/>
                    <w:bottom w:val="none" w:sz="0" w:space="0" w:color="auto"/>
                    <w:right w:val="none" w:sz="0" w:space="0" w:color="auto"/>
                  </w:divBdr>
                </w:div>
                <w:div w:id="1721712763">
                  <w:marLeft w:val="640"/>
                  <w:marRight w:val="0"/>
                  <w:marTop w:val="0"/>
                  <w:marBottom w:val="0"/>
                  <w:divBdr>
                    <w:top w:val="none" w:sz="0" w:space="0" w:color="auto"/>
                    <w:left w:val="none" w:sz="0" w:space="0" w:color="auto"/>
                    <w:bottom w:val="none" w:sz="0" w:space="0" w:color="auto"/>
                    <w:right w:val="none" w:sz="0" w:space="0" w:color="auto"/>
                  </w:divBdr>
                </w:div>
                <w:div w:id="1830553695">
                  <w:marLeft w:val="640"/>
                  <w:marRight w:val="0"/>
                  <w:marTop w:val="0"/>
                  <w:marBottom w:val="0"/>
                  <w:divBdr>
                    <w:top w:val="none" w:sz="0" w:space="0" w:color="auto"/>
                    <w:left w:val="none" w:sz="0" w:space="0" w:color="auto"/>
                    <w:bottom w:val="none" w:sz="0" w:space="0" w:color="auto"/>
                    <w:right w:val="none" w:sz="0" w:space="0" w:color="auto"/>
                  </w:divBdr>
                </w:div>
                <w:div w:id="2025788215">
                  <w:marLeft w:val="640"/>
                  <w:marRight w:val="0"/>
                  <w:marTop w:val="0"/>
                  <w:marBottom w:val="0"/>
                  <w:divBdr>
                    <w:top w:val="none" w:sz="0" w:space="0" w:color="auto"/>
                    <w:left w:val="none" w:sz="0" w:space="0" w:color="auto"/>
                    <w:bottom w:val="none" w:sz="0" w:space="0" w:color="auto"/>
                    <w:right w:val="none" w:sz="0" w:space="0" w:color="auto"/>
                  </w:divBdr>
                </w:div>
              </w:divsChild>
            </w:div>
            <w:div w:id="1254972394">
              <w:marLeft w:val="0"/>
              <w:marRight w:val="0"/>
              <w:marTop w:val="0"/>
              <w:marBottom w:val="0"/>
              <w:divBdr>
                <w:top w:val="none" w:sz="0" w:space="0" w:color="auto"/>
                <w:left w:val="none" w:sz="0" w:space="0" w:color="auto"/>
                <w:bottom w:val="none" w:sz="0" w:space="0" w:color="auto"/>
                <w:right w:val="none" w:sz="0" w:space="0" w:color="auto"/>
              </w:divBdr>
              <w:divsChild>
                <w:div w:id="289897564">
                  <w:marLeft w:val="640"/>
                  <w:marRight w:val="0"/>
                  <w:marTop w:val="0"/>
                  <w:marBottom w:val="0"/>
                  <w:divBdr>
                    <w:top w:val="none" w:sz="0" w:space="0" w:color="auto"/>
                    <w:left w:val="none" w:sz="0" w:space="0" w:color="auto"/>
                    <w:bottom w:val="none" w:sz="0" w:space="0" w:color="auto"/>
                    <w:right w:val="none" w:sz="0" w:space="0" w:color="auto"/>
                  </w:divBdr>
                </w:div>
                <w:div w:id="432091118">
                  <w:marLeft w:val="640"/>
                  <w:marRight w:val="0"/>
                  <w:marTop w:val="0"/>
                  <w:marBottom w:val="0"/>
                  <w:divBdr>
                    <w:top w:val="none" w:sz="0" w:space="0" w:color="auto"/>
                    <w:left w:val="none" w:sz="0" w:space="0" w:color="auto"/>
                    <w:bottom w:val="none" w:sz="0" w:space="0" w:color="auto"/>
                    <w:right w:val="none" w:sz="0" w:space="0" w:color="auto"/>
                  </w:divBdr>
                </w:div>
                <w:div w:id="622926140">
                  <w:marLeft w:val="640"/>
                  <w:marRight w:val="0"/>
                  <w:marTop w:val="0"/>
                  <w:marBottom w:val="0"/>
                  <w:divBdr>
                    <w:top w:val="none" w:sz="0" w:space="0" w:color="auto"/>
                    <w:left w:val="none" w:sz="0" w:space="0" w:color="auto"/>
                    <w:bottom w:val="none" w:sz="0" w:space="0" w:color="auto"/>
                    <w:right w:val="none" w:sz="0" w:space="0" w:color="auto"/>
                  </w:divBdr>
                </w:div>
                <w:div w:id="758064498">
                  <w:marLeft w:val="640"/>
                  <w:marRight w:val="0"/>
                  <w:marTop w:val="0"/>
                  <w:marBottom w:val="0"/>
                  <w:divBdr>
                    <w:top w:val="none" w:sz="0" w:space="0" w:color="auto"/>
                    <w:left w:val="none" w:sz="0" w:space="0" w:color="auto"/>
                    <w:bottom w:val="none" w:sz="0" w:space="0" w:color="auto"/>
                    <w:right w:val="none" w:sz="0" w:space="0" w:color="auto"/>
                  </w:divBdr>
                </w:div>
                <w:div w:id="766735889">
                  <w:marLeft w:val="640"/>
                  <w:marRight w:val="0"/>
                  <w:marTop w:val="0"/>
                  <w:marBottom w:val="0"/>
                  <w:divBdr>
                    <w:top w:val="none" w:sz="0" w:space="0" w:color="auto"/>
                    <w:left w:val="none" w:sz="0" w:space="0" w:color="auto"/>
                    <w:bottom w:val="none" w:sz="0" w:space="0" w:color="auto"/>
                    <w:right w:val="none" w:sz="0" w:space="0" w:color="auto"/>
                  </w:divBdr>
                </w:div>
                <w:div w:id="1011881747">
                  <w:marLeft w:val="640"/>
                  <w:marRight w:val="0"/>
                  <w:marTop w:val="0"/>
                  <w:marBottom w:val="0"/>
                  <w:divBdr>
                    <w:top w:val="none" w:sz="0" w:space="0" w:color="auto"/>
                    <w:left w:val="none" w:sz="0" w:space="0" w:color="auto"/>
                    <w:bottom w:val="none" w:sz="0" w:space="0" w:color="auto"/>
                    <w:right w:val="none" w:sz="0" w:space="0" w:color="auto"/>
                  </w:divBdr>
                </w:div>
                <w:div w:id="1104810211">
                  <w:marLeft w:val="640"/>
                  <w:marRight w:val="0"/>
                  <w:marTop w:val="0"/>
                  <w:marBottom w:val="0"/>
                  <w:divBdr>
                    <w:top w:val="none" w:sz="0" w:space="0" w:color="auto"/>
                    <w:left w:val="none" w:sz="0" w:space="0" w:color="auto"/>
                    <w:bottom w:val="none" w:sz="0" w:space="0" w:color="auto"/>
                    <w:right w:val="none" w:sz="0" w:space="0" w:color="auto"/>
                  </w:divBdr>
                </w:div>
                <w:div w:id="1211913972">
                  <w:marLeft w:val="640"/>
                  <w:marRight w:val="0"/>
                  <w:marTop w:val="0"/>
                  <w:marBottom w:val="0"/>
                  <w:divBdr>
                    <w:top w:val="none" w:sz="0" w:space="0" w:color="auto"/>
                    <w:left w:val="none" w:sz="0" w:space="0" w:color="auto"/>
                    <w:bottom w:val="none" w:sz="0" w:space="0" w:color="auto"/>
                    <w:right w:val="none" w:sz="0" w:space="0" w:color="auto"/>
                  </w:divBdr>
                </w:div>
                <w:div w:id="1341660019">
                  <w:marLeft w:val="640"/>
                  <w:marRight w:val="0"/>
                  <w:marTop w:val="0"/>
                  <w:marBottom w:val="0"/>
                  <w:divBdr>
                    <w:top w:val="none" w:sz="0" w:space="0" w:color="auto"/>
                    <w:left w:val="none" w:sz="0" w:space="0" w:color="auto"/>
                    <w:bottom w:val="none" w:sz="0" w:space="0" w:color="auto"/>
                    <w:right w:val="none" w:sz="0" w:space="0" w:color="auto"/>
                  </w:divBdr>
                </w:div>
                <w:div w:id="1415786163">
                  <w:marLeft w:val="640"/>
                  <w:marRight w:val="0"/>
                  <w:marTop w:val="0"/>
                  <w:marBottom w:val="0"/>
                  <w:divBdr>
                    <w:top w:val="none" w:sz="0" w:space="0" w:color="auto"/>
                    <w:left w:val="none" w:sz="0" w:space="0" w:color="auto"/>
                    <w:bottom w:val="none" w:sz="0" w:space="0" w:color="auto"/>
                    <w:right w:val="none" w:sz="0" w:space="0" w:color="auto"/>
                  </w:divBdr>
                </w:div>
                <w:div w:id="1701272726">
                  <w:marLeft w:val="640"/>
                  <w:marRight w:val="0"/>
                  <w:marTop w:val="0"/>
                  <w:marBottom w:val="0"/>
                  <w:divBdr>
                    <w:top w:val="none" w:sz="0" w:space="0" w:color="auto"/>
                    <w:left w:val="none" w:sz="0" w:space="0" w:color="auto"/>
                    <w:bottom w:val="none" w:sz="0" w:space="0" w:color="auto"/>
                    <w:right w:val="none" w:sz="0" w:space="0" w:color="auto"/>
                  </w:divBdr>
                </w:div>
                <w:div w:id="2015841490">
                  <w:marLeft w:val="640"/>
                  <w:marRight w:val="0"/>
                  <w:marTop w:val="0"/>
                  <w:marBottom w:val="0"/>
                  <w:divBdr>
                    <w:top w:val="none" w:sz="0" w:space="0" w:color="auto"/>
                    <w:left w:val="none" w:sz="0" w:space="0" w:color="auto"/>
                    <w:bottom w:val="none" w:sz="0" w:space="0" w:color="auto"/>
                    <w:right w:val="none" w:sz="0" w:space="0" w:color="auto"/>
                  </w:divBdr>
                </w:div>
              </w:divsChild>
            </w:div>
            <w:div w:id="1292203626">
              <w:marLeft w:val="0"/>
              <w:marRight w:val="0"/>
              <w:marTop w:val="0"/>
              <w:marBottom w:val="0"/>
              <w:divBdr>
                <w:top w:val="none" w:sz="0" w:space="0" w:color="auto"/>
                <w:left w:val="none" w:sz="0" w:space="0" w:color="auto"/>
                <w:bottom w:val="none" w:sz="0" w:space="0" w:color="auto"/>
                <w:right w:val="none" w:sz="0" w:space="0" w:color="auto"/>
              </w:divBdr>
              <w:divsChild>
                <w:div w:id="127406654">
                  <w:marLeft w:val="640"/>
                  <w:marRight w:val="0"/>
                  <w:marTop w:val="0"/>
                  <w:marBottom w:val="0"/>
                  <w:divBdr>
                    <w:top w:val="none" w:sz="0" w:space="0" w:color="auto"/>
                    <w:left w:val="none" w:sz="0" w:space="0" w:color="auto"/>
                    <w:bottom w:val="none" w:sz="0" w:space="0" w:color="auto"/>
                    <w:right w:val="none" w:sz="0" w:space="0" w:color="auto"/>
                  </w:divBdr>
                </w:div>
                <w:div w:id="138422982">
                  <w:marLeft w:val="640"/>
                  <w:marRight w:val="0"/>
                  <w:marTop w:val="0"/>
                  <w:marBottom w:val="0"/>
                  <w:divBdr>
                    <w:top w:val="none" w:sz="0" w:space="0" w:color="auto"/>
                    <w:left w:val="none" w:sz="0" w:space="0" w:color="auto"/>
                    <w:bottom w:val="none" w:sz="0" w:space="0" w:color="auto"/>
                    <w:right w:val="none" w:sz="0" w:space="0" w:color="auto"/>
                  </w:divBdr>
                </w:div>
                <w:div w:id="222064400">
                  <w:marLeft w:val="640"/>
                  <w:marRight w:val="0"/>
                  <w:marTop w:val="0"/>
                  <w:marBottom w:val="0"/>
                  <w:divBdr>
                    <w:top w:val="none" w:sz="0" w:space="0" w:color="auto"/>
                    <w:left w:val="none" w:sz="0" w:space="0" w:color="auto"/>
                    <w:bottom w:val="none" w:sz="0" w:space="0" w:color="auto"/>
                    <w:right w:val="none" w:sz="0" w:space="0" w:color="auto"/>
                  </w:divBdr>
                </w:div>
                <w:div w:id="387652882">
                  <w:marLeft w:val="640"/>
                  <w:marRight w:val="0"/>
                  <w:marTop w:val="0"/>
                  <w:marBottom w:val="0"/>
                  <w:divBdr>
                    <w:top w:val="none" w:sz="0" w:space="0" w:color="auto"/>
                    <w:left w:val="none" w:sz="0" w:space="0" w:color="auto"/>
                    <w:bottom w:val="none" w:sz="0" w:space="0" w:color="auto"/>
                    <w:right w:val="none" w:sz="0" w:space="0" w:color="auto"/>
                  </w:divBdr>
                </w:div>
                <w:div w:id="421608064">
                  <w:marLeft w:val="640"/>
                  <w:marRight w:val="0"/>
                  <w:marTop w:val="0"/>
                  <w:marBottom w:val="0"/>
                  <w:divBdr>
                    <w:top w:val="none" w:sz="0" w:space="0" w:color="auto"/>
                    <w:left w:val="none" w:sz="0" w:space="0" w:color="auto"/>
                    <w:bottom w:val="none" w:sz="0" w:space="0" w:color="auto"/>
                    <w:right w:val="none" w:sz="0" w:space="0" w:color="auto"/>
                  </w:divBdr>
                </w:div>
                <w:div w:id="538778962">
                  <w:marLeft w:val="640"/>
                  <w:marRight w:val="0"/>
                  <w:marTop w:val="0"/>
                  <w:marBottom w:val="0"/>
                  <w:divBdr>
                    <w:top w:val="none" w:sz="0" w:space="0" w:color="auto"/>
                    <w:left w:val="none" w:sz="0" w:space="0" w:color="auto"/>
                    <w:bottom w:val="none" w:sz="0" w:space="0" w:color="auto"/>
                    <w:right w:val="none" w:sz="0" w:space="0" w:color="auto"/>
                  </w:divBdr>
                </w:div>
                <w:div w:id="575938840">
                  <w:marLeft w:val="640"/>
                  <w:marRight w:val="0"/>
                  <w:marTop w:val="0"/>
                  <w:marBottom w:val="0"/>
                  <w:divBdr>
                    <w:top w:val="none" w:sz="0" w:space="0" w:color="auto"/>
                    <w:left w:val="none" w:sz="0" w:space="0" w:color="auto"/>
                    <w:bottom w:val="none" w:sz="0" w:space="0" w:color="auto"/>
                    <w:right w:val="none" w:sz="0" w:space="0" w:color="auto"/>
                  </w:divBdr>
                </w:div>
                <w:div w:id="801536418">
                  <w:marLeft w:val="640"/>
                  <w:marRight w:val="0"/>
                  <w:marTop w:val="0"/>
                  <w:marBottom w:val="0"/>
                  <w:divBdr>
                    <w:top w:val="none" w:sz="0" w:space="0" w:color="auto"/>
                    <w:left w:val="none" w:sz="0" w:space="0" w:color="auto"/>
                    <w:bottom w:val="none" w:sz="0" w:space="0" w:color="auto"/>
                    <w:right w:val="none" w:sz="0" w:space="0" w:color="auto"/>
                  </w:divBdr>
                </w:div>
                <w:div w:id="900680529">
                  <w:marLeft w:val="640"/>
                  <w:marRight w:val="0"/>
                  <w:marTop w:val="0"/>
                  <w:marBottom w:val="0"/>
                  <w:divBdr>
                    <w:top w:val="none" w:sz="0" w:space="0" w:color="auto"/>
                    <w:left w:val="none" w:sz="0" w:space="0" w:color="auto"/>
                    <w:bottom w:val="none" w:sz="0" w:space="0" w:color="auto"/>
                    <w:right w:val="none" w:sz="0" w:space="0" w:color="auto"/>
                  </w:divBdr>
                </w:div>
                <w:div w:id="960768601">
                  <w:marLeft w:val="640"/>
                  <w:marRight w:val="0"/>
                  <w:marTop w:val="0"/>
                  <w:marBottom w:val="0"/>
                  <w:divBdr>
                    <w:top w:val="none" w:sz="0" w:space="0" w:color="auto"/>
                    <w:left w:val="none" w:sz="0" w:space="0" w:color="auto"/>
                    <w:bottom w:val="none" w:sz="0" w:space="0" w:color="auto"/>
                    <w:right w:val="none" w:sz="0" w:space="0" w:color="auto"/>
                  </w:divBdr>
                </w:div>
                <w:div w:id="961616820">
                  <w:marLeft w:val="640"/>
                  <w:marRight w:val="0"/>
                  <w:marTop w:val="0"/>
                  <w:marBottom w:val="0"/>
                  <w:divBdr>
                    <w:top w:val="none" w:sz="0" w:space="0" w:color="auto"/>
                    <w:left w:val="none" w:sz="0" w:space="0" w:color="auto"/>
                    <w:bottom w:val="none" w:sz="0" w:space="0" w:color="auto"/>
                    <w:right w:val="none" w:sz="0" w:space="0" w:color="auto"/>
                  </w:divBdr>
                </w:div>
                <w:div w:id="1032730813">
                  <w:marLeft w:val="640"/>
                  <w:marRight w:val="0"/>
                  <w:marTop w:val="0"/>
                  <w:marBottom w:val="0"/>
                  <w:divBdr>
                    <w:top w:val="none" w:sz="0" w:space="0" w:color="auto"/>
                    <w:left w:val="none" w:sz="0" w:space="0" w:color="auto"/>
                    <w:bottom w:val="none" w:sz="0" w:space="0" w:color="auto"/>
                    <w:right w:val="none" w:sz="0" w:space="0" w:color="auto"/>
                  </w:divBdr>
                </w:div>
                <w:div w:id="1054085094">
                  <w:marLeft w:val="640"/>
                  <w:marRight w:val="0"/>
                  <w:marTop w:val="0"/>
                  <w:marBottom w:val="0"/>
                  <w:divBdr>
                    <w:top w:val="none" w:sz="0" w:space="0" w:color="auto"/>
                    <w:left w:val="none" w:sz="0" w:space="0" w:color="auto"/>
                    <w:bottom w:val="none" w:sz="0" w:space="0" w:color="auto"/>
                    <w:right w:val="none" w:sz="0" w:space="0" w:color="auto"/>
                  </w:divBdr>
                </w:div>
                <w:div w:id="1110321677">
                  <w:marLeft w:val="640"/>
                  <w:marRight w:val="0"/>
                  <w:marTop w:val="0"/>
                  <w:marBottom w:val="0"/>
                  <w:divBdr>
                    <w:top w:val="none" w:sz="0" w:space="0" w:color="auto"/>
                    <w:left w:val="none" w:sz="0" w:space="0" w:color="auto"/>
                    <w:bottom w:val="none" w:sz="0" w:space="0" w:color="auto"/>
                    <w:right w:val="none" w:sz="0" w:space="0" w:color="auto"/>
                  </w:divBdr>
                </w:div>
                <w:div w:id="1137724693">
                  <w:marLeft w:val="640"/>
                  <w:marRight w:val="0"/>
                  <w:marTop w:val="0"/>
                  <w:marBottom w:val="0"/>
                  <w:divBdr>
                    <w:top w:val="none" w:sz="0" w:space="0" w:color="auto"/>
                    <w:left w:val="none" w:sz="0" w:space="0" w:color="auto"/>
                    <w:bottom w:val="none" w:sz="0" w:space="0" w:color="auto"/>
                    <w:right w:val="none" w:sz="0" w:space="0" w:color="auto"/>
                  </w:divBdr>
                </w:div>
                <w:div w:id="1150025844">
                  <w:marLeft w:val="640"/>
                  <w:marRight w:val="0"/>
                  <w:marTop w:val="0"/>
                  <w:marBottom w:val="0"/>
                  <w:divBdr>
                    <w:top w:val="none" w:sz="0" w:space="0" w:color="auto"/>
                    <w:left w:val="none" w:sz="0" w:space="0" w:color="auto"/>
                    <w:bottom w:val="none" w:sz="0" w:space="0" w:color="auto"/>
                    <w:right w:val="none" w:sz="0" w:space="0" w:color="auto"/>
                  </w:divBdr>
                </w:div>
                <w:div w:id="1265654749">
                  <w:marLeft w:val="640"/>
                  <w:marRight w:val="0"/>
                  <w:marTop w:val="0"/>
                  <w:marBottom w:val="0"/>
                  <w:divBdr>
                    <w:top w:val="none" w:sz="0" w:space="0" w:color="auto"/>
                    <w:left w:val="none" w:sz="0" w:space="0" w:color="auto"/>
                    <w:bottom w:val="none" w:sz="0" w:space="0" w:color="auto"/>
                    <w:right w:val="none" w:sz="0" w:space="0" w:color="auto"/>
                  </w:divBdr>
                </w:div>
                <w:div w:id="1285045100">
                  <w:marLeft w:val="640"/>
                  <w:marRight w:val="0"/>
                  <w:marTop w:val="0"/>
                  <w:marBottom w:val="0"/>
                  <w:divBdr>
                    <w:top w:val="none" w:sz="0" w:space="0" w:color="auto"/>
                    <w:left w:val="none" w:sz="0" w:space="0" w:color="auto"/>
                    <w:bottom w:val="none" w:sz="0" w:space="0" w:color="auto"/>
                    <w:right w:val="none" w:sz="0" w:space="0" w:color="auto"/>
                  </w:divBdr>
                </w:div>
                <w:div w:id="1329018321">
                  <w:marLeft w:val="640"/>
                  <w:marRight w:val="0"/>
                  <w:marTop w:val="0"/>
                  <w:marBottom w:val="0"/>
                  <w:divBdr>
                    <w:top w:val="none" w:sz="0" w:space="0" w:color="auto"/>
                    <w:left w:val="none" w:sz="0" w:space="0" w:color="auto"/>
                    <w:bottom w:val="none" w:sz="0" w:space="0" w:color="auto"/>
                    <w:right w:val="none" w:sz="0" w:space="0" w:color="auto"/>
                  </w:divBdr>
                </w:div>
                <w:div w:id="1562254046">
                  <w:marLeft w:val="640"/>
                  <w:marRight w:val="0"/>
                  <w:marTop w:val="0"/>
                  <w:marBottom w:val="0"/>
                  <w:divBdr>
                    <w:top w:val="none" w:sz="0" w:space="0" w:color="auto"/>
                    <w:left w:val="none" w:sz="0" w:space="0" w:color="auto"/>
                    <w:bottom w:val="none" w:sz="0" w:space="0" w:color="auto"/>
                    <w:right w:val="none" w:sz="0" w:space="0" w:color="auto"/>
                  </w:divBdr>
                </w:div>
                <w:div w:id="1729958523">
                  <w:marLeft w:val="640"/>
                  <w:marRight w:val="0"/>
                  <w:marTop w:val="0"/>
                  <w:marBottom w:val="0"/>
                  <w:divBdr>
                    <w:top w:val="none" w:sz="0" w:space="0" w:color="auto"/>
                    <w:left w:val="none" w:sz="0" w:space="0" w:color="auto"/>
                    <w:bottom w:val="none" w:sz="0" w:space="0" w:color="auto"/>
                    <w:right w:val="none" w:sz="0" w:space="0" w:color="auto"/>
                  </w:divBdr>
                </w:div>
                <w:div w:id="1872840375">
                  <w:marLeft w:val="640"/>
                  <w:marRight w:val="0"/>
                  <w:marTop w:val="0"/>
                  <w:marBottom w:val="0"/>
                  <w:divBdr>
                    <w:top w:val="none" w:sz="0" w:space="0" w:color="auto"/>
                    <w:left w:val="none" w:sz="0" w:space="0" w:color="auto"/>
                    <w:bottom w:val="none" w:sz="0" w:space="0" w:color="auto"/>
                    <w:right w:val="none" w:sz="0" w:space="0" w:color="auto"/>
                  </w:divBdr>
                </w:div>
                <w:div w:id="1925259418">
                  <w:marLeft w:val="640"/>
                  <w:marRight w:val="0"/>
                  <w:marTop w:val="0"/>
                  <w:marBottom w:val="0"/>
                  <w:divBdr>
                    <w:top w:val="none" w:sz="0" w:space="0" w:color="auto"/>
                    <w:left w:val="none" w:sz="0" w:space="0" w:color="auto"/>
                    <w:bottom w:val="none" w:sz="0" w:space="0" w:color="auto"/>
                    <w:right w:val="none" w:sz="0" w:space="0" w:color="auto"/>
                  </w:divBdr>
                </w:div>
                <w:div w:id="2071994771">
                  <w:marLeft w:val="640"/>
                  <w:marRight w:val="0"/>
                  <w:marTop w:val="0"/>
                  <w:marBottom w:val="0"/>
                  <w:divBdr>
                    <w:top w:val="none" w:sz="0" w:space="0" w:color="auto"/>
                    <w:left w:val="none" w:sz="0" w:space="0" w:color="auto"/>
                    <w:bottom w:val="none" w:sz="0" w:space="0" w:color="auto"/>
                    <w:right w:val="none" w:sz="0" w:space="0" w:color="auto"/>
                  </w:divBdr>
                </w:div>
              </w:divsChild>
            </w:div>
            <w:div w:id="1304391682">
              <w:marLeft w:val="0"/>
              <w:marRight w:val="0"/>
              <w:marTop w:val="0"/>
              <w:marBottom w:val="0"/>
              <w:divBdr>
                <w:top w:val="none" w:sz="0" w:space="0" w:color="auto"/>
                <w:left w:val="none" w:sz="0" w:space="0" w:color="auto"/>
                <w:bottom w:val="none" w:sz="0" w:space="0" w:color="auto"/>
                <w:right w:val="none" w:sz="0" w:space="0" w:color="auto"/>
              </w:divBdr>
              <w:divsChild>
                <w:div w:id="87773351">
                  <w:marLeft w:val="640"/>
                  <w:marRight w:val="0"/>
                  <w:marTop w:val="0"/>
                  <w:marBottom w:val="0"/>
                  <w:divBdr>
                    <w:top w:val="none" w:sz="0" w:space="0" w:color="auto"/>
                    <w:left w:val="none" w:sz="0" w:space="0" w:color="auto"/>
                    <w:bottom w:val="none" w:sz="0" w:space="0" w:color="auto"/>
                    <w:right w:val="none" w:sz="0" w:space="0" w:color="auto"/>
                  </w:divBdr>
                </w:div>
                <w:div w:id="127935478">
                  <w:marLeft w:val="640"/>
                  <w:marRight w:val="0"/>
                  <w:marTop w:val="0"/>
                  <w:marBottom w:val="0"/>
                  <w:divBdr>
                    <w:top w:val="none" w:sz="0" w:space="0" w:color="auto"/>
                    <w:left w:val="none" w:sz="0" w:space="0" w:color="auto"/>
                    <w:bottom w:val="none" w:sz="0" w:space="0" w:color="auto"/>
                    <w:right w:val="none" w:sz="0" w:space="0" w:color="auto"/>
                  </w:divBdr>
                </w:div>
                <w:div w:id="141435223">
                  <w:marLeft w:val="640"/>
                  <w:marRight w:val="0"/>
                  <w:marTop w:val="0"/>
                  <w:marBottom w:val="0"/>
                  <w:divBdr>
                    <w:top w:val="none" w:sz="0" w:space="0" w:color="auto"/>
                    <w:left w:val="none" w:sz="0" w:space="0" w:color="auto"/>
                    <w:bottom w:val="none" w:sz="0" w:space="0" w:color="auto"/>
                    <w:right w:val="none" w:sz="0" w:space="0" w:color="auto"/>
                  </w:divBdr>
                </w:div>
                <w:div w:id="373309608">
                  <w:marLeft w:val="640"/>
                  <w:marRight w:val="0"/>
                  <w:marTop w:val="0"/>
                  <w:marBottom w:val="0"/>
                  <w:divBdr>
                    <w:top w:val="none" w:sz="0" w:space="0" w:color="auto"/>
                    <w:left w:val="none" w:sz="0" w:space="0" w:color="auto"/>
                    <w:bottom w:val="none" w:sz="0" w:space="0" w:color="auto"/>
                    <w:right w:val="none" w:sz="0" w:space="0" w:color="auto"/>
                  </w:divBdr>
                </w:div>
                <w:div w:id="412356194">
                  <w:marLeft w:val="640"/>
                  <w:marRight w:val="0"/>
                  <w:marTop w:val="0"/>
                  <w:marBottom w:val="0"/>
                  <w:divBdr>
                    <w:top w:val="none" w:sz="0" w:space="0" w:color="auto"/>
                    <w:left w:val="none" w:sz="0" w:space="0" w:color="auto"/>
                    <w:bottom w:val="none" w:sz="0" w:space="0" w:color="auto"/>
                    <w:right w:val="none" w:sz="0" w:space="0" w:color="auto"/>
                  </w:divBdr>
                </w:div>
                <w:div w:id="483394131">
                  <w:marLeft w:val="640"/>
                  <w:marRight w:val="0"/>
                  <w:marTop w:val="0"/>
                  <w:marBottom w:val="0"/>
                  <w:divBdr>
                    <w:top w:val="none" w:sz="0" w:space="0" w:color="auto"/>
                    <w:left w:val="none" w:sz="0" w:space="0" w:color="auto"/>
                    <w:bottom w:val="none" w:sz="0" w:space="0" w:color="auto"/>
                    <w:right w:val="none" w:sz="0" w:space="0" w:color="auto"/>
                  </w:divBdr>
                </w:div>
                <w:div w:id="578321810">
                  <w:marLeft w:val="640"/>
                  <w:marRight w:val="0"/>
                  <w:marTop w:val="0"/>
                  <w:marBottom w:val="0"/>
                  <w:divBdr>
                    <w:top w:val="none" w:sz="0" w:space="0" w:color="auto"/>
                    <w:left w:val="none" w:sz="0" w:space="0" w:color="auto"/>
                    <w:bottom w:val="none" w:sz="0" w:space="0" w:color="auto"/>
                    <w:right w:val="none" w:sz="0" w:space="0" w:color="auto"/>
                  </w:divBdr>
                </w:div>
                <w:div w:id="607348131">
                  <w:marLeft w:val="640"/>
                  <w:marRight w:val="0"/>
                  <w:marTop w:val="0"/>
                  <w:marBottom w:val="0"/>
                  <w:divBdr>
                    <w:top w:val="none" w:sz="0" w:space="0" w:color="auto"/>
                    <w:left w:val="none" w:sz="0" w:space="0" w:color="auto"/>
                    <w:bottom w:val="none" w:sz="0" w:space="0" w:color="auto"/>
                    <w:right w:val="none" w:sz="0" w:space="0" w:color="auto"/>
                  </w:divBdr>
                </w:div>
                <w:div w:id="718819589">
                  <w:marLeft w:val="640"/>
                  <w:marRight w:val="0"/>
                  <w:marTop w:val="0"/>
                  <w:marBottom w:val="0"/>
                  <w:divBdr>
                    <w:top w:val="none" w:sz="0" w:space="0" w:color="auto"/>
                    <w:left w:val="none" w:sz="0" w:space="0" w:color="auto"/>
                    <w:bottom w:val="none" w:sz="0" w:space="0" w:color="auto"/>
                    <w:right w:val="none" w:sz="0" w:space="0" w:color="auto"/>
                  </w:divBdr>
                </w:div>
                <w:div w:id="722875650">
                  <w:marLeft w:val="640"/>
                  <w:marRight w:val="0"/>
                  <w:marTop w:val="0"/>
                  <w:marBottom w:val="0"/>
                  <w:divBdr>
                    <w:top w:val="none" w:sz="0" w:space="0" w:color="auto"/>
                    <w:left w:val="none" w:sz="0" w:space="0" w:color="auto"/>
                    <w:bottom w:val="none" w:sz="0" w:space="0" w:color="auto"/>
                    <w:right w:val="none" w:sz="0" w:space="0" w:color="auto"/>
                  </w:divBdr>
                </w:div>
                <w:div w:id="846021829">
                  <w:marLeft w:val="640"/>
                  <w:marRight w:val="0"/>
                  <w:marTop w:val="0"/>
                  <w:marBottom w:val="0"/>
                  <w:divBdr>
                    <w:top w:val="none" w:sz="0" w:space="0" w:color="auto"/>
                    <w:left w:val="none" w:sz="0" w:space="0" w:color="auto"/>
                    <w:bottom w:val="none" w:sz="0" w:space="0" w:color="auto"/>
                    <w:right w:val="none" w:sz="0" w:space="0" w:color="auto"/>
                  </w:divBdr>
                </w:div>
                <w:div w:id="1004938414">
                  <w:marLeft w:val="640"/>
                  <w:marRight w:val="0"/>
                  <w:marTop w:val="0"/>
                  <w:marBottom w:val="0"/>
                  <w:divBdr>
                    <w:top w:val="none" w:sz="0" w:space="0" w:color="auto"/>
                    <w:left w:val="none" w:sz="0" w:space="0" w:color="auto"/>
                    <w:bottom w:val="none" w:sz="0" w:space="0" w:color="auto"/>
                    <w:right w:val="none" w:sz="0" w:space="0" w:color="auto"/>
                  </w:divBdr>
                </w:div>
                <w:div w:id="1145196609">
                  <w:marLeft w:val="640"/>
                  <w:marRight w:val="0"/>
                  <w:marTop w:val="0"/>
                  <w:marBottom w:val="0"/>
                  <w:divBdr>
                    <w:top w:val="none" w:sz="0" w:space="0" w:color="auto"/>
                    <w:left w:val="none" w:sz="0" w:space="0" w:color="auto"/>
                    <w:bottom w:val="none" w:sz="0" w:space="0" w:color="auto"/>
                    <w:right w:val="none" w:sz="0" w:space="0" w:color="auto"/>
                  </w:divBdr>
                </w:div>
                <w:div w:id="1290091135">
                  <w:marLeft w:val="640"/>
                  <w:marRight w:val="0"/>
                  <w:marTop w:val="0"/>
                  <w:marBottom w:val="0"/>
                  <w:divBdr>
                    <w:top w:val="none" w:sz="0" w:space="0" w:color="auto"/>
                    <w:left w:val="none" w:sz="0" w:space="0" w:color="auto"/>
                    <w:bottom w:val="none" w:sz="0" w:space="0" w:color="auto"/>
                    <w:right w:val="none" w:sz="0" w:space="0" w:color="auto"/>
                  </w:divBdr>
                </w:div>
                <w:div w:id="1575123405">
                  <w:marLeft w:val="640"/>
                  <w:marRight w:val="0"/>
                  <w:marTop w:val="0"/>
                  <w:marBottom w:val="0"/>
                  <w:divBdr>
                    <w:top w:val="none" w:sz="0" w:space="0" w:color="auto"/>
                    <w:left w:val="none" w:sz="0" w:space="0" w:color="auto"/>
                    <w:bottom w:val="none" w:sz="0" w:space="0" w:color="auto"/>
                    <w:right w:val="none" w:sz="0" w:space="0" w:color="auto"/>
                  </w:divBdr>
                </w:div>
                <w:div w:id="1678460178">
                  <w:marLeft w:val="640"/>
                  <w:marRight w:val="0"/>
                  <w:marTop w:val="0"/>
                  <w:marBottom w:val="0"/>
                  <w:divBdr>
                    <w:top w:val="none" w:sz="0" w:space="0" w:color="auto"/>
                    <w:left w:val="none" w:sz="0" w:space="0" w:color="auto"/>
                    <w:bottom w:val="none" w:sz="0" w:space="0" w:color="auto"/>
                    <w:right w:val="none" w:sz="0" w:space="0" w:color="auto"/>
                  </w:divBdr>
                </w:div>
              </w:divsChild>
            </w:div>
            <w:div w:id="1312831938">
              <w:marLeft w:val="0"/>
              <w:marRight w:val="0"/>
              <w:marTop w:val="0"/>
              <w:marBottom w:val="0"/>
              <w:divBdr>
                <w:top w:val="none" w:sz="0" w:space="0" w:color="auto"/>
                <w:left w:val="none" w:sz="0" w:space="0" w:color="auto"/>
                <w:bottom w:val="none" w:sz="0" w:space="0" w:color="auto"/>
                <w:right w:val="none" w:sz="0" w:space="0" w:color="auto"/>
              </w:divBdr>
              <w:divsChild>
                <w:div w:id="59450719">
                  <w:marLeft w:val="640"/>
                  <w:marRight w:val="0"/>
                  <w:marTop w:val="0"/>
                  <w:marBottom w:val="0"/>
                  <w:divBdr>
                    <w:top w:val="none" w:sz="0" w:space="0" w:color="auto"/>
                    <w:left w:val="none" w:sz="0" w:space="0" w:color="auto"/>
                    <w:bottom w:val="none" w:sz="0" w:space="0" w:color="auto"/>
                    <w:right w:val="none" w:sz="0" w:space="0" w:color="auto"/>
                  </w:divBdr>
                </w:div>
                <w:div w:id="131872430">
                  <w:marLeft w:val="640"/>
                  <w:marRight w:val="0"/>
                  <w:marTop w:val="0"/>
                  <w:marBottom w:val="0"/>
                  <w:divBdr>
                    <w:top w:val="none" w:sz="0" w:space="0" w:color="auto"/>
                    <w:left w:val="none" w:sz="0" w:space="0" w:color="auto"/>
                    <w:bottom w:val="none" w:sz="0" w:space="0" w:color="auto"/>
                    <w:right w:val="none" w:sz="0" w:space="0" w:color="auto"/>
                  </w:divBdr>
                </w:div>
                <w:div w:id="348340361">
                  <w:marLeft w:val="640"/>
                  <w:marRight w:val="0"/>
                  <w:marTop w:val="0"/>
                  <w:marBottom w:val="0"/>
                  <w:divBdr>
                    <w:top w:val="none" w:sz="0" w:space="0" w:color="auto"/>
                    <w:left w:val="none" w:sz="0" w:space="0" w:color="auto"/>
                    <w:bottom w:val="none" w:sz="0" w:space="0" w:color="auto"/>
                    <w:right w:val="none" w:sz="0" w:space="0" w:color="auto"/>
                  </w:divBdr>
                </w:div>
                <w:div w:id="756366070">
                  <w:marLeft w:val="640"/>
                  <w:marRight w:val="0"/>
                  <w:marTop w:val="0"/>
                  <w:marBottom w:val="0"/>
                  <w:divBdr>
                    <w:top w:val="none" w:sz="0" w:space="0" w:color="auto"/>
                    <w:left w:val="none" w:sz="0" w:space="0" w:color="auto"/>
                    <w:bottom w:val="none" w:sz="0" w:space="0" w:color="auto"/>
                    <w:right w:val="none" w:sz="0" w:space="0" w:color="auto"/>
                  </w:divBdr>
                </w:div>
                <w:div w:id="788090822">
                  <w:marLeft w:val="640"/>
                  <w:marRight w:val="0"/>
                  <w:marTop w:val="0"/>
                  <w:marBottom w:val="0"/>
                  <w:divBdr>
                    <w:top w:val="none" w:sz="0" w:space="0" w:color="auto"/>
                    <w:left w:val="none" w:sz="0" w:space="0" w:color="auto"/>
                    <w:bottom w:val="none" w:sz="0" w:space="0" w:color="auto"/>
                    <w:right w:val="none" w:sz="0" w:space="0" w:color="auto"/>
                  </w:divBdr>
                </w:div>
                <w:div w:id="801731594">
                  <w:marLeft w:val="640"/>
                  <w:marRight w:val="0"/>
                  <w:marTop w:val="0"/>
                  <w:marBottom w:val="0"/>
                  <w:divBdr>
                    <w:top w:val="none" w:sz="0" w:space="0" w:color="auto"/>
                    <w:left w:val="none" w:sz="0" w:space="0" w:color="auto"/>
                    <w:bottom w:val="none" w:sz="0" w:space="0" w:color="auto"/>
                    <w:right w:val="none" w:sz="0" w:space="0" w:color="auto"/>
                  </w:divBdr>
                </w:div>
                <w:div w:id="918513909">
                  <w:marLeft w:val="640"/>
                  <w:marRight w:val="0"/>
                  <w:marTop w:val="0"/>
                  <w:marBottom w:val="0"/>
                  <w:divBdr>
                    <w:top w:val="none" w:sz="0" w:space="0" w:color="auto"/>
                    <w:left w:val="none" w:sz="0" w:space="0" w:color="auto"/>
                    <w:bottom w:val="none" w:sz="0" w:space="0" w:color="auto"/>
                    <w:right w:val="none" w:sz="0" w:space="0" w:color="auto"/>
                  </w:divBdr>
                </w:div>
                <w:div w:id="941033323">
                  <w:marLeft w:val="640"/>
                  <w:marRight w:val="0"/>
                  <w:marTop w:val="0"/>
                  <w:marBottom w:val="0"/>
                  <w:divBdr>
                    <w:top w:val="none" w:sz="0" w:space="0" w:color="auto"/>
                    <w:left w:val="none" w:sz="0" w:space="0" w:color="auto"/>
                    <w:bottom w:val="none" w:sz="0" w:space="0" w:color="auto"/>
                    <w:right w:val="none" w:sz="0" w:space="0" w:color="auto"/>
                  </w:divBdr>
                </w:div>
                <w:div w:id="958610393">
                  <w:marLeft w:val="640"/>
                  <w:marRight w:val="0"/>
                  <w:marTop w:val="0"/>
                  <w:marBottom w:val="0"/>
                  <w:divBdr>
                    <w:top w:val="none" w:sz="0" w:space="0" w:color="auto"/>
                    <w:left w:val="none" w:sz="0" w:space="0" w:color="auto"/>
                    <w:bottom w:val="none" w:sz="0" w:space="0" w:color="auto"/>
                    <w:right w:val="none" w:sz="0" w:space="0" w:color="auto"/>
                  </w:divBdr>
                </w:div>
                <w:div w:id="1224678391">
                  <w:marLeft w:val="640"/>
                  <w:marRight w:val="0"/>
                  <w:marTop w:val="0"/>
                  <w:marBottom w:val="0"/>
                  <w:divBdr>
                    <w:top w:val="none" w:sz="0" w:space="0" w:color="auto"/>
                    <w:left w:val="none" w:sz="0" w:space="0" w:color="auto"/>
                    <w:bottom w:val="none" w:sz="0" w:space="0" w:color="auto"/>
                    <w:right w:val="none" w:sz="0" w:space="0" w:color="auto"/>
                  </w:divBdr>
                </w:div>
                <w:div w:id="1328941075">
                  <w:marLeft w:val="640"/>
                  <w:marRight w:val="0"/>
                  <w:marTop w:val="0"/>
                  <w:marBottom w:val="0"/>
                  <w:divBdr>
                    <w:top w:val="none" w:sz="0" w:space="0" w:color="auto"/>
                    <w:left w:val="none" w:sz="0" w:space="0" w:color="auto"/>
                    <w:bottom w:val="none" w:sz="0" w:space="0" w:color="auto"/>
                    <w:right w:val="none" w:sz="0" w:space="0" w:color="auto"/>
                  </w:divBdr>
                </w:div>
                <w:div w:id="2127121176">
                  <w:marLeft w:val="640"/>
                  <w:marRight w:val="0"/>
                  <w:marTop w:val="0"/>
                  <w:marBottom w:val="0"/>
                  <w:divBdr>
                    <w:top w:val="none" w:sz="0" w:space="0" w:color="auto"/>
                    <w:left w:val="none" w:sz="0" w:space="0" w:color="auto"/>
                    <w:bottom w:val="none" w:sz="0" w:space="0" w:color="auto"/>
                    <w:right w:val="none" w:sz="0" w:space="0" w:color="auto"/>
                  </w:divBdr>
                </w:div>
              </w:divsChild>
            </w:div>
            <w:div w:id="1324966539">
              <w:marLeft w:val="0"/>
              <w:marRight w:val="0"/>
              <w:marTop w:val="0"/>
              <w:marBottom w:val="0"/>
              <w:divBdr>
                <w:top w:val="none" w:sz="0" w:space="0" w:color="auto"/>
                <w:left w:val="none" w:sz="0" w:space="0" w:color="auto"/>
                <w:bottom w:val="none" w:sz="0" w:space="0" w:color="auto"/>
                <w:right w:val="none" w:sz="0" w:space="0" w:color="auto"/>
              </w:divBdr>
              <w:divsChild>
                <w:div w:id="174464886">
                  <w:marLeft w:val="640"/>
                  <w:marRight w:val="0"/>
                  <w:marTop w:val="0"/>
                  <w:marBottom w:val="0"/>
                  <w:divBdr>
                    <w:top w:val="none" w:sz="0" w:space="0" w:color="auto"/>
                    <w:left w:val="none" w:sz="0" w:space="0" w:color="auto"/>
                    <w:bottom w:val="none" w:sz="0" w:space="0" w:color="auto"/>
                    <w:right w:val="none" w:sz="0" w:space="0" w:color="auto"/>
                  </w:divBdr>
                </w:div>
                <w:div w:id="262810725">
                  <w:marLeft w:val="640"/>
                  <w:marRight w:val="0"/>
                  <w:marTop w:val="0"/>
                  <w:marBottom w:val="0"/>
                  <w:divBdr>
                    <w:top w:val="none" w:sz="0" w:space="0" w:color="auto"/>
                    <w:left w:val="none" w:sz="0" w:space="0" w:color="auto"/>
                    <w:bottom w:val="none" w:sz="0" w:space="0" w:color="auto"/>
                    <w:right w:val="none" w:sz="0" w:space="0" w:color="auto"/>
                  </w:divBdr>
                </w:div>
                <w:div w:id="266692353">
                  <w:marLeft w:val="640"/>
                  <w:marRight w:val="0"/>
                  <w:marTop w:val="0"/>
                  <w:marBottom w:val="0"/>
                  <w:divBdr>
                    <w:top w:val="none" w:sz="0" w:space="0" w:color="auto"/>
                    <w:left w:val="none" w:sz="0" w:space="0" w:color="auto"/>
                    <w:bottom w:val="none" w:sz="0" w:space="0" w:color="auto"/>
                    <w:right w:val="none" w:sz="0" w:space="0" w:color="auto"/>
                  </w:divBdr>
                </w:div>
                <w:div w:id="276835953">
                  <w:marLeft w:val="640"/>
                  <w:marRight w:val="0"/>
                  <w:marTop w:val="0"/>
                  <w:marBottom w:val="0"/>
                  <w:divBdr>
                    <w:top w:val="none" w:sz="0" w:space="0" w:color="auto"/>
                    <w:left w:val="none" w:sz="0" w:space="0" w:color="auto"/>
                    <w:bottom w:val="none" w:sz="0" w:space="0" w:color="auto"/>
                    <w:right w:val="none" w:sz="0" w:space="0" w:color="auto"/>
                  </w:divBdr>
                </w:div>
                <w:div w:id="280765554">
                  <w:marLeft w:val="640"/>
                  <w:marRight w:val="0"/>
                  <w:marTop w:val="0"/>
                  <w:marBottom w:val="0"/>
                  <w:divBdr>
                    <w:top w:val="none" w:sz="0" w:space="0" w:color="auto"/>
                    <w:left w:val="none" w:sz="0" w:space="0" w:color="auto"/>
                    <w:bottom w:val="none" w:sz="0" w:space="0" w:color="auto"/>
                    <w:right w:val="none" w:sz="0" w:space="0" w:color="auto"/>
                  </w:divBdr>
                </w:div>
                <w:div w:id="562327622">
                  <w:marLeft w:val="640"/>
                  <w:marRight w:val="0"/>
                  <w:marTop w:val="0"/>
                  <w:marBottom w:val="0"/>
                  <w:divBdr>
                    <w:top w:val="none" w:sz="0" w:space="0" w:color="auto"/>
                    <w:left w:val="none" w:sz="0" w:space="0" w:color="auto"/>
                    <w:bottom w:val="none" w:sz="0" w:space="0" w:color="auto"/>
                    <w:right w:val="none" w:sz="0" w:space="0" w:color="auto"/>
                  </w:divBdr>
                </w:div>
                <w:div w:id="637303796">
                  <w:marLeft w:val="640"/>
                  <w:marRight w:val="0"/>
                  <w:marTop w:val="0"/>
                  <w:marBottom w:val="0"/>
                  <w:divBdr>
                    <w:top w:val="none" w:sz="0" w:space="0" w:color="auto"/>
                    <w:left w:val="none" w:sz="0" w:space="0" w:color="auto"/>
                    <w:bottom w:val="none" w:sz="0" w:space="0" w:color="auto"/>
                    <w:right w:val="none" w:sz="0" w:space="0" w:color="auto"/>
                  </w:divBdr>
                </w:div>
                <w:div w:id="934703416">
                  <w:marLeft w:val="640"/>
                  <w:marRight w:val="0"/>
                  <w:marTop w:val="0"/>
                  <w:marBottom w:val="0"/>
                  <w:divBdr>
                    <w:top w:val="none" w:sz="0" w:space="0" w:color="auto"/>
                    <w:left w:val="none" w:sz="0" w:space="0" w:color="auto"/>
                    <w:bottom w:val="none" w:sz="0" w:space="0" w:color="auto"/>
                    <w:right w:val="none" w:sz="0" w:space="0" w:color="auto"/>
                  </w:divBdr>
                </w:div>
                <w:div w:id="982540424">
                  <w:marLeft w:val="640"/>
                  <w:marRight w:val="0"/>
                  <w:marTop w:val="0"/>
                  <w:marBottom w:val="0"/>
                  <w:divBdr>
                    <w:top w:val="none" w:sz="0" w:space="0" w:color="auto"/>
                    <w:left w:val="none" w:sz="0" w:space="0" w:color="auto"/>
                    <w:bottom w:val="none" w:sz="0" w:space="0" w:color="auto"/>
                    <w:right w:val="none" w:sz="0" w:space="0" w:color="auto"/>
                  </w:divBdr>
                </w:div>
                <w:div w:id="1050959936">
                  <w:marLeft w:val="640"/>
                  <w:marRight w:val="0"/>
                  <w:marTop w:val="0"/>
                  <w:marBottom w:val="0"/>
                  <w:divBdr>
                    <w:top w:val="none" w:sz="0" w:space="0" w:color="auto"/>
                    <w:left w:val="none" w:sz="0" w:space="0" w:color="auto"/>
                    <w:bottom w:val="none" w:sz="0" w:space="0" w:color="auto"/>
                    <w:right w:val="none" w:sz="0" w:space="0" w:color="auto"/>
                  </w:divBdr>
                </w:div>
                <w:div w:id="1241867366">
                  <w:marLeft w:val="640"/>
                  <w:marRight w:val="0"/>
                  <w:marTop w:val="0"/>
                  <w:marBottom w:val="0"/>
                  <w:divBdr>
                    <w:top w:val="none" w:sz="0" w:space="0" w:color="auto"/>
                    <w:left w:val="none" w:sz="0" w:space="0" w:color="auto"/>
                    <w:bottom w:val="none" w:sz="0" w:space="0" w:color="auto"/>
                    <w:right w:val="none" w:sz="0" w:space="0" w:color="auto"/>
                  </w:divBdr>
                </w:div>
                <w:div w:id="1384938763">
                  <w:marLeft w:val="640"/>
                  <w:marRight w:val="0"/>
                  <w:marTop w:val="0"/>
                  <w:marBottom w:val="0"/>
                  <w:divBdr>
                    <w:top w:val="none" w:sz="0" w:space="0" w:color="auto"/>
                    <w:left w:val="none" w:sz="0" w:space="0" w:color="auto"/>
                    <w:bottom w:val="none" w:sz="0" w:space="0" w:color="auto"/>
                    <w:right w:val="none" w:sz="0" w:space="0" w:color="auto"/>
                  </w:divBdr>
                </w:div>
                <w:div w:id="1482623421">
                  <w:marLeft w:val="640"/>
                  <w:marRight w:val="0"/>
                  <w:marTop w:val="0"/>
                  <w:marBottom w:val="0"/>
                  <w:divBdr>
                    <w:top w:val="none" w:sz="0" w:space="0" w:color="auto"/>
                    <w:left w:val="none" w:sz="0" w:space="0" w:color="auto"/>
                    <w:bottom w:val="none" w:sz="0" w:space="0" w:color="auto"/>
                    <w:right w:val="none" w:sz="0" w:space="0" w:color="auto"/>
                  </w:divBdr>
                </w:div>
                <w:div w:id="1555502718">
                  <w:marLeft w:val="640"/>
                  <w:marRight w:val="0"/>
                  <w:marTop w:val="0"/>
                  <w:marBottom w:val="0"/>
                  <w:divBdr>
                    <w:top w:val="none" w:sz="0" w:space="0" w:color="auto"/>
                    <w:left w:val="none" w:sz="0" w:space="0" w:color="auto"/>
                    <w:bottom w:val="none" w:sz="0" w:space="0" w:color="auto"/>
                    <w:right w:val="none" w:sz="0" w:space="0" w:color="auto"/>
                  </w:divBdr>
                </w:div>
                <w:div w:id="1682126773">
                  <w:marLeft w:val="640"/>
                  <w:marRight w:val="0"/>
                  <w:marTop w:val="0"/>
                  <w:marBottom w:val="0"/>
                  <w:divBdr>
                    <w:top w:val="none" w:sz="0" w:space="0" w:color="auto"/>
                    <w:left w:val="none" w:sz="0" w:space="0" w:color="auto"/>
                    <w:bottom w:val="none" w:sz="0" w:space="0" w:color="auto"/>
                    <w:right w:val="none" w:sz="0" w:space="0" w:color="auto"/>
                  </w:divBdr>
                </w:div>
                <w:div w:id="1742212011">
                  <w:marLeft w:val="640"/>
                  <w:marRight w:val="0"/>
                  <w:marTop w:val="0"/>
                  <w:marBottom w:val="0"/>
                  <w:divBdr>
                    <w:top w:val="none" w:sz="0" w:space="0" w:color="auto"/>
                    <w:left w:val="none" w:sz="0" w:space="0" w:color="auto"/>
                    <w:bottom w:val="none" w:sz="0" w:space="0" w:color="auto"/>
                    <w:right w:val="none" w:sz="0" w:space="0" w:color="auto"/>
                  </w:divBdr>
                </w:div>
                <w:div w:id="2005012066">
                  <w:marLeft w:val="640"/>
                  <w:marRight w:val="0"/>
                  <w:marTop w:val="0"/>
                  <w:marBottom w:val="0"/>
                  <w:divBdr>
                    <w:top w:val="none" w:sz="0" w:space="0" w:color="auto"/>
                    <w:left w:val="none" w:sz="0" w:space="0" w:color="auto"/>
                    <w:bottom w:val="none" w:sz="0" w:space="0" w:color="auto"/>
                    <w:right w:val="none" w:sz="0" w:space="0" w:color="auto"/>
                  </w:divBdr>
                </w:div>
                <w:div w:id="2125534493">
                  <w:marLeft w:val="640"/>
                  <w:marRight w:val="0"/>
                  <w:marTop w:val="0"/>
                  <w:marBottom w:val="0"/>
                  <w:divBdr>
                    <w:top w:val="none" w:sz="0" w:space="0" w:color="auto"/>
                    <w:left w:val="none" w:sz="0" w:space="0" w:color="auto"/>
                    <w:bottom w:val="none" w:sz="0" w:space="0" w:color="auto"/>
                    <w:right w:val="none" w:sz="0" w:space="0" w:color="auto"/>
                  </w:divBdr>
                </w:div>
                <w:div w:id="2141876941">
                  <w:marLeft w:val="640"/>
                  <w:marRight w:val="0"/>
                  <w:marTop w:val="0"/>
                  <w:marBottom w:val="0"/>
                  <w:divBdr>
                    <w:top w:val="none" w:sz="0" w:space="0" w:color="auto"/>
                    <w:left w:val="none" w:sz="0" w:space="0" w:color="auto"/>
                    <w:bottom w:val="none" w:sz="0" w:space="0" w:color="auto"/>
                    <w:right w:val="none" w:sz="0" w:space="0" w:color="auto"/>
                  </w:divBdr>
                </w:div>
              </w:divsChild>
            </w:div>
            <w:div w:id="1338998770">
              <w:marLeft w:val="0"/>
              <w:marRight w:val="0"/>
              <w:marTop w:val="0"/>
              <w:marBottom w:val="0"/>
              <w:divBdr>
                <w:top w:val="none" w:sz="0" w:space="0" w:color="auto"/>
                <w:left w:val="none" w:sz="0" w:space="0" w:color="auto"/>
                <w:bottom w:val="none" w:sz="0" w:space="0" w:color="auto"/>
                <w:right w:val="none" w:sz="0" w:space="0" w:color="auto"/>
              </w:divBdr>
              <w:divsChild>
                <w:div w:id="560799040">
                  <w:marLeft w:val="640"/>
                  <w:marRight w:val="0"/>
                  <w:marTop w:val="0"/>
                  <w:marBottom w:val="0"/>
                  <w:divBdr>
                    <w:top w:val="none" w:sz="0" w:space="0" w:color="auto"/>
                    <w:left w:val="none" w:sz="0" w:space="0" w:color="auto"/>
                    <w:bottom w:val="none" w:sz="0" w:space="0" w:color="auto"/>
                    <w:right w:val="none" w:sz="0" w:space="0" w:color="auto"/>
                  </w:divBdr>
                </w:div>
                <w:div w:id="1650935236">
                  <w:marLeft w:val="640"/>
                  <w:marRight w:val="0"/>
                  <w:marTop w:val="0"/>
                  <w:marBottom w:val="0"/>
                  <w:divBdr>
                    <w:top w:val="none" w:sz="0" w:space="0" w:color="auto"/>
                    <w:left w:val="none" w:sz="0" w:space="0" w:color="auto"/>
                    <w:bottom w:val="none" w:sz="0" w:space="0" w:color="auto"/>
                    <w:right w:val="none" w:sz="0" w:space="0" w:color="auto"/>
                  </w:divBdr>
                </w:div>
                <w:div w:id="2010786607">
                  <w:marLeft w:val="640"/>
                  <w:marRight w:val="0"/>
                  <w:marTop w:val="0"/>
                  <w:marBottom w:val="0"/>
                  <w:divBdr>
                    <w:top w:val="none" w:sz="0" w:space="0" w:color="auto"/>
                    <w:left w:val="none" w:sz="0" w:space="0" w:color="auto"/>
                    <w:bottom w:val="none" w:sz="0" w:space="0" w:color="auto"/>
                    <w:right w:val="none" w:sz="0" w:space="0" w:color="auto"/>
                  </w:divBdr>
                </w:div>
              </w:divsChild>
            </w:div>
            <w:div w:id="1546334824">
              <w:marLeft w:val="0"/>
              <w:marRight w:val="0"/>
              <w:marTop w:val="0"/>
              <w:marBottom w:val="0"/>
              <w:divBdr>
                <w:top w:val="none" w:sz="0" w:space="0" w:color="auto"/>
                <w:left w:val="none" w:sz="0" w:space="0" w:color="auto"/>
                <w:bottom w:val="none" w:sz="0" w:space="0" w:color="auto"/>
                <w:right w:val="none" w:sz="0" w:space="0" w:color="auto"/>
              </w:divBdr>
              <w:divsChild>
                <w:div w:id="125855937">
                  <w:marLeft w:val="640"/>
                  <w:marRight w:val="0"/>
                  <w:marTop w:val="0"/>
                  <w:marBottom w:val="0"/>
                  <w:divBdr>
                    <w:top w:val="none" w:sz="0" w:space="0" w:color="auto"/>
                    <w:left w:val="none" w:sz="0" w:space="0" w:color="auto"/>
                    <w:bottom w:val="none" w:sz="0" w:space="0" w:color="auto"/>
                    <w:right w:val="none" w:sz="0" w:space="0" w:color="auto"/>
                  </w:divBdr>
                </w:div>
                <w:div w:id="993028776">
                  <w:marLeft w:val="640"/>
                  <w:marRight w:val="0"/>
                  <w:marTop w:val="0"/>
                  <w:marBottom w:val="0"/>
                  <w:divBdr>
                    <w:top w:val="none" w:sz="0" w:space="0" w:color="auto"/>
                    <w:left w:val="none" w:sz="0" w:space="0" w:color="auto"/>
                    <w:bottom w:val="none" w:sz="0" w:space="0" w:color="auto"/>
                    <w:right w:val="none" w:sz="0" w:space="0" w:color="auto"/>
                  </w:divBdr>
                </w:div>
                <w:div w:id="1044479225">
                  <w:marLeft w:val="640"/>
                  <w:marRight w:val="0"/>
                  <w:marTop w:val="0"/>
                  <w:marBottom w:val="0"/>
                  <w:divBdr>
                    <w:top w:val="none" w:sz="0" w:space="0" w:color="auto"/>
                    <w:left w:val="none" w:sz="0" w:space="0" w:color="auto"/>
                    <w:bottom w:val="none" w:sz="0" w:space="0" w:color="auto"/>
                    <w:right w:val="none" w:sz="0" w:space="0" w:color="auto"/>
                  </w:divBdr>
                </w:div>
              </w:divsChild>
            </w:div>
            <w:div w:id="1613442684">
              <w:marLeft w:val="0"/>
              <w:marRight w:val="0"/>
              <w:marTop w:val="0"/>
              <w:marBottom w:val="0"/>
              <w:divBdr>
                <w:top w:val="none" w:sz="0" w:space="0" w:color="auto"/>
                <w:left w:val="none" w:sz="0" w:space="0" w:color="auto"/>
                <w:bottom w:val="none" w:sz="0" w:space="0" w:color="auto"/>
                <w:right w:val="none" w:sz="0" w:space="0" w:color="auto"/>
              </w:divBdr>
              <w:divsChild>
                <w:div w:id="479229583">
                  <w:marLeft w:val="640"/>
                  <w:marRight w:val="0"/>
                  <w:marTop w:val="0"/>
                  <w:marBottom w:val="0"/>
                  <w:divBdr>
                    <w:top w:val="none" w:sz="0" w:space="0" w:color="auto"/>
                    <w:left w:val="none" w:sz="0" w:space="0" w:color="auto"/>
                    <w:bottom w:val="none" w:sz="0" w:space="0" w:color="auto"/>
                    <w:right w:val="none" w:sz="0" w:space="0" w:color="auto"/>
                  </w:divBdr>
                </w:div>
                <w:div w:id="1080755943">
                  <w:marLeft w:val="640"/>
                  <w:marRight w:val="0"/>
                  <w:marTop w:val="0"/>
                  <w:marBottom w:val="0"/>
                  <w:divBdr>
                    <w:top w:val="none" w:sz="0" w:space="0" w:color="auto"/>
                    <w:left w:val="none" w:sz="0" w:space="0" w:color="auto"/>
                    <w:bottom w:val="none" w:sz="0" w:space="0" w:color="auto"/>
                    <w:right w:val="none" w:sz="0" w:space="0" w:color="auto"/>
                  </w:divBdr>
                </w:div>
                <w:div w:id="1377512797">
                  <w:marLeft w:val="640"/>
                  <w:marRight w:val="0"/>
                  <w:marTop w:val="0"/>
                  <w:marBottom w:val="0"/>
                  <w:divBdr>
                    <w:top w:val="none" w:sz="0" w:space="0" w:color="auto"/>
                    <w:left w:val="none" w:sz="0" w:space="0" w:color="auto"/>
                    <w:bottom w:val="none" w:sz="0" w:space="0" w:color="auto"/>
                    <w:right w:val="none" w:sz="0" w:space="0" w:color="auto"/>
                  </w:divBdr>
                </w:div>
              </w:divsChild>
            </w:div>
            <w:div w:id="1617441760">
              <w:marLeft w:val="0"/>
              <w:marRight w:val="0"/>
              <w:marTop w:val="0"/>
              <w:marBottom w:val="0"/>
              <w:divBdr>
                <w:top w:val="none" w:sz="0" w:space="0" w:color="auto"/>
                <w:left w:val="none" w:sz="0" w:space="0" w:color="auto"/>
                <w:bottom w:val="none" w:sz="0" w:space="0" w:color="auto"/>
                <w:right w:val="none" w:sz="0" w:space="0" w:color="auto"/>
              </w:divBdr>
              <w:divsChild>
                <w:div w:id="16516256">
                  <w:marLeft w:val="640"/>
                  <w:marRight w:val="0"/>
                  <w:marTop w:val="0"/>
                  <w:marBottom w:val="0"/>
                  <w:divBdr>
                    <w:top w:val="none" w:sz="0" w:space="0" w:color="auto"/>
                    <w:left w:val="none" w:sz="0" w:space="0" w:color="auto"/>
                    <w:bottom w:val="none" w:sz="0" w:space="0" w:color="auto"/>
                    <w:right w:val="none" w:sz="0" w:space="0" w:color="auto"/>
                  </w:divBdr>
                </w:div>
                <w:div w:id="349919131">
                  <w:marLeft w:val="640"/>
                  <w:marRight w:val="0"/>
                  <w:marTop w:val="0"/>
                  <w:marBottom w:val="0"/>
                  <w:divBdr>
                    <w:top w:val="none" w:sz="0" w:space="0" w:color="auto"/>
                    <w:left w:val="none" w:sz="0" w:space="0" w:color="auto"/>
                    <w:bottom w:val="none" w:sz="0" w:space="0" w:color="auto"/>
                    <w:right w:val="none" w:sz="0" w:space="0" w:color="auto"/>
                  </w:divBdr>
                </w:div>
                <w:div w:id="1013536251">
                  <w:marLeft w:val="640"/>
                  <w:marRight w:val="0"/>
                  <w:marTop w:val="0"/>
                  <w:marBottom w:val="0"/>
                  <w:divBdr>
                    <w:top w:val="none" w:sz="0" w:space="0" w:color="auto"/>
                    <w:left w:val="none" w:sz="0" w:space="0" w:color="auto"/>
                    <w:bottom w:val="none" w:sz="0" w:space="0" w:color="auto"/>
                    <w:right w:val="none" w:sz="0" w:space="0" w:color="auto"/>
                  </w:divBdr>
                </w:div>
                <w:div w:id="1601601397">
                  <w:marLeft w:val="640"/>
                  <w:marRight w:val="0"/>
                  <w:marTop w:val="0"/>
                  <w:marBottom w:val="0"/>
                  <w:divBdr>
                    <w:top w:val="none" w:sz="0" w:space="0" w:color="auto"/>
                    <w:left w:val="none" w:sz="0" w:space="0" w:color="auto"/>
                    <w:bottom w:val="none" w:sz="0" w:space="0" w:color="auto"/>
                    <w:right w:val="none" w:sz="0" w:space="0" w:color="auto"/>
                  </w:divBdr>
                </w:div>
                <w:div w:id="1933394568">
                  <w:marLeft w:val="640"/>
                  <w:marRight w:val="0"/>
                  <w:marTop w:val="0"/>
                  <w:marBottom w:val="0"/>
                  <w:divBdr>
                    <w:top w:val="none" w:sz="0" w:space="0" w:color="auto"/>
                    <w:left w:val="none" w:sz="0" w:space="0" w:color="auto"/>
                    <w:bottom w:val="none" w:sz="0" w:space="0" w:color="auto"/>
                    <w:right w:val="none" w:sz="0" w:space="0" w:color="auto"/>
                  </w:divBdr>
                </w:div>
                <w:div w:id="2092703210">
                  <w:marLeft w:val="640"/>
                  <w:marRight w:val="0"/>
                  <w:marTop w:val="0"/>
                  <w:marBottom w:val="0"/>
                  <w:divBdr>
                    <w:top w:val="none" w:sz="0" w:space="0" w:color="auto"/>
                    <w:left w:val="none" w:sz="0" w:space="0" w:color="auto"/>
                    <w:bottom w:val="none" w:sz="0" w:space="0" w:color="auto"/>
                    <w:right w:val="none" w:sz="0" w:space="0" w:color="auto"/>
                  </w:divBdr>
                </w:div>
              </w:divsChild>
            </w:div>
            <w:div w:id="1618757269">
              <w:marLeft w:val="0"/>
              <w:marRight w:val="0"/>
              <w:marTop w:val="0"/>
              <w:marBottom w:val="0"/>
              <w:divBdr>
                <w:top w:val="none" w:sz="0" w:space="0" w:color="auto"/>
                <w:left w:val="none" w:sz="0" w:space="0" w:color="auto"/>
                <w:bottom w:val="none" w:sz="0" w:space="0" w:color="auto"/>
                <w:right w:val="none" w:sz="0" w:space="0" w:color="auto"/>
              </w:divBdr>
              <w:divsChild>
                <w:div w:id="104928323">
                  <w:marLeft w:val="640"/>
                  <w:marRight w:val="0"/>
                  <w:marTop w:val="0"/>
                  <w:marBottom w:val="0"/>
                  <w:divBdr>
                    <w:top w:val="none" w:sz="0" w:space="0" w:color="auto"/>
                    <w:left w:val="none" w:sz="0" w:space="0" w:color="auto"/>
                    <w:bottom w:val="none" w:sz="0" w:space="0" w:color="auto"/>
                    <w:right w:val="none" w:sz="0" w:space="0" w:color="auto"/>
                  </w:divBdr>
                </w:div>
                <w:div w:id="187185140">
                  <w:marLeft w:val="640"/>
                  <w:marRight w:val="0"/>
                  <w:marTop w:val="0"/>
                  <w:marBottom w:val="0"/>
                  <w:divBdr>
                    <w:top w:val="none" w:sz="0" w:space="0" w:color="auto"/>
                    <w:left w:val="none" w:sz="0" w:space="0" w:color="auto"/>
                    <w:bottom w:val="none" w:sz="0" w:space="0" w:color="auto"/>
                    <w:right w:val="none" w:sz="0" w:space="0" w:color="auto"/>
                  </w:divBdr>
                </w:div>
                <w:div w:id="247737031">
                  <w:marLeft w:val="640"/>
                  <w:marRight w:val="0"/>
                  <w:marTop w:val="0"/>
                  <w:marBottom w:val="0"/>
                  <w:divBdr>
                    <w:top w:val="none" w:sz="0" w:space="0" w:color="auto"/>
                    <w:left w:val="none" w:sz="0" w:space="0" w:color="auto"/>
                    <w:bottom w:val="none" w:sz="0" w:space="0" w:color="auto"/>
                    <w:right w:val="none" w:sz="0" w:space="0" w:color="auto"/>
                  </w:divBdr>
                </w:div>
                <w:div w:id="267811213">
                  <w:marLeft w:val="640"/>
                  <w:marRight w:val="0"/>
                  <w:marTop w:val="0"/>
                  <w:marBottom w:val="0"/>
                  <w:divBdr>
                    <w:top w:val="none" w:sz="0" w:space="0" w:color="auto"/>
                    <w:left w:val="none" w:sz="0" w:space="0" w:color="auto"/>
                    <w:bottom w:val="none" w:sz="0" w:space="0" w:color="auto"/>
                    <w:right w:val="none" w:sz="0" w:space="0" w:color="auto"/>
                  </w:divBdr>
                </w:div>
                <w:div w:id="402532316">
                  <w:marLeft w:val="640"/>
                  <w:marRight w:val="0"/>
                  <w:marTop w:val="0"/>
                  <w:marBottom w:val="0"/>
                  <w:divBdr>
                    <w:top w:val="none" w:sz="0" w:space="0" w:color="auto"/>
                    <w:left w:val="none" w:sz="0" w:space="0" w:color="auto"/>
                    <w:bottom w:val="none" w:sz="0" w:space="0" w:color="auto"/>
                    <w:right w:val="none" w:sz="0" w:space="0" w:color="auto"/>
                  </w:divBdr>
                </w:div>
                <w:div w:id="418646938">
                  <w:marLeft w:val="640"/>
                  <w:marRight w:val="0"/>
                  <w:marTop w:val="0"/>
                  <w:marBottom w:val="0"/>
                  <w:divBdr>
                    <w:top w:val="none" w:sz="0" w:space="0" w:color="auto"/>
                    <w:left w:val="none" w:sz="0" w:space="0" w:color="auto"/>
                    <w:bottom w:val="none" w:sz="0" w:space="0" w:color="auto"/>
                    <w:right w:val="none" w:sz="0" w:space="0" w:color="auto"/>
                  </w:divBdr>
                </w:div>
                <w:div w:id="451245695">
                  <w:marLeft w:val="640"/>
                  <w:marRight w:val="0"/>
                  <w:marTop w:val="0"/>
                  <w:marBottom w:val="0"/>
                  <w:divBdr>
                    <w:top w:val="none" w:sz="0" w:space="0" w:color="auto"/>
                    <w:left w:val="none" w:sz="0" w:space="0" w:color="auto"/>
                    <w:bottom w:val="none" w:sz="0" w:space="0" w:color="auto"/>
                    <w:right w:val="none" w:sz="0" w:space="0" w:color="auto"/>
                  </w:divBdr>
                </w:div>
                <w:div w:id="593323090">
                  <w:marLeft w:val="640"/>
                  <w:marRight w:val="0"/>
                  <w:marTop w:val="0"/>
                  <w:marBottom w:val="0"/>
                  <w:divBdr>
                    <w:top w:val="none" w:sz="0" w:space="0" w:color="auto"/>
                    <w:left w:val="none" w:sz="0" w:space="0" w:color="auto"/>
                    <w:bottom w:val="none" w:sz="0" w:space="0" w:color="auto"/>
                    <w:right w:val="none" w:sz="0" w:space="0" w:color="auto"/>
                  </w:divBdr>
                </w:div>
                <w:div w:id="690496627">
                  <w:marLeft w:val="640"/>
                  <w:marRight w:val="0"/>
                  <w:marTop w:val="0"/>
                  <w:marBottom w:val="0"/>
                  <w:divBdr>
                    <w:top w:val="none" w:sz="0" w:space="0" w:color="auto"/>
                    <w:left w:val="none" w:sz="0" w:space="0" w:color="auto"/>
                    <w:bottom w:val="none" w:sz="0" w:space="0" w:color="auto"/>
                    <w:right w:val="none" w:sz="0" w:space="0" w:color="auto"/>
                  </w:divBdr>
                </w:div>
                <w:div w:id="982462692">
                  <w:marLeft w:val="640"/>
                  <w:marRight w:val="0"/>
                  <w:marTop w:val="0"/>
                  <w:marBottom w:val="0"/>
                  <w:divBdr>
                    <w:top w:val="none" w:sz="0" w:space="0" w:color="auto"/>
                    <w:left w:val="none" w:sz="0" w:space="0" w:color="auto"/>
                    <w:bottom w:val="none" w:sz="0" w:space="0" w:color="auto"/>
                    <w:right w:val="none" w:sz="0" w:space="0" w:color="auto"/>
                  </w:divBdr>
                </w:div>
                <w:div w:id="1151365330">
                  <w:marLeft w:val="640"/>
                  <w:marRight w:val="0"/>
                  <w:marTop w:val="0"/>
                  <w:marBottom w:val="0"/>
                  <w:divBdr>
                    <w:top w:val="none" w:sz="0" w:space="0" w:color="auto"/>
                    <w:left w:val="none" w:sz="0" w:space="0" w:color="auto"/>
                    <w:bottom w:val="none" w:sz="0" w:space="0" w:color="auto"/>
                    <w:right w:val="none" w:sz="0" w:space="0" w:color="auto"/>
                  </w:divBdr>
                </w:div>
                <w:div w:id="1208033590">
                  <w:marLeft w:val="640"/>
                  <w:marRight w:val="0"/>
                  <w:marTop w:val="0"/>
                  <w:marBottom w:val="0"/>
                  <w:divBdr>
                    <w:top w:val="none" w:sz="0" w:space="0" w:color="auto"/>
                    <w:left w:val="none" w:sz="0" w:space="0" w:color="auto"/>
                    <w:bottom w:val="none" w:sz="0" w:space="0" w:color="auto"/>
                    <w:right w:val="none" w:sz="0" w:space="0" w:color="auto"/>
                  </w:divBdr>
                </w:div>
                <w:div w:id="1452701104">
                  <w:marLeft w:val="640"/>
                  <w:marRight w:val="0"/>
                  <w:marTop w:val="0"/>
                  <w:marBottom w:val="0"/>
                  <w:divBdr>
                    <w:top w:val="none" w:sz="0" w:space="0" w:color="auto"/>
                    <w:left w:val="none" w:sz="0" w:space="0" w:color="auto"/>
                    <w:bottom w:val="none" w:sz="0" w:space="0" w:color="auto"/>
                    <w:right w:val="none" w:sz="0" w:space="0" w:color="auto"/>
                  </w:divBdr>
                </w:div>
                <w:div w:id="1538545009">
                  <w:marLeft w:val="640"/>
                  <w:marRight w:val="0"/>
                  <w:marTop w:val="0"/>
                  <w:marBottom w:val="0"/>
                  <w:divBdr>
                    <w:top w:val="none" w:sz="0" w:space="0" w:color="auto"/>
                    <w:left w:val="none" w:sz="0" w:space="0" w:color="auto"/>
                    <w:bottom w:val="none" w:sz="0" w:space="0" w:color="auto"/>
                    <w:right w:val="none" w:sz="0" w:space="0" w:color="auto"/>
                  </w:divBdr>
                </w:div>
                <w:div w:id="1659576172">
                  <w:marLeft w:val="640"/>
                  <w:marRight w:val="0"/>
                  <w:marTop w:val="0"/>
                  <w:marBottom w:val="0"/>
                  <w:divBdr>
                    <w:top w:val="none" w:sz="0" w:space="0" w:color="auto"/>
                    <w:left w:val="none" w:sz="0" w:space="0" w:color="auto"/>
                    <w:bottom w:val="none" w:sz="0" w:space="0" w:color="auto"/>
                    <w:right w:val="none" w:sz="0" w:space="0" w:color="auto"/>
                  </w:divBdr>
                </w:div>
                <w:div w:id="1679040184">
                  <w:marLeft w:val="640"/>
                  <w:marRight w:val="0"/>
                  <w:marTop w:val="0"/>
                  <w:marBottom w:val="0"/>
                  <w:divBdr>
                    <w:top w:val="none" w:sz="0" w:space="0" w:color="auto"/>
                    <w:left w:val="none" w:sz="0" w:space="0" w:color="auto"/>
                    <w:bottom w:val="none" w:sz="0" w:space="0" w:color="auto"/>
                    <w:right w:val="none" w:sz="0" w:space="0" w:color="auto"/>
                  </w:divBdr>
                </w:div>
                <w:div w:id="1707365696">
                  <w:marLeft w:val="640"/>
                  <w:marRight w:val="0"/>
                  <w:marTop w:val="0"/>
                  <w:marBottom w:val="0"/>
                  <w:divBdr>
                    <w:top w:val="none" w:sz="0" w:space="0" w:color="auto"/>
                    <w:left w:val="none" w:sz="0" w:space="0" w:color="auto"/>
                    <w:bottom w:val="none" w:sz="0" w:space="0" w:color="auto"/>
                    <w:right w:val="none" w:sz="0" w:space="0" w:color="auto"/>
                  </w:divBdr>
                </w:div>
                <w:div w:id="1818107346">
                  <w:marLeft w:val="640"/>
                  <w:marRight w:val="0"/>
                  <w:marTop w:val="0"/>
                  <w:marBottom w:val="0"/>
                  <w:divBdr>
                    <w:top w:val="none" w:sz="0" w:space="0" w:color="auto"/>
                    <w:left w:val="none" w:sz="0" w:space="0" w:color="auto"/>
                    <w:bottom w:val="none" w:sz="0" w:space="0" w:color="auto"/>
                    <w:right w:val="none" w:sz="0" w:space="0" w:color="auto"/>
                  </w:divBdr>
                </w:div>
                <w:div w:id="1998613242">
                  <w:marLeft w:val="640"/>
                  <w:marRight w:val="0"/>
                  <w:marTop w:val="0"/>
                  <w:marBottom w:val="0"/>
                  <w:divBdr>
                    <w:top w:val="none" w:sz="0" w:space="0" w:color="auto"/>
                    <w:left w:val="none" w:sz="0" w:space="0" w:color="auto"/>
                    <w:bottom w:val="none" w:sz="0" w:space="0" w:color="auto"/>
                    <w:right w:val="none" w:sz="0" w:space="0" w:color="auto"/>
                  </w:divBdr>
                </w:div>
                <w:div w:id="2121600935">
                  <w:marLeft w:val="640"/>
                  <w:marRight w:val="0"/>
                  <w:marTop w:val="0"/>
                  <w:marBottom w:val="0"/>
                  <w:divBdr>
                    <w:top w:val="none" w:sz="0" w:space="0" w:color="auto"/>
                    <w:left w:val="none" w:sz="0" w:space="0" w:color="auto"/>
                    <w:bottom w:val="none" w:sz="0" w:space="0" w:color="auto"/>
                    <w:right w:val="none" w:sz="0" w:space="0" w:color="auto"/>
                  </w:divBdr>
                </w:div>
              </w:divsChild>
            </w:div>
            <w:div w:id="1654137309">
              <w:marLeft w:val="0"/>
              <w:marRight w:val="0"/>
              <w:marTop w:val="0"/>
              <w:marBottom w:val="0"/>
              <w:divBdr>
                <w:top w:val="none" w:sz="0" w:space="0" w:color="auto"/>
                <w:left w:val="none" w:sz="0" w:space="0" w:color="auto"/>
                <w:bottom w:val="none" w:sz="0" w:space="0" w:color="auto"/>
                <w:right w:val="none" w:sz="0" w:space="0" w:color="auto"/>
              </w:divBdr>
              <w:divsChild>
                <w:div w:id="412900193">
                  <w:marLeft w:val="640"/>
                  <w:marRight w:val="0"/>
                  <w:marTop w:val="0"/>
                  <w:marBottom w:val="0"/>
                  <w:divBdr>
                    <w:top w:val="none" w:sz="0" w:space="0" w:color="auto"/>
                    <w:left w:val="none" w:sz="0" w:space="0" w:color="auto"/>
                    <w:bottom w:val="none" w:sz="0" w:space="0" w:color="auto"/>
                    <w:right w:val="none" w:sz="0" w:space="0" w:color="auto"/>
                  </w:divBdr>
                </w:div>
                <w:div w:id="424573479">
                  <w:marLeft w:val="640"/>
                  <w:marRight w:val="0"/>
                  <w:marTop w:val="0"/>
                  <w:marBottom w:val="0"/>
                  <w:divBdr>
                    <w:top w:val="none" w:sz="0" w:space="0" w:color="auto"/>
                    <w:left w:val="none" w:sz="0" w:space="0" w:color="auto"/>
                    <w:bottom w:val="none" w:sz="0" w:space="0" w:color="auto"/>
                    <w:right w:val="none" w:sz="0" w:space="0" w:color="auto"/>
                  </w:divBdr>
                </w:div>
                <w:div w:id="497623108">
                  <w:marLeft w:val="640"/>
                  <w:marRight w:val="0"/>
                  <w:marTop w:val="0"/>
                  <w:marBottom w:val="0"/>
                  <w:divBdr>
                    <w:top w:val="none" w:sz="0" w:space="0" w:color="auto"/>
                    <w:left w:val="none" w:sz="0" w:space="0" w:color="auto"/>
                    <w:bottom w:val="none" w:sz="0" w:space="0" w:color="auto"/>
                    <w:right w:val="none" w:sz="0" w:space="0" w:color="auto"/>
                  </w:divBdr>
                </w:div>
                <w:div w:id="801193245">
                  <w:marLeft w:val="640"/>
                  <w:marRight w:val="0"/>
                  <w:marTop w:val="0"/>
                  <w:marBottom w:val="0"/>
                  <w:divBdr>
                    <w:top w:val="none" w:sz="0" w:space="0" w:color="auto"/>
                    <w:left w:val="none" w:sz="0" w:space="0" w:color="auto"/>
                    <w:bottom w:val="none" w:sz="0" w:space="0" w:color="auto"/>
                    <w:right w:val="none" w:sz="0" w:space="0" w:color="auto"/>
                  </w:divBdr>
                </w:div>
                <w:div w:id="897279255">
                  <w:marLeft w:val="640"/>
                  <w:marRight w:val="0"/>
                  <w:marTop w:val="0"/>
                  <w:marBottom w:val="0"/>
                  <w:divBdr>
                    <w:top w:val="none" w:sz="0" w:space="0" w:color="auto"/>
                    <w:left w:val="none" w:sz="0" w:space="0" w:color="auto"/>
                    <w:bottom w:val="none" w:sz="0" w:space="0" w:color="auto"/>
                    <w:right w:val="none" w:sz="0" w:space="0" w:color="auto"/>
                  </w:divBdr>
                </w:div>
                <w:div w:id="975256149">
                  <w:marLeft w:val="640"/>
                  <w:marRight w:val="0"/>
                  <w:marTop w:val="0"/>
                  <w:marBottom w:val="0"/>
                  <w:divBdr>
                    <w:top w:val="none" w:sz="0" w:space="0" w:color="auto"/>
                    <w:left w:val="none" w:sz="0" w:space="0" w:color="auto"/>
                    <w:bottom w:val="none" w:sz="0" w:space="0" w:color="auto"/>
                    <w:right w:val="none" w:sz="0" w:space="0" w:color="auto"/>
                  </w:divBdr>
                </w:div>
                <w:div w:id="1441532826">
                  <w:marLeft w:val="640"/>
                  <w:marRight w:val="0"/>
                  <w:marTop w:val="0"/>
                  <w:marBottom w:val="0"/>
                  <w:divBdr>
                    <w:top w:val="none" w:sz="0" w:space="0" w:color="auto"/>
                    <w:left w:val="none" w:sz="0" w:space="0" w:color="auto"/>
                    <w:bottom w:val="none" w:sz="0" w:space="0" w:color="auto"/>
                    <w:right w:val="none" w:sz="0" w:space="0" w:color="auto"/>
                  </w:divBdr>
                </w:div>
              </w:divsChild>
            </w:div>
            <w:div w:id="1701936338">
              <w:marLeft w:val="0"/>
              <w:marRight w:val="0"/>
              <w:marTop w:val="0"/>
              <w:marBottom w:val="0"/>
              <w:divBdr>
                <w:top w:val="none" w:sz="0" w:space="0" w:color="auto"/>
                <w:left w:val="none" w:sz="0" w:space="0" w:color="auto"/>
                <w:bottom w:val="none" w:sz="0" w:space="0" w:color="auto"/>
                <w:right w:val="none" w:sz="0" w:space="0" w:color="auto"/>
              </w:divBdr>
              <w:divsChild>
                <w:div w:id="1035934148">
                  <w:marLeft w:val="640"/>
                  <w:marRight w:val="0"/>
                  <w:marTop w:val="0"/>
                  <w:marBottom w:val="0"/>
                  <w:divBdr>
                    <w:top w:val="none" w:sz="0" w:space="0" w:color="auto"/>
                    <w:left w:val="none" w:sz="0" w:space="0" w:color="auto"/>
                    <w:bottom w:val="none" w:sz="0" w:space="0" w:color="auto"/>
                    <w:right w:val="none" w:sz="0" w:space="0" w:color="auto"/>
                  </w:divBdr>
                </w:div>
                <w:div w:id="1214388901">
                  <w:marLeft w:val="640"/>
                  <w:marRight w:val="0"/>
                  <w:marTop w:val="0"/>
                  <w:marBottom w:val="0"/>
                  <w:divBdr>
                    <w:top w:val="none" w:sz="0" w:space="0" w:color="auto"/>
                    <w:left w:val="none" w:sz="0" w:space="0" w:color="auto"/>
                    <w:bottom w:val="none" w:sz="0" w:space="0" w:color="auto"/>
                    <w:right w:val="none" w:sz="0" w:space="0" w:color="auto"/>
                  </w:divBdr>
                </w:div>
                <w:div w:id="1537041734">
                  <w:marLeft w:val="640"/>
                  <w:marRight w:val="0"/>
                  <w:marTop w:val="0"/>
                  <w:marBottom w:val="0"/>
                  <w:divBdr>
                    <w:top w:val="none" w:sz="0" w:space="0" w:color="auto"/>
                    <w:left w:val="none" w:sz="0" w:space="0" w:color="auto"/>
                    <w:bottom w:val="none" w:sz="0" w:space="0" w:color="auto"/>
                    <w:right w:val="none" w:sz="0" w:space="0" w:color="auto"/>
                  </w:divBdr>
                </w:div>
              </w:divsChild>
            </w:div>
            <w:div w:id="1733692179">
              <w:marLeft w:val="0"/>
              <w:marRight w:val="0"/>
              <w:marTop w:val="0"/>
              <w:marBottom w:val="0"/>
              <w:divBdr>
                <w:top w:val="none" w:sz="0" w:space="0" w:color="auto"/>
                <w:left w:val="none" w:sz="0" w:space="0" w:color="auto"/>
                <w:bottom w:val="none" w:sz="0" w:space="0" w:color="auto"/>
                <w:right w:val="none" w:sz="0" w:space="0" w:color="auto"/>
              </w:divBdr>
              <w:divsChild>
                <w:div w:id="831798054">
                  <w:marLeft w:val="640"/>
                  <w:marRight w:val="0"/>
                  <w:marTop w:val="0"/>
                  <w:marBottom w:val="0"/>
                  <w:divBdr>
                    <w:top w:val="none" w:sz="0" w:space="0" w:color="auto"/>
                    <w:left w:val="none" w:sz="0" w:space="0" w:color="auto"/>
                    <w:bottom w:val="none" w:sz="0" w:space="0" w:color="auto"/>
                    <w:right w:val="none" w:sz="0" w:space="0" w:color="auto"/>
                  </w:divBdr>
                </w:div>
                <w:div w:id="1925721888">
                  <w:marLeft w:val="640"/>
                  <w:marRight w:val="0"/>
                  <w:marTop w:val="0"/>
                  <w:marBottom w:val="0"/>
                  <w:divBdr>
                    <w:top w:val="none" w:sz="0" w:space="0" w:color="auto"/>
                    <w:left w:val="none" w:sz="0" w:space="0" w:color="auto"/>
                    <w:bottom w:val="none" w:sz="0" w:space="0" w:color="auto"/>
                    <w:right w:val="none" w:sz="0" w:space="0" w:color="auto"/>
                  </w:divBdr>
                </w:div>
                <w:div w:id="1985354288">
                  <w:marLeft w:val="640"/>
                  <w:marRight w:val="0"/>
                  <w:marTop w:val="0"/>
                  <w:marBottom w:val="0"/>
                  <w:divBdr>
                    <w:top w:val="none" w:sz="0" w:space="0" w:color="auto"/>
                    <w:left w:val="none" w:sz="0" w:space="0" w:color="auto"/>
                    <w:bottom w:val="none" w:sz="0" w:space="0" w:color="auto"/>
                    <w:right w:val="none" w:sz="0" w:space="0" w:color="auto"/>
                  </w:divBdr>
                </w:div>
              </w:divsChild>
            </w:div>
            <w:div w:id="1767462449">
              <w:marLeft w:val="0"/>
              <w:marRight w:val="0"/>
              <w:marTop w:val="0"/>
              <w:marBottom w:val="0"/>
              <w:divBdr>
                <w:top w:val="none" w:sz="0" w:space="0" w:color="auto"/>
                <w:left w:val="none" w:sz="0" w:space="0" w:color="auto"/>
                <w:bottom w:val="none" w:sz="0" w:space="0" w:color="auto"/>
                <w:right w:val="none" w:sz="0" w:space="0" w:color="auto"/>
              </w:divBdr>
              <w:divsChild>
                <w:div w:id="61028057">
                  <w:marLeft w:val="640"/>
                  <w:marRight w:val="0"/>
                  <w:marTop w:val="0"/>
                  <w:marBottom w:val="0"/>
                  <w:divBdr>
                    <w:top w:val="none" w:sz="0" w:space="0" w:color="auto"/>
                    <w:left w:val="none" w:sz="0" w:space="0" w:color="auto"/>
                    <w:bottom w:val="none" w:sz="0" w:space="0" w:color="auto"/>
                    <w:right w:val="none" w:sz="0" w:space="0" w:color="auto"/>
                  </w:divBdr>
                </w:div>
                <w:div w:id="402069383">
                  <w:marLeft w:val="640"/>
                  <w:marRight w:val="0"/>
                  <w:marTop w:val="0"/>
                  <w:marBottom w:val="0"/>
                  <w:divBdr>
                    <w:top w:val="none" w:sz="0" w:space="0" w:color="auto"/>
                    <w:left w:val="none" w:sz="0" w:space="0" w:color="auto"/>
                    <w:bottom w:val="none" w:sz="0" w:space="0" w:color="auto"/>
                    <w:right w:val="none" w:sz="0" w:space="0" w:color="auto"/>
                  </w:divBdr>
                </w:div>
                <w:div w:id="574248352">
                  <w:marLeft w:val="640"/>
                  <w:marRight w:val="0"/>
                  <w:marTop w:val="0"/>
                  <w:marBottom w:val="0"/>
                  <w:divBdr>
                    <w:top w:val="none" w:sz="0" w:space="0" w:color="auto"/>
                    <w:left w:val="none" w:sz="0" w:space="0" w:color="auto"/>
                    <w:bottom w:val="none" w:sz="0" w:space="0" w:color="auto"/>
                    <w:right w:val="none" w:sz="0" w:space="0" w:color="auto"/>
                  </w:divBdr>
                </w:div>
                <w:div w:id="613362886">
                  <w:marLeft w:val="640"/>
                  <w:marRight w:val="0"/>
                  <w:marTop w:val="0"/>
                  <w:marBottom w:val="0"/>
                  <w:divBdr>
                    <w:top w:val="none" w:sz="0" w:space="0" w:color="auto"/>
                    <w:left w:val="none" w:sz="0" w:space="0" w:color="auto"/>
                    <w:bottom w:val="none" w:sz="0" w:space="0" w:color="auto"/>
                    <w:right w:val="none" w:sz="0" w:space="0" w:color="auto"/>
                  </w:divBdr>
                </w:div>
                <w:div w:id="668949201">
                  <w:marLeft w:val="640"/>
                  <w:marRight w:val="0"/>
                  <w:marTop w:val="0"/>
                  <w:marBottom w:val="0"/>
                  <w:divBdr>
                    <w:top w:val="none" w:sz="0" w:space="0" w:color="auto"/>
                    <w:left w:val="none" w:sz="0" w:space="0" w:color="auto"/>
                    <w:bottom w:val="none" w:sz="0" w:space="0" w:color="auto"/>
                    <w:right w:val="none" w:sz="0" w:space="0" w:color="auto"/>
                  </w:divBdr>
                </w:div>
                <w:div w:id="974331631">
                  <w:marLeft w:val="640"/>
                  <w:marRight w:val="0"/>
                  <w:marTop w:val="0"/>
                  <w:marBottom w:val="0"/>
                  <w:divBdr>
                    <w:top w:val="none" w:sz="0" w:space="0" w:color="auto"/>
                    <w:left w:val="none" w:sz="0" w:space="0" w:color="auto"/>
                    <w:bottom w:val="none" w:sz="0" w:space="0" w:color="auto"/>
                    <w:right w:val="none" w:sz="0" w:space="0" w:color="auto"/>
                  </w:divBdr>
                </w:div>
                <w:div w:id="1005942053">
                  <w:marLeft w:val="640"/>
                  <w:marRight w:val="0"/>
                  <w:marTop w:val="0"/>
                  <w:marBottom w:val="0"/>
                  <w:divBdr>
                    <w:top w:val="none" w:sz="0" w:space="0" w:color="auto"/>
                    <w:left w:val="none" w:sz="0" w:space="0" w:color="auto"/>
                    <w:bottom w:val="none" w:sz="0" w:space="0" w:color="auto"/>
                    <w:right w:val="none" w:sz="0" w:space="0" w:color="auto"/>
                  </w:divBdr>
                </w:div>
                <w:div w:id="1069957621">
                  <w:marLeft w:val="640"/>
                  <w:marRight w:val="0"/>
                  <w:marTop w:val="0"/>
                  <w:marBottom w:val="0"/>
                  <w:divBdr>
                    <w:top w:val="none" w:sz="0" w:space="0" w:color="auto"/>
                    <w:left w:val="none" w:sz="0" w:space="0" w:color="auto"/>
                    <w:bottom w:val="none" w:sz="0" w:space="0" w:color="auto"/>
                    <w:right w:val="none" w:sz="0" w:space="0" w:color="auto"/>
                  </w:divBdr>
                </w:div>
                <w:div w:id="1240677875">
                  <w:marLeft w:val="640"/>
                  <w:marRight w:val="0"/>
                  <w:marTop w:val="0"/>
                  <w:marBottom w:val="0"/>
                  <w:divBdr>
                    <w:top w:val="none" w:sz="0" w:space="0" w:color="auto"/>
                    <w:left w:val="none" w:sz="0" w:space="0" w:color="auto"/>
                    <w:bottom w:val="none" w:sz="0" w:space="0" w:color="auto"/>
                    <w:right w:val="none" w:sz="0" w:space="0" w:color="auto"/>
                  </w:divBdr>
                </w:div>
                <w:div w:id="1286305771">
                  <w:marLeft w:val="640"/>
                  <w:marRight w:val="0"/>
                  <w:marTop w:val="0"/>
                  <w:marBottom w:val="0"/>
                  <w:divBdr>
                    <w:top w:val="none" w:sz="0" w:space="0" w:color="auto"/>
                    <w:left w:val="none" w:sz="0" w:space="0" w:color="auto"/>
                    <w:bottom w:val="none" w:sz="0" w:space="0" w:color="auto"/>
                    <w:right w:val="none" w:sz="0" w:space="0" w:color="auto"/>
                  </w:divBdr>
                </w:div>
                <w:div w:id="1460103867">
                  <w:marLeft w:val="640"/>
                  <w:marRight w:val="0"/>
                  <w:marTop w:val="0"/>
                  <w:marBottom w:val="0"/>
                  <w:divBdr>
                    <w:top w:val="none" w:sz="0" w:space="0" w:color="auto"/>
                    <w:left w:val="none" w:sz="0" w:space="0" w:color="auto"/>
                    <w:bottom w:val="none" w:sz="0" w:space="0" w:color="auto"/>
                    <w:right w:val="none" w:sz="0" w:space="0" w:color="auto"/>
                  </w:divBdr>
                </w:div>
                <w:div w:id="1483887440">
                  <w:marLeft w:val="640"/>
                  <w:marRight w:val="0"/>
                  <w:marTop w:val="0"/>
                  <w:marBottom w:val="0"/>
                  <w:divBdr>
                    <w:top w:val="none" w:sz="0" w:space="0" w:color="auto"/>
                    <w:left w:val="none" w:sz="0" w:space="0" w:color="auto"/>
                    <w:bottom w:val="none" w:sz="0" w:space="0" w:color="auto"/>
                    <w:right w:val="none" w:sz="0" w:space="0" w:color="auto"/>
                  </w:divBdr>
                </w:div>
                <w:div w:id="1502744034">
                  <w:marLeft w:val="640"/>
                  <w:marRight w:val="0"/>
                  <w:marTop w:val="0"/>
                  <w:marBottom w:val="0"/>
                  <w:divBdr>
                    <w:top w:val="none" w:sz="0" w:space="0" w:color="auto"/>
                    <w:left w:val="none" w:sz="0" w:space="0" w:color="auto"/>
                    <w:bottom w:val="none" w:sz="0" w:space="0" w:color="auto"/>
                    <w:right w:val="none" w:sz="0" w:space="0" w:color="auto"/>
                  </w:divBdr>
                </w:div>
                <w:div w:id="1578201446">
                  <w:marLeft w:val="640"/>
                  <w:marRight w:val="0"/>
                  <w:marTop w:val="0"/>
                  <w:marBottom w:val="0"/>
                  <w:divBdr>
                    <w:top w:val="none" w:sz="0" w:space="0" w:color="auto"/>
                    <w:left w:val="none" w:sz="0" w:space="0" w:color="auto"/>
                    <w:bottom w:val="none" w:sz="0" w:space="0" w:color="auto"/>
                    <w:right w:val="none" w:sz="0" w:space="0" w:color="auto"/>
                  </w:divBdr>
                </w:div>
                <w:div w:id="1965580215">
                  <w:marLeft w:val="640"/>
                  <w:marRight w:val="0"/>
                  <w:marTop w:val="0"/>
                  <w:marBottom w:val="0"/>
                  <w:divBdr>
                    <w:top w:val="none" w:sz="0" w:space="0" w:color="auto"/>
                    <w:left w:val="none" w:sz="0" w:space="0" w:color="auto"/>
                    <w:bottom w:val="none" w:sz="0" w:space="0" w:color="auto"/>
                    <w:right w:val="none" w:sz="0" w:space="0" w:color="auto"/>
                  </w:divBdr>
                </w:div>
              </w:divsChild>
            </w:div>
            <w:div w:id="1778063865">
              <w:marLeft w:val="0"/>
              <w:marRight w:val="0"/>
              <w:marTop w:val="0"/>
              <w:marBottom w:val="0"/>
              <w:divBdr>
                <w:top w:val="none" w:sz="0" w:space="0" w:color="auto"/>
                <w:left w:val="none" w:sz="0" w:space="0" w:color="auto"/>
                <w:bottom w:val="none" w:sz="0" w:space="0" w:color="auto"/>
                <w:right w:val="none" w:sz="0" w:space="0" w:color="auto"/>
              </w:divBdr>
              <w:divsChild>
                <w:div w:id="2361556">
                  <w:marLeft w:val="640"/>
                  <w:marRight w:val="0"/>
                  <w:marTop w:val="0"/>
                  <w:marBottom w:val="0"/>
                  <w:divBdr>
                    <w:top w:val="none" w:sz="0" w:space="0" w:color="auto"/>
                    <w:left w:val="none" w:sz="0" w:space="0" w:color="auto"/>
                    <w:bottom w:val="none" w:sz="0" w:space="0" w:color="auto"/>
                    <w:right w:val="none" w:sz="0" w:space="0" w:color="auto"/>
                  </w:divBdr>
                </w:div>
                <w:div w:id="265314481">
                  <w:marLeft w:val="640"/>
                  <w:marRight w:val="0"/>
                  <w:marTop w:val="0"/>
                  <w:marBottom w:val="0"/>
                  <w:divBdr>
                    <w:top w:val="none" w:sz="0" w:space="0" w:color="auto"/>
                    <w:left w:val="none" w:sz="0" w:space="0" w:color="auto"/>
                    <w:bottom w:val="none" w:sz="0" w:space="0" w:color="auto"/>
                    <w:right w:val="none" w:sz="0" w:space="0" w:color="auto"/>
                  </w:divBdr>
                </w:div>
                <w:div w:id="330568409">
                  <w:marLeft w:val="640"/>
                  <w:marRight w:val="0"/>
                  <w:marTop w:val="0"/>
                  <w:marBottom w:val="0"/>
                  <w:divBdr>
                    <w:top w:val="none" w:sz="0" w:space="0" w:color="auto"/>
                    <w:left w:val="none" w:sz="0" w:space="0" w:color="auto"/>
                    <w:bottom w:val="none" w:sz="0" w:space="0" w:color="auto"/>
                    <w:right w:val="none" w:sz="0" w:space="0" w:color="auto"/>
                  </w:divBdr>
                </w:div>
                <w:div w:id="736703079">
                  <w:marLeft w:val="640"/>
                  <w:marRight w:val="0"/>
                  <w:marTop w:val="0"/>
                  <w:marBottom w:val="0"/>
                  <w:divBdr>
                    <w:top w:val="none" w:sz="0" w:space="0" w:color="auto"/>
                    <w:left w:val="none" w:sz="0" w:space="0" w:color="auto"/>
                    <w:bottom w:val="none" w:sz="0" w:space="0" w:color="auto"/>
                    <w:right w:val="none" w:sz="0" w:space="0" w:color="auto"/>
                  </w:divBdr>
                </w:div>
                <w:div w:id="933364510">
                  <w:marLeft w:val="640"/>
                  <w:marRight w:val="0"/>
                  <w:marTop w:val="0"/>
                  <w:marBottom w:val="0"/>
                  <w:divBdr>
                    <w:top w:val="none" w:sz="0" w:space="0" w:color="auto"/>
                    <w:left w:val="none" w:sz="0" w:space="0" w:color="auto"/>
                    <w:bottom w:val="none" w:sz="0" w:space="0" w:color="auto"/>
                    <w:right w:val="none" w:sz="0" w:space="0" w:color="auto"/>
                  </w:divBdr>
                </w:div>
                <w:div w:id="1024205599">
                  <w:marLeft w:val="640"/>
                  <w:marRight w:val="0"/>
                  <w:marTop w:val="0"/>
                  <w:marBottom w:val="0"/>
                  <w:divBdr>
                    <w:top w:val="none" w:sz="0" w:space="0" w:color="auto"/>
                    <w:left w:val="none" w:sz="0" w:space="0" w:color="auto"/>
                    <w:bottom w:val="none" w:sz="0" w:space="0" w:color="auto"/>
                    <w:right w:val="none" w:sz="0" w:space="0" w:color="auto"/>
                  </w:divBdr>
                </w:div>
                <w:div w:id="1055542004">
                  <w:marLeft w:val="640"/>
                  <w:marRight w:val="0"/>
                  <w:marTop w:val="0"/>
                  <w:marBottom w:val="0"/>
                  <w:divBdr>
                    <w:top w:val="none" w:sz="0" w:space="0" w:color="auto"/>
                    <w:left w:val="none" w:sz="0" w:space="0" w:color="auto"/>
                    <w:bottom w:val="none" w:sz="0" w:space="0" w:color="auto"/>
                    <w:right w:val="none" w:sz="0" w:space="0" w:color="auto"/>
                  </w:divBdr>
                </w:div>
                <w:div w:id="1132207007">
                  <w:marLeft w:val="640"/>
                  <w:marRight w:val="0"/>
                  <w:marTop w:val="0"/>
                  <w:marBottom w:val="0"/>
                  <w:divBdr>
                    <w:top w:val="none" w:sz="0" w:space="0" w:color="auto"/>
                    <w:left w:val="none" w:sz="0" w:space="0" w:color="auto"/>
                    <w:bottom w:val="none" w:sz="0" w:space="0" w:color="auto"/>
                    <w:right w:val="none" w:sz="0" w:space="0" w:color="auto"/>
                  </w:divBdr>
                </w:div>
                <w:div w:id="1188829244">
                  <w:marLeft w:val="640"/>
                  <w:marRight w:val="0"/>
                  <w:marTop w:val="0"/>
                  <w:marBottom w:val="0"/>
                  <w:divBdr>
                    <w:top w:val="none" w:sz="0" w:space="0" w:color="auto"/>
                    <w:left w:val="none" w:sz="0" w:space="0" w:color="auto"/>
                    <w:bottom w:val="none" w:sz="0" w:space="0" w:color="auto"/>
                    <w:right w:val="none" w:sz="0" w:space="0" w:color="auto"/>
                  </w:divBdr>
                </w:div>
                <w:div w:id="1433893272">
                  <w:marLeft w:val="640"/>
                  <w:marRight w:val="0"/>
                  <w:marTop w:val="0"/>
                  <w:marBottom w:val="0"/>
                  <w:divBdr>
                    <w:top w:val="none" w:sz="0" w:space="0" w:color="auto"/>
                    <w:left w:val="none" w:sz="0" w:space="0" w:color="auto"/>
                    <w:bottom w:val="none" w:sz="0" w:space="0" w:color="auto"/>
                    <w:right w:val="none" w:sz="0" w:space="0" w:color="auto"/>
                  </w:divBdr>
                </w:div>
                <w:div w:id="1450053155">
                  <w:marLeft w:val="640"/>
                  <w:marRight w:val="0"/>
                  <w:marTop w:val="0"/>
                  <w:marBottom w:val="0"/>
                  <w:divBdr>
                    <w:top w:val="none" w:sz="0" w:space="0" w:color="auto"/>
                    <w:left w:val="none" w:sz="0" w:space="0" w:color="auto"/>
                    <w:bottom w:val="none" w:sz="0" w:space="0" w:color="auto"/>
                    <w:right w:val="none" w:sz="0" w:space="0" w:color="auto"/>
                  </w:divBdr>
                </w:div>
                <w:div w:id="1502501554">
                  <w:marLeft w:val="640"/>
                  <w:marRight w:val="0"/>
                  <w:marTop w:val="0"/>
                  <w:marBottom w:val="0"/>
                  <w:divBdr>
                    <w:top w:val="none" w:sz="0" w:space="0" w:color="auto"/>
                    <w:left w:val="none" w:sz="0" w:space="0" w:color="auto"/>
                    <w:bottom w:val="none" w:sz="0" w:space="0" w:color="auto"/>
                    <w:right w:val="none" w:sz="0" w:space="0" w:color="auto"/>
                  </w:divBdr>
                </w:div>
                <w:div w:id="1587154757">
                  <w:marLeft w:val="640"/>
                  <w:marRight w:val="0"/>
                  <w:marTop w:val="0"/>
                  <w:marBottom w:val="0"/>
                  <w:divBdr>
                    <w:top w:val="none" w:sz="0" w:space="0" w:color="auto"/>
                    <w:left w:val="none" w:sz="0" w:space="0" w:color="auto"/>
                    <w:bottom w:val="none" w:sz="0" w:space="0" w:color="auto"/>
                    <w:right w:val="none" w:sz="0" w:space="0" w:color="auto"/>
                  </w:divBdr>
                </w:div>
                <w:div w:id="1681158057">
                  <w:marLeft w:val="640"/>
                  <w:marRight w:val="0"/>
                  <w:marTop w:val="0"/>
                  <w:marBottom w:val="0"/>
                  <w:divBdr>
                    <w:top w:val="none" w:sz="0" w:space="0" w:color="auto"/>
                    <w:left w:val="none" w:sz="0" w:space="0" w:color="auto"/>
                    <w:bottom w:val="none" w:sz="0" w:space="0" w:color="auto"/>
                    <w:right w:val="none" w:sz="0" w:space="0" w:color="auto"/>
                  </w:divBdr>
                </w:div>
                <w:div w:id="1726415081">
                  <w:marLeft w:val="640"/>
                  <w:marRight w:val="0"/>
                  <w:marTop w:val="0"/>
                  <w:marBottom w:val="0"/>
                  <w:divBdr>
                    <w:top w:val="none" w:sz="0" w:space="0" w:color="auto"/>
                    <w:left w:val="none" w:sz="0" w:space="0" w:color="auto"/>
                    <w:bottom w:val="none" w:sz="0" w:space="0" w:color="auto"/>
                    <w:right w:val="none" w:sz="0" w:space="0" w:color="auto"/>
                  </w:divBdr>
                </w:div>
                <w:div w:id="1793555147">
                  <w:marLeft w:val="640"/>
                  <w:marRight w:val="0"/>
                  <w:marTop w:val="0"/>
                  <w:marBottom w:val="0"/>
                  <w:divBdr>
                    <w:top w:val="none" w:sz="0" w:space="0" w:color="auto"/>
                    <w:left w:val="none" w:sz="0" w:space="0" w:color="auto"/>
                    <w:bottom w:val="none" w:sz="0" w:space="0" w:color="auto"/>
                    <w:right w:val="none" w:sz="0" w:space="0" w:color="auto"/>
                  </w:divBdr>
                </w:div>
                <w:div w:id="2019427895">
                  <w:marLeft w:val="640"/>
                  <w:marRight w:val="0"/>
                  <w:marTop w:val="0"/>
                  <w:marBottom w:val="0"/>
                  <w:divBdr>
                    <w:top w:val="none" w:sz="0" w:space="0" w:color="auto"/>
                    <w:left w:val="none" w:sz="0" w:space="0" w:color="auto"/>
                    <w:bottom w:val="none" w:sz="0" w:space="0" w:color="auto"/>
                    <w:right w:val="none" w:sz="0" w:space="0" w:color="auto"/>
                  </w:divBdr>
                </w:div>
                <w:div w:id="2031367433">
                  <w:marLeft w:val="640"/>
                  <w:marRight w:val="0"/>
                  <w:marTop w:val="0"/>
                  <w:marBottom w:val="0"/>
                  <w:divBdr>
                    <w:top w:val="none" w:sz="0" w:space="0" w:color="auto"/>
                    <w:left w:val="none" w:sz="0" w:space="0" w:color="auto"/>
                    <w:bottom w:val="none" w:sz="0" w:space="0" w:color="auto"/>
                    <w:right w:val="none" w:sz="0" w:space="0" w:color="auto"/>
                  </w:divBdr>
                </w:div>
                <w:div w:id="2099207483">
                  <w:marLeft w:val="640"/>
                  <w:marRight w:val="0"/>
                  <w:marTop w:val="0"/>
                  <w:marBottom w:val="0"/>
                  <w:divBdr>
                    <w:top w:val="none" w:sz="0" w:space="0" w:color="auto"/>
                    <w:left w:val="none" w:sz="0" w:space="0" w:color="auto"/>
                    <w:bottom w:val="none" w:sz="0" w:space="0" w:color="auto"/>
                    <w:right w:val="none" w:sz="0" w:space="0" w:color="auto"/>
                  </w:divBdr>
                </w:div>
                <w:div w:id="2100829243">
                  <w:marLeft w:val="640"/>
                  <w:marRight w:val="0"/>
                  <w:marTop w:val="0"/>
                  <w:marBottom w:val="0"/>
                  <w:divBdr>
                    <w:top w:val="none" w:sz="0" w:space="0" w:color="auto"/>
                    <w:left w:val="none" w:sz="0" w:space="0" w:color="auto"/>
                    <w:bottom w:val="none" w:sz="0" w:space="0" w:color="auto"/>
                    <w:right w:val="none" w:sz="0" w:space="0" w:color="auto"/>
                  </w:divBdr>
                </w:div>
              </w:divsChild>
            </w:div>
            <w:div w:id="1778941185">
              <w:marLeft w:val="0"/>
              <w:marRight w:val="0"/>
              <w:marTop w:val="0"/>
              <w:marBottom w:val="0"/>
              <w:divBdr>
                <w:top w:val="none" w:sz="0" w:space="0" w:color="auto"/>
                <w:left w:val="none" w:sz="0" w:space="0" w:color="auto"/>
                <w:bottom w:val="none" w:sz="0" w:space="0" w:color="auto"/>
                <w:right w:val="none" w:sz="0" w:space="0" w:color="auto"/>
              </w:divBdr>
              <w:divsChild>
                <w:div w:id="1574586869">
                  <w:marLeft w:val="640"/>
                  <w:marRight w:val="0"/>
                  <w:marTop w:val="0"/>
                  <w:marBottom w:val="0"/>
                  <w:divBdr>
                    <w:top w:val="none" w:sz="0" w:space="0" w:color="auto"/>
                    <w:left w:val="none" w:sz="0" w:space="0" w:color="auto"/>
                    <w:bottom w:val="none" w:sz="0" w:space="0" w:color="auto"/>
                    <w:right w:val="none" w:sz="0" w:space="0" w:color="auto"/>
                  </w:divBdr>
                </w:div>
                <w:div w:id="1760714371">
                  <w:marLeft w:val="640"/>
                  <w:marRight w:val="0"/>
                  <w:marTop w:val="0"/>
                  <w:marBottom w:val="0"/>
                  <w:divBdr>
                    <w:top w:val="none" w:sz="0" w:space="0" w:color="auto"/>
                    <w:left w:val="none" w:sz="0" w:space="0" w:color="auto"/>
                    <w:bottom w:val="none" w:sz="0" w:space="0" w:color="auto"/>
                    <w:right w:val="none" w:sz="0" w:space="0" w:color="auto"/>
                  </w:divBdr>
                </w:div>
                <w:div w:id="2023050761">
                  <w:marLeft w:val="640"/>
                  <w:marRight w:val="0"/>
                  <w:marTop w:val="0"/>
                  <w:marBottom w:val="0"/>
                  <w:divBdr>
                    <w:top w:val="none" w:sz="0" w:space="0" w:color="auto"/>
                    <w:left w:val="none" w:sz="0" w:space="0" w:color="auto"/>
                    <w:bottom w:val="none" w:sz="0" w:space="0" w:color="auto"/>
                    <w:right w:val="none" w:sz="0" w:space="0" w:color="auto"/>
                  </w:divBdr>
                </w:div>
              </w:divsChild>
            </w:div>
            <w:div w:id="1789079529">
              <w:marLeft w:val="0"/>
              <w:marRight w:val="0"/>
              <w:marTop w:val="0"/>
              <w:marBottom w:val="0"/>
              <w:divBdr>
                <w:top w:val="none" w:sz="0" w:space="0" w:color="auto"/>
                <w:left w:val="none" w:sz="0" w:space="0" w:color="auto"/>
                <w:bottom w:val="none" w:sz="0" w:space="0" w:color="auto"/>
                <w:right w:val="none" w:sz="0" w:space="0" w:color="auto"/>
              </w:divBdr>
              <w:divsChild>
                <w:div w:id="99691883">
                  <w:marLeft w:val="640"/>
                  <w:marRight w:val="0"/>
                  <w:marTop w:val="0"/>
                  <w:marBottom w:val="0"/>
                  <w:divBdr>
                    <w:top w:val="none" w:sz="0" w:space="0" w:color="auto"/>
                    <w:left w:val="none" w:sz="0" w:space="0" w:color="auto"/>
                    <w:bottom w:val="none" w:sz="0" w:space="0" w:color="auto"/>
                    <w:right w:val="none" w:sz="0" w:space="0" w:color="auto"/>
                  </w:divBdr>
                </w:div>
                <w:div w:id="294217260">
                  <w:marLeft w:val="640"/>
                  <w:marRight w:val="0"/>
                  <w:marTop w:val="0"/>
                  <w:marBottom w:val="0"/>
                  <w:divBdr>
                    <w:top w:val="none" w:sz="0" w:space="0" w:color="auto"/>
                    <w:left w:val="none" w:sz="0" w:space="0" w:color="auto"/>
                    <w:bottom w:val="none" w:sz="0" w:space="0" w:color="auto"/>
                    <w:right w:val="none" w:sz="0" w:space="0" w:color="auto"/>
                  </w:divBdr>
                </w:div>
                <w:div w:id="336008014">
                  <w:marLeft w:val="640"/>
                  <w:marRight w:val="0"/>
                  <w:marTop w:val="0"/>
                  <w:marBottom w:val="0"/>
                  <w:divBdr>
                    <w:top w:val="none" w:sz="0" w:space="0" w:color="auto"/>
                    <w:left w:val="none" w:sz="0" w:space="0" w:color="auto"/>
                    <w:bottom w:val="none" w:sz="0" w:space="0" w:color="auto"/>
                    <w:right w:val="none" w:sz="0" w:space="0" w:color="auto"/>
                  </w:divBdr>
                </w:div>
                <w:div w:id="414205129">
                  <w:marLeft w:val="640"/>
                  <w:marRight w:val="0"/>
                  <w:marTop w:val="0"/>
                  <w:marBottom w:val="0"/>
                  <w:divBdr>
                    <w:top w:val="none" w:sz="0" w:space="0" w:color="auto"/>
                    <w:left w:val="none" w:sz="0" w:space="0" w:color="auto"/>
                    <w:bottom w:val="none" w:sz="0" w:space="0" w:color="auto"/>
                    <w:right w:val="none" w:sz="0" w:space="0" w:color="auto"/>
                  </w:divBdr>
                </w:div>
                <w:div w:id="717242577">
                  <w:marLeft w:val="640"/>
                  <w:marRight w:val="0"/>
                  <w:marTop w:val="0"/>
                  <w:marBottom w:val="0"/>
                  <w:divBdr>
                    <w:top w:val="none" w:sz="0" w:space="0" w:color="auto"/>
                    <w:left w:val="none" w:sz="0" w:space="0" w:color="auto"/>
                    <w:bottom w:val="none" w:sz="0" w:space="0" w:color="auto"/>
                    <w:right w:val="none" w:sz="0" w:space="0" w:color="auto"/>
                  </w:divBdr>
                </w:div>
                <w:div w:id="803741363">
                  <w:marLeft w:val="640"/>
                  <w:marRight w:val="0"/>
                  <w:marTop w:val="0"/>
                  <w:marBottom w:val="0"/>
                  <w:divBdr>
                    <w:top w:val="none" w:sz="0" w:space="0" w:color="auto"/>
                    <w:left w:val="none" w:sz="0" w:space="0" w:color="auto"/>
                    <w:bottom w:val="none" w:sz="0" w:space="0" w:color="auto"/>
                    <w:right w:val="none" w:sz="0" w:space="0" w:color="auto"/>
                  </w:divBdr>
                </w:div>
                <w:div w:id="914822697">
                  <w:marLeft w:val="640"/>
                  <w:marRight w:val="0"/>
                  <w:marTop w:val="0"/>
                  <w:marBottom w:val="0"/>
                  <w:divBdr>
                    <w:top w:val="none" w:sz="0" w:space="0" w:color="auto"/>
                    <w:left w:val="none" w:sz="0" w:space="0" w:color="auto"/>
                    <w:bottom w:val="none" w:sz="0" w:space="0" w:color="auto"/>
                    <w:right w:val="none" w:sz="0" w:space="0" w:color="auto"/>
                  </w:divBdr>
                </w:div>
                <w:div w:id="924919550">
                  <w:marLeft w:val="640"/>
                  <w:marRight w:val="0"/>
                  <w:marTop w:val="0"/>
                  <w:marBottom w:val="0"/>
                  <w:divBdr>
                    <w:top w:val="none" w:sz="0" w:space="0" w:color="auto"/>
                    <w:left w:val="none" w:sz="0" w:space="0" w:color="auto"/>
                    <w:bottom w:val="none" w:sz="0" w:space="0" w:color="auto"/>
                    <w:right w:val="none" w:sz="0" w:space="0" w:color="auto"/>
                  </w:divBdr>
                </w:div>
                <w:div w:id="954562348">
                  <w:marLeft w:val="640"/>
                  <w:marRight w:val="0"/>
                  <w:marTop w:val="0"/>
                  <w:marBottom w:val="0"/>
                  <w:divBdr>
                    <w:top w:val="none" w:sz="0" w:space="0" w:color="auto"/>
                    <w:left w:val="none" w:sz="0" w:space="0" w:color="auto"/>
                    <w:bottom w:val="none" w:sz="0" w:space="0" w:color="auto"/>
                    <w:right w:val="none" w:sz="0" w:space="0" w:color="auto"/>
                  </w:divBdr>
                </w:div>
                <w:div w:id="1025400735">
                  <w:marLeft w:val="640"/>
                  <w:marRight w:val="0"/>
                  <w:marTop w:val="0"/>
                  <w:marBottom w:val="0"/>
                  <w:divBdr>
                    <w:top w:val="none" w:sz="0" w:space="0" w:color="auto"/>
                    <w:left w:val="none" w:sz="0" w:space="0" w:color="auto"/>
                    <w:bottom w:val="none" w:sz="0" w:space="0" w:color="auto"/>
                    <w:right w:val="none" w:sz="0" w:space="0" w:color="auto"/>
                  </w:divBdr>
                </w:div>
                <w:div w:id="1481653844">
                  <w:marLeft w:val="640"/>
                  <w:marRight w:val="0"/>
                  <w:marTop w:val="0"/>
                  <w:marBottom w:val="0"/>
                  <w:divBdr>
                    <w:top w:val="none" w:sz="0" w:space="0" w:color="auto"/>
                    <w:left w:val="none" w:sz="0" w:space="0" w:color="auto"/>
                    <w:bottom w:val="none" w:sz="0" w:space="0" w:color="auto"/>
                    <w:right w:val="none" w:sz="0" w:space="0" w:color="auto"/>
                  </w:divBdr>
                </w:div>
                <w:div w:id="1653294238">
                  <w:marLeft w:val="640"/>
                  <w:marRight w:val="0"/>
                  <w:marTop w:val="0"/>
                  <w:marBottom w:val="0"/>
                  <w:divBdr>
                    <w:top w:val="none" w:sz="0" w:space="0" w:color="auto"/>
                    <w:left w:val="none" w:sz="0" w:space="0" w:color="auto"/>
                    <w:bottom w:val="none" w:sz="0" w:space="0" w:color="auto"/>
                    <w:right w:val="none" w:sz="0" w:space="0" w:color="auto"/>
                  </w:divBdr>
                </w:div>
              </w:divsChild>
            </w:div>
            <w:div w:id="1812746490">
              <w:marLeft w:val="0"/>
              <w:marRight w:val="0"/>
              <w:marTop w:val="0"/>
              <w:marBottom w:val="0"/>
              <w:divBdr>
                <w:top w:val="none" w:sz="0" w:space="0" w:color="auto"/>
                <w:left w:val="none" w:sz="0" w:space="0" w:color="auto"/>
                <w:bottom w:val="none" w:sz="0" w:space="0" w:color="auto"/>
                <w:right w:val="none" w:sz="0" w:space="0" w:color="auto"/>
              </w:divBdr>
              <w:divsChild>
                <w:div w:id="23597314">
                  <w:marLeft w:val="640"/>
                  <w:marRight w:val="0"/>
                  <w:marTop w:val="0"/>
                  <w:marBottom w:val="0"/>
                  <w:divBdr>
                    <w:top w:val="none" w:sz="0" w:space="0" w:color="auto"/>
                    <w:left w:val="none" w:sz="0" w:space="0" w:color="auto"/>
                    <w:bottom w:val="none" w:sz="0" w:space="0" w:color="auto"/>
                    <w:right w:val="none" w:sz="0" w:space="0" w:color="auto"/>
                  </w:divBdr>
                </w:div>
                <w:div w:id="69280452">
                  <w:marLeft w:val="640"/>
                  <w:marRight w:val="0"/>
                  <w:marTop w:val="0"/>
                  <w:marBottom w:val="0"/>
                  <w:divBdr>
                    <w:top w:val="none" w:sz="0" w:space="0" w:color="auto"/>
                    <w:left w:val="none" w:sz="0" w:space="0" w:color="auto"/>
                    <w:bottom w:val="none" w:sz="0" w:space="0" w:color="auto"/>
                    <w:right w:val="none" w:sz="0" w:space="0" w:color="auto"/>
                  </w:divBdr>
                </w:div>
                <w:div w:id="517936917">
                  <w:marLeft w:val="640"/>
                  <w:marRight w:val="0"/>
                  <w:marTop w:val="0"/>
                  <w:marBottom w:val="0"/>
                  <w:divBdr>
                    <w:top w:val="none" w:sz="0" w:space="0" w:color="auto"/>
                    <w:left w:val="none" w:sz="0" w:space="0" w:color="auto"/>
                    <w:bottom w:val="none" w:sz="0" w:space="0" w:color="auto"/>
                    <w:right w:val="none" w:sz="0" w:space="0" w:color="auto"/>
                  </w:divBdr>
                </w:div>
                <w:div w:id="573130795">
                  <w:marLeft w:val="640"/>
                  <w:marRight w:val="0"/>
                  <w:marTop w:val="0"/>
                  <w:marBottom w:val="0"/>
                  <w:divBdr>
                    <w:top w:val="none" w:sz="0" w:space="0" w:color="auto"/>
                    <w:left w:val="none" w:sz="0" w:space="0" w:color="auto"/>
                    <w:bottom w:val="none" w:sz="0" w:space="0" w:color="auto"/>
                    <w:right w:val="none" w:sz="0" w:space="0" w:color="auto"/>
                  </w:divBdr>
                </w:div>
                <w:div w:id="598098553">
                  <w:marLeft w:val="640"/>
                  <w:marRight w:val="0"/>
                  <w:marTop w:val="0"/>
                  <w:marBottom w:val="0"/>
                  <w:divBdr>
                    <w:top w:val="none" w:sz="0" w:space="0" w:color="auto"/>
                    <w:left w:val="none" w:sz="0" w:space="0" w:color="auto"/>
                    <w:bottom w:val="none" w:sz="0" w:space="0" w:color="auto"/>
                    <w:right w:val="none" w:sz="0" w:space="0" w:color="auto"/>
                  </w:divBdr>
                </w:div>
                <w:div w:id="739063035">
                  <w:marLeft w:val="640"/>
                  <w:marRight w:val="0"/>
                  <w:marTop w:val="0"/>
                  <w:marBottom w:val="0"/>
                  <w:divBdr>
                    <w:top w:val="none" w:sz="0" w:space="0" w:color="auto"/>
                    <w:left w:val="none" w:sz="0" w:space="0" w:color="auto"/>
                    <w:bottom w:val="none" w:sz="0" w:space="0" w:color="auto"/>
                    <w:right w:val="none" w:sz="0" w:space="0" w:color="auto"/>
                  </w:divBdr>
                </w:div>
                <w:div w:id="895508509">
                  <w:marLeft w:val="640"/>
                  <w:marRight w:val="0"/>
                  <w:marTop w:val="0"/>
                  <w:marBottom w:val="0"/>
                  <w:divBdr>
                    <w:top w:val="none" w:sz="0" w:space="0" w:color="auto"/>
                    <w:left w:val="none" w:sz="0" w:space="0" w:color="auto"/>
                    <w:bottom w:val="none" w:sz="0" w:space="0" w:color="auto"/>
                    <w:right w:val="none" w:sz="0" w:space="0" w:color="auto"/>
                  </w:divBdr>
                </w:div>
                <w:div w:id="927226746">
                  <w:marLeft w:val="640"/>
                  <w:marRight w:val="0"/>
                  <w:marTop w:val="0"/>
                  <w:marBottom w:val="0"/>
                  <w:divBdr>
                    <w:top w:val="none" w:sz="0" w:space="0" w:color="auto"/>
                    <w:left w:val="none" w:sz="0" w:space="0" w:color="auto"/>
                    <w:bottom w:val="none" w:sz="0" w:space="0" w:color="auto"/>
                    <w:right w:val="none" w:sz="0" w:space="0" w:color="auto"/>
                  </w:divBdr>
                </w:div>
                <w:div w:id="1233007157">
                  <w:marLeft w:val="640"/>
                  <w:marRight w:val="0"/>
                  <w:marTop w:val="0"/>
                  <w:marBottom w:val="0"/>
                  <w:divBdr>
                    <w:top w:val="none" w:sz="0" w:space="0" w:color="auto"/>
                    <w:left w:val="none" w:sz="0" w:space="0" w:color="auto"/>
                    <w:bottom w:val="none" w:sz="0" w:space="0" w:color="auto"/>
                    <w:right w:val="none" w:sz="0" w:space="0" w:color="auto"/>
                  </w:divBdr>
                </w:div>
                <w:div w:id="1251964716">
                  <w:marLeft w:val="640"/>
                  <w:marRight w:val="0"/>
                  <w:marTop w:val="0"/>
                  <w:marBottom w:val="0"/>
                  <w:divBdr>
                    <w:top w:val="none" w:sz="0" w:space="0" w:color="auto"/>
                    <w:left w:val="none" w:sz="0" w:space="0" w:color="auto"/>
                    <w:bottom w:val="none" w:sz="0" w:space="0" w:color="auto"/>
                    <w:right w:val="none" w:sz="0" w:space="0" w:color="auto"/>
                  </w:divBdr>
                </w:div>
                <w:div w:id="1678848845">
                  <w:marLeft w:val="640"/>
                  <w:marRight w:val="0"/>
                  <w:marTop w:val="0"/>
                  <w:marBottom w:val="0"/>
                  <w:divBdr>
                    <w:top w:val="none" w:sz="0" w:space="0" w:color="auto"/>
                    <w:left w:val="none" w:sz="0" w:space="0" w:color="auto"/>
                    <w:bottom w:val="none" w:sz="0" w:space="0" w:color="auto"/>
                    <w:right w:val="none" w:sz="0" w:space="0" w:color="auto"/>
                  </w:divBdr>
                </w:div>
                <w:div w:id="1839419694">
                  <w:marLeft w:val="640"/>
                  <w:marRight w:val="0"/>
                  <w:marTop w:val="0"/>
                  <w:marBottom w:val="0"/>
                  <w:divBdr>
                    <w:top w:val="none" w:sz="0" w:space="0" w:color="auto"/>
                    <w:left w:val="none" w:sz="0" w:space="0" w:color="auto"/>
                    <w:bottom w:val="none" w:sz="0" w:space="0" w:color="auto"/>
                    <w:right w:val="none" w:sz="0" w:space="0" w:color="auto"/>
                  </w:divBdr>
                </w:div>
                <w:div w:id="1875265913">
                  <w:marLeft w:val="640"/>
                  <w:marRight w:val="0"/>
                  <w:marTop w:val="0"/>
                  <w:marBottom w:val="0"/>
                  <w:divBdr>
                    <w:top w:val="none" w:sz="0" w:space="0" w:color="auto"/>
                    <w:left w:val="none" w:sz="0" w:space="0" w:color="auto"/>
                    <w:bottom w:val="none" w:sz="0" w:space="0" w:color="auto"/>
                    <w:right w:val="none" w:sz="0" w:space="0" w:color="auto"/>
                  </w:divBdr>
                </w:div>
                <w:div w:id="1956014301">
                  <w:marLeft w:val="640"/>
                  <w:marRight w:val="0"/>
                  <w:marTop w:val="0"/>
                  <w:marBottom w:val="0"/>
                  <w:divBdr>
                    <w:top w:val="none" w:sz="0" w:space="0" w:color="auto"/>
                    <w:left w:val="none" w:sz="0" w:space="0" w:color="auto"/>
                    <w:bottom w:val="none" w:sz="0" w:space="0" w:color="auto"/>
                    <w:right w:val="none" w:sz="0" w:space="0" w:color="auto"/>
                  </w:divBdr>
                </w:div>
                <w:div w:id="2046638993">
                  <w:marLeft w:val="640"/>
                  <w:marRight w:val="0"/>
                  <w:marTop w:val="0"/>
                  <w:marBottom w:val="0"/>
                  <w:divBdr>
                    <w:top w:val="none" w:sz="0" w:space="0" w:color="auto"/>
                    <w:left w:val="none" w:sz="0" w:space="0" w:color="auto"/>
                    <w:bottom w:val="none" w:sz="0" w:space="0" w:color="auto"/>
                    <w:right w:val="none" w:sz="0" w:space="0" w:color="auto"/>
                  </w:divBdr>
                </w:div>
                <w:div w:id="2137597855">
                  <w:marLeft w:val="640"/>
                  <w:marRight w:val="0"/>
                  <w:marTop w:val="0"/>
                  <w:marBottom w:val="0"/>
                  <w:divBdr>
                    <w:top w:val="none" w:sz="0" w:space="0" w:color="auto"/>
                    <w:left w:val="none" w:sz="0" w:space="0" w:color="auto"/>
                    <w:bottom w:val="none" w:sz="0" w:space="0" w:color="auto"/>
                    <w:right w:val="none" w:sz="0" w:space="0" w:color="auto"/>
                  </w:divBdr>
                </w:div>
              </w:divsChild>
            </w:div>
            <w:div w:id="1832914896">
              <w:marLeft w:val="0"/>
              <w:marRight w:val="0"/>
              <w:marTop w:val="0"/>
              <w:marBottom w:val="0"/>
              <w:divBdr>
                <w:top w:val="none" w:sz="0" w:space="0" w:color="auto"/>
                <w:left w:val="none" w:sz="0" w:space="0" w:color="auto"/>
                <w:bottom w:val="none" w:sz="0" w:space="0" w:color="auto"/>
                <w:right w:val="none" w:sz="0" w:space="0" w:color="auto"/>
              </w:divBdr>
              <w:divsChild>
                <w:div w:id="56708329">
                  <w:marLeft w:val="640"/>
                  <w:marRight w:val="0"/>
                  <w:marTop w:val="0"/>
                  <w:marBottom w:val="0"/>
                  <w:divBdr>
                    <w:top w:val="none" w:sz="0" w:space="0" w:color="auto"/>
                    <w:left w:val="none" w:sz="0" w:space="0" w:color="auto"/>
                    <w:bottom w:val="none" w:sz="0" w:space="0" w:color="auto"/>
                    <w:right w:val="none" w:sz="0" w:space="0" w:color="auto"/>
                  </w:divBdr>
                </w:div>
                <w:div w:id="146173696">
                  <w:marLeft w:val="640"/>
                  <w:marRight w:val="0"/>
                  <w:marTop w:val="0"/>
                  <w:marBottom w:val="0"/>
                  <w:divBdr>
                    <w:top w:val="none" w:sz="0" w:space="0" w:color="auto"/>
                    <w:left w:val="none" w:sz="0" w:space="0" w:color="auto"/>
                    <w:bottom w:val="none" w:sz="0" w:space="0" w:color="auto"/>
                    <w:right w:val="none" w:sz="0" w:space="0" w:color="auto"/>
                  </w:divBdr>
                </w:div>
                <w:div w:id="200366706">
                  <w:marLeft w:val="640"/>
                  <w:marRight w:val="0"/>
                  <w:marTop w:val="0"/>
                  <w:marBottom w:val="0"/>
                  <w:divBdr>
                    <w:top w:val="none" w:sz="0" w:space="0" w:color="auto"/>
                    <w:left w:val="none" w:sz="0" w:space="0" w:color="auto"/>
                    <w:bottom w:val="none" w:sz="0" w:space="0" w:color="auto"/>
                    <w:right w:val="none" w:sz="0" w:space="0" w:color="auto"/>
                  </w:divBdr>
                </w:div>
                <w:div w:id="547646465">
                  <w:marLeft w:val="640"/>
                  <w:marRight w:val="0"/>
                  <w:marTop w:val="0"/>
                  <w:marBottom w:val="0"/>
                  <w:divBdr>
                    <w:top w:val="none" w:sz="0" w:space="0" w:color="auto"/>
                    <w:left w:val="none" w:sz="0" w:space="0" w:color="auto"/>
                    <w:bottom w:val="none" w:sz="0" w:space="0" w:color="auto"/>
                    <w:right w:val="none" w:sz="0" w:space="0" w:color="auto"/>
                  </w:divBdr>
                </w:div>
                <w:div w:id="1030910546">
                  <w:marLeft w:val="640"/>
                  <w:marRight w:val="0"/>
                  <w:marTop w:val="0"/>
                  <w:marBottom w:val="0"/>
                  <w:divBdr>
                    <w:top w:val="none" w:sz="0" w:space="0" w:color="auto"/>
                    <w:left w:val="none" w:sz="0" w:space="0" w:color="auto"/>
                    <w:bottom w:val="none" w:sz="0" w:space="0" w:color="auto"/>
                    <w:right w:val="none" w:sz="0" w:space="0" w:color="auto"/>
                  </w:divBdr>
                </w:div>
                <w:div w:id="1058239626">
                  <w:marLeft w:val="640"/>
                  <w:marRight w:val="0"/>
                  <w:marTop w:val="0"/>
                  <w:marBottom w:val="0"/>
                  <w:divBdr>
                    <w:top w:val="none" w:sz="0" w:space="0" w:color="auto"/>
                    <w:left w:val="none" w:sz="0" w:space="0" w:color="auto"/>
                    <w:bottom w:val="none" w:sz="0" w:space="0" w:color="auto"/>
                    <w:right w:val="none" w:sz="0" w:space="0" w:color="auto"/>
                  </w:divBdr>
                </w:div>
                <w:div w:id="1480727110">
                  <w:marLeft w:val="640"/>
                  <w:marRight w:val="0"/>
                  <w:marTop w:val="0"/>
                  <w:marBottom w:val="0"/>
                  <w:divBdr>
                    <w:top w:val="none" w:sz="0" w:space="0" w:color="auto"/>
                    <w:left w:val="none" w:sz="0" w:space="0" w:color="auto"/>
                    <w:bottom w:val="none" w:sz="0" w:space="0" w:color="auto"/>
                    <w:right w:val="none" w:sz="0" w:space="0" w:color="auto"/>
                  </w:divBdr>
                </w:div>
                <w:div w:id="1677271458">
                  <w:marLeft w:val="640"/>
                  <w:marRight w:val="0"/>
                  <w:marTop w:val="0"/>
                  <w:marBottom w:val="0"/>
                  <w:divBdr>
                    <w:top w:val="none" w:sz="0" w:space="0" w:color="auto"/>
                    <w:left w:val="none" w:sz="0" w:space="0" w:color="auto"/>
                    <w:bottom w:val="none" w:sz="0" w:space="0" w:color="auto"/>
                    <w:right w:val="none" w:sz="0" w:space="0" w:color="auto"/>
                  </w:divBdr>
                </w:div>
                <w:div w:id="1802531727">
                  <w:marLeft w:val="640"/>
                  <w:marRight w:val="0"/>
                  <w:marTop w:val="0"/>
                  <w:marBottom w:val="0"/>
                  <w:divBdr>
                    <w:top w:val="none" w:sz="0" w:space="0" w:color="auto"/>
                    <w:left w:val="none" w:sz="0" w:space="0" w:color="auto"/>
                    <w:bottom w:val="none" w:sz="0" w:space="0" w:color="auto"/>
                    <w:right w:val="none" w:sz="0" w:space="0" w:color="auto"/>
                  </w:divBdr>
                </w:div>
                <w:div w:id="2118132393">
                  <w:marLeft w:val="640"/>
                  <w:marRight w:val="0"/>
                  <w:marTop w:val="0"/>
                  <w:marBottom w:val="0"/>
                  <w:divBdr>
                    <w:top w:val="none" w:sz="0" w:space="0" w:color="auto"/>
                    <w:left w:val="none" w:sz="0" w:space="0" w:color="auto"/>
                    <w:bottom w:val="none" w:sz="0" w:space="0" w:color="auto"/>
                    <w:right w:val="none" w:sz="0" w:space="0" w:color="auto"/>
                  </w:divBdr>
                </w:div>
              </w:divsChild>
            </w:div>
            <w:div w:id="1904638486">
              <w:marLeft w:val="0"/>
              <w:marRight w:val="0"/>
              <w:marTop w:val="0"/>
              <w:marBottom w:val="0"/>
              <w:divBdr>
                <w:top w:val="none" w:sz="0" w:space="0" w:color="auto"/>
                <w:left w:val="none" w:sz="0" w:space="0" w:color="auto"/>
                <w:bottom w:val="none" w:sz="0" w:space="0" w:color="auto"/>
                <w:right w:val="none" w:sz="0" w:space="0" w:color="auto"/>
              </w:divBdr>
              <w:divsChild>
                <w:div w:id="78453520">
                  <w:marLeft w:val="640"/>
                  <w:marRight w:val="0"/>
                  <w:marTop w:val="0"/>
                  <w:marBottom w:val="0"/>
                  <w:divBdr>
                    <w:top w:val="none" w:sz="0" w:space="0" w:color="auto"/>
                    <w:left w:val="none" w:sz="0" w:space="0" w:color="auto"/>
                    <w:bottom w:val="none" w:sz="0" w:space="0" w:color="auto"/>
                    <w:right w:val="none" w:sz="0" w:space="0" w:color="auto"/>
                  </w:divBdr>
                </w:div>
                <w:div w:id="93329386">
                  <w:marLeft w:val="640"/>
                  <w:marRight w:val="0"/>
                  <w:marTop w:val="0"/>
                  <w:marBottom w:val="0"/>
                  <w:divBdr>
                    <w:top w:val="none" w:sz="0" w:space="0" w:color="auto"/>
                    <w:left w:val="none" w:sz="0" w:space="0" w:color="auto"/>
                    <w:bottom w:val="none" w:sz="0" w:space="0" w:color="auto"/>
                    <w:right w:val="none" w:sz="0" w:space="0" w:color="auto"/>
                  </w:divBdr>
                </w:div>
                <w:div w:id="138111840">
                  <w:marLeft w:val="640"/>
                  <w:marRight w:val="0"/>
                  <w:marTop w:val="0"/>
                  <w:marBottom w:val="0"/>
                  <w:divBdr>
                    <w:top w:val="none" w:sz="0" w:space="0" w:color="auto"/>
                    <w:left w:val="none" w:sz="0" w:space="0" w:color="auto"/>
                    <w:bottom w:val="none" w:sz="0" w:space="0" w:color="auto"/>
                    <w:right w:val="none" w:sz="0" w:space="0" w:color="auto"/>
                  </w:divBdr>
                </w:div>
                <w:div w:id="174078526">
                  <w:marLeft w:val="640"/>
                  <w:marRight w:val="0"/>
                  <w:marTop w:val="0"/>
                  <w:marBottom w:val="0"/>
                  <w:divBdr>
                    <w:top w:val="none" w:sz="0" w:space="0" w:color="auto"/>
                    <w:left w:val="none" w:sz="0" w:space="0" w:color="auto"/>
                    <w:bottom w:val="none" w:sz="0" w:space="0" w:color="auto"/>
                    <w:right w:val="none" w:sz="0" w:space="0" w:color="auto"/>
                  </w:divBdr>
                </w:div>
                <w:div w:id="287709529">
                  <w:marLeft w:val="640"/>
                  <w:marRight w:val="0"/>
                  <w:marTop w:val="0"/>
                  <w:marBottom w:val="0"/>
                  <w:divBdr>
                    <w:top w:val="none" w:sz="0" w:space="0" w:color="auto"/>
                    <w:left w:val="none" w:sz="0" w:space="0" w:color="auto"/>
                    <w:bottom w:val="none" w:sz="0" w:space="0" w:color="auto"/>
                    <w:right w:val="none" w:sz="0" w:space="0" w:color="auto"/>
                  </w:divBdr>
                </w:div>
                <w:div w:id="429472126">
                  <w:marLeft w:val="640"/>
                  <w:marRight w:val="0"/>
                  <w:marTop w:val="0"/>
                  <w:marBottom w:val="0"/>
                  <w:divBdr>
                    <w:top w:val="none" w:sz="0" w:space="0" w:color="auto"/>
                    <w:left w:val="none" w:sz="0" w:space="0" w:color="auto"/>
                    <w:bottom w:val="none" w:sz="0" w:space="0" w:color="auto"/>
                    <w:right w:val="none" w:sz="0" w:space="0" w:color="auto"/>
                  </w:divBdr>
                </w:div>
                <w:div w:id="1005664733">
                  <w:marLeft w:val="640"/>
                  <w:marRight w:val="0"/>
                  <w:marTop w:val="0"/>
                  <w:marBottom w:val="0"/>
                  <w:divBdr>
                    <w:top w:val="none" w:sz="0" w:space="0" w:color="auto"/>
                    <w:left w:val="none" w:sz="0" w:space="0" w:color="auto"/>
                    <w:bottom w:val="none" w:sz="0" w:space="0" w:color="auto"/>
                    <w:right w:val="none" w:sz="0" w:space="0" w:color="auto"/>
                  </w:divBdr>
                </w:div>
                <w:div w:id="1089539193">
                  <w:marLeft w:val="640"/>
                  <w:marRight w:val="0"/>
                  <w:marTop w:val="0"/>
                  <w:marBottom w:val="0"/>
                  <w:divBdr>
                    <w:top w:val="none" w:sz="0" w:space="0" w:color="auto"/>
                    <w:left w:val="none" w:sz="0" w:space="0" w:color="auto"/>
                    <w:bottom w:val="none" w:sz="0" w:space="0" w:color="auto"/>
                    <w:right w:val="none" w:sz="0" w:space="0" w:color="auto"/>
                  </w:divBdr>
                </w:div>
                <w:div w:id="1344815971">
                  <w:marLeft w:val="640"/>
                  <w:marRight w:val="0"/>
                  <w:marTop w:val="0"/>
                  <w:marBottom w:val="0"/>
                  <w:divBdr>
                    <w:top w:val="none" w:sz="0" w:space="0" w:color="auto"/>
                    <w:left w:val="none" w:sz="0" w:space="0" w:color="auto"/>
                    <w:bottom w:val="none" w:sz="0" w:space="0" w:color="auto"/>
                    <w:right w:val="none" w:sz="0" w:space="0" w:color="auto"/>
                  </w:divBdr>
                </w:div>
                <w:div w:id="1458571576">
                  <w:marLeft w:val="640"/>
                  <w:marRight w:val="0"/>
                  <w:marTop w:val="0"/>
                  <w:marBottom w:val="0"/>
                  <w:divBdr>
                    <w:top w:val="none" w:sz="0" w:space="0" w:color="auto"/>
                    <w:left w:val="none" w:sz="0" w:space="0" w:color="auto"/>
                    <w:bottom w:val="none" w:sz="0" w:space="0" w:color="auto"/>
                    <w:right w:val="none" w:sz="0" w:space="0" w:color="auto"/>
                  </w:divBdr>
                </w:div>
                <w:div w:id="1564175350">
                  <w:marLeft w:val="640"/>
                  <w:marRight w:val="0"/>
                  <w:marTop w:val="0"/>
                  <w:marBottom w:val="0"/>
                  <w:divBdr>
                    <w:top w:val="none" w:sz="0" w:space="0" w:color="auto"/>
                    <w:left w:val="none" w:sz="0" w:space="0" w:color="auto"/>
                    <w:bottom w:val="none" w:sz="0" w:space="0" w:color="auto"/>
                    <w:right w:val="none" w:sz="0" w:space="0" w:color="auto"/>
                  </w:divBdr>
                </w:div>
                <w:div w:id="1639918687">
                  <w:marLeft w:val="640"/>
                  <w:marRight w:val="0"/>
                  <w:marTop w:val="0"/>
                  <w:marBottom w:val="0"/>
                  <w:divBdr>
                    <w:top w:val="none" w:sz="0" w:space="0" w:color="auto"/>
                    <w:left w:val="none" w:sz="0" w:space="0" w:color="auto"/>
                    <w:bottom w:val="none" w:sz="0" w:space="0" w:color="auto"/>
                    <w:right w:val="none" w:sz="0" w:space="0" w:color="auto"/>
                  </w:divBdr>
                </w:div>
                <w:div w:id="1814641249">
                  <w:marLeft w:val="640"/>
                  <w:marRight w:val="0"/>
                  <w:marTop w:val="0"/>
                  <w:marBottom w:val="0"/>
                  <w:divBdr>
                    <w:top w:val="none" w:sz="0" w:space="0" w:color="auto"/>
                    <w:left w:val="none" w:sz="0" w:space="0" w:color="auto"/>
                    <w:bottom w:val="none" w:sz="0" w:space="0" w:color="auto"/>
                    <w:right w:val="none" w:sz="0" w:space="0" w:color="auto"/>
                  </w:divBdr>
                </w:div>
                <w:div w:id="2000303960">
                  <w:marLeft w:val="640"/>
                  <w:marRight w:val="0"/>
                  <w:marTop w:val="0"/>
                  <w:marBottom w:val="0"/>
                  <w:divBdr>
                    <w:top w:val="none" w:sz="0" w:space="0" w:color="auto"/>
                    <w:left w:val="none" w:sz="0" w:space="0" w:color="auto"/>
                    <w:bottom w:val="none" w:sz="0" w:space="0" w:color="auto"/>
                    <w:right w:val="none" w:sz="0" w:space="0" w:color="auto"/>
                  </w:divBdr>
                </w:div>
                <w:div w:id="2085762444">
                  <w:marLeft w:val="640"/>
                  <w:marRight w:val="0"/>
                  <w:marTop w:val="0"/>
                  <w:marBottom w:val="0"/>
                  <w:divBdr>
                    <w:top w:val="none" w:sz="0" w:space="0" w:color="auto"/>
                    <w:left w:val="none" w:sz="0" w:space="0" w:color="auto"/>
                    <w:bottom w:val="none" w:sz="0" w:space="0" w:color="auto"/>
                    <w:right w:val="none" w:sz="0" w:space="0" w:color="auto"/>
                  </w:divBdr>
                </w:div>
              </w:divsChild>
            </w:div>
            <w:div w:id="1957980144">
              <w:marLeft w:val="0"/>
              <w:marRight w:val="0"/>
              <w:marTop w:val="0"/>
              <w:marBottom w:val="0"/>
              <w:divBdr>
                <w:top w:val="none" w:sz="0" w:space="0" w:color="auto"/>
                <w:left w:val="none" w:sz="0" w:space="0" w:color="auto"/>
                <w:bottom w:val="none" w:sz="0" w:space="0" w:color="auto"/>
                <w:right w:val="none" w:sz="0" w:space="0" w:color="auto"/>
              </w:divBdr>
              <w:divsChild>
                <w:div w:id="12726029">
                  <w:marLeft w:val="640"/>
                  <w:marRight w:val="0"/>
                  <w:marTop w:val="0"/>
                  <w:marBottom w:val="0"/>
                  <w:divBdr>
                    <w:top w:val="none" w:sz="0" w:space="0" w:color="auto"/>
                    <w:left w:val="none" w:sz="0" w:space="0" w:color="auto"/>
                    <w:bottom w:val="none" w:sz="0" w:space="0" w:color="auto"/>
                    <w:right w:val="none" w:sz="0" w:space="0" w:color="auto"/>
                  </w:divBdr>
                </w:div>
                <w:div w:id="78791098">
                  <w:marLeft w:val="640"/>
                  <w:marRight w:val="0"/>
                  <w:marTop w:val="0"/>
                  <w:marBottom w:val="0"/>
                  <w:divBdr>
                    <w:top w:val="none" w:sz="0" w:space="0" w:color="auto"/>
                    <w:left w:val="none" w:sz="0" w:space="0" w:color="auto"/>
                    <w:bottom w:val="none" w:sz="0" w:space="0" w:color="auto"/>
                    <w:right w:val="none" w:sz="0" w:space="0" w:color="auto"/>
                  </w:divBdr>
                </w:div>
                <w:div w:id="937635608">
                  <w:marLeft w:val="640"/>
                  <w:marRight w:val="0"/>
                  <w:marTop w:val="0"/>
                  <w:marBottom w:val="0"/>
                  <w:divBdr>
                    <w:top w:val="none" w:sz="0" w:space="0" w:color="auto"/>
                    <w:left w:val="none" w:sz="0" w:space="0" w:color="auto"/>
                    <w:bottom w:val="none" w:sz="0" w:space="0" w:color="auto"/>
                    <w:right w:val="none" w:sz="0" w:space="0" w:color="auto"/>
                  </w:divBdr>
                </w:div>
              </w:divsChild>
            </w:div>
            <w:div w:id="2058820835">
              <w:marLeft w:val="0"/>
              <w:marRight w:val="0"/>
              <w:marTop w:val="0"/>
              <w:marBottom w:val="0"/>
              <w:divBdr>
                <w:top w:val="none" w:sz="0" w:space="0" w:color="auto"/>
                <w:left w:val="none" w:sz="0" w:space="0" w:color="auto"/>
                <w:bottom w:val="none" w:sz="0" w:space="0" w:color="auto"/>
                <w:right w:val="none" w:sz="0" w:space="0" w:color="auto"/>
              </w:divBdr>
              <w:divsChild>
                <w:div w:id="102042803">
                  <w:marLeft w:val="640"/>
                  <w:marRight w:val="0"/>
                  <w:marTop w:val="0"/>
                  <w:marBottom w:val="0"/>
                  <w:divBdr>
                    <w:top w:val="none" w:sz="0" w:space="0" w:color="auto"/>
                    <w:left w:val="none" w:sz="0" w:space="0" w:color="auto"/>
                    <w:bottom w:val="none" w:sz="0" w:space="0" w:color="auto"/>
                    <w:right w:val="none" w:sz="0" w:space="0" w:color="auto"/>
                  </w:divBdr>
                </w:div>
                <w:div w:id="113721801">
                  <w:marLeft w:val="640"/>
                  <w:marRight w:val="0"/>
                  <w:marTop w:val="0"/>
                  <w:marBottom w:val="0"/>
                  <w:divBdr>
                    <w:top w:val="none" w:sz="0" w:space="0" w:color="auto"/>
                    <w:left w:val="none" w:sz="0" w:space="0" w:color="auto"/>
                    <w:bottom w:val="none" w:sz="0" w:space="0" w:color="auto"/>
                    <w:right w:val="none" w:sz="0" w:space="0" w:color="auto"/>
                  </w:divBdr>
                </w:div>
                <w:div w:id="135294948">
                  <w:marLeft w:val="640"/>
                  <w:marRight w:val="0"/>
                  <w:marTop w:val="0"/>
                  <w:marBottom w:val="0"/>
                  <w:divBdr>
                    <w:top w:val="none" w:sz="0" w:space="0" w:color="auto"/>
                    <w:left w:val="none" w:sz="0" w:space="0" w:color="auto"/>
                    <w:bottom w:val="none" w:sz="0" w:space="0" w:color="auto"/>
                    <w:right w:val="none" w:sz="0" w:space="0" w:color="auto"/>
                  </w:divBdr>
                </w:div>
                <w:div w:id="156465356">
                  <w:marLeft w:val="640"/>
                  <w:marRight w:val="0"/>
                  <w:marTop w:val="0"/>
                  <w:marBottom w:val="0"/>
                  <w:divBdr>
                    <w:top w:val="none" w:sz="0" w:space="0" w:color="auto"/>
                    <w:left w:val="none" w:sz="0" w:space="0" w:color="auto"/>
                    <w:bottom w:val="none" w:sz="0" w:space="0" w:color="auto"/>
                    <w:right w:val="none" w:sz="0" w:space="0" w:color="auto"/>
                  </w:divBdr>
                </w:div>
                <w:div w:id="225193253">
                  <w:marLeft w:val="640"/>
                  <w:marRight w:val="0"/>
                  <w:marTop w:val="0"/>
                  <w:marBottom w:val="0"/>
                  <w:divBdr>
                    <w:top w:val="none" w:sz="0" w:space="0" w:color="auto"/>
                    <w:left w:val="none" w:sz="0" w:space="0" w:color="auto"/>
                    <w:bottom w:val="none" w:sz="0" w:space="0" w:color="auto"/>
                    <w:right w:val="none" w:sz="0" w:space="0" w:color="auto"/>
                  </w:divBdr>
                </w:div>
                <w:div w:id="226035501">
                  <w:marLeft w:val="640"/>
                  <w:marRight w:val="0"/>
                  <w:marTop w:val="0"/>
                  <w:marBottom w:val="0"/>
                  <w:divBdr>
                    <w:top w:val="none" w:sz="0" w:space="0" w:color="auto"/>
                    <w:left w:val="none" w:sz="0" w:space="0" w:color="auto"/>
                    <w:bottom w:val="none" w:sz="0" w:space="0" w:color="auto"/>
                    <w:right w:val="none" w:sz="0" w:space="0" w:color="auto"/>
                  </w:divBdr>
                </w:div>
                <w:div w:id="279342389">
                  <w:marLeft w:val="640"/>
                  <w:marRight w:val="0"/>
                  <w:marTop w:val="0"/>
                  <w:marBottom w:val="0"/>
                  <w:divBdr>
                    <w:top w:val="none" w:sz="0" w:space="0" w:color="auto"/>
                    <w:left w:val="none" w:sz="0" w:space="0" w:color="auto"/>
                    <w:bottom w:val="none" w:sz="0" w:space="0" w:color="auto"/>
                    <w:right w:val="none" w:sz="0" w:space="0" w:color="auto"/>
                  </w:divBdr>
                </w:div>
                <w:div w:id="296566960">
                  <w:marLeft w:val="640"/>
                  <w:marRight w:val="0"/>
                  <w:marTop w:val="0"/>
                  <w:marBottom w:val="0"/>
                  <w:divBdr>
                    <w:top w:val="none" w:sz="0" w:space="0" w:color="auto"/>
                    <w:left w:val="none" w:sz="0" w:space="0" w:color="auto"/>
                    <w:bottom w:val="none" w:sz="0" w:space="0" w:color="auto"/>
                    <w:right w:val="none" w:sz="0" w:space="0" w:color="auto"/>
                  </w:divBdr>
                </w:div>
                <w:div w:id="356079673">
                  <w:marLeft w:val="640"/>
                  <w:marRight w:val="0"/>
                  <w:marTop w:val="0"/>
                  <w:marBottom w:val="0"/>
                  <w:divBdr>
                    <w:top w:val="none" w:sz="0" w:space="0" w:color="auto"/>
                    <w:left w:val="none" w:sz="0" w:space="0" w:color="auto"/>
                    <w:bottom w:val="none" w:sz="0" w:space="0" w:color="auto"/>
                    <w:right w:val="none" w:sz="0" w:space="0" w:color="auto"/>
                  </w:divBdr>
                </w:div>
                <w:div w:id="552081367">
                  <w:marLeft w:val="640"/>
                  <w:marRight w:val="0"/>
                  <w:marTop w:val="0"/>
                  <w:marBottom w:val="0"/>
                  <w:divBdr>
                    <w:top w:val="none" w:sz="0" w:space="0" w:color="auto"/>
                    <w:left w:val="none" w:sz="0" w:space="0" w:color="auto"/>
                    <w:bottom w:val="none" w:sz="0" w:space="0" w:color="auto"/>
                    <w:right w:val="none" w:sz="0" w:space="0" w:color="auto"/>
                  </w:divBdr>
                </w:div>
                <w:div w:id="659239317">
                  <w:marLeft w:val="640"/>
                  <w:marRight w:val="0"/>
                  <w:marTop w:val="0"/>
                  <w:marBottom w:val="0"/>
                  <w:divBdr>
                    <w:top w:val="none" w:sz="0" w:space="0" w:color="auto"/>
                    <w:left w:val="none" w:sz="0" w:space="0" w:color="auto"/>
                    <w:bottom w:val="none" w:sz="0" w:space="0" w:color="auto"/>
                    <w:right w:val="none" w:sz="0" w:space="0" w:color="auto"/>
                  </w:divBdr>
                </w:div>
                <w:div w:id="784617616">
                  <w:marLeft w:val="640"/>
                  <w:marRight w:val="0"/>
                  <w:marTop w:val="0"/>
                  <w:marBottom w:val="0"/>
                  <w:divBdr>
                    <w:top w:val="none" w:sz="0" w:space="0" w:color="auto"/>
                    <w:left w:val="none" w:sz="0" w:space="0" w:color="auto"/>
                    <w:bottom w:val="none" w:sz="0" w:space="0" w:color="auto"/>
                    <w:right w:val="none" w:sz="0" w:space="0" w:color="auto"/>
                  </w:divBdr>
                </w:div>
                <w:div w:id="807018372">
                  <w:marLeft w:val="640"/>
                  <w:marRight w:val="0"/>
                  <w:marTop w:val="0"/>
                  <w:marBottom w:val="0"/>
                  <w:divBdr>
                    <w:top w:val="none" w:sz="0" w:space="0" w:color="auto"/>
                    <w:left w:val="none" w:sz="0" w:space="0" w:color="auto"/>
                    <w:bottom w:val="none" w:sz="0" w:space="0" w:color="auto"/>
                    <w:right w:val="none" w:sz="0" w:space="0" w:color="auto"/>
                  </w:divBdr>
                </w:div>
                <w:div w:id="838422574">
                  <w:marLeft w:val="640"/>
                  <w:marRight w:val="0"/>
                  <w:marTop w:val="0"/>
                  <w:marBottom w:val="0"/>
                  <w:divBdr>
                    <w:top w:val="none" w:sz="0" w:space="0" w:color="auto"/>
                    <w:left w:val="none" w:sz="0" w:space="0" w:color="auto"/>
                    <w:bottom w:val="none" w:sz="0" w:space="0" w:color="auto"/>
                    <w:right w:val="none" w:sz="0" w:space="0" w:color="auto"/>
                  </w:divBdr>
                </w:div>
                <w:div w:id="906451172">
                  <w:marLeft w:val="640"/>
                  <w:marRight w:val="0"/>
                  <w:marTop w:val="0"/>
                  <w:marBottom w:val="0"/>
                  <w:divBdr>
                    <w:top w:val="none" w:sz="0" w:space="0" w:color="auto"/>
                    <w:left w:val="none" w:sz="0" w:space="0" w:color="auto"/>
                    <w:bottom w:val="none" w:sz="0" w:space="0" w:color="auto"/>
                    <w:right w:val="none" w:sz="0" w:space="0" w:color="auto"/>
                  </w:divBdr>
                </w:div>
                <w:div w:id="928198145">
                  <w:marLeft w:val="640"/>
                  <w:marRight w:val="0"/>
                  <w:marTop w:val="0"/>
                  <w:marBottom w:val="0"/>
                  <w:divBdr>
                    <w:top w:val="none" w:sz="0" w:space="0" w:color="auto"/>
                    <w:left w:val="none" w:sz="0" w:space="0" w:color="auto"/>
                    <w:bottom w:val="none" w:sz="0" w:space="0" w:color="auto"/>
                    <w:right w:val="none" w:sz="0" w:space="0" w:color="auto"/>
                  </w:divBdr>
                </w:div>
                <w:div w:id="1054937111">
                  <w:marLeft w:val="640"/>
                  <w:marRight w:val="0"/>
                  <w:marTop w:val="0"/>
                  <w:marBottom w:val="0"/>
                  <w:divBdr>
                    <w:top w:val="none" w:sz="0" w:space="0" w:color="auto"/>
                    <w:left w:val="none" w:sz="0" w:space="0" w:color="auto"/>
                    <w:bottom w:val="none" w:sz="0" w:space="0" w:color="auto"/>
                    <w:right w:val="none" w:sz="0" w:space="0" w:color="auto"/>
                  </w:divBdr>
                </w:div>
                <w:div w:id="1073354552">
                  <w:marLeft w:val="640"/>
                  <w:marRight w:val="0"/>
                  <w:marTop w:val="0"/>
                  <w:marBottom w:val="0"/>
                  <w:divBdr>
                    <w:top w:val="none" w:sz="0" w:space="0" w:color="auto"/>
                    <w:left w:val="none" w:sz="0" w:space="0" w:color="auto"/>
                    <w:bottom w:val="none" w:sz="0" w:space="0" w:color="auto"/>
                    <w:right w:val="none" w:sz="0" w:space="0" w:color="auto"/>
                  </w:divBdr>
                </w:div>
                <w:div w:id="1128930994">
                  <w:marLeft w:val="640"/>
                  <w:marRight w:val="0"/>
                  <w:marTop w:val="0"/>
                  <w:marBottom w:val="0"/>
                  <w:divBdr>
                    <w:top w:val="none" w:sz="0" w:space="0" w:color="auto"/>
                    <w:left w:val="none" w:sz="0" w:space="0" w:color="auto"/>
                    <w:bottom w:val="none" w:sz="0" w:space="0" w:color="auto"/>
                    <w:right w:val="none" w:sz="0" w:space="0" w:color="auto"/>
                  </w:divBdr>
                </w:div>
                <w:div w:id="1148479293">
                  <w:marLeft w:val="640"/>
                  <w:marRight w:val="0"/>
                  <w:marTop w:val="0"/>
                  <w:marBottom w:val="0"/>
                  <w:divBdr>
                    <w:top w:val="none" w:sz="0" w:space="0" w:color="auto"/>
                    <w:left w:val="none" w:sz="0" w:space="0" w:color="auto"/>
                    <w:bottom w:val="none" w:sz="0" w:space="0" w:color="auto"/>
                    <w:right w:val="none" w:sz="0" w:space="0" w:color="auto"/>
                  </w:divBdr>
                </w:div>
                <w:div w:id="1387340458">
                  <w:marLeft w:val="640"/>
                  <w:marRight w:val="0"/>
                  <w:marTop w:val="0"/>
                  <w:marBottom w:val="0"/>
                  <w:divBdr>
                    <w:top w:val="none" w:sz="0" w:space="0" w:color="auto"/>
                    <w:left w:val="none" w:sz="0" w:space="0" w:color="auto"/>
                    <w:bottom w:val="none" w:sz="0" w:space="0" w:color="auto"/>
                    <w:right w:val="none" w:sz="0" w:space="0" w:color="auto"/>
                  </w:divBdr>
                </w:div>
                <w:div w:id="1441296868">
                  <w:marLeft w:val="640"/>
                  <w:marRight w:val="0"/>
                  <w:marTop w:val="0"/>
                  <w:marBottom w:val="0"/>
                  <w:divBdr>
                    <w:top w:val="none" w:sz="0" w:space="0" w:color="auto"/>
                    <w:left w:val="none" w:sz="0" w:space="0" w:color="auto"/>
                    <w:bottom w:val="none" w:sz="0" w:space="0" w:color="auto"/>
                    <w:right w:val="none" w:sz="0" w:space="0" w:color="auto"/>
                  </w:divBdr>
                </w:div>
                <w:div w:id="1445269178">
                  <w:marLeft w:val="640"/>
                  <w:marRight w:val="0"/>
                  <w:marTop w:val="0"/>
                  <w:marBottom w:val="0"/>
                  <w:divBdr>
                    <w:top w:val="none" w:sz="0" w:space="0" w:color="auto"/>
                    <w:left w:val="none" w:sz="0" w:space="0" w:color="auto"/>
                    <w:bottom w:val="none" w:sz="0" w:space="0" w:color="auto"/>
                    <w:right w:val="none" w:sz="0" w:space="0" w:color="auto"/>
                  </w:divBdr>
                </w:div>
                <w:div w:id="1664049318">
                  <w:marLeft w:val="640"/>
                  <w:marRight w:val="0"/>
                  <w:marTop w:val="0"/>
                  <w:marBottom w:val="0"/>
                  <w:divBdr>
                    <w:top w:val="none" w:sz="0" w:space="0" w:color="auto"/>
                    <w:left w:val="none" w:sz="0" w:space="0" w:color="auto"/>
                    <w:bottom w:val="none" w:sz="0" w:space="0" w:color="auto"/>
                    <w:right w:val="none" w:sz="0" w:space="0" w:color="auto"/>
                  </w:divBdr>
                </w:div>
                <w:div w:id="1744643956">
                  <w:marLeft w:val="640"/>
                  <w:marRight w:val="0"/>
                  <w:marTop w:val="0"/>
                  <w:marBottom w:val="0"/>
                  <w:divBdr>
                    <w:top w:val="none" w:sz="0" w:space="0" w:color="auto"/>
                    <w:left w:val="none" w:sz="0" w:space="0" w:color="auto"/>
                    <w:bottom w:val="none" w:sz="0" w:space="0" w:color="auto"/>
                    <w:right w:val="none" w:sz="0" w:space="0" w:color="auto"/>
                  </w:divBdr>
                </w:div>
                <w:div w:id="1900507286">
                  <w:marLeft w:val="640"/>
                  <w:marRight w:val="0"/>
                  <w:marTop w:val="0"/>
                  <w:marBottom w:val="0"/>
                  <w:divBdr>
                    <w:top w:val="none" w:sz="0" w:space="0" w:color="auto"/>
                    <w:left w:val="none" w:sz="0" w:space="0" w:color="auto"/>
                    <w:bottom w:val="none" w:sz="0" w:space="0" w:color="auto"/>
                    <w:right w:val="none" w:sz="0" w:space="0" w:color="auto"/>
                  </w:divBdr>
                </w:div>
                <w:div w:id="1911697240">
                  <w:marLeft w:val="640"/>
                  <w:marRight w:val="0"/>
                  <w:marTop w:val="0"/>
                  <w:marBottom w:val="0"/>
                  <w:divBdr>
                    <w:top w:val="none" w:sz="0" w:space="0" w:color="auto"/>
                    <w:left w:val="none" w:sz="0" w:space="0" w:color="auto"/>
                    <w:bottom w:val="none" w:sz="0" w:space="0" w:color="auto"/>
                    <w:right w:val="none" w:sz="0" w:space="0" w:color="auto"/>
                  </w:divBdr>
                </w:div>
                <w:div w:id="2122845875">
                  <w:marLeft w:val="640"/>
                  <w:marRight w:val="0"/>
                  <w:marTop w:val="0"/>
                  <w:marBottom w:val="0"/>
                  <w:divBdr>
                    <w:top w:val="none" w:sz="0" w:space="0" w:color="auto"/>
                    <w:left w:val="none" w:sz="0" w:space="0" w:color="auto"/>
                    <w:bottom w:val="none" w:sz="0" w:space="0" w:color="auto"/>
                    <w:right w:val="none" w:sz="0" w:space="0" w:color="auto"/>
                  </w:divBdr>
                </w:div>
              </w:divsChild>
            </w:div>
            <w:div w:id="2121223865">
              <w:marLeft w:val="0"/>
              <w:marRight w:val="0"/>
              <w:marTop w:val="0"/>
              <w:marBottom w:val="0"/>
              <w:divBdr>
                <w:top w:val="none" w:sz="0" w:space="0" w:color="auto"/>
                <w:left w:val="none" w:sz="0" w:space="0" w:color="auto"/>
                <w:bottom w:val="none" w:sz="0" w:space="0" w:color="auto"/>
                <w:right w:val="none" w:sz="0" w:space="0" w:color="auto"/>
              </w:divBdr>
              <w:divsChild>
                <w:div w:id="45566444">
                  <w:marLeft w:val="640"/>
                  <w:marRight w:val="0"/>
                  <w:marTop w:val="0"/>
                  <w:marBottom w:val="0"/>
                  <w:divBdr>
                    <w:top w:val="none" w:sz="0" w:space="0" w:color="auto"/>
                    <w:left w:val="none" w:sz="0" w:space="0" w:color="auto"/>
                    <w:bottom w:val="none" w:sz="0" w:space="0" w:color="auto"/>
                    <w:right w:val="none" w:sz="0" w:space="0" w:color="auto"/>
                  </w:divBdr>
                </w:div>
                <w:div w:id="87773376">
                  <w:marLeft w:val="640"/>
                  <w:marRight w:val="0"/>
                  <w:marTop w:val="0"/>
                  <w:marBottom w:val="0"/>
                  <w:divBdr>
                    <w:top w:val="none" w:sz="0" w:space="0" w:color="auto"/>
                    <w:left w:val="none" w:sz="0" w:space="0" w:color="auto"/>
                    <w:bottom w:val="none" w:sz="0" w:space="0" w:color="auto"/>
                    <w:right w:val="none" w:sz="0" w:space="0" w:color="auto"/>
                  </w:divBdr>
                </w:div>
                <w:div w:id="92670930">
                  <w:marLeft w:val="640"/>
                  <w:marRight w:val="0"/>
                  <w:marTop w:val="0"/>
                  <w:marBottom w:val="0"/>
                  <w:divBdr>
                    <w:top w:val="none" w:sz="0" w:space="0" w:color="auto"/>
                    <w:left w:val="none" w:sz="0" w:space="0" w:color="auto"/>
                    <w:bottom w:val="none" w:sz="0" w:space="0" w:color="auto"/>
                    <w:right w:val="none" w:sz="0" w:space="0" w:color="auto"/>
                  </w:divBdr>
                </w:div>
                <w:div w:id="217127374">
                  <w:marLeft w:val="640"/>
                  <w:marRight w:val="0"/>
                  <w:marTop w:val="0"/>
                  <w:marBottom w:val="0"/>
                  <w:divBdr>
                    <w:top w:val="none" w:sz="0" w:space="0" w:color="auto"/>
                    <w:left w:val="none" w:sz="0" w:space="0" w:color="auto"/>
                    <w:bottom w:val="none" w:sz="0" w:space="0" w:color="auto"/>
                    <w:right w:val="none" w:sz="0" w:space="0" w:color="auto"/>
                  </w:divBdr>
                </w:div>
                <w:div w:id="366105603">
                  <w:marLeft w:val="640"/>
                  <w:marRight w:val="0"/>
                  <w:marTop w:val="0"/>
                  <w:marBottom w:val="0"/>
                  <w:divBdr>
                    <w:top w:val="none" w:sz="0" w:space="0" w:color="auto"/>
                    <w:left w:val="none" w:sz="0" w:space="0" w:color="auto"/>
                    <w:bottom w:val="none" w:sz="0" w:space="0" w:color="auto"/>
                    <w:right w:val="none" w:sz="0" w:space="0" w:color="auto"/>
                  </w:divBdr>
                </w:div>
                <w:div w:id="431975592">
                  <w:marLeft w:val="640"/>
                  <w:marRight w:val="0"/>
                  <w:marTop w:val="0"/>
                  <w:marBottom w:val="0"/>
                  <w:divBdr>
                    <w:top w:val="none" w:sz="0" w:space="0" w:color="auto"/>
                    <w:left w:val="none" w:sz="0" w:space="0" w:color="auto"/>
                    <w:bottom w:val="none" w:sz="0" w:space="0" w:color="auto"/>
                    <w:right w:val="none" w:sz="0" w:space="0" w:color="auto"/>
                  </w:divBdr>
                </w:div>
                <w:div w:id="483280663">
                  <w:marLeft w:val="640"/>
                  <w:marRight w:val="0"/>
                  <w:marTop w:val="0"/>
                  <w:marBottom w:val="0"/>
                  <w:divBdr>
                    <w:top w:val="none" w:sz="0" w:space="0" w:color="auto"/>
                    <w:left w:val="none" w:sz="0" w:space="0" w:color="auto"/>
                    <w:bottom w:val="none" w:sz="0" w:space="0" w:color="auto"/>
                    <w:right w:val="none" w:sz="0" w:space="0" w:color="auto"/>
                  </w:divBdr>
                </w:div>
                <w:div w:id="484856460">
                  <w:marLeft w:val="640"/>
                  <w:marRight w:val="0"/>
                  <w:marTop w:val="0"/>
                  <w:marBottom w:val="0"/>
                  <w:divBdr>
                    <w:top w:val="none" w:sz="0" w:space="0" w:color="auto"/>
                    <w:left w:val="none" w:sz="0" w:space="0" w:color="auto"/>
                    <w:bottom w:val="none" w:sz="0" w:space="0" w:color="auto"/>
                    <w:right w:val="none" w:sz="0" w:space="0" w:color="auto"/>
                  </w:divBdr>
                </w:div>
                <w:div w:id="485242902">
                  <w:marLeft w:val="640"/>
                  <w:marRight w:val="0"/>
                  <w:marTop w:val="0"/>
                  <w:marBottom w:val="0"/>
                  <w:divBdr>
                    <w:top w:val="none" w:sz="0" w:space="0" w:color="auto"/>
                    <w:left w:val="none" w:sz="0" w:space="0" w:color="auto"/>
                    <w:bottom w:val="none" w:sz="0" w:space="0" w:color="auto"/>
                    <w:right w:val="none" w:sz="0" w:space="0" w:color="auto"/>
                  </w:divBdr>
                  <w:divsChild>
                    <w:div w:id="92670693">
                      <w:marLeft w:val="0"/>
                      <w:marRight w:val="0"/>
                      <w:marTop w:val="0"/>
                      <w:marBottom w:val="0"/>
                      <w:divBdr>
                        <w:top w:val="none" w:sz="0" w:space="0" w:color="auto"/>
                        <w:left w:val="none" w:sz="0" w:space="0" w:color="auto"/>
                        <w:bottom w:val="none" w:sz="0" w:space="0" w:color="auto"/>
                        <w:right w:val="none" w:sz="0" w:space="0" w:color="auto"/>
                      </w:divBdr>
                      <w:divsChild>
                        <w:div w:id="12658151">
                          <w:marLeft w:val="640"/>
                          <w:marRight w:val="0"/>
                          <w:marTop w:val="0"/>
                          <w:marBottom w:val="0"/>
                          <w:divBdr>
                            <w:top w:val="none" w:sz="0" w:space="0" w:color="auto"/>
                            <w:left w:val="none" w:sz="0" w:space="0" w:color="auto"/>
                            <w:bottom w:val="none" w:sz="0" w:space="0" w:color="auto"/>
                            <w:right w:val="none" w:sz="0" w:space="0" w:color="auto"/>
                          </w:divBdr>
                        </w:div>
                        <w:div w:id="102384274">
                          <w:marLeft w:val="640"/>
                          <w:marRight w:val="0"/>
                          <w:marTop w:val="0"/>
                          <w:marBottom w:val="0"/>
                          <w:divBdr>
                            <w:top w:val="none" w:sz="0" w:space="0" w:color="auto"/>
                            <w:left w:val="none" w:sz="0" w:space="0" w:color="auto"/>
                            <w:bottom w:val="none" w:sz="0" w:space="0" w:color="auto"/>
                            <w:right w:val="none" w:sz="0" w:space="0" w:color="auto"/>
                          </w:divBdr>
                        </w:div>
                        <w:div w:id="205727815">
                          <w:marLeft w:val="640"/>
                          <w:marRight w:val="0"/>
                          <w:marTop w:val="0"/>
                          <w:marBottom w:val="0"/>
                          <w:divBdr>
                            <w:top w:val="none" w:sz="0" w:space="0" w:color="auto"/>
                            <w:left w:val="none" w:sz="0" w:space="0" w:color="auto"/>
                            <w:bottom w:val="none" w:sz="0" w:space="0" w:color="auto"/>
                            <w:right w:val="none" w:sz="0" w:space="0" w:color="auto"/>
                          </w:divBdr>
                        </w:div>
                        <w:div w:id="265816187">
                          <w:marLeft w:val="640"/>
                          <w:marRight w:val="0"/>
                          <w:marTop w:val="0"/>
                          <w:marBottom w:val="0"/>
                          <w:divBdr>
                            <w:top w:val="none" w:sz="0" w:space="0" w:color="auto"/>
                            <w:left w:val="none" w:sz="0" w:space="0" w:color="auto"/>
                            <w:bottom w:val="none" w:sz="0" w:space="0" w:color="auto"/>
                            <w:right w:val="none" w:sz="0" w:space="0" w:color="auto"/>
                          </w:divBdr>
                        </w:div>
                        <w:div w:id="301468260">
                          <w:marLeft w:val="640"/>
                          <w:marRight w:val="0"/>
                          <w:marTop w:val="0"/>
                          <w:marBottom w:val="0"/>
                          <w:divBdr>
                            <w:top w:val="none" w:sz="0" w:space="0" w:color="auto"/>
                            <w:left w:val="none" w:sz="0" w:space="0" w:color="auto"/>
                            <w:bottom w:val="none" w:sz="0" w:space="0" w:color="auto"/>
                            <w:right w:val="none" w:sz="0" w:space="0" w:color="auto"/>
                          </w:divBdr>
                        </w:div>
                        <w:div w:id="338428069">
                          <w:marLeft w:val="640"/>
                          <w:marRight w:val="0"/>
                          <w:marTop w:val="0"/>
                          <w:marBottom w:val="0"/>
                          <w:divBdr>
                            <w:top w:val="none" w:sz="0" w:space="0" w:color="auto"/>
                            <w:left w:val="none" w:sz="0" w:space="0" w:color="auto"/>
                            <w:bottom w:val="none" w:sz="0" w:space="0" w:color="auto"/>
                            <w:right w:val="none" w:sz="0" w:space="0" w:color="auto"/>
                          </w:divBdr>
                        </w:div>
                        <w:div w:id="426774564">
                          <w:marLeft w:val="640"/>
                          <w:marRight w:val="0"/>
                          <w:marTop w:val="0"/>
                          <w:marBottom w:val="0"/>
                          <w:divBdr>
                            <w:top w:val="none" w:sz="0" w:space="0" w:color="auto"/>
                            <w:left w:val="none" w:sz="0" w:space="0" w:color="auto"/>
                            <w:bottom w:val="none" w:sz="0" w:space="0" w:color="auto"/>
                            <w:right w:val="none" w:sz="0" w:space="0" w:color="auto"/>
                          </w:divBdr>
                        </w:div>
                        <w:div w:id="548305525">
                          <w:marLeft w:val="640"/>
                          <w:marRight w:val="0"/>
                          <w:marTop w:val="0"/>
                          <w:marBottom w:val="0"/>
                          <w:divBdr>
                            <w:top w:val="none" w:sz="0" w:space="0" w:color="auto"/>
                            <w:left w:val="none" w:sz="0" w:space="0" w:color="auto"/>
                            <w:bottom w:val="none" w:sz="0" w:space="0" w:color="auto"/>
                            <w:right w:val="none" w:sz="0" w:space="0" w:color="auto"/>
                          </w:divBdr>
                        </w:div>
                        <w:div w:id="740904801">
                          <w:marLeft w:val="640"/>
                          <w:marRight w:val="0"/>
                          <w:marTop w:val="0"/>
                          <w:marBottom w:val="0"/>
                          <w:divBdr>
                            <w:top w:val="none" w:sz="0" w:space="0" w:color="auto"/>
                            <w:left w:val="none" w:sz="0" w:space="0" w:color="auto"/>
                            <w:bottom w:val="none" w:sz="0" w:space="0" w:color="auto"/>
                            <w:right w:val="none" w:sz="0" w:space="0" w:color="auto"/>
                          </w:divBdr>
                        </w:div>
                        <w:div w:id="949168946">
                          <w:marLeft w:val="640"/>
                          <w:marRight w:val="0"/>
                          <w:marTop w:val="0"/>
                          <w:marBottom w:val="0"/>
                          <w:divBdr>
                            <w:top w:val="none" w:sz="0" w:space="0" w:color="auto"/>
                            <w:left w:val="none" w:sz="0" w:space="0" w:color="auto"/>
                            <w:bottom w:val="none" w:sz="0" w:space="0" w:color="auto"/>
                            <w:right w:val="none" w:sz="0" w:space="0" w:color="auto"/>
                          </w:divBdr>
                        </w:div>
                        <w:div w:id="982925761">
                          <w:marLeft w:val="640"/>
                          <w:marRight w:val="0"/>
                          <w:marTop w:val="0"/>
                          <w:marBottom w:val="0"/>
                          <w:divBdr>
                            <w:top w:val="none" w:sz="0" w:space="0" w:color="auto"/>
                            <w:left w:val="none" w:sz="0" w:space="0" w:color="auto"/>
                            <w:bottom w:val="none" w:sz="0" w:space="0" w:color="auto"/>
                            <w:right w:val="none" w:sz="0" w:space="0" w:color="auto"/>
                          </w:divBdr>
                        </w:div>
                        <w:div w:id="1019241596">
                          <w:marLeft w:val="640"/>
                          <w:marRight w:val="0"/>
                          <w:marTop w:val="0"/>
                          <w:marBottom w:val="0"/>
                          <w:divBdr>
                            <w:top w:val="none" w:sz="0" w:space="0" w:color="auto"/>
                            <w:left w:val="none" w:sz="0" w:space="0" w:color="auto"/>
                            <w:bottom w:val="none" w:sz="0" w:space="0" w:color="auto"/>
                            <w:right w:val="none" w:sz="0" w:space="0" w:color="auto"/>
                          </w:divBdr>
                        </w:div>
                        <w:div w:id="1080522033">
                          <w:marLeft w:val="640"/>
                          <w:marRight w:val="0"/>
                          <w:marTop w:val="0"/>
                          <w:marBottom w:val="0"/>
                          <w:divBdr>
                            <w:top w:val="none" w:sz="0" w:space="0" w:color="auto"/>
                            <w:left w:val="none" w:sz="0" w:space="0" w:color="auto"/>
                            <w:bottom w:val="none" w:sz="0" w:space="0" w:color="auto"/>
                            <w:right w:val="none" w:sz="0" w:space="0" w:color="auto"/>
                          </w:divBdr>
                        </w:div>
                        <w:div w:id="1350527741">
                          <w:marLeft w:val="640"/>
                          <w:marRight w:val="0"/>
                          <w:marTop w:val="0"/>
                          <w:marBottom w:val="0"/>
                          <w:divBdr>
                            <w:top w:val="none" w:sz="0" w:space="0" w:color="auto"/>
                            <w:left w:val="none" w:sz="0" w:space="0" w:color="auto"/>
                            <w:bottom w:val="none" w:sz="0" w:space="0" w:color="auto"/>
                            <w:right w:val="none" w:sz="0" w:space="0" w:color="auto"/>
                          </w:divBdr>
                        </w:div>
                        <w:div w:id="1367103635">
                          <w:marLeft w:val="640"/>
                          <w:marRight w:val="0"/>
                          <w:marTop w:val="0"/>
                          <w:marBottom w:val="0"/>
                          <w:divBdr>
                            <w:top w:val="none" w:sz="0" w:space="0" w:color="auto"/>
                            <w:left w:val="none" w:sz="0" w:space="0" w:color="auto"/>
                            <w:bottom w:val="none" w:sz="0" w:space="0" w:color="auto"/>
                            <w:right w:val="none" w:sz="0" w:space="0" w:color="auto"/>
                          </w:divBdr>
                        </w:div>
                        <w:div w:id="1376663931">
                          <w:marLeft w:val="640"/>
                          <w:marRight w:val="0"/>
                          <w:marTop w:val="0"/>
                          <w:marBottom w:val="0"/>
                          <w:divBdr>
                            <w:top w:val="none" w:sz="0" w:space="0" w:color="auto"/>
                            <w:left w:val="none" w:sz="0" w:space="0" w:color="auto"/>
                            <w:bottom w:val="none" w:sz="0" w:space="0" w:color="auto"/>
                            <w:right w:val="none" w:sz="0" w:space="0" w:color="auto"/>
                          </w:divBdr>
                        </w:div>
                        <w:div w:id="1397512594">
                          <w:marLeft w:val="640"/>
                          <w:marRight w:val="0"/>
                          <w:marTop w:val="0"/>
                          <w:marBottom w:val="0"/>
                          <w:divBdr>
                            <w:top w:val="none" w:sz="0" w:space="0" w:color="auto"/>
                            <w:left w:val="none" w:sz="0" w:space="0" w:color="auto"/>
                            <w:bottom w:val="none" w:sz="0" w:space="0" w:color="auto"/>
                            <w:right w:val="none" w:sz="0" w:space="0" w:color="auto"/>
                          </w:divBdr>
                        </w:div>
                        <w:div w:id="1435250092">
                          <w:marLeft w:val="640"/>
                          <w:marRight w:val="0"/>
                          <w:marTop w:val="0"/>
                          <w:marBottom w:val="0"/>
                          <w:divBdr>
                            <w:top w:val="none" w:sz="0" w:space="0" w:color="auto"/>
                            <w:left w:val="none" w:sz="0" w:space="0" w:color="auto"/>
                            <w:bottom w:val="none" w:sz="0" w:space="0" w:color="auto"/>
                            <w:right w:val="none" w:sz="0" w:space="0" w:color="auto"/>
                          </w:divBdr>
                        </w:div>
                        <w:div w:id="1458177120">
                          <w:marLeft w:val="640"/>
                          <w:marRight w:val="0"/>
                          <w:marTop w:val="0"/>
                          <w:marBottom w:val="0"/>
                          <w:divBdr>
                            <w:top w:val="none" w:sz="0" w:space="0" w:color="auto"/>
                            <w:left w:val="none" w:sz="0" w:space="0" w:color="auto"/>
                            <w:bottom w:val="none" w:sz="0" w:space="0" w:color="auto"/>
                            <w:right w:val="none" w:sz="0" w:space="0" w:color="auto"/>
                          </w:divBdr>
                        </w:div>
                        <w:div w:id="1530417054">
                          <w:marLeft w:val="640"/>
                          <w:marRight w:val="0"/>
                          <w:marTop w:val="0"/>
                          <w:marBottom w:val="0"/>
                          <w:divBdr>
                            <w:top w:val="none" w:sz="0" w:space="0" w:color="auto"/>
                            <w:left w:val="none" w:sz="0" w:space="0" w:color="auto"/>
                            <w:bottom w:val="none" w:sz="0" w:space="0" w:color="auto"/>
                            <w:right w:val="none" w:sz="0" w:space="0" w:color="auto"/>
                          </w:divBdr>
                        </w:div>
                        <w:div w:id="1538851119">
                          <w:marLeft w:val="640"/>
                          <w:marRight w:val="0"/>
                          <w:marTop w:val="0"/>
                          <w:marBottom w:val="0"/>
                          <w:divBdr>
                            <w:top w:val="none" w:sz="0" w:space="0" w:color="auto"/>
                            <w:left w:val="none" w:sz="0" w:space="0" w:color="auto"/>
                            <w:bottom w:val="none" w:sz="0" w:space="0" w:color="auto"/>
                            <w:right w:val="none" w:sz="0" w:space="0" w:color="auto"/>
                          </w:divBdr>
                        </w:div>
                        <w:div w:id="1544056042">
                          <w:marLeft w:val="640"/>
                          <w:marRight w:val="0"/>
                          <w:marTop w:val="0"/>
                          <w:marBottom w:val="0"/>
                          <w:divBdr>
                            <w:top w:val="none" w:sz="0" w:space="0" w:color="auto"/>
                            <w:left w:val="none" w:sz="0" w:space="0" w:color="auto"/>
                            <w:bottom w:val="none" w:sz="0" w:space="0" w:color="auto"/>
                            <w:right w:val="none" w:sz="0" w:space="0" w:color="auto"/>
                          </w:divBdr>
                        </w:div>
                        <w:div w:id="1556547664">
                          <w:marLeft w:val="640"/>
                          <w:marRight w:val="0"/>
                          <w:marTop w:val="0"/>
                          <w:marBottom w:val="0"/>
                          <w:divBdr>
                            <w:top w:val="none" w:sz="0" w:space="0" w:color="auto"/>
                            <w:left w:val="none" w:sz="0" w:space="0" w:color="auto"/>
                            <w:bottom w:val="none" w:sz="0" w:space="0" w:color="auto"/>
                            <w:right w:val="none" w:sz="0" w:space="0" w:color="auto"/>
                          </w:divBdr>
                        </w:div>
                        <w:div w:id="1647273388">
                          <w:marLeft w:val="640"/>
                          <w:marRight w:val="0"/>
                          <w:marTop w:val="0"/>
                          <w:marBottom w:val="0"/>
                          <w:divBdr>
                            <w:top w:val="none" w:sz="0" w:space="0" w:color="auto"/>
                            <w:left w:val="none" w:sz="0" w:space="0" w:color="auto"/>
                            <w:bottom w:val="none" w:sz="0" w:space="0" w:color="auto"/>
                            <w:right w:val="none" w:sz="0" w:space="0" w:color="auto"/>
                          </w:divBdr>
                        </w:div>
                        <w:div w:id="1709599048">
                          <w:marLeft w:val="640"/>
                          <w:marRight w:val="0"/>
                          <w:marTop w:val="0"/>
                          <w:marBottom w:val="0"/>
                          <w:divBdr>
                            <w:top w:val="none" w:sz="0" w:space="0" w:color="auto"/>
                            <w:left w:val="none" w:sz="0" w:space="0" w:color="auto"/>
                            <w:bottom w:val="none" w:sz="0" w:space="0" w:color="auto"/>
                            <w:right w:val="none" w:sz="0" w:space="0" w:color="auto"/>
                          </w:divBdr>
                        </w:div>
                        <w:div w:id="1802385204">
                          <w:marLeft w:val="640"/>
                          <w:marRight w:val="0"/>
                          <w:marTop w:val="0"/>
                          <w:marBottom w:val="0"/>
                          <w:divBdr>
                            <w:top w:val="none" w:sz="0" w:space="0" w:color="auto"/>
                            <w:left w:val="none" w:sz="0" w:space="0" w:color="auto"/>
                            <w:bottom w:val="none" w:sz="0" w:space="0" w:color="auto"/>
                            <w:right w:val="none" w:sz="0" w:space="0" w:color="auto"/>
                          </w:divBdr>
                        </w:div>
                        <w:div w:id="1861042116">
                          <w:marLeft w:val="640"/>
                          <w:marRight w:val="0"/>
                          <w:marTop w:val="0"/>
                          <w:marBottom w:val="0"/>
                          <w:divBdr>
                            <w:top w:val="none" w:sz="0" w:space="0" w:color="auto"/>
                            <w:left w:val="none" w:sz="0" w:space="0" w:color="auto"/>
                            <w:bottom w:val="none" w:sz="0" w:space="0" w:color="auto"/>
                            <w:right w:val="none" w:sz="0" w:space="0" w:color="auto"/>
                          </w:divBdr>
                        </w:div>
                        <w:div w:id="1991860567">
                          <w:marLeft w:val="640"/>
                          <w:marRight w:val="0"/>
                          <w:marTop w:val="0"/>
                          <w:marBottom w:val="0"/>
                          <w:divBdr>
                            <w:top w:val="none" w:sz="0" w:space="0" w:color="auto"/>
                            <w:left w:val="none" w:sz="0" w:space="0" w:color="auto"/>
                            <w:bottom w:val="none" w:sz="0" w:space="0" w:color="auto"/>
                            <w:right w:val="none" w:sz="0" w:space="0" w:color="auto"/>
                          </w:divBdr>
                        </w:div>
                        <w:div w:id="1998455335">
                          <w:marLeft w:val="640"/>
                          <w:marRight w:val="0"/>
                          <w:marTop w:val="0"/>
                          <w:marBottom w:val="0"/>
                          <w:divBdr>
                            <w:top w:val="none" w:sz="0" w:space="0" w:color="auto"/>
                            <w:left w:val="none" w:sz="0" w:space="0" w:color="auto"/>
                            <w:bottom w:val="none" w:sz="0" w:space="0" w:color="auto"/>
                            <w:right w:val="none" w:sz="0" w:space="0" w:color="auto"/>
                          </w:divBdr>
                        </w:div>
                        <w:div w:id="2017416927">
                          <w:marLeft w:val="640"/>
                          <w:marRight w:val="0"/>
                          <w:marTop w:val="0"/>
                          <w:marBottom w:val="0"/>
                          <w:divBdr>
                            <w:top w:val="none" w:sz="0" w:space="0" w:color="auto"/>
                            <w:left w:val="none" w:sz="0" w:space="0" w:color="auto"/>
                            <w:bottom w:val="none" w:sz="0" w:space="0" w:color="auto"/>
                            <w:right w:val="none" w:sz="0" w:space="0" w:color="auto"/>
                          </w:divBdr>
                        </w:div>
                        <w:div w:id="2146308511">
                          <w:marLeft w:val="640"/>
                          <w:marRight w:val="0"/>
                          <w:marTop w:val="0"/>
                          <w:marBottom w:val="0"/>
                          <w:divBdr>
                            <w:top w:val="none" w:sz="0" w:space="0" w:color="auto"/>
                            <w:left w:val="none" w:sz="0" w:space="0" w:color="auto"/>
                            <w:bottom w:val="none" w:sz="0" w:space="0" w:color="auto"/>
                            <w:right w:val="none" w:sz="0" w:space="0" w:color="auto"/>
                          </w:divBdr>
                        </w:div>
                      </w:divsChild>
                    </w:div>
                    <w:div w:id="223180812">
                      <w:marLeft w:val="0"/>
                      <w:marRight w:val="0"/>
                      <w:marTop w:val="0"/>
                      <w:marBottom w:val="0"/>
                      <w:divBdr>
                        <w:top w:val="none" w:sz="0" w:space="0" w:color="auto"/>
                        <w:left w:val="none" w:sz="0" w:space="0" w:color="auto"/>
                        <w:bottom w:val="none" w:sz="0" w:space="0" w:color="auto"/>
                        <w:right w:val="none" w:sz="0" w:space="0" w:color="auto"/>
                      </w:divBdr>
                      <w:divsChild>
                        <w:div w:id="37362187">
                          <w:marLeft w:val="640"/>
                          <w:marRight w:val="0"/>
                          <w:marTop w:val="0"/>
                          <w:marBottom w:val="0"/>
                          <w:divBdr>
                            <w:top w:val="none" w:sz="0" w:space="0" w:color="auto"/>
                            <w:left w:val="none" w:sz="0" w:space="0" w:color="auto"/>
                            <w:bottom w:val="none" w:sz="0" w:space="0" w:color="auto"/>
                            <w:right w:val="none" w:sz="0" w:space="0" w:color="auto"/>
                          </w:divBdr>
                        </w:div>
                        <w:div w:id="138108934">
                          <w:marLeft w:val="640"/>
                          <w:marRight w:val="0"/>
                          <w:marTop w:val="0"/>
                          <w:marBottom w:val="0"/>
                          <w:divBdr>
                            <w:top w:val="none" w:sz="0" w:space="0" w:color="auto"/>
                            <w:left w:val="none" w:sz="0" w:space="0" w:color="auto"/>
                            <w:bottom w:val="none" w:sz="0" w:space="0" w:color="auto"/>
                            <w:right w:val="none" w:sz="0" w:space="0" w:color="auto"/>
                          </w:divBdr>
                        </w:div>
                        <w:div w:id="190538903">
                          <w:marLeft w:val="640"/>
                          <w:marRight w:val="0"/>
                          <w:marTop w:val="0"/>
                          <w:marBottom w:val="0"/>
                          <w:divBdr>
                            <w:top w:val="none" w:sz="0" w:space="0" w:color="auto"/>
                            <w:left w:val="none" w:sz="0" w:space="0" w:color="auto"/>
                            <w:bottom w:val="none" w:sz="0" w:space="0" w:color="auto"/>
                            <w:right w:val="none" w:sz="0" w:space="0" w:color="auto"/>
                          </w:divBdr>
                        </w:div>
                        <w:div w:id="451483434">
                          <w:marLeft w:val="640"/>
                          <w:marRight w:val="0"/>
                          <w:marTop w:val="0"/>
                          <w:marBottom w:val="0"/>
                          <w:divBdr>
                            <w:top w:val="none" w:sz="0" w:space="0" w:color="auto"/>
                            <w:left w:val="none" w:sz="0" w:space="0" w:color="auto"/>
                            <w:bottom w:val="none" w:sz="0" w:space="0" w:color="auto"/>
                            <w:right w:val="none" w:sz="0" w:space="0" w:color="auto"/>
                          </w:divBdr>
                        </w:div>
                        <w:div w:id="491486342">
                          <w:marLeft w:val="640"/>
                          <w:marRight w:val="0"/>
                          <w:marTop w:val="0"/>
                          <w:marBottom w:val="0"/>
                          <w:divBdr>
                            <w:top w:val="none" w:sz="0" w:space="0" w:color="auto"/>
                            <w:left w:val="none" w:sz="0" w:space="0" w:color="auto"/>
                            <w:bottom w:val="none" w:sz="0" w:space="0" w:color="auto"/>
                            <w:right w:val="none" w:sz="0" w:space="0" w:color="auto"/>
                          </w:divBdr>
                        </w:div>
                        <w:div w:id="507332742">
                          <w:marLeft w:val="640"/>
                          <w:marRight w:val="0"/>
                          <w:marTop w:val="0"/>
                          <w:marBottom w:val="0"/>
                          <w:divBdr>
                            <w:top w:val="none" w:sz="0" w:space="0" w:color="auto"/>
                            <w:left w:val="none" w:sz="0" w:space="0" w:color="auto"/>
                            <w:bottom w:val="none" w:sz="0" w:space="0" w:color="auto"/>
                            <w:right w:val="none" w:sz="0" w:space="0" w:color="auto"/>
                          </w:divBdr>
                        </w:div>
                        <w:div w:id="521744450">
                          <w:marLeft w:val="640"/>
                          <w:marRight w:val="0"/>
                          <w:marTop w:val="0"/>
                          <w:marBottom w:val="0"/>
                          <w:divBdr>
                            <w:top w:val="none" w:sz="0" w:space="0" w:color="auto"/>
                            <w:left w:val="none" w:sz="0" w:space="0" w:color="auto"/>
                            <w:bottom w:val="none" w:sz="0" w:space="0" w:color="auto"/>
                            <w:right w:val="none" w:sz="0" w:space="0" w:color="auto"/>
                          </w:divBdr>
                        </w:div>
                        <w:div w:id="568345230">
                          <w:marLeft w:val="640"/>
                          <w:marRight w:val="0"/>
                          <w:marTop w:val="0"/>
                          <w:marBottom w:val="0"/>
                          <w:divBdr>
                            <w:top w:val="none" w:sz="0" w:space="0" w:color="auto"/>
                            <w:left w:val="none" w:sz="0" w:space="0" w:color="auto"/>
                            <w:bottom w:val="none" w:sz="0" w:space="0" w:color="auto"/>
                            <w:right w:val="none" w:sz="0" w:space="0" w:color="auto"/>
                          </w:divBdr>
                        </w:div>
                        <w:div w:id="579677835">
                          <w:marLeft w:val="640"/>
                          <w:marRight w:val="0"/>
                          <w:marTop w:val="0"/>
                          <w:marBottom w:val="0"/>
                          <w:divBdr>
                            <w:top w:val="none" w:sz="0" w:space="0" w:color="auto"/>
                            <w:left w:val="none" w:sz="0" w:space="0" w:color="auto"/>
                            <w:bottom w:val="none" w:sz="0" w:space="0" w:color="auto"/>
                            <w:right w:val="none" w:sz="0" w:space="0" w:color="auto"/>
                          </w:divBdr>
                        </w:div>
                        <w:div w:id="733772527">
                          <w:marLeft w:val="640"/>
                          <w:marRight w:val="0"/>
                          <w:marTop w:val="0"/>
                          <w:marBottom w:val="0"/>
                          <w:divBdr>
                            <w:top w:val="none" w:sz="0" w:space="0" w:color="auto"/>
                            <w:left w:val="none" w:sz="0" w:space="0" w:color="auto"/>
                            <w:bottom w:val="none" w:sz="0" w:space="0" w:color="auto"/>
                            <w:right w:val="none" w:sz="0" w:space="0" w:color="auto"/>
                          </w:divBdr>
                        </w:div>
                        <w:div w:id="789517981">
                          <w:marLeft w:val="640"/>
                          <w:marRight w:val="0"/>
                          <w:marTop w:val="0"/>
                          <w:marBottom w:val="0"/>
                          <w:divBdr>
                            <w:top w:val="none" w:sz="0" w:space="0" w:color="auto"/>
                            <w:left w:val="none" w:sz="0" w:space="0" w:color="auto"/>
                            <w:bottom w:val="none" w:sz="0" w:space="0" w:color="auto"/>
                            <w:right w:val="none" w:sz="0" w:space="0" w:color="auto"/>
                          </w:divBdr>
                        </w:div>
                        <w:div w:id="815146960">
                          <w:marLeft w:val="640"/>
                          <w:marRight w:val="0"/>
                          <w:marTop w:val="0"/>
                          <w:marBottom w:val="0"/>
                          <w:divBdr>
                            <w:top w:val="none" w:sz="0" w:space="0" w:color="auto"/>
                            <w:left w:val="none" w:sz="0" w:space="0" w:color="auto"/>
                            <w:bottom w:val="none" w:sz="0" w:space="0" w:color="auto"/>
                            <w:right w:val="none" w:sz="0" w:space="0" w:color="auto"/>
                          </w:divBdr>
                        </w:div>
                        <w:div w:id="825898040">
                          <w:marLeft w:val="640"/>
                          <w:marRight w:val="0"/>
                          <w:marTop w:val="0"/>
                          <w:marBottom w:val="0"/>
                          <w:divBdr>
                            <w:top w:val="none" w:sz="0" w:space="0" w:color="auto"/>
                            <w:left w:val="none" w:sz="0" w:space="0" w:color="auto"/>
                            <w:bottom w:val="none" w:sz="0" w:space="0" w:color="auto"/>
                            <w:right w:val="none" w:sz="0" w:space="0" w:color="auto"/>
                          </w:divBdr>
                        </w:div>
                        <w:div w:id="843396773">
                          <w:marLeft w:val="640"/>
                          <w:marRight w:val="0"/>
                          <w:marTop w:val="0"/>
                          <w:marBottom w:val="0"/>
                          <w:divBdr>
                            <w:top w:val="none" w:sz="0" w:space="0" w:color="auto"/>
                            <w:left w:val="none" w:sz="0" w:space="0" w:color="auto"/>
                            <w:bottom w:val="none" w:sz="0" w:space="0" w:color="auto"/>
                            <w:right w:val="none" w:sz="0" w:space="0" w:color="auto"/>
                          </w:divBdr>
                        </w:div>
                        <w:div w:id="865679027">
                          <w:marLeft w:val="640"/>
                          <w:marRight w:val="0"/>
                          <w:marTop w:val="0"/>
                          <w:marBottom w:val="0"/>
                          <w:divBdr>
                            <w:top w:val="none" w:sz="0" w:space="0" w:color="auto"/>
                            <w:left w:val="none" w:sz="0" w:space="0" w:color="auto"/>
                            <w:bottom w:val="none" w:sz="0" w:space="0" w:color="auto"/>
                            <w:right w:val="none" w:sz="0" w:space="0" w:color="auto"/>
                          </w:divBdr>
                        </w:div>
                        <w:div w:id="906955696">
                          <w:marLeft w:val="640"/>
                          <w:marRight w:val="0"/>
                          <w:marTop w:val="0"/>
                          <w:marBottom w:val="0"/>
                          <w:divBdr>
                            <w:top w:val="none" w:sz="0" w:space="0" w:color="auto"/>
                            <w:left w:val="none" w:sz="0" w:space="0" w:color="auto"/>
                            <w:bottom w:val="none" w:sz="0" w:space="0" w:color="auto"/>
                            <w:right w:val="none" w:sz="0" w:space="0" w:color="auto"/>
                          </w:divBdr>
                        </w:div>
                        <w:div w:id="1063258242">
                          <w:marLeft w:val="640"/>
                          <w:marRight w:val="0"/>
                          <w:marTop w:val="0"/>
                          <w:marBottom w:val="0"/>
                          <w:divBdr>
                            <w:top w:val="none" w:sz="0" w:space="0" w:color="auto"/>
                            <w:left w:val="none" w:sz="0" w:space="0" w:color="auto"/>
                            <w:bottom w:val="none" w:sz="0" w:space="0" w:color="auto"/>
                            <w:right w:val="none" w:sz="0" w:space="0" w:color="auto"/>
                          </w:divBdr>
                        </w:div>
                        <w:div w:id="1161896067">
                          <w:marLeft w:val="640"/>
                          <w:marRight w:val="0"/>
                          <w:marTop w:val="0"/>
                          <w:marBottom w:val="0"/>
                          <w:divBdr>
                            <w:top w:val="none" w:sz="0" w:space="0" w:color="auto"/>
                            <w:left w:val="none" w:sz="0" w:space="0" w:color="auto"/>
                            <w:bottom w:val="none" w:sz="0" w:space="0" w:color="auto"/>
                            <w:right w:val="none" w:sz="0" w:space="0" w:color="auto"/>
                          </w:divBdr>
                        </w:div>
                        <w:div w:id="1289165200">
                          <w:marLeft w:val="640"/>
                          <w:marRight w:val="0"/>
                          <w:marTop w:val="0"/>
                          <w:marBottom w:val="0"/>
                          <w:divBdr>
                            <w:top w:val="none" w:sz="0" w:space="0" w:color="auto"/>
                            <w:left w:val="none" w:sz="0" w:space="0" w:color="auto"/>
                            <w:bottom w:val="none" w:sz="0" w:space="0" w:color="auto"/>
                            <w:right w:val="none" w:sz="0" w:space="0" w:color="auto"/>
                          </w:divBdr>
                        </w:div>
                        <w:div w:id="1313831133">
                          <w:marLeft w:val="640"/>
                          <w:marRight w:val="0"/>
                          <w:marTop w:val="0"/>
                          <w:marBottom w:val="0"/>
                          <w:divBdr>
                            <w:top w:val="none" w:sz="0" w:space="0" w:color="auto"/>
                            <w:left w:val="none" w:sz="0" w:space="0" w:color="auto"/>
                            <w:bottom w:val="none" w:sz="0" w:space="0" w:color="auto"/>
                            <w:right w:val="none" w:sz="0" w:space="0" w:color="auto"/>
                          </w:divBdr>
                        </w:div>
                        <w:div w:id="1352881151">
                          <w:marLeft w:val="640"/>
                          <w:marRight w:val="0"/>
                          <w:marTop w:val="0"/>
                          <w:marBottom w:val="0"/>
                          <w:divBdr>
                            <w:top w:val="none" w:sz="0" w:space="0" w:color="auto"/>
                            <w:left w:val="none" w:sz="0" w:space="0" w:color="auto"/>
                            <w:bottom w:val="none" w:sz="0" w:space="0" w:color="auto"/>
                            <w:right w:val="none" w:sz="0" w:space="0" w:color="auto"/>
                          </w:divBdr>
                        </w:div>
                        <w:div w:id="1382555645">
                          <w:marLeft w:val="640"/>
                          <w:marRight w:val="0"/>
                          <w:marTop w:val="0"/>
                          <w:marBottom w:val="0"/>
                          <w:divBdr>
                            <w:top w:val="none" w:sz="0" w:space="0" w:color="auto"/>
                            <w:left w:val="none" w:sz="0" w:space="0" w:color="auto"/>
                            <w:bottom w:val="none" w:sz="0" w:space="0" w:color="auto"/>
                            <w:right w:val="none" w:sz="0" w:space="0" w:color="auto"/>
                          </w:divBdr>
                        </w:div>
                        <w:div w:id="1387298006">
                          <w:marLeft w:val="640"/>
                          <w:marRight w:val="0"/>
                          <w:marTop w:val="0"/>
                          <w:marBottom w:val="0"/>
                          <w:divBdr>
                            <w:top w:val="none" w:sz="0" w:space="0" w:color="auto"/>
                            <w:left w:val="none" w:sz="0" w:space="0" w:color="auto"/>
                            <w:bottom w:val="none" w:sz="0" w:space="0" w:color="auto"/>
                            <w:right w:val="none" w:sz="0" w:space="0" w:color="auto"/>
                          </w:divBdr>
                        </w:div>
                        <w:div w:id="1392389137">
                          <w:marLeft w:val="640"/>
                          <w:marRight w:val="0"/>
                          <w:marTop w:val="0"/>
                          <w:marBottom w:val="0"/>
                          <w:divBdr>
                            <w:top w:val="none" w:sz="0" w:space="0" w:color="auto"/>
                            <w:left w:val="none" w:sz="0" w:space="0" w:color="auto"/>
                            <w:bottom w:val="none" w:sz="0" w:space="0" w:color="auto"/>
                            <w:right w:val="none" w:sz="0" w:space="0" w:color="auto"/>
                          </w:divBdr>
                        </w:div>
                        <w:div w:id="1430198360">
                          <w:marLeft w:val="640"/>
                          <w:marRight w:val="0"/>
                          <w:marTop w:val="0"/>
                          <w:marBottom w:val="0"/>
                          <w:divBdr>
                            <w:top w:val="none" w:sz="0" w:space="0" w:color="auto"/>
                            <w:left w:val="none" w:sz="0" w:space="0" w:color="auto"/>
                            <w:bottom w:val="none" w:sz="0" w:space="0" w:color="auto"/>
                            <w:right w:val="none" w:sz="0" w:space="0" w:color="auto"/>
                          </w:divBdr>
                        </w:div>
                        <w:div w:id="1465001674">
                          <w:marLeft w:val="640"/>
                          <w:marRight w:val="0"/>
                          <w:marTop w:val="0"/>
                          <w:marBottom w:val="0"/>
                          <w:divBdr>
                            <w:top w:val="none" w:sz="0" w:space="0" w:color="auto"/>
                            <w:left w:val="none" w:sz="0" w:space="0" w:color="auto"/>
                            <w:bottom w:val="none" w:sz="0" w:space="0" w:color="auto"/>
                            <w:right w:val="none" w:sz="0" w:space="0" w:color="auto"/>
                          </w:divBdr>
                        </w:div>
                        <w:div w:id="1549798113">
                          <w:marLeft w:val="640"/>
                          <w:marRight w:val="0"/>
                          <w:marTop w:val="0"/>
                          <w:marBottom w:val="0"/>
                          <w:divBdr>
                            <w:top w:val="none" w:sz="0" w:space="0" w:color="auto"/>
                            <w:left w:val="none" w:sz="0" w:space="0" w:color="auto"/>
                            <w:bottom w:val="none" w:sz="0" w:space="0" w:color="auto"/>
                            <w:right w:val="none" w:sz="0" w:space="0" w:color="auto"/>
                          </w:divBdr>
                        </w:div>
                        <w:div w:id="1696542778">
                          <w:marLeft w:val="640"/>
                          <w:marRight w:val="0"/>
                          <w:marTop w:val="0"/>
                          <w:marBottom w:val="0"/>
                          <w:divBdr>
                            <w:top w:val="none" w:sz="0" w:space="0" w:color="auto"/>
                            <w:left w:val="none" w:sz="0" w:space="0" w:color="auto"/>
                            <w:bottom w:val="none" w:sz="0" w:space="0" w:color="auto"/>
                            <w:right w:val="none" w:sz="0" w:space="0" w:color="auto"/>
                          </w:divBdr>
                        </w:div>
                        <w:div w:id="1816293090">
                          <w:marLeft w:val="640"/>
                          <w:marRight w:val="0"/>
                          <w:marTop w:val="0"/>
                          <w:marBottom w:val="0"/>
                          <w:divBdr>
                            <w:top w:val="none" w:sz="0" w:space="0" w:color="auto"/>
                            <w:left w:val="none" w:sz="0" w:space="0" w:color="auto"/>
                            <w:bottom w:val="none" w:sz="0" w:space="0" w:color="auto"/>
                            <w:right w:val="none" w:sz="0" w:space="0" w:color="auto"/>
                          </w:divBdr>
                        </w:div>
                        <w:div w:id="1968777641">
                          <w:marLeft w:val="640"/>
                          <w:marRight w:val="0"/>
                          <w:marTop w:val="0"/>
                          <w:marBottom w:val="0"/>
                          <w:divBdr>
                            <w:top w:val="none" w:sz="0" w:space="0" w:color="auto"/>
                            <w:left w:val="none" w:sz="0" w:space="0" w:color="auto"/>
                            <w:bottom w:val="none" w:sz="0" w:space="0" w:color="auto"/>
                            <w:right w:val="none" w:sz="0" w:space="0" w:color="auto"/>
                          </w:divBdr>
                        </w:div>
                        <w:div w:id="2028604069">
                          <w:marLeft w:val="640"/>
                          <w:marRight w:val="0"/>
                          <w:marTop w:val="0"/>
                          <w:marBottom w:val="0"/>
                          <w:divBdr>
                            <w:top w:val="none" w:sz="0" w:space="0" w:color="auto"/>
                            <w:left w:val="none" w:sz="0" w:space="0" w:color="auto"/>
                            <w:bottom w:val="none" w:sz="0" w:space="0" w:color="auto"/>
                            <w:right w:val="none" w:sz="0" w:space="0" w:color="auto"/>
                          </w:divBdr>
                        </w:div>
                      </w:divsChild>
                    </w:div>
                    <w:div w:id="330455151">
                      <w:marLeft w:val="0"/>
                      <w:marRight w:val="0"/>
                      <w:marTop w:val="0"/>
                      <w:marBottom w:val="0"/>
                      <w:divBdr>
                        <w:top w:val="none" w:sz="0" w:space="0" w:color="auto"/>
                        <w:left w:val="none" w:sz="0" w:space="0" w:color="auto"/>
                        <w:bottom w:val="none" w:sz="0" w:space="0" w:color="auto"/>
                        <w:right w:val="none" w:sz="0" w:space="0" w:color="auto"/>
                      </w:divBdr>
                      <w:divsChild>
                        <w:div w:id="113642622">
                          <w:marLeft w:val="640"/>
                          <w:marRight w:val="0"/>
                          <w:marTop w:val="0"/>
                          <w:marBottom w:val="0"/>
                          <w:divBdr>
                            <w:top w:val="none" w:sz="0" w:space="0" w:color="auto"/>
                            <w:left w:val="none" w:sz="0" w:space="0" w:color="auto"/>
                            <w:bottom w:val="none" w:sz="0" w:space="0" w:color="auto"/>
                            <w:right w:val="none" w:sz="0" w:space="0" w:color="auto"/>
                          </w:divBdr>
                        </w:div>
                        <w:div w:id="188416199">
                          <w:marLeft w:val="640"/>
                          <w:marRight w:val="0"/>
                          <w:marTop w:val="0"/>
                          <w:marBottom w:val="0"/>
                          <w:divBdr>
                            <w:top w:val="none" w:sz="0" w:space="0" w:color="auto"/>
                            <w:left w:val="none" w:sz="0" w:space="0" w:color="auto"/>
                            <w:bottom w:val="none" w:sz="0" w:space="0" w:color="auto"/>
                            <w:right w:val="none" w:sz="0" w:space="0" w:color="auto"/>
                          </w:divBdr>
                        </w:div>
                        <w:div w:id="214975889">
                          <w:marLeft w:val="640"/>
                          <w:marRight w:val="0"/>
                          <w:marTop w:val="0"/>
                          <w:marBottom w:val="0"/>
                          <w:divBdr>
                            <w:top w:val="none" w:sz="0" w:space="0" w:color="auto"/>
                            <w:left w:val="none" w:sz="0" w:space="0" w:color="auto"/>
                            <w:bottom w:val="none" w:sz="0" w:space="0" w:color="auto"/>
                            <w:right w:val="none" w:sz="0" w:space="0" w:color="auto"/>
                          </w:divBdr>
                        </w:div>
                        <w:div w:id="604121861">
                          <w:marLeft w:val="640"/>
                          <w:marRight w:val="0"/>
                          <w:marTop w:val="0"/>
                          <w:marBottom w:val="0"/>
                          <w:divBdr>
                            <w:top w:val="none" w:sz="0" w:space="0" w:color="auto"/>
                            <w:left w:val="none" w:sz="0" w:space="0" w:color="auto"/>
                            <w:bottom w:val="none" w:sz="0" w:space="0" w:color="auto"/>
                            <w:right w:val="none" w:sz="0" w:space="0" w:color="auto"/>
                          </w:divBdr>
                        </w:div>
                        <w:div w:id="669797203">
                          <w:marLeft w:val="640"/>
                          <w:marRight w:val="0"/>
                          <w:marTop w:val="0"/>
                          <w:marBottom w:val="0"/>
                          <w:divBdr>
                            <w:top w:val="none" w:sz="0" w:space="0" w:color="auto"/>
                            <w:left w:val="none" w:sz="0" w:space="0" w:color="auto"/>
                            <w:bottom w:val="none" w:sz="0" w:space="0" w:color="auto"/>
                            <w:right w:val="none" w:sz="0" w:space="0" w:color="auto"/>
                          </w:divBdr>
                        </w:div>
                        <w:div w:id="688944782">
                          <w:marLeft w:val="640"/>
                          <w:marRight w:val="0"/>
                          <w:marTop w:val="0"/>
                          <w:marBottom w:val="0"/>
                          <w:divBdr>
                            <w:top w:val="none" w:sz="0" w:space="0" w:color="auto"/>
                            <w:left w:val="none" w:sz="0" w:space="0" w:color="auto"/>
                            <w:bottom w:val="none" w:sz="0" w:space="0" w:color="auto"/>
                            <w:right w:val="none" w:sz="0" w:space="0" w:color="auto"/>
                          </w:divBdr>
                        </w:div>
                        <w:div w:id="702363970">
                          <w:marLeft w:val="640"/>
                          <w:marRight w:val="0"/>
                          <w:marTop w:val="0"/>
                          <w:marBottom w:val="0"/>
                          <w:divBdr>
                            <w:top w:val="none" w:sz="0" w:space="0" w:color="auto"/>
                            <w:left w:val="none" w:sz="0" w:space="0" w:color="auto"/>
                            <w:bottom w:val="none" w:sz="0" w:space="0" w:color="auto"/>
                            <w:right w:val="none" w:sz="0" w:space="0" w:color="auto"/>
                          </w:divBdr>
                        </w:div>
                        <w:div w:id="706370375">
                          <w:marLeft w:val="640"/>
                          <w:marRight w:val="0"/>
                          <w:marTop w:val="0"/>
                          <w:marBottom w:val="0"/>
                          <w:divBdr>
                            <w:top w:val="none" w:sz="0" w:space="0" w:color="auto"/>
                            <w:left w:val="none" w:sz="0" w:space="0" w:color="auto"/>
                            <w:bottom w:val="none" w:sz="0" w:space="0" w:color="auto"/>
                            <w:right w:val="none" w:sz="0" w:space="0" w:color="auto"/>
                          </w:divBdr>
                        </w:div>
                        <w:div w:id="759063540">
                          <w:marLeft w:val="640"/>
                          <w:marRight w:val="0"/>
                          <w:marTop w:val="0"/>
                          <w:marBottom w:val="0"/>
                          <w:divBdr>
                            <w:top w:val="none" w:sz="0" w:space="0" w:color="auto"/>
                            <w:left w:val="none" w:sz="0" w:space="0" w:color="auto"/>
                            <w:bottom w:val="none" w:sz="0" w:space="0" w:color="auto"/>
                            <w:right w:val="none" w:sz="0" w:space="0" w:color="auto"/>
                          </w:divBdr>
                        </w:div>
                        <w:div w:id="789905800">
                          <w:marLeft w:val="640"/>
                          <w:marRight w:val="0"/>
                          <w:marTop w:val="0"/>
                          <w:marBottom w:val="0"/>
                          <w:divBdr>
                            <w:top w:val="none" w:sz="0" w:space="0" w:color="auto"/>
                            <w:left w:val="none" w:sz="0" w:space="0" w:color="auto"/>
                            <w:bottom w:val="none" w:sz="0" w:space="0" w:color="auto"/>
                            <w:right w:val="none" w:sz="0" w:space="0" w:color="auto"/>
                          </w:divBdr>
                        </w:div>
                        <w:div w:id="832070031">
                          <w:marLeft w:val="640"/>
                          <w:marRight w:val="0"/>
                          <w:marTop w:val="0"/>
                          <w:marBottom w:val="0"/>
                          <w:divBdr>
                            <w:top w:val="none" w:sz="0" w:space="0" w:color="auto"/>
                            <w:left w:val="none" w:sz="0" w:space="0" w:color="auto"/>
                            <w:bottom w:val="none" w:sz="0" w:space="0" w:color="auto"/>
                            <w:right w:val="none" w:sz="0" w:space="0" w:color="auto"/>
                          </w:divBdr>
                        </w:div>
                        <w:div w:id="859053997">
                          <w:marLeft w:val="640"/>
                          <w:marRight w:val="0"/>
                          <w:marTop w:val="0"/>
                          <w:marBottom w:val="0"/>
                          <w:divBdr>
                            <w:top w:val="none" w:sz="0" w:space="0" w:color="auto"/>
                            <w:left w:val="none" w:sz="0" w:space="0" w:color="auto"/>
                            <w:bottom w:val="none" w:sz="0" w:space="0" w:color="auto"/>
                            <w:right w:val="none" w:sz="0" w:space="0" w:color="auto"/>
                          </w:divBdr>
                        </w:div>
                        <w:div w:id="1072772740">
                          <w:marLeft w:val="640"/>
                          <w:marRight w:val="0"/>
                          <w:marTop w:val="0"/>
                          <w:marBottom w:val="0"/>
                          <w:divBdr>
                            <w:top w:val="none" w:sz="0" w:space="0" w:color="auto"/>
                            <w:left w:val="none" w:sz="0" w:space="0" w:color="auto"/>
                            <w:bottom w:val="none" w:sz="0" w:space="0" w:color="auto"/>
                            <w:right w:val="none" w:sz="0" w:space="0" w:color="auto"/>
                          </w:divBdr>
                        </w:div>
                        <w:div w:id="1208907624">
                          <w:marLeft w:val="640"/>
                          <w:marRight w:val="0"/>
                          <w:marTop w:val="0"/>
                          <w:marBottom w:val="0"/>
                          <w:divBdr>
                            <w:top w:val="none" w:sz="0" w:space="0" w:color="auto"/>
                            <w:left w:val="none" w:sz="0" w:space="0" w:color="auto"/>
                            <w:bottom w:val="none" w:sz="0" w:space="0" w:color="auto"/>
                            <w:right w:val="none" w:sz="0" w:space="0" w:color="auto"/>
                          </w:divBdr>
                        </w:div>
                        <w:div w:id="1211070068">
                          <w:marLeft w:val="640"/>
                          <w:marRight w:val="0"/>
                          <w:marTop w:val="0"/>
                          <w:marBottom w:val="0"/>
                          <w:divBdr>
                            <w:top w:val="none" w:sz="0" w:space="0" w:color="auto"/>
                            <w:left w:val="none" w:sz="0" w:space="0" w:color="auto"/>
                            <w:bottom w:val="none" w:sz="0" w:space="0" w:color="auto"/>
                            <w:right w:val="none" w:sz="0" w:space="0" w:color="auto"/>
                          </w:divBdr>
                        </w:div>
                        <w:div w:id="1289966931">
                          <w:marLeft w:val="640"/>
                          <w:marRight w:val="0"/>
                          <w:marTop w:val="0"/>
                          <w:marBottom w:val="0"/>
                          <w:divBdr>
                            <w:top w:val="none" w:sz="0" w:space="0" w:color="auto"/>
                            <w:left w:val="none" w:sz="0" w:space="0" w:color="auto"/>
                            <w:bottom w:val="none" w:sz="0" w:space="0" w:color="auto"/>
                            <w:right w:val="none" w:sz="0" w:space="0" w:color="auto"/>
                          </w:divBdr>
                        </w:div>
                        <w:div w:id="1314677744">
                          <w:marLeft w:val="640"/>
                          <w:marRight w:val="0"/>
                          <w:marTop w:val="0"/>
                          <w:marBottom w:val="0"/>
                          <w:divBdr>
                            <w:top w:val="none" w:sz="0" w:space="0" w:color="auto"/>
                            <w:left w:val="none" w:sz="0" w:space="0" w:color="auto"/>
                            <w:bottom w:val="none" w:sz="0" w:space="0" w:color="auto"/>
                            <w:right w:val="none" w:sz="0" w:space="0" w:color="auto"/>
                          </w:divBdr>
                        </w:div>
                        <w:div w:id="1350989798">
                          <w:marLeft w:val="640"/>
                          <w:marRight w:val="0"/>
                          <w:marTop w:val="0"/>
                          <w:marBottom w:val="0"/>
                          <w:divBdr>
                            <w:top w:val="none" w:sz="0" w:space="0" w:color="auto"/>
                            <w:left w:val="none" w:sz="0" w:space="0" w:color="auto"/>
                            <w:bottom w:val="none" w:sz="0" w:space="0" w:color="auto"/>
                            <w:right w:val="none" w:sz="0" w:space="0" w:color="auto"/>
                          </w:divBdr>
                        </w:div>
                        <w:div w:id="1369257153">
                          <w:marLeft w:val="640"/>
                          <w:marRight w:val="0"/>
                          <w:marTop w:val="0"/>
                          <w:marBottom w:val="0"/>
                          <w:divBdr>
                            <w:top w:val="none" w:sz="0" w:space="0" w:color="auto"/>
                            <w:left w:val="none" w:sz="0" w:space="0" w:color="auto"/>
                            <w:bottom w:val="none" w:sz="0" w:space="0" w:color="auto"/>
                            <w:right w:val="none" w:sz="0" w:space="0" w:color="auto"/>
                          </w:divBdr>
                        </w:div>
                        <w:div w:id="1389501157">
                          <w:marLeft w:val="640"/>
                          <w:marRight w:val="0"/>
                          <w:marTop w:val="0"/>
                          <w:marBottom w:val="0"/>
                          <w:divBdr>
                            <w:top w:val="none" w:sz="0" w:space="0" w:color="auto"/>
                            <w:left w:val="none" w:sz="0" w:space="0" w:color="auto"/>
                            <w:bottom w:val="none" w:sz="0" w:space="0" w:color="auto"/>
                            <w:right w:val="none" w:sz="0" w:space="0" w:color="auto"/>
                          </w:divBdr>
                        </w:div>
                        <w:div w:id="1412652766">
                          <w:marLeft w:val="640"/>
                          <w:marRight w:val="0"/>
                          <w:marTop w:val="0"/>
                          <w:marBottom w:val="0"/>
                          <w:divBdr>
                            <w:top w:val="none" w:sz="0" w:space="0" w:color="auto"/>
                            <w:left w:val="none" w:sz="0" w:space="0" w:color="auto"/>
                            <w:bottom w:val="none" w:sz="0" w:space="0" w:color="auto"/>
                            <w:right w:val="none" w:sz="0" w:space="0" w:color="auto"/>
                          </w:divBdr>
                        </w:div>
                        <w:div w:id="1563443378">
                          <w:marLeft w:val="640"/>
                          <w:marRight w:val="0"/>
                          <w:marTop w:val="0"/>
                          <w:marBottom w:val="0"/>
                          <w:divBdr>
                            <w:top w:val="none" w:sz="0" w:space="0" w:color="auto"/>
                            <w:left w:val="none" w:sz="0" w:space="0" w:color="auto"/>
                            <w:bottom w:val="none" w:sz="0" w:space="0" w:color="auto"/>
                            <w:right w:val="none" w:sz="0" w:space="0" w:color="auto"/>
                          </w:divBdr>
                        </w:div>
                        <w:div w:id="1625380235">
                          <w:marLeft w:val="640"/>
                          <w:marRight w:val="0"/>
                          <w:marTop w:val="0"/>
                          <w:marBottom w:val="0"/>
                          <w:divBdr>
                            <w:top w:val="none" w:sz="0" w:space="0" w:color="auto"/>
                            <w:left w:val="none" w:sz="0" w:space="0" w:color="auto"/>
                            <w:bottom w:val="none" w:sz="0" w:space="0" w:color="auto"/>
                            <w:right w:val="none" w:sz="0" w:space="0" w:color="auto"/>
                          </w:divBdr>
                        </w:div>
                        <w:div w:id="1685595664">
                          <w:marLeft w:val="640"/>
                          <w:marRight w:val="0"/>
                          <w:marTop w:val="0"/>
                          <w:marBottom w:val="0"/>
                          <w:divBdr>
                            <w:top w:val="none" w:sz="0" w:space="0" w:color="auto"/>
                            <w:left w:val="none" w:sz="0" w:space="0" w:color="auto"/>
                            <w:bottom w:val="none" w:sz="0" w:space="0" w:color="auto"/>
                            <w:right w:val="none" w:sz="0" w:space="0" w:color="auto"/>
                          </w:divBdr>
                        </w:div>
                        <w:div w:id="1765035091">
                          <w:marLeft w:val="640"/>
                          <w:marRight w:val="0"/>
                          <w:marTop w:val="0"/>
                          <w:marBottom w:val="0"/>
                          <w:divBdr>
                            <w:top w:val="none" w:sz="0" w:space="0" w:color="auto"/>
                            <w:left w:val="none" w:sz="0" w:space="0" w:color="auto"/>
                            <w:bottom w:val="none" w:sz="0" w:space="0" w:color="auto"/>
                            <w:right w:val="none" w:sz="0" w:space="0" w:color="auto"/>
                          </w:divBdr>
                        </w:div>
                        <w:div w:id="1856386348">
                          <w:marLeft w:val="640"/>
                          <w:marRight w:val="0"/>
                          <w:marTop w:val="0"/>
                          <w:marBottom w:val="0"/>
                          <w:divBdr>
                            <w:top w:val="none" w:sz="0" w:space="0" w:color="auto"/>
                            <w:left w:val="none" w:sz="0" w:space="0" w:color="auto"/>
                            <w:bottom w:val="none" w:sz="0" w:space="0" w:color="auto"/>
                            <w:right w:val="none" w:sz="0" w:space="0" w:color="auto"/>
                          </w:divBdr>
                        </w:div>
                        <w:div w:id="1967659336">
                          <w:marLeft w:val="640"/>
                          <w:marRight w:val="0"/>
                          <w:marTop w:val="0"/>
                          <w:marBottom w:val="0"/>
                          <w:divBdr>
                            <w:top w:val="none" w:sz="0" w:space="0" w:color="auto"/>
                            <w:left w:val="none" w:sz="0" w:space="0" w:color="auto"/>
                            <w:bottom w:val="none" w:sz="0" w:space="0" w:color="auto"/>
                            <w:right w:val="none" w:sz="0" w:space="0" w:color="auto"/>
                          </w:divBdr>
                        </w:div>
                        <w:div w:id="1983659916">
                          <w:marLeft w:val="640"/>
                          <w:marRight w:val="0"/>
                          <w:marTop w:val="0"/>
                          <w:marBottom w:val="0"/>
                          <w:divBdr>
                            <w:top w:val="none" w:sz="0" w:space="0" w:color="auto"/>
                            <w:left w:val="none" w:sz="0" w:space="0" w:color="auto"/>
                            <w:bottom w:val="none" w:sz="0" w:space="0" w:color="auto"/>
                            <w:right w:val="none" w:sz="0" w:space="0" w:color="auto"/>
                          </w:divBdr>
                        </w:div>
                        <w:div w:id="2048410593">
                          <w:marLeft w:val="640"/>
                          <w:marRight w:val="0"/>
                          <w:marTop w:val="0"/>
                          <w:marBottom w:val="0"/>
                          <w:divBdr>
                            <w:top w:val="none" w:sz="0" w:space="0" w:color="auto"/>
                            <w:left w:val="none" w:sz="0" w:space="0" w:color="auto"/>
                            <w:bottom w:val="none" w:sz="0" w:space="0" w:color="auto"/>
                            <w:right w:val="none" w:sz="0" w:space="0" w:color="auto"/>
                          </w:divBdr>
                        </w:div>
                        <w:div w:id="2055151073">
                          <w:marLeft w:val="640"/>
                          <w:marRight w:val="0"/>
                          <w:marTop w:val="0"/>
                          <w:marBottom w:val="0"/>
                          <w:divBdr>
                            <w:top w:val="none" w:sz="0" w:space="0" w:color="auto"/>
                            <w:left w:val="none" w:sz="0" w:space="0" w:color="auto"/>
                            <w:bottom w:val="none" w:sz="0" w:space="0" w:color="auto"/>
                            <w:right w:val="none" w:sz="0" w:space="0" w:color="auto"/>
                          </w:divBdr>
                        </w:div>
                        <w:div w:id="2114208616">
                          <w:marLeft w:val="640"/>
                          <w:marRight w:val="0"/>
                          <w:marTop w:val="0"/>
                          <w:marBottom w:val="0"/>
                          <w:divBdr>
                            <w:top w:val="none" w:sz="0" w:space="0" w:color="auto"/>
                            <w:left w:val="none" w:sz="0" w:space="0" w:color="auto"/>
                            <w:bottom w:val="none" w:sz="0" w:space="0" w:color="auto"/>
                            <w:right w:val="none" w:sz="0" w:space="0" w:color="auto"/>
                          </w:divBdr>
                        </w:div>
                      </w:divsChild>
                    </w:div>
                    <w:div w:id="361319494">
                      <w:marLeft w:val="0"/>
                      <w:marRight w:val="0"/>
                      <w:marTop w:val="0"/>
                      <w:marBottom w:val="0"/>
                      <w:divBdr>
                        <w:top w:val="none" w:sz="0" w:space="0" w:color="auto"/>
                        <w:left w:val="none" w:sz="0" w:space="0" w:color="auto"/>
                        <w:bottom w:val="none" w:sz="0" w:space="0" w:color="auto"/>
                        <w:right w:val="none" w:sz="0" w:space="0" w:color="auto"/>
                      </w:divBdr>
                      <w:divsChild>
                        <w:div w:id="55663706">
                          <w:marLeft w:val="640"/>
                          <w:marRight w:val="0"/>
                          <w:marTop w:val="0"/>
                          <w:marBottom w:val="0"/>
                          <w:divBdr>
                            <w:top w:val="none" w:sz="0" w:space="0" w:color="auto"/>
                            <w:left w:val="none" w:sz="0" w:space="0" w:color="auto"/>
                            <w:bottom w:val="none" w:sz="0" w:space="0" w:color="auto"/>
                            <w:right w:val="none" w:sz="0" w:space="0" w:color="auto"/>
                          </w:divBdr>
                        </w:div>
                        <w:div w:id="239288609">
                          <w:marLeft w:val="640"/>
                          <w:marRight w:val="0"/>
                          <w:marTop w:val="0"/>
                          <w:marBottom w:val="0"/>
                          <w:divBdr>
                            <w:top w:val="none" w:sz="0" w:space="0" w:color="auto"/>
                            <w:left w:val="none" w:sz="0" w:space="0" w:color="auto"/>
                            <w:bottom w:val="none" w:sz="0" w:space="0" w:color="auto"/>
                            <w:right w:val="none" w:sz="0" w:space="0" w:color="auto"/>
                          </w:divBdr>
                        </w:div>
                        <w:div w:id="302394630">
                          <w:marLeft w:val="640"/>
                          <w:marRight w:val="0"/>
                          <w:marTop w:val="0"/>
                          <w:marBottom w:val="0"/>
                          <w:divBdr>
                            <w:top w:val="none" w:sz="0" w:space="0" w:color="auto"/>
                            <w:left w:val="none" w:sz="0" w:space="0" w:color="auto"/>
                            <w:bottom w:val="none" w:sz="0" w:space="0" w:color="auto"/>
                            <w:right w:val="none" w:sz="0" w:space="0" w:color="auto"/>
                          </w:divBdr>
                        </w:div>
                        <w:div w:id="343677350">
                          <w:marLeft w:val="640"/>
                          <w:marRight w:val="0"/>
                          <w:marTop w:val="0"/>
                          <w:marBottom w:val="0"/>
                          <w:divBdr>
                            <w:top w:val="none" w:sz="0" w:space="0" w:color="auto"/>
                            <w:left w:val="none" w:sz="0" w:space="0" w:color="auto"/>
                            <w:bottom w:val="none" w:sz="0" w:space="0" w:color="auto"/>
                            <w:right w:val="none" w:sz="0" w:space="0" w:color="auto"/>
                          </w:divBdr>
                        </w:div>
                        <w:div w:id="360672821">
                          <w:marLeft w:val="640"/>
                          <w:marRight w:val="0"/>
                          <w:marTop w:val="0"/>
                          <w:marBottom w:val="0"/>
                          <w:divBdr>
                            <w:top w:val="none" w:sz="0" w:space="0" w:color="auto"/>
                            <w:left w:val="none" w:sz="0" w:space="0" w:color="auto"/>
                            <w:bottom w:val="none" w:sz="0" w:space="0" w:color="auto"/>
                            <w:right w:val="none" w:sz="0" w:space="0" w:color="auto"/>
                          </w:divBdr>
                        </w:div>
                        <w:div w:id="382363641">
                          <w:marLeft w:val="640"/>
                          <w:marRight w:val="0"/>
                          <w:marTop w:val="0"/>
                          <w:marBottom w:val="0"/>
                          <w:divBdr>
                            <w:top w:val="none" w:sz="0" w:space="0" w:color="auto"/>
                            <w:left w:val="none" w:sz="0" w:space="0" w:color="auto"/>
                            <w:bottom w:val="none" w:sz="0" w:space="0" w:color="auto"/>
                            <w:right w:val="none" w:sz="0" w:space="0" w:color="auto"/>
                          </w:divBdr>
                        </w:div>
                        <w:div w:id="400258059">
                          <w:marLeft w:val="640"/>
                          <w:marRight w:val="0"/>
                          <w:marTop w:val="0"/>
                          <w:marBottom w:val="0"/>
                          <w:divBdr>
                            <w:top w:val="none" w:sz="0" w:space="0" w:color="auto"/>
                            <w:left w:val="none" w:sz="0" w:space="0" w:color="auto"/>
                            <w:bottom w:val="none" w:sz="0" w:space="0" w:color="auto"/>
                            <w:right w:val="none" w:sz="0" w:space="0" w:color="auto"/>
                          </w:divBdr>
                        </w:div>
                        <w:div w:id="418335400">
                          <w:marLeft w:val="640"/>
                          <w:marRight w:val="0"/>
                          <w:marTop w:val="0"/>
                          <w:marBottom w:val="0"/>
                          <w:divBdr>
                            <w:top w:val="none" w:sz="0" w:space="0" w:color="auto"/>
                            <w:left w:val="none" w:sz="0" w:space="0" w:color="auto"/>
                            <w:bottom w:val="none" w:sz="0" w:space="0" w:color="auto"/>
                            <w:right w:val="none" w:sz="0" w:space="0" w:color="auto"/>
                          </w:divBdr>
                        </w:div>
                        <w:div w:id="438528844">
                          <w:marLeft w:val="640"/>
                          <w:marRight w:val="0"/>
                          <w:marTop w:val="0"/>
                          <w:marBottom w:val="0"/>
                          <w:divBdr>
                            <w:top w:val="none" w:sz="0" w:space="0" w:color="auto"/>
                            <w:left w:val="none" w:sz="0" w:space="0" w:color="auto"/>
                            <w:bottom w:val="none" w:sz="0" w:space="0" w:color="auto"/>
                            <w:right w:val="none" w:sz="0" w:space="0" w:color="auto"/>
                          </w:divBdr>
                        </w:div>
                        <w:div w:id="522716256">
                          <w:marLeft w:val="640"/>
                          <w:marRight w:val="0"/>
                          <w:marTop w:val="0"/>
                          <w:marBottom w:val="0"/>
                          <w:divBdr>
                            <w:top w:val="none" w:sz="0" w:space="0" w:color="auto"/>
                            <w:left w:val="none" w:sz="0" w:space="0" w:color="auto"/>
                            <w:bottom w:val="none" w:sz="0" w:space="0" w:color="auto"/>
                            <w:right w:val="none" w:sz="0" w:space="0" w:color="auto"/>
                          </w:divBdr>
                        </w:div>
                        <w:div w:id="563033517">
                          <w:marLeft w:val="640"/>
                          <w:marRight w:val="0"/>
                          <w:marTop w:val="0"/>
                          <w:marBottom w:val="0"/>
                          <w:divBdr>
                            <w:top w:val="none" w:sz="0" w:space="0" w:color="auto"/>
                            <w:left w:val="none" w:sz="0" w:space="0" w:color="auto"/>
                            <w:bottom w:val="none" w:sz="0" w:space="0" w:color="auto"/>
                            <w:right w:val="none" w:sz="0" w:space="0" w:color="auto"/>
                          </w:divBdr>
                        </w:div>
                        <w:div w:id="599875504">
                          <w:marLeft w:val="640"/>
                          <w:marRight w:val="0"/>
                          <w:marTop w:val="0"/>
                          <w:marBottom w:val="0"/>
                          <w:divBdr>
                            <w:top w:val="none" w:sz="0" w:space="0" w:color="auto"/>
                            <w:left w:val="none" w:sz="0" w:space="0" w:color="auto"/>
                            <w:bottom w:val="none" w:sz="0" w:space="0" w:color="auto"/>
                            <w:right w:val="none" w:sz="0" w:space="0" w:color="auto"/>
                          </w:divBdr>
                        </w:div>
                        <w:div w:id="668488376">
                          <w:marLeft w:val="640"/>
                          <w:marRight w:val="0"/>
                          <w:marTop w:val="0"/>
                          <w:marBottom w:val="0"/>
                          <w:divBdr>
                            <w:top w:val="none" w:sz="0" w:space="0" w:color="auto"/>
                            <w:left w:val="none" w:sz="0" w:space="0" w:color="auto"/>
                            <w:bottom w:val="none" w:sz="0" w:space="0" w:color="auto"/>
                            <w:right w:val="none" w:sz="0" w:space="0" w:color="auto"/>
                          </w:divBdr>
                        </w:div>
                        <w:div w:id="803085288">
                          <w:marLeft w:val="640"/>
                          <w:marRight w:val="0"/>
                          <w:marTop w:val="0"/>
                          <w:marBottom w:val="0"/>
                          <w:divBdr>
                            <w:top w:val="none" w:sz="0" w:space="0" w:color="auto"/>
                            <w:left w:val="none" w:sz="0" w:space="0" w:color="auto"/>
                            <w:bottom w:val="none" w:sz="0" w:space="0" w:color="auto"/>
                            <w:right w:val="none" w:sz="0" w:space="0" w:color="auto"/>
                          </w:divBdr>
                        </w:div>
                        <w:div w:id="814614399">
                          <w:marLeft w:val="640"/>
                          <w:marRight w:val="0"/>
                          <w:marTop w:val="0"/>
                          <w:marBottom w:val="0"/>
                          <w:divBdr>
                            <w:top w:val="none" w:sz="0" w:space="0" w:color="auto"/>
                            <w:left w:val="none" w:sz="0" w:space="0" w:color="auto"/>
                            <w:bottom w:val="none" w:sz="0" w:space="0" w:color="auto"/>
                            <w:right w:val="none" w:sz="0" w:space="0" w:color="auto"/>
                          </w:divBdr>
                        </w:div>
                        <w:div w:id="948853450">
                          <w:marLeft w:val="640"/>
                          <w:marRight w:val="0"/>
                          <w:marTop w:val="0"/>
                          <w:marBottom w:val="0"/>
                          <w:divBdr>
                            <w:top w:val="none" w:sz="0" w:space="0" w:color="auto"/>
                            <w:left w:val="none" w:sz="0" w:space="0" w:color="auto"/>
                            <w:bottom w:val="none" w:sz="0" w:space="0" w:color="auto"/>
                            <w:right w:val="none" w:sz="0" w:space="0" w:color="auto"/>
                          </w:divBdr>
                        </w:div>
                        <w:div w:id="1057126679">
                          <w:marLeft w:val="640"/>
                          <w:marRight w:val="0"/>
                          <w:marTop w:val="0"/>
                          <w:marBottom w:val="0"/>
                          <w:divBdr>
                            <w:top w:val="none" w:sz="0" w:space="0" w:color="auto"/>
                            <w:left w:val="none" w:sz="0" w:space="0" w:color="auto"/>
                            <w:bottom w:val="none" w:sz="0" w:space="0" w:color="auto"/>
                            <w:right w:val="none" w:sz="0" w:space="0" w:color="auto"/>
                          </w:divBdr>
                        </w:div>
                        <w:div w:id="1131480271">
                          <w:marLeft w:val="640"/>
                          <w:marRight w:val="0"/>
                          <w:marTop w:val="0"/>
                          <w:marBottom w:val="0"/>
                          <w:divBdr>
                            <w:top w:val="none" w:sz="0" w:space="0" w:color="auto"/>
                            <w:left w:val="none" w:sz="0" w:space="0" w:color="auto"/>
                            <w:bottom w:val="none" w:sz="0" w:space="0" w:color="auto"/>
                            <w:right w:val="none" w:sz="0" w:space="0" w:color="auto"/>
                          </w:divBdr>
                        </w:div>
                        <w:div w:id="1210728171">
                          <w:marLeft w:val="640"/>
                          <w:marRight w:val="0"/>
                          <w:marTop w:val="0"/>
                          <w:marBottom w:val="0"/>
                          <w:divBdr>
                            <w:top w:val="none" w:sz="0" w:space="0" w:color="auto"/>
                            <w:left w:val="none" w:sz="0" w:space="0" w:color="auto"/>
                            <w:bottom w:val="none" w:sz="0" w:space="0" w:color="auto"/>
                            <w:right w:val="none" w:sz="0" w:space="0" w:color="auto"/>
                          </w:divBdr>
                        </w:div>
                        <w:div w:id="1212424419">
                          <w:marLeft w:val="640"/>
                          <w:marRight w:val="0"/>
                          <w:marTop w:val="0"/>
                          <w:marBottom w:val="0"/>
                          <w:divBdr>
                            <w:top w:val="none" w:sz="0" w:space="0" w:color="auto"/>
                            <w:left w:val="none" w:sz="0" w:space="0" w:color="auto"/>
                            <w:bottom w:val="none" w:sz="0" w:space="0" w:color="auto"/>
                            <w:right w:val="none" w:sz="0" w:space="0" w:color="auto"/>
                          </w:divBdr>
                        </w:div>
                        <w:div w:id="1284457040">
                          <w:marLeft w:val="640"/>
                          <w:marRight w:val="0"/>
                          <w:marTop w:val="0"/>
                          <w:marBottom w:val="0"/>
                          <w:divBdr>
                            <w:top w:val="none" w:sz="0" w:space="0" w:color="auto"/>
                            <w:left w:val="none" w:sz="0" w:space="0" w:color="auto"/>
                            <w:bottom w:val="none" w:sz="0" w:space="0" w:color="auto"/>
                            <w:right w:val="none" w:sz="0" w:space="0" w:color="auto"/>
                          </w:divBdr>
                        </w:div>
                        <w:div w:id="1410227903">
                          <w:marLeft w:val="640"/>
                          <w:marRight w:val="0"/>
                          <w:marTop w:val="0"/>
                          <w:marBottom w:val="0"/>
                          <w:divBdr>
                            <w:top w:val="none" w:sz="0" w:space="0" w:color="auto"/>
                            <w:left w:val="none" w:sz="0" w:space="0" w:color="auto"/>
                            <w:bottom w:val="none" w:sz="0" w:space="0" w:color="auto"/>
                            <w:right w:val="none" w:sz="0" w:space="0" w:color="auto"/>
                          </w:divBdr>
                        </w:div>
                        <w:div w:id="1542017939">
                          <w:marLeft w:val="640"/>
                          <w:marRight w:val="0"/>
                          <w:marTop w:val="0"/>
                          <w:marBottom w:val="0"/>
                          <w:divBdr>
                            <w:top w:val="none" w:sz="0" w:space="0" w:color="auto"/>
                            <w:left w:val="none" w:sz="0" w:space="0" w:color="auto"/>
                            <w:bottom w:val="none" w:sz="0" w:space="0" w:color="auto"/>
                            <w:right w:val="none" w:sz="0" w:space="0" w:color="auto"/>
                          </w:divBdr>
                        </w:div>
                        <w:div w:id="1661232291">
                          <w:marLeft w:val="640"/>
                          <w:marRight w:val="0"/>
                          <w:marTop w:val="0"/>
                          <w:marBottom w:val="0"/>
                          <w:divBdr>
                            <w:top w:val="none" w:sz="0" w:space="0" w:color="auto"/>
                            <w:left w:val="none" w:sz="0" w:space="0" w:color="auto"/>
                            <w:bottom w:val="none" w:sz="0" w:space="0" w:color="auto"/>
                            <w:right w:val="none" w:sz="0" w:space="0" w:color="auto"/>
                          </w:divBdr>
                        </w:div>
                        <w:div w:id="1770810018">
                          <w:marLeft w:val="640"/>
                          <w:marRight w:val="0"/>
                          <w:marTop w:val="0"/>
                          <w:marBottom w:val="0"/>
                          <w:divBdr>
                            <w:top w:val="none" w:sz="0" w:space="0" w:color="auto"/>
                            <w:left w:val="none" w:sz="0" w:space="0" w:color="auto"/>
                            <w:bottom w:val="none" w:sz="0" w:space="0" w:color="auto"/>
                            <w:right w:val="none" w:sz="0" w:space="0" w:color="auto"/>
                          </w:divBdr>
                        </w:div>
                        <w:div w:id="1808039719">
                          <w:marLeft w:val="640"/>
                          <w:marRight w:val="0"/>
                          <w:marTop w:val="0"/>
                          <w:marBottom w:val="0"/>
                          <w:divBdr>
                            <w:top w:val="none" w:sz="0" w:space="0" w:color="auto"/>
                            <w:left w:val="none" w:sz="0" w:space="0" w:color="auto"/>
                            <w:bottom w:val="none" w:sz="0" w:space="0" w:color="auto"/>
                            <w:right w:val="none" w:sz="0" w:space="0" w:color="auto"/>
                          </w:divBdr>
                        </w:div>
                        <w:div w:id="1863283687">
                          <w:marLeft w:val="640"/>
                          <w:marRight w:val="0"/>
                          <w:marTop w:val="0"/>
                          <w:marBottom w:val="0"/>
                          <w:divBdr>
                            <w:top w:val="none" w:sz="0" w:space="0" w:color="auto"/>
                            <w:left w:val="none" w:sz="0" w:space="0" w:color="auto"/>
                            <w:bottom w:val="none" w:sz="0" w:space="0" w:color="auto"/>
                            <w:right w:val="none" w:sz="0" w:space="0" w:color="auto"/>
                          </w:divBdr>
                        </w:div>
                        <w:div w:id="1882597930">
                          <w:marLeft w:val="640"/>
                          <w:marRight w:val="0"/>
                          <w:marTop w:val="0"/>
                          <w:marBottom w:val="0"/>
                          <w:divBdr>
                            <w:top w:val="none" w:sz="0" w:space="0" w:color="auto"/>
                            <w:left w:val="none" w:sz="0" w:space="0" w:color="auto"/>
                            <w:bottom w:val="none" w:sz="0" w:space="0" w:color="auto"/>
                            <w:right w:val="none" w:sz="0" w:space="0" w:color="auto"/>
                          </w:divBdr>
                        </w:div>
                        <w:div w:id="2054844866">
                          <w:marLeft w:val="640"/>
                          <w:marRight w:val="0"/>
                          <w:marTop w:val="0"/>
                          <w:marBottom w:val="0"/>
                          <w:divBdr>
                            <w:top w:val="none" w:sz="0" w:space="0" w:color="auto"/>
                            <w:left w:val="none" w:sz="0" w:space="0" w:color="auto"/>
                            <w:bottom w:val="none" w:sz="0" w:space="0" w:color="auto"/>
                            <w:right w:val="none" w:sz="0" w:space="0" w:color="auto"/>
                          </w:divBdr>
                        </w:div>
                      </w:divsChild>
                    </w:div>
                    <w:div w:id="372074964">
                      <w:marLeft w:val="0"/>
                      <w:marRight w:val="0"/>
                      <w:marTop w:val="0"/>
                      <w:marBottom w:val="0"/>
                      <w:divBdr>
                        <w:top w:val="none" w:sz="0" w:space="0" w:color="auto"/>
                        <w:left w:val="none" w:sz="0" w:space="0" w:color="auto"/>
                        <w:bottom w:val="none" w:sz="0" w:space="0" w:color="auto"/>
                        <w:right w:val="none" w:sz="0" w:space="0" w:color="auto"/>
                      </w:divBdr>
                      <w:divsChild>
                        <w:div w:id="101650455">
                          <w:marLeft w:val="640"/>
                          <w:marRight w:val="0"/>
                          <w:marTop w:val="0"/>
                          <w:marBottom w:val="0"/>
                          <w:divBdr>
                            <w:top w:val="none" w:sz="0" w:space="0" w:color="auto"/>
                            <w:left w:val="none" w:sz="0" w:space="0" w:color="auto"/>
                            <w:bottom w:val="none" w:sz="0" w:space="0" w:color="auto"/>
                            <w:right w:val="none" w:sz="0" w:space="0" w:color="auto"/>
                          </w:divBdr>
                        </w:div>
                        <w:div w:id="152571386">
                          <w:marLeft w:val="640"/>
                          <w:marRight w:val="0"/>
                          <w:marTop w:val="0"/>
                          <w:marBottom w:val="0"/>
                          <w:divBdr>
                            <w:top w:val="none" w:sz="0" w:space="0" w:color="auto"/>
                            <w:left w:val="none" w:sz="0" w:space="0" w:color="auto"/>
                            <w:bottom w:val="none" w:sz="0" w:space="0" w:color="auto"/>
                            <w:right w:val="none" w:sz="0" w:space="0" w:color="auto"/>
                          </w:divBdr>
                        </w:div>
                        <w:div w:id="211812814">
                          <w:marLeft w:val="640"/>
                          <w:marRight w:val="0"/>
                          <w:marTop w:val="0"/>
                          <w:marBottom w:val="0"/>
                          <w:divBdr>
                            <w:top w:val="none" w:sz="0" w:space="0" w:color="auto"/>
                            <w:left w:val="none" w:sz="0" w:space="0" w:color="auto"/>
                            <w:bottom w:val="none" w:sz="0" w:space="0" w:color="auto"/>
                            <w:right w:val="none" w:sz="0" w:space="0" w:color="auto"/>
                          </w:divBdr>
                        </w:div>
                        <w:div w:id="367687655">
                          <w:marLeft w:val="640"/>
                          <w:marRight w:val="0"/>
                          <w:marTop w:val="0"/>
                          <w:marBottom w:val="0"/>
                          <w:divBdr>
                            <w:top w:val="none" w:sz="0" w:space="0" w:color="auto"/>
                            <w:left w:val="none" w:sz="0" w:space="0" w:color="auto"/>
                            <w:bottom w:val="none" w:sz="0" w:space="0" w:color="auto"/>
                            <w:right w:val="none" w:sz="0" w:space="0" w:color="auto"/>
                          </w:divBdr>
                        </w:div>
                        <w:div w:id="471749445">
                          <w:marLeft w:val="640"/>
                          <w:marRight w:val="0"/>
                          <w:marTop w:val="0"/>
                          <w:marBottom w:val="0"/>
                          <w:divBdr>
                            <w:top w:val="none" w:sz="0" w:space="0" w:color="auto"/>
                            <w:left w:val="none" w:sz="0" w:space="0" w:color="auto"/>
                            <w:bottom w:val="none" w:sz="0" w:space="0" w:color="auto"/>
                            <w:right w:val="none" w:sz="0" w:space="0" w:color="auto"/>
                          </w:divBdr>
                        </w:div>
                        <w:div w:id="699548666">
                          <w:marLeft w:val="640"/>
                          <w:marRight w:val="0"/>
                          <w:marTop w:val="0"/>
                          <w:marBottom w:val="0"/>
                          <w:divBdr>
                            <w:top w:val="none" w:sz="0" w:space="0" w:color="auto"/>
                            <w:left w:val="none" w:sz="0" w:space="0" w:color="auto"/>
                            <w:bottom w:val="none" w:sz="0" w:space="0" w:color="auto"/>
                            <w:right w:val="none" w:sz="0" w:space="0" w:color="auto"/>
                          </w:divBdr>
                        </w:div>
                        <w:div w:id="712849613">
                          <w:marLeft w:val="640"/>
                          <w:marRight w:val="0"/>
                          <w:marTop w:val="0"/>
                          <w:marBottom w:val="0"/>
                          <w:divBdr>
                            <w:top w:val="none" w:sz="0" w:space="0" w:color="auto"/>
                            <w:left w:val="none" w:sz="0" w:space="0" w:color="auto"/>
                            <w:bottom w:val="none" w:sz="0" w:space="0" w:color="auto"/>
                            <w:right w:val="none" w:sz="0" w:space="0" w:color="auto"/>
                          </w:divBdr>
                        </w:div>
                        <w:div w:id="752898580">
                          <w:marLeft w:val="640"/>
                          <w:marRight w:val="0"/>
                          <w:marTop w:val="0"/>
                          <w:marBottom w:val="0"/>
                          <w:divBdr>
                            <w:top w:val="none" w:sz="0" w:space="0" w:color="auto"/>
                            <w:left w:val="none" w:sz="0" w:space="0" w:color="auto"/>
                            <w:bottom w:val="none" w:sz="0" w:space="0" w:color="auto"/>
                            <w:right w:val="none" w:sz="0" w:space="0" w:color="auto"/>
                          </w:divBdr>
                        </w:div>
                        <w:div w:id="810682699">
                          <w:marLeft w:val="640"/>
                          <w:marRight w:val="0"/>
                          <w:marTop w:val="0"/>
                          <w:marBottom w:val="0"/>
                          <w:divBdr>
                            <w:top w:val="none" w:sz="0" w:space="0" w:color="auto"/>
                            <w:left w:val="none" w:sz="0" w:space="0" w:color="auto"/>
                            <w:bottom w:val="none" w:sz="0" w:space="0" w:color="auto"/>
                            <w:right w:val="none" w:sz="0" w:space="0" w:color="auto"/>
                          </w:divBdr>
                        </w:div>
                        <w:div w:id="909194325">
                          <w:marLeft w:val="640"/>
                          <w:marRight w:val="0"/>
                          <w:marTop w:val="0"/>
                          <w:marBottom w:val="0"/>
                          <w:divBdr>
                            <w:top w:val="none" w:sz="0" w:space="0" w:color="auto"/>
                            <w:left w:val="none" w:sz="0" w:space="0" w:color="auto"/>
                            <w:bottom w:val="none" w:sz="0" w:space="0" w:color="auto"/>
                            <w:right w:val="none" w:sz="0" w:space="0" w:color="auto"/>
                          </w:divBdr>
                        </w:div>
                        <w:div w:id="947933358">
                          <w:marLeft w:val="640"/>
                          <w:marRight w:val="0"/>
                          <w:marTop w:val="0"/>
                          <w:marBottom w:val="0"/>
                          <w:divBdr>
                            <w:top w:val="none" w:sz="0" w:space="0" w:color="auto"/>
                            <w:left w:val="none" w:sz="0" w:space="0" w:color="auto"/>
                            <w:bottom w:val="none" w:sz="0" w:space="0" w:color="auto"/>
                            <w:right w:val="none" w:sz="0" w:space="0" w:color="auto"/>
                          </w:divBdr>
                        </w:div>
                        <w:div w:id="975993516">
                          <w:marLeft w:val="640"/>
                          <w:marRight w:val="0"/>
                          <w:marTop w:val="0"/>
                          <w:marBottom w:val="0"/>
                          <w:divBdr>
                            <w:top w:val="none" w:sz="0" w:space="0" w:color="auto"/>
                            <w:left w:val="none" w:sz="0" w:space="0" w:color="auto"/>
                            <w:bottom w:val="none" w:sz="0" w:space="0" w:color="auto"/>
                            <w:right w:val="none" w:sz="0" w:space="0" w:color="auto"/>
                          </w:divBdr>
                        </w:div>
                        <w:div w:id="1157376476">
                          <w:marLeft w:val="640"/>
                          <w:marRight w:val="0"/>
                          <w:marTop w:val="0"/>
                          <w:marBottom w:val="0"/>
                          <w:divBdr>
                            <w:top w:val="none" w:sz="0" w:space="0" w:color="auto"/>
                            <w:left w:val="none" w:sz="0" w:space="0" w:color="auto"/>
                            <w:bottom w:val="none" w:sz="0" w:space="0" w:color="auto"/>
                            <w:right w:val="none" w:sz="0" w:space="0" w:color="auto"/>
                          </w:divBdr>
                        </w:div>
                        <w:div w:id="1261330249">
                          <w:marLeft w:val="640"/>
                          <w:marRight w:val="0"/>
                          <w:marTop w:val="0"/>
                          <w:marBottom w:val="0"/>
                          <w:divBdr>
                            <w:top w:val="none" w:sz="0" w:space="0" w:color="auto"/>
                            <w:left w:val="none" w:sz="0" w:space="0" w:color="auto"/>
                            <w:bottom w:val="none" w:sz="0" w:space="0" w:color="auto"/>
                            <w:right w:val="none" w:sz="0" w:space="0" w:color="auto"/>
                          </w:divBdr>
                        </w:div>
                        <w:div w:id="1300576901">
                          <w:marLeft w:val="640"/>
                          <w:marRight w:val="0"/>
                          <w:marTop w:val="0"/>
                          <w:marBottom w:val="0"/>
                          <w:divBdr>
                            <w:top w:val="none" w:sz="0" w:space="0" w:color="auto"/>
                            <w:left w:val="none" w:sz="0" w:space="0" w:color="auto"/>
                            <w:bottom w:val="none" w:sz="0" w:space="0" w:color="auto"/>
                            <w:right w:val="none" w:sz="0" w:space="0" w:color="auto"/>
                          </w:divBdr>
                        </w:div>
                        <w:div w:id="1316757459">
                          <w:marLeft w:val="640"/>
                          <w:marRight w:val="0"/>
                          <w:marTop w:val="0"/>
                          <w:marBottom w:val="0"/>
                          <w:divBdr>
                            <w:top w:val="none" w:sz="0" w:space="0" w:color="auto"/>
                            <w:left w:val="none" w:sz="0" w:space="0" w:color="auto"/>
                            <w:bottom w:val="none" w:sz="0" w:space="0" w:color="auto"/>
                            <w:right w:val="none" w:sz="0" w:space="0" w:color="auto"/>
                          </w:divBdr>
                        </w:div>
                        <w:div w:id="1389305839">
                          <w:marLeft w:val="640"/>
                          <w:marRight w:val="0"/>
                          <w:marTop w:val="0"/>
                          <w:marBottom w:val="0"/>
                          <w:divBdr>
                            <w:top w:val="none" w:sz="0" w:space="0" w:color="auto"/>
                            <w:left w:val="none" w:sz="0" w:space="0" w:color="auto"/>
                            <w:bottom w:val="none" w:sz="0" w:space="0" w:color="auto"/>
                            <w:right w:val="none" w:sz="0" w:space="0" w:color="auto"/>
                          </w:divBdr>
                        </w:div>
                        <w:div w:id="1484737998">
                          <w:marLeft w:val="640"/>
                          <w:marRight w:val="0"/>
                          <w:marTop w:val="0"/>
                          <w:marBottom w:val="0"/>
                          <w:divBdr>
                            <w:top w:val="none" w:sz="0" w:space="0" w:color="auto"/>
                            <w:left w:val="none" w:sz="0" w:space="0" w:color="auto"/>
                            <w:bottom w:val="none" w:sz="0" w:space="0" w:color="auto"/>
                            <w:right w:val="none" w:sz="0" w:space="0" w:color="auto"/>
                          </w:divBdr>
                        </w:div>
                        <w:div w:id="1510556481">
                          <w:marLeft w:val="640"/>
                          <w:marRight w:val="0"/>
                          <w:marTop w:val="0"/>
                          <w:marBottom w:val="0"/>
                          <w:divBdr>
                            <w:top w:val="none" w:sz="0" w:space="0" w:color="auto"/>
                            <w:left w:val="none" w:sz="0" w:space="0" w:color="auto"/>
                            <w:bottom w:val="none" w:sz="0" w:space="0" w:color="auto"/>
                            <w:right w:val="none" w:sz="0" w:space="0" w:color="auto"/>
                          </w:divBdr>
                        </w:div>
                        <w:div w:id="1528710707">
                          <w:marLeft w:val="640"/>
                          <w:marRight w:val="0"/>
                          <w:marTop w:val="0"/>
                          <w:marBottom w:val="0"/>
                          <w:divBdr>
                            <w:top w:val="none" w:sz="0" w:space="0" w:color="auto"/>
                            <w:left w:val="none" w:sz="0" w:space="0" w:color="auto"/>
                            <w:bottom w:val="none" w:sz="0" w:space="0" w:color="auto"/>
                            <w:right w:val="none" w:sz="0" w:space="0" w:color="auto"/>
                          </w:divBdr>
                        </w:div>
                        <w:div w:id="1584488475">
                          <w:marLeft w:val="640"/>
                          <w:marRight w:val="0"/>
                          <w:marTop w:val="0"/>
                          <w:marBottom w:val="0"/>
                          <w:divBdr>
                            <w:top w:val="none" w:sz="0" w:space="0" w:color="auto"/>
                            <w:left w:val="none" w:sz="0" w:space="0" w:color="auto"/>
                            <w:bottom w:val="none" w:sz="0" w:space="0" w:color="auto"/>
                            <w:right w:val="none" w:sz="0" w:space="0" w:color="auto"/>
                          </w:divBdr>
                        </w:div>
                        <w:div w:id="1596474239">
                          <w:marLeft w:val="640"/>
                          <w:marRight w:val="0"/>
                          <w:marTop w:val="0"/>
                          <w:marBottom w:val="0"/>
                          <w:divBdr>
                            <w:top w:val="none" w:sz="0" w:space="0" w:color="auto"/>
                            <w:left w:val="none" w:sz="0" w:space="0" w:color="auto"/>
                            <w:bottom w:val="none" w:sz="0" w:space="0" w:color="auto"/>
                            <w:right w:val="none" w:sz="0" w:space="0" w:color="auto"/>
                          </w:divBdr>
                        </w:div>
                        <w:div w:id="1731731009">
                          <w:marLeft w:val="640"/>
                          <w:marRight w:val="0"/>
                          <w:marTop w:val="0"/>
                          <w:marBottom w:val="0"/>
                          <w:divBdr>
                            <w:top w:val="none" w:sz="0" w:space="0" w:color="auto"/>
                            <w:left w:val="none" w:sz="0" w:space="0" w:color="auto"/>
                            <w:bottom w:val="none" w:sz="0" w:space="0" w:color="auto"/>
                            <w:right w:val="none" w:sz="0" w:space="0" w:color="auto"/>
                          </w:divBdr>
                        </w:div>
                        <w:div w:id="1781141166">
                          <w:marLeft w:val="640"/>
                          <w:marRight w:val="0"/>
                          <w:marTop w:val="0"/>
                          <w:marBottom w:val="0"/>
                          <w:divBdr>
                            <w:top w:val="none" w:sz="0" w:space="0" w:color="auto"/>
                            <w:left w:val="none" w:sz="0" w:space="0" w:color="auto"/>
                            <w:bottom w:val="none" w:sz="0" w:space="0" w:color="auto"/>
                            <w:right w:val="none" w:sz="0" w:space="0" w:color="auto"/>
                          </w:divBdr>
                        </w:div>
                        <w:div w:id="1926302396">
                          <w:marLeft w:val="640"/>
                          <w:marRight w:val="0"/>
                          <w:marTop w:val="0"/>
                          <w:marBottom w:val="0"/>
                          <w:divBdr>
                            <w:top w:val="none" w:sz="0" w:space="0" w:color="auto"/>
                            <w:left w:val="none" w:sz="0" w:space="0" w:color="auto"/>
                            <w:bottom w:val="none" w:sz="0" w:space="0" w:color="auto"/>
                            <w:right w:val="none" w:sz="0" w:space="0" w:color="auto"/>
                          </w:divBdr>
                        </w:div>
                        <w:div w:id="1974404380">
                          <w:marLeft w:val="640"/>
                          <w:marRight w:val="0"/>
                          <w:marTop w:val="0"/>
                          <w:marBottom w:val="0"/>
                          <w:divBdr>
                            <w:top w:val="none" w:sz="0" w:space="0" w:color="auto"/>
                            <w:left w:val="none" w:sz="0" w:space="0" w:color="auto"/>
                            <w:bottom w:val="none" w:sz="0" w:space="0" w:color="auto"/>
                            <w:right w:val="none" w:sz="0" w:space="0" w:color="auto"/>
                          </w:divBdr>
                        </w:div>
                        <w:div w:id="1984189211">
                          <w:marLeft w:val="640"/>
                          <w:marRight w:val="0"/>
                          <w:marTop w:val="0"/>
                          <w:marBottom w:val="0"/>
                          <w:divBdr>
                            <w:top w:val="none" w:sz="0" w:space="0" w:color="auto"/>
                            <w:left w:val="none" w:sz="0" w:space="0" w:color="auto"/>
                            <w:bottom w:val="none" w:sz="0" w:space="0" w:color="auto"/>
                            <w:right w:val="none" w:sz="0" w:space="0" w:color="auto"/>
                          </w:divBdr>
                        </w:div>
                      </w:divsChild>
                    </w:div>
                    <w:div w:id="390428962">
                      <w:marLeft w:val="0"/>
                      <w:marRight w:val="0"/>
                      <w:marTop w:val="0"/>
                      <w:marBottom w:val="0"/>
                      <w:divBdr>
                        <w:top w:val="none" w:sz="0" w:space="0" w:color="auto"/>
                        <w:left w:val="none" w:sz="0" w:space="0" w:color="auto"/>
                        <w:bottom w:val="none" w:sz="0" w:space="0" w:color="auto"/>
                        <w:right w:val="none" w:sz="0" w:space="0" w:color="auto"/>
                      </w:divBdr>
                      <w:divsChild>
                        <w:div w:id="10375933">
                          <w:marLeft w:val="640"/>
                          <w:marRight w:val="0"/>
                          <w:marTop w:val="0"/>
                          <w:marBottom w:val="0"/>
                          <w:divBdr>
                            <w:top w:val="none" w:sz="0" w:space="0" w:color="auto"/>
                            <w:left w:val="none" w:sz="0" w:space="0" w:color="auto"/>
                            <w:bottom w:val="none" w:sz="0" w:space="0" w:color="auto"/>
                            <w:right w:val="none" w:sz="0" w:space="0" w:color="auto"/>
                          </w:divBdr>
                        </w:div>
                        <w:div w:id="64107270">
                          <w:marLeft w:val="640"/>
                          <w:marRight w:val="0"/>
                          <w:marTop w:val="0"/>
                          <w:marBottom w:val="0"/>
                          <w:divBdr>
                            <w:top w:val="none" w:sz="0" w:space="0" w:color="auto"/>
                            <w:left w:val="none" w:sz="0" w:space="0" w:color="auto"/>
                            <w:bottom w:val="none" w:sz="0" w:space="0" w:color="auto"/>
                            <w:right w:val="none" w:sz="0" w:space="0" w:color="auto"/>
                          </w:divBdr>
                        </w:div>
                        <w:div w:id="66154358">
                          <w:marLeft w:val="640"/>
                          <w:marRight w:val="0"/>
                          <w:marTop w:val="0"/>
                          <w:marBottom w:val="0"/>
                          <w:divBdr>
                            <w:top w:val="none" w:sz="0" w:space="0" w:color="auto"/>
                            <w:left w:val="none" w:sz="0" w:space="0" w:color="auto"/>
                            <w:bottom w:val="none" w:sz="0" w:space="0" w:color="auto"/>
                            <w:right w:val="none" w:sz="0" w:space="0" w:color="auto"/>
                          </w:divBdr>
                        </w:div>
                        <w:div w:id="329451877">
                          <w:marLeft w:val="640"/>
                          <w:marRight w:val="0"/>
                          <w:marTop w:val="0"/>
                          <w:marBottom w:val="0"/>
                          <w:divBdr>
                            <w:top w:val="none" w:sz="0" w:space="0" w:color="auto"/>
                            <w:left w:val="none" w:sz="0" w:space="0" w:color="auto"/>
                            <w:bottom w:val="none" w:sz="0" w:space="0" w:color="auto"/>
                            <w:right w:val="none" w:sz="0" w:space="0" w:color="auto"/>
                          </w:divBdr>
                        </w:div>
                        <w:div w:id="356201055">
                          <w:marLeft w:val="640"/>
                          <w:marRight w:val="0"/>
                          <w:marTop w:val="0"/>
                          <w:marBottom w:val="0"/>
                          <w:divBdr>
                            <w:top w:val="none" w:sz="0" w:space="0" w:color="auto"/>
                            <w:left w:val="none" w:sz="0" w:space="0" w:color="auto"/>
                            <w:bottom w:val="none" w:sz="0" w:space="0" w:color="auto"/>
                            <w:right w:val="none" w:sz="0" w:space="0" w:color="auto"/>
                          </w:divBdr>
                        </w:div>
                        <w:div w:id="455871632">
                          <w:marLeft w:val="640"/>
                          <w:marRight w:val="0"/>
                          <w:marTop w:val="0"/>
                          <w:marBottom w:val="0"/>
                          <w:divBdr>
                            <w:top w:val="none" w:sz="0" w:space="0" w:color="auto"/>
                            <w:left w:val="none" w:sz="0" w:space="0" w:color="auto"/>
                            <w:bottom w:val="none" w:sz="0" w:space="0" w:color="auto"/>
                            <w:right w:val="none" w:sz="0" w:space="0" w:color="auto"/>
                          </w:divBdr>
                        </w:div>
                        <w:div w:id="461506251">
                          <w:marLeft w:val="640"/>
                          <w:marRight w:val="0"/>
                          <w:marTop w:val="0"/>
                          <w:marBottom w:val="0"/>
                          <w:divBdr>
                            <w:top w:val="none" w:sz="0" w:space="0" w:color="auto"/>
                            <w:left w:val="none" w:sz="0" w:space="0" w:color="auto"/>
                            <w:bottom w:val="none" w:sz="0" w:space="0" w:color="auto"/>
                            <w:right w:val="none" w:sz="0" w:space="0" w:color="auto"/>
                          </w:divBdr>
                        </w:div>
                        <w:div w:id="756293469">
                          <w:marLeft w:val="640"/>
                          <w:marRight w:val="0"/>
                          <w:marTop w:val="0"/>
                          <w:marBottom w:val="0"/>
                          <w:divBdr>
                            <w:top w:val="none" w:sz="0" w:space="0" w:color="auto"/>
                            <w:left w:val="none" w:sz="0" w:space="0" w:color="auto"/>
                            <w:bottom w:val="none" w:sz="0" w:space="0" w:color="auto"/>
                            <w:right w:val="none" w:sz="0" w:space="0" w:color="auto"/>
                          </w:divBdr>
                        </w:div>
                        <w:div w:id="1017731858">
                          <w:marLeft w:val="640"/>
                          <w:marRight w:val="0"/>
                          <w:marTop w:val="0"/>
                          <w:marBottom w:val="0"/>
                          <w:divBdr>
                            <w:top w:val="none" w:sz="0" w:space="0" w:color="auto"/>
                            <w:left w:val="none" w:sz="0" w:space="0" w:color="auto"/>
                            <w:bottom w:val="none" w:sz="0" w:space="0" w:color="auto"/>
                            <w:right w:val="none" w:sz="0" w:space="0" w:color="auto"/>
                          </w:divBdr>
                        </w:div>
                        <w:div w:id="1043944520">
                          <w:marLeft w:val="640"/>
                          <w:marRight w:val="0"/>
                          <w:marTop w:val="0"/>
                          <w:marBottom w:val="0"/>
                          <w:divBdr>
                            <w:top w:val="none" w:sz="0" w:space="0" w:color="auto"/>
                            <w:left w:val="none" w:sz="0" w:space="0" w:color="auto"/>
                            <w:bottom w:val="none" w:sz="0" w:space="0" w:color="auto"/>
                            <w:right w:val="none" w:sz="0" w:space="0" w:color="auto"/>
                          </w:divBdr>
                        </w:div>
                        <w:div w:id="1061173715">
                          <w:marLeft w:val="640"/>
                          <w:marRight w:val="0"/>
                          <w:marTop w:val="0"/>
                          <w:marBottom w:val="0"/>
                          <w:divBdr>
                            <w:top w:val="none" w:sz="0" w:space="0" w:color="auto"/>
                            <w:left w:val="none" w:sz="0" w:space="0" w:color="auto"/>
                            <w:bottom w:val="none" w:sz="0" w:space="0" w:color="auto"/>
                            <w:right w:val="none" w:sz="0" w:space="0" w:color="auto"/>
                          </w:divBdr>
                        </w:div>
                        <w:div w:id="1067533349">
                          <w:marLeft w:val="640"/>
                          <w:marRight w:val="0"/>
                          <w:marTop w:val="0"/>
                          <w:marBottom w:val="0"/>
                          <w:divBdr>
                            <w:top w:val="none" w:sz="0" w:space="0" w:color="auto"/>
                            <w:left w:val="none" w:sz="0" w:space="0" w:color="auto"/>
                            <w:bottom w:val="none" w:sz="0" w:space="0" w:color="auto"/>
                            <w:right w:val="none" w:sz="0" w:space="0" w:color="auto"/>
                          </w:divBdr>
                        </w:div>
                        <w:div w:id="1179932718">
                          <w:marLeft w:val="640"/>
                          <w:marRight w:val="0"/>
                          <w:marTop w:val="0"/>
                          <w:marBottom w:val="0"/>
                          <w:divBdr>
                            <w:top w:val="none" w:sz="0" w:space="0" w:color="auto"/>
                            <w:left w:val="none" w:sz="0" w:space="0" w:color="auto"/>
                            <w:bottom w:val="none" w:sz="0" w:space="0" w:color="auto"/>
                            <w:right w:val="none" w:sz="0" w:space="0" w:color="auto"/>
                          </w:divBdr>
                        </w:div>
                        <w:div w:id="1238786839">
                          <w:marLeft w:val="640"/>
                          <w:marRight w:val="0"/>
                          <w:marTop w:val="0"/>
                          <w:marBottom w:val="0"/>
                          <w:divBdr>
                            <w:top w:val="none" w:sz="0" w:space="0" w:color="auto"/>
                            <w:left w:val="none" w:sz="0" w:space="0" w:color="auto"/>
                            <w:bottom w:val="none" w:sz="0" w:space="0" w:color="auto"/>
                            <w:right w:val="none" w:sz="0" w:space="0" w:color="auto"/>
                          </w:divBdr>
                        </w:div>
                        <w:div w:id="1315985149">
                          <w:marLeft w:val="640"/>
                          <w:marRight w:val="0"/>
                          <w:marTop w:val="0"/>
                          <w:marBottom w:val="0"/>
                          <w:divBdr>
                            <w:top w:val="none" w:sz="0" w:space="0" w:color="auto"/>
                            <w:left w:val="none" w:sz="0" w:space="0" w:color="auto"/>
                            <w:bottom w:val="none" w:sz="0" w:space="0" w:color="auto"/>
                            <w:right w:val="none" w:sz="0" w:space="0" w:color="auto"/>
                          </w:divBdr>
                        </w:div>
                        <w:div w:id="1348403593">
                          <w:marLeft w:val="640"/>
                          <w:marRight w:val="0"/>
                          <w:marTop w:val="0"/>
                          <w:marBottom w:val="0"/>
                          <w:divBdr>
                            <w:top w:val="none" w:sz="0" w:space="0" w:color="auto"/>
                            <w:left w:val="none" w:sz="0" w:space="0" w:color="auto"/>
                            <w:bottom w:val="none" w:sz="0" w:space="0" w:color="auto"/>
                            <w:right w:val="none" w:sz="0" w:space="0" w:color="auto"/>
                          </w:divBdr>
                        </w:div>
                        <w:div w:id="1404599919">
                          <w:marLeft w:val="640"/>
                          <w:marRight w:val="0"/>
                          <w:marTop w:val="0"/>
                          <w:marBottom w:val="0"/>
                          <w:divBdr>
                            <w:top w:val="none" w:sz="0" w:space="0" w:color="auto"/>
                            <w:left w:val="none" w:sz="0" w:space="0" w:color="auto"/>
                            <w:bottom w:val="none" w:sz="0" w:space="0" w:color="auto"/>
                            <w:right w:val="none" w:sz="0" w:space="0" w:color="auto"/>
                          </w:divBdr>
                        </w:div>
                        <w:div w:id="1468889456">
                          <w:marLeft w:val="640"/>
                          <w:marRight w:val="0"/>
                          <w:marTop w:val="0"/>
                          <w:marBottom w:val="0"/>
                          <w:divBdr>
                            <w:top w:val="none" w:sz="0" w:space="0" w:color="auto"/>
                            <w:left w:val="none" w:sz="0" w:space="0" w:color="auto"/>
                            <w:bottom w:val="none" w:sz="0" w:space="0" w:color="auto"/>
                            <w:right w:val="none" w:sz="0" w:space="0" w:color="auto"/>
                          </w:divBdr>
                        </w:div>
                        <w:div w:id="1629778766">
                          <w:marLeft w:val="640"/>
                          <w:marRight w:val="0"/>
                          <w:marTop w:val="0"/>
                          <w:marBottom w:val="0"/>
                          <w:divBdr>
                            <w:top w:val="none" w:sz="0" w:space="0" w:color="auto"/>
                            <w:left w:val="none" w:sz="0" w:space="0" w:color="auto"/>
                            <w:bottom w:val="none" w:sz="0" w:space="0" w:color="auto"/>
                            <w:right w:val="none" w:sz="0" w:space="0" w:color="auto"/>
                          </w:divBdr>
                        </w:div>
                        <w:div w:id="1672101033">
                          <w:marLeft w:val="640"/>
                          <w:marRight w:val="0"/>
                          <w:marTop w:val="0"/>
                          <w:marBottom w:val="0"/>
                          <w:divBdr>
                            <w:top w:val="none" w:sz="0" w:space="0" w:color="auto"/>
                            <w:left w:val="none" w:sz="0" w:space="0" w:color="auto"/>
                            <w:bottom w:val="none" w:sz="0" w:space="0" w:color="auto"/>
                            <w:right w:val="none" w:sz="0" w:space="0" w:color="auto"/>
                          </w:divBdr>
                        </w:div>
                        <w:div w:id="1679035625">
                          <w:marLeft w:val="640"/>
                          <w:marRight w:val="0"/>
                          <w:marTop w:val="0"/>
                          <w:marBottom w:val="0"/>
                          <w:divBdr>
                            <w:top w:val="none" w:sz="0" w:space="0" w:color="auto"/>
                            <w:left w:val="none" w:sz="0" w:space="0" w:color="auto"/>
                            <w:bottom w:val="none" w:sz="0" w:space="0" w:color="auto"/>
                            <w:right w:val="none" w:sz="0" w:space="0" w:color="auto"/>
                          </w:divBdr>
                        </w:div>
                        <w:div w:id="1720780566">
                          <w:marLeft w:val="640"/>
                          <w:marRight w:val="0"/>
                          <w:marTop w:val="0"/>
                          <w:marBottom w:val="0"/>
                          <w:divBdr>
                            <w:top w:val="none" w:sz="0" w:space="0" w:color="auto"/>
                            <w:left w:val="none" w:sz="0" w:space="0" w:color="auto"/>
                            <w:bottom w:val="none" w:sz="0" w:space="0" w:color="auto"/>
                            <w:right w:val="none" w:sz="0" w:space="0" w:color="auto"/>
                          </w:divBdr>
                        </w:div>
                        <w:div w:id="1827235779">
                          <w:marLeft w:val="640"/>
                          <w:marRight w:val="0"/>
                          <w:marTop w:val="0"/>
                          <w:marBottom w:val="0"/>
                          <w:divBdr>
                            <w:top w:val="none" w:sz="0" w:space="0" w:color="auto"/>
                            <w:left w:val="none" w:sz="0" w:space="0" w:color="auto"/>
                            <w:bottom w:val="none" w:sz="0" w:space="0" w:color="auto"/>
                            <w:right w:val="none" w:sz="0" w:space="0" w:color="auto"/>
                          </w:divBdr>
                        </w:div>
                        <w:div w:id="1831286153">
                          <w:marLeft w:val="640"/>
                          <w:marRight w:val="0"/>
                          <w:marTop w:val="0"/>
                          <w:marBottom w:val="0"/>
                          <w:divBdr>
                            <w:top w:val="none" w:sz="0" w:space="0" w:color="auto"/>
                            <w:left w:val="none" w:sz="0" w:space="0" w:color="auto"/>
                            <w:bottom w:val="none" w:sz="0" w:space="0" w:color="auto"/>
                            <w:right w:val="none" w:sz="0" w:space="0" w:color="auto"/>
                          </w:divBdr>
                        </w:div>
                        <w:div w:id="1882398374">
                          <w:marLeft w:val="640"/>
                          <w:marRight w:val="0"/>
                          <w:marTop w:val="0"/>
                          <w:marBottom w:val="0"/>
                          <w:divBdr>
                            <w:top w:val="none" w:sz="0" w:space="0" w:color="auto"/>
                            <w:left w:val="none" w:sz="0" w:space="0" w:color="auto"/>
                            <w:bottom w:val="none" w:sz="0" w:space="0" w:color="auto"/>
                            <w:right w:val="none" w:sz="0" w:space="0" w:color="auto"/>
                          </w:divBdr>
                        </w:div>
                        <w:div w:id="1883790449">
                          <w:marLeft w:val="640"/>
                          <w:marRight w:val="0"/>
                          <w:marTop w:val="0"/>
                          <w:marBottom w:val="0"/>
                          <w:divBdr>
                            <w:top w:val="none" w:sz="0" w:space="0" w:color="auto"/>
                            <w:left w:val="none" w:sz="0" w:space="0" w:color="auto"/>
                            <w:bottom w:val="none" w:sz="0" w:space="0" w:color="auto"/>
                            <w:right w:val="none" w:sz="0" w:space="0" w:color="auto"/>
                          </w:divBdr>
                        </w:div>
                        <w:div w:id="1989286099">
                          <w:marLeft w:val="640"/>
                          <w:marRight w:val="0"/>
                          <w:marTop w:val="0"/>
                          <w:marBottom w:val="0"/>
                          <w:divBdr>
                            <w:top w:val="none" w:sz="0" w:space="0" w:color="auto"/>
                            <w:left w:val="none" w:sz="0" w:space="0" w:color="auto"/>
                            <w:bottom w:val="none" w:sz="0" w:space="0" w:color="auto"/>
                            <w:right w:val="none" w:sz="0" w:space="0" w:color="auto"/>
                          </w:divBdr>
                        </w:div>
                      </w:divsChild>
                    </w:div>
                    <w:div w:id="428698944">
                      <w:marLeft w:val="0"/>
                      <w:marRight w:val="0"/>
                      <w:marTop w:val="0"/>
                      <w:marBottom w:val="0"/>
                      <w:divBdr>
                        <w:top w:val="none" w:sz="0" w:space="0" w:color="auto"/>
                        <w:left w:val="none" w:sz="0" w:space="0" w:color="auto"/>
                        <w:bottom w:val="none" w:sz="0" w:space="0" w:color="auto"/>
                        <w:right w:val="none" w:sz="0" w:space="0" w:color="auto"/>
                      </w:divBdr>
                      <w:divsChild>
                        <w:div w:id="16659836">
                          <w:marLeft w:val="640"/>
                          <w:marRight w:val="0"/>
                          <w:marTop w:val="0"/>
                          <w:marBottom w:val="0"/>
                          <w:divBdr>
                            <w:top w:val="none" w:sz="0" w:space="0" w:color="auto"/>
                            <w:left w:val="none" w:sz="0" w:space="0" w:color="auto"/>
                            <w:bottom w:val="none" w:sz="0" w:space="0" w:color="auto"/>
                            <w:right w:val="none" w:sz="0" w:space="0" w:color="auto"/>
                          </w:divBdr>
                        </w:div>
                        <w:div w:id="71780664">
                          <w:marLeft w:val="640"/>
                          <w:marRight w:val="0"/>
                          <w:marTop w:val="0"/>
                          <w:marBottom w:val="0"/>
                          <w:divBdr>
                            <w:top w:val="none" w:sz="0" w:space="0" w:color="auto"/>
                            <w:left w:val="none" w:sz="0" w:space="0" w:color="auto"/>
                            <w:bottom w:val="none" w:sz="0" w:space="0" w:color="auto"/>
                            <w:right w:val="none" w:sz="0" w:space="0" w:color="auto"/>
                          </w:divBdr>
                        </w:div>
                        <w:div w:id="113866949">
                          <w:marLeft w:val="640"/>
                          <w:marRight w:val="0"/>
                          <w:marTop w:val="0"/>
                          <w:marBottom w:val="0"/>
                          <w:divBdr>
                            <w:top w:val="none" w:sz="0" w:space="0" w:color="auto"/>
                            <w:left w:val="none" w:sz="0" w:space="0" w:color="auto"/>
                            <w:bottom w:val="none" w:sz="0" w:space="0" w:color="auto"/>
                            <w:right w:val="none" w:sz="0" w:space="0" w:color="auto"/>
                          </w:divBdr>
                        </w:div>
                        <w:div w:id="286394151">
                          <w:marLeft w:val="640"/>
                          <w:marRight w:val="0"/>
                          <w:marTop w:val="0"/>
                          <w:marBottom w:val="0"/>
                          <w:divBdr>
                            <w:top w:val="none" w:sz="0" w:space="0" w:color="auto"/>
                            <w:left w:val="none" w:sz="0" w:space="0" w:color="auto"/>
                            <w:bottom w:val="none" w:sz="0" w:space="0" w:color="auto"/>
                            <w:right w:val="none" w:sz="0" w:space="0" w:color="auto"/>
                          </w:divBdr>
                        </w:div>
                        <w:div w:id="396979726">
                          <w:marLeft w:val="640"/>
                          <w:marRight w:val="0"/>
                          <w:marTop w:val="0"/>
                          <w:marBottom w:val="0"/>
                          <w:divBdr>
                            <w:top w:val="none" w:sz="0" w:space="0" w:color="auto"/>
                            <w:left w:val="none" w:sz="0" w:space="0" w:color="auto"/>
                            <w:bottom w:val="none" w:sz="0" w:space="0" w:color="auto"/>
                            <w:right w:val="none" w:sz="0" w:space="0" w:color="auto"/>
                          </w:divBdr>
                        </w:div>
                        <w:div w:id="554854213">
                          <w:marLeft w:val="640"/>
                          <w:marRight w:val="0"/>
                          <w:marTop w:val="0"/>
                          <w:marBottom w:val="0"/>
                          <w:divBdr>
                            <w:top w:val="none" w:sz="0" w:space="0" w:color="auto"/>
                            <w:left w:val="none" w:sz="0" w:space="0" w:color="auto"/>
                            <w:bottom w:val="none" w:sz="0" w:space="0" w:color="auto"/>
                            <w:right w:val="none" w:sz="0" w:space="0" w:color="auto"/>
                          </w:divBdr>
                        </w:div>
                        <w:div w:id="564680500">
                          <w:marLeft w:val="640"/>
                          <w:marRight w:val="0"/>
                          <w:marTop w:val="0"/>
                          <w:marBottom w:val="0"/>
                          <w:divBdr>
                            <w:top w:val="none" w:sz="0" w:space="0" w:color="auto"/>
                            <w:left w:val="none" w:sz="0" w:space="0" w:color="auto"/>
                            <w:bottom w:val="none" w:sz="0" w:space="0" w:color="auto"/>
                            <w:right w:val="none" w:sz="0" w:space="0" w:color="auto"/>
                          </w:divBdr>
                        </w:div>
                        <w:div w:id="631591881">
                          <w:marLeft w:val="640"/>
                          <w:marRight w:val="0"/>
                          <w:marTop w:val="0"/>
                          <w:marBottom w:val="0"/>
                          <w:divBdr>
                            <w:top w:val="none" w:sz="0" w:space="0" w:color="auto"/>
                            <w:left w:val="none" w:sz="0" w:space="0" w:color="auto"/>
                            <w:bottom w:val="none" w:sz="0" w:space="0" w:color="auto"/>
                            <w:right w:val="none" w:sz="0" w:space="0" w:color="auto"/>
                          </w:divBdr>
                        </w:div>
                        <w:div w:id="657148841">
                          <w:marLeft w:val="640"/>
                          <w:marRight w:val="0"/>
                          <w:marTop w:val="0"/>
                          <w:marBottom w:val="0"/>
                          <w:divBdr>
                            <w:top w:val="none" w:sz="0" w:space="0" w:color="auto"/>
                            <w:left w:val="none" w:sz="0" w:space="0" w:color="auto"/>
                            <w:bottom w:val="none" w:sz="0" w:space="0" w:color="auto"/>
                            <w:right w:val="none" w:sz="0" w:space="0" w:color="auto"/>
                          </w:divBdr>
                        </w:div>
                        <w:div w:id="749153994">
                          <w:marLeft w:val="640"/>
                          <w:marRight w:val="0"/>
                          <w:marTop w:val="0"/>
                          <w:marBottom w:val="0"/>
                          <w:divBdr>
                            <w:top w:val="none" w:sz="0" w:space="0" w:color="auto"/>
                            <w:left w:val="none" w:sz="0" w:space="0" w:color="auto"/>
                            <w:bottom w:val="none" w:sz="0" w:space="0" w:color="auto"/>
                            <w:right w:val="none" w:sz="0" w:space="0" w:color="auto"/>
                          </w:divBdr>
                        </w:div>
                        <w:div w:id="766924007">
                          <w:marLeft w:val="640"/>
                          <w:marRight w:val="0"/>
                          <w:marTop w:val="0"/>
                          <w:marBottom w:val="0"/>
                          <w:divBdr>
                            <w:top w:val="none" w:sz="0" w:space="0" w:color="auto"/>
                            <w:left w:val="none" w:sz="0" w:space="0" w:color="auto"/>
                            <w:bottom w:val="none" w:sz="0" w:space="0" w:color="auto"/>
                            <w:right w:val="none" w:sz="0" w:space="0" w:color="auto"/>
                          </w:divBdr>
                        </w:div>
                        <w:div w:id="774908251">
                          <w:marLeft w:val="640"/>
                          <w:marRight w:val="0"/>
                          <w:marTop w:val="0"/>
                          <w:marBottom w:val="0"/>
                          <w:divBdr>
                            <w:top w:val="none" w:sz="0" w:space="0" w:color="auto"/>
                            <w:left w:val="none" w:sz="0" w:space="0" w:color="auto"/>
                            <w:bottom w:val="none" w:sz="0" w:space="0" w:color="auto"/>
                            <w:right w:val="none" w:sz="0" w:space="0" w:color="auto"/>
                          </w:divBdr>
                        </w:div>
                        <w:div w:id="784620889">
                          <w:marLeft w:val="640"/>
                          <w:marRight w:val="0"/>
                          <w:marTop w:val="0"/>
                          <w:marBottom w:val="0"/>
                          <w:divBdr>
                            <w:top w:val="none" w:sz="0" w:space="0" w:color="auto"/>
                            <w:left w:val="none" w:sz="0" w:space="0" w:color="auto"/>
                            <w:bottom w:val="none" w:sz="0" w:space="0" w:color="auto"/>
                            <w:right w:val="none" w:sz="0" w:space="0" w:color="auto"/>
                          </w:divBdr>
                        </w:div>
                        <w:div w:id="853807728">
                          <w:marLeft w:val="640"/>
                          <w:marRight w:val="0"/>
                          <w:marTop w:val="0"/>
                          <w:marBottom w:val="0"/>
                          <w:divBdr>
                            <w:top w:val="none" w:sz="0" w:space="0" w:color="auto"/>
                            <w:left w:val="none" w:sz="0" w:space="0" w:color="auto"/>
                            <w:bottom w:val="none" w:sz="0" w:space="0" w:color="auto"/>
                            <w:right w:val="none" w:sz="0" w:space="0" w:color="auto"/>
                          </w:divBdr>
                        </w:div>
                        <w:div w:id="933438078">
                          <w:marLeft w:val="640"/>
                          <w:marRight w:val="0"/>
                          <w:marTop w:val="0"/>
                          <w:marBottom w:val="0"/>
                          <w:divBdr>
                            <w:top w:val="none" w:sz="0" w:space="0" w:color="auto"/>
                            <w:left w:val="none" w:sz="0" w:space="0" w:color="auto"/>
                            <w:bottom w:val="none" w:sz="0" w:space="0" w:color="auto"/>
                            <w:right w:val="none" w:sz="0" w:space="0" w:color="auto"/>
                          </w:divBdr>
                        </w:div>
                        <w:div w:id="967200052">
                          <w:marLeft w:val="640"/>
                          <w:marRight w:val="0"/>
                          <w:marTop w:val="0"/>
                          <w:marBottom w:val="0"/>
                          <w:divBdr>
                            <w:top w:val="none" w:sz="0" w:space="0" w:color="auto"/>
                            <w:left w:val="none" w:sz="0" w:space="0" w:color="auto"/>
                            <w:bottom w:val="none" w:sz="0" w:space="0" w:color="auto"/>
                            <w:right w:val="none" w:sz="0" w:space="0" w:color="auto"/>
                          </w:divBdr>
                        </w:div>
                        <w:div w:id="1010259495">
                          <w:marLeft w:val="640"/>
                          <w:marRight w:val="0"/>
                          <w:marTop w:val="0"/>
                          <w:marBottom w:val="0"/>
                          <w:divBdr>
                            <w:top w:val="none" w:sz="0" w:space="0" w:color="auto"/>
                            <w:left w:val="none" w:sz="0" w:space="0" w:color="auto"/>
                            <w:bottom w:val="none" w:sz="0" w:space="0" w:color="auto"/>
                            <w:right w:val="none" w:sz="0" w:space="0" w:color="auto"/>
                          </w:divBdr>
                        </w:div>
                        <w:div w:id="1062212807">
                          <w:marLeft w:val="640"/>
                          <w:marRight w:val="0"/>
                          <w:marTop w:val="0"/>
                          <w:marBottom w:val="0"/>
                          <w:divBdr>
                            <w:top w:val="none" w:sz="0" w:space="0" w:color="auto"/>
                            <w:left w:val="none" w:sz="0" w:space="0" w:color="auto"/>
                            <w:bottom w:val="none" w:sz="0" w:space="0" w:color="auto"/>
                            <w:right w:val="none" w:sz="0" w:space="0" w:color="auto"/>
                          </w:divBdr>
                        </w:div>
                        <w:div w:id="1069764096">
                          <w:marLeft w:val="640"/>
                          <w:marRight w:val="0"/>
                          <w:marTop w:val="0"/>
                          <w:marBottom w:val="0"/>
                          <w:divBdr>
                            <w:top w:val="none" w:sz="0" w:space="0" w:color="auto"/>
                            <w:left w:val="none" w:sz="0" w:space="0" w:color="auto"/>
                            <w:bottom w:val="none" w:sz="0" w:space="0" w:color="auto"/>
                            <w:right w:val="none" w:sz="0" w:space="0" w:color="auto"/>
                          </w:divBdr>
                        </w:div>
                        <w:div w:id="1088648619">
                          <w:marLeft w:val="640"/>
                          <w:marRight w:val="0"/>
                          <w:marTop w:val="0"/>
                          <w:marBottom w:val="0"/>
                          <w:divBdr>
                            <w:top w:val="none" w:sz="0" w:space="0" w:color="auto"/>
                            <w:left w:val="none" w:sz="0" w:space="0" w:color="auto"/>
                            <w:bottom w:val="none" w:sz="0" w:space="0" w:color="auto"/>
                            <w:right w:val="none" w:sz="0" w:space="0" w:color="auto"/>
                          </w:divBdr>
                        </w:div>
                        <w:div w:id="1203253178">
                          <w:marLeft w:val="640"/>
                          <w:marRight w:val="0"/>
                          <w:marTop w:val="0"/>
                          <w:marBottom w:val="0"/>
                          <w:divBdr>
                            <w:top w:val="none" w:sz="0" w:space="0" w:color="auto"/>
                            <w:left w:val="none" w:sz="0" w:space="0" w:color="auto"/>
                            <w:bottom w:val="none" w:sz="0" w:space="0" w:color="auto"/>
                            <w:right w:val="none" w:sz="0" w:space="0" w:color="auto"/>
                          </w:divBdr>
                        </w:div>
                        <w:div w:id="1242444838">
                          <w:marLeft w:val="640"/>
                          <w:marRight w:val="0"/>
                          <w:marTop w:val="0"/>
                          <w:marBottom w:val="0"/>
                          <w:divBdr>
                            <w:top w:val="none" w:sz="0" w:space="0" w:color="auto"/>
                            <w:left w:val="none" w:sz="0" w:space="0" w:color="auto"/>
                            <w:bottom w:val="none" w:sz="0" w:space="0" w:color="auto"/>
                            <w:right w:val="none" w:sz="0" w:space="0" w:color="auto"/>
                          </w:divBdr>
                        </w:div>
                        <w:div w:id="1542090515">
                          <w:marLeft w:val="640"/>
                          <w:marRight w:val="0"/>
                          <w:marTop w:val="0"/>
                          <w:marBottom w:val="0"/>
                          <w:divBdr>
                            <w:top w:val="none" w:sz="0" w:space="0" w:color="auto"/>
                            <w:left w:val="none" w:sz="0" w:space="0" w:color="auto"/>
                            <w:bottom w:val="none" w:sz="0" w:space="0" w:color="auto"/>
                            <w:right w:val="none" w:sz="0" w:space="0" w:color="auto"/>
                          </w:divBdr>
                        </w:div>
                        <w:div w:id="1555236132">
                          <w:marLeft w:val="640"/>
                          <w:marRight w:val="0"/>
                          <w:marTop w:val="0"/>
                          <w:marBottom w:val="0"/>
                          <w:divBdr>
                            <w:top w:val="none" w:sz="0" w:space="0" w:color="auto"/>
                            <w:left w:val="none" w:sz="0" w:space="0" w:color="auto"/>
                            <w:bottom w:val="none" w:sz="0" w:space="0" w:color="auto"/>
                            <w:right w:val="none" w:sz="0" w:space="0" w:color="auto"/>
                          </w:divBdr>
                        </w:div>
                        <w:div w:id="1749502157">
                          <w:marLeft w:val="640"/>
                          <w:marRight w:val="0"/>
                          <w:marTop w:val="0"/>
                          <w:marBottom w:val="0"/>
                          <w:divBdr>
                            <w:top w:val="none" w:sz="0" w:space="0" w:color="auto"/>
                            <w:left w:val="none" w:sz="0" w:space="0" w:color="auto"/>
                            <w:bottom w:val="none" w:sz="0" w:space="0" w:color="auto"/>
                            <w:right w:val="none" w:sz="0" w:space="0" w:color="auto"/>
                          </w:divBdr>
                        </w:div>
                        <w:div w:id="1754204521">
                          <w:marLeft w:val="640"/>
                          <w:marRight w:val="0"/>
                          <w:marTop w:val="0"/>
                          <w:marBottom w:val="0"/>
                          <w:divBdr>
                            <w:top w:val="none" w:sz="0" w:space="0" w:color="auto"/>
                            <w:left w:val="none" w:sz="0" w:space="0" w:color="auto"/>
                            <w:bottom w:val="none" w:sz="0" w:space="0" w:color="auto"/>
                            <w:right w:val="none" w:sz="0" w:space="0" w:color="auto"/>
                          </w:divBdr>
                        </w:div>
                        <w:div w:id="1781873937">
                          <w:marLeft w:val="640"/>
                          <w:marRight w:val="0"/>
                          <w:marTop w:val="0"/>
                          <w:marBottom w:val="0"/>
                          <w:divBdr>
                            <w:top w:val="none" w:sz="0" w:space="0" w:color="auto"/>
                            <w:left w:val="none" w:sz="0" w:space="0" w:color="auto"/>
                            <w:bottom w:val="none" w:sz="0" w:space="0" w:color="auto"/>
                            <w:right w:val="none" w:sz="0" w:space="0" w:color="auto"/>
                          </w:divBdr>
                        </w:div>
                        <w:div w:id="1941336270">
                          <w:marLeft w:val="640"/>
                          <w:marRight w:val="0"/>
                          <w:marTop w:val="0"/>
                          <w:marBottom w:val="0"/>
                          <w:divBdr>
                            <w:top w:val="none" w:sz="0" w:space="0" w:color="auto"/>
                            <w:left w:val="none" w:sz="0" w:space="0" w:color="auto"/>
                            <w:bottom w:val="none" w:sz="0" w:space="0" w:color="auto"/>
                            <w:right w:val="none" w:sz="0" w:space="0" w:color="auto"/>
                          </w:divBdr>
                        </w:div>
                        <w:div w:id="2090692607">
                          <w:marLeft w:val="640"/>
                          <w:marRight w:val="0"/>
                          <w:marTop w:val="0"/>
                          <w:marBottom w:val="0"/>
                          <w:divBdr>
                            <w:top w:val="none" w:sz="0" w:space="0" w:color="auto"/>
                            <w:left w:val="none" w:sz="0" w:space="0" w:color="auto"/>
                            <w:bottom w:val="none" w:sz="0" w:space="0" w:color="auto"/>
                            <w:right w:val="none" w:sz="0" w:space="0" w:color="auto"/>
                          </w:divBdr>
                        </w:div>
                      </w:divsChild>
                    </w:div>
                    <w:div w:id="503472597">
                      <w:marLeft w:val="0"/>
                      <w:marRight w:val="0"/>
                      <w:marTop w:val="0"/>
                      <w:marBottom w:val="0"/>
                      <w:divBdr>
                        <w:top w:val="none" w:sz="0" w:space="0" w:color="auto"/>
                        <w:left w:val="none" w:sz="0" w:space="0" w:color="auto"/>
                        <w:bottom w:val="none" w:sz="0" w:space="0" w:color="auto"/>
                        <w:right w:val="none" w:sz="0" w:space="0" w:color="auto"/>
                      </w:divBdr>
                      <w:divsChild>
                        <w:div w:id="4327647">
                          <w:marLeft w:val="640"/>
                          <w:marRight w:val="0"/>
                          <w:marTop w:val="0"/>
                          <w:marBottom w:val="0"/>
                          <w:divBdr>
                            <w:top w:val="none" w:sz="0" w:space="0" w:color="auto"/>
                            <w:left w:val="none" w:sz="0" w:space="0" w:color="auto"/>
                            <w:bottom w:val="none" w:sz="0" w:space="0" w:color="auto"/>
                            <w:right w:val="none" w:sz="0" w:space="0" w:color="auto"/>
                          </w:divBdr>
                        </w:div>
                        <w:div w:id="12650397">
                          <w:marLeft w:val="640"/>
                          <w:marRight w:val="0"/>
                          <w:marTop w:val="0"/>
                          <w:marBottom w:val="0"/>
                          <w:divBdr>
                            <w:top w:val="none" w:sz="0" w:space="0" w:color="auto"/>
                            <w:left w:val="none" w:sz="0" w:space="0" w:color="auto"/>
                            <w:bottom w:val="none" w:sz="0" w:space="0" w:color="auto"/>
                            <w:right w:val="none" w:sz="0" w:space="0" w:color="auto"/>
                          </w:divBdr>
                        </w:div>
                        <w:div w:id="75712124">
                          <w:marLeft w:val="640"/>
                          <w:marRight w:val="0"/>
                          <w:marTop w:val="0"/>
                          <w:marBottom w:val="0"/>
                          <w:divBdr>
                            <w:top w:val="none" w:sz="0" w:space="0" w:color="auto"/>
                            <w:left w:val="none" w:sz="0" w:space="0" w:color="auto"/>
                            <w:bottom w:val="none" w:sz="0" w:space="0" w:color="auto"/>
                            <w:right w:val="none" w:sz="0" w:space="0" w:color="auto"/>
                          </w:divBdr>
                        </w:div>
                        <w:div w:id="139618009">
                          <w:marLeft w:val="640"/>
                          <w:marRight w:val="0"/>
                          <w:marTop w:val="0"/>
                          <w:marBottom w:val="0"/>
                          <w:divBdr>
                            <w:top w:val="none" w:sz="0" w:space="0" w:color="auto"/>
                            <w:left w:val="none" w:sz="0" w:space="0" w:color="auto"/>
                            <w:bottom w:val="none" w:sz="0" w:space="0" w:color="auto"/>
                            <w:right w:val="none" w:sz="0" w:space="0" w:color="auto"/>
                          </w:divBdr>
                        </w:div>
                        <w:div w:id="169561634">
                          <w:marLeft w:val="640"/>
                          <w:marRight w:val="0"/>
                          <w:marTop w:val="0"/>
                          <w:marBottom w:val="0"/>
                          <w:divBdr>
                            <w:top w:val="none" w:sz="0" w:space="0" w:color="auto"/>
                            <w:left w:val="none" w:sz="0" w:space="0" w:color="auto"/>
                            <w:bottom w:val="none" w:sz="0" w:space="0" w:color="auto"/>
                            <w:right w:val="none" w:sz="0" w:space="0" w:color="auto"/>
                          </w:divBdr>
                        </w:div>
                        <w:div w:id="438796187">
                          <w:marLeft w:val="640"/>
                          <w:marRight w:val="0"/>
                          <w:marTop w:val="0"/>
                          <w:marBottom w:val="0"/>
                          <w:divBdr>
                            <w:top w:val="none" w:sz="0" w:space="0" w:color="auto"/>
                            <w:left w:val="none" w:sz="0" w:space="0" w:color="auto"/>
                            <w:bottom w:val="none" w:sz="0" w:space="0" w:color="auto"/>
                            <w:right w:val="none" w:sz="0" w:space="0" w:color="auto"/>
                          </w:divBdr>
                        </w:div>
                        <w:div w:id="444353039">
                          <w:marLeft w:val="640"/>
                          <w:marRight w:val="0"/>
                          <w:marTop w:val="0"/>
                          <w:marBottom w:val="0"/>
                          <w:divBdr>
                            <w:top w:val="none" w:sz="0" w:space="0" w:color="auto"/>
                            <w:left w:val="none" w:sz="0" w:space="0" w:color="auto"/>
                            <w:bottom w:val="none" w:sz="0" w:space="0" w:color="auto"/>
                            <w:right w:val="none" w:sz="0" w:space="0" w:color="auto"/>
                          </w:divBdr>
                        </w:div>
                        <w:div w:id="476385714">
                          <w:marLeft w:val="640"/>
                          <w:marRight w:val="0"/>
                          <w:marTop w:val="0"/>
                          <w:marBottom w:val="0"/>
                          <w:divBdr>
                            <w:top w:val="none" w:sz="0" w:space="0" w:color="auto"/>
                            <w:left w:val="none" w:sz="0" w:space="0" w:color="auto"/>
                            <w:bottom w:val="none" w:sz="0" w:space="0" w:color="auto"/>
                            <w:right w:val="none" w:sz="0" w:space="0" w:color="auto"/>
                          </w:divBdr>
                        </w:div>
                        <w:div w:id="618878513">
                          <w:marLeft w:val="640"/>
                          <w:marRight w:val="0"/>
                          <w:marTop w:val="0"/>
                          <w:marBottom w:val="0"/>
                          <w:divBdr>
                            <w:top w:val="none" w:sz="0" w:space="0" w:color="auto"/>
                            <w:left w:val="none" w:sz="0" w:space="0" w:color="auto"/>
                            <w:bottom w:val="none" w:sz="0" w:space="0" w:color="auto"/>
                            <w:right w:val="none" w:sz="0" w:space="0" w:color="auto"/>
                          </w:divBdr>
                        </w:div>
                        <w:div w:id="662705332">
                          <w:marLeft w:val="640"/>
                          <w:marRight w:val="0"/>
                          <w:marTop w:val="0"/>
                          <w:marBottom w:val="0"/>
                          <w:divBdr>
                            <w:top w:val="none" w:sz="0" w:space="0" w:color="auto"/>
                            <w:left w:val="none" w:sz="0" w:space="0" w:color="auto"/>
                            <w:bottom w:val="none" w:sz="0" w:space="0" w:color="auto"/>
                            <w:right w:val="none" w:sz="0" w:space="0" w:color="auto"/>
                          </w:divBdr>
                        </w:div>
                        <w:div w:id="680592862">
                          <w:marLeft w:val="640"/>
                          <w:marRight w:val="0"/>
                          <w:marTop w:val="0"/>
                          <w:marBottom w:val="0"/>
                          <w:divBdr>
                            <w:top w:val="none" w:sz="0" w:space="0" w:color="auto"/>
                            <w:left w:val="none" w:sz="0" w:space="0" w:color="auto"/>
                            <w:bottom w:val="none" w:sz="0" w:space="0" w:color="auto"/>
                            <w:right w:val="none" w:sz="0" w:space="0" w:color="auto"/>
                          </w:divBdr>
                        </w:div>
                        <w:div w:id="1016810780">
                          <w:marLeft w:val="640"/>
                          <w:marRight w:val="0"/>
                          <w:marTop w:val="0"/>
                          <w:marBottom w:val="0"/>
                          <w:divBdr>
                            <w:top w:val="none" w:sz="0" w:space="0" w:color="auto"/>
                            <w:left w:val="none" w:sz="0" w:space="0" w:color="auto"/>
                            <w:bottom w:val="none" w:sz="0" w:space="0" w:color="auto"/>
                            <w:right w:val="none" w:sz="0" w:space="0" w:color="auto"/>
                          </w:divBdr>
                        </w:div>
                        <w:div w:id="1019089111">
                          <w:marLeft w:val="640"/>
                          <w:marRight w:val="0"/>
                          <w:marTop w:val="0"/>
                          <w:marBottom w:val="0"/>
                          <w:divBdr>
                            <w:top w:val="none" w:sz="0" w:space="0" w:color="auto"/>
                            <w:left w:val="none" w:sz="0" w:space="0" w:color="auto"/>
                            <w:bottom w:val="none" w:sz="0" w:space="0" w:color="auto"/>
                            <w:right w:val="none" w:sz="0" w:space="0" w:color="auto"/>
                          </w:divBdr>
                        </w:div>
                        <w:div w:id="1206599527">
                          <w:marLeft w:val="640"/>
                          <w:marRight w:val="0"/>
                          <w:marTop w:val="0"/>
                          <w:marBottom w:val="0"/>
                          <w:divBdr>
                            <w:top w:val="none" w:sz="0" w:space="0" w:color="auto"/>
                            <w:left w:val="none" w:sz="0" w:space="0" w:color="auto"/>
                            <w:bottom w:val="none" w:sz="0" w:space="0" w:color="auto"/>
                            <w:right w:val="none" w:sz="0" w:space="0" w:color="auto"/>
                          </w:divBdr>
                        </w:div>
                        <w:div w:id="1229925589">
                          <w:marLeft w:val="640"/>
                          <w:marRight w:val="0"/>
                          <w:marTop w:val="0"/>
                          <w:marBottom w:val="0"/>
                          <w:divBdr>
                            <w:top w:val="none" w:sz="0" w:space="0" w:color="auto"/>
                            <w:left w:val="none" w:sz="0" w:space="0" w:color="auto"/>
                            <w:bottom w:val="none" w:sz="0" w:space="0" w:color="auto"/>
                            <w:right w:val="none" w:sz="0" w:space="0" w:color="auto"/>
                          </w:divBdr>
                        </w:div>
                        <w:div w:id="1261135897">
                          <w:marLeft w:val="640"/>
                          <w:marRight w:val="0"/>
                          <w:marTop w:val="0"/>
                          <w:marBottom w:val="0"/>
                          <w:divBdr>
                            <w:top w:val="none" w:sz="0" w:space="0" w:color="auto"/>
                            <w:left w:val="none" w:sz="0" w:space="0" w:color="auto"/>
                            <w:bottom w:val="none" w:sz="0" w:space="0" w:color="auto"/>
                            <w:right w:val="none" w:sz="0" w:space="0" w:color="auto"/>
                          </w:divBdr>
                        </w:div>
                        <w:div w:id="1261715503">
                          <w:marLeft w:val="640"/>
                          <w:marRight w:val="0"/>
                          <w:marTop w:val="0"/>
                          <w:marBottom w:val="0"/>
                          <w:divBdr>
                            <w:top w:val="none" w:sz="0" w:space="0" w:color="auto"/>
                            <w:left w:val="none" w:sz="0" w:space="0" w:color="auto"/>
                            <w:bottom w:val="none" w:sz="0" w:space="0" w:color="auto"/>
                            <w:right w:val="none" w:sz="0" w:space="0" w:color="auto"/>
                          </w:divBdr>
                        </w:div>
                        <w:div w:id="1300114620">
                          <w:marLeft w:val="640"/>
                          <w:marRight w:val="0"/>
                          <w:marTop w:val="0"/>
                          <w:marBottom w:val="0"/>
                          <w:divBdr>
                            <w:top w:val="none" w:sz="0" w:space="0" w:color="auto"/>
                            <w:left w:val="none" w:sz="0" w:space="0" w:color="auto"/>
                            <w:bottom w:val="none" w:sz="0" w:space="0" w:color="auto"/>
                            <w:right w:val="none" w:sz="0" w:space="0" w:color="auto"/>
                          </w:divBdr>
                        </w:div>
                        <w:div w:id="1392582396">
                          <w:marLeft w:val="640"/>
                          <w:marRight w:val="0"/>
                          <w:marTop w:val="0"/>
                          <w:marBottom w:val="0"/>
                          <w:divBdr>
                            <w:top w:val="none" w:sz="0" w:space="0" w:color="auto"/>
                            <w:left w:val="none" w:sz="0" w:space="0" w:color="auto"/>
                            <w:bottom w:val="none" w:sz="0" w:space="0" w:color="auto"/>
                            <w:right w:val="none" w:sz="0" w:space="0" w:color="auto"/>
                          </w:divBdr>
                        </w:div>
                        <w:div w:id="1425154419">
                          <w:marLeft w:val="640"/>
                          <w:marRight w:val="0"/>
                          <w:marTop w:val="0"/>
                          <w:marBottom w:val="0"/>
                          <w:divBdr>
                            <w:top w:val="none" w:sz="0" w:space="0" w:color="auto"/>
                            <w:left w:val="none" w:sz="0" w:space="0" w:color="auto"/>
                            <w:bottom w:val="none" w:sz="0" w:space="0" w:color="auto"/>
                            <w:right w:val="none" w:sz="0" w:space="0" w:color="auto"/>
                          </w:divBdr>
                        </w:div>
                        <w:div w:id="1447654629">
                          <w:marLeft w:val="640"/>
                          <w:marRight w:val="0"/>
                          <w:marTop w:val="0"/>
                          <w:marBottom w:val="0"/>
                          <w:divBdr>
                            <w:top w:val="none" w:sz="0" w:space="0" w:color="auto"/>
                            <w:left w:val="none" w:sz="0" w:space="0" w:color="auto"/>
                            <w:bottom w:val="none" w:sz="0" w:space="0" w:color="auto"/>
                            <w:right w:val="none" w:sz="0" w:space="0" w:color="auto"/>
                          </w:divBdr>
                        </w:div>
                        <w:div w:id="1533420188">
                          <w:marLeft w:val="640"/>
                          <w:marRight w:val="0"/>
                          <w:marTop w:val="0"/>
                          <w:marBottom w:val="0"/>
                          <w:divBdr>
                            <w:top w:val="none" w:sz="0" w:space="0" w:color="auto"/>
                            <w:left w:val="none" w:sz="0" w:space="0" w:color="auto"/>
                            <w:bottom w:val="none" w:sz="0" w:space="0" w:color="auto"/>
                            <w:right w:val="none" w:sz="0" w:space="0" w:color="auto"/>
                          </w:divBdr>
                        </w:div>
                        <w:div w:id="1595044516">
                          <w:marLeft w:val="640"/>
                          <w:marRight w:val="0"/>
                          <w:marTop w:val="0"/>
                          <w:marBottom w:val="0"/>
                          <w:divBdr>
                            <w:top w:val="none" w:sz="0" w:space="0" w:color="auto"/>
                            <w:left w:val="none" w:sz="0" w:space="0" w:color="auto"/>
                            <w:bottom w:val="none" w:sz="0" w:space="0" w:color="auto"/>
                            <w:right w:val="none" w:sz="0" w:space="0" w:color="auto"/>
                          </w:divBdr>
                        </w:div>
                        <w:div w:id="1611741665">
                          <w:marLeft w:val="640"/>
                          <w:marRight w:val="0"/>
                          <w:marTop w:val="0"/>
                          <w:marBottom w:val="0"/>
                          <w:divBdr>
                            <w:top w:val="none" w:sz="0" w:space="0" w:color="auto"/>
                            <w:left w:val="none" w:sz="0" w:space="0" w:color="auto"/>
                            <w:bottom w:val="none" w:sz="0" w:space="0" w:color="auto"/>
                            <w:right w:val="none" w:sz="0" w:space="0" w:color="auto"/>
                          </w:divBdr>
                        </w:div>
                        <w:div w:id="1707413004">
                          <w:marLeft w:val="640"/>
                          <w:marRight w:val="0"/>
                          <w:marTop w:val="0"/>
                          <w:marBottom w:val="0"/>
                          <w:divBdr>
                            <w:top w:val="none" w:sz="0" w:space="0" w:color="auto"/>
                            <w:left w:val="none" w:sz="0" w:space="0" w:color="auto"/>
                            <w:bottom w:val="none" w:sz="0" w:space="0" w:color="auto"/>
                            <w:right w:val="none" w:sz="0" w:space="0" w:color="auto"/>
                          </w:divBdr>
                        </w:div>
                        <w:div w:id="1728643105">
                          <w:marLeft w:val="640"/>
                          <w:marRight w:val="0"/>
                          <w:marTop w:val="0"/>
                          <w:marBottom w:val="0"/>
                          <w:divBdr>
                            <w:top w:val="none" w:sz="0" w:space="0" w:color="auto"/>
                            <w:left w:val="none" w:sz="0" w:space="0" w:color="auto"/>
                            <w:bottom w:val="none" w:sz="0" w:space="0" w:color="auto"/>
                            <w:right w:val="none" w:sz="0" w:space="0" w:color="auto"/>
                          </w:divBdr>
                        </w:div>
                        <w:div w:id="1758090077">
                          <w:marLeft w:val="640"/>
                          <w:marRight w:val="0"/>
                          <w:marTop w:val="0"/>
                          <w:marBottom w:val="0"/>
                          <w:divBdr>
                            <w:top w:val="none" w:sz="0" w:space="0" w:color="auto"/>
                            <w:left w:val="none" w:sz="0" w:space="0" w:color="auto"/>
                            <w:bottom w:val="none" w:sz="0" w:space="0" w:color="auto"/>
                            <w:right w:val="none" w:sz="0" w:space="0" w:color="auto"/>
                          </w:divBdr>
                        </w:div>
                        <w:div w:id="1866674020">
                          <w:marLeft w:val="640"/>
                          <w:marRight w:val="0"/>
                          <w:marTop w:val="0"/>
                          <w:marBottom w:val="0"/>
                          <w:divBdr>
                            <w:top w:val="none" w:sz="0" w:space="0" w:color="auto"/>
                            <w:left w:val="none" w:sz="0" w:space="0" w:color="auto"/>
                            <w:bottom w:val="none" w:sz="0" w:space="0" w:color="auto"/>
                            <w:right w:val="none" w:sz="0" w:space="0" w:color="auto"/>
                          </w:divBdr>
                        </w:div>
                        <w:div w:id="2003390278">
                          <w:marLeft w:val="640"/>
                          <w:marRight w:val="0"/>
                          <w:marTop w:val="0"/>
                          <w:marBottom w:val="0"/>
                          <w:divBdr>
                            <w:top w:val="none" w:sz="0" w:space="0" w:color="auto"/>
                            <w:left w:val="none" w:sz="0" w:space="0" w:color="auto"/>
                            <w:bottom w:val="none" w:sz="0" w:space="0" w:color="auto"/>
                            <w:right w:val="none" w:sz="0" w:space="0" w:color="auto"/>
                          </w:divBdr>
                        </w:div>
                        <w:div w:id="2005939147">
                          <w:marLeft w:val="640"/>
                          <w:marRight w:val="0"/>
                          <w:marTop w:val="0"/>
                          <w:marBottom w:val="0"/>
                          <w:divBdr>
                            <w:top w:val="none" w:sz="0" w:space="0" w:color="auto"/>
                            <w:left w:val="none" w:sz="0" w:space="0" w:color="auto"/>
                            <w:bottom w:val="none" w:sz="0" w:space="0" w:color="auto"/>
                            <w:right w:val="none" w:sz="0" w:space="0" w:color="auto"/>
                          </w:divBdr>
                        </w:div>
                        <w:div w:id="2118065201">
                          <w:marLeft w:val="640"/>
                          <w:marRight w:val="0"/>
                          <w:marTop w:val="0"/>
                          <w:marBottom w:val="0"/>
                          <w:divBdr>
                            <w:top w:val="none" w:sz="0" w:space="0" w:color="auto"/>
                            <w:left w:val="none" w:sz="0" w:space="0" w:color="auto"/>
                            <w:bottom w:val="none" w:sz="0" w:space="0" w:color="auto"/>
                            <w:right w:val="none" w:sz="0" w:space="0" w:color="auto"/>
                          </w:divBdr>
                        </w:div>
                      </w:divsChild>
                    </w:div>
                    <w:div w:id="767653283">
                      <w:marLeft w:val="0"/>
                      <w:marRight w:val="0"/>
                      <w:marTop w:val="0"/>
                      <w:marBottom w:val="0"/>
                      <w:divBdr>
                        <w:top w:val="none" w:sz="0" w:space="0" w:color="auto"/>
                        <w:left w:val="none" w:sz="0" w:space="0" w:color="auto"/>
                        <w:bottom w:val="none" w:sz="0" w:space="0" w:color="auto"/>
                        <w:right w:val="none" w:sz="0" w:space="0" w:color="auto"/>
                      </w:divBdr>
                      <w:divsChild>
                        <w:div w:id="21446514">
                          <w:marLeft w:val="640"/>
                          <w:marRight w:val="0"/>
                          <w:marTop w:val="0"/>
                          <w:marBottom w:val="0"/>
                          <w:divBdr>
                            <w:top w:val="none" w:sz="0" w:space="0" w:color="auto"/>
                            <w:left w:val="none" w:sz="0" w:space="0" w:color="auto"/>
                            <w:bottom w:val="none" w:sz="0" w:space="0" w:color="auto"/>
                            <w:right w:val="none" w:sz="0" w:space="0" w:color="auto"/>
                          </w:divBdr>
                        </w:div>
                        <w:div w:id="46808954">
                          <w:marLeft w:val="640"/>
                          <w:marRight w:val="0"/>
                          <w:marTop w:val="0"/>
                          <w:marBottom w:val="0"/>
                          <w:divBdr>
                            <w:top w:val="none" w:sz="0" w:space="0" w:color="auto"/>
                            <w:left w:val="none" w:sz="0" w:space="0" w:color="auto"/>
                            <w:bottom w:val="none" w:sz="0" w:space="0" w:color="auto"/>
                            <w:right w:val="none" w:sz="0" w:space="0" w:color="auto"/>
                          </w:divBdr>
                        </w:div>
                        <w:div w:id="86662217">
                          <w:marLeft w:val="640"/>
                          <w:marRight w:val="0"/>
                          <w:marTop w:val="0"/>
                          <w:marBottom w:val="0"/>
                          <w:divBdr>
                            <w:top w:val="none" w:sz="0" w:space="0" w:color="auto"/>
                            <w:left w:val="none" w:sz="0" w:space="0" w:color="auto"/>
                            <w:bottom w:val="none" w:sz="0" w:space="0" w:color="auto"/>
                            <w:right w:val="none" w:sz="0" w:space="0" w:color="auto"/>
                          </w:divBdr>
                        </w:div>
                        <w:div w:id="189076961">
                          <w:marLeft w:val="640"/>
                          <w:marRight w:val="0"/>
                          <w:marTop w:val="0"/>
                          <w:marBottom w:val="0"/>
                          <w:divBdr>
                            <w:top w:val="none" w:sz="0" w:space="0" w:color="auto"/>
                            <w:left w:val="none" w:sz="0" w:space="0" w:color="auto"/>
                            <w:bottom w:val="none" w:sz="0" w:space="0" w:color="auto"/>
                            <w:right w:val="none" w:sz="0" w:space="0" w:color="auto"/>
                          </w:divBdr>
                        </w:div>
                        <w:div w:id="434176836">
                          <w:marLeft w:val="640"/>
                          <w:marRight w:val="0"/>
                          <w:marTop w:val="0"/>
                          <w:marBottom w:val="0"/>
                          <w:divBdr>
                            <w:top w:val="none" w:sz="0" w:space="0" w:color="auto"/>
                            <w:left w:val="none" w:sz="0" w:space="0" w:color="auto"/>
                            <w:bottom w:val="none" w:sz="0" w:space="0" w:color="auto"/>
                            <w:right w:val="none" w:sz="0" w:space="0" w:color="auto"/>
                          </w:divBdr>
                        </w:div>
                        <w:div w:id="507258853">
                          <w:marLeft w:val="640"/>
                          <w:marRight w:val="0"/>
                          <w:marTop w:val="0"/>
                          <w:marBottom w:val="0"/>
                          <w:divBdr>
                            <w:top w:val="none" w:sz="0" w:space="0" w:color="auto"/>
                            <w:left w:val="none" w:sz="0" w:space="0" w:color="auto"/>
                            <w:bottom w:val="none" w:sz="0" w:space="0" w:color="auto"/>
                            <w:right w:val="none" w:sz="0" w:space="0" w:color="auto"/>
                          </w:divBdr>
                        </w:div>
                        <w:div w:id="617952461">
                          <w:marLeft w:val="640"/>
                          <w:marRight w:val="0"/>
                          <w:marTop w:val="0"/>
                          <w:marBottom w:val="0"/>
                          <w:divBdr>
                            <w:top w:val="none" w:sz="0" w:space="0" w:color="auto"/>
                            <w:left w:val="none" w:sz="0" w:space="0" w:color="auto"/>
                            <w:bottom w:val="none" w:sz="0" w:space="0" w:color="auto"/>
                            <w:right w:val="none" w:sz="0" w:space="0" w:color="auto"/>
                          </w:divBdr>
                        </w:div>
                        <w:div w:id="635187783">
                          <w:marLeft w:val="640"/>
                          <w:marRight w:val="0"/>
                          <w:marTop w:val="0"/>
                          <w:marBottom w:val="0"/>
                          <w:divBdr>
                            <w:top w:val="none" w:sz="0" w:space="0" w:color="auto"/>
                            <w:left w:val="none" w:sz="0" w:space="0" w:color="auto"/>
                            <w:bottom w:val="none" w:sz="0" w:space="0" w:color="auto"/>
                            <w:right w:val="none" w:sz="0" w:space="0" w:color="auto"/>
                          </w:divBdr>
                        </w:div>
                        <w:div w:id="726220850">
                          <w:marLeft w:val="640"/>
                          <w:marRight w:val="0"/>
                          <w:marTop w:val="0"/>
                          <w:marBottom w:val="0"/>
                          <w:divBdr>
                            <w:top w:val="none" w:sz="0" w:space="0" w:color="auto"/>
                            <w:left w:val="none" w:sz="0" w:space="0" w:color="auto"/>
                            <w:bottom w:val="none" w:sz="0" w:space="0" w:color="auto"/>
                            <w:right w:val="none" w:sz="0" w:space="0" w:color="auto"/>
                          </w:divBdr>
                        </w:div>
                        <w:div w:id="766534507">
                          <w:marLeft w:val="640"/>
                          <w:marRight w:val="0"/>
                          <w:marTop w:val="0"/>
                          <w:marBottom w:val="0"/>
                          <w:divBdr>
                            <w:top w:val="none" w:sz="0" w:space="0" w:color="auto"/>
                            <w:left w:val="none" w:sz="0" w:space="0" w:color="auto"/>
                            <w:bottom w:val="none" w:sz="0" w:space="0" w:color="auto"/>
                            <w:right w:val="none" w:sz="0" w:space="0" w:color="auto"/>
                          </w:divBdr>
                        </w:div>
                        <w:div w:id="825975652">
                          <w:marLeft w:val="640"/>
                          <w:marRight w:val="0"/>
                          <w:marTop w:val="0"/>
                          <w:marBottom w:val="0"/>
                          <w:divBdr>
                            <w:top w:val="none" w:sz="0" w:space="0" w:color="auto"/>
                            <w:left w:val="none" w:sz="0" w:space="0" w:color="auto"/>
                            <w:bottom w:val="none" w:sz="0" w:space="0" w:color="auto"/>
                            <w:right w:val="none" w:sz="0" w:space="0" w:color="auto"/>
                          </w:divBdr>
                        </w:div>
                        <w:div w:id="1096252093">
                          <w:marLeft w:val="640"/>
                          <w:marRight w:val="0"/>
                          <w:marTop w:val="0"/>
                          <w:marBottom w:val="0"/>
                          <w:divBdr>
                            <w:top w:val="none" w:sz="0" w:space="0" w:color="auto"/>
                            <w:left w:val="none" w:sz="0" w:space="0" w:color="auto"/>
                            <w:bottom w:val="none" w:sz="0" w:space="0" w:color="auto"/>
                            <w:right w:val="none" w:sz="0" w:space="0" w:color="auto"/>
                          </w:divBdr>
                        </w:div>
                        <w:div w:id="1120997551">
                          <w:marLeft w:val="640"/>
                          <w:marRight w:val="0"/>
                          <w:marTop w:val="0"/>
                          <w:marBottom w:val="0"/>
                          <w:divBdr>
                            <w:top w:val="none" w:sz="0" w:space="0" w:color="auto"/>
                            <w:left w:val="none" w:sz="0" w:space="0" w:color="auto"/>
                            <w:bottom w:val="none" w:sz="0" w:space="0" w:color="auto"/>
                            <w:right w:val="none" w:sz="0" w:space="0" w:color="auto"/>
                          </w:divBdr>
                        </w:div>
                        <w:div w:id="1152648031">
                          <w:marLeft w:val="640"/>
                          <w:marRight w:val="0"/>
                          <w:marTop w:val="0"/>
                          <w:marBottom w:val="0"/>
                          <w:divBdr>
                            <w:top w:val="none" w:sz="0" w:space="0" w:color="auto"/>
                            <w:left w:val="none" w:sz="0" w:space="0" w:color="auto"/>
                            <w:bottom w:val="none" w:sz="0" w:space="0" w:color="auto"/>
                            <w:right w:val="none" w:sz="0" w:space="0" w:color="auto"/>
                          </w:divBdr>
                        </w:div>
                        <w:div w:id="1202327973">
                          <w:marLeft w:val="640"/>
                          <w:marRight w:val="0"/>
                          <w:marTop w:val="0"/>
                          <w:marBottom w:val="0"/>
                          <w:divBdr>
                            <w:top w:val="none" w:sz="0" w:space="0" w:color="auto"/>
                            <w:left w:val="none" w:sz="0" w:space="0" w:color="auto"/>
                            <w:bottom w:val="none" w:sz="0" w:space="0" w:color="auto"/>
                            <w:right w:val="none" w:sz="0" w:space="0" w:color="auto"/>
                          </w:divBdr>
                        </w:div>
                        <w:div w:id="1206601202">
                          <w:marLeft w:val="640"/>
                          <w:marRight w:val="0"/>
                          <w:marTop w:val="0"/>
                          <w:marBottom w:val="0"/>
                          <w:divBdr>
                            <w:top w:val="none" w:sz="0" w:space="0" w:color="auto"/>
                            <w:left w:val="none" w:sz="0" w:space="0" w:color="auto"/>
                            <w:bottom w:val="none" w:sz="0" w:space="0" w:color="auto"/>
                            <w:right w:val="none" w:sz="0" w:space="0" w:color="auto"/>
                          </w:divBdr>
                        </w:div>
                        <w:div w:id="1217470388">
                          <w:marLeft w:val="640"/>
                          <w:marRight w:val="0"/>
                          <w:marTop w:val="0"/>
                          <w:marBottom w:val="0"/>
                          <w:divBdr>
                            <w:top w:val="none" w:sz="0" w:space="0" w:color="auto"/>
                            <w:left w:val="none" w:sz="0" w:space="0" w:color="auto"/>
                            <w:bottom w:val="none" w:sz="0" w:space="0" w:color="auto"/>
                            <w:right w:val="none" w:sz="0" w:space="0" w:color="auto"/>
                          </w:divBdr>
                        </w:div>
                        <w:div w:id="1317564171">
                          <w:marLeft w:val="640"/>
                          <w:marRight w:val="0"/>
                          <w:marTop w:val="0"/>
                          <w:marBottom w:val="0"/>
                          <w:divBdr>
                            <w:top w:val="none" w:sz="0" w:space="0" w:color="auto"/>
                            <w:left w:val="none" w:sz="0" w:space="0" w:color="auto"/>
                            <w:bottom w:val="none" w:sz="0" w:space="0" w:color="auto"/>
                            <w:right w:val="none" w:sz="0" w:space="0" w:color="auto"/>
                          </w:divBdr>
                        </w:div>
                        <w:div w:id="1455640520">
                          <w:marLeft w:val="640"/>
                          <w:marRight w:val="0"/>
                          <w:marTop w:val="0"/>
                          <w:marBottom w:val="0"/>
                          <w:divBdr>
                            <w:top w:val="none" w:sz="0" w:space="0" w:color="auto"/>
                            <w:left w:val="none" w:sz="0" w:space="0" w:color="auto"/>
                            <w:bottom w:val="none" w:sz="0" w:space="0" w:color="auto"/>
                            <w:right w:val="none" w:sz="0" w:space="0" w:color="auto"/>
                          </w:divBdr>
                        </w:div>
                        <w:div w:id="1515877720">
                          <w:marLeft w:val="640"/>
                          <w:marRight w:val="0"/>
                          <w:marTop w:val="0"/>
                          <w:marBottom w:val="0"/>
                          <w:divBdr>
                            <w:top w:val="none" w:sz="0" w:space="0" w:color="auto"/>
                            <w:left w:val="none" w:sz="0" w:space="0" w:color="auto"/>
                            <w:bottom w:val="none" w:sz="0" w:space="0" w:color="auto"/>
                            <w:right w:val="none" w:sz="0" w:space="0" w:color="auto"/>
                          </w:divBdr>
                        </w:div>
                        <w:div w:id="1548950256">
                          <w:marLeft w:val="640"/>
                          <w:marRight w:val="0"/>
                          <w:marTop w:val="0"/>
                          <w:marBottom w:val="0"/>
                          <w:divBdr>
                            <w:top w:val="none" w:sz="0" w:space="0" w:color="auto"/>
                            <w:left w:val="none" w:sz="0" w:space="0" w:color="auto"/>
                            <w:bottom w:val="none" w:sz="0" w:space="0" w:color="auto"/>
                            <w:right w:val="none" w:sz="0" w:space="0" w:color="auto"/>
                          </w:divBdr>
                        </w:div>
                        <w:div w:id="1603420340">
                          <w:marLeft w:val="640"/>
                          <w:marRight w:val="0"/>
                          <w:marTop w:val="0"/>
                          <w:marBottom w:val="0"/>
                          <w:divBdr>
                            <w:top w:val="none" w:sz="0" w:space="0" w:color="auto"/>
                            <w:left w:val="none" w:sz="0" w:space="0" w:color="auto"/>
                            <w:bottom w:val="none" w:sz="0" w:space="0" w:color="auto"/>
                            <w:right w:val="none" w:sz="0" w:space="0" w:color="auto"/>
                          </w:divBdr>
                        </w:div>
                        <w:div w:id="1663049319">
                          <w:marLeft w:val="640"/>
                          <w:marRight w:val="0"/>
                          <w:marTop w:val="0"/>
                          <w:marBottom w:val="0"/>
                          <w:divBdr>
                            <w:top w:val="none" w:sz="0" w:space="0" w:color="auto"/>
                            <w:left w:val="none" w:sz="0" w:space="0" w:color="auto"/>
                            <w:bottom w:val="none" w:sz="0" w:space="0" w:color="auto"/>
                            <w:right w:val="none" w:sz="0" w:space="0" w:color="auto"/>
                          </w:divBdr>
                        </w:div>
                        <w:div w:id="1777559389">
                          <w:marLeft w:val="640"/>
                          <w:marRight w:val="0"/>
                          <w:marTop w:val="0"/>
                          <w:marBottom w:val="0"/>
                          <w:divBdr>
                            <w:top w:val="none" w:sz="0" w:space="0" w:color="auto"/>
                            <w:left w:val="none" w:sz="0" w:space="0" w:color="auto"/>
                            <w:bottom w:val="none" w:sz="0" w:space="0" w:color="auto"/>
                            <w:right w:val="none" w:sz="0" w:space="0" w:color="auto"/>
                          </w:divBdr>
                        </w:div>
                        <w:div w:id="1828740331">
                          <w:marLeft w:val="640"/>
                          <w:marRight w:val="0"/>
                          <w:marTop w:val="0"/>
                          <w:marBottom w:val="0"/>
                          <w:divBdr>
                            <w:top w:val="none" w:sz="0" w:space="0" w:color="auto"/>
                            <w:left w:val="none" w:sz="0" w:space="0" w:color="auto"/>
                            <w:bottom w:val="none" w:sz="0" w:space="0" w:color="auto"/>
                            <w:right w:val="none" w:sz="0" w:space="0" w:color="auto"/>
                          </w:divBdr>
                        </w:div>
                        <w:div w:id="1868986502">
                          <w:marLeft w:val="640"/>
                          <w:marRight w:val="0"/>
                          <w:marTop w:val="0"/>
                          <w:marBottom w:val="0"/>
                          <w:divBdr>
                            <w:top w:val="none" w:sz="0" w:space="0" w:color="auto"/>
                            <w:left w:val="none" w:sz="0" w:space="0" w:color="auto"/>
                            <w:bottom w:val="none" w:sz="0" w:space="0" w:color="auto"/>
                            <w:right w:val="none" w:sz="0" w:space="0" w:color="auto"/>
                          </w:divBdr>
                        </w:div>
                        <w:div w:id="1965501308">
                          <w:marLeft w:val="640"/>
                          <w:marRight w:val="0"/>
                          <w:marTop w:val="0"/>
                          <w:marBottom w:val="0"/>
                          <w:divBdr>
                            <w:top w:val="none" w:sz="0" w:space="0" w:color="auto"/>
                            <w:left w:val="none" w:sz="0" w:space="0" w:color="auto"/>
                            <w:bottom w:val="none" w:sz="0" w:space="0" w:color="auto"/>
                            <w:right w:val="none" w:sz="0" w:space="0" w:color="auto"/>
                          </w:divBdr>
                        </w:div>
                        <w:div w:id="2044594344">
                          <w:marLeft w:val="640"/>
                          <w:marRight w:val="0"/>
                          <w:marTop w:val="0"/>
                          <w:marBottom w:val="0"/>
                          <w:divBdr>
                            <w:top w:val="none" w:sz="0" w:space="0" w:color="auto"/>
                            <w:left w:val="none" w:sz="0" w:space="0" w:color="auto"/>
                            <w:bottom w:val="none" w:sz="0" w:space="0" w:color="auto"/>
                            <w:right w:val="none" w:sz="0" w:space="0" w:color="auto"/>
                          </w:divBdr>
                        </w:div>
                        <w:div w:id="2054498392">
                          <w:marLeft w:val="640"/>
                          <w:marRight w:val="0"/>
                          <w:marTop w:val="0"/>
                          <w:marBottom w:val="0"/>
                          <w:divBdr>
                            <w:top w:val="none" w:sz="0" w:space="0" w:color="auto"/>
                            <w:left w:val="none" w:sz="0" w:space="0" w:color="auto"/>
                            <w:bottom w:val="none" w:sz="0" w:space="0" w:color="auto"/>
                            <w:right w:val="none" w:sz="0" w:space="0" w:color="auto"/>
                          </w:divBdr>
                        </w:div>
                      </w:divsChild>
                    </w:div>
                    <w:div w:id="770322406">
                      <w:marLeft w:val="0"/>
                      <w:marRight w:val="0"/>
                      <w:marTop w:val="0"/>
                      <w:marBottom w:val="0"/>
                      <w:divBdr>
                        <w:top w:val="none" w:sz="0" w:space="0" w:color="auto"/>
                        <w:left w:val="none" w:sz="0" w:space="0" w:color="auto"/>
                        <w:bottom w:val="none" w:sz="0" w:space="0" w:color="auto"/>
                        <w:right w:val="none" w:sz="0" w:space="0" w:color="auto"/>
                      </w:divBdr>
                      <w:divsChild>
                        <w:div w:id="19673736">
                          <w:marLeft w:val="640"/>
                          <w:marRight w:val="0"/>
                          <w:marTop w:val="0"/>
                          <w:marBottom w:val="0"/>
                          <w:divBdr>
                            <w:top w:val="none" w:sz="0" w:space="0" w:color="auto"/>
                            <w:left w:val="none" w:sz="0" w:space="0" w:color="auto"/>
                            <w:bottom w:val="none" w:sz="0" w:space="0" w:color="auto"/>
                            <w:right w:val="none" w:sz="0" w:space="0" w:color="auto"/>
                          </w:divBdr>
                        </w:div>
                        <w:div w:id="139424836">
                          <w:marLeft w:val="640"/>
                          <w:marRight w:val="0"/>
                          <w:marTop w:val="0"/>
                          <w:marBottom w:val="0"/>
                          <w:divBdr>
                            <w:top w:val="none" w:sz="0" w:space="0" w:color="auto"/>
                            <w:left w:val="none" w:sz="0" w:space="0" w:color="auto"/>
                            <w:bottom w:val="none" w:sz="0" w:space="0" w:color="auto"/>
                            <w:right w:val="none" w:sz="0" w:space="0" w:color="auto"/>
                          </w:divBdr>
                        </w:div>
                        <w:div w:id="157697921">
                          <w:marLeft w:val="640"/>
                          <w:marRight w:val="0"/>
                          <w:marTop w:val="0"/>
                          <w:marBottom w:val="0"/>
                          <w:divBdr>
                            <w:top w:val="none" w:sz="0" w:space="0" w:color="auto"/>
                            <w:left w:val="none" w:sz="0" w:space="0" w:color="auto"/>
                            <w:bottom w:val="none" w:sz="0" w:space="0" w:color="auto"/>
                            <w:right w:val="none" w:sz="0" w:space="0" w:color="auto"/>
                          </w:divBdr>
                        </w:div>
                        <w:div w:id="171729752">
                          <w:marLeft w:val="640"/>
                          <w:marRight w:val="0"/>
                          <w:marTop w:val="0"/>
                          <w:marBottom w:val="0"/>
                          <w:divBdr>
                            <w:top w:val="none" w:sz="0" w:space="0" w:color="auto"/>
                            <w:left w:val="none" w:sz="0" w:space="0" w:color="auto"/>
                            <w:bottom w:val="none" w:sz="0" w:space="0" w:color="auto"/>
                            <w:right w:val="none" w:sz="0" w:space="0" w:color="auto"/>
                          </w:divBdr>
                        </w:div>
                        <w:div w:id="314377590">
                          <w:marLeft w:val="640"/>
                          <w:marRight w:val="0"/>
                          <w:marTop w:val="0"/>
                          <w:marBottom w:val="0"/>
                          <w:divBdr>
                            <w:top w:val="none" w:sz="0" w:space="0" w:color="auto"/>
                            <w:left w:val="none" w:sz="0" w:space="0" w:color="auto"/>
                            <w:bottom w:val="none" w:sz="0" w:space="0" w:color="auto"/>
                            <w:right w:val="none" w:sz="0" w:space="0" w:color="auto"/>
                          </w:divBdr>
                        </w:div>
                        <w:div w:id="437215704">
                          <w:marLeft w:val="640"/>
                          <w:marRight w:val="0"/>
                          <w:marTop w:val="0"/>
                          <w:marBottom w:val="0"/>
                          <w:divBdr>
                            <w:top w:val="none" w:sz="0" w:space="0" w:color="auto"/>
                            <w:left w:val="none" w:sz="0" w:space="0" w:color="auto"/>
                            <w:bottom w:val="none" w:sz="0" w:space="0" w:color="auto"/>
                            <w:right w:val="none" w:sz="0" w:space="0" w:color="auto"/>
                          </w:divBdr>
                        </w:div>
                        <w:div w:id="452288125">
                          <w:marLeft w:val="640"/>
                          <w:marRight w:val="0"/>
                          <w:marTop w:val="0"/>
                          <w:marBottom w:val="0"/>
                          <w:divBdr>
                            <w:top w:val="none" w:sz="0" w:space="0" w:color="auto"/>
                            <w:left w:val="none" w:sz="0" w:space="0" w:color="auto"/>
                            <w:bottom w:val="none" w:sz="0" w:space="0" w:color="auto"/>
                            <w:right w:val="none" w:sz="0" w:space="0" w:color="auto"/>
                          </w:divBdr>
                        </w:div>
                        <w:div w:id="604046759">
                          <w:marLeft w:val="640"/>
                          <w:marRight w:val="0"/>
                          <w:marTop w:val="0"/>
                          <w:marBottom w:val="0"/>
                          <w:divBdr>
                            <w:top w:val="none" w:sz="0" w:space="0" w:color="auto"/>
                            <w:left w:val="none" w:sz="0" w:space="0" w:color="auto"/>
                            <w:bottom w:val="none" w:sz="0" w:space="0" w:color="auto"/>
                            <w:right w:val="none" w:sz="0" w:space="0" w:color="auto"/>
                          </w:divBdr>
                        </w:div>
                        <w:div w:id="610279901">
                          <w:marLeft w:val="640"/>
                          <w:marRight w:val="0"/>
                          <w:marTop w:val="0"/>
                          <w:marBottom w:val="0"/>
                          <w:divBdr>
                            <w:top w:val="none" w:sz="0" w:space="0" w:color="auto"/>
                            <w:left w:val="none" w:sz="0" w:space="0" w:color="auto"/>
                            <w:bottom w:val="none" w:sz="0" w:space="0" w:color="auto"/>
                            <w:right w:val="none" w:sz="0" w:space="0" w:color="auto"/>
                          </w:divBdr>
                        </w:div>
                        <w:div w:id="760182510">
                          <w:marLeft w:val="640"/>
                          <w:marRight w:val="0"/>
                          <w:marTop w:val="0"/>
                          <w:marBottom w:val="0"/>
                          <w:divBdr>
                            <w:top w:val="none" w:sz="0" w:space="0" w:color="auto"/>
                            <w:left w:val="none" w:sz="0" w:space="0" w:color="auto"/>
                            <w:bottom w:val="none" w:sz="0" w:space="0" w:color="auto"/>
                            <w:right w:val="none" w:sz="0" w:space="0" w:color="auto"/>
                          </w:divBdr>
                        </w:div>
                        <w:div w:id="764231258">
                          <w:marLeft w:val="640"/>
                          <w:marRight w:val="0"/>
                          <w:marTop w:val="0"/>
                          <w:marBottom w:val="0"/>
                          <w:divBdr>
                            <w:top w:val="none" w:sz="0" w:space="0" w:color="auto"/>
                            <w:left w:val="none" w:sz="0" w:space="0" w:color="auto"/>
                            <w:bottom w:val="none" w:sz="0" w:space="0" w:color="auto"/>
                            <w:right w:val="none" w:sz="0" w:space="0" w:color="auto"/>
                          </w:divBdr>
                        </w:div>
                        <w:div w:id="1043483045">
                          <w:marLeft w:val="640"/>
                          <w:marRight w:val="0"/>
                          <w:marTop w:val="0"/>
                          <w:marBottom w:val="0"/>
                          <w:divBdr>
                            <w:top w:val="none" w:sz="0" w:space="0" w:color="auto"/>
                            <w:left w:val="none" w:sz="0" w:space="0" w:color="auto"/>
                            <w:bottom w:val="none" w:sz="0" w:space="0" w:color="auto"/>
                            <w:right w:val="none" w:sz="0" w:space="0" w:color="auto"/>
                          </w:divBdr>
                        </w:div>
                        <w:div w:id="1074011152">
                          <w:marLeft w:val="640"/>
                          <w:marRight w:val="0"/>
                          <w:marTop w:val="0"/>
                          <w:marBottom w:val="0"/>
                          <w:divBdr>
                            <w:top w:val="none" w:sz="0" w:space="0" w:color="auto"/>
                            <w:left w:val="none" w:sz="0" w:space="0" w:color="auto"/>
                            <w:bottom w:val="none" w:sz="0" w:space="0" w:color="auto"/>
                            <w:right w:val="none" w:sz="0" w:space="0" w:color="auto"/>
                          </w:divBdr>
                        </w:div>
                        <w:div w:id="1143623790">
                          <w:marLeft w:val="640"/>
                          <w:marRight w:val="0"/>
                          <w:marTop w:val="0"/>
                          <w:marBottom w:val="0"/>
                          <w:divBdr>
                            <w:top w:val="none" w:sz="0" w:space="0" w:color="auto"/>
                            <w:left w:val="none" w:sz="0" w:space="0" w:color="auto"/>
                            <w:bottom w:val="none" w:sz="0" w:space="0" w:color="auto"/>
                            <w:right w:val="none" w:sz="0" w:space="0" w:color="auto"/>
                          </w:divBdr>
                        </w:div>
                        <w:div w:id="1163810752">
                          <w:marLeft w:val="640"/>
                          <w:marRight w:val="0"/>
                          <w:marTop w:val="0"/>
                          <w:marBottom w:val="0"/>
                          <w:divBdr>
                            <w:top w:val="none" w:sz="0" w:space="0" w:color="auto"/>
                            <w:left w:val="none" w:sz="0" w:space="0" w:color="auto"/>
                            <w:bottom w:val="none" w:sz="0" w:space="0" w:color="auto"/>
                            <w:right w:val="none" w:sz="0" w:space="0" w:color="auto"/>
                          </w:divBdr>
                        </w:div>
                        <w:div w:id="1247038743">
                          <w:marLeft w:val="640"/>
                          <w:marRight w:val="0"/>
                          <w:marTop w:val="0"/>
                          <w:marBottom w:val="0"/>
                          <w:divBdr>
                            <w:top w:val="none" w:sz="0" w:space="0" w:color="auto"/>
                            <w:left w:val="none" w:sz="0" w:space="0" w:color="auto"/>
                            <w:bottom w:val="none" w:sz="0" w:space="0" w:color="auto"/>
                            <w:right w:val="none" w:sz="0" w:space="0" w:color="auto"/>
                          </w:divBdr>
                        </w:div>
                        <w:div w:id="1295022520">
                          <w:marLeft w:val="640"/>
                          <w:marRight w:val="0"/>
                          <w:marTop w:val="0"/>
                          <w:marBottom w:val="0"/>
                          <w:divBdr>
                            <w:top w:val="none" w:sz="0" w:space="0" w:color="auto"/>
                            <w:left w:val="none" w:sz="0" w:space="0" w:color="auto"/>
                            <w:bottom w:val="none" w:sz="0" w:space="0" w:color="auto"/>
                            <w:right w:val="none" w:sz="0" w:space="0" w:color="auto"/>
                          </w:divBdr>
                        </w:div>
                        <w:div w:id="1298607361">
                          <w:marLeft w:val="640"/>
                          <w:marRight w:val="0"/>
                          <w:marTop w:val="0"/>
                          <w:marBottom w:val="0"/>
                          <w:divBdr>
                            <w:top w:val="none" w:sz="0" w:space="0" w:color="auto"/>
                            <w:left w:val="none" w:sz="0" w:space="0" w:color="auto"/>
                            <w:bottom w:val="none" w:sz="0" w:space="0" w:color="auto"/>
                            <w:right w:val="none" w:sz="0" w:space="0" w:color="auto"/>
                          </w:divBdr>
                        </w:div>
                        <w:div w:id="1375302445">
                          <w:marLeft w:val="640"/>
                          <w:marRight w:val="0"/>
                          <w:marTop w:val="0"/>
                          <w:marBottom w:val="0"/>
                          <w:divBdr>
                            <w:top w:val="none" w:sz="0" w:space="0" w:color="auto"/>
                            <w:left w:val="none" w:sz="0" w:space="0" w:color="auto"/>
                            <w:bottom w:val="none" w:sz="0" w:space="0" w:color="auto"/>
                            <w:right w:val="none" w:sz="0" w:space="0" w:color="auto"/>
                          </w:divBdr>
                        </w:div>
                        <w:div w:id="1434472691">
                          <w:marLeft w:val="640"/>
                          <w:marRight w:val="0"/>
                          <w:marTop w:val="0"/>
                          <w:marBottom w:val="0"/>
                          <w:divBdr>
                            <w:top w:val="none" w:sz="0" w:space="0" w:color="auto"/>
                            <w:left w:val="none" w:sz="0" w:space="0" w:color="auto"/>
                            <w:bottom w:val="none" w:sz="0" w:space="0" w:color="auto"/>
                            <w:right w:val="none" w:sz="0" w:space="0" w:color="auto"/>
                          </w:divBdr>
                        </w:div>
                        <w:div w:id="1442410080">
                          <w:marLeft w:val="640"/>
                          <w:marRight w:val="0"/>
                          <w:marTop w:val="0"/>
                          <w:marBottom w:val="0"/>
                          <w:divBdr>
                            <w:top w:val="none" w:sz="0" w:space="0" w:color="auto"/>
                            <w:left w:val="none" w:sz="0" w:space="0" w:color="auto"/>
                            <w:bottom w:val="none" w:sz="0" w:space="0" w:color="auto"/>
                            <w:right w:val="none" w:sz="0" w:space="0" w:color="auto"/>
                          </w:divBdr>
                        </w:div>
                        <w:div w:id="1520004755">
                          <w:marLeft w:val="640"/>
                          <w:marRight w:val="0"/>
                          <w:marTop w:val="0"/>
                          <w:marBottom w:val="0"/>
                          <w:divBdr>
                            <w:top w:val="none" w:sz="0" w:space="0" w:color="auto"/>
                            <w:left w:val="none" w:sz="0" w:space="0" w:color="auto"/>
                            <w:bottom w:val="none" w:sz="0" w:space="0" w:color="auto"/>
                            <w:right w:val="none" w:sz="0" w:space="0" w:color="auto"/>
                          </w:divBdr>
                        </w:div>
                        <w:div w:id="1593859741">
                          <w:marLeft w:val="640"/>
                          <w:marRight w:val="0"/>
                          <w:marTop w:val="0"/>
                          <w:marBottom w:val="0"/>
                          <w:divBdr>
                            <w:top w:val="none" w:sz="0" w:space="0" w:color="auto"/>
                            <w:left w:val="none" w:sz="0" w:space="0" w:color="auto"/>
                            <w:bottom w:val="none" w:sz="0" w:space="0" w:color="auto"/>
                            <w:right w:val="none" w:sz="0" w:space="0" w:color="auto"/>
                          </w:divBdr>
                        </w:div>
                        <w:div w:id="1702634483">
                          <w:marLeft w:val="640"/>
                          <w:marRight w:val="0"/>
                          <w:marTop w:val="0"/>
                          <w:marBottom w:val="0"/>
                          <w:divBdr>
                            <w:top w:val="none" w:sz="0" w:space="0" w:color="auto"/>
                            <w:left w:val="none" w:sz="0" w:space="0" w:color="auto"/>
                            <w:bottom w:val="none" w:sz="0" w:space="0" w:color="auto"/>
                            <w:right w:val="none" w:sz="0" w:space="0" w:color="auto"/>
                          </w:divBdr>
                        </w:div>
                        <w:div w:id="1708217670">
                          <w:marLeft w:val="640"/>
                          <w:marRight w:val="0"/>
                          <w:marTop w:val="0"/>
                          <w:marBottom w:val="0"/>
                          <w:divBdr>
                            <w:top w:val="none" w:sz="0" w:space="0" w:color="auto"/>
                            <w:left w:val="none" w:sz="0" w:space="0" w:color="auto"/>
                            <w:bottom w:val="none" w:sz="0" w:space="0" w:color="auto"/>
                            <w:right w:val="none" w:sz="0" w:space="0" w:color="auto"/>
                          </w:divBdr>
                        </w:div>
                        <w:div w:id="1714620566">
                          <w:marLeft w:val="640"/>
                          <w:marRight w:val="0"/>
                          <w:marTop w:val="0"/>
                          <w:marBottom w:val="0"/>
                          <w:divBdr>
                            <w:top w:val="none" w:sz="0" w:space="0" w:color="auto"/>
                            <w:left w:val="none" w:sz="0" w:space="0" w:color="auto"/>
                            <w:bottom w:val="none" w:sz="0" w:space="0" w:color="auto"/>
                            <w:right w:val="none" w:sz="0" w:space="0" w:color="auto"/>
                          </w:divBdr>
                        </w:div>
                        <w:div w:id="1766219785">
                          <w:marLeft w:val="640"/>
                          <w:marRight w:val="0"/>
                          <w:marTop w:val="0"/>
                          <w:marBottom w:val="0"/>
                          <w:divBdr>
                            <w:top w:val="none" w:sz="0" w:space="0" w:color="auto"/>
                            <w:left w:val="none" w:sz="0" w:space="0" w:color="auto"/>
                            <w:bottom w:val="none" w:sz="0" w:space="0" w:color="auto"/>
                            <w:right w:val="none" w:sz="0" w:space="0" w:color="auto"/>
                          </w:divBdr>
                        </w:div>
                        <w:div w:id="1914582616">
                          <w:marLeft w:val="640"/>
                          <w:marRight w:val="0"/>
                          <w:marTop w:val="0"/>
                          <w:marBottom w:val="0"/>
                          <w:divBdr>
                            <w:top w:val="none" w:sz="0" w:space="0" w:color="auto"/>
                            <w:left w:val="none" w:sz="0" w:space="0" w:color="auto"/>
                            <w:bottom w:val="none" w:sz="0" w:space="0" w:color="auto"/>
                            <w:right w:val="none" w:sz="0" w:space="0" w:color="auto"/>
                          </w:divBdr>
                        </w:div>
                        <w:div w:id="1943369028">
                          <w:marLeft w:val="640"/>
                          <w:marRight w:val="0"/>
                          <w:marTop w:val="0"/>
                          <w:marBottom w:val="0"/>
                          <w:divBdr>
                            <w:top w:val="none" w:sz="0" w:space="0" w:color="auto"/>
                            <w:left w:val="none" w:sz="0" w:space="0" w:color="auto"/>
                            <w:bottom w:val="none" w:sz="0" w:space="0" w:color="auto"/>
                            <w:right w:val="none" w:sz="0" w:space="0" w:color="auto"/>
                          </w:divBdr>
                        </w:div>
                        <w:div w:id="2024044410">
                          <w:marLeft w:val="640"/>
                          <w:marRight w:val="0"/>
                          <w:marTop w:val="0"/>
                          <w:marBottom w:val="0"/>
                          <w:divBdr>
                            <w:top w:val="none" w:sz="0" w:space="0" w:color="auto"/>
                            <w:left w:val="none" w:sz="0" w:space="0" w:color="auto"/>
                            <w:bottom w:val="none" w:sz="0" w:space="0" w:color="auto"/>
                            <w:right w:val="none" w:sz="0" w:space="0" w:color="auto"/>
                          </w:divBdr>
                        </w:div>
                        <w:div w:id="2127506408">
                          <w:marLeft w:val="640"/>
                          <w:marRight w:val="0"/>
                          <w:marTop w:val="0"/>
                          <w:marBottom w:val="0"/>
                          <w:divBdr>
                            <w:top w:val="none" w:sz="0" w:space="0" w:color="auto"/>
                            <w:left w:val="none" w:sz="0" w:space="0" w:color="auto"/>
                            <w:bottom w:val="none" w:sz="0" w:space="0" w:color="auto"/>
                            <w:right w:val="none" w:sz="0" w:space="0" w:color="auto"/>
                          </w:divBdr>
                        </w:div>
                      </w:divsChild>
                    </w:div>
                    <w:div w:id="830561534">
                      <w:marLeft w:val="0"/>
                      <w:marRight w:val="0"/>
                      <w:marTop w:val="0"/>
                      <w:marBottom w:val="0"/>
                      <w:divBdr>
                        <w:top w:val="none" w:sz="0" w:space="0" w:color="auto"/>
                        <w:left w:val="none" w:sz="0" w:space="0" w:color="auto"/>
                        <w:bottom w:val="none" w:sz="0" w:space="0" w:color="auto"/>
                        <w:right w:val="none" w:sz="0" w:space="0" w:color="auto"/>
                      </w:divBdr>
                      <w:divsChild>
                        <w:div w:id="26759035">
                          <w:marLeft w:val="640"/>
                          <w:marRight w:val="0"/>
                          <w:marTop w:val="0"/>
                          <w:marBottom w:val="0"/>
                          <w:divBdr>
                            <w:top w:val="none" w:sz="0" w:space="0" w:color="auto"/>
                            <w:left w:val="none" w:sz="0" w:space="0" w:color="auto"/>
                            <w:bottom w:val="none" w:sz="0" w:space="0" w:color="auto"/>
                            <w:right w:val="none" w:sz="0" w:space="0" w:color="auto"/>
                          </w:divBdr>
                        </w:div>
                        <w:div w:id="50034321">
                          <w:marLeft w:val="640"/>
                          <w:marRight w:val="0"/>
                          <w:marTop w:val="0"/>
                          <w:marBottom w:val="0"/>
                          <w:divBdr>
                            <w:top w:val="none" w:sz="0" w:space="0" w:color="auto"/>
                            <w:left w:val="none" w:sz="0" w:space="0" w:color="auto"/>
                            <w:bottom w:val="none" w:sz="0" w:space="0" w:color="auto"/>
                            <w:right w:val="none" w:sz="0" w:space="0" w:color="auto"/>
                          </w:divBdr>
                        </w:div>
                        <w:div w:id="74011012">
                          <w:marLeft w:val="640"/>
                          <w:marRight w:val="0"/>
                          <w:marTop w:val="0"/>
                          <w:marBottom w:val="0"/>
                          <w:divBdr>
                            <w:top w:val="none" w:sz="0" w:space="0" w:color="auto"/>
                            <w:left w:val="none" w:sz="0" w:space="0" w:color="auto"/>
                            <w:bottom w:val="none" w:sz="0" w:space="0" w:color="auto"/>
                            <w:right w:val="none" w:sz="0" w:space="0" w:color="auto"/>
                          </w:divBdr>
                        </w:div>
                        <w:div w:id="130833455">
                          <w:marLeft w:val="640"/>
                          <w:marRight w:val="0"/>
                          <w:marTop w:val="0"/>
                          <w:marBottom w:val="0"/>
                          <w:divBdr>
                            <w:top w:val="none" w:sz="0" w:space="0" w:color="auto"/>
                            <w:left w:val="none" w:sz="0" w:space="0" w:color="auto"/>
                            <w:bottom w:val="none" w:sz="0" w:space="0" w:color="auto"/>
                            <w:right w:val="none" w:sz="0" w:space="0" w:color="auto"/>
                          </w:divBdr>
                        </w:div>
                        <w:div w:id="280889799">
                          <w:marLeft w:val="640"/>
                          <w:marRight w:val="0"/>
                          <w:marTop w:val="0"/>
                          <w:marBottom w:val="0"/>
                          <w:divBdr>
                            <w:top w:val="none" w:sz="0" w:space="0" w:color="auto"/>
                            <w:left w:val="none" w:sz="0" w:space="0" w:color="auto"/>
                            <w:bottom w:val="none" w:sz="0" w:space="0" w:color="auto"/>
                            <w:right w:val="none" w:sz="0" w:space="0" w:color="auto"/>
                          </w:divBdr>
                        </w:div>
                        <w:div w:id="332072109">
                          <w:marLeft w:val="640"/>
                          <w:marRight w:val="0"/>
                          <w:marTop w:val="0"/>
                          <w:marBottom w:val="0"/>
                          <w:divBdr>
                            <w:top w:val="none" w:sz="0" w:space="0" w:color="auto"/>
                            <w:left w:val="none" w:sz="0" w:space="0" w:color="auto"/>
                            <w:bottom w:val="none" w:sz="0" w:space="0" w:color="auto"/>
                            <w:right w:val="none" w:sz="0" w:space="0" w:color="auto"/>
                          </w:divBdr>
                        </w:div>
                        <w:div w:id="392626753">
                          <w:marLeft w:val="640"/>
                          <w:marRight w:val="0"/>
                          <w:marTop w:val="0"/>
                          <w:marBottom w:val="0"/>
                          <w:divBdr>
                            <w:top w:val="none" w:sz="0" w:space="0" w:color="auto"/>
                            <w:left w:val="none" w:sz="0" w:space="0" w:color="auto"/>
                            <w:bottom w:val="none" w:sz="0" w:space="0" w:color="auto"/>
                            <w:right w:val="none" w:sz="0" w:space="0" w:color="auto"/>
                          </w:divBdr>
                        </w:div>
                        <w:div w:id="394550331">
                          <w:marLeft w:val="640"/>
                          <w:marRight w:val="0"/>
                          <w:marTop w:val="0"/>
                          <w:marBottom w:val="0"/>
                          <w:divBdr>
                            <w:top w:val="none" w:sz="0" w:space="0" w:color="auto"/>
                            <w:left w:val="none" w:sz="0" w:space="0" w:color="auto"/>
                            <w:bottom w:val="none" w:sz="0" w:space="0" w:color="auto"/>
                            <w:right w:val="none" w:sz="0" w:space="0" w:color="auto"/>
                          </w:divBdr>
                        </w:div>
                        <w:div w:id="407774499">
                          <w:marLeft w:val="640"/>
                          <w:marRight w:val="0"/>
                          <w:marTop w:val="0"/>
                          <w:marBottom w:val="0"/>
                          <w:divBdr>
                            <w:top w:val="none" w:sz="0" w:space="0" w:color="auto"/>
                            <w:left w:val="none" w:sz="0" w:space="0" w:color="auto"/>
                            <w:bottom w:val="none" w:sz="0" w:space="0" w:color="auto"/>
                            <w:right w:val="none" w:sz="0" w:space="0" w:color="auto"/>
                          </w:divBdr>
                        </w:div>
                        <w:div w:id="409928975">
                          <w:marLeft w:val="640"/>
                          <w:marRight w:val="0"/>
                          <w:marTop w:val="0"/>
                          <w:marBottom w:val="0"/>
                          <w:divBdr>
                            <w:top w:val="none" w:sz="0" w:space="0" w:color="auto"/>
                            <w:left w:val="none" w:sz="0" w:space="0" w:color="auto"/>
                            <w:bottom w:val="none" w:sz="0" w:space="0" w:color="auto"/>
                            <w:right w:val="none" w:sz="0" w:space="0" w:color="auto"/>
                          </w:divBdr>
                        </w:div>
                        <w:div w:id="511601798">
                          <w:marLeft w:val="640"/>
                          <w:marRight w:val="0"/>
                          <w:marTop w:val="0"/>
                          <w:marBottom w:val="0"/>
                          <w:divBdr>
                            <w:top w:val="none" w:sz="0" w:space="0" w:color="auto"/>
                            <w:left w:val="none" w:sz="0" w:space="0" w:color="auto"/>
                            <w:bottom w:val="none" w:sz="0" w:space="0" w:color="auto"/>
                            <w:right w:val="none" w:sz="0" w:space="0" w:color="auto"/>
                          </w:divBdr>
                        </w:div>
                        <w:div w:id="745080419">
                          <w:marLeft w:val="640"/>
                          <w:marRight w:val="0"/>
                          <w:marTop w:val="0"/>
                          <w:marBottom w:val="0"/>
                          <w:divBdr>
                            <w:top w:val="none" w:sz="0" w:space="0" w:color="auto"/>
                            <w:left w:val="none" w:sz="0" w:space="0" w:color="auto"/>
                            <w:bottom w:val="none" w:sz="0" w:space="0" w:color="auto"/>
                            <w:right w:val="none" w:sz="0" w:space="0" w:color="auto"/>
                          </w:divBdr>
                        </w:div>
                        <w:div w:id="882257785">
                          <w:marLeft w:val="640"/>
                          <w:marRight w:val="0"/>
                          <w:marTop w:val="0"/>
                          <w:marBottom w:val="0"/>
                          <w:divBdr>
                            <w:top w:val="none" w:sz="0" w:space="0" w:color="auto"/>
                            <w:left w:val="none" w:sz="0" w:space="0" w:color="auto"/>
                            <w:bottom w:val="none" w:sz="0" w:space="0" w:color="auto"/>
                            <w:right w:val="none" w:sz="0" w:space="0" w:color="auto"/>
                          </w:divBdr>
                        </w:div>
                        <w:div w:id="1041393697">
                          <w:marLeft w:val="640"/>
                          <w:marRight w:val="0"/>
                          <w:marTop w:val="0"/>
                          <w:marBottom w:val="0"/>
                          <w:divBdr>
                            <w:top w:val="none" w:sz="0" w:space="0" w:color="auto"/>
                            <w:left w:val="none" w:sz="0" w:space="0" w:color="auto"/>
                            <w:bottom w:val="none" w:sz="0" w:space="0" w:color="auto"/>
                            <w:right w:val="none" w:sz="0" w:space="0" w:color="auto"/>
                          </w:divBdr>
                        </w:div>
                        <w:div w:id="1055009469">
                          <w:marLeft w:val="640"/>
                          <w:marRight w:val="0"/>
                          <w:marTop w:val="0"/>
                          <w:marBottom w:val="0"/>
                          <w:divBdr>
                            <w:top w:val="none" w:sz="0" w:space="0" w:color="auto"/>
                            <w:left w:val="none" w:sz="0" w:space="0" w:color="auto"/>
                            <w:bottom w:val="none" w:sz="0" w:space="0" w:color="auto"/>
                            <w:right w:val="none" w:sz="0" w:space="0" w:color="auto"/>
                          </w:divBdr>
                        </w:div>
                        <w:div w:id="1198204072">
                          <w:marLeft w:val="640"/>
                          <w:marRight w:val="0"/>
                          <w:marTop w:val="0"/>
                          <w:marBottom w:val="0"/>
                          <w:divBdr>
                            <w:top w:val="none" w:sz="0" w:space="0" w:color="auto"/>
                            <w:left w:val="none" w:sz="0" w:space="0" w:color="auto"/>
                            <w:bottom w:val="none" w:sz="0" w:space="0" w:color="auto"/>
                            <w:right w:val="none" w:sz="0" w:space="0" w:color="auto"/>
                          </w:divBdr>
                        </w:div>
                        <w:div w:id="1205095192">
                          <w:marLeft w:val="640"/>
                          <w:marRight w:val="0"/>
                          <w:marTop w:val="0"/>
                          <w:marBottom w:val="0"/>
                          <w:divBdr>
                            <w:top w:val="none" w:sz="0" w:space="0" w:color="auto"/>
                            <w:left w:val="none" w:sz="0" w:space="0" w:color="auto"/>
                            <w:bottom w:val="none" w:sz="0" w:space="0" w:color="auto"/>
                            <w:right w:val="none" w:sz="0" w:space="0" w:color="auto"/>
                          </w:divBdr>
                        </w:div>
                        <w:div w:id="1246844713">
                          <w:marLeft w:val="640"/>
                          <w:marRight w:val="0"/>
                          <w:marTop w:val="0"/>
                          <w:marBottom w:val="0"/>
                          <w:divBdr>
                            <w:top w:val="none" w:sz="0" w:space="0" w:color="auto"/>
                            <w:left w:val="none" w:sz="0" w:space="0" w:color="auto"/>
                            <w:bottom w:val="none" w:sz="0" w:space="0" w:color="auto"/>
                            <w:right w:val="none" w:sz="0" w:space="0" w:color="auto"/>
                          </w:divBdr>
                        </w:div>
                        <w:div w:id="1282032291">
                          <w:marLeft w:val="640"/>
                          <w:marRight w:val="0"/>
                          <w:marTop w:val="0"/>
                          <w:marBottom w:val="0"/>
                          <w:divBdr>
                            <w:top w:val="none" w:sz="0" w:space="0" w:color="auto"/>
                            <w:left w:val="none" w:sz="0" w:space="0" w:color="auto"/>
                            <w:bottom w:val="none" w:sz="0" w:space="0" w:color="auto"/>
                            <w:right w:val="none" w:sz="0" w:space="0" w:color="auto"/>
                          </w:divBdr>
                        </w:div>
                        <w:div w:id="1475294901">
                          <w:marLeft w:val="640"/>
                          <w:marRight w:val="0"/>
                          <w:marTop w:val="0"/>
                          <w:marBottom w:val="0"/>
                          <w:divBdr>
                            <w:top w:val="none" w:sz="0" w:space="0" w:color="auto"/>
                            <w:left w:val="none" w:sz="0" w:space="0" w:color="auto"/>
                            <w:bottom w:val="none" w:sz="0" w:space="0" w:color="auto"/>
                            <w:right w:val="none" w:sz="0" w:space="0" w:color="auto"/>
                          </w:divBdr>
                        </w:div>
                        <w:div w:id="1508597687">
                          <w:marLeft w:val="640"/>
                          <w:marRight w:val="0"/>
                          <w:marTop w:val="0"/>
                          <w:marBottom w:val="0"/>
                          <w:divBdr>
                            <w:top w:val="none" w:sz="0" w:space="0" w:color="auto"/>
                            <w:left w:val="none" w:sz="0" w:space="0" w:color="auto"/>
                            <w:bottom w:val="none" w:sz="0" w:space="0" w:color="auto"/>
                            <w:right w:val="none" w:sz="0" w:space="0" w:color="auto"/>
                          </w:divBdr>
                        </w:div>
                        <w:div w:id="1580553139">
                          <w:marLeft w:val="640"/>
                          <w:marRight w:val="0"/>
                          <w:marTop w:val="0"/>
                          <w:marBottom w:val="0"/>
                          <w:divBdr>
                            <w:top w:val="none" w:sz="0" w:space="0" w:color="auto"/>
                            <w:left w:val="none" w:sz="0" w:space="0" w:color="auto"/>
                            <w:bottom w:val="none" w:sz="0" w:space="0" w:color="auto"/>
                            <w:right w:val="none" w:sz="0" w:space="0" w:color="auto"/>
                          </w:divBdr>
                        </w:div>
                        <w:div w:id="1585186832">
                          <w:marLeft w:val="640"/>
                          <w:marRight w:val="0"/>
                          <w:marTop w:val="0"/>
                          <w:marBottom w:val="0"/>
                          <w:divBdr>
                            <w:top w:val="none" w:sz="0" w:space="0" w:color="auto"/>
                            <w:left w:val="none" w:sz="0" w:space="0" w:color="auto"/>
                            <w:bottom w:val="none" w:sz="0" w:space="0" w:color="auto"/>
                            <w:right w:val="none" w:sz="0" w:space="0" w:color="auto"/>
                          </w:divBdr>
                        </w:div>
                        <w:div w:id="1607880379">
                          <w:marLeft w:val="640"/>
                          <w:marRight w:val="0"/>
                          <w:marTop w:val="0"/>
                          <w:marBottom w:val="0"/>
                          <w:divBdr>
                            <w:top w:val="none" w:sz="0" w:space="0" w:color="auto"/>
                            <w:left w:val="none" w:sz="0" w:space="0" w:color="auto"/>
                            <w:bottom w:val="none" w:sz="0" w:space="0" w:color="auto"/>
                            <w:right w:val="none" w:sz="0" w:space="0" w:color="auto"/>
                          </w:divBdr>
                        </w:div>
                        <w:div w:id="1673099515">
                          <w:marLeft w:val="640"/>
                          <w:marRight w:val="0"/>
                          <w:marTop w:val="0"/>
                          <w:marBottom w:val="0"/>
                          <w:divBdr>
                            <w:top w:val="none" w:sz="0" w:space="0" w:color="auto"/>
                            <w:left w:val="none" w:sz="0" w:space="0" w:color="auto"/>
                            <w:bottom w:val="none" w:sz="0" w:space="0" w:color="auto"/>
                            <w:right w:val="none" w:sz="0" w:space="0" w:color="auto"/>
                          </w:divBdr>
                        </w:div>
                        <w:div w:id="1723284313">
                          <w:marLeft w:val="640"/>
                          <w:marRight w:val="0"/>
                          <w:marTop w:val="0"/>
                          <w:marBottom w:val="0"/>
                          <w:divBdr>
                            <w:top w:val="none" w:sz="0" w:space="0" w:color="auto"/>
                            <w:left w:val="none" w:sz="0" w:space="0" w:color="auto"/>
                            <w:bottom w:val="none" w:sz="0" w:space="0" w:color="auto"/>
                            <w:right w:val="none" w:sz="0" w:space="0" w:color="auto"/>
                          </w:divBdr>
                        </w:div>
                        <w:div w:id="1740135142">
                          <w:marLeft w:val="640"/>
                          <w:marRight w:val="0"/>
                          <w:marTop w:val="0"/>
                          <w:marBottom w:val="0"/>
                          <w:divBdr>
                            <w:top w:val="none" w:sz="0" w:space="0" w:color="auto"/>
                            <w:left w:val="none" w:sz="0" w:space="0" w:color="auto"/>
                            <w:bottom w:val="none" w:sz="0" w:space="0" w:color="auto"/>
                            <w:right w:val="none" w:sz="0" w:space="0" w:color="auto"/>
                          </w:divBdr>
                        </w:div>
                        <w:div w:id="1936815810">
                          <w:marLeft w:val="640"/>
                          <w:marRight w:val="0"/>
                          <w:marTop w:val="0"/>
                          <w:marBottom w:val="0"/>
                          <w:divBdr>
                            <w:top w:val="none" w:sz="0" w:space="0" w:color="auto"/>
                            <w:left w:val="none" w:sz="0" w:space="0" w:color="auto"/>
                            <w:bottom w:val="none" w:sz="0" w:space="0" w:color="auto"/>
                            <w:right w:val="none" w:sz="0" w:space="0" w:color="auto"/>
                          </w:divBdr>
                        </w:div>
                      </w:divsChild>
                    </w:div>
                    <w:div w:id="855190225">
                      <w:marLeft w:val="0"/>
                      <w:marRight w:val="0"/>
                      <w:marTop w:val="0"/>
                      <w:marBottom w:val="0"/>
                      <w:divBdr>
                        <w:top w:val="none" w:sz="0" w:space="0" w:color="auto"/>
                        <w:left w:val="none" w:sz="0" w:space="0" w:color="auto"/>
                        <w:bottom w:val="none" w:sz="0" w:space="0" w:color="auto"/>
                        <w:right w:val="none" w:sz="0" w:space="0" w:color="auto"/>
                      </w:divBdr>
                      <w:divsChild>
                        <w:div w:id="46539016">
                          <w:marLeft w:val="640"/>
                          <w:marRight w:val="0"/>
                          <w:marTop w:val="0"/>
                          <w:marBottom w:val="0"/>
                          <w:divBdr>
                            <w:top w:val="none" w:sz="0" w:space="0" w:color="auto"/>
                            <w:left w:val="none" w:sz="0" w:space="0" w:color="auto"/>
                            <w:bottom w:val="none" w:sz="0" w:space="0" w:color="auto"/>
                            <w:right w:val="none" w:sz="0" w:space="0" w:color="auto"/>
                          </w:divBdr>
                        </w:div>
                        <w:div w:id="93408124">
                          <w:marLeft w:val="640"/>
                          <w:marRight w:val="0"/>
                          <w:marTop w:val="0"/>
                          <w:marBottom w:val="0"/>
                          <w:divBdr>
                            <w:top w:val="none" w:sz="0" w:space="0" w:color="auto"/>
                            <w:left w:val="none" w:sz="0" w:space="0" w:color="auto"/>
                            <w:bottom w:val="none" w:sz="0" w:space="0" w:color="auto"/>
                            <w:right w:val="none" w:sz="0" w:space="0" w:color="auto"/>
                          </w:divBdr>
                        </w:div>
                        <w:div w:id="194123283">
                          <w:marLeft w:val="640"/>
                          <w:marRight w:val="0"/>
                          <w:marTop w:val="0"/>
                          <w:marBottom w:val="0"/>
                          <w:divBdr>
                            <w:top w:val="none" w:sz="0" w:space="0" w:color="auto"/>
                            <w:left w:val="none" w:sz="0" w:space="0" w:color="auto"/>
                            <w:bottom w:val="none" w:sz="0" w:space="0" w:color="auto"/>
                            <w:right w:val="none" w:sz="0" w:space="0" w:color="auto"/>
                          </w:divBdr>
                        </w:div>
                        <w:div w:id="199706459">
                          <w:marLeft w:val="640"/>
                          <w:marRight w:val="0"/>
                          <w:marTop w:val="0"/>
                          <w:marBottom w:val="0"/>
                          <w:divBdr>
                            <w:top w:val="none" w:sz="0" w:space="0" w:color="auto"/>
                            <w:left w:val="none" w:sz="0" w:space="0" w:color="auto"/>
                            <w:bottom w:val="none" w:sz="0" w:space="0" w:color="auto"/>
                            <w:right w:val="none" w:sz="0" w:space="0" w:color="auto"/>
                          </w:divBdr>
                        </w:div>
                        <w:div w:id="303974965">
                          <w:marLeft w:val="640"/>
                          <w:marRight w:val="0"/>
                          <w:marTop w:val="0"/>
                          <w:marBottom w:val="0"/>
                          <w:divBdr>
                            <w:top w:val="none" w:sz="0" w:space="0" w:color="auto"/>
                            <w:left w:val="none" w:sz="0" w:space="0" w:color="auto"/>
                            <w:bottom w:val="none" w:sz="0" w:space="0" w:color="auto"/>
                            <w:right w:val="none" w:sz="0" w:space="0" w:color="auto"/>
                          </w:divBdr>
                        </w:div>
                        <w:div w:id="368186960">
                          <w:marLeft w:val="640"/>
                          <w:marRight w:val="0"/>
                          <w:marTop w:val="0"/>
                          <w:marBottom w:val="0"/>
                          <w:divBdr>
                            <w:top w:val="none" w:sz="0" w:space="0" w:color="auto"/>
                            <w:left w:val="none" w:sz="0" w:space="0" w:color="auto"/>
                            <w:bottom w:val="none" w:sz="0" w:space="0" w:color="auto"/>
                            <w:right w:val="none" w:sz="0" w:space="0" w:color="auto"/>
                          </w:divBdr>
                        </w:div>
                        <w:div w:id="431706056">
                          <w:marLeft w:val="640"/>
                          <w:marRight w:val="0"/>
                          <w:marTop w:val="0"/>
                          <w:marBottom w:val="0"/>
                          <w:divBdr>
                            <w:top w:val="none" w:sz="0" w:space="0" w:color="auto"/>
                            <w:left w:val="none" w:sz="0" w:space="0" w:color="auto"/>
                            <w:bottom w:val="none" w:sz="0" w:space="0" w:color="auto"/>
                            <w:right w:val="none" w:sz="0" w:space="0" w:color="auto"/>
                          </w:divBdr>
                        </w:div>
                        <w:div w:id="457068496">
                          <w:marLeft w:val="640"/>
                          <w:marRight w:val="0"/>
                          <w:marTop w:val="0"/>
                          <w:marBottom w:val="0"/>
                          <w:divBdr>
                            <w:top w:val="none" w:sz="0" w:space="0" w:color="auto"/>
                            <w:left w:val="none" w:sz="0" w:space="0" w:color="auto"/>
                            <w:bottom w:val="none" w:sz="0" w:space="0" w:color="auto"/>
                            <w:right w:val="none" w:sz="0" w:space="0" w:color="auto"/>
                          </w:divBdr>
                        </w:div>
                        <w:div w:id="475680855">
                          <w:marLeft w:val="640"/>
                          <w:marRight w:val="0"/>
                          <w:marTop w:val="0"/>
                          <w:marBottom w:val="0"/>
                          <w:divBdr>
                            <w:top w:val="none" w:sz="0" w:space="0" w:color="auto"/>
                            <w:left w:val="none" w:sz="0" w:space="0" w:color="auto"/>
                            <w:bottom w:val="none" w:sz="0" w:space="0" w:color="auto"/>
                            <w:right w:val="none" w:sz="0" w:space="0" w:color="auto"/>
                          </w:divBdr>
                        </w:div>
                        <w:div w:id="528683874">
                          <w:marLeft w:val="640"/>
                          <w:marRight w:val="0"/>
                          <w:marTop w:val="0"/>
                          <w:marBottom w:val="0"/>
                          <w:divBdr>
                            <w:top w:val="none" w:sz="0" w:space="0" w:color="auto"/>
                            <w:left w:val="none" w:sz="0" w:space="0" w:color="auto"/>
                            <w:bottom w:val="none" w:sz="0" w:space="0" w:color="auto"/>
                            <w:right w:val="none" w:sz="0" w:space="0" w:color="auto"/>
                          </w:divBdr>
                        </w:div>
                        <w:div w:id="582495975">
                          <w:marLeft w:val="640"/>
                          <w:marRight w:val="0"/>
                          <w:marTop w:val="0"/>
                          <w:marBottom w:val="0"/>
                          <w:divBdr>
                            <w:top w:val="none" w:sz="0" w:space="0" w:color="auto"/>
                            <w:left w:val="none" w:sz="0" w:space="0" w:color="auto"/>
                            <w:bottom w:val="none" w:sz="0" w:space="0" w:color="auto"/>
                            <w:right w:val="none" w:sz="0" w:space="0" w:color="auto"/>
                          </w:divBdr>
                        </w:div>
                        <w:div w:id="698700763">
                          <w:marLeft w:val="640"/>
                          <w:marRight w:val="0"/>
                          <w:marTop w:val="0"/>
                          <w:marBottom w:val="0"/>
                          <w:divBdr>
                            <w:top w:val="none" w:sz="0" w:space="0" w:color="auto"/>
                            <w:left w:val="none" w:sz="0" w:space="0" w:color="auto"/>
                            <w:bottom w:val="none" w:sz="0" w:space="0" w:color="auto"/>
                            <w:right w:val="none" w:sz="0" w:space="0" w:color="auto"/>
                          </w:divBdr>
                        </w:div>
                        <w:div w:id="731464717">
                          <w:marLeft w:val="640"/>
                          <w:marRight w:val="0"/>
                          <w:marTop w:val="0"/>
                          <w:marBottom w:val="0"/>
                          <w:divBdr>
                            <w:top w:val="none" w:sz="0" w:space="0" w:color="auto"/>
                            <w:left w:val="none" w:sz="0" w:space="0" w:color="auto"/>
                            <w:bottom w:val="none" w:sz="0" w:space="0" w:color="auto"/>
                            <w:right w:val="none" w:sz="0" w:space="0" w:color="auto"/>
                          </w:divBdr>
                        </w:div>
                        <w:div w:id="788747631">
                          <w:marLeft w:val="640"/>
                          <w:marRight w:val="0"/>
                          <w:marTop w:val="0"/>
                          <w:marBottom w:val="0"/>
                          <w:divBdr>
                            <w:top w:val="none" w:sz="0" w:space="0" w:color="auto"/>
                            <w:left w:val="none" w:sz="0" w:space="0" w:color="auto"/>
                            <w:bottom w:val="none" w:sz="0" w:space="0" w:color="auto"/>
                            <w:right w:val="none" w:sz="0" w:space="0" w:color="auto"/>
                          </w:divBdr>
                        </w:div>
                        <w:div w:id="869294784">
                          <w:marLeft w:val="640"/>
                          <w:marRight w:val="0"/>
                          <w:marTop w:val="0"/>
                          <w:marBottom w:val="0"/>
                          <w:divBdr>
                            <w:top w:val="none" w:sz="0" w:space="0" w:color="auto"/>
                            <w:left w:val="none" w:sz="0" w:space="0" w:color="auto"/>
                            <w:bottom w:val="none" w:sz="0" w:space="0" w:color="auto"/>
                            <w:right w:val="none" w:sz="0" w:space="0" w:color="auto"/>
                          </w:divBdr>
                        </w:div>
                        <w:div w:id="1049915588">
                          <w:marLeft w:val="640"/>
                          <w:marRight w:val="0"/>
                          <w:marTop w:val="0"/>
                          <w:marBottom w:val="0"/>
                          <w:divBdr>
                            <w:top w:val="none" w:sz="0" w:space="0" w:color="auto"/>
                            <w:left w:val="none" w:sz="0" w:space="0" w:color="auto"/>
                            <w:bottom w:val="none" w:sz="0" w:space="0" w:color="auto"/>
                            <w:right w:val="none" w:sz="0" w:space="0" w:color="auto"/>
                          </w:divBdr>
                        </w:div>
                        <w:div w:id="1105730180">
                          <w:marLeft w:val="640"/>
                          <w:marRight w:val="0"/>
                          <w:marTop w:val="0"/>
                          <w:marBottom w:val="0"/>
                          <w:divBdr>
                            <w:top w:val="none" w:sz="0" w:space="0" w:color="auto"/>
                            <w:left w:val="none" w:sz="0" w:space="0" w:color="auto"/>
                            <w:bottom w:val="none" w:sz="0" w:space="0" w:color="auto"/>
                            <w:right w:val="none" w:sz="0" w:space="0" w:color="auto"/>
                          </w:divBdr>
                        </w:div>
                        <w:div w:id="1222012602">
                          <w:marLeft w:val="640"/>
                          <w:marRight w:val="0"/>
                          <w:marTop w:val="0"/>
                          <w:marBottom w:val="0"/>
                          <w:divBdr>
                            <w:top w:val="none" w:sz="0" w:space="0" w:color="auto"/>
                            <w:left w:val="none" w:sz="0" w:space="0" w:color="auto"/>
                            <w:bottom w:val="none" w:sz="0" w:space="0" w:color="auto"/>
                            <w:right w:val="none" w:sz="0" w:space="0" w:color="auto"/>
                          </w:divBdr>
                        </w:div>
                        <w:div w:id="1233925191">
                          <w:marLeft w:val="640"/>
                          <w:marRight w:val="0"/>
                          <w:marTop w:val="0"/>
                          <w:marBottom w:val="0"/>
                          <w:divBdr>
                            <w:top w:val="none" w:sz="0" w:space="0" w:color="auto"/>
                            <w:left w:val="none" w:sz="0" w:space="0" w:color="auto"/>
                            <w:bottom w:val="none" w:sz="0" w:space="0" w:color="auto"/>
                            <w:right w:val="none" w:sz="0" w:space="0" w:color="auto"/>
                          </w:divBdr>
                        </w:div>
                        <w:div w:id="1263340021">
                          <w:marLeft w:val="640"/>
                          <w:marRight w:val="0"/>
                          <w:marTop w:val="0"/>
                          <w:marBottom w:val="0"/>
                          <w:divBdr>
                            <w:top w:val="none" w:sz="0" w:space="0" w:color="auto"/>
                            <w:left w:val="none" w:sz="0" w:space="0" w:color="auto"/>
                            <w:bottom w:val="none" w:sz="0" w:space="0" w:color="auto"/>
                            <w:right w:val="none" w:sz="0" w:space="0" w:color="auto"/>
                          </w:divBdr>
                        </w:div>
                        <w:div w:id="1276517458">
                          <w:marLeft w:val="640"/>
                          <w:marRight w:val="0"/>
                          <w:marTop w:val="0"/>
                          <w:marBottom w:val="0"/>
                          <w:divBdr>
                            <w:top w:val="none" w:sz="0" w:space="0" w:color="auto"/>
                            <w:left w:val="none" w:sz="0" w:space="0" w:color="auto"/>
                            <w:bottom w:val="none" w:sz="0" w:space="0" w:color="auto"/>
                            <w:right w:val="none" w:sz="0" w:space="0" w:color="auto"/>
                          </w:divBdr>
                        </w:div>
                        <w:div w:id="1304121003">
                          <w:marLeft w:val="640"/>
                          <w:marRight w:val="0"/>
                          <w:marTop w:val="0"/>
                          <w:marBottom w:val="0"/>
                          <w:divBdr>
                            <w:top w:val="none" w:sz="0" w:space="0" w:color="auto"/>
                            <w:left w:val="none" w:sz="0" w:space="0" w:color="auto"/>
                            <w:bottom w:val="none" w:sz="0" w:space="0" w:color="auto"/>
                            <w:right w:val="none" w:sz="0" w:space="0" w:color="auto"/>
                          </w:divBdr>
                        </w:div>
                        <w:div w:id="1306199899">
                          <w:marLeft w:val="640"/>
                          <w:marRight w:val="0"/>
                          <w:marTop w:val="0"/>
                          <w:marBottom w:val="0"/>
                          <w:divBdr>
                            <w:top w:val="none" w:sz="0" w:space="0" w:color="auto"/>
                            <w:left w:val="none" w:sz="0" w:space="0" w:color="auto"/>
                            <w:bottom w:val="none" w:sz="0" w:space="0" w:color="auto"/>
                            <w:right w:val="none" w:sz="0" w:space="0" w:color="auto"/>
                          </w:divBdr>
                        </w:div>
                        <w:div w:id="1412696195">
                          <w:marLeft w:val="640"/>
                          <w:marRight w:val="0"/>
                          <w:marTop w:val="0"/>
                          <w:marBottom w:val="0"/>
                          <w:divBdr>
                            <w:top w:val="none" w:sz="0" w:space="0" w:color="auto"/>
                            <w:left w:val="none" w:sz="0" w:space="0" w:color="auto"/>
                            <w:bottom w:val="none" w:sz="0" w:space="0" w:color="auto"/>
                            <w:right w:val="none" w:sz="0" w:space="0" w:color="auto"/>
                          </w:divBdr>
                        </w:div>
                        <w:div w:id="1417362195">
                          <w:marLeft w:val="640"/>
                          <w:marRight w:val="0"/>
                          <w:marTop w:val="0"/>
                          <w:marBottom w:val="0"/>
                          <w:divBdr>
                            <w:top w:val="none" w:sz="0" w:space="0" w:color="auto"/>
                            <w:left w:val="none" w:sz="0" w:space="0" w:color="auto"/>
                            <w:bottom w:val="none" w:sz="0" w:space="0" w:color="auto"/>
                            <w:right w:val="none" w:sz="0" w:space="0" w:color="auto"/>
                          </w:divBdr>
                        </w:div>
                        <w:div w:id="1466464021">
                          <w:marLeft w:val="640"/>
                          <w:marRight w:val="0"/>
                          <w:marTop w:val="0"/>
                          <w:marBottom w:val="0"/>
                          <w:divBdr>
                            <w:top w:val="none" w:sz="0" w:space="0" w:color="auto"/>
                            <w:left w:val="none" w:sz="0" w:space="0" w:color="auto"/>
                            <w:bottom w:val="none" w:sz="0" w:space="0" w:color="auto"/>
                            <w:right w:val="none" w:sz="0" w:space="0" w:color="auto"/>
                          </w:divBdr>
                        </w:div>
                        <w:div w:id="1487090930">
                          <w:marLeft w:val="640"/>
                          <w:marRight w:val="0"/>
                          <w:marTop w:val="0"/>
                          <w:marBottom w:val="0"/>
                          <w:divBdr>
                            <w:top w:val="none" w:sz="0" w:space="0" w:color="auto"/>
                            <w:left w:val="none" w:sz="0" w:space="0" w:color="auto"/>
                            <w:bottom w:val="none" w:sz="0" w:space="0" w:color="auto"/>
                            <w:right w:val="none" w:sz="0" w:space="0" w:color="auto"/>
                          </w:divBdr>
                        </w:div>
                        <w:div w:id="1551186559">
                          <w:marLeft w:val="640"/>
                          <w:marRight w:val="0"/>
                          <w:marTop w:val="0"/>
                          <w:marBottom w:val="0"/>
                          <w:divBdr>
                            <w:top w:val="none" w:sz="0" w:space="0" w:color="auto"/>
                            <w:left w:val="none" w:sz="0" w:space="0" w:color="auto"/>
                            <w:bottom w:val="none" w:sz="0" w:space="0" w:color="auto"/>
                            <w:right w:val="none" w:sz="0" w:space="0" w:color="auto"/>
                          </w:divBdr>
                        </w:div>
                        <w:div w:id="1915359473">
                          <w:marLeft w:val="640"/>
                          <w:marRight w:val="0"/>
                          <w:marTop w:val="0"/>
                          <w:marBottom w:val="0"/>
                          <w:divBdr>
                            <w:top w:val="none" w:sz="0" w:space="0" w:color="auto"/>
                            <w:left w:val="none" w:sz="0" w:space="0" w:color="auto"/>
                            <w:bottom w:val="none" w:sz="0" w:space="0" w:color="auto"/>
                            <w:right w:val="none" w:sz="0" w:space="0" w:color="auto"/>
                          </w:divBdr>
                        </w:div>
                        <w:div w:id="1972592200">
                          <w:marLeft w:val="640"/>
                          <w:marRight w:val="0"/>
                          <w:marTop w:val="0"/>
                          <w:marBottom w:val="0"/>
                          <w:divBdr>
                            <w:top w:val="none" w:sz="0" w:space="0" w:color="auto"/>
                            <w:left w:val="none" w:sz="0" w:space="0" w:color="auto"/>
                            <w:bottom w:val="none" w:sz="0" w:space="0" w:color="auto"/>
                            <w:right w:val="none" w:sz="0" w:space="0" w:color="auto"/>
                          </w:divBdr>
                        </w:div>
                        <w:div w:id="2066878117">
                          <w:marLeft w:val="640"/>
                          <w:marRight w:val="0"/>
                          <w:marTop w:val="0"/>
                          <w:marBottom w:val="0"/>
                          <w:divBdr>
                            <w:top w:val="none" w:sz="0" w:space="0" w:color="auto"/>
                            <w:left w:val="none" w:sz="0" w:space="0" w:color="auto"/>
                            <w:bottom w:val="none" w:sz="0" w:space="0" w:color="auto"/>
                            <w:right w:val="none" w:sz="0" w:space="0" w:color="auto"/>
                          </w:divBdr>
                        </w:div>
                      </w:divsChild>
                    </w:div>
                    <w:div w:id="958536735">
                      <w:marLeft w:val="0"/>
                      <w:marRight w:val="0"/>
                      <w:marTop w:val="0"/>
                      <w:marBottom w:val="0"/>
                      <w:divBdr>
                        <w:top w:val="none" w:sz="0" w:space="0" w:color="auto"/>
                        <w:left w:val="none" w:sz="0" w:space="0" w:color="auto"/>
                        <w:bottom w:val="none" w:sz="0" w:space="0" w:color="auto"/>
                        <w:right w:val="none" w:sz="0" w:space="0" w:color="auto"/>
                      </w:divBdr>
                      <w:divsChild>
                        <w:div w:id="13726163">
                          <w:marLeft w:val="640"/>
                          <w:marRight w:val="0"/>
                          <w:marTop w:val="0"/>
                          <w:marBottom w:val="0"/>
                          <w:divBdr>
                            <w:top w:val="none" w:sz="0" w:space="0" w:color="auto"/>
                            <w:left w:val="none" w:sz="0" w:space="0" w:color="auto"/>
                            <w:bottom w:val="none" w:sz="0" w:space="0" w:color="auto"/>
                            <w:right w:val="none" w:sz="0" w:space="0" w:color="auto"/>
                          </w:divBdr>
                        </w:div>
                        <w:div w:id="129784722">
                          <w:marLeft w:val="640"/>
                          <w:marRight w:val="0"/>
                          <w:marTop w:val="0"/>
                          <w:marBottom w:val="0"/>
                          <w:divBdr>
                            <w:top w:val="none" w:sz="0" w:space="0" w:color="auto"/>
                            <w:left w:val="none" w:sz="0" w:space="0" w:color="auto"/>
                            <w:bottom w:val="none" w:sz="0" w:space="0" w:color="auto"/>
                            <w:right w:val="none" w:sz="0" w:space="0" w:color="auto"/>
                          </w:divBdr>
                        </w:div>
                        <w:div w:id="159391843">
                          <w:marLeft w:val="640"/>
                          <w:marRight w:val="0"/>
                          <w:marTop w:val="0"/>
                          <w:marBottom w:val="0"/>
                          <w:divBdr>
                            <w:top w:val="none" w:sz="0" w:space="0" w:color="auto"/>
                            <w:left w:val="none" w:sz="0" w:space="0" w:color="auto"/>
                            <w:bottom w:val="none" w:sz="0" w:space="0" w:color="auto"/>
                            <w:right w:val="none" w:sz="0" w:space="0" w:color="auto"/>
                          </w:divBdr>
                        </w:div>
                        <w:div w:id="302976391">
                          <w:marLeft w:val="640"/>
                          <w:marRight w:val="0"/>
                          <w:marTop w:val="0"/>
                          <w:marBottom w:val="0"/>
                          <w:divBdr>
                            <w:top w:val="none" w:sz="0" w:space="0" w:color="auto"/>
                            <w:left w:val="none" w:sz="0" w:space="0" w:color="auto"/>
                            <w:bottom w:val="none" w:sz="0" w:space="0" w:color="auto"/>
                            <w:right w:val="none" w:sz="0" w:space="0" w:color="auto"/>
                          </w:divBdr>
                        </w:div>
                        <w:div w:id="456022412">
                          <w:marLeft w:val="640"/>
                          <w:marRight w:val="0"/>
                          <w:marTop w:val="0"/>
                          <w:marBottom w:val="0"/>
                          <w:divBdr>
                            <w:top w:val="none" w:sz="0" w:space="0" w:color="auto"/>
                            <w:left w:val="none" w:sz="0" w:space="0" w:color="auto"/>
                            <w:bottom w:val="none" w:sz="0" w:space="0" w:color="auto"/>
                            <w:right w:val="none" w:sz="0" w:space="0" w:color="auto"/>
                          </w:divBdr>
                        </w:div>
                        <w:div w:id="553976051">
                          <w:marLeft w:val="640"/>
                          <w:marRight w:val="0"/>
                          <w:marTop w:val="0"/>
                          <w:marBottom w:val="0"/>
                          <w:divBdr>
                            <w:top w:val="none" w:sz="0" w:space="0" w:color="auto"/>
                            <w:left w:val="none" w:sz="0" w:space="0" w:color="auto"/>
                            <w:bottom w:val="none" w:sz="0" w:space="0" w:color="auto"/>
                            <w:right w:val="none" w:sz="0" w:space="0" w:color="auto"/>
                          </w:divBdr>
                        </w:div>
                        <w:div w:id="573127651">
                          <w:marLeft w:val="640"/>
                          <w:marRight w:val="0"/>
                          <w:marTop w:val="0"/>
                          <w:marBottom w:val="0"/>
                          <w:divBdr>
                            <w:top w:val="none" w:sz="0" w:space="0" w:color="auto"/>
                            <w:left w:val="none" w:sz="0" w:space="0" w:color="auto"/>
                            <w:bottom w:val="none" w:sz="0" w:space="0" w:color="auto"/>
                            <w:right w:val="none" w:sz="0" w:space="0" w:color="auto"/>
                          </w:divBdr>
                        </w:div>
                        <w:div w:id="628559752">
                          <w:marLeft w:val="640"/>
                          <w:marRight w:val="0"/>
                          <w:marTop w:val="0"/>
                          <w:marBottom w:val="0"/>
                          <w:divBdr>
                            <w:top w:val="none" w:sz="0" w:space="0" w:color="auto"/>
                            <w:left w:val="none" w:sz="0" w:space="0" w:color="auto"/>
                            <w:bottom w:val="none" w:sz="0" w:space="0" w:color="auto"/>
                            <w:right w:val="none" w:sz="0" w:space="0" w:color="auto"/>
                          </w:divBdr>
                        </w:div>
                        <w:div w:id="652569421">
                          <w:marLeft w:val="640"/>
                          <w:marRight w:val="0"/>
                          <w:marTop w:val="0"/>
                          <w:marBottom w:val="0"/>
                          <w:divBdr>
                            <w:top w:val="none" w:sz="0" w:space="0" w:color="auto"/>
                            <w:left w:val="none" w:sz="0" w:space="0" w:color="auto"/>
                            <w:bottom w:val="none" w:sz="0" w:space="0" w:color="auto"/>
                            <w:right w:val="none" w:sz="0" w:space="0" w:color="auto"/>
                          </w:divBdr>
                        </w:div>
                        <w:div w:id="723674616">
                          <w:marLeft w:val="640"/>
                          <w:marRight w:val="0"/>
                          <w:marTop w:val="0"/>
                          <w:marBottom w:val="0"/>
                          <w:divBdr>
                            <w:top w:val="none" w:sz="0" w:space="0" w:color="auto"/>
                            <w:left w:val="none" w:sz="0" w:space="0" w:color="auto"/>
                            <w:bottom w:val="none" w:sz="0" w:space="0" w:color="auto"/>
                            <w:right w:val="none" w:sz="0" w:space="0" w:color="auto"/>
                          </w:divBdr>
                        </w:div>
                        <w:div w:id="739863309">
                          <w:marLeft w:val="640"/>
                          <w:marRight w:val="0"/>
                          <w:marTop w:val="0"/>
                          <w:marBottom w:val="0"/>
                          <w:divBdr>
                            <w:top w:val="none" w:sz="0" w:space="0" w:color="auto"/>
                            <w:left w:val="none" w:sz="0" w:space="0" w:color="auto"/>
                            <w:bottom w:val="none" w:sz="0" w:space="0" w:color="auto"/>
                            <w:right w:val="none" w:sz="0" w:space="0" w:color="auto"/>
                          </w:divBdr>
                        </w:div>
                        <w:div w:id="840315911">
                          <w:marLeft w:val="640"/>
                          <w:marRight w:val="0"/>
                          <w:marTop w:val="0"/>
                          <w:marBottom w:val="0"/>
                          <w:divBdr>
                            <w:top w:val="none" w:sz="0" w:space="0" w:color="auto"/>
                            <w:left w:val="none" w:sz="0" w:space="0" w:color="auto"/>
                            <w:bottom w:val="none" w:sz="0" w:space="0" w:color="auto"/>
                            <w:right w:val="none" w:sz="0" w:space="0" w:color="auto"/>
                          </w:divBdr>
                        </w:div>
                        <w:div w:id="869146702">
                          <w:marLeft w:val="640"/>
                          <w:marRight w:val="0"/>
                          <w:marTop w:val="0"/>
                          <w:marBottom w:val="0"/>
                          <w:divBdr>
                            <w:top w:val="none" w:sz="0" w:space="0" w:color="auto"/>
                            <w:left w:val="none" w:sz="0" w:space="0" w:color="auto"/>
                            <w:bottom w:val="none" w:sz="0" w:space="0" w:color="auto"/>
                            <w:right w:val="none" w:sz="0" w:space="0" w:color="auto"/>
                          </w:divBdr>
                        </w:div>
                        <w:div w:id="877622930">
                          <w:marLeft w:val="640"/>
                          <w:marRight w:val="0"/>
                          <w:marTop w:val="0"/>
                          <w:marBottom w:val="0"/>
                          <w:divBdr>
                            <w:top w:val="none" w:sz="0" w:space="0" w:color="auto"/>
                            <w:left w:val="none" w:sz="0" w:space="0" w:color="auto"/>
                            <w:bottom w:val="none" w:sz="0" w:space="0" w:color="auto"/>
                            <w:right w:val="none" w:sz="0" w:space="0" w:color="auto"/>
                          </w:divBdr>
                        </w:div>
                        <w:div w:id="910581651">
                          <w:marLeft w:val="640"/>
                          <w:marRight w:val="0"/>
                          <w:marTop w:val="0"/>
                          <w:marBottom w:val="0"/>
                          <w:divBdr>
                            <w:top w:val="none" w:sz="0" w:space="0" w:color="auto"/>
                            <w:left w:val="none" w:sz="0" w:space="0" w:color="auto"/>
                            <w:bottom w:val="none" w:sz="0" w:space="0" w:color="auto"/>
                            <w:right w:val="none" w:sz="0" w:space="0" w:color="auto"/>
                          </w:divBdr>
                        </w:div>
                        <w:div w:id="983318075">
                          <w:marLeft w:val="640"/>
                          <w:marRight w:val="0"/>
                          <w:marTop w:val="0"/>
                          <w:marBottom w:val="0"/>
                          <w:divBdr>
                            <w:top w:val="none" w:sz="0" w:space="0" w:color="auto"/>
                            <w:left w:val="none" w:sz="0" w:space="0" w:color="auto"/>
                            <w:bottom w:val="none" w:sz="0" w:space="0" w:color="auto"/>
                            <w:right w:val="none" w:sz="0" w:space="0" w:color="auto"/>
                          </w:divBdr>
                        </w:div>
                        <w:div w:id="1031420278">
                          <w:marLeft w:val="640"/>
                          <w:marRight w:val="0"/>
                          <w:marTop w:val="0"/>
                          <w:marBottom w:val="0"/>
                          <w:divBdr>
                            <w:top w:val="none" w:sz="0" w:space="0" w:color="auto"/>
                            <w:left w:val="none" w:sz="0" w:space="0" w:color="auto"/>
                            <w:bottom w:val="none" w:sz="0" w:space="0" w:color="auto"/>
                            <w:right w:val="none" w:sz="0" w:space="0" w:color="auto"/>
                          </w:divBdr>
                        </w:div>
                        <w:div w:id="1136947556">
                          <w:marLeft w:val="640"/>
                          <w:marRight w:val="0"/>
                          <w:marTop w:val="0"/>
                          <w:marBottom w:val="0"/>
                          <w:divBdr>
                            <w:top w:val="none" w:sz="0" w:space="0" w:color="auto"/>
                            <w:left w:val="none" w:sz="0" w:space="0" w:color="auto"/>
                            <w:bottom w:val="none" w:sz="0" w:space="0" w:color="auto"/>
                            <w:right w:val="none" w:sz="0" w:space="0" w:color="auto"/>
                          </w:divBdr>
                        </w:div>
                        <w:div w:id="1189565776">
                          <w:marLeft w:val="640"/>
                          <w:marRight w:val="0"/>
                          <w:marTop w:val="0"/>
                          <w:marBottom w:val="0"/>
                          <w:divBdr>
                            <w:top w:val="none" w:sz="0" w:space="0" w:color="auto"/>
                            <w:left w:val="none" w:sz="0" w:space="0" w:color="auto"/>
                            <w:bottom w:val="none" w:sz="0" w:space="0" w:color="auto"/>
                            <w:right w:val="none" w:sz="0" w:space="0" w:color="auto"/>
                          </w:divBdr>
                        </w:div>
                        <w:div w:id="1209562891">
                          <w:marLeft w:val="640"/>
                          <w:marRight w:val="0"/>
                          <w:marTop w:val="0"/>
                          <w:marBottom w:val="0"/>
                          <w:divBdr>
                            <w:top w:val="none" w:sz="0" w:space="0" w:color="auto"/>
                            <w:left w:val="none" w:sz="0" w:space="0" w:color="auto"/>
                            <w:bottom w:val="none" w:sz="0" w:space="0" w:color="auto"/>
                            <w:right w:val="none" w:sz="0" w:space="0" w:color="auto"/>
                          </w:divBdr>
                        </w:div>
                        <w:div w:id="1344282347">
                          <w:marLeft w:val="640"/>
                          <w:marRight w:val="0"/>
                          <w:marTop w:val="0"/>
                          <w:marBottom w:val="0"/>
                          <w:divBdr>
                            <w:top w:val="none" w:sz="0" w:space="0" w:color="auto"/>
                            <w:left w:val="none" w:sz="0" w:space="0" w:color="auto"/>
                            <w:bottom w:val="none" w:sz="0" w:space="0" w:color="auto"/>
                            <w:right w:val="none" w:sz="0" w:space="0" w:color="auto"/>
                          </w:divBdr>
                        </w:div>
                        <w:div w:id="1359769183">
                          <w:marLeft w:val="640"/>
                          <w:marRight w:val="0"/>
                          <w:marTop w:val="0"/>
                          <w:marBottom w:val="0"/>
                          <w:divBdr>
                            <w:top w:val="none" w:sz="0" w:space="0" w:color="auto"/>
                            <w:left w:val="none" w:sz="0" w:space="0" w:color="auto"/>
                            <w:bottom w:val="none" w:sz="0" w:space="0" w:color="auto"/>
                            <w:right w:val="none" w:sz="0" w:space="0" w:color="auto"/>
                          </w:divBdr>
                        </w:div>
                        <w:div w:id="1382095286">
                          <w:marLeft w:val="640"/>
                          <w:marRight w:val="0"/>
                          <w:marTop w:val="0"/>
                          <w:marBottom w:val="0"/>
                          <w:divBdr>
                            <w:top w:val="none" w:sz="0" w:space="0" w:color="auto"/>
                            <w:left w:val="none" w:sz="0" w:space="0" w:color="auto"/>
                            <w:bottom w:val="none" w:sz="0" w:space="0" w:color="auto"/>
                            <w:right w:val="none" w:sz="0" w:space="0" w:color="auto"/>
                          </w:divBdr>
                        </w:div>
                        <w:div w:id="1391534477">
                          <w:marLeft w:val="640"/>
                          <w:marRight w:val="0"/>
                          <w:marTop w:val="0"/>
                          <w:marBottom w:val="0"/>
                          <w:divBdr>
                            <w:top w:val="none" w:sz="0" w:space="0" w:color="auto"/>
                            <w:left w:val="none" w:sz="0" w:space="0" w:color="auto"/>
                            <w:bottom w:val="none" w:sz="0" w:space="0" w:color="auto"/>
                            <w:right w:val="none" w:sz="0" w:space="0" w:color="auto"/>
                          </w:divBdr>
                        </w:div>
                        <w:div w:id="1604606102">
                          <w:marLeft w:val="640"/>
                          <w:marRight w:val="0"/>
                          <w:marTop w:val="0"/>
                          <w:marBottom w:val="0"/>
                          <w:divBdr>
                            <w:top w:val="none" w:sz="0" w:space="0" w:color="auto"/>
                            <w:left w:val="none" w:sz="0" w:space="0" w:color="auto"/>
                            <w:bottom w:val="none" w:sz="0" w:space="0" w:color="auto"/>
                            <w:right w:val="none" w:sz="0" w:space="0" w:color="auto"/>
                          </w:divBdr>
                        </w:div>
                        <w:div w:id="1687517255">
                          <w:marLeft w:val="640"/>
                          <w:marRight w:val="0"/>
                          <w:marTop w:val="0"/>
                          <w:marBottom w:val="0"/>
                          <w:divBdr>
                            <w:top w:val="none" w:sz="0" w:space="0" w:color="auto"/>
                            <w:left w:val="none" w:sz="0" w:space="0" w:color="auto"/>
                            <w:bottom w:val="none" w:sz="0" w:space="0" w:color="auto"/>
                            <w:right w:val="none" w:sz="0" w:space="0" w:color="auto"/>
                          </w:divBdr>
                        </w:div>
                        <w:div w:id="1743285611">
                          <w:marLeft w:val="640"/>
                          <w:marRight w:val="0"/>
                          <w:marTop w:val="0"/>
                          <w:marBottom w:val="0"/>
                          <w:divBdr>
                            <w:top w:val="none" w:sz="0" w:space="0" w:color="auto"/>
                            <w:left w:val="none" w:sz="0" w:space="0" w:color="auto"/>
                            <w:bottom w:val="none" w:sz="0" w:space="0" w:color="auto"/>
                            <w:right w:val="none" w:sz="0" w:space="0" w:color="auto"/>
                          </w:divBdr>
                        </w:div>
                        <w:div w:id="1862353789">
                          <w:marLeft w:val="640"/>
                          <w:marRight w:val="0"/>
                          <w:marTop w:val="0"/>
                          <w:marBottom w:val="0"/>
                          <w:divBdr>
                            <w:top w:val="none" w:sz="0" w:space="0" w:color="auto"/>
                            <w:left w:val="none" w:sz="0" w:space="0" w:color="auto"/>
                            <w:bottom w:val="none" w:sz="0" w:space="0" w:color="auto"/>
                            <w:right w:val="none" w:sz="0" w:space="0" w:color="auto"/>
                          </w:divBdr>
                        </w:div>
                        <w:div w:id="1955751449">
                          <w:marLeft w:val="640"/>
                          <w:marRight w:val="0"/>
                          <w:marTop w:val="0"/>
                          <w:marBottom w:val="0"/>
                          <w:divBdr>
                            <w:top w:val="none" w:sz="0" w:space="0" w:color="auto"/>
                            <w:left w:val="none" w:sz="0" w:space="0" w:color="auto"/>
                            <w:bottom w:val="none" w:sz="0" w:space="0" w:color="auto"/>
                            <w:right w:val="none" w:sz="0" w:space="0" w:color="auto"/>
                          </w:divBdr>
                        </w:div>
                        <w:div w:id="1960911538">
                          <w:marLeft w:val="640"/>
                          <w:marRight w:val="0"/>
                          <w:marTop w:val="0"/>
                          <w:marBottom w:val="0"/>
                          <w:divBdr>
                            <w:top w:val="none" w:sz="0" w:space="0" w:color="auto"/>
                            <w:left w:val="none" w:sz="0" w:space="0" w:color="auto"/>
                            <w:bottom w:val="none" w:sz="0" w:space="0" w:color="auto"/>
                            <w:right w:val="none" w:sz="0" w:space="0" w:color="auto"/>
                          </w:divBdr>
                        </w:div>
                        <w:div w:id="2101829101">
                          <w:marLeft w:val="640"/>
                          <w:marRight w:val="0"/>
                          <w:marTop w:val="0"/>
                          <w:marBottom w:val="0"/>
                          <w:divBdr>
                            <w:top w:val="none" w:sz="0" w:space="0" w:color="auto"/>
                            <w:left w:val="none" w:sz="0" w:space="0" w:color="auto"/>
                            <w:bottom w:val="none" w:sz="0" w:space="0" w:color="auto"/>
                            <w:right w:val="none" w:sz="0" w:space="0" w:color="auto"/>
                          </w:divBdr>
                        </w:div>
                      </w:divsChild>
                    </w:div>
                    <w:div w:id="976497292">
                      <w:marLeft w:val="0"/>
                      <w:marRight w:val="0"/>
                      <w:marTop w:val="0"/>
                      <w:marBottom w:val="0"/>
                      <w:divBdr>
                        <w:top w:val="none" w:sz="0" w:space="0" w:color="auto"/>
                        <w:left w:val="none" w:sz="0" w:space="0" w:color="auto"/>
                        <w:bottom w:val="none" w:sz="0" w:space="0" w:color="auto"/>
                        <w:right w:val="none" w:sz="0" w:space="0" w:color="auto"/>
                      </w:divBdr>
                      <w:divsChild>
                        <w:div w:id="60904630">
                          <w:marLeft w:val="640"/>
                          <w:marRight w:val="0"/>
                          <w:marTop w:val="0"/>
                          <w:marBottom w:val="0"/>
                          <w:divBdr>
                            <w:top w:val="none" w:sz="0" w:space="0" w:color="auto"/>
                            <w:left w:val="none" w:sz="0" w:space="0" w:color="auto"/>
                            <w:bottom w:val="none" w:sz="0" w:space="0" w:color="auto"/>
                            <w:right w:val="none" w:sz="0" w:space="0" w:color="auto"/>
                          </w:divBdr>
                        </w:div>
                        <w:div w:id="146746459">
                          <w:marLeft w:val="640"/>
                          <w:marRight w:val="0"/>
                          <w:marTop w:val="0"/>
                          <w:marBottom w:val="0"/>
                          <w:divBdr>
                            <w:top w:val="none" w:sz="0" w:space="0" w:color="auto"/>
                            <w:left w:val="none" w:sz="0" w:space="0" w:color="auto"/>
                            <w:bottom w:val="none" w:sz="0" w:space="0" w:color="auto"/>
                            <w:right w:val="none" w:sz="0" w:space="0" w:color="auto"/>
                          </w:divBdr>
                        </w:div>
                        <w:div w:id="221984919">
                          <w:marLeft w:val="640"/>
                          <w:marRight w:val="0"/>
                          <w:marTop w:val="0"/>
                          <w:marBottom w:val="0"/>
                          <w:divBdr>
                            <w:top w:val="none" w:sz="0" w:space="0" w:color="auto"/>
                            <w:left w:val="none" w:sz="0" w:space="0" w:color="auto"/>
                            <w:bottom w:val="none" w:sz="0" w:space="0" w:color="auto"/>
                            <w:right w:val="none" w:sz="0" w:space="0" w:color="auto"/>
                          </w:divBdr>
                        </w:div>
                        <w:div w:id="249658617">
                          <w:marLeft w:val="640"/>
                          <w:marRight w:val="0"/>
                          <w:marTop w:val="0"/>
                          <w:marBottom w:val="0"/>
                          <w:divBdr>
                            <w:top w:val="none" w:sz="0" w:space="0" w:color="auto"/>
                            <w:left w:val="none" w:sz="0" w:space="0" w:color="auto"/>
                            <w:bottom w:val="none" w:sz="0" w:space="0" w:color="auto"/>
                            <w:right w:val="none" w:sz="0" w:space="0" w:color="auto"/>
                          </w:divBdr>
                        </w:div>
                        <w:div w:id="267588417">
                          <w:marLeft w:val="640"/>
                          <w:marRight w:val="0"/>
                          <w:marTop w:val="0"/>
                          <w:marBottom w:val="0"/>
                          <w:divBdr>
                            <w:top w:val="none" w:sz="0" w:space="0" w:color="auto"/>
                            <w:left w:val="none" w:sz="0" w:space="0" w:color="auto"/>
                            <w:bottom w:val="none" w:sz="0" w:space="0" w:color="auto"/>
                            <w:right w:val="none" w:sz="0" w:space="0" w:color="auto"/>
                          </w:divBdr>
                        </w:div>
                        <w:div w:id="306056999">
                          <w:marLeft w:val="640"/>
                          <w:marRight w:val="0"/>
                          <w:marTop w:val="0"/>
                          <w:marBottom w:val="0"/>
                          <w:divBdr>
                            <w:top w:val="none" w:sz="0" w:space="0" w:color="auto"/>
                            <w:left w:val="none" w:sz="0" w:space="0" w:color="auto"/>
                            <w:bottom w:val="none" w:sz="0" w:space="0" w:color="auto"/>
                            <w:right w:val="none" w:sz="0" w:space="0" w:color="auto"/>
                          </w:divBdr>
                        </w:div>
                        <w:div w:id="368452390">
                          <w:marLeft w:val="640"/>
                          <w:marRight w:val="0"/>
                          <w:marTop w:val="0"/>
                          <w:marBottom w:val="0"/>
                          <w:divBdr>
                            <w:top w:val="none" w:sz="0" w:space="0" w:color="auto"/>
                            <w:left w:val="none" w:sz="0" w:space="0" w:color="auto"/>
                            <w:bottom w:val="none" w:sz="0" w:space="0" w:color="auto"/>
                            <w:right w:val="none" w:sz="0" w:space="0" w:color="auto"/>
                          </w:divBdr>
                        </w:div>
                        <w:div w:id="392705596">
                          <w:marLeft w:val="640"/>
                          <w:marRight w:val="0"/>
                          <w:marTop w:val="0"/>
                          <w:marBottom w:val="0"/>
                          <w:divBdr>
                            <w:top w:val="none" w:sz="0" w:space="0" w:color="auto"/>
                            <w:left w:val="none" w:sz="0" w:space="0" w:color="auto"/>
                            <w:bottom w:val="none" w:sz="0" w:space="0" w:color="auto"/>
                            <w:right w:val="none" w:sz="0" w:space="0" w:color="auto"/>
                          </w:divBdr>
                        </w:div>
                        <w:div w:id="513542167">
                          <w:marLeft w:val="640"/>
                          <w:marRight w:val="0"/>
                          <w:marTop w:val="0"/>
                          <w:marBottom w:val="0"/>
                          <w:divBdr>
                            <w:top w:val="none" w:sz="0" w:space="0" w:color="auto"/>
                            <w:left w:val="none" w:sz="0" w:space="0" w:color="auto"/>
                            <w:bottom w:val="none" w:sz="0" w:space="0" w:color="auto"/>
                            <w:right w:val="none" w:sz="0" w:space="0" w:color="auto"/>
                          </w:divBdr>
                        </w:div>
                        <w:div w:id="519393866">
                          <w:marLeft w:val="640"/>
                          <w:marRight w:val="0"/>
                          <w:marTop w:val="0"/>
                          <w:marBottom w:val="0"/>
                          <w:divBdr>
                            <w:top w:val="none" w:sz="0" w:space="0" w:color="auto"/>
                            <w:left w:val="none" w:sz="0" w:space="0" w:color="auto"/>
                            <w:bottom w:val="none" w:sz="0" w:space="0" w:color="auto"/>
                            <w:right w:val="none" w:sz="0" w:space="0" w:color="auto"/>
                          </w:divBdr>
                        </w:div>
                        <w:div w:id="612980140">
                          <w:marLeft w:val="640"/>
                          <w:marRight w:val="0"/>
                          <w:marTop w:val="0"/>
                          <w:marBottom w:val="0"/>
                          <w:divBdr>
                            <w:top w:val="none" w:sz="0" w:space="0" w:color="auto"/>
                            <w:left w:val="none" w:sz="0" w:space="0" w:color="auto"/>
                            <w:bottom w:val="none" w:sz="0" w:space="0" w:color="auto"/>
                            <w:right w:val="none" w:sz="0" w:space="0" w:color="auto"/>
                          </w:divBdr>
                        </w:div>
                        <w:div w:id="636447849">
                          <w:marLeft w:val="640"/>
                          <w:marRight w:val="0"/>
                          <w:marTop w:val="0"/>
                          <w:marBottom w:val="0"/>
                          <w:divBdr>
                            <w:top w:val="none" w:sz="0" w:space="0" w:color="auto"/>
                            <w:left w:val="none" w:sz="0" w:space="0" w:color="auto"/>
                            <w:bottom w:val="none" w:sz="0" w:space="0" w:color="auto"/>
                            <w:right w:val="none" w:sz="0" w:space="0" w:color="auto"/>
                          </w:divBdr>
                        </w:div>
                        <w:div w:id="701248616">
                          <w:marLeft w:val="640"/>
                          <w:marRight w:val="0"/>
                          <w:marTop w:val="0"/>
                          <w:marBottom w:val="0"/>
                          <w:divBdr>
                            <w:top w:val="none" w:sz="0" w:space="0" w:color="auto"/>
                            <w:left w:val="none" w:sz="0" w:space="0" w:color="auto"/>
                            <w:bottom w:val="none" w:sz="0" w:space="0" w:color="auto"/>
                            <w:right w:val="none" w:sz="0" w:space="0" w:color="auto"/>
                          </w:divBdr>
                        </w:div>
                        <w:div w:id="786660816">
                          <w:marLeft w:val="640"/>
                          <w:marRight w:val="0"/>
                          <w:marTop w:val="0"/>
                          <w:marBottom w:val="0"/>
                          <w:divBdr>
                            <w:top w:val="none" w:sz="0" w:space="0" w:color="auto"/>
                            <w:left w:val="none" w:sz="0" w:space="0" w:color="auto"/>
                            <w:bottom w:val="none" w:sz="0" w:space="0" w:color="auto"/>
                            <w:right w:val="none" w:sz="0" w:space="0" w:color="auto"/>
                          </w:divBdr>
                        </w:div>
                        <w:div w:id="859052724">
                          <w:marLeft w:val="640"/>
                          <w:marRight w:val="0"/>
                          <w:marTop w:val="0"/>
                          <w:marBottom w:val="0"/>
                          <w:divBdr>
                            <w:top w:val="none" w:sz="0" w:space="0" w:color="auto"/>
                            <w:left w:val="none" w:sz="0" w:space="0" w:color="auto"/>
                            <w:bottom w:val="none" w:sz="0" w:space="0" w:color="auto"/>
                            <w:right w:val="none" w:sz="0" w:space="0" w:color="auto"/>
                          </w:divBdr>
                        </w:div>
                        <w:div w:id="929390251">
                          <w:marLeft w:val="640"/>
                          <w:marRight w:val="0"/>
                          <w:marTop w:val="0"/>
                          <w:marBottom w:val="0"/>
                          <w:divBdr>
                            <w:top w:val="none" w:sz="0" w:space="0" w:color="auto"/>
                            <w:left w:val="none" w:sz="0" w:space="0" w:color="auto"/>
                            <w:bottom w:val="none" w:sz="0" w:space="0" w:color="auto"/>
                            <w:right w:val="none" w:sz="0" w:space="0" w:color="auto"/>
                          </w:divBdr>
                        </w:div>
                        <w:div w:id="983436249">
                          <w:marLeft w:val="640"/>
                          <w:marRight w:val="0"/>
                          <w:marTop w:val="0"/>
                          <w:marBottom w:val="0"/>
                          <w:divBdr>
                            <w:top w:val="none" w:sz="0" w:space="0" w:color="auto"/>
                            <w:left w:val="none" w:sz="0" w:space="0" w:color="auto"/>
                            <w:bottom w:val="none" w:sz="0" w:space="0" w:color="auto"/>
                            <w:right w:val="none" w:sz="0" w:space="0" w:color="auto"/>
                          </w:divBdr>
                        </w:div>
                        <w:div w:id="1036344664">
                          <w:marLeft w:val="640"/>
                          <w:marRight w:val="0"/>
                          <w:marTop w:val="0"/>
                          <w:marBottom w:val="0"/>
                          <w:divBdr>
                            <w:top w:val="none" w:sz="0" w:space="0" w:color="auto"/>
                            <w:left w:val="none" w:sz="0" w:space="0" w:color="auto"/>
                            <w:bottom w:val="none" w:sz="0" w:space="0" w:color="auto"/>
                            <w:right w:val="none" w:sz="0" w:space="0" w:color="auto"/>
                          </w:divBdr>
                        </w:div>
                        <w:div w:id="1039359809">
                          <w:marLeft w:val="640"/>
                          <w:marRight w:val="0"/>
                          <w:marTop w:val="0"/>
                          <w:marBottom w:val="0"/>
                          <w:divBdr>
                            <w:top w:val="none" w:sz="0" w:space="0" w:color="auto"/>
                            <w:left w:val="none" w:sz="0" w:space="0" w:color="auto"/>
                            <w:bottom w:val="none" w:sz="0" w:space="0" w:color="auto"/>
                            <w:right w:val="none" w:sz="0" w:space="0" w:color="auto"/>
                          </w:divBdr>
                        </w:div>
                        <w:div w:id="1076126735">
                          <w:marLeft w:val="640"/>
                          <w:marRight w:val="0"/>
                          <w:marTop w:val="0"/>
                          <w:marBottom w:val="0"/>
                          <w:divBdr>
                            <w:top w:val="none" w:sz="0" w:space="0" w:color="auto"/>
                            <w:left w:val="none" w:sz="0" w:space="0" w:color="auto"/>
                            <w:bottom w:val="none" w:sz="0" w:space="0" w:color="auto"/>
                            <w:right w:val="none" w:sz="0" w:space="0" w:color="auto"/>
                          </w:divBdr>
                        </w:div>
                        <w:div w:id="1184321767">
                          <w:marLeft w:val="640"/>
                          <w:marRight w:val="0"/>
                          <w:marTop w:val="0"/>
                          <w:marBottom w:val="0"/>
                          <w:divBdr>
                            <w:top w:val="none" w:sz="0" w:space="0" w:color="auto"/>
                            <w:left w:val="none" w:sz="0" w:space="0" w:color="auto"/>
                            <w:bottom w:val="none" w:sz="0" w:space="0" w:color="auto"/>
                            <w:right w:val="none" w:sz="0" w:space="0" w:color="auto"/>
                          </w:divBdr>
                        </w:div>
                        <w:div w:id="1290865434">
                          <w:marLeft w:val="640"/>
                          <w:marRight w:val="0"/>
                          <w:marTop w:val="0"/>
                          <w:marBottom w:val="0"/>
                          <w:divBdr>
                            <w:top w:val="none" w:sz="0" w:space="0" w:color="auto"/>
                            <w:left w:val="none" w:sz="0" w:space="0" w:color="auto"/>
                            <w:bottom w:val="none" w:sz="0" w:space="0" w:color="auto"/>
                            <w:right w:val="none" w:sz="0" w:space="0" w:color="auto"/>
                          </w:divBdr>
                        </w:div>
                        <w:div w:id="1314023698">
                          <w:marLeft w:val="640"/>
                          <w:marRight w:val="0"/>
                          <w:marTop w:val="0"/>
                          <w:marBottom w:val="0"/>
                          <w:divBdr>
                            <w:top w:val="none" w:sz="0" w:space="0" w:color="auto"/>
                            <w:left w:val="none" w:sz="0" w:space="0" w:color="auto"/>
                            <w:bottom w:val="none" w:sz="0" w:space="0" w:color="auto"/>
                            <w:right w:val="none" w:sz="0" w:space="0" w:color="auto"/>
                          </w:divBdr>
                        </w:div>
                        <w:div w:id="1370841711">
                          <w:marLeft w:val="640"/>
                          <w:marRight w:val="0"/>
                          <w:marTop w:val="0"/>
                          <w:marBottom w:val="0"/>
                          <w:divBdr>
                            <w:top w:val="none" w:sz="0" w:space="0" w:color="auto"/>
                            <w:left w:val="none" w:sz="0" w:space="0" w:color="auto"/>
                            <w:bottom w:val="none" w:sz="0" w:space="0" w:color="auto"/>
                            <w:right w:val="none" w:sz="0" w:space="0" w:color="auto"/>
                          </w:divBdr>
                        </w:div>
                        <w:div w:id="1379865622">
                          <w:marLeft w:val="640"/>
                          <w:marRight w:val="0"/>
                          <w:marTop w:val="0"/>
                          <w:marBottom w:val="0"/>
                          <w:divBdr>
                            <w:top w:val="none" w:sz="0" w:space="0" w:color="auto"/>
                            <w:left w:val="none" w:sz="0" w:space="0" w:color="auto"/>
                            <w:bottom w:val="none" w:sz="0" w:space="0" w:color="auto"/>
                            <w:right w:val="none" w:sz="0" w:space="0" w:color="auto"/>
                          </w:divBdr>
                        </w:div>
                        <w:div w:id="1396590776">
                          <w:marLeft w:val="640"/>
                          <w:marRight w:val="0"/>
                          <w:marTop w:val="0"/>
                          <w:marBottom w:val="0"/>
                          <w:divBdr>
                            <w:top w:val="none" w:sz="0" w:space="0" w:color="auto"/>
                            <w:left w:val="none" w:sz="0" w:space="0" w:color="auto"/>
                            <w:bottom w:val="none" w:sz="0" w:space="0" w:color="auto"/>
                            <w:right w:val="none" w:sz="0" w:space="0" w:color="auto"/>
                          </w:divBdr>
                        </w:div>
                        <w:div w:id="1457870479">
                          <w:marLeft w:val="640"/>
                          <w:marRight w:val="0"/>
                          <w:marTop w:val="0"/>
                          <w:marBottom w:val="0"/>
                          <w:divBdr>
                            <w:top w:val="none" w:sz="0" w:space="0" w:color="auto"/>
                            <w:left w:val="none" w:sz="0" w:space="0" w:color="auto"/>
                            <w:bottom w:val="none" w:sz="0" w:space="0" w:color="auto"/>
                            <w:right w:val="none" w:sz="0" w:space="0" w:color="auto"/>
                          </w:divBdr>
                        </w:div>
                        <w:div w:id="1522549435">
                          <w:marLeft w:val="640"/>
                          <w:marRight w:val="0"/>
                          <w:marTop w:val="0"/>
                          <w:marBottom w:val="0"/>
                          <w:divBdr>
                            <w:top w:val="none" w:sz="0" w:space="0" w:color="auto"/>
                            <w:left w:val="none" w:sz="0" w:space="0" w:color="auto"/>
                            <w:bottom w:val="none" w:sz="0" w:space="0" w:color="auto"/>
                            <w:right w:val="none" w:sz="0" w:space="0" w:color="auto"/>
                          </w:divBdr>
                        </w:div>
                        <w:div w:id="1694306696">
                          <w:marLeft w:val="640"/>
                          <w:marRight w:val="0"/>
                          <w:marTop w:val="0"/>
                          <w:marBottom w:val="0"/>
                          <w:divBdr>
                            <w:top w:val="none" w:sz="0" w:space="0" w:color="auto"/>
                            <w:left w:val="none" w:sz="0" w:space="0" w:color="auto"/>
                            <w:bottom w:val="none" w:sz="0" w:space="0" w:color="auto"/>
                            <w:right w:val="none" w:sz="0" w:space="0" w:color="auto"/>
                          </w:divBdr>
                        </w:div>
                        <w:div w:id="1848058751">
                          <w:marLeft w:val="640"/>
                          <w:marRight w:val="0"/>
                          <w:marTop w:val="0"/>
                          <w:marBottom w:val="0"/>
                          <w:divBdr>
                            <w:top w:val="none" w:sz="0" w:space="0" w:color="auto"/>
                            <w:left w:val="none" w:sz="0" w:space="0" w:color="auto"/>
                            <w:bottom w:val="none" w:sz="0" w:space="0" w:color="auto"/>
                            <w:right w:val="none" w:sz="0" w:space="0" w:color="auto"/>
                          </w:divBdr>
                        </w:div>
                        <w:div w:id="2032756946">
                          <w:marLeft w:val="640"/>
                          <w:marRight w:val="0"/>
                          <w:marTop w:val="0"/>
                          <w:marBottom w:val="0"/>
                          <w:divBdr>
                            <w:top w:val="none" w:sz="0" w:space="0" w:color="auto"/>
                            <w:left w:val="none" w:sz="0" w:space="0" w:color="auto"/>
                            <w:bottom w:val="none" w:sz="0" w:space="0" w:color="auto"/>
                            <w:right w:val="none" w:sz="0" w:space="0" w:color="auto"/>
                          </w:divBdr>
                        </w:div>
                      </w:divsChild>
                    </w:div>
                    <w:div w:id="1017318440">
                      <w:marLeft w:val="0"/>
                      <w:marRight w:val="0"/>
                      <w:marTop w:val="0"/>
                      <w:marBottom w:val="0"/>
                      <w:divBdr>
                        <w:top w:val="none" w:sz="0" w:space="0" w:color="auto"/>
                        <w:left w:val="none" w:sz="0" w:space="0" w:color="auto"/>
                        <w:bottom w:val="none" w:sz="0" w:space="0" w:color="auto"/>
                        <w:right w:val="none" w:sz="0" w:space="0" w:color="auto"/>
                      </w:divBdr>
                      <w:divsChild>
                        <w:div w:id="90468309">
                          <w:marLeft w:val="640"/>
                          <w:marRight w:val="0"/>
                          <w:marTop w:val="0"/>
                          <w:marBottom w:val="0"/>
                          <w:divBdr>
                            <w:top w:val="none" w:sz="0" w:space="0" w:color="auto"/>
                            <w:left w:val="none" w:sz="0" w:space="0" w:color="auto"/>
                            <w:bottom w:val="none" w:sz="0" w:space="0" w:color="auto"/>
                            <w:right w:val="none" w:sz="0" w:space="0" w:color="auto"/>
                          </w:divBdr>
                        </w:div>
                        <w:div w:id="106396345">
                          <w:marLeft w:val="640"/>
                          <w:marRight w:val="0"/>
                          <w:marTop w:val="0"/>
                          <w:marBottom w:val="0"/>
                          <w:divBdr>
                            <w:top w:val="none" w:sz="0" w:space="0" w:color="auto"/>
                            <w:left w:val="none" w:sz="0" w:space="0" w:color="auto"/>
                            <w:bottom w:val="none" w:sz="0" w:space="0" w:color="auto"/>
                            <w:right w:val="none" w:sz="0" w:space="0" w:color="auto"/>
                          </w:divBdr>
                        </w:div>
                        <w:div w:id="199131120">
                          <w:marLeft w:val="640"/>
                          <w:marRight w:val="0"/>
                          <w:marTop w:val="0"/>
                          <w:marBottom w:val="0"/>
                          <w:divBdr>
                            <w:top w:val="none" w:sz="0" w:space="0" w:color="auto"/>
                            <w:left w:val="none" w:sz="0" w:space="0" w:color="auto"/>
                            <w:bottom w:val="none" w:sz="0" w:space="0" w:color="auto"/>
                            <w:right w:val="none" w:sz="0" w:space="0" w:color="auto"/>
                          </w:divBdr>
                        </w:div>
                        <w:div w:id="207037416">
                          <w:marLeft w:val="640"/>
                          <w:marRight w:val="0"/>
                          <w:marTop w:val="0"/>
                          <w:marBottom w:val="0"/>
                          <w:divBdr>
                            <w:top w:val="none" w:sz="0" w:space="0" w:color="auto"/>
                            <w:left w:val="none" w:sz="0" w:space="0" w:color="auto"/>
                            <w:bottom w:val="none" w:sz="0" w:space="0" w:color="auto"/>
                            <w:right w:val="none" w:sz="0" w:space="0" w:color="auto"/>
                          </w:divBdr>
                        </w:div>
                        <w:div w:id="211305922">
                          <w:marLeft w:val="640"/>
                          <w:marRight w:val="0"/>
                          <w:marTop w:val="0"/>
                          <w:marBottom w:val="0"/>
                          <w:divBdr>
                            <w:top w:val="none" w:sz="0" w:space="0" w:color="auto"/>
                            <w:left w:val="none" w:sz="0" w:space="0" w:color="auto"/>
                            <w:bottom w:val="none" w:sz="0" w:space="0" w:color="auto"/>
                            <w:right w:val="none" w:sz="0" w:space="0" w:color="auto"/>
                          </w:divBdr>
                        </w:div>
                        <w:div w:id="334461494">
                          <w:marLeft w:val="640"/>
                          <w:marRight w:val="0"/>
                          <w:marTop w:val="0"/>
                          <w:marBottom w:val="0"/>
                          <w:divBdr>
                            <w:top w:val="none" w:sz="0" w:space="0" w:color="auto"/>
                            <w:left w:val="none" w:sz="0" w:space="0" w:color="auto"/>
                            <w:bottom w:val="none" w:sz="0" w:space="0" w:color="auto"/>
                            <w:right w:val="none" w:sz="0" w:space="0" w:color="auto"/>
                          </w:divBdr>
                        </w:div>
                        <w:div w:id="439690263">
                          <w:marLeft w:val="640"/>
                          <w:marRight w:val="0"/>
                          <w:marTop w:val="0"/>
                          <w:marBottom w:val="0"/>
                          <w:divBdr>
                            <w:top w:val="none" w:sz="0" w:space="0" w:color="auto"/>
                            <w:left w:val="none" w:sz="0" w:space="0" w:color="auto"/>
                            <w:bottom w:val="none" w:sz="0" w:space="0" w:color="auto"/>
                            <w:right w:val="none" w:sz="0" w:space="0" w:color="auto"/>
                          </w:divBdr>
                        </w:div>
                        <w:div w:id="539443049">
                          <w:marLeft w:val="640"/>
                          <w:marRight w:val="0"/>
                          <w:marTop w:val="0"/>
                          <w:marBottom w:val="0"/>
                          <w:divBdr>
                            <w:top w:val="none" w:sz="0" w:space="0" w:color="auto"/>
                            <w:left w:val="none" w:sz="0" w:space="0" w:color="auto"/>
                            <w:bottom w:val="none" w:sz="0" w:space="0" w:color="auto"/>
                            <w:right w:val="none" w:sz="0" w:space="0" w:color="auto"/>
                          </w:divBdr>
                        </w:div>
                        <w:div w:id="553346360">
                          <w:marLeft w:val="640"/>
                          <w:marRight w:val="0"/>
                          <w:marTop w:val="0"/>
                          <w:marBottom w:val="0"/>
                          <w:divBdr>
                            <w:top w:val="none" w:sz="0" w:space="0" w:color="auto"/>
                            <w:left w:val="none" w:sz="0" w:space="0" w:color="auto"/>
                            <w:bottom w:val="none" w:sz="0" w:space="0" w:color="auto"/>
                            <w:right w:val="none" w:sz="0" w:space="0" w:color="auto"/>
                          </w:divBdr>
                        </w:div>
                        <w:div w:id="609364186">
                          <w:marLeft w:val="640"/>
                          <w:marRight w:val="0"/>
                          <w:marTop w:val="0"/>
                          <w:marBottom w:val="0"/>
                          <w:divBdr>
                            <w:top w:val="none" w:sz="0" w:space="0" w:color="auto"/>
                            <w:left w:val="none" w:sz="0" w:space="0" w:color="auto"/>
                            <w:bottom w:val="none" w:sz="0" w:space="0" w:color="auto"/>
                            <w:right w:val="none" w:sz="0" w:space="0" w:color="auto"/>
                          </w:divBdr>
                        </w:div>
                        <w:div w:id="627977393">
                          <w:marLeft w:val="640"/>
                          <w:marRight w:val="0"/>
                          <w:marTop w:val="0"/>
                          <w:marBottom w:val="0"/>
                          <w:divBdr>
                            <w:top w:val="none" w:sz="0" w:space="0" w:color="auto"/>
                            <w:left w:val="none" w:sz="0" w:space="0" w:color="auto"/>
                            <w:bottom w:val="none" w:sz="0" w:space="0" w:color="auto"/>
                            <w:right w:val="none" w:sz="0" w:space="0" w:color="auto"/>
                          </w:divBdr>
                        </w:div>
                        <w:div w:id="642925481">
                          <w:marLeft w:val="640"/>
                          <w:marRight w:val="0"/>
                          <w:marTop w:val="0"/>
                          <w:marBottom w:val="0"/>
                          <w:divBdr>
                            <w:top w:val="none" w:sz="0" w:space="0" w:color="auto"/>
                            <w:left w:val="none" w:sz="0" w:space="0" w:color="auto"/>
                            <w:bottom w:val="none" w:sz="0" w:space="0" w:color="auto"/>
                            <w:right w:val="none" w:sz="0" w:space="0" w:color="auto"/>
                          </w:divBdr>
                        </w:div>
                        <w:div w:id="743994037">
                          <w:marLeft w:val="640"/>
                          <w:marRight w:val="0"/>
                          <w:marTop w:val="0"/>
                          <w:marBottom w:val="0"/>
                          <w:divBdr>
                            <w:top w:val="none" w:sz="0" w:space="0" w:color="auto"/>
                            <w:left w:val="none" w:sz="0" w:space="0" w:color="auto"/>
                            <w:bottom w:val="none" w:sz="0" w:space="0" w:color="auto"/>
                            <w:right w:val="none" w:sz="0" w:space="0" w:color="auto"/>
                          </w:divBdr>
                        </w:div>
                        <w:div w:id="783959438">
                          <w:marLeft w:val="640"/>
                          <w:marRight w:val="0"/>
                          <w:marTop w:val="0"/>
                          <w:marBottom w:val="0"/>
                          <w:divBdr>
                            <w:top w:val="none" w:sz="0" w:space="0" w:color="auto"/>
                            <w:left w:val="none" w:sz="0" w:space="0" w:color="auto"/>
                            <w:bottom w:val="none" w:sz="0" w:space="0" w:color="auto"/>
                            <w:right w:val="none" w:sz="0" w:space="0" w:color="auto"/>
                          </w:divBdr>
                        </w:div>
                        <w:div w:id="796415082">
                          <w:marLeft w:val="640"/>
                          <w:marRight w:val="0"/>
                          <w:marTop w:val="0"/>
                          <w:marBottom w:val="0"/>
                          <w:divBdr>
                            <w:top w:val="none" w:sz="0" w:space="0" w:color="auto"/>
                            <w:left w:val="none" w:sz="0" w:space="0" w:color="auto"/>
                            <w:bottom w:val="none" w:sz="0" w:space="0" w:color="auto"/>
                            <w:right w:val="none" w:sz="0" w:space="0" w:color="auto"/>
                          </w:divBdr>
                        </w:div>
                        <w:div w:id="1029573333">
                          <w:marLeft w:val="640"/>
                          <w:marRight w:val="0"/>
                          <w:marTop w:val="0"/>
                          <w:marBottom w:val="0"/>
                          <w:divBdr>
                            <w:top w:val="none" w:sz="0" w:space="0" w:color="auto"/>
                            <w:left w:val="none" w:sz="0" w:space="0" w:color="auto"/>
                            <w:bottom w:val="none" w:sz="0" w:space="0" w:color="auto"/>
                            <w:right w:val="none" w:sz="0" w:space="0" w:color="auto"/>
                          </w:divBdr>
                        </w:div>
                        <w:div w:id="1055204962">
                          <w:marLeft w:val="640"/>
                          <w:marRight w:val="0"/>
                          <w:marTop w:val="0"/>
                          <w:marBottom w:val="0"/>
                          <w:divBdr>
                            <w:top w:val="none" w:sz="0" w:space="0" w:color="auto"/>
                            <w:left w:val="none" w:sz="0" w:space="0" w:color="auto"/>
                            <w:bottom w:val="none" w:sz="0" w:space="0" w:color="auto"/>
                            <w:right w:val="none" w:sz="0" w:space="0" w:color="auto"/>
                          </w:divBdr>
                        </w:div>
                        <w:div w:id="1061514241">
                          <w:marLeft w:val="640"/>
                          <w:marRight w:val="0"/>
                          <w:marTop w:val="0"/>
                          <w:marBottom w:val="0"/>
                          <w:divBdr>
                            <w:top w:val="none" w:sz="0" w:space="0" w:color="auto"/>
                            <w:left w:val="none" w:sz="0" w:space="0" w:color="auto"/>
                            <w:bottom w:val="none" w:sz="0" w:space="0" w:color="auto"/>
                            <w:right w:val="none" w:sz="0" w:space="0" w:color="auto"/>
                          </w:divBdr>
                        </w:div>
                        <w:div w:id="1138569421">
                          <w:marLeft w:val="640"/>
                          <w:marRight w:val="0"/>
                          <w:marTop w:val="0"/>
                          <w:marBottom w:val="0"/>
                          <w:divBdr>
                            <w:top w:val="none" w:sz="0" w:space="0" w:color="auto"/>
                            <w:left w:val="none" w:sz="0" w:space="0" w:color="auto"/>
                            <w:bottom w:val="none" w:sz="0" w:space="0" w:color="auto"/>
                            <w:right w:val="none" w:sz="0" w:space="0" w:color="auto"/>
                          </w:divBdr>
                        </w:div>
                        <w:div w:id="1229464467">
                          <w:marLeft w:val="640"/>
                          <w:marRight w:val="0"/>
                          <w:marTop w:val="0"/>
                          <w:marBottom w:val="0"/>
                          <w:divBdr>
                            <w:top w:val="none" w:sz="0" w:space="0" w:color="auto"/>
                            <w:left w:val="none" w:sz="0" w:space="0" w:color="auto"/>
                            <w:bottom w:val="none" w:sz="0" w:space="0" w:color="auto"/>
                            <w:right w:val="none" w:sz="0" w:space="0" w:color="auto"/>
                          </w:divBdr>
                        </w:div>
                        <w:div w:id="1229608923">
                          <w:marLeft w:val="640"/>
                          <w:marRight w:val="0"/>
                          <w:marTop w:val="0"/>
                          <w:marBottom w:val="0"/>
                          <w:divBdr>
                            <w:top w:val="none" w:sz="0" w:space="0" w:color="auto"/>
                            <w:left w:val="none" w:sz="0" w:space="0" w:color="auto"/>
                            <w:bottom w:val="none" w:sz="0" w:space="0" w:color="auto"/>
                            <w:right w:val="none" w:sz="0" w:space="0" w:color="auto"/>
                          </w:divBdr>
                        </w:div>
                        <w:div w:id="1283851920">
                          <w:marLeft w:val="640"/>
                          <w:marRight w:val="0"/>
                          <w:marTop w:val="0"/>
                          <w:marBottom w:val="0"/>
                          <w:divBdr>
                            <w:top w:val="none" w:sz="0" w:space="0" w:color="auto"/>
                            <w:left w:val="none" w:sz="0" w:space="0" w:color="auto"/>
                            <w:bottom w:val="none" w:sz="0" w:space="0" w:color="auto"/>
                            <w:right w:val="none" w:sz="0" w:space="0" w:color="auto"/>
                          </w:divBdr>
                        </w:div>
                        <w:div w:id="1347975131">
                          <w:marLeft w:val="640"/>
                          <w:marRight w:val="0"/>
                          <w:marTop w:val="0"/>
                          <w:marBottom w:val="0"/>
                          <w:divBdr>
                            <w:top w:val="none" w:sz="0" w:space="0" w:color="auto"/>
                            <w:left w:val="none" w:sz="0" w:space="0" w:color="auto"/>
                            <w:bottom w:val="none" w:sz="0" w:space="0" w:color="auto"/>
                            <w:right w:val="none" w:sz="0" w:space="0" w:color="auto"/>
                          </w:divBdr>
                        </w:div>
                        <w:div w:id="1381203292">
                          <w:marLeft w:val="640"/>
                          <w:marRight w:val="0"/>
                          <w:marTop w:val="0"/>
                          <w:marBottom w:val="0"/>
                          <w:divBdr>
                            <w:top w:val="none" w:sz="0" w:space="0" w:color="auto"/>
                            <w:left w:val="none" w:sz="0" w:space="0" w:color="auto"/>
                            <w:bottom w:val="none" w:sz="0" w:space="0" w:color="auto"/>
                            <w:right w:val="none" w:sz="0" w:space="0" w:color="auto"/>
                          </w:divBdr>
                        </w:div>
                        <w:div w:id="1458376056">
                          <w:marLeft w:val="640"/>
                          <w:marRight w:val="0"/>
                          <w:marTop w:val="0"/>
                          <w:marBottom w:val="0"/>
                          <w:divBdr>
                            <w:top w:val="none" w:sz="0" w:space="0" w:color="auto"/>
                            <w:left w:val="none" w:sz="0" w:space="0" w:color="auto"/>
                            <w:bottom w:val="none" w:sz="0" w:space="0" w:color="auto"/>
                            <w:right w:val="none" w:sz="0" w:space="0" w:color="auto"/>
                          </w:divBdr>
                        </w:div>
                        <w:div w:id="1510873709">
                          <w:marLeft w:val="640"/>
                          <w:marRight w:val="0"/>
                          <w:marTop w:val="0"/>
                          <w:marBottom w:val="0"/>
                          <w:divBdr>
                            <w:top w:val="none" w:sz="0" w:space="0" w:color="auto"/>
                            <w:left w:val="none" w:sz="0" w:space="0" w:color="auto"/>
                            <w:bottom w:val="none" w:sz="0" w:space="0" w:color="auto"/>
                            <w:right w:val="none" w:sz="0" w:space="0" w:color="auto"/>
                          </w:divBdr>
                        </w:div>
                        <w:div w:id="1589846909">
                          <w:marLeft w:val="640"/>
                          <w:marRight w:val="0"/>
                          <w:marTop w:val="0"/>
                          <w:marBottom w:val="0"/>
                          <w:divBdr>
                            <w:top w:val="none" w:sz="0" w:space="0" w:color="auto"/>
                            <w:left w:val="none" w:sz="0" w:space="0" w:color="auto"/>
                            <w:bottom w:val="none" w:sz="0" w:space="0" w:color="auto"/>
                            <w:right w:val="none" w:sz="0" w:space="0" w:color="auto"/>
                          </w:divBdr>
                        </w:div>
                        <w:div w:id="1604919759">
                          <w:marLeft w:val="640"/>
                          <w:marRight w:val="0"/>
                          <w:marTop w:val="0"/>
                          <w:marBottom w:val="0"/>
                          <w:divBdr>
                            <w:top w:val="none" w:sz="0" w:space="0" w:color="auto"/>
                            <w:left w:val="none" w:sz="0" w:space="0" w:color="auto"/>
                            <w:bottom w:val="none" w:sz="0" w:space="0" w:color="auto"/>
                            <w:right w:val="none" w:sz="0" w:space="0" w:color="auto"/>
                          </w:divBdr>
                        </w:div>
                        <w:div w:id="1663653467">
                          <w:marLeft w:val="640"/>
                          <w:marRight w:val="0"/>
                          <w:marTop w:val="0"/>
                          <w:marBottom w:val="0"/>
                          <w:divBdr>
                            <w:top w:val="none" w:sz="0" w:space="0" w:color="auto"/>
                            <w:left w:val="none" w:sz="0" w:space="0" w:color="auto"/>
                            <w:bottom w:val="none" w:sz="0" w:space="0" w:color="auto"/>
                            <w:right w:val="none" w:sz="0" w:space="0" w:color="auto"/>
                          </w:divBdr>
                        </w:div>
                        <w:div w:id="1690908684">
                          <w:marLeft w:val="640"/>
                          <w:marRight w:val="0"/>
                          <w:marTop w:val="0"/>
                          <w:marBottom w:val="0"/>
                          <w:divBdr>
                            <w:top w:val="none" w:sz="0" w:space="0" w:color="auto"/>
                            <w:left w:val="none" w:sz="0" w:space="0" w:color="auto"/>
                            <w:bottom w:val="none" w:sz="0" w:space="0" w:color="auto"/>
                            <w:right w:val="none" w:sz="0" w:space="0" w:color="auto"/>
                          </w:divBdr>
                        </w:div>
                        <w:div w:id="1931353009">
                          <w:marLeft w:val="640"/>
                          <w:marRight w:val="0"/>
                          <w:marTop w:val="0"/>
                          <w:marBottom w:val="0"/>
                          <w:divBdr>
                            <w:top w:val="none" w:sz="0" w:space="0" w:color="auto"/>
                            <w:left w:val="none" w:sz="0" w:space="0" w:color="auto"/>
                            <w:bottom w:val="none" w:sz="0" w:space="0" w:color="auto"/>
                            <w:right w:val="none" w:sz="0" w:space="0" w:color="auto"/>
                          </w:divBdr>
                        </w:div>
                      </w:divsChild>
                    </w:div>
                    <w:div w:id="1112896515">
                      <w:marLeft w:val="0"/>
                      <w:marRight w:val="0"/>
                      <w:marTop w:val="0"/>
                      <w:marBottom w:val="0"/>
                      <w:divBdr>
                        <w:top w:val="none" w:sz="0" w:space="0" w:color="auto"/>
                        <w:left w:val="none" w:sz="0" w:space="0" w:color="auto"/>
                        <w:bottom w:val="none" w:sz="0" w:space="0" w:color="auto"/>
                        <w:right w:val="none" w:sz="0" w:space="0" w:color="auto"/>
                      </w:divBdr>
                      <w:divsChild>
                        <w:div w:id="50619448">
                          <w:marLeft w:val="640"/>
                          <w:marRight w:val="0"/>
                          <w:marTop w:val="0"/>
                          <w:marBottom w:val="0"/>
                          <w:divBdr>
                            <w:top w:val="none" w:sz="0" w:space="0" w:color="auto"/>
                            <w:left w:val="none" w:sz="0" w:space="0" w:color="auto"/>
                            <w:bottom w:val="none" w:sz="0" w:space="0" w:color="auto"/>
                            <w:right w:val="none" w:sz="0" w:space="0" w:color="auto"/>
                          </w:divBdr>
                        </w:div>
                        <w:div w:id="147020641">
                          <w:marLeft w:val="640"/>
                          <w:marRight w:val="0"/>
                          <w:marTop w:val="0"/>
                          <w:marBottom w:val="0"/>
                          <w:divBdr>
                            <w:top w:val="none" w:sz="0" w:space="0" w:color="auto"/>
                            <w:left w:val="none" w:sz="0" w:space="0" w:color="auto"/>
                            <w:bottom w:val="none" w:sz="0" w:space="0" w:color="auto"/>
                            <w:right w:val="none" w:sz="0" w:space="0" w:color="auto"/>
                          </w:divBdr>
                        </w:div>
                        <w:div w:id="174154301">
                          <w:marLeft w:val="640"/>
                          <w:marRight w:val="0"/>
                          <w:marTop w:val="0"/>
                          <w:marBottom w:val="0"/>
                          <w:divBdr>
                            <w:top w:val="none" w:sz="0" w:space="0" w:color="auto"/>
                            <w:left w:val="none" w:sz="0" w:space="0" w:color="auto"/>
                            <w:bottom w:val="none" w:sz="0" w:space="0" w:color="auto"/>
                            <w:right w:val="none" w:sz="0" w:space="0" w:color="auto"/>
                          </w:divBdr>
                        </w:div>
                        <w:div w:id="206723992">
                          <w:marLeft w:val="640"/>
                          <w:marRight w:val="0"/>
                          <w:marTop w:val="0"/>
                          <w:marBottom w:val="0"/>
                          <w:divBdr>
                            <w:top w:val="none" w:sz="0" w:space="0" w:color="auto"/>
                            <w:left w:val="none" w:sz="0" w:space="0" w:color="auto"/>
                            <w:bottom w:val="none" w:sz="0" w:space="0" w:color="auto"/>
                            <w:right w:val="none" w:sz="0" w:space="0" w:color="auto"/>
                          </w:divBdr>
                        </w:div>
                        <w:div w:id="427889540">
                          <w:marLeft w:val="640"/>
                          <w:marRight w:val="0"/>
                          <w:marTop w:val="0"/>
                          <w:marBottom w:val="0"/>
                          <w:divBdr>
                            <w:top w:val="none" w:sz="0" w:space="0" w:color="auto"/>
                            <w:left w:val="none" w:sz="0" w:space="0" w:color="auto"/>
                            <w:bottom w:val="none" w:sz="0" w:space="0" w:color="auto"/>
                            <w:right w:val="none" w:sz="0" w:space="0" w:color="auto"/>
                          </w:divBdr>
                        </w:div>
                        <w:div w:id="484203713">
                          <w:marLeft w:val="640"/>
                          <w:marRight w:val="0"/>
                          <w:marTop w:val="0"/>
                          <w:marBottom w:val="0"/>
                          <w:divBdr>
                            <w:top w:val="none" w:sz="0" w:space="0" w:color="auto"/>
                            <w:left w:val="none" w:sz="0" w:space="0" w:color="auto"/>
                            <w:bottom w:val="none" w:sz="0" w:space="0" w:color="auto"/>
                            <w:right w:val="none" w:sz="0" w:space="0" w:color="auto"/>
                          </w:divBdr>
                        </w:div>
                        <w:div w:id="496044286">
                          <w:marLeft w:val="640"/>
                          <w:marRight w:val="0"/>
                          <w:marTop w:val="0"/>
                          <w:marBottom w:val="0"/>
                          <w:divBdr>
                            <w:top w:val="none" w:sz="0" w:space="0" w:color="auto"/>
                            <w:left w:val="none" w:sz="0" w:space="0" w:color="auto"/>
                            <w:bottom w:val="none" w:sz="0" w:space="0" w:color="auto"/>
                            <w:right w:val="none" w:sz="0" w:space="0" w:color="auto"/>
                          </w:divBdr>
                        </w:div>
                        <w:div w:id="506286167">
                          <w:marLeft w:val="640"/>
                          <w:marRight w:val="0"/>
                          <w:marTop w:val="0"/>
                          <w:marBottom w:val="0"/>
                          <w:divBdr>
                            <w:top w:val="none" w:sz="0" w:space="0" w:color="auto"/>
                            <w:left w:val="none" w:sz="0" w:space="0" w:color="auto"/>
                            <w:bottom w:val="none" w:sz="0" w:space="0" w:color="auto"/>
                            <w:right w:val="none" w:sz="0" w:space="0" w:color="auto"/>
                          </w:divBdr>
                          <w:divsChild>
                            <w:div w:id="20710016">
                              <w:marLeft w:val="0"/>
                              <w:marRight w:val="0"/>
                              <w:marTop w:val="0"/>
                              <w:marBottom w:val="0"/>
                              <w:divBdr>
                                <w:top w:val="none" w:sz="0" w:space="0" w:color="auto"/>
                                <w:left w:val="none" w:sz="0" w:space="0" w:color="auto"/>
                                <w:bottom w:val="none" w:sz="0" w:space="0" w:color="auto"/>
                                <w:right w:val="none" w:sz="0" w:space="0" w:color="auto"/>
                              </w:divBdr>
                              <w:divsChild>
                                <w:div w:id="91358901">
                                  <w:marLeft w:val="640"/>
                                  <w:marRight w:val="0"/>
                                  <w:marTop w:val="0"/>
                                  <w:marBottom w:val="0"/>
                                  <w:divBdr>
                                    <w:top w:val="none" w:sz="0" w:space="0" w:color="auto"/>
                                    <w:left w:val="none" w:sz="0" w:space="0" w:color="auto"/>
                                    <w:bottom w:val="none" w:sz="0" w:space="0" w:color="auto"/>
                                    <w:right w:val="none" w:sz="0" w:space="0" w:color="auto"/>
                                  </w:divBdr>
                                </w:div>
                                <w:div w:id="219438160">
                                  <w:marLeft w:val="640"/>
                                  <w:marRight w:val="0"/>
                                  <w:marTop w:val="0"/>
                                  <w:marBottom w:val="0"/>
                                  <w:divBdr>
                                    <w:top w:val="none" w:sz="0" w:space="0" w:color="auto"/>
                                    <w:left w:val="none" w:sz="0" w:space="0" w:color="auto"/>
                                    <w:bottom w:val="none" w:sz="0" w:space="0" w:color="auto"/>
                                    <w:right w:val="none" w:sz="0" w:space="0" w:color="auto"/>
                                  </w:divBdr>
                                </w:div>
                                <w:div w:id="248662948">
                                  <w:marLeft w:val="640"/>
                                  <w:marRight w:val="0"/>
                                  <w:marTop w:val="0"/>
                                  <w:marBottom w:val="0"/>
                                  <w:divBdr>
                                    <w:top w:val="none" w:sz="0" w:space="0" w:color="auto"/>
                                    <w:left w:val="none" w:sz="0" w:space="0" w:color="auto"/>
                                    <w:bottom w:val="none" w:sz="0" w:space="0" w:color="auto"/>
                                    <w:right w:val="none" w:sz="0" w:space="0" w:color="auto"/>
                                  </w:divBdr>
                                </w:div>
                                <w:div w:id="346641986">
                                  <w:marLeft w:val="640"/>
                                  <w:marRight w:val="0"/>
                                  <w:marTop w:val="0"/>
                                  <w:marBottom w:val="0"/>
                                  <w:divBdr>
                                    <w:top w:val="none" w:sz="0" w:space="0" w:color="auto"/>
                                    <w:left w:val="none" w:sz="0" w:space="0" w:color="auto"/>
                                    <w:bottom w:val="none" w:sz="0" w:space="0" w:color="auto"/>
                                    <w:right w:val="none" w:sz="0" w:space="0" w:color="auto"/>
                                  </w:divBdr>
                                </w:div>
                                <w:div w:id="361856585">
                                  <w:marLeft w:val="640"/>
                                  <w:marRight w:val="0"/>
                                  <w:marTop w:val="0"/>
                                  <w:marBottom w:val="0"/>
                                  <w:divBdr>
                                    <w:top w:val="none" w:sz="0" w:space="0" w:color="auto"/>
                                    <w:left w:val="none" w:sz="0" w:space="0" w:color="auto"/>
                                    <w:bottom w:val="none" w:sz="0" w:space="0" w:color="auto"/>
                                    <w:right w:val="none" w:sz="0" w:space="0" w:color="auto"/>
                                  </w:divBdr>
                                </w:div>
                                <w:div w:id="388381652">
                                  <w:marLeft w:val="640"/>
                                  <w:marRight w:val="0"/>
                                  <w:marTop w:val="0"/>
                                  <w:marBottom w:val="0"/>
                                  <w:divBdr>
                                    <w:top w:val="none" w:sz="0" w:space="0" w:color="auto"/>
                                    <w:left w:val="none" w:sz="0" w:space="0" w:color="auto"/>
                                    <w:bottom w:val="none" w:sz="0" w:space="0" w:color="auto"/>
                                    <w:right w:val="none" w:sz="0" w:space="0" w:color="auto"/>
                                  </w:divBdr>
                                </w:div>
                                <w:div w:id="567301814">
                                  <w:marLeft w:val="640"/>
                                  <w:marRight w:val="0"/>
                                  <w:marTop w:val="0"/>
                                  <w:marBottom w:val="0"/>
                                  <w:divBdr>
                                    <w:top w:val="none" w:sz="0" w:space="0" w:color="auto"/>
                                    <w:left w:val="none" w:sz="0" w:space="0" w:color="auto"/>
                                    <w:bottom w:val="none" w:sz="0" w:space="0" w:color="auto"/>
                                    <w:right w:val="none" w:sz="0" w:space="0" w:color="auto"/>
                                  </w:divBdr>
                                </w:div>
                                <w:div w:id="614673193">
                                  <w:marLeft w:val="640"/>
                                  <w:marRight w:val="0"/>
                                  <w:marTop w:val="0"/>
                                  <w:marBottom w:val="0"/>
                                  <w:divBdr>
                                    <w:top w:val="none" w:sz="0" w:space="0" w:color="auto"/>
                                    <w:left w:val="none" w:sz="0" w:space="0" w:color="auto"/>
                                    <w:bottom w:val="none" w:sz="0" w:space="0" w:color="auto"/>
                                    <w:right w:val="none" w:sz="0" w:space="0" w:color="auto"/>
                                  </w:divBdr>
                                </w:div>
                                <w:div w:id="654799635">
                                  <w:marLeft w:val="640"/>
                                  <w:marRight w:val="0"/>
                                  <w:marTop w:val="0"/>
                                  <w:marBottom w:val="0"/>
                                  <w:divBdr>
                                    <w:top w:val="none" w:sz="0" w:space="0" w:color="auto"/>
                                    <w:left w:val="none" w:sz="0" w:space="0" w:color="auto"/>
                                    <w:bottom w:val="none" w:sz="0" w:space="0" w:color="auto"/>
                                    <w:right w:val="none" w:sz="0" w:space="0" w:color="auto"/>
                                  </w:divBdr>
                                </w:div>
                                <w:div w:id="883296815">
                                  <w:marLeft w:val="640"/>
                                  <w:marRight w:val="0"/>
                                  <w:marTop w:val="0"/>
                                  <w:marBottom w:val="0"/>
                                  <w:divBdr>
                                    <w:top w:val="none" w:sz="0" w:space="0" w:color="auto"/>
                                    <w:left w:val="none" w:sz="0" w:space="0" w:color="auto"/>
                                    <w:bottom w:val="none" w:sz="0" w:space="0" w:color="auto"/>
                                    <w:right w:val="none" w:sz="0" w:space="0" w:color="auto"/>
                                  </w:divBdr>
                                </w:div>
                                <w:div w:id="923883727">
                                  <w:marLeft w:val="640"/>
                                  <w:marRight w:val="0"/>
                                  <w:marTop w:val="0"/>
                                  <w:marBottom w:val="0"/>
                                  <w:divBdr>
                                    <w:top w:val="none" w:sz="0" w:space="0" w:color="auto"/>
                                    <w:left w:val="none" w:sz="0" w:space="0" w:color="auto"/>
                                    <w:bottom w:val="none" w:sz="0" w:space="0" w:color="auto"/>
                                    <w:right w:val="none" w:sz="0" w:space="0" w:color="auto"/>
                                  </w:divBdr>
                                </w:div>
                                <w:div w:id="1020936436">
                                  <w:marLeft w:val="640"/>
                                  <w:marRight w:val="0"/>
                                  <w:marTop w:val="0"/>
                                  <w:marBottom w:val="0"/>
                                  <w:divBdr>
                                    <w:top w:val="none" w:sz="0" w:space="0" w:color="auto"/>
                                    <w:left w:val="none" w:sz="0" w:space="0" w:color="auto"/>
                                    <w:bottom w:val="none" w:sz="0" w:space="0" w:color="auto"/>
                                    <w:right w:val="none" w:sz="0" w:space="0" w:color="auto"/>
                                  </w:divBdr>
                                </w:div>
                                <w:div w:id="1023246279">
                                  <w:marLeft w:val="640"/>
                                  <w:marRight w:val="0"/>
                                  <w:marTop w:val="0"/>
                                  <w:marBottom w:val="0"/>
                                  <w:divBdr>
                                    <w:top w:val="none" w:sz="0" w:space="0" w:color="auto"/>
                                    <w:left w:val="none" w:sz="0" w:space="0" w:color="auto"/>
                                    <w:bottom w:val="none" w:sz="0" w:space="0" w:color="auto"/>
                                    <w:right w:val="none" w:sz="0" w:space="0" w:color="auto"/>
                                  </w:divBdr>
                                </w:div>
                                <w:div w:id="1124928161">
                                  <w:marLeft w:val="640"/>
                                  <w:marRight w:val="0"/>
                                  <w:marTop w:val="0"/>
                                  <w:marBottom w:val="0"/>
                                  <w:divBdr>
                                    <w:top w:val="none" w:sz="0" w:space="0" w:color="auto"/>
                                    <w:left w:val="none" w:sz="0" w:space="0" w:color="auto"/>
                                    <w:bottom w:val="none" w:sz="0" w:space="0" w:color="auto"/>
                                    <w:right w:val="none" w:sz="0" w:space="0" w:color="auto"/>
                                  </w:divBdr>
                                </w:div>
                                <w:div w:id="1168521095">
                                  <w:marLeft w:val="640"/>
                                  <w:marRight w:val="0"/>
                                  <w:marTop w:val="0"/>
                                  <w:marBottom w:val="0"/>
                                  <w:divBdr>
                                    <w:top w:val="none" w:sz="0" w:space="0" w:color="auto"/>
                                    <w:left w:val="none" w:sz="0" w:space="0" w:color="auto"/>
                                    <w:bottom w:val="none" w:sz="0" w:space="0" w:color="auto"/>
                                    <w:right w:val="none" w:sz="0" w:space="0" w:color="auto"/>
                                  </w:divBdr>
                                </w:div>
                                <w:div w:id="1196456202">
                                  <w:marLeft w:val="640"/>
                                  <w:marRight w:val="0"/>
                                  <w:marTop w:val="0"/>
                                  <w:marBottom w:val="0"/>
                                  <w:divBdr>
                                    <w:top w:val="none" w:sz="0" w:space="0" w:color="auto"/>
                                    <w:left w:val="none" w:sz="0" w:space="0" w:color="auto"/>
                                    <w:bottom w:val="none" w:sz="0" w:space="0" w:color="auto"/>
                                    <w:right w:val="none" w:sz="0" w:space="0" w:color="auto"/>
                                  </w:divBdr>
                                </w:div>
                                <w:div w:id="1308239837">
                                  <w:marLeft w:val="640"/>
                                  <w:marRight w:val="0"/>
                                  <w:marTop w:val="0"/>
                                  <w:marBottom w:val="0"/>
                                  <w:divBdr>
                                    <w:top w:val="none" w:sz="0" w:space="0" w:color="auto"/>
                                    <w:left w:val="none" w:sz="0" w:space="0" w:color="auto"/>
                                    <w:bottom w:val="none" w:sz="0" w:space="0" w:color="auto"/>
                                    <w:right w:val="none" w:sz="0" w:space="0" w:color="auto"/>
                                  </w:divBdr>
                                </w:div>
                                <w:div w:id="1403143650">
                                  <w:marLeft w:val="640"/>
                                  <w:marRight w:val="0"/>
                                  <w:marTop w:val="0"/>
                                  <w:marBottom w:val="0"/>
                                  <w:divBdr>
                                    <w:top w:val="none" w:sz="0" w:space="0" w:color="auto"/>
                                    <w:left w:val="none" w:sz="0" w:space="0" w:color="auto"/>
                                    <w:bottom w:val="none" w:sz="0" w:space="0" w:color="auto"/>
                                    <w:right w:val="none" w:sz="0" w:space="0" w:color="auto"/>
                                  </w:divBdr>
                                </w:div>
                                <w:div w:id="1407339334">
                                  <w:marLeft w:val="640"/>
                                  <w:marRight w:val="0"/>
                                  <w:marTop w:val="0"/>
                                  <w:marBottom w:val="0"/>
                                  <w:divBdr>
                                    <w:top w:val="none" w:sz="0" w:space="0" w:color="auto"/>
                                    <w:left w:val="none" w:sz="0" w:space="0" w:color="auto"/>
                                    <w:bottom w:val="none" w:sz="0" w:space="0" w:color="auto"/>
                                    <w:right w:val="none" w:sz="0" w:space="0" w:color="auto"/>
                                  </w:divBdr>
                                </w:div>
                                <w:div w:id="1430540198">
                                  <w:marLeft w:val="640"/>
                                  <w:marRight w:val="0"/>
                                  <w:marTop w:val="0"/>
                                  <w:marBottom w:val="0"/>
                                  <w:divBdr>
                                    <w:top w:val="none" w:sz="0" w:space="0" w:color="auto"/>
                                    <w:left w:val="none" w:sz="0" w:space="0" w:color="auto"/>
                                    <w:bottom w:val="none" w:sz="0" w:space="0" w:color="auto"/>
                                    <w:right w:val="none" w:sz="0" w:space="0" w:color="auto"/>
                                  </w:divBdr>
                                </w:div>
                                <w:div w:id="1442529863">
                                  <w:marLeft w:val="640"/>
                                  <w:marRight w:val="0"/>
                                  <w:marTop w:val="0"/>
                                  <w:marBottom w:val="0"/>
                                  <w:divBdr>
                                    <w:top w:val="none" w:sz="0" w:space="0" w:color="auto"/>
                                    <w:left w:val="none" w:sz="0" w:space="0" w:color="auto"/>
                                    <w:bottom w:val="none" w:sz="0" w:space="0" w:color="auto"/>
                                    <w:right w:val="none" w:sz="0" w:space="0" w:color="auto"/>
                                  </w:divBdr>
                                </w:div>
                                <w:div w:id="1447698053">
                                  <w:marLeft w:val="640"/>
                                  <w:marRight w:val="0"/>
                                  <w:marTop w:val="0"/>
                                  <w:marBottom w:val="0"/>
                                  <w:divBdr>
                                    <w:top w:val="none" w:sz="0" w:space="0" w:color="auto"/>
                                    <w:left w:val="none" w:sz="0" w:space="0" w:color="auto"/>
                                    <w:bottom w:val="none" w:sz="0" w:space="0" w:color="auto"/>
                                    <w:right w:val="none" w:sz="0" w:space="0" w:color="auto"/>
                                  </w:divBdr>
                                </w:div>
                                <w:div w:id="1466773768">
                                  <w:marLeft w:val="640"/>
                                  <w:marRight w:val="0"/>
                                  <w:marTop w:val="0"/>
                                  <w:marBottom w:val="0"/>
                                  <w:divBdr>
                                    <w:top w:val="none" w:sz="0" w:space="0" w:color="auto"/>
                                    <w:left w:val="none" w:sz="0" w:space="0" w:color="auto"/>
                                    <w:bottom w:val="none" w:sz="0" w:space="0" w:color="auto"/>
                                    <w:right w:val="none" w:sz="0" w:space="0" w:color="auto"/>
                                  </w:divBdr>
                                </w:div>
                                <w:div w:id="1549300506">
                                  <w:marLeft w:val="640"/>
                                  <w:marRight w:val="0"/>
                                  <w:marTop w:val="0"/>
                                  <w:marBottom w:val="0"/>
                                  <w:divBdr>
                                    <w:top w:val="none" w:sz="0" w:space="0" w:color="auto"/>
                                    <w:left w:val="none" w:sz="0" w:space="0" w:color="auto"/>
                                    <w:bottom w:val="none" w:sz="0" w:space="0" w:color="auto"/>
                                    <w:right w:val="none" w:sz="0" w:space="0" w:color="auto"/>
                                  </w:divBdr>
                                </w:div>
                                <w:div w:id="1594821047">
                                  <w:marLeft w:val="640"/>
                                  <w:marRight w:val="0"/>
                                  <w:marTop w:val="0"/>
                                  <w:marBottom w:val="0"/>
                                  <w:divBdr>
                                    <w:top w:val="none" w:sz="0" w:space="0" w:color="auto"/>
                                    <w:left w:val="none" w:sz="0" w:space="0" w:color="auto"/>
                                    <w:bottom w:val="none" w:sz="0" w:space="0" w:color="auto"/>
                                    <w:right w:val="none" w:sz="0" w:space="0" w:color="auto"/>
                                  </w:divBdr>
                                </w:div>
                                <w:div w:id="1611425004">
                                  <w:marLeft w:val="640"/>
                                  <w:marRight w:val="0"/>
                                  <w:marTop w:val="0"/>
                                  <w:marBottom w:val="0"/>
                                  <w:divBdr>
                                    <w:top w:val="none" w:sz="0" w:space="0" w:color="auto"/>
                                    <w:left w:val="none" w:sz="0" w:space="0" w:color="auto"/>
                                    <w:bottom w:val="none" w:sz="0" w:space="0" w:color="auto"/>
                                    <w:right w:val="none" w:sz="0" w:space="0" w:color="auto"/>
                                  </w:divBdr>
                                </w:div>
                                <w:div w:id="1682275419">
                                  <w:marLeft w:val="640"/>
                                  <w:marRight w:val="0"/>
                                  <w:marTop w:val="0"/>
                                  <w:marBottom w:val="0"/>
                                  <w:divBdr>
                                    <w:top w:val="none" w:sz="0" w:space="0" w:color="auto"/>
                                    <w:left w:val="none" w:sz="0" w:space="0" w:color="auto"/>
                                    <w:bottom w:val="none" w:sz="0" w:space="0" w:color="auto"/>
                                    <w:right w:val="none" w:sz="0" w:space="0" w:color="auto"/>
                                  </w:divBdr>
                                </w:div>
                                <w:div w:id="1750301949">
                                  <w:marLeft w:val="640"/>
                                  <w:marRight w:val="0"/>
                                  <w:marTop w:val="0"/>
                                  <w:marBottom w:val="0"/>
                                  <w:divBdr>
                                    <w:top w:val="none" w:sz="0" w:space="0" w:color="auto"/>
                                    <w:left w:val="none" w:sz="0" w:space="0" w:color="auto"/>
                                    <w:bottom w:val="none" w:sz="0" w:space="0" w:color="auto"/>
                                    <w:right w:val="none" w:sz="0" w:space="0" w:color="auto"/>
                                  </w:divBdr>
                                </w:div>
                                <w:div w:id="1784379706">
                                  <w:marLeft w:val="640"/>
                                  <w:marRight w:val="0"/>
                                  <w:marTop w:val="0"/>
                                  <w:marBottom w:val="0"/>
                                  <w:divBdr>
                                    <w:top w:val="none" w:sz="0" w:space="0" w:color="auto"/>
                                    <w:left w:val="none" w:sz="0" w:space="0" w:color="auto"/>
                                    <w:bottom w:val="none" w:sz="0" w:space="0" w:color="auto"/>
                                    <w:right w:val="none" w:sz="0" w:space="0" w:color="auto"/>
                                  </w:divBdr>
                                </w:div>
                                <w:div w:id="1799227286">
                                  <w:marLeft w:val="640"/>
                                  <w:marRight w:val="0"/>
                                  <w:marTop w:val="0"/>
                                  <w:marBottom w:val="0"/>
                                  <w:divBdr>
                                    <w:top w:val="none" w:sz="0" w:space="0" w:color="auto"/>
                                    <w:left w:val="none" w:sz="0" w:space="0" w:color="auto"/>
                                    <w:bottom w:val="none" w:sz="0" w:space="0" w:color="auto"/>
                                    <w:right w:val="none" w:sz="0" w:space="0" w:color="auto"/>
                                  </w:divBdr>
                                </w:div>
                                <w:div w:id="1840996276">
                                  <w:marLeft w:val="640"/>
                                  <w:marRight w:val="0"/>
                                  <w:marTop w:val="0"/>
                                  <w:marBottom w:val="0"/>
                                  <w:divBdr>
                                    <w:top w:val="none" w:sz="0" w:space="0" w:color="auto"/>
                                    <w:left w:val="none" w:sz="0" w:space="0" w:color="auto"/>
                                    <w:bottom w:val="none" w:sz="0" w:space="0" w:color="auto"/>
                                    <w:right w:val="none" w:sz="0" w:space="0" w:color="auto"/>
                                  </w:divBdr>
                                </w:div>
                                <w:div w:id="1880164507">
                                  <w:marLeft w:val="640"/>
                                  <w:marRight w:val="0"/>
                                  <w:marTop w:val="0"/>
                                  <w:marBottom w:val="0"/>
                                  <w:divBdr>
                                    <w:top w:val="none" w:sz="0" w:space="0" w:color="auto"/>
                                    <w:left w:val="none" w:sz="0" w:space="0" w:color="auto"/>
                                    <w:bottom w:val="none" w:sz="0" w:space="0" w:color="auto"/>
                                    <w:right w:val="none" w:sz="0" w:space="0" w:color="auto"/>
                                  </w:divBdr>
                                </w:div>
                                <w:div w:id="1907102582">
                                  <w:marLeft w:val="640"/>
                                  <w:marRight w:val="0"/>
                                  <w:marTop w:val="0"/>
                                  <w:marBottom w:val="0"/>
                                  <w:divBdr>
                                    <w:top w:val="none" w:sz="0" w:space="0" w:color="auto"/>
                                    <w:left w:val="none" w:sz="0" w:space="0" w:color="auto"/>
                                    <w:bottom w:val="none" w:sz="0" w:space="0" w:color="auto"/>
                                    <w:right w:val="none" w:sz="0" w:space="0" w:color="auto"/>
                                  </w:divBdr>
                                </w:div>
                                <w:div w:id="1970934085">
                                  <w:marLeft w:val="640"/>
                                  <w:marRight w:val="0"/>
                                  <w:marTop w:val="0"/>
                                  <w:marBottom w:val="0"/>
                                  <w:divBdr>
                                    <w:top w:val="none" w:sz="0" w:space="0" w:color="auto"/>
                                    <w:left w:val="none" w:sz="0" w:space="0" w:color="auto"/>
                                    <w:bottom w:val="none" w:sz="0" w:space="0" w:color="auto"/>
                                    <w:right w:val="none" w:sz="0" w:space="0" w:color="auto"/>
                                  </w:divBdr>
                                </w:div>
                                <w:div w:id="1996378330">
                                  <w:marLeft w:val="640"/>
                                  <w:marRight w:val="0"/>
                                  <w:marTop w:val="0"/>
                                  <w:marBottom w:val="0"/>
                                  <w:divBdr>
                                    <w:top w:val="none" w:sz="0" w:space="0" w:color="auto"/>
                                    <w:left w:val="none" w:sz="0" w:space="0" w:color="auto"/>
                                    <w:bottom w:val="none" w:sz="0" w:space="0" w:color="auto"/>
                                    <w:right w:val="none" w:sz="0" w:space="0" w:color="auto"/>
                                  </w:divBdr>
                                </w:div>
                                <w:div w:id="1999847927">
                                  <w:marLeft w:val="640"/>
                                  <w:marRight w:val="0"/>
                                  <w:marTop w:val="0"/>
                                  <w:marBottom w:val="0"/>
                                  <w:divBdr>
                                    <w:top w:val="none" w:sz="0" w:space="0" w:color="auto"/>
                                    <w:left w:val="none" w:sz="0" w:space="0" w:color="auto"/>
                                    <w:bottom w:val="none" w:sz="0" w:space="0" w:color="auto"/>
                                    <w:right w:val="none" w:sz="0" w:space="0" w:color="auto"/>
                                  </w:divBdr>
                                </w:div>
                                <w:div w:id="2026246277">
                                  <w:marLeft w:val="640"/>
                                  <w:marRight w:val="0"/>
                                  <w:marTop w:val="0"/>
                                  <w:marBottom w:val="0"/>
                                  <w:divBdr>
                                    <w:top w:val="none" w:sz="0" w:space="0" w:color="auto"/>
                                    <w:left w:val="none" w:sz="0" w:space="0" w:color="auto"/>
                                    <w:bottom w:val="none" w:sz="0" w:space="0" w:color="auto"/>
                                    <w:right w:val="none" w:sz="0" w:space="0" w:color="auto"/>
                                  </w:divBdr>
                                </w:div>
                                <w:div w:id="2056418192">
                                  <w:marLeft w:val="640"/>
                                  <w:marRight w:val="0"/>
                                  <w:marTop w:val="0"/>
                                  <w:marBottom w:val="0"/>
                                  <w:divBdr>
                                    <w:top w:val="none" w:sz="0" w:space="0" w:color="auto"/>
                                    <w:left w:val="none" w:sz="0" w:space="0" w:color="auto"/>
                                    <w:bottom w:val="none" w:sz="0" w:space="0" w:color="auto"/>
                                    <w:right w:val="none" w:sz="0" w:space="0" w:color="auto"/>
                                  </w:divBdr>
                                </w:div>
                                <w:div w:id="2103069352">
                                  <w:marLeft w:val="640"/>
                                  <w:marRight w:val="0"/>
                                  <w:marTop w:val="0"/>
                                  <w:marBottom w:val="0"/>
                                  <w:divBdr>
                                    <w:top w:val="none" w:sz="0" w:space="0" w:color="auto"/>
                                    <w:left w:val="none" w:sz="0" w:space="0" w:color="auto"/>
                                    <w:bottom w:val="none" w:sz="0" w:space="0" w:color="auto"/>
                                    <w:right w:val="none" w:sz="0" w:space="0" w:color="auto"/>
                                  </w:divBdr>
                                </w:div>
                                <w:div w:id="2113284486">
                                  <w:marLeft w:val="640"/>
                                  <w:marRight w:val="0"/>
                                  <w:marTop w:val="0"/>
                                  <w:marBottom w:val="0"/>
                                  <w:divBdr>
                                    <w:top w:val="none" w:sz="0" w:space="0" w:color="auto"/>
                                    <w:left w:val="none" w:sz="0" w:space="0" w:color="auto"/>
                                    <w:bottom w:val="none" w:sz="0" w:space="0" w:color="auto"/>
                                    <w:right w:val="none" w:sz="0" w:space="0" w:color="auto"/>
                                  </w:divBdr>
                                </w:div>
                                <w:div w:id="2127694986">
                                  <w:marLeft w:val="640"/>
                                  <w:marRight w:val="0"/>
                                  <w:marTop w:val="0"/>
                                  <w:marBottom w:val="0"/>
                                  <w:divBdr>
                                    <w:top w:val="none" w:sz="0" w:space="0" w:color="auto"/>
                                    <w:left w:val="none" w:sz="0" w:space="0" w:color="auto"/>
                                    <w:bottom w:val="none" w:sz="0" w:space="0" w:color="auto"/>
                                    <w:right w:val="none" w:sz="0" w:space="0" w:color="auto"/>
                                  </w:divBdr>
                                </w:div>
                              </w:divsChild>
                            </w:div>
                            <w:div w:id="25761587">
                              <w:marLeft w:val="0"/>
                              <w:marRight w:val="0"/>
                              <w:marTop w:val="0"/>
                              <w:marBottom w:val="0"/>
                              <w:divBdr>
                                <w:top w:val="none" w:sz="0" w:space="0" w:color="auto"/>
                                <w:left w:val="none" w:sz="0" w:space="0" w:color="auto"/>
                                <w:bottom w:val="none" w:sz="0" w:space="0" w:color="auto"/>
                                <w:right w:val="none" w:sz="0" w:space="0" w:color="auto"/>
                              </w:divBdr>
                              <w:divsChild>
                                <w:div w:id="9719992">
                                  <w:marLeft w:val="640"/>
                                  <w:marRight w:val="0"/>
                                  <w:marTop w:val="0"/>
                                  <w:marBottom w:val="0"/>
                                  <w:divBdr>
                                    <w:top w:val="none" w:sz="0" w:space="0" w:color="auto"/>
                                    <w:left w:val="none" w:sz="0" w:space="0" w:color="auto"/>
                                    <w:bottom w:val="none" w:sz="0" w:space="0" w:color="auto"/>
                                    <w:right w:val="none" w:sz="0" w:space="0" w:color="auto"/>
                                  </w:divBdr>
                                </w:div>
                                <w:div w:id="44374661">
                                  <w:marLeft w:val="640"/>
                                  <w:marRight w:val="0"/>
                                  <w:marTop w:val="0"/>
                                  <w:marBottom w:val="0"/>
                                  <w:divBdr>
                                    <w:top w:val="none" w:sz="0" w:space="0" w:color="auto"/>
                                    <w:left w:val="none" w:sz="0" w:space="0" w:color="auto"/>
                                    <w:bottom w:val="none" w:sz="0" w:space="0" w:color="auto"/>
                                    <w:right w:val="none" w:sz="0" w:space="0" w:color="auto"/>
                                  </w:divBdr>
                                </w:div>
                                <w:div w:id="107967626">
                                  <w:marLeft w:val="640"/>
                                  <w:marRight w:val="0"/>
                                  <w:marTop w:val="0"/>
                                  <w:marBottom w:val="0"/>
                                  <w:divBdr>
                                    <w:top w:val="none" w:sz="0" w:space="0" w:color="auto"/>
                                    <w:left w:val="none" w:sz="0" w:space="0" w:color="auto"/>
                                    <w:bottom w:val="none" w:sz="0" w:space="0" w:color="auto"/>
                                    <w:right w:val="none" w:sz="0" w:space="0" w:color="auto"/>
                                  </w:divBdr>
                                </w:div>
                                <w:div w:id="122430655">
                                  <w:marLeft w:val="640"/>
                                  <w:marRight w:val="0"/>
                                  <w:marTop w:val="0"/>
                                  <w:marBottom w:val="0"/>
                                  <w:divBdr>
                                    <w:top w:val="none" w:sz="0" w:space="0" w:color="auto"/>
                                    <w:left w:val="none" w:sz="0" w:space="0" w:color="auto"/>
                                    <w:bottom w:val="none" w:sz="0" w:space="0" w:color="auto"/>
                                    <w:right w:val="none" w:sz="0" w:space="0" w:color="auto"/>
                                  </w:divBdr>
                                </w:div>
                                <w:div w:id="138963487">
                                  <w:marLeft w:val="640"/>
                                  <w:marRight w:val="0"/>
                                  <w:marTop w:val="0"/>
                                  <w:marBottom w:val="0"/>
                                  <w:divBdr>
                                    <w:top w:val="none" w:sz="0" w:space="0" w:color="auto"/>
                                    <w:left w:val="none" w:sz="0" w:space="0" w:color="auto"/>
                                    <w:bottom w:val="none" w:sz="0" w:space="0" w:color="auto"/>
                                    <w:right w:val="none" w:sz="0" w:space="0" w:color="auto"/>
                                  </w:divBdr>
                                </w:div>
                                <w:div w:id="185171764">
                                  <w:marLeft w:val="640"/>
                                  <w:marRight w:val="0"/>
                                  <w:marTop w:val="0"/>
                                  <w:marBottom w:val="0"/>
                                  <w:divBdr>
                                    <w:top w:val="none" w:sz="0" w:space="0" w:color="auto"/>
                                    <w:left w:val="none" w:sz="0" w:space="0" w:color="auto"/>
                                    <w:bottom w:val="none" w:sz="0" w:space="0" w:color="auto"/>
                                    <w:right w:val="none" w:sz="0" w:space="0" w:color="auto"/>
                                  </w:divBdr>
                                </w:div>
                                <w:div w:id="189343846">
                                  <w:marLeft w:val="640"/>
                                  <w:marRight w:val="0"/>
                                  <w:marTop w:val="0"/>
                                  <w:marBottom w:val="0"/>
                                  <w:divBdr>
                                    <w:top w:val="none" w:sz="0" w:space="0" w:color="auto"/>
                                    <w:left w:val="none" w:sz="0" w:space="0" w:color="auto"/>
                                    <w:bottom w:val="none" w:sz="0" w:space="0" w:color="auto"/>
                                    <w:right w:val="none" w:sz="0" w:space="0" w:color="auto"/>
                                  </w:divBdr>
                                </w:div>
                                <w:div w:id="216623274">
                                  <w:marLeft w:val="640"/>
                                  <w:marRight w:val="0"/>
                                  <w:marTop w:val="0"/>
                                  <w:marBottom w:val="0"/>
                                  <w:divBdr>
                                    <w:top w:val="none" w:sz="0" w:space="0" w:color="auto"/>
                                    <w:left w:val="none" w:sz="0" w:space="0" w:color="auto"/>
                                    <w:bottom w:val="none" w:sz="0" w:space="0" w:color="auto"/>
                                    <w:right w:val="none" w:sz="0" w:space="0" w:color="auto"/>
                                  </w:divBdr>
                                </w:div>
                                <w:div w:id="255794315">
                                  <w:marLeft w:val="640"/>
                                  <w:marRight w:val="0"/>
                                  <w:marTop w:val="0"/>
                                  <w:marBottom w:val="0"/>
                                  <w:divBdr>
                                    <w:top w:val="none" w:sz="0" w:space="0" w:color="auto"/>
                                    <w:left w:val="none" w:sz="0" w:space="0" w:color="auto"/>
                                    <w:bottom w:val="none" w:sz="0" w:space="0" w:color="auto"/>
                                    <w:right w:val="none" w:sz="0" w:space="0" w:color="auto"/>
                                  </w:divBdr>
                                </w:div>
                                <w:div w:id="287589566">
                                  <w:marLeft w:val="640"/>
                                  <w:marRight w:val="0"/>
                                  <w:marTop w:val="0"/>
                                  <w:marBottom w:val="0"/>
                                  <w:divBdr>
                                    <w:top w:val="none" w:sz="0" w:space="0" w:color="auto"/>
                                    <w:left w:val="none" w:sz="0" w:space="0" w:color="auto"/>
                                    <w:bottom w:val="none" w:sz="0" w:space="0" w:color="auto"/>
                                    <w:right w:val="none" w:sz="0" w:space="0" w:color="auto"/>
                                  </w:divBdr>
                                </w:div>
                                <w:div w:id="292634944">
                                  <w:marLeft w:val="640"/>
                                  <w:marRight w:val="0"/>
                                  <w:marTop w:val="0"/>
                                  <w:marBottom w:val="0"/>
                                  <w:divBdr>
                                    <w:top w:val="none" w:sz="0" w:space="0" w:color="auto"/>
                                    <w:left w:val="none" w:sz="0" w:space="0" w:color="auto"/>
                                    <w:bottom w:val="none" w:sz="0" w:space="0" w:color="auto"/>
                                    <w:right w:val="none" w:sz="0" w:space="0" w:color="auto"/>
                                  </w:divBdr>
                                </w:div>
                                <w:div w:id="302739318">
                                  <w:marLeft w:val="640"/>
                                  <w:marRight w:val="0"/>
                                  <w:marTop w:val="0"/>
                                  <w:marBottom w:val="0"/>
                                  <w:divBdr>
                                    <w:top w:val="none" w:sz="0" w:space="0" w:color="auto"/>
                                    <w:left w:val="none" w:sz="0" w:space="0" w:color="auto"/>
                                    <w:bottom w:val="none" w:sz="0" w:space="0" w:color="auto"/>
                                    <w:right w:val="none" w:sz="0" w:space="0" w:color="auto"/>
                                  </w:divBdr>
                                </w:div>
                                <w:div w:id="315260365">
                                  <w:marLeft w:val="640"/>
                                  <w:marRight w:val="0"/>
                                  <w:marTop w:val="0"/>
                                  <w:marBottom w:val="0"/>
                                  <w:divBdr>
                                    <w:top w:val="none" w:sz="0" w:space="0" w:color="auto"/>
                                    <w:left w:val="none" w:sz="0" w:space="0" w:color="auto"/>
                                    <w:bottom w:val="none" w:sz="0" w:space="0" w:color="auto"/>
                                    <w:right w:val="none" w:sz="0" w:space="0" w:color="auto"/>
                                  </w:divBdr>
                                </w:div>
                                <w:div w:id="381365047">
                                  <w:marLeft w:val="640"/>
                                  <w:marRight w:val="0"/>
                                  <w:marTop w:val="0"/>
                                  <w:marBottom w:val="0"/>
                                  <w:divBdr>
                                    <w:top w:val="none" w:sz="0" w:space="0" w:color="auto"/>
                                    <w:left w:val="none" w:sz="0" w:space="0" w:color="auto"/>
                                    <w:bottom w:val="none" w:sz="0" w:space="0" w:color="auto"/>
                                    <w:right w:val="none" w:sz="0" w:space="0" w:color="auto"/>
                                  </w:divBdr>
                                </w:div>
                                <w:div w:id="398132963">
                                  <w:marLeft w:val="640"/>
                                  <w:marRight w:val="0"/>
                                  <w:marTop w:val="0"/>
                                  <w:marBottom w:val="0"/>
                                  <w:divBdr>
                                    <w:top w:val="none" w:sz="0" w:space="0" w:color="auto"/>
                                    <w:left w:val="none" w:sz="0" w:space="0" w:color="auto"/>
                                    <w:bottom w:val="none" w:sz="0" w:space="0" w:color="auto"/>
                                    <w:right w:val="none" w:sz="0" w:space="0" w:color="auto"/>
                                  </w:divBdr>
                                </w:div>
                                <w:div w:id="452330803">
                                  <w:marLeft w:val="640"/>
                                  <w:marRight w:val="0"/>
                                  <w:marTop w:val="0"/>
                                  <w:marBottom w:val="0"/>
                                  <w:divBdr>
                                    <w:top w:val="none" w:sz="0" w:space="0" w:color="auto"/>
                                    <w:left w:val="none" w:sz="0" w:space="0" w:color="auto"/>
                                    <w:bottom w:val="none" w:sz="0" w:space="0" w:color="auto"/>
                                    <w:right w:val="none" w:sz="0" w:space="0" w:color="auto"/>
                                  </w:divBdr>
                                </w:div>
                                <w:div w:id="507258376">
                                  <w:marLeft w:val="640"/>
                                  <w:marRight w:val="0"/>
                                  <w:marTop w:val="0"/>
                                  <w:marBottom w:val="0"/>
                                  <w:divBdr>
                                    <w:top w:val="none" w:sz="0" w:space="0" w:color="auto"/>
                                    <w:left w:val="none" w:sz="0" w:space="0" w:color="auto"/>
                                    <w:bottom w:val="none" w:sz="0" w:space="0" w:color="auto"/>
                                    <w:right w:val="none" w:sz="0" w:space="0" w:color="auto"/>
                                  </w:divBdr>
                                </w:div>
                                <w:div w:id="515311183">
                                  <w:marLeft w:val="640"/>
                                  <w:marRight w:val="0"/>
                                  <w:marTop w:val="0"/>
                                  <w:marBottom w:val="0"/>
                                  <w:divBdr>
                                    <w:top w:val="none" w:sz="0" w:space="0" w:color="auto"/>
                                    <w:left w:val="none" w:sz="0" w:space="0" w:color="auto"/>
                                    <w:bottom w:val="none" w:sz="0" w:space="0" w:color="auto"/>
                                    <w:right w:val="none" w:sz="0" w:space="0" w:color="auto"/>
                                  </w:divBdr>
                                </w:div>
                                <w:div w:id="518543116">
                                  <w:marLeft w:val="640"/>
                                  <w:marRight w:val="0"/>
                                  <w:marTop w:val="0"/>
                                  <w:marBottom w:val="0"/>
                                  <w:divBdr>
                                    <w:top w:val="none" w:sz="0" w:space="0" w:color="auto"/>
                                    <w:left w:val="none" w:sz="0" w:space="0" w:color="auto"/>
                                    <w:bottom w:val="none" w:sz="0" w:space="0" w:color="auto"/>
                                    <w:right w:val="none" w:sz="0" w:space="0" w:color="auto"/>
                                  </w:divBdr>
                                </w:div>
                                <w:div w:id="626400365">
                                  <w:marLeft w:val="640"/>
                                  <w:marRight w:val="0"/>
                                  <w:marTop w:val="0"/>
                                  <w:marBottom w:val="0"/>
                                  <w:divBdr>
                                    <w:top w:val="none" w:sz="0" w:space="0" w:color="auto"/>
                                    <w:left w:val="none" w:sz="0" w:space="0" w:color="auto"/>
                                    <w:bottom w:val="none" w:sz="0" w:space="0" w:color="auto"/>
                                    <w:right w:val="none" w:sz="0" w:space="0" w:color="auto"/>
                                  </w:divBdr>
                                </w:div>
                                <w:div w:id="639383044">
                                  <w:marLeft w:val="640"/>
                                  <w:marRight w:val="0"/>
                                  <w:marTop w:val="0"/>
                                  <w:marBottom w:val="0"/>
                                  <w:divBdr>
                                    <w:top w:val="none" w:sz="0" w:space="0" w:color="auto"/>
                                    <w:left w:val="none" w:sz="0" w:space="0" w:color="auto"/>
                                    <w:bottom w:val="none" w:sz="0" w:space="0" w:color="auto"/>
                                    <w:right w:val="none" w:sz="0" w:space="0" w:color="auto"/>
                                  </w:divBdr>
                                </w:div>
                                <w:div w:id="680593312">
                                  <w:marLeft w:val="640"/>
                                  <w:marRight w:val="0"/>
                                  <w:marTop w:val="0"/>
                                  <w:marBottom w:val="0"/>
                                  <w:divBdr>
                                    <w:top w:val="none" w:sz="0" w:space="0" w:color="auto"/>
                                    <w:left w:val="none" w:sz="0" w:space="0" w:color="auto"/>
                                    <w:bottom w:val="none" w:sz="0" w:space="0" w:color="auto"/>
                                    <w:right w:val="none" w:sz="0" w:space="0" w:color="auto"/>
                                  </w:divBdr>
                                </w:div>
                                <w:div w:id="865364495">
                                  <w:marLeft w:val="640"/>
                                  <w:marRight w:val="0"/>
                                  <w:marTop w:val="0"/>
                                  <w:marBottom w:val="0"/>
                                  <w:divBdr>
                                    <w:top w:val="none" w:sz="0" w:space="0" w:color="auto"/>
                                    <w:left w:val="none" w:sz="0" w:space="0" w:color="auto"/>
                                    <w:bottom w:val="none" w:sz="0" w:space="0" w:color="auto"/>
                                    <w:right w:val="none" w:sz="0" w:space="0" w:color="auto"/>
                                  </w:divBdr>
                                </w:div>
                                <w:div w:id="890460044">
                                  <w:marLeft w:val="640"/>
                                  <w:marRight w:val="0"/>
                                  <w:marTop w:val="0"/>
                                  <w:marBottom w:val="0"/>
                                  <w:divBdr>
                                    <w:top w:val="none" w:sz="0" w:space="0" w:color="auto"/>
                                    <w:left w:val="none" w:sz="0" w:space="0" w:color="auto"/>
                                    <w:bottom w:val="none" w:sz="0" w:space="0" w:color="auto"/>
                                    <w:right w:val="none" w:sz="0" w:space="0" w:color="auto"/>
                                  </w:divBdr>
                                </w:div>
                                <w:div w:id="1165902904">
                                  <w:marLeft w:val="640"/>
                                  <w:marRight w:val="0"/>
                                  <w:marTop w:val="0"/>
                                  <w:marBottom w:val="0"/>
                                  <w:divBdr>
                                    <w:top w:val="none" w:sz="0" w:space="0" w:color="auto"/>
                                    <w:left w:val="none" w:sz="0" w:space="0" w:color="auto"/>
                                    <w:bottom w:val="none" w:sz="0" w:space="0" w:color="auto"/>
                                    <w:right w:val="none" w:sz="0" w:space="0" w:color="auto"/>
                                  </w:divBdr>
                                </w:div>
                                <w:div w:id="1230729145">
                                  <w:marLeft w:val="640"/>
                                  <w:marRight w:val="0"/>
                                  <w:marTop w:val="0"/>
                                  <w:marBottom w:val="0"/>
                                  <w:divBdr>
                                    <w:top w:val="none" w:sz="0" w:space="0" w:color="auto"/>
                                    <w:left w:val="none" w:sz="0" w:space="0" w:color="auto"/>
                                    <w:bottom w:val="none" w:sz="0" w:space="0" w:color="auto"/>
                                    <w:right w:val="none" w:sz="0" w:space="0" w:color="auto"/>
                                  </w:divBdr>
                                </w:div>
                                <w:div w:id="1246190335">
                                  <w:marLeft w:val="640"/>
                                  <w:marRight w:val="0"/>
                                  <w:marTop w:val="0"/>
                                  <w:marBottom w:val="0"/>
                                  <w:divBdr>
                                    <w:top w:val="none" w:sz="0" w:space="0" w:color="auto"/>
                                    <w:left w:val="none" w:sz="0" w:space="0" w:color="auto"/>
                                    <w:bottom w:val="none" w:sz="0" w:space="0" w:color="auto"/>
                                    <w:right w:val="none" w:sz="0" w:space="0" w:color="auto"/>
                                  </w:divBdr>
                                </w:div>
                                <w:div w:id="1285959485">
                                  <w:marLeft w:val="640"/>
                                  <w:marRight w:val="0"/>
                                  <w:marTop w:val="0"/>
                                  <w:marBottom w:val="0"/>
                                  <w:divBdr>
                                    <w:top w:val="none" w:sz="0" w:space="0" w:color="auto"/>
                                    <w:left w:val="none" w:sz="0" w:space="0" w:color="auto"/>
                                    <w:bottom w:val="none" w:sz="0" w:space="0" w:color="auto"/>
                                    <w:right w:val="none" w:sz="0" w:space="0" w:color="auto"/>
                                  </w:divBdr>
                                </w:div>
                                <w:div w:id="1326742794">
                                  <w:marLeft w:val="640"/>
                                  <w:marRight w:val="0"/>
                                  <w:marTop w:val="0"/>
                                  <w:marBottom w:val="0"/>
                                  <w:divBdr>
                                    <w:top w:val="none" w:sz="0" w:space="0" w:color="auto"/>
                                    <w:left w:val="none" w:sz="0" w:space="0" w:color="auto"/>
                                    <w:bottom w:val="none" w:sz="0" w:space="0" w:color="auto"/>
                                    <w:right w:val="none" w:sz="0" w:space="0" w:color="auto"/>
                                  </w:divBdr>
                                </w:div>
                                <w:div w:id="1382558130">
                                  <w:marLeft w:val="640"/>
                                  <w:marRight w:val="0"/>
                                  <w:marTop w:val="0"/>
                                  <w:marBottom w:val="0"/>
                                  <w:divBdr>
                                    <w:top w:val="none" w:sz="0" w:space="0" w:color="auto"/>
                                    <w:left w:val="none" w:sz="0" w:space="0" w:color="auto"/>
                                    <w:bottom w:val="none" w:sz="0" w:space="0" w:color="auto"/>
                                    <w:right w:val="none" w:sz="0" w:space="0" w:color="auto"/>
                                  </w:divBdr>
                                </w:div>
                                <w:div w:id="1479306011">
                                  <w:marLeft w:val="640"/>
                                  <w:marRight w:val="0"/>
                                  <w:marTop w:val="0"/>
                                  <w:marBottom w:val="0"/>
                                  <w:divBdr>
                                    <w:top w:val="none" w:sz="0" w:space="0" w:color="auto"/>
                                    <w:left w:val="none" w:sz="0" w:space="0" w:color="auto"/>
                                    <w:bottom w:val="none" w:sz="0" w:space="0" w:color="auto"/>
                                    <w:right w:val="none" w:sz="0" w:space="0" w:color="auto"/>
                                  </w:divBdr>
                                </w:div>
                                <w:div w:id="1513226666">
                                  <w:marLeft w:val="640"/>
                                  <w:marRight w:val="0"/>
                                  <w:marTop w:val="0"/>
                                  <w:marBottom w:val="0"/>
                                  <w:divBdr>
                                    <w:top w:val="none" w:sz="0" w:space="0" w:color="auto"/>
                                    <w:left w:val="none" w:sz="0" w:space="0" w:color="auto"/>
                                    <w:bottom w:val="none" w:sz="0" w:space="0" w:color="auto"/>
                                    <w:right w:val="none" w:sz="0" w:space="0" w:color="auto"/>
                                  </w:divBdr>
                                </w:div>
                                <w:div w:id="1515461510">
                                  <w:marLeft w:val="640"/>
                                  <w:marRight w:val="0"/>
                                  <w:marTop w:val="0"/>
                                  <w:marBottom w:val="0"/>
                                  <w:divBdr>
                                    <w:top w:val="none" w:sz="0" w:space="0" w:color="auto"/>
                                    <w:left w:val="none" w:sz="0" w:space="0" w:color="auto"/>
                                    <w:bottom w:val="none" w:sz="0" w:space="0" w:color="auto"/>
                                    <w:right w:val="none" w:sz="0" w:space="0" w:color="auto"/>
                                  </w:divBdr>
                                </w:div>
                                <w:div w:id="1568105817">
                                  <w:marLeft w:val="640"/>
                                  <w:marRight w:val="0"/>
                                  <w:marTop w:val="0"/>
                                  <w:marBottom w:val="0"/>
                                  <w:divBdr>
                                    <w:top w:val="none" w:sz="0" w:space="0" w:color="auto"/>
                                    <w:left w:val="none" w:sz="0" w:space="0" w:color="auto"/>
                                    <w:bottom w:val="none" w:sz="0" w:space="0" w:color="auto"/>
                                    <w:right w:val="none" w:sz="0" w:space="0" w:color="auto"/>
                                  </w:divBdr>
                                </w:div>
                                <w:div w:id="1618827274">
                                  <w:marLeft w:val="640"/>
                                  <w:marRight w:val="0"/>
                                  <w:marTop w:val="0"/>
                                  <w:marBottom w:val="0"/>
                                  <w:divBdr>
                                    <w:top w:val="none" w:sz="0" w:space="0" w:color="auto"/>
                                    <w:left w:val="none" w:sz="0" w:space="0" w:color="auto"/>
                                    <w:bottom w:val="none" w:sz="0" w:space="0" w:color="auto"/>
                                    <w:right w:val="none" w:sz="0" w:space="0" w:color="auto"/>
                                  </w:divBdr>
                                </w:div>
                                <w:div w:id="1655447560">
                                  <w:marLeft w:val="640"/>
                                  <w:marRight w:val="0"/>
                                  <w:marTop w:val="0"/>
                                  <w:marBottom w:val="0"/>
                                  <w:divBdr>
                                    <w:top w:val="none" w:sz="0" w:space="0" w:color="auto"/>
                                    <w:left w:val="none" w:sz="0" w:space="0" w:color="auto"/>
                                    <w:bottom w:val="none" w:sz="0" w:space="0" w:color="auto"/>
                                    <w:right w:val="none" w:sz="0" w:space="0" w:color="auto"/>
                                  </w:divBdr>
                                </w:div>
                                <w:div w:id="1674718352">
                                  <w:marLeft w:val="640"/>
                                  <w:marRight w:val="0"/>
                                  <w:marTop w:val="0"/>
                                  <w:marBottom w:val="0"/>
                                  <w:divBdr>
                                    <w:top w:val="none" w:sz="0" w:space="0" w:color="auto"/>
                                    <w:left w:val="none" w:sz="0" w:space="0" w:color="auto"/>
                                    <w:bottom w:val="none" w:sz="0" w:space="0" w:color="auto"/>
                                    <w:right w:val="none" w:sz="0" w:space="0" w:color="auto"/>
                                  </w:divBdr>
                                </w:div>
                                <w:div w:id="1735473038">
                                  <w:marLeft w:val="640"/>
                                  <w:marRight w:val="0"/>
                                  <w:marTop w:val="0"/>
                                  <w:marBottom w:val="0"/>
                                  <w:divBdr>
                                    <w:top w:val="none" w:sz="0" w:space="0" w:color="auto"/>
                                    <w:left w:val="none" w:sz="0" w:space="0" w:color="auto"/>
                                    <w:bottom w:val="none" w:sz="0" w:space="0" w:color="auto"/>
                                    <w:right w:val="none" w:sz="0" w:space="0" w:color="auto"/>
                                  </w:divBdr>
                                </w:div>
                                <w:div w:id="1971126325">
                                  <w:marLeft w:val="640"/>
                                  <w:marRight w:val="0"/>
                                  <w:marTop w:val="0"/>
                                  <w:marBottom w:val="0"/>
                                  <w:divBdr>
                                    <w:top w:val="none" w:sz="0" w:space="0" w:color="auto"/>
                                    <w:left w:val="none" w:sz="0" w:space="0" w:color="auto"/>
                                    <w:bottom w:val="none" w:sz="0" w:space="0" w:color="auto"/>
                                    <w:right w:val="none" w:sz="0" w:space="0" w:color="auto"/>
                                  </w:divBdr>
                                </w:div>
                                <w:div w:id="1993868539">
                                  <w:marLeft w:val="640"/>
                                  <w:marRight w:val="0"/>
                                  <w:marTop w:val="0"/>
                                  <w:marBottom w:val="0"/>
                                  <w:divBdr>
                                    <w:top w:val="none" w:sz="0" w:space="0" w:color="auto"/>
                                    <w:left w:val="none" w:sz="0" w:space="0" w:color="auto"/>
                                    <w:bottom w:val="none" w:sz="0" w:space="0" w:color="auto"/>
                                    <w:right w:val="none" w:sz="0" w:space="0" w:color="auto"/>
                                  </w:divBdr>
                                </w:div>
                                <w:div w:id="2083597376">
                                  <w:marLeft w:val="640"/>
                                  <w:marRight w:val="0"/>
                                  <w:marTop w:val="0"/>
                                  <w:marBottom w:val="0"/>
                                  <w:divBdr>
                                    <w:top w:val="none" w:sz="0" w:space="0" w:color="auto"/>
                                    <w:left w:val="none" w:sz="0" w:space="0" w:color="auto"/>
                                    <w:bottom w:val="none" w:sz="0" w:space="0" w:color="auto"/>
                                    <w:right w:val="none" w:sz="0" w:space="0" w:color="auto"/>
                                  </w:divBdr>
                                </w:div>
                              </w:divsChild>
                            </w:div>
                            <w:div w:id="120812249">
                              <w:marLeft w:val="0"/>
                              <w:marRight w:val="0"/>
                              <w:marTop w:val="0"/>
                              <w:marBottom w:val="0"/>
                              <w:divBdr>
                                <w:top w:val="none" w:sz="0" w:space="0" w:color="auto"/>
                                <w:left w:val="none" w:sz="0" w:space="0" w:color="auto"/>
                                <w:bottom w:val="none" w:sz="0" w:space="0" w:color="auto"/>
                                <w:right w:val="none" w:sz="0" w:space="0" w:color="auto"/>
                              </w:divBdr>
                              <w:divsChild>
                                <w:div w:id="76094089">
                                  <w:marLeft w:val="640"/>
                                  <w:marRight w:val="0"/>
                                  <w:marTop w:val="0"/>
                                  <w:marBottom w:val="0"/>
                                  <w:divBdr>
                                    <w:top w:val="none" w:sz="0" w:space="0" w:color="auto"/>
                                    <w:left w:val="none" w:sz="0" w:space="0" w:color="auto"/>
                                    <w:bottom w:val="none" w:sz="0" w:space="0" w:color="auto"/>
                                    <w:right w:val="none" w:sz="0" w:space="0" w:color="auto"/>
                                  </w:divBdr>
                                </w:div>
                                <w:div w:id="138764790">
                                  <w:marLeft w:val="640"/>
                                  <w:marRight w:val="0"/>
                                  <w:marTop w:val="0"/>
                                  <w:marBottom w:val="0"/>
                                  <w:divBdr>
                                    <w:top w:val="none" w:sz="0" w:space="0" w:color="auto"/>
                                    <w:left w:val="none" w:sz="0" w:space="0" w:color="auto"/>
                                    <w:bottom w:val="none" w:sz="0" w:space="0" w:color="auto"/>
                                    <w:right w:val="none" w:sz="0" w:space="0" w:color="auto"/>
                                  </w:divBdr>
                                </w:div>
                                <w:div w:id="157617049">
                                  <w:marLeft w:val="640"/>
                                  <w:marRight w:val="0"/>
                                  <w:marTop w:val="0"/>
                                  <w:marBottom w:val="0"/>
                                  <w:divBdr>
                                    <w:top w:val="none" w:sz="0" w:space="0" w:color="auto"/>
                                    <w:left w:val="none" w:sz="0" w:space="0" w:color="auto"/>
                                    <w:bottom w:val="none" w:sz="0" w:space="0" w:color="auto"/>
                                    <w:right w:val="none" w:sz="0" w:space="0" w:color="auto"/>
                                  </w:divBdr>
                                </w:div>
                                <w:div w:id="165092325">
                                  <w:marLeft w:val="640"/>
                                  <w:marRight w:val="0"/>
                                  <w:marTop w:val="0"/>
                                  <w:marBottom w:val="0"/>
                                  <w:divBdr>
                                    <w:top w:val="none" w:sz="0" w:space="0" w:color="auto"/>
                                    <w:left w:val="none" w:sz="0" w:space="0" w:color="auto"/>
                                    <w:bottom w:val="none" w:sz="0" w:space="0" w:color="auto"/>
                                    <w:right w:val="none" w:sz="0" w:space="0" w:color="auto"/>
                                  </w:divBdr>
                                </w:div>
                                <w:div w:id="172846161">
                                  <w:marLeft w:val="640"/>
                                  <w:marRight w:val="0"/>
                                  <w:marTop w:val="0"/>
                                  <w:marBottom w:val="0"/>
                                  <w:divBdr>
                                    <w:top w:val="none" w:sz="0" w:space="0" w:color="auto"/>
                                    <w:left w:val="none" w:sz="0" w:space="0" w:color="auto"/>
                                    <w:bottom w:val="none" w:sz="0" w:space="0" w:color="auto"/>
                                    <w:right w:val="none" w:sz="0" w:space="0" w:color="auto"/>
                                  </w:divBdr>
                                </w:div>
                                <w:div w:id="186220229">
                                  <w:marLeft w:val="640"/>
                                  <w:marRight w:val="0"/>
                                  <w:marTop w:val="0"/>
                                  <w:marBottom w:val="0"/>
                                  <w:divBdr>
                                    <w:top w:val="none" w:sz="0" w:space="0" w:color="auto"/>
                                    <w:left w:val="none" w:sz="0" w:space="0" w:color="auto"/>
                                    <w:bottom w:val="none" w:sz="0" w:space="0" w:color="auto"/>
                                    <w:right w:val="none" w:sz="0" w:space="0" w:color="auto"/>
                                  </w:divBdr>
                                </w:div>
                                <w:div w:id="213852891">
                                  <w:marLeft w:val="640"/>
                                  <w:marRight w:val="0"/>
                                  <w:marTop w:val="0"/>
                                  <w:marBottom w:val="0"/>
                                  <w:divBdr>
                                    <w:top w:val="none" w:sz="0" w:space="0" w:color="auto"/>
                                    <w:left w:val="none" w:sz="0" w:space="0" w:color="auto"/>
                                    <w:bottom w:val="none" w:sz="0" w:space="0" w:color="auto"/>
                                    <w:right w:val="none" w:sz="0" w:space="0" w:color="auto"/>
                                  </w:divBdr>
                                </w:div>
                                <w:div w:id="267205870">
                                  <w:marLeft w:val="640"/>
                                  <w:marRight w:val="0"/>
                                  <w:marTop w:val="0"/>
                                  <w:marBottom w:val="0"/>
                                  <w:divBdr>
                                    <w:top w:val="none" w:sz="0" w:space="0" w:color="auto"/>
                                    <w:left w:val="none" w:sz="0" w:space="0" w:color="auto"/>
                                    <w:bottom w:val="none" w:sz="0" w:space="0" w:color="auto"/>
                                    <w:right w:val="none" w:sz="0" w:space="0" w:color="auto"/>
                                  </w:divBdr>
                                </w:div>
                                <w:div w:id="294682248">
                                  <w:marLeft w:val="640"/>
                                  <w:marRight w:val="0"/>
                                  <w:marTop w:val="0"/>
                                  <w:marBottom w:val="0"/>
                                  <w:divBdr>
                                    <w:top w:val="none" w:sz="0" w:space="0" w:color="auto"/>
                                    <w:left w:val="none" w:sz="0" w:space="0" w:color="auto"/>
                                    <w:bottom w:val="none" w:sz="0" w:space="0" w:color="auto"/>
                                    <w:right w:val="none" w:sz="0" w:space="0" w:color="auto"/>
                                  </w:divBdr>
                                </w:div>
                                <w:div w:id="319582294">
                                  <w:marLeft w:val="640"/>
                                  <w:marRight w:val="0"/>
                                  <w:marTop w:val="0"/>
                                  <w:marBottom w:val="0"/>
                                  <w:divBdr>
                                    <w:top w:val="none" w:sz="0" w:space="0" w:color="auto"/>
                                    <w:left w:val="none" w:sz="0" w:space="0" w:color="auto"/>
                                    <w:bottom w:val="none" w:sz="0" w:space="0" w:color="auto"/>
                                    <w:right w:val="none" w:sz="0" w:space="0" w:color="auto"/>
                                  </w:divBdr>
                                </w:div>
                                <w:div w:id="506018744">
                                  <w:marLeft w:val="640"/>
                                  <w:marRight w:val="0"/>
                                  <w:marTop w:val="0"/>
                                  <w:marBottom w:val="0"/>
                                  <w:divBdr>
                                    <w:top w:val="none" w:sz="0" w:space="0" w:color="auto"/>
                                    <w:left w:val="none" w:sz="0" w:space="0" w:color="auto"/>
                                    <w:bottom w:val="none" w:sz="0" w:space="0" w:color="auto"/>
                                    <w:right w:val="none" w:sz="0" w:space="0" w:color="auto"/>
                                  </w:divBdr>
                                </w:div>
                                <w:div w:id="546651735">
                                  <w:marLeft w:val="640"/>
                                  <w:marRight w:val="0"/>
                                  <w:marTop w:val="0"/>
                                  <w:marBottom w:val="0"/>
                                  <w:divBdr>
                                    <w:top w:val="none" w:sz="0" w:space="0" w:color="auto"/>
                                    <w:left w:val="none" w:sz="0" w:space="0" w:color="auto"/>
                                    <w:bottom w:val="none" w:sz="0" w:space="0" w:color="auto"/>
                                    <w:right w:val="none" w:sz="0" w:space="0" w:color="auto"/>
                                  </w:divBdr>
                                </w:div>
                                <w:div w:id="601693784">
                                  <w:marLeft w:val="640"/>
                                  <w:marRight w:val="0"/>
                                  <w:marTop w:val="0"/>
                                  <w:marBottom w:val="0"/>
                                  <w:divBdr>
                                    <w:top w:val="none" w:sz="0" w:space="0" w:color="auto"/>
                                    <w:left w:val="none" w:sz="0" w:space="0" w:color="auto"/>
                                    <w:bottom w:val="none" w:sz="0" w:space="0" w:color="auto"/>
                                    <w:right w:val="none" w:sz="0" w:space="0" w:color="auto"/>
                                  </w:divBdr>
                                </w:div>
                                <w:div w:id="694699542">
                                  <w:marLeft w:val="640"/>
                                  <w:marRight w:val="0"/>
                                  <w:marTop w:val="0"/>
                                  <w:marBottom w:val="0"/>
                                  <w:divBdr>
                                    <w:top w:val="none" w:sz="0" w:space="0" w:color="auto"/>
                                    <w:left w:val="none" w:sz="0" w:space="0" w:color="auto"/>
                                    <w:bottom w:val="none" w:sz="0" w:space="0" w:color="auto"/>
                                    <w:right w:val="none" w:sz="0" w:space="0" w:color="auto"/>
                                  </w:divBdr>
                                </w:div>
                                <w:div w:id="749472402">
                                  <w:marLeft w:val="640"/>
                                  <w:marRight w:val="0"/>
                                  <w:marTop w:val="0"/>
                                  <w:marBottom w:val="0"/>
                                  <w:divBdr>
                                    <w:top w:val="none" w:sz="0" w:space="0" w:color="auto"/>
                                    <w:left w:val="none" w:sz="0" w:space="0" w:color="auto"/>
                                    <w:bottom w:val="none" w:sz="0" w:space="0" w:color="auto"/>
                                    <w:right w:val="none" w:sz="0" w:space="0" w:color="auto"/>
                                  </w:divBdr>
                                </w:div>
                                <w:div w:id="813259997">
                                  <w:marLeft w:val="640"/>
                                  <w:marRight w:val="0"/>
                                  <w:marTop w:val="0"/>
                                  <w:marBottom w:val="0"/>
                                  <w:divBdr>
                                    <w:top w:val="none" w:sz="0" w:space="0" w:color="auto"/>
                                    <w:left w:val="none" w:sz="0" w:space="0" w:color="auto"/>
                                    <w:bottom w:val="none" w:sz="0" w:space="0" w:color="auto"/>
                                    <w:right w:val="none" w:sz="0" w:space="0" w:color="auto"/>
                                  </w:divBdr>
                                </w:div>
                                <w:div w:id="831262345">
                                  <w:marLeft w:val="640"/>
                                  <w:marRight w:val="0"/>
                                  <w:marTop w:val="0"/>
                                  <w:marBottom w:val="0"/>
                                  <w:divBdr>
                                    <w:top w:val="none" w:sz="0" w:space="0" w:color="auto"/>
                                    <w:left w:val="none" w:sz="0" w:space="0" w:color="auto"/>
                                    <w:bottom w:val="none" w:sz="0" w:space="0" w:color="auto"/>
                                    <w:right w:val="none" w:sz="0" w:space="0" w:color="auto"/>
                                  </w:divBdr>
                                </w:div>
                                <w:div w:id="988098090">
                                  <w:marLeft w:val="640"/>
                                  <w:marRight w:val="0"/>
                                  <w:marTop w:val="0"/>
                                  <w:marBottom w:val="0"/>
                                  <w:divBdr>
                                    <w:top w:val="none" w:sz="0" w:space="0" w:color="auto"/>
                                    <w:left w:val="none" w:sz="0" w:space="0" w:color="auto"/>
                                    <w:bottom w:val="none" w:sz="0" w:space="0" w:color="auto"/>
                                    <w:right w:val="none" w:sz="0" w:space="0" w:color="auto"/>
                                  </w:divBdr>
                                </w:div>
                                <w:div w:id="1038316255">
                                  <w:marLeft w:val="640"/>
                                  <w:marRight w:val="0"/>
                                  <w:marTop w:val="0"/>
                                  <w:marBottom w:val="0"/>
                                  <w:divBdr>
                                    <w:top w:val="none" w:sz="0" w:space="0" w:color="auto"/>
                                    <w:left w:val="none" w:sz="0" w:space="0" w:color="auto"/>
                                    <w:bottom w:val="none" w:sz="0" w:space="0" w:color="auto"/>
                                    <w:right w:val="none" w:sz="0" w:space="0" w:color="auto"/>
                                  </w:divBdr>
                                </w:div>
                                <w:div w:id="1083379811">
                                  <w:marLeft w:val="640"/>
                                  <w:marRight w:val="0"/>
                                  <w:marTop w:val="0"/>
                                  <w:marBottom w:val="0"/>
                                  <w:divBdr>
                                    <w:top w:val="none" w:sz="0" w:space="0" w:color="auto"/>
                                    <w:left w:val="none" w:sz="0" w:space="0" w:color="auto"/>
                                    <w:bottom w:val="none" w:sz="0" w:space="0" w:color="auto"/>
                                    <w:right w:val="none" w:sz="0" w:space="0" w:color="auto"/>
                                  </w:divBdr>
                                </w:div>
                                <w:div w:id="1136987314">
                                  <w:marLeft w:val="640"/>
                                  <w:marRight w:val="0"/>
                                  <w:marTop w:val="0"/>
                                  <w:marBottom w:val="0"/>
                                  <w:divBdr>
                                    <w:top w:val="none" w:sz="0" w:space="0" w:color="auto"/>
                                    <w:left w:val="none" w:sz="0" w:space="0" w:color="auto"/>
                                    <w:bottom w:val="none" w:sz="0" w:space="0" w:color="auto"/>
                                    <w:right w:val="none" w:sz="0" w:space="0" w:color="auto"/>
                                  </w:divBdr>
                                </w:div>
                                <w:div w:id="1153913358">
                                  <w:marLeft w:val="640"/>
                                  <w:marRight w:val="0"/>
                                  <w:marTop w:val="0"/>
                                  <w:marBottom w:val="0"/>
                                  <w:divBdr>
                                    <w:top w:val="none" w:sz="0" w:space="0" w:color="auto"/>
                                    <w:left w:val="none" w:sz="0" w:space="0" w:color="auto"/>
                                    <w:bottom w:val="none" w:sz="0" w:space="0" w:color="auto"/>
                                    <w:right w:val="none" w:sz="0" w:space="0" w:color="auto"/>
                                  </w:divBdr>
                                </w:div>
                                <w:div w:id="1163620415">
                                  <w:marLeft w:val="640"/>
                                  <w:marRight w:val="0"/>
                                  <w:marTop w:val="0"/>
                                  <w:marBottom w:val="0"/>
                                  <w:divBdr>
                                    <w:top w:val="none" w:sz="0" w:space="0" w:color="auto"/>
                                    <w:left w:val="none" w:sz="0" w:space="0" w:color="auto"/>
                                    <w:bottom w:val="none" w:sz="0" w:space="0" w:color="auto"/>
                                    <w:right w:val="none" w:sz="0" w:space="0" w:color="auto"/>
                                  </w:divBdr>
                                </w:div>
                                <w:div w:id="1207335325">
                                  <w:marLeft w:val="640"/>
                                  <w:marRight w:val="0"/>
                                  <w:marTop w:val="0"/>
                                  <w:marBottom w:val="0"/>
                                  <w:divBdr>
                                    <w:top w:val="none" w:sz="0" w:space="0" w:color="auto"/>
                                    <w:left w:val="none" w:sz="0" w:space="0" w:color="auto"/>
                                    <w:bottom w:val="none" w:sz="0" w:space="0" w:color="auto"/>
                                    <w:right w:val="none" w:sz="0" w:space="0" w:color="auto"/>
                                  </w:divBdr>
                                </w:div>
                                <w:div w:id="1416169008">
                                  <w:marLeft w:val="640"/>
                                  <w:marRight w:val="0"/>
                                  <w:marTop w:val="0"/>
                                  <w:marBottom w:val="0"/>
                                  <w:divBdr>
                                    <w:top w:val="none" w:sz="0" w:space="0" w:color="auto"/>
                                    <w:left w:val="none" w:sz="0" w:space="0" w:color="auto"/>
                                    <w:bottom w:val="none" w:sz="0" w:space="0" w:color="auto"/>
                                    <w:right w:val="none" w:sz="0" w:space="0" w:color="auto"/>
                                  </w:divBdr>
                                </w:div>
                                <w:div w:id="1604610258">
                                  <w:marLeft w:val="640"/>
                                  <w:marRight w:val="0"/>
                                  <w:marTop w:val="0"/>
                                  <w:marBottom w:val="0"/>
                                  <w:divBdr>
                                    <w:top w:val="none" w:sz="0" w:space="0" w:color="auto"/>
                                    <w:left w:val="none" w:sz="0" w:space="0" w:color="auto"/>
                                    <w:bottom w:val="none" w:sz="0" w:space="0" w:color="auto"/>
                                    <w:right w:val="none" w:sz="0" w:space="0" w:color="auto"/>
                                  </w:divBdr>
                                </w:div>
                                <w:div w:id="1620182472">
                                  <w:marLeft w:val="640"/>
                                  <w:marRight w:val="0"/>
                                  <w:marTop w:val="0"/>
                                  <w:marBottom w:val="0"/>
                                  <w:divBdr>
                                    <w:top w:val="none" w:sz="0" w:space="0" w:color="auto"/>
                                    <w:left w:val="none" w:sz="0" w:space="0" w:color="auto"/>
                                    <w:bottom w:val="none" w:sz="0" w:space="0" w:color="auto"/>
                                    <w:right w:val="none" w:sz="0" w:space="0" w:color="auto"/>
                                  </w:divBdr>
                                </w:div>
                                <w:div w:id="1659141762">
                                  <w:marLeft w:val="640"/>
                                  <w:marRight w:val="0"/>
                                  <w:marTop w:val="0"/>
                                  <w:marBottom w:val="0"/>
                                  <w:divBdr>
                                    <w:top w:val="none" w:sz="0" w:space="0" w:color="auto"/>
                                    <w:left w:val="none" w:sz="0" w:space="0" w:color="auto"/>
                                    <w:bottom w:val="none" w:sz="0" w:space="0" w:color="auto"/>
                                    <w:right w:val="none" w:sz="0" w:space="0" w:color="auto"/>
                                  </w:divBdr>
                                </w:div>
                                <w:div w:id="1687249747">
                                  <w:marLeft w:val="640"/>
                                  <w:marRight w:val="0"/>
                                  <w:marTop w:val="0"/>
                                  <w:marBottom w:val="0"/>
                                  <w:divBdr>
                                    <w:top w:val="none" w:sz="0" w:space="0" w:color="auto"/>
                                    <w:left w:val="none" w:sz="0" w:space="0" w:color="auto"/>
                                    <w:bottom w:val="none" w:sz="0" w:space="0" w:color="auto"/>
                                    <w:right w:val="none" w:sz="0" w:space="0" w:color="auto"/>
                                  </w:divBdr>
                                </w:div>
                                <w:div w:id="1700275534">
                                  <w:marLeft w:val="640"/>
                                  <w:marRight w:val="0"/>
                                  <w:marTop w:val="0"/>
                                  <w:marBottom w:val="0"/>
                                  <w:divBdr>
                                    <w:top w:val="none" w:sz="0" w:space="0" w:color="auto"/>
                                    <w:left w:val="none" w:sz="0" w:space="0" w:color="auto"/>
                                    <w:bottom w:val="none" w:sz="0" w:space="0" w:color="auto"/>
                                    <w:right w:val="none" w:sz="0" w:space="0" w:color="auto"/>
                                  </w:divBdr>
                                </w:div>
                                <w:div w:id="1749956477">
                                  <w:marLeft w:val="640"/>
                                  <w:marRight w:val="0"/>
                                  <w:marTop w:val="0"/>
                                  <w:marBottom w:val="0"/>
                                  <w:divBdr>
                                    <w:top w:val="none" w:sz="0" w:space="0" w:color="auto"/>
                                    <w:left w:val="none" w:sz="0" w:space="0" w:color="auto"/>
                                    <w:bottom w:val="none" w:sz="0" w:space="0" w:color="auto"/>
                                    <w:right w:val="none" w:sz="0" w:space="0" w:color="auto"/>
                                  </w:divBdr>
                                </w:div>
                                <w:div w:id="1799713296">
                                  <w:marLeft w:val="640"/>
                                  <w:marRight w:val="0"/>
                                  <w:marTop w:val="0"/>
                                  <w:marBottom w:val="0"/>
                                  <w:divBdr>
                                    <w:top w:val="none" w:sz="0" w:space="0" w:color="auto"/>
                                    <w:left w:val="none" w:sz="0" w:space="0" w:color="auto"/>
                                    <w:bottom w:val="none" w:sz="0" w:space="0" w:color="auto"/>
                                    <w:right w:val="none" w:sz="0" w:space="0" w:color="auto"/>
                                  </w:divBdr>
                                </w:div>
                                <w:div w:id="1883983263">
                                  <w:marLeft w:val="640"/>
                                  <w:marRight w:val="0"/>
                                  <w:marTop w:val="0"/>
                                  <w:marBottom w:val="0"/>
                                  <w:divBdr>
                                    <w:top w:val="none" w:sz="0" w:space="0" w:color="auto"/>
                                    <w:left w:val="none" w:sz="0" w:space="0" w:color="auto"/>
                                    <w:bottom w:val="none" w:sz="0" w:space="0" w:color="auto"/>
                                    <w:right w:val="none" w:sz="0" w:space="0" w:color="auto"/>
                                  </w:divBdr>
                                </w:div>
                                <w:div w:id="1895965130">
                                  <w:marLeft w:val="640"/>
                                  <w:marRight w:val="0"/>
                                  <w:marTop w:val="0"/>
                                  <w:marBottom w:val="0"/>
                                  <w:divBdr>
                                    <w:top w:val="none" w:sz="0" w:space="0" w:color="auto"/>
                                    <w:left w:val="none" w:sz="0" w:space="0" w:color="auto"/>
                                    <w:bottom w:val="none" w:sz="0" w:space="0" w:color="auto"/>
                                    <w:right w:val="none" w:sz="0" w:space="0" w:color="auto"/>
                                  </w:divBdr>
                                </w:div>
                                <w:div w:id="1955822938">
                                  <w:marLeft w:val="640"/>
                                  <w:marRight w:val="0"/>
                                  <w:marTop w:val="0"/>
                                  <w:marBottom w:val="0"/>
                                  <w:divBdr>
                                    <w:top w:val="none" w:sz="0" w:space="0" w:color="auto"/>
                                    <w:left w:val="none" w:sz="0" w:space="0" w:color="auto"/>
                                    <w:bottom w:val="none" w:sz="0" w:space="0" w:color="auto"/>
                                    <w:right w:val="none" w:sz="0" w:space="0" w:color="auto"/>
                                  </w:divBdr>
                                </w:div>
                                <w:div w:id="1956397976">
                                  <w:marLeft w:val="640"/>
                                  <w:marRight w:val="0"/>
                                  <w:marTop w:val="0"/>
                                  <w:marBottom w:val="0"/>
                                  <w:divBdr>
                                    <w:top w:val="none" w:sz="0" w:space="0" w:color="auto"/>
                                    <w:left w:val="none" w:sz="0" w:space="0" w:color="auto"/>
                                    <w:bottom w:val="none" w:sz="0" w:space="0" w:color="auto"/>
                                    <w:right w:val="none" w:sz="0" w:space="0" w:color="auto"/>
                                  </w:divBdr>
                                </w:div>
                                <w:div w:id="2016105919">
                                  <w:marLeft w:val="640"/>
                                  <w:marRight w:val="0"/>
                                  <w:marTop w:val="0"/>
                                  <w:marBottom w:val="0"/>
                                  <w:divBdr>
                                    <w:top w:val="none" w:sz="0" w:space="0" w:color="auto"/>
                                    <w:left w:val="none" w:sz="0" w:space="0" w:color="auto"/>
                                    <w:bottom w:val="none" w:sz="0" w:space="0" w:color="auto"/>
                                    <w:right w:val="none" w:sz="0" w:space="0" w:color="auto"/>
                                  </w:divBdr>
                                </w:div>
                                <w:div w:id="2020304354">
                                  <w:marLeft w:val="640"/>
                                  <w:marRight w:val="0"/>
                                  <w:marTop w:val="0"/>
                                  <w:marBottom w:val="0"/>
                                  <w:divBdr>
                                    <w:top w:val="none" w:sz="0" w:space="0" w:color="auto"/>
                                    <w:left w:val="none" w:sz="0" w:space="0" w:color="auto"/>
                                    <w:bottom w:val="none" w:sz="0" w:space="0" w:color="auto"/>
                                    <w:right w:val="none" w:sz="0" w:space="0" w:color="auto"/>
                                  </w:divBdr>
                                </w:div>
                                <w:div w:id="2026519599">
                                  <w:marLeft w:val="640"/>
                                  <w:marRight w:val="0"/>
                                  <w:marTop w:val="0"/>
                                  <w:marBottom w:val="0"/>
                                  <w:divBdr>
                                    <w:top w:val="none" w:sz="0" w:space="0" w:color="auto"/>
                                    <w:left w:val="none" w:sz="0" w:space="0" w:color="auto"/>
                                    <w:bottom w:val="none" w:sz="0" w:space="0" w:color="auto"/>
                                    <w:right w:val="none" w:sz="0" w:space="0" w:color="auto"/>
                                  </w:divBdr>
                                </w:div>
                                <w:div w:id="2100758411">
                                  <w:marLeft w:val="640"/>
                                  <w:marRight w:val="0"/>
                                  <w:marTop w:val="0"/>
                                  <w:marBottom w:val="0"/>
                                  <w:divBdr>
                                    <w:top w:val="none" w:sz="0" w:space="0" w:color="auto"/>
                                    <w:left w:val="none" w:sz="0" w:space="0" w:color="auto"/>
                                    <w:bottom w:val="none" w:sz="0" w:space="0" w:color="auto"/>
                                    <w:right w:val="none" w:sz="0" w:space="0" w:color="auto"/>
                                  </w:divBdr>
                                </w:div>
                                <w:div w:id="2116094073">
                                  <w:marLeft w:val="640"/>
                                  <w:marRight w:val="0"/>
                                  <w:marTop w:val="0"/>
                                  <w:marBottom w:val="0"/>
                                  <w:divBdr>
                                    <w:top w:val="none" w:sz="0" w:space="0" w:color="auto"/>
                                    <w:left w:val="none" w:sz="0" w:space="0" w:color="auto"/>
                                    <w:bottom w:val="none" w:sz="0" w:space="0" w:color="auto"/>
                                    <w:right w:val="none" w:sz="0" w:space="0" w:color="auto"/>
                                  </w:divBdr>
                                </w:div>
                              </w:divsChild>
                            </w:div>
                            <w:div w:id="122240228">
                              <w:marLeft w:val="0"/>
                              <w:marRight w:val="0"/>
                              <w:marTop w:val="0"/>
                              <w:marBottom w:val="0"/>
                              <w:divBdr>
                                <w:top w:val="none" w:sz="0" w:space="0" w:color="auto"/>
                                <w:left w:val="none" w:sz="0" w:space="0" w:color="auto"/>
                                <w:bottom w:val="none" w:sz="0" w:space="0" w:color="auto"/>
                                <w:right w:val="none" w:sz="0" w:space="0" w:color="auto"/>
                              </w:divBdr>
                              <w:divsChild>
                                <w:div w:id="11302279">
                                  <w:marLeft w:val="640"/>
                                  <w:marRight w:val="0"/>
                                  <w:marTop w:val="0"/>
                                  <w:marBottom w:val="0"/>
                                  <w:divBdr>
                                    <w:top w:val="none" w:sz="0" w:space="0" w:color="auto"/>
                                    <w:left w:val="none" w:sz="0" w:space="0" w:color="auto"/>
                                    <w:bottom w:val="none" w:sz="0" w:space="0" w:color="auto"/>
                                    <w:right w:val="none" w:sz="0" w:space="0" w:color="auto"/>
                                  </w:divBdr>
                                </w:div>
                                <w:div w:id="29309018">
                                  <w:marLeft w:val="640"/>
                                  <w:marRight w:val="0"/>
                                  <w:marTop w:val="0"/>
                                  <w:marBottom w:val="0"/>
                                  <w:divBdr>
                                    <w:top w:val="none" w:sz="0" w:space="0" w:color="auto"/>
                                    <w:left w:val="none" w:sz="0" w:space="0" w:color="auto"/>
                                    <w:bottom w:val="none" w:sz="0" w:space="0" w:color="auto"/>
                                    <w:right w:val="none" w:sz="0" w:space="0" w:color="auto"/>
                                  </w:divBdr>
                                </w:div>
                                <w:div w:id="212809524">
                                  <w:marLeft w:val="640"/>
                                  <w:marRight w:val="0"/>
                                  <w:marTop w:val="0"/>
                                  <w:marBottom w:val="0"/>
                                  <w:divBdr>
                                    <w:top w:val="none" w:sz="0" w:space="0" w:color="auto"/>
                                    <w:left w:val="none" w:sz="0" w:space="0" w:color="auto"/>
                                    <w:bottom w:val="none" w:sz="0" w:space="0" w:color="auto"/>
                                    <w:right w:val="none" w:sz="0" w:space="0" w:color="auto"/>
                                  </w:divBdr>
                                </w:div>
                                <w:div w:id="281350621">
                                  <w:marLeft w:val="640"/>
                                  <w:marRight w:val="0"/>
                                  <w:marTop w:val="0"/>
                                  <w:marBottom w:val="0"/>
                                  <w:divBdr>
                                    <w:top w:val="none" w:sz="0" w:space="0" w:color="auto"/>
                                    <w:left w:val="none" w:sz="0" w:space="0" w:color="auto"/>
                                    <w:bottom w:val="none" w:sz="0" w:space="0" w:color="auto"/>
                                    <w:right w:val="none" w:sz="0" w:space="0" w:color="auto"/>
                                  </w:divBdr>
                                </w:div>
                                <w:div w:id="362368926">
                                  <w:marLeft w:val="640"/>
                                  <w:marRight w:val="0"/>
                                  <w:marTop w:val="0"/>
                                  <w:marBottom w:val="0"/>
                                  <w:divBdr>
                                    <w:top w:val="none" w:sz="0" w:space="0" w:color="auto"/>
                                    <w:left w:val="none" w:sz="0" w:space="0" w:color="auto"/>
                                    <w:bottom w:val="none" w:sz="0" w:space="0" w:color="auto"/>
                                    <w:right w:val="none" w:sz="0" w:space="0" w:color="auto"/>
                                  </w:divBdr>
                                </w:div>
                                <w:div w:id="386269270">
                                  <w:marLeft w:val="640"/>
                                  <w:marRight w:val="0"/>
                                  <w:marTop w:val="0"/>
                                  <w:marBottom w:val="0"/>
                                  <w:divBdr>
                                    <w:top w:val="none" w:sz="0" w:space="0" w:color="auto"/>
                                    <w:left w:val="none" w:sz="0" w:space="0" w:color="auto"/>
                                    <w:bottom w:val="none" w:sz="0" w:space="0" w:color="auto"/>
                                    <w:right w:val="none" w:sz="0" w:space="0" w:color="auto"/>
                                  </w:divBdr>
                                </w:div>
                                <w:div w:id="437675889">
                                  <w:marLeft w:val="640"/>
                                  <w:marRight w:val="0"/>
                                  <w:marTop w:val="0"/>
                                  <w:marBottom w:val="0"/>
                                  <w:divBdr>
                                    <w:top w:val="none" w:sz="0" w:space="0" w:color="auto"/>
                                    <w:left w:val="none" w:sz="0" w:space="0" w:color="auto"/>
                                    <w:bottom w:val="none" w:sz="0" w:space="0" w:color="auto"/>
                                    <w:right w:val="none" w:sz="0" w:space="0" w:color="auto"/>
                                  </w:divBdr>
                                </w:div>
                                <w:div w:id="468010733">
                                  <w:marLeft w:val="640"/>
                                  <w:marRight w:val="0"/>
                                  <w:marTop w:val="0"/>
                                  <w:marBottom w:val="0"/>
                                  <w:divBdr>
                                    <w:top w:val="none" w:sz="0" w:space="0" w:color="auto"/>
                                    <w:left w:val="none" w:sz="0" w:space="0" w:color="auto"/>
                                    <w:bottom w:val="none" w:sz="0" w:space="0" w:color="auto"/>
                                    <w:right w:val="none" w:sz="0" w:space="0" w:color="auto"/>
                                  </w:divBdr>
                                </w:div>
                                <w:div w:id="612979860">
                                  <w:marLeft w:val="640"/>
                                  <w:marRight w:val="0"/>
                                  <w:marTop w:val="0"/>
                                  <w:marBottom w:val="0"/>
                                  <w:divBdr>
                                    <w:top w:val="none" w:sz="0" w:space="0" w:color="auto"/>
                                    <w:left w:val="none" w:sz="0" w:space="0" w:color="auto"/>
                                    <w:bottom w:val="none" w:sz="0" w:space="0" w:color="auto"/>
                                    <w:right w:val="none" w:sz="0" w:space="0" w:color="auto"/>
                                  </w:divBdr>
                                </w:div>
                                <w:div w:id="657273178">
                                  <w:marLeft w:val="640"/>
                                  <w:marRight w:val="0"/>
                                  <w:marTop w:val="0"/>
                                  <w:marBottom w:val="0"/>
                                  <w:divBdr>
                                    <w:top w:val="none" w:sz="0" w:space="0" w:color="auto"/>
                                    <w:left w:val="none" w:sz="0" w:space="0" w:color="auto"/>
                                    <w:bottom w:val="none" w:sz="0" w:space="0" w:color="auto"/>
                                    <w:right w:val="none" w:sz="0" w:space="0" w:color="auto"/>
                                  </w:divBdr>
                                </w:div>
                                <w:div w:id="684478809">
                                  <w:marLeft w:val="640"/>
                                  <w:marRight w:val="0"/>
                                  <w:marTop w:val="0"/>
                                  <w:marBottom w:val="0"/>
                                  <w:divBdr>
                                    <w:top w:val="none" w:sz="0" w:space="0" w:color="auto"/>
                                    <w:left w:val="none" w:sz="0" w:space="0" w:color="auto"/>
                                    <w:bottom w:val="none" w:sz="0" w:space="0" w:color="auto"/>
                                    <w:right w:val="none" w:sz="0" w:space="0" w:color="auto"/>
                                  </w:divBdr>
                                </w:div>
                                <w:div w:id="773935357">
                                  <w:marLeft w:val="640"/>
                                  <w:marRight w:val="0"/>
                                  <w:marTop w:val="0"/>
                                  <w:marBottom w:val="0"/>
                                  <w:divBdr>
                                    <w:top w:val="none" w:sz="0" w:space="0" w:color="auto"/>
                                    <w:left w:val="none" w:sz="0" w:space="0" w:color="auto"/>
                                    <w:bottom w:val="none" w:sz="0" w:space="0" w:color="auto"/>
                                    <w:right w:val="none" w:sz="0" w:space="0" w:color="auto"/>
                                  </w:divBdr>
                                </w:div>
                                <w:div w:id="798188262">
                                  <w:marLeft w:val="640"/>
                                  <w:marRight w:val="0"/>
                                  <w:marTop w:val="0"/>
                                  <w:marBottom w:val="0"/>
                                  <w:divBdr>
                                    <w:top w:val="none" w:sz="0" w:space="0" w:color="auto"/>
                                    <w:left w:val="none" w:sz="0" w:space="0" w:color="auto"/>
                                    <w:bottom w:val="none" w:sz="0" w:space="0" w:color="auto"/>
                                    <w:right w:val="none" w:sz="0" w:space="0" w:color="auto"/>
                                  </w:divBdr>
                                </w:div>
                                <w:div w:id="843125543">
                                  <w:marLeft w:val="640"/>
                                  <w:marRight w:val="0"/>
                                  <w:marTop w:val="0"/>
                                  <w:marBottom w:val="0"/>
                                  <w:divBdr>
                                    <w:top w:val="none" w:sz="0" w:space="0" w:color="auto"/>
                                    <w:left w:val="none" w:sz="0" w:space="0" w:color="auto"/>
                                    <w:bottom w:val="none" w:sz="0" w:space="0" w:color="auto"/>
                                    <w:right w:val="none" w:sz="0" w:space="0" w:color="auto"/>
                                  </w:divBdr>
                                </w:div>
                                <w:div w:id="914782216">
                                  <w:marLeft w:val="640"/>
                                  <w:marRight w:val="0"/>
                                  <w:marTop w:val="0"/>
                                  <w:marBottom w:val="0"/>
                                  <w:divBdr>
                                    <w:top w:val="none" w:sz="0" w:space="0" w:color="auto"/>
                                    <w:left w:val="none" w:sz="0" w:space="0" w:color="auto"/>
                                    <w:bottom w:val="none" w:sz="0" w:space="0" w:color="auto"/>
                                    <w:right w:val="none" w:sz="0" w:space="0" w:color="auto"/>
                                  </w:divBdr>
                                </w:div>
                                <w:div w:id="927157797">
                                  <w:marLeft w:val="640"/>
                                  <w:marRight w:val="0"/>
                                  <w:marTop w:val="0"/>
                                  <w:marBottom w:val="0"/>
                                  <w:divBdr>
                                    <w:top w:val="none" w:sz="0" w:space="0" w:color="auto"/>
                                    <w:left w:val="none" w:sz="0" w:space="0" w:color="auto"/>
                                    <w:bottom w:val="none" w:sz="0" w:space="0" w:color="auto"/>
                                    <w:right w:val="none" w:sz="0" w:space="0" w:color="auto"/>
                                  </w:divBdr>
                                </w:div>
                                <w:div w:id="941647680">
                                  <w:marLeft w:val="640"/>
                                  <w:marRight w:val="0"/>
                                  <w:marTop w:val="0"/>
                                  <w:marBottom w:val="0"/>
                                  <w:divBdr>
                                    <w:top w:val="none" w:sz="0" w:space="0" w:color="auto"/>
                                    <w:left w:val="none" w:sz="0" w:space="0" w:color="auto"/>
                                    <w:bottom w:val="none" w:sz="0" w:space="0" w:color="auto"/>
                                    <w:right w:val="none" w:sz="0" w:space="0" w:color="auto"/>
                                  </w:divBdr>
                                </w:div>
                                <w:div w:id="1091120429">
                                  <w:marLeft w:val="640"/>
                                  <w:marRight w:val="0"/>
                                  <w:marTop w:val="0"/>
                                  <w:marBottom w:val="0"/>
                                  <w:divBdr>
                                    <w:top w:val="none" w:sz="0" w:space="0" w:color="auto"/>
                                    <w:left w:val="none" w:sz="0" w:space="0" w:color="auto"/>
                                    <w:bottom w:val="none" w:sz="0" w:space="0" w:color="auto"/>
                                    <w:right w:val="none" w:sz="0" w:space="0" w:color="auto"/>
                                  </w:divBdr>
                                </w:div>
                                <w:div w:id="1098214869">
                                  <w:marLeft w:val="640"/>
                                  <w:marRight w:val="0"/>
                                  <w:marTop w:val="0"/>
                                  <w:marBottom w:val="0"/>
                                  <w:divBdr>
                                    <w:top w:val="none" w:sz="0" w:space="0" w:color="auto"/>
                                    <w:left w:val="none" w:sz="0" w:space="0" w:color="auto"/>
                                    <w:bottom w:val="none" w:sz="0" w:space="0" w:color="auto"/>
                                    <w:right w:val="none" w:sz="0" w:space="0" w:color="auto"/>
                                  </w:divBdr>
                                </w:div>
                                <w:div w:id="1162352218">
                                  <w:marLeft w:val="640"/>
                                  <w:marRight w:val="0"/>
                                  <w:marTop w:val="0"/>
                                  <w:marBottom w:val="0"/>
                                  <w:divBdr>
                                    <w:top w:val="none" w:sz="0" w:space="0" w:color="auto"/>
                                    <w:left w:val="none" w:sz="0" w:space="0" w:color="auto"/>
                                    <w:bottom w:val="none" w:sz="0" w:space="0" w:color="auto"/>
                                    <w:right w:val="none" w:sz="0" w:space="0" w:color="auto"/>
                                  </w:divBdr>
                                </w:div>
                                <w:div w:id="1337490551">
                                  <w:marLeft w:val="640"/>
                                  <w:marRight w:val="0"/>
                                  <w:marTop w:val="0"/>
                                  <w:marBottom w:val="0"/>
                                  <w:divBdr>
                                    <w:top w:val="none" w:sz="0" w:space="0" w:color="auto"/>
                                    <w:left w:val="none" w:sz="0" w:space="0" w:color="auto"/>
                                    <w:bottom w:val="none" w:sz="0" w:space="0" w:color="auto"/>
                                    <w:right w:val="none" w:sz="0" w:space="0" w:color="auto"/>
                                  </w:divBdr>
                                </w:div>
                                <w:div w:id="1338967061">
                                  <w:marLeft w:val="640"/>
                                  <w:marRight w:val="0"/>
                                  <w:marTop w:val="0"/>
                                  <w:marBottom w:val="0"/>
                                  <w:divBdr>
                                    <w:top w:val="none" w:sz="0" w:space="0" w:color="auto"/>
                                    <w:left w:val="none" w:sz="0" w:space="0" w:color="auto"/>
                                    <w:bottom w:val="none" w:sz="0" w:space="0" w:color="auto"/>
                                    <w:right w:val="none" w:sz="0" w:space="0" w:color="auto"/>
                                  </w:divBdr>
                                </w:div>
                                <w:div w:id="1431271249">
                                  <w:marLeft w:val="640"/>
                                  <w:marRight w:val="0"/>
                                  <w:marTop w:val="0"/>
                                  <w:marBottom w:val="0"/>
                                  <w:divBdr>
                                    <w:top w:val="none" w:sz="0" w:space="0" w:color="auto"/>
                                    <w:left w:val="none" w:sz="0" w:space="0" w:color="auto"/>
                                    <w:bottom w:val="none" w:sz="0" w:space="0" w:color="auto"/>
                                    <w:right w:val="none" w:sz="0" w:space="0" w:color="auto"/>
                                  </w:divBdr>
                                </w:div>
                                <w:div w:id="1440224457">
                                  <w:marLeft w:val="640"/>
                                  <w:marRight w:val="0"/>
                                  <w:marTop w:val="0"/>
                                  <w:marBottom w:val="0"/>
                                  <w:divBdr>
                                    <w:top w:val="none" w:sz="0" w:space="0" w:color="auto"/>
                                    <w:left w:val="none" w:sz="0" w:space="0" w:color="auto"/>
                                    <w:bottom w:val="none" w:sz="0" w:space="0" w:color="auto"/>
                                    <w:right w:val="none" w:sz="0" w:space="0" w:color="auto"/>
                                  </w:divBdr>
                                </w:div>
                                <w:div w:id="1459907873">
                                  <w:marLeft w:val="640"/>
                                  <w:marRight w:val="0"/>
                                  <w:marTop w:val="0"/>
                                  <w:marBottom w:val="0"/>
                                  <w:divBdr>
                                    <w:top w:val="none" w:sz="0" w:space="0" w:color="auto"/>
                                    <w:left w:val="none" w:sz="0" w:space="0" w:color="auto"/>
                                    <w:bottom w:val="none" w:sz="0" w:space="0" w:color="auto"/>
                                    <w:right w:val="none" w:sz="0" w:space="0" w:color="auto"/>
                                  </w:divBdr>
                                </w:div>
                                <w:div w:id="1508862240">
                                  <w:marLeft w:val="640"/>
                                  <w:marRight w:val="0"/>
                                  <w:marTop w:val="0"/>
                                  <w:marBottom w:val="0"/>
                                  <w:divBdr>
                                    <w:top w:val="none" w:sz="0" w:space="0" w:color="auto"/>
                                    <w:left w:val="none" w:sz="0" w:space="0" w:color="auto"/>
                                    <w:bottom w:val="none" w:sz="0" w:space="0" w:color="auto"/>
                                    <w:right w:val="none" w:sz="0" w:space="0" w:color="auto"/>
                                  </w:divBdr>
                                </w:div>
                                <w:div w:id="1528521137">
                                  <w:marLeft w:val="640"/>
                                  <w:marRight w:val="0"/>
                                  <w:marTop w:val="0"/>
                                  <w:marBottom w:val="0"/>
                                  <w:divBdr>
                                    <w:top w:val="none" w:sz="0" w:space="0" w:color="auto"/>
                                    <w:left w:val="none" w:sz="0" w:space="0" w:color="auto"/>
                                    <w:bottom w:val="none" w:sz="0" w:space="0" w:color="auto"/>
                                    <w:right w:val="none" w:sz="0" w:space="0" w:color="auto"/>
                                  </w:divBdr>
                                </w:div>
                                <w:div w:id="1590196136">
                                  <w:marLeft w:val="640"/>
                                  <w:marRight w:val="0"/>
                                  <w:marTop w:val="0"/>
                                  <w:marBottom w:val="0"/>
                                  <w:divBdr>
                                    <w:top w:val="none" w:sz="0" w:space="0" w:color="auto"/>
                                    <w:left w:val="none" w:sz="0" w:space="0" w:color="auto"/>
                                    <w:bottom w:val="none" w:sz="0" w:space="0" w:color="auto"/>
                                    <w:right w:val="none" w:sz="0" w:space="0" w:color="auto"/>
                                  </w:divBdr>
                                </w:div>
                                <w:div w:id="1665860213">
                                  <w:marLeft w:val="640"/>
                                  <w:marRight w:val="0"/>
                                  <w:marTop w:val="0"/>
                                  <w:marBottom w:val="0"/>
                                  <w:divBdr>
                                    <w:top w:val="none" w:sz="0" w:space="0" w:color="auto"/>
                                    <w:left w:val="none" w:sz="0" w:space="0" w:color="auto"/>
                                    <w:bottom w:val="none" w:sz="0" w:space="0" w:color="auto"/>
                                    <w:right w:val="none" w:sz="0" w:space="0" w:color="auto"/>
                                  </w:divBdr>
                                </w:div>
                                <w:div w:id="1670132808">
                                  <w:marLeft w:val="640"/>
                                  <w:marRight w:val="0"/>
                                  <w:marTop w:val="0"/>
                                  <w:marBottom w:val="0"/>
                                  <w:divBdr>
                                    <w:top w:val="none" w:sz="0" w:space="0" w:color="auto"/>
                                    <w:left w:val="none" w:sz="0" w:space="0" w:color="auto"/>
                                    <w:bottom w:val="none" w:sz="0" w:space="0" w:color="auto"/>
                                    <w:right w:val="none" w:sz="0" w:space="0" w:color="auto"/>
                                  </w:divBdr>
                                </w:div>
                                <w:div w:id="1792435492">
                                  <w:marLeft w:val="640"/>
                                  <w:marRight w:val="0"/>
                                  <w:marTop w:val="0"/>
                                  <w:marBottom w:val="0"/>
                                  <w:divBdr>
                                    <w:top w:val="none" w:sz="0" w:space="0" w:color="auto"/>
                                    <w:left w:val="none" w:sz="0" w:space="0" w:color="auto"/>
                                    <w:bottom w:val="none" w:sz="0" w:space="0" w:color="auto"/>
                                    <w:right w:val="none" w:sz="0" w:space="0" w:color="auto"/>
                                  </w:divBdr>
                                </w:div>
                                <w:div w:id="1794056276">
                                  <w:marLeft w:val="640"/>
                                  <w:marRight w:val="0"/>
                                  <w:marTop w:val="0"/>
                                  <w:marBottom w:val="0"/>
                                  <w:divBdr>
                                    <w:top w:val="none" w:sz="0" w:space="0" w:color="auto"/>
                                    <w:left w:val="none" w:sz="0" w:space="0" w:color="auto"/>
                                    <w:bottom w:val="none" w:sz="0" w:space="0" w:color="auto"/>
                                    <w:right w:val="none" w:sz="0" w:space="0" w:color="auto"/>
                                  </w:divBdr>
                                </w:div>
                                <w:div w:id="1991210517">
                                  <w:marLeft w:val="640"/>
                                  <w:marRight w:val="0"/>
                                  <w:marTop w:val="0"/>
                                  <w:marBottom w:val="0"/>
                                  <w:divBdr>
                                    <w:top w:val="none" w:sz="0" w:space="0" w:color="auto"/>
                                    <w:left w:val="none" w:sz="0" w:space="0" w:color="auto"/>
                                    <w:bottom w:val="none" w:sz="0" w:space="0" w:color="auto"/>
                                    <w:right w:val="none" w:sz="0" w:space="0" w:color="auto"/>
                                  </w:divBdr>
                                </w:div>
                                <w:div w:id="2006468615">
                                  <w:marLeft w:val="640"/>
                                  <w:marRight w:val="0"/>
                                  <w:marTop w:val="0"/>
                                  <w:marBottom w:val="0"/>
                                  <w:divBdr>
                                    <w:top w:val="none" w:sz="0" w:space="0" w:color="auto"/>
                                    <w:left w:val="none" w:sz="0" w:space="0" w:color="auto"/>
                                    <w:bottom w:val="none" w:sz="0" w:space="0" w:color="auto"/>
                                    <w:right w:val="none" w:sz="0" w:space="0" w:color="auto"/>
                                  </w:divBdr>
                                </w:div>
                                <w:div w:id="2060737118">
                                  <w:marLeft w:val="640"/>
                                  <w:marRight w:val="0"/>
                                  <w:marTop w:val="0"/>
                                  <w:marBottom w:val="0"/>
                                  <w:divBdr>
                                    <w:top w:val="none" w:sz="0" w:space="0" w:color="auto"/>
                                    <w:left w:val="none" w:sz="0" w:space="0" w:color="auto"/>
                                    <w:bottom w:val="none" w:sz="0" w:space="0" w:color="auto"/>
                                    <w:right w:val="none" w:sz="0" w:space="0" w:color="auto"/>
                                  </w:divBdr>
                                </w:div>
                              </w:divsChild>
                            </w:div>
                            <w:div w:id="149365677">
                              <w:marLeft w:val="0"/>
                              <w:marRight w:val="0"/>
                              <w:marTop w:val="0"/>
                              <w:marBottom w:val="0"/>
                              <w:divBdr>
                                <w:top w:val="none" w:sz="0" w:space="0" w:color="auto"/>
                                <w:left w:val="none" w:sz="0" w:space="0" w:color="auto"/>
                                <w:bottom w:val="none" w:sz="0" w:space="0" w:color="auto"/>
                                <w:right w:val="none" w:sz="0" w:space="0" w:color="auto"/>
                              </w:divBdr>
                              <w:divsChild>
                                <w:div w:id="70010281">
                                  <w:marLeft w:val="640"/>
                                  <w:marRight w:val="0"/>
                                  <w:marTop w:val="0"/>
                                  <w:marBottom w:val="0"/>
                                  <w:divBdr>
                                    <w:top w:val="none" w:sz="0" w:space="0" w:color="auto"/>
                                    <w:left w:val="none" w:sz="0" w:space="0" w:color="auto"/>
                                    <w:bottom w:val="none" w:sz="0" w:space="0" w:color="auto"/>
                                    <w:right w:val="none" w:sz="0" w:space="0" w:color="auto"/>
                                  </w:divBdr>
                                </w:div>
                                <w:div w:id="100415017">
                                  <w:marLeft w:val="640"/>
                                  <w:marRight w:val="0"/>
                                  <w:marTop w:val="0"/>
                                  <w:marBottom w:val="0"/>
                                  <w:divBdr>
                                    <w:top w:val="none" w:sz="0" w:space="0" w:color="auto"/>
                                    <w:left w:val="none" w:sz="0" w:space="0" w:color="auto"/>
                                    <w:bottom w:val="none" w:sz="0" w:space="0" w:color="auto"/>
                                    <w:right w:val="none" w:sz="0" w:space="0" w:color="auto"/>
                                  </w:divBdr>
                                </w:div>
                                <w:div w:id="105002030">
                                  <w:marLeft w:val="640"/>
                                  <w:marRight w:val="0"/>
                                  <w:marTop w:val="0"/>
                                  <w:marBottom w:val="0"/>
                                  <w:divBdr>
                                    <w:top w:val="none" w:sz="0" w:space="0" w:color="auto"/>
                                    <w:left w:val="none" w:sz="0" w:space="0" w:color="auto"/>
                                    <w:bottom w:val="none" w:sz="0" w:space="0" w:color="auto"/>
                                    <w:right w:val="none" w:sz="0" w:space="0" w:color="auto"/>
                                  </w:divBdr>
                                </w:div>
                                <w:div w:id="133835806">
                                  <w:marLeft w:val="640"/>
                                  <w:marRight w:val="0"/>
                                  <w:marTop w:val="0"/>
                                  <w:marBottom w:val="0"/>
                                  <w:divBdr>
                                    <w:top w:val="none" w:sz="0" w:space="0" w:color="auto"/>
                                    <w:left w:val="none" w:sz="0" w:space="0" w:color="auto"/>
                                    <w:bottom w:val="none" w:sz="0" w:space="0" w:color="auto"/>
                                    <w:right w:val="none" w:sz="0" w:space="0" w:color="auto"/>
                                  </w:divBdr>
                                </w:div>
                                <w:div w:id="176773181">
                                  <w:marLeft w:val="640"/>
                                  <w:marRight w:val="0"/>
                                  <w:marTop w:val="0"/>
                                  <w:marBottom w:val="0"/>
                                  <w:divBdr>
                                    <w:top w:val="none" w:sz="0" w:space="0" w:color="auto"/>
                                    <w:left w:val="none" w:sz="0" w:space="0" w:color="auto"/>
                                    <w:bottom w:val="none" w:sz="0" w:space="0" w:color="auto"/>
                                    <w:right w:val="none" w:sz="0" w:space="0" w:color="auto"/>
                                  </w:divBdr>
                                </w:div>
                                <w:div w:id="205067477">
                                  <w:marLeft w:val="640"/>
                                  <w:marRight w:val="0"/>
                                  <w:marTop w:val="0"/>
                                  <w:marBottom w:val="0"/>
                                  <w:divBdr>
                                    <w:top w:val="none" w:sz="0" w:space="0" w:color="auto"/>
                                    <w:left w:val="none" w:sz="0" w:space="0" w:color="auto"/>
                                    <w:bottom w:val="none" w:sz="0" w:space="0" w:color="auto"/>
                                    <w:right w:val="none" w:sz="0" w:space="0" w:color="auto"/>
                                  </w:divBdr>
                                </w:div>
                                <w:div w:id="372072115">
                                  <w:marLeft w:val="640"/>
                                  <w:marRight w:val="0"/>
                                  <w:marTop w:val="0"/>
                                  <w:marBottom w:val="0"/>
                                  <w:divBdr>
                                    <w:top w:val="none" w:sz="0" w:space="0" w:color="auto"/>
                                    <w:left w:val="none" w:sz="0" w:space="0" w:color="auto"/>
                                    <w:bottom w:val="none" w:sz="0" w:space="0" w:color="auto"/>
                                    <w:right w:val="none" w:sz="0" w:space="0" w:color="auto"/>
                                  </w:divBdr>
                                </w:div>
                                <w:div w:id="374276819">
                                  <w:marLeft w:val="640"/>
                                  <w:marRight w:val="0"/>
                                  <w:marTop w:val="0"/>
                                  <w:marBottom w:val="0"/>
                                  <w:divBdr>
                                    <w:top w:val="none" w:sz="0" w:space="0" w:color="auto"/>
                                    <w:left w:val="none" w:sz="0" w:space="0" w:color="auto"/>
                                    <w:bottom w:val="none" w:sz="0" w:space="0" w:color="auto"/>
                                    <w:right w:val="none" w:sz="0" w:space="0" w:color="auto"/>
                                  </w:divBdr>
                                </w:div>
                                <w:div w:id="597065094">
                                  <w:marLeft w:val="640"/>
                                  <w:marRight w:val="0"/>
                                  <w:marTop w:val="0"/>
                                  <w:marBottom w:val="0"/>
                                  <w:divBdr>
                                    <w:top w:val="none" w:sz="0" w:space="0" w:color="auto"/>
                                    <w:left w:val="none" w:sz="0" w:space="0" w:color="auto"/>
                                    <w:bottom w:val="none" w:sz="0" w:space="0" w:color="auto"/>
                                    <w:right w:val="none" w:sz="0" w:space="0" w:color="auto"/>
                                  </w:divBdr>
                                </w:div>
                                <w:div w:id="626545833">
                                  <w:marLeft w:val="640"/>
                                  <w:marRight w:val="0"/>
                                  <w:marTop w:val="0"/>
                                  <w:marBottom w:val="0"/>
                                  <w:divBdr>
                                    <w:top w:val="none" w:sz="0" w:space="0" w:color="auto"/>
                                    <w:left w:val="none" w:sz="0" w:space="0" w:color="auto"/>
                                    <w:bottom w:val="none" w:sz="0" w:space="0" w:color="auto"/>
                                    <w:right w:val="none" w:sz="0" w:space="0" w:color="auto"/>
                                  </w:divBdr>
                                </w:div>
                                <w:div w:id="748700338">
                                  <w:marLeft w:val="640"/>
                                  <w:marRight w:val="0"/>
                                  <w:marTop w:val="0"/>
                                  <w:marBottom w:val="0"/>
                                  <w:divBdr>
                                    <w:top w:val="none" w:sz="0" w:space="0" w:color="auto"/>
                                    <w:left w:val="none" w:sz="0" w:space="0" w:color="auto"/>
                                    <w:bottom w:val="none" w:sz="0" w:space="0" w:color="auto"/>
                                    <w:right w:val="none" w:sz="0" w:space="0" w:color="auto"/>
                                  </w:divBdr>
                                </w:div>
                                <w:div w:id="848101831">
                                  <w:marLeft w:val="640"/>
                                  <w:marRight w:val="0"/>
                                  <w:marTop w:val="0"/>
                                  <w:marBottom w:val="0"/>
                                  <w:divBdr>
                                    <w:top w:val="none" w:sz="0" w:space="0" w:color="auto"/>
                                    <w:left w:val="none" w:sz="0" w:space="0" w:color="auto"/>
                                    <w:bottom w:val="none" w:sz="0" w:space="0" w:color="auto"/>
                                    <w:right w:val="none" w:sz="0" w:space="0" w:color="auto"/>
                                  </w:divBdr>
                                </w:div>
                                <w:div w:id="870844962">
                                  <w:marLeft w:val="640"/>
                                  <w:marRight w:val="0"/>
                                  <w:marTop w:val="0"/>
                                  <w:marBottom w:val="0"/>
                                  <w:divBdr>
                                    <w:top w:val="none" w:sz="0" w:space="0" w:color="auto"/>
                                    <w:left w:val="none" w:sz="0" w:space="0" w:color="auto"/>
                                    <w:bottom w:val="none" w:sz="0" w:space="0" w:color="auto"/>
                                    <w:right w:val="none" w:sz="0" w:space="0" w:color="auto"/>
                                  </w:divBdr>
                                </w:div>
                                <w:div w:id="1012073646">
                                  <w:marLeft w:val="640"/>
                                  <w:marRight w:val="0"/>
                                  <w:marTop w:val="0"/>
                                  <w:marBottom w:val="0"/>
                                  <w:divBdr>
                                    <w:top w:val="none" w:sz="0" w:space="0" w:color="auto"/>
                                    <w:left w:val="none" w:sz="0" w:space="0" w:color="auto"/>
                                    <w:bottom w:val="none" w:sz="0" w:space="0" w:color="auto"/>
                                    <w:right w:val="none" w:sz="0" w:space="0" w:color="auto"/>
                                  </w:divBdr>
                                </w:div>
                                <w:div w:id="1058162275">
                                  <w:marLeft w:val="640"/>
                                  <w:marRight w:val="0"/>
                                  <w:marTop w:val="0"/>
                                  <w:marBottom w:val="0"/>
                                  <w:divBdr>
                                    <w:top w:val="none" w:sz="0" w:space="0" w:color="auto"/>
                                    <w:left w:val="none" w:sz="0" w:space="0" w:color="auto"/>
                                    <w:bottom w:val="none" w:sz="0" w:space="0" w:color="auto"/>
                                    <w:right w:val="none" w:sz="0" w:space="0" w:color="auto"/>
                                  </w:divBdr>
                                </w:div>
                                <w:div w:id="1088886733">
                                  <w:marLeft w:val="640"/>
                                  <w:marRight w:val="0"/>
                                  <w:marTop w:val="0"/>
                                  <w:marBottom w:val="0"/>
                                  <w:divBdr>
                                    <w:top w:val="none" w:sz="0" w:space="0" w:color="auto"/>
                                    <w:left w:val="none" w:sz="0" w:space="0" w:color="auto"/>
                                    <w:bottom w:val="none" w:sz="0" w:space="0" w:color="auto"/>
                                    <w:right w:val="none" w:sz="0" w:space="0" w:color="auto"/>
                                  </w:divBdr>
                                </w:div>
                                <w:div w:id="1133328995">
                                  <w:marLeft w:val="640"/>
                                  <w:marRight w:val="0"/>
                                  <w:marTop w:val="0"/>
                                  <w:marBottom w:val="0"/>
                                  <w:divBdr>
                                    <w:top w:val="none" w:sz="0" w:space="0" w:color="auto"/>
                                    <w:left w:val="none" w:sz="0" w:space="0" w:color="auto"/>
                                    <w:bottom w:val="none" w:sz="0" w:space="0" w:color="auto"/>
                                    <w:right w:val="none" w:sz="0" w:space="0" w:color="auto"/>
                                  </w:divBdr>
                                </w:div>
                                <w:div w:id="1191870134">
                                  <w:marLeft w:val="640"/>
                                  <w:marRight w:val="0"/>
                                  <w:marTop w:val="0"/>
                                  <w:marBottom w:val="0"/>
                                  <w:divBdr>
                                    <w:top w:val="none" w:sz="0" w:space="0" w:color="auto"/>
                                    <w:left w:val="none" w:sz="0" w:space="0" w:color="auto"/>
                                    <w:bottom w:val="none" w:sz="0" w:space="0" w:color="auto"/>
                                    <w:right w:val="none" w:sz="0" w:space="0" w:color="auto"/>
                                  </w:divBdr>
                                </w:div>
                                <w:div w:id="1224756974">
                                  <w:marLeft w:val="640"/>
                                  <w:marRight w:val="0"/>
                                  <w:marTop w:val="0"/>
                                  <w:marBottom w:val="0"/>
                                  <w:divBdr>
                                    <w:top w:val="none" w:sz="0" w:space="0" w:color="auto"/>
                                    <w:left w:val="none" w:sz="0" w:space="0" w:color="auto"/>
                                    <w:bottom w:val="none" w:sz="0" w:space="0" w:color="auto"/>
                                    <w:right w:val="none" w:sz="0" w:space="0" w:color="auto"/>
                                  </w:divBdr>
                                </w:div>
                                <w:div w:id="1262563349">
                                  <w:marLeft w:val="640"/>
                                  <w:marRight w:val="0"/>
                                  <w:marTop w:val="0"/>
                                  <w:marBottom w:val="0"/>
                                  <w:divBdr>
                                    <w:top w:val="none" w:sz="0" w:space="0" w:color="auto"/>
                                    <w:left w:val="none" w:sz="0" w:space="0" w:color="auto"/>
                                    <w:bottom w:val="none" w:sz="0" w:space="0" w:color="auto"/>
                                    <w:right w:val="none" w:sz="0" w:space="0" w:color="auto"/>
                                  </w:divBdr>
                                </w:div>
                                <w:div w:id="1284194907">
                                  <w:marLeft w:val="640"/>
                                  <w:marRight w:val="0"/>
                                  <w:marTop w:val="0"/>
                                  <w:marBottom w:val="0"/>
                                  <w:divBdr>
                                    <w:top w:val="none" w:sz="0" w:space="0" w:color="auto"/>
                                    <w:left w:val="none" w:sz="0" w:space="0" w:color="auto"/>
                                    <w:bottom w:val="none" w:sz="0" w:space="0" w:color="auto"/>
                                    <w:right w:val="none" w:sz="0" w:space="0" w:color="auto"/>
                                  </w:divBdr>
                                </w:div>
                                <w:div w:id="1295673013">
                                  <w:marLeft w:val="640"/>
                                  <w:marRight w:val="0"/>
                                  <w:marTop w:val="0"/>
                                  <w:marBottom w:val="0"/>
                                  <w:divBdr>
                                    <w:top w:val="none" w:sz="0" w:space="0" w:color="auto"/>
                                    <w:left w:val="none" w:sz="0" w:space="0" w:color="auto"/>
                                    <w:bottom w:val="none" w:sz="0" w:space="0" w:color="auto"/>
                                    <w:right w:val="none" w:sz="0" w:space="0" w:color="auto"/>
                                  </w:divBdr>
                                </w:div>
                                <w:div w:id="1453209623">
                                  <w:marLeft w:val="640"/>
                                  <w:marRight w:val="0"/>
                                  <w:marTop w:val="0"/>
                                  <w:marBottom w:val="0"/>
                                  <w:divBdr>
                                    <w:top w:val="none" w:sz="0" w:space="0" w:color="auto"/>
                                    <w:left w:val="none" w:sz="0" w:space="0" w:color="auto"/>
                                    <w:bottom w:val="none" w:sz="0" w:space="0" w:color="auto"/>
                                    <w:right w:val="none" w:sz="0" w:space="0" w:color="auto"/>
                                  </w:divBdr>
                                </w:div>
                                <w:div w:id="1463308032">
                                  <w:marLeft w:val="640"/>
                                  <w:marRight w:val="0"/>
                                  <w:marTop w:val="0"/>
                                  <w:marBottom w:val="0"/>
                                  <w:divBdr>
                                    <w:top w:val="none" w:sz="0" w:space="0" w:color="auto"/>
                                    <w:left w:val="none" w:sz="0" w:space="0" w:color="auto"/>
                                    <w:bottom w:val="none" w:sz="0" w:space="0" w:color="auto"/>
                                    <w:right w:val="none" w:sz="0" w:space="0" w:color="auto"/>
                                  </w:divBdr>
                                </w:div>
                                <w:div w:id="1522082523">
                                  <w:marLeft w:val="640"/>
                                  <w:marRight w:val="0"/>
                                  <w:marTop w:val="0"/>
                                  <w:marBottom w:val="0"/>
                                  <w:divBdr>
                                    <w:top w:val="none" w:sz="0" w:space="0" w:color="auto"/>
                                    <w:left w:val="none" w:sz="0" w:space="0" w:color="auto"/>
                                    <w:bottom w:val="none" w:sz="0" w:space="0" w:color="auto"/>
                                    <w:right w:val="none" w:sz="0" w:space="0" w:color="auto"/>
                                  </w:divBdr>
                                </w:div>
                                <w:div w:id="1616324772">
                                  <w:marLeft w:val="640"/>
                                  <w:marRight w:val="0"/>
                                  <w:marTop w:val="0"/>
                                  <w:marBottom w:val="0"/>
                                  <w:divBdr>
                                    <w:top w:val="none" w:sz="0" w:space="0" w:color="auto"/>
                                    <w:left w:val="none" w:sz="0" w:space="0" w:color="auto"/>
                                    <w:bottom w:val="none" w:sz="0" w:space="0" w:color="auto"/>
                                    <w:right w:val="none" w:sz="0" w:space="0" w:color="auto"/>
                                  </w:divBdr>
                                </w:div>
                                <w:div w:id="1641157064">
                                  <w:marLeft w:val="640"/>
                                  <w:marRight w:val="0"/>
                                  <w:marTop w:val="0"/>
                                  <w:marBottom w:val="0"/>
                                  <w:divBdr>
                                    <w:top w:val="none" w:sz="0" w:space="0" w:color="auto"/>
                                    <w:left w:val="none" w:sz="0" w:space="0" w:color="auto"/>
                                    <w:bottom w:val="none" w:sz="0" w:space="0" w:color="auto"/>
                                    <w:right w:val="none" w:sz="0" w:space="0" w:color="auto"/>
                                  </w:divBdr>
                                </w:div>
                                <w:div w:id="1762875697">
                                  <w:marLeft w:val="640"/>
                                  <w:marRight w:val="0"/>
                                  <w:marTop w:val="0"/>
                                  <w:marBottom w:val="0"/>
                                  <w:divBdr>
                                    <w:top w:val="none" w:sz="0" w:space="0" w:color="auto"/>
                                    <w:left w:val="none" w:sz="0" w:space="0" w:color="auto"/>
                                    <w:bottom w:val="none" w:sz="0" w:space="0" w:color="auto"/>
                                    <w:right w:val="none" w:sz="0" w:space="0" w:color="auto"/>
                                  </w:divBdr>
                                </w:div>
                                <w:div w:id="1791507577">
                                  <w:marLeft w:val="640"/>
                                  <w:marRight w:val="0"/>
                                  <w:marTop w:val="0"/>
                                  <w:marBottom w:val="0"/>
                                  <w:divBdr>
                                    <w:top w:val="none" w:sz="0" w:space="0" w:color="auto"/>
                                    <w:left w:val="none" w:sz="0" w:space="0" w:color="auto"/>
                                    <w:bottom w:val="none" w:sz="0" w:space="0" w:color="auto"/>
                                    <w:right w:val="none" w:sz="0" w:space="0" w:color="auto"/>
                                  </w:divBdr>
                                </w:div>
                                <w:div w:id="1802456437">
                                  <w:marLeft w:val="640"/>
                                  <w:marRight w:val="0"/>
                                  <w:marTop w:val="0"/>
                                  <w:marBottom w:val="0"/>
                                  <w:divBdr>
                                    <w:top w:val="none" w:sz="0" w:space="0" w:color="auto"/>
                                    <w:left w:val="none" w:sz="0" w:space="0" w:color="auto"/>
                                    <w:bottom w:val="none" w:sz="0" w:space="0" w:color="auto"/>
                                    <w:right w:val="none" w:sz="0" w:space="0" w:color="auto"/>
                                  </w:divBdr>
                                </w:div>
                                <w:div w:id="1806117781">
                                  <w:marLeft w:val="640"/>
                                  <w:marRight w:val="0"/>
                                  <w:marTop w:val="0"/>
                                  <w:marBottom w:val="0"/>
                                  <w:divBdr>
                                    <w:top w:val="none" w:sz="0" w:space="0" w:color="auto"/>
                                    <w:left w:val="none" w:sz="0" w:space="0" w:color="auto"/>
                                    <w:bottom w:val="none" w:sz="0" w:space="0" w:color="auto"/>
                                    <w:right w:val="none" w:sz="0" w:space="0" w:color="auto"/>
                                  </w:divBdr>
                                </w:div>
                                <w:div w:id="1890532244">
                                  <w:marLeft w:val="640"/>
                                  <w:marRight w:val="0"/>
                                  <w:marTop w:val="0"/>
                                  <w:marBottom w:val="0"/>
                                  <w:divBdr>
                                    <w:top w:val="none" w:sz="0" w:space="0" w:color="auto"/>
                                    <w:left w:val="none" w:sz="0" w:space="0" w:color="auto"/>
                                    <w:bottom w:val="none" w:sz="0" w:space="0" w:color="auto"/>
                                    <w:right w:val="none" w:sz="0" w:space="0" w:color="auto"/>
                                  </w:divBdr>
                                </w:div>
                                <w:div w:id="1958754119">
                                  <w:marLeft w:val="640"/>
                                  <w:marRight w:val="0"/>
                                  <w:marTop w:val="0"/>
                                  <w:marBottom w:val="0"/>
                                  <w:divBdr>
                                    <w:top w:val="none" w:sz="0" w:space="0" w:color="auto"/>
                                    <w:left w:val="none" w:sz="0" w:space="0" w:color="auto"/>
                                    <w:bottom w:val="none" w:sz="0" w:space="0" w:color="auto"/>
                                    <w:right w:val="none" w:sz="0" w:space="0" w:color="auto"/>
                                  </w:divBdr>
                                </w:div>
                                <w:div w:id="2042247514">
                                  <w:marLeft w:val="640"/>
                                  <w:marRight w:val="0"/>
                                  <w:marTop w:val="0"/>
                                  <w:marBottom w:val="0"/>
                                  <w:divBdr>
                                    <w:top w:val="none" w:sz="0" w:space="0" w:color="auto"/>
                                    <w:left w:val="none" w:sz="0" w:space="0" w:color="auto"/>
                                    <w:bottom w:val="none" w:sz="0" w:space="0" w:color="auto"/>
                                    <w:right w:val="none" w:sz="0" w:space="0" w:color="auto"/>
                                  </w:divBdr>
                                </w:div>
                                <w:div w:id="2083483755">
                                  <w:marLeft w:val="640"/>
                                  <w:marRight w:val="0"/>
                                  <w:marTop w:val="0"/>
                                  <w:marBottom w:val="0"/>
                                  <w:divBdr>
                                    <w:top w:val="none" w:sz="0" w:space="0" w:color="auto"/>
                                    <w:left w:val="none" w:sz="0" w:space="0" w:color="auto"/>
                                    <w:bottom w:val="none" w:sz="0" w:space="0" w:color="auto"/>
                                    <w:right w:val="none" w:sz="0" w:space="0" w:color="auto"/>
                                  </w:divBdr>
                                </w:div>
                              </w:divsChild>
                            </w:div>
                            <w:div w:id="186868972">
                              <w:marLeft w:val="0"/>
                              <w:marRight w:val="0"/>
                              <w:marTop w:val="0"/>
                              <w:marBottom w:val="0"/>
                              <w:divBdr>
                                <w:top w:val="none" w:sz="0" w:space="0" w:color="auto"/>
                                <w:left w:val="none" w:sz="0" w:space="0" w:color="auto"/>
                                <w:bottom w:val="none" w:sz="0" w:space="0" w:color="auto"/>
                                <w:right w:val="none" w:sz="0" w:space="0" w:color="auto"/>
                              </w:divBdr>
                              <w:divsChild>
                                <w:div w:id="42407799">
                                  <w:marLeft w:val="640"/>
                                  <w:marRight w:val="0"/>
                                  <w:marTop w:val="0"/>
                                  <w:marBottom w:val="0"/>
                                  <w:divBdr>
                                    <w:top w:val="none" w:sz="0" w:space="0" w:color="auto"/>
                                    <w:left w:val="none" w:sz="0" w:space="0" w:color="auto"/>
                                    <w:bottom w:val="none" w:sz="0" w:space="0" w:color="auto"/>
                                    <w:right w:val="none" w:sz="0" w:space="0" w:color="auto"/>
                                  </w:divBdr>
                                </w:div>
                                <w:div w:id="43408917">
                                  <w:marLeft w:val="640"/>
                                  <w:marRight w:val="0"/>
                                  <w:marTop w:val="0"/>
                                  <w:marBottom w:val="0"/>
                                  <w:divBdr>
                                    <w:top w:val="none" w:sz="0" w:space="0" w:color="auto"/>
                                    <w:left w:val="none" w:sz="0" w:space="0" w:color="auto"/>
                                    <w:bottom w:val="none" w:sz="0" w:space="0" w:color="auto"/>
                                    <w:right w:val="none" w:sz="0" w:space="0" w:color="auto"/>
                                  </w:divBdr>
                                </w:div>
                                <w:div w:id="52238772">
                                  <w:marLeft w:val="640"/>
                                  <w:marRight w:val="0"/>
                                  <w:marTop w:val="0"/>
                                  <w:marBottom w:val="0"/>
                                  <w:divBdr>
                                    <w:top w:val="none" w:sz="0" w:space="0" w:color="auto"/>
                                    <w:left w:val="none" w:sz="0" w:space="0" w:color="auto"/>
                                    <w:bottom w:val="none" w:sz="0" w:space="0" w:color="auto"/>
                                    <w:right w:val="none" w:sz="0" w:space="0" w:color="auto"/>
                                  </w:divBdr>
                                </w:div>
                                <w:div w:id="79570785">
                                  <w:marLeft w:val="640"/>
                                  <w:marRight w:val="0"/>
                                  <w:marTop w:val="0"/>
                                  <w:marBottom w:val="0"/>
                                  <w:divBdr>
                                    <w:top w:val="none" w:sz="0" w:space="0" w:color="auto"/>
                                    <w:left w:val="none" w:sz="0" w:space="0" w:color="auto"/>
                                    <w:bottom w:val="none" w:sz="0" w:space="0" w:color="auto"/>
                                    <w:right w:val="none" w:sz="0" w:space="0" w:color="auto"/>
                                  </w:divBdr>
                                </w:div>
                                <w:div w:id="190919409">
                                  <w:marLeft w:val="640"/>
                                  <w:marRight w:val="0"/>
                                  <w:marTop w:val="0"/>
                                  <w:marBottom w:val="0"/>
                                  <w:divBdr>
                                    <w:top w:val="none" w:sz="0" w:space="0" w:color="auto"/>
                                    <w:left w:val="none" w:sz="0" w:space="0" w:color="auto"/>
                                    <w:bottom w:val="none" w:sz="0" w:space="0" w:color="auto"/>
                                    <w:right w:val="none" w:sz="0" w:space="0" w:color="auto"/>
                                  </w:divBdr>
                                </w:div>
                                <w:div w:id="197164669">
                                  <w:marLeft w:val="640"/>
                                  <w:marRight w:val="0"/>
                                  <w:marTop w:val="0"/>
                                  <w:marBottom w:val="0"/>
                                  <w:divBdr>
                                    <w:top w:val="none" w:sz="0" w:space="0" w:color="auto"/>
                                    <w:left w:val="none" w:sz="0" w:space="0" w:color="auto"/>
                                    <w:bottom w:val="none" w:sz="0" w:space="0" w:color="auto"/>
                                    <w:right w:val="none" w:sz="0" w:space="0" w:color="auto"/>
                                  </w:divBdr>
                                </w:div>
                                <w:div w:id="228730234">
                                  <w:marLeft w:val="640"/>
                                  <w:marRight w:val="0"/>
                                  <w:marTop w:val="0"/>
                                  <w:marBottom w:val="0"/>
                                  <w:divBdr>
                                    <w:top w:val="none" w:sz="0" w:space="0" w:color="auto"/>
                                    <w:left w:val="none" w:sz="0" w:space="0" w:color="auto"/>
                                    <w:bottom w:val="none" w:sz="0" w:space="0" w:color="auto"/>
                                    <w:right w:val="none" w:sz="0" w:space="0" w:color="auto"/>
                                  </w:divBdr>
                                </w:div>
                                <w:div w:id="252662994">
                                  <w:marLeft w:val="640"/>
                                  <w:marRight w:val="0"/>
                                  <w:marTop w:val="0"/>
                                  <w:marBottom w:val="0"/>
                                  <w:divBdr>
                                    <w:top w:val="none" w:sz="0" w:space="0" w:color="auto"/>
                                    <w:left w:val="none" w:sz="0" w:space="0" w:color="auto"/>
                                    <w:bottom w:val="none" w:sz="0" w:space="0" w:color="auto"/>
                                    <w:right w:val="none" w:sz="0" w:space="0" w:color="auto"/>
                                  </w:divBdr>
                                </w:div>
                                <w:div w:id="258219078">
                                  <w:marLeft w:val="640"/>
                                  <w:marRight w:val="0"/>
                                  <w:marTop w:val="0"/>
                                  <w:marBottom w:val="0"/>
                                  <w:divBdr>
                                    <w:top w:val="none" w:sz="0" w:space="0" w:color="auto"/>
                                    <w:left w:val="none" w:sz="0" w:space="0" w:color="auto"/>
                                    <w:bottom w:val="none" w:sz="0" w:space="0" w:color="auto"/>
                                    <w:right w:val="none" w:sz="0" w:space="0" w:color="auto"/>
                                  </w:divBdr>
                                </w:div>
                                <w:div w:id="270861069">
                                  <w:marLeft w:val="640"/>
                                  <w:marRight w:val="0"/>
                                  <w:marTop w:val="0"/>
                                  <w:marBottom w:val="0"/>
                                  <w:divBdr>
                                    <w:top w:val="none" w:sz="0" w:space="0" w:color="auto"/>
                                    <w:left w:val="none" w:sz="0" w:space="0" w:color="auto"/>
                                    <w:bottom w:val="none" w:sz="0" w:space="0" w:color="auto"/>
                                    <w:right w:val="none" w:sz="0" w:space="0" w:color="auto"/>
                                  </w:divBdr>
                                </w:div>
                                <w:div w:id="306789672">
                                  <w:marLeft w:val="640"/>
                                  <w:marRight w:val="0"/>
                                  <w:marTop w:val="0"/>
                                  <w:marBottom w:val="0"/>
                                  <w:divBdr>
                                    <w:top w:val="none" w:sz="0" w:space="0" w:color="auto"/>
                                    <w:left w:val="none" w:sz="0" w:space="0" w:color="auto"/>
                                    <w:bottom w:val="none" w:sz="0" w:space="0" w:color="auto"/>
                                    <w:right w:val="none" w:sz="0" w:space="0" w:color="auto"/>
                                  </w:divBdr>
                                </w:div>
                                <w:div w:id="324162680">
                                  <w:marLeft w:val="640"/>
                                  <w:marRight w:val="0"/>
                                  <w:marTop w:val="0"/>
                                  <w:marBottom w:val="0"/>
                                  <w:divBdr>
                                    <w:top w:val="none" w:sz="0" w:space="0" w:color="auto"/>
                                    <w:left w:val="none" w:sz="0" w:space="0" w:color="auto"/>
                                    <w:bottom w:val="none" w:sz="0" w:space="0" w:color="auto"/>
                                    <w:right w:val="none" w:sz="0" w:space="0" w:color="auto"/>
                                  </w:divBdr>
                                </w:div>
                                <w:div w:id="353462520">
                                  <w:marLeft w:val="640"/>
                                  <w:marRight w:val="0"/>
                                  <w:marTop w:val="0"/>
                                  <w:marBottom w:val="0"/>
                                  <w:divBdr>
                                    <w:top w:val="none" w:sz="0" w:space="0" w:color="auto"/>
                                    <w:left w:val="none" w:sz="0" w:space="0" w:color="auto"/>
                                    <w:bottom w:val="none" w:sz="0" w:space="0" w:color="auto"/>
                                    <w:right w:val="none" w:sz="0" w:space="0" w:color="auto"/>
                                  </w:divBdr>
                                </w:div>
                                <w:div w:id="393624870">
                                  <w:marLeft w:val="640"/>
                                  <w:marRight w:val="0"/>
                                  <w:marTop w:val="0"/>
                                  <w:marBottom w:val="0"/>
                                  <w:divBdr>
                                    <w:top w:val="none" w:sz="0" w:space="0" w:color="auto"/>
                                    <w:left w:val="none" w:sz="0" w:space="0" w:color="auto"/>
                                    <w:bottom w:val="none" w:sz="0" w:space="0" w:color="auto"/>
                                    <w:right w:val="none" w:sz="0" w:space="0" w:color="auto"/>
                                  </w:divBdr>
                                </w:div>
                                <w:div w:id="400325356">
                                  <w:marLeft w:val="640"/>
                                  <w:marRight w:val="0"/>
                                  <w:marTop w:val="0"/>
                                  <w:marBottom w:val="0"/>
                                  <w:divBdr>
                                    <w:top w:val="none" w:sz="0" w:space="0" w:color="auto"/>
                                    <w:left w:val="none" w:sz="0" w:space="0" w:color="auto"/>
                                    <w:bottom w:val="none" w:sz="0" w:space="0" w:color="auto"/>
                                    <w:right w:val="none" w:sz="0" w:space="0" w:color="auto"/>
                                  </w:divBdr>
                                </w:div>
                                <w:div w:id="454301154">
                                  <w:marLeft w:val="640"/>
                                  <w:marRight w:val="0"/>
                                  <w:marTop w:val="0"/>
                                  <w:marBottom w:val="0"/>
                                  <w:divBdr>
                                    <w:top w:val="none" w:sz="0" w:space="0" w:color="auto"/>
                                    <w:left w:val="none" w:sz="0" w:space="0" w:color="auto"/>
                                    <w:bottom w:val="none" w:sz="0" w:space="0" w:color="auto"/>
                                    <w:right w:val="none" w:sz="0" w:space="0" w:color="auto"/>
                                  </w:divBdr>
                                </w:div>
                                <w:div w:id="455486507">
                                  <w:marLeft w:val="640"/>
                                  <w:marRight w:val="0"/>
                                  <w:marTop w:val="0"/>
                                  <w:marBottom w:val="0"/>
                                  <w:divBdr>
                                    <w:top w:val="none" w:sz="0" w:space="0" w:color="auto"/>
                                    <w:left w:val="none" w:sz="0" w:space="0" w:color="auto"/>
                                    <w:bottom w:val="none" w:sz="0" w:space="0" w:color="auto"/>
                                    <w:right w:val="none" w:sz="0" w:space="0" w:color="auto"/>
                                  </w:divBdr>
                                </w:div>
                                <w:div w:id="489639818">
                                  <w:marLeft w:val="640"/>
                                  <w:marRight w:val="0"/>
                                  <w:marTop w:val="0"/>
                                  <w:marBottom w:val="0"/>
                                  <w:divBdr>
                                    <w:top w:val="none" w:sz="0" w:space="0" w:color="auto"/>
                                    <w:left w:val="none" w:sz="0" w:space="0" w:color="auto"/>
                                    <w:bottom w:val="none" w:sz="0" w:space="0" w:color="auto"/>
                                    <w:right w:val="none" w:sz="0" w:space="0" w:color="auto"/>
                                  </w:divBdr>
                                </w:div>
                                <w:div w:id="510220442">
                                  <w:marLeft w:val="640"/>
                                  <w:marRight w:val="0"/>
                                  <w:marTop w:val="0"/>
                                  <w:marBottom w:val="0"/>
                                  <w:divBdr>
                                    <w:top w:val="none" w:sz="0" w:space="0" w:color="auto"/>
                                    <w:left w:val="none" w:sz="0" w:space="0" w:color="auto"/>
                                    <w:bottom w:val="none" w:sz="0" w:space="0" w:color="auto"/>
                                    <w:right w:val="none" w:sz="0" w:space="0" w:color="auto"/>
                                  </w:divBdr>
                                </w:div>
                                <w:div w:id="581255602">
                                  <w:marLeft w:val="640"/>
                                  <w:marRight w:val="0"/>
                                  <w:marTop w:val="0"/>
                                  <w:marBottom w:val="0"/>
                                  <w:divBdr>
                                    <w:top w:val="none" w:sz="0" w:space="0" w:color="auto"/>
                                    <w:left w:val="none" w:sz="0" w:space="0" w:color="auto"/>
                                    <w:bottom w:val="none" w:sz="0" w:space="0" w:color="auto"/>
                                    <w:right w:val="none" w:sz="0" w:space="0" w:color="auto"/>
                                  </w:divBdr>
                                </w:div>
                                <w:div w:id="590816644">
                                  <w:marLeft w:val="640"/>
                                  <w:marRight w:val="0"/>
                                  <w:marTop w:val="0"/>
                                  <w:marBottom w:val="0"/>
                                  <w:divBdr>
                                    <w:top w:val="none" w:sz="0" w:space="0" w:color="auto"/>
                                    <w:left w:val="none" w:sz="0" w:space="0" w:color="auto"/>
                                    <w:bottom w:val="none" w:sz="0" w:space="0" w:color="auto"/>
                                    <w:right w:val="none" w:sz="0" w:space="0" w:color="auto"/>
                                  </w:divBdr>
                                </w:div>
                                <w:div w:id="737632813">
                                  <w:marLeft w:val="640"/>
                                  <w:marRight w:val="0"/>
                                  <w:marTop w:val="0"/>
                                  <w:marBottom w:val="0"/>
                                  <w:divBdr>
                                    <w:top w:val="none" w:sz="0" w:space="0" w:color="auto"/>
                                    <w:left w:val="none" w:sz="0" w:space="0" w:color="auto"/>
                                    <w:bottom w:val="none" w:sz="0" w:space="0" w:color="auto"/>
                                    <w:right w:val="none" w:sz="0" w:space="0" w:color="auto"/>
                                  </w:divBdr>
                                </w:div>
                                <w:div w:id="785854430">
                                  <w:marLeft w:val="640"/>
                                  <w:marRight w:val="0"/>
                                  <w:marTop w:val="0"/>
                                  <w:marBottom w:val="0"/>
                                  <w:divBdr>
                                    <w:top w:val="none" w:sz="0" w:space="0" w:color="auto"/>
                                    <w:left w:val="none" w:sz="0" w:space="0" w:color="auto"/>
                                    <w:bottom w:val="none" w:sz="0" w:space="0" w:color="auto"/>
                                    <w:right w:val="none" w:sz="0" w:space="0" w:color="auto"/>
                                  </w:divBdr>
                                </w:div>
                                <w:div w:id="786584539">
                                  <w:marLeft w:val="640"/>
                                  <w:marRight w:val="0"/>
                                  <w:marTop w:val="0"/>
                                  <w:marBottom w:val="0"/>
                                  <w:divBdr>
                                    <w:top w:val="none" w:sz="0" w:space="0" w:color="auto"/>
                                    <w:left w:val="none" w:sz="0" w:space="0" w:color="auto"/>
                                    <w:bottom w:val="none" w:sz="0" w:space="0" w:color="auto"/>
                                    <w:right w:val="none" w:sz="0" w:space="0" w:color="auto"/>
                                  </w:divBdr>
                                </w:div>
                                <w:div w:id="852963206">
                                  <w:marLeft w:val="640"/>
                                  <w:marRight w:val="0"/>
                                  <w:marTop w:val="0"/>
                                  <w:marBottom w:val="0"/>
                                  <w:divBdr>
                                    <w:top w:val="none" w:sz="0" w:space="0" w:color="auto"/>
                                    <w:left w:val="none" w:sz="0" w:space="0" w:color="auto"/>
                                    <w:bottom w:val="none" w:sz="0" w:space="0" w:color="auto"/>
                                    <w:right w:val="none" w:sz="0" w:space="0" w:color="auto"/>
                                  </w:divBdr>
                                </w:div>
                                <w:div w:id="868418137">
                                  <w:marLeft w:val="640"/>
                                  <w:marRight w:val="0"/>
                                  <w:marTop w:val="0"/>
                                  <w:marBottom w:val="0"/>
                                  <w:divBdr>
                                    <w:top w:val="none" w:sz="0" w:space="0" w:color="auto"/>
                                    <w:left w:val="none" w:sz="0" w:space="0" w:color="auto"/>
                                    <w:bottom w:val="none" w:sz="0" w:space="0" w:color="auto"/>
                                    <w:right w:val="none" w:sz="0" w:space="0" w:color="auto"/>
                                  </w:divBdr>
                                </w:div>
                                <w:div w:id="905526767">
                                  <w:marLeft w:val="640"/>
                                  <w:marRight w:val="0"/>
                                  <w:marTop w:val="0"/>
                                  <w:marBottom w:val="0"/>
                                  <w:divBdr>
                                    <w:top w:val="none" w:sz="0" w:space="0" w:color="auto"/>
                                    <w:left w:val="none" w:sz="0" w:space="0" w:color="auto"/>
                                    <w:bottom w:val="none" w:sz="0" w:space="0" w:color="auto"/>
                                    <w:right w:val="none" w:sz="0" w:space="0" w:color="auto"/>
                                  </w:divBdr>
                                </w:div>
                                <w:div w:id="931620098">
                                  <w:marLeft w:val="640"/>
                                  <w:marRight w:val="0"/>
                                  <w:marTop w:val="0"/>
                                  <w:marBottom w:val="0"/>
                                  <w:divBdr>
                                    <w:top w:val="none" w:sz="0" w:space="0" w:color="auto"/>
                                    <w:left w:val="none" w:sz="0" w:space="0" w:color="auto"/>
                                    <w:bottom w:val="none" w:sz="0" w:space="0" w:color="auto"/>
                                    <w:right w:val="none" w:sz="0" w:space="0" w:color="auto"/>
                                  </w:divBdr>
                                </w:div>
                                <w:div w:id="1057631736">
                                  <w:marLeft w:val="640"/>
                                  <w:marRight w:val="0"/>
                                  <w:marTop w:val="0"/>
                                  <w:marBottom w:val="0"/>
                                  <w:divBdr>
                                    <w:top w:val="none" w:sz="0" w:space="0" w:color="auto"/>
                                    <w:left w:val="none" w:sz="0" w:space="0" w:color="auto"/>
                                    <w:bottom w:val="none" w:sz="0" w:space="0" w:color="auto"/>
                                    <w:right w:val="none" w:sz="0" w:space="0" w:color="auto"/>
                                  </w:divBdr>
                                </w:div>
                                <w:div w:id="1110783399">
                                  <w:marLeft w:val="640"/>
                                  <w:marRight w:val="0"/>
                                  <w:marTop w:val="0"/>
                                  <w:marBottom w:val="0"/>
                                  <w:divBdr>
                                    <w:top w:val="none" w:sz="0" w:space="0" w:color="auto"/>
                                    <w:left w:val="none" w:sz="0" w:space="0" w:color="auto"/>
                                    <w:bottom w:val="none" w:sz="0" w:space="0" w:color="auto"/>
                                    <w:right w:val="none" w:sz="0" w:space="0" w:color="auto"/>
                                  </w:divBdr>
                                </w:div>
                                <w:div w:id="1371420565">
                                  <w:marLeft w:val="640"/>
                                  <w:marRight w:val="0"/>
                                  <w:marTop w:val="0"/>
                                  <w:marBottom w:val="0"/>
                                  <w:divBdr>
                                    <w:top w:val="none" w:sz="0" w:space="0" w:color="auto"/>
                                    <w:left w:val="none" w:sz="0" w:space="0" w:color="auto"/>
                                    <w:bottom w:val="none" w:sz="0" w:space="0" w:color="auto"/>
                                    <w:right w:val="none" w:sz="0" w:space="0" w:color="auto"/>
                                  </w:divBdr>
                                </w:div>
                                <w:div w:id="1396664827">
                                  <w:marLeft w:val="640"/>
                                  <w:marRight w:val="0"/>
                                  <w:marTop w:val="0"/>
                                  <w:marBottom w:val="0"/>
                                  <w:divBdr>
                                    <w:top w:val="none" w:sz="0" w:space="0" w:color="auto"/>
                                    <w:left w:val="none" w:sz="0" w:space="0" w:color="auto"/>
                                    <w:bottom w:val="none" w:sz="0" w:space="0" w:color="auto"/>
                                    <w:right w:val="none" w:sz="0" w:space="0" w:color="auto"/>
                                  </w:divBdr>
                                </w:div>
                                <w:div w:id="1406219565">
                                  <w:marLeft w:val="640"/>
                                  <w:marRight w:val="0"/>
                                  <w:marTop w:val="0"/>
                                  <w:marBottom w:val="0"/>
                                  <w:divBdr>
                                    <w:top w:val="none" w:sz="0" w:space="0" w:color="auto"/>
                                    <w:left w:val="none" w:sz="0" w:space="0" w:color="auto"/>
                                    <w:bottom w:val="none" w:sz="0" w:space="0" w:color="auto"/>
                                    <w:right w:val="none" w:sz="0" w:space="0" w:color="auto"/>
                                  </w:divBdr>
                                </w:div>
                                <w:div w:id="1441492148">
                                  <w:marLeft w:val="640"/>
                                  <w:marRight w:val="0"/>
                                  <w:marTop w:val="0"/>
                                  <w:marBottom w:val="0"/>
                                  <w:divBdr>
                                    <w:top w:val="none" w:sz="0" w:space="0" w:color="auto"/>
                                    <w:left w:val="none" w:sz="0" w:space="0" w:color="auto"/>
                                    <w:bottom w:val="none" w:sz="0" w:space="0" w:color="auto"/>
                                    <w:right w:val="none" w:sz="0" w:space="0" w:color="auto"/>
                                  </w:divBdr>
                                </w:div>
                                <w:div w:id="1549418492">
                                  <w:marLeft w:val="640"/>
                                  <w:marRight w:val="0"/>
                                  <w:marTop w:val="0"/>
                                  <w:marBottom w:val="0"/>
                                  <w:divBdr>
                                    <w:top w:val="none" w:sz="0" w:space="0" w:color="auto"/>
                                    <w:left w:val="none" w:sz="0" w:space="0" w:color="auto"/>
                                    <w:bottom w:val="none" w:sz="0" w:space="0" w:color="auto"/>
                                    <w:right w:val="none" w:sz="0" w:space="0" w:color="auto"/>
                                  </w:divBdr>
                                </w:div>
                                <w:div w:id="1719814198">
                                  <w:marLeft w:val="640"/>
                                  <w:marRight w:val="0"/>
                                  <w:marTop w:val="0"/>
                                  <w:marBottom w:val="0"/>
                                  <w:divBdr>
                                    <w:top w:val="none" w:sz="0" w:space="0" w:color="auto"/>
                                    <w:left w:val="none" w:sz="0" w:space="0" w:color="auto"/>
                                    <w:bottom w:val="none" w:sz="0" w:space="0" w:color="auto"/>
                                    <w:right w:val="none" w:sz="0" w:space="0" w:color="auto"/>
                                  </w:divBdr>
                                </w:div>
                                <w:div w:id="1794013743">
                                  <w:marLeft w:val="640"/>
                                  <w:marRight w:val="0"/>
                                  <w:marTop w:val="0"/>
                                  <w:marBottom w:val="0"/>
                                  <w:divBdr>
                                    <w:top w:val="none" w:sz="0" w:space="0" w:color="auto"/>
                                    <w:left w:val="none" w:sz="0" w:space="0" w:color="auto"/>
                                    <w:bottom w:val="none" w:sz="0" w:space="0" w:color="auto"/>
                                    <w:right w:val="none" w:sz="0" w:space="0" w:color="auto"/>
                                  </w:divBdr>
                                </w:div>
                                <w:div w:id="1809931040">
                                  <w:marLeft w:val="640"/>
                                  <w:marRight w:val="0"/>
                                  <w:marTop w:val="0"/>
                                  <w:marBottom w:val="0"/>
                                  <w:divBdr>
                                    <w:top w:val="none" w:sz="0" w:space="0" w:color="auto"/>
                                    <w:left w:val="none" w:sz="0" w:space="0" w:color="auto"/>
                                    <w:bottom w:val="none" w:sz="0" w:space="0" w:color="auto"/>
                                    <w:right w:val="none" w:sz="0" w:space="0" w:color="auto"/>
                                  </w:divBdr>
                                </w:div>
                                <w:div w:id="1960449091">
                                  <w:marLeft w:val="640"/>
                                  <w:marRight w:val="0"/>
                                  <w:marTop w:val="0"/>
                                  <w:marBottom w:val="0"/>
                                  <w:divBdr>
                                    <w:top w:val="none" w:sz="0" w:space="0" w:color="auto"/>
                                    <w:left w:val="none" w:sz="0" w:space="0" w:color="auto"/>
                                    <w:bottom w:val="none" w:sz="0" w:space="0" w:color="auto"/>
                                    <w:right w:val="none" w:sz="0" w:space="0" w:color="auto"/>
                                  </w:divBdr>
                                </w:div>
                                <w:div w:id="1962611762">
                                  <w:marLeft w:val="640"/>
                                  <w:marRight w:val="0"/>
                                  <w:marTop w:val="0"/>
                                  <w:marBottom w:val="0"/>
                                  <w:divBdr>
                                    <w:top w:val="none" w:sz="0" w:space="0" w:color="auto"/>
                                    <w:left w:val="none" w:sz="0" w:space="0" w:color="auto"/>
                                    <w:bottom w:val="none" w:sz="0" w:space="0" w:color="auto"/>
                                    <w:right w:val="none" w:sz="0" w:space="0" w:color="auto"/>
                                  </w:divBdr>
                                </w:div>
                                <w:div w:id="2100327491">
                                  <w:marLeft w:val="640"/>
                                  <w:marRight w:val="0"/>
                                  <w:marTop w:val="0"/>
                                  <w:marBottom w:val="0"/>
                                  <w:divBdr>
                                    <w:top w:val="none" w:sz="0" w:space="0" w:color="auto"/>
                                    <w:left w:val="none" w:sz="0" w:space="0" w:color="auto"/>
                                    <w:bottom w:val="none" w:sz="0" w:space="0" w:color="auto"/>
                                    <w:right w:val="none" w:sz="0" w:space="0" w:color="auto"/>
                                  </w:divBdr>
                                </w:div>
                              </w:divsChild>
                            </w:div>
                            <w:div w:id="210649719">
                              <w:marLeft w:val="0"/>
                              <w:marRight w:val="0"/>
                              <w:marTop w:val="0"/>
                              <w:marBottom w:val="0"/>
                              <w:divBdr>
                                <w:top w:val="none" w:sz="0" w:space="0" w:color="auto"/>
                                <w:left w:val="none" w:sz="0" w:space="0" w:color="auto"/>
                                <w:bottom w:val="none" w:sz="0" w:space="0" w:color="auto"/>
                                <w:right w:val="none" w:sz="0" w:space="0" w:color="auto"/>
                              </w:divBdr>
                              <w:divsChild>
                                <w:div w:id="9795522">
                                  <w:marLeft w:val="640"/>
                                  <w:marRight w:val="0"/>
                                  <w:marTop w:val="0"/>
                                  <w:marBottom w:val="0"/>
                                  <w:divBdr>
                                    <w:top w:val="none" w:sz="0" w:space="0" w:color="auto"/>
                                    <w:left w:val="none" w:sz="0" w:space="0" w:color="auto"/>
                                    <w:bottom w:val="none" w:sz="0" w:space="0" w:color="auto"/>
                                    <w:right w:val="none" w:sz="0" w:space="0" w:color="auto"/>
                                  </w:divBdr>
                                </w:div>
                                <w:div w:id="22289354">
                                  <w:marLeft w:val="640"/>
                                  <w:marRight w:val="0"/>
                                  <w:marTop w:val="0"/>
                                  <w:marBottom w:val="0"/>
                                  <w:divBdr>
                                    <w:top w:val="none" w:sz="0" w:space="0" w:color="auto"/>
                                    <w:left w:val="none" w:sz="0" w:space="0" w:color="auto"/>
                                    <w:bottom w:val="none" w:sz="0" w:space="0" w:color="auto"/>
                                    <w:right w:val="none" w:sz="0" w:space="0" w:color="auto"/>
                                  </w:divBdr>
                                </w:div>
                                <w:div w:id="30694326">
                                  <w:marLeft w:val="640"/>
                                  <w:marRight w:val="0"/>
                                  <w:marTop w:val="0"/>
                                  <w:marBottom w:val="0"/>
                                  <w:divBdr>
                                    <w:top w:val="none" w:sz="0" w:space="0" w:color="auto"/>
                                    <w:left w:val="none" w:sz="0" w:space="0" w:color="auto"/>
                                    <w:bottom w:val="none" w:sz="0" w:space="0" w:color="auto"/>
                                    <w:right w:val="none" w:sz="0" w:space="0" w:color="auto"/>
                                  </w:divBdr>
                                </w:div>
                                <w:div w:id="59790322">
                                  <w:marLeft w:val="640"/>
                                  <w:marRight w:val="0"/>
                                  <w:marTop w:val="0"/>
                                  <w:marBottom w:val="0"/>
                                  <w:divBdr>
                                    <w:top w:val="none" w:sz="0" w:space="0" w:color="auto"/>
                                    <w:left w:val="none" w:sz="0" w:space="0" w:color="auto"/>
                                    <w:bottom w:val="none" w:sz="0" w:space="0" w:color="auto"/>
                                    <w:right w:val="none" w:sz="0" w:space="0" w:color="auto"/>
                                  </w:divBdr>
                                </w:div>
                                <w:div w:id="156581458">
                                  <w:marLeft w:val="640"/>
                                  <w:marRight w:val="0"/>
                                  <w:marTop w:val="0"/>
                                  <w:marBottom w:val="0"/>
                                  <w:divBdr>
                                    <w:top w:val="none" w:sz="0" w:space="0" w:color="auto"/>
                                    <w:left w:val="none" w:sz="0" w:space="0" w:color="auto"/>
                                    <w:bottom w:val="none" w:sz="0" w:space="0" w:color="auto"/>
                                    <w:right w:val="none" w:sz="0" w:space="0" w:color="auto"/>
                                  </w:divBdr>
                                </w:div>
                                <w:div w:id="158008510">
                                  <w:marLeft w:val="640"/>
                                  <w:marRight w:val="0"/>
                                  <w:marTop w:val="0"/>
                                  <w:marBottom w:val="0"/>
                                  <w:divBdr>
                                    <w:top w:val="none" w:sz="0" w:space="0" w:color="auto"/>
                                    <w:left w:val="none" w:sz="0" w:space="0" w:color="auto"/>
                                    <w:bottom w:val="none" w:sz="0" w:space="0" w:color="auto"/>
                                    <w:right w:val="none" w:sz="0" w:space="0" w:color="auto"/>
                                  </w:divBdr>
                                </w:div>
                                <w:div w:id="171265938">
                                  <w:marLeft w:val="640"/>
                                  <w:marRight w:val="0"/>
                                  <w:marTop w:val="0"/>
                                  <w:marBottom w:val="0"/>
                                  <w:divBdr>
                                    <w:top w:val="none" w:sz="0" w:space="0" w:color="auto"/>
                                    <w:left w:val="none" w:sz="0" w:space="0" w:color="auto"/>
                                    <w:bottom w:val="none" w:sz="0" w:space="0" w:color="auto"/>
                                    <w:right w:val="none" w:sz="0" w:space="0" w:color="auto"/>
                                  </w:divBdr>
                                </w:div>
                                <w:div w:id="187572545">
                                  <w:marLeft w:val="640"/>
                                  <w:marRight w:val="0"/>
                                  <w:marTop w:val="0"/>
                                  <w:marBottom w:val="0"/>
                                  <w:divBdr>
                                    <w:top w:val="none" w:sz="0" w:space="0" w:color="auto"/>
                                    <w:left w:val="none" w:sz="0" w:space="0" w:color="auto"/>
                                    <w:bottom w:val="none" w:sz="0" w:space="0" w:color="auto"/>
                                    <w:right w:val="none" w:sz="0" w:space="0" w:color="auto"/>
                                  </w:divBdr>
                                </w:div>
                                <w:div w:id="230893516">
                                  <w:marLeft w:val="640"/>
                                  <w:marRight w:val="0"/>
                                  <w:marTop w:val="0"/>
                                  <w:marBottom w:val="0"/>
                                  <w:divBdr>
                                    <w:top w:val="none" w:sz="0" w:space="0" w:color="auto"/>
                                    <w:left w:val="none" w:sz="0" w:space="0" w:color="auto"/>
                                    <w:bottom w:val="none" w:sz="0" w:space="0" w:color="auto"/>
                                    <w:right w:val="none" w:sz="0" w:space="0" w:color="auto"/>
                                  </w:divBdr>
                                </w:div>
                                <w:div w:id="258949963">
                                  <w:marLeft w:val="640"/>
                                  <w:marRight w:val="0"/>
                                  <w:marTop w:val="0"/>
                                  <w:marBottom w:val="0"/>
                                  <w:divBdr>
                                    <w:top w:val="none" w:sz="0" w:space="0" w:color="auto"/>
                                    <w:left w:val="none" w:sz="0" w:space="0" w:color="auto"/>
                                    <w:bottom w:val="none" w:sz="0" w:space="0" w:color="auto"/>
                                    <w:right w:val="none" w:sz="0" w:space="0" w:color="auto"/>
                                  </w:divBdr>
                                </w:div>
                                <w:div w:id="371539247">
                                  <w:marLeft w:val="640"/>
                                  <w:marRight w:val="0"/>
                                  <w:marTop w:val="0"/>
                                  <w:marBottom w:val="0"/>
                                  <w:divBdr>
                                    <w:top w:val="none" w:sz="0" w:space="0" w:color="auto"/>
                                    <w:left w:val="none" w:sz="0" w:space="0" w:color="auto"/>
                                    <w:bottom w:val="none" w:sz="0" w:space="0" w:color="auto"/>
                                    <w:right w:val="none" w:sz="0" w:space="0" w:color="auto"/>
                                  </w:divBdr>
                                </w:div>
                                <w:div w:id="378936922">
                                  <w:marLeft w:val="640"/>
                                  <w:marRight w:val="0"/>
                                  <w:marTop w:val="0"/>
                                  <w:marBottom w:val="0"/>
                                  <w:divBdr>
                                    <w:top w:val="none" w:sz="0" w:space="0" w:color="auto"/>
                                    <w:left w:val="none" w:sz="0" w:space="0" w:color="auto"/>
                                    <w:bottom w:val="none" w:sz="0" w:space="0" w:color="auto"/>
                                    <w:right w:val="none" w:sz="0" w:space="0" w:color="auto"/>
                                  </w:divBdr>
                                </w:div>
                                <w:div w:id="428235678">
                                  <w:marLeft w:val="640"/>
                                  <w:marRight w:val="0"/>
                                  <w:marTop w:val="0"/>
                                  <w:marBottom w:val="0"/>
                                  <w:divBdr>
                                    <w:top w:val="none" w:sz="0" w:space="0" w:color="auto"/>
                                    <w:left w:val="none" w:sz="0" w:space="0" w:color="auto"/>
                                    <w:bottom w:val="none" w:sz="0" w:space="0" w:color="auto"/>
                                    <w:right w:val="none" w:sz="0" w:space="0" w:color="auto"/>
                                  </w:divBdr>
                                </w:div>
                                <w:div w:id="456726959">
                                  <w:marLeft w:val="640"/>
                                  <w:marRight w:val="0"/>
                                  <w:marTop w:val="0"/>
                                  <w:marBottom w:val="0"/>
                                  <w:divBdr>
                                    <w:top w:val="none" w:sz="0" w:space="0" w:color="auto"/>
                                    <w:left w:val="none" w:sz="0" w:space="0" w:color="auto"/>
                                    <w:bottom w:val="none" w:sz="0" w:space="0" w:color="auto"/>
                                    <w:right w:val="none" w:sz="0" w:space="0" w:color="auto"/>
                                  </w:divBdr>
                                </w:div>
                                <w:div w:id="496580770">
                                  <w:marLeft w:val="640"/>
                                  <w:marRight w:val="0"/>
                                  <w:marTop w:val="0"/>
                                  <w:marBottom w:val="0"/>
                                  <w:divBdr>
                                    <w:top w:val="none" w:sz="0" w:space="0" w:color="auto"/>
                                    <w:left w:val="none" w:sz="0" w:space="0" w:color="auto"/>
                                    <w:bottom w:val="none" w:sz="0" w:space="0" w:color="auto"/>
                                    <w:right w:val="none" w:sz="0" w:space="0" w:color="auto"/>
                                  </w:divBdr>
                                </w:div>
                                <w:div w:id="534466464">
                                  <w:marLeft w:val="640"/>
                                  <w:marRight w:val="0"/>
                                  <w:marTop w:val="0"/>
                                  <w:marBottom w:val="0"/>
                                  <w:divBdr>
                                    <w:top w:val="none" w:sz="0" w:space="0" w:color="auto"/>
                                    <w:left w:val="none" w:sz="0" w:space="0" w:color="auto"/>
                                    <w:bottom w:val="none" w:sz="0" w:space="0" w:color="auto"/>
                                    <w:right w:val="none" w:sz="0" w:space="0" w:color="auto"/>
                                  </w:divBdr>
                                </w:div>
                                <w:div w:id="541942096">
                                  <w:marLeft w:val="640"/>
                                  <w:marRight w:val="0"/>
                                  <w:marTop w:val="0"/>
                                  <w:marBottom w:val="0"/>
                                  <w:divBdr>
                                    <w:top w:val="none" w:sz="0" w:space="0" w:color="auto"/>
                                    <w:left w:val="none" w:sz="0" w:space="0" w:color="auto"/>
                                    <w:bottom w:val="none" w:sz="0" w:space="0" w:color="auto"/>
                                    <w:right w:val="none" w:sz="0" w:space="0" w:color="auto"/>
                                  </w:divBdr>
                                </w:div>
                                <w:div w:id="548104689">
                                  <w:marLeft w:val="640"/>
                                  <w:marRight w:val="0"/>
                                  <w:marTop w:val="0"/>
                                  <w:marBottom w:val="0"/>
                                  <w:divBdr>
                                    <w:top w:val="none" w:sz="0" w:space="0" w:color="auto"/>
                                    <w:left w:val="none" w:sz="0" w:space="0" w:color="auto"/>
                                    <w:bottom w:val="none" w:sz="0" w:space="0" w:color="auto"/>
                                    <w:right w:val="none" w:sz="0" w:space="0" w:color="auto"/>
                                  </w:divBdr>
                                </w:div>
                                <w:div w:id="604045642">
                                  <w:marLeft w:val="640"/>
                                  <w:marRight w:val="0"/>
                                  <w:marTop w:val="0"/>
                                  <w:marBottom w:val="0"/>
                                  <w:divBdr>
                                    <w:top w:val="none" w:sz="0" w:space="0" w:color="auto"/>
                                    <w:left w:val="none" w:sz="0" w:space="0" w:color="auto"/>
                                    <w:bottom w:val="none" w:sz="0" w:space="0" w:color="auto"/>
                                    <w:right w:val="none" w:sz="0" w:space="0" w:color="auto"/>
                                  </w:divBdr>
                                </w:div>
                                <w:div w:id="640577454">
                                  <w:marLeft w:val="640"/>
                                  <w:marRight w:val="0"/>
                                  <w:marTop w:val="0"/>
                                  <w:marBottom w:val="0"/>
                                  <w:divBdr>
                                    <w:top w:val="none" w:sz="0" w:space="0" w:color="auto"/>
                                    <w:left w:val="none" w:sz="0" w:space="0" w:color="auto"/>
                                    <w:bottom w:val="none" w:sz="0" w:space="0" w:color="auto"/>
                                    <w:right w:val="none" w:sz="0" w:space="0" w:color="auto"/>
                                  </w:divBdr>
                                </w:div>
                                <w:div w:id="700277445">
                                  <w:marLeft w:val="640"/>
                                  <w:marRight w:val="0"/>
                                  <w:marTop w:val="0"/>
                                  <w:marBottom w:val="0"/>
                                  <w:divBdr>
                                    <w:top w:val="none" w:sz="0" w:space="0" w:color="auto"/>
                                    <w:left w:val="none" w:sz="0" w:space="0" w:color="auto"/>
                                    <w:bottom w:val="none" w:sz="0" w:space="0" w:color="auto"/>
                                    <w:right w:val="none" w:sz="0" w:space="0" w:color="auto"/>
                                  </w:divBdr>
                                </w:div>
                                <w:div w:id="757285965">
                                  <w:marLeft w:val="640"/>
                                  <w:marRight w:val="0"/>
                                  <w:marTop w:val="0"/>
                                  <w:marBottom w:val="0"/>
                                  <w:divBdr>
                                    <w:top w:val="none" w:sz="0" w:space="0" w:color="auto"/>
                                    <w:left w:val="none" w:sz="0" w:space="0" w:color="auto"/>
                                    <w:bottom w:val="none" w:sz="0" w:space="0" w:color="auto"/>
                                    <w:right w:val="none" w:sz="0" w:space="0" w:color="auto"/>
                                  </w:divBdr>
                                </w:div>
                                <w:div w:id="862865451">
                                  <w:marLeft w:val="640"/>
                                  <w:marRight w:val="0"/>
                                  <w:marTop w:val="0"/>
                                  <w:marBottom w:val="0"/>
                                  <w:divBdr>
                                    <w:top w:val="none" w:sz="0" w:space="0" w:color="auto"/>
                                    <w:left w:val="none" w:sz="0" w:space="0" w:color="auto"/>
                                    <w:bottom w:val="none" w:sz="0" w:space="0" w:color="auto"/>
                                    <w:right w:val="none" w:sz="0" w:space="0" w:color="auto"/>
                                  </w:divBdr>
                                </w:div>
                                <w:div w:id="899363325">
                                  <w:marLeft w:val="640"/>
                                  <w:marRight w:val="0"/>
                                  <w:marTop w:val="0"/>
                                  <w:marBottom w:val="0"/>
                                  <w:divBdr>
                                    <w:top w:val="none" w:sz="0" w:space="0" w:color="auto"/>
                                    <w:left w:val="none" w:sz="0" w:space="0" w:color="auto"/>
                                    <w:bottom w:val="none" w:sz="0" w:space="0" w:color="auto"/>
                                    <w:right w:val="none" w:sz="0" w:space="0" w:color="auto"/>
                                  </w:divBdr>
                                </w:div>
                                <w:div w:id="951744935">
                                  <w:marLeft w:val="640"/>
                                  <w:marRight w:val="0"/>
                                  <w:marTop w:val="0"/>
                                  <w:marBottom w:val="0"/>
                                  <w:divBdr>
                                    <w:top w:val="none" w:sz="0" w:space="0" w:color="auto"/>
                                    <w:left w:val="none" w:sz="0" w:space="0" w:color="auto"/>
                                    <w:bottom w:val="none" w:sz="0" w:space="0" w:color="auto"/>
                                    <w:right w:val="none" w:sz="0" w:space="0" w:color="auto"/>
                                  </w:divBdr>
                                </w:div>
                                <w:div w:id="983656513">
                                  <w:marLeft w:val="640"/>
                                  <w:marRight w:val="0"/>
                                  <w:marTop w:val="0"/>
                                  <w:marBottom w:val="0"/>
                                  <w:divBdr>
                                    <w:top w:val="none" w:sz="0" w:space="0" w:color="auto"/>
                                    <w:left w:val="none" w:sz="0" w:space="0" w:color="auto"/>
                                    <w:bottom w:val="none" w:sz="0" w:space="0" w:color="auto"/>
                                    <w:right w:val="none" w:sz="0" w:space="0" w:color="auto"/>
                                  </w:divBdr>
                                </w:div>
                                <w:div w:id="997804152">
                                  <w:marLeft w:val="640"/>
                                  <w:marRight w:val="0"/>
                                  <w:marTop w:val="0"/>
                                  <w:marBottom w:val="0"/>
                                  <w:divBdr>
                                    <w:top w:val="none" w:sz="0" w:space="0" w:color="auto"/>
                                    <w:left w:val="none" w:sz="0" w:space="0" w:color="auto"/>
                                    <w:bottom w:val="none" w:sz="0" w:space="0" w:color="auto"/>
                                    <w:right w:val="none" w:sz="0" w:space="0" w:color="auto"/>
                                  </w:divBdr>
                                </w:div>
                                <w:div w:id="1062215718">
                                  <w:marLeft w:val="640"/>
                                  <w:marRight w:val="0"/>
                                  <w:marTop w:val="0"/>
                                  <w:marBottom w:val="0"/>
                                  <w:divBdr>
                                    <w:top w:val="none" w:sz="0" w:space="0" w:color="auto"/>
                                    <w:left w:val="none" w:sz="0" w:space="0" w:color="auto"/>
                                    <w:bottom w:val="none" w:sz="0" w:space="0" w:color="auto"/>
                                    <w:right w:val="none" w:sz="0" w:space="0" w:color="auto"/>
                                  </w:divBdr>
                                </w:div>
                                <w:div w:id="1098673050">
                                  <w:marLeft w:val="640"/>
                                  <w:marRight w:val="0"/>
                                  <w:marTop w:val="0"/>
                                  <w:marBottom w:val="0"/>
                                  <w:divBdr>
                                    <w:top w:val="none" w:sz="0" w:space="0" w:color="auto"/>
                                    <w:left w:val="none" w:sz="0" w:space="0" w:color="auto"/>
                                    <w:bottom w:val="none" w:sz="0" w:space="0" w:color="auto"/>
                                    <w:right w:val="none" w:sz="0" w:space="0" w:color="auto"/>
                                  </w:divBdr>
                                </w:div>
                                <w:div w:id="1180390951">
                                  <w:marLeft w:val="640"/>
                                  <w:marRight w:val="0"/>
                                  <w:marTop w:val="0"/>
                                  <w:marBottom w:val="0"/>
                                  <w:divBdr>
                                    <w:top w:val="none" w:sz="0" w:space="0" w:color="auto"/>
                                    <w:left w:val="none" w:sz="0" w:space="0" w:color="auto"/>
                                    <w:bottom w:val="none" w:sz="0" w:space="0" w:color="auto"/>
                                    <w:right w:val="none" w:sz="0" w:space="0" w:color="auto"/>
                                  </w:divBdr>
                                </w:div>
                                <w:div w:id="1319575364">
                                  <w:marLeft w:val="640"/>
                                  <w:marRight w:val="0"/>
                                  <w:marTop w:val="0"/>
                                  <w:marBottom w:val="0"/>
                                  <w:divBdr>
                                    <w:top w:val="none" w:sz="0" w:space="0" w:color="auto"/>
                                    <w:left w:val="none" w:sz="0" w:space="0" w:color="auto"/>
                                    <w:bottom w:val="none" w:sz="0" w:space="0" w:color="auto"/>
                                    <w:right w:val="none" w:sz="0" w:space="0" w:color="auto"/>
                                  </w:divBdr>
                                </w:div>
                                <w:div w:id="1347290923">
                                  <w:marLeft w:val="640"/>
                                  <w:marRight w:val="0"/>
                                  <w:marTop w:val="0"/>
                                  <w:marBottom w:val="0"/>
                                  <w:divBdr>
                                    <w:top w:val="none" w:sz="0" w:space="0" w:color="auto"/>
                                    <w:left w:val="none" w:sz="0" w:space="0" w:color="auto"/>
                                    <w:bottom w:val="none" w:sz="0" w:space="0" w:color="auto"/>
                                    <w:right w:val="none" w:sz="0" w:space="0" w:color="auto"/>
                                  </w:divBdr>
                                </w:div>
                                <w:div w:id="1360232203">
                                  <w:marLeft w:val="640"/>
                                  <w:marRight w:val="0"/>
                                  <w:marTop w:val="0"/>
                                  <w:marBottom w:val="0"/>
                                  <w:divBdr>
                                    <w:top w:val="none" w:sz="0" w:space="0" w:color="auto"/>
                                    <w:left w:val="none" w:sz="0" w:space="0" w:color="auto"/>
                                    <w:bottom w:val="none" w:sz="0" w:space="0" w:color="auto"/>
                                    <w:right w:val="none" w:sz="0" w:space="0" w:color="auto"/>
                                  </w:divBdr>
                                </w:div>
                                <w:div w:id="1373336620">
                                  <w:marLeft w:val="640"/>
                                  <w:marRight w:val="0"/>
                                  <w:marTop w:val="0"/>
                                  <w:marBottom w:val="0"/>
                                  <w:divBdr>
                                    <w:top w:val="none" w:sz="0" w:space="0" w:color="auto"/>
                                    <w:left w:val="none" w:sz="0" w:space="0" w:color="auto"/>
                                    <w:bottom w:val="none" w:sz="0" w:space="0" w:color="auto"/>
                                    <w:right w:val="none" w:sz="0" w:space="0" w:color="auto"/>
                                  </w:divBdr>
                                </w:div>
                                <w:div w:id="1454597588">
                                  <w:marLeft w:val="640"/>
                                  <w:marRight w:val="0"/>
                                  <w:marTop w:val="0"/>
                                  <w:marBottom w:val="0"/>
                                  <w:divBdr>
                                    <w:top w:val="none" w:sz="0" w:space="0" w:color="auto"/>
                                    <w:left w:val="none" w:sz="0" w:space="0" w:color="auto"/>
                                    <w:bottom w:val="none" w:sz="0" w:space="0" w:color="auto"/>
                                    <w:right w:val="none" w:sz="0" w:space="0" w:color="auto"/>
                                  </w:divBdr>
                                </w:div>
                                <w:div w:id="1468352594">
                                  <w:marLeft w:val="640"/>
                                  <w:marRight w:val="0"/>
                                  <w:marTop w:val="0"/>
                                  <w:marBottom w:val="0"/>
                                  <w:divBdr>
                                    <w:top w:val="none" w:sz="0" w:space="0" w:color="auto"/>
                                    <w:left w:val="none" w:sz="0" w:space="0" w:color="auto"/>
                                    <w:bottom w:val="none" w:sz="0" w:space="0" w:color="auto"/>
                                    <w:right w:val="none" w:sz="0" w:space="0" w:color="auto"/>
                                  </w:divBdr>
                                </w:div>
                                <w:div w:id="1589315925">
                                  <w:marLeft w:val="640"/>
                                  <w:marRight w:val="0"/>
                                  <w:marTop w:val="0"/>
                                  <w:marBottom w:val="0"/>
                                  <w:divBdr>
                                    <w:top w:val="none" w:sz="0" w:space="0" w:color="auto"/>
                                    <w:left w:val="none" w:sz="0" w:space="0" w:color="auto"/>
                                    <w:bottom w:val="none" w:sz="0" w:space="0" w:color="auto"/>
                                    <w:right w:val="none" w:sz="0" w:space="0" w:color="auto"/>
                                  </w:divBdr>
                                </w:div>
                                <w:div w:id="1605267715">
                                  <w:marLeft w:val="640"/>
                                  <w:marRight w:val="0"/>
                                  <w:marTop w:val="0"/>
                                  <w:marBottom w:val="0"/>
                                  <w:divBdr>
                                    <w:top w:val="none" w:sz="0" w:space="0" w:color="auto"/>
                                    <w:left w:val="none" w:sz="0" w:space="0" w:color="auto"/>
                                    <w:bottom w:val="none" w:sz="0" w:space="0" w:color="auto"/>
                                    <w:right w:val="none" w:sz="0" w:space="0" w:color="auto"/>
                                  </w:divBdr>
                                </w:div>
                                <w:div w:id="1620606312">
                                  <w:marLeft w:val="640"/>
                                  <w:marRight w:val="0"/>
                                  <w:marTop w:val="0"/>
                                  <w:marBottom w:val="0"/>
                                  <w:divBdr>
                                    <w:top w:val="none" w:sz="0" w:space="0" w:color="auto"/>
                                    <w:left w:val="none" w:sz="0" w:space="0" w:color="auto"/>
                                    <w:bottom w:val="none" w:sz="0" w:space="0" w:color="auto"/>
                                    <w:right w:val="none" w:sz="0" w:space="0" w:color="auto"/>
                                  </w:divBdr>
                                </w:div>
                                <w:div w:id="1677804128">
                                  <w:marLeft w:val="640"/>
                                  <w:marRight w:val="0"/>
                                  <w:marTop w:val="0"/>
                                  <w:marBottom w:val="0"/>
                                  <w:divBdr>
                                    <w:top w:val="none" w:sz="0" w:space="0" w:color="auto"/>
                                    <w:left w:val="none" w:sz="0" w:space="0" w:color="auto"/>
                                    <w:bottom w:val="none" w:sz="0" w:space="0" w:color="auto"/>
                                    <w:right w:val="none" w:sz="0" w:space="0" w:color="auto"/>
                                  </w:divBdr>
                                </w:div>
                                <w:div w:id="1744986952">
                                  <w:marLeft w:val="640"/>
                                  <w:marRight w:val="0"/>
                                  <w:marTop w:val="0"/>
                                  <w:marBottom w:val="0"/>
                                  <w:divBdr>
                                    <w:top w:val="none" w:sz="0" w:space="0" w:color="auto"/>
                                    <w:left w:val="none" w:sz="0" w:space="0" w:color="auto"/>
                                    <w:bottom w:val="none" w:sz="0" w:space="0" w:color="auto"/>
                                    <w:right w:val="none" w:sz="0" w:space="0" w:color="auto"/>
                                  </w:divBdr>
                                </w:div>
                                <w:div w:id="1786730911">
                                  <w:marLeft w:val="640"/>
                                  <w:marRight w:val="0"/>
                                  <w:marTop w:val="0"/>
                                  <w:marBottom w:val="0"/>
                                  <w:divBdr>
                                    <w:top w:val="none" w:sz="0" w:space="0" w:color="auto"/>
                                    <w:left w:val="none" w:sz="0" w:space="0" w:color="auto"/>
                                    <w:bottom w:val="none" w:sz="0" w:space="0" w:color="auto"/>
                                    <w:right w:val="none" w:sz="0" w:space="0" w:color="auto"/>
                                  </w:divBdr>
                                </w:div>
                                <w:div w:id="1818761613">
                                  <w:marLeft w:val="640"/>
                                  <w:marRight w:val="0"/>
                                  <w:marTop w:val="0"/>
                                  <w:marBottom w:val="0"/>
                                  <w:divBdr>
                                    <w:top w:val="none" w:sz="0" w:space="0" w:color="auto"/>
                                    <w:left w:val="none" w:sz="0" w:space="0" w:color="auto"/>
                                    <w:bottom w:val="none" w:sz="0" w:space="0" w:color="auto"/>
                                    <w:right w:val="none" w:sz="0" w:space="0" w:color="auto"/>
                                  </w:divBdr>
                                </w:div>
                                <w:div w:id="1941984886">
                                  <w:marLeft w:val="640"/>
                                  <w:marRight w:val="0"/>
                                  <w:marTop w:val="0"/>
                                  <w:marBottom w:val="0"/>
                                  <w:divBdr>
                                    <w:top w:val="none" w:sz="0" w:space="0" w:color="auto"/>
                                    <w:left w:val="none" w:sz="0" w:space="0" w:color="auto"/>
                                    <w:bottom w:val="none" w:sz="0" w:space="0" w:color="auto"/>
                                    <w:right w:val="none" w:sz="0" w:space="0" w:color="auto"/>
                                  </w:divBdr>
                                </w:div>
                                <w:div w:id="2002847786">
                                  <w:marLeft w:val="640"/>
                                  <w:marRight w:val="0"/>
                                  <w:marTop w:val="0"/>
                                  <w:marBottom w:val="0"/>
                                  <w:divBdr>
                                    <w:top w:val="none" w:sz="0" w:space="0" w:color="auto"/>
                                    <w:left w:val="none" w:sz="0" w:space="0" w:color="auto"/>
                                    <w:bottom w:val="none" w:sz="0" w:space="0" w:color="auto"/>
                                    <w:right w:val="none" w:sz="0" w:space="0" w:color="auto"/>
                                  </w:divBdr>
                                </w:div>
                                <w:div w:id="2019458021">
                                  <w:marLeft w:val="640"/>
                                  <w:marRight w:val="0"/>
                                  <w:marTop w:val="0"/>
                                  <w:marBottom w:val="0"/>
                                  <w:divBdr>
                                    <w:top w:val="none" w:sz="0" w:space="0" w:color="auto"/>
                                    <w:left w:val="none" w:sz="0" w:space="0" w:color="auto"/>
                                    <w:bottom w:val="none" w:sz="0" w:space="0" w:color="auto"/>
                                    <w:right w:val="none" w:sz="0" w:space="0" w:color="auto"/>
                                  </w:divBdr>
                                </w:div>
                                <w:div w:id="2098165586">
                                  <w:marLeft w:val="640"/>
                                  <w:marRight w:val="0"/>
                                  <w:marTop w:val="0"/>
                                  <w:marBottom w:val="0"/>
                                  <w:divBdr>
                                    <w:top w:val="none" w:sz="0" w:space="0" w:color="auto"/>
                                    <w:left w:val="none" w:sz="0" w:space="0" w:color="auto"/>
                                    <w:bottom w:val="none" w:sz="0" w:space="0" w:color="auto"/>
                                    <w:right w:val="none" w:sz="0" w:space="0" w:color="auto"/>
                                  </w:divBdr>
                                </w:div>
                                <w:div w:id="2108311174">
                                  <w:marLeft w:val="640"/>
                                  <w:marRight w:val="0"/>
                                  <w:marTop w:val="0"/>
                                  <w:marBottom w:val="0"/>
                                  <w:divBdr>
                                    <w:top w:val="none" w:sz="0" w:space="0" w:color="auto"/>
                                    <w:left w:val="none" w:sz="0" w:space="0" w:color="auto"/>
                                    <w:bottom w:val="none" w:sz="0" w:space="0" w:color="auto"/>
                                    <w:right w:val="none" w:sz="0" w:space="0" w:color="auto"/>
                                  </w:divBdr>
                                </w:div>
                              </w:divsChild>
                            </w:div>
                            <w:div w:id="237639130">
                              <w:marLeft w:val="0"/>
                              <w:marRight w:val="0"/>
                              <w:marTop w:val="0"/>
                              <w:marBottom w:val="0"/>
                              <w:divBdr>
                                <w:top w:val="none" w:sz="0" w:space="0" w:color="auto"/>
                                <w:left w:val="none" w:sz="0" w:space="0" w:color="auto"/>
                                <w:bottom w:val="none" w:sz="0" w:space="0" w:color="auto"/>
                                <w:right w:val="none" w:sz="0" w:space="0" w:color="auto"/>
                              </w:divBdr>
                              <w:divsChild>
                                <w:div w:id="59640259">
                                  <w:marLeft w:val="640"/>
                                  <w:marRight w:val="0"/>
                                  <w:marTop w:val="0"/>
                                  <w:marBottom w:val="0"/>
                                  <w:divBdr>
                                    <w:top w:val="none" w:sz="0" w:space="0" w:color="auto"/>
                                    <w:left w:val="none" w:sz="0" w:space="0" w:color="auto"/>
                                    <w:bottom w:val="none" w:sz="0" w:space="0" w:color="auto"/>
                                    <w:right w:val="none" w:sz="0" w:space="0" w:color="auto"/>
                                  </w:divBdr>
                                </w:div>
                                <w:div w:id="115414320">
                                  <w:marLeft w:val="640"/>
                                  <w:marRight w:val="0"/>
                                  <w:marTop w:val="0"/>
                                  <w:marBottom w:val="0"/>
                                  <w:divBdr>
                                    <w:top w:val="none" w:sz="0" w:space="0" w:color="auto"/>
                                    <w:left w:val="none" w:sz="0" w:space="0" w:color="auto"/>
                                    <w:bottom w:val="none" w:sz="0" w:space="0" w:color="auto"/>
                                    <w:right w:val="none" w:sz="0" w:space="0" w:color="auto"/>
                                  </w:divBdr>
                                </w:div>
                                <w:div w:id="143010783">
                                  <w:marLeft w:val="640"/>
                                  <w:marRight w:val="0"/>
                                  <w:marTop w:val="0"/>
                                  <w:marBottom w:val="0"/>
                                  <w:divBdr>
                                    <w:top w:val="none" w:sz="0" w:space="0" w:color="auto"/>
                                    <w:left w:val="none" w:sz="0" w:space="0" w:color="auto"/>
                                    <w:bottom w:val="none" w:sz="0" w:space="0" w:color="auto"/>
                                    <w:right w:val="none" w:sz="0" w:space="0" w:color="auto"/>
                                  </w:divBdr>
                                </w:div>
                                <w:div w:id="179702585">
                                  <w:marLeft w:val="640"/>
                                  <w:marRight w:val="0"/>
                                  <w:marTop w:val="0"/>
                                  <w:marBottom w:val="0"/>
                                  <w:divBdr>
                                    <w:top w:val="none" w:sz="0" w:space="0" w:color="auto"/>
                                    <w:left w:val="none" w:sz="0" w:space="0" w:color="auto"/>
                                    <w:bottom w:val="none" w:sz="0" w:space="0" w:color="auto"/>
                                    <w:right w:val="none" w:sz="0" w:space="0" w:color="auto"/>
                                  </w:divBdr>
                                </w:div>
                                <w:div w:id="196430724">
                                  <w:marLeft w:val="640"/>
                                  <w:marRight w:val="0"/>
                                  <w:marTop w:val="0"/>
                                  <w:marBottom w:val="0"/>
                                  <w:divBdr>
                                    <w:top w:val="none" w:sz="0" w:space="0" w:color="auto"/>
                                    <w:left w:val="none" w:sz="0" w:space="0" w:color="auto"/>
                                    <w:bottom w:val="none" w:sz="0" w:space="0" w:color="auto"/>
                                    <w:right w:val="none" w:sz="0" w:space="0" w:color="auto"/>
                                  </w:divBdr>
                                </w:div>
                                <w:div w:id="243957256">
                                  <w:marLeft w:val="640"/>
                                  <w:marRight w:val="0"/>
                                  <w:marTop w:val="0"/>
                                  <w:marBottom w:val="0"/>
                                  <w:divBdr>
                                    <w:top w:val="none" w:sz="0" w:space="0" w:color="auto"/>
                                    <w:left w:val="none" w:sz="0" w:space="0" w:color="auto"/>
                                    <w:bottom w:val="none" w:sz="0" w:space="0" w:color="auto"/>
                                    <w:right w:val="none" w:sz="0" w:space="0" w:color="auto"/>
                                  </w:divBdr>
                                </w:div>
                                <w:div w:id="271596149">
                                  <w:marLeft w:val="640"/>
                                  <w:marRight w:val="0"/>
                                  <w:marTop w:val="0"/>
                                  <w:marBottom w:val="0"/>
                                  <w:divBdr>
                                    <w:top w:val="none" w:sz="0" w:space="0" w:color="auto"/>
                                    <w:left w:val="none" w:sz="0" w:space="0" w:color="auto"/>
                                    <w:bottom w:val="none" w:sz="0" w:space="0" w:color="auto"/>
                                    <w:right w:val="none" w:sz="0" w:space="0" w:color="auto"/>
                                  </w:divBdr>
                                </w:div>
                                <w:div w:id="372118850">
                                  <w:marLeft w:val="640"/>
                                  <w:marRight w:val="0"/>
                                  <w:marTop w:val="0"/>
                                  <w:marBottom w:val="0"/>
                                  <w:divBdr>
                                    <w:top w:val="none" w:sz="0" w:space="0" w:color="auto"/>
                                    <w:left w:val="none" w:sz="0" w:space="0" w:color="auto"/>
                                    <w:bottom w:val="none" w:sz="0" w:space="0" w:color="auto"/>
                                    <w:right w:val="none" w:sz="0" w:space="0" w:color="auto"/>
                                  </w:divBdr>
                                </w:div>
                                <w:div w:id="701903101">
                                  <w:marLeft w:val="640"/>
                                  <w:marRight w:val="0"/>
                                  <w:marTop w:val="0"/>
                                  <w:marBottom w:val="0"/>
                                  <w:divBdr>
                                    <w:top w:val="none" w:sz="0" w:space="0" w:color="auto"/>
                                    <w:left w:val="none" w:sz="0" w:space="0" w:color="auto"/>
                                    <w:bottom w:val="none" w:sz="0" w:space="0" w:color="auto"/>
                                    <w:right w:val="none" w:sz="0" w:space="0" w:color="auto"/>
                                  </w:divBdr>
                                </w:div>
                                <w:div w:id="718820497">
                                  <w:marLeft w:val="640"/>
                                  <w:marRight w:val="0"/>
                                  <w:marTop w:val="0"/>
                                  <w:marBottom w:val="0"/>
                                  <w:divBdr>
                                    <w:top w:val="none" w:sz="0" w:space="0" w:color="auto"/>
                                    <w:left w:val="none" w:sz="0" w:space="0" w:color="auto"/>
                                    <w:bottom w:val="none" w:sz="0" w:space="0" w:color="auto"/>
                                    <w:right w:val="none" w:sz="0" w:space="0" w:color="auto"/>
                                  </w:divBdr>
                                </w:div>
                                <w:div w:id="875238796">
                                  <w:marLeft w:val="640"/>
                                  <w:marRight w:val="0"/>
                                  <w:marTop w:val="0"/>
                                  <w:marBottom w:val="0"/>
                                  <w:divBdr>
                                    <w:top w:val="none" w:sz="0" w:space="0" w:color="auto"/>
                                    <w:left w:val="none" w:sz="0" w:space="0" w:color="auto"/>
                                    <w:bottom w:val="none" w:sz="0" w:space="0" w:color="auto"/>
                                    <w:right w:val="none" w:sz="0" w:space="0" w:color="auto"/>
                                  </w:divBdr>
                                </w:div>
                                <w:div w:id="936448467">
                                  <w:marLeft w:val="640"/>
                                  <w:marRight w:val="0"/>
                                  <w:marTop w:val="0"/>
                                  <w:marBottom w:val="0"/>
                                  <w:divBdr>
                                    <w:top w:val="none" w:sz="0" w:space="0" w:color="auto"/>
                                    <w:left w:val="none" w:sz="0" w:space="0" w:color="auto"/>
                                    <w:bottom w:val="none" w:sz="0" w:space="0" w:color="auto"/>
                                    <w:right w:val="none" w:sz="0" w:space="0" w:color="auto"/>
                                  </w:divBdr>
                                </w:div>
                                <w:div w:id="952858494">
                                  <w:marLeft w:val="640"/>
                                  <w:marRight w:val="0"/>
                                  <w:marTop w:val="0"/>
                                  <w:marBottom w:val="0"/>
                                  <w:divBdr>
                                    <w:top w:val="none" w:sz="0" w:space="0" w:color="auto"/>
                                    <w:left w:val="none" w:sz="0" w:space="0" w:color="auto"/>
                                    <w:bottom w:val="none" w:sz="0" w:space="0" w:color="auto"/>
                                    <w:right w:val="none" w:sz="0" w:space="0" w:color="auto"/>
                                  </w:divBdr>
                                </w:div>
                                <w:div w:id="1078749596">
                                  <w:marLeft w:val="640"/>
                                  <w:marRight w:val="0"/>
                                  <w:marTop w:val="0"/>
                                  <w:marBottom w:val="0"/>
                                  <w:divBdr>
                                    <w:top w:val="none" w:sz="0" w:space="0" w:color="auto"/>
                                    <w:left w:val="none" w:sz="0" w:space="0" w:color="auto"/>
                                    <w:bottom w:val="none" w:sz="0" w:space="0" w:color="auto"/>
                                    <w:right w:val="none" w:sz="0" w:space="0" w:color="auto"/>
                                  </w:divBdr>
                                </w:div>
                                <w:div w:id="1160462968">
                                  <w:marLeft w:val="640"/>
                                  <w:marRight w:val="0"/>
                                  <w:marTop w:val="0"/>
                                  <w:marBottom w:val="0"/>
                                  <w:divBdr>
                                    <w:top w:val="none" w:sz="0" w:space="0" w:color="auto"/>
                                    <w:left w:val="none" w:sz="0" w:space="0" w:color="auto"/>
                                    <w:bottom w:val="none" w:sz="0" w:space="0" w:color="auto"/>
                                    <w:right w:val="none" w:sz="0" w:space="0" w:color="auto"/>
                                  </w:divBdr>
                                </w:div>
                                <w:div w:id="1206480039">
                                  <w:marLeft w:val="640"/>
                                  <w:marRight w:val="0"/>
                                  <w:marTop w:val="0"/>
                                  <w:marBottom w:val="0"/>
                                  <w:divBdr>
                                    <w:top w:val="none" w:sz="0" w:space="0" w:color="auto"/>
                                    <w:left w:val="none" w:sz="0" w:space="0" w:color="auto"/>
                                    <w:bottom w:val="none" w:sz="0" w:space="0" w:color="auto"/>
                                    <w:right w:val="none" w:sz="0" w:space="0" w:color="auto"/>
                                  </w:divBdr>
                                </w:div>
                                <w:div w:id="1211962726">
                                  <w:marLeft w:val="640"/>
                                  <w:marRight w:val="0"/>
                                  <w:marTop w:val="0"/>
                                  <w:marBottom w:val="0"/>
                                  <w:divBdr>
                                    <w:top w:val="none" w:sz="0" w:space="0" w:color="auto"/>
                                    <w:left w:val="none" w:sz="0" w:space="0" w:color="auto"/>
                                    <w:bottom w:val="none" w:sz="0" w:space="0" w:color="auto"/>
                                    <w:right w:val="none" w:sz="0" w:space="0" w:color="auto"/>
                                  </w:divBdr>
                                </w:div>
                                <w:div w:id="1226843009">
                                  <w:marLeft w:val="640"/>
                                  <w:marRight w:val="0"/>
                                  <w:marTop w:val="0"/>
                                  <w:marBottom w:val="0"/>
                                  <w:divBdr>
                                    <w:top w:val="none" w:sz="0" w:space="0" w:color="auto"/>
                                    <w:left w:val="none" w:sz="0" w:space="0" w:color="auto"/>
                                    <w:bottom w:val="none" w:sz="0" w:space="0" w:color="auto"/>
                                    <w:right w:val="none" w:sz="0" w:space="0" w:color="auto"/>
                                  </w:divBdr>
                                </w:div>
                                <w:div w:id="1363826349">
                                  <w:marLeft w:val="640"/>
                                  <w:marRight w:val="0"/>
                                  <w:marTop w:val="0"/>
                                  <w:marBottom w:val="0"/>
                                  <w:divBdr>
                                    <w:top w:val="none" w:sz="0" w:space="0" w:color="auto"/>
                                    <w:left w:val="none" w:sz="0" w:space="0" w:color="auto"/>
                                    <w:bottom w:val="none" w:sz="0" w:space="0" w:color="auto"/>
                                    <w:right w:val="none" w:sz="0" w:space="0" w:color="auto"/>
                                  </w:divBdr>
                                </w:div>
                                <w:div w:id="1385450733">
                                  <w:marLeft w:val="640"/>
                                  <w:marRight w:val="0"/>
                                  <w:marTop w:val="0"/>
                                  <w:marBottom w:val="0"/>
                                  <w:divBdr>
                                    <w:top w:val="none" w:sz="0" w:space="0" w:color="auto"/>
                                    <w:left w:val="none" w:sz="0" w:space="0" w:color="auto"/>
                                    <w:bottom w:val="none" w:sz="0" w:space="0" w:color="auto"/>
                                    <w:right w:val="none" w:sz="0" w:space="0" w:color="auto"/>
                                  </w:divBdr>
                                </w:div>
                                <w:div w:id="1476336048">
                                  <w:marLeft w:val="640"/>
                                  <w:marRight w:val="0"/>
                                  <w:marTop w:val="0"/>
                                  <w:marBottom w:val="0"/>
                                  <w:divBdr>
                                    <w:top w:val="none" w:sz="0" w:space="0" w:color="auto"/>
                                    <w:left w:val="none" w:sz="0" w:space="0" w:color="auto"/>
                                    <w:bottom w:val="none" w:sz="0" w:space="0" w:color="auto"/>
                                    <w:right w:val="none" w:sz="0" w:space="0" w:color="auto"/>
                                  </w:divBdr>
                                </w:div>
                                <w:div w:id="1562903254">
                                  <w:marLeft w:val="640"/>
                                  <w:marRight w:val="0"/>
                                  <w:marTop w:val="0"/>
                                  <w:marBottom w:val="0"/>
                                  <w:divBdr>
                                    <w:top w:val="none" w:sz="0" w:space="0" w:color="auto"/>
                                    <w:left w:val="none" w:sz="0" w:space="0" w:color="auto"/>
                                    <w:bottom w:val="none" w:sz="0" w:space="0" w:color="auto"/>
                                    <w:right w:val="none" w:sz="0" w:space="0" w:color="auto"/>
                                  </w:divBdr>
                                </w:div>
                                <w:div w:id="1579169807">
                                  <w:marLeft w:val="640"/>
                                  <w:marRight w:val="0"/>
                                  <w:marTop w:val="0"/>
                                  <w:marBottom w:val="0"/>
                                  <w:divBdr>
                                    <w:top w:val="none" w:sz="0" w:space="0" w:color="auto"/>
                                    <w:left w:val="none" w:sz="0" w:space="0" w:color="auto"/>
                                    <w:bottom w:val="none" w:sz="0" w:space="0" w:color="auto"/>
                                    <w:right w:val="none" w:sz="0" w:space="0" w:color="auto"/>
                                  </w:divBdr>
                                </w:div>
                                <w:div w:id="1672562848">
                                  <w:marLeft w:val="640"/>
                                  <w:marRight w:val="0"/>
                                  <w:marTop w:val="0"/>
                                  <w:marBottom w:val="0"/>
                                  <w:divBdr>
                                    <w:top w:val="none" w:sz="0" w:space="0" w:color="auto"/>
                                    <w:left w:val="none" w:sz="0" w:space="0" w:color="auto"/>
                                    <w:bottom w:val="none" w:sz="0" w:space="0" w:color="auto"/>
                                    <w:right w:val="none" w:sz="0" w:space="0" w:color="auto"/>
                                  </w:divBdr>
                                </w:div>
                                <w:div w:id="1807817263">
                                  <w:marLeft w:val="640"/>
                                  <w:marRight w:val="0"/>
                                  <w:marTop w:val="0"/>
                                  <w:marBottom w:val="0"/>
                                  <w:divBdr>
                                    <w:top w:val="none" w:sz="0" w:space="0" w:color="auto"/>
                                    <w:left w:val="none" w:sz="0" w:space="0" w:color="auto"/>
                                    <w:bottom w:val="none" w:sz="0" w:space="0" w:color="auto"/>
                                    <w:right w:val="none" w:sz="0" w:space="0" w:color="auto"/>
                                  </w:divBdr>
                                </w:div>
                                <w:div w:id="1827014391">
                                  <w:marLeft w:val="640"/>
                                  <w:marRight w:val="0"/>
                                  <w:marTop w:val="0"/>
                                  <w:marBottom w:val="0"/>
                                  <w:divBdr>
                                    <w:top w:val="none" w:sz="0" w:space="0" w:color="auto"/>
                                    <w:left w:val="none" w:sz="0" w:space="0" w:color="auto"/>
                                    <w:bottom w:val="none" w:sz="0" w:space="0" w:color="auto"/>
                                    <w:right w:val="none" w:sz="0" w:space="0" w:color="auto"/>
                                  </w:divBdr>
                                </w:div>
                                <w:div w:id="1997341548">
                                  <w:marLeft w:val="640"/>
                                  <w:marRight w:val="0"/>
                                  <w:marTop w:val="0"/>
                                  <w:marBottom w:val="0"/>
                                  <w:divBdr>
                                    <w:top w:val="none" w:sz="0" w:space="0" w:color="auto"/>
                                    <w:left w:val="none" w:sz="0" w:space="0" w:color="auto"/>
                                    <w:bottom w:val="none" w:sz="0" w:space="0" w:color="auto"/>
                                    <w:right w:val="none" w:sz="0" w:space="0" w:color="auto"/>
                                  </w:divBdr>
                                </w:div>
                                <w:div w:id="2016034985">
                                  <w:marLeft w:val="640"/>
                                  <w:marRight w:val="0"/>
                                  <w:marTop w:val="0"/>
                                  <w:marBottom w:val="0"/>
                                  <w:divBdr>
                                    <w:top w:val="none" w:sz="0" w:space="0" w:color="auto"/>
                                    <w:left w:val="none" w:sz="0" w:space="0" w:color="auto"/>
                                    <w:bottom w:val="none" w:sz="0" w:space="0" w:color="auto"/>
                                    <w:right w:val="none" w:sz="0" w:space="0" w:color="auto"/>
                                  </w:divBdr>
                                </w:div>
                                <w:div w:id="2017338059">
                                  <w:marLeft w:val="640"/>
                                  <w:marRight w:val="0"/>
                                  <w:marTop w:val="0"/>
                                  <w:marBottom w:val="0"/>
                                  <w:divBdr>
                                    <w:top w:val="none" w:sz="0" w:space="0" w:color="auto"/>
                                    <w:left w:val="none" w:sz="0" w:space="0" w:color="auto"/>
                                    <w:bottom w:val="none" w:sz="0" w:space="0" w:color="auto"/>
                                    <w:right w:val="none" w:sz="0" w:space="0" w:color="auto"/>
                                  </w:divBdr>
                                </w:div>
                                <w:div w:id="2040468959">
                                  <w:marLeft w:val="640"/>
                                  <w:marRight w:val="0"/>
                                  <w:marTop w:val="0"/>
                                  <w:marBottom w:val="0"/>
                                  <w:divBdr>
                                    <w:top w:val="none" w:sz="0" w:space="0" w:color="auto"/>
                                    <w:left w:val="none" w:sz="0" w:space="0" w:color="auto"/>
                                    <w:bottom w:val="none" w:sz="0" w:space="0" w:color="auto"/>
                                    <w:right w:val="none" w:sz="0" w:space="0" w:color="auto"/>
                                  </w:divBdr>
                                </w:div>
                                <w:div w:id="2070835729">
                                  <w:marLeft w:val="640"/>
                                  <w:marRight w:val="0"/>
                                  <w:marTop w:val="0"/>
                                  <w:marBottom w:val="0"/>
                                  <w:divBdr>
                                    <w:top w:val="none" w:sz="0" w:space="0" w:color="auto"/>
                                    <w:left w:val="none" w:sz="0" w:space="0" w:color="auto"/>
                                    <w:bottom w:val="none" w:sz="0" w:space="0" w:color="auto"/>
                                    <w:right w:val="none" w:sz="0" w:space="0" w:color="auto"/>
                                  </w:divBdr>
                                </w:div>
                              </w:divsChild>
                            </w:div>
                            <w:div w:id="350842996">
                              <w:marLeft w:val="0"/>
                              <w:marRight w:val="0"/>
                              <w:marTop w:val="0"/>
                              <w:marBottom w:val="0"/>
                              <w:divBdr>
                                <w:top w:val="none" w:sz="0" w:space="0" w:color="auto"/>
                                <w:left w:val="none" w:sz="0" w:space="0" w:color="auto"/>
                                <w:bottom w:val="none" w:sz="0" w:space="0" w:color="auto"/>
                                <w:right w:val="none" w:sz="0" w:space="0" w:color="auto"/>
                              </w:divBdr>
                              <w:divsChild>
                                <w:div w:id="59132066">
                                  <w:marLeft w:val="640"/>
                                  <w:marRight w:val="0"/>
                                  <w:marTop w:val="0"/>
                                  <w:marBottom w:val="0"/>
                                  <w:divBdr>
                                    <w:top w:val="none" w:sz="0" w:space="0" w:color="auto"/>
                                    <w:left w:val="none" w:sz="0" w:space="0" w:color="auto"/>
                                    <w:bottom w:val="none" w:sz="0" w:space="0" w:color="auto"/>
                                    <w:right w:val="none" w:sz="0" w:space="0" w:color="auto"/>
                                  </w:divBdr>
                                </w:div>
                                <w:div w:id="64762868">
                                  <w:marLeft w:val="640"/>
                                  <w:marRight w:val="0"/>
                                  <w:marTop w:val="0"/>
                                  <w:marBottom w:val="0"/>
                                  <w:divBdr>
                                    <w:top w:val="none" w:sz="0" w:space="0" w:color="auto"/>
                                    <w:left w:val="none" w:sz="0" w:space="0" w:color="auto"/>
                                    <w:bottom w:val="none" w:sz="0" w:space="0" w:color="auto"/>
                                    <w:right w:val="none" w:sz="0" w:space="0" w:color="auto"/>
                                  </w:divBdr>
                                </w:div>
                                <w:div w:id="78330346">
                                  <w:marLeft w:val="640"/>
                                  <w:marRight w:val="0"/>
                                  <w:marTop w:val="0"/>
                                  <w:marBottom w:val="0"/>
                                  <w:divBdr>
                                    <w:top w:val="none" w:sz="0" w:space="0" w:color="auto"/>
                                    <w:left w:val="none" w:sz="0" w:space="0" w:color="auto"/>
                                    <w:bottom w:val="none" w:sz="0" w:space="0" w:color="auto"/>
                                    <w:right w:val="none" w:sz="0" w:space="0" w:color="auto"/>
                                  </w:divBdr>
                                </w:div>
                                <w:div w:id="164632953">
                                  <w:marLeft w:val="640"/>
                                  <w:marRight w:val="0"/>
                                  <w:marTop w:val="0"/>
                                  <w:marBottom w:val="0"/>
                                  <w:divBdr>
                                    <w:top w:val="none" w:sz="0" w:space="0" w:color="auto"/>
                                    <w:left w:val="none" w:sz="0" w:space="0" w:color="auto"/>
                                    <w:bottom w:val="none" w:sz="0" w:space="0" w:color="auto"/>
                                    <w:right w:val="none" w:sz="0" w:space="0" w:color="auto"/>
                                  </w:divBdr>
                                </w:div>
                                <w:div w:id="216936818">
                                  <w:marLeft w:val="640"/>
                                  <w:marRight w:val="0"/>
                                  <w:marTop w:val="0"/>
                                  <w:marBottom w:val="0"/>
                                  <w:divBdr>
                                    <w:top w:val="none" w:sz="0" w:space="0" w:color="auto"/>
                                    <w:left w:val="none" w:sz="0" w:space="0" w:color="auto"/>
                                    <w:bottom w:val="none" w:sz="0" w:space="0" w:color="auto"/>
                                    <w:right w:val="none" w:sz="0" w:space="0" w:color="auto"/>
                                  </w:divBdr>
                                </w:div>
                                <w:div w:id="226033985">
                                  <w:marLeft w:val="640"/>
                                  <w:marRight w:val="0"/>
                                  <w:marTop w:val="0"/>
                                  <w:marBottom w:val="0"/>
                                  <w:divBdr>
                                    <w:top w:val="none" w:sz="0" w:space="0" w:color="auto"/>
                                    <w:left w:val="none" w:sz="0" w:space="0" w:color="auto"/>
                                    <w:bottom w:val="none" w:sz="0" w:space="0" w:color="auto"/>
                                    <w:right w:val="none" w:sz="0" w:space="0" w:color="auto"/>
                                  </w:divBdr>
                                </w:div>
                                <w:div w:id="235483791">
                                  <w:marLeft w:val="640"/>
                                  <w:marRight w:val="0"/>
                                  <w:marTop w:val="0"/>
                                  <w:marBottom w:val="0"/>
                                  <w:divBdr>
                                    <w:top w:val="none" w:sz="0" w:space="0" w:color="auto"/>
                                    <w:left w:val="none" w:sz="0" w:space="0" w:color="auto"/>
                                    <w:bottom w:val="none" w:sz="0" w:space="0" w:color="auto"/>
                                    <w:right w:val="none" w:sz="0" w:space="0" w:color="auto"/>
                                  </w:divBdr>
                                </w:div>
                                <w:div w:id="246963264">
                                  <w:marLeft w:val="640"/>
                                  <w:marRight w:val="0"/>
                                  <w:marTop w:val="0"/>
                                  <w:marBottom w:val="0"/>
                                  <w:divBdr>
                                    <w:top w:val="none" w:sz="0" w:space="0" w:color="auto"/>
                                    <w:left w:val="none" w:sz="0" w:space="0" w:color="auto"/>
                                    <w:bottom w:val="none" w:sz="0" w:space="0" w:color="auto"/>
                                    <w:right w:val="none" w:sz="0" w:space="0" w:color="auto"/>
                                  </w:divBdr>
                                </w:div>
                                <w:div w:id="442922147">
                                  <w:marLeft w:val="640"/>
                                  <w:marRight w:val="0"/>
                                  <w:marTop w:val="0"/>
                                  <w:marBottom w:val="0"/>
                                  <w:divBdr>
                                    <w:top w:val="none" w:sz="0" w:space="0" w:color="auto"/>
                                    <w:left w:val="none" w:sz="0" w:space="0" w:color="auto"/>
                                    <w:bottom w:val="none" w:sz="0" w:space="0" w:color="auto"/>
                                    <w:right w:val="none" w:sz="0" w:space="0" w:color="auto"/>
                                  </w:divBdr>
                                </w:div>
                                <w:div w:id="443231172">
                                  <w:marLeft w:val="640"/>
                                  <w:marRight w:val="0"/>
                                  <w:marTop w:val="0"/>
                                  <w:marBottom w:val="0"/>
                                  <w:divBdr>
                                    <w:top w:val="none" w:sz="0" w:space="0" w:color="auto"/>
                                    <w:left w:val="none" w:sz="0" w:space="0" w:color="auto"/>
                                    <w:bottom w:val="none" w:sz="0" w:space="0" w:color="auto"/>
                                    <w:right w:val="none" w:sz="0" w:space="0" w:color="auto"/>
                                  </w:divBdr>
                                </w:div>
                                <w:div w:id="516042493">
                                  <w:marLeft w:val="640"/>
                                  <w:marRight w:val="0"/>
                                  <w:marTop w:val="0"/>
                                  <w:marBottom w:val="0"/>
                                  <w:divBdr>
                                    <w:top w:val="none" w:sz="0" w:space="0" w:color="auto"/>
                                    <w:left w:val="none" w:sz="0" w:space="0" w:color="auto"/>
                                    <w:bottom w:val="none" w:sz="0" w:space="0" w:color="auto"/>
                                    <w:right w:val="none" w:sz="0" w:space="0" w:color="auto"/>
                                  </w:divBdr>
                                </w:div>
                                <w:div w:id="637225120">
                                  <w:marLeft w:val="640"/>
                                  <w:marRight w:val="0"/>
                                  <w:marTop w:val="0"/>
                                  <w:marBottom w:val="0"/>
                                  <w:divBdr>
                                    <w:top w:val="none" w:sz="0" w:space="0" w:color="auto"/>
                                    <w:left w:val="none" w:sz="0" w:space="0" w:color="auto"/>
                                    <w:bottom w:val="none" w:sz="0" w:space="0" w:color="auto"/>
                                    <w:right w:val="none" w:sz="0" w:space="0" w:color="auto"/>
                                  </w:divBdr>
                                </w:div>
                                <w:div w:id="663361918">
                                  <w:marLeft w:val="640"/>
                                  <w:marRight w:val="0"/>
                                  <w:marTop w:val="0"/>
                                  <w:marBottom w:val="0"/>
                                  <w:divBdr>
                                    <w:top w:val="none" w:sz="0" w:space="0" w:color="auto"/>
                                    <w:left w:val="none" w:sz="0" w:space="0" w:color="auto"/>
                                    <w:bottom w:val="none" w:sz="0" w:space="0" w:color="auto"/>
                                    <w:right w:val="none" w:sz="0" w:space="0" w:color="auto"/>
                                  </w:divBdr>
                                </w:div>
                                <w:div w:id="744769124">
                                  <w:marLeft w:val="640"/>
                                  <w:marRight w:val="0"/>
                                  <w:marTop w:val="0"/>
                                  <w:marBottom w:val="0"/>
                                  <w:divBdr>
                                    <w:top w:val="none" w:sz="0" w:space="0" w:color="auto"/>
                                    <w:left w:val="none" w:sz="0" w:space="0" w:color="auto"/>
                                    <w:bottom w:val="none" w:sz="0" w:space="0" w:color="auto"/>
                                    <w:right w:val="none" w:sz="0" w:space="0" w:color="auto"/>
                                  </w:divBdr>
                                </w:div>
                                <w:div w:id="854735167">
                                  <w:marLeft w:val="640"/>
                                  <w:marRight w:val="0"/>
                                  <w:marTop w:val="0"/>
                                  <w:marBottom w:val="0"/>
                                  <w:divBdr>
                                    <w:top w:val="none" w:sz="0" w:space="0" w:color="auto"/>
                                    <w:left w:val="none" w:sz="0" w:space="0" w:color="auto"/>
                                    <w:bottom w:val="none" w:sz="0" w:space="0" w:color="auto"/>
                                    <w:right w:val="none" w:sz="0" w:space="0" w:color="auto"/>
                                  </w:divBdr>
                                </w:div>
                                <w:div w:id="919025994">
                                  <w:marLeft w:val="640"/>
                                  <w:marRight w:val="0"/>
                                  <w:marTop w:val="0"/>
                                  <w:marBottom w:val="0"/>
                                  <w:divBdr>
                                    <w:top w:val="none" w:sz="0" w:space="0" w:color="auto"/>
                                    <w:left w:val="none" w:sz="0" w:space="0" w:color="auto"/>
                                    <w:bottom w:val="none" w:sz="0" w:space="0" w:color="auto"/>
                                    <w:right w:val="none" w:sz="0" w:space="0" w:color="auto"/>
                                  </w:divBdr>
                                </w:div>
                                <w:div w:id="924651945">
                                  <w:marLeft w:val="640"/>
                                  <w:marRight w:val="0"/>
                                  <w:marTop w:val="0"/>
                                  <w:marBottom w:val="0"/>
                                  <w:divBdr>
                                    <w:top w:val="none" w:sz="0" w:space="0" w:color="auto"/>
                                    <w:left w:val="none" w:sz="0" w:space="0" w:color="auto"/>
                                    <w:bottom w:val="none" w:sz="0" w:space="0" w:color="auto"/>
                                    <w:right w:val="none" w:sz="0" w:space="0" w:color="auto"/>
                                  </w:divBdr>
                                </w:div>
                                <w:div w:id="993222210">
                                  <w:marLeft w:val="640"/>
                                  <w:marRight w:val="0"/>
                                  <w:marTop w:val="0"/>
                                  <w:marBottom w:val="0"/>
                                  <w:divBdr>
                                    <w:top w:val="none" w:sz="0" w:space="0" w:color="auto"/>
                                    <w:left w:val="none" w:sz="0" w:space="0" w:color="auto"/>
                                    <w:bottom w:val="none" w:sz="0" w:space="0" w:color="auto"/>
                                    <w:right w:val="none" w:sz="0" w:space="0" w:color="auto"/>
                                  </w:divBdr>
                                </w:div>
                                <w:div w:id="997728141">
                                  <w:marLeft w:val="640"/>
                                  <w:marRight w:val="0"/>
                                  <w:marTop w:val="0"/>
                                  <w:marBottom w:val="0"/>
                                  <w:divBdr>
                                    <w:top w:val="none" w:sz="0" w:space="0" w:color="auto"/>
                                    <w:left w:val="none" w:sz="0" w:space="0" w:color="auto"/>
                                    <w:bottom w:val="none" w:sz="0" w:space="0" w:color="auto"/>
                                    <w:right w:val="none" w:sz="0" w:space="0" w:color="auto"/>
                                  </w:divBdr>
                                </w:div>
                                <w:div w:id="1004286865">
                                  <w:marLeft w:val="640"/>
                                  <w:marRight w:val="0"/>
                                  <w:marTop w:val="0"/>
                                  <w:marBottom w:val="0"/>
                                  <w:divBdr>
                                    <w:top w:val="none" w:sz="0" w:space="0" w:color="auto"/>
                                    <w:left w:val="none" w:sz="0" w:space="0" w:color="auto"/>
                                    <w:bottom w:val="none" w:sz="0" w:space="0" w:color="auto"/>
                                    <w:right w:val="none" w:sz="0" w:space="0" w:color="auto"/>
                                  </w:divBdr>
                                </w:div>
                                <w:div w:id="1047221977">
                                  <w:marLeft w:val="640"/>
                                  <w:marRight w:val="0"/>
                                  <w:marTop w:val="0"/>
                                  <w:marBottom w:val="0"/>
                                  <w:divBdr>
                                    <w:top w:val="none" w:sz="0" w:space="0" w:color="auto"/>
                                    <w:left w:val="none" w:sz="0" w:space="0" w:color="auto"/>
                                    <w:bottom w:val="none" w:sz="0" w:space="0" w:color="auto"/>
                                    <w:right w:val="none" w:sz="0" w:space="0" w:color="auto"/>
                                  </w:divBdr>
                                </w:div>
                                <w:div w:id="1062487082">
                                  <w:marLeft w:val="640"/>
                                  <w:marRight w:val="0"/>
                                  <w:marTop w:val="0"/>
                                  <w:marBottom w:val="0"/>
                                  <w:divBdr>
                                    <w:top w:val="none" w:sz="0" w:space="0" w:color="auto"/>
                                    <w:left w:val="none" w:sz="0" w:space="0" w:color="auto"/>
                                    <w:bottom w:val="none" w:sz="0" w:space="0" w:color="auto"/>
                                    <w:right w:val="none" w:sz="0" w:space="0" w:color="auto"/>
                                  </w:divBdr>
                                </w:div>
                                <w:div w:id="1217622607">
                                  <w:marLeft w:val="640"/>
                                  <w:marRight w:val="0"/>
                                  <w:marTop w:val="0"/>
                                  <w:marBottom w:val="0"/>
                                  <w:divBdr>
                                    <w:top w:val="none" w:sz="0" w:space="0" w:color="auto"/>
                                    <w:left w:val="none" w:sz="0" w:space="0" w:color="auto"/>
                                    <w:bottom w:val="none" w:sz="0" w:space="0" w:color="auto"/>
                                    <w:right w:val="none" w:sz="0" w:space="0" w:color="auto"/>
                                  </w:divBdr>
                                </w:div>
                                <w:div w:id="1291980361">
                                  <w:marLeft w:val="640"/>
                                  <w:marRight w:val="0"/>
                                  <w:marTop w:val="0"/>
                                  <w:marBottom w:val="0"/>
                                  <w:divBdr>
                                    <w:top w:val="none" w:sz="0" w:space="0" w:color="auto"/>
                                    <w:left w:val="none" w:sz="0" w:space="0" w:color="auto"/>
                                    <w:bottom w:val="none" w:sz="0" w:space="0" w:color="auto"/>
                                    <w:right w:val="none" w:sz="0" w:space="0" w:color="auto"/>
                                  </w:divBdr>
                                </w:div>
                                <w:div w:id="1424759866">
                                  <w:marLeft w:val="640"/>
                                  <w:marRight w:val="0"/>
                                  <w:marTop w:val="0"/>
                                  <w:marBottom w:val="0"/>
                                  <w:divBdr>
                                    <w:top w:val="none" w:sz="0" w:space="0" w:color="auto"/>
                                    <w:left w:val="none" w:sz="0" w:space="0" w:color="auto"/>
                                    <w:bottom w:val="none" w:sz="0" w:space="0" w:color="auto"/>
                                    <w:right w:val="none" w:sz="0" w:space="0" w:color="auto"/>
                                  </w:divBdr>
                                </w:div>
                                <w:div w:id="1486891557">
                                  <w:marLeft w:val="640"/>
                                  <w:marRight w:val="0"/>
                                  <w:marTop w:val="0"/>
                                  <w:marBottom w:val="0"/>
                                  <w:divBdr>
                                    <w:top w:val="none" w:sz="0" w:space="0" w:color="auto"/>
                                    <w:left w:val="none" w:sz="0" w:space="0" w:color="auto"/>
                                    <w:bottom w:val="none" w:sz="0" w:space="0" w:color="auto"/>
                                    <w:right w:val="none" w:sz="0" w:space="0" w:color="auto"/>
                                  </w:divBdr>
                                </w:div>
                                <w:div w:id="1504202095">
                                  <w:marLeft w:val="640"/>
                                  <w:marRight w:val="0"/>
                                  <w:marTop w:val="0"/>
                                  <w:marBottom w:val="0"/>
                                  <w:divBdr>
                                    <w:top w:val="none" w:sz="0" w:space="0" w:color="auto"/>
                                    <w:left w:val="none" w:sz="0" w:space="0" w:color="auto"/>
                                    <w:bottom w:val="none" w:sz="0" w:space="0" w:color="auto"/>
                                    <w:right w:val="none" w:sz="0" w:space="0" w:color="auto"/>
                                  </w:divBdr>
                                </w:div>
                                <w:div w:id="1576168025">
                                  <w:marLeft w:val="640"/>
                                  <w:marRight w:val="0"/>
                                  <w:marTop w:val="0"/>
                                  <w:marBottom w:val="0"/>
                                  <w:divBdr>
                                    <w:top w:val="none" w:sz="0" w:space="0" w:color="auto"/>
                                    <w:left w:val="none" w:sz="0" w:space="0" w:color="auto"/>
                                    <w:bottom w:val="none" w:sz="0" w:space="0" w:color="auto"/>
                                    <w:right w:val="none" w:sz="0" w:space="0" w:color="auto"/>
                                  </w:divBdr>
                                </w:div>
                                <w:div w:id="1669137951">
                                  <w:marLeft w:val="640"/>
                                  <w:marRight w:val="0"/>
                                  <w:marTop w:val="0"/>
                                  <w:marBottom w:val="0"/>
                                  <w:divBdr>
                                    <w:top w:val="none" w:sz="0" w:space="0" w:color="auto"/>
                                    <w:left w:val="none" w:sz="0" w:space="0" w:color="auto"/>
                                    <w:bottom w:val="none" w:sz="0" w:space="0" w:color="auto"/>
                                    <w:right w:val="none" w:sz="0" w:space="0" w:color="auto"/>
                                  </w:divBdr>
                                </w:div>
                                <w:div w:id="1921479087">
                                  <w:marLeft w:val="640"/>
                                  <w:marRight w:val="0"/>
                                  <w:marTop w:val="0"/>
                                  <w:marBottom w:val="0"/>
                                  <w:divBdr>
                                    <w:top w:val="none" w:sz="0" w:space="0" w:color="auto"/>
                                    <w:left w:val="none" w:sz="0" w:space="0" w:color="auto"/>
                                    <w:bottom w:val="none" w:sz="0" w:space="0" w:color="auto"/>
                                    <w:right w:val="none" w:sz="0" w:space="0" w:color="auto"/>
                                  </w:divBdr>
                                </w:div>
                                <w:div w:id="1924030515">
                                  <w:marLeft w:val="640"/>
                                  <w:marRight w:val="0"/>
                                  <w:marTop w:val="0"/>
                                  <w:marBottom w:val="0"/>
                                  <w:divBdr>
                                    <w:top w:val="none" w:sz="0" w:space="0" w:color="auto"/>
                                    <w:left w:val="none" w:sz="0" w:space="0" w:color="auto"/>
                                    <w:bottom w:val="none" w:sz="0" w:space="0" w:color="auto"/>
                                    <w:right w:val="none" w:sz="0" w:space="0" w:color="auto"/>
                                  </w:divBdr>
                                </w:div>
                                <w:div w:id="2116248303">
                                  <w:marLeft w:val="640"/>
                                  <w:marRight w:val="0"/>
                                  <w:marTop w:val="0"/>
                                  <w:marBottom w:val="0"/>
                                  <w:divBdr>
                                    <w:top w:val="none" w:sz="0" w:space="0" w:color="auto"/>
                                    <w:left w:val="none" w:sz="0" w:space="0" w:color="auto"/>
                                    <w:bottom w:val="none" w:sz="0" w:space="0" w:color="auto"/>
                                    <w:right w:val="none" w:sz="0" w:space="0" w:color="auto"/>
                                  </w:divBdr>
                                </w:div>
                              </w:divsChild>
                            </w:div>
                            <w:div w:id="404844061">
                              <w:marLeft w:val="0"/>
                              <w:marRight w:val="0"/>
                              <w:marTop w:val="0"/>
                              <w:marBottom w:val="0"/>
                              <w:divBdr>
                                <w:top w:val="none" w:sz="0" w:space="0" w:color="auto"/>
                                <w:left w:val="none" w:sz="0" w:space="0" w:color="auto"/>
                                <w:bottom w:val="none" w:sz="0" w:space="0" w:color="auto"/>
                                <w:right w:val="none" w:sz="0" w:space="0" w:color="auto"/>
                              </w:divBdr>
                              <w:divsChild>
                                <w:div w:id="9375706">
                                  <w:marLeft w:val="640"/>
                                  <w:marRight w:val="0"/>
                                  <w:marTop w:val="0"/>
                                  <w:marBottom w:val="0"/>
                                  <w:divBdr>
                                    <w:top w:val="none" w:sz="0" w:space="0" w:color="auto"/>
                                    <w:left w:val="none" w:sz="0" w:space="0" w:color="auto"/>
                                    <w:bottom w:val="none" w:sz="0" w:space="0" w:color="auto"/>
                                    <w:right w:val="none" w:sz="0" w:space="0" w:color="auto"/>
                                  </w:divBdr>
                                </w:div>
                                <w:div w:id="48454286">
                                  <w:marLeft w:val="640"/>
                                  <w:marRight w:val="0"/>
                                  <w:marTop w:val="0"/>
                                  <w:marBottom w:val="0"/>
                                  <w:divBdr>
                                    <w:top w:val="none" w:sz="0" w:space="0" w:color="auto"/>
                                    <w:left w:val="none" w:sz="0" w:space="0" w:color="auto"/>
                                    <w:bottom w:val="none" w:sz="0" w:space="0" w:color="auto"/>
                                    <w:right w:val="none" w:sz="0" w:space="0" w:color="auto"/>
                                  </w:divBdr>
                                </w:div>
                                <w:div w:id="90053404">
                                  <w:marLeft w:val="640"/>
                                  <w:marRight w:val="0"/>
                                  <w:marTop w:val="0"/>
                                  <w:marBottom w:val="0"/>
                                  <w:divBdr>
                                    <w:top w:val="none" w:sz="0" w:space="0" w:color="auto"/>
                                    <w:left w:val="none" w:sz="0" w:space="0" w:color="auto"/>
                                    <w:bottom w:val="none" w:sz="0" w:space="0" w:color="auto"/>
                                    <w:right w:val="none" w:sz="0" w:space="0" w:color="auto"/>
                                  </w:divBdr>
                                </w:div>
                                <w:div w:id="90128700">
                                  <w:marLeft w:val="640"/>
                                  <w:marRight w:val="0"/>
                                  <w:marTop w:val="0"/>
                                  <w:marBottom w:val="0"/>
                                  <w:divBdr>
                                    <w:top w:val="none" w:sz="0" w:space="0" w:color="auto"/>
                                    <w:left w:val="none" w:sz="0" w:space="0" w:color="auto"/>
                                    <w:bottom w:val="none" w:sz="0" w:space="0" w:color="auto"/>
                                    <w:right w:val="none" w:sz="0" w:space="0" w:color="auto"/>
                                  </w:divBdr>
                                </w:div>
                                <w:div w:id="122575991">
                                  <w:marLeft w:val="640"/>
                                  <w:marRight w:val="0"/>
                                  <w:marTop w:val="0"/>
                                  <w:marBottom w:val="0"/>
                                  <w:divBdr>
                                    <w:top w:val="none" w:sz="0" w:space="0" w:color="auto"/>
                                    <w:left w:val="none" w:sz="0" w:space="0" w:color="auto"/>
                                    <w:bottom w:val="none" w:sz="0" w:space="0" w:color="auto"/>
                                    <w:right w:val="none" w:sz="0" w:space="0" w:color="auto"/>
                                  </w:divBdr>
                                </w:div>
                                <w:div w:id="128013603">
                                  <w:marLeft w:val="640"/>
                                  <w:marRight w:val="0"/>
                                  <w:marTop w:val="0"/>
                                  <w:marBottom w:val="0"/>
                                  <w:divBdr>
                                    <w:top w:val="none" w:sz="0" w:space="0" w:color="auto"/>
                                    <w:left w:val="none" w:sz="0" w:space="0" w:color="auto"/>
                                    <w:bottom w:val="none" w:sz="0" w:space="0" w:color="auto"/>
                                    <w:right w:val="none" w:sz="0" w:space="0" w:color="auto"/>
                                  </w:divBdr>
                                </w:div>
                                <w:div w:id="129368766">
                                  <w:marLeft w:val="640"/>
                                  <w:marRight w:val="0"/>
                                  <w:marTop w:val="0"/>
                                  <w:marBottom w:val="0"/>
                                  <w:divBdr>
                                    <w:top w:val="none" w:sz="0" w:space="0" w:color="auto"/>
                                    <w:left w:val="none" w:sz="0" w:space="0" w:color="auto"/>
                                    <w:bottom w:val="none" w:sz="0" w:space="0" w:color="auto"/>
                                    <w:right w:val="none" w:sz="0" w:space="0" w:color="auto"/>
                                  </w:divBdr>
                                </w:div>
                                <w:div w:id="233200022">
                                  <w:marLeft w:val="640"/>
                                  <w:marRight w:val="0"/>
                                  <w:marTop w:val="0"/>
                                  <w:marBottom w:val="0"/>
                                  <w:divBdr>
                                    <w:top w:val="none" w:sz="0" w:space="0" w:color="auto"/>
                                    <w:left w:val="none" w:sz="0" w:space="0" w:color="auto"/>
                                    <w:bottom w:val="none" w:sz="0" w:space="0" w:color="auto"/>
                                    <w:right w:val="none" w:sz="0" w:space="0" w:color="auto"/>
                                  </w:divBdr>
                                </w:div>
                                <w:div w:id="339814054">
                                  <w:marLeft w:val="640"/>
                                  <w:marRight w:val="0"/>
                                  <w:marTop w:val="0"/>
                                  <w:marBottom w:val="0"/>
                                  <w:divBdr>
                                    <w:top w:val="none" w:sz="0" w:space="0" w:color="auto"/>
                                    <w:left w:val="none" w:sz="0" w:space="0" w:color="auto"/>
                                    <w:bottom w:val="none" w:sz="0" w:space="0" w:color="auto"/>
                                    <w:right w:val="none" w:sz="0" w:space="0" w:color="auto"/>
                                  </w:divBdr>
                                </w:div>
                                <w:div w:id="420954346">
                                  <w:marLeft w:val="640"/>
                                  <w:marRight w:val="0"/>
                                  <w:marTop w:val="0"/>
                                  <w:marBottom w:val="0"/>
                                  <w:divBdr>
                                    <w:top w:val="none" w:sz="0" w:space="0" w:color="auto"/>
                                    <w:left w:val="none" w:sz="0" w:space="0" w:color="auto"/>
                                    <w:bottom w:val="none" w:sz="0" w:space="0" w:color="auto"/>
                                    <w:right w:val="none" w:sz="0" w:space="0" w:color="auto"/>
                                  </w:divBdr>
                                </w:div>
                                <w:div w:id="513615207">
                                  <w:marLeft w:val="640"/>
                                  <w:marRight w:val="0"/>
                                  <w:marTop w:val="0"/>
                                  <w:marBottom w:val="0"/>
                                  <w:divBdr>
                                    <w:top w:val="none" w:sz="0" w:space="0" w:color="auto"/>
                                    <w:left w:val="none" w:sz="0" w:space="0" w:color="auto"/>
                                    <w:bottom w:val="none" w:sz="0" w:space="0" w:color="auto"/>
                                    <w:right w:val="none" w:sz="0" w:space="0" w:color="auto"/>
                                  </w:divBdr>
                                </w:div>
                                <w:div w:id="565532721">
                                  <w:marLeft w:val="640"/>
                                  <w:marRight w:val="0"/>
                                  <w:marTop w:val="0"/>
                                  <w:marBottom w:val="0"/>
                                  <w:divBdr>
                                    <w:top w:val="none" w:sz="0" w:space="0" w:color="auto"/>
                                    <w:left w:val="none" w:sz="0" w:space="0" w:color="auto"/>
                                    <w:bottom w:val="none" w:sz="0" w:space="0" w:color="auto"/>
                                    <w:right w:val="none" w:sz="0" w:space="0" w:color="auto"/>
                                  </w:divBdr>
                                </w:div>
                                <w:div w:id="669677818">
                                  <w:marLeft w:val="640"/>
                                  <w:marRight w:val="0"/>
                                  <w:marTop w:val="0"/>
                                  <w:marBottom w:val="0"/>
                                  <w:divBdr>
                                    <w:top w:val="none" w:sz="0" w:space="0" w:color="auto"/>
                                    <w:left w:val="none" w:sz="0" w:space="0" w:color="auto"/>
                                    <w:bottom w:val="none" w:sz="0" w:space="0" w:color="auto"/>
                                    <w:right w:val="none" w:sz="0" w:space="0" w:color="auto"/>
                                  </w:divBdr>
                                </w:div>
                                <w:div w:id="684751783">
                                  <w:marLeft w:val="640"/>
                                  <w:marRight w:val="0"/>
                                  <w:marTop w:val="0"/>
                                  <w:marBottom w:val="0"/>
                                  <w:divBdr>
                                    <w:top w:val="none" w:sz="0" w:space="0" w:color="auto"/>
                                    <w:left w:val="none" w:sz="0" w:space="0" w:color="auto"/>
                                    <w:bottom w:val="none" w:sz="0" w:space="0" w:color="auto"/>
                                    <w:right w:val="none" w:sz="0" w:space="0" w:color="auto"/>
                                  </w:divBdr>
                                </w:div>
                                <w:div w:id="708409064">
                                  <w:marLeft w:val="640"/>
                                  <w:marRight w:val="0"/>
                                  <w:marTop w:val="0"/>
                                  <w:marBottom w:val="0"/>
                                  <w:divBdr>
                                    <w:top w:val="none" w:sz="0" w:space="0" w:color="auto"/>
                                    <w:left w:val="none" w:sz="0" w:space="0" w:color="auto"/>
                                    <w:bottom w:val="none" w:sz="0" w:space="0" w:color="auto"/>
                                    <w:right w:val="none" w:sz="0" w:space="0" w:color="auto"/>
                                  </w:divBdr>
                                </w:div>
                                <w:div w:id="736827009">
                                  <w:marLeft w:val="640"/>
                                  <w:marRight w:val="0"/>
                                  <w:marTop w:val="0"/>
                                  <w:marBottom w:val="0"/>
                                  <w:divBdr>
                                    <w:top w:val="none" w:sz="0" w:space="0" w:color="auto"/>
                                    <w:left w:val="none" w:sz="0" w:space="0" w:color="auto"/>
                                    <w:bottom w:val="none" w:sz="0" w:space="0" w:color="auto"/>
                                    <w:right w:val="none" w:sz="0" w:space="0" w:color="auto"/>
                                  </w:divBdr>
                                </w:div>
                                <w:div w:id="866334879">
                                  <w:marLeft w:val="640"/>
                                  <w:marRight w:val="0"/>
                                  <w:marTop w:val="0"/>
                                  <w:marBottom w:val="0"/>
                                  <w:divBdr>
                                    <w:top w:val="none" w:sz="0" w:space="0" w:color="auto"/>
                                    <w:left w:val="none" w:sz="0" w:space="0" w:color="auto"/>
                                    <w:bottom w:val="none" w:sz="0" w:space="0" w:color="auto"/>
                                    <w:right w:val="none" w:sz="0" w:space="0" w:color="auto"/>
                                  </w:divBdr>
                                </w:div>
                                <w:div w:id="879172832">
                                  <w:marLeft w:val="640"/>
                                  <w:marRight w:val="0"/>
                                  <w:marTop w:val="0"/>
                                  <w:marBottom w:val="0"/>
                                  <w:divBdr>
                                    <w:top w:val="none" w:sz="0" w:space="0" w:color="auto"/>
                                    <w:left w:val="none" w:sz="0" w:space="0" w:color="auto"/>
                                    <w:bottom w:val="none" w:sz="0" w:space="0" w:color="auto"/>
                                    <w:right w:val="none" w:sz="0" w:space="0" w:color="auto"/>
                                  </w:divBdr>
                                </w:div>
                                <w:div w:id="1209995629">
                                  <w:marLeft w:val="640"/>
                                  <w:marRight w:val="0"/>
                                  <w:marTop w:val="0"/>
                                  <w:marBottom w:val="0"/>
                                  <w:divBdr>
                                    <w:top w:val="none" w:sz="0" w:space="0" w:color="auto"/>
                                    <w:left w:val="none" w:sz="0" w:space="0" w:color="auto"/>
                                    <w:bottom w:val="none" w:sz="0" w:space="0" w:color="auto"/>
                                    <w:right w:val="none" w:sz="0" w:space="0" w:color="auto"/>
                                  </w:divBdr>
                                </w:div>
                                <w:div w:id="1434785902">
                                  <w:marLeft w:val="640"/>
                                  <w:marRight w:val="0"/>
                                  <w:marTop w:val="0"/>
                                  <w:marBottom w:val="0"/>
                                  <w:divBdr>
                                    <w:top w:val="none" w:sz="0" w:space="0" w:color="auto"/>
                                    <w:left w:val="none" w:sz="0" w:space="0" w:color="auto"/>
                                    <w:bottom w:val="none" w:sz="0" w:space="0" w:color="auto"/>
                                    <w:right w:val="none" w:sz="0" w:space="0" w:color="auto"/>
                                  </w:divBdr>
                                </w:div>
                                <w:div w:id="1446120857">
                                  <w:marLeft w:val="640"/>
                                  <w:marRight w:val="0"/>
                                  <w:marTop w:val="0"/>
                                  <w:marBottom w:val="0"/>
                                  <w:divBdr>
                                    <w:top w:val="none" w:sz="0" w:space="0" w:color="auto"/>
                                    <w:left w:val="none" w:sz="0" w:space="0" w:color="auto"/>
                                    <w:bottom w:val="none" w:sz="0" w:space="0" w:color="auto"/>
                                    <w:right w:val="none" w:sz="0" w:space="0" w:color="auto"/>
                                  </w:divBdr>
                                </w:div>
                                <w:div w:id="1474326551">
                                  <w:marLeft w:val="640"/>
                                  <w:marRight w:val="0"/>
                                  <w:marTop w:val="0"/>
                                  <w:marBottom w:val="0"/>
                                  <w:divBdr>
                                    <w:top w:val="none" w:sz="0" w:space="0" w:color="auto"/>
                                    <w:left w:val="none" w:sz="0" w:space="0" w:color="auto"/>
                                    <w:bottom w:val="none" w:sz="0" w:space="0" w:color="auto"/>
                                    <w:right w:val="none" w:sz="0" w:space="0" w:color="auto"/>
                                  </w:divBdr>
                                </w:div>
                                <w:div w:id="1475949153">
                                  <w:marLeft w:val="640"/>
                                  <w:marRight w:val="0"/>
                                  <w:marTop w:val="0"/>
                                  <w:marBottom w:val="0"/>
                                  <w:divBdr>
                                    <w:top w:val="none" w:sz="0" w:space="0" w:color="auto"/>
                                    <w:left w:val="none" w:sz="0" w:space="0" w:color="auto"/>
                                    <w:bottom w:val="none" w:sz="0" w:space="0" w:color="auto"/>
                                    <w:right w:val="none" w:sz="0" w:space="0" w:color="auto"/>
                                  </w:divBdr>
                                </w:div>
                                <w:div w:id="1578130048">
                                  <w:marLeft w:val="640"/>
                                  <w:marRight w:val="0"/>
                                  <w:marTop w:val="0"/>
                                  <w:marBottom w:val="0"/>
                                  <w:divBdr>
                                    <w:top w:val="none" w:sz="0" w:space="0" w:color="auto"/>
                                    <w:left w:val="none" w:sz="0" w:space="0" w:color="auto"/>
                                    <w:bottom w:val="none" w:sz="0" w:space="0" w:color="auto"/>
                                    <w:right w:val="none" w:sz="0" w:space="0" w:color="auto"/>
                                  </w:divBdr>
                                </w:div>
                                <w:div w:id="1585457588">
                                  <w:marLeft w:val="640"/>
                                  <w:marRight w:val="0"/>
                                  <w:marTop w:val="0"/>
                                  <w:marBottom w:val="0"/>
                                  <w:divBdr>
                                    <w:top w:val="none" w:sz="0" w:space="0" w:color="auto"/>
                                    <w:left w:val="none" w:sz="0" w:space="0" w:color="auto"/>
                                    <w:bottom w:val="none" w:sz="0" w:space="0" w:color="auto"/>
                                    <w:right w:val="none" w:sz="0" w:space="0" w:color="auto"/>
                                  </w:divBdr>
                                </w:div>
                                <w:div w:id="1693333808">
                                  <w:marLeft w:val="640"/>
                                  <w:marRight w:val="0"/>
                                  <w:marTop w:val="0"/>
                                  <w:marBottom w:val="0"/>
                                  <w:divBdr>
                                    <w:top w:val="none" w:sz="0" w:space="0" w:color="auto"/>
                                    <w:left w:val="none" w:sz="0" w:space="0" w:color="auto"/>
                                    <w:bottom w:val="none" w:sz="0" w:space="0" w:color="auto"/>
                                    <w:right w:val="none" w:sz="0" w:space="0" w:color="auto"/>
                                  </w:divBdr>
                                </w:div>
                                <w:div w:id="1735540573">
                                  <w:marLeft w:val="640"/>
                                  <w:marRight w:val="0"/>
                                  <w:marTop w:val="0"/>
                                  <w:marBottom w:val="0"/>
                                  <w:divBdr>
                                    <w:top w:val="none" w:sz="0" w:space="0" w:color="auto"/>
                                    <w:left w:val="none" w:sz="0" w:space="0" w:color="auto"/>
                                    <w:bottom w:val="none" w:sz="0" w:space="0" w:color="auto"/>
                                    <w:right w:val="none" w:sz="0" w:space="0" w:color="auto"/>
                                  </w:divBdr>
                                </w:div>
                                <w:div w:id="1773742064">
                                  <w:marLeft w:val="640"/>
                                  <w:marRight w:val="0"/>
                                  <w:marTop w:val="0"/>
                                  <w:marBottom w:val="0"/>
                                  <w:divBdr>
                                    <w:top w:val="none" w:sz="0" w:space="0" w:color="auto"/>
                                    <w:left w:val="none" w:sz="0" w:space="0" w:color="auto"/>
                                    <w:bottom w:val="none" w:sz="0" w:space="0" w:color="auto"/>
                                    <w:right w:val="none" w:sz="0" w:space="0" w:color="auto"/>
                                  </w:divBdr>
                                </w:div>
                              </w:divsChild>
                            </w:div>
                            <w:div w:id="563838873">
                              <w:marLeft w:val="0"/>
                              <w:marRight w:val="0"/>
                              <w:marTop w:val="0"/>
                              <w:marBottom w:val="0"/>
                              <w:divBdr>
                                <w:top w:val="none" w:sz="0" w:space="0" w:color="auto"/>
                                <w:left w:val="none" w:sz="0" w:space="0" w:color="auto"/>
                                <w:bottom w:val="none" w:sz="0" w:space="0" w:color="auto"/>
                                <w:right w:val="none" w:sz="0" w:space="0" w:color="auto"/>
                              </w:divBdr>
                              <w:divsChild>
                                <w:div w:id="46925467">
                                  <w:marLeft w:val="640"/>
                                  <w:marRight w:val="0"/>
                                  <w:marTop w:val="0"/>
                                  <w:marBottom w:val="0"/>
                                  <w:divBdr>
                                    <w:top w:val="none" w:sz="0" w:space="0" w:color="auto"/>
                                    <w:left w:val="none" w:sz="0" w:space="0" w:color="auto"/>
                                    <w:bottom w:val="none" w:sz="0" w:space="0" w:color="auto"/>
                                    <w:right w:val="none" w:sz="0" w:space="0" w:color="auto"/>
                                  </w:divBdr>
                                </w:div>
                                <w:div w:id="105394829">
                                  <w:marLeft w:val="640"/>
                                  <w:marRight w:val="0"/>
                                  <w:marTop w:val="0"/>
                                  <w:marBottom w:val="0"/>
                                  <w:divBdr>
                                    <w:top w:val="none" w:sz="0" w:space="0" w:color="auto"/>
                                    <w:left w:val="none" w:sz="0" w:space="0" w:color="auto"/>
                                    <w:bottom w:val="none" w:sz="0" w:space="0" w:color="auto"/>
                                    <w:right w:val="none" w:sz="0" w:space="0" w:color="auto"/>
                                  </w:divBdr>
                                </w:div>
                                <w:div w:id="125585025">
                                  <w:marLeft w:val="640"/>
                                  <w:marRight w:val="0"/>
                                  <w:marTop w:val="0"/>
                                  <w:marBottom w:val="0"/>
                                  <w:divBdr>
                                    <w:top w:val="none" w:sz="0" w:space="0" w:color="auto"/>
                                    <w:left w:val="none" w:sz="0" w:space="0" w:color="auto"/>
                                    <w:bottom w:val="none" w:sz="0" w:space="0" w:color="auto"/>
                                    <w:right w:val="none" w:sz="0" w:space="0" w:color="auto"/>
                                  </w:divBdr>
                                </w:div>
                                <w:div w:id="172456215">
                                  <w:marLeft w:val="640"/>
                                  <w:marRight w:val="0"/>
                                  <w:marTop w:val="0"/>
                                  <w:marBottom w:val="0"/>
                                  <w:divBdr>
                                    <w:top w:val="none" w:sz="0" w:space="0" w:color="auto"/>
                                    <w:left w:val="none" w:sz="0" w:space="0" w:color="auto"/>
                                    <w:bottom w:val="none" w:sz="0" w:space="0" w:color="auto"/>
                                    <w:right w:val="none" w:sz="0" w:space="0" w:color="auto"/>
                                  </w:divBdr>
                                </w:div>
                                <w:div w:id="187183523">
                                  <w:marLeft w:val="640"/>
                                  <w:marRight w:val="0"/>
                                  <w:marTop w:val="0"/>
                                  <w:marBottom w:val="0"/>
                                  <w:divBdr>
                                    <w:top w:val="none" w:sz="0" w:space="0" w:color="auto"/>
                                    <w:left w:val="none" w:sz="0" w:space="0" w:color="auto"/>
                                    <w:bottom w:val="none" w:sz="0" w:space="0" w:color="auto"/>
                                    <w:right w:val="none" w:sz="0" w:space="0" w:color="auto"/>
                                  </w:divBdr>
                                </w:div>
                                <w:div w:id="209655620">
                                  <w:marLeft w:val="640"/>
                                  <w:marRight w:val="0"/>
                                  <w:marTop w:val="0"/>
                                  <w:marBottom w:val="0"/>
                                  <w:divBdr>
                                    <w:top w:val="none" w:sz="0" w:space="0" w:color="auto"/>
                                    <w:left w:val="none" w:sz="0" w:space="0" w:color="auto"/>
                                    <w:bottom w:val="none" w:sz="0" w:space="0" w:color="auto"/>
                                    <w:right w:val="none" w:sz="0" w:space="0" w:color="auto"/>
                                  </w:divBdr>
                                </w:div>
                                <w:div w:id="250431790">
                                  <w:marLeft w:val="640"/>
                                  <w:marRight w:val="0"/>
                                  <w:marTop w:val="0"/>
                                  <w:marBottom w:val="0"/>
                                  <w:divBdr>
                                    <w:top w:val="none" w:sz="0" w:space="0" w:color="auto"/>
                                    <w:left w:val="none" w:sz="0" w:space="0" w:color="auto"/>
                                    <w:bottom w:val="none" w:sz="0" w:space="0" w:color="auto"/>
                                    <w:right w:val="none" w:sz="0" w:space="0" w:color="auto"/>
                                  </w:divBdr>
                                </w:div>
                                <w:div w:id="261689405">
                                  <w:marLeft w:val="640"/>
                                  <w:marRight w:val="0"/>
                                  <w:marTop w:val="0"/>
                                  <w:marBottom w:val="0"/>
                                  <w:divBdr>
                                    <w:top w:val="none" w:sz="0" w:space="0" w:color="auto"/>
                                    <w:left w:val="none" w:sz="0" w:space="0" w:color="auto"/>
                                    <w:bottom w:val="none" w:sz="0" w:space="0" w:color="auto"/>
                                    <w:right w:val="none" w:sz="0" w:space="0" w:color="auto"/>
                                  </w:divBdr>
                                </w:div>
                                <w:div w:id="328757122">
                                  <w:marLeft w:val="640"/>
                                  <w:marRight w:val="0"/>
                                  <w:marTop w:val="0"/>
                                  <w:marBottom w:val="0"/>
                                  <w:divBdr>
                                    <w:top w:val="none" w:sz="0" w:space="0" w:color="auto"/>
                                    <w:left w:val="none" w:sz="0" w:space="0" w:color="auto"/>
                                    <w:bottom w:val="none" w:sz="0" w:space="0" w:color="auto"/>
                                    <w:right w:val="none" w:sz="0" w:space="0" w:color="auto"/>
                                  </w:divBdr>
                                </w:div>
                                <w:div w:id="335620505">
                                  <w:marLeft w:val="640"/>
                                  <w:marRight w:val="0"/>
                                  <w:marTop w:val="0"/>
                                  <w:marBottom w:val="0"/>
                                  <w:divBdr>
                                    <w:top w:val="none" w:sz="0" w:space="0" w:color="auto"/>
                                    <w:left w:val="none" w:sz="0" w:space="0" w:color="auto"/>
                                    <w:bottom w:val="none" w:sz="0" w:space="0" w:color="auto"/>
                                    <w:right w:val="none" w:sz="0" w:space="0" w:color="auto"/>
                                  </w:divBdr>
                                </w:div>
                                <w:div w:id="382413280">
                                  <w:marLeft w:val="640"/>
                                  <w:marRight w:val="0"/>
                                  <w:marTop w:val="0"/>
                                  <w:marBottom w:val="0"/>
                                  <w:divBdr>
                                    <w:top w:val="none" w:sz="0" w:space="0" w:color="auto"/>
                                    <w:left w:val="none" w:sz="0" w:space="0" w:color="auto"/>
                                    <w:bottom w:val="none" w:sz="0" w:space="0" w:color="auto"/>
                                    <w:right w:val="none" w:sz="0" w:space="0" w:color="auto"/>
                                  </w:divBdr>
                                </w:div>
                                <w:div w:id="640965795">
                                  <w:marLeft w:val="640"/>
                                  <w:marRight w:val="0"/>
                                  <w:marTop w:val="0"/>
                                  <w:marBottom w:val="0"/>
                                  <w:divBdr>
                                    <w:top w:val="none" w:sz="0" w:space="0" w:color="auto"/>
                                    <w:left w:val="none" w:sz="0" w:space="0" w:color="auto"/>
                                    <w:bottom w:val="none" w:sz="0" w:space="0" w:color="auto"/>
                                    <w:right w:val="none" w:sz="0" w:space="0" w:color="auto"/>
                                  </w:divBdr>
                                </w:div>
                                <w:div w:id="681204951">
                                  <w:marLeft w:val="640"/>
                                  <w:marRight w:val="0"/>
                                  <w:marTop w:val="0"/>
                                  <w:marBottom w:val="0"/>
                                  <w:divBdr>
                                    <w:top w:val="none" w:sz="0" w:space="0" w:color="auto"/>
                                    <w:left w:val="none" w:sz="0" w:space="0" w:color="auto"/>
                                    <w:bottom w:val="none" w:sz="0" w:space="0" w:color="auto"/>
                                    <w:right w:val="none" w:sz="0" w:space="0" w:color="auto"/>
                                  </w:divBdr>
                                </w:div>
                                <w:div w:id="774986039">
                                  <w:marLeft w:val="640"/>
                                  <w:marRight w:val="0"/>
                                  <w:marTop w:val="0"/>
                                  <w:marBottom w:val="0"/>
                                  <w:divBdr>
                                    <w:top w:val="none" w:sz="0" w:space="0" w:color="auto"/>
                                    <w:left w:val="none" w:sz="0" w:space="0" w:color="auto"/>
                                    <w:bottom w:val="none" w:sz="0" w:space="0" w:color="auto"/>
                                    <w:right w:val="none" w:sz="0" w:space="0" w:color="auto"/>
                                  </w:divBdr>
                                </w:div>
                                <w:div w:id="775104026">
                                  <w:marLeft w:val="640"/>
                                  <w:marRight w:val="0"/>
                                  <w:marTop w:val="0"/>
                                  <w:marBottom w:val="0"/>
                                  <w:divBdr>
                                    <w:top w:val="none" w:sz="0" w:space="0" w:color="auto"/>
                                    <w:left w:val="none" w:sz="0" w:space="0" w:color="auto"/>
                                    <w:bottom w:val="none" w:sz="0" w:space="0" w:color="auto"/>
                                    <w:right w:val="none" w:sz="0" w:space="0" w:color="auto"/>
                                  </w:divBdr>
                                </w:div>
                                <w:div w:id="811600484">
                                  <w:marLeft w:val="640"/>
                                  <w:marRight w:val="0"/>
                                  <w:marTop w:val="0"/>
                                  <w:marBottom w:val="0"/>
                                  <w:divBdr>
                                    <w:top w:val="none" w:sz="0" w:space="0" w:color="auto"/>
                                    <w:left w:val="none" w:sz="0" w:space="0" w:color="auto"/>
                                    <w:bottom w:val="none" w:sz="0" w:space="0" w:color="auto"/>
                                    <w:right w:val="none" w:sz="0" w:space="0" w:color="auto"/>
                                  </w:divBdr>
                                </w:div>
                                <w:div w:id="847871605">
                                  <w:marLeft w:val="640"/>
                                  <w:marRight w:val="0"/>
                                  <w:marTop w:val="0"/>
                                  <w:marBottom w:val="0"/>
                                  <w:divBdr>
                                    <w:top w:val="none" w:sz="0" w:space="0" w:color="auto"/>
                                    <w:left w:val="none" w:sz="0" w:space="0" w:color="auto"/>
                                    <w:bottom w:val="none" w:sz="0" w:space="0" w:color="auto"/>
                                    <w:right w:val="none" w:sz="0" w:space="0" w:color="auto"/>
                                  </w:divBdr>
                                </w:div>
                                <w:div w:id="909576696">
                                  <w:marLeft w:val="640"/>
                                  <w:marRight w:val="0"/>
                                  <w:marTop w:val="0"/>
                                  <w:marBottom w:val="0"/>
                                  <w:divBdr>
                                    <w:top w:val="none" w:sz="0" w:space="0" w:color="auto"/>
                                    <w:left w:val="none" w:sz="0" w:space="0" w:color="auto"/>
                                    <w:bottom w:val="none" w:sz="0" w:space="0" w:color="auto"/>
                                    <w:right w:val="none" w:sz="0" w:space="0" w:color="auto"/>
                                  </w:divBdr>
                                </w:div>
                                <w:div w:id="914628254">
                                  <w:marLeft w:val="640"/>
                                  <w:marRight w:val="0"/>
                                  <w:marTop w:val="0"/>
                                  <w:marBottom w:val="0"/>
                                  <w:divBdr>
                                    <w:top w:val="none" w:sz="0" w:space="0" w:color="auto"/>
                                    <w:left w:val="none" w:sz="0" w:space="0" w:color="auto"/>
                                    <w:bottom w:val="none" w:sz="0" w:space="0" w:color="auto"/>
                                    <w:right w:val="none" w:sz="0" w:space="0" w:color="auto"/>
                                  </w:divBdr>
                                </w:div>
                                <w:div w:id="969365952">
                                  <w:marLeft w:val="640"/>
                                  <w:marRight w:val="0"/>
                                  <w:marTop w:val="0"/>
                                  <w:marBottom w:val="0"/>
                                  <w:divBdr>
                                    <w:top w:val="none" w:sz="0" w:space="0" w:color="auto"/>
                                    <w:left w:val="none" w:sz="0" w:space="0" w:color="auto"/>
                                    <w:bottom w:val="none" w:sz="0" w:space="0" w:color="auto"/>
                                    <w:right w:val="none" w:sz="0" w:space="0" w:color="auto"/>
                                  </w:divBdr>
                                </w:div>
                                <w:div w:id="1030299694">
                                  <w:marLeft w:val="640"/>
                                  <w:marRight w:val="0"/>
                                  <w:marTop w:val="0"/>
                                  <w:marBottom w:val="0"/>
                                  <w:divBdr>
                                    <w:top w:val="none" w:sz="0" w:space="0" w:color="auto"/>
                                    <w:left w:val="none" w:sz="0" w:space="0" w:color="auto"/>
                                    <w:bottom w:val="none" w:sz="0" w:space="0" w:color="auto"/>
                                    <w:right w:val="none" w:sz="0" w:space="0" w:color="auto"/>
                                  </w:divBdr>
                                </w:div>
                                <w:div w:id="1076249362">
                                  <w:marLeft w:val="640"/>
                                  <w:marRight w:val="0"/>
                                  <w:marTop w:val="0"/>
                                  <w:marBottom w:val="0"/>
                                  <w:divBdr>
                                    <w:top w:val="none" w:sz="0" w:space="0" w:color="auto"/>
                                    <w:left w:val="none" w:sz="0" w:space="0" w:color="auto"/>
                                    <w:bottom w:val="none" w:sz="0" w:space="0" w:color="auto"/>
                                    <w:right w:val="none" w:sz="0" w:space="0" w:color="auto"/>
                                  </w:divBdr>
                                </w:div>
                                <w:div w:id="1095595220">
                                  <w:marLeft w:val="640"/>
                                  <w:marRight w:val="0"/>
                                  <w:marTop w:val="0"/>
                                  <w:marBottom w:val="0"/>
                                  <w:divBdr>
                                    <w:top w:val="none" w:sz="0" w:space="0" w:color="auto"/>
                                    <w:left w:val="none" w:sz="0" w:space="0" w:color="auto"/>
                                    <w:bottom w:val="none" w:sz="0" w:space="0" w:color="auto"/>
                                    <w:right w:val="none" w:sz="0" w:space="0" w:color="auto"/>
                                  </w:divBdr>
                                </w:div>
                                <w:div w:id="1149640168">
                                  <w:marLeft w:val="640"/>
                                  <w:marRight w:val="0"/>
                                  <w:marTop w:val="0"/>
                                  <w:marBottom w:val="0"/>
                                  <w:divBdr>
                                    <w:top w:val="none" w:sz="0" w:space="0" w:color="auto"/>
                                    <w:left w:val="none" w:sz="0" w:space="0" w:color="auto"/>
                                    <w:bottom w:val="none" w:sz="0" w:space="0" w:color="auto"/>
                                    <w:right w:val="none" w:sz="0" w:space="0" w:color="auto"/>
                                  </w:divBdr>
                                </w:div>
                                <w:div w:id="1178886246">
                                  <w:marLeft w:val="640"/>
                                  <w:marRight w:val="0"/>
                                  <w:marTop w:val="0"/>
                                  <w:marBottom w:val="0"/>
                                  <w:divBdr>
                                    <w:top w:val="none" w:sz="0" w:space="0" w:color="auto"/>
                                    <w:left w:val="none" w:sz="0" w:space="0" w:color="auto"/>
                                    <w:bottom w:val="none" w:sz="0" w:space="0" w:color="auto"/>
                                    <w:right w:val="none" w:sz="0" w:space="0" w:color="auto"/>
                                  </w:divBdr>
                                </w:div>
                                <w:div w:id="1184323075">
                                  <w:marLeft w:val="640"/>
                                  <w:marRight w:val="0"/>
                                  <w:marTop w:val="0"/>
                                  <w:marBottom w:val="0"/>
                                  <w:divBdr>
                                    <w:top w:val="none" w:sz="0" w:space="0" w:color="auto"/>
                                    <w:left w:val="none" w:sz="0" w:space="0" w:color="auto"/>
                                    <w:bottom w:val="none" w:sz="0" w:space="0" w:color="auto"/>
                                    <w:right w:val="none" w:sz="0" w:space="0" w:color="auto"/>
                                  </w:divBdr>
                                </w:div>
                                <w:div w:id="1199703917">
                                  <w:marLeft w:val="640"/>
                                  <w:marRight w:val="0"/>
                                  <w:marTop w:val="0"/>
                                  <w:marBottom w:val="0"/>
                                  <w:divBdr>
                                    <w:top w:val="none" w:sz="0" w:space="0" w:color="auto"/>
                                    <w:left w:val="none" w:sz="0" w:space="0" w:color="auto"/>
                                    <w:bottom w:val="none" w:sz="0" w:space="0" w:color="auto"/>
                                    <w:right w:val="none" w:sz="0" w:space="0" w:color="auto"/>
                                  </w:divBdr>
                                </w:div>
                                <w:div w:id="1209729468">
                                  <w:marLeft w:val="640"/>
                                  <w:marRight w:val="0"/>
                                  <w:marTop w:val="0"/>
                                  <w:marBottom w:val="0"/>
                                  <w:divBdr>
                                    <w:top w:val="none" w:sz="0" w:space="0" w:color="auto"/>
                                    <w:left w:val="none" w:sz="0" w:space="0" w:color="auto"/>
                                    <w:bottom w:val="none" w:sz="0" w:space="0" w:color="auto"/>
                                    <w:right w:val="none" w:sz="0" w:space="0" w:color="auto"/>
                                  </w:divBdr>
                                </w:div>
                                <w:div w:id="1217427878">
                                  <w:marLeft w:val="640"/>
                                  <w:marRight w:val="0"/>
                                  <w:marTop w:val="0"/>
                                  <w:marBottom w:val="0"/>
                                  <w:divBdr>
                                    <w:top w:val="none" w:sz="0" w:space="0" w:color="auto"/>
                                    <w:left w:val="none" w:sz="0" w:space="0" w:color="auto"/>
                                    <w:bottom w:val="none" w:sz="0" w:space="0" w:color="auto"/>
                                    <w:right w:val="none" w:sz="0" w:space="0" w:color="auto"/>
                                  </w:divBdr>
                                </w:div>
                                <w:div w:id="1269893885">
                                  <w:marLeft w:val="640"/>
                                  <w:marRight w:val="0"/>
                                  <w:marTop w:val="0"/>
                                  <w:marBottom w:val="0"/>
                                  <w:divBdr>
                                    <w:top w:val="none" w:sz="0" w:space="0" w:color="auto"/>
                                    <w:left w:val="none" w:sz="0" w:space="0" w:color="auto"/>
                                    <w:bottom w:val="none" w:sz="0" w:space="0" w:color="auto"/>
                                    <w:right w:val="none" w:sz="0" w:space="0" w:color="auto"/>
                                  </w:divBdr>
                                </w:div>
                                <w:div w:id="1286540905">
                                  <w:marLeft w:val="640"/>
                                  <w:marRight w:val="0"/>
                                  <w:marTop w:val="0"/>
                                  <w:marBottom w:val="0"/>
                                  <w:divBdr>
                                    <w:top w:val="none" w:sz="0" w:space="0" w:color="auto"/>
                                    <w:left w:val="none" w:sz="0" w:space="0" w:color="auto"/>
                                    <w:bottom w:val="none" w:sz="0" w:space="0" w:color="auto"/>
                                    <w:right w:val="none" w:sz="0" w:space="0" w:color="auto"/>
                                  </w:divBdr>
                                </w:div>
                                <w:div w:id="1634289362">
                                  <w:marLeft w:val="640"/>
                                  <w:marRight w:val="0"/>
                                  <w:marTop w:val="0"/>
                                  <w:marBottom w:val="0"/>
                                  <w:divBdr>
                                    <w:top w:val="none" w:sz="0" w:space="0" w:color="auto"/>
                                    <w:left w:val="none" w:sz="0" w:space="0" w:color="auto"/>
                                    <w:bottom w:val="none" w:sz="0" w:space="0" w:color="auto"/>
                                    <w:right w:val="none" w:sz="0" w:space="0" w:color="auto"/>
                                  </w:divBdr>
                                </w:div>
                                <w:div w:id="1657025927">
                                  <w:marLeft w:val="640"/>
                                  <w:marRight w:val="0"/>
                                  <w:marTop w:val="0"/>
                                  <w:marBottom w:val="0"/>
                                  <w:divBdr>
                                    <w:top w:val="none" w:sz="0" w:space="0" w:color="auto"/>
                                    <w:left w:val="none" w:sz="0" w:space="0" w:color="auto"/>
                                    <w:bottom w:val="none" w:sz="0" w:space="0" w:color="auto"/>
                                    <w:right w:val="none" w:sz="0" w:space="0" w:color="auto"/>
                                  </w:divBdr>
                                </w:div>
                                <w:div w:id="1750157402">
                                  <w:marLeft w:val="640"/>
                                  <w:marRight w:val="0"/>
                                  <w:marTop w:val="0"/>
                                  <w:marBottom w:val="0"/>
                                  <w:divBdr>
                                    <w:top w:val="none" w:sz="0" w:space="0" w:color="auto"/>
                                    <w:left w:val="none" w:sz="0" w:space="0" w:color="auto"/>
                                    <w:bottom w:val="none" w:sz="0" w:space="0" w:color="auto"/>
                                    <w:right w:val="none" w:sz="0" w:space="0" w:color="auto"/>
                                  </w:divBdr>
                                </w:div>
                                <w:div w:id="1825119671">
                                  <w:marLeft w:val="640"/>
                                  <w:marRight w:val="0"/>
                                  <w:marTop w:val="0"/>
                                  <w:marBottom w:val="0"/>
                                  <w:divBdr>
                                    <w:top w:val="none" w:sz="0" w:space="0" w:color="auto"/>
                                    <w:left w:val="none" w:sz="0" w:space="0" w:color="auto"/>
                                    <w:bottom w:val="none" w:sz="0" w:space="0" w:color="auto"/>
                                    <w:right w:val="none" w:sz="0" w:space="0" w:color="auto"/>
                                  </w:divBdr>
                                </w:div>
                                <w:div w:id="1828979574">
                                  <w:marLeft w:val="640"/>
                                  <w:marRight w:val="0"/>
                                  <w:marTop w:val="0"/>
                                  <w:marBottom w:val="0"/>
                                  <w:divBdr>
                                    <w:top w:val="none" w:sz="0" w:space="0" w:color="auto"/>
                                    <w:left w:val="none" w:sz="0" w:space="0" w:color="auto"/>
                                    <w:bottom w:val="none" w:sz="0" w:space="0" w:color="auto"/>
                                    <w:right w:val="none" w:sz="0" w:space="0" w:color="auto"/>
                                  </w:divBdr>
                                </w:div>
                                <w:div w:id="1972899006">
                                  <w:marLeft w:val="640"/>
                                  <w:marRight w:val="0"/>
                                  <w:marTop w:val="0"/>
                                  <w:marBottom w:val="0"/>
                                  <w:divBdr>
                                    <w:top w:val="none" w:sz="0" w:space="0" w:color="auto"/>
                                    <w:left w:val="none" w:sz="0" w:space="0" w:color="auto"/>
                                    <w:bottom w:val="none" w:sz="0" w:space="0" w:color="auto"/>
                                    <w:right w:val="none" w:sz="0" w:space="0" w:color="auto"/>
                                  </w:divBdr>
                                </w:div>
                                <w:div w:id="2014720502">
                                  <w:marLeft w:val="640"/>
                                  <w:marRight w:val="0"/>
                                  <w:marTop w:val="0"/>
                                  <w:marBottom w:val="0"/>
                                  <w:divBdr>
                                    <w:top w:val="none" w:sz="0" w:space="0" w:color="auto"/>
                                    <w:left w:val="none" w:sz="0" w:space="0" w:color="auto"/>
                                    <w:bottom w:val="none" w:sz="0" w:space="0" w:color="auto"/>
                                    <w:right w:val="none" w:sz="0" w:space="0" w:color="auto"/>
                                  </w:divBdr>
                                </w:div>
                                <w:div w:id="2041346965">
                                  <w:marLeft w:val="640"/>
                                  <w:marRight w:val="0"/>
                                  <w:marTop w:val="0"/>
                                  <w:marBottom w:val="0"/>
                                  <w:divBdr>
                                    <w:top w:val="none" w:sz="0" w:space="0" w:color="auto"/>
                                    <w:left w:val="none" w:sz="0" w:space="0" w:color="auto"/>
                                    <w:bottom w:val="none" w:sz="0" w:space="0" w:color="auto"/>
                                    <w:right w:val="none" w:sz="0" w:space="0" w:color="auto"/>
                                  </w:divBdr>
                                </w:div>
                                <w:div w:id="2079399361">
                                  <w:marLeft w:val="640"/>
                                  <w:marRight w:val="0"/>
                                  <w:marTop w:val="0"/>
                                  <w:marBottom w:val="0"/>
                                  <w:divBdr>
                                    <w:top w:val="none" w:sz="0" w:space="0" w:color="auto"/>
                                    <w:left w:val="none" w:sz="0" w:space="0" w:color="auto"/>
                                    <w:bottom w:val="none" w:sz="0" w:space="0" w:color="auto"/>
                                    <w:right w:val="none" w:sz="0" w:space="0" w:color="auto"/>
                                  </w:divBdr>
                                </w:div>
                                <w:div w:id="2118090151">
                                  <w:marLeft w:val="640"/>
                                  <w:marRight w:val="0"/>
                                  <w:marTop w:val="0"/>
                                  <w:marBottom w:val="0"/>
                                  <w:divBdr>
                                    <w:top w:val="none" w:sz="0" w:space="0" w:color="auto"/>
                                    <w:left w:val="none" w:sz="0" w:space="0" w:color="auto"/>
                                    <w:bottom w:val="none" w:sz="0" w:space="0" w:color="auto"/>
                                    <w:right w:val="none" w:sz="0" w:space="0" w:color="auto"/>
                                  </w:divBdr>
                                </w:div>
                              </w:divsChild>
                            </w:div>
                            <w:div w:id="717903171">
                              <w:marLeft w:val="0"/>
                              <w:marRight w:val="0"/>
                              <w:marTop w:val="0"/>
                              <w:marBottom w:val="0"/>
                              <w:divBdr>
                                <w:top w:val="none" w:sz="0" w:space="0" w:color="auto"/>
                                <w:left w:val="none" w:sz="0" w:space="0" w:color="auto"/>
                                <w:bottom w:val="none" w:sz="0" w:space="0" w:color="auto"/>
                                <w:right w:val="none" w:sz="0" w:space="0" w:color="auto"/>
                              </w:divBdr>
                              <w:divsChild>
                                <w:div w:id="18743635">
                                  <w:marLeft w:val="640"/>
                                  <w:marRight w:val="0"/>
                                  <w:marTop w:val="0"/>
                                  <w:marBottom w:val="0"/>
                                  <w:divBdr>
                                    <w:top w:val="none" w:sz="0" w:space="0" w:color="auto"/>
                                    <w:left w:val="none" w:sz="0" w:space="0" w:color="auto"/>
                                    <w:bottom w:val="none" w:sz="0" w:space="0" w:color="auto"/>
                                    <w:right w:val="none" w:sz="0" w:space="0" w:color="auto"/>
                                  </w:divBdr>
                                </w:div>
                                <w:div w:id="45839651">
                                  <w:marLeft w:val="640"/>
                                  <w:marRight w:val="0"/>
                                  <w:marTop w:val="0"/>
                                  <w:marBottom w:val="0"/>
                                  <w:divBdr>
                                    <w:top w:val="none" w:sz="0" w:space="0" w:color="auto"/>
                                    <w:left w:val="none" w:sz="0" w:space="0" w:color="auto"/>
                                    <w:bottom w:val="none" w:sz="0" w:space="0" w:color="auto"/>
                                    <w:right w:val="none" w:sz="0" w:space="0" w:color="auto"/>
                                  </w:divBdr>
                                </w:div>
                                <w:div w:id="46759459">
                                  <w:marLeft w:val="640"/>
                                  <w:marRight w:val="0"/>
                                  <w:marTop w:val="0"/>
                                  <w:marBottom w:val="0"/>
                                  <w:divBdr>
                                    <w:top w:val="none" w:sz="0" w:space="0" w:color="auto"/>
                                    <w:left w:val="none" w:sz="0" w:space="0" w:color="auto"/>
                                    <w:bottom w:val="none" w:sz="0" w:space="0" w:color="auto"/>
                                    <w:right w:val="none" w:sz="0" w:space="0" w:color="auto"/>
                                  </w:divBdr>
                                </w:div>
                                <w:div w:id="61492888">
                                  <w:marLeft w:val="640"/>
                                  <w:marRight w:val="0"/>
                                  <w:marTop w:val="0"/>
                                  <w:marBottom w:val="0"/>
                                  <w:divBdr>
                                    <w:top w:val="none" w:sz="0" w:space="0" w:color="auto"/>
                                    <w:left w:val="none" w:sz="0" w:space="0" w:color="auto"/>
                                    <w:bottom w:val="none" w:sz="0" w:space="0" w:color="auto"/>
                                    <w:right w:val="none" w:sz="0" w:space="0" w:color="auto"/>
                                  </w:divBdr>
                                </w:div>
                                <w:div w:id="63186110">
                                  <w:marLeft w:val="640"/>
                                  <w:marRight w:val="0"/>
                                  <w:marTop w:val="0"/>
                                  <w:marBottom w:val="0"/>
                                  <w:divBdr>
                                    <w:top w:val="none" w:sz="0" w:space="0" w:color="auto"/>
                                    <w:left w:val="none" w:sz="0" w:space="0" w:color="auto"/>
                                    <w:bottom w:val="none" w:sz="0" w:space="0" w:color="auto"/>
                                    <w:right w:val="none" w:sz="0" w:space="0" w:color="auto"/>
                                  </w:divBdr>
                                </w:div>
                                <w:div w:id="165945212">
                                  <w:marLeft w:val="640"/>
                                  <w:marRight w:val="0"/>
                                  <w:marTop w:val="0"/>
                                  <w:marBottom w:val="0"/>
                                  <w:divBdr>
                                    <w:top w:val="none" w:sz="0" w:space="0" w:color="auto"/>
                                    <w:left w:val="none" w:sz="0" w:space="0" w:color="auto"/>
                                    <w:bottom w:val="none" w:sz="0" w:space="0" w:color="auto"/>
                                    <w:right w:val="none" w:sz="0" w:space="0" w:color="auto"/>
                                  </w:divBdr>
                                </w:div>
                                <w:div w:id="174002031">
                                  <w:marLeft w:val="640"/>
                                  <w:marRight w:val="0"/>
                                  <w:marTop w:val="0"/>
                                  <w:marBottom w:val="0"/>
                                  <w:divBdr>
                                    <w:top w:val="none" w:sz="0" w:space="0" w:color="auto"/>
                                    <w:left w:val="none" w:sz="0" w:space="0" w:color="auto"/>
                                    <w:bottom w:val="none" w:sz="0" w:space="0" w:color="auto"/>
                                    <w:right w:val="none" w:sz="0" w:space="0" w:color="auto"/>
                                  </w:divBdr>
                                </w:div>
                                <w:div w:id="202326104">
                                  <w:marLeft w:val="640"/>
                                  <w:marRight w:val="0"/>
                                  <w:marTop w:val="0"/>
                                  <w:marBottom w:val="0"/>
                                  <w:divBdr>
                                    <w:top w:val="none" w:sz="0" w:space="0" w:color="auto"/>
                                    <w:left w:val="none" w:sz="0" w:space="0" w:color="auto"/>
                                    <w:bottom w:val="none" w:sz="0" w:space="0" w:color="auto"/>
                                    <w:right w:val="none" w:sz="0" w:space="0" w:color="auto"/>
                                  </w:divBdr>
                                </w:div>
                                <w:div w:id="262959025">
                                  <w:marLeft w:val="640"/>
                                  <w:marRight w:val="0"/>
                                  <w:marTop w:val="0"/>
                                  <w:marBottom w:val="0"/>
                                  <w:divBdr>
                                    <w:top w:val="none" w:sz="0" w:space="0" w:color="auto"/>
                                    <w:left w:val="none" w:sz="0" w:space="0" w:color="auto"/>
                                    <w:bottom w:val="none" w:sz="0" w:space="0" w:color="auto"/>
                                    <w:right w:val="none" w:sz="0" w:space="0" w:color="auto"/>
                                  </w:divBdr>
                                </w:div>
                                <w:div w:id="282737550">
                                  <w:marLeft w:val="640"/>
                                  <w:marRight w:val="0"/>
                                  <w:marTop w:val="0"/>
                                  <w:marBottom w:val="0"/>
                                  <w:divBdr>
                                    <w:top w:val="none" w:sz="0" w:space="0" w:color="auto"/>
                                    <w:left w:val="none" w:sz="0" w:space="0" w:color="auto"/>
                                    <w:bottom w:val="none" w:sz="0" w:space="0" w:color="auto"/>
                                    <w:right w:val="none" w:sz="0" w:space="0" w:color="auto"/>
                                  </w:divBdr>
                                </w:div>
                                <w:div w:id="354114576">
                                  <w:marLeft w:val="640"/>
                                  <w:marRight w:val="0"/>
                                  <w:marTop w:val="0"/>
                                  <w:marBottom w:val="0"/>
                                  <w:divBdr>
                                    <w:top w:val="none" w:sz="0" w:space="0" w:color="auto"/>
                                    <w:left w:val="none" w:sz="0" w:space="0" w:color="auto"/>
                                    <w:bottom w:val="none" w:sz="0" w:space="0" w:color="auto"/>
                                    <w:right w:val="none" w:sz="0" w:space="0" w:color="auto"/>
                                  </w:divBdr>
                                </w:div>
                                <w:div w:id="450906166">
                                  <w:marLeft w:val="640"/>
                                  <w:marRight w:val="0"/>
                                  <w:marTop w:val="0"/>
                                  <w:marBottom w:val="0"/>
                                  <w:divBdr>
                                    <w:top w:val="none" w:sz="0" w:space="0" w:color="auto"/>
                                    <w:left w:val="none" w:sz="0" w:space="0" w:color="auto"/>
                                    <w:bottom w:val="none" w:sz="0" w:space="0" w:color="auto"/>
                                    <w:right w:val="none" w:sz="0" w:space="0" w:color="auto"/>
                                  </w:divBdr>
                                </w:div>
                                <w:div w:id="677000607">
                                  <w:marLeft w:val="640"/>
                                  <w:marRight w:val="0"/>
                                  <w:marTop w:val="0"/>
                                  <w:marBottom w:val="0"/>
                                  <w:divBdr>
                                    <w:top w:val="none" w:sz="0" w:space="0" w:color="auto"/>
                                    <w:left w:val="none" w:sz="0" w:space="0" w:color="auto"/>
                                    <w:bottom w:val="none" w:sz="0" w:space="0" w:color="auto"/>
                                    <w:right w:val="none" w:sz="0" w:space="0" w:color="auto"/>
                                  </w:divBdr>
                                </w:div>
                                <w:div w:id="709648707">
                                  <w:marLeft w:val="640"/>
                                  <w:marRight w:val="0"/>
                                  <w:marTop w:val="0"/>
                                  <w:marBottom w:val="0"/>
                                  <w:divBdr>
                                    <w:top w:val="none" w:sz="0" w:space="0" w:color="auto"/>
                                    <w:left w:val="none" w:sz="0" w:space="0" w:color="auto"/>
                                    <w:bottom w:val="none" w:sz="0" w:space="0" w:color="auto"/>
                                    <w:right w:val="none" w:sz="0" w:space="0" w:color="auto"/>
                                  </w:divBdr>
                                </w:div>
                                <w:div w:id="739714370">
                                  <w:marLeft w:val="640"/>
                                  <w:marRight w:val="0"/>
                                  <w:marTop w:val="0"/>
                                  <w:marBottom w:val="0"/>
                                  <w:divBdr>
                                    <w:top w:val="none" w:sz="0" w:space="0" w:color="auto"/>
                                    <w:left w:val="none" w:sz="0" w:space="0" w:color="auto"/>
                                    <w:bottom w:val="none" w:sz="0" w:space="0" w:color="auto"/>
                                    <w:right w:val="none" w:sz="0" w:space="0" w:color="auto"/>
                                  </w:divBdr>
                                </w:div>
                                <w:div w:id="750929754">
                                  <w:marLeft w:val="640"/>
                                  <w:marRight w:val="0"/>
                                  <w:marTop w:val="0"/>
                                  <w:marBottom w:val="0"/>
                                  <w:divBdr>
                                    <w:top w:val="none" w:sz="0" w:space="0" w:color="auto"/>
                                    <w:left w:val="none" w:sz="0" w:space="0" w:color="auto"/>
                                    <w:bottom w:val="none" w:sz="0" w:space="0" w:color="auto"/>
                                    <w:right w:val="none" w:sz="0" w:space="0" w:color="auto"/>
                                  </w:divBdr>
                                </w:div>
                                <w:div w:id="1094740673">
                                  <w:marLeft w:val="640"/>
                                  <w:marRight w:val="0"/>
                                  <w:marTop w:val="0"/>
                                  <w:marBottom w:val="0"/>
                                  <w:divBdr>
                                    <w:top w:val="none" w:sz="0" w:space="0" w:color="auto"/>
                                    <w:left w:val="none" w:sz="0" w:space="0" w:color="auto"/>
                                    <w:bottom w:val="none" w:sz="0" w:space="0" w:color="auto"/>
                                    <w:right w:val="none" w:sz="0" w:space="0" w:color="auto"/>
                                  </w:divBdr>
                                </w:div>
                                <w:div w:id="1140659616">
                                  <w:marLeft w:val="640"/>
                                  <w:marRight w:val="0"/>
                                  <w:marTop w:val="0"/>
                                  <w:marBottom w:val="0"/>
                                  <w:divBdr>
                                    <w:top w:val="none" w:sz="0" w:space="0" w:color="auto"/>
                                    <w:left w:val="none" w:sz="0" w:space="0" w:color="auto"/>
                                    <w:bottom w:val="none" w:sz="0" w:space="0" w:color="auto"/>
                                    <w:right w:val="none" w:sz="0" w:space="0" w:color="auto"/>
                                  </w:divBdr>
                                </w:div>
                                <w:div w:id="1143932166">
                                  <w:marLeft w:val="640"/>
                                  <w:marRight w:val="0"/>
                                  <w:marTop w:val="0"/>
                                  <w:marBottom w:val="0"/>
                                  <w:divBdr>
                                    <w:top w:val="none" w:sz="0" w:space="0" w:color="auto"/>
                                    <w:left w:val="none" w:sz="0" w:space="0" w:color="auto"/>
                                    <w:bottom w:val="none" w:sz="0" w:space="0" w:color="auto"/>
                                    <w:right w:val="none" w:sz="0" w:space="0" w:color="auto"/>
                                  </w:divBdr>
                                </w:div>
                                <w:div w:id="1237012678">
                                  <w:marLeft w:val="640"/>
                                  <w:marRight w:val="0"/>
                                  <w:marTop w:val="0"/>
                                  <w:marBottom w:val="0"/>
                                  <w:divBdr>
                                    <w:top w:val="none" w:sz="0" w:space="0" w:color="auto"/>
                                    <w:left w:val="none" w:sz="0" w:space="0" w:color="auto"/>
                                    <w:bottom w:val="none" w:sz="0" w:space="0" w:color="auto"/>
                                    <w:right w:val="none" w:sz="0" w:space="0" w:color="auto"/>
                                  </w:divBdr>
                                </w:div>
                                <w:div w:id="1269041948">
                                  <w:marLeft w:val="640"/>
                                  <w:marRight w:val="0"/>
                                  <w:marTop w:val="0"/>
                                  <w:marBottom w:val="0"/>
                                  <w:divBdr>
                                    <w:top w:val="none" w:sz="0" w:space="0" w:color="auto"/>
                                    <w:left w:val="none" w:sz="0" w:space="0" w:color="auto"/>
                                    <w:bottom w:val="none" w:sz="0" w:space="0" w:color="auto"/>
                                    <w:right w:val="none" w:sz="0" w:space="0" w:color="auto"/>
                                  </w:divBdr>
                                </w:div>
                                <w:div w:id="1298409770">
                                  <w:marLeft w:val="640"/>
                                  <w:marRight w:val="0"/>
                                  <w:marTop w:val="0"/>
                                  <w:marBottom w:val="0"/>
                                  <w:divBdr>
                                    <w:top w:val="none" w:sz="0" w:space="0" w:color="auto"/>
                                    <w:left w:val="none" w:sz="0" w:space="0" w:color="auto"/>
                                    <w:bottom w:val="none" w:sz="0" w:space="0" w:color="auto"/>
                                    <w:right w:val="none" w:sz="0" w:space="0" w:color="auto"/>
                                  </w:divBdr>
                                </w:div>
                                <w:div w:id="1298678166">
                                  <w:marLeft w:val="640"/>
                                  <w:marRight w:val="0"/>
                                  <w:marTop w:val="0"/>
                                  <w:marBottom w:val="0"/>
                                  <w:divBdr>
                                    <w:top w:val="none" w:sz="0" w:space="0" w:color="auto"/>
                                    <w:left w:val="none" w:sz="0" w:space="0" w:color="auto"/>
                                    <w:bottom w:val="none" w:sz="0" w:space="0" w:color="auto"/>
                                    <w:right w:val="none" w:sz="0" w:space="0" w:color="auto"/>
                                  </w:divBdr>
                                </w:div>
                                <w:div w:id="1489595672">
                                  <w:marLeft w:val="640"/>
                                  <w:marRight w:val="0"/>
                                  <w:marTop w:val="0"/>
                                  <w:marBottom w:val="0"/>
                                  <w:divBdr>
                                    <w:top w:val="none" w:sz="0" w:space="0" w:color="auto"/>
                                    <w:left w:val="none" w:sz="0" w:space="0" w:color="auto"/>
                                    <w:bottom w:val="none" w:sz="0" w:space="0" w:color="auto"/>
                                    <w:right w:val="none" w:sz="0" w:space="0" w:color="auto"/>
                                  </w:divBdr>
                                </w:div>
                                <w:div w:id="1508325416">
                                  <w:marLeft w:val="640"/>
                                  <w:marRight w:val="0"/>
                                  <w:marTop w:val="0"/>
                                  <w:marBottom w:val="0"/>
                                  <w:divBdr>
                                    <w:top w:val="none" w:sz="0" w:space="0" w:color="auto"/>
                                    <w:left w:val="none" w:sz="0" w:space="0" w:color="auto"/>
                                    <w:bottom w:val="none" w:sz="0" w:space="0" w:color="auto"/>
                                    <w:right w:val="none" w:sz="0" w:space="0" w:color="auto"/>
                                  </w:divBdr>
                                </w:div>
                                <w:div w:id="1527981459">
                                  <w:marLeft w:val="640"/>
                                  <w:marRight w:val="0"/>
                                  <w:marTop w:val="0"/>
                                  <w:marBottom w:val="0"/>
                                  <w:divBdr>
                                    <w:top w:val="none" w:sz="0" w:space="0" w:color="auto"/>
                                    <w:left w:val="none" w:sz="0" w:space="0" w:color="auto"/>
                                    <w:bottom w:val="none" w:sz="0" w:space="0" w:color="auto"/>
                                    <w:right w:val="none" w:sz="0" w:space="0" w:color="auto"/>
                                  </w:divBdr>
                                </w:div>
                                <w:div w:id="1536388843">
                                  <w:marLeft w:val="640"/>
                                  <w:marRight w:val="0"/>
                                  <w:marTop w:val="0"/>
                                  <w:marBottom w:val="0"/>
                                  <w:divBdr>
                                    <w:top w:val="none" w:sz="0" w:space="0" w:color="auto"/>
                                    <w:left w:val="none" w:sz="0" w:space="0" w:color="auto"/>
                                    <w:bottom w:val="none" w:sz="0" w:space="0" w:color="auto"/>
                                    <w:right w:val="none" w:sz="0" w:space="0" w:color="auto"/>
                                  </w:divBdr>
                                </w:div>
                                <w:div w:id="1568028942">
                                  <w:marLeft w:val="640"/>
                                  <w:marRight w:val="0"/>
                                  <w:marTop w:val="0"/>
                                  <w:marBottom w:val="0"/>
                                  <w:divBdr>
                                    <w:top w:val="none" w:sz="0" w:space="0" w:color="auto"/>
                                    <w:left w:val="none" w:sz="0" w:space="0" w:color="auto"/>
                                    <w:bottom w:val="none" w:sz="0" w:space="0" w:color="auto"/>
                                    <w:right w:val="none" w:sz="0" w:space="0" w:color="auto"/>
                                  </w:divBdr>
                                </w:div>
                                <w:div w:id="1654870670">
                                  <w:marLeft w:val="640"/>
                                  <w:marRight w:val="0"/>
                                  <w:marTop w:val="0"/>
                                  <w:marBottom w:val="0"/>
                                  <w:divBdr>
                                    <w:top w:val="none" w:sz="0" w:space="0" w:color="auto"/>
                                    <w:left w:val="none" w:sz="0" w:space="0" w:color="auto"/>
                                    <w:bottom w:val="none" w:sz="0" w:space="0" w:color="auto"/>
                                    <w:right w:val="none" w:sz="0" w:space="0" w:color="auto"/>
                                  </w:divBdr>
                                </w:div>
                                <w:div w:id="1821531414">
                                  <w:marLeft w:val="640"/>
                                  <w:marRight w:val="0"/>
                                  <w:marTop w:val="0"/>
                                  <w:marBottom w:val="0"/>
                                  <w:divBdr>
                                    <w:top w:val="none" w:sz="0" w:space="0" w:color="auto"/>
                                    <w:left w:val="none" w:sz="0" w:space="0" w:color="auto"/>
                                    <w:bottom w:val="none" w:sz="0" w:space="0" w:color="auto"/>
                                    <w:right w:val="none" w:sz="0" w:space="0" w:color="auto"/>
                                  </w:divBdr>
                                </w:div>
                                <w:div w:id="1830748790">
                                  <w:marLeft w:val="640"/>
                                  <w:marRight w:val="0"/>
                                  <w:marTop w:val="0"/>
                                  <w:marBottom w:val="0"/>
                                  <w:divBdr>
                                    <w:top w:val="none" w:sz="0" w:space="0" w:color="auto"/>
                                    <w:left w:val="none" w:sz="0" w:space="0" w:color="auto"/>
                                    <w:bottom w:val="none" w:sz="0" w:space="0" w:color="auto"/>
                                    <w:right w:val="none" w:sz="0" w:space="0" w:color="auto"/>
                                  </w:divBdr>
                                </w:div>
                                <w:div w:id="1897203138">
                                  <w:marLeft w:val="640"/>
                                  <w:marRight w:val="0"/>
                                  <w:marTop w:val="0"/>
                                  <w:marBottom w:val="0"/>
                                  <w:divBdr>
                                    <w:top w:val="none" w:sz="0" w:space="0" w:color="auto"/>
                                    <w:left w:val="none" w:sz="0" w:space="0" w:color="auto"/>
                                    <w:bottom w:val="none" w:sz="0" w:space="0" w:color="auto"/>
                                    <w:right w:val="none" w:sz="0" w:space="0" w:color="auto"/>
                                  </w:divBdr>
                                </w:div>
                                <w:div w:id="1913003265">
                                  <w:marLeft w:val="640"/>
                                  <w:marRight w:val="0"/>
                                  <w:marTop w:val="0"/>
                                  <w:marBottom w:val="0"/>
                                  <w:divBdr>
                                    <w:top w:val="none" w:sz="0" w:space="0" w:color="auto"/>
                                    <w:left w:val="none" w:sz="0" w:space="0" w:color="auto"/>
                                    <w:bottom w:val="none" w:sz="0" w:space="0" w:color="auto"/>
                                    <w:right w:val="none" w:sz="0" w:space="0" w:color="auto"/>
                                  </w:divBdr>
                                </w:div>
                                <w:div w:id="1921912731">
                                  <w:marLeft w:val="640"/>
                                  <w:marRight w:val="0"/>
                                  <w:marTop w:val="0"/>
                                  <w:marBottom w:val="0"/>
                                  <w:divBdr>
                                    <w:top w:val="none" w:sz="0" w:space="0" w:color="auto"/>
                                    <w:left w:val="none" w:sz="0" w:space="0" w:color="auto"/>
                                    <w:bottom w:val="none" w:sz="0" w:space="0" w:color="auto"/>
                                    <w:right w:val="none" w:sz="0" w:space="0" w:color="auto"/>
                                  </w:divBdr>
                                </w:div>
                                <w:div w:id="1927035845">
                                  <w:marLeft w:val="640"/>
                                  <w:marRight w:val="0"/>
                                  <w:marTop w:val="0"/>
                                  <w:marBottom w:val="0"/>
                                  <w:divBdr>
                                    <w:top w:val="none" w:sz="0" w:space="0" w:color="auto"/>
                                    <w:left w:val="none" w:sz="0" w:space="0" w:color="auto"/>
                                    <w:bottom w:val="none" w:sz="0" w:space="0" w:color="auto"/>
                                    <w:right w:val="none" w:sz="0" w:space="0" w:color="auto"/>
                                  </w:divBdr>
                                </w:div>
                              </w:divsChild>
                            </w:div>
                            <w:div w:id="733702284">
                              <w:marLeft w:val="0"/>
                              <w:marRight w:val="0"/>
                              <w:marTop w:val="0"/>
                              <w:marBottom w:val="0"/>
                              <w:divBdr>
                                <w:top w:val="none" w:sz="0" w:space="0" w:color="auto"/>
                                <w:left w:val="none" w:sz="0" w:space="0" w:color="auto"/>
                                <w:bottom w:val="none" w:sz="0" w:space="0" w:color="auto"/>
                                <w:right w:val="none" w:sz="0" w:space="0" w:color="auto"/>
                              </w:divBdr>
                              <w:divsChild>
                                <w:div w:id="1014945">
                                  <w:marLeft w:val="640"/>
                                  <w:marRight w:val="0"/>
                                  <w:marTop w:val="0"/>
                                  <w:marBottom w:val="0"/>
                                  <w:divBdr>
                                    <w:top w:val="none" w:sz="0" w:space="0" w:color="auto"/>
                                    <w:left w:val="none" w:sz="0" w:space="0" w:color="auto"/>
                                    <w:bottom w:val="none" w:sz="0" w:space="0" w:color="auto"/>
                                    <w:right w:val="none" w:sz="0" w:space="0" w:color="auto"/>
                                  </w:divBdr>
                                </w:div>
                                <w:div w:id="16547135">
                                  <w:marLeft w:val="640"/>
                                  <w:marRight w:val="0"/>
                                  <w:marTop w:val="0"/>
                                  <w:marBottom w:val="0"/>
                                  <w:divBdr>
                                    <w:top w:val="none" w:sz="0" w:space="0" w:color="auto"/>
                                    <w:left w:val="none" w:sz="0" w:space="0" w:color="auto"/>
                                    <w:bottom w:val="none" w:sz="0" w:space="0" w:color="auto"/>
                                    <w:right w:val="none" w:sz="0" w:space="0" w:color="auto"/>
                                  </w:divBdr>
                                </w:div>
                                <w:div w:id="30308838">
                                  <w:marLeft w:val="640"/>
                                  <w:marRight w:val="0"/>
                                  <w:marTop w:val="0"/>
                                  <w:marBottom w:val="0"/>
                                  <w:divBdr>
                                    <w:top w:val="none" w:sz="0" w:space="0" w:color="auto"/>
                                    <w:left w:val="none" w:sz="0" w:space="0" w:color="auto"/>
                                    <w:bottom w:val="none" w:sz="0" w:space="0" w:color="auto"/>
                                    <w:right w:val="none" w:sz="0" w:space="0" w:color="auto"/>
                                  </w:divBdr>
                                </w:div>
                                <w:div w:id="44841869">
                                  <w:marLeft w:val="640"/>
                                  <w:marRight w:val="0"/>
                                  <w:marTop w:val="0"/>
                                  <w:marBottom w:val="0"/>
                                  <w:divBdr>
                                    <w:top w:val="none" w:sz="0" w:space="0" w:color="auto"/>
                                    <w:left w:val="none" w:sz="0" w:space="0" w:color="auto"/>
                                    <w:bottom w:val="none" w:sz="0" w:space="0" w:color="auto"/>
                                    <w:right w:val="none" w:sz="0" w:space="0" w:color="auto"/>
                                  </w:divBdr>
                                </w:div>
                                <w:div w:id="50661630">
                                  <w:marLeft w:val="640"/>
                                  <w:marRight w:val="0"/>
                                  <w:marTop w:val="0"/>
                                  <w:marBottom w:val="0"/>
                                  <w:divBdr>
                                    <w:top w:val="none" w:sz="0" w:space="0" w:color="auto"/>
                                    <w:left w:val="none" w:sz="0" w:space="0" w:color="auto"/>
                                    <w:bottom w:val="none" w:sz="0" w:space="0" w:color="auto"/>
                                    <w:right w:val="none" w:sz="0" w:space="0" w:color="auto"/>
                                  </w:divBdr>
                                </w:div>
                                <w:div w:id="214003881">
                                  <w:marLeft w:val="640"/>
                                  <w:marRight w:val="0"/>
                                  <w:marTop w:val="0"/>
                                  <w:marBottom w:val="0"/>
                                  <w:divBdr>
                                    <w:top w:val="none" w:sz="0" w:space="0" w:color="auto"/>
                                    <w:left w:val="none" w:sz="0" w:space="0" w:color="auto"/>
                                    <w:bottom w:val="none" w:sz="0" w:space="0" w:color="auto"/>
                                    <w:right w:val="none" w:sz="0" w:space="0" w:color="auto"/>
                                  </w:divBdr>
                                </w:div>
                                <w:div w:id="325596251">
                                  <w:marLeft w:val="640"/>
                                  <w:marRight w:val="0"/>
                                  <w:marTop w:val="0"/>
                                  <w:marBottom w:val="0"/>
                                  <w:divBdr>
                                    <w:top w:val="none" w:sz="0" w:space="0" w:color="auto"/>
                                    <w:left w:val="none" w:sz="0" w:space="0" w:color="auto"/>
                                    <w:bottom w:val="none" w:sz="0" w:space="0" w:color="auto"/>
                                    <w:right w:val="none" w:sz="0" w:space="0" w:color="auto"/>
                                  </w:divBdr>
                                </w:div>
                                <w:div w:id="480733022">
                                  <w:marLeft w:val="640"/>
                                  <w:marRight w:val="0"/>
                                  <w:marTop w:val="0"/>
                                  <w:marBottom w:val="0"/>
                                  <w:divBdr>
                                    <w:top w:val="none" w:sz="0" w:space="0" w:color="auto"/>
                                    <w:left w:val="none" w:sz="0" w:space="0" w:color="auto"/>
                                    <w:bottom w:val="none" w:sz="0" w:space="0" w:color="auto"/>
                                    <w:right w:val="none" w:sz="0" w:space="0" w:color="auto"/>
                                  </w:divBdr>
                                </w:div>
                                <w:div w:id="525170673">
                                  <w:marLeft w:val="640"/>
                                  <w:marRight w:val="0"/>
                                  <w:marTop w:val="0"/>
                                  <w:marBottom w:val="0"/>
                                  <w:divBdr>
                                    <w:top w:val="none" w:sz="0" w:space="0" w:color="auto"/>
                                    <w:left w:val="none" w:sz="0" w:space="0" w:color="auto"/>
                                    <w:bottom w:val="none" w:sz="0" w:space="0" w:color="auto"/>
                                    <w:right w:val="none" w:sz="0" w:space="0" w:color="auto"/>
                                  </w:divBdr>
                                </w:div>
                                <w:div w:id="537939427">
                                  <w:marLeft w:val="640"/>
                                  <w:marRight w:val="0"/>
                                  <w:marTop w:val="0"/>
                                  <w:marBottom w:val="0"/>
                                  <w:divBdr>
                                    <w:top w:val="none" w:sz="0" w:space="0" w:color="auto"/>
                                    <w:left w:val="none" w:sz="0" w:space="0" w:color="auto"/>
                                    <w:bottom w:val="none" w:sz="0" w:space="0" w:color="auto"/>
                                    <w:right w:val="none" w:sz="0" w:space="0" w:color="auto"/>
                                  </w:divBdr>
                                </w:div>
                                <w:div w:id="540288804">
                                  <w:marLeft w:val="640"/>
                                  <w:marRight w:val="0"/>
                                  <w:marTop w:val="0"/>
                                  <w:marBottom w:val="0"/>
                                  <w:divBdr>
                                    <w:top w:val="none" w:sz="0" w:space="0" w:color="auto"/>
                                    <w:left w:val="none" w:sz="0" w:space="0" w:color="auto"/>
                                    <w:bottom w:val="none" w:sz="0" w:space="0" w:color="auto"/>
                                    <w:right w:val="none" w:sz="0" w:space="0" w:color="auto"/>
                                  </w:divBdr>
                                </w:div>
                                <w:div w:id="543324348">
                                  <w:marLeft w:val="640"/>
                                  <w:marRight w:val="0"/>
                                  <w:marTop w:val="0"/>
                                  <w:marBottom w:val="0"/>
                                  <w:divBdr>
                                    <w:top w:val="none" w:sz="0" w:space="0" w:color="auto"/>
                                    <w:left w:val="none" w:sz="0" w:space="0" w:color="auto"/>
                                    <w:bottom w:val="none" w:sz="0" w:space="0" w:color="auto"/>
                                    <w:right w:val="none" w:sz="0" w:space="0" w:color="auto"/>
                                  </w:divBdr>
                                </w:div>
                                <w:div w:id="623930227">
                                  <w:marLeft w:val="640"/>
                                  <w:marRight w:val="0"/>
                                  <w:marTop w:val="0"/>
                                  <w:marBottom w:val="0"/>
                                  <w:divBdr>
                                    <w:top w:val="none" w:sz="0" w:space="0" w:color="auto"/>
                                    <w:left w:val="none" w:sz="0" w:space="0" w:color="auto"/>
                                    <w:bottom w:val="none" w:sz="0" w:space="0" w:color="auto"/>
                                    <w:right w:val="none" w:sz="0" w:space="0" w:color="auto"/>
                                  </w:divBdr>
                                </w:div>
                                <w:div w:id="658074667">
                                  <w:marLeft w:val="640"/>
                                  <w:marRight w:val="0"/>
                                  <w:marTop w:val="0"/>
                                  <w:marBottom w:val="0"/>
                                  <w:divBdr>
                                    <w:top w:val="none" w:sz="0" w:space="0" w:color="auto"/>
                                    <w:left w:val="none" w:sz="0" w:space="0" w:color="auto"/>
                                    <w:bottom w:val="none" w:sz="0" w:space="0" w:color="auto"/>
                                    <w:right w:val="none" w:sz="0" w:space="0" w:color="auto"/>
                                  </w:divBdr>
                                </w:div>
                                <w:div w:id="797407552">
                                  <w:marLeft w:val="640"/>
                                  <w:marRight w:val="0"/>
                                  <w:marTop w:val="0"/>
                                  <w:marBottom w:val="0"/>
                                  <w:divBdr>
                                    <w:top w:val="none" w:sz="0" w:space="0" w:color="auto"/>
                                    <w:left w:val="none" w:sz="0" w:space="0" w:color="auto"/>
                                    <w:bottom w:val="none" w:sz="0" w:space="0" w:color="auto"/>
                                    <w:right w:val="none" w:sz="0" w:space="0" w:color="auto"/>
                                  </w:divBdr>
                                </w:div>
                                <w:div w:id="905189209">
                                  <w:marLeft w:val="640"/>
                                  <w:marRight w:val="0"/>
                                  <w:marTop w:val="0"/>
                                  <w:marBottom w:val="0"/>
                                  <w:divBdr>
                                    <w:top w:val="none" w:sz="0" w:space="0" w:color="auto"/>
                                    <w:left w:val="none" w:sz="0" w:space="0" w:color="auto"/>
                                    <w:bottom w:val="none" w:sz="0" w:space="0" w:color="auto"/>
                                    <w:right w:val="none" w:sz="0" w:space="0" w:color="auto"/>
                                  </w:divBdr>
                                </w:div>
                                <w:div w:id="1022244940">
                                  <w:marLeft w:val="640"/>
                                  <w:marRight w:val="0"/>
                                  <w:marTop w:val="0"/>
                                  <w:marBottom w:val="0"/>
                                  <w:divBdr>
                                    <w:top w:val="none" w:sz="0" w:space="0" w:color="auto"/>
                                    <w:left w:val="none" w:sz="0" w:space="0" w:color="auto"/>
                                    <w:bottom w:val="none" w:sz="0" w:space="0" w:color="auto"/>
                                    <w:right w:val="none" w:sz="0" w:space="0" w:color="auto"/>
                                  </w:divBdr>
                                </w:div>
                                <w:div w:id="1100836029">
                                  <w:marLeft w:val="640"/>
                                  <w:marRight w:val="0"/>
                                  <w:marTop w:val="0"/>
                                  <w:marBottom w:val="0"/>
                                  <w:divBdr>
                                    <w:top w:val="none" w:sz="0" w:space="0" w:color="auto"/>
                                    <w:left w:val="none" w:sz="0" w:space="0" w:color="auto"/>
                                    <w:bottom w:val="none" w:sz="0" w:space="0" w:color="auto"/>
                                    <w:right w:val="none" w:sz="0" w:space="0" w:color="auto"/>
                                  </w:divBdr>
                                </w:div>
                                <w:div w:id="1103916513">
                                  <w:marLeft w:val="640"/>
                                  <w:marRight w:val="0"/>
                                  <w:marTop w:val="0"/>
                                  <w:marBottom w:val="0"/>
                                  <w:divBdr>
                                    <w:top w:val="none" w:sz="0" w:space="0" w:color="auto"/>
                                    <w:left w:val="none" w:sz="0" w:space="0" w:color="auto"/>
                                    <w:bottom w:val="none" w:sz="0" w:space="0" w:color="auto"/>
                                    <w:right w:val="none" w:sz="0" w:space="0" w:color="auto"/>
                                  </w:divBdr>
                                </w:div>
                                <w:div w:id="1111315832">
                                  <w:marLeft w:val="640"/>
                                  <w:marRight w:val="0"/>
                                  <w:marTop w:val="0"/>
                                  <w:marBottom w:val="0"/>
                                  <w:divBdr>
                                    <w:top w:val="none" w:sz="0" w:space="0" w:color="auto"/>
                                    <w:left w:val="none" w:sz="0" w:space="0" w:color="auto"/>
                                    <w:bottom w:val="none" w:sz="0" w:space="0" w:color="auto"/>
                                    <w:right w:val="none" w:sz="0" w:space="0" w:color="auto"/>
                                  </w:divBdr>
                                </w:div>
                                <w:div w:id="1113208725">
                                  <w:marLeft w:val="640"/>
                                  <w:marRight w:val="0"/>
                                  <w:marTop w:val="0"/>
                                  <w:marBottom w:val="0"/>
                                  <w:divBdr>
                                    <w:top w:val="none" w:sz="0" w:space="0" w:color="auto"/>
                                    <w:left w:val="none" w:sz="0" w:space="0" w:color="auto"/>
                                    <w:bottom w:val="none" w:sz="0" w:space="0" w:color="auto"/>
                                    <w:right w:val="none" w:sz="0" w:space="0" w:color="auto"/>
                                  </w:divBdr>
                                </w:div>
                                <w:div w:id="1119304646">
                                  <w:marLeft w:val="640"/>
                                  <w:marRight w:val="0"/>
                                  <w:marTop w:val="0"/>
                                  <w:marBottom w:val="0"/>
                                  <w:divBdr>
                                    <w:top w:val="none" w:sz="0" w:space="0" w:color="auto"/>
                                    <w:left w:val="none" w:sz="0" w:space="0" w:color="auto"/>
                                    <w:bottom w:val="none" w:sz="0" w:space="0" w:color="auto"/>
                                    <w:right w:val="none" w:sz="0" w:space="0" w:color="auto"/>
                                  </w:divBdr>
                                </w:div>
                                <w:div w:id="1163158618">
                                  <w:marLeft w:val="640"/>
                                  <w:marRight w:val="0"/>
                                  <w:marTop w:val="0"/>
                                  <w:marBottom w:val="0"/>
                                  <w:divBdr>
                                    <w:top w:val="none" w:sz="0" w:space="0" w:color="auto"/>
                                    <w:left w:val="none" w:sz="0" w:space="0" w:color="auto"/>
                                    <w:bottom w:val="none" w:sz="0" w:space="0" w:color="auto"/>
                                    <w:right w:val="none" w:sz="0" w:space="0" w:color="auto"/>
                                  </w:divBdr>
                                </w:div>
                                <w:div w:id="1219243375">
                                  <w:marLeft w:val="640"/>
                                  <w:marRight w:val="0"/>
                                  <w:marTop w:val="0"/>
                                  <w:marBottom w:val="0"/>
                                  <w:divBdr>
                                    <w:top w:val="none" w:sz="0" w:space="0" w:color="auto"/>
                                    <w:left w:val="none" w:sz="0" w:space="0" w:color="auto"/>
                                    <w:bottom w:val="none" w:sz="0" w:space="0" w:color="auto"/>
                                    <w:right w:val="none" w:sz="0" w:space="0" w:color="auto"/>
                                  </w:divBdr>
                                </w:div>
                                <w:div w:id="1312173599">
                                  <w:marLeft w:val="640"/>
                                  <w:marRight w:val="0"/>
                                  <w:marTop w:val="0"/>
                                  <w:marBottom w:val="0"/>
                                  <w:divBdr>
                                    <w:top w:val="none" w:sz="0" w:space="0" w:color="auto"/>
                                    <w:left w:val="none" w:sz="0" w:space="0" w:color="auto"/>
                                    <w:bottom w:val="none" w:sz="0" w:space="0" w:color="auto"/>
                                    <w:right w:val="none" w:sz="0" w:space="0" w:color="auto"/>
                                  </w:divBdr>
                                </w:div>
                                <w:div w:id="1497186014">
                                  <w:marLeft w:val="640"/>
                                  <w:marRight w:val="0"/>
                                  <w:marTop w:val="0"/>
                                  <w:marBottom w:val="0"/>
                                  <w:divBdr>
                                    <w:top w:val="none" w:sz="0" w:space="0" w:color="auto"/>
                                    <w:left w:val="none" w:sz="0" w:space="0" w:color="auto"/>
                                    <w:bottom w:val="none" w:sz="0" w:space="0" w:color="auto"/>
                                    <w:right w:val="none" w:sz="0" w:space="0" w:color="auto"/>
                                  </w:divBdr>
                                </w:div>
                                <w:div w:id="1521436504">
                                  <w:marLeft w:val="640"/>
                                  <w:marRight w:val="0"/>
                                  <w:marTop w:val="0"/>
                                  <w:marBottom w:val="0"/>
                                  <w:divBdr>
                                    <w:top w:val="none" w:sz="0" w:space="0" w:color="auto"/>
                                    <w:left w:val="none" w:sz="0" w:space="0" w:color="auto"/>
                                    <w:bottom w:val="none" w:sz="0" w:space="0" w:color="auto"/>
                                    <w:right w:val="none" w:sz="0" w:space="0" w:color="auto"/>
                                  </w:divBdr>
                                </w:div>
                                <w:div w:id="1542934352">
                                  <w:marLeft w:val="640"/>
                                  <w:marRight w:val="0"/>
                                  <w:marTop w:val="0"/>
                                  <w:marBottom w:val="0"/>
                                  <w:divBdr>
                                    <w:top w:val="none" w:sz="0" w:space="0" w:color="auto"/>
                                    <w:left w:val="none" w:sz="0" w:space="0" w:color="auto"/>
                                    <w:bottom w:val="none" w:sz="0" w:space="0" w:color="auto"/>
                                    <w:right w:val="none" w:sz="0" w:space="0" w:color="auto"/>
                                  </w:divBdr>
                                </w:div>
                                <w:div w:id="1544558489">
                                  <w:marLeft w:val="640"/>
                                  <w:marRight w:val="0"/>
                                  <w:marTop w:val="0"/>
                                  <w:marBottom w:val="0"/>
                                  <w:divBdr>
                                    <w:top w:val="none" w:sz="0" w:space="0" w:color="auto"/>
                                    <w:left w:val="none" w:sz="0" w:space="0" w:color="auto"/>
                                    <w:bottom w:val="none" w:sz="0" w:space="0" w:color="auto"/>
                                    <w:right w:val="none" w:sz="0" w:space="0" w:color="auto"/>
                                  </w:divBdr>
                                </w:div>
                                <w:div w:id="1577084814">
                                  <w:marLeft w:val="640"/>
                                  <w:marRight w:val="0"/>
                                  <w:marTop w:val="0"/>
                                  <w:marBottom w:val="0"/>
                                  <w:divBdr>
                                    <w:top w:val="none" w:sz="0" w:space="0" w:color="auto"/>
                                    <w:left w:val="none" w:sz="0" w:space="0" w:color="auto"/>
                                    <w:bottom w:val="none" w:sz="0" w:space="0" w:color="auto"/>
                                    <w:right w:val="none" w:sz="0" w:space="0" w:color="auto"/>
                                  </w:divBdr>
                                </w:div>
                                <w:div w:id="1623614390">
                                  <w:marLeft w:val="640"/>
                                  <w:marRight w:val="0"/>
                                  <w:marTop w:val="0"/>
                                  <w:marBottom w:val="0"/>
                                  <w:divBdr>
                                    <w:top w:val="none" w:sz="0" w:space="0" w:color="auto"/>
                                    <w:left w:val="none" w:sz="0" w:space="0" w:color="auto"/>
                                    <w:bottom w:val="none" w:sz="0" w:space="0" w:color="auto"/>
                                    <w:right w:val="none" w:sz="0" w:space="0" w:color="auto"/>
                                  </w:divBdr>
                                </w:div>
                                <w:div w:id="1633707829">
                                  <w:marLeft w:val="640"/>
                                  <w:marRight w:val="0"/>
                                  <w:marTop w:val="0"/>
                                  <w:marBottom w:val="0"/>
                                  <w:divBdr>
                                    <w:top w:val="none" w:sz="0" w:space="0" w:color="auto"/>
                                    <w:left w:val="none" w:sz="0" w:space="0" w:color="auto"/>
                                    <w:bottom w:val="none" w:sz="0" w:space="0" w:color="auto"/>
                                    <w:right w:val="none" w:sz="0" w:space="0" w:color="auto"/>
                                  </w:divBdr>
                                </w:div>
                                <w:div w:id="1836801547">
                                  <w:marLeft w:val="640"/>
                                  <w:marRight w:val="0"/>
                                  <w:marTop w:val="0"/>
                                  <w:marBottom w:val="0"/>
                                  <w:divBdr>
                                    <w:top w:val="none" w:sz="0" w:space="0" w:color="auto"/>
                                    <w:left w:val="none" w:sz="0" w:space="0" w:color="auto"/>
                                    <w:bottom w:val="none" w:sz="0" w:space="0" w:color="auto"/>
                                    <w:right w:val="none" w:sz="0" w:space="0" w:color="auto"/>
                                  </w:divBdr>
                                </w:div>
                                <w:div w:id="2055150612">
                                  <w:marLeft w:val="640"/>
                                  <w:marRight w:val="0"/>
                                  <w:marTop w:val="0"/>
                                  <w:marBottom w:val="0"/>
                                  <w:divBdr>
                                    <w:top w:val="none" w:sz="0" w:space="0" w:color="auto"/>
                                    <w:left w:val="none" w:sz="0" w:space="0" w:color="auto"/>
                                    <w:bottom w:val="none" w:sz="0" w:space="0" w:color="auto"/>
                                    <w:right w:val="none" w:sz="0" w:space="0" w:color="auto"/>
                                  </w:divBdr>
                                </w:div>
                                <w:div w:id="2072345715">
                                  <w:marLeft w:val="640"/>
                                  <w:marRight w:val="0"/>
                                  <w:marTop w:val="0"/>
                                  <w:marBottom w:val="0"/>
                                  <w:divBdr>
                                    <w:top w:val="none" w:sz="0" w:space="0" w:color="auto"/>
                                    <w:left w:val="none" w:sz="0" w:space="0" w:color="auto"/>
                                    <w:bottom w:val="none" w:sz="0" w:space="0" w:color="auto"/>
                                    <w:right w:val="none" w:sz="0" w:space="0" w:color="auto"/>
                                  </w:divBdr>
                                </w:div>
                              </w:divsChild>
                            </w:div>
                            <w:div w:id="765880741">
                              <w:marLeft w:val="0"/>
                              <w:marRight w:val="0"/>
                              <w:marTop w:val="0"/>
                              <w:marBottom w:val="0"/>
                              <w:divBdr>
                                <w:top w:val="none" w:sz="0" w:space="0" w:color="auto"/>
                                <w:left w:val="none" w:sz="0" w:space="0" w:color="auto"/>
                                <w:bottom w:val="none" w:sz="0" w:space="0" w:color="auto"/>
                                <w:right w:val="none" w:sz="0" w:space="0" w:color="auto"/>
                              </w:divBdr>
                              <w:divsChild>
                                <w:div w:id="11495684">
                                  <w:marLeft w:val="640"/>
                                  <w:marRight w:val="0"/>
                                  <w:marTop w:val="0"/>
                                  <w:marBottom w:val="0"/>
                                  <w:divBdr>
                                    <w:top w:val="none" w:sz="0" w:space="0" w:color="auto"/>
                                    <w:left w:val="none" w:sz="0" w:space="0" w:color="auto"/>
                                    <w:bottom w:val="none" w:sz="0" w:space="0" w:color="auto"/>
                                    <w:right w:val="none" w:sz="0" w:space="0" w:color="auto"/>
                                  </w:divBdr>
                                </w:div>
                                <w:div w:id="20908782">
                                  <w:marLeft w:val="640"/>
                                  <w:marRight w:val="0"/>
                                  <w:marTop w:val="0"/>
                                  <w:marBottom w:val="0"/>
                                  <w:divBdr>
                                    <w:top w:val="none" w:sz="0" w:space="0" w:color="auto"/>
                                    <w:left w:val="none" w:sz="0" w:space="0" w:color="auto"/>
                                    <w:bottom w:val="none" w:sz="0" w:space="0" w:color="auto"/>
                                    <w:right w:val="none" w:sz="0" w:space="0" w:color="auto"/>
                                  </w:divBdr>
                                </w:div>
                                <w:div w:id="57829045">
                                  <w:marLeft w:val="640"/>
                                  <w:marRight w:val="0"/>
                                  <w:marTop w:val="0"/>
                                  <w:marBottom w:val="0"/>
                                  <w:divBdr>
                                    <w:top w:val="none" w:sz="0" w:space="0" w:color="auto"/>
                                    <w:left w:val="none" w:sz="0" w:space="0" w:color="auto"/>
                                    <w:bottom w:val="none" w:sz="0" w:space="0" w:color="auto"/>
                                    <w:right w:val="none" w:sz="0" w:space="0" w:color="auto"/>
                                  </w:divBdr>
                                </w:div>
                                <w:div w:id="290327029">
                                  <w:marLeft w:val="640"/>
                                  <w:marRight w:val="0"/>
                                  <w:marTop w:val="0"/>
                                  <w:marBottom w:val="0"/>
                                  <w:divBdr>
                                    <w:top w:val="none" w:sz="0" w:space="0" w:color="auto"/>
                                    <w:left w:val="none" w:sz="0" w:space="0" w:color="auto"/>
                                    <w:bottom w:val="none" w:sz="0" w:space="0" w:color="auto"/>
                                    <w:right w:val="none" w:sz="0" w:space="0" w:color="auto"/>
                                  </w:divBdr>
                                </w:div>
                                <w:div w:id="292179783">
                                  <w:marLeft w:val="640"/>
                                  <w:marRight w:val="0"/>
                                  <w:marTop w:val="0"/>
                                  <w:marBottom w:val="0"/>
                                  <w:divBdr>
                                    <w:top w:val="none" w:sz="0" w:space="0" w:color="auto"/>
                                    <w:left w:val="none" w:sz="0" w:space="0" w:color="auto"/>
                                    <w:bottom w:val="none" w:sz="0" w:space="0" w:color="auto"/>
                                    <w:right w:val="none" w:sz="0" w:space="0" w:color="auto"/>
                                  </w:divBdr>
                                </w:div>
                                <w:div w:id="329988994">
                                  <w:marLeft w:val="640"/>
                                  <w:marRight w:val="0"/>
                                  <w:marTop w:val="0"/>
                                  <w:marBottom w:val="0"/>
                                  <w:divBdr>
                                    <w:top w:val="none" w:sz="0" w:space="0" w:color="auto"/>
                                    <w:left w:val="none" w:sz="0" w:space="0" w:color="auto"/>
                                    <w:bottom w:val="none" w:sz="0" w:space="0" w:color="auto"/>
                                    <w:right w:val="none" w:sz="0" w:space="0" w:color="auto"/>
                                  </w:divBdr>
                                </w:div>
                                <w:div w:id="365180228">
                                  <w:marLeft w:val="640"/>
                                  <w:marRight w:val="0"/>
                                  <w:marTop w:val="0"/>
                                  <w:marBottom w:val="0"/>
                                  <w:divBdr>
                                    <w:top w:val="none" w:sz="0" w:space="0" w:color="auto"/>
                                    <w:left w:val="none" w:sz="0" w:space="0" w:color="auto"/>
                                    <w:bottom w:val="none" w:sz="0" w:space="0" w:color="auto"/>
                                    <w:right w:val="none" w:sz="0" w:space="0" w:color="auto"/>
                                  </w:divBdr>
                                </w:div>
                                <w:div w:id="397245291">
                                  <w:marLeft w:val="640"/>
                                  <w:marRight w:val="0"/>
                                  <w:marTop w:val="0"/>
                                  <w:marBottom w:val="0"/>
                                  <w:divBdr>
                                    <w:top w:val="none" w:sz="0" w:space="0" w:color="auto"/>
                                    <w:left w:val="none" w:sz="0" w:space="0" w:color="auto"/>
                                    <w:bottom w:val="none" w:sz="0" w:space="0" w:color="auto"/>
                                    <w:right w:val="none" w:sz="0" w:space="0" w:color="auto"/>
                                  </w:divBdr>
                                </w:div>
                                <w:div w:id="499004018">
                                  <w:marLeft w:val="640"/>
                                  <w:marRight w:val="0"/>
                                  <w:marTop w:val="0"/>
                                  <w:marBottom w:val="0"/>
                                  <w:divBdr>
                                    <w:top w:val="none" w:sz="0" w:space="0" w:color="auto"/>
                                    <w:left w:val="none" w:sz="0" w:space="0" w:color="auto"/>
                                    <w:bottom w:val="none" w:sz="0" w:space="0" w:color="auto"/>
                                    <w:right w:val="none" w:sz="0" w:space="0" w:color="auto"/>
                                  </w:divBdr>
                                </w:div>
                                <w:div w:id="520975860">
                                  <w:marLeft w:val="640"/>
                                  <w:marRight w:val="0"/>
                                  <w:marTop w:val="0"/>
                                  <w:marBottom w:val="0"/>
                                  <w:divBdr>
                                    <w:top w:val="none" w:sz="0" w:space="0" w:color="auto"/>
                                    <w:left w:val="none" w:sz="0" w:space="0" w:color="auto"/>
                                    <w:bottom w:val="none" w:sz="0" w:space="0" w:color="auto"/>
                                    <w:right w:val="none" w:sz="0" w:space="0" w:color="auto"/>
                                  </w:divBdr>
                                </w:div>
                                <w:div w:id="780998665">
                                  <w:marLeft w:val="640"/>
                                  <w:marRight w:val="0"/>
                                  <w:marTop w:val="0"/>
                                  <w:marBottom w:val="0"/>
                                  <w:divBdr>
                                    <w:top w:val="none" w:sz="0" w:space="0" w:color="auto"/>
                                    <w:left w:val="none" w:sz="0" w:space="0" w:color="auto"/>
                                    <w:bottom w:val="none" w:sz="0" w:space="0" w:color="auto"/>
                                    <w:right w:val="none" w:sz="0" w:space="0" w:color="auto"/>
                                  </w:divBdr>
                                </w:div>
                                <w:div w:id="842234636">
                                  <w:marLeft w:val="640"/>
                                  <w:marRight w:val="0"/>
                                  <w:marTop w:val="0"/>
                                  <w:marBottom w:val="0"/>
                                  <w:divBdr>
                                    <w:top w:val="none" w:sz="0" w:space="0" w:color="auto"/>
                                    <w:left w:val="none" w:sz="0" w:space="0" w:color="auto"/>
                                    <w:bottom w:val="none" w:sz="0" w:space="0" w:color="auto"/>
                                    <w:right w:val="none" w:sz="0" w:space="0" w:color="auto"/>
                                  </w:divBdr>
                                </w:div>
                                <w:div w:id="855509750">
                                  <w:marLeft w:val="640"/>
                                  <w:marRight w:val="0"/>
                                  <w:marTop w:val="0"/>
                                  <w:marBottom w:val="0"/>
                                  <w:divBdr>
                                    <w:top w:val="none" w:sz="0" w:space="0" w:color="auto"/>
                                    <w:left w:val="none" w:sz="0" w:space="0" w:color="auto"/>
                                    <w:bottom w:val="none" w:sz="0" w:space="0" w:color="auto"/>
                                    <w:right w:val="none" w:sz="0" w:space="0" w:color="auto"/>
                                  </w:divBdr>
                                </w:div>
                                <w:div w:id="938835167">
                                  <w:marLeft w:val="640"/>
                                  <w:marRight w:val="0"/>
                                  <w:marTop w:val="0"/>
                                  <w:marBottom w:val="0"/>
                                  <w:divBdr>
                                    <w:top w:val="none" w:sz="0" w:space="0" w:color="auto"/>
                                    <w:left w:val="none" w:sz="0" w:space="0" w:color="auto"/>
                                    <w:bottom w:val="none" w:sz="0" w:space="0" w:color="auto"/>
                                    <w:right w:val="none" w:sz="0" w:space="0" w:color="auto"/>
                                  </w:divBdr>
                                </w:div>
                                <w:div w:id="957296778">
                                  <w:marLeft w:val="640"/>
                                  <w:marRight w:val="0"/>
                                  <w:marTop w:val="0"/>
                                  <w:marBottom w:val="0"/>
                                  <w:divBdr>
                                    <w:top w:val="none" w:sz="0" w:space="0" w:color="auto"/>
                                    <w:left w:val="none" w:sz="0" w:space="0" w:color="auto"/>
                                    <w:bottom w:val="none" w:sz="0" w:space="0" w:color="auto"/>
                                    <w:right w:val="none" w:sz="0" w:space="0" w:color="auto"/>
                                  </w:divBdr>
                                </w:div>
                                <w:div w:id="1106542161">
                                  <w:marLeft w:val="640"/>
                                  <w:marRight w:val="0"/>
                                  <w:marTop w:val="0"/>
                                  <w:marBottom w:val="0"/>
                                  <w:divBdr>
                                    <w:top w:val="none" w:sz="0" w:space="0" w:color="auto"/>
                                    <w:left w:val="none" w:sz="0" w:space="0" w:color="auto"/>
                                    <w:bottom w:val="none" w:sz="0" w:space="0" w:color="auto"/>
                                    <w:right w:val="none" w:sz="0" w:space="0" w:color="auto"/>
                                  </w:divBdr>
                                </w:div>
                                <w:div w:id="1218203655">
                                  <w:marLeft w:val="640"/>
                                  <w:marRight w:val="0"/>
                                  <w:marTop w:val="0"/>
                                  <w:marBottom w:val="0"/>
                                  <w:divBdr>
                                    <w:top w:val="none" w:sz="0" w:space="0" w:color="auto"/>
                                    <w:left w:val="none" w:sz="0" w:space="0" w:color="auto"/>
                                    <w:bottom w:val="none" w:sz="0" w:space="0" w:color="auto"/>
                                    <w:right w:val="none" w:sz="0" w:space="0" w:color="auto"/>
                                  </w:divBdr>
                                </w:div>
                                <w:div w:id="1224440375">
                                  <w:marLeft w:val="640"/>
                                  <w:marRight w:val="0"/>
                                  <w:marTop w:val="0"/>
                                  <w:marBottom w:val="0"/>
                                  <w:divBdr>
                                    <w:top w:val="none" w:sz="0" w:space="0" w:color="auto"/>
                                    <w:left w:val="none" w:sz="0" w:space="0" w:color="auto"/>
                                    <w:bottom w:val="none" w:sz="0" w:space="0" w:color="auto"/>
                                    <w:right w:val="none" w:sz="0" w:space="0" w:color="auto"/>
                                  </w:divBdr>
                                </w:div>
                                <w:div w:id="1292663947">
                                  <w:marLeft w:val="640"/>
                                  <w:marRight w:val="0"/>
                                  <w:marTop w:val="0"/>
                                  <w:marBottom w:val="0"/>
                                  <w:divBdr>
                                    <w:top w:val="none" w:sz="0" w:space="0" w:color="auto"/>
                                    <w:left w:val="none" w:sz="0" w:space="0" w:color="auto"/>
                                    <w:bottom w:val="none" w:sz="0" w:space="0" w:color="auto"/>
                                    <w:right w:val="none" w:sz="0" w:space="0" w:color="auto"/>
                                  </w:divBdr>
                                </w:div>
                                <w:div w:id="1303150404">
                                  <w:marLeft w:val="640"/>
                                  <w:marRight w:val="0"/>
                                  <w:marTop w:val="0"/>
                                  <w:marBottom w:val="0"/>
                                  <w:divBdr>
                                    <w:top w:val="none" w:sz="0" w:space="0" w:color="auto"/>
                                    <w:left w:val="none" w:sz="0" w:space="0" w:color="auto"/>
                                    <w:bottom w:val="none" w:sz="0" w:space="0" w:color="auto"/>
                                    <w:right w:val="none" w:sz="0" w:space="0" w:color="auto"/>
                                  </w:divBdr>
                                </w:div>
                                <w:div w:id="1337417367">
                                  <w:marLeft w:val="640"/>
                                  <w:marRight w:val="0"/>
                                  <w:marTop w:val="0"/>
                                  <w:marBottom w:val="0"/>
                                  <w:divBdr>
                                    <w:top w:val="none" w:sz="0" w:space="0" w:color="auto"/>
                                    <w:left w:val="none" w:sz="0" w:space="0" w:color="auto"/>
                                    <w:bottom w:val="none" w:sz="0" w:space="0" w:color="auto"/>
                                    <w:right w:val="none" w:sz="0" w:space="0" w:color="auto"/>
                                  </w:divBdr>
                                </w:div>
                                <w:div w:id="1354725358">
                                  <w:marLeft w:val="640"/>
                                  <w:marRight w:val="0"/>
                                  <w:marTop w:val="0"/>
                                  <w:marBottom w:val="0"/>
                                  <w:divBdr>
                                    <w:top w:val="none" w:sz="0" w:space="0" w:color="auto"/>
                                    <w:left w:val="none" w:sz="0" w:space="0" w:color="auto"/>
                                    <w:bottom w:val="none" w:sz="0" w:space="0" w:color="auto"/>
                                    <w:right w:val="none" w:sz="0" w:space="0" w:color="auto"/>
                                  </w:divBdr>
                                </w:div>
                                <w:div w:id="1407144123">
                                  <w:marLeft w:val="640"/>
                                  <w:marRight w:val="0"/>
                                  <w:marTop w:val="0"/>
                                  <w:marBottom w:val="0"/>
                                  <w:divBdr>
                                    <w:top w:val="none" w:sz="0" w:space="0" w:color="auto"/>
                                    <w:left w:val="none" w:sz="0" w:space="0" w:color="auto"/>
                                    <w:bottom w:val="none" w:sz="0" w:space="0" w:color="auto"/>
                                    <w:right w:val="none" w:sz="0" w:space="0" w:color="auto"/>
                                  </w:divBdr>
                                </w:div>
                                <w:div w:id="1447509014">
                                  <w:marLeft w:val="640"/>
                                  <w:marRight w:val="0"/>
                                  <w:marTop w:val="0"/>
                                  <w:marBottom w:val="0"/>
                                  <w:divBdr>
                                    <w:top w:val="none" w:sz="0" w:space="0" w:color="auto"/>
                                    <w:left w:val="none" w:sz="0" w:space="0" w:color="auto"/>
                                    <w:bottom w:val="none" w:sz="0" w:space="0" w:color="auto"/>
                                    <w:right w:val="none" w:sz="0" w:space="0" w:color="auto"/>
                                  </w:divBdr>
                                </w:div>
                                <w:div w:id="1482580661">
                                  <w:marLeft w:val="640"/>
                                  <w:marRight w:val="0"/>
                                  <w:marTop w:val="0"/>
                                  <w:marBottom w:val="0"/>
                                  <w:divBdr>
                                    <w:top w:val="none" w:sz="0" w:space="0" w:color="auto"/>
                                    <w:left w:val="none" w:sz="0" w:space="0" w:color="auto"/>
                                    <w:bottom w:val="none" w:sz="0" w:space="0" w:color="auto"/>
                                    <w:right w:val="none" w:sz="0" w:space="0" w:color="auto"/>
                                  </w:divBdr>
                                </w:div>
                                <w:div w:id="1689601194">
                                  <w:marLeft w:val="640"/>
                                  <w:marRight w:val="0"/>
                                  <w:marTop w:val="0"/>
                                  <w:marBottom w:val="0"/>
                                  <w:divBdr>
                                    <w:top w:val="none" w:sz="0" w:space="0" w:color="auto"/>
                                    <w:left w:val="none" w:sz="0" w:space="0" w:color="auto"/>
                                    <w:bottom w:val="none" w:sz="0" w:space="0" w:color="auto"/>
                                    <w:right w:val="none" w:sz="0" w:space="0" w:color="auto"/>
                                  </w:divBdr>
                                </w:div>
                                <w:div w:id="1698431710">
                                  <w:marLeft w:val="640"/>
                                  <w:marRight w:val="0"/>
                                  <w:marTop w:val="0"/>
                                  <w:marBottom w:val="0"/>
                                  <w:divBdr>
                                    <w:top w:val="none" w:sz="0" w:space="0" w:color="auto"/>
                                    <w:left w:val="none" w:sz="0" w:space="0" w:color="auto"/>
                                    <w:bottom w:val="none" w:sz="0" w:space="0" w:color="auto"/>
                                    <w:right w:val="none" w:sz="0" w:space="0" w:color="auto"/>
                                  </w:divBdr>
                                </w:div>
                                <w:div w:id="1733309305">
                                  <w:marLeft w:val="640"/>
                                  <w:marRight w:val="0"/>
                                  <w:marTop w:val="0"/>
                                  <w:marBottom w:val="0"/>
                                  <w:divBdr>
                                    <w:top w:val="none" w:sz="0" w:space="0" w:color="auto"/>
                                    <w:left w:val="none" w:sz="0" w:space="0" w:color="auto"/>
                                    <w:bottom w:val="none" w:sz="0" w:space="0" w:color="auto"/>
                                    <w:right w:val="none" w:sz="0" w:space="0" w:color="auto"/>
                                  </w:divBdr>
                                </w:div>
                                <w:div w:id="1851094900">
                                  <w:marLeft w:val="640"/>
                                  <w:marRight w:val="0"/>
                                  <w:marTop w:val="0"/>
                                  <w:marBottom w:val="0"/>
                                  <w:divBdr>
                                    <w:top w:val="none" w:sz="0" w:space="0" w:color="auto"/>
                                    <w:left w:val="none" w:sz="0" w:space="0" w:color="auto"/>
                                    <w:bottom w:val="none" w:sz="0" w:space="0" w:color="auto"/>
                                    <w:right w:val="none" w:sz="0" w:space="0" w:color="auto"/>
                                  </w:divBdr>
                                </w:div>
                                <w:div w:id="1858230092">
                                  <w:marLeft w:val="640"/>
                                  <w:marRight w:val="0"/>
                                  <w:marTop w:val="0"/>
                                  <w:marBottom w:val="0"/>
                                  <w:divBdr>
                                    <w:top w:val="none" w:sz="0" w:space="0" w:color="auto"/>
                                    <w:left w:val="none" w:sz="0" w:space="0" w:color="auto"/>
                                    <w:bottom w:val="none" w:sz="0" w:space="0" w:color="auto"/>
                                    <w:right w:val="none" w:sz="0" w:space="0" w:color="auto"/>
                                  </w:divBdr>
                                </w:div>
                                <w:div w:id="1989018000">
                                  <w:marLeft w:val="640"/>
                                  <w:marRight w:val="0"/>
                                  <w:marTop w:val="0"/>
                                  <w:marBottom w:val="0"/>
                                  <w:divBdr>
                                    <w:top w:val="none" w:sz="0" w:space="0" w:color="auto"/>
                                    <w:left w:val="none" w:sz="0" w:space="0" w:color="auto"/>
                                    <w:bottom w:val="none" w:sz="0" w:space="0" w:color="auto"/>
                                    <w:right w:val="none" w:sz="0" w:space="0" w:color="auto"/>
                                  </w:divBdr>
                                </w:div>
                                <w:div w:id="1997806128">
                                  <w:marLeft w:val="640"/>
                                  <w:marRight w:val="0"/>
                                  <w:marTop w:val="0"/>
                                  <w:marBottom w:val="0"/>
                                  <w:divBdr>
                                    <w:top w:val="none" w:sz="0" w:space="0" w:color="auto"/>
                                    <w:left w:val="none" w:sz="0" w:space="0" w:color="auto"/>
                                    <w:bottom w:val="none" w:sz="0" w:space="0" w:color="auto"/>
                                    <w:right w:val="none" w:sz="0" w:space="0" w:color="auto"/>
                                  </w:divBdr>
                                </w:div>
                              </w:divsChild>
                            </w:div>
                            <w:div w:id="777405223">
                              <w:marLeft w:val="0"/>
                              <w:marRight w:val="0"/>
                              <w:marTop w:val="0"/>
                              <w:marBottom w:val="0"/>
                              <w:divBdr>
                                <w:top w:val="none" w:sz="0" w:space="0" w:color="auto"/>
                                <w:left w:val="none" w:sz="0" w:space="0" w:color="auto"/>
                                <w:bottom w:val="none" w:sz="0" w:space="0" w:color="auto"/>
                                <w:right w:val="none" w:sz="0" w:space="0" w:color="auto"/>
                              </w:divBdr>
                              <w:divsChild>
                                <w:div w:id="39404444">
                                  <w:marLeft w:val="640"/>
                                  <w:marRight w:val="0"/>
                                  <w:marTop w:val="0"/>
                                  <w:marBottom w:val="0"/>
                                  <w:divBdr>
                                    <w:top w:val="none" w:sz="0" w:space="0" w:color="auto"/>
                                    <w:left w:val="none" w:sz="0" w:space="0" w:color="auto"/>
                                    <w:bottom w:val="none" w:sz="0" w:space="0" w:color="auto"/>
                                    <w:right w:val="none" w:sz="0" w:space="0" w:color="auto"/>
                                  </w:divBdr>
                                </w:div>
                                <w:div w:id="47656528">
                                  <w:marLeft w:val="640"/>
                                  <w:marRight w:val="0"/>
                                  <w:marTop w:val="0"/>
                                  <w:marBottom w:val="0"/>
                                  <w:divBdr>
                                    <w:top w:val="none" w:sz="0" w:space="0" w:color="auto"/>
                                    <w:left w:val="none" w:sz="0" w:space="0" w:color="auto"/>
                                    <w:bottom w:val="none" w:sz="0" w:space="0" w:color="auto"/>
                                    <w:right w:val="none" w:sz="0" w:space="0" w:color="auto"/>
                                  </w:divBdr>
                                </w:div>
                                <w:div w:id="57100418">
                                  <w:marLeft w:val="640"/>
                                  <w:marRight w:val="0"/>
                                  <w:marTop w:val="0"/>
                                  <w:marBottom w:val="0"/>
                                  <w:divBdr>
                                    <w:top w:val="none" w:sz="0" w:space="0" w:color="auto"/>
                                    <w:left w:val="none" w:sz="0" w:space="0" w:color="auto"/>
                                    <w:bottom w:val="none" w:sz="0" w:space="0" w:color="auto"/>
                                    <w:right w:val="none" w:sz="0" w:space="0" w:color="auto"/>
                                  </w:divBdr>
                                </w:div>
                                <w:div w:id="76098029">
                                  <w:marLeft w:val="640"/>
                                  <w:marRight w:val="0"/>
                                  <w:marTop w:val="0"/>
                                  <w:marBottom w:val="0"/>
                                  <w:divBdr>
                                    <w:top w:val="none" w:sz="0" w:space="0" w:color="auto"/>
                                    <w:left w:val="none" w:sz="0" w:space="0" w:color="auto"/>
                                    <w:bottom w:val="none" w:sz="0" w:space="0" w:color="auto"/>
                                    <w:right w:val="none" w:sz="0" w:space="0" w:color="auto"/>
                                  </w:divBdr>
                                </w:div>
                                <w:div w:id="244842865">
                                  <w:marLeft w:val="640"/>
                                  <w:marRight w:val="0"/>
                                  <w:marTop w:val="0"/>
                                  <w:marBottom w:val="0"/>
                                  <w:divBdr>
                                    <w:top w:val="none" w:sz="0" w:space="0" w:color="auto"/>
                                    <w:left w:val="none" w:sz="0" w:space="0" w:color="auto"/>
                                    <w:bottom w:val="none" w:sz="0" w:space="0" w:color="auto"/>
                                    <w:right w:val="none" w:sz="0" w:space="0" w:color="auto"/>
                                  </w:divBdr>
                                </w:div>
                                <w:div w:id="299191902">
                                  <w:marLeft w:val="640"/>
                                  <w:marRight w:val="0"/>
                                  <w:marTop w:val="0"/>
                                  <w:marBottom w:val="0"/>
                                  <w:divBdr>
                                    <w:top w:val="none" w:sz="0" w:space="0" w:color="auto"/>
                                    <w:left w:val="none" w:sz="0" w:space="0" w:color="auto"/>
                                    <w:bottom w:val="none" w:sz="0" w:space="0" w:color="auto"/>
                                    <w:right w:val="none" w:sz="0" w:space="0" w:color="auto"/>
                                  </w:divBdr>
                                </w:div>
                                <w:div w:id="324014668">
                                  <w:marLeft w:val="640"/>
                                  <w:marRight w:val="0"/>
                                  <w:marTop w:val="0"/>
                                  <w:marBottom w:val="0"/>
                                  <w:divBdr>
                                    <w:top w:val="none" w:sz="0" w:space="0" w:color="auto"/>
                                    <w:left w:val="none" w:sz="0" w:space="0" w:color="auto"/>
                                    <w:bottom w:val="none" w:sz="0" w:space="0" w:color="auto"/>
                                    <w:right w:val="none" w:sz="0" w:space="0" w:color="auto"/>
                                  </w:divBdr>
                                </w:div>
                                <w:div w:id="339359558">
                                  <w:marLeft w:val="640"/>
                                  <w:marRight w:val="0"/>
                                  <w:marTop w:val="0"/>
                                  <w:marBottom w:val="0"/>
                                  <w:divBdr>
                                    <w:top w:val="none" w:sz="0" w:space="0" w:color="auto"/>
                                    <w:left w:val="none" w:sz="0" w:space="0" w:color="auto"/>
                                    <w:bottom w:val="none" w:sz="0" w:space="0" w:color="auto"/>
                                    <w:right w:val="none" w:sz="0" w:space="0" w:color="auto"/>
                                  </w:divBdr>
                                </w:div>
                                <w:div w:id="397826520">
                                  <w:marLeft w:val="640"/>
                                  <w:marRight w:val="0"/>
                                  <w:marTop w:val="0"/>
                                  <w:marBottom w:val="0"/>
                                  <w:divBdr>
                                    <w:top w:val="none" w:sz="0" w:space="0" w:color="auto"/>
                                    <w:left w:val="none" w:sz="0" w:space="0" w:color="auto"/>
                                    <w:bottom w:val="none" w:sz="0" w:space="0" w:color="auto"/>
                                    <w:right w:val="none" w:sz="0" w:space="0" w:color="auto"/>
                                  </w:divBdr>
                                </w:div>
                                <w:div w:id="415905926">
                                  <w:marLeft w:val="640"/>
                                  <w:marRight w:val="0"/>
                                  <w:marTop w:val="0"/>
                                  <w:marBottom w:val="0"/>
                                  <w:divBdr>
                                    <w:top w:val="none" w:sz="0" w:space="0" w:color="auto"/>
                                    <w:left w:val="none" w:sz="0" w:space="0" w:color="auto"/>
                                    <w:bottom w:val="none" w:sz="0" w:space="0" w:color="auto"/>
                                    <w:right w:val="none" w:sz="0" w:space="0" w:color="auto"/>
                                  </w:divBdr>
                                </w:div>
                                <w:div w:id="654647282">
                                  <w:marLeft w:val="640"/>
                                  <w:marRight w:val="0"/>
                                  <w:marTop w:val="0"/>
                                  <w:marBottom w:val="0"/>
                                  <w:divBdr>
                                    <w:top w:val="none" w:sz="0" w:space="0" w:color="auto"/>
                                    <w:left w:val="none" w:sz="0" w:space="0" w:color="auto"/>
                                    <w:bottom w:val="none" w:sz="0" w:space="0" w:color="auto"/>
                                    <w:right w:val="none" w:sz="0" w:space="0" w:color="auto"/>
                                  </w:divBdr>
                                </w:div>
                                <w:div w:id="758987026">
                                  <w:marLeft w:val="640"/>
                                  <w:marRight w:val="0"/>
                                  <w:marTop w:val="0"/>
                                  <w:marBottom w:val="0"/>
                                  <w:divBdr>
                                    <w:top w:val="none" w:sz="0" w:space="0" w:color="auto"/>
                                    <w:left w:val="none" w:sz="0" w:space="0" w:color="auto"/>
                                    <w:bottom w:val="none" w:sz="0" w:space="0" w:color="auto"/>
                                    <w:right w:val="none" w:sz="0" w:space="0" w:color="auto"/>
                                  </w:divBdr>
                                </w:div>
                                <w:div w:id="787549331">
                                  <w:marLeft w:val="640"/>
                                  <w:marRight w:val="0"/>
                                  <w:marTop w:val="0"/>
                                  <w:marBottom w:val="0"/>
                                  <w:divBdr>
                                    <w:top w:val="none" w:sz="0" w:space="0" w:color="auto"/>
                                    <w:left w:val="none" w:sz="0" w:space="0" w:color="auto"/>
                                    <w:bottom w:val="none" w:sz="0" w:space="0" w:color="auto"/>
                                    <w:right w:val="none" w:sz="0" w:space="0" w:color="auto"/>
                                  </w:divBdr>
                                </w:div>
                                <w:div w:id="809513806">
                                  <w:marLeft w:val="640"/>
                                  <w:marRight w:val="0"/>
                                  <w:marTop w:val="0"/>
                                  <w:marBottom w:val="0"/>
                                  <w:divBdr>
                                    <w:top w:val="none" w:sz="0" w:space="0" w:color="auto"/>
                                    <w:left w:val="none" w:sz="0" w:space="0" w:color="auto"/>
                                    <w:bottom w:val="none" w:sz="0" w:space="0" w:color="auto"/>
                                    <w:right w:val="none" w:sz="0" w:space="0" w:color="auto"/>
                                  </w:divBdr>
                                </w:div>
                                <w:div w:id="1106732468">
                                  <w:marLeft w:val="640"/>
                                  <w:marRight w:val="0"/>
                                  <w:marTop w:val="0"/>
                                  <w:marBottom w:val="0"/>
                                  <w:divBdr>
                                    <w:top w:val="none" w:sz="0" w:space="0" w:color="auto"/>
                                    <w:left w:val="none" w:sz="0" w:space="0" w:color="auto"/>
                                    <w:bottom w:val="none" w:sz="0" w:space="0" w:color="auto"/>
                                    <w:right w:val="none" w:sz="0" w:space="0" w:color="auto"/>
                                  </w:divBdr>
                                </w:div>
                                <w:div w:id="1198203973">
                                  <w:marLeft w:val="640"/>
                                  <w:marRight w:val="0"/>
                                  <w:marTop w:val="0"/>
                                  <w:marBottom w:val="0"/>
                                  <w:divBdr>
                                    <w:top w:val="none" w:sz="0" w:space="0" w:color="auto"/>
                                    <w:left w:val="none" w:sz="0" w:space="0" w:color="auto"/>
                                    <w:bottom w:val="none" w:sz="0" w:space="0" w:color="auto"/>
                                    <w:right w:val="none" w:sz="0" w:space="0" w:color="auto"/>
                                  </w:divBdr>
                                </w:div>
                                <w:div w:id="1276448537">
                                  <w:marLeft w:val="640"/>
                                  <w:marRight w:val="0"/>
                                  <w:marTop w:val="0"/>
                                  <w:marBottom w:val="0"/>
                                  <w:divBdr>
                                    <w:top w:val="none" w:sz="0" w:space="0" w:color="auto"/>
                                    <w:left w:val="none" w:sz="0" w:space="0" w:color="auto"/>
                                    <w:bottom w:val="none" w:sz="0" w:space="0" w:color="auto"/>
                                    <w:right w:val="none" w:sz="0" w:space="0" w:color="auto"/>
                                  </w:divBdr>
                                </w:div>
                                <w:div w:id="1278951394">
                                  <w:marLeft w:val="640"/>
                                  <w:marRight w:val="0"/>
                                  <w:marTop w:val="0"/>
                                  <w:marBottom w:val="0"/>
                                  <w:divBdr>
                                    <w:top w:val="none" w:sz="0" w:space="0" w:color="auto"/>
                                    <w:left w:val="none" w:sz="0" w:space="0" w:color="auto"/>
                                    <w:bottom w:val="none" w:sz="0" w:space="0" w:color="auto"/>
                                    <w:right w:val="none" w:sz="0" w:space="0" w:color="auto"/>
                                  </w:divBdr>
                                </w:div>
                                <w:div w:id="1337923000">
                                  <w:marLeft w:val="640"/>
                                  <w:marRight w:val="0"/>
                                  <w:marTop w:val="0"/>
                                  <w:marBottom w:val="0"/>
                                  <w:divBdr>
                                    <w:top w:val="none" w:sz="0" w:space="0" w:color="auto"/>
                                    <w:left w:val="none" w:sz="0" w:space="0" w:color="auto"/>
                                    <w:bottom w:val="none" w:sz="0" w:space="0" w:color="auto"/>
                                    <w:right w:val="none" w:sz="0" w:space="0" w:color="auto"/>
                                  </w:divBdr>
                                </w:div>
                                <w:div w:id="1388647558">
                                  <w:marLeft w:val="640"/>
                                  <w:marRight w:val="0"/>
                                  <w:marTop w:val="0"/>
                                  <w:marBottom w:val="0"/>
                                  <w:divBdr>
                                    <w:top w:val="none" w:sz="0" w:space="0" w:color="auto"/>
                                    <w:left w:val="none" w:sz="0" w:space="0" w:color="auto"/>
                                    <w:bottom w:val="none" w:sz="0" w:space="0" w:color="auto"/>
                                    <w:right w:val="none" w:sz="0" w:space="0" w:color="auto"/>
                                  </w:divBdr>
                                </w:div>
                                <w:div w:id="1503743213">
                                  <w:marLeft w:val="640"/>
                                  <w:marRight w:val="0"/>
                                  <w:marTop w:val="0"/>
                                  <w:marBottom w:val="0"/>
                                  <w:divBdr>
                                    <w:top w:val="none" w:sz="0" w:space="0" w:color="auto"/>
                                    <w:left w:val="none" w:sz="0" w:space="0" w:color="auto"/>
                                    <w:bottom w:val="none" w:sz="0" w:space="0" w:color="auto"/>
                                    <w:right w:val="none" w:sz="0" w:space="0" w:color="auto"/>
                                  </w:divBdr>
                                </w:div>
                                <w:div w:id="1561743758">
                                  <w:marLeft w:val="640"/>
                                  <w:marRight w:val="0"/>
                                  <w:marTop w:val="0"/>
                                  <w:marBottom w:val="0"/>
                                  <w:divBdr>
                                    <w:top w:val="none" w:sz="0" w:space="0" w:color="auto"/>
                                    <w:left w:val="none" w:sz="0" w:space="0" w:color="auto"/>
                                    <w:bottom w:val="none" w:sz="0" w:space="0" w:color="auto"/>
                                    <w:right w:val="none" w:sz="0" w:space="0" w:color="auto"/>
                                  </w:divBdr>
                                </w:div>
                                <w:div w:id="1603999030">
                                  <w:marLeft w:val="640"/>
                                  <w:marRight w:val="0"/>
                                  <w:marTop w:val="0"/>
                                  <w:marBottom w:val="0"/>
                                  <w:divBdr>
                                    <w:top w:val="none" w:sz="0" w:space="0" w:color="auto"/>
                                    <w:left w:val="none" w:sz="0" w:space="0" w:color="auto"/>
                                    <w:bottom w:val="none" w:sz="0" w:space="0" w:color="auto"/>
                                    <w:right w:val="none" w:sz="0" w:space="0" w:color="auto"/>
                                  </w:divBdr>
                                </w:div>
                                <w:div w:id="1630210433">
                                  <w:marLeft w:val="640"/>
                                  <w:marRight w:val="0"/>
                                  <w:marTop w:val="0"/>
                                  <w:marBottom w:val="0"/>
                                  <w:divBdr>
                                    <w:top w:val="none" w:sz="0" w:space="0" w:color="auto"/>
                                    <w:left w:val="none" w:sz="0" w:space="0" w:color="auto"/>
                                    <w:bottom w:val="none" w:sz="0" w:space="0" w:color="auto"/>
                                    <w:right w:val="none" w:sz="0" w:space="0" w:color="auto"/>
                                  </w:divBdr>
                                </w:div>
                                <w:div w:id="1645431147">
                                  <w:marLeft w:val="640"/>
                                  <w:marRight w:val="0"/>
                                  <w:marTop w:val="0"/>
                                  <w:marBottom w:val="0"/>
                                  <w:divBdr>
                                    <w:top w:val="none" w:sz="0" w:space="0" w:color="auto"/>
                                    <w:left w:val="none" w:sz="0" w:space="0" w:color="auto"/>
                                    <w:bottom w:val="none" w:sz="0" w:space="0" w:color="auto"/>
                                    <w:right w:val="none" w:sz="0" w:space="0" w:color="auto"/>
                                  </w:divBdr>
                                </w:div>
                                <w:div w:id="1813015279">
                                  <w:marLeft w:val="640"/>
                                  <w:marRight w:val="0"/>
                                  <w:marTop w:val="0"/>
                                  <w:marBottom w:val="0"/>
                                  <w:divBdr>
                                    <w:top w:val="none" w:sz="0" w:space="0" w:color="auto"/>
                                    <w:left w:val="none" w:sz="0" w:space="0" w:color="auto"/>
                                    <w:bottom w:val="none" w:sz="0" w:space="0" w:color="auto"/>
                                    <w:right w:val="none" w:sz="0" w:space="0" w:color="auto"/>
                                  </w:divBdr>
                                </w:div>
                                <w:div w:id="1869559289">
                                  <w:marLeft w:val="640"/>
                                  <w:marRight w:val="0"/>
                                  <w:marTop w:val="0"/>
                                  <w:marBottom w:val="0"/>
                                  <w:divBdr>
                                    <w:top w:val="none" w:sz="0" w:space="0" w:color="auto"/>
                                    <w:left w:val="none" w:sz="0" w:space="0" w:color="auto"/>
                                    <w:bottom w:val="none" w:sz="0" w:space="0" w:color="auto"/>
                                    <w:right w:val="none" w:sz="0" w:space="0" w:color="auto"/>
                                  </w:divBdr>
                                </w:div>
                                <w:div w:id="2051805565">
                                  <w:marLeft w:val="640"/>
                                  <w:marRight w:val="0"/>
                                  <w:marTop w:val="0"/>
                                  <w:marBottom w:val="0"/>
                                  <w:divBdr>
                                    <w:top w:val="none" w:sz="0" w:space="0" w:color="auto"/>
                                    <w:left w:val="none" w:sz="0" w:space="0" w:color="auto"/>
                                    <w:bottom w:val="none" w:sz="0" w:space="0" w:color="auto"/>
                                    <w:right w:val="none" w:sz="0" w:space="0" w:color="auto"/>
                                  </w:divBdr>
                                </w:div>
                              </w:divsChild>
                            </w:div>
                            <w:div w:id="794562852">
                              <w:marLeft w:val="0"/>
                              <w:marRight w:val="0"/>
                              <w:marTop w:val="0"/>
                              <w:marBottom w:val="0"/>
                              <w:divBdr>
                                <w:top w:val="none" w:sz="0" w:space="0" w:color="auto"/>
                                <w:left w:val="none" w:sz="0" w:space="0" w:color="auto"/>
                                <w:bottom w:val="none" w:sz="0" w:space="0" w:color="auto"/>
                                <w:right w:val="none" w:sz="0" w:space="0" w:color="auto"/>
                              </w:divBdr>
                              <w:divsChild>
                                <w:div w:id="42678414">
                                  <w:marLeft w:val="640"/>
                                  <w:marRight w:val="0"/>
                                  <w:marTop w:val="0"/>
                                  <w:marBottom w:val="0"/>
                                  <w:divBdr>
                                    <w:top w:val="none" w:sz="0" w:space="0" w:color="auto"/>
                                    <w:left w:val="none" w:sz="0" w:space="0" w:color="auto"/>
                                    <w:bottom w:val="none" w:sz="0" w:space="0" w:color="auto"/>
                                    <w:right w:val="none" w:sz="0" w:space="0" w:color="auto"/>
                                  </w:divBdr>
                                </w:div>
                                <w:div w:id="68386624">
                                  <w:marLeft w:val="640"/>
                                  <w:marRight w:val="0"/>
                                  <w:marTop w:val="0"/>
                                  <w:marBottom w:val="0"/>
                                  <w:divBdr>
                                    <w:top w:val="none" w:sz="0" w:space="0" w:color="auto"/>
                                    <w:left w:val="none" w:sz="0" w:space="0" w:color="auto"/>
                                    <w:bottom w:val="none" w:sz="0" w:space="0" w:color="auto"/>
                                    <w:right w:val="none" w:sz="0" w:space="0" w:color="auto"/>
                                  </w:divBdr>
                                </w:div>
                                <w:div w:id="143013631">
                                  <w:marLeft w:val="640"/>
                                  <w:marRight w:val="0"/>
                                  <w:marTop w:val="0"/>
                                  <w:marBottom w:val="0"/>
                                  <w:divBdr>
                                    <w:top w:val="none" w:sz="0" w:space="0" w:color="auto"/>
                                    <w:left w:val="none" w:sz="0" w:space="0" w:color="auto"/>
                                    <w:bottom w:val="none" w:sz="0" w:space="0" w:color="auto"/>
                                    <w:right w:val="none" w:sz="0" w:space="0" w:color="auto"/>
                                  </w:divBdr>
                                </w:div>
                                <w:div w:id="202013556">
                                  <w:marLeft w:val="640"/>
                                  <w:marRight w:val="0"/>
                                  <w:marTop w:val="0"/>
                                  <w:marBottom w:val="0"/>
                                  <w:divBdr>
                                    <w:top w:val="none" w:sz="0" w:space="0" w:color="auto"/>
                                    <w:left w:val="none" w:sz="0" w:space="0" w:color="auto"/>
                                    <w:bottom w:val="none" w:sz="0" w:space="0" w:color="auto"/>
                                    <w:right w:val="none" w:sz="0" w:space="0" w:color="auto"/>
                                  </w:divBdr>
                                </w:div>
                                <w:div w:id="210269411">
                                  <w:marLeft w:val="640"/>
                                  <w:marRight w:val="0"/>
                                  <w:marTop w:val="0"/>
                                  <w:marBottom w:val="0"/>
                                  <w:divBdr>
                                    <w:top w:val="none" w:sz="0" w:space="0" w:color="auto"/>
                                    <w:left w:val="none" w:sz="0" w:space="0" w:color="auto"/>
                                    <w:bottom w:val="none" w:sz="0" w:space="0" w:color="auto"/>
                                    <w:right w:val="none" w:sz="0" w:space="0" w:color="auto"/>
                                  </w:divBdr>
                                </w:div>
                                <w:div w:id="374736487">
                                  <w:marLeft w:val="640"/>
                                  <w:marRight w:val="0"/>
                                  <w:marTop w:val="0"/>
                                  <w:marBottom w:val="0"/>
                                  <w:divBdr>
                                    <w:top w:val="none" w:sz="0" w:space="0" w:color="auto"/>
                                    <w:left w:val="none" w:sz="0" w:space="0" w:color="auto"/>
                                    <w:bottom w:val="none" w:sz="0" w:space="0" w:color="auto"/>
                                    <w:right w:val="none" w:sz="0" w:space="0" w:color="auto"/>
                                  </w:divBdr>
                                </w:div>
                                <w:div w:id="466122383">
                                  <w:marLeft w:val="640"/>
                                  <w:marRight w:val="0"/>
                                  <w:marTop w:val="0"/>
                                  <w:marBottom w:val="0"/>
                                  <w:divBdr>
                                    <w:top w:val="none" w:sz="0" w:space="0" w:color="auto"/>
                                    <w:left w:val="none" w:sz="0" w:space="0" w:color="auto"/>
                                    <w:bottom w:val="none" w:sz="0" w:space="0" w:color="auto"/>
                                    <w:right w:val="none" w:sz="0" w:space="0" w:color="auto"/>
                                  </w:divBdr>
                                </w:div>
                                <w:div w:id="676807350">
                                  <w:marLeft w:val="640"/>
                                  <w:marRight w:val="0"/>
                                  <w:marTop w:val="0"/>
                                  <w:marBottom w:val="0"/>
                                  <w:divBdr>
                                    <w:top w:val="none" w:sz="0" w:space="0" w:color="auto"/>
                                    <w:left w:val="none" w:sz="0" w:space="0" w:color="auto"/>
                                    <w:bottom w:val="none" w:sz="0" w:space="0" w:color="auto"/>
                                    <w:right w:val="none" w:sz="0" w:space="0" w:color="auto"/>
                                  </w:divBdr>
                                </w:div>
                                <w:div w:id="836533255">
                                  <w:marLeft w:val="640"/>
                                  <w:marRight w:val="0"/>
                                  <w:marTop w:val="0"/>
                                  <w:marBottom w:val="0"/>
                                  <w:divBdr>
                                    <w:top w:val="none" w:sz="0" w:space="0" w:color="auto"/>
                                    <w:left w:val="none" w:sz="0" w:space="0" w:color="auto"/>
                                    <w:bottom w:val="none" w:sz="0" w:space="0" w:color="auto"/>
                                    <w:right w:val="none" w:sz="0" w:space="0" w:color="auto"/>
                                  </w:divBdr>
                                </w:div>
                                <w:div w:id="873542470">
                                  <w:marLeft w:val="640"/>
                                  <w:marRight w:val="0"/>
                                  <w:marTop w:val="0"/>
                                  <w:marBottom w:val="0"/>
                                  <w:divBdr>
                                    <w:top w:val="none" w:sz="0" w:space="0" w:color="auto"/>
                                    <w:left w:val="none" w:sz="0" w:space="0" w:color="auto"/>
                                    <w:bottom w:val="none" w:sz="0" w:space="0" w:color="auto"/>
                                    <w:right w:val="none" w:sz="0" w:space="0" w:color="auto"/>
                                  </w:divBdr>
                                </w:div>
                                <w:div w:id="917860305">
                                  <w:marLeft w:val="640"/>
                                  <w:marRight w:val="0"/>
                                  <w:marTop w:val="0"/>
                                  <w:marBottom w:val="0"/>
                                  <w:divBdr>
                                    <w:top w:val="none" w:sz="0" w:space="0" w:color="auto"/>
                                    <w:left w:val="none" w:sz="0" w:space="0" w:color="auto"/>
                                    <w:bottom w:val="none" w:sz="0" w:space="0" w:color="auto"/>
                                    <w:right w:val="none" w:sz="0" w:space="0" w:color="auto"/>
                                  </w:divBdr>
                                </w:div>
                                <w:div w:id="933434898">
                                  <w:marLeft w:val="640"/>
                                  <w:marRight w:val="0"/>
                                  <w:marTop w:val="0"/>
                                  <w:marBottom w:val="0"/>
                                  <w:divBdr>
                                    <w:top w:val="none" w:sz="0" w:space="0" w:color="auto"/>
                                    <w:left w:val="none" w:sz="0" w:space="0" w:color="auto"/>
                                    <w:bottom w:val="none" w:sz="0" w:space="0" w:color="auto"/>
                                    <w:right w:val="none" w:sz="0" w:space="0" w:color="auto"/>
                                  </w:divBdr>
                                </w:div>
                                <w:div w:id="1041319806">
                                  <w:marLeft w:val="640"/>
                                  <w:marRight w:val="0"/>
                                  <w:marTop w:val="0"/>
                                  <w:marBottom w:val="0"/>
                                  <w:divBdr>
                                    <w:top w:val="none" w:sz="0" w:space="0" w:color="auto"/>
                                    <w:left w:val="none" w:sz="0" w:space="0" w:color="auto"/>
                                    <w:bottom w:val="none" w:sz="0" w:space="0" w:color="auto"/>
                                    <w:right w:val="none" w:sz="0" w:space="0" w:color="auto"/>
                                  </w:divBdr>
                                </w:div>
                                <w:div w:id="1056660099">
                                  <w:marLeft w:val="640"/>
                                  <w:marRight w:val="0"/>
                                  <w:marTop w:val="0"/>
                                  <w:marBottom w:val="0"/>
                                  <w:divBdr>
                                    <w:top w:val="none" w:sz="0" w:space="0" w:color="auto"/>
                                    <w:left w:val="none" w:sz="0" w:space="0" w:color="auto"/>
                                    <w:bottom w:val="none" w:sz="0" w:space="0" w:color="auto"/>
                                    <w:right w:val="none" w:sz="0" w:space="0" w:color="auto"/>
                                  </w:divBdr>
                                </w:div>
                                <w:div w:id="1061752738">
                                  <w:marLeft w:val="640"/>
                                  <w:marRight w:val="0"/>
                                  <w:marTop w:val="0"/>
                                  <w:marBottom w:val="0"/>
                                  <w:divBdr>
                                    <w:top w:val="none" w:sz="0" w:space="0" w:color="auto"/>
                                    <w:left w:val="none" w:sz="0" w:space="0" w:color="auto"/>
                                    <w:bottom w:val="none" w:sz="0" w:space="0" w:color="auto"/>
                                    <w:right w:val="none" w:sz="0" w:space="0" w:color="auto"/>
                                  </w:divBdr>
                                </w:div>
                                <w:div w:id="1105227281">
                                  <w:marLeft w:val="640"/>
                                  <w:marRight w:val="0"/>
                                  <w:marTop w:val="0"/>
                                  <w:marBottom w:val="0"/>
                                  <w:divBdr>
                                    <w:top w:val="none" w:sz="0" w:space="0" w:color="auto"/>
                                    <w:left w:val="none" w:sz="0" w:space="0" w:color="auto"/>
                                    <w:bottom w:val="none" w:sz="0" w:space="0" w:color="auto"/>
                                    <w:right w:val="none" w:sz="0" w:space="0" w:color="auto"/>
                                  </w:divBdr>
                                </w:div>
                                <w:div w:id="1141921743">
                                  <w:marLeft w:val="640"/>
                                  <w:marRight w:val="0"/>
                                  <w:marTop w:val="0"/>
                                  <w:marBottom w:val="0"/>
                                  <w:divBdr>
                                    <w:top w:val="none" w:sz="0" w:space="0" w:color="auto"/>
                                    <w:left w:val="none" w:sz="0" w:space="0" w:color="auto"/>
                                    <w:bottom w:val="none" w:sz="0" w:space="0" w:color="auto"/>
                                    <w:right w:val="none" w:sz="0" w:space="0" w:color="auto"/>
                                  </w:divBdr>
                                </w:div>
                                <w:div w:id="1203782301">
                                  <w:marLeft w:val="640"/>
                                  <w:marRight w:val="0"/>
                                  <w:marTop w:val="0"/>
                                  <w:marBottom w:val="0"/>
                                  <w:divBdr>
                                    <w:top w:val="none" w:sz="0" w:space="0" w:color="auto"/>
                                    <w:left w:val="none" w:sz="0" w:space="0" w:color="auto"/>
                                    <w:bottom w:val="none" w:sz="0" w:space="0" w:color="auto"/>
                                    <w:right w:val="none" w:sz="0" w:space="0" w:color="auto"/>
                                  </w:divBdr>
                                </w:div>
                                <w:div w:id="1287153984">
                                  <w:marLeft w:val="640"/>
                                  <w:marRight w:val="0"/>
                                  <w:marTop w:val="0"/>
                                  <w:marBottom w:val="0"/>
                                  <w:divBdr>
                                    <w:top w:val="none" w:sz="0" w:space="0" w:color="auto"/>
                                    <w:left w:val="none" w:sz="0" w:space="0" w:color="auto"/>
                                    <w:bottom w:val="none" w:sz="0" w:space="0" w:color="auto"/>
                                    <w:right w:val="none" w:sz="0" w:space="0" w:color="auto"/>
                                  </w:divBdr>
                                </w:div>
                                <w:div w:id="1307130710">
                                  <w:marLeft w:val="640"/>
                                  <w:marRight w:val="0"/>
                                  <w:marTop w:val="0"/>
                                  <w:marBottom w:val="0"/>
                                  <w:divBdr>
                                    <w:top w:val="none" w:sz="0" w:space="0" w:color="auto"/>
                                    <w:left w:val="none" w:sz="0" w:space="0" w:color="auto"/>
                                    <w:bottom w:val="none" w:sz="0" w:space="0" w:color="auto"/>
                                    <w:right w:val="none" w:sz="0" w:space="0" w:color="auto"/>
                                  </w:divBdr>
                                </w:div>
                                <w:div w:id="1370371521">
                                  <w:marLeft w:val="640"/>
                                  <w:marRight w:val="0"/>
                                  <w:marTop w:val="0"/>
                                  <w:marBottom w:val="0"/>
                                  <w:divBdr>
                                    <w:top w:val="none" w:sz="0" w:space="0" w:color="auto"/>
                                    <w:left w:val="none" w:sz="0" w:space="0" w:color="auto"/>
                                    <w:bottom w:val="none" w:sz="0" w:space="0" w:color="auto"/>
                                    <w:right w:val="none" w:sz="0" w:space="0" w:color="auto"/>
                                  </w:divBdr>
                                </w:div>
                                <w:div w:id="1373991804">
                                  <w:marLeft w:val="640"/>
                                  <w:marRight w:val="0"/>
                                  <w:marTop w:val="0"/>
                                  <w:marBottom w:val="0"/>
                                  <w:divBdr>
                                    <w:top w:val="none" w:sz="0" w:space="0" w:color="auto"/>
                                    <w:left w:val="none" w:sz="0" w:space="0" w:color="auto"/>
                                    <w:bottom w:val="none" w:sz="0" w:space="0" w:color="auto"/>
                                    <w:right w:val="none" w:sz="0" w:space="0" w:color="auto"/>
                                  </w:divBdr>
                                </w:div>
                                <w:div w:id="1396779003">
                                  <w:marLeft w:val="640"/>
                                  <w:marRight w:val="0"/>
                                  <w:marTop w:val="0"/>
                                  <w:marBottom w:val="0"/>
                                  <w:divBdr>
                                    <w:top w:val="none" w:sz="0" w:space="0" w:color="auto"/>
                                    <w:left w:val="none" w:sz="0" w:space="0" w:color="auto"/>
                                    <w:bottom w:val="none" w:sz="0" w:space="0" w:color="auto"/>
                                    <w:right w:val="none" w:sz="0" w:space="0" w:color="auto"/>
                                  </w:divBdr>
                                </w:div>
                                <w:div w:id="1471290058">
                                  <w:marLeft w:val="640"/>
                                  <w:marRight w:val="0"/>
                                  <w:marTop w:val="0"/>
                                  <w:marBottom w:val="0"/>
                                  <w:divBdr>
                                    <w:top w:val="none" w:sz="0" w:space="0" w:color="auto"/>
                                    <w:left w:val="none" w:sz="0" w:space="0" w:color="auto"/>
                                    <w:bottom w:val="none" w:sz="0" w:space="0" w:color="auto"/>
                                    <w:right w:val="none" w:sz="0" w:space="0" w:color="auto"/>
                                  </w:divBdr>
                                </w:div>
                                <w:div w:id="1489437776">
                                  <w:marLeft w:val="640"/>
                                  <w:marRight w:val="0"/>
                                  <w:marTop w:val="0"/>
                                  <w:marBottom w:val="0"/>
                                  <w:divBdr>
                                    <w:top w:val="none" w:sz="0" w:space="0" w:color="auto"/>
                                    <w:left w:val="none" w:sz="0" w:space="0" w:color="auto"/>
                                    <w:bottom w:val="none" w:sz="0" w:space="0" w:color="auto"/>
                                    <w:right w:val="none" w:sz="0" w:space="0" w:color="auto"/>
                                  </w:divBdr>
                                </w:div>
                                <w:div w:id="1492256880">
                                  <w:marLeft w:val="640"/>
                                  <w:marRight w:val="0"/>
                                  <w:marTop w:val="0"/>
                                  <w:marBottom w:val="0"/>
                                  <w:divBdr>
                                    <w:top w:val="none" w:sz="0" w:space="0" w:color="auto"/>
                                    <w:left w:val="none" w:sz="0" w:space="0" w:color="auto"/>
                                    <w:bottom w:val="none" w:sz="0" w:space="0" w:color="auto"/>
                                    <w:right w:val="none" w:sz="0" w:space="0" w:color="auto"/>
                                  </w:divBdr>
                                </w:div>
                                <w:div w:id="1512840580">
                                  <w:marLeft w:val="640"/>
                                  <w:marRight w:val="0"/>
                                  <w:marTop w:val="0"/>
                                  <w:marBottom w:val="0"/>
                                  <w:divBdr>
                                    <w:top w:val="none" w:sz="0" w:space="0" w:color="auto"/>
                                    <w:left w:val="none" w:sz="0" w:space="0" w:color="auto"/>
                                    <w:bottom w:val="none" w:sz="0" w:space="0" w:color="auto"/>
                                    <w:right w:val="none" w:sz="0" w:space="0" w:color="auto"/>
                                  </w:divBdr>
                                </w:div>
                                <w:div w:id="1602103221">
                                  <w:marLeft w:val="640"/>
                                  <w:marRight w:val="0"/>
                                  <w:marTop w:val="0"/>
                                  <w:marBottom w:val="0"/>
                                  <w:divBdr>
                                    <w:top w:val="none" w:sz="0" w:space="0" w:color="auto"/>
                                    <w:left w:val="none" w:sz="0" w:space="0" w:color="auto"/>
                                    <w:bottom w:val="none" w:sz="0" w:space="0" w:color="auto"/>
                                    <w:right w:val="none" w:sz="0" w:space="0" w:color="auto"/>
                                  </w:divBdr>
                                </w:div>
                                <w:div w:id="1854999985">
                                  <w:marLeft w:val="640"/>
                                  <w:marRight w:val="0"/>
                                  <w:marTop w:val="0"/>
                                  <w:marBottom w:val="0"/>
                                  <w:divBdr>
                                    <w:top w:val="none" w:sz="0" w:space="0" w:color="auto"/>
                                    <w:left w:val="none" w:sz="0" w:space="0" w:color="auto"/>
                                    <w:bottom w:val="none" w:sz="0" w:space="0" w:color="auto"/>
                                    <w:right w:val="none" w:sz="0" w:space="0" w:color="auto"/>
                                  </w:divBdr>
                                </w:div>
                                <w:div w:id="1865291963">
                                  <w:marLeft w:val="640"/>
                                  <w:marRight w:val="0"/>
                                  <w:marTop w:val="0"/>
                                  <w:marBottom w:val="0"/>
                                  <w:divBdr>
                                    <w:top w:val="none" w:sz="0" w:space="0" w:color="auto"/>
                                    <w:left w:val="none" w:sz="0" w:space="0" w:color="auto"/>
                                    <w:bottom w:val="none" w:sz="0" w:space="0" w:color="auto"/>
                                    <w:right w:val="none" w:sz="0" w:space="0" w:color="auto"/>
                                  </w:divBdr>
                                </w:div>
                                <w:div w:id="1933662819">
                                  <w:marLeft w:val="640"/>
                                  <w:marRight w:val="0"/>
                                  <w:marTop w:val="0"/>
                                  <w:marBottom w:val="0"/>
                                  <w:divBdr>
                                    <w:top w:val="none" w:sz="0" w:space="0" w:color="auto"/>
                                    <w:left w:val="none" w:sz="0" w:space="0" w:color="auto"/>
                                    <w:bottom w:val="none" w:sz="0" w:space="0" w:color="auto"/>
                                    <w:right w:val="none" w:sz="0" w:space="0" w:color="auto"/>
                                  </w:divBdr>
                                </w:div>
                                <w:div w:id="1964724625">
                                  <w:marLeft w:val="640"/>
                                  <w:marRight w:val="0"/>
                                  <w:marTop w:val="0"/>
                                  <w:marBottom w:val="0"/>
                                  <w:divBdr>
                                    <w:top w:val="none" w:sz="0" w:space="0" w:color="auto"/>
                                    <w:left w:val="none" w:sz="0" w:space="0" w:color="auto"/>
                                    <w:bottom w:val="none" w:sz="0" w:space="0" w:color="auto"/>
                                    <w:right w:val="none" w:sz="0" w:space="0" w:color="auto"/>
                                  </w:divBdr>
                                </w:div>
                                <w:div w:id="2021853573">
                                  <w:marLeft w:val="640"/>
                                  <w:marRight w:val="0"/>
                                  <w:marTop w:val="0"/>
                                  <w:marBottom w:val="0"/>
                                  <w:divBdr>
                                    <w:top w:val="none" w:sz="0" w:space="0" w:color="auto"/>
                                    <w:left w:val="none" w:sz="0" w:space="0" w:color="auto"/>
                                    <w:bottom w:val="none" w:sz="0" w:space="0" w:color="auto"/>
                                    <w:right w:val="none" w:sz="0" w:space="0" w:color="auto"/>
                                  </w:divBdr>
                                </w:div>
                                <w:div w:id="2051614564">
                                  <w:marLeft w:val="640"/>
                                  <w:marRight w:val="0"/>
                                  <w:marTop w:val="0"/>
                                  <w:marBottom w:val="0"/>
                                  <w:divBdr>
                                    <w:top w:val="none" w:sz="0" w:space="0" w:color="auto"/>
                                    <w:left w:val="none" w:sz="0" w:space="0" w:color="auto"/>
                                    <w:bottom w:val="none" w:sz="0" w:space="0" w:color="auto"/>
                                    <w:right w:val="none" w:sz="0" w:space="0" w:color="auto"/>
                                  </w:divBdr>
                                </w:div>
                                <w:div w:id="2058820493">
                                  <w:marLeft w:val="640"/>
                                  <w:marRight w:val="0"/>
                                  <w:marTop w:val="0"/>
                                  <w:marBottom w:val="0"/>
                                  <w:divBdr>
                                    <w:top w:val="none" w:sz="0" w:space="0" w:color="auto"/>
                                    <w:left w:val="none" w:sz="0" w:space="0" w:color="auto"/>
                                    <w:bottom w:val="none" w:sz="0" w:space="0" w:color="auto"/>
                                    <w:right w:val="none" w:sz="0" w:space="0" w:color="auto"/>
                                  </w:divBdr>
                                </w:div>
                                <w:div w:id="2088728120">
                                  <w:marLeft w:val="640"/>
                                  <w:marRight w:val="0"/>
                                  <w:marTop w:val="0"/>
                                  <w:marBottom w:val="0"/>
                                  <w:divBdr>
                                    <w:top w:val="none" w:sz="0" w:space="0" w:color="auto"/>
                                    <w:left w:val="none" w:sz="0" w:space="0" w:color="auto"/>
                                    <w:bottom w:val="none" w:sz="0" w:space="0" w:color="auto"/>
                                    <w:right w:val="none" w:sz="0" w:space="0" w:color="auto"/>
                                  </w:divBdr>
                                </w:div>
                              </w:divsChild>
                            </w:div>
                            <w:div w:id="815530579">
                              <w:marLeft w:val="0"/>
                              <w:marRight w:val="0"/>
                              <w:marTop w:val="0"/>
                              <w:marBottom w:val="0"/>
                              <w:divBdr>
                                <w:top w:val="none" w:sz="0" w:space="0" w:color="auto"/>
                                <w:left w:val="none" w:sz="0" w:space="0" w:color="auto"/>
                                <w:bottom w:val="none" w:sz="0" w:space="0" w:color="auto"/>
                                <w:right w:val="none" w:sz="0" w:space="0" w:color="auto"/>
                              </w:divBdr>
                              <w:divsChild>
                                <w:div w:id="76289045">
                                  <w:marLeft w:val="640"/>
                                  <w:marRight w:val="0"/>
                                  <w:marTop w:val="0"/>
                                  <w:marBottom w:val="0"/>
                                  <w:divBdr>
                                    <w:top w:val="none" w:sz="0" w:space="0" w:color="auto"/>
                                    <w:left w:val="none" w:sz="0" w:space="0" w:color="auto"/>
                                    <w:bottom w:val="none" w:sz="0" w:space="0" w:color="auto"/>
                                    <w:right w:val="none" w:sz="0" w:space="0" w:color="auto"/>
                                  </w:divBdr>
                                </w:div>
                                <w:div w:id="98718971">
                                  <w:marLeft w:val="640"/>
                                  <w:marRight w:val="0"/>
                                  <w:marTop w:val="0"/>
                                  <w:marBottom w:val="0"/>
                                  <w:divBdr>
                                    <w:top w:val="none" w:sz="0" w:space="0" w:color="auto"/>
                                    <w:left w:val="none" w:sz="0" w:space="0" w:color="auto"/>
                                    <w:bottom w:val="none" w:sz="0" w:space="0" w:color="auto"/>
                                    <w:right w:val="none" w:sz="0" w:space="0" w:color="auto"/>
                                  </w:divBdr>
                                </w:div>
                                <w:div w:id="121122453">
                                  <w:marLeft w:val="640"/>
                                  <w:marRight w:val="0"/>
                                  <w:marTop w:val="0"/>
                                  <w:marBottom w:val="0"/>
                                  <w:divBdr>
                                    <w:top w:val="none" w:sz="0" w:space="0" w:color="auto"/>
                                    <w:left w:val="none" w:sz="0" w:space="0" w:color="auto"/>
                                    <w:bottom w:val="none" w:sz="0" w:space="0" w:color="auto"/>
                                    <w:right w:val="none" w:sz="0" w:space="0" w:color="auto"/>
                                  </w:divBdr>
                                </w:div>
                                <w:div w:id="149102925">
                                  <w:marLeft w:val="640"/>
                                  <w:marRight w:val="0"/>
                                  <w:marTop w:val="0"/>
                                  <w:marBottom w:val="0"/>
                                  <w:divBdr>
                                    <w:top w:val="none" w:sz="0" w:space="0" w:color="auto"/>
                                    <w:left w:val="none" w:sz="0" w:space="0" w:color="auto"/>
                                    <w:bottom w:val="none" w:sz="0" w:space="0" w:color="auto"/>
                                    <w:right w:val="none" w:sz="0" w:space="0" w:color="auto"/>
                                  </w:divBdr>
                                </w:div>
                                <w:div w:id="163083969">
                                  <w:marLeft w:val="640"/>
                                  <w:marRight w:val="0"/>
                                  <w:marTop w:val="0"/>
                                  <w:marBottom w:val="0"/>
                                  <w:divBdr>
                                    <w:top w:val="none" w:sz="0" w:space="0" w:color="auto"/>
                                    <w:left w:val="none" w:sz="0" w:space="0" w:color="auto"/>
                                    <w:bottom w:val="none" w:sz="0" w:space="0" w:color="auto"/>
                                    <w:right w:val="none" w:sz="0" w:space="0" w:color="auto"/>
                                  </w:divBdr>
                                </w:div>
                                <w:div w:id="211162613">
                                  <w:marLeft w:val="640"/>
                                  <w:marRight w:val="0"/>
                                  <w:marTop w:val="0"/>
                                  <w:marBottom w:val="0"/>
                                  <w:divBdr>
                                    <w:top w:val="none" w:sz="0" w:space="0" w:color="auto"/>
                                    <w:left w:val="none" w:sz="0" w:space="0" w:color="auto"/>
                                    <w:bottom w:val="none" w:sz="0" w:space="0" w:color="auto"/>
                                    <w:right w:val="none" w:sz="0" w:space="0" w:color="auto"/>
                                  </w:divBdr>
                                </w:div>
                                <w:div w:id="242766335">
                                  <w:marLeft w:val="640"/>
                                  <w:marRight w:val="0"/>
                                  <w:marTop w:val="0"/>
                                  <w:marBottom w:val="0"/>
                                  <w:divBdr>
                                    <w:top w:val="none" w:sz="0" w:space="0" w:color="auto"/>
                                    <w:left w:val="none" w:sz="0" w:space="0" w:color="auto"/>
                                    <w:bottom w:val="none" w:sz="0" w:space="0" w:color="auto"/>
                                    <w:right w:val="none" w:sz="0" w:space="0" w:color="auto"/>
                                  </w:divBdr>
                                </w:div>
                                <w:div w:id="278877116">
                                  <w:marLeft w:val="640"/>
                                  <w:marRight w:val="0"/>
                                  <w:marTop w:val="0"/>
                                  <w:marBottom w:val="0"/>
                                  <w:divBdr>
                                    <w:top w:val="none" w:sz="0" w:space="0" w:color="auto"/>
                                    <w:left w:val="none" w:sz="0" w:space="0" w:color="auto"/>
                                    <w:bottom w:val="none" w:sz="0" w:space="0" w:color="auto"/>
                                    <w:right w:val="none" w:sz="0" w:space="0" w:color="auto"/>
                                  </w:divBdr>
                                </w:div>
                                <w:div w:id="300549291">
                                  <w:marLeft w:val="640"/>
                                  <w:marRight w:val="0"/>
                                  <w:marTop w:val="0"/>
                                  <w:marBottom w:val="0"/>
                                  <w:divBdr>
                                    <w:top w:val="none" w:sz="0" w:space="0" w:color="auto"/>
                                    <w:left w:val="none" w:sz="0" w:space="0" w:color="auto"/>
                                    <w:bottom w:val="none" w:sz="0" w:space="0" w:color="auto"/>
                                    <w:right w:val="none" w:sz="0" w:space="0" w:color="auto"/>
                                  </w:divBdr>
                                </w:div>
                                <w:div w:id="333538746">
                                  <w:marLeft w:val="640"/>
                                  <w:marRight w:val="0"/>
                                  <w:marTop w:val="0"/>
                                  <w:marBottom w:val="0"/>
                                  <w:divBdr>
                                    <w:top w:val="none" w:sz="0" w:space="0" w:color="auto"/>
                                    <w:left w:val="none" w:sz="0" w:space="0" w:color="auto"/>
                                    <w:bottom w:val="none" w:sz="0" w:space="0" w:color="auto"/>
                                    <w:right w:val="none" w:sz="0" w:space="0" w:color="auto"/>
                                  </w:divBdr>
                                </w:div>
                                <w:div w:id="360859891">
                                  <w:marLeft w:val="640"/>
                                  <w:marRight w:val="0"/>
                                  <w:marTop w:val="0"/>
                                  <w:marBottom w:val="0"/>
                                  <w:divBdr>
                                    <w:top w:val="none" w:sz="0" w:space="0" w:color="auto"/>
                                    <w:left w:val="none" w:sz="0" w:space="0" w:color="auto"/>
                                    <w:bottom w:val="none" w:sz="0" w:space="0" w:color="auto"/>
                                    <w:right w:val="none" w:sz="0" w:space="0" w:color="auto"/>
                                  </w:divBdr>
                                </w:div>
                                <w:div w:id="400174081">
                                  <w:marLeft w:val="640"/>
                                  <w:marRight w:val="0"/>
                                  <w:marTop w:val="0"/>
                                  <w:marBottom w:val="0"/>
                                  <w:divBdr>
                                    <w:top w:val="none" w:sz="0" w:space="0" w:color="auto"/>
                                    <w:left w:val="none" w:sz="0" w:space="0" w:color="auto"/>
                                    <w:bottom w:val="none" w:sz="0" w:space="0" w:color="auto"/>
                                    <w:right w:val="none" w:sz="0" w:space="0" w:color="auto"/>
                                  </w:divBdr>
                                </w:div>
                                <w:div w:id="502745560">
                                  <w:marLeft w:val="640"/>
                                  <w:marRight w:val="0"/>
                                  <w:marTop w:val="0"/>
                                  <w:marBottom w:val="0"/>
                                  <w:divBdr>
                                    <w:top w:val="none" w:sz="0" w:space="0" w:color="auto"/>
                                    <w:left w:val="none" w:sz="0" w:space="0" w:color="auto"/>
                                    <w:bottom w:val="none" w:sz="0" w:space="0" w:color="auto"/>
                                    <w:right w:val="none" w:sz="0" w:space="0" w:color="auto"/>
                                  </w:divBdr>
                                </w:div>
                                <w:div w:id="570848182">
                                  <w:marLeft w:val="640"/>
                                  <w:marRight w:val="0"/>
                                  <w:marTop w:val="0"/>
                                  <w:marBottom w:val="0"/>
                                  <w:divBdr>
                                    <w:top w:val="none" w:sz="0" w:space="0" w:color="auto"/>
                                    <w:left w:val="none" w:sz="0" w:space="0" w:color="auto"/>
                                    <w:bottom w:val="none" w:sz="0" w:space="0" w:color="auto"/>
                                    <w:right w:val="none" w:sz="0" w:space="0" w:color="auto"/>
                                  </w:divBdr>
                                </w:div>
                                <w:div w:id="579101461">
                                  <w:marLeft w:val="640"/>
                                  <w:marRight w:val="0"/>
                                  <w:marTop w:val="0"/>
                                  <w:marBottom w:val="0"/>
                                  <w:divBdr>
                                    <w:top w:val="none" w:sz="0" w:space="0" w:color="auto"/>
                                    <w:left w:val="none" w:sz="0" w:space="0" w:color="auto"/>
                                    <w:bottom w:val="none" w:sz="0" w:space="0" w:color="auto"/>
                                    <w:right w:val="none" w:sz="0" w:space="0" w:color="auto"/>
                                  </w:divBdr>
                                </w:div>
                                <w:div w:id="606159258">
                                  <w:marLeft w:val="640"/>
                                  <w:marRight w:val="0"/>
                                  <w:marTop w:val="0"/>
                                  <w:marBottom w:val="0"/>
                                  <w:divBdr>
                                    <w:top w:val="none" w:sz="0" w:space="0" w:color="auto"/>
                                    <w:left w:val="none" w:sz="0" w:space="0" w:color="auto"/>
                                    <w:bottom w:val="none" w:sz="0" w:space="0" w:color="auto"/>
                                    <w:right w:val="none" w:sz="0" w:space="0" w:color="auto"/>
                                  </w:divBdr>
                                </w:div>
                                <w:div w:id="689575538">
                                  <w:marLeft w:val="640"/>
                                  <w:marRight w:val="0"/>
                                  <w:marTop w:val="0"/>
                                  <w:marBottom w:val="0"/>
                                  <w:divBdr>
                                    <w:top w:val="none" w:sz="0" w:space="0" w:color="auto"/>
                                    <w:left w:val="none" w:sz="0" w:space="0" w:color="auto"/>
                                    <w:bottom w:val="none" w:sz="0" w:space="0" w:color="auto"/>
                                    <w:right w:val="none" w:sz="0" w:space="0" w:color="auto"/>
                                  </w:divBdr>
                                </w:div>
                                <w:div w:id="725951904">
                                  <w:marLeft w:val="640"/>
                                  <w:marRight w:val="0"/>
                                  <w:marTop w:val="0"/>
                                  <w:marBottom w:val="0"/>
                                  <w:divBdr>
                                    <w:top w:val="none" w:sz="0" w:space="0" w:color="auto"/>
                                    <w:left w:val="none" w:sz="0" w:space="0" w:color="auto"/>
                                    <w:bottom w:val="none" w:sz="0" w:space="0" w:color="auto"/>
                                    <w:right w:val="none" w:sz="0" w:space="0" w:color="auto"/>
                                  </w:divBdr>
                                </w:div>
                                <w:div w:id="841746613">
                                  <w:marLeft w:val="640"/>
                                  <w:marRight w:val="0"/>
                                  <w:marTop w:val="0"/>
                                  <w:marBottom w:val="0"/>
                                  <w:divBdr>
                                    <w:top w:val="none" w:sz="0" w:space="0" w:color="auto"/>
                                    <w:left w:val="none" w:sz="0" w:space="0" w:color="auto"/>
                                    <w:bottom w:val="none" w:sz="0" w:space="0" w:color="auto"/>
                                    <w:right w:val="none" w:sz="0" w:space="0" w:color="auto"/>
                                  </w:divBdr>
                                </w:div>
                                <w:div w:id="889225212">
                                  <w:marLeft w:val="640"/>
                                  <w:marRight w:val="0"/>
                                  <w:marTop w:val="0"/>
                                  <w:marBottom w:val="0"/>
                                  <w:divBdr>
                                    <w:top w:val="none" w:sz="0" w:space="0" w:color="auto"/>
                                    <w:left w:val="none" w:sz="0" w:space="0" w:color="auto"/>
                                    <w:bottom w:val="none" w:sz="0" w:space="0" w:color="auto"/>
                                    <w:right w:val="none" w:sz="0" w:space="0" w:color="auto"/>
                                  </w:divBdr>
                                </w:div>
                                <w:div w:id="983240922">
                                  <w:marLeft w:val="640"/>
                                  <w:marRight w:val="0"/>
                                  <w:marTop w:val="0"/>
                                  <w:marBottom w:val="0"/>
                                  <w:divBdr>
                                    <w:top w:val="none" w:sz="0" w:space="0" w:color="auto"/>
                                    <w:left w:val="none" w:sz="0" w:space="0" w:color="auto"/>
                                    <w:bottom w:val="none" w:sz="0" w:space="0" w:color="auto"/>
                                    <w:right w:val="none" w:sz="0" w:space="0" w:color="auto"/>
                                  </w:divBdr>
                                </w:div>
                                <w:div w:id="1005085833">
                                  <w:marLeft w:val="640"/>
                                  <w:marRight w:val="0"/>
                                  <w:marTop w:val="0"/>
                                  <w:marBottom w:val="0"/>
                                  <w:divBdr>
                                    <w:top w:val="none" w:sz="0" w:space="0" w:color="auto"/>
                                    <w:left w:val="none" w:sz="0" w:space="0" w:color="auto"/>
                                    <w:bottom w:val="none" w:sz="0" w:space="0" w:color="auto"/>
                                    <w:right w:val="none" w:sz="0" w:space="0" w:color="auto"/>
                                  </w:divBdr>
                                </w:div>
                                <w:div w:id="1067921268">
                                  <w:marLeft w:val="640"/>
                                  <w:marRight w:val="0"/>
                                  <w:marTop w:val="0"/>
                                  <w:marBottom w:val="0"/>
                                  <w:divBdr>
                                    <w:top w:val="none" w:sz="0" w:space="0" w:color="auto"/>
                                    <w:left w:val="none" w:sz="0" w:space="0" w:color="auto"/>
                                    <w:bottom w:val="none" w:sz="0" w:space="0" w:color="auto"/>
                                    <w:right w:val="none" w:sz="0" w:space="0" w:color="auto"/>
                                  </w:divBdr>
                                </w:div>
                                <w:div w:id="1201632056">
                                  <w:marLeft w:val="640"/>
                                  <w:marRight w:val="0"/>
                                  <w:marTop w:val="0"/>
                                  <w:marBottom w:val="0"/>
                                  <w:divBdr>
                                    <w:top w:val="none" w:sz="0" w:space="0" w:color="auto"/>
                                    <w:left w:val="none" w:sz="0" w:space="0" w:color="auto"/>
                                    <w:bottom w:val="none" w:sz="0" w:space="0" w:color="auto"/>
                                    <w:right w:val="none" w:sz="0" w:space="0" w:color="auto"/>
                                  </w:divBdr>
                                </w:div>
                                <w:div w:id="1202480704">
                                  <w:marLeft w:val="640"/>
                                  <w:marRight w:val="0"/>
                                  <w:marTop w:val="0"/>
                                  <w:marBottom w:val="0"/>
                                  <w:divBdr>
                                    <w:top w:val="none" w:sz="0" w:space="0" w:color="auto"/>
                                    <w:left w:val="none" w:sz="0" w:space="0" w:color="auto"/>
                                    <w:bottom w:val="none" w:sz="0" w:space="0" w:color="auto"/>
                                    <w:right w:val="none" w:sz="0" w:space="0" w:color="auto"/>
                                  </w:divBdr>
                                </w:div>
                                <w:div w:id="1221870356">
                                  <w:marLeft w:val="640"/>
                                  <w:marRight w:val="0"/>
                                  <w:marTop w:val="0"/>
                                  <w:marBottom w:val="0"/>
                                  <w:divBdr>
                                    <w:top w:val="none" w:sz="0" w:space="0" w:color="auto"/>
                                    <w:left w:val="none" w:sz="0" w:space="0" w:color="auto"/>
                                    <w:bottom w:val="none" w:sz="0" w:space="0" w:color="auto"/>
                                    <w:right w:val="none" w:sz="0" w:space="0" w:color="auto"/>
                                  </w:divBdr>
                                </w:div>
                                <w:div w:id="1273443079">
                                  <w:marLeft w:val="640"/>
                                  <w:marRight w:val="0"/>
                                  <w:marTop w:val="0"/>
                                  <w:marBottom w:val="0"/>
                                  <w:divBdr>
                                    <w:top w:val="none" w:sz="0" w:space="0" w:color="auto"/>
                                    <w:left w:val="none" w:sz="0" w:space="0" w:color="auto"/>
                                    <w:bottom w:val="none" w:sz="0" w:space="0" w:color="auto"/>
                                    <w:right w:val="none" w:sz="0" w:space="0" w:color="auto"/>
                                  </w:divBdr>
                                </w:div>
                                <w:div w:id="1380546798">
                                  <w:marLeft w:val="640"/>
                                  <w:marRight w:val="0"/>
                                  <w:marTop w:val="0"/>
                                  <w:marBottom w:val="0"/>
                                  <w:divBdr>
                                    <w:top w:val="none" w:sz="0" w:space="0" w:color="auto"/>
                                    <w:left w:val="none" w:sz="0" w:space="0" w:color="auto"/>
                                    <w:bottom w:val="none" w:sz="0" w:space="0" w:color="auto"/>
                                    <w:right w:val="none" w:sz="0" w:space="0" w:color="auto"/>
                                  </w:divBdr>
                                </w:div>
                                <w:div w:id="1524439410">
                                  <w:marLeft w:val="640"/>
                                  <w:marRight w:val="0"/>
                                  <w:marTop w:val="0"/>
                                  <w:marBottom w:val="0"/>
                                  <w:divBdr>
                                    <w:top w:val="none" w:sz="0" w:space="0" w:color="auto"/>
                                    <w:left w:val="none" w:sz="0" w:space="0" w:color="auto"/>
                                    <w:bottom w:val="none" w:sz="0" w:space="0" w:color="auto"/>
                                    <w:right w:val="none" w:sz="0" w:space="0" w:color="auto"/>
                                  </w:divBdr>
                                </w:div>
                                <w:div w:id="1617175109">
                                  <w:marLeft w:val="640"/>
                                  <w:marRight w:val="0"/>
                                  <w:marTop w:val="0"/>
                                  <w:marBottom w:val="0"/>
                                  <w:divBdr>
                                    <w:top w:val="none" w:sz="0" w:space="0" w:color="auto"/>
                                    <w:left w:val="none" w:sz="0" w:space="0" w:color="auto"/>
                                    <w:bottom w:val="none" w:sz="0" w:space="0" w:color="auto"/>
                                    <w:right w:val="none" w:sz="0" w:space="0" w:color="auto"/>
                                  </w:divBdr>
                                </w:div>
                                <w:div w:id="1625455983">
                                  <w:marLeft w:val="640"/>
                                  <w:marRight w:val="0"/>
                                  <w:marTop w:val="0"/>
                                  <w:marBottom w:val="0"/>
                                  <w:divBdr>
                                    <w:top w:val="none" w:sz="0" w:space="0" w:color="auto"/>
                                    <w:left w:val="none" w:sz="0" w:space="0" w:color="auto"/>
                                    <w:bottom w:val="none" w:sz="0" w:space="0" w:color="auto"/>
                                    <w:right w:val="none" w:sz="0" w:space="0" w:color="auto"/>
                                  </w:divBdr>
                                </w:div>
                                <w:div w:id="1651246948">
                                  <w:marLeft w:val="640"/>
                                  <w:marRight w:val="0"/>
                                  <w:marTop w:val="0"/>
                                  <w:marBottom w:val="0"/>
                                  <w:divBdr>
                                    <w:top w:val="none" w:sz="0" w:space="0" w:color="auto"/>
                                    <w:left w:val="none" w:sz="0" w:space="0" w:color="auto"/>
                                    <w:bottom w:val="none" w:sz="0" w:space="0" w:color="auto"/>
                                    <w:right w:val="none" w:sz="0" w:space="0" w:color="auto"/>
                                  </w:divBdr>
                                </w:div>
                                <w:div w:id="1658999124">
                                  <w:marLeft w:val="640"/>
                                  <w:marRight w:val="0"/>
                                  <w:marTop w:val="0"/>
                                  <w:marBottom w:val="0"/>
                                  <w:divBdr>
                                    <w:top w:val="none" w:sz="0" w:space="0" w:color="auto"/>
                                    <w:left w:val="none" w:sz="0" w:space="0" w:color="auto"/>
                                    <w:bottom w:val="none" w:sz="0" w:space="0" w:color="auto"/>
                                    <w:right w:val="none" w:sz="0" w:space="0" w:color="auto"/>
                                  </w:divBdr>
                                </w:div>
                                <w:div w:id="1696733635">
                                  <w:marLeft w:val="640"/>
                                  <w:marRight w:val="0"/>
                                  <w:marTop w:val="0"/>
                                  <w:marBottom w:val="0"/>
                                  <w:divBdr>
                                    <w:top w:val="none" w:sz="0" w:space="0" w:color="auto"/>
                                    <w:left w:val="none" w:sz="0" w:space="0" w:color="auto"/>
                                    <w:bottom w:val="none" w:sz="0" w:space="0" w:color="auto"/>
                                    <w:right w:val="none" w:sz="0" w:space="0" w:color="auto"/>
                                  </w:divBdr>
                                </w:div>
                                <w:div w:id="1834180159">
                                  <w:marLeft w:val="640"/>
                                  <w:marRight w:val="0"/>
                                  <w:marTop w:val="0"/>
                                  <w:marBottom w:val="0"/>
                                  <w:divBdr>
                                    <w:top w:val="none" w:sz="0" w:space="0" w:color="auto"/>
                                    <w:left w:val="none" w:sz="0" w:space="0" w:color="auto"/>
                                    <w:bottom w:val="none" w:sz="0" w:space="0" w:color="auto"/>
                                    <w:right w:val="none" w:sz="0" w:space="0" w:color="auto"/>
                                  </w:divBdr>
                                </w:div>
                                <w:div w:id="1854566926">
                                  <w:marLeft w:val="640"/>
                                  <w:marRight w:val="0"/>
                                  <w:marTop w:val="0"/>
                                  <w:marBottom w:val="0"/>
                                  <w:divBdr>
                                    <w:top w:val="none" w:sz="0" w:space="0" w:color="auto"/>
                                    <w:left w:val="none" w:sz="0" w:space="0" w:color="auto"/>
                                    <w:bottom w:val="none" w:sz="0" w:space="0" w:color="auto"/>
                                    <w:right w:val="none" w:sz="0" w:space="0" w:color="auto"/>
                                  </w:divBdr>
                                </w:div>
                                <w:div w:id="1890190520">
                                  <w:marLeft w:val="640"/>
                                  <w:marRight w:val="0"/>
                                  <w:marTop w:val="0"/>
                                  <w:marBottom w:val="0"/>
                                  <w:divBdr>
                                    <w:top w:val="none" w:sz="0" w:space="0" w:color="auto"/>
                                    <w:left w:val="none" w:sz="0" w:space="0" w:color="auto"/>
                                    <w:bottom w:val="none" w:sz="0" w:space="0" w:color="auto"/>
                                    <w:right w:val="none" w:sz="0" w:space="0" w:color="auto"/>
                                  </w:divBdr>
                                </w:div>
                                <w:div w:id="1933584654">
                                  <w:marLeft w:val="640"/>
                                  <w:marRight w:val="0"/>
                                  <w:marTop w:val="0"/>
                                  <w:marBottom w:val="0"/>
                                  <w:divBdr>
                                    <w:top w:val="none" w:sz="0" w:space="0" w:color="auto"/>
                                    <w:left w:val="none" w:sz="0" w:space="0" w:color="auto"/>
                                    <w:bottom w:val="none" w:sz="0" w:space="0" w:color="auto"/>
                                    <w:right w:val="none" w:sz="0" w:space="0" w:color="auto"/>
                                  </w:divBdr>
                                </w:div>
                                <w:div w:id="1950121355">
                                  <w:marLeft w:val="640"/>
                                  <w:marRight w:val="0"/>
                                  <w:marTop w:val="0"/>
                                  <w:marBottom w:val="0"/>
                                  <w:divBdr>
                                    <w:top w:val="none" w:sz="0" w:space="0" w:color="auto"/>
                                    <w:left w:val="none" w:sz="0" w:space="0" w:color="auto"/>
                                    <w:bottom w:val="none" w:sz="0" w:space="0" w:color="auto"/>
                                    <w:right w:val="none" w:sz="0" w:space="0" w:color="auto"/>
                                  </w:divBdr>
                                </w:div>
                                <w:div w:id="1991396698">
                                  <w:marLeft w:val="640"/>
                                  <w:marRight w:val="0"/>
                                  <w:marTop w:val="0"/>
                                  <w:marBottom w:val="0"/>
                                  <w:divBdr>
                                    <w:top w:val="none" w:sz="0" w:space="0" w:color="auto"/>
                                    <w:left w:val="none" w:sz="0" w:space="0" w:color="auto"/>
                                    <w:bottom w:val="none" w:sz="0" w:space="0" w:color="auto"/>
                                    <w:right w:val="none" w:sz="0" w:space="0" w:color="auto"/>
                                  </w:divBdr>
                                </w:div>
                                <w:div w:id="2139520997">
                                  <w:marLeft w:val="640"/>
                                  <w:marRight w:val="0"/>
                                  <w:marTop w:val="0"/>
                                  <w:marBottom w:val="0"/>
                                  <w:divBdr>
                                    <w:top w:val="none" w:sz="0" w:space="0" w:color="auto"/>
                                    <w:left w:val="none" w:sz="0" w:space="0" w:color="auto"/>
                                    <w:bottom w:val="none" w:sz="0" w:space="0" w:color="auto"/>
                                    <w:right w:val="none" w:sz="0" w:space="0" w:color="auto"/>
                                  </w:divBdr>
                                </w:div>
                              </w:divsChild>
                            </w:div>
                            <w:div w:id="845052831">
                              <w:marLeft w:val="0"/>
                              <w:marRight w:val="0"/>
                              <w:marTop w:val="0"/>
                              <w:marBottom w:val="0"/>
                              <w:divBdr>
                                <w:top w:val="none" w:sz="0" w:space="0" w:color="auto"/>
                                <w:left w:val="none" w:sz="0" w:space="0" w:color="auto"/>
                                <w:bottom w:val="none" w:sz="0" w:space="0" w:color="auto"/>
                                <w:right w:val="none" w:sz="0" w:space="0" w:color="auto"/>
                              </w:divBdr>
                              <w:divsChild>
                                <w:div w:id="34430570">
                                  <w:marLeft w:val="640"/>
                                  <w:marRight w:val="0"/>
                                  <w:marTop w:val="0"/>
                                  <w:marBottom w:val="0"/>
                                  <w:divBdr>
                                    <w:top w:val="none" w:sz="0" w:space="0" w:color="auto"/>
                                    <w:left w:val="none" w:sz="0" w:space="0" w:color="auto"/>
                                    <w:bottom w:val="none" w:sz="0" w:space="0" w:color="auto"/>
                                    <w:right w:val="none" w:sz="0" w:space="0" w:color="auto"/>
                                  </w:divBdr>
                                </w:div>
                                <w:div w:id="87166160">
                                  <w:marLeft w:val="640"/>
                                  <w:marRight w:val="0"/>
                                  <w:marTop w:val="0"/>
                                  <w:marBottom w:val="0"/>
                                  <w:divBdr>
                                    <w:top w:val="none" w:sz="0" w:space="0" w:color="auto"/>
                                    <w:left w:val="none" w:sz="0" w:space="0" w:color="auto"/>
                                    <w:bottom w:val="none" w:sz="0" w:space="0" w:color="auto"/>
                                    <w:right w:val="none" w:sz="0" w:space="0" w:color="auto"/>
                                  </w:divBdr>
                                </w:div>
                                <w:div w:id="111874226">
                                  <w:marLeft w:val="640"/>
                                  <w:marRight w:val="0"/>
                                  <w:marTop w:val="0"/>
                                  <w:marBottom w:val="0"/>
                                  <w:divBdr>
                                    <w:top w:val="none" w:sz="0" w:space="0" w:color="auto"/>
                                    <w:left w:val="none" w:sz="0" w:space="0" w:color="auto"/>
                                    <w:bottom w:val="none" w:sz="0" w:space="0" w:color="auto"/>
                                    <w:right w:val="none" w:sz="0" w:space="0" w:color="auto"/>
                                  </w:divBdr>
                                </w:div>
                                <w:div w:id="263928406">
                                  <w:marLeft w:val="640"/>
                                  <w:marRight w:val="0"/>
                                  <w:marTop w:val="0"/>
                                  <w:marBottom w:val="0"/>
                                  <w:divBdr>
                                    <w:top w:val="none" w:sz="0" w:space="0" w:color="auto"/>
                                    <w:left w:val="none" w:sz="0" w:space="0" w:color="auto"/>
                                    <w:bottom w:val="none" w:sz="0" w:space="0" w:color="auto"/>
                                    <w:right w:val="none" w:sz="0" w:space="0" w:color="auto"/>
                                  </w:divBdr>
                                </w:div>
                                <w:div w:id="290327250">
                                  <w:marLeft w:val="640"/>
                                  <w:marRight w:val="0"/>
                                  <w:marTop w:val="0"/>
                                  <w:marBottom w:val="0"/>
                                  <w:divBdr>
                                    <w:top w:val="none" w:sz="0" w:space="0" w:color="auto"/>
                                    <w:left w:val="none" w:sz="0" w:space="0" w:color="auto"/>
                                    <w:bottom w:val="none" w:sz="0" w:space="0" w:color="auto"/>
                                    <w:right w:val="none" w:sz="0" w:space="0" w:color="auto"/>
                                  </w:divBdr>
                                </w:div>
                                <w:div w:id="354769446">
                                  <w:marLeft w:val="640"/>
                                  <w:marRight w:val="0"/>
                                  <w:marTop w:val="0"/>
                                  <w:marBottom w:val="0"/>
                                  <w:divBdr>
                                    <w:top w:val="none" w:sz="0" w:space="0" w:color="auto"/>
                                    <w:left w:val="none" w:sz="0" w:space="0" w:color="auto"/>
                                    <w:bottom w:val="none" w:sz="0" w:space="0" w:color="auto"/>
                                    <w:right w:val="none" w:sz="0" w:space="0" w:color="auto"/>
                                  </w:divBdr>
                                </w:div>
                                <w:div w:id="355926605">
                                  <w:marLeft w:val="640"/>
                                  <w:marRight w:val="0"/>
                                  <w:marTop w:val="0"/>
                                  <w:marBottom w:val="0"/>
                                  <w:divBdr>
                                    <w:top w:val="none" w:sz="0" w:space="0" w:color="auto"/>
                                    <w:left w:val="none" w:sz="0" w:space="0" w:color="auto"/>
                                    <w:bottom w:val="none" w:sz="0" w:space="0" w:color="auto"/>
                                    <w:right w:val="none" w:sz="0" w:space="0" w:color="auto"/>
                                  </w:divBdr>
                                </w:div>
                                <w:div w:id="395518111">
                                  <w:marLeft w:val="640"/>
                                  <w:marRight w:val="0"/>
                                  <w:marTop w:val="0"/>
                                  <w:marBottom w:val="0"/>
                                  <w:divBdr>
                                    <w:top w:val="none" w:sz="0" w:space="0" w:color="auto"/>
                                    <w:left w:val="none" w:sz="0" w:space="0" w:color="auto"/>
                                    <w:bottom w:val="none" w:sz="0" w:space="0" w:color="auto"/>
                                    <w:right w:val="none" w:sz="0" w:space="0" w:color="auto"/>
                                  </w:divBdr>
                                </w:div>
                                <w:div w:id="431122058">
                                  <w:marLeft w:val="640"/>
                                  <w:marRight w:val="0"/>
                                  <w:marTop w:val="0"/>
                                  <w:marBottom w:val="0"/>
                                  <w:divBdr>
                                    <w:top w:val="none" w:sz="0" w:space="0" w:color="auto"/>
                                    <w:left w:val="none" w:sz="0" w:space="0" w:color="auto"/>
                                    <w:bottom w:val="none" w:sz="0" w:space="0" w:color="auto"/>
                                    <w:right w:val="none" w:sz="0" w:space="0" w:color="auto"/>
                                  </w:divBdr>
                                </w:div>
                                <w:div w:id="474033553">
                                  <w:marLeft w:val="640"/>
                                  <w:marRight w:val="0"/>
                                  <w:marTop w:val="0"/>
                                  <w:marBottom w:val="0"/>
                                  <w:divBdr>
                                    <w:top w:val="none" w:sz="0" w:space="0" w:color="auto"/>
                                    <w:left w:val="none" w:sz="0" w:space="0" w:color="auto"/>
                                    <w:bottom w:val="none" w:sz="0" w:space="0" w:color="auto"/>
                                    <w:right w:val="none" w:sz="0" w:space="0" w:color="auto"/>
                                  </w:divBdr>
                                </w:div>
                                <w:div w:id="521868874">
                                  <w:marLeft w:val="640"/>
                                  <w:marRight w:val="0"/>
                                  <w:marTop w:val="0"/>
                                  <w:marBottom w:val="0"/>
                                  <w:divBdr>
                                    <w:top w:val="none" w:sz="0" w:space="0" w:color="auto"/>
                                    <w:left w:val="none" w:sz="0" w:space="0" w:color="auto"/>
                                    <w:bottom w:val="none" w:sz="0" w:space="0" w:color="auto"/>
                                    <w:right w:val="none" w:sz="0" w:space="0" w:color="auto"/>
                                  </w:divBdr>
                                </w:div>
                                <w:div w:id="737944268">
                                  <w:marLeft w:val="640"/>
                                  <w:marRight w:val="0"/>
                                  <w:marTop w:val="0"/>
                                  <w:marBottom w:val="0"/>
                                  <w:divBdr>
                                    <w:top w:val="none" w:sz="0" w:space="0" w:color="auto"/>
                                    <w:left w:val="none" w:sz="0" w:space="0" w:color="auto"/>
                                    <w:bottom w:val="none" w:sz="0" w:space="0" w:color="auto"/>
                                    <w:right w:val="none" w:sz="0" w:space="0" w:color="auto"/>
                                  </w:divBdr>
                                </w:div>
                                <w:div w:id="766727753">
                                  <w:marLeft w:val="640"/>
                                  <w:marRight w:val="0"/>
                                  <w:marTop w:val="0"/>
                                  <w:marBottom w:val="0"/>
                                  <w:divBdr>
                                    <w:top w:val="none" w:sz="0" w:space="0" w:color="auto"/>
                                    <w:left w:val="none" w:sz="0" w:space="0" w:color="auto"/>
                                    <w:bottom w:val="none" w:sz="0" w:space="0" w:color="auto"/>
                                    <w:right w:val="none" w:sz="0" w:space="0" w:color="auto"/>
                                  </w:divBdr>
                                </w:div>
                                <w:div w:id="809521565">
                                  <w:marLeft w:val="640"/>
                                  <w:marRight w:val="0"/>
                                  <w:marTop w:val="0"/>
                                  <w:marBottom w:val="0"/>
                                  <w:divBdr>
                                    <w:top w:val="none" w:sz="0" w:space="0" w:color="auto"/>
                                    <w:left w:val="none" w:sz="0" w:space="0" w:color="auto"/>
                                    <w:bottom w:val="none" w:sz="0" w:space="0" w:color="auto"/>
                                    <w:right w:val="none" w:sz="0" w:space="0" w:color="auto"/>
                                  </w:divBdr>
                                </w:div>
                                <w:div w:id="887691561">
                                  <w:marLeft w:val="640"/>
                                  <w:marRight w:val="0"/>
                                  <w:marTop w:val="0"/>
                                  <w:marBottom w:val="0"/>
                                  <w:divBdr>
                                    <w:top w:val="none" w:sz="0" w:space="0" w:color="auto"/>
                                    <w:left w:val="none" w:sz="0" w:space="0" w:color="auto"/>
                                    <w:bottom w:val="none" w:sz="0" w:space="0" w:color="auto"/>
                                    <w:right w:val="none" w:sz="0" w:space="0" w:color="auto"/>
                                  </w:divBdr>
                                </w:div>
                                <w:div w:id="888955888">
                                  <w:marLeft w:val="640"/>
                                  <w:marRight w:val="0"/>
                                  <w:marTop w:val="0"/>
                                  <w:marBottom w:val="0"/>
                                  <w:divBdr>
                                    <w:top w:val="none" w:sz="0" w:space="0" w:color="auto"/>
                                    <w:left w:val="none" w:sz="0" w:space="0" w:color="auto"/>
                                    <w:bottom w:val="none" w:sz="0" w:space="0" w:color="auto"/>
                                    <w:right w:val="none" w:sz="0" w:space="0" w:color="auto"/>
                                  </w:divBdr>
                                </w:div>
                                <w:div w:id="908419546">
                                  <w:marLeft w:val="640"/>
                                  <w:marRight w:val="0"/>
                                  <w:marTop w:val="0"/>
                                  <w:marBottom w:val="0"/>
                                  <w:divBdr>
                                    <w:top w:val="none" w:sz="0" w:space="0" w:color="auto"/>
                                    <w:left w:val="none" w:sz="0" w:space="0" w:color="auto"/>
                                    <w:bottom w:val="none" w:sz="0" w:space="0" w:color="auto"/>
                                    <w:right w:val="none" w:sz="0" w:space="0" w:color="auto"/>
                                  </w:divBdr>
                                </w:div>
                                <w:div w:id="971983552">
                                  <w:marLeft w:val="640"/>
                                  <w:marRight w:val="0"/>
                                  <w:marTop w:val="0"/>
                                  <w:marBottom w:val="0"/>
                                  <w:divBdr>
                                    <w:top w:val="none" w:sz="0" w:space="0" w:color="auto"/>
                                    <w:left w:val="none" w:sz="0" w:space="0" w:color="auto"/>
                                    <w:bottom w:val="none" w:sz="0" w:space="0" w:color="auto"/>
                                    <w:right w:val="none" w:sz="0" w:space="0" w:color="auto"/>
                                  </w:divBdr>
                                </w:div>
                                <w:div w:id="997419379">
                                  <w:marLeft w:val="640"/>
                                  <w:marRight w:val="0"/>
                                  <w:marTop w:val="0"/>
                                  <w:marBottom w:val="0"/>
                                  <w:divBdr>
                                    <w:top w:val="none" w:sz="0" w:space="0" w:color="auto"/>
                                    <w:left w:val="none" w:sz="0" w:space="0" w:color="auto"/>
                                    <w:bottom w:val="none" w:sz="0" w:space="0" w:color="auto"/>
                                    <w:right w:val="none" w:sz="0" w:space="0" w:color="auto"/>
                                  </w:divBdr>
                                </w:div>
                                <w:div w:id="1005087388">
                                  <w:marLeft w:val="640"/>
                                  <w:marRight w:val="0"/>
                                  <w:marTop w:val="0"/>
                                  <w:marBottom w:val="0"/>
                                  <w:divBdr>
                                    <w:top w:val="none" w:sz="0" w:space="0" w:color="auto"/>
                                    <w:left w:val="none" w:sz="0" w:space="0" w:color="auto"/>
                                    <w:bottom w:val="none" w:sz="0" w:space="0" w:color="auto"/>
                                    <w:right w:val="none" w:sz="0" w:space="0" w:color="auto"/>
                                  </w:divBdr>
                                </w:div>
                                <w:div w:id="1027020763">
                                  <w:marLeft w:val="640"/>
                                  <w:marRight w:val="0"/>
                                  <w:marTop w:val="0"/>
                                  <w:marBottom w:val="0"/>
                                  <w:divBdr>
                                    <w:top w:val="none" w:sz="0" w:space="0" w:color="auto"/>
                                    <w:left w:val="none" w:sz="0" w:space="0" w:color="auto"/>
                                    <w:bottom w:val="none" w:sz="0" w:space="0" w:color="auto"/>
                                    <w:right w:val="none" w:sz="0" w:space="0" w:color="auto"/>
                                  </w:divBdr>
                                </w:div>
                                <w:div w:id="1188133908">
                                  <w:marLeft w:val="640"/>
                                  <w:marRight w:val="0"/>
                                  <w:marTop w:val="0"/>
                                  <w:marBottom w:val="0"/>
                                  <w:divBdr>
                                    <w:top w:val="none" w:sz="0" w:space="0" w:color="auto"/>
                                    <w:left w:val="none" w:sz="0" w:space="0" w:color="auto"/>
                                    <w:bottom w:val="none" w:sz="0" w:space="0" w:color="auto"/>
                                    <w:right w:val="none" w:sz="0" w:space="0" w:color="auto"/>
                                  </w:divBdr>
                                </w:div>
                                <w:div w:id="1207646613">
                                  <w:marLeft w:val="640"/>
                                  <w:marRight w:val="0"/>
                                  <w:marTop w:val="0"/>
                                  <w:marBottom w:val="0"/>
                                  <w:divBdr>
                                    <w:top w:val="none" w:sz="0" w:space="0" w:color="auto"/>
                                    <w:left w:val="none" w:sz="0" w:space="0" w:color="auto"/>
                                    <w:bottom w:val="none" w:sz="0" w:space="0" w:color="auto"/>
                                    <w:right w:val="none" w:sz="0" w:space="0" w:color="auto"/>
                                  </w:divBdr>
                                </w:div>
                                <w:div w:id="1281451205">
                                  <w:marLeft w:val="640"/>
                                  <w:marRight w:val="0"/>
                                  <w:marTop w:val="0"/>
                                  <w:marBottom w:val="0"/>
                                  <w:divBdr>
                                    <w:top w:val="none" w:sz="0" w:space="0" w:color="auto"/>
                                    <w:left w:val="none" w:sz="0" w:space="0" w:color="auto"/>
                                    <w:bottom w:val="none" w:sz="0" w:space="0" w:color="auto"/>
                                    <w:right w:val="none" w:sz="0" w:space="0" w:color="auto"/>
                                  </w:divBdr>
                                </w:div>
                                <w:div w:id="1330210481">
                                  <w:marLeft w:val="640"/>
                                  <w:marRight w:val="0"/>
                                  <w:marTop w:val="0"/>
                                  <w:marBottom w:val="0"/>
                                  <w:divBdr>
                                    <w:top w:val="none" w:sz="0" w:space="0" w:color="auto"/>
                                    <w:left w:val="none" w:sz="0" w:space="0" w:color="auto"/>
                                    <w:bottom w:val="none" w:sz="0" w:space="0" w:color="auto"/>
                                    <w:right w:val="none" w:sz="0" w:space="0" w:color="auto"/>
                                  </w:divBdr>
                                </w:div>
                                <w:div w:id="1352341932">
                                  <w:marLeft w:val="640"/>
                                  <w:marRight w:val="0"/>
                                  <w:marTop w:val="0"/>
                                  <w:marBottom w:val="0"/>
                                  <w:divBdr>
                                    <w:top w:val="none" w:sz="0" w:space="0" w:color="auto"/>
                                    <w:left w:val="none" w:sz="0" w:space="0" w:color="auto"/>
                                    <w:bottom w:val="none" w:sz="0" w:space="0" w:color="auto"/>
                                    <w:right w:val="none" w:sz="0" w:space="0" w:color="auto"/>
                                  </w:divBdr>
                                </w:div>
                                <w:div w:id="1367560352">
                                  <w:marLeft w:val="640"/>
                                  <w:marRight w:val="0"/>
                                  <w:marTop w:val="0"/>
                                  <w:marBottom w:val="0"/>
                                  <w:divBdr>
                                    <w:top w:val="none" w:sz="0" w:space="0" w:color="auto"/>
                                    <w:left w:val="none" w:sz="0" w:space="0" w:color="auto"/>
                                    <w:bottom w:val="none" w:sz="0" w:space="0" w:color="auto"/>
                                    <w:right w:val="none" w:sz="0" w:space="0" w:color="auto"/>
                                  </w:divBdr>
                                </w:div>
                                <w:div w:id="1372269954">
                                  <w:marLeft w:val="640"/>
                                  <w:marRight w:val="0"/>
                                  <w:marTop w:val="0"/>
                                  <w:marBottom w:val="0"/>
                                  <w:divBdr>
                                    <w:top w:val="none" w:sz="0" w:space="0" w:color="auto"/>
                                    <w:left w:val="none" w:sz="0" w:space="0" w:color="auto"/>
                                    <w:bottom w:val="none" w:sz="0" w:space="0" w:color="auto"/>
                                    <w:right w:val="none" w:sz="0" w:space="0" w:color="auto"/>
                                  </w:divBdr>
                                </w:div>
                                <w:div w:id="1388528115">
                                  <w:marLeft w:val="640"/>
                                  <w:marRight w:val="0"/>
                                  <w:marTop w:val="0"/>
                                  <w:marBottom w:val="0"/>
                                  <w:divBdr>
                                    <w:top w:val="none" w:sz="0" w:space="0" w:color="auto"/>
                                    <w:left w:val="none" w:sz="0" w:space="0" w:color="auto"/>
                                    <w:bottom w:val="none" w:sz="0" w:space="0" w:color="auto"/>
                                    <w:right w:val="none" w:sz="0" w:space="0" w:color="auto"/>
                                  </w:divBdr>
                                </w:div>
                                <w:div w:id="1428844555">
                                  <w:marLeft w:val="640"/>
                                  <w:marRight w:val="0"/>
                                  <w:marTop w:val="0"/>
                                  <w:marBottom w:val="0"/>
                                  <w:divBdr>
                                    <w:top w:val="none" w:sz="0" w:space="0" w:color="auto"/>
                                    <w:left w:val="none" w:sz="0" w:space="0" w:color="auto"/>
                                    <w:bottom w:val="none" w:sz="0" w:space="0" w:color="auto"/>
                                    <w:right w:val="none" w:sz="0" w:space="0" w:color="auto"/>
                                  </w:divBdr>
                                </w:div>
                                <w:div w:id="1460338843">
                                  <w:marLeft w:val="640"/>
                                  <w:marRight w:val="0"/>
                                  <w:marTop w:val="0"/>
                                  <w:marBottom w:val="0"/>
                                  <w:divBdr>
                                    <w:top w:val="none" w:sz="0" w:space="0" w:color="auto"/>
                                    <w:left w:val="none" w:sz="0" w:space="0" w:color="auto"/>
                                    <w:bottom w:val="none" w:sz="0" w:space="0" w:color="auto"/>
                                    <w:right w:val="none" w:sz="0" w:space="0" w:color="auto"/>
                                  </w:divBdr>
                                </w:div>
                                <w:div w:id="1475368378">
                                  <w:marLeft w:val="640"/>
                                  <w:marRight w:val="0"/>
                                  <w:marTop w:val="0"/>
                                  <w:marBottom w:val="0"/>
                                  <w:divBdr>
                                    <w:top w:val="none" w:sz="0" w:space="0" w:color="auto"/>
                                    <w:left w:val="none" w:sz="0" w:space="0" w:color="auto"/>
                                    <w:bottom w:val="none" w:sz="0" w:space="0" w:color="auto"/>
                                    <w:right w:val="none" w:sz="0" w:space="0" w:color="auto"/>
                                  </w:divBdr>
                                </w:div>
                                <w:div w:id="1547596729">
                                  <w:marLeft w:val="640"/>
                                  <w:marRight w:val="0"/>
                                  <w:marTop w:val="0"/>
                                  <w:marBottom w:val="0"/>
                                  <w:divBdr>
                                    <w:top w:val="none" w:sz="0" w:space="0" w:color="auto"/>
                                    <w:left w:val="none" w:sz="0" w:space="0" w:color="auto"/>
                                    <w:bottom w:val="none" w:sz="0" w:space="0" w:color="auto"/>
                                    <w:right w:val="none" w:sz="0" w:space="0" w:color="auto"/>
                                  </w:divBdr>
                                </w:div>
                                <w:div w:id="1571891782">
                                  <w:marLeft w:val="640"/>
                                  <w:marRight w:val="0"/>
                                  <w:marTop w:val="0"/>
                                  <w:marBottom w:val="0"/>
                                  <w:divBdr>
                                    <w:top w:val="none" w:sz="0" w:space="0" w:color="auto"/>
                                    <w:left w:val="none" w:sz="0" w:space="0" w:color="auto"/>
                                    <w:bottom w:val="none" w:sz="0" w:space="0" w:color="auto"/>
                                    <w:right w:val="none" w:sz="0" w:space="0" w:color="auto"/>
                                  </w:divBdr>
                                </w:div>
                                <w:div w:id="1572812843">
                                  <w:marLeft w:val="640"/>
                                  <w:marRight w:val="0"/>
                                  <w:marTop w:val="0"/>
                                  <w:marBottom w:val="0"/>
                                  <w:divBdr>
                                    <w:top w:val="none" w:sz="0" w:space="0" w:color="auto"/>
                                    <w:left w:val="none" w:sz="0" w:space="0" w:color="auto"/>
                                    <w:bottom w:val="none" w:sz="0" w:space="0" w:color="auto"/>
                                    <w:right w:val="none" w:sz="0" w:space="0" w:color="auto"/>
                                  </w:divBdr>
                                </w:div>
                                <w:div w:id="1594821774">
                                  <w:marLeft w:val="640"/>
                                  <w:marRight w:val="0"/>
                                  <w:marTop w:val="0"/>
                                  <w:marBottom w:val="0"/>
                                  <w:divBdr>
                                    <w:top w:val="none" w:sz="0" w:space="0" w:color="auto"/>
                                    <w:left w:val="none" w:sz="0" w:space="0" w:color="auto"/>
                                    <w:bottom w:val="none" w:sz="0" w:space="0" w:color="auto"/>
                                    <w:right w:val="none" w:sz="0" w:space="0" w:color="auto"/>
                                  </w:divBdr>
                                </w:div>
                                <w:div w:id="1615746845">
                                  <w:marLeft w:val="640"/>
                                  <w:marRight w:val="0"/>
                                  <w:marTop w:val="0"/>
                                  <w:marBottom w:val="0"/>
                                  <w:divBdr>
                                    <w:top w:val="none" w:sz="0" w:space="0" w:color="auto"/>
                                    <w:left w:val="none" w:sz="0" w:space="0" w:color="auto"/>
                                    <w:bottom w:val="none" w:sz="0" w:space="0" w:color="auto"/>
                                    <w:right w:val="none" w:sz="0" w:space="0" w:color="auto"/>
                                  </w:divBdr>
                                </w:div>
                                <w:div w:id="1638222284">
                                  <w:marLeft w:val="640"/>
                                  <w:marRight w:val="0"/>
                                  <w:marTop w:val="0"/>
                                  <w:marBottom w:val="0"/>
                                  <w:divBdr>
                                    <w:top w:val="none" w:sz="0" w:space="0" w:color="auto"/>
                                    <w:left w:val="none" w:sz="0" w:space="0" w:color="auto"/>
                                    <w:bottom w:val="none" w:sz="0" w:space="0" w:color="auto"/>
                                    <w:right w:val="none" w:sz="0" w:space="0" w:color="auto"/>
                                  </w:divBdr>
                                </w:div>
                                <w:div w:id="1727752420">
                                  <w:marLeft w:val="640"/>
                                  <w:marRight w:val="0"/>
                                  <w:marTop w:val="0"/>
                                  <w:marBottom w:val="0"/>
                                  <w:divBdr>
                                    <w:top w:val="none" w:sz="0" w:space="0" w:color="auto"/>
                                    <w:left w:val="none" w:sz="0" w:space="0" w:color="auto"/>
                                    <w:bottom w:val="none" w:sz="0" w:space="0" w:color="auto"/>
                                    <w:right w:val="none" w:sz="0" w:space="0" w:color="auto"/>
                                  </w:divBdr>
                                </w:div>
                                <w:div w:id="1766727783">
                                  <w:marLeft w:val="640"/>
                                  <w:marRight w:val="0"/>
                                  <w:marTop w:val="0"/>
                                  <w:marBottom w:val="0"/>
                                  <w:divBdr>
                                    <w:top w:val="none" w:sz="0" w:space="0" w:color="auto"/>
                                    <w:left w:val="none" w:sz="0" w:space="0" w:color="auto"/>
                                    <w:bottom w:val="none" w:sz="0" w:space="0" w:color="auto"/>
                                    <w:right w:val="none" w:sz="0" w:space="0" w:color="auto"/>
                                  </w:divBdr>
                                </w:div>
                                <w:div w:id="1815096484">
                                  <w:marLeft w:val="640"/>
                                  <w:marRight w:val="0"/>
                                  <w:marTop w:val="0"/>
                                  <w:marBottom w:val="0"/>
                                  <w:divBdr>
                                    <w:top w:val="none" w:sz="0" w:space="0" w:color="auto"/>
                                    <w:left w:val="none" w:sz="0" w:space="0" w:color="auto"/>
                                    <w:bottom w:val="none" w:sz="0" w:space="0" w:color="auto"/>
                                    <w:right w:val="none" w:sz="0" w:space="0" w:color="auto"/>
                                  </w:divBdr>
                                </w:div>
                                <w:div w:id="1900941638">
                                  <w:marLeft w:val="640"/>
                                  <w:marRight w:val="0"/>
                                  <w:marTop w:val="0"/>
                                  <w:marBottom w:val="0"/>
                                  <w:divBdr>
                                    <w:top w:val="none" w:sz="0" w:space="0" w:color="auto"/>
                                    <w:left w:val="none" w:sz="0" w:space="0" w:color="auto"/>
                                    <w:bottom w:val="none" w:sz="0" w:space="0" w:color="auto"/>
                                    <w:right w:val="none" w:sz="0" w:space="0" w:color="auto"/>
                                  </w:divBdr>
                                </w:div>
                                <w:div w:id="1916668109">
                                  <w:marLeft w:val="640"/>
                                  <w:marRight w:val="0"/>
                                  <w:marTop w:val="0"/>
                                  <w:marBottom w:val="0"/>
                                  <w:divBdr>
                                    <w:top w:val="none" w:sz="0" w:space="0" w:color="auto"/>
                                    <w:left w:val="none" w:sz="0" w:space="0" w:color="auto"/>
                                    <w:bottom w:val="none" w:sz="0" w:space="0" w:color="auto"/>
                                    <w:right w:val="none" w:sz="0" w:space="0" w:color="auto"/>
                                  </w:divBdr>
                                </w:div>
                                <w:div w:id="1923757036">
                                  <w:marLeft w:val="640"/>
                                  <w:marRight w:val="0"/>
                                  <w:marTop w:val="0"/>
                                  <w:marBottom w:val="0"/>
                                  <w:divBdr>
                                    <w:top w:val="none" w:sz="0" w:space="0" w:color="auto"/>
                                    <w:left w:val="none" w:sz="0" w:space="0" w:color="auto"/>
                                    <w:bottom w:val="none" w:sz="0" w:space="0" w:color="auto"/>
                                    <w:right w:val="none" w:sz="0" w:space="0" w:color="auto"/>
                                  </w:divBdr>
                                </w:div>
                                <w:div w:id="1969778231">
                                  <w:marLeft w:val="640"/>
                                  <w:marRight w:val="0"/>
                                  <w:marTop w:val="0"/>
                                  <w:marBottom w:val="0"/>
                                  <w:divBdr>
                                    <w:top w:val="none" w:sz="0" w:space="0" w:color="auto"/>
                                    <w:left w:val="none" w:sz="0" w:space="0" w:color="auto"/>
                                    <w:bottom w:val="none" w:sz="0" w:space="0" w:color="auto"/>
                                    <w:right w:val="none" w:sz="0" w:space="0" w:color="auto"/>
                                  </w:divBdr>
                                </w:div>
                                <w:div w:id="2071882031">
                                  <w:marLeft w:val="640"/>
                                  <w:marRight w:val="0"/>
                                  <w:marTop w:val="0"/>
                                  <w:marBottom w:val="0"/>
                                  <w:divBdr>
                                    <w:top w:val="none" w:sz="0" w:space="0" w:color="auto"/>
                                    <w:left w:val="none" w:sz="0" w:space="0" w:color="auto"/>
                                    <w:bottom w:val="none" w:sz="0" w:space="0" w:color="auto"/>
                                    <w:right w:val="none" w:sz="0" w:space="0" w:color="auto"/>
                                  </w:divBdr>
                                </w:div>
                              </w:divsChild>
                            </w:div>
                            <w:div w:id="887839445">
                              <w:marLeft w:val="0"/>
                              <w:marRight w:val="0"/>
                              <w:marTop w:val="0"/>
                              <w:marBottom w:val="0"/>
                              <w:divBdr>
                                <w:top w:val="none" w:sz="0" w:space="0" w:color="auto"/>
                                <w:left w:val="none" w:sz="0" w:space="0" w:color="auto"/>
                                <w:bottom w:val="none" w:sz="0" w:space="0" w:color="auto"/>
                                <w:right w:val="none" w:sz="0" w:space="0" w:color="auto"/>
                              </w:divBdr>
                              <w:divsChild>
                                <w:div w:id="142354199">
                                  <w:marLeft w:val="640"/>
                                  <w:marRight w:val="0"/>
                                  <w:marTop w:val="0"/>
                                  <w:marBottom w:val="0"/>
                                  <w:divBdr>
                                    <w:top w:val="none" w:sz="0" w:space="0" w:color="auto"/>
                                    <w:left w:val="none" w:sz="0" w:space="0" w:color="auto"/>
                                    <w:bottom w:val="none" w:sz="0" w:space="0" w:color="auto"/>
                                    <w:right w:val="none" w:sz="0" w:space="0" w:color="auto"/>
                                  </w:divBdr>
                                </w:div>
                                <w:div w:id="650909832">
                                  <w:marLeft w:val="640"/>
                                  <w:marRight w:val="0"/>
                                  <w:marTop w:val="0"/>
                                  <w:marBottom w:val="0"/>
                                  <w:divBdr>
                                    <w:top w:val="none" w:sz="0" w:space="0" w:color="auto"/>
                                    <w:left w:val="none" w:sz="0" w:space="0" w:color="auto"/>
                                    <w:bottom w:val="none" w:sz="0" w:space="0" w:color="auto"/>
                                    <w:right w:val="none" w:sz="0" w:space="0" w:color="auto"/>
                                  </w:divBdr>
                                </w:div>
                                <w:div w:id="654996607">
                                  <w:marLeft w:val="640"/>
                                  <w:marRight w:val="0"/>
                                  <w:marTop w:val="0"/>
                                  <w:marBottom w:val="0"/>
                                  <w:divBdr>
                                    <w:top w:val="none" w:sz="0" w:space="0" w:color="auto"/>
                                    <w:left w:val="none" w:sz="0" w:space="0" w:color="auto"/>
                                    <w:bottom w:val="none" w:sz="0" w:space="0" w:color="auto"/>
                                    <w:right w:val="none" w:sz="0" w:space="0" w:color="auto"/>
                                  </w:divBdr>
                                </w:div>
                                <w:div w:id="913658520">
                                  <w:marLeft w:val="640"/>
                                  <w:marRight w:val="0"/>
                                  <w:marTop w:val="0"/>
                                  <w:marBottom w:val="0"/>
                                  <w:divBdr>
                                    <w:top w:val="none" w:sz="0" w:space="0" w:color="auto"/>
                                    <w:left w:val="none" w:sz="0" w:space="0" w:color="auto"/>
                                    <w:bottom w:val="none" w:sz="0" w:space="0" w:color="auto"/>
                                    <w:right w:val="none" w:sz="0" w:space="0" w:color="auto"/>
                                  </w:divBdr>
                                </w:div>
                                <w:div w:id="954481367">
                                  <w:marLeft w:val="640"/>
                                  <w:marRight w:val="0"/>
                                  <w:marTop w:val="0"/>
                                  <w:marBottom w:val="0"/>
                                  <w:divBdr>
                                    <w:top w:val="none" w:sz="0" w:space="0" w:color="auto"/>
                                    <w:left w:val="none" w:sz="0" w:space="0" w:color="auto"/>
                                    <w:bottom w:val="none" w:sz="0" w:space="0" w:color="auto"/>
                                    <w:right w:val="none" w:sz="0" w:space="0" w:color="auto"/>
                                  </w:divBdr>
                                </w:div>
                                <w:div w:id="962422113">
                                  <w:marLeft w:val="640"/>
                                  <w:marRight w:val="0"/>
                                  <w:marTop w:val="0"/>
                                  <w:marBottom w:val="0"/>
                                  <w:divBdr>
                                    <w:top w:val="none" w:sz="0" w:space="0" w:color="auto"/>
                                    <w:left w:val="none" w:sz="0" w:space="0" w:color="auto"/>
                                    <w:bottom w:val="none" w:sz="0" w:space="0" w:color="auto"/>
                                    <w:right w:val="none" w:sz="0" w:space="0" w:color="auto"/>
                                  </w:divBdr>
                                </w:div>
                                <w:div w:id="998850972">
                                  <w:marLeft w:val="640"/>
                                  <w:marRight w:val="0"/>
                                  <w:marTop w:val="0"/>
                                  <w:marBottom w:val="0"/>
                                  <w:divBdr>
                                    <w:top w:val="none" w:sz="0" w:space="0" w:color="auto"/>
                                    <w:left w:val="none" w:sz="0" w:space="0" w:color="auto"/>
                                    <w:bottom w:val="none" w:sz="0" w:space="0" w:color="auto"/>
                                    <w:right w:val="none" w:sz="0" w:space="0" w:color="auto"/>
                                  </w:divBdr>
                                </w:div>
                                <w:div w:id="1045787134">
                                  <w:marLeft w:val="640"/>
                                  <w:marRight w:val="0"/>
                                  <w:marTop w:val="0"/>
                                  <w:marBottom w:val="0"/>
                                  <w:divBdr>
                                    <w:top w:val="none" w:sz="0" w:space="0" w:color="auto"/>
                                    <w:left w:val="none" w:sz="0" w:space="0" w:color="auto"/>
                                    <w:bottom w:val="none" w:sz="0" w:space="0" w:color="auto"/>
                                    <w:right w:val="none" w:sz="0" w:space="0" w:color="auto"/>
                                  </w:divBdr>
                                </w:div>
                                <w:div w:id="1045832962">
                                  <w:marLeft w:val="640"/>
                                  <w:marRight w:val="0"/>
                                  <w:marTop w:val="0"/>
                                  <w:marBottom w:val="0"/>
                                  <w:divBdr>
                                    <w:top w:val="none" w:sz="0" w:space="0" w:color="auto"/>
                                    <w:left w:val="none" w:sz="0" w:space="0" w:color="auto"/>
                                    <w:bottom w:val="none" w:sz="0" w:space="0" w:color="auto"/>
                                    <w:right w:val="none" w:sz="0" w:space="0" w:color="auto"/>
                                  </w:divBdr>
                                </w:div>
                                <w:div w:id="1045914095">
                                  <w:marLeft w:val="640"/>
                                  <w:marRight w:val="0"/>
                                  <w:marTop w:val="0"/>
                                  <w:marBottom w:val="0"/>
                                  <w:divBdr>
                                    <w:top w:val="none" w:sz="0" w:space="0" w:color="auto"/>
                                    <w:left w:val="none" w:sz="0" w:space="0" w:color="auto"/>
                                    <w:bottom w:val="none" w:sz="0" w:space="0" w:color="auto"/>
                                    <w:right w:val="none" w:sz="0" w:space="0" w:color="auto"/>
                                  </w:divBdr>
                                </w:div>
                                <w:div w:id="1091509478">
                                  <w:marLeft w:val="640"/>
                                  <w:marRight w:val="0"/>
                                  <w:marTop w:val="0"/>
                                  <w:marBottom w:val="0"/>
                                  <w:divBdr>
                                    <w:top w:val="none" w:sz="0" w:space="0" w:color="auto"/>
                                    <w:left w:val="none" w:sz="0" w:space="0" w:color="auto"/>
                                    <w:bottom w:val="none" w:sz="0" w:space="0" w:color="auto"/>
                                    <w:right w:val="none" w:sz="0" w:space="0" w:color="auto"/>
                                  </w:divBdr>
                                </w:div>
                                <w:div w:id="1276248350">
                                  <w:marLeft w:val="640"/>
                                  <w:marRight w:val="0"/>
                                  <w:marTop w:val="0"/>
                                  <w:marBottom w:val="0"/>
                                  <w:divBdr>
                                    <w:top w:val="none" w:sz="0" w:space="0" w:color="auto"/>
                                    <w:left w:val="none" w:sz="0" w:space="0" w:color="auto"/>
                                    <w:bottom w:val="none" w:sz="0" w:space="0" w:color="auto"/>
                                    <w:right w:val="none" w:sz="0" w:space="0" w:color="auto"/>
                                  </w:divBdr>
                                </w:div>
                                <w:div w:id="1312445214">
                                  <w:marLeft w:val="640"/>
                                  <w:marRight w:val="0"/>
                                  <w:marTop w:val="0"/>
                                  <w:marBottom w:val="0"/>
                                  <w:divBdr>
                                    <w:top w:val="none" w:sz="0" w:space="0" w:color="auto"/>
                                    <w:left w:val="none" w:sz="0" w:space="0" w:color="auto"/>
                                    <w:bottom w:val="none" w:sz="0" w:space="0" w:color="auto"/>
                                    <w:right w:val="none" w:sz="0" w:space="0" w:color="auto"/>
                                  </w:divBdr>
                                </w:div>
                                <w:div w:id="1338146783">
                                  <w:marLeft w:val="640"/>
                                  <w:marRight w:val="0"/>
                                  <w:marTop w:val="0"/>
                                  <w:marBottom w:val="0"/>
                                  <w:divBdr>
                                    <w:top w:val="none" w:sz="0" w:space="0" w:color="auto"/>
                                    <w:left w:val="none" w:sz="0" w:space="0" w:color="auto"/>
                                    <w:bottom w:val="none" w:sz="0" w:space="0" w:color="auto"/>
                                    <w:right w:val="none" w:sz="0" w:space="0" w:color="auto"/>
                                  </w:divBdr>
                                </w:div>
                                <w:div w:id="1365593835">
                                  <w:marLeft w:val="640"/>
                                  <w:marRight w:val="0"/>
                                  <w:marTop w:val="0"/>
                                  <w:marBottom w:val="0"/>
                                  <w:divBdr>
                                    <w:top w:val="none" w:sz="0" w:space="0" w:color="auto"/>
                                    <w:left w:val="none" w:sz="0" w:space="0" w:color="auto"/>
                                    <w:bottom w:val="none" w:sz="0" w:space="0" w:color="auto"/>
                                    <w:right w:val="none" w:sz="0" w:space="0" w:color="auto"/>
                                  </w:divBdr>
                                </w:div>
                                <w:div w:id="1379470330">
                                  <w:marLeft w:val="640"/>
                                  <w:marRight w:val="0"/>
                                  <w:marTop w:val="0"/>
                                  <w:marBottom w:val="0"/>
                                  <w:divBdr>
                                    <w:top w:val="none" w:sz="0" w:space="0" w:color="auto"/>
                                    <w:left w:val="none" w:sz="0" w:space="0" w:color="auto"/>
                                    <w:bottom w:val="none" w:sz="0" w:space="0" w:color="auto"/>
                                    <w:right w:val="none" w:sz="0" w:space="0" w:color="auto"/>
                                  </w:divBdr>
                                </w:div>
                                <w:div w:id="1516336144">
                                  <w:marLeft w:val="640"/>
                                  <w:marRight w:val="0"/>
                                  <w:marTop w:val="0"/>
                                  <w:marBottom w:val="0"/>
                                  <w:divBdr>
                                    <w:top w:val="none" w:sz="0" w:space="0" w:color="auto"/>
                                    <w:left w:val="none" w:sz="0" w:space="0" w:color="auto"/>
                                    <w:bottom w:val="none" w:sz="0" w:space="0" w:color="auto"/>
                                    <w:right w:val="none" w:sz="0" w:space="0" w:color="auto"/>
                                  </w:divBdr>
                                </w:div>
                                <w:div w:id="1521815810">
                                  <w:marLeft w:val="640"/>
                                  <w:marRight w:val="0"/>
                                  <w:marTop w:val="0"/>
                                  <w:marBottom w:val="0"/>
                                  <w:divBdr>
                                    <w:top w:val="none" w:sz="0" w:space="0" w:color="auto"/>
                                    <w:left w:val="none" w:sz="0" w:space="0" w:color="auto"/>
                                    <w:bottom w:val="none" w:sz="0" w:space="0" w:color="auto"/>
                                    <w:right w:val="none" w:sz="0" w:space="0" w:color="auto"/>
                                  </w:divBdr>
                                </w:div>
                                <w:div w:id="1537889449">
                                  <w:marLeft w:val="640"/>
                                  <w:marRight w:val="0"/>
                                  <w:marTop w:val="0"/>
                                  <w:marBottom w:val="0"/>
                                  <w:divBdr>
                                    <w:top w:val="none" w:sz="0" w:space="0" w:color="auto"/>
                                    <w:left w:val="none" w:sz="0" w:space="0" w:color="auto"/>
                                    <w:bottom w:val="none" w:sz="0" w:space="0" w:color="auto"/>
                                    <w:right w:val="none" w:sz="0" w:space="0" w:color="auto"/>
                                  </w:divBdr>
                                </w:div>
                                <w:div w:id="1547914958">
                                  <w:marLeft w:val="640"/>
                                  <w:marRight w:val="0"/>
                                  <w:marTop w:val="0"/>
                                  <w:marBottom w:val="0"/>
                                  <w:divBdr>
                                    <w:top w:val="none" w:sz="0" w:space="0" w:color="auto"/>
                                    <w:left w:val="none" w:sz="0" w:space="0" w:color="auto"/>
                                    <w:bottom w:val="none" w:sz="0" w:space="0" w:color="auto"/>
                                    <w:right w:val="none" w:sz="0" w:space="0" w:color="auto"/>
                                  </w:divBdr>
                                </w:div>
                                <w:div w:id="1555579411">
                                  <w:marLeft w:val="640"/>
                                  <w:marRight w:val="0"/>
                                  <w:marTop w:val="0"/>
                                  <w:marBottom w:val="0"/>
                                  <w:divBdr>
                                    <w:top w:val="none" w:sz="0" w:space="0" w:color="auto"/>
                                    <w:left w:val="none" w:sz="0" w:space="0" w:color="auto"/>
                                    <w:bottom w:val="none" w:sz="0" w:space="0" w:color="auto"/>
                                    <w:right w:val="none" w:sz="0" w:space="0" w:color="auto"/>
                                  </w:divBdr>
                                </w:div>
                                <w:div w:id="1596397575">
                                  <w:marLeft w:val="640"/>
                                  <w:marRight w:val="0"/>
                                  <w:marTop w:val="0"/>
                                  <w:marBottom w:val="0"/>
                                  <w:divBdr>
                                    <w:top w:val="none" w:sz="0" w:space="0" w:color="auto"/>
                                    <w:left w:val="none" w:sz="0" w:space="0" w:color="auto"/>
                                    <w:bottom w:val="none" w:sz="0" w:space="0" w:color="auto"/>
                                    <w:right w:val="none" w:sz="0" w:space="0" w:color="auto"/>
                                  </w:divBdr>
                                </w:div>
                                <w:div w:id="1601714869">
                                  <w:marLeft w:val="640"/>
                                  <w:marRight w:val="0"/>
                                  <w:marTop w:val="0"/>
                                  <w:marBottom w:val="0"/>
                                  <w:divBdr>
                                    <w:top w:val="none" w:sz="0" w:space="0" w:color="auto"/>
                                    <w:left w:val="none" w:sz="0" w:space="0" w:color="auto"/>
                                    <w:bottom w:val="none" w:sz="0" w:space="0" w:color="auto"/>
                                    <w:right w:val="none" w:sz="0" w:space="0" w:color="auto"/>
                                  </w:divBdr>
                                </w:div>
                                <w:div w:id="1637372539">
                                  <w:marLeft w:val="640"/>
                                  <w:marRight w:val="0"/>
                                  <w:marTop w:val="0"/>
                                  <w:marBottom w:val="0"/>
                                  <w:divBdr>
                                    <w:top w:val="none" w:sz="0" w:space="0" w:color="auto"/>
                                    <w:left w:val="none" w:sz="0" w:space="0" w:color="auto"/>
                                    <w:bottom w:val="none" w:sz="0" w:space="0" w:color="auto"/>
                                    <w:right w:val="none" w:sz="0" w:space="0" w:color="auto"/>
                                  </w:divBdr>
                                </w:div>
                                <w:div w:id="1659577743">
                                  <w:marLeft w:val="640"/>
                                  <w:marRight w:val="0"/>
                                  <w:marTop w:val="0"/>
                                  <w:marBottom w:val="0"/>
                                  <w:divBdr>
                                    <w:top w:val="none" w:sz="0" w:space="0" w:color="auto"/>
                                    <w:left w:val="none" w:sz="0" w:space="0" w:color="auto"/>
                                    <w:bottom w:val="none" w:sz="0" w:space="0" w:color="auto"/>
                                    <w:right w:val="none" w:sz="0" w:space="0" w:color="auto"/>
                                  </w:divBdr>
                                </w:div>
                                <w:div w:id="1661735261">
                                  <w:marLeft w:val="640"/>
                                  <w:marRight w:val="0"/>
                                  <w:marTop w:val="0"/>
                                  <w:marBottom w:val="0"/>
                                  <w:divBdr>
                                    <w:top w:val="none" w:sz="0" w:space="0" w:color="auto"/>
                                    <w:left w:val="none" w:sz="0" w:space="0" w:color="auto"/>
                                    <w:bottom w:val="none" w:sz="0" w:space="0" w:color="auto"/>
                                    <w:right w:val="none" w:sz="0" w:space="0" w:color="auto"/>
                                  </w:divBdr>
                                </w:div>
                                <w:div w:id="1694726815">
                                  <w:marLeft w:val="640"/>
                                  <w:marRight w:val="0"/>
                                  <w:marTop w:val="0"/>
                                  <w:marBottom w:val="0"/>
                                  <w:divBdr>
                                    <w:top w:val="none" w:sz="0" w:space="0" w:color="auto"/>
                                    <w:left w:val="none" w:sz="0" w:space="0" w:color="auto"/>
                                    <w:bottom w:val="none" w:sz="0" w:space="0" w:color="auto"/>
                                    <w:right w:val="none" w:sz="0" w:space="0" w:color="auto"/>
                                  </w:divBdr>
                                </w:div>
                                <w:div w:id="1854420232">
                                  <w:marLeft w:val="640"/>
                                  <w:marRight w:val="0"/>
                                  <w:marTop w:val="0"/>
                                  <w:marBottom w:val="0"/>
                                  <w:divBdr>
                                    <w:top w:val="none" w:sz="0" w:space="0" w:color="auto"/>
                                    <w:left w:val="none" w:sz="0" w:space="0" w:color="auto"/>
                                    <w:bottom w:val="none" w:sz="0" w:space="0" w:color="auto"/>
                                    <w:right w:val="none" w:sz="0" w:space="0" w:color="auto"/>
                                  </w:divBdr>
                                </w:div>
                                <w:div w:id="1862620140">
                                  <w:marLeft w:val="640"/>
                                  <w:marRight w:val="0"/>
                                  <w:marTop w:val="0"/>
                                  <w:marBottom w:val="0"/>
                                  <w:divBdr>
                                    <w:top w:val="none" w:sz="0" w:space="0" w:color="auto"/>
                                    <w:left w:val="none" w:sz="0" w:space="0" w:color="auto"/>
                                    <w:bottom w:val="none" w:sz="0" w:space="0" w:color="auto"/>
                                    <w:right w:val="none" w:sz="0" w:space="0" w:color="auto"/>
                                  </w:divBdr>
                                </w:div>
                                <w:div w:id="1934312146">
                                  <w:marLeft w:val="640"/>
                                  <w:marRight w:val="0"/>
                                  <w:marTop w:val="0"/>
                                  <w:marBottom w:val="0"/>
                                  <w:divBdr>
                                    <w:top w:val="none" w:sz="0" w:space="0" w:color="auto"/>
                                    <w:left w:val="none" w:sz="0" w:space="0" w:color="auto"/>
                                    <w:bottom w:val="none" w:sz="0" w:space="0" w:color="auto"/>
                                    <w:right w:val="none" w:sz="0" w:space="0" w:color="auto"/>
                                  </w:divBdr>
                                </w:div>
                                <w:div w:id="1975716221">
                                  <w:marLeft w:val="640"/>
                                  <w:marRight w:val="0"/>
                                  <w:marTop w:val="0"/>
                                  <w:marBottom w:val="0"/>
                                  <w:divBdr>
                                    <w:top w:val="none" w:sz="0" w:space="0" w:color="auto"/>
                                    <w:left w:val="none" w:sz="0" w:space="0" w:color="auto"/>
                                    <w:bottom w:val="none" w:sz="0" w:space="0" w:color="auto"/>
                                    <w:right w:val="none" w:sz="0" w:space="0" w:color="auto"/>
                                  </w:divBdr>
                                </w:div>
                                <w:div w:id="2012219418">
                                  <w:marLeft w:val="640"/>
                                  <w:marRight w:val="0"/>
                                  <w:marTop w:val="0"/>
                                  <w:marBottom w:val="0"/>
                                  <w:divBdr>
                                    <w:top w:val="none" w:sz="0" w:space="0" w:color="auto"/>
                                    <w:left w:val="none" w:sz="0" w:space="0" w:color="auto"/>
                                    <w:bottom w:val="none" w:sz="0" w:space="0" w:color="auto"/>
                                    <w:right w:val="none" w:sz="0" w:space="0" w:color="auto"/>
                                  </w:divBdr>
                                </w:div>
                                <w:div w:id="2049454964">
                                  <w:marLeft w:val="640"/>
                                  <w:marRight w:val="0"/>
                                  <w:marTop w:val="0"/>
                                  <w:marBottom w:val="0"/>
                                  <w:divBdr>
                                    <w:top w:val="none" w:sz="0" w:space="0" w:color="auto"/>
                                    <w:left w:val="none" w:sz="0" w:space="0" w:color="auto"/>
                                    <w:bottom w:val="none" w:sz="0" w:space="0" w:color="auto"/>
                                    <w:right w:val="none" w:sz="0" w:space="0" w:color="auto"/>
                                  </w:divBdr>
                                </w:div>
                                <w:div w:id="2057075774">
                                  <w:marLeft w:val="640"/>
                                  <w:marRight w:val="0"/>
                                  <w:marTop w:val="0"/>
                                  <w:marBottom w:val="0"/>
                                  <w:divBdr>
                                    <w:top w:val="none" w:sz="0" w:space="0" w:color="auto"/>
                                    <w:left w:val="none" w:sz="0" w:space="0" w:color="auto"/>
                                    <w:bottom w:val="none" w:sz="0" w:space="0" w:color="auto"/>
                                    <w:right w:val="none" w:sz="0" w:space="0" w:color="auto"/>
                                  </w:divBdr>
                                </w:div>
                                <w:div w:id="2137982916">
                                  <w:marLeft w:val="640"/>
                                  <w:marRight w:val="0"/>
                                  <w:marTop w:val="0"/>
                                  <w:marBottom w:val="0"/>
                                  <w:divBdr>
                                    <w:top w:val="none" w:sz="0" w:space="0" w:color="auto"/>
                                    <w:left w:val="none" w:sz="0" w:space="0" w:color="auto"/>
                                    <w:bottom w:val="none" w:sz="0" w:space="0" w:color="auto"/>
                                    <w:right w:val="none" w:sz="0" w:space="0" w:color="auto"/>
                                  </w:divBdr>
                                </w:div>
                              </w:divsChild>
                            </w:div>
                            <w:div w:id="925264799">
                              <w:marLeft w:val="0"/>
                              <w:marRight w:val="0"/>
                              <w:marTop w:val="0"/>
                              <w:marBottom w:val="0"/>
                              <w:divBdr>
                                <w:top w:val="none" w:sz="0" w:space="0" w:color="auto"/>
                                <w:left w:val="none" w:sz="0" w:space="0" w:color="auto"/>
                                <w:bottom w:val="none" w:sz="0" w:space="0" w:color="auto"/>
                                <w:right w:val="none" w:sz="0" w:space="0" w:color="auto"/>
                              </w:divBdr>
                              <w:divsChild>
                                <w:div w:id="7216057">
                                  <w:marLeft w:val="640"/>
                                  <w:marRight w:val="0"/>
                                  <w:marTop w:val="0"/>
                                  <w:marBottom w:val="0"/>
                                  <w:divBdr>
                                    <w:top w:val="none" w:sz="0" w:space="0" w:color="auto"/>
                                    <w:left w:val="none" w:sz="0" w:space="0" w:color="auto"/>
                                    <w:bottom w:val="none" w:sz="0" w:space="0" w:color="auto"/>
                                    <w:right w:val="none" w:sz="0" w:space="0" w:color="auto"/>
                                  </w:divBdr>
                                </w:div>
                                <w:div w:id="175196217">
                                  <w:marLeft w:val="640"/>
                                  <w:marRight w:val="0"/>
                                  <w:marTop w:val="0"/>
                                  <w:marBottom w:val="0"/>
                                  <w:divBdr>
                                    <w:top w:val="none" w:sz="0" w:space="0" w:color="auto"/>
                                    <w:left w:val="none" w:sz="0" w:space="0" w:color="auto"/>
                                    <w:bottom w:val="none" w:sz="0" w:space="0" w:color="auto"/>
                                    <w:right w:val="none" w:sz="0" w:space="0" w:color="auto"/>
                                  </w:divBdr>
                                </w:div>
                                <w:div w:id="335690306">
                                  <w:marLeft w:val="640"/>
                                  <w:marRight w:val="0"/>
                                  <w:marTop w:val="0"/>
                                  <w:marBottom w:val="0"/>
                                  <w:divBdr>
                                    <w:top w:val="none" w:sz="0" w:space="0" w:color="auto"/>
                                    <w:left w:val="none" w:sz="0" w:space="0" w:color="auto"/>
                                    <w:bottom w:val="none" w:sz="0" w:space="0" w:color="auto"/>
                                    <w:right w:val="none" w:sz="0" w:space="0" w:color="auto"/>
                                  </w:divBdr>
                                </w:div>
                                <w:div w:id="397021942">
                                  <w:marLeft w:val="640"/>
                                  <w:marRight w:val="0"/>
                                  <w:marTop w:val="0"/>
                                  <w:marBottom w:val="0"/>
                                  <w:divBdr>
                                    <w:top w:val="none" w:sz="0" w:space="0" w:color="auto"/>
                                    <w:left w:val="none" w:sz="0" w:space="0" w:color="auto"/>
                                    <w:bottom w:val="none" w:sz="0" w:space="0" w:color="auto"/>
                                    <w:right w:val="none" w:sz="0" w:space="0" w:color="auto"/>
                                  </w:divBdr>
                                </w:div>
                                <w:div w:id="477042415">
                                  <w:marLeft w:val="640"/>
                                  <w:marRight w:val="0"/>
                                  <w:marTop w:val="0"/>
                                  <w:marBottom w:val="0"/>
                                  <w:divBdr>
                                    <w:top w:val="none" w:sz="0" w:space="0" w:color="auto"/>
                                    <w:left w:val="none" w:sz="0" w:space="0" w:color="auto"/>
                                    <w:bottom w:val="none" w:sz="0" w:space="0" w:color="auto"/>
                                    <w:right w:val="none" w:sz="0" w:space="0" w:color="auto"/>
                                  </w:divBdr>
                                </w:div>
                                <w:div w:id="538512947">
                                  <w:marLeft w:val="640"/>
                                  <w:marRight w:val="0"/>
                                  <w:marTop w:val="0"/>
                                  <w:marBottom w:val="0"/>
                                  <w:divBdr>
                                    <w:top w:val="none" w:sz="0" w:space="0" w:color="auto"/>
                                    <w:left w:val="none" w:sz="0" w:space="0" w:color="auto"/>
                                    <w:bottom w:val="none" w:sz="0" w:space="0" w:color="auto"/>
                                    <w:right w:val="none" w:sz="0" w:space="0" w:color="auto"/>
                                  </w:divBdr>
                                </w:div>
                                <w:div w:id="549265266">
                                  <w:marLeft w:val="640"/>
                                  <w:marRight w:val="0"/>
                                  <w:marTop w:val="0"/>
                                  <w:marBottom w:val="0"/>
                                  <w:divBdr>
                                    <w:top w:val="none" w:sz="0" w:space="0" w:color="auto"/>
                                    <w:left w:val="none" w:sz="0" w:space="0" w:color="auto"/>
                                    <w:bottom w:val="none" w:sz="0" w:space="0" w:color="auto"/>
                                    <w:right w:val="none" w:sz="0" w:space="0" w:color="auto"/>
                                  </w:divBdr>
                                </w:div>
                                <w:div w:id="630284158">
                                  <w:marLeft w:val="640"/>
                                  <w:marRight w:val="0"/>
                                  <w:marTop w:val="0"/>
                                  <w:marBottom w:val="0"/>
                                  <w:divBdr>
                                    <w:top w:val="none" w:sz="0" w:space="0" w:color="auto"/>
                                    <w:left w:val="none" w:sz="0" w:space="0" w:color="auto"/>
                                    <w:bottom w:val="none" w:sz="0" w:space="0" w:color="auto"/>
                                    <w:right w:val="none" w:sz="0" w:space="0" w:color="auto"/>
                                  </w:divBdr>
                                </w:div>
                                <w:div w:id="637996921">
                                  <w:marLeft w:val="640"/>
                                  <w:marRight w:val="0"/>
                                  <w:marTop w:val="0"/>
                                  <w:marBottom w:val="0"/>
                                  <w:divBdr>
                                    <w:top w:val="none" w:sz="0" w:space="0" w:color="auto"/>
                                    <w:left w:val="none" w:sz="0" w:space="0" w:color="auto"/>
                                    <w:bottom w:val="none" w:sz="0" w:space="0" w:color="auto"/>
                                    <w:right w:val="none" w:sz="0" w:space="0" w:color="auto"/>
                                  </w:divBdr>
                                </w:div>
                                <w:div w:id="678436304">
                                  <w:marLeft w:val="640"/>
                                  <w:marRight w:val="0"/>
                                  <w:marTop w:val="0"/>
                                  <w:marBottom w:val="0"/>
                                  <w:divBdr>
                                    <w:top w:val="none" w:sz="0" w:space="0" w:color="auto"/>
                                    <w:left w:val="none" w:sz="0" w:space="0" w:color="auto"/>
                                    <w:bottom w:val="none" w:sz="0" w:space="0" w:color="auto"/>
                                    <w:right w:val="none" w:sz="0" w:space="0" w:color="auto"/>
                                  </w:divBdr>
                                </w:div>
                                <w:div w:id="683360502">
                                  <w:marLeft w:val="640"/>
                                  <w:marRight w:val="0"/>
                                  <w:marTop w:val="0"/>
                                  <w:marBottom w:val="0"/>
                                  <w:divBdr>
                                    <w:top w:val="none" w:sz="0" w:space="0" w:color="auto"/>
                                    <w:left w:val="none" w:sz="0" w:space="0" w:color="auto"/>
                                    <w:bottom w:val="none" w:sz="0" w:space="0" w:color="auto"/>
                                    <w:right w:val="none" w:sz="0" w:space="0" w:color="auto"/>
                                  </w:divBdr>
                                </w:div>
                                <w:div w:id="850223756">
                                  <w:marLeft w:val="640"/>
                                  <w:marRight w:val="0"/>
                                  <w:marTop w:val="0"/>
                                  <w:marBottom w:val="0"/>
                                  <w:divBdr>
                                    <w:top w:val="none" w:sz="0" w:space="0" w:color="auto"/>
                                    <w:left w:val="none" w:sz="0" w:space="0" w:color="auto"/>
                                    <w:bottom w:val="none" w:sz="0" w:space="0" w:color="auto"/>
                                    <w:right w:val="none" w:sz="0" w:space="0" w:color="auto"/>
                                  </w:divBdr>
                                </w:div>
                                <w:div w:id="851988095">
                                  <w:marLeft w:val="640"/>
                                  <w:marRight w:val="0"/>
                                  <w:marTop w:val="0"/>
                                  <w:marBottom w:val="0"/>
                                  <w:divBdr>
                                    <w:top w:val="none" w:sz="0" w:space="0" w:color="auto"/>
                                    <w:left w:val="none" w:sz="0" w:space="0" w:color="auto"/>
                                    <w:bottom w:val="none" w:sz="0" w:space="0" w:color="auto"/>
                                    <w:right w:val="none" w:sz="0" w:space="0" w:color="auto"/>
                                  </w:divBdr>
                                </w:div>
                                <w:div w:id="983775355">
                                  <w:marLeft w:val="640"/>
                                  <w:marRight w:val="0"/>
                                  <w:marTop w:val="0"/>
                                  <w:marBottom w:val="0"/>
                                  <w:divBdr>
                                    <w:top w:val="none" w:sz="0" w:space="0" w:color="auto"/>
                                    <w:left w:val="none" w:sz="0" w:space="0" w:color="auto"/>
                                    <w:bottom w:val="none" w:sz="0" w:space="0" w:color="auto"/>
                                    <w:right w:val="none" w:sz="0" w:space="0" w:color="auto"/>
                                  </w:divBdr>
                                </w:div>
                                <w:div w:id="999428759">
                                  <w:marLeft w:val="640"/>
                                  <w:marRight w:val="0"/>
                                  <w:marTop w:val="0"/>
                                  <w:marBottom w:val="0"/>
                                  <w:divBdr>
                                    <w:top w:val="none" w:sz="0" w:space="0" w:color="auto"/>
                                    <w:left w:val="none" w:sz="0" w:space="0" w:color="auto"/>
                                    <w:bottom w:val="none" w:sz="0" w:space="0" w:color="auto"/>
                                    <w:right w:val="none" w:sz="0" w:space="0" w:color="auto"/>
                                  </w:divBdr>
                                </w:div>
                                <w:div w:id="1009528604">
                                  <w:marLeft w:val="640"/>
                                  <w:marRight w:val="0"/>
                                  <w:marTop w:val="0"/>
                                  <w:marBottom w:val="0"/>
                                  <w:divBdr>
                                    <w:top w:val="none" w:sz="0" w:space="0" w:color="auto"/>
                                    <w:left w:val="none" w:sz="0" w:space="0" w:color="auto"/>
                                    <w:bottom w:val="none" w:sz="0" w:space="0" w:color="auto"/>
                                    <w:right w:val="none" w:sz="0" w:space="0" w:color="auto"/>
                                  </w:divBdr>
                                </w:div>
                                <w:div w:id="1043166180">
                                  <w:marLeft w:val="640"/>
                                  <w:marRight w:val="0"/>
                                  <w:marTop w:val="0"/>
                                  <w:marBottom w:val="0"/>
                                  <w:divBdr>
                                    <w:top w:val="none" w:sz="0" w:space="0" w:color="auto"/>
                                    <w:left w:val="none" w:sz="0" w:space="0" w:color="auto"/>
                                    <w:bottom w:val="none" w:sz="0" w:space="0" w:color="auto"/>
                                    <w:right w:val="none" w:sz="0" w:space="0" w:color="auto"/>
                                  </w:divBdr>
                                </w:div>
                                <w:div w:id="1047990301">
                                  <w:marLeft w:val="640"/>
                                  <w:marRight w:val="0"/>
                                  <w:marTop w:val="0"/>
                                  <w:marBottom w:val="0"/>
                                  <w:divBdr>
                                    <w:top w:val="none" w:sz="0" w:space="0" w:color="auto"/>
                                    <w:left w:val="none" w:sz="0" w:space="0" w:color="auto"/>
                                    <w:bottom w:val="none" w:sz="0" w:space="0" w:color="auto"/>
                                    <w:right w:val="none" w:sz="0" w:space="0" w:color="auto"/>
                                  </w:divBdr>
                                </w:div>
                                <w:div w:id="1164590534">
                                  <w:marLeft w:val="640"/>
                                  <w:marRight w:val="0"/>
                                  <w:marTop w:val="0"/>
                                  <w:marBottom w:val="0"/>
                                  <w:divBdr>
                                    <w:top w:val="none" w:sz="0" w:space="0" w:color="auto"/>
                                    <w:left w:val="none" w:sz="0" w:space="0" w:color="auto"/>
                                    <w:bottom w:val="none" w:sz="0" w:space="0" w:color="auto"/>
                                    <w:right w:val="none" w:sz="0" w:space="0" w:color="auto"/>
                                  </w:divBdr>
                                </w:div>
                                <w:div w:id="1175074381">
                                  <w:marLeft w:val="640"/>
                                  <w:marRight w:val="0"/>
                                  <w:marTop w:val="0"/>
                                  <w:marBottom w:val="0"/>
                                  <w:divBdr>
                                    <w:top w:val="none" w:sz="0" w:space="0" w:color="auto"/>
                                    <w:left w:val="none" w:sz="0" w:space="0" w:color="auto"/>
                                    <w:bottom w:val="none" w:sz="0" w:space="0" w:color="auto"/>
                                    <w:right w:val="none" w:sz="0" w:space="0" w:color="auto"/>
                                  </w:divBdr>
                                </w:div>
                                <w:div w:id="1235815588">
                                  <w:marLeft w:val="640"/>
                                  <w:marRight w:val="0"/>
                                  <w:marTop w:val="0"/>
                                  <w:marBottom w:val="0"/>
                                  <w:divBdr>
                                    <w:top w:val="none" w:sz="0" w:space="0" w:color="auto"/>
                                    <w:left w:val="none" w:sz="0" w:space="0" w:color="auto"/>
                                    <w:bottom w:val="none" w:sz="0" w:space="0" w:color="auto"/>
                                    <w:right w:val="none" w:sz="0" w:space="0" w:color="auto"/>
                                  </w:divBdr>
                                </w:div>
                                <w:div w:id="1246762650">
                                  <w:marLeft w:val="640"/>
                                  <w:marRight w:val="0"/>
                                  <w:marTop w:val="0"/>
                                  <w:marBottom w:val="0"/>
                                  <w:divBdr>
                                    <w:top w:val="none" w:sz="0" w:space="0" w:color="auto"/>
                                    <w:left w:val="none" w:sz="0" w:space="0" w:color="auto"/>
                                    <w:bottom w:val="none" w:sz="0" w:space="0" w:color="auto"/>
                                    <w:right w:val="none" w:sz="0" w:space="0" w:color="auto"/>
                                  </w:divBdr>
                                </w:div>
                                <w:div w:id="1258755007">
                                  <w:marLeft w:val="640"/>
                                  <w:marRight w:val="0"/>
                                  <w:marTop w:val="0"/>
                                  <w:marBottom w:val="0"/>
                                  <w:divBdr>
                                    <w:top w:val="none" w:sz="0" w:space="0" w:color="auto"/>
                                    <w:left w:val="none" w:sz="0" w:space="0" w:color="auto"/>
                                    <w:bottom w:val="none" w:sz="0" w:space="0" w:color="auto"/>
                                    <w:right w:val="none" w:sz="0" w:space="0" w:color="auto"/>
                                  </w:divBdr>
                                </w:div>
                                <w:div w:id="1361205854">
                                  <w:marLeft w:val="640"/>
                                  <w:marRight w:val="0"/>
                                  <w:marTop w:val="0"/>
                                  <w:marBottom w:val="0"/>
                                  <w:divBdr>
                                    <w:top w:val="none" w:sz="0" w:space="0" w:color="auto"/>
                                    <w:left w:val="none" w:sz="0" w:space="0" w:color="auto"/>
                                    <w:bottom w:val="none" w:sz="0" w:space="0" w:color="auto"/>
                                    <w:right w:val="none" w:sz="0" w:space="0" w:color="auto"/>
                                  </w:divBdr>
                                </w:div>
                                <w:div w:id="1380520854">
                                  <w:marLeft w:val="640"/>
                                  <w:marRight w:val="0"/>
                                  <w:marTop w:val="0"/>
                                  <w:marBottom w:val="0"/>
                                  <w:divBdr>
                                    <w:top w:val="none" w:sz="0" w:space="0" w:color="auto"/>
                                    <w:left w:val="none" w:sz="0" w:space="0" w:color="auto"/>
                                    <w:bottom w:val="none" w:sz="0" w:space="0" w:color="auto"/>
                                    <w:right w:val="none" w:sz="0" w:space="0" w:color="auto"/>
                                  </w:divBdr>
                                </w:div>
                                <w:div w:id="1381437455">
                                  <w:marLeft w:val="640"/>
                                  <w:marRight w:val="0"/>
                                  <w:marTop w:val="0"/>
                                  <w:marBottom w:val="0"/>
                                  <w:divBdr>
                                    <w:top w:val="none" w:sz="0" w:space="0" w:color="auto"/>
                                    <w:left w:val="none" w:sz="0" w:space="0" w:color="auto"/>
                                    <w:bottom w:val="none" w:sz="0" w:space="0" w:color="auto"/>
                                    <w:right w:val="none" w:sz="0" w:space="0" w:color="auto"/>
                                  </w:divBdr>
                                </w:div>
                                <w:div w:id="1395201460">
                                  <w:marLeft w:val="640"/>
                                  <w:marRight w:val="0"/>
                                  <w:marTop w:val="0"/>
                                  <w:marBottom w:val="0"/>
                                  <w:divBdr>
                                    <w:top w:val="none" w:sz="0" w:space="0" w:color="auto"/>
                                    <w:left w:val="none" w:sz="0" w:space="0" w:color="auto"/>
                                    <w:bottom w:val="none" w:sz="0" w:space="0" w:color="auto"/>
                                    <w:right w:val="none" w:sz="0" w:space="0" w:color="auto"/>
                                  </w:divBdr>
                                </w:div>
                                <w:div w:id="1535535012">
                                  <w:marLeft w:val="640"/>
                                  <w:marRight w:val="0"/>
                                  <w:marTop w:val="0"/>
                                  <w:marBottom w:val="0"/>
                                  <w:divBdr>
                                    <w:top w:val="none" w:sz="0" w:space="0" w:color="auto"/>
                                    <w:left w:val="none" w:sz="0" w:space="0" w:color="auto"/>
                                    <w:bottom w:val="none" w:sz="0" w:space="0" w:color="auto"/>
                                    <w:right w:val="none" w:sz="0" w:space="0" w:color="auto"/>
                                  </w:divBdr>
                                </w:div>
                                <w:div w:id="1550143686">
                                  <w:marLeft w:val="640"/>
                                  <w:marRight w:val="0"/>
                                  <w:marTop w:val="0"/>
                                  <w:marBottom w:val="0"/>
                                  <w:divBdr>
                                    <w:top w:val="none" w:sz="0" w:space="0" w:color="auto"/>
                                    <w:left w:val="none" w:sz="0" w:space="0" w:color="auto"/>
                                    <w:bottom w:val="none" w:sz="0" w:space="0" w:color="auto"/>
                                    <w:right w:val="none" w:sz="0" w:space="0" w:color="auto"/>
                                  </w:divBdr>
                                </w:div>
                                <w:div w:id="1611550255">
                                  <w:marLeft w:val="640"/>
                                  <w:marRight w:val="0"/>
                                  <w:marTop w:val="0"/>
                                  <w:marBottom w:val="0"/>
                                  <w:divBdr>
                                    <w:top w:val="none" w:sz="0" w:space="0" w:color="auto"/>
                                    <w:left w:val="none" w:sz="0" w:space="0" w:color="auto"/>
                                    <w:bottom w:val="none" w:sz="0" w:space="0" w:color="auto"/>
                                    <w:right w:val="none" w:sz="0" w:space="0" w:color="auto"/>
                                  </w:divBdr>
                                </w:div>
                                <w:div w:id="1619606161">
                                  <w:marLeft w:val="640"/>
                                  <w:marRight w:val="0"/>
                                  <w:marTop w:val="0"/>
                                  <w:marBottom w:val="0"/>
                                  <w:divBdr>
                                    <w:top w:val="none" w:sz="0" w:space="0" w:color="auto"/>
                                    <w:left w:val="none" w:sz="0" w:space="0" w:color="auto"/>
                                    <w:bottom w:val="none" w:sz="0" w:space="0" w:color="auto"/>
                                    <w:right w:val="none" w:sz="0" w:space="0" w:color="auto"/>
                                  </w:divBdr>
                                </w:div>
                                <w:div w:id="1666736746">
                                  <w:marLeft w:val="640"/>
                                  <w:marRight w:val="0"/>
                                  <w:marTop w:val="0"/>
                                  <w:marBottom w:val="0"/>
                                  <w:divBdr>
                                    <w:top w:val="none" w:sz="0" w:space="0" w:color="auto"/>
                                    <w:left w:val="none" w:sz="0" w:space="0" w:color="auto"/>
                                    <w:bottom w:val="none" w:sz="0" w:space="0" w:color="auto"/>
                                    <w:right w:val="none" w:sz="0" w:space="0" w:color="auto"/>
                                  </w:divBdr>
                                </w:div>
                                <w:div w:id="1675495676">
                                  <w:marLeft w:val="640"/>
                                  <w:marRight w:val="0"/>
                                  <w:marTop w:val="0"/>
                                  <w:marBottom w:val="0"/>
                                  <w:divBdr>
                                    <w:top w:val="none" w:sz="0" w:space="0" w:color="auto"/>
                                    <w:left w:val="none" w:sz="0" w:space="0" w:color="auto"/>
                                    <w:bottom w:val="none" w:sz="0" w:space="0" w:color="auto"/>
                                    <w:right w:val="none" w:sz="0" w:space="0" w:color="auto"/>
                                  </w:divBdr>
                                </w:div>
                                <w:div w:id="1731608550">
                                  <w:marLeft w:val="640"/>
                                  <w:marRight w:val="0"/>
                                  <w:marTop w:val="0"/>
                                  <w:marBottom w:val="0"/>
                                  <w:divBdr>
                                    <w:top w:val="none" w:sz="0" w:space="0" w:color="auto"/>
                                    <w:left w:val="none" w:sz="0" w:space="0" w:color="auto"/>
                                    <w:bottom w:val="none" w:sz="0" w:space="0" w:color="auto"/>
                                    <w:right w:val="none" w:sz="0" w:space="0" w:color="auto"/>
                                  </w:divBdr>
                                </w:div>
                                <w:div w:id="1755400259">
                                  <w:marLeft w:val="640"/>
                                  <w:marRight w:val="0"/>
                                  <w:marTop w:val="0"/>
                                  <w:marBottom w:val="0"/>
                                  <w:divBdr>
                                    <w:top w:val="none" w:sz="0" w:space="0" w:color="auto"/>
                                    <w:left w:val="none" w:sz="0" w:space="0" w:color="auto"/>
                                    <w:bottom w:val="none" w:sz="0" w:space="0" w:color="auto"/>
                                    <w:right w:val="none" w:sz="0" w:space="0" w:color="auto"/>
                                  </w:divBdr>
                                </w:div>
                                <w:div w:id="1778331617">
                                  <w:marLeft w:val="640"/>
                                  <w:marRight w:val="0"/>
                                  <w:marTop w:val="0"/>
                                  <w:marBottom w:val="0"/>
                                  <w:divBdr>
                                    <w:top w:val="none" w:sz="0" w:space="0" w:color="auto"/>
                                    <w:left w:val="none" w:sz="0" w:space="0" w:color="auto"/>
                                    <w:bottom w:val="none" w:sz="0" w:space="0" w:color="auto"/>
                                    <w:right w:val="none" w:sz="0" w:space="0" w:color="auto"/>
                                  </w:divBdr>
                                </w:div>
                                <w:div w:id="1792479667">
                                  <w:marLeft w:val="640"/>
                                  <w:marRight w:val="0"/>
                                  <w:marTop w:val="0"/>
                                  <w:marBottom w:val="0"/>
                                  <w:divBdr>
                                    <w:top w:val="none" w:sz="0" w:space="0" w:color="auto"/>
                                    <w:left w:val="none" w:sz="0" w:space="0" w:color="auto"/>
                                    <w:bottom w:val="none" w:sz="0" w:space="0" w:color="auto"/>
                                    <w:right w:val="none" w:sz="0" w:space="0" w:color="auto"/>
                                  </w:divBdr>
                                </w:div>
                                <w:div w:id="1841237478">
                                  <w:marLeft w:val="640"/>
                                  <w:marRight w:val="0"/>
                                  <w:marTop w:val="0"/>
                                  <w:marBottom w:val="0"/>
                                  <w:divBdr>
                                    <w:top w:val="none" w:sz="0" w:space="0" w:color="auto"/>
                                    <w:left w:val="none" w:sz="0" w:space="0" w:color="auto"/>
                                    <w:bottom w:val="none" w:sz="0" w:space="0" w:color="auto"/>
                                    <w:right w:val="none" w:sz="0" w:space="0" w:color="auto"/>
                                  </w:divBdr>
                                </w:div>
                                <w:div w:id="1853448040">
                                  <w:marLeft w:val="640"/>
                                  <w:marRight w:val="0"/>
                                  <w:marTop w:val="0"/>
                                  <w:marBottom w:val="0"/>
                                  <w:divBdr>
                                    <w:top w:val="none" w:sz="0" w:space="0" w:color="auto"/>
                                    <w:left w:val="none" w:sz="0" w:space="0" w:color="auto"/>
                                    <w:bottom w:val="none" w:sz="0" w:space="0" w:color="auto"/>
                                    <w:right w:val="none" w:sz="0" w:space="0" w:color="auto"/>
                                  </w:divBdr>
                                </w:div>
                                <w:div w:id="2027905767">
                                  <w:marLeft w:val="640"/>
                                  <w:marRight w:val="0"/>
                                  <w:marTop w:val="0"/>
                                  <w:marBottom w:val="0"/>
                                  <w:divBdr>
                                    <w:top w:val="none" w:sz="0" w:space="0" w:color="auto"/>
                                    <w:left w:val="none" w:sz="0" w:space="0" w:color="auto"/>
                                    <w:bottom w:val="none" w:sz="0" w:space="0" w:color="auto"/>
                                    <w:right w:val="none" w:sz="0" w:space="0" w:color="auto"/>
                                  </w:divBdr>
                                </w:div>
                                <w:div w:id="2147313463">
                                  <w:marLeft w:val="640"/>
                                  <w:marRight w:val="0"/>
                                  <w:marTop w:val="0"/>
                                  <w:marBottom w:val="0"/>
                                  <w:divBdr>
                                    <w:top w:val="none" w:sz="0" w:space="0" w:color="auto"/>
                                    <w:left w:val="none" w:sz="0" w:space="0" w:color="auto"/>
                                    <w:bottom w:val="none" w:sz="0" w:space="0" w:color="auto"/>
                                    <w:right w:val="none" w:sz="0" w:space="0" w:color="auto"/>
                                  </w:divBdr>
                                </w:div>
                              </w:divsChild>
                            </w:div>
                            <w:div w:id="931352794">
                              <w:marLeft w:val="0"/>
                              <w:marRight w:val="0"/>
                              <w:marTop w:val="0"/>
                              <w:marBottom w:val="0"/>
                              <w:divBdr>
                                <w:top w:val="none" w:sz="0" w:space="0" w:color="auto"/>
                                <w:left w:val="none" w:sz="0" w:space="0" w:color="auto"/>
                                <w:bottom w:val="none" w:sz="0" w:space="0" w:color="auto"/>
                                <w:right w:val="none" w:sz="0" w:space="0" w:color="auto"/>
                              </w:divBdr>
                              <w:divsChild>
                                <w:div w:id="7413722">
                                  <w:marLeft w:val="640"/>
                                  <w:marRight w:val="0"/>
                                  <w:marTop w:val="0"/>
                                  <w:marBottom w:val="0"/>
                                  <w:divBdr>
                                    <w:top w:val="none" w:sz="0" w:space="0" w:color="auto"/>
                                    <w:left w:val="none" w:sz="0" w:space="0" w:color="auto"/>
                                    <w:bottom w:val="none" w:sz="0" w:space="0" w:color="auto"/>
                                    <w:right w:val="none" w:sz="0" w:space="0" w:color="auto"/>
                                  </w:divBdr>
                                </w:div>
                                <w:div w:id="46611770">
                                  <w:marLeft w:val="640"/>
                                  <w:marRight w:val="0"/>
                                  <w:marTop w:val="0"/>
                                  <w:marBottom w:val="0"/>
                                  <w:divBdr>
                                    <w:top w:val="none" w:sz="0" w:space="0" w:color="auto"/>
                                    <w:left w:val="none" w:sz="0" w:space="0" w:color="auto"/>
                                    <w:bottom w:val="none" w:sz="0" w:space="0" w:color="auto"/>
                                    <w:right w:val="none" w:sz="0" w:space="0" w:color="auto"/>
                                  </w:divBdr>
                                </w:div>
                                <w:div w:id="53049880">
                                  <w:marLeft w:val="640"/>
                                  <w:marRight w:val="0"/>
                                  <w:marTop w:val="0"/>
                                  <w:marBottom w:val="0"/>
                                  <w:divBdr>
                                    <w:top w:val="none" w:sz="0" w:space="0" w:color="auto"/>
                                    <w:left w:val="none" w:sz="0" w:space="0" w:color="auto"/>
                                    <w:bottom w:val="none" w:sz="0" w:space="0" w:color="auto"/>
                                    <w:right w:val="none" w:sz="0" w:space="0" w:color="auto"/>
                                  </w:divBdr>
                                </w:div>
                                <w:div w:id="181945535">
                                  <w:marLeft w:val="640"/>
                                  <w:marRight w:val="0"/>
                                  <w:marTop w:val="0"/>
                                  <w:marBottom w:val="0"/>
                                  <w:divBdr>
                                    <w:top w:val="none" w:sz="0" w:space="0" w:color="auto"/>
                                    <w:left w:val="none" w:sz="0" w:space="0" w:color="auto"/>
                                    <w:bottom w:val="none" w:sz="0" w:space="0" w:color="auto"/>
                                    <w:right w:val="none" w:sz="0" w:space="0" w:color="auto"/>
                                  </w:divBdr>
                                </w:div>
                                <w:div w:id="228806303">
                                  <w:marLeft w:val="640"/>
                                  <w:marRight w:val="0"/>
                                  <w:marTop w:val="0"/>
                                  <w:marBottom w:val="0"/>
                                  <w:divBdr>
                                    <w:top w:val="none" w:sz="0" w:space="0" w:color="auto"/>
                                    <w:left w:val="none" w:sz="0" w:space="0" w:color="auto"/>
                                    <w:bottom w:val="none" w:sz="0" w:space="0" w:color="auto"/>
                                    <w:right w:val="none" w:sz="0" w:space="0" w:color="auto"/>
                                  </w:divBdr>
                                </w:div>
                                <w:div w:id="236013218">
                                  <w:marLeft w:val="640"/>
                                  <w:marRight w:val="0"/>
                                  <w:marTop w:val="0"/>
                                  <w:marBottom w:val="0"/>
                                  <w:divBdr>
                                    <w:top w:val="none" w:sz="0" w:space="0" w:color="auto"/>
                                    <w:left w:val="none" w:sz="0" w:space="0" w:color="auto"/>
                                    <w:bottom w:val="none" w:sz="0" w:space="0" w:color="auto"/>
                                    <w:right w:val="none" w:sz="0" w:space="0" w:color="auto"/>
                                  </w:divBdr>
                                </w:div>
                                <w:div w:id="254483042">
                                  <w:marLeft w:val="640"/>
                                  <w:marRight w:val="0"/>
                                  <w:marTop w:val="0"/>
                                  <w:marBottom w:val="0"/>
                                  <w:divBdr>
                                    <w:top w:val="none" w:sz="0" w:space="0" w:color="auto"/>
                                    <w:left w:val="none" w:sz="0" w:space="0" w:color="auto"/>
                                    <w:bottom w:val="none" w:sz="0" w:space="0" w:color="auto"/>
                                    <w:right w:val="none" w:sz="0" w:space="0" w:color="auto"/>
                                  </w:divBdr>
                                </w:div>
                                <w:div w:id="310595358">
                                  <w:marLeft w:val="640"/>
                                  <w:marRight w:val="0"/>
                                  <w:marTop w:val="0"/>
                                  <w:marBottom w:val="0"/>
                                  <w:divBdr>
                                    <w:top w:val="none" w:sz="0" w:space="0" w:color="auto"/>
                                    <w:left w:val="none" w:sz="0" w:space="0" w:color="auto"/>
                                    <w:bottom w:val="none" w:sz="0" w:space="0" w:color="auto"/>
                                    <w:right w:val="none" w:sz="0" w:space="0" w:color="auto"/>
                                  </w:divBdr>
                                </w:div>
                                <w:div w:id="326322970">
                                  <w:marLeft w:val="640"/>
                                  <w:marRight w:val="0"/>
                                  <w:marTop w:val="0"/>
                                  <w:marBottom w:val="0"/>
                                  <w:divBdr>
                                    <w:top w:val="none" w:sz="0" w:space="0" w:color="auto"/>
                                    <w:left w:val="none" w:sz="0" w:space="0" w:color="auto"/>
                                    <w:bottom w:val="none" w:sz="0" w:space="0" w:color="auto"/>
                                    <w:right w:val="none" w:sz="0" w:space="0" w:color="auto"/>
                                  </w:divBdr>
                                </w:div>
                                <w:div w:id="329522832">
                                  <w:marLeft w:val="640"/>
                                  <w:marRight w:val="0"/>
                                  <w:marTop w:val="0"/>
                                  <w:marBottom w:val="0"/>
                                  <w:divBdr>
                                    <w:top w:val="none" w:sz="0" w:space="0" w:color="auto"/>
                                    <w:left w:val="none" w:sz="0" w:space="0" w:color="auto"/>
                                    <w:bottom w:val="none" w:sz="0" w:space="0" w:color="auto"/>
                                    <w:right w:val="none" w:sz="0" w:space="0" w:color="auto"/>
                                  </w:divBdr>
                                </w:div>
                                <w:div w:id="395973021">
                                  <w:marLeft w:val="640"/>
                                  <w:marRight w:val="0"/>
                                  <w:marTop w:val="0"/>
                                  <w:marBottom w:val="0"/>
                                  <w:divBdr>
                                    <w:top w:val="none" w:sz="0" w:space="0" w:color="auto"/>
                                    <w:left w:val="none" w:sz="0" w:space="0" w:color="auto"/>
                                    <w:bottom w:val="none" w:sz="0" w:space="0" w:color="auto"/>
                                    <w:right w:val="none" w:sz="0" w:space="0" w:color="auto"/>
                                  </w:divBdr>
                                </w:div>
                                <w:div w:id="430395130">
                                  <w:marLeft w:val="640"/>
                                  <w:marRight w:val="0"/>
                                  <w:marTop w:val="0"/>
                                  <w:marBottom w:val="0"/>
                                  <w:divBdr>
                                    <w:top w:val="none" w:sz="0" w:space="0" w:color="auto"/>
                                    <w:left w:val="none" w:sz="0" w:space="0" w:color="auto"/>
                                    <w:bottom w:val="none" w:sz="0" w:space="0" w:color="auto"/>
                                    <w:right w:val="none" w:sz="0" w:space="0" w:color="auto"/>
                                  </w:divBdr>
                                </w:div>
                                <w:div w:id="505678941">
                                  <w:marLeft w:val="640"/>
                                  <w:marRight w:val="0"/>
                                  <w:marTop w:val="0"/>
                                  <w:marBottom w:val="0"/>
                                  <w:divBdr>
                                    <w:top w:val="none" w:sz="0" w:space="0" w:color="auto"/>
                                    <w:left w:val="none" w:sz="0" w:space="0" w:color="auto"/>
                                    <w:bottom w:val="none" w:sz="0" w:space="0" w:color="auto"/>
                                    <w:right w:val="none" w:sz="0" w:space="0" w:color="auto"/>
                                  </w:divBdr>
                                </w:div>
                                <w:div w:id="584341483">
                                  <w:marLeft w:val="640"/>
                                  <w:marRight w:val="0"/>
                                  <w:marTop w:val="0"/>
                                  <w:marBottom w:val="0"/>
                                  <w:divBdr>
                                    <w:top w:val="none" w:sz="0" w:space="0" w:color="auto"/>
                                    <w:left w:val="none" w:sz="0" w:space="0" w:color="auto"/>
                                    <w:bottom w:val="none" w:sz="0" w:space="0" w:color="auto"/>
                                    <w:right w:val="none" w:sz="0" w:space="0" w:color="auto"/>
                                  </w:divBdr>
                                </w:div>
                                <w:div w:id="615721280">
                                  <w:marLeft w:val="640"/>
                                  <w:marRight w:val="0"/>
                                  <w:marTop w:val="0"/>
                                  <w:marBottom w:val="0"/>
                                  <w:divBdr>
                                    <w:top w:val="none" w:sz="0" w:space="0" w:color="auto"/>
                                    <w:left w:val="none" w:sz="0" w:space="0" w:color="auto"/>
                                    <w:bottom w:val="none" w:sz="0" w:space="0" w:color="auto"/>
                                    <w:right w:val="none" w:sz="0" w:space="0" w:color="auto"/>
                                  </w:divBdr>
                                </w:div>
                                <w:div w:id="638388788">
                                  <w:marLeft w:val="640"/>
                                  <w:marRight w:val="0"/>
                                  <w:marTop w:val="0"/>
                                  <w:marBottom w:val="0"/>
                                  <w:divBdr>
                                    <w:top w:val="none" w:sz="0" w:space="0" w:color="auto"/>
                                    <w:left w:val="none" w:sz="0" w:space="0" w:color="auto"/>
                                    <w:bottom w:val="none" w:sz="0" w:space="0" w:color="auto"/>
                                    <w:right w:val="none" w:sz="0" w:space="0" w:color="auto"/>
                                  </w:divBdr>
                                </w:div>
                                <w:div w:id="639388626">
                                  <w:marLeft w:val="640"/>
                                  <w:marRight w:val="0"/>
                                  <w:marTop w:val="0"/>
                                  <w:marBottom w:val="0"/>
                                  <w:divBdr>
                                    <w:top w:val="none" w:sz="0" w:space="0" w:color="auto"/>
                                    <w:left w:val="none" w:sz="0" w:space="0" w:color="auto"/>
                                    <w:bottom w:val="none" w:sz="0" w:space="0" w:color="auto"/>
                                    <w:right w:val="none" w:sz="0" w:space="0" w:color="auto"/>
                                  </w:divBdr>
                                </w:div>
                                <w:div w:id="708145131">
                                  <w:marLeft w:val="640"/>
                                  <w:marRight w:val="0"/>
                                  <w:marTop w:val="0"/>
                                  <w:marBottom w:val="0"/>
                                  <w:divBdr>
                                    <w:top w:val="none" w:sz="0" w:space="0" w:color="auto"/>
                                    <w:left w:val="none" w:sz="0" w:space="0" w:color="auto"/>
                                    <w:bottom w:val="none" w:sz="0" w:space="0" w:color="auto"/>
                                    <w:right w:val="none" w:sz="0" w:space="0" w:color="auto"/>
                                  </w:divBdr>
                                </w:div>
                                <w:div w:id="734742104">
                                  <w:marLeft w:val="640"/>
                                  <w:marRight w:val="0"/>
                                  <w:marTop w:val="0"/>
                                  <w:marBottom w:val="0"/>
                                  <w:divBdr>
                                    <w:top w:val="none" w:sz="0" w:space="0" w:color="auto"/>
                                    <w:left w:val="none" w:sz="0" w:space="0" w:color="auto"/>
                                    <w:bottom w:val="none" w:sz="0" w:space="0" w:color="auto"/>
                                    <w:right w:val="none" w:sz="0" w:space="0" w:color="auto"/>
                                  </w:divBdr>
                                </w:div>
                                <w:div w:id="750351941">
                                  <w:marLeft w:val="640"/>
                                  <w:marRight w:val="0"/>
                                  <w:marTop w:val="0"/>
                                  <w:marBottom w:val="0"/>
                                  <w:divBdr>
                                    <w:top w:val="none" w:sz="0" w:space="0" w:color="auto"/>
                                    <w:left w:val="none" w:sz="0" w:space="0" w:color="auto"/>
                                    <w:bottom w:val="none" w:sz="0" w:space="0" w:color="auto"/>
                                    <w:right w:val="none" w:sz="0" w:space="0" w:color="auto"/>
                                  </w:divBdr>
                                </w:div>
                                <w:div w:id="815025130">
                                  <w:marLeft w:val="640"/>
                                  <w:marRight w:val="0"/>
                                  <w:marTop w:val="0"/>
                                  <w:marBottom w:val="0"/>
                                  <w:divBdr>
                                    <w:top w:val="none" w:sz="0" w:space="0" w:color="auto"/>
                                    <w:left w:val="none" w:sz="0" w:space="0" w:color="auto"/>
                                    <w:bottom w:val="none" w:sz="0" w:space="0" w:color="auto"/>
                                    <w:right w:val="none" w:sz="0" w:space="0" w:color="auto"/>
                                  </w:divBdr>
                                </w:div>
                                <w:div w:id="870217286">
                                  <w:marLeft w:val="640"/>
                                  <w:marRight w:val="0"/>
                                  <w:marTop w:val="0"/>
                                  <w:marBottom w:val="0"/>
                                  <w:divBdr>
                                    <w:top w:val="none" w:sz="0" w:space="0" w:color="auto"/>
                                    <w:left w:val="none" w:sz="0" w:space="0" w:color="auto"/>
                                    <w:bottom w:val="none" w:sz="0" w:space="0" w:color="auto"/>
                                    <w:right w:val="none" w:sz="0" w:space="0" w:color="auto"/>
                                  </w:divBdr>
                                </w:div>
                                <w:div w:id="900021392">
                                  <w:marLeft w:val="640"/>
                                  <w:marRight w:val="0"/>
                                  <w:marTop w:val="0"/>
                                  <w:marBottom w:val="0"/>
                                  <w:divBdr>
                                    <w:top w:val="none" w:sz="0" w:space="0" w:color="auto"/>
                                    <w:left w:val="none" w:sz="0" w:space="0" w:color="auto"/>
                                    <w:bottom w:val="none" w:sz="0" w:space="0" w:color="auto"/>
                                    <w:right w:val="none" w:sz="0" w:space="0" w:color="auto"/>
                                  </w:divBdr>
                                </w:div>
                                <w:div w:id="903297135">
                                  <w:marLeft w:val="640"/>
                                  <w:marRight w:val="0"/>
                                  <w:marTop w:val="0"/>
                                  <w:marBottom w:val="0"/>
                                  <w:divBdr>
                                    <w:top w:val="none" w:sz="0" w:space="0" w:color="auto"/>
                                    <w:left w:val="none" w:sz="0" w:space="0" w:color="auto"/>
                                    <w:bottom w:val="none" w:sz="0" w:space="0" w:color="auto"/>
                                    <w:right w:val="none" w:sz="0" w:space="0" w:color="auto"/>
                                  </w:divBdr>
                                </w:div>
                                <w:div w:id="939485937">
                                  <w:marLeft w:val="640"/>
                                  <w:marRight w:val="0"/>
                                  <w:marTop w:val="0"/>
                                  <w:marBottom w:val="0"/>
                                  <w:divBdr>
                                    <w:top w:val="none" w:sz="0" w:space="0" w:color="auto"/>
                                    <w:left w:val="none" w:sz="0" w:space="0" w:color="auto"/>
                                    <w:bottom w:val="none" w:sz="0" w:space="0" w:color="auto"/>
                                    <w:right w:val="none" w:sz="0" w:space="0" w:color="auto"/>
                                  </w:divBdr>
                                </w:div>
                                <w:div w:id="973021966">
                                  <w:marLeft w:val="640"/>
                                  <w:marRight w:val="0"/>
                                  <w:marTop w:val="0"/>
                                  <w:marBottom w:val="0"/>
                                  <w:divBdr>
                                    <w:top w:val="none" w:sz="0" w:space="0" w:color="auto"/>
                                    <w:left w:val="none" w:sz="0" w:space="0" w:color="auto"/>
                                    <w:bottom w:val="none" w:sz="0" w:space="0" w:color="auto"/>
                                    <w:right w:val="none" w:sz="0" w:space="0" w:color="auto"/>
                                  </w:divBdr>
                                </w:div>
                                <w:div w:id="997538713">
                                  <w:marLeft w:val="640"/>
                                  <w:marRight w:val="0"/>
                                  <w:marTop w:val="0"/>
                                  <w:marBottom w:val="0"/>
                                  <w:divBdr>
                                    <w:top w:val="none" w:sz="0" w:space="0" w:color="auto"/>
                                    <w:left w:val="none" w:sz="0" w:space="0" w:color="auto"/>
                                    <w:bottom w:val="none" w:sz="0" w:space="0" w:color="auto"/>
                                    <w:right w:val="none" w:sz="0" w:space="0" w:color="auto"/>
                                  </w:divBdr>
                                </w:div>
                                <w:div w:id="1004015317">
                                  <w:marLeft w:val="640"/>
                                  <w:marRight w:val="0"/>
                                  <w:marTop w:val="0"/>
                                  <w:marBottom w:val="0"/>
                                  <w:divBdr>
                                    <w:top w:val="none" w:sz="0" w:space="0" w:color="auto"/>
                                    <w:left w:val="none" w:sz="0" w:space="0" w:color="auto"/>
                                    <w:bottom w:val="none" w:sz="0" w:space="0" w:color="auto"/>
                                    <w:right w:val="none" w:sz="0" w:space="0" w:color="auto"/>
                                  </w:divBdr>
                                </w:div>
                                <w:div w:id="1024592475">
                                  <w:marLeft w:val="640"/>
                                  <w:marRight w:val="0"/>
                                  <w:marTop w:val="0"/>
                                  <w:marBottom w:val="0"/>
                                  <w:divBdr>
                                    <w:top w:val="none" w:sz="0" w:space="0" w:color="auto"/>
                                    <w:left w:val="none" w:sz="0" w:space="0" w:color="auto"/>
                                    <w:bottom w:val="none" w:sz="0" w:space="0" w:color="auto"/>
                                    <w:right w:val="none" w:sz="0" w:space="0" w:color="auto"/>
                                  </w:divBdr>
                                </w:div>
                                <w:div w:id="1125201704">
                                  <w:marLeft w:val="640"/>
                                  <w:marRight w:val="0"/>
                                  <w:marTop w:val="0"/>
                                  <w:marBottom w:val="0"/>
                                  <w:divBdr>
                                    <w:top w:val="none" w:sz="0" w:space="0" w:color="auto"/>
                                    <w:left w:val="none" w:sz="0" w:space="0" w:color="auto"/>
                                    <w:bottom w:val="none" w:sz="0" w:space="0" w:color="auto"/>
                                    <w:right w:val="none" w:sz="0" w:space="0" w:color="auto"/>
                                  </w:divBdr>
                                </w:div>
                                <w:div w:id="1170295134">
                                  <w:marLeft w:val="640"/>
                                  <w:marRight w:val="0"/>
                                  <w:marTop w:val="0"/>
                                  <w:marBottom w:val="0"/>
                                  <w:divBdr>
                                    <w:top w:val="none" w:sz="0" w:space="0" w:color="auto"/>
                                    <w:left w:val="none" w:sz="0" w:space="0" w:color="auto"/>
                                    <w:bottom w:val="none" w:sz="0" w:space="0" w:color="auto"/>
                                    <w:right w:val="none" w:sz="0" w:space="0" w:color="auto"/>
                                  </w:divBdr>
                                </w:div>
                                <w:div w:id="1226528748">
                                  <w:marLeft w:val="640"/>
                                  <w:marRight w:val="0"/>
                                  <w:marTop w:val="0"/>
                                  <w:marBottom w:val="0"/>
                                  <w:divBdr>
                                    <w:top w:val="none" w:sz="0" w:space="0" w:color="auto"/>
                                    <w:left w:val="none" w:sz="0" w:space="0" w:color="auto"/>
                                    <w:bottom w:val="none" w:sz="0" w:space="0" w:color="auto"/>
                                    <w:right w:val="none" w:sz="0" w:space="0" w:color="auto"/>
                                  </w:divBdr>
                                </w:div>
                                <w:div w:id="1435781337">
                                  <w:marLeft w:val="640"/>
                                  <w:marRight w:val="0"/>
                                  <w:marTop w:val="0"/>
                                  <w:marBottom w:val="0"/>
                                  <w:divBdr>
                                    <w:top w:val="none" w:sz="0" w:space="0" w:color="auto"/>
                                    <w:left w:val="none" w:sz="0" w:space="0" w:color="auto"/>
                                    <w:bottom w:val="none" w:sz="0" w:space="0" w:color="auto"/>
                                    <w:right w:val="none" w:sz="0" w:space="0" w:color="auto"/>
                                  </w:divBdr>
                                </w:div>
                                <w:div w:id="1468741503">
                                  <w:marLeft w:val="640"/>
                                  <w:marRight w:val="0"/>
                                  <w:marTop w:val="0"/>
                                  <w:marBottom w:val="0"/>
                                  <w:divBdr>
                                    <w:top w:val="none" w:sz="0" w:space="0" w:color="auto"/>
                                    <w:left w:val="none" w:sz="0" w:space="0" w:color="auto"/>
                                    <w:bottom w:val="none" w:sz="0" w:space="0" w:color="auto"/>
                                    <w:right w:val="none" w:sz="0" w:space="0" w:color="auto"/>
                                  </w:divBdr>
                                </w:div>
                                <w:div w:id="1476338575">
                                  <w:marLeft w:val="640"/>
                                  <w:marRight w:val="0"/>
                                  <w:marTop w:val="0"/>
                                  <w:marBottom w:val="0"/>
                                  <w:divBdr>
                                    <w:top w:val="none" w:sz="0" w:space="0" w:color="auto"/>
                                    <w:left w:val="none" w:sz="0" w:space="0" w:color="auto"/>
                                    <w:bottom w:val="none" w:sz="0" w:space="0" w:color="auto"/>
                                    <w:right w:val="none" w:sz="0" w:space="0" w:color="auto"/>
                                  </w:divBdr>
                                </w:div>
                                <w:div w:id="1507556155">
                                  <w:marLeft w:val="640"/>
                                  <w:marRight w:val="0"/>
                                  <w:marTop w:val="0"/>
                                  <w:marBottom w:val="0"/>
                                  <w:divBdr>
                                    <w:top w:val="none" w:sz="0" w:space="0" w:color="auto"/>
                                    <w:left w:val="none" w:sz="0" w:space="0" w:color="auto"/>
                                    <w:bottom w:val="none" w:sz="0" w:space="0" w:color="auto"/>
                                    <w:right w:val="none" w:sz="0" w:space="0" w:color="auto"/>
                                  </w:divBdr>
                                </w:div>
                                <w:div w:id="1588732496">
                                  <w:marLeft w:val="640"/>
                                  <w:marRight w:val="0"/>
                                  <w:marTop w:val="0"/>
                                  <w:marBottom w:val="0"/>
                                  <w:divBdr>
                                    <w:top w:val="none" w:sz="0" w:space="0" w:color="auto"/>
                                    <w:left w:val="none" w:sz="0" w:space="0" w:color="auto"/>
                                    <w:bottom w:val="none" w:sz="0" w:space="0" w:color="auto"/>
                                    <w:right w:val="none" w:sz="0" w:space="0" w:color="auto"/>
                                  </w:divBdr>
                                </w:div>
                                <w:div w:id="1708070187">
                                  <w:marLeft w:val="640"/>
                                  <w:marRight w:val="0"/>
                                  <w:marTop w:val="0"/>
                                  <w:marBottom w:val="0"/>
                                  <w:divBdr>
                                    <w:top w:val="none" w:sz="0" w:space="0" w:color="auto"/>
                                    <w:left w:val="none" w:sz="0" w:space="0" w:color="auto"/>
                                    <w:bottom w:val="none" w:sz="0" w:space="0" w:color="auto"/>
                                    <w:right w:val="none" w:sz="0" w:space="0" w:color="auto"/>
                                  </w:divBdr>
                                </w:div>
                                <w:div w:id="1745491956">
                                  <w:marLeft w:val="640"/>
                                  <w:marRight w:val="0"/>
                                  <w:marTop w:val="0"/>
                                  <w:marBottom w:val="0"/>
                                  <w:divBdr>
                                    <w:top w:val="none" w:sz="0" w:space="0" w:color="auto"/>
                                    <w:left w:val="none" w:sz="0" w:space="0" w:color="auto"/>
                                    <w:bottom w:val="none" w:sz="0" w:space="0" w:color="auto"/>
                                    <w:right w:val="none" w:sz="0" w:space="0" w:color="auto"/>
                                  </w:divBdr>
                                </w:div>
                                <w:div w:id="1869828365">
                                  <w:marLeft w:val="640"/>
                                  <w:marRight w:val="0"/>
                                  <w:marTop w:val="0"/>
                                  <w:marBottom w:val="0"/>
                                  <w:divBdr>
                                    <w:top w:val="none" w:sz="0" w:space="0" w:color="auto"/>
                                    <w:left w:val="none" w:sz="0" w:space="0" w:color="auto"/>
                                    <w:bottom w:val="none" w:sz="0" w:space="0" w:color="auto"/>
                                    <w:right w:val="none" w:sz="0" w:space="0" w:color="auto"/>
                                  </w:divBdr>
                                </w:div>
                                <w:div w:id="1980185683">
                                  <w:marLeft w:val="640"/>
                                  <w:marRight w:val="0"/>
                                  <w:marTop w:val="0"/>
                                  <w:marBottom w:val="0"/>
                                  <w:divBdr>
                                    <w:top w:val="none" w:sz="0" w:space="0" w:color="auto"/>
                                    <w:left w:val="none" w:sz="0" w:space="0" w:color="auto"/>
                                    <w:bottom w:val="none" w:sz="0" w:space="0" w:color="auto"/>
                                    <w:right w:val="none" w:sz="0" w:space="0" w:color="auto"/>
                                  </w:divBdr>
                                </w:div>
                              </w:divsChild>
                            </w:div>
                            <w:div w:id="993484883">
                              <w:marLeft w:val="0"/>
                              <w:marRight w:val="0"/>
                              <w:marTop w:val="0"/>
                              <w:marBottom w:val="0"/>
                              <w:divBdr>
                                <w:top w:val="none" w:sz="0" w:space="0" w:color="auto"/>
                                <w:left w:val="none" w:sz="0" w:space="0" w:color="auto"/>
                                <w:bottom w:val="none" w:sz="0" w:space="0" w:color="auto"/>
                                <w:right w:val="none" w:sz="0" w:space="0" w:color="auto"/>
                              </w:divBdr>
                              <w:divsChild>
                                <w:div w:id="89471686">
                                  <w:marLeft w:val="640"/>
                                  <w:marRight w:val="0"/>
                                  <w:marTop w:val="0"/>
                                  <w:marBottom w:val="0"/>
                                  <w:divBdr>
                                    <w:top w:val="none" w:sz="0" w:space="0" w:color="auto"/>
                                    <w:left w:val="none" w:sz="0" w:space="0" w:color="auto"/>
                                    <w:bottom w:val="none" w:sz="0" w:space="0" w:color="auto"/>
                                    <w:right w:val="none" w:sz="0" w:space="0" w:color="auto"/>
                                  </w:divBdr>
                                </w:div>
                                <w:div w:id="109054967">
                                  <w:marLeft w:val="640"/>
                                  <w:marRight w:val="0"/>
                                  <w:marTop w:val="0"/>
                                  <w:marBottom w:val="0"/>
                                  <w:divBdr>
                                    <w:top w:val="none" w:sz="0" w:space="0" w:color="auto"/>
                                    <w:left w:val="none" w:sz="0" w:space="0" w:color="auto"/>
                                    <w:bottom w:val="none" w:sz="0" w:space="0" w:color="auto"/>
                                    <w:right w:val="none" w:sz="0" w:space="0" w:color="auto"/>
                                  </w:divBdr>
                                </w:div>
                                <w:div w:id="145047642">
                                  <w:marLeft w:val="640"/>
                                  <w:marRight w:val="0"/>
                                  <w:marTop w:val="0"/>
                                  <w:marBottom w:val="0"/>
                                  <w:divBdr>
                                    <w:top w:val="none" w:sz="0" w:space="0" w:color="auto"/>
                                    <w:left w:val="none" w:sz="0" w:space="0" w:color="auto"/>
                                    <w:bottom w:val="none" w:sz="0" w:space="0" w:color="auto"/>
                                    <w:right w:val="none" w:sz="0" w:space="0" w:color="auto"/>
                                  </w:divBdr>
                                </w:div>
                                <w:div w:id="270280976">
                                  <w:marLeft w:val="640"/>
                                  <w:marRight w:val="0"/>
                                  <w:marTop w:val="0"/>
                                  <w:marBottom w:val="0"/>
                                  <w:divBdr>
                                    <w:top w:val="none" w:sz="0" w:space="0" w:color="auto"/>
                                    <w:left w:val="none" w:sz="0" w:space="0" w:color="auto"/>
                                    <w:bottom w:val="none" w:sz="0" w:space="0" w:color="auto"/>
                                    <w:right w:val="none" w:sz="0" w:space="0" w:color="auto"/>
                                  </w:divBdr>
                                </w:div>
                                <w:div w:id="336614505">
                                  <w:marLeft w:val="640"/>
                                  <w:marRight w:val="0"/>
                                  <w:marTop w:val="0"/>
                                  <w:marBottom w:val="0"/>
                                  <w:divBdr>
                                    <w:top w:val="none" w:sz="0" w:space="0" w:color="auto"/>
                                    <w:left w:val="none" w:sz="0" w:space="0" w:color="auto"/>
                                    <w:bottom w:val="none" w:sz="0" w:space="0" w:color="auto"/>
                                    <w:right w:val="none" w:sz="0" w:space="0" w:color="auto"/>
                                  </w:divBdr>
                                </w:div>
                                <w:div w:id="373428097">
                                  <w:marLeft w:val="640"/>
                                  <w:marRight w:val="0"/>
                                  <w:marTop w:val="0"/>
                                  <w:marBottom w:val="0"/>
                                  <w:divBdr>
                                    <w:top w:val="none" w:sz="0" w:space="0" w:color="auto"/>
                                    <w:left w:val="none" w:sz="0" w:space="0" w:color="auto"/>
                                    <w:bottom w:val="none" w:sz="0" w:space="0" w:color="auto"/>
                                    <w:right w:val="none" w:sz="0" w:space="0" w:color="auto"/>
                                  </w:divBdr>
                                </w:div>
                                <w:div w:id="432091132">
                                  <w:marLeft w:val="640"/>
                                  <w:marRight w:val="0"/>
                                  <w:marTop w:val="0"/>
                                  <w:marBottom w:val="0"/>
                                  <w:divBdr>
                                    <w:top w:val="none" w:sz="0" w:space="0" w:color="auto"/>
                                    <w:left w:val="none" w:sz="0" w:space="0" w:color="auto"/>
                                    <w:bottom w:val="none" w:sz="0" w:space="0" w:color="auto"/>
                                    <w:right w:val="none" w:sz="0" w:space="0" w:color="auto"/>
                                  </w:divBdr>
                                </w:div>
                                <w:div w:id="442966890">
                                  <w:marLeft w:val="640"/>
                                  <w:marRight w:val="0"/>
                                  <w:marTop w:val="0"/>
                                  <w:marBottom w:val="0"/>
                                  <w:divBdr>
                                    <w:top w:val="none" w:sz="0" w:space="0" w:color="auto"/>
                                    <w:left w:val="none" w:sz="0" w:space="0" w:color="auto"/>
                                    <w:bottom w:val="none" w:sz="0" w:space="0" w:color="auto"/>
                                    <w:right w:val="none" w:sz="0" w:space="0" w:color="auto"/>
                                  </w:divBdr>
                                </w:div>
                                <w:div w:id="525211993">
                                  <w:marLeft w:val="640"/>
                                  <w:marRight w:val="0"/>
                                  <w:marTop w:val="0"/>
                                  <w:marBottom w:val="0"/>
                                  <w:divBdr>
                                    <w:top w:val="none" w:sz="0" w:space="0" w:color="auto"/>
                                    <w:left w:val="none" w:sz="0" w:space="0" w:color="auto"/>
                                    <w:bottom w:val="none" w:sz="0" w:space="0" w:color="auto"/>
                                    <w:right w:val="none" w:sz="0" w:space="0" w:color="auto"/>
                                  </w:divBdr>
                                </w:div>
                                <w:div w:id="533152832">
                                  <w:marLeft w:val="640"/>
                                  <w:marRight w:val="0"/>
                                  <w:marTop w:val="0"/>
                                  <w:marBottom w:val="0"/>
                                  <w:divBdr>
                                    <w:top w:val="none" w:sz="0" w:space="0" w:color="auto"/>
                                    <w:left w:val="none" w:sz="0" w:space="0" w:color="auto"/>
                                    <w:bottom w:val="none" w:sz="0" w:space="0" w:color="auto"/>
                                    <w:right w:val="none" w:sz="0" w:space="0" w:color="auto"/>
                                  </w:divBdr>
                                </w:div>
                                <w:div w:id="731928246">
                                  <w:marLeft w:val="640"/>
                                  <w:marRight w:val="0"/>
                                  <w:marTop w:val="0"/>
                                  <w:marBottom w:val="0"/>
                                  <w:divBdr>
                                    <w:top w:val="none" w:sz="0" w:space="0" w:color="auto"/>
                                    <w:left w:val="none" w:sz="0" w:space="0" w:color="auto"/>
                                    <w:bottom w:val="none" w:sz="0" w:space="0" w:color="auto"/>
                                    <w:right w:val="none" w:sz="0" w:space="0" w:color="auto"/>
                                  </w:divBdr>
                                </w:div>
                                <w:div w:id="843284115">
                                  <w:marLeft w:val="640"/>
                                  <w:marRight w:val="0"/>
                                  <w:marTop w:val="0"/>
                                  <w:marBottom w:val="0"/>
                                  <w:divBdr>
                                    <w:top w:val="none" w:sz="0" w:space="0" w:color="auto"/>
                                    <w:left w:val="none" w:sz="0" w:space="0" w:color="auto"/>
                                    <w:bottom w:val="none" w:sz="0" w:space="0" w:color="auto"/>
                                    <w:right w:val="none" w:sz="0" w:space="0" w:color="auto"/>
                                  </w:divBdr>
                                </w:div>
                                <w:div w:id="865363172">
                                  <w:marLeft w:val="640"/>
                                  <w:marRight w:val="0"/>
                                  <w:marTop w:val="0"/>
                                  <w:marBottom w:val="0"/>
                                  <w:divBdr>
                                    <w:top w:val="none" w:sz="0" w:space="0" w:color="auto"/>
                                    <w:left w:val="none" w:sz="0" w:space="0" w:color="auto"/>
                                    <w:bottom w:val="none" w:sz="0" w:space="0" w:color="auto"/>
                                    <w:right w:val="none" w:sz="0" w:space="0" w:color="auto"/>
                                  </w:divBdr>
                                </w:div>
                                <w:div w:id="945622746">
                                  <w:marLeft w:val="640"/>
                                  <w:marRight w:val="0"/>
                                  <w:marTop w:val="0"/>
                                  <w:marBottom w:val="0"/>
                                  <w:divBdr>
                                    <w:top w:val="none" w:sz="0" w:space="0" w:color="auto"/>
                                    <w:left w:val="none" w:sz="0" w:space="0" w:color="auto"/>
                                    <w:bottom w:val="none" w:sz="0" w:space="0" w:color="auto"/>
                                    <w:right w:val="none" w:sz="0" w:space="0" w:color="auto"/>
                                  </w:divBdr>
                                </w:div>
                                <w:div w:id="948465544">
                                  <w:marLeft w:val="640"/>
                                  <w:marRight w:val="0"/>
                                  <w:marTop w:val="0"/>
                                  <w:marBottom w:val="0"/>
                                  <w:divBdr>
                                    <w:top w:val="none" w:sz="0" w:space="0" w:color="auto"/>
                                    <w:left w:val="none" w:sz="0" w:space="0" w:color="auto"/>
                                    <w:bottom w:val="none" w:sz="0" w:space="0" w:color="auto"/>
                                    <w:right w:val="none" w:sz="0" w:space="0" w:color="auto"/>
                                  </w:divBdr>
                                </w:div>
                                <w:div w:id="1222208513">
                                  <w:marLeft w:val="640"/>
                                  <w:marRight w:val="0"/>
                                  <w:marTop w:val="0"/>
                                  <w:marBottom w:val="0"/>
                                  <w:divBdr>
                                    <w:top w:val="none" w:sz="0" w:space="0" w:color="auto"/>
                                    <w:left w:val="none" w:sz="0" w:space="0" w:color="auto"/>
                                    <w:bottom w:val="none" w:sz="0" w:space="0" w:color="auto"/>
                                    <w:right w:val="none" w:sz="0" w:space="0" w:color="auto"/>
                                  </w:divBdr>
                                </w:div>
                                <w:div w:id="1359743434">
                                  <w:marLeft w:val="640"/>
                                  <w:marRight w:val="0"/>
                                  <w:marTop w:val="0"/>
                                  <w:marBottom w:val="0"/>
                                  <w:divBdr>
                                    <w:top w:val="none" w:sz="0" w:space="0" w:color="auto"/>
                                    <w:left w:val="none" w:sz="0" w:space="0" w:color="auto"/>
                                    <w:bottom w:val="none" w:sz="0" w:space="0" w:color="auto"/>
                                    <w:right w:val="none" w:sz="0" w:space="0" w:color="auto"/>
                                  </w:divBdr>
                                </w:div>
                                <w:div w:id="1416509708">
                                  <w:marLeft w:val="640"/>
                                  <w:marRight w:val="0"/>
                                  <w:marTop w:val="0"/>
                                  <w:marBottom w:val="0"/>
                                  <w:divBdr>
                                    <w:top w:val="none" w:sz="0" w:space="0" w:color="auto"/>
                                    <w:left w:val="none" w:sz="0" w:space="0" w:color="auto"/>
                                    <w:bottom w:val="none" w:sz="0" w:space="0" w:color="auto"/>
                                    <w:right w:val="none" w:sz="0" w:space="0" w:color="auto"/>
                                  </w:divBdr>
                                </w:div>
                                <w:div w:id="1550918260">
                                  <w:marLeft w:val="640"/>
                                  <w:marRight w:val="0"/>
                                  <w:marTop w:val="0"/>
                                  <w:marBottom w:val="0"/>
                                  <w:divBdr>
                                    <w:top w:val="none" w:sz="0" w:space="0" w:color="auto"/>
                                    <w:left w:val="none" w:sz="0" w:space="0" w:color="auto"/>
                                    <w:bottom w:val="none" w:sz="0" w:space="0" w:color="auto"/>
                                    <w:right w:val="none" w:sz="0" w:space="0" w:color="auto"/>
                                  </w:divBdr>
                                </w:div>
                                <w:div w:id="1577593647">
                                  <w:marLeft w:val="640"/>
                                  <w:marRight w:val="0"/>
                                  <w:marTop w:val="0"/>
                                  <w:marBottom w:val="0"/>
                                  <w:divBdr>
                                    <w:top w:val="none" w:sz="0" w:space="0" w:color="auto"/>
                                    <w:left w:val="none" w:sz="0" w:space="0" w:color="auto"/>
                                    <w:bottom w:val="none" w:sz="0" w:space="0" w:color="auto"/>
                                    <w:right w:val="none" w:sz="0" w:space="0" w:color="auto"/>
                                  </w:divBdr>
                                </w:div>
                                <w:div w:id="1699358188">
                                  <w:marLeft w:val="640"/>
                                  <w:marRight w:val="0"/>
                                  <w:marTop w:val="0"/>
                                  <w:marBottom w:val="0"/>
                                  <w:divBdr>
                                    <w:top w:val="none" w:sz="0" w:space="0" w:color="auto"/>
                                    <w:left w:val="none" w:sz="0" w:space="0" w:color="auto"/>
                                    <w:bottom w:val="none" w:sz="0" w:space="0" w:color="auto"/>
                                    <w:right w:val="none" w:sz="0" w:space="0" w:color="auto"/>
                                  </w:divBdr>
                                </w:div>
                                <w:div w:id="1716849093">
                                  <w:marLeft w:val="640"/>
                                  <w:marRight w:val="0"/>
                                  <w:marTop w:val="0"/>
                                  <w:marBottom w:val="0"/>
                                  <w:divBdr>
                                    <w:top w:val="none" w:sz="0" w:space="0" w:color="auto"/>
                                    <w:left w:val="none" w:sz="0" w:space="0" w:color="auto"/>
                                    <w:bottom w:val="none" w:sz="0" w:space="0" w:color="auto"/>
                                    <w:right w:val="none" w:sz="0" w:space="0" w:color="auto"/>
                                  </w:divBdr>
                                </w:div>
                                <w:div w:id="1781408865">
                                  <w:marLeft w:val="640"/>
                                  <w:marRight w:val="0"/>
                                  <w:marTop w:val="0"/>
                                  <w:marBottom w:val="0"/>
                                  <w:divBdr>
                                    <w:top w:val="none" w:sz="0" w:space="0" w:color="auto"/>
                                    <w:left w:val="none" w:sz="0" w:space="0" w:color="auto"/>
                                    <w:bottom w:val="none" w:sz="0" w:space="0" w:color="auto"/>
                                    <w:right w:val="none" w:sz="0" w:space="0" w:color="auto"/>
                                  </w:divBdr>
                                </w:div>
                                <w:div w:id="1793086052">
                                  <w:marLeft w:val="640"/>
                                  <w:marRight w:val="0"/>
                                  <w:marTop w:val="0"/>
                                  <w:marBottom w:val="0"/>
                                  <w:divBdr>
                                    <w:top w:val="none" w:sz="0" w:space="0" w:color="auto"/>
                                    <w:left w:val="none" w:sz="0" w:space="0" w:color="auto"/>
                                    <w:bottom w:val="none" w:sz="0" w:space="0" w:color="auto"/>
                                    <w:right w:val="none" w:sz="0" w:space="0" w:color="auto"/>
                                  </w:divBdr>
                                </w:div>
                                <w:div w:id="1801536939">
                                  <w:marLeft w:val="640"/>
                                  <w:marRight w:val="0"/>
                                  <w:marTop w:val="0"/>
                                  <w:marBottom w:val="0"/>
                                  <w:divBdr>
                                    <w:top w:val="none" w:sz="0" w:space="0" w:color="auto"/>
                                    <w:left w:val="none" w:sz="0" w:space="0" w:color="auto"/>
                                    <w:bottom w:val="none" w:sz="0" w:space="0" w:color="auto"/>
                                    <w:right w:val="none" w:sz="0" w:space="0" w:color="auto"/>
                                  </w:divBdr>
                                </w:div>
                                <w:div w:id="1877624069">
                                  <w:marLeft w:val="640"/>
                                  <w:marRight w:val="0"/>
                                  <w:marTop w:val="0"/>
                                  <w:marBottom w:val="0"/>
                                  <w:divBdr>
                                    <w:top w:val="none" w:sz="0" w:space="0" w:color="auto"/>
                                    <w:left w:val="none" w:sz="0" w:space="0" w:color="auto"/>
                                    <w:bottom w:val="none" w:sz="0" w:space="0" w:color="auto"/>
                                    <w:right w:val="none" w:sz="0" w:space="0" w:color="auto"/>
                                  </w:divBdr>
                                </w:div>
                                <w:div w:id="1993370305">
                                  <w:marLeft w:val="640"/>
                                  <w:marRight w:val="0"/>
                                  <w:marTop w:val="0"/>
                                  <w:marBottom w:val="0"/>
                                  <w:divBdr>
                                    <w:top w:val="none" w:sz="0" w:space="0" w:color="auto"/>
                                    <w:left w:val="none" w:sz="0" w:space="0" w:color="auto"/>
                                    <w:bottom w:val="none" w:sz="0" w:space="0" w:color="auto"/>
                                    <w:right w:val="none" w:sz="0" w:space="0" w:color="auto"/>
                                  </w:divBdr>
                                </w:div>
                                <w:div w:id="1995258135">
                                  <w:marLeft w:val="640"/>
                                  <w:marRight w:val="0"/>
                                  <w:marTop w:val="0"/>
                                  <w:marBottom w:val="0"/>
                                  <w:divBdr>
                                    <w:top w:val="none" w:sz="0" w:space="0" w:color="auto"/>
                                    <w:left w:val="none" w:sz="0" w:space="0" w:color="auto"/>
                                    <w:bottom w:val="none" w:sz="0" w:space="0" w:color="auto"/>
                                    <w:right w:val="none" w:sz="0" w:space="0" w:color="auto"/>
                                  </w:divBdr>
                                </w:div>
                              </w:divsChild>
                            </w:div>
                            <w:div w:id="1052193012">
                              <w:marLeft w:val="0"/>
                              <w:marRight w:val="0"/>
                              <w:marTop w:val="0"/>
                              <w:marBottom w:val="0"/>
                              <w:divBdr>
                                <w:top w:val="none" w:sz="0" w:space="0" w:color="auto"/>
                                <w:left w:val="none" w:sz="0" w:space="0" w:color="auto"/>
                                <w:bottom w:val="none" w:sz="0" w:space="0" w:color="auto"/>
                                <w:right w:val="none" w:sz="0" w:space="0" w:color="auto"/>
                              </w:divBdr>
                              <w:divsChild>
                                <w:div w:id="125468511">
                                  <w:marLeft w:val="640"/>
                                  <w:marRight w:val="0"/>
                                  <w:marTop w:val="0"/>
                                  <w:marBottom w:val="0"/>
                                  <w:divBdr>
                                    <w:top w:val="none" w:sz="0" w:space="0" w:color="auto"/>
                                    <w:left w:val="none" w:sz="0" w:space="0" w:color="auto"/>
                                    <w:bottom w:val="none" w:sz="0" w:space="0" w:color="auto"/>
                                    <w:right w:val="none" w:sz="0" w:space="0" w:color="auto"/>
                                  </w:divBdr>
                                </w:div>
                                <w:div w:id="146551647">
                                  <w:marLeft w:val="640"/>
                                  <w:marRight w:val="0"/>
                                  <w:marTop w:val="0"/>
                                  <w:marBottom w:val="0"/>
                                  <w:divBdr>
                                    <w:top w:val="none" w:sz="0" w:space="0" w:color="auto"/>
                                    <w:left w:val="none" w:sz="0" w:space="0" w:color="auto"/>
                                    <w:bottom w:val="none" w:sz="0" w:space="0" w:color="auto"/>
                                    <w:right w:val="none" w:sz="0" w:space="0" w:color="auto"/>
                                  </w:divBdr>
                                </w:div>
                                <w:div w:id="150218450">
                                  <w:marLeft w:val="640"/>
                                  <w:marRight w:val="0"/>
                                  <w:marTop w:val="0"/>
                                  <w:marBottom w:val="0"/>
                                  <w:divBdr>
                                    <w:top w:val="none" w:sz="0" w:space="0" w:color="auto"/>
                                    <w:left w:val="none" w:sz="0" w:space="0" w:color="auto"/>
                                    <w:bottom w:val="none" w:sz="0" w:space="0" w:color="auto"/>
                                    <w:right w:val="none" w:sz="0" w:space="0" w:color="auto"/>
                                  </w:divBdr>
                                </w:div>
                                <w:div w:id="238489256">
                                  <w:marLeft w:val="640"/>
                                  <w:marRight w:val="0"/>
                                  <w:marTop w:val="0"/>
                                  <w:marBottom w:val="0"/>
                                  <w:divBdr>
                                    <w:top w:val="none" w:sz="0" w:space="0" w:color="auto"/>
                                    <w:left w:val="none" w:sz="0" w:space="0" w:color="auto"/>
                                    <w:bottom w:val="none" w:sz="0" w:space="0" w:color="auto"/>
                                    <w:right w:val="none" w:sz="0" w:space="0" w:color="auto"/>
                                  </w:divBdr>
                                </w:div>
                                <w:div w:id="397676351">
                                  <w:marLeft w:val="640"/>
                                  <w:marRight w:val="0"/>
                                  <w:marTop w:val="0"/>
                                  <w:marBottom w:val="0"/>
                                  <w:divBdr>
                                    <w:top w:val="none" w:sz="0" w:space="0" w:color="auto"/>
                                    <w:left w:val="none" w:sz="0" w:space="0" w:color="auto"/>
                                    <w:bottom w:val="none" w:sz="0" w:space="0" w:color="auto"/>
                                    <w:right w:val="none" w:sz="0" w:space="0" w:color="auto"/>
                                  </w:divBdr>
                                </w:div>
                                <w:div w:id="603729956">
                                  <w:marLeft w:val="640"/>
                                  <w:marRight w:val="0"/>
                                  <w:marTop w:val="0"/>
                                  <w:marBottom w:val="0"/>
                                  <w:divBdr>
                                    <w:top w:val="none" w:sz="0" w:space="0" w:color="auto"/>
                                    <w:left w:val="none" w:sz="0" w:space="0" w:color="auto"/>
                                    <w:bottom w:val="none" w:sz="0" w:space="0" w:color="auto"/>
                                    <w:right w:val="none" w:sz="0" w:space="0" w:color="auto"/>
                                  </w:divBdr>
                                </w:div>
                                <w:div w:id="613827591">
                                  <w:marLeft w:val="640"/>
                                  <w:marRight w:val="0"/>
                                  <w:marTop w:val="0"/>
                                  <w:marBottom w:val="0"/>
                                  <w:divBdr>
                                    <w:top w:val="none" w:sz="0" w:space="0" w:color="auto"/>
                                    <w:left w:val="none" w:sz="0" w:space="0" w:color="auto"/>
                                    <w:bottom w:val="none" w:sz="0" w:space="0" w:color="auto"/>
                                    <w:right w:val="none" w:sz="0" w:space="0" w:color="auto"/>
                                  </w:divBdr>
                                </w:div>
                                <w:div w:id="701445499">
                                  <w:marLeft w:val="640"/>
                                  <w:marRight w:val="0"/>
                                  <w:marTop w:val="0"/>
                                  <w:marBottom w:val="0"/>
                                  <w:divBdr>
                                    <w:top w:val="none" w:sz="0" w:space="0" w:color="auto"/>
                                    <w:left w:val="none" w:sz="0" w:space="0" w:color="auto"/>
                                    <w:bottom w:val="none" w:sz="0" w:space="0" w:color="auto"/>
                                    <w:right w:val="none" w:sz="0" w:space="0" w:color="auto"/>
                                  </w:divBdr>
                                </w:div>
                                <w:div w:id="816724242">
                                  <w:marLeft w:val="640"/>
                                  <w:marRight w:val="0"/>
                                  <w:marTop w:val="0"/>
                                  <w:marBottom w:val="0"/>
                                  <w:divBdr>
                                    <w:top w:val="none" w:sz="0" w:space="0" w:color="auto"/>
                                    <w:left w:val="none" w:sz="0" w:space="0" w:color="auto"/>
                                    <w:bottom w:val="none" w:sz="0" w:space="0" w:color="auto"/>
                                    <w:right w:val="none" w:sz="0" w:space="0" w:color="auto"/>
                                  </w:divBdr>
                                </w:div>
                                <w:div w:id="842208062">
                                  <w:marLeft w:val="640"/>
                                  <w:marRight w:val="0"/>
                                  <w:marTop w:val="0"/>
                                  <w:marBottom w:val="0"/>
                                  <w:divBdr>
                                    <w:top w:val="none" w:sz="0" w:space="0" w:color="auto"/>
                                    <w:left w:val="none" w:sz="0" w:space="0" w:color="auto"/>
                                    <w:bottom w:val="none" w:sz="0" w:space="0" w:color="auto"/>
                                    <w:right w:val="none" w:sz="0" w:space="0" w:color="auto"/>
                                  </w:divBdr>
                                </w:div>
                                <w:div w:id="850729433">
                                  <w:marLeft w:val="640"/>
                                  <w:marRight w:val="0"/>
                                  <w:marTop w:val="0"/>
                                  <w:marBottom w:val="0"/>
                                  <w:divBdr>
                                    <w:top w:val="none" w:sz="0" w:space="0" w:color="auto"/>
                                    <w:left w:val="none" w:sz="0" w:space="0" w:color="auto"/>
                                    <w:bottom w:val="none" w:sz="0" w:space="0" w:color="auto"/>
                                    <w:right w:val="none" w:sz="0" w:space="0" w:color="auto"/>
                                  </w:divBdr>
                                </w:div>
                                <w:div w:id="913318935">
                                  <w:marLeft w:val="640"/>
                                  <w:marRight w:val="0"/>
                                  <w:marTop w:val="0"/>
                                  <w:marBottom w:val="0"/>
                                  <w:divBdr>
                                    <w:top w:val="none" w:sz="0" w:space="0" w:color="auto"/>
                                    <w:left w:val="none" w:sz="0" w:space="0" w:color="auto"/>
                                    <w:bottom w:val="none" w:sz="0" w:space="0" w:color="auto"/>
                                    <w:right w:val="none" w:sz="0" w:space="0" w:color="auto"/>
                                  </w:divBdr>
                                </w:div>
                                <w:div w:id="1096826099">
                                  <w:marLeft w:val="640"/>
                                  <w:marRight w:val="0"/>
                                  <w:marTop w:val="0"/>
                                  <w:marBottom w:val="0"/>
                                  <w:divBdr>
                                    <w:top w:val="none" w:sz="0" w:space="0" w:color="auto"/>
                                    <w:left w:val="none" w:sz="0" w:space="0" w:color="auto"/>
                                    <w:bottom w:val="none" w:sz="0" w:space="0" w:color="auto"/>
                                    <w:right w:val="none" w:sz="0" w:space="0" w:color="auto"/>
                                  </w:divBdr>
                                </w:div>
                                <w:div w:id="1149908108">
                                  <w:marLeft w:val="640"/>
                                  <w:marRight w:val="0"/>
                                  <w:marTop w:val="0"/>
                                  <w:marBottom w:val="0"/>
                                  <w:divBdr>
                                    <w:top w:val="none" w:sz="0" w:space="0" w:color="auto"/>
                                    <w:left w:val="none" w:sz="0" w:space="0" w:color="auto"/>
                                    <w:bottom w:val="none" w:sz="0" w:space="0" w:color="auto"/>
                                    <w:right w:val="none" w:sz="0" w:space="0" w:color="auto"/>
                                  </w:divBdr>
                                </w:div>
                                <w:div w:id="1221210578">
                                  <w:marLeft w:val="640"/>
                                  <w:marRight w:val="0"/>
                                  <w:marTop w:val="0"/>
                                  <w:marBottom w:val="0"/>
                                  <w:divBdr>
                                    <w:top w:val="none" w:sz="0" w:space="0" w:color="auto"/>
                                    <w:left w:val="none" w:sz="0" w:space="0" w:color="auto"/>
                                    <w:bottom w:val="none" w:sz="0" w:space="0" w:color="auto"/>
                                    <w:right w:val="none" w:sz="0" w:space="0" w:color="auto"/>
                                  </w:divBdr>
                                </w:div>
                                <w:div w:id="1258901591">
                                  <w:marLeft w:val="640"/>
                                  <w:marRight w:val="0"/>
                                  <w:marTop w:val="0"/>
                                  <w:marBottom w:val="0"/>
                                  <w:divBdr>
                                    <w:top w:val="none" w:sz="0" w:space="0" w:color="auto"/>
                                    <w:left w:val="none" w:sz="0" w:space="0" w:color="auto"/>
                                    <w:bottom w:val="none" w:sz="0" w:space="0" w:color="auto"/>
                                    <w:right w:val="none" w:sz="0" w:space="0" w:color="auto"/>
                                  </w:divBdr>
                                </w:div>
                                <w:div w:id="1272932406">
                                  <w:marLeft w:val="640"/>
                                  <w:marRight w:val="0"/>
                                  <w:marTop w:val="0"/>
                                  <w:marBottom w:val="0"/>
                                  <w:divBdr>
                                    <w:top w:val="none" w:sz="0" w:space="0" w:color="auto"/>
                                    <w:left w:val="none" w:sz="0" w:space="0" w:color="auto"/>
                                    <w:bottom w:val="none" w:sz="0" w:space="0" w:color="auto"/>
                                    <w:right w:val="none" w:sz="0" w:space="0" w:color="auto"/>
                                  </w:divBdr>
                                </w:div>
                                <w:div w:id="1326665501">
                                  <w:marLeft w:val="640"/>
                                  <w:marRight w:val="0"/>
                                  <w:marTop w:val="0"/>
                                  <w:marBottom w:val="0"/>
                                  <w:divBdr>
                                    <w:top w:val="none" w:sz="0" w:space="0" w:color="auto"/>
                                    <w:left w:val="none" w:sz="0" w:space="0" w:color="auto"/>
                                    <w:bottom w:val="none" w:sz="0" w:space="0" w:color="auto"/>
                                    <w:right w:val="none" w:sz="0" w:space="0" w:color="auto"/>
                                  </w:divBdr>
                                </w:div>
                                <w:div w:id="1341539451">
                                  <w:marLeft w:val="640"/>
                                  <w:marRight w:val="0"/>
                                  <w:marTop w:val="0"/>
                                  <w:marBottom w:val="0"/>
                                  <w:divBdr>
                                    <w:top w:val="none" w:sz="0" w:space="0" w:color="auto"/>
                                    <w:left w:val="none" w:sz="0" w:space="0" w:color="auto"/>
                                    <w:bottom w:val="none" w:sz="0" w:space="0" w:color="auto"/>
                                    <w:right w:val="none" w:sz="0" w:space="0" w:color="auto"/>
                                  </w:divBdr>
                                </w:div>
                                <w:div w:id="1370454169">
                                  <w:marLeft w:val="640"/>
                                  <w:marRight w:val="0"/>
                                  <w:marTop w:val="0"/>
                                  <w:marBottom w:val="0"/>
                                  <w:divBdr>
                                    <w:top w:val="none" w:sz="0" w:space="0" w:color="auto"/>
                                    <w:left w:val="none" w:sz="0" w:space="0" w:color="auto"/>
                                    <w:bottom w:val="none" w:sz="0" w:space="0" w:color="auto"/>
                                    <w:right w:val="none" w:sz="0" w:space="0" w:color="auto"/>
                                  </w:divBdr>
                                </w:div>
                                <w:div w:id="1411973415">
                                  <w:marLeft w:val="640"/>
                                  <w:marRight w:val="0"/>
                                  <w:marTop w:val="0"/>
                                  <w:marBottom w:val="0"/>
                                  <w:divBdr>
                                    <w:top w:val="none" w:sz="0" w:space="0" w:color="auto"/>
                                    <w:left w:val="none" w:sz="0" w:space="0" w:color="auto"/>
                                    <w:bottom w:val="none" w:sz="0" w:space="0" w:color="auto"/>
                                    <w:right w:val="none" w:sz="0" w:space="0" w:color="auto"/>
                                  </w:divBdr>
                                </w:div>
                                <w:div w:id="1443920489">
                                  <w:marLeft w:val="640"/>
                                  <w:marRight w:val="0"/>
                                  <w:marTop w:val="0"/>
                                  <w:marBottom w:val="0"/>
                                  <w:divBdr>
                                    <w:top w:val="none" w:sz="0" w:space="0" w:color="auto"/>
                                    <w:left w:val="none" w:sz="0" w:space="0" w:color="auto"/>
                                    <w:bottom w:val="none" w:sz="0" w:space="0" w:color="auto"/>
                                    <w:right w:val="none" w:sz="0" w:space="0" w:color="auto"/>
                                  </w:divBdr>
                                </w:div>
                                <w:div w:id="1453551218">
                                  <w:marLeft w:val="640"/>
                                  <w:marRight w:val="0"/>
                                  <w:marTop w:val="0"/>
                                  <w:marBottom w:val="0"/>
                                  <w:divBdr>
                                    <w:top w:val="none" w:sz="0" w:space="0" w:color="auto"/>
                                    <w:left w:val="none" w:sz="0" w:space="0" w:color="auto"/>
                                    <w:bottom w:val="none" w:sz="0" w:space="0" w:color="auto"/>
                                    <w:right w:val="none" w:sz="0" w:space="0" w:color="auto"/>
                                  </w:divBdr>
                                </w:div>
                                <w:div w:id="1486969299">
                                  <w:marLeft w:val="640"/>
                                  <w:marRight w:val="0"/>
                                  <w:marTop w:val="0"/>
                                  <w:marBottom w:val="0"/>
                                  <w:divBdr>
                                    <w:top w:val="none" w:sz="0" w:space="0" w:color="auto"/>
                                    <w:left w:val="none" w:sz="0" w:space="0" w:color="auto"/>
                                    <w:bottom w:val="none" w:sz="0" w:space="0" w:color="auto"/>
                                    <w:right w:val="none" w:sz="0" w:space="0" w:color="auto"/>
                                  </w:divBdr>
                                </w:div>
                                <w:div w:id="1487237918">
                                  <w:marLeft w:val="640"/>
                                  <w:marRight w:val="0"/>
                                  <w:marTop w:val="0"/>
                                  <w:marBottom w:val="0"/>
                                  <w:divBdr>
                                    <w:top w:val="none" w:sz="0" w:space="0" w:color="auto"/>
                                    <w:left w:val="none" w:sz="0" w:space="0" w:color="auto"/>
                                    <w:bottom w:val="none" w:sz="0" w:space="0" w:color="auto"/>
                                    <w:right w:val="none" w:sz="0" w:space="0" w:color="auto"/>
                                  </w:divBdr>
                                </w:div>
                                <w:div w:id="1677074655">
                                  <w:marLeft w:val="640"/>
                                  <w:marRight w:val="0"/>
                                  <w:marTop w:val="0"/>
                                  <w:marBottom w:val="0"/>
                                  <w:divBdr>
                                    <w:top w:val="none" w:sz="0" w:space="0" w:color="auto"/>
                                    <w:left w:val="none" w:sz="0" w:space="0" w:color="auto"/>
                                    <w:bottom w:val="none" w:sz="0" w:space="0" w:color="auto"/>
                                    <w:right w:val="none" w:sz="0" w:space="0" w:color="auto"/>
                                  </w:divBdr>
                                </w:div>
                                <w:div w:id="1697851136">
                                  <w:marLeft w:val="640"/>
                                  <w:marRight w:val="0"/>
                                  <w:marTop w:val="0"/>
                                  <w:marBottom w:val="0"/>
                                  <w:divBdr>
                                    <w:top w:val="none" w:sz="0" w:space="0" w:color="auto"/>
                                    <w:left w:val="none" w:sz="0" w:space="0" w:color="auto"/>
                                    <w:bottom w:val="none" w:sz="0" w:space="0" w:color="auto"/>
                                    <w:right w:val="none" w:sz="0" w:space="0" w:color="auto"/>
                                  </w:divBdr>
                                </w:div>
                                <w:div w:id="1846166598">
                                  <w:marLeft w:val="640"/>
                                  <w:marRight w:val="0"/>
                                  <w:marTop w:val="0"/>
                                  <w:marBottom w:val="0"/>
                                  <w:divBdr>
                                    <w:top w:val="none" w:sz="0" w:space="0" w:color="auto"/>
                                    <w:left w:val="none" w:sz="0" w:space="0" w:color="auto"/>
                                    <w:bottom w:val="none" w:sz="0" w:space="0" w:color="auto"/>
                                    <w:right w:val="none" w:sz="0" w:space="0" w:color="auto"/>
                                  </w:divBdr>
                                </w:div>
                                <w:div w:id="1849976228">
                                  <w:marLeft w:val="640"/>
                                  <w:marRight w:val="0"/>
                                  <w:marTop w:val="0"/>
                                  <w:marBottom w:val="0"/>
                                  <w:divBdr>
                                    <w:top w:val="none" w:sz="0" w:space="0" w:color="auto"/>
                                    <w:left w:val="none" w:sz="0" w:space="0" w:color="auto"/>
                                    <w:bottom w:val="none" w:sz="0" w:space="0" w:color="auto"/>
                                    <w:right w:val="none" w:sz="0" w:space="0" w:color="auto"/>
                                  </w:divBdr>
                                </w:div>
                                <w:div w:id="1854873710">
                                  <w:marLeft w:val="640"/>
                                  <w:marRight w:val="0"/>
                                  <w:marTop w:val="0"/>
                                  <w:marBottom w:val="0"/>
                                  <w:divBdr>
                                    <w:top w:val="none" w:sz="0" w:space="0" w:color="auto"/>
                                    <w:left w:val="none" w:sz="0" w:space="0" w:color="auto"/>
                                    <w:bottom w:val="none" w:sz="0" w:space="0" w:color="auto"/>
                                    <w:right w:val="none" w:sz="0" w:space="0" w:color="auto"/>
                                  </w:divBdr>
                                </w:div>
                                <w:div w:id="1947885374">
                                  <w:marLeft w:val="640"/>
                                  <w:marRight w:val="0"/>
                                  <w:marTop w:val="0"/>
                                  <w:marBottom w:val="0"/>
                                  <w:divBdr>
                                    <w:top w:val="none" w:sz="0" w:space="0" w:color="auto"/>
                                    <w:left w:val="none" w:sz="0" w:space="0" w:color="auto"/>
                                    <w:bottom w:val="none" w:sz="0" w:space="0" w:color="auto"/>
                                    <w:right w:val="none" w:sz="0" w:space="0" w:color="auto"/>
                                  </w:divBdr>
                                </w:div>
                                <w:div w:id="1975601474">
                                  <w:marLeft w:val="640"/>
                                  <w:marRight w:val="0"/>
                                  <w:marTop w:val="0"/>
                                  <w:marBottom w:val="0"/>
                                  <w:divBdr>
                                    <w:top w:val="none" w:sz="0" w:space="0" w:color="auto"/>
                                    <w:left w:val="none" w:sz="0" w:space="0" w:color="auto"/>
                                    <w:bottom w:val="none" w:sz="0" w:space="0" w:color="auto"/>
                                    <w:right w:val="none" w:sz="0" w:space="0" w:color="auto"/>
                                  </w:divBdr>
                                </w:div>
                                <w:div w:id="2011716775">
                                  <w:marLeft w:val="640"/>
                                  <w:marRight w:val="0"/>
                                  <w:marTop w:val="0"/>
                                  <w:marBottom w:val="0"/>
                                  <w:divBdr>
                                    <w:top w:val="none" w:sz="0" w:space="0" w:color="auto"/>
                                    <w:left w:val="none" w:sz="0" w:space="0" w:color="auto"/>
                                    <w:bottom w:val="none" w:sz="0" w:space="0" w:color="auto"/>
                                    <w:right w:val="none" w:sz="0" w:space="0" w:color="auto"/>
                                  </w:divBdr>
                                </w:div>
                                <w:div w:id="2062628763">
                                  <w:marLeft w:val="640"/>
                                  <w:marRight w:val="0"/>
                                  <w:marTop w:val="0"/>
                                  <w:marBottom w:val="0"/>
                                  <w:divBdr>
                                    <w:top w:val="none" w:sz="0" w:space="0" w:color="auto"/>
                                    <w:left w:val="none" w:sz="0" w:space="0" w:color="auto"/>
                                    <w:bottom w:val="none" w:sz="0" w:space="0" w:color="auto"/>
                                    <w:right w:val="none" w:sz="0" w:space="0" w:color="auto"/>
                                  </w:divBdr>
                                </w:div>
                                <w:div w:id="2106612935">
                                  <w:marLeft w:val="640"/>
                                  <w:marRight w:val="0"/>
                                  <w:marTop w:val="0"/>
                                  <w:marBottom w:val="0"/>
                                  <w:divBdr>
                                    <w:top w:val="none" w:sz="0" w:space="0" w:color="auto"/>
                                    <w:left w:val="none" w:sz="0" w:space="0" w:color="auto"/>
                                    <w:bottom w:val="none" w:sz="0" w:space="0" w:color="auto"/>
                                    <w:right w:val="none" w:sz="0" w:space="0" w:color="auto"/>
                                  </w:divBdr>
                                </w:div>
                              </w:divsChild>
                            </w:div>
                            <w:div w:id="1204095679">
                              <w:marLeft w:val="0"/>
                              <w:marRight w:val="0"/>
                              <w:marTop w:val="0"/>
                              <w:marBottom w:val="0"/>
                              <w:divBdr>
                                <w:top w:val="none" w:sz="0" w:space="0" w:color="auto"/>
                                <w:left w:val="none" w:sz="0" w:space="0" w:color="auto"/>
                                <w:bottom w:val="none" w:sz="0" w:space="0" w:color="auto"/>
                                <w:right w:val="none" w:sz="0" w:space="0" w:color="auto"/>
                              </w:divBdr>
                              <w:divsChild>
                                <w:div w:id="113452640">
                                  <w:marLeft w:val="640"/>
                                  <w:marRight w:val="0"/>
                                  <w:marTop w:val="0"/>
                                  <w:marBottom w:val="0"/>
                                  <w:divBdr>
                                    <w:top w:val="none" w:sz="0" w:space="0" w:color="auto"/>
                                    <w:left w:val="none" w:sz="0" w:space="0" w:color="auto"/>
                                    <w:bottom w:val="none" w:sz="0" w:space="0" w:color="auto"/>
                                    <w:right w:val="none" w:sz="0" w:space="0" w:color="auto"/>
                                  </w:divBdr>
                                </w:div>
                                <w:div w:id="128744754">
                                  <w:marLeft w:val="640"/>
                                  <w:marRight w:val="0"/>
                                  <w:marTop w:val="0"/>
                                  <w:marBottom w:val="0"/>
                                  <w:divBdr>
                                    <w:top w:val="none" w:sz="0" w:space="0" w:color="auto"/>
                                    <w:left w:val="none" w:sz="0" w:space="0" w:color="auto"/>
                                    <w:bottom w:val="none" w:sz="0" w:space="0" w:color="auto"/>
                                    <w:right w:val="none" w:sz="0" w:space="0" w:color="auto"/>
                                  </w:divBdr>
                                </w:div>
                                <w:div w:id="155654705">
                                  <w:marLeft w:val="640"/>
                                  <w:marRight w:val="0"/>
                                  <w:marTop w:val="0"/>
                                  <w:marBottom w:val="0"/>
                                  <w:divBdr>
                                    <w:top w:val="none" w:sz="0" w:space="0" w:color="auto"/>
                                    <w:left w:val="none" w:sz="0" w:space="0" w:color="auto"/>
                                    <w:bottom w:val="none" w:sz="0" w:space="0" w:color="auto"/>
                                    <w:right w:val="none" w:sz="0" w:space="0" w:color="auto"/>
                                  </w:divBdr>
                                </w:div>
                                <w:div w:id="235170779">
                                  <w:marLeft w:val="640"/>
                                  <w:marRight w:val="0"/>
                                  <w:marTop w:val="0"/>
                                  <w:marBottom w:val="0"/>
                                  <w:divBdr>
                                    <w:top w:val="none" w:sz="0" w:space="0" w:color="auto"/>
                                    <w:left w:val="none" w:sz="0" w:space="0" w:color="auto"/>
                                    <w:bottom w:val="none" w:sz="0" w:space="0" w:color="auto"/>
                                    <w:right w:val="none" w:sz="0" w:space="0" w:color="auto"/>
                                  </w:divBdr>
                                </w:div>
                                <w:div w:id="303851932">
                                  <w:marLeft w:val="640"/>
                                  <w:marRight w:val="0"/>
                                  <w:marTop w:val="0"/>
                                  <w:marBottom w:val="0"/>
                                  <w:divBdr>
                                    <w:top w:val="none" w:sz="0" w:space="0" w:color="auto"/>
                                    <w:left w:val="none" w:sz="0" w:space="0" w:color="auto"/>
                                    <w:bottom w:val="none" w:sz="0" w:space="0" w:color="auto"/>
                                    <w:right w:val="none" w:sz="0" w:space="0" w:color="auto"/>
                                  </w:divBdr>
                                </w:div>
                                <w:div w:id="328750430">
                                  <w:marLeft w:val="640"/>
                                  <w:marRight w:val="0"/>
                                  <w:marTop w:val="0"/>
                                  <w:marBottom w:val="0"/>
                                  <w:divBdr>
                                    <w:top w:val="none" w:sz="0" w:space="0" w:color="auto"/>
                                    <w:left w:val="none" w:sz="0" w:space="0" w:color="auto"/>
                                    <w:bottom w:val="none" w:sz="0" w:space="0" w:color="auto"/>
                                    <w:right w:val="none" w:sz="0" w:space="0" w:color="auto"/>
                                  </w:divBdr>
                                </w:div>
                                <w:div w:id="522282980">
                                  <w:marLeft w:val="640"/>
                                  <w:marRight w:val="0"/>
                                  <w:marTop w:val="0"/>
                                  <w:marBottom w:val="0"/>
                                  <w:divBdr>
                                    <w:top w:val="none" w:sz="0" w:space="0" w:color="auto"/>
                                    <w:left w:val="none" w:sz="0" w:space="0" w:color="auto"/>
                                    <w:bottom w:val="none" w:sz="0" w:space="0" w:color="auto"/>
                                    <w:right w:val="none" w:sz="0" w:space="0" w:color="auto"/>
                                  </w:divBdr>
                                </w:div>
                                <w:div w:id="592785986">
                                  <w:marLeft w:val="640"/>
                                  <w:marRight w:val="0"/>
                                  <w:marTop w:val="0"/>
                                  <w:marBottom w:val="0"/>
                                  <w:divBdr>
                                    <w:top w:val="none" w:sz="0" w:space="0" w:color="auto"/>
                                    <w:left w:val="none" w:sz="0" w:space="0" w:color="auto"/>
                                    <w:bottom w:val="none" w:sz="0" w:space="0" w:color="auto"/>
                                    <w:right w:val="none" w:sz="0" w:space="0" w:color="auto"/>
                                  </w:divBdr>
                                </w:div>
                                <w:div w:id="642925402">
                                  <w:marLeft w:val="640"/>
                                  <w:marRight w:val="0"/>
                                  <w:marTop w:val="0"/>
                                  <w:marBottom w:val="0"/>
                                  <w:divBdr>
                                    <w:top w:val="none" w:sz="0" w:space="0" w:color="auto"/>
                                    <w:left w:val="none" w:sz="0" w:space="0" w:color="auto"/>
                                    <w:bottom w:val="none" w:sz="0" w:space="0" w:color="auto"/>
                                    <w:right w:val="none" w:sz="0" w:space="0" w:color="auto"/>
                                  </w:divBdr>
                                </w:div>
                                <w:div w:id="802384183">
                                  <w:marLeft w:val="640"/>
                                  <w:marRight w:val="0"/>
                                  <w:marTop w:val="0"/>
                                  <w:marBottom w:val="0"/>
                                  <w:divBdr>
                                    <w:top w:val="none" w:sz="0" w:space="0" w:color="auto"/>
                                    <w:left w:val="none" w:sz="0" w:space="0" w:color="auto"/>
                                    <w:bottom w:val="none" w:sz="0" w:space="0" w:color="auto"/>
                                    <w:right w:val="none" w:sz="0" w:space="0" w:color="auto"/>
                                  </w:divBdr>
                                </w:div>
                                <w:div w:id="819032271">
                                  <w:marLeft w:val="640"/>
                                  <w:marRight w:val="0"/>
                                  <w:marTop w:val="0"/>
                                  <w:marBottom w:val="0"/>
                                  <w:divBdr>
                                    <w:top w:val="none" w:sz="0" w:space="0" w:color="auto"/>
                                    <w:left w:val="none" w:sz="0" w:space="0" w:color="auto"/>
                                    <w:bottom w:val="none" w:sz="0" w:space="0" w:color="auto"/>
                                    <w:right w:val="none" w:sz="0" w:space="0" w:color="auto"/>
                                  </w:divBdr>
                                </w:div>
                                <w:div w:id="887687574">
                                  <w:marLeft w:val="640"/>
                                  <w:marRight w:val="0"/>
                                  <w:marTop w:val="0"/>
                                  <w:marBottom w:val="0"/>
                                  <w:divBdr>
                                    <w:top w:val="none" w:sz="0" w:space="0" w:color="auto"/>
                                    <w:left w:val="none" w:sz="0" w:space="0" w:color="auto"/>
                                    <w:bottom w:val="none" w:sz="0" w:space="0" w:color="auto"/>
                                    <w:right w:val="none" w:sz="0" w:space="0" w:color="auto"/>
                                  </w:divBdr>
                                </w:div>
                                <w:div w:id="1284069838">
                                  <w:marLeft w:val="640"/>
                                  <w:marRight w:val="0"/>
                                  <w:marTop w:val="0"/>
                                  <w:marBottom w:val="0"/>
                                  <w:divBdr>
                                    <w:top w:val="none" w:sz="0" w:space="0" w:color="auto"/>
                                    <w:left w:val="none" w:sz="0" w:space="0" w:color="auto"/>
                                    <w:bottom w:val="none" w:sz="0" w:space="0" w:color="auto"/>
                                    <w:right w:val="none" w:sz="0" w:space="0" w:color="auto"/>
                                  </w:divBdr>
                                </w:div>
                                <w:div w:id="1304697770">
                                  <w:marLeft w:val="640"/>
                                  <w:marRight w:val="0"/>
                                  <w:marTop w:val="0"/>
                                  <w:marBottom w:val="0"/>
                                  <w:divBdr>
                                    <w:top w:val="none" w:sz="0" w:space="0" w:color="auto"/>
                                    <w:left w:val="none" w:sz="0" w:space="0" w:color="auto"/>
                                    <w:bottom w:val="none" w:sz="0" w:space="0" w:color="auto"/>
                                    <w:right w:val="none" w:sz="0" w:space="0" w:color="auto"/>
                                  </w:divBdr>
                                </w:div>
                                <w:div w:id="1317800891">
                                  <w:marLeft w:val="640"/>
                                  <w:marRight w:val="0"/>
                                  <w:marTop w:val="0"/>
                                  <w:marBottom w:val="0"/>
                                  <w:divBdr>
                                    <w:top w:val="none" w:sz="0" w:space="0" w:color="auto"/>
                                    <w:left w:val="none" w:sz="0" w:space="0" w:color="auto"/>
                                    <w:bottom w:val="none" w:sz="0" w:space="0" w:color="auto"/>
                                    <w:right w:val="none" w:sz="0" w:space="0" w:color="auto"/>
                                  </w:divBdr>
                                </w:div>
                                <w:div w:id="1352880441">
                                  <w:marLeft w:val="640"/>
                                  <w:marRight w:val="0"/>
                                  <w:marTop w:val="0"/>
                                  <w:marBottom w:val="0"/>
                                  <w:divBdr>
                                    <w:top w:val="none" w:sz="0" w:space="0" w:color="auto"/>
                                    <w:left w:val="none" w:sz="0" w:space="0" w:color="auto"/>
                                    <w:bottom w:val="none" w:sz="0" w:space="0" w:color="auto"/>
                                    <w:right w:val="none" w:sz="0" w:space="0" w:color="auto"/>
                                  </w:divBdr>
                                </w:div>
                                <w:div w:id="1381317280">
                                  <w:marLeft w:val="640"/>
                                  <w:marRight w:val="0"/>
                                  <w:marTop w:val="0"/>
                                  <w:marBottom w:val="0"/>
                                  <w:divBdr>
                                    <w:top w:val="none" w:sz="0" w:space="0" w:color="auto"/>
                                    <w:left w:val="none" w:sz="0" w:space="0" w:color="auto"/>
                                    <w:bottom w:val="none" w:sz="0" w:space="0" w:color="auto"/>
                                    <w:right w:val="none" w:sz="0" w:space="0" w:color="auto"/>
                                  </w:divBdr>
                                </w:div>
                                <w:div w:id="1437169538">
                                  <w:marLeft w:val="640"/>
                                  <w:marRight w:val="0"/>
                                  <w:marTop w:val="0"/>
                                  <w:marBottom w:val="0"/>
                                  <w:divBdr>
                                    <w:top w:val="none" w:sz="0" w:space="0" w:color="auto"/>
                                    <w:left w:val="none" w:sz="0" w:space="0" w:color="auto"/>
                                    <w:bottom w:val="none" w:sz="0" w:space="0" w:color="auto"/>
                                    <w:right w:val="none" w:sz="0" w:space="0" w:color="auto"/>
                                  </w:divBdr>
                                </w:div>
                                <w:div w:id="1451510476">
                                  <w:marLeft w:val="640"/>
                                  <w:marRight w:val="0"/>
                                  <w:marTop w:val="0"/>
                                  <w:marBottom w:val="0"/>
                                  <w:divBdr>
                                    <w:top w:val="none" w:sz="0" w:space="0" w:color="auto"/>
                                    <w:left w:val="none" w:sz="0" w:space="0" w:color="auto"/>
                                    <w:bottom w:val="none" w:sz="0" w:space="0" w:color="auto"/>
                                    <w:right w:val="none" w:sz="0" w:space="0" w:color="auto"/>
                                  </w:divBdr>
                                </w:div>
                                <w:div w:id="1488135481">
                                  <w:marLeft w:val="640"/>
                                  <w:marRight w:val="0"/>
                                  <w:marTop w:val="0"/>
                                  <w:marBottom w:val="0"/>
                                  <w:divBdr>
                                    <w:top w:val="none" w:sz="0" w:space="0" w:color="auto"/>
                                    <w:left w:val="none" w:sz="0" w:space="0" w:color="auto"/>
                                    <w:bottom w:val="none" w:sz="0" w:space="0" w:color="auto"/>
                                    <w:right w:val="none" w:sz="0" w:space="0" w:color="auto"/>
                                  </w:divBdr>
                                </w:div>
                                <w:div w:id="1568766150">
                                  <w:marLeft w:val="640"/>
                                  <w:marRight w:val="0"/>
                                  <w:marTop w:val="0"/>
                                  <w:marBottom w:val="0"/>
                                  <w:divBdr>
                                    <w:top w:val="none" w:sz="0" w:space="0" w:color="auto"/>
                                    <w:left w:val="none" w:sz="0" w:space="0" w:color="auto"/>
                                    <w:bottom w:val="none" w:sz="0" w:space="0" w:color="auto"/>
                                    <w:right w:val="none" w:sz="0" w:space="0" w:color="auto"/>
                                  </w:divBdr>
                                </w:div>
                                <w:div w:id="1608348219">
                                  <w:marLeft w:val="640"/>
                                  <w:marRight w:val="0"/>
                                  <w:marTop w:val="0"/>
                                  <w:marBottom w:val="0"/>
                                  <w:divBdr>
                                    <w:top w:val="none" w:sz="0" w:space="0" w:color="auto"/>
                                    <w:left w:val="none" w:sz="0" w:space="0" w:color="auto"/>
                                    <w:bottom w:val="none" w:sz="0" w:space="0" w:color="auto"/>
                                    <w:right w:val="none" w:sz="0" w:space="0" w:color="auto"/>
                                  </w:divBdr>
                                </w:div>
                                <w:div w:id="1615481304">
                                  <w:marLeft w:val="640"/>
                                  <w:marRight w:val="0"/>
                                  <w:marTop w:val="0"/>
                                  <w:marBottom w:val="0"/>
                                  <w:divBdr>
                                    <w:top w:val="none" w:sz="0" w:space="0" w:color="auto"/>
                                    <w:left w:val="none" w:sz="0" w:space="0" w:color="auto"/>
                                    <w:bottom w:val="none" w:sz="0" w:space="0" w:color="auto"/>
                                    <w:right w:val="none" w:sz="0" w:space="0" w:color="auto"/>
                                  </w:divBdr>
                                </w:div>
                                <w:div w:id="1617835096">
                                  <w:marLeft w:val="640"/>
                                  <w:marRight w:val="0"/>
                                  <w:marTop w:val="0"/>
                                  <w:marBottom w:val="0"/>
                                  <w:divBdr>
                                    <w:top w:val="none" w:sz="0" w:space="0" w:color="auto"/>
                                    <w:left w:val="none" w:sz="0" w:space="0" w:color="auto"/>
                                    <w:bottom w:val="none" w:sz="0" w:space="0" w:color="auto"/>
                                    <w:right w:val="none" w:sz="0" w:space="0" w:color="auto"/>
                                  </w:divBdr>
                                </w:div>
                                <w:div w:id="1648128192">
                                  <w:marLeft w:val="640"/>
                                  <w:marRight w:val="0"/>
                                  <w:marTop w:val="0"/>
                                  <w:marBottom w:val="0"/>
                                  <w:divBdr>
                                    <w:top w:val="none" w:sz="0" w:space="0" w:color="auto"/>
                                    <w:left w:val="none" w:sz="0" w:space="0" w:color="auto"/>
                                    <w:bottom w:val="none" w:sz="0" w:space="0" w:color="auto"/>
                                    <w:right w:val="none" w:sz="0" w:space="0" w:color="auto"/>
                                  </w:divBdr>
                                </w:div>
                                <w:div w:id="1746754378">
                                  <w:marLeft w:val="640"/>
                                  <w:marRight w:val="0"/>
                                  <w:marTop w:val="0"/>
                                  <w:marBottom w:val="0"/>
                                  <w:divBdr>
                                    <w:top w:val="none" w:sz="0" w:space="0" w:color="auto"/>
                                    <w:left w:val="none" w:sz="0" w:space="0" w:color="auto"/>
                                    <w:bottom w:val="none" w:sz="0" w:space="0" w:color="auto"/>
                                    <w:right w:val="none" w:sz="0" w:space="0" w:color="auto"/>
                                  </w:divBdr>
                                </w:div>
                                <w:div w:id="1797914781">
                                  <w:marLeft w:val="640"/>
                                  <w:marRight w:val="0"/>
                                  <w:marTop w:val="0"/>
                                  <w:marBottom w:val="0"/>
                                  <w:divBdr>
                                    <w:top w:val="none" w:sz="0" w:space="0" w:color="auto"/>
                                    <w:left w:val="none" w:sz="0" w:space="0" w:color="auto"/>
                                    <w:bottom w:val="none" w:sz="0" w:space="0" w:color="auto"/>
                                    <w:right w:val="none" w:sz="0" w:space="0" w:color="auto"/>
                                  </w:divBdr>
                                </w:div>
                                <w:div w:id="1860046233">
                                  <w:marLeft w:val="640"/>
                                  <w:marRight w:val="0"/>
                                  <w:marTop w:val="0"/>
                                  <w:marBottom w:val="0"/>
                                  <w:divBdr>
                                    <w:top w:val="none" w:sz="0" w:space="0" w:color="auto"/>
                                    <w:left w:val="none" w:sz="0" w:space="0" w:color="auto"/>
                                    <w:bottom w:val="none" w:sz="0" w:space="0" w:color="auto"/>
                                    <w:right w:val="none" w:sz="0" w:space="0" w:color="auto"/>
                                  </w:divBdr>
                                </w:div>
                                <w:div w:id="1900288370">
                                  <w:marLeft w:val="640"/>
                                  <w:marRight w:val="0"/>
                                  <w:marTop w:val="0"/>
                                  <w:marBottom w:val="0"/>
                                  <w:divBdr>
                                    <w:top w:val="none" w:sz="0" w:space="0" w:color="auto"/>
                                    <w:left w:val="none" w:sz="0" w:space="0" w:color="auto"/>
                                    <w:bottom w:val="none" w:sz="0" w:space="0" w:color="auto"/>
                                    <w:right w:val="none" w:sz="0" w:space="0" w:color="auto"/>
                                  </w:divBdr>
                                </w:div>
                                <w:div w:id="1972130735">
                                  <w:marLeft w:val="640"/>
                                  <w:marRight w:val="0"/>
                                  <w:marTop w:val="0"/>
                                  <w:marBottom w:val="0"/>
                                  <w:divBdr>
                                    <w:top w:val="none" w:sz="0" w:space="0" w:color="auto"/>
                                    <w:left w:val="none" w:sz="0" w:space="0" w:color="auto"/>
                                    <w:bottom w:val="none" w:sz="0" w:space="0" w:color="auto"/>
                                    <w:right w:val="none" w:sz="0" w:space="0" w:color="auto"/>
                                  </w:divBdr>
                                </w:div>
                                <w:div w:id="1994872803">
                                  <w:marLeft w:val="640"/>
                                  <w:marRight w:val="0"/>
                                  <w:marTop w:val="0"/>
                                  <w:marBottom w:val="0"/>
                                  <w:divBdr>
                                    <w:top w:val="none" w:sz="0" w:space="0" w:color="auto"/>
                                    <w:left w:val="none" w:sz="0" w:space="0" w:color="auto"/>
                                    <w:bottom w:val="none" w:sz="0" w:space="0" w:color="auto"/>
                                    <w:right w:val="none" w:sz="0" w:space="0" w:color="auto"/>
                                  </w:divBdr>
                                </w:div>
                                <w:div w:id="2019505274">
                                  <w:marLeft w:val="640"/>
                                  <w:marRight w:val="0"/>
                                  <w:marTop w:val="0"/>
                                  <w:marBottom w:val="0"/>
                                  <w:divBdr>
                                    <w:top w:val="none" w:sz="0" w:space="0" w:color="auto"/>
                                    <w:left w:val="none" w:sz="0" w:space="0" w:color="auto"/>
                                    <w:bottom w:val="none" w:sz="0" w:space="0" w:color="auto"/>
                                    <w:right w:val="none" w:sz="0" w:space="0" w:color="auto"/>
                                  </w:divBdr>
                                </w:div>
                                <w:div w:id="2033802224">
                                  <w:marLeft w:val="640"/>
                                  <w:marRight w:val="0"/>
                                  <w:marTop w:val="0"/>
                                  <w:marBottom w:val="0"/>
                                  <w:divBdr>
                                    <w:top w:val="none" w:sz="0" w:space="0" w:color="auto"/>
                                    <w:left w:val="none" w:sz="0" w:space="0" w:color="auto"/>
                                    <w:bottom w:val="none" w:sz="0" w:space="0" w:color="auto"/>
                                    <w:right w:val="none" w:sz="0" w:space="0" w:color="auto"/>
                                  </w:divBdr>
                                </w:div>
                                <w:div w:id="2116247268">
                                  <w:marLeft w:val="640"/>
                                  <w:marRight w:val="0"/>
                                  <w:marTop w:val="0"/>
                                  <w:marBottom w:val="0"/>
                                  <w:divBdr>
                                    <w:top w:val="none" w:sz="0" w:space="0" w:color="auto"/>
                                    <w:left w:val="none" w:sz="0" w:space="0" w:color="auto"/>
                                    <w:bottom w:val="none" w:sz="0" w:space="0" w:color="auto"/>
                                    <w:right w:val="none" w:sz="0" w:space="0" w:color="auto"/>
                                  </w:divBdr>
                                </w:div>
                                <w:div w:id="2145419217">
                                  <w:marLeft w:val="640"/>
                                  <w:marRight w:val="0"/>
                                  <w:marTop w:val="0"/>
                                  <w:marBottom w:val="0"/>
                                  <w:divBdr>
                                    <w:top w:val="none" w:sz="0" w:space="0" w:color="auto"/>
                                    <w:left w:val="none" w:sz="0" w:space="0" w:color="auto"/>
                                    <w:bottom w:val="none" w:sz="0" w:space="0" w:color="auto"/>
                                    <w:right w:val="none" w:sz="0" w:space="0" w:color="auto"/>
                                  </w:divBdr>
                                </w:div>
                              </w:divsChild>
                            </w:div>
                            <w:div w:id="1334379258">
                              <w:marLeft w:val="0"/>
                              <w:marRight w:val="0"/>
                              <w:marTop w:val="0"/>
                              <w:marBottom w:val="0"/>
                              <w:divBdr>
                                <w:top w:val="none" w:sz="0" w:space="0" w:color="auto"/>
                                <w:left w:val="none" w:sz="0" w:space="0" w:color="auto"/>
                                <w:bottom w:val="none" w:sz="0" w:space="0" w:color="auto"/>
                                <w:right w:val="none" w:sz="0" w:space="0" w:color="auto"/>
                              </w:divBdr>
                              <w:divsChild>
                                <w:div w:id="13848616">
                                  <w:marLeft w:val="640"/>
                                  <w:marRight w:val="0"/>
                                  <w:marTop w:val="0"/>
                                  <w:marBottom w:val="0"/>
                                  <w:divBdr>
                                    <w:top w:val="none" w:sz="0" w:space="0" w:color="auto"/>
                                    <w:left w:val="none" w:sz="0" w:space="0" w:color="auto"/>
                                    <w:bottom w:val="none" w:sz="0" w:space="0" w:color="auto"/>
                                    <w:right w:val="none" w:sz="0" w:space="0" w:color="auto"/>
                                  </w:divBdr>
                                </w:div>
                                <w:div w:id="83915452">
                                  <w:marLeft w:val="640"/>
                                  <w:marRight w:val="0"/>
                                  <w:marTop w:val="0"/>
                                  <w:marBottom w:val="0"/>
                                  <w:divBdr>
                                    <w:top w:val="none" w:sz="0" w:space="0" w:color="auto"/>
                                    <w:left w:val="none" w:sz="0" w:space="0" w:color="auto"/>
                                    <w:bottom w:val="none" w:sz="0" w:space="0" w:color="auto"/>
                                    <w:right w:val="none" w:sz="0" w:space="0" w:color="auto"/>
                                  </w:divBdr>
                                </w:div>
                                <w:div w:id="142085869">
                                  <w:marLeft w:val="640"/>
                                  <w:marRight w:val="0"/>
                                  <w:marTop w:val="0"/>
                                  <w:marBottom w:val="0"/>
                                  <w:divBdr>
                                    <w:top w:val="none" w:sz="0" w:space="0" w:color="auto"/>
                                    <w:left w:val="none" w:sz="0" w:space="0" w:color="auto"/>
                                    <w:bottom w:val="none" w:sz="0" w:space="0" w:color="auto"/>
                                    <w:right w:val="none" w:sz="0" w:space="0" w:color="auto"/>
                                  </w:divBdr>
                                </w:div>
                                <w:div w:id="164127871">
                                  <w:marLeft w:val="640"/>
                                  <w:marRight w:val="0"/>
                                  <w:marTop w:val="0"/>
                                  <w:marBottom w:val="0"/>
                                  <w:divBdr>
                                    <w:top w:val="none" w:sz="0" w:space="0" w:color="auto"/>
                                    <w:left w:val="none" w:sz="0" w:space="0" w:color="auto"/>
                                    <w:bottom w:val="none" w:sz="0" w:space="0" w:color="auto"/>
                                    <w:right w:val="none" w:sz="0" w:space="0" w:color="auto"/>
                                  </w:divBdr>
                                </w:div>
                                <w:div w:id="209614071">
                                  <w:marLeft w:val="640"/>
                                  <w:marRight w:val="0"/>
                                  <w:marTop w:val="0"/>
                                  <w:marBottom w:val="0"/>
                                  <w:divBdr>
                                    <w:top w:val="none" w:sz="0" w:space="0" w:color="auto"/>
                                    <w:left w:val="none" w:sz="0" w:space="0" w:color="auto"/>
                                    <w:bottom w:val="none" w:sz="0" w:space="0" w:color="auto"/>
                                    <w:right w:val="none" w:sz="0" w:space="0" w:color="auto"/>
                                  </w:divBdr>
                                </w:div>
                                <w:div w:id="217016748">
                                  <w:marLeft w:val="640"/>
                                  <w:marRight w:val="0"/>
                                  <w:marTop w:val="0"/>
                                  <w:marBottom w:val="0"/>
                                  <w:divBdr>
                                    <w:top w:val="none" w:sz="0" w:space="0" w:color="auto"/>
                                    <w:left w:val="none" w:sz="0" w:space="0" w:color="auto"/>
                                    <w:bottom w:val="none" w:sz="0" w:space="0" w:color="auto"/>
                                    <w:right w:val="none" w:sz="0" w:space="0" w:color="auto"/>
                                  </w:divBdr>
                                </w:div>
                                <w:div w:id="312947404">
                                  <w:marLeft w:val="640"/>
                                  <w:marRight w:val="0"/>
                                  <w:marTop w:val="0"/>
                                  <w:marBottom w:val="0"/>
                                  <w:divBdr>
                                    <w:top w:val="none" w:sz="0" w:space="0" w:color="auto"/>
                                    <w:left w:val="none" w:sz="0" w:space="0" w:color="auto"/>
                                    <w:bottom w:val="none" w:sz="0" w:space="0" w:color="auto"/>
                                    <w:right w:val="none" w:sz="0" w:space="0" w:color="auto"/>
                                  </w:divBdr>
                                </w:div>
                                <w:div w:id="350567037">
                                  <w:marLeft w:val="640"/>
                                  <w:marRight w:val="0"/>
                                  <w:marTop w:val="0"/>
                                  <w:marBottom w:val="0"/>
                                  <w:divBdr>
                                    <w:top w:val="none" w:sz="0" w:space="0" w:color="auto"/>
                                    <w:left w:val="none" w:sz="0" w:space="0" w:color="auto"/>
                                    <w:bottom w:val="none" w:sz="0" w:space="0" w:color="auto"/>
                                    <w:right w:val="none" w:sz="0" w:space="0" w:color="auto"/>
                                  </w:divBdr>
                                </w:div>
                                <w:div w:id="404229324">
                                  <w:marLeft w:val="640"/>
                                  <w:marRight w:val="0"/>
                                  <w:marTop w:val="0"/>
                                  <w:marBottom w:val="0"/>
                                  <w:divBdr>
                                    <w:top w:val="none" w:sz="0" w:space="0" w:color="auto"/>
                                    <w:left w:val="none" w:sz="0" w:space="0" w:color="auto"/>
                                    <w:bottom w:val="none" w:sz="0" w:space="0" w:color="auto"/>
                                    <w:right w:val="none" w:sz="0" w:space="0" w:color="auto"/>
                                  </w:divBdr>
                                </w:div>
                                <w:div w:id="422840984">
                                  <w:marLeft w:val="640"/>
                                  <w:marRight w:val="0"/>
                                  <w:marTop w:val="0"/>
                                  <w:marBottom w:val="0"/>
                                  <w:divBdr>
                                    <w:top w:val="none" w:sz="0" w:space="0" w:color="auto"/>
                                    <w:left w:val="none" w:sz="0" w:space="0" w:color="auto"/>
                                    <w:bottom w:val="none" w:sz="0" w:space="0" w:color="auto"/>
                                    <w:right w:val="none" w:sz="0" w:space="0" w:color="auto"/>
                                  </w:divBdr>
                                </w:div>
                                <w:div w:id="424377872">
                                  <w:marLeft w:val="640"/>
                                  <w:marRight w:val="0"/>
                                  <w:marTop w:val="0"/>
                                  <w:marBottom w:val="0"/>
                                  <w:divBdr>
                                    <w:top w:val="none" w:sz="0" w:space="0" w:color="auto"/>
                                    <w:left w:val="none" w:sz="0" w:space="0" w:color="auto"/>
                                    <w:bottom w:val="none" w:sz="0" w:space="0" w:color="auto"/>
                                    <w:right w:val="none" w:sz="0" w:space="0" w:color="auto"/>
                                  </w:divBdr>
                                </w:div>
                                <w:div w:id="554782862">
                                  <w:marLeft w:val="640"/>
                                  <w:marRight w:val="0"/>
                                  <w:marTop w:val="0"/>
                                  <w:marBottom w:val="0"/>
                                  <w:divBdr>
                                    <w:top w:val="none" w:sz="0" w:space="0" w:color="auto"/>
                                    <w:left w:val="none" w:sz="0" w:space="0" w:color="auto"/>
                                    <w:bottom w:val="none" w:sz="0" w:space="0" w:color="auto"/>
                                    <w:right w:val="none" w:sz="0" w:space="0" w:color="auto"/>
                                  </w:divBdr>
                                </w:div>
                                <w:div w:id="572591188">
                                  <w:marLeft w:val="640"/>
                                  <w:marRight w:val="0"/>
                                  <w:marTop w:val="0"/>
                                  <w:marBottom w:val="0"/>
                                  <w:divBdr>
                                    <w:top w:val="none" w:sz="0" w:space="0" w:color="auto"/>
                                    <w:left w:val="none" w:sz="0" w:space="0" w:color="auto"/>
                                    <w:bottom w:val="none" w:sz="0" w:space="0" w:color="auto"/>
                                    <w:right w:val="none" w:sz="0" w:space="0" w:color="auto"/>
                                  </w:divBdr>
                                </w:div>
                                <w:div w:id="700864067">
                                  <w:marLeft w:val="640"/>
                                  <w:marRight w:val="0"/>
                                  <w:marTop w:val="0"/>
                                  <w:marBottom w:val="0"/>
                                  <w:divBdr>
                                    <w:top w:val="none" w:sz="0" w:space="0" w:color="auto"/>
                                    <w:left w:val="none" w:sz="0" w:space="0" w:color="auto"/>
                                    <w:bottom w:val="none" w:sz="0" w:space="0" w:color="auto"/>
                                    <w:right w:val="none" w:sz="0" w:space="0" w:color="auto"/>
                                  </w:divBdr>
                                </w:div>
                                <w:div w:id="708148727">
                                  <w:marLeft w:val="640"/>
                                  <w:marRight w:val="0"/>
                                  <w:marTop w:val="0"/>
                                  <w:marBottom w:val="0"/>
                                  <w:divBdr>
                                    <w:top w:val="none" w:sz="0" w:space="0" w:color="auto"/>
                                    <w:left w:val="none" w:sz="0" w:space="0" w:color="auto"/>
                                    <w:bottom w:val="none" w:sz="0" w:space="0" w:color="auto"/>
                                    <w:right w:val="none" w:sz="0" w:space="0" w:color="auto"/>
                                  </w:divBdr>
                                </w:div>
                                <w:div w:id="718479894">
                                  <w:marLeft w:val="640"/>
                                  <w:marRight w:val="0"/>
                                  <w:marTop w:val="0"/>
                                  <w:marBottom w:val="0"/>
                                  <w:divBdr>
                                    <w:top w:val="none" w:sz="0" w:space="0" w:color="auto"/>
                                    <w:left w:val="none" w:sz="0" w:space="0" w:color="auto"/>
                                    <w:bottom w:val="none" w:sz="0" w:space="0" w:color="auto"/>
                                    <w:right w:val="none" w:sz="0" w:space="0" w:color="auto"/>
                                  </w:divBdr>
                                </w:div>
                                <w:div w:id="719716883">
                                  <w:marLeft w:val="640"/>
                                  <w:marRight w:val="0"/>
                                  <w:marTop w:val="0"/>
                                  <w:marBottom w:val="0"/>
                                  <w:divBdr>
                                    <w:top w:val="none" w:sz="0" w:space="0" w:color="auto"/>
                                    <w:left w:val="none" w:sz="0" w:space="0" w:color="auto"/>
                                    <w:bottom w:val="none" w:sz="0" w:space="0" w:color="auto"/>
                                    <w:right w:val="none" w:sz="0" w:space="0" w:color="auto"/>
                                  </w:divBdr>
                                </w:div>
                                <w:div w:id="737554413">
                                  <w:marLeft w:val="640"/>
                                  <w:marRight w:val="0"/>
                                  <w:marTop w:val="0"/>
                                  <w:marBottom w:val="0"/>
                                  <w:divBdr>
                                    <w:top w:val="none" w:sz="0" w:space="0" w:color="auto"/>
                                    <w:left w:val="none" w:sz="0" w:space="0" w:color="auto"/>
                                    <w:bottom w:val="none" w:sz="0" w:space="0" w:color="auto"/>
                                    <w:right w:val="none" w:sz="0" w:space="0" w:color="auto"/>
                                  </w:divBdr>
                                </w:div>
                                <w:div w:id="811601753">
                                  <w:marLeft w:val="640"/>
                                  <w:marRight w:val="0"/>
                                  <w:marTop w:val="0"/>
                                  <w:marBottom w:val="0"/>
                                  <w:divBdr>
                                    <w:top w:val="none" w:sz="0" w:space="0" w:color="auto"/>
                                    <w:left w:val="none" w:sz="0" w:space="0" w:color="auto"/>
                                    <w:bottom w:val="none" w:sz="0" w:space="0" w:color="auto"/>
                                    <w:right w:val="none" w:sz="0" w:space="0" w:color="auto"/>
                                  </w:divBdr>
                                </w:div>
                                <w:div w:id="821166325">
                                  <w:marLeft w:val="640"/>
                                  <w:marRight w:val="0"/>
                                  <w:marTop w:val="0"/>
                                  <w:marBottom w:val="0"/>
                                  <w:divBdr>
                                    <w:top w:val="none" w:sz="0" w:space="0" w:color="auto"/>
                                    <w:left w:val="none" w:sz="0" w:space="0" w:color="auto"/>
                                    <w:bottom w:val="none" w:sz="0" w:space="0" w:color="auto"/>
                                    <w:right w:val="none" w:sz="0" w:space="0" w:color="auto"/>
                                  </w:divBdr>
                                </w:div>
                                <w:div w:id="886141396">
                                  <w:marLeft w:val="640"/>
                                  <w:marRight w:val="0"/>
                                  <w:marTop w:val="0"/>
                                  <w:marBottom w:val="0"/>
                                  <w:divBdr>
                                    <w:top w:val="none" w:sz="0" w:space="0" w:color="auto"/>
                                    <w:left w:val="none" w:sz="0" w:space="0" w:color="auto"/>
                                    <w:bottom w:val="none" w:sz="0" w:space="0" w:color="auto"/>
                                    <w:right w:val="none" w:sz="0" w:space="0" w:color="auto"/>
                                  </w:divBdr>
                                </w:div>
                                <w:div w:id="931668172">
                                  <w:marLeft w:val="640"/>
                                  <w:marRight w:val="0"/>
                                  <w:marTop w:val="0"/>
                                  <w:marBottom w:val="0"/>
                                  <w:divBdr>
                                    <w:top w:val="none" w:sz="0" w:space="0" w:color="auto"/>
                                    <w:left w:val="none" w:sz="0" w:space="0" w:color="auto"/>
                                    <w:bottom w:val="none" w:sz="0" w:space="0" w:color="auto"/>
                                    <w:right w:val="none" w:sz="0" w:space="0" w:color="auto"/>
                                  </w:divBdr>
                                </w:div>
                                <w:div w:id="981235444">
                                  <w:marLeft w:val="640"/>
                                  <w:marRight w:val="0"/>
                                  <w:marTop w:val="0"/>
                                  <w:marBottom w:val="0"/>
                                  <w:divBdr>
                                    <w:top w:val="none" w:sz="0" w:space="0" w:color="auto"/>
                                    <w:left w:val="none" w:sz="0" w:space="0" w:color="auto"/>
                                    <w:bottom w:val="none" w:sz="0" w:space="0" w:color="auto"/>
                                    <w:right w:val="none" w:sz="0" w:space="0" w:color="auto"/>
                                  </w:divBdr>
                                </w:div>
                                <w:div w:id="1251499737">
                                  <w:marLeft w:val="640"/>
                                  <w:marRight w:val="0"/>
                                  <w:marTop w:val="0"/>
                                  <w:marBottom w:val="0"/>
                                  <w:divBdr>
                                    <w:top w:val="none" w:sz="0" w:space="0" w:color="auto"/>
                                    <w:left w:val="none" w:sz="0" w:space="0" w:color="auto"/>
                                    <w:bottom w:val="none" w:sz="0" w:space="0" w:color="auto"/>
                                    <w:right w:val="none" w:sz="0" w:space="0" w:color="auto"/>
                                  </w:divBdr>
                                </w:div>
                                <w:div w:id="1328094053">
                                  <w:marLeft w:val="640"/>
                                  <w:marRight w:val="0"/>
                                  <w:marTop w:val="0"/>
                                  <w:marBottom w:val="0"/>
                                  <w:divBdr>
                                    <w:top w:val="none" w:sz="0" w:space="0" w:color="auto"/>
                                    <w:left w:val="none" w:sz="0" w:space="0" w:color="auto"/>
                                    <w:bottom w:val="none" w:sz="0" w:space="0" w:color="auto"/>
                                    <w:right w:val="none" w:sz="0" w:space="0" w:color="auto"/>
                                  </w:divBdr>
                                </w:div>
                                <w:div w:id="1355617978">
                                  <w:marLeft w:val="640"/>
                                  <w:marRight w:val="0"/>
                                  <w:marTop w:val="0"/>
                                  <w:marBottom w:val="0"/>
                                  <w:divBdr>
                                    <w:top w:val="none" w:sz="0" w:space="0" w:color="auto"/>
                                    <w:left w:val="none" w:sz="0" w:space="0" w:color="auto"/>
                                    <w:bottom w:val="none" w:sz="0" w:space="0" w:color="auto"/>
                                    <w:right w:val="none" w:sz="0" w:space="0" w:color="auto"/>
                                  </w:divBdr>
                                </w:div>
                                <w:div w:id="1376157123">
                                  <w:marLeft w:val="640"/>
                                  <w:marRight w:val="0"/>
                                  <w:marTop w:val="0"/>
                                  <w:marBottom w:val="0"/>
                                  <w:divBdr>
                                    <w:top w:val="none" w:sz="0" w:space="0" w:color="auto"/>
                                    <w:left w:val="none" w:sz="0" w:space="0" w:color="auto"/>
                                    <w:bottom w:val="none" w:sz="0" w:space="0" w:color="auto"/>
                                    <w:right w:val="none" w:sz="0" w:space="0" w:color="auto"/>
                                  </w:divBdr>
                                </w:div>
                                <w:div w:id="1471358411">
                                  <w:marLeft w:val="640"/>
                                  <w:marRight w:val="0"/>
                                  <w:marTop w:val="0"/>
                                  <w:marBottom w:val="0"/>
                                  <w:divBdr>
                                    <w:top w:val="none" w:sz="0" w:space="0" w:color="auto"/>
                                    <w:left w:val="none" w:sz="0" w:space="0" w:color="auto"/>
                                    <w:bottom w:val="none" w:sz="0" w:space="0" w:color="auto"/>
                                    <w:right w:val="none" w:sz="0" w:space="0" w:color="auto"/>
                                  </w:divBdr>
                                </w:div>
                                <w:div w:id="1622809563">
                                  <w:marLeft w:val="640"/>
                                  <w:marRight w:val="0"/>
                                  <w:marTop w:val="0"/>
                                  <w:marBottom w:val="0"/>
                                  <w:divBdr>
                                    <w:top w:val="none" w:sz="0" w:space="0" w:color="auto"/>
                                    <w:left w:val="none" w:sz="0" w:space="0" w:color="auto"/>
                                    <w:bottom w:val="none" w:sz="0" w:space="0" w:color="auto"/>
                                    <w:right w:val="none" w:sz="0" w:space="0" w:color="auto"/>
                                  </w:divBdr>
                                </w:div>
                                <w:div w:id="1663390466">
                                  <w:marLeft w:val="640"/>
                                  <w:marRight w:val="0"/>
                                  <w:marTop w:val="0"/>
                                  <w:marBottom w:val="0"/>
                                  <w:divBdr>
                                    <w:top w:val="none" w:sz="0" w:space="0" w:color="auto"/>
                                    <w:left w:val="none" w:sz="0" w:space="0" w:color="auto"/>
                                    <w:bottom w:val="none" w:sz="0" w:space="0" w:color="auto"/>
                                    <w:right w:val="none" w:sz="0" w:space="0" w:color="auto"/>
                                  </w:divBdr>
                                </w:div>
                                <w:div w:id="1667786855">
                                  <w:marLeft w:val="640"/>
                                  <w:marRight w:val="0"/>
                                  <w:marTop w:val="0"/>
                                  <w:marBottom w:val="0"/>
                                  <w:divBdr>
                                    <w:top w:val="none" w:sz="0" w:space="0" w:color="auto"/>
                                    <w:left w:val="none" w:sz="0" w:space="0" w:color="auto"/>
                                    <w:bottom w:val="none" w:sz="0" w:space="0" w:color="auto"/>
                                    <w:right w:val="none" w:sz="0" w:space="0" w:color="auto"/>
                                  </w:divBdr>
                                </w:div>
                                <w:div w:id="1685352683">
                                  <w:marLeft w:val="640"/>
                                  <w:marRight w:val="0"/>
                                  <w:marTop w:val="0"/>
                                  <w:marBottom w:val="0"/>
                                  <w:divBdr>
                                    <w:top w:val="none" w:sz="0" w:space="0" w:color="auto"/>
                                    <w:left w:val="none" w:sz="0" w:space="0" w:color="auto"/>
                                    <w:bottom w:val="none" w:sz="0" w:space="0" w:color="auto"/>
                                    <w:right w:val="none" w:sz="0" w:space="0" w:color="auto"/>
                                  </w:divBdr>
                                </w:div>
                                <w:div w:id="1856115217">
                                  <w:marLeft w:val="640"/>
                                  <w:marRight w:val="0"/>
                                  <w:marTop w:val="0"/>
                                  <w:marBottom w:val="0"/>
                                  <w:divBdr>
                                    <w:top w:val="none" w:sz="0" w:space="0" w:color="auto"/>
                                    <w:left w:val="none" w:sz="0" w:space="0" w:color="auto"/>
                                    <w:bottom w:val="none" w:sz="0" w:space="0" w:color="auto"/>
                                    <w:right w:val="none" w:sz="0" w:space="0" w:color="auto"/>
                                  </w:divBdr>
                                </w:div>
                                <w:div w:id="2003772584">
                                  <w:marLeft w:val="640"/>
                                  <w:marRight w:val="0"/>
                                  <w:marTop w:val="0"/>
                                  <w:marBottom w:val="0"/>
                                  <w:divBdr>
                                    <w:top w:val="none" w:sz="0" w:space="0" w:color="auto"/>
                                    <w:left w:val="none" w:sz="0" w:space="0" w:color="auto"/>
                                    <w:bottom w:val="none" w:sz="0" w:space="0" w:color="auto"/>
                                    <w:right w:val="none" w:sz="0" w:space="0" w:color="auto"/>
                                  </w:divBdr>
                                </w:div>
                                <w:div w:id="2109423793">
                                  <w:marLeft w:val="640"/>
                                  <w:marRight w:val="0"/>
                                  <w:marTop w:val="0"/>
                                  <w:marBottom w:val="0"/>
                                  <w:divBdr>
                                    <w:top w:val="none" w:sz="0" w:space="0" w:color="auto"/>
                                    <w:left w:val="none" w:sz="0" w:space="0" w:color="auto"/>
                                    <w:bottom w:val="none" w:sz="0" w:space="0" w:color="auto"/>
                                    <w:right w:val="none" w:sz="0" w:space="0" w:color="auto"/>
                                  </w:divBdr>
                                </w:div>
                              </w:divsChild>
                            </w:div>
                            <w:div w:id="1337878754">
                              <w:marLeft w:val="0"/>
                              <w:marRight w:val="0"/>
                              <w:marTop w:val="0"/>
                              <w:marBottom w:val="0"/>
                              <w:divBdr>
                                <w:top w:val="none" w:sz="0" w:space="0" w:color="auto"/>
                                <w:left w:val="none" w:sz="0" w:space="0" w:color="auto"/>
                                <w:bottom w:val="none" w:sz="0" w:space="0" w:color="auto"/>
                                <w:right w:val="none" w:sz="0" w:space="0" w:color="auto"/>
                              </w:divBdr>
                              <w:divsChild>
                                <w:div w:id="7416040">
                                  <w:marLeft w:val="640"/>
                                  <w:marRight w:val="0"/>
                                  <w:marTop w:val="0"/>
                                  <w:marBottom w:val="0"/>
                                  <w:divBdr>
                                    <w:top w:val="none" w:sz="0" w:space="0" w:color="auto"/>
                                    <w:left w:val="none" w:sz="0" w:space="0" w:color="auto"/>
                                    <w:bottom w:val="none" w:sz="0" w:space="0" w:color="auto"/>
                                    <w:right w:val="none" w:sz="0" w:space="0" w:color="auto"/>
                                  </w:divBdr>
                                </w:div>
                                <w:div w:id="53938401">
                                  <w:marLeft w:val="640"/>
                                  <w:marRight w:val="0"/>
                                  <w:marTop w:val="0"/>
                                  <w:marBottom w:val="0"/>
                                  <w:divBdr>
                                    <w:top w:val="none" w:sz="0" w:space="0" w:color="auto"/>
                                    <w:left w:val="none" w:sz="0" w:space="0" w:color="auto"/>
                                    <w:bottom w:val="none" w:sz="0" w:space="0" w:color="auto"/>
                                    <w:right w:val="none" w:sz="0" w:space="0" w:color="auto"/>
                                  </w:divBdr>
                                </w:div>
                                <w:div w:id="80834397">
                                  <w:marLeft w:val="640"/>
                                  <w:marRight w:val="0"/>
                                  <w:marTop w:val="0"/>
                                  <w:marBottom w:val="0"/>
                                  <w:divBdr>
                                    <w:top w:val="none" w:sz="0" w:space="0" w:color="auto"/>
                                    <w:left w:val="none" w:sz="0" w:space="0" w:color="auto"/>
                                    <w:bottom w:val="none" w:sz="0" w:space="0" w:color="auto"/>
                                    <w:right w:val="none" w:sz="0" w:space="0" w:color="auto"/>
                                  </w:divBdr>
                                </w:div>
                                <w:div w:id="140463083">
                                  <w:marLeft w:val="640"/>
                                  <w:marRight w:val="0"/>
                                  <w:marTop w:val="0"/>
                                  <w:marBottom w:val="0"/>
                                  <w:divBdr>
                                    <w:top w:val="none" w:sz="0" w:space="0" w:color="auto"/>
                                    <w:left w:val="none" w:sz="0" w:space="0" w:color="auto"/>
                                    <w:bottom w:val="none" w:sz="0" w:space="0" w:color="auto"/>
                                    <w:right w:val="none" w:sz="0" w:space="0" w:color="auto"/>
                                  </w:divBdr>
                                </w:div>
                                <w:div w:id="184514743">
                                  <w:marLeft w:val="640"/>
                                  <w:marRight w:val="0"/>
                                  <w:marTop w:val="0"/>
                                  <w:marBottom w:val="0"/>
                                  <w:divBdr>
                                    <w:top w:val="none" w:sz="0" w:space="0" w:color="auto"/>
                                    <w:left w:val="none" w:sz="0" w:space="0" w:color="auto"/>
                                    <w:bottom w:val="none" w:sz="0" w:space="0" w:color="auto"/>
                                    <w:right w:val="none" w:sz="0" w:space="0" w:color="auto"/>
                                  </w:divBdr>
                                </w:div>
                                <w:div w:id="310793461">
                                  <w:marLeft w:val="640"/>
                                  <w:marRight w:val="0"/>
                                  <w:marTop w:val="0"/>
                                  <w:marBottom w:val="0"/>
                                  <w:divBdr>
                                    <w:top w:val="none" w:sz="0" w:space="0" w:color="auto"/>
                                    <w:left w:val="none" w:sz="0" w:space="0" w:color="auto"/>
                                    <w:bottom w:val="none" w:sz="0" w:space="0" w:color="auto"/>
                                    <w:right w:val="none" w:sz="0" w:space="0" w:color="auto"/>
                                  </w:divBdr>
                                </w:div>
                                <w:div w:id="395668231">
                                  <w:marLeft w:val="640"/>
                                  <w:marRight w:val="0"/>
                                  <w:marTop w:val="0"/>
                                  <w:marBottom w:val="0"/>
                                  <w:divBdr>
                                    <w:top w:val="none" w:sz="0" w:space="0" w:color="auto"/>
                                    <w:left w:val="none" w:sz="0" w:space="0" w:color="auto"/>
                                    <w:bottom w:val="none" w:sz="0" w:space="0" w:color="auto"/>
                                    <w:right w:val="none" w:sz="0" w:space="0" w:color="auto"/>
                                  </w:divBdr>
                                </w:div>
                                <w:div w:id="447048976">
                                  <w:marLeft w:val="640"/>
                                  <w:marRight w:val="0"/>
                                  <w:marTop w:val="0"/>
                                  <w:marBottom w:val="0"/>
                                  <w:divBdr>
                                    <w:top w:val="none" w:sz="0" w:space="0" w:color="auto"/>
                                    <w:left w:val="none" w:sz="0" w:space="0" w:color="auto"/>
                                    <w:bottom w:val="none" w:sz="0" w:space="0" w:color="auto"/>
                                    <w:right w:val="none" w:sz="0" w:space="0" w:color="auto"/>
                                  </w:divBdr>
                                </w:div>
                                <w:div w:id="491603472">
                                  <w:marLeft w:val="640"/>
                                  <w:marRight w:val="0"/>
                                  <w:marTop w:val="0"/>
                                  <w:marBottom w:val="0"/>
                                  <w:divBdr>
                                    <w:top w:val="none" w:sz="0" w:space="0" w:color="auto"/>
                                    <w:left w:val="none" w:sz="0" w:space="0" w:color="auto"/>
                                    <w:bottom w:val="none" w:sz="0" w:space="0" w:color="auto"/>
                                    <w:right w:val="none" w:sz="0" w:space="0" w:color="auto"/>
                                  </w:divBdr>
                                </w:div>
                                <w:div w:id="926766467">
                                  <w:marLeft w:val="640"/>
                                  <w:marRight w:val="0"/>
                                  <w:marTop w:val="0"/>
                                  <w:marBottom w:val="0"/>
                                  <w:divBdr>
                                    <w:top w:val="none" w:sz="0" w:space="0" w:color="auto"/>
                                    <w:left w:val="none" w:sz="0" w:space="0" w:color="auto"/>
                                    <w:bottom w:val="none" w:sz="0" w:space="0" w:color="auto"/>
                                    <w:right w:val="none" w:sz="0" w:space="0" w:color="auto"/>
                                  </w:divBdr>
                                </w:div>
                                <w:div w:id="937904837">
                                  <w:marLeft w:val="640"/>
                                  <w:marRight w:val="0"/>
                                  <w:marTop w:val="0"/>
                                  <w:marBottom w:val="0"/>
                                  <w:divBdr>
                                    <w:top w:val="none" w:sz="0" w:space="0" w:color="auto"/>
                                    <w:left w:val="none" w:sz="0" w:space="0" w:color="auto"/>
                                    <w:bottom w:val="none" w:sz="0" w:space="0" w:color="auto"/>
                                    <w:right w:val="none" w:sz="0" w:space="0" w:color="auto"/>
                                  </w:divBdr>
                                </w:div>
                                <w:div w:id="963510768">
                                  <w:marLeft w:val="640"/>
                                  <w:marRight w:val="0"/>
                                  <w:marTop w:val="0"/>
                                  <w:marBottom w:val="0"/>
                                  <w:divBdr>
                                    <w:top w:val="none" w:sz="0" w:space="0" w:color="auto"/>
                                    <w:left w:val="none" w:sz="0" w:space="0" w:color="auto"/>
                                    <w:bottom w:val="none" w:sz="0" w:space="0" w:color="auto"/>
                                    <w:right w:val="none" w:sz="0" w:space="0" w:color="auto"/>
                                  </w:divBdr>
                                </w:div>
                                <w:div w:id="1024750041">
                                  <w:marLeft w:val="640"/>
                                  <w:marRight w:val="0"/>
                                  <w:marTop w:val="0"/>
                                  <w:marBottom w:val="0"/>
                                  <w:divBdr>
                                    <w:top w:val="none" w:sz="0" w:space="0" w:color="auto"/>
                                    <w:left w:val="none" w:sz="0" w:space="0" w:color="auto"/>
                                    <w:bottom w:val="none" w:sz="0" w:space="0" w:color="auto"/>
                                    <w:right w:val="none" w:sz="0" w:space="0" w:color="auto"/>
                                  </w:divBdr>
                                </w:div>
                                <w:div w:id="1096050566">
                                  <w:marLeft w:val="640"/>
                                  <w:marRight w:val="0"/>
                                  <w:marTop w:val="0"/>
                                  <w:marBottom w:val="0"/>
                                  <w:divBdr>
                                    <w:top w:val="none" w:sz="0" w:space="0" w:color="auto"/>
                                    <w:left w:val="none" w:sz="0" w:space="0" w:color="auto"/>
                                    <w:bottom w:val="none" w:sz="0" w:space="0" w:color="auto"/>
                                    <w:right w:val="none" w:sz="0" w:space="0" w:color="auto"/>
                                  </w:divBdr>
                                </w:div>
                                <w:div w:id="1113861369">
                                  <w:marLeft w:val="640"/>
                                  <w:marRight w:val="0"/>
                                  <w:marTop w:val="0"/>
                                  <w:marBottom w:val="0"/>
                                  <w:divBdr>
                                    <w:top w:val="none" w:sz="0" w:space="0" w:color="auto"/>
                                    <w:left w:val="none" w:sz="0" w:space="0" w:color="auto"/>
                                    <w:bottom w:val="none" w:sz="0" w:space="0" w:color="auto"/>
                                    <w:right w:val="none" w:sz="0" w:space="0" w:color="auto"/>
                                  </w:divBdr>
                                </w:div>
                                <w:div w:id="1169829242">
                                  <w:marLeft w:val="640"/>
                                  <w:marRight w:val="0"/>
                                  <w:marTop w:val="0"/>
                                  <w:marBottom w:val="0"/>
                                  <w:divBdr>
                                    <w:top w:val="none" w:sz="0" w:space="0" w:color="auto"/>
                                    <w:left w:val="none" w:sz="0" w:space="0" w:color="auto"/>
                                    <w:bottom w:val="none" w:sz="0" w:space="0" w:color="auto"/>
                                    <w:right w:val="none" w:sz="0" w:space="0" w:color="auto"/>
                                  </w:divBdr>
                                </w:div>
                                <w:div w:id="1175025784">
                                  <w:marLeft w:val="640"/>
                                  <w:marRight w:val="0"/>
                                  <w:marTop w:val="0"/>
                                  <w:marBottom w:val="0"/>
                                  <w:divBdr>
                                    <w:top w:val="none" w:sz="0" w:space="0" w:color="auto"/>
                                    <w:left w:val="none" w:sz="0" w:space="0" w:color="auto"/>
                                    <w:bottom w:val="none" w:sz="0" w:space="0" w:color="auto"/>
                                    <w:right w:val="none" w:sz="0" w:space="0" w:color="auto"/>
                                  </w:divBdr>
                                </w:div>
                                <w:div w:id="1230920333">
                                  <w:marLeft w:val="640"/>
                                  <w:marRight w:val="0"/>
                                  <w:marTop w:val="0"/>
                                  <w:marBottom w:val="0"/>
                                  <w:divBdr>
                                    <w:top w:val="none" w:sz="0" w:space="0" w:color="auto"/>
                                    <w:left w:val="none" w:sz="0" w:space="0" w:color="auto"/>
                                    <w:bottom w:val="none" w:sz="0" w:space="0" w:color="auto"/>
                                    <w:right w:val="none" w:sz="0" w:space="0" w:color="auto"/>
                                  </w:divBdr>
                                </w:div>
                                <w:div w:id="1343821004">
                                  <w:marLeft w:val="640"/>
                                  <w:marRight w:val="0"/>
                                  <w:marTop w:val="0"/>
                                  <w:marBottom w:val="0"/>
                                  <w:divBdr>
                                    <w:top w:val="none" w:sz="0" w:space="0" w:color="auto"/>
                                    <w:left w:val="none" w:sz="0" w:space="0" w:color="auto"/>
                                    <w:bottom w:val="none" w:sz="0" w:space="0" w:color="auto"/>
                                    <w:right w:val="none" w:sz="0" w:space="0" w:color="auto"/>
                                  </w:divBdr>
                                </w:div>
                                <w:div w:id="1406683655">
                                  <w:marLeft w:val="640"/>
                                  <w:marRight w:val="0"/>
                                  <w:marTop w:val="0"/>
                                  <w:marBottom w:val="0"/>
                                  <w:divBdr>
                                    <w:top w:val="none" w:sz="0" w:space="0" w:color="auto"/>
                                    <w:left w:val="none" w:sz="0" w:space="0" w:color="auto"/>
                                    <w:bottom w:val="none" w:sz="0" w:space="0" w:color="auto"/>
                                    <w:right w:val="none" w:sz="0" w:space="0" w:color="auto"/>
                                  </w:divBdr>
                                </w:div>
                                <w:div w:id="1453137292">
                                  <w:marLeft w:val="640"/>
                                  <w:marRight w:val="0"/>
                                  <w:marTop w:val="0"/>
                                  <w:marBottom w:val="0"/>
                                  <w:divBdr>
                                    <w:top w:val="none" w:sz="0" w:space="0" w:color="auto"/>
                                    <w:left w:val="none" w:sz="0" w:space="0" w:color="auto"/>
                                    <w:bottom w:val="none" w:sz="0" w:space="0" w:color="auto"/>
                                    <w:right w:val="none" w:sz="0" w:space="0" w:color="auto"/>
                                  </w:divBdr>
                                </w:div>
                                <w:div w:id="1456484246">
                                  <w:marLeft w:val="640"/>
                                  <w:marRight w:val="0"/>
                                  <w:marTop w:val="0"/>
                                  <w:marBottom w:val="0"/>
                                  <w:divBdr>
                                    <w:top w:val="none" w:sz="0" w:space="0" w:color="auto"/>
                                    <w:left w:val="none" w:sz="0" w:space="0" w:color="auto"/>
                                    <w:bottom w:val="none" w:sz="0" w:space="0" w:color="auto"/>
                                    <w:right w:val="none" w:sz="0" w:space="0" w:color="auto"/>
                                  </w:divBdr>
                                </w:div>
                                <w:div w:id="1477382845">
                                  <w:marLeft w:val="640"/>
                                  <w:marRight w:val="0"/>
                                  <w:marTop w:val="0"/>
                                  <w:marBottom w:val="0"/>
                                  <w:divBdr>
                                    <w:top w:val="none" w:sz="0" w:space="0" w:color="auto"/>
                                    <w:left w:val="none" w:sz="0" w:space="0" w:color="auto"/>
                                    <w:bottom w:val="none" w:sz="0" w:space="0" w:color="auto"/>
                                    <w:right w:val="none" w:sz="0" w:space="0" w:color="auto"/>
                                  </w:divBdr>
                                </w:div>
                                <w:div w:id="1531456704">
                                  <w:marLeft w:val="640"/>
                                  <w:marRight w:val="0"/>
                                  <w:marTop w:val="0"/>
                                  <w:marBottom w:val="0"/>
                                  <w:divBdr>
                                    <w:top w:val="none" w:sz="0" w:space="0" w:color="auto"/>
                                    <w:left w:val="none" w:sz="0" w:space="0" w:color="auto"/>
                                    <w:bottom w:val="none" w:sz="0" w:space="0" w:color="auto"/>
                                    <w:right w:val="none" w:sz="0" w:space="0" w:color="auto"/>
                                  </w:divBdr>
                                </w:div>
                                <w:div w:id="1710059782">
                                  <w:marLeft w:val="640"/>
                                  <w:marRight w:val="0"/>
                                  <w:marTop w:val="0"/>
                                  <w:marBottom w:val="0"/>
                                  <w:divBdr>
                                    <w:top w:val="none" w:sz="0" w:space="0" w:color="auto"/>
                                    <w:left w:val="none" w:sz="0" w:space="0" w:color="auto"/>
                                    <w:bottom w:val="none" w:sz="0" w:space="0" w:color="auto"/>
                                    <w:right w:val="none" w:sz="0" w:space="0" w:color="auto"/>
                                  </w:divBdr>
                                </w:div>
                                <w:div w:id="1832864023">
                                  <w:marLeft w:val="640"/>
                                  <w:marRight w:val="0"/>
                                  <w:marTop w:val="0"/>
                                  <w:marBottom w:val="0"/>
                                  <w:divBdr>
                                    <w:top w:val="none" w:sz="0" w:space="0" w:color="auto"/>
                                    <w:left w:val="none" w:sz="0" w:space="0" w:color="auto"/>
                                    <w:bottom w:val="none" w:sz="0" w:space="0" w:color="auto"/>
                                    <w:right w:val="none" w:sz="0" w:space="0" w:color="auto"/>
                                  </w:divBdr>
                                </w:div>
                                <w:div w:id="1835104251">
                                  <w:marLeft w:val="640"/>
                                  <w:marRight w:val="0"/>
                                  <w:marTop w:val="0"/>
                                  <w:marBottom w:val="0"/>
                                  <w:divBdr>
                                    <w:top w:val="none" w:sz="0" w:space="0" w:color="auto"/>
                                    <w:left w:val="none" w:sz="0" w:space="0" w:color="auto"/>
                                    <w:bottom w:val="none" w:sz="0" w:space="0" w:color="auto"/>
                                    <w:right w:val="none" w:sz="0" w:space="0" w:color="auto"/>
                                  </w:divBdr>
                                </w:div>
                                <w:div w:id="1923488164">
                                  <w:marLeft w:val="640"/>
                                  <w:marRight w:val="0"/>
                                  <w:marTop w:val="0"/>
                                  <w:marBottom w:val="0"/>
                                  <w:divBdr>
                                    <w:top w:val="none" w:sz="0" w:space="0" w:color="auto"/>
                                    <w:left w:val="none" w:sz="0" w:space="0" w:color="auto"/>
                                    <w:bottom w:val="none" w:sz="0" w:space="0" w:color="auto"/>
                                    <w:right w:val="none" w:sz="0" w:space="0" w:color="auto"/>
                                  </w:divBdr>
                                </w:div>
                                <w:div w:id="2007245137">
                                  <w:marLeft w:val="640"/>
                                  <w:marRight w:val="0"/>
                                  <w:marTop w:val="0"/>
                                  <w:marBottom w:val="0"/>
                                  <w:divBdr>
                                    <w:top w:val="none" w:sz="0" w:space="0" w:color="auto"/>
                                    <w:left w:val="none" w:sz="0" w:space="0" w:color="auto"/>
                                    <w:bottom w:val="none" w:sz="0" w:space="0" w:color="auto"/>
                                    <w:right w:val="none" w:sz="0" w:space="0" w:color="auto"/>
                                  </w:divBdr>
                                </w:div>
                                <w:div w:id="2010601434">
                                  <w:marLeft w:val="640"/>
                                  <w:marRight w:val="0"/>
                                  <w:marTop w:val="0"/>
                                  <w:marBottom w:val="0"/>
                                  <w:divBdr>
                                    <w:top w:val="none" w:sz="0" w:space="0" w:color="auto"/>
                                    <w:left w:val="none" w:sz="0" w:space="0" w:color="auto"/>
                                    <w:bottom w:val="none" w:sz="0" w:space="0" w:color="auto"/>
                                    <w:right w:val="none" w:sz="0" w:space="0" w:color="auto"/>
                                  </w:divBdr>
                                </w:div>
                                <w:div w:id="2013295057">
                                  <w:marLeft w:val="640"/>
                                  <w:marRight w:val="0"/>
                                  <w:marTop w:val="0"/>
                                  <w:marBottom w:val="0"/>
                                  <w:divBdr>
                                    <w:top w:val="none" w:sz="0" w:space="0" w:color="auto"/>
                                    <w:left w:val="none" w:sz="0" w:space="0" w:color="auto"/>
                                    <w:bottom w:val="none" w:sz="0" w:space="0" w:color="auto"/>
                                    <w:right w:val="none" w:sz="0" w:space="0" w:color="auto"/>
                                  </w:divBdr>
                                </w:div>
                                <w:div w:id="2030253875">
                                  <w:marLeft w:val="640"/>
                                  <w:marRight w:val="0"/>
                                  <w:marTop w:val="0"/>
                                  <w:marBottom w:val="0"/>
                                  <w:divBdr>
                                    <w:top w:val="none" w:sz="0" w:space="0" w:color="auto"/>
                                    <w:left w:val="none" w:sz="0" w:space="0" w:color="auto"/>
                                    <w:bottom w:val="none" w:sz="0" w:space="0" w:color="auto"/>
                                    <w:right w:val="none" w:sz="0" w:space="0" w:color="auto"/>
                                  </w:divBdr>
                                </w:div>
                                <w:div w:id="2036496423">
                                  <w:marLeft w:val="640"/>
                                  <w:marRight w:val="0"/>
                                  <w:marTop w:val="0"/>
                                  <w:marBottom w:val="0"/>
                                  <w:divBdr>
                                    <w:top w:val="none" w:sz="0" w:space="0" w:color="auto"/>
                                    <w:left w:val="none" w:sz="0" w:space="0" w:color="auto"/>
                                    <w:bottom w:val="none" w:sz="0" w:space="0" w:color="auto"/>
                                    <w:right w:val="none" w:sz="0" w:space="0" w:color="auto"/>
                                  </w:divBdr>
                                </w:div>
                                <w:div w:id="2081900248">
                                  <w:marLeft w:val="640"/>
                                  <w:marRight w:val="0"/>
                                  <w:marTop w:val="0"/>
                                  <w:marBottom w:val="0"/>
                                  <w:divBdr>
                                    <w:top w:val="none" w:sz="0" w:space="0" w:color="auto"/>
                                    <w:left w:val="none" w:sz="0" w:space="0" w:color="auto"/>
                                    <w:bottom w:val="none" w:sz="0" w:space="0" w:color="auto"/>
                                    <w:right w:val="none" w:sz="0" w:space="0" w:color="auto"/>
                                  </w:divBdr>
                                </w:div>
                                <w:div w:id="2140754568">
                                  <w:marLeft w:val="640"/>
                                  <w:marRight w:val="0"/>
                                  <w:marTop w:val="0"/>
                                  <w:marBottom w:val="0"/>
                                  <w:divBdr>
                                    <w:top w:val="none" w:sz="0" w:space="0" w:color="auto"/>
                                    <w:left w:val="none" w:sz="0" w:space="0" w:color="auto"/>
                                    <w:bottom w:val="none" w:sz="0" w:space="0" w:color="auto"/>
                                    <w:right w:val="none" w:sz="0" w:space="0" w:color="auto"/>
                                  </w:divBdr>
                                </w:div>
                              </w:divsChild>
                            </w:div>
                            <w:div w:id="1401057978">
                              <w:marLeft w:val="0"/>
                              <w:marRight w:val="0"/>
                              <w:marTop w:val="0"/>
                              <w:marBottom w:val="0"/>
                              <w:divBdr>
                                <w:top w:val="none" w:sz="0" w:space="0" w:color="auto"/>
                                <w:left w:val="none" w:sz="0" w:space="0" w:color="auto"/>
                                <w:bottom w:val="none" w:sz="0" w:space="0" w:color="auto"/>
                                <w:right w:val="none" w:sz="0" w:space="0" w:color="auto"/>
                              </w:divBdr>
                              <w:divsChild>
                                <w:div w:id="80755827">
                                  <w:marLeft w:val="640"/>
                                  <w:marRight w:val="0"/>
                                  <w:marTop w:val="0"/>
                                  <w:marBottom w:val="0"/>
                                  <w:divBdr>
                                    <w:top w:val="none" w:sz="0" w:space="0" w:color="auto"/>
                                    <w:left w:val="none" w:sz="0" w:space="0" w:color="auto"/>
                                    <w:bottom w:val="none" w:sz="0" w:space="0" w:color="auto"/>
                                    <w:right w:val="none" w:sz="0" w:space="0" w:color="auto"/>
                                  </w:divBdr>
                                </w:div>
                                <w:div w:id="134875589">
                                  <w:marLeft w:val="640"/>
                                  <w:marRight w:val="0"/>
                                  <w:marTop w:val="0"/>
                                  <w:marBottom w:val="0"/>
                                  <w:divBdr>
                                    <w:top w:val="none" w:sz="0" w:space="0" w:color="auto"/>
                                    <w:left w:val="none" w:sz="0" w:space="0" w:color="auto"/>
                                    <w:bottom w:val="none" w:sz="0" w:space="0" w:color="auto"/>
                                    <w:right w:val="none" w:sz="0" w:space="0" w:color="auto"/>
                                  </w:divBdr>
                                </w:div>
                                <w:div w:id="147982560">
                                  <w:marLeft w:val="640"/>
                                  <w:marRight w:val="0"/>
                                  <w:marTop w:val="0"/>
                                  <w:marBottom w:val="0"/>
                                  <w:divBdr>
                                    <w:top w:val="none" w:sz="0" w:space="0" w:color="auto"/>
                                    <w:left w:val="none" w:sz="0" w:space="0" w:color="auto"/>
                                    <w:bottom w:val="none" w:sz="0" w:space="0" w:color="auto"/>
                                    <w:right w:val="none" w:sz="0" w:space="0" w:color="auto"/>
                                  </w:divBdr>
                                </w:div>
                                <w:div w:id="149948798">
                                  <w:marLeft w:val="640"/>
                                  <w:marRight w:val="0"/>
                                  <w:marTop w:val="0"/>
                                  <w:marBottom w:val="0"/>
                                  <w:divBdr>
                                    <w:top w:val="none" w:sz="0" w:space="0" w:color="auto"/>
                                    <w:left w:val="none" w:sz="0" w:space="0" w:color="auto"/>
                                    <w:bottom w:val="none" w:sz="0" w:space="0" w:color="auto"/>
                                    <w:right w:val="none" w:sz="0" w:space="0" w:color="auto"/>
                                  </w:divBdr>
                                </w:div>
                                <w:div w:id="161166386">
                                  <w:marLeft w:val="640"/>
                                  <w:marRight w:val="0"/>
                                  <w:marTop w:val="0"/>
                                  <w:marBottom w:val="0"/>
                                  <w:divBdr>
                                    <w:top w:val="none" w:sz="0" w:space="0" w:color="auto"/>
                                    <w:left w:val="none" w:sz="0" w:space="0" w:color="auto"/>
                                    <w:bottom w:val="none" w:sz="0" w:space="0" w:color="auto"/>
                                    <w:right w:val="none" w:sz="0" w:space="0" w:color="auto"/>
                                  </w:divBdr>
                                </w:div>
                                <w:div w:id="235866753">
                                  <w:marLeft w:val="640"/>
                                  <w:marRight w:val="0"/>
                                  <w:marTop w:val="0"/>
                                  <w:marBottom w:val="0"/>
                                  <w:divBdr>
                                    <w:top w:val="none" w:sz="0" w:space="0" w:color="auto"/>
                                    <w:left w:val="none" w:sz="0" w:space="0" w:color="auto"/>
                                    <w:bottom w:val="none" w:sz="0" w:space="0" w:color="auto"/>
                                    <w:right w:val="none" w:sz="0" w:space="0" w:color="auto"/>
                                  </w:divBdr>
                                </w:div>
                                <w:div w:id="298458051">
                                  <w:marLeft w:val="640"/>
                                  <w:marRight w:val="0"/>
                                  <w:marTop w:val="0"/>
                                  <w:marBottom w:val="0"/>
                                  <w:divBdr>
                                    <w:top w:val="none" w:sz="0" w:space="0" w:color="auto"/>
                                    <w:left w:val="none" w:sz="0" w:space="0" w:color="auto"/>
                                    <w:bottom w:val="none" w:sz="0" w:space="0" w:color="auto"/>
                                    <w:right w:val="none" w:sz="0" w:space="0" w:color="auto"/>
                                  </w:divBdr>
                                </w:div>
                                <w:div w:id="317736476">
                                  <w:marLeft w:val="640"/>
                                  <w:marRight w:val="0"/>
                                  <w:marTop w:val="0"/>
                                  <w:marBottom w:val="0"/>
                                  <w:divBdr>
                                    <w:top w:val="none" w:sz="0" w:space="0" w:color="auto"/>
                                    <w:left w:val="none" w:sz="0" w:space="0" w:color="auto"/>
                                    <w:bottom w:val="none" w:sz="0" w:space="0" w:color="auto"/>
                                    <w:right w:val="none" w:sz="0" w:space="0" w:color="auto"/>
                                  </w:divBdr>
                                </w:div>
                                <w:div w:id="421419829">
                                  <w:marLeft w:val="640"/>
                                  <w:marRight w:val="0"/>
                                  <w:marTop w:val="0"/>
                                  <w:marBottom w:val="0"/>
                                  <w:divBdr>
                                    <w:top w:val="none" w:sz="0" w:space="0" w:color="auto"/>
                                    <w:left w:val="none" w:sz="0" w:space="0" w:color="auto"/>
                                    <w:bottom w:val="none" w:sz="0" w:space="0" w:color="auto"/>
                                    <w:right w:val="none" w:sz="0" w:space="0" w:color="auto"/>
                                  </w:divBdr>
                                </w:div>
                                <w:div w:id="481233796">
                                  <w:marLeft w:val="640"/>
                                  <w:marRight w:val="0"/>
                                  <w:marTop w:val="0"/>
                                  <w:marBottom w:val="0"/>
                                  <w:divBdr>
                                    <w:top w:val="none" w:sz="0" w:space="0" w:color="auto"/>
                                    <w:left w:val="none" w:sz="0" w:space="0" w:color="auto"/>
                                    <w:bottom w:val="none" w:sz="0" w:space="0" w:color="auto"/>
                                    <w:right w:val="none" w:sz="0" w:space="0" w:color="auto"/>
                                  </w:divBdr>
                                </w:div>
                                <w:div w:id="505440737">
                                  <w:marLeft w:val="640"/>
                                  <w:marRight w:val="0"/>
                                  <w:marTop w:val="0"/>
                                  <w:marBottom w:val="0"/>
                                  <w:divBdr>
                                    <w:top w:val="none" w:sz="0" w:space="0" w:color="auto"/>
                                    <w:left w:val="none" w:sz="0" w:space="0" w:color="auto"/>
                                    <w:bottom w:val="none" w:sz="0" w:space="0" w:color="auto"/>
                                    <w:right w:val="none" w:sz="0" w:space="0" w:color="auto"/>
                                  </w:divBdr>
                                </w:div>
                                <w:div w:id="536888497">
                                  <w:marLeft w:val="640"/>
                                  <w:marRight w:val="0"/>
                                  <w:marTop w:val="0"/>
                                  <w:marBottom w:val="0"/>
                                  <w:divBdr>
                                    <w:top w:val="none" w:sz="0" w:space="0" w:color="auto"/>
                                    <w:left w:val="none" w:sz="0" w:space="0" w:color="auto"/>
                                    <w:bottom w:val="none" w:sz="0" w:space="0" w:color="auto"/>
                                    <w:right w:val="none" w:sz="0" w:space="0" w:color="auto"/>
                                  </w:divBdr>
                                </w:div>
                                <w:div w:id="542522000">
                                  <w:marLeft w:val="640"/>
                                  <w:marRight w:val="0"/>
                                  <w:marTop w:val="0"/>
                                  <w:marBottom w:val="0"/>
                                  <w:divBdr>
                                    <w:top w:val="none" w:sz="0" w:space="0" w:color="auto"/>
                                    <w:left w:val="none" w:sz="0" w:space="0" w:color="auto"/>
                                    <w:bottom w:val="none" w:sz="0" w:space="0" w:color="auto"/>
                                    <w:right w:val="none" w:sz="0" w:space="0" w:color="auto"/>
                                  </w:divBdr>
                                </w:div>
                                <w:div w:id="581569844">
                                  <w:marLeft w:val="640"/>
                                  <w:marRight w:val="0"/>
                                  <w:marTop w:val="0"/>
                                  <w:marBottom w:val="0"/>
                                  <w:divBdr>
                                    <w:top w:val="none" w:sz="0" w:space="0" w:color="auto"/>
                                    <w:left w:val="none" w:sz="0" w:space="0" w:color="auto"/>
                                    <w:bottom w:val="none" w:sz="0" w:space="0" w:color="auto"/>
                                    <w:right w:val="none" w:sz="0" w:space="0" w:color="auto"/>
                                  </w:divBdr>
                                </w:div>
                                <w:div w:id="829635028">
                                  <w:marLeft w:val="640"/>
                                  <w:marRight w:val="0"/>
                                  <w:marTop w:val="0"/>
                                  <w:marBottom w:val="0"/>
                                  <w:divBdr>
                                    <w:top w:val="none" w:sz="0" w:space="0" w:color="auto"/>
                                    <w:left w:val="none" w:sz="0" w:space="0" w:color="auto"/>
                                    <w:bottom w:val="none" w:sz="0" w:space="0" w:color="auto"/>
                                    <w:right w:val="none" w:sz="0" w:space="0" w:color="auto"/>
                                  </w:divBdr>
                                </w:div>
                                <w:div w:id="897402977">
                                  <w:marLeft w:val="640"/>
                                  <w:marRight w:val="0"/>
                                  <w:marTop w:val="0"/>
                                  <w:marBottom w:val="0"/>
                                  <w:divBdr>
                                    <w:top w:val="none" w:sz="0" w:space="0" w:color="auto"/>
                                    <w:left w:val="none" w:sz="0" w:space="0" w:color="auto"/>
                                    <w:bottom w:val="none" w:sz="0" w:space="0" w:color="auto"/>
                                    <w:right w:val="none" w:sz="0" w:space="0" w:color="auto"/>
                                  </w:divBdr>
                                </w:div>
                                <w:div w:id="1036660117">
                                  <w:marLeft w:val="640"/>
                                  <w:marRight w:val="0"/>
                                  <w:marTop w:val="0"/>
                                  <w:marBottom w:val="0"/>
                                  <w:divBdr>
                                    <w:top w:val="none" w:sz="0" w:space="0" w:color="auto"/>
                                    <w:left w:val="none" w:sz="0" w:space="0" w:color="auto"/>
                                    <w:bottom w:val="none" w:sz="0" w:space="0" w:color="auto"/>
                                    <w:right w:val="none" w:sz="0" w:space="0" w:color="auto"/>
                                  </w:divBdr>
                                </w:div>
                                <w:div w:id="1066999341">
                                  <w:marLeft w:val="640"/>
                                  <w:marRight w:val="0"/>
                                  <w:marTop w:val="0"/>
                                  <w:marBottom w:val="0"/>
                                  <w:divBdr>
                                    <w:top w:val="none" w:sz="0" w:space="0" w:color="auto"/>
                                    <w:left w:val="none" w:sz="0" w:space="0" w:color="auto"/>
                                    <w:bottom w:val="none" w:sz="0" w:space="0" w:color="auto"/>
                                    <w:right w:val="none" w:sz="0" w:space="0" w:color="auto"/>
                                  </w:divBdr>
                                </w:div>
                                <w:div w:id="1072695902">
                                  <w:marLeft w:val="640"/>
                                  <w:marRight w:val="0"/>
                                  <w:marTop w:val="0"/>
                                  <w:marBottom w:val="0"/>
                                  <w:divBdr>
                                    <w:top w:val="none" w:sz="0" w:space="0" w:color="auto"/>
                                    <w:left w:val="none" w:sz="0" w:space="0" w:color="auto"/>
                                    <w:bottom w:val="none" w:sz="0" w:space="0" w:color="auto"/>
                                    <w:right w:val="none" w:sz="0" w:space="0" w:color="auto"/>
                                  </w:divBdr>
                                </w:div>
                                <w:div w:id="1098478896">
                                  <w:marLeft w:val="640"/>
                                  <w:marRight w:val="0"/>
                                  <w:marTop w:val="0"/>
                                  <w:marBottom w:val="0"/>
                                  <w:divBdr>
                                    <w:top w:val="none" w:sz="0" w:space="0" w:color="auto"/>
                                    <w:left w:val="none" w:sz="0" w:space="0" w:color="auto"/>
                                    <w:bottom w:val="none" w:sz="0" w:space="0" w:color="auto"/>
                                    <w:right w:val="none" w:sz="0" w:space="0" w:color="auto"/>
                                  </w:divBdr>
                                </w:div>
                                <w:div w:id="1153107746">
                                  <w:marLeft w:val="640"/>
                                  <w:marRight w:val="0"/>
                                  <w:marTop w:val="0"/>
                                  <w:marBottom w:val="0"/>
                                  <w:divBdr>
                                    <w:top w:val="none" w:sz="0" w:space="0" w:color="auto"/>
                                    <w:left w:val="none" w:sz="0" w:space="0" w:color="auto"/>
                                    <w:bottom w:val="none" w:sz="0" w:space="0" w:color="auto"/>
                                    <w:right w:val="none" w:sz="0" w:space="0" w:color="auto"/>
                                  </w:divBdr>
                                </w:div>
                                <w:div w:id="1183739447">
                                  <w:marLeft w:val="640"/>
                                  <w:marRight w:val="0"/>
                                  <w:marTop w:val="0"/>
                                  <w:marBottom w:val="0"/>
                                  <w:divBdr>
                                    <w:top w:val="none" w:sz="0" w:space="0" w:color="auto"/>
                                    <w:left w:val="none" w:sz="0" w:space="0" w:color="auto"/>
                                    <w:bottom w:val="none" w:sz="0" w:space="0" w:color="auto"/>
                                    <w:right w:val="none" w:sz="0" w:space="0" w:color="auto"/>
                                  </w:divBdr>
                                </w:div>
                                <w:div w:id="1189413965">
                                  <w:marLeft w:val="640"/>
                                  <w:marRight w:val="0"/>
                                  <w:marTop w:val="0"/>
                                  <w:marBottom w:val="0"/>
                                  <w:divBdr>
                                    <w:top w:val="none" w:sz="0" w:space="0" w:color="auto"/>
                                    <w:left w:val="none" w:sz="0" w:space="0" w:color="auto"/>
                                    <w:bottom w:val="none" w:sz="0" w:space="0" w:color="auto"/>
                                    <w:right w:val="none" w:sz="0" w:space="0" w:color="auto"/>
                                  </w:divBdr>
                                </w:div>
                                <w:div w:id="1308634336">
                                  <w:marLeft w:val="640"/>
                                  <w:marRight w:val="0"/>
                                  <w:marTop w:val="0"/>
                                  <w:marBottom w:val="0"/>
                                  <w:divBdr>
                                    <w:top w:val="none" w:sz="0" w:space="0" w:color="auto"/>
                                    <w:left w:val="none" w:sz="0" w:space="0" w:color="auto"/>
                                    <w:bottom w:val="none" w:sz="0" w:space="0" w:color="auto"/>
                                    <w:right w:val="none" w:sz="0" w:space="0" w:color="auto"/>
                                  </w:divBdr>
                                </w:div>
                                <w:div w:id="1363439747">
                                  <w:marLeft w:val="640"/>
                                  <w:marRight w:val="0"/>
                                  <w:marTop w:val="0"/>
                                  <w:marBottom w:val="0"/>
                                  <w:divBdr>
                                    <w:top w:val="none" w:sz="0" w:space="0" w:color="auto"/>
                                    <w:left w:val="none" w:sz="0" w:space="0" w:color="auto"/>
                                    <w:bottom w:val="none" w:sz="0" w:space="0" w:color="auto"/>
                                    <w:right w:val="none" w:sz="0" w:space="0" w:color="auto"/>
                                  </w:divBdr>
                                </w:div>
                                <w:div w:id="1440487224">
                                  <w:marLeft w:val="640"/>
                                  <w:marRight w:val="0"/>
                                  <w:marTop w:val="0"/>
                                  <w:marBottom w:val="0"/>
                                  <w:divBdr>
                                    <w:top w:val="none" w:sz="0" w:space="0" w:color="auto"/>
                                    <w:left w:val="none" w:sz="0" w:space="0" w:color="auto"/>
                                    <w:bottom w:val="none" w:sz="0" w:space="0" w:color="auto"/>
                                    <w:right w:val="none" w:sz="0" w:space="0" w:color="auto"/>
                                  </w:divBdr>
                                </w:div>
                                <w:div w:id="1459838624">
                                  <w:marLeft w:val="640"/>
                                  <w:marRight w:val="0"/>
                                  <w:marTop w:val="0"/>
                                  <w:marBottom w:val="0"/>
                                  <w:divBdr>
                                    <w:top w:val="none" w:sz="0" w:space="0" w:color="auto"/>
                                    <w:left w:val="none" w:sz="0" w:space="0" w:color="auto"/>
                                    <w:bottom w:val="none" w:sz="0" w:space="0" w:color="auto"/>
                                    <w:right w:val="none" w:sz="0" w:space="0" w:color="auto"/>
                                  </w:divBdr>
                                </w:div>
                                <w:div w:id="1506087616">
                                  <w:marLeft w:val="640"/>
                                  <w:marRight w:val="0"/>
                                  <w:marTop w:val="0"/>
                                  <w:marBottom w:val="0"/>
                                  <w:divBdr>
                                    <w:top w:val="none" w:sz="0" w:space="0" w:color="auto"/>
                                    <w:left w:val="none" w:sz="0" w:space="0" w:color="auto"/>
                                    <w:bottom w:val="none" w:sz="0" w:space="0" w:color="auto"/>
                                    <w:right w:val="none" w:sz="0" w:space="0" w:color="auto"/>
                                  </w:divBdr>
                                </w:div>
                                <w:div w:id="1776828797">
                                  <w:marLeft w:val="640"/>
                                  <w:marRight w:val="0"/>
                                  <w:marTop w:val="0"/>
                                  <w:marBottom w:val="0"/>
                                  <w:divBdr>
                                    <w:top w:val="none" w:sz="0" w:space="0" w:color="auto"/>
                                    <w:left w:val="none" w:sz="0" w:space="0" w:color="auto"/>
                                    <w:bottom w:val="none" w:sz="0" w:space="0" w:color="auto"/>
                                    <w:right w:val="none" w:sz="0" w:space="0" w:color="auto"/>
                                  </w:divBdr>
                                </w:div>
                                <w:div w:id="1781148596">
                                  <w:marLeft w:val="640"/>
                                  <w:marRight w:val="0"/>
                                  <w:marTop w:val="0"/>
                                  <w:marBottom w:val="0"/>
                                  <w:divBdr>
                                    <w:top w:val="none" w:sz="0" w:space="0" w:color="auto"/>
                                    <w:left w:val="none" w:sz="0" w:space="0" w:color="auto"/>
                                    <w:bottom w:val="none" w:sz="0" w:space="0" w:color="auto"/>
                                    <w:right w:val="none" w:sz="0" w:space="0" w:color="auto"/>
                                  </w:divBdr>
                                </w:div>
                                <w:div w:id="1923174347">
                                  <w:marLeft w:val="640"/>
                                  <w:marRight w:val="0"/>
                                  <w:marTop w:val="0"/>
                                  <w:marBottom w:val="0"/>
                                  <w:divBdr>
                                    <w:top w:val="none" w:sz="0" w:space="0" w:color="auto"/>
                                    <w:left w:val="none" w:sz="0" w:space="0" w:color="auto"/>
                                    <w:bottom w:val="none" w:sz="0" w:space="0" w:color="auto"/>
                                    <w:right w:val="none" w:sz="0" w:space="0" w:color="auto"/>
                                  </w:divBdr>
                                </w:div>
                                <w:div w:id="2011443948">
                                  <w:marLeft w:val="640"/>
                                  <w:marRight w:val="0"/>
                                  <w:marTop w:val="0"/>
                                  <w:marBottom w:val="0"/>
                                  <w:divBdr>
                                    <w:top w:val="none" w:sz="0" w:space="0" w:color="auto"/>
                                    <w:left w:val="none" w:sz="0" w:space="0" w:color="auto"/>
                                    <w:bottom w:val="none" w:sz="0" w:space="0" w:color="auto"/>
                                    <w:right w:val="none" w:sz="0" w:space="0" w:color="auto"/>
                                  </w:divBdr>
                                </w:div>
                              </w:divsChild>
                            </w:div>
                            <w:div w:id="1453742369">
                              <w:marLeft w:val="0"/>
                              <w:marRight w:val="0"/>
                              <w:marTop w:val="0"/>
                              <w:marBottom w:val="0"/>
                              <w:divBdr>
                                <w:top w:val="none" w:sz="0" w:space="0" w:color="auto"/>
                                <w:left w:val="none" w:sz="0" w:space="0" w:color="auto"/>
                                <w:bottom w:val="none" w:sz="0" w:space="0" w:color="auto"/>
                                <w:right w:val="none" w:sz="0" w:space="0" w:color="auto"/>
                              </w:divBdr>
                              <w:divsChild>
                                <w:div w:id="4406054">
                                  <w:marLeft w:val="640"/>
                                  <w:marRight w:val="0"/>
                                  <w:marTop w:val="0"/>
                                  <w:marBottom w:val="0"/>
                                  <w:divBdr>
                                    <w:top w:val="none" w:sz="0" w:space="0" w:color="auto"/>
                                    <w:left w:val="none" w:sz="0" w:space="0" w:color="auto"/>
                                    <w:bottom w:val="none" w:sz="0" w:space="0" w:color="auto"/>
                                    <w:right w:val="none" w:sz="0" w:space="0" w:color="auto"/>
                                  </w:divBdr>
                                </w:div>
                                <w:div w:id="29770932">
                                  <w:marLeft w:val="640"/>
                                  <w:marRight w:val="0"/>
                                  <w:marTop w:val="0"/>
                                  <w:marBottom w:val="0"/>
                                  <w:divBdr>
                                    <w:top w:val="none" w:sz="0" w:space="0" w:color="auto"/>
                                    <w:left w:val="none" w:sz="0" w:space="0" w:color="auto"/>
                                    <w:bottom w:val="none" w:sz="0" w:space="0" w:color="auto"/>
                                    <w:right w:val="none" w:sz="0" w:space="0" w:color="auto"/>
                                  </w:divBdr>
                                </w:div>
                                <w:div w:id="64182445">
                                  <w:marLeft w:val="640"/>
                                  <w:marRight w:val="0"/>
                                  <w:marTop w:val="0"/>
                                  <w:marBottom w:val="0"/>
                                  <w:divBdr>
                                    <w:top w:val="none" w:sz="0" w:space="0" w:color="auto"/>
                                    <w:left w:val="none" w:sz="0" w:space="0" w:color="auto"/>
                                    <w:bottom w:val="none" w:sz="0" w:space="0" w:color="auto"/>
                                    <w:right w:val="none" w:sz="0" w:space="0" w:color="auto"/>
                                  </w:divBdr>
                                </w:div>
                                <w:div w:id="91320862">
                                  <w:marLeft w:val="640"/>
                                  <w:marRight w:val="0"/>
                                  <w:marTop w:val="0"/>
                                  <w:marBottom w:val="0"/>
                                  <w:divBdr>
                                    <w:top w:val="none" w:sz="0" w:space="0" w:color="auto"/>
                                    <w:left w:val="none" w:sz="0" w:space="0" w:color="auto"/>
                                    <w:bottom w:val="none" w:sz="0" w:space="0" w:color="auto"/>
                                    <w:right w:val="none" w:sz="0" w:space="0" w:color="auto"/>
                                  </w:divBdr>
                                </w:div>
                                <w:div w:id="129397812">
                                  <w:marLeft w:val="640"/>
                                  <w:marRight w:val="0"/>
                                  <w:marTop w:val="0"/>
                                  <w:marBottom w:val="0"/>
                                  <w:divBdr>
                                    <w:top w:val="none" w:sz="0" w:space="0" w:color="auto"/>
                                    <w:left w:val="none" w:sz="0" w:space="0" w:color="auto"/>
                                    <w:bottom w:val="none" w:sz="0" w:space="0" w:color="auto"/>
                                    <w:right w:val="none" w:sz="0" w:space="0" w:color="auto"/>
                                  </w:divBdr>
                                </w:div>
                                <w:div w:id="331179607">
                                  <w:marLeft w:val="640"/>
                                  <w:marRight w:val="0"/>
                                  <w:marTop w:val="0"/>
                                  <w:marBottom w:val="0"/>
                                  <w:divBdr>
                                    <w:top w:val="none" w:sz="0" w:space="0" w:color="auto"/>
                                    <w:left w:val="none" w:sz="0" w:space="0" w:color="auto"/>
                                    <w:bottom w:val="none" w:sz="0" w:space="0" w:color="auto"/>
                                    <w:right w:val="none" w:sz="0" w:space="0" w:color="auto"/>
                                  </w:divBdr>
                                </w:div>
                                <w:div w:id="344214023">
                                  <w:marLeft w:val="640"/>
                                  <w:marRight w:val="0"/>
                                  <w:marTop w:val="0"/>
                                  <w:marBottom w:val="0"/>
                                  <w:divBdr>
                                    <w:top w:val="none" w:sz="0" w:space="0" w:color="auto"/>
                                    <w:left w:val="none" w:sz="0" w:space="0" w:color="auto"/>
                                    <w:bottom w:val="none" w:sz="0" w:space="0" w:color="auto"/>
                                    <w:right w:val="none" w:sz="0" w:space="0" w:color="auto"/>
                                  </w:divBdr>
                                </w:div>
                                <w:div w:id="347105503">
                                  <w:marLeft w:val="640"/>
                                  <w:marRight w:val="0"/>
                                  <w:marTop w:val="0"/>
                                  <w:marBottom w:val="0"/>
                                  <w:divBdr>
                                    <w:top w:val="none" w:sz="0" w:space="0" w:color="auto"/>
                                    <w:left w:val="none" w:sz="0" w:space="0" w:color="auto"/>
                                    <w:bottom w:val="none" w:sz="0" w:space="0" w:color="auto"/>
                                    <w:right w:val="none" w:sz="0" w:space="0" w:color="auto"/>
                                  </w:divBdr>
                                </w:div>
                                <w:div w:id="351959833">
                                  <w:marLeft w:val="640"/>
                                  <w:marRight w:val="0"/>
                                  <w:marTop w:val="0"/>
                                  <w:marBottom w:val="0"/>
                                  <w:divBdr>
                                    <w:top w:val="none" w:sz="0" w:space="0" w:color="auto"/>
                                    <w:left w:val="none" w:sz="0" w:space="0" w:color="auto"/>
                                    <w:bottom w:val="none" w:sz="0" w:space="0" w:color="auto"/>
                                    <w:right w:val="none" w:sz="0" w:space="0" w:color="auto"/>
                                  </w:divBdr>
                                </w:div>
                                <w:div w:id="436952741">
                                  <w:marLeft w:val="640"/>
                                  <w:marRight w:val="0"/>
                                  <w:marTop w:val="0"/>
                                  <w:marBottom w:val="0"/>
                                  <w:divBdr>
                                    <w:top w:val="none" w:sz="0" w:space="0" w:color="auto"/>
                                    <w:left w:val="none" w:sz="0" w:space="0" w:color="auto"/>
                                    <w:bottom w:val="none" w:sz="0" w:space="0" w:color="auto"/>
                                    <w:right w:val="none" w:sz="0" w:space="0" w:color="auto"/>
                                  </w:divBdr>
                                </w:div>
                                <w:div w:id="523642150">
                                  <w:marLeft w:val="640"/>
                                  <w:marRight w:val="0"/>
                                  <w:marTop w:val="0"/>
                                  <w:marBottom w:val="0"/>
                                  <w:divBdr>
                                    <w:top w:val="none" w:sz="0" w:space="0" w:color="auto"/>
                                    <w:left w:val="none" w:sz="0" w:space="0" w:color="auto"/>
                                    <w:bottom w:val="none" w:sz="0" w:space="0" w:color="auto"/>
                                    <w:right w:val="none" w:sz="0" w:space="0" w:color="auto"/>
                                  </w:divBdr>
                                </w:div>
                                <w:div w:id="608051289">
                                  <w:marLeft w:val="640"/>
                                  <w:marRight w:val="0"/>
                                  <w:marTop w:val="0"/>
                                  <w:marBottom w:val="0"/>
                                  <w:divBdr>
                                    <w:top w:val="none" w:sz="0" w:space="0" w:color="auto"/>
                                    <w:left w:val="none" w:sz="0" w:space="0" w:color="auto"/>
                                    <w:bottom w:val="none" w:sz="0" w:space="0" w:color="auto"/>
                                    <w:right w:val="none" w:sz="0" w:space="0" w:color="auto"/>
                                  </w:divBdr>
                                </w:div>
                                <w:div w:id="631449612">
                                  <w:marLeft w:val="640"/>
                                  <w:marRight w:val="0"/>
                                  <w:marTop w:val="0"/>
                                  <w:marBottom w:val="0"/>
                                  <w:divBdr>
                                    <w:top w:val="none" w:sz="0" w:space="0" w:color="auto"/>
                                    <w:left w:val="none" w:sz="0" w:space="0" w:color="auto"/>
                                    <w:bottom w:val="none" w:sz="0" w:space="0" w:color="auto"/>
                                    <w:right w:val="none" w:sz="0" w:space="0" w:color="auto"/>
                                  </w:divBdr>
                                </w:div>
                                <w:div w:id="637566557">
                                  <w:marLeft w:val="640"/>
                                  <w:marRight w:val="0"/>
                                  <w:marTop w:val="0"/>
                                  <w:marBottom w:val="0"/>
                                  <w:divBdr>
                                    <w:top w:val="none" w:sz="0" w:space="0" w:color="auto"/>
                                    <w:left w:val="none" w:sz="0" w:space="0" w:color="auto"/>
                                    <w:bottom w:val="none" w:sz="0" w:space="0" w:color="auto"/>
                                    <w:right w:val="none" w:sz="0" w:space="0" w:color="auto"/>
                                  </w:divBdr>
                                </w:div>
                                <w:div w:id="739062694">
                                  <w:marLeft w:val="640"/>
                                  <w:marRight w:val="0"/>
                                  <w:marTop w:val="0"/>
                                  <w:marBottom w:val="0"/>
                                  <w:divBdr>
                                    <w:top w:val="none" w:sz="0" w:space="0" w:color="auto"/>
                                    <w:left w:val="none" w:sz="0" w:space="0" w:color="auto"/>
                                    <w:bottom w:val="none" w:sz="0" w:space="0" w:color="auto"/>
                                    <w:right w:val="none" w:sz="0" w:space="0" w:color="auto"/>
                                  </w:divBdr>
                                </w:div>
                                <w:div w:id="807281552">
                                  <w:marLeft w:val="640"/>
                                  <w:marRight w:val="0"/>
                                  <w:marTop w:val="0"/>
                                  <w:marBottom w:val="0"/>
                                  <w:divBdr>
                                    <w:top w:val="none" w:sz="0" w:space="0" w:color="auto"/>
                                    <w:left w:val="none" w:sz="0" w:space="0" w:color="auto"/>
                                    <w:bottom w:val="none" w:sz="0" w:space="0" w:color="auto"/>
                                    <w:right w:val="none" w:sz="0" w:space="0" w:color="auto"/>
                                  </w:divBdr>
                                </w:div>
                                <w:div w:id="847670112">
                                  <w:marLeft w:val="640"/>
                                  <w:marRight w:val="0"/>
                                  <w:marTop w:val="0"/>
                                  <w:marBottom w:val="0"/>
                                  <w:divBdr>
                                    <w:top w:val="none" w:sz="0" w:space="0" w:color="auto"/>
                                    <w:left w:val="none" w:sz="0" w:space="0" w:color="auto"/>
                                    <w:bottom w:val="none" w:sz="0" w:space="0" w:color="auto"/>
                                    <w:right w:val="none" w:sz="0" w:space="0" w:color="auto"/>
                                  </w:divBdr>
                                </w:div>
                                <w:div w:id="945578248">
                                  <w:marLeft w:val="640"/>
                                  <w:marRight w:val="0"/>
                                  <w:marTop w:val="0"/>
                                  <w:marBottom w:val="0"/>
                                  <w:divBdr>
                                    <w:top w:val="none" w:sz="0" w:space="0" w:color="auto"/>
                                    <w:left w:val="none" w:sz="0" w:space="0" w:color="auto"/>
                                    <w:bottom w:val="none" w:sz="0" w:space="0" w:color="auto"/>
                                    <w:right w:val="none" w:sz="0" w:space="0" w:color="auto"/>
                                  </w:divBdr>
                                </w:div>
                                <w:div w:id="1021664790">
                                  <w:marLeft w:val="640"/>
                                  <w:marRight w:val="0"/>
                                  <w:marTop w:val="0"/>
                                  <w:marBottom w:val="0"/>
                                  <w:divBdr>
                                    <w:top w:val="none" w:sz="0" w:space="0" w:color="auto"/>
                                    <w:left w:val="none" w:sz="0" w:space="0" w:color="auto"/>
                                    <w:bottom w:val="none" w:sz="0" w:space="0" w:color="auto"/>
                                    <w:right w:val="none" w:sz="0" w:space="0" w:color="auto"/>
                                  </w:divBdr>
                                </w:div>
                                <w:div w:id="1174103077">
                                  <w:marLeft w:val="640"/>
                                  <w:marRight w:val="0"/>
                                  <w:marTop w:val="0"/>
                                  <w:marBottom w:val="0"/>
                                  <w:divBdr>
                                    <w:top w:val="none" w:sz="0" w:space="0" w:color="auto"/>
                                    <w:left w:val="none" w:sz="0" w:space="0" w:color="auto"/>
                                    <w:bottom w:val="none" w:sz="0" w:space="0" w:color="auto"/>
                                    <w:right w:val="none" w:sz="0" w:space="0" w:color="auto"/>
                                  </w:divBdr>
                                </w:div>
                                <w:div w:id="1186791514">
                                  <w:marLeft w:val="640"/>
                                  <w:marRight w:val="0"/>
                                  <w:marTop w:val="0"/>
                                  <w:marBottom w:val="0"/>
                                  <w:divBdr>
                                    <w:top w:val="none" w:sz="0" w:space="0" w:color="auto"/>
                                    <w:left w:val="none" w:sz="0" w:space="0" w:color="auto"/>
                                    <w:bottom w:val="none" w:sz="0" w:space="0" w:color="auto"/>
                                    <w:right w:val="none" w:sz="0" w:space="0" w:color="auto"/>
                                  </w:divBdr>
                                </w:div>
                                <w:div w:id="1217089281">
                                  <w:marLeft w:val="640"/>
                                  <w:marRight w:val="0"/>
                                  <w:marTop w:val="0"/>
                                  <w:marBottom w:val="0"/>
                                  <w:divBdr>
                                    <w:top w:val="none" w:sz="0" w:space="0" w:color="auto"/>
                                    <w:left w:val="none" w:sz="0" w:space="0" w:color="auto"/>
                                    <w:bottom w:val="none" w:sz="0" w:space="0" w:color="auto"/>
                                    <w:right w:val="none" w:sz="0" w:space="0" w:color="auto"/>
                                  </w:divBdr>
                                </w:div>
                                <w:div w:id="1297757889">
                                  <w:marLeft w:val="640"/>
                                  <w:marRight w:val="0"/>
                                  <w:marTop w:val="0"/>
                                  <w:marBottom w:val="0"/>
                                  <w:divBdr>
                                    <w:top w:val="none" w:sz="0" w:space="0" w:color="auto"/>
                                    <w:left w:val="none" w:sz="0" w:space="0" w:color="auto"/>
                                    <w:bottom w:val="none" w:sz="0" w:space="0" w:color="auto"/>
                                    <w:right w:val="none" w:sz="0" w:space="0" w:color="auto"/>
                                  </w:divBdr>
                                </w:div>
                                <w:div w:id="1311901710">
                                  <w:marLeft w:val="640"/>
                                  <w:marRight w:val="0"/>
                                  <w:marTop w:val="0"/>
                                  <w:marBottom w:val="0"/>
                                  <w:divBdr>
                                    <w:top w:val="none" w:sz="0" w:space="0" w:color="auto"/>
                                    <w:left w:val="none" w:sz="0" w:space="0" w:color="auto"/>
                                    <w:bottom w:val="none" w:sz="0" w:space="0" w:color="auto"/>
                                    <w:right w:val="none" w:sz="0" w:space="0" w:color="auto"/>
                                  </w:divBdr>
                                </w:div>
                                <w:div w:id="1389571013">
                                  <w:marLeft w:val="640"/>
                                  <w:marRight w:val="0"/>
                                  <w:marTop w:val="0"/>
                                  <w:marBottom w:val="0"/>
                                  <w:divBdr>
                                    <w:top w:val="none" w:sz="0" w:space="0" w:color="auto"/>
                                    <w:left w:val="none" w:sz="0" w:space="0" w:color="auto"/>
                                    <w:bottom w:val="none" w:sz="0" w:space="0" w:color="auto"/>
                                    <w:right w:val="none" w:sz="0" w:space="0" w:color="auto"/>
                                  </w:divBdr>
                                </w:div>
                                <w:div w:id="1395928403">
                                  <w:marLeft w:val="640"/>
                                  <w:marRight w:val="0"/>
                                  <w:marTop w:val="0"/>
                                  <w:marBottom w:val="0"/>
                                  <w:divBdr>
                                    <w:top w:val="none" w:sz="0" w:space="0" w:color="auto"/>
                                    <w:left w:val="none" w:sz="0" w:space="0" w:color="auto"/>
                                    <w:bottom w:val="none" w:sz="0" w:space="0" w:color="auto"/>
                                    <w:right w:val="none" w:sz="0" w:space="0" w:color="auto"/>
                                  </w:divBdr>
                                </w:div>
                                <w:div w:id="1521047888">
                                  <w:marLeft w:val="640"/>
                                  <w:marRight w:val="0"/>
                                  <w:marTop w:val="0"/>
                                  <w:marBottom w:val="0"/>
                                  <w:divBdr>
                                    <w:top w:val="none" w:sz="0" w:space="0" w:color="auto"/>
                                    <w:left w:val="none" w:sz="0" w:space="0" w:color="auto"/>
                                    <w:bottom w:val="none" w:sz="0" w:space="0" w:color="auto"/>
                                    <w:right w:val="none" w:sz="0" w:space="0" w:color="auto"/>
                                  </w:divBdr>
                                </w:div>
                                <w:div w:id="1548100489">
                                  <w:marLeft w:val="640"/>
                                  <w:marRight w:val="0"/>
                                  <w:marTop w:val="0"/>
                                  <w:marBottom w:val="0"/>
                                  <w:divBdr>
                                    <w:top w:val="none" w:sz="0" w:space="0" w:color="auto"/>
                                    <w:left w:val="none" w:sz="0" w:space="0" w:color="auto"/>
                                    <w:bottom w:val="none" w:sz="0" w:space="0" w:color="auto"/>
                                    <w:right w:val="none" w:sz="0" w:space="0" w:color="auto"/>
                                  </w:divBdr>
                                </w:div>
                                <w:div w:id="1573613380">
                                  <w:marLeft w:val="640"/>
                                  <w:marRight w:val="0"/>
                                  <w:marTop w:val="0"/>
                                  <w:marBottom w:val="0"/>
                                  <w:divBdr>
                                    <w:top w:val="none" w:sz="0" w:space="0" w:color="auto"/>
                                    <w:left w:val="none" w:sz="0" w:space="0" w:color="auto"/>
                                    <w:bottom w:val="none" w:sz="0" w:space="0" w:color="auto"/>
                                    <w:right w:val="none" w:sz="0" w:space="0" w:color="auto"/>
                                  </w:divBdr>
                                </w:div>
                                <w:div w:id="1708138623">
                                  <w:marLeft w:val="640"/>
                                  <w:marRight w:val="0"/>
                                  <w:marTop w:val="0"/>
                                  <w:marBottom w:val="0"/>
                                  <w:divBdr>
                                    <w:top w:val="none" w:sz="0" w:space="0" w:color="auto"/>
                                    <w:left w:val="none" w:sz="0" w:space="0" w:color="auto"/>
                                    <w:bottom w:val="none" w:sz="0" w:space="0" w:color="auto"/>
                                    <w:right w:val="none" w:sz="0" w:space="0" w:color="auto"/>
                                  </w:divBdr>
                                </w:div>
                                <w:div w:id="1732002071">
                                  <w:marLeft w:val="640"/>
                                  <w:marRight w:val="0"/>
                                  <w:marTop w:val="0"/>
                                  <w:marBottom w:val="0"/>
                                  <w:divBdr>
                                    <w:top w:val="none" w:sz="0" w:space="0" w:color="auto"/>
                                    <w:left w:val="none" w:sz="0" w:space="0" w:color="auto"/>
                                    <w:bottom w:val="none" w:sz="0" w:space="0" w:color="auto"/>
                                    <w:right w:val="none" w:sz="0" w:space="0" w:color="auto"/>
                                  </w:divBdr>
                                </w:div>
                                <w:div w:id="1762598766">
                                  <w:marLeft w:val="640"/>
                                  <w:marRight w:val="0"/>
                                  <w:marTop w:val="0"/>
                                  <w:marBottom w:val="0"/>
                                  <w:divBdr>
                                    <w:top w:val="none" w:sz="0" w:space="0" w:color="auto"/>
                                    <w:left w:val="none" w:sz="0" w:space="0" w:color="auto"/>
                                    <w:bottom w:val="none" w:sz="0" w:space="0" w:color="auto"/>
                                    <w:right w:val="none" w:sz="0" w:space="0" w:color="auto"/>
                                  </w:divBdr>
                                </w:div>
                                <w:div w:id="1981962338">
                                  <w:marLeft w:val="640"/>
                                  <w:marRight w:val="0"/>
                                  <w:marTop w:val="0"/>
                                  <w:marBottom w:val="0"/>
                                  <w:divBdr>
                                    <w:top w:val="none" w:sz="0" w:space="0" w:color="auto"/>
                                    <w:left w:val="none" w:sz="0" w:space="0" w:color="auto"/>
                                    <w:bottom w:val="none" w:sz="0" w:space="0" w:color="auto"/>
                                    <w:right w:val="none" w:sz="0" w:space="0" w:color="auto"/>
                                  </w:divBdr>
                                </w:div>
                                <w:div w:id="2051176050">
                                  <w:marLeft w:val="640"/>
                                  <w:marRight w:val="0"/>
                                  <w:marTop w:val="0"/>
                                  <w:marBottom w:val="0"/>
                                  <w:divBdr>
                                    <w:top w:val="none" w:sz="0" w:space="0" w:color="auto"/>
                                    <w:left w:val="none" w:sz="0" w:space="0" w:color="auto"/>
                                    <w:bottom w:val="none" w:sz="0" w:space="0" w:color="auto"/>
                                    <w:right w:val="none" w:sz="0" w:space="0" w:color="auto"/>
                                  </w:divBdr>
                                </w:div>
                              </w:divsChild>
                            </w:div>
                            <w:div w:id="1522937962">
                              <w:marLeft w:val="0"/>
                              <w:marRight w:val="0"/>
                              <w:marTop w:val="0"/>
                              <w:marBottom w:val="0"/>
                              <w:divBdr>
                                <w:top w:val="none" w:sz="0" w:space="0" w:color="auto"/>
                                <w:left w:val="none" w:sz="0" w:space="0" w:color="auto"/>
                                <w:bottom w:val="none" w:sz="0" w:space="0" w:color="auto"/>
                                <w:right w:val="none" w:sz="0" w:space="0" w:color="auto"/>
                              </w:divBdr>
                              <w:divsChild>
                                <w:div w:id="18240848">
                                  <w:marLeft w:val="640"/>
                                  <w:marRight w:val="0"/>
                                  <w:marTop w:val="0"/>
                                  <w:marBottom w:val="0"/>
                                  <w:divBdr>
                                    <w:top w:val="none" w:sz="0" w:space="0" w:color="auto"/>
                                    <w:left w:val="none" w:sz="0" w:space="0" w:color="auto"/>
                                    <w:bottom w:val="none" w:sz="0" w:space="0" w:color="auto"/>
                                    <w:right w:val="none" w:sz="0" w:space="0" w:color="auto"/>
                                  </w:divBdr>
                                </w:div>
                                <w:div w:id="98914901">
                                  <w:marLeft w:val="640"/>
                                  <w:marRight w:val="0"/>
                                  <w:marTop w:val="0"/>
                                  <w:marBottom w:val="0"/>
                                  <w:divBdr>
                                    <w:top w:val="none" w:sz="0" w:space="0" w:color="auto"/>
                                    <w:left w:val="none" w:sz="0" w:space="0" w:color="auto"/>
                                    <w:bottom w:val="none" w:sz="0" w:space="0" w:color="auto"/>
                                    <w:right w:val="none" w:sz="0" w:space="0" w:color="auto"/>
                                  </w:divBdr>
                                </w:div>
                                <w:div w:id="123738352">
                                  <w:marLeft w:val="640"/>
                                  <w:marRight w:val="0"/>
                                  <w:marTop w:val="0"/>
                                  <w:marBottom w:val="0"/>
                                  <w:divBdr>
                                    <w:top w:val="none" w:sz="0" w:space="0" w:color="auto"/>
                                    <w:left w:val="none" w:sz="0" w:space="0" w:color="auto"/>
                                    <w:bottom w:val="none" w:sz="0" w:space="0" w:color="auto"/>
                                    <w:right w:val="none" w:sz="0" w:space="0" w:color="auto"/>
                                  </w:divBdr>
                                </w:div>
                                <w:div w:id="156502748">
                                  <w:marLeft w:val="640"/>
                                  <w:marRight w:val="0"/>
                                  <w:marTop w:val="0"/>
                                  <w:marBottom w:val="0"/>
                                  <w:divBdr>
                                    <w:top w:val="none" w:sz="0" w:space="0" w:color="auto"/>
                                    <w:left w:val="none" w:sz="0" w:space="0" w:color="auto"/>
                                    <w:bottom w:val="none" w:sz="0" w:space="0" w:color="auto"/>
                                    <w:right w:val="none" w:sz="0" w:space="0" w:color="auto"/>
                                  </w:divBdr>
                                </w:div>
                                <w:div w:id="195118994">
                                  <w:marLeft w:val="640"/>
                                  <w:marRight w:val="0"/>
                                  <w:marTop w:val="0"/>
                                  <w:marBottom w:val="0"/>
                                  <w:divBdr>
                                    <w:top w:val="none" w:sz="0" w:space="0" w:color="auto"/>
                                    <w:left w:val="none" w:sz="0" w:space="0" w:color="auto"/>
                                    <w:bottom w:val="none" w:sz="0" w:space="0" w:color="auto"/>
                                    <w:right w:val="none" w:sz="0" w:space="0" w:color="auto"/>
                                  </w:divBdr>
                                </w:div>
                                <w:div w:id="238054687">
                                  <w:marLeft w:val="640"/>
                                  <w:marRight w:val="0"/>
                                  <w:marTop w:val="0"/>
                                  <w:marBottom w:val="0"/>
                                  <w:divBdr>
                                    <w:top w:val="none" w:sz="0" w:space="0" w:color="auto"/>
                                    <w:left w:val="none" w:sz="0" w:space="0" w:color="auto"/>
                                    <w:bottom w:val="none" w:sz="0" w:space="0" w:color="auto"/>
                                    <w:right w:val="none" w:sz="0" w:space="0" w:color="auto"/>
                                  </w:divBdr>
                                </w:div>
                                <w:div w:id="262694431">
                                  <w:marLeft w:val="640"/>
                                  <w:marRight w:val="0"/>
                                  <w:marTop w:val="0"/>
                                  <w:marBottom w:val="0"/>
                                  <w:divBdr>
                                    <w:top w:val="none" w:sz="0" w:space="0" w:color="auto"/>
                                    <w:left w:val="none" w:sz="0" w:space="0" w:color="auto"/>
                                    <w:bottom w:val="none" w:sz="0" w:space="0" w:color="auto"/>
                                    <w:right w:val="none" w:sz="0" w:space="0" w:color="auto"/>
                                  </w:divBdr>
                                </w:div>
                                <w:div w:id="271666281">
                                  <w:marLeft w:val="640"/>
                                  <w:marRight w:val="0"/>
                                  <w:marTop w:val="0"/>
                                  <w:marBottom w:val="0"/>
                                  <w:divBdr>
                                    <w:top w:val="none" w:sz="0" w:space="0" w:color="auto"/>
                                    <w:left w:val="none" w:sz="0" w:space="0" w:color="auto"/>
                                    <w:bottom w:val="none" w:sz="0" w:space="0" w:color="auto"/>
                                    <w:right w:val="none" w:sz="0" w:space="0" w:color="auto"/>
                                  </w:divBdr>
                                </w:div>
                                <w:div w:id="336998740">
                                  <w:marLeft w:val="640"/>
                                  <w:marRight w:val="0"/>
                                  <w:marTop w:val="0"/>
                                  <w:marBottom w:val="0"/>
                                  <w:divBdr>
                                    <w:top w:val="none" w:sz="0" w:space="0" w:color="auto"/>
                                    <w:left w:val="none" w:sz="0" w:space="0" w:color="auto"/>
                                    <w:bottom w:val="none" w:sz="0" w:space="0" w:color="auto"/>
                                    <w:right w:val="none" w:sz="0" w:space="0" w:color="auto"/>
                                  </w:divBdr>
                                </w:div>
                                <w:div w:id="354382423">
                                  <w:marLeft w:val="640"/>
                                  <w:marRight w:val="0"/>
                                  <w:marTop w:val="0"/>
                                  <w:marBottom w:val="0"/>
                                  <w:divBdr>
                                    <w:top w:val="none" w:sz="0" w:space="0" w:color="auto"/>
                                    <w:left w:val="none" w:sz="0" w:space="0" w:color="auto"/>
                                    <w:bottom w:val="none" w:sz="0" w:space="0" w:color="auto"/>
                                    <w:right w:val="none" w:sz="0" w:space="0" w:color="auto"/>
                                  </w:divBdr>
                                </w:div>
                                <w:div w:id="379208399">
                                  <w:marLeft w:val="640"/>
                                  <w:marRight w:val="0"/>
                                  <w:marTop w:val="0"/>
                                  <w:marBottom w:val="0"/>
                                  <w:divBdr>
                                    <w:top w:val="none" w:sz="0" w:space="0" w:color="auto"/>
                                    <w:left w:val="none" w:sz="0" w:space="0" w:color="auto"/>
                                    <w:bottom w:val="none" w:sz="0" w:space="0" w:color="auto"/>
                                    <w:right w:val="none" w:sz="0" w:space="0" w:color="auto"/>
                                  </w:divBdr>
                                </w:div>
                                <w:div w:id="386951512">
                                  <w:marLeft w:val="640"/>
                                  <w:marRight w:val="0"/>
                                  <w:marTop w:val="0"/>
                                  <w:marBottom w:val="0"/>
                                  <w:divBdr>
                                    <w:top w:val="none" w:sz="0" w:space="0" w:color="auto"/>
                                    <w:left w:val="none" w:sz="0" w:space="0" w:color="auto"/>
                                    <w:bottom w:val="none" w:sz="0" w:space="0" w:color="auto"/>
                                    <w:right w:val="none" w:sz="0" w:space="0" w:color="auto"/>
                                  </w:divBdr>
                                </w:div>
                                <w:div w:id="400106152">
                                  <w:marLeft w:val="640"/>
                                  <w:marRight w:val="0"/>
                                  <w:marTop w:val="0"/>
                                  <w:marBottom w:val="0"/>
                                  <w:divBdr>
                                    <w:top w:val="none" w:sz="0" w:space="0" w:color="auto"/>
                                    <w:left w:val="none" w:sz="0" w:space="0" w:color="auto"/>
                                    <w:bottom w:val="none" w:sz="0" w:space="0" w:color="auto"/>
                                    <w:right w:val="none" w:sz="0" w:space="0" w:color="auto"/>
                                  </w:divBdr>
                                </w:div>
                                <w:div w:id="405492399">
                                  <w:marLeft w:val="640"/>
                                  <w:marRight w:val="0"/>
                                  <w:marTop w:val="0"/>
                                  <w:marBottom w:val="0"/>
                                  <w:divBdr>
                                    <w:top w:val="none" w:sz="0" w:space="0" w:color="auto"/>
                                    <w:left w:val="none" w:sz="0" w:space="0" w:color="auto"/>
                                    <w:bottom w:val="none" w:sz="0" w:space="0" w:color="auto"/>
                                    <w:right w:val="none" w:sz="0" w:space="0" w:color="auto"/>
                                  </w:divBdr>
                                </w:div>
                                <w:div w:id="408700352">
                                  <w:marLeft w:val="640"/>
                                  <w:marRight w:val="0"/>
                                  <w:marTop w:val="0"/>
                                  <w:marBottom w:val="0"/>
                                  <w:divBdr>
                                    <w:top w:val="none" w:sz="0" w:space="0" w:color="auto"/>
                                    <w:left w:val="none" w:sz="0" w:space="0" w:color="auto"/>
                                    <w:bottom w:val="none" w:sz="0" w:space="0" w:color="auto"/>
                                    <w:right w:val="none" w:sz="0" w:space="0" w:color="auto"/>
                                  </w:divBdr>
                                </w:div>
                                <w:div w:id="510799163">
                                  <w:marLeft w:val="640"/>
                                  <w:marRight w:val="0"/>
                                  <w:marTop w:val="0"/>
                                  <w:marBottom w:val="0"/>
                                  <w:divBdr>
                                    <w:top w:val="none" w:sz="0" w:space="0" w:color="auto"/>
                                    <w:left w:val="none" w:sz="0" w:space="0" w:color="auto"/>
                                    <w:bottom w:val="none" w:sz="0" w:space="0" w:color="auto"/>
                                    <w:right w:val="none" w:sz="0" w:space="0" w:color="auto"/>
                                  </w:divBdr>
                                </w:div>
                                <w:div w:id="617030073">
                                  <w:marLeft w:val="640"/>
                                  <w:marRight w:val="0"/>
                                  <w:marTop w:val="0"/>
                                  <w:marBottom w:val="0"/>
                                  <w:divBdr>
                                    <w:top w:val="none" w:sz="0" w:space="0" w:color="auto"/>
                                    <w:left w:val="none" w:sz="0" w:space="0" w:color="auto"/>
                                    <w:bottom w:val="none" w:sz="0" w:space="0" w:color="auto"/>
                                    <w:right w:val="none" w:sz="0" w:space="0" w:color="auto"/>
                                  </w:divBdr>
                                </w:div>
                                <w:div w:id="617374228">
                                  <w:marLeft w:val="640"/>
                                  <w:marRight w:val="0"/>
                                  <w:marTop w:val="0"/>
                                  <w:marBottom w:val="0"/>
                                  <w:divBdr>
                                    <w:top w:val="none" w:sz="0" w:space="0" w:color="auto"/>
                                    <w:left w:val="none" w:sz="0" w:space="0" w:color="auto"/>
                                    <w:bottom w:val="none" w:sz="0" w:space="0" w:color="auto"/>
                                    <w:right w:val="none" w:sz="0" w:space="0" w:color="auto"/>
                                  </w:divBdr>
                                </w:div>
                                <w:div w:id="651642992">
                                  <w:marLeft w:val="640"/>
                                  <w:marRight w:val="0"/>
                                  <w:marTop w:val="0"/>
                                  <w:marBottom w:val="0"/>
                                  <w:divBdr>
                                    <w:top w:val="none" w:sz="0" w:space="0" w:color="auto"/>
                                    <w:left w:val="none" w:sz="0" w:space="0" w:color="auto"/>
                                    <w:bottom w:val="none" w:sz="0" w:space="0" w:color="auto"/>
                                    <w:right w:val="none" w:sz="0" w:space="0" w:color="auto"/>
                                  </w:divBdr>
                                </w:div>
                                <w:div w:id="696276861">
                                  <w:marLeft w:val="640"/>
                                  <w:marRight w:val="0"/>
                                  <w:marTop w:val="0"/>
                                  <w:marBottom w:val="0"/>
                                  <w:divBdr>
                                    <w:top w:val="none" w:sz="0" w:space="0" w:color="auto"/>
                                    <w:left w:val="none" w:sz="0" w:space="0" w:color="auto"/>
                                    <w:bottom w:val="none" w:sz="0" w:space="0" w:color="auto"/>
                                    <w:right w:val="none" w:sz="0" w:space="0" w:color="auto"/>
                                  </w:divBdr>
                                </w:div>
                                <w:div w:id="704446831">
                                  <w:marLeft w:val="640"/>
                                  <w:marRight w:val="0"/>
                                  <w:marTop w:val="0"/>
                                  <w:marBottom w:val="0"/>
                                  <w:divBdr>
                                    <w:top w:val="none" w:sz="0" w:space="0" w:color="auto"/>
                                    <w:left w:val="none" w:sz="0" w:space="0" w:color="auto"/>
                                    <w:bottom w:val="none" w:sz="0" w:space="0" w:color="auto"/>
                                    <w:right w:val="none" w:sz="0" w:space="0" w:color="auto"/>
                                  </w:divBdr>
                                </w:div>
                                <w:div w:id="723800650">
                                  <w:marLeft w:val="640"/>
                                  <w:marRight w:val="0"/>
                                  <w:marTop w:val="0"/>
                                  <w:marBottom w:val="0"/>
                                  <w:divBdr>
                                    <w:top w:val="none" w:sz="0" w:space="0" w:color="auto"/>
                                    <w:left w:val="none" w:sz="0" w:space="0" w:color="auto"/>
                                    <w:bottom w:val="none" w:sz="0" w:space="0" w:color="auto"/>
                                    <w:right w:val="none" w:sz="0" w:space="0" w:color="auto"/>
                                  </w:divBdr>
                                </w:div>
                                <w:div w:id="797114597">
                                  <w:marLeft w:val="640"/>
                                  <w:marRight w:val="0"/>
                                  <w:marTop w:val="0"/>
                                  <w:marBottom w:val="0"/>
                                  <w:divBdr>
                                    <w:top w:val="none" w:sz="0" w:space="0" w:color="auto"/>
                                    <w:left w:val="none" w:sz="0" w:space="0" w:color="auto"/>
                                    <w:bottom w:val="none" w:sz="0" w:space="0" w:color="auto"/>
                                    <w:right w:val="none" w:sz="0" w:space="0" w:color="auto"/>
                                  </w:divBdr>
                                </w:div>
                                <w:div w:id="883563360">
                                  <w:marLeft w:val="640"/>
                                  <w:marRight w:val="0"/>
                                  <w:marTop w:val="0"/>
                                  <w:marBottom w:val="0"/>
                                  <w:divBdr>
                                    <w:top w:val="none" w:sz="0" w:space="0" w:color="auto"/>
                                    <w:left w:val="none" w:sz="0" w:space="0" w:color="auto"/>
                                    <w:bottom w:val="none" w:sz="0" w:space="0" w:color="auto"/>
                                    <w:right w:val="none" w:sz="0" w:space="0" w:color="auto"/>
                                  </w:divBdr>
                                </w:div>
                                <w:div w:id="894314220">
                                  <w:marLeft w:val="640"/>
                                  <w:marRight w:val="0"/>
                                  <w:marTop w:val="0"/>
                                  <w:marBottom w:val="0"/>
                                  <w:divBdr>
                                    <w:top w:val="none" w:sz="0" w:space="0" w:color="auto"/>
                                    <w:left w:val="none" w:sz="0" w:space="0" w:color="auto"/>
                                    <w:bottom w:val="none" w:sz="0" w:space="0" w:color="auto"/>
                                    <w:right w:val="none" w:sz="0" w:space="0" w:color="auto"/>
                                  </w:divBdr>
                                </w:div>
                                <w:div w:id="972250157">
                                  <w:marLeft w:val="640"/>
                                  <w:marRight w:val="0"/>
                                  <w:marTop w:val="0"/>
                                  <w:marBottom w:val="0"/>
                                  <w:divBdr>
                                    <w:top w:val="none" w:sz="0" w:space="0" w:color="auto"/>
                                    <w:left w:val="none" w:sz="0" w:space="0" w:color="auto"/>
                                    <w:bottom w:val="none" w:sz="0" w:space="0" w:color="auto"/>
                                    <w:right w:val="none" w:sz="0" w:space="0" w:color="auto"/>
                                  </w:divBdr>
                                </w:div>
                                <w:div w:id="1021709096">
                                  <w:marLeft w:val="640"/>
                                  <w:marRight w:val="0"/>
                                  <w:marTop w:val="0"/>
                                  <w:marBottom w:val="0"/>
                                  <w:divBdr>
                                    <w:top w:val="none" w:sz="0" w:space="0" w:color="auto"/>
                                    <w:left w:val="none" w:sz="0" w:space="0" w:color="auto"/>
                                    <w:bottom w:val="none" w:sz="0" w:space="0" w:color="auto"/>
                                    <w:right w:val="none" w:sz="0" w:space="0" w:color="auto"/>
                                  </w:divBdr>
                                </w:div>
                                <w:div w:id="1054282222">
                                  <w:marLeft w:val="640"/>
                                  <w:marRight w:val="0"/>
                                  <w:marTop w:val="0"/>
                                  <w:marBottom w:val="0"/>
                                  <w:divBdr>
                                    <w:top w:val="none" w:sz="0" w:space="0" w:color="auto"/>
                                    <w:left w:val="none" w:sz="0" w:space="0" w:color="auto"/>
                                    <w:bottom w:val="none" w:sz="0" w:space="0" w:color="auto"/>
                                    <w:right w:val="none" w:sz="0" w:space="0" w:color="auto"/>
                                  </w:divBdr>
                                </w:div>
                                <w:div w:id="1087308800">
                                  <w:marLeft w:val="640"/>
                                  <w:marRight w:val="0"/>
                                  <w:marTop w:val="0"/>
                                  <w:marBottom w:val="0"/>
                                  <w:divBdr>
                                    <w:top w:val="none" w:sz="0" w:space="0" w:color="auto"/>
                                    <w:left w:val="none" w:sz="0" w:space="0" w:color="auto"/>
                                    <w:bottom w:val="none" w:sz="0" w:space="0" w:color="auto"/>
                                    <w:right w:val="none" w:sz="0" w:space="0" w:color="auto"/>
                                  </w:divBdr>
                                </w:div>
                                <w:div w:id="1212692628">
                                  <w:marLeft w:val="640"/>
                                  <w:marRight w:val="0"/>
                                  <w:marTop w:val="0"/>
                                  <w:marBottom w:val="0"/>
                                  <w:divBdr>
                                    <w:top w:val="none" w:sz="0" w:space="0" w:color="auto"/>
                                    <w:left w:val="none" w:sz="0" w:space="0" w:color="auto"/>
                                    <w:bottom w:val="none" w:sz="0" w:space="0" w:color="auto"/>
                                    <w:right w:val="none" w:sz="0" w:space="0" w:color="auto"/>
                                  </w:divBdr>
                                </w:div>
                                <w:div w:id="1249460458">
                                  <w:marLeft w:val="640"/>
                                  <w:marRight w:val="0"/>
                                  <w:marTop w:val="0"/>
                                  <w:marBottom w:val="0"/>
                                  <w:divBdr>
                                    <w:top w:val="none" w:sz="0" w:space="0" w:color="auto"/>
                                    <w:left w:val="none" w:sz="0" w:space="0" w:color="auto"/>
                                    <w:bottom w:val="none" w:sz="0" w:space="0" w:color="auto"/>
                                    <w:right w:val="none" w:sz="0" w:space="0" w:color="auto"/>
                                  </w:divBdr>
                                </w:div>
                                <w:div w:id="1292243749">
                                  <w:marLeft w:val="640"/>
                                  <w:marRight w:val="0"/>
                                  <w:marTop w:val="0"/>
                                  <w:marBottom w:val="0"/>
                                  <w:divBdr>
                                    <w:top w:val="none" w:sz="0" w:space="0" w:color="auto"/>
                                    <w:left w:val="none" w:sz="0" w:space="0" w:color="auto"/>
                                    <w:bottom w:val="none" w:sz="0" w:space="0" w:color="auto"/>
                                    <w:right w:val="none" w:sz="0" w:space="0" w:color="auto"/>
                                  </w:divBdr>
                                </w:div>
                                <w:div w:id="1302953852">
                                  <w:marLeft w:val="640"/>
                                  <w:marRight w:val="0"/>
                                  <w:marTop w:val="0"/>
                                  <w:marBottom w:val="0"/>
                                  <w:divBdr>
                                    <w:top w:val="none" w:sz="0" w:space="0" w:color="auto"/>
                                    <w:left w:val="none" w:sz="0" w:space="0" w:color="auto"/>
                                    <w:bottom w:val="none" w:sz="0" w:space="0" w:color="auto"/>
                                    <w:right w:val="none" w:sz="0" w:space="0" w:color="auto"/>
                                  </w:divBdr>
                                </w:div>
                                <w:div w:id="1423405645">
                                  <w:marLeft w:val="640"/>
                                  <w:marRight w:val="0"/>
                                  <w:marTop w:val="0"/>
                                  <w:marBottom w:val="0"/>
                                  <w:divBdr>
                                    <w:top w:val="none" w:sz="0" w:space="0" w:color="auto"/>
                                    <w:left w:val="none" w:sz="0" w:space="0" w:color="auto"/>
                                    <w:bottom w:val="none" w:sz="0" w:space="0" w:color="auto"/>
                                    <w:right w:val="none" w:sz="0" w:space="0" w:color="auto"/>
                                  </w:divBdr>
                                </w:div>
                                <w:div w:id="1492523089">
                                  <w:marLeft w:val="640"/>
                                  <w:marRight w:val="0"/>
                                  <w:marTop w:val="0"/>
                                  <w:marBottom w:val="0"/>
                                  <w:divBdr>
                                    <w:top w:val="none" w:sz="0" w:space="0" w:color="auto"/>
                                    <w:left w:val="none" w:sz="0" w:space="0" w:color="auto"/>
                                    <w:bottom w:val="none" w:sz="0" w:space="0" w:color="auto"/>
                                    <w:right w:val="none" w:sz="0" w:space="0" w:color="auto"/>
                                  </w:divBdr>
                                </w:div>
                                <w:div w:id="1607343748">
                                  <w:marLeft w:val="640"/>
                                  <w:marRight w:val="0"/>
                                  <w:marTop w:val="0"/>
                                  <w:marBottom w:val="0"/>
                                  <w:divBdr>
                                    <w:top w:val="none" w:sz="0" w:space="0" w:color="auto"/>
                                    <w:left w:val="none" w:sz="0" w:space="0" w:color="auto"/>
                                    <w:bottom w:val="none" w:sz="0" w:space="0" w:color="auto"/>
                                    <w:right w:val="none" w:sz="0" w:space="0" w:color="auto"/>
                                  </w:divBdr>
                                </w:div>
                                <w:div w:id="1637056456">
                                  <w:marLeft w:val="640"/>
                                  <w:marRight w:val="0"/>
                                  <w:marTop w:val="0"/>
                                  <w:marBottom w:val="0"/>
                                  <w:divBdr>
                                    <w:top w:val="none" w:sz="0" w:space="0" w:color="auto"/>
                                    <w:left w:val="none" w:sz="0" w:space="0" w:color="auto"/>
                                    <w:bottom w:val="none" w:sz="0" w:space="0" w:color="auto"/>
                                    <w:right w:val="none" w:sz="0" w:space="0" w:color="auto"/>
                                  </w:divBdr>
                                </w:div>
                                <w:div w:id="1658459450">
                                  <w:marLeft w:val="640"/>
                                  <w:marRight w:val="0"/>
                                  <w:marTop w:val="0"/>
                                  <w:marBottom w:val="0"/>
                                  <w:divBdr>
                                    <w:top w:val="none" w:sz="0" w:space="0" w:color="auto"/>
                                    <w:left w:val="none" w:sz="0" w:space="0" w:color="auto"/>
                                    <w:bottom w:val="none" w:sz="0" w:space="0" w:color="auto"/>
                                    <w:right w:val="none" w:sz="0" w:space="0" w:color="auto"/>
                                  </w:divBdr>
                                </w:div>
                                <w:div w:id="1674187748">
                                  <w:marLeft w:val="640"/>
                                  <w:marRight w:val="0"/>
                                  <w:marTop w:val="0"/>
                                  <w:marBottom w:val="0"/>
                                  <w:divBdr>
                                    <w:top w:val="none" w:sz="0" w:space="0" w:color="auto"/>
                                    <w:left w:val="none" w:sz="0" w:space="0" w:color="auto"/>
                                    <w:bottom w:val="none" w:sz="0" w:space="0" w:color="auto"/>
                                    <w:right w:val="none" w:sz="0" w:space="0" w:color="auto"/>
                                  </w:divBdr>
                                </w:div>
                                <w:div w:id="1724140459">
                                  <w:marLeft w:val="640"/>
                                  <w:marRight w:val="0"/>
                                  <w:marTop w:val="0"/>
                                  <w:marBottom w:val="0"/>
                                  <w:divBdr>
                                    <w:top w:val="none" w:sz="0" w:space="0" w:color="auto"/>
                                    <w:left w:val="none" w:sz="0" w:space="0" w:color="auto"/>
                                    <w:bottom w:val="none" w:sz="0" w:space="0" w:color="auto"/>
                                    <w:right w:val="none" w:sz="0" w:space="0" w:color="auto"/>
                                  </w:divBdr>
                                </w:div>
                                <w:div w:id="1805345688">
                                  <w:marLeft w:val="640"/>
                                  <w:marRight w:val="0"/>
                                  <w:marTop w:val="0"/>
                                  <w:marBottom w:val="0"/>
                                  <w:divBdr>
                                    <w:top w:val="none" w:sz="0" w:space="0" w:color="auto"/>
                                    <w:left w:val="none" w:sz="0" w:space="0" w:color="auto"/>
                                    <w:bottom w:val="none" w:sz="0" w:space="0" w:color="auto"/>
                                    <w:right w:val="none" w:sz="0" w:space="0" w:color="auto"/>
                                  </w:divBdr>
                                </w:div>
                                <w:div w:id="1953392769">
                                  <w:marLeft w:val="640"/>
                                  <w:marRight w:val="0"/>
                                  <w:marTop w:val="0"/>
                                  <w:marBottom w:val="0"/>
                                  <w:divBdr>
                                    <w:top w:val="none" w:sz="0" w:space="0" w:color="auto"/>
                                    <w:left w:val="none" w:sz="0" w:space="0" w:color="auto"/>
                                    <w:bottom w:val="none" w:sz="0" w:space="0" w:color="auto"/>
                                    <w:right w:val="none" w:sz="0" w:space="0" w:color="auto"/>
                                  </w:divBdr>
                                </w:div>
                                <w:div w:id="2037802833">
                                  <w:marLeft w:val="640"/>
                                  <w:marRight w:val="0"/>
                                  <w:marTop w:val="0"/>
                                  <w:marBottom w:val="0"/>
                                  <w:divBdr>
                                    <w:top w:val="none" w:sz="0" w:space="0" w:color="auto"/>
                                    <w:left w:val="none" w:sz="0" w:space="0" w:color="auto"/>
                                    <w:bottom w:val="none" w:sz="0" w:space="0" w:color="auto"/>
                                    <w:right w:val="none" w:sz="0" w:space="0" w:color="auto"/>
                                  </w:divBdr>
                                </w:div>
                                <w:div w:id="2049984454">
                                  <w:marLeft w:val="640"/>
                                  <w:marRight w:val="0"/>
                                  <w:marTop w:val="0"/>
                                  <w:marBottom w:val="0"/>
                                  <w:divBdr>
                                    <w:top w:val="none" w:sz="0" w:space="0" w:color="auto"/>
                                    <w:left w:val="none" w:sz="0" w:space="0" w:color="auto"/>
                                    <w:bottom w:val="none" w:sz="0" w:space="0" w:color="auto"/>
                                    <w:right w:val="none" w:sz="0" w:space="0" w:color="auto"/>
                                  </w:divBdr>
                                </w:div>
                                <w:div w:id="2078699721">
                                  <w:marLeft w:val="640"/>
                                  <w:marRight w:val="0"/>
                                  <w:marTop w:val="0"/>
                                  <w:marBottom w:val="0"/>
                                  <w:divBdr>
                                    <w:top w:val="none" w:sz="0" w:space="0" w:color="auto"/>
                                    <w:left w:val="none" w:sz="0" w:space="0" w:color="auto"/>
                                    <w:bottom w:val="none" w:sz="0" w:space="0" w:color="auto"/>
                                    <w:right w:val="none" w:sz="0" w:space="0" w:color="auto"/>
                                  </w:divBdr>
                                </w:div>
                                <w:div w:id="2088332890">
                                  <w:marLeft w:val="640"/>
                                  <w:marRight w:val="0"/>
                                  <w:marTop w:val="0"/>
                                  <w:marBottom w:val="0"/>
                                  <w:divBdr>
                                    <w:top w:val="none" w:sz="0" w:space="0" w:color="auto"/>
                                    <w:left w:val="none" w:sz="0" w:space="0" w:color="auto"/>
                                    <w:bottom w:val="none" w:sz="0" w:space="0" w:color="auto"/>
                                    <w:right w:val="none" w:sz="0" w:space="0" w:color="auto"/>
                                  </w:divBdr>
                                </w:div>
                                <w:div w:id="2113086841">
                                  <w:marLeft w:val="640"/>
                                  <w:marRight w:val="0"/>
                                  <w:marTop w:val="0"/>
                                  <w:marBottom w:val="0"/>
                                  <w:divBdr>
                                    <w:top w:val="none" w:sz="0" w:space="0" w:color="auto"/>
                                    <w:left w:val="none" w:sz="0" w:space="0" w:color="auto"/>
                                    <w:bottom w:val="none" w:sz="0" w:space="0" w:color="auto"/>
                                    <w:right w:val="none" w:sz="0" w:space="0" w:color="auto"/>
                                  </w:divBdr>
                                </w:div>
                                <w:div w:id="2129738358">
                                  <w:marLeft w:val="640"/>
                                  <w:marRight w:val="0"/>
                                  <w:marTop w:val="0"/>
                                  <w:marBottom w:val="0"/>
                                  <w:divBdr>
                                    <w:top w:val="none" w:sz="0" w:space="0" w:color="auto"/>
                                    <w:left w:val="none" w:sz="0" w:space="0" w:color="auto"/>
                                    <w:bottom w:val="none" w:sz="0" w:space="0" w:color="auto"/>
                                    <w:right w:val="none" w:sz="0" w:space="0" w:color="auto"/>
                                  </w:divBdr>
                                </w:div>
                              </w:divsChild>
                            </w:div>
                            <w:div w:id="1588924586">
                              <w:marLeft w:val="0"/>
                              <w:marRight w:val="0"/>
                              <w:marTop w:val="0"/>
                              <w:marBottom w:val="0"/>
                              <w:divBdr>
                                <w:top w:val="none" w:sz="0" w:space="0" w:color="auto"/>
                                <w:left w:val="none" w:sz="0" w:space="0" w:color="auto"/>
                                <w:bottom w:val="none" w:sz="0" w:space="0" w:color="auto"/>
                                <w:right w:val="none" w:sz="0" w:space="0" w:color="auto"/>
                              </w:divBdr>
                              <w:divsChild>
                                <w:div w:id="69041988">
                                  <w:marLeft w:val="640"/>
                                  <w:marRight w:val="0"/>
                                  <w:marTop w:val="0"/>
                                  <w:marBottom w:val="0"/>
                                  <w:divBdr>
                                    <w:top w:val="none" w:sz="0" w:space="0" w:color="auto"/>
                                    <w:left w:val="none" w:sz="0" w:space="0" w:color="auto"/>
                                    <w:bottom w:val="none" w:sz="0" w:space="0" w:color="auto"/>
                                    <w:right w:val="none" w:sz="0" w:space="0" w:color="auto"/>
                                  </w:divBdr>
                                </w:div>
                                <w:div w:id="69889493">
                                  <w:marLeft w:val="640"/>
                                  <w:marRight w:val="0"/>
                                  <w:marTop w:val="0"/>
                                  <w:marBottom w:val="0"/>
                                  <w:divBdr>
                                    <w:top w:val="none" w:sz="0" w:space="0" w:color="auto"/>
                                    <w:left w:val="none" w:sz="0" w:space="0" w:color="auto"/>
                                    <w:bottom w:val="none" w:sz="0" w:space="0" w:color="auto"/>
                                    <w:right w:val="none" w:sz="0" w:space="0" w:color="auto"/>
                                  </w:divBdr>
                                </w:div>
                                <w:div w:id="150753339">
                                  <w:marLeft w:val="640"/>
                                  <w:marRight w:val="0"/>
                                  <w:marTop w:val="0"/>
                                  <w:marBottom w:val="0"/>
                                  <w:divBdr>
                                    <w:top w:val="none" w:sz="0" w:space="0" w:color="auto"/>
                                    <w:left w:val="none" w:sz="0" w:space="0" w:color="auto"/>
                                    <w:bottom w:val="none" w:sz="0" w:space="0" w:color="auto"/>
                                    <w:right w:val="none" w:sz="0" w:space="0" w:color="auto"/>
                                  </w:divBdr>
                                </w:div>
                                <w:div w:id="194932440">
                                  <w:marLeft w:val="640"/>
                                  <w:marRight w:val="0"/>
                                  <w:marTop w:val="0"/>
                                  <w:marBottom w:val="0"/>
                                  <w:divBdr>
                                    <w:top w:val="none" w:sz="0" w:space="0" w:color="auto"/>
                                    <w:left w:val="none" w:sz="0" w:space="0" w:color="auto"/>
                                    <w:bottom w:val="none" w:sz="0" w:space="0" w:color="auto"/>
                                    <w:right w:val="none" w:sz="0" w:space="0" w:color="auto"/>
                                  </w:divBdr>
                                </w:div>
                                <w:div w:id="293877299">
                                  <w:marLeft w:val="640"/>
                                  <w:marRight w:val="0"/>
                                  <w:marTop w:val="0"/>
                                  <w:marBottom w:val="0"/>
                                  <w:divBdr>
                                    <w:top w:val="none" w:sz="0" w:space="0" w:color="auto"/>
                                    <w:left w:val="none" w:sz="0" w:space="0" w:color="auto"/>
                                    <w:bottom w:val="none" w:sz="0" w:space="0" w:color="auto"/>
                                    <w:right w:val="none" w:sz="0" w:space="0" w:color="auto"/>
                                  </w:divBdr>
                                </w:div>
                                <w:div w:id="433478391">
                                  <w:marLeft w:val="640"/>
                                  <w:marRight w:val="0"/>
                                  <w:marTop w:val="0"/>
                                  <w:marBottom w:val="0"/>
                                  <w:divBdr>
                                    <w:top w:val="none" w:sz="0" w:space="0" w:color="auto"/>
                                    <w:left w:val="none" w:sz="0" w:space="0" w:color="auto"/>
                                    <w:bottom w:val="none" w:sz="0" w:space="0" w:color="auto"/>
                                    <w:right w:val="none" w:sz="0" w:space="0" w:color="auto"/>
                                  </w:divBdr>
                                </w:div>
                                <w:div w:id="441461497">
                                  <w:marLeft w:val="640"/>
                                  <w:marRight w:val="0"/>
                                  <w:marTop w:val="0"/>
                                  <w:marBottom w:val="0"/>
                                  <w:divBdr>
                                    <w:top w:val="none" w:sz="0" w:space="0" w:color="auto"/>
                                    <w:left w:val="none" w:sz="0" w:space="0" w:color="auto"/>
                                    <w:bottom w:val="none" w:sz="0" w:space="0" w:color="auto"/>
                                    <w:right w:val="none" w:sz="0" w:space="0" w:color="auto"/>
                                  </w:divBdr>
                                </w:div>
                                <w:div w:id="484785448">
                                  <w:marLeft w:val="640"/>
                                  <w:marRight w:val="0"/>
                                  <w:marTop w:val="0"/>
                                  <w:marBottom w:val="0"/>
                                  <w:divBdr>
                                    <w:top w:val="none" w:sz="0" w:space="0" w:color="auto"/>
                                    <w:left w:val="none" w:sz="0" w:space="0" w:color="auto"/>
                                    <w:bottom w:val="none" w:sz="0" w:space="0" w:color="auto"/>
                                    <w:right w:val="none" w:sz="0" w:space="0" w:color="auto"/>
                                  </w:divBdr>
                                </w:div>
                                <w:div w:id="507255130">
                                  <w:marLeft w:val="640"/>
                                  <w:marRight w:val="0"/>
                                  <w:marTop w:val="0"/>
                                  <w:marBottom w:val="0"/>
                                  <w:divBdr>
                                    <w:top w:val="none" w:sz="0" w:space="0" w:color="auto"/>
                                    <w:left w:val="none" w:sz="0" w:space="0" w:color="auto"/>
                                    <w:bottom w:val="none" w:sz="0" w:space="0" w:color="auto"/>
                                    <w:right w:val="none" w:sz="0" w:space="0" w:color="auto"/>
                                  </w:divBdr>
                                </w:div>
                                <w:div w:id="524026487">
                                  <w:marLeft w:val="640"/>
                                  <w:marRight w:val="0"/>
                                  <w:marTop w:val="0"/>
                                  <w:marBottom w:val="0"/>
                                  <w:divBdr>
                                    <w:top w:val="none" w:sz="0" w:space="0" w:color="auto"/>
                                    <w:left w:val="none" w:sz="0" w:space="0" w:color="auto"/>
                                    <w:bottom w:val="none" w:sz="0" w:space="0" w:color="auto"/>
                                    <w:right w:val="none" w:sz="0" w:space="0" w:color="auto"/>
                                  </w:divBdr>
                                </w:div>
                                <w:div w:id="534856635">
                                  <w:marLeft w:val="640"/>
                                  <w:marRight w:val="0"/>
                                  <w:marTop w:val="0"/>
                                  <w:marBottom w:val="0"/>
                                  <w:divBdr>
                                    <w:top w:val="none" w:sz="0" w:space="0" w:color="auto"/>
                                    <w:left w:val="none" w:sz="0" w:space="0" w:color="auto"/>
                                    <w:bottom w:val="none" w:sz="0" w:space="0" w:color="auto"/>
                                    <w:right w:val="none" w:sz="0" w:space="0" w:color="auto"/>
                                  </w:divBdr>
                                </w:div>
                                <w:div w:id="608585745">
                                  <w:marLeft w:val="640"/>
                                  <w:marRight w:val="0"/>
                                  <w:marTop w:val="0"/>
                                  <w:marBottom w:val="0"/>
                                  <w:divBdr>
                                    <w:top w:val="none" w:sz="0" w:space="0" w:color="auto"/>
                                    <w:left w:val="none" w:sz="0" w:space="0" w:color="auto"/>
                                    <w:bottom w:val="none" w:sz="0" w:space="0" w:color="auto"/>
                                    <w:right w:val="none" w:sz="0" w:space="0" w:color="auto"/>
                                  </w:divBdr>
                                </w:div>
                                <w:div w:id="630282884">
                                  <w:marLeft w:val="640"/>
                                  <w:marRight w:val="0"/>
                                  <w:marTop w:val="0"/>
                                  <w:marBottom w:val="0"/>
                                  <w:divBdr>
                                    <w:top w:val="none" w:sz="0" w:space="0" w:color="auto"/>
                                    <w:left w:val="none" w:sz="0" w:space="0" w:color="auto"/>
                                    <w:bottom w:val="none" w:sz="0" w:space="0" w:color="auto"/>
                                    <w:right w:val="none" w:sz="0" w:space="0" w:color="auto"/>
                                  </w:divBdr>
                                </w:div>
                                <w:div w:id="639385592">
                                  <w:marLeft w:val="640"/>
                                  <w:marRight w:val="0"/>
                                  <w:marTop w:val="0"/>
                                  <w:marBottom w:val="0"/>
                                  <w:divBdr>
                                    <w:top w:val="none" w:sz="0" w:space="0" w:color="auto"/>
                                    <w:left w:val="none" w:sz="0" w:space="0" w:color="auto"/>
                                    <w:bottom w:val="none" w:sz="0" w:space="0" w:color="auto"/>
                                    <w:right w:val="none" w:sz="0" w:space="0" w:color="auto"/>
                                  </w:divBdr>
                                </w:div>
                                <w:div w:id="646398721">
                                  <w:marLeft w:val="640"/>
                                  <w:marRight w:val="0"/>
                                  <w:marTop w:val="0"/>
                                  <w:marBottom w:val="0"/>
                                  <w:divBdr>
                                    <w:top w:val="none" w:sz="0" w:space="0" w:color="auto"/>
                                    <w:left w:val="none" w:sz="0" w:space="0" w:color="auto"/>
                                    <w:bottom w:val="none" w:sz="0" w:space="0" w:color="auto"/>
                                    <w:right w:val="none" w:sz="0" w:space="0" w:color="auto"/>
                                  </w:divBdr>
                                </w:div>
                                <w:div w:id="661350171">
                                  <w:marLeft w:val="640"/>
                                  <w:marRight w:val="0"/>
                                  <w:marTop w:val="0"/>
                                  <w:marBottom w:val="0"/>
                                  <w:divBdr>
                                    <w:top w:val="none" w:sz="0" w:space="0" w:color="auto"/>
                                    <w:left w:val="none" w:sz="0" w:space="0" w:color="auto"/>
                                    <w:bottom w:val="none" w:sz="0" w:space="0" w:color="auto"/>
                                    <w:right w:val="none" w:sz="0" w:space="0" w:color="auto"/>
                                  </w:divBdr>
                                </w:div>
                                <w:div w:id="708264592">
                                  <w:marLeft w:val="640"/>
                                  <w:marRight w:val="0"/>
                                  <w:marTop w:val="0"/>
                                  <w:marBottom w:val="0"/>
                                  <w:divBdr>
                                    <w:top w:val="none" w:sz="0" w:space="0" w:color="auto"/>
                                    <w:left w:val="none" w:sz="0" w:space="0" w:color="auto"/>
                                    <w:bottom w:val="none" w:sz="0" w:space="0" w:color="auto"/>
                                    <w:right w:val="none" w:sz="0" w:space="0" w:color="auto"/>
                                  </w:divBdr>
                                </w:div>
                                <w:div w:id="717629218">
                                  <w:marLeft w:val="640"/>
                                  <w:marRight w:val="0"/>
                                  <w:marTop w:val="0"/>
                                  <w:marBottom w:val="0"/>
                                  <w:divBdr>
                                    <w:top w:val="none" w:sz="0" w:space="0" w:color="auto"/>
                                    <w:left w:val="none" w:sz="0" w:space="0" w:color="auto"/>
                                    <w:bottom w:val="none" w:sz="0" w:space="0" w:color="auto"/>
                                    <w:right w:val="none" w:sz="0" w:space="0" w:color="auto"/>
                                  </w:divBdr>
                                </w:div>
                                <w:div w:id="747267808">
                                  <w:marLeft w:val="640"/>
                                  <w:marRight w:val="0"/>
                                  <w:marTop w:val="0"/>
                                  <w:marBottom w:val="0"/>
                                  <w:divBdr>
                                    <w:top w:val="none" w:sz="0" w:space="0" w:color="auto"/>
                                    <w:left w:val="none" w:sz="0" w:space="0" w:color="auto"/>
                                    <w:bottom w:val="none" w:sz="0" w:space="0" w:color="auto"/>
                                    <w:right w:val="none" w:sz="0" w:space="0" w:color="auto"/>
                                  </w:divBdr>
                                </w:div>
                                <w:div w:id="819619647">
                                  <w:marLeft w:val="640"/>
                                  <w:marRight w:val="0"/>
                                  <w:marTop w:val="0"/>
                                  <w:marBottom w:val="0"/>
                                  <w:divBdr>
                                    <w:top w:val="none" w:sz="0" w:space="0" w:color="auto"/>
                                    <w:left w:val="none" w:sz="0" w:space="0" w:color="auto"/>
                                    <w:bottom w:val="none" w:sz="0" w:space="0" w:color="auto"/>
                                    <w:right w:val="none" w:sz="0" w:space="0" w:color="auto"/>
                                  </w:divBdr>
                                </w:div>
                                <w:div w:id="862547801">
                                  <w:marLeft w:val="640"/>
                                  <w:marRight w:val="0"/>
                                  <w:marTop w:val="0"/>
                                  <w:marBottom w:val="0"/>
                                  <w:divBdr>
                                    <w:top w:val="none" w:sz="0" w:space="0" w:color="auto"/>
                                    <w:left w:val="none" w:sz="0" w:space="0" w:color="auto"/>
                                    <w:bottom w:val="none" w:sz="0" w:space="0" w:color="auto"/>
                                    <w:right w:val="none" w:sz="0" w:space="0" w:color="auto"/>
                                  </w:divBdr>
                                </w:div>
                                <w:div w:id="879515332">
                                  <w:marLeft w:val="640"/>
                                  <w:marRight w:val="0"/>
                                  <w:marTop w:val="0"/>
                                  <w:marBottom w:val="0"/>
                                  <w:divBdr>
                                    <w:top w:val="none" w:sz="0" w:space="0" w:color="auto"/>
                                    <w:left w:val="none" w:sz="0" w:space="0" w:color="auto"/>
                                    <w:bottom w:val="none" w:sz="0" w:space="0" w:color="auto"/>
                                    <w:right w:val="none" w:sz="0" w:space="0" w:color="auto"/>
                                  </w:divBdr>
                                </w:div>
                                <w:div w:id="886524642">
                                  <w:marLeft w:val="640"/>
                                  <w:marRight w:val="0"/>
                                  <w:marTop w:val="0"/>
                                  <w:marBottom w:val="0"/>
                                  <w:divBdr>
                                    <w:top w:val="none" w:sz="0" w:space="0" w:color="auto"/>
                                    <w:left w:val="none" w:sz="0" w:space="0" w:color="auto"/>
                                    <w:bottom w:val="none" w:sz="0" w:space="0" w:color="auto"/>
                                    <w:right w:val="none" w:sz="0" w:space="0" w:color="auto"/>
                                  </w:divBdr>
                                </w:div>
                                <w:div w:id="994720551">
                                  <w:marLeft w:val="640"/>
                                  <w:marRight w:val="0"/>
                                  <w:marTop w:val="0"/>
                                  <w:marBottom w:val="0"/>
                                  <w:divBdr>
                                    <w:top w:val="none" w:sz="0" w:space="0" w:color="auto"/>
                                    <w:left w:val="none" w:sz="0" w:space="0" w:color="auto"/>
                                    <w:bottom w:val="none" w:sz="0" w:space="0" w:color="auto"/>
                                    <w:right w:val="none" w:sz="0" w:space="0" w:color="auto"/>
                                  </w:divBdr>
                                </w:div>
                                <w:div w:id="1009218401">
                                  <w:marLeft w:val="640"/>
                                  <w:marRight w:val="0"/>
                                  <w:marTop w:val="0"/>
                                  <w:marBottom w:val="0"/>
                                  <w:divBdr>
                                    <w:top w:val="none" w:sz="0" w:space="0" w:color="auto"/>
                                    <w:left w:val="none" w:sz="0" w:space="0" w:color="auto"/>
                                    <w:bottom w:val="none" w:sz="0" w:space="0" w:color="auto"/>
                                    <w:right w:val="none" w:sz="0" w:space="0" w:color="auto"/>
                                  </w:divBdr>
                                </w:div>
                                <w:div w:id="1033119528">
                                  <w:marLeft w:val="640"/>
                                  <w:marRight w:val="0"/>
                                  <w:marTop w:val="0"/>
                                  <w:marBottom w:val="0"/>
                                  <w:divBdr>
                                    <w:top w:val="none" w:sz="0" w:space="0" w:color="auto"/>
                                    <w:left w:val="none" w:sz="0" w:space="0" w:color="auto"/>
                                    <w:bottom w:val="none" w:sz="0" w:space="0" w:color="auto"/>
                                    <w:right w:val="none" w:sz="0" w:space="0" w:color="auto"/>
                                  </w:divBdr>
                                </w:div>
                                <w:div w:id="1126703799">
                                  <w:marLeft w:val="640"/>
                                  <w:marRight w:val="0"/>
                                  <w:marTop w:val="0"/>
                                  <w:marBottom w:val="0"/>
                                  <w:divBdr>
                                    <w:top w:val="none" w:sz="0" w:space="0" w:color="auto"/>
                                    <w:left w:val="none" w:sz="0" w:space="0" w:color="auto"/>
                                    <w:bottom w:val="none" w:sz="0" w:space="0" w:color="auto"/>
                                    <w:right w:val="none" w:sz="0" w:space="0" w:color="auto"/>
                                  </w:divBdr>
                                </w:div>
                                <w:div w:id="1166168543">
                                  <w:marLeft w:val="640"/>
                                  <w:marRight w:val="0"/>
                                  <w:marTop w:val="0"/>
                                  <w:marBottom w:val="0"/>
                                  <w:divBdr>
                                    <w:top w:val="none" w:sz="0" w:space="0" w:color="auto"/>
                                    <w:left w:val="none" w:sz="0" w:space="0" w:color="auto"/>
                                    <w:bottom w:val="none" w:sz="0" w:space="0" w:color="auto"/>
                                    <w:right w:val="none" w:sz="0" w:space="0" w:color="auto"/>
                                  </w:divBdr>
                                </w:div>
                                <w:div w:id="1183979812">
                                  <w:marLeft w:val="640"/>
                                  <w:marRight w:val="0"/>
                                  <w:marTop w:val="0"/>
                                  <w:marBottom w:val="0"/>
                                  <w:divBdr>
                                    <w:top w:val="none" w:sz="0" w:space="0" w:color="auto"/>
                                    <w:left w:val="none" w:sz="0" w:space="0" w:color="auto"/>
                                    <w:bottom w:val="none" w:sz="0" w:space="0" w:color="auto"/>
                                    <w:right w:val="none" w:sz="0" w:space="0" w:color="auto"/>
                                  </w:divBdr>
                                </w:div>
                                <w:div w:id="1224103322">
                                  <w:marLeft w:val="640"/>
                                  <w:marRight w:val="0"/>
                                  <w:marTop w:val="0"/>
                                  <w:marBottom w:val="0"/>
                                  <w:divBdr>
                                    <w:top w:val="none" w:sz="0" w:space="0" w:color="auto"/>
                                    <w:left w:val="none" w:sz="0" w:space="0" w:color="auto"/>
                                    <w:bottom w:val="none" w:sz="0" w:space="0" w:color="auto"/>
                                    <w:right w:val="none" w:sz="0" w:space="0" w:color="auto"/>
                                  </w:divBdr>
                                </w:div>
                                <w:div w:id="1249971320">
                                  <w:marLeft w:val="640"/>
                                  <w:marRight w:val="0"/>
                                  <w:marTop w:val="0"/>
                                  <w:marBottom w:val="0"/>
                                  <w:divBdr>
                                    <w:top w:val="none" w:sz="0" w:space="0" w:color="auto"/>
                                    <w:left w:val="none" w:sz="0" w:space="0" w:color="auto"/>
                                    <w:bottom w:val="none" w:sz="0" w:space="0" w:color="auto"/>
                                    <w:right w:val="none" w:sz="0" w:space="0" w:color="auto"/>
                                  </w:divBdr>
                                </w:div>
                                <w:div w:id="1398935489">
                                  <w:marLeft w:val="640"/>
                                  <w:marRight w:val="0"/>
                                  <w:marTop w:val="0"/>
                                  <w:marBottom w:val="0"/>
                                  <w:divBdr>
                                    <w:top w:val="none" w:sz="0" w:space="0" w:color="auto"/>
                                    <w:left w:val="none" w:sz="0" w:space="0" w:color="auto"/>
                                    <w:bottom w:val="none" w:sz="0" w:space="0" w:color="auto"/>
                                    <w:right w:val="none" w:sz="0" w:space="0" w:color="auto"/>
                                  </w:divBdr>
                                </w:div>
                                <w:div w:id="1411536562">
                                  <w:marLeft w:val="640"/>
                                  <w:marRight w:val="0"/>
                                  <w:marTop w:val="0"/>
                                  <w:marBottom w:val="0"/>
                                  <w:divBdr>
                                    <w:top w:val="none" w:sz="0" w:space="0" w:color="auto"/>
                                    <w:left w:val="none" w:sz="0" w:space="0" w:color="auto"/>
                                    <w:bottom w:val="none" w:sz="0" w:space="0" w:color="auto"/>
                                    <w:right w:val="none" w:sz="0" w:space="0" w:color="auto"/>
                                  </w:divBdr>
                                </w:div>
                                <w:div w:id="1435975827">
                                  <w:marLeft w:val="640"/>
                                  <w:marRight w:val="0"/>
                                  <w:marTop w:val="0"/>
                                  <w:marBottom w:val="0"/>
                                  <w:divBdr>
                                    <w:top w:val="none" w:sz="0" w:space="0" w:color="auto"/>
                                    <w:left w:val="none" w:sz="0" w:space="0" w:color="auto"/>
                                    <w:bottom w:val="none" w:sz="0" w:space="0" w:color="auto"/>
                                    <w:right w:val="none" w:sz="0" w:space="0" w:color="auto"/>
                                  </w:divBdr>
                                </w:div>
                                <w:div w:id="1471165865">
                                  <w:marLeft w:val="640"/>
                                  <w:marRight w:val="0"/>
                                  <w:marTop w:val="0"/>
                                  <w:marBottom w:val="0"/>
                                  <w:divBdr>
                                    <w:top w:val="none" w:sz="0" w:space="0" w:color="auto"/>
                                    <w:left w:val="none" w:sz="0" w:space="0" w:color="auto"/>
                                    <w:bottom w:val="none" w:sz="0" w:space="0" w:color="auto"/>
                                    <w:right w:val="none" w:sz="0" w:space="0" w:color="auto"/>
                                  </w:divBdr>
                                </w:div>
                                <w:div w:id="1524442094">
                                  <w:marLeft w:val="640"/>
                                  <w:marRight w:val="0"/>
                                  <w:marTop w:val="0"/>
                                  <w:marBottom w:val="0"/>
                                  <w:divBdr>
                                    <w:top w:val="none" w:sz="0" w:space="0" w:color="auto"/>
                                    <w:left w:val="none" w:sz="0" w:space="0" w:color="auto"/>
                                    <w:bottom w:val="none" w:sz="0" w:space="0" w:color="auto"/>
                                    <w:right w:val="none" w:sz="0" w:space="0" w:color="auto"/>
                                  </w:divBdr>
                                </w:div>
                                <w:div w:id="1591235440">
                                  <w:marLeft w:val="640"/>
                                  <w:marRight w:val="0"/>
                                  <w:marTop w:val="0"/>
                                  <w:marBottom w:val="0"/>
                                  <w:divBdr>
                                    <w:top w:val="none" w:sz="0" w:space="0" w:color="auto"/>
                                    <w:left w:val="none" w:sz="0" w:space="0" w:color="auto"/>
                                    <w:bottom w:val="none" w:sz="0" w:space="0" w:color="auto"/>
                                    <w:right w:val="none" w:sz="0" w:space="0" w:color="auto"/>
                                  </w:divBdr>
                                </w:div>
                                <w:div w:id="1610165169">
                                  <w:marLeft w:val="640"/>
                                  <w:marRight w:val="0"/>
                                  <w:marTop w:val="0"/>
                                  <w:marBottom w:val="0"/>
                                  <w:divBdr>
                                    <w:top w:val="none" w:sz="0" w:space="0" w:color="auto"/>
                                    <w:left w:val="none" w:sz="0" w:space="0" w:color="auto"/>
                                    <w:bottom w:val="none" w:sz="0" w:space="0" w:color="auto"/>
                                    <w:right w:val="none" w:sz="0" w:space="0" w:color="auto"/>
                                  </w:divBdr>
                                </w:div>
                                <w:div w:id="1658460837">
                                  <w:marLeft w:val="640"/>
                                  <w:marRight w:val="0"/>
                                  <w:marTop w:val="0"/>
                                  <w:marBottom w:val="0"/>
                                  <w:divBdr>
                                    <w:top w:val="none" w:sz="0" w:space="0" w:color="auto"/>
                                    <w:left w:val="none" w:sz="0" w:space="0" w:color="auto"/>
                                    <w:bottom w:val="none" w:sz="0" w:space="0" w:color="auto"/>
                                    <w:right w:val="none" w:sz="0" w:space="0" w:color="auto"/>
                                  </w:divBdr>
                                </w:div>
                                <w:div w:id="1677920311">
                                  <w:marLeft w:val="640"/>
                                  <w:marRight w:val="0"/>
                                  <w:marTop w:val="0"/>
                                  <w:marBottom w:val="0"/>
                                  <w:divBdr>
                                    <w:top w:val="none" w:sz="0" w:space="0" w:color="auto"/>
                                    <w:left w:val="none" w:sz="0" w:space="0" w:color="auto"/>
                                    <w:bottom w:val="none" w:sz="0" w:space="0" w:color="auto"/>
                                    <w:right w:val="none" w:sz="0" w:space="0" w:color="auto"/>
                                  </w:divBdr>
                                </w:div>
                                <w:div w:id="1762214379">
                                  <w:marLeft w:val="640"/>
                                  <w:marRight w:val="0"/>
                                  <w:marTop w:val="0"/>
                                  <w:marBottom w:val="0"/>
                                  <w:divBdr>
                                    <w:top w:val="none" w:sz="0" w:space="0" w:color="auto"/>
                                    <w:left w:val="none" w:sz="0" w:space="0" w:color="auto"/>
                                    <w:bottom w:val="none" w:sz="0" w:space="0" w:color="auto"/>
                                    <w:right w:val="none" w:sz="0" w:space="0" w:color="auto"/>
                                  </w:divBdr>
                                </w:div>
                                <w:div w:id="1832600199">
                                  <w:marLeft w:val="640"/>
                                  <w:marRight w:val="0"/>
                                  <w:marTop w:val="0"/>
                                  <w:marBottom w:val="0"/>
                                  <w:divBdr>
                                    <w:top w:val="none" w:sz="0" w:space="0" w:color="auto"/>
                                    <w:left w:val="none" w:sz="0" w:space="0" w:color="auto"/>
                                    <w:bottom w:val="none" w:sz="0" w:space="0" w:color="auto"/>
                                    <w:right w:val="none" w:sz="0" w:space="0" w:color="auto"/>
                                  </w:divBdr>
                                </w:div>
                                <w:div w:id="1899703196">
                                  <w:marLeft w:val="640"/>
                                  <w:marRight w:val="0"/>
                                  <w:marTop w:val="0"/>
                                  <w:marBottom w:val="0"/>
                                  <w:divBdr>
                                    <w:top w:val="none" w:sz="0" w:space="0" w:color="auto"/>
                                    <w:left w:val="none" w:sz="0" w:space="0" w:color="auto"/>
                                    <w:bottom w:val="none" w:sz="0" w:space="0" w:color="auto"/>
                                    <w:right w:val="none" w:sz="0" w:space="0" w:color="auto"/>
                                  </w:divBdr>
                                </w:div>
                                <w:div w:id="1917084631">
                                  <w:marLeft w:val="640"/>
                                  <w:marRight w:val="0"/>
                                  <w:marTop w:val="0"/>
                                  <w:marBottom w:val="0"/>
                                  <w:divBdr>
                                    <w:top w:val="none" w:sz="0" w:space="0" w:color="auto"/>
                                    <w:left w:val="none" w:sz="0" w:space="0" w:color="auto"/>
                                    <w:bottom w:val="none" w:sz="0" w:space="0" w:color="auto"/>
                                    <w:right w:val="none" w:sz="0" w:space="0" w:color="auto"/>
                                  </w:divBdr>
                                </w:div>
                                <w:div w:id="1942374328">
                                  <w:marLeft w:val="640"/>
                                  <w:marRight w:val="0"/>
                                  <w:marTop w:val="0"/>
                                  <w:marBottom w:val="0"/>
                                  <w:divBdr>
                                    <w:top w:val="none" w:sz="0" w:space="0" w:color="auto"/>
                                    <w:left w:val="none" w:sz="0" w:space="0" w:color="auto"/>
                                    <w:bottom w:val="none" w:sz="0" w:space="0" w:color="auto"/>
                                    <w:right w:val="none" w:sz="0" w:space="0" w:color="auto"/>
                                  </w:divBdr>
                                </w:div>
                                <w:div w:id="1944846357">
                                  <w:marLeft w:val="640"/>
                                  <w:marRight w:val="0"/>
                                  <w:marTop w:val="0"/>
                                  <w:marBottom w:val="0"/>
                                  <w:divBdr>
                                    <w:top w:val="none" w:sz="0" w:space="0" w:color="auto"/>
                                    <w:left w:val="none" w:sz="0" w:space="0" w:color="auto"/>
                                    <w:bottom w:val="none" w:sz="0" w:space="0" w:color="auto"/>
                                    <w:right w:val="none" w:sz="0" w:space="0" w:color="auto"/>
                                  </w:divBdr>
                                </w:div>
                                <w:div w:id="2070642486">
                                  <w:marLeft w:val="640"/>
                                  <w:marRight w:val="0"/>
                                  <w:marTop w:val="0"/>
                                  <w:marBottom w:val="0"/>
                                  <w:divBdr>
                                    <w:top w:val="none" w:sz="0" w:space="0" w:color="auto"/>
                                    <w:left w:val="none" w:sz="0" w:space="0" w:color="auto"/>
                                    <w:bottom w:val="none" w:sz="0" w:space="0" w:color="auto"/>
                                    <w:right w:val="none" w:sz="0" w:space="0" w:color="auto"/>
                                  </w:divBdr>
                                </w:div>
                                <w:div w:id="2095584153">
                                  <w:marLeft w:val="640"/>
                                  <w:marRight w:val="0"/>
                                  <w:marTop w:val="0"/>
                                  <w:marBottom w:val="0"/>
                                  <w:divBdr>
                                    <w:top w:val="none" w:sz="0" w:space="0" w:color="auto"/>
                                    <w:left w:val="none" w:sz="0" w:space="0" w:color="auto"/>
                                    <w:bottom w:val="none" w:sz="0" w:space="0" w:color="auto"/>
                                    <w:right w:val="none" w:sz="0" w:space="0" w:color="auto"/>
                                  </w:divBdr>
                                </w:div>
                                <w:div w:id="2105881726">
                                  <w:marLeft w:val="640"/>
                                  <w:marRight w:val="0"/>
                                  <w:marTop w:val="0"/>
                                  <w:marBottom w:val="0"/>
                                  <w:divBdr>
                                    <w:top w:val="none" w:sz="0" w:space="0" w:color="auto"/>
                                    <w:left w:val="none" w:sz="0" w:space="0" w:color="auto"/>
                                    <w:bottom w:val="none" w:sz="0" w:space="0" w:color="auto"/>
                                    <w:right w:val="none" w:sz="0" w:space="0" w:color="auto"/>
                                  </w:divBdr>
                                </w:div>
                              </w:divsChild>
                            </w:div>
                            <w:div w:id="1606229262">
                              <w:marLeft w:val="0"/>
                              <w:marRight w:val="0"/>
                              <w:marTop w:val="0"/>
                              <w:marBottom w:val="0"/>
                              <w:divBdr>
                                <w:top w:val="none" w:sz="0" w:space="0" w:color="auto"/>
                                <w:left w:val="none" w:sz="0" w:space="0" w:color="auto"/>
                                <w:bottom w:val="none" w:sz="0" w:space="0" w:color="auto"/>
                                <w:right w:val="none" w:sz="0" w:space="0" w:color="auto"/>
                              </w:divBdr>
                              <w:divsChild>
                                <w:div w:id="85226961">
                                  <w:marLeft w:val="640"/>
                                  <w:marRight w:val="0"/>
                                  <w:marTop w:val="0"/>
                                  <w:marBottom w:val="0"/>
                                  <w:divBdr>
                                    <w:top w:val="none" w:sz="0" w:space="0" w:color="auto"/>
                                    <w:left w:val="none" w:sz="0" w:space="0" w:color="auto"/>
                                    <w:bottom w:val="none" w:sz="0" w:space="0" w:color="auto"/>
                                    <w:right w:val="none" w:sz="0" w:space="0" w:color="auto"/>
                                  </w:divBdr>
                                </w:div>
                                <w:div w:id="136846007">
                                  <w:marLeft w:val="640"/>
                                  <w:marRight w:val="0"/>
                                  <w:marTop w:val="0"/>
                                  <w:marBottom w:val="0"/>
                                  <w:divBdr>
                                    <w:top w:val="none" w:sz="0" w:space="0" w:color="auto"/>
                                    <w:left w:val="none" w:sz="0" w:space="0" w:color="auto"/>
                                    <w:bottom w:val="none" w:sz="0" w:space="0" w:color="auto"/>
                                    <w:right w:val="none" w:sz="0" w:space="0" w:color="auto"/>
                                  </w:divBdr>
                                </w:div>
                                <w:div w:id="159929130">
                                  <w:marLeft w:val="640"/>
                                  <w:marRight w:val="0"/>
                                  <w:marTop w:val="0"/>
                                  <w:marBottom w:val="0"/>
                                  <w:divBdr>
                                    <w:top w:val="none" w:sz="0" w:space="0" w:color="auto"/>
                                    <w:left w:val="none" w:sz="0" w:space="0" w:color="auto"/>
                                    <w:bottom w:val="none" w:sz="0" w:space="0" w:color="auto"/>
                                    <w:right w:val="none" w:sz="0" w:space="0" w:color="auto"/>
                                  </w:divBdr>
                                </w:div>
                                <w:div w:id="229776877">
                                  <w:marLeft w:val="640"/>
                                  <w:marRight w:val="0"/>
                                  <w:marTop w:val="0"/>
                                  <w:marBottom w:val="0"/>
                                  <w:divBdr>
                                    <w:top w:val="none" w:sz="0" w:space="0" w:color="auto"/>
                                    <w:left w:val="none" w:sz="0" w:space="0" w:color="auto"/>
                                    <w:bottom w:val="none" w:sz="0" w:space="0" w:color="auto"/>
                                    <w:right w:val="none" w:sz="0" w:space="0" w:color="auto"/>
                                  </w:divBdr>
                                </w:div>
                                <w:div w:id="235014852">
                                  <w:marLeft w:val="640"/>
                                  <w:marRight w:val="0"/>
                                  <w:marTop w:val="0"/>
                                  <w:marBottom w:val="0"/>
                                  <w:divBdr>
                                    <w:top w:val="none" w:sz="0" w:space="0" w:color="auto"/>
                                    <w:left w:val="none" w:sz="0" w:space="0" w:color="auto"/>
                                    <w:bottom w:val="none" w:sz="0" w:space="0" w:color="auto"/>
                                    <w:right w:val="none" w:sz="0" w:space="0" w:color="auto"/>
                                  </w:divBdr>
                                </w:div>
                                <w:div w:id="325327419">
                                  <w:marLeft w:val="640"/>
                                  <w:marRight w:val="0"/>
                                  <w:marTop w:val="0"/>
                                  <w:marBottom w:val="0"/>
                                  <w:divBdr>
                                    <w:top w:val="none" w:sz="0" w:space="0" w:color="auto"/>
                                    <w:left w:val="none" w:sz="0" w:space="0" w:color="auto"/>
                                    <w:bottom w:val="none" w:sz="0" w:space="0" w:color="auto"/>
                                    <w:right w:val="none" w:sz="0" w:space="0" w:color="auto"/>
                                  </w:divBdr>
                                </w:div>
                                <w:div w:id="332223595">
                                  <w:marLeft w:val="640"/>
                                  <w:marRight w:val="0"/>
                                  <w:marTop w:val="0"/>
                                  <w:marBottom w:val="0"/>
                                  <w:divBdr>
                                    <w:top w:val="none" w:sz="0" w:space="0" w:color="auto"/>
                                    <w:left w:val="none" w:sz="0" w:space="0" w:color="auto"/>
                                    <w:bottom w:val="none" w:sz="0" w:space="0" w:color="auto"/>
                                    <w:right w:val="none" w:sz="0" w:space="0" w:color="auto"/>
                                  </w:divBdr>
                                </w:div>
                                <w:div w:id="353044952">
                                  <w:marLeft w:val="640"/>
                                  <w:marRight w:val="0"/>
                                  <w:marTop w:val="0"/>
                                  <w:marBottom w:val="0"/>
                                  <w:divBdr>
                                    <w:top w:val="none" w:sz="0" w:space="0" w:color="auto"/>
                                    <w:left w:val="none" w:sz="0" w:space="0" w:color="auto"/>
                                    <w:bottom w:val="none" w:sz="0" w:space="0" w:color="auto"/>
                                    <w:right w:val="none" w:sz="0" w:space="0" w:color="auto"/>
                                  </w:divBdr>
                                </w:div>
                                <w:div w:id="410396911">
                                  <w:marLeft w:val="640"/>
                                  <w:marRight w:val="0"/>
                                  <w:marTop w:val="0"/>
                                  <w:marBottom w:val="0"/>
                                  <w:divBdr>
                                    <w:top w:val="none" w:sz="0" w:space="0" w:color="auto"/>
                                    <w:left w:val="none" w:sz="0" w:space="0" w:color="auto"/>
                                    <w:bottom w:val="none" w:sz="0" w:space="0" w:color="auto"/>
                                    <w:right w:val="none" w:sz="0" w:space="0" w:color="auto"/>
                                  </w:divBdr>
                                </w:div>
                                <w:div w:id="458760995">
                                  <w:marLeft w:val="640"/>
                                  <w:marRight w:val="0"/>
                                  <w:marTop w:val="0"/>
                                  <w:marBottom w:val="0"/>
                                  <w:divBdr>
                                    <w:top w:val="none" w:sz="0" w:space="0" w:color="auto"/>
                                    <w:left w:val="none" w:sz="0" w:space="0" w:color="auto"/>
                                    <w:bottom w:val="none" w:sz="0" w:space="0" w:color="auto"/>
                                    <w:right w:val="none" w:sz="0" w:space="0" w:color="auto"/>
                                  </w:divBdr>
                                </w:div>
                                <w:div w:id="466358798">
                                  <w:marLeft w:val="640"/>
                                  <w:marRight w:val="0"/>
                                  <w:marTop w:val="0"/>
                                  <w:marBottom w:val="0"/>
                                  <w:divBdr>
                                    <w:top w:val="none" w:sz="0" w:space="0" w:color="auto"/>
                                    <w:left w:val="none" w:sz="0" w:space="0" w:color="auto"/>
                                    <w:bottom w:val="none" w:sz="0" w:space="0" w:color="auto"/>
                                    <w:right w:val="none" w:sz="0" w:space="0" w:color="auto"/>
                                  </w:divBdr>
                                </w:div>
                                <w:div w:id="478151264">
                                  <w:marLeft w:val="640"/>
                                  <w:marRight w:val="0"/>
                                  <w:marTop w:val="0"/>
                                  <w:marBottom w:val="0"/>
                                  <w:divBdr>
                                    <w:top w:val="none" w:sz="0" w:space="0" w:color="auto"/>
                                    <w:left w:val="none" w:sz="0" w:space="0" w:color="auto"/>
                                    <w:bottom w:val="none" w:sz="0" w:space="0" w:color="auto"/>
                                    <w:right w:val="none" w:sz="0" w:space="0" w:color="auto"/>
                                  </w:divBdr>
                                </w:div>
                                <w:div w:id="512917259">
                                  <w:marLeft w:val="640"/>
                                  <w:marRight w:val="0"/>
                                  <w:marTop w:val="0"/>
                                  <w:marBottom w:val="0"/>
                                  <w:divBdr>
                                    <w:top w:val="none" w:sz="0" w:space="0" w:color="auto"/>
                                    <w:left w:val="none" w:sz="0" w:space="0" w:color="auto"/>
                                    <w:bottom w:val="none" w:sz="0" w:space="0" w:color="auto"/>
                                    <w:right w:val="none" w:sz="0" w:space="0" w:color="auto"/>
                                  </w:divBdr>
                                </w:div>
                                <w:div w:id="586227603">
                                  <w:marLeft w:val="640"/>
                                  <w:marRight w:val="0"/>
                                  <w:marTop w:val="0"/>
                                  <w:marBottom w:val="0"/>
                                  <w:divBdr>
                                    <w:top w:val="none" w:sz="0" w:space="0" w:color="auto"/>
                                    <w:left w:val="none" w:sz="0" w:space="0" w:color="auto"/>
                                    <w:bottom w:val="none" w:sz="0" w:space="0" w:color="auto"/>
                                    <w:right w:val="none" w:sz="0" w:space="0" w:color="auto"/>
                                  </w:divBdr>
                                </w:div>
                                <w:div w:id="607810984">
                                  <w:marLeft w:val="640"/>
                                  <w:marRight w:val="0"/>
                                  <w:marTop w:val="0"/>
                                  <w:marBottom w:val="0"/>
                                  <w:divBdr>
                                    <w:top w:val="none" w:sz="0" w:space="0" w:color="auto"/>
                                    <w:left w:val="none" w:sz="0" w:space="0" w:color="auto"/>
                                    <w:bottom w:val="none" w:sz="0" w:space="0" w:color="auto"/>
                                    <w:right w:val="none" w:sz="0" w:space="0" w:color="auto"/>
                                  </w:divBdr>
                                </w:div>
                                <w:div w:id="663359888">
                                  <w:marLeft w:val="640"/>
                                  <w:marRight w:val="0"/>
                                  <w:marTop w:val="0"/>
                                  <w:marBottom w:val="0"/>
                                  <w:divBdr>
                                    <w:top w:val="none" w:sz="0" w:space="0" w:color="auto"/>
                                    <w:left w:val="none" w:sz="0" w:space="0" w:color="auto"/>
                                    <w:bottom w:val="none" w:sz="0" w:space="0" w:color="auto"/>
                                    <w:right w:val="none" w:sz="0" w:space="0" w:color="auto"/>
                                  </w:divBdr>
                                </w:div>
                                <w:div w:id="713042112">
                                  <w:marLeft w:val="640"/>
                                  <w:marRight w:val="0"/>
                                  <w:marTop w:val="0"/>
                                  <w:marBottom w:val="0"/>
                                  <w:divBdr>
                                    <w:top w:val="none" w:sz="0" w:space="0" w:color="auto"/>
                                    <w:left w:val="none" w:sz="0" w:space="0" w:color="auto"/>
                                    <w:bottom w:val="none" w:sz="0" w:space="0" w:color="auto"/>
                                    <w:right w:val="none" w:sz="0" w:space="0" w:color="auto"/>
                                  </w:divBdr>
                                </w:div>
                                <w:div w:id="772283855">
                                  <w:marLeft w:val="640"/>
                                  <w:marRight w:val="0"/>
                                  <w:marTop w:val="0"/>
                                  <w:marBottom w:val="0"/>
                                  <w:divBdr>
                                    <w:top w:val="none" w:sz="0" w:space="0" w:color="auto"/>
                                    <w:left w:val="none" w:sz="0" w:space="0" w:color="auto"/>
                                    <w:bottom w:val="none" w:sz="0" w:space="0" w:color="auto"/>
                                    <w:right w:val="none" w:sz="0" w:space="0" w:color="auto"/>
                                  </w:divBdr>
                                </w:div>
                                <w:div w:id="819807278">
                                  <w:marLeft w:val="640"/>
                                  <w:marRight w:val="0"/>
                                  <w:marTop w:val="0"/>
                                  <w:marBottom w:val="0"/>
                                  <w:divBdr>
                                    <w:top w:val="none" w:sz="0" w:space="0" w:color="auto"/>
                                    <w:left w:val="none" w:sz="0" w:space="0" w:color="auto"/>
                                    <w:bottom w:val="none" w:sz="0" w:space="0" w:color="auto"/>
                                    <w:right w:val="none" w:sz="0" w:space="0" w:color="auto"/>
                                  </w:divBdr>
                                </w:div>
                                <w:div w:id="882517556">
                                  <w:marLeft w:val="640"/>
                                  <w:marRight w:val="0"/>
                                  <w:marTop w:val="0"/>
                                  <w:marBottom w:val="0"/>
                                  <w:divBdr>
                                    <w:top w:val="none" w:sz="0" w:space="0" w:color="auto"/>
                                    <w:left w:val="none" w:sz="0" w:space="0" w:color="auto"/>
                                    <w:bottom w:val="none" w:sz="0" w:space="0" w:color="auto"/>
                                    <w:right w:val="none" w:sz="0" w:space="0" w:color="auto"/>
                                  </w:divBdr>
                                </w:div>
                                <w:div w:id="1016689226">
                                  <w:marLeft w:val="640"/>
                                  <w:marRight w:val="0"/>
                                  <w:marTop w:val="0"/>
                                  <w:marBottom w:val="0"/>
                                  <w:divBdr>
                                    <w:top w:val="none" w:sz="0" w:space="0" w:color="auto"/>
                                    <w:left w:val="none" w:sz="0" w:space="0" w:color="auto"/>
                                    <w:bottom w:val="none" w:sz="0" w:space="0" w:color="auto"/>
                                    <w:right w:val="none" w:sz="0" w:space="0" w:color="auto"/>
                                  </w:divBdr>
                                </w:div>
                                <w:div w:id="1107773756">
                                  <w:marLeft w:val="640"/>
                                  <w:marRight w:val="0"/>
                                  <w:marTop w:val="0"/>
                                  <w:marBottom w:val="0"/>
                                  <w:divBdr>
                                    <w:top w:val="none" w:sz="0" w:space="0" w:color="auto"/>
                                    <w:left w:val="none" w:sz="0" w:space="0" w:color="auto"/>
                                    <w:bottom w:val="none" w:sz="0" w:space="0" w:color="auto"/>
                                    <w:right w:val="none" w:sz="0" w:space="0" w:color="auto"/>
                                  </w:divBdr>
                                </w:div>
                                <w:div w:id="1133058658">
                                  <w:marLeft w:val="640"/>
                                  <w:marRight w:val="0"/>
                                  <w:marTop w:val="0"/>
                                  <w:marBottom w:val="0"/>
                                  <w:divBdr>
                                    <w:top w:val="none" w:sz="0" w:space="0" w:color="auto"/>
                                    <w:left w:val="none" w:sz="0" w:space="0" w:color="auto"/>
                                    <w:bottom w:val="none" w:sz="0" w:space="0" w:color="auto"/>
                                    <w:right w:val="none" w:sz="0" w:space="0" w:color="auto"/>
                                  </w:divBdr>
                                </w:div>
                                <w:div w:id="1138572368">
                                  <w:marLeft w:val="640"/>
                                  <w:marRight w:val="0"/>
                                  <w:marTop w:val="0"/>
                                  <w:marBottom w:val="0"/>
                                  <w:divBdr>
                                    <w:top w:val="none" w:sz="0" w:space="0" w:color="auto"/>
                                    <w:left w:val="none" w:sz="0" w:space="0" w:color="auto"/>
                                    <w:bottom w:val="none" w:sz="0" w:space="0" w:color="auto"/>
                                    <w:right w:val="none" w:sz="0" w:space="0" w:color="auto"/>
                                  </w:divBdr>
                                </w:div>
                                <w:div w:id="1305815329">
                                  <w:marLeft w:val="640"/>
                                  <w:marRight w:val="0"/>
                                  <w:marTop w:val="0"/>
                                  <w:marBottom w:val="0"/>
                                  <w:divBdr>
                                    <w:top w:val="none" w:sz="0" w:space="0" w:color="auto"/>
                                    <w:left w:val="none" w:sz="0" w:space="0" w:color="auto"/>
                                    <w:bottom w:val="none" w:sz="0" w:space="0" w:color="auto"/>
                                    <w:right w:val="none" w:sz="0" w:space="0" w:color="auto"/>
                                  </w:divBdr>
                                </w:div>
                                <w:div w:id="1351879765">
                                  <w:marLeft w:val="640"/>
                                  <w:marRight w:val="0"/>
                                  <w:marTop w:val="0"/>
                                  <w:marBottom w:val="0"/>
                                  <w:divBdr>
                                    <w:top w:val="none" w:sz="0" w:space="0" w:color="auto"/>
                                    <w:left w:val="none" w:sz="0" w:space="0" w:color="auto"/>
                                    <w:bottom w:val="none" w:sz="0" w:space="0" w:color="auto"/>
                                    <w:right w:val="none" w:sz="0" w:space="0" w:color="auto"/>
                                  </w:divBdr>
                                </w:div>
                                <w:div w:id="1390618769">
                                  <w:marLeft w:val="640"/>
                                  <w:marRight w:val="0"/>
                                  <w:marTop w:val="0"/>
                                  <w:marBottom w:val="0"/>
                                  <w:divBdr>
                                    <w:top w:val="none" w:sz="0" w:space="0" w:color="auto"/>
                                    <w:left w:val="none" w:sz="0" w:space="0" w:color="auto"/>
                                    <w:bottom w:val="none" w:sz="0" w:space="0" w:color="auto"/>
                                    <w:right w:val="none" w:sz="0" w:space="0" w:color="auto"/>
                                  </w:divBdr>
                                </w:div>
                                <w:div w:id="1438985330">
                                  <w:marLeft w:val="640"/>
                                  <w:marRight w:val="0"/>
                                  <w:marTop w:val="0"/>
                                  <w:marBottom w:val="0"/>
                                  <w:divBdr>
                                    <w:top w:val="none" w:sz="0" w:space="0" w:color="auto"/>
                                    <w:left w:val="none" w:sz="0" w:space="0" w:color="auto"/>
                                    <w:bottom w:val="none" w:sz="0" w:space="0" w:color="auto"/>
                                    <w:right w:val="none" w:sz="0" w:space="0" w:color="auto"/>
                                  </w:divBdr>
                                </w:div>
                                <w:div w:id="1441878124">
                                  <w:marLeft w:val="640"/>
                                  <w:marRight w:val="0"/>
                                  <w:marTop w:val="0"/>
                                  <w:marBottom w:val="0"/>
                                  <w:divBdr>
                                    <w:top w:val="none" w:sz="0" w:space="0" w:color="auto"/>
                                    <w:left w:val="none" w:sz="0" w:space="0" w:color="auto"/>
                                    <w:bottom w:val="none" w:sz="0" w:space="0" w:color="auto"/>
                                    <w:right w:val="none" w:sz="0" w:space="0" w:color="auto"/>
                                  </w:divBdr>
                                </w:div>
                                <w:div w:id="1445077620">
                                  <w:marLeft w:val="640"/>
                                  <w:marRight w:val="0"/>
                                  <w:marTop w:val="0"/>
                                  <w:marBottom w:val="0"/>
                                  <w:divBdr>
                                    <w:top w:val="none" w:sz="0" w:space="0" w:color="auto"/>
                                    <w:left w:val="none" w:sz="0" w:space="0" w:color="auto"/>
                                    <w:bottom w:val="none" w:sz="0" w:space="0" w:color="auto"/>
                                    <w:right w:val="none" w:sz="0" w:space="0" w:color="auto"/>
                                  </w:divBdr>
                                </w:div>
                                <w:div w:id="1496067528">
                                  <w:marLeft w:val="640"/>
                                  <w:marRight w:val="0"/>
                                  <w:marTop w:val="0"/>
                                  <w:marBottom w:val="0"/>
                                  <w:divBdr>
                                    <w:top w:val="none" w:sz="0" w:space="0" w:color="auto"/>
                                    <w:left w:val="none" w:sz="0" w:space="0" w:color="auto"/>
                                    <w:bottom w:val="none" w:sz="0" w:space="0" w:color="auto"/>
                                    <w:right w:val="none" w:sz="0" w:space="0" w:color="auto"/>
                                  </w:divBdr>
                                </w:div>
                                <w:div w:id="1600524202">
                                  <w:marLeft w:val="640"/>
                                  <w:marRight w:val="0"/>
                                  <w:marTop w:val="0"/>
                                  <w:marBottom w:val="0"/>
                                  <w:divBdr>
                                    <w:top w:val="none" w:sz="0" w:space="0" w:color="auto"/>
                                    <w:left w:val="none" w:sz="0" w:space="0" w:color="auto"/>
                                    <w:bottom w:val="none" w:sz="0" w:space="0" w:color="auto"/>
                                    <w:right w:val="none" w:sz="0" w:space="0" w:color="auto"/>
                                  </w:divBdr>
                                </w:div>
                                <w:div w:id="1675760583">
                                  <w:marLeft w:val="640"/>
                                  <w:marRight w:val="0"/>
                                  <w:marTop w:val="0"/>
                                  <w:marBottom w:val="0"/>
                                  <w:divBdr>
                                    <w:top w:val="none" w:sz="0" w:space="0" w:color="auto"/>
                                    <w:left w:val="none" w:sz="0" w:space="0" w:color="auto"/>
                                    <w:bottom w:val="none" w:sz="0" w:space="0" w:color="auto"/>
                                    <w:right w:val="none" w:sz="0" w:space="0" w:color="auto"/>
                                  </w:divBdr>
                                </w:div>
                                <w:div w:id="1693724590">
                                  <w:marLeft w:val="640"/>
                                  <w:marRight w:val="0"/>
                                  <w:marTop w:val="0"/>
                                  <w:marBottom w:val="0"/>
                                  <w:divBdr>
                                    <w:top w:val="none" w:sz="0" w:space="0" w:color="auto"/>
                                    <w:left w:val="none" w:sz="0" w:space="0" w:color="auto"/>
                                    <w:bottom w:val="none" w:sz="0" w:space="0" w:color="auto"/>
                                    <w:right w:val="none" w:sz="0" w:space="0" w:color="auto"/>
                                  </w:divBdr>
                                </w:div>
                                <w:div w:id="1694570833">
                                  <w:marLeft w:val="640"/>
                                  <w:marRight w:val="0"/>
                                  <w:marTop w:val="0"/>
                                  <w:marBottom w:val="0"/>
                                  <w:divBdr>
                                    <w:top w:val="none" w:sz="0" w:space="0" w:color="auto"/>
                                    <w:left w:val="none" w:sz="0" w:space="0" w:color="auto"/>
                                    <w:bottom w:val="none" w:sz="0" w:space="0" w:color="auto"/>
                                    <w:right w:val="none" w:sz="0" w:space="0" w:color="auto"/>
                                  </w:divBdr>
                                </w:div>
                                <w:div w:id="1768455129">
                                  <w:marLeft w:val="640"/>
                                  <w:marRight w:val="0"/>
                                  <w:marTop w:val="0"/>
                                  <w:marBottom w:val="0"/>
                                  <w:divBdr>
                                    <w:top w:val="none" w:sz="0" w:space="0" w:color="auto"/>
                                    <w:left w:val="none" w:sz="0" w:space="0" w:color="auto"/>
                                    <w:bottom w:val="none" w:sz="0" w:space="0" w:color="auto"/>
                                    <w:right w:val="none" w:sz="0" w:space="0" w:color="auto"/>
                                  </w:divBdr>
                                </w:div>
                                <w:div w:id="1773043116">
                                  <w:marLeft w:val="640"/>
                                  <w:marRight w:val="0"/>
                                  <w:marTop w:val="0"/>
                                  <w:marBottom w:val="0"/>
                                  <w:divBdr>
                                    <w:top w:val="none" w:sz="0" w:space="0" w:color="auto"/>
                                    <w:left w:val="none" w:sz="0" w:space="0" w:color="auto"/>
                                    <w:bottom w:val="none" w:sz="0" w:space="0" w:color="auto"/>
                                    <w:right w:val="none" w:sz="0" w:space="0" w:color="auto"/>
                                  </w:divBdr>
                                </w:div>
                                <w:div w:id="1823809801">
                                  <w:marLeft w:val="640"/>
                                  <w:marRight w:val="0"/>
                                  <w:marTop w:val="0"/>
                                  <w:marBottom w:val="0"/>
                                  <w:divBdr>
                                    <w:top w:val="none" w:sz="0" w:space="0" w:color="auto"/>
                                    <w:left w:val="none" w:sz="0" w:space="0" w:color="auto"/>
                                    <w:bottom w:val="none" w:sz="0" w:space="0" w:color="auto"/>
                                    <w:right w:val="none" w:sz="0" w:space="0" w:color="auto"/>
                                  </w:divBdr>
                                </w:div>
                                <w:div w:id="1826050846">
                                  <w:marLeft w:val="640"/>
                                  <w:marRight w:val="0"/>
                                  <w:marTop w:val="0"/>
                                  <w:marBottom w:val="0"/>
                                  <w:divBdr>
                                    <w:top w:val="none" w:sz="0" w:space="0" w:color="auto"/>
                                    <w:left w:val="none" w:sz="0" w:space="0" w:color="auto"/>
                                    <w:bottom w:val="none" w:sz="0" w:space="0" w:color="auto"/>
                                    <w:right w:val="none" w:sz="0" w:space="0" w:color="auto"/>
                                  </w:divBdr>
                                </w:div>
                                <w:div w:id="1905069179">
                                  <w:marLeft w:val="640"/>
                                  <w:marRight w:val="0"/>
                                  <w:marTop w:val="0"/>
                                  <w:marBottom w:val="0"/>
                                  <w:divBdr>
                                    <w:top w:val="none" w:sz="0" w:space="0" w:color="auto"/>
                                    <w:left w:val="none" w:sz="0" w:space="0" w:color="auto"/>
                                    <w:bottom w:val="none" w:sz="0" w:space="0" w:color="auto"/>
                                    <w:right w:val="none" w:sz="0" w:space="0" w:color="auto"/>
                                  </w:divBdr>
                                </w:div>
                                <w:div w:id="2016224240">
                                  <w:marLeft w:val="640"/>
                                  <w:marRight w:val="0"/>
                                  <w:marTop w:val="0"/>
                                  <w:marBottom w:val="0"/>
                                  <w:divBdr>
                                    <w:top w:val="none" w:sz="0" w:space="0" w:color="auto"/>
                                    <w:left w:val="none" w:sz="0" w:space="0" w:color="auto"/>
                                    <w:bottom w:val="none" w:sz="0" w:space="0" w:color="auto"/>
                                    <w:right w:val="none" w:sz="0" w:space="0" w:color="auto"/>
                                  </w:divBdr>
                                </w:div>
                              </w:divsChild>
                            </w:div>
                            <w:div w:id="1697123918">
                              <w:marLeft w:val="0"/>
                              <w:marRight w:val="0"/>
                              <w:marTop w:val="0"/>
                              <w:marBottom w:val="0"/>
                              <w:divBdr>
                                <w:top w:val="none" w:sz="0" w:space="0" w:color="auto"/>
                                <w:left w:val="none" w:sz="0" w:space="0" w:color="auto"/>
                                <w:bottom w:val="none" w:sz="0" w:space="0" w:color="auto"/>
                                <w:right w:val="none" w:sz="0" w:space="0" w:color="auto"/>
                              </w:divBdr>
                              <w:divsChild>
                                <w:div w:id="13385091">
                                  <w:marLeft w:val="640"/>
                                  <w:marRight w:val="0"/>
                                  <w:marTop w:val="0"/>
                                  <w:marBottom w:val="0"/>
                                  <w:divBdr>
                                    <w:top w:val="none" w:sz="0" w:space="0" w:color="auto"/>
                                    <w:left w:val="none" w:sz="0" w:space="0" w:color="auto"/>
                                    <w:bottom w:val="none" w:sz="0" w:space="0" w:color="auto"/>
                                    <w:right w:val="none" w:sz="0" w:space="0" w:color="auto"/>
                                  </w:divBdr>
                                </w:div>
                                <w:div w:id="39214024">
                                  <w:marLeft w:val="640"/>
                                  <w:marRight w:val="0"/>
                                  <w:marTop w:val="0"/>
                                  <w:marBottom w:val="0"/>
                                  <w:divBdr>
                                    <w:top w:val="none" w:sz="0" w:space="0" w:color="auto"/>
                                    <w:left w:val="none" w:sz="0" w:space="0" w:color="auto"/>
                                    <w:bottom w:val="none" w:sz="0" w:space="0" w:color="auto"/>
                                    <w:right w:val="none" w:sz="0" w:space="0" w:color="auto"/>
                                  </w:divBdr>
                                </w:div>
                                <w:div w:id="106580392">
                                  <w:marLeft w:val="640"/>
                                  <w:marRight w:val="0"/>
                                  <w:marTop w:val="0"/>
                                  <w:marBottom w:val="0"/>
                                  <w:divBdr>
                                    <w:top w:val="none" w:sz="0" w:space="0" w:color="auto"/>
                                    <w:left w:val="none" w:sz="0" w:space="0" w:color="auto"/>
                                    <w:bottom w:val="none" w:sz="0" w:space="0" w:color="auto"/>
                                    <w:right w:val="none" w:sz="0" w:space="0" w:color="auto"/>
                                  </w:divBdr>
                                </w:div>
                                <w:div w:id="243490254">
                                  <w:marLeft w:val="640"/>
                                  <w:marRight w:val="0"/>
                                  <w:marTop w:val="0"/>
                                  <w:marBottom w:val="0"/>
                                  <w:divBdr>
                                    <w:top w:val="none" w:sz="0" w:space="0" w:color="auto"/>
                                    <w:left w:val="none" w:sz="0" w:space="0" w:color="auto"/>
                                    <w:bottom w:val="none" w:sz="0" w:space="0" w:color="auto"/>
                                    <w:right w:val="none" w:sz="0" w:space="0" w:color="auto"/>
                                  </w:divBdr>
                                </w:div>
                                <w:div w:id="243757435">
                                  <w:marLeft w:val="640"/>
                                  <w:marRight w:val="0"/>
                                  <w:marTop w:val="0"/>
                                  <w:marBottom w:val="0"/>
                                  <w:divBdr>
                                    <w:top w:val="none" w:sz="0" w:space="0" w:color="auto"/>
                                    <w:left w:val="none" w:sz="0" w:space="0" w:color="auto"/>
                                    <w:bottom w:val="none" w:sz="0" w:space="0" w:color="auto"/>
                                    <w:right w:val="none" w:sz="0" w:space="0" w:color="auto"/>
                                  </w:divBdr>
                                </w:div>
                                <w:div w:id="305935882">
                                  <w:marLeft w:val="640"/>
                                  <w:marRight w:val="0"/>
                                  <w:marTop w:val="0"/>
                                  <w:marBottom w:val="0"/>
                                  <w:divBdr>
                                    <w:top w:val="none" w:sz="0" w:space="0" w:color="auto"/>
                                    <w:left w:val="none" w:sz="0" w:space="0" w:color="auto"/>
                                    <w:bottom w:val="none" w:sz="0" w:space="0" w:color="auto"/>
                                    <w:right w:val="none" w:sz="0" w:space="0" w:color="auto"/>
                                  </w:divBdr>
                                </w:div>
                                <w:div w:id="493179469">
                                  <w:marLeft w:val="640"/>
                                  <w:marRight w:val="0"/>
                                  <w:marTop w:val="0"/>
                                  <w:marBottom w:val="0"/>
                                  <w:divBdr>
                                    <w:top w:val="none" w:sz="0" w:space="0" w:color="auto"/>
                                    <w:left w:val="none" w:sz="0" w:space="0" w:color="auto"/>
                                    <w:bottom w:val="none" w:sz="0" w:space="0" w:color="auto"/>
                                    <w:right w:val="none" w:sz="0" w:space="0" w:color="auto"/>
                                  </w:divBdr>
                                </w:div>
                                <w:div w:id="495849543">
                                  <w:marLeft w:val="640"/>
                                  <w:marRight w:val="0"/>
                                  <w:marTop w:val="0"/>
                                  <w:marBottom w:val="0"/>
                                  <w:divBdr>
                                    <w:top w:val="none" w:sz="0" w:space="0" w:color="auto"/>
                                    <w:left w:val="none" w:sz="0" w:space="0" w:color="auto"/>
                                    <w:bottom w:val="none" w:sz="0" w:space="0" w:color="auto"/>
                                    <w:right w:val="none" w:sz="0" w:space="0" w:color="auto"/>
                                  </w:divBdr>
                                </w:div>
                                <w:div w:id="548610001">
                                  <w:marLeft w:val="640"/>
                                  <w:marRight w:val="0"/>
                                  <w:marTop w:val="0"/>
                                  <w:marBottom w:val="0"/>
                                  <w:divBdr>
                                    <w:top w:val="none" w:sz="0" w:space="0" w:color="auto"/>
                                    <w:left w:val="none" w:sz="0" w:space="0" w:color="auto"/>
                                    <w:bottom w:val="none" w:sz="0" w:space="0" w:color="auto"/>
                                    <w:right w:val="none" w:sz="0" w:space="0" w:color="auto"/>
                                  </w:divBdr>
                                </w:div>
                                <w:div w:id="621300649">
                                  <w:marLeft w:val="640"/>
                                  <w:marRight w:val="0"/>
                                  <w:marTop w:val="0"/>
                                  <w:marBottom w:val="0"/>
                                  <w:divBdr>
                                    <w:top w:val="none" w:sz="0" w:space="0" w:color="auto"/>
                                    <w:left w:val="none" w:sz="0" w:space="0" w:color="auto"/>
                                    <w:bottom w:val="none" w:sz="0" w:space="0" w:color="auto"/>
                                    <w:right w:val="none" w:sz="0" w:space="0" w:color="auto"/>
                                  </w:divBdr>
                                </w:div>
                                <w:div w:id="645286211">
                                  <w:marLeft w:val="640"/>
                                  <w:marRight w:val="0"/>
                                  <w:marTop w:val="0"/>
                                  <w:marBottom w:val="0"/>
                                  <w:divBdr>
                                    <w:top w:val="none" w:sz="0" w:space="0" w:color="auto"/>
                                    <w:left w:val="none" w:sz="0" w:space="0" w:color="auto"/>
                                    <w:bottom w:val="none" w:sz="0" w:space="0" w:color="auto"/>
                                    <w:right w:val="none" w:sz="0" w:space="0" w:color="auto"/>
                                  </w:divBdr>
                                </w:div>
                                <w:div w:id="769280476">
                                  <w:marLeft w:val="640"/>
                                  <w:marRight w:val="0"/>
                                  <w:marTop w:val="0"/>
                                  <w:marBottom w:val="0"/>
                                  <w:divBdr>
                                    <w:top w:val="none" w:sz="0" w:space="0" w:color="auto"/>
                                    <w:left w:val="none" w:sz="0" w:space="0" w:color="auto"/>
                                    <w:bottom w:val="none" w:sz="0" w:space="0" w:color="auto"/>
                                    <w:right w:val="none" w:sz="0" w:space="0" w:color="auto"/>
                                  </w:divBdr>
                                </w:div>
                                <w:div w:id="935551797">
                                  <w:marLeft w:val="640"/>
                                  <w:marRight w:val="0"/>
                                  <w:marTop w:val="0"/>
                                  <w:marBottom w:val="0"/>
                                  <w:divBdr>
                                    <w:top w:val="none" w:sz="0" w:space="0" w:color="auto"/>
                                    <w:left w:val="none" w:sz="0" w:space="0" w:color="auto"/>
                                    <w:bottom w:val="none" w:sz="0" w:space="0" w:color="auto"/>
                                    <w:right w:val="none" w:sz="0" w:space="0" w:color="auto"/>
                                  </w:divBdr>
                                </w:div>
                                <w:div w:id="1026827944">
                                  <w:marLeft w:val="640"/>
                                  <w:marRight w:val="0"/>
                                  <w:marTop w:val="0"/>
                                  <w:marBottom w:val="0"/>
                                  <w:divBdr>
                                    <w:top w:val="none" w:sz="0" w:space="0" w:color="auto"/>
                                    <w:left w:val="none" w:sz="0" w:space="0" w:color="auto"/>
                                    <w:bottom w:val="none" w:sz="0" w:space="0" w:color="auto"/>
                                    <w:right w:val="none" w:sz="0" w:space="0" w:color="auto"/>
                                  </w:divBdr>
                                </w:div>
                                <w:div w:id="1036854563">
                                  <w:marLeft w:val="640"/>
                                  <w:marRight w:val="0"/>
                                  <w:marTop w:val="0"/>
                                  <w:marBottom w:val="0"/>
                                  <w:divBdr>
                                    <w:top w:val="none" w:sz="0" w:space="0" w:color="auto"/>
                                    <w:left w:val="none" w:sz="0" w:space="0" w:color="auto"/>
                                    <w:bottom w:val="none" w:sz="0" w:space="0" w:color="auto"/>
                                    <w:right w:val="none" w:sz="0" w:space="0" w:color="auto"/>
                                  </w:divBdr>
                                </w:div>
                                <w:div w:id="1061173116">
                                  <w:marLeft w:val="640"/>
                                  <w:marRight w:val="0"/>
                                  <w:marTop w:val="0"/>
                                  <w:marBottom w:val="0"/>
                                  <w:divBdr>
                                    <w:top w:val="none" w:sz="0" w:space="0" w:color="auto"/>
                                    <w:left w:val="none" w:sz="0" w:space="0" w:color="auto"/>
                                    <w:bottom w:val="none" w:sz="0" w:space="0" w:color="auto"/>
                                    <w:right w:val="none" w:sz="0" w:space="0" w:color="auto"/>
                                  </w:divBdr>
                                </w:div>
                                <w:div w:id="1191645928">
                                  <w:marLeft w:val="640"/>
                                  <w:marRight w:val="0"/>
                                  <w:marTop w:val="0"/>
                                  <w:marBottom w:val="0"/>
                                  <w:divBdr>
                                    <w:top w:val="none" w:sz="0" w:space="0" w:color="auto"/>
                                    <w:left w:val="none" w:sz="0" w:space="0" w:color="auto"/>
                                    <w:bottom w:val="none" w:sz="0" w:space="0" w:color="auto"/>
                                    <w:right w:val="none" w:sz="0" w:space="0" w:color="auto"/>
                                  </w:divBdr>
                                </w:div>
                                <w:div w:id="1242452645">
                                  <w:marLeft w:val="640"/>
                                  <w:marRight w:val="0"/>
                                  <w:marTop w:val="0"/>
                                  <w:marBottom w:val="0"/>
                                  <w:divBdr>
                                    <w:top w:val="none" w:sz="0" w:space="0" w:color="auto"/>
                                    <w:left w:val="none" w:sz="0" w:space="0" w:color="auto"/>
                                    <w:bottom w:val="none" w:sz="0" w:space="0" w:color="auto"/>
                                    <w:right w:val="none" w:sz="0" w:space="0" w:color="auto"/>
                                  </w:divBdr>
                                </w:div>
                                <w:div w:id="1327974992">
                                  <w:marLeft w:val="640"/>
                                  <w:marRight w:val="0"/>
                                  <w:marTop w:val="0"/>
                                  <w:marBottom w:val="0"/>
                                  <w:divBdr>
                                    <w:top w:val="none" w:sz="0" w:space="0" w:color="auto"/>
                                    <w:left w:val="none" w:sz="0" w:space="0" w:color="auto"/>
                                    <w:bottom w:val="none" w:sz="0" w:space="0" w:color="auto"/>
                                    <w:right w:val="none" w:sz="0" w:space="0" w:color="auto"/>
                                  </w:divBdr>
                                </w:div>
                                <w:div w:id="1409688121">
                                  <w:marLeft w:val="640"/>
                                  <w:marRight w:val="0"/>
                                  <w:marTop w:val="0"/>
                                  <w:marBottom w:val="0"/>
                                  <w:divBdr>
                                    <w:top w:val="none" w:sz="0" w:space="0" w:color="auto"/>
                                    <w:left w:val="none" w:sz="0" w:space="0" w:color="auto"/>
                                    <w:bottom w:val="none" w:sz="0" w:space="0" w:color="auto"/>
                                    <w:right w:val="none" w:sz="0" w:space="0" w:color="auto"/>
                                  </w:divBdr>
                                </w:div>
                                <w:div w:id="1441491720">
                                  <w:marLeft w:val="640"/>
                                  <w:marRight w:val="0"/>
                                  <w:marTop w:val="0"/>
                                  <w:marBottom w:val="0"/>
                                  <w:divBdr>
                                    <w:top w:val="none" w:sz="0" w:space="0" w:color="auto"/>
                                    <w:left w:val="none" w:sz="0" w:space="0" w:color="auto"/>
                                    <w:bottom w:val="none" w:sz="0" w:space="0" w:color="auto"/>
                                    <w:right w:val="none" w:sz="0" w:space="0" w:color="auto"/>
                                  </w:divBdr>
                                </w:div>
                                <w:div w:id="1481918206">
                                  <w:marLeft w:val="640"/>
                                  <w:marRight w:val="0"/>
                                  <w:marTop w:val="0"/>
                                  <w:marBottom w:val="0"/>
                                  <w:divBdr>
                                    <w:top w:val="none" w:sz="0" w:space="0" w:color="auto"/>
                                    <w:left w:val="none" w:sz="0" w:space="0" w:color="auto"/>
                                    <w:bottom w:val="none" w:sz="0" w:space="0" w:color="auto"/>
                                    <w:right w:val="none" w:sz="0" w:space="0" w:color="auto"/>
                                  </w:divBdr>
                                </w:div>
                                <w:div w:id="1485199615">
                                  <w:marLeft w:val="640"/>
                                  <w:marRight w:val="0"/>
                                  <w:marTop w:val="0"/>
                                  <w:marBottom w:val="0"/>
                                  <w:divBdr>
                                    <w:top w:val="none" w:sz="0" w:space="0" w:color="auto"/>
                                    <w:left w:val="none" w:sz="0" w:space="0" w:color="auto"/>
                                    <w:bottom w:val="none" w:sz="0" w:space="0" w:color="auto"/>
                                    <w:right w:val="none" w:sz="0" w:space="0" w:color="auto"/>
                                  </w:divBdr>
                                </w:div>
                                <w:div w:id="1589773366">
                                  <w:marLeft w:val="640"/>
                                  <w:marRight w:val="0"/>
                                  <w:marTop w:val="0"/>
                                  <w:marBottom w:val="0"/>
                                  <w:divBdr>
                                    <w:top w:val="none" w:sz="0" w:space="0" w:color="auto"/>
                                    <w:left w:val="none" w:sz="0" w:space="0" w:color="auto"/>
                                    <w:bottom w:val="none" w:sz="0" w:space="0" w:color="auto"/>
                                    <w:right w:val="none" w:sz="0" w:space="0" w:color="auto"/>
                                  </w:divBdr>
                                </w:div>
                                <w:div w:id="1639530629">
                                  <w:marLeft w:val="640"/>
                                  <w:marRight w:val="0"/>
                                  <w:marTop w:val="0"/>
                                  <w:marBottom w:val="0"/>
                                  <w:divBdr>
                                    <w:top w:val="none" w:sz="0" w:space="0" w:color="auto"/>
                                    <w:left w:val="none" w:sz="0" w:space="0" w:color="auto"/>
                                    <w:bottom w:val="none" w:sz="0" w:space="0" w:color="auto"/>
                                    <w:right w:val="none" w:sz="0" w:space="0" w:color="auto"/>
                                  </w:divBdr>
                                </w:div>
                                <w:div w:id="1662849840">
                                  <w:marLeft w:val="640"/>
                                  <w:marRight w:val="0"/>
                                  <w:marTop w:val="0"/>
                                  <w:marBottom w:val="0"/>
                                  <w:divBdr>
                                    <w:top w:val="none" w:sz="0" w:space="0" w:color="auto"/>
                                    <w:left w:val="none" w:sz="0" w:space="0" w:color="auto"/>
                                    <w:bottom w:val="none" w:sz="0" w:space="0" w:color="auto"/>
                                    <w:right w:val="none" w:sz="0" w:space="0" w:color="auto"/>
                                  </w:divBdr>
                                </w:div>
                                <w:div w:id="1674147158">
                                  <w:marLeft w:val="640"/>
                                  <w:marRight w:val="0"/>
                                  <w:marTop w:val="0"/>
                                  <w:marBottom w:val="0"/>
                                  <w:divBdr>
                                    <w:top w:val="none" w:sz="0" w:space="0" w:color="auto"/>
                                    <w:left w:val="none" w:sz="0" w:space="0" w:color="auto"/>
                                    <w:bottom w:val="none" w:sz="0" w:space="0" w:color="auto"/>
                                    <w:right w:val="none" w:sz="0" w:space="0" w:color="auto"/>
                                  </w:divBdr>
                                </w:div>
                                <w:div w:id="1759252879">
                                  <w:marLeft w:val="640"/>
                                  <w:marRight w:val="0"/>
                                  <w:marTop w:val="0"/>
                                  <w:marBottom w:val="0"/>
                                  <w:divBdr>
                                    <w:top w:val="none" w:sz="0" w:space="0" w:color="auto"/>
                                    <w:left w:val="none" w:sz="0" w:space="0" w:color="auto"/>
                                    <w:bottom w:val="none" w:sz="0" w:space="0" w:color="auto"/>
                                    <w:right w:val="none" w:sz="0" w:space="0" w:color="auto"/>
                                  </w:divBdr>
                                </w:div>
                                <w:div w:id="1815021354">
                                  <w:marLeft w:val="640"/>
                                  <w:marRight w:val="0"/>
                                  <w:marTop w:val="0"/>
                                  <w:marBottom w:val="0"/>
                                  <w:divBdr>
                                    <w:top w:val="none" w:sz="0" w:space="0" w:color="auto"/>
                                    <w:left w:val="none" w:sz="0" w:space="0" w:color="auto"/>
                                    <w:bottom w:val="none" w:sz="0" w:space="0" w:color="auto"/>
                                    <w:right w:val="none" w:sz="0" w:space="0" w:color="auto"/>
                                  </w:divBdr>
                                </w:div>
                                <w:div w:id="1910847072">
                                  <w:marLeft w:val="640"/>
                                  <w:marRight w:val="0"/>
                                  <w:marTop w:val="0"/>
                                  <w:marBottom w:val="0"/>
                                  <w:divBdr>
                                    <w:top w:val="none" w:sz="0" w:space="0" w:color="auto"/>
                                    <w:left w:val="none" w:sz="0" w:space="0" w:color="auto"/>
                                    <w:bottom w:val="none" w:sz="0" w:space="0" w:color="auto"/>
                                    <w:right w:val="none" w:sz="0" w:space="0" w:color="auto"/>
                                  </w:divBdr>
                                </w:div>
                                <w:div w:id="1937709438">
                                  <w:marLeft w:val="640"/>
                                  <w:marRight w:val="0"/>
                                  <w:marTop w:val="0"/>
                                  <w:marBottom w:val="0"/>
                                  <w:divBdr>
                                    <w:top w:val="none" w:sz="0" w:space="0" w:color="auto"/>
                                    <w:left w:val="none" w:sz="0" w:space="0" w:color="auto"/>
                                    <w:bottom w:val="none" w:sz="0" w:space="0" w:color="auto"/>
                                    <w:right w:val="none" w:sz="0" w:space="0" w:color="auto"/>
                                  </w:divBdr>
                                </w:div>
                                <w:div w:id="2005887995">
                                  <w:marLeft w:val="640"/>
                                  <w:marRight w:val="0"/>
                                  <w:marTop w:val="0"/>
                                  <w:marBottom w:val="0"/>
                                  <w:divBdr>
                                    <w:top w:val="none" w:sz="0" w:space="0" w:color="auto"/>
                                    <w:left w:val="none" w:sz="0" w:space="0" w:color="auto"/>
                                    <w:bottom w:val="none" w:sz="0" w:space="0" w:color="auto"/>
                                    <w:right w:val="none" w:sz="0" w:space="0" w:color="auto"/>
                                  </w:divBdr>
                                </w:div>
                                <w:div w:id="2082676873">
                                  <w:marLeft w:val="640"/>
                                  <w:marRight w:val="0"/>
                                  <w:marTop w:val="0"/>
                                  <w:marBottom w:val="0"/>
                                  <w:divBdr>
                                    <w:top w:val="none" w:sz="0" w:space="0" w:color="auto"/>
                                    <w:left w:val="none" w:sz="0" w:space="0" w:color="auto"/>
                                    <w:bottom w:val="none" w:sz="0" w:space="0" w:color="auto"/>
                                    <w:right w:val="none" w:sz="0" w:space="0" w:color="auto"/>
                                  </w:divBdr>
                                </w:div>
                                <w:div w:id="2098086593">
                                  <w:marLeft w:val="640"/>
                                  <w:marRight w:val="0"/>
                                  <w:marTop w:val="0"/>
                                  <w:marBottom w:val="0"/>
                                  <w:divBdr>
                                    <w:top w:val="none" w:sz="0" w:space="0" w:color="auto"/>
                                    <w:left w:val="none" w:sz="0" w:space="0" w:color="auto"/>
                                    <w:bottom w:val="none" w:sz="0" w:space="0" w:color="auto"/>
                                    <w:right w:val="none" w:sz="0" w:space="0" w:color="auto"/>
                                  </w:divBdr>
                                </w:div>
                                <w:div w:id="2105806823">
                                  <w:marLeft w:val="640"/>
                                  <w:marRight w:val="0"/>
                                  <w:marTop w:val="0"/>
                                  <w:marBottom w:val="0"/>
                                  <w:divBdr>
                                    <w:top w:val="none" w:sz="0" w:space="0" w:color="auto"/>
                                    <w:left w:val="none" w:sz="0" w:space="0" w:color="auto"/>
                                    <w:bottom w:val="none" w:sz="0" w:space="0" w:color="auto"/>
                                    <w:right w:val="none" w:sz="0" w:space="0" w:color="auto"/>
                                  </w:divBdr>
                                </w:div>
                              </w:divsChild>
                            </w:div>
                            <w:div w:id="1726172663">
                              <w:marLeft w:val="0"/>
                              <w:marRight w:val="0"/>
                              <w:marTop w:val="0"/>
                              <w:marBottom w:val="0"/>
                              <w:divBdr>
                                <w:top w:val="none" w:sz="0" w:space="0" w:color="auto"/>
                                <w:left w:val="none" w:sz="0" w:space="0" w:color="auto"/>
                                <w:bottom w:val="none" w:sz="0" w:space="0" w:color="auto"/>
                                <w:right w:val="none" w:sz="0" w:space="0" w:color="auto"/>
                              </w:divBdr>
                              <w:divsChild>
                                <w:div w:id="48771186">
                                  <w:marLeft w:val="640"/>
                                  <w:marRight w:val="0"/>
                                  <w:marTop w:val="0"/>
                                  <w:marBottom w:val="0"/>
                                  <w:divBdr>
                                    <w:top w:val="none" w:sz="0" w:space="0" w:color="auto"/>
                                    <w:left w:val="none" w:sz="0" w:space="0" w:color="auto"/>
                                    <w:bottom w:val="none" w:sz="0" w:space="0" w:color="auto"/>
                                    <w:right w:val="none" w:sz="0" w:space="0" w:color="auto"/>
                                  </w:divBdr>
                                </w:div>
                                <w:div w:id="158160783">
                                  <w:marLeft w:val="640"/>
                                  <w:marRight w:val="0"/>
                                  <w:marTop w:val="0"/>
                                  <w:marBottom w:val="0"/>
                                  <w:divBdr>
                                    <w:top w:val="none" w:sz="0" w:space="0" w:color="auto"/>
                                    <w:left w:val="none" w:sz="0" w:space="0" w:color="auto"/>
                                    <w:bottom w:val="none" w:sz="0" w:space="0" w:color="auto"/>
                                    <w:right w:val="none" w:sz="0" w:space="0" w:color="auto"/>
                                  </w:divBdr>
                                </w:div>
                                <w:div w:id="385757471">
                                  <w:marLeft w:val="640"/>
                                  <w:marRight w:val="0"/>
                                  <w:marTop w:val="0"/>
                                  <w:marBottom w:val="0"/>
                                  <w:divBdr>
                                    <w:top w:val="none" w:sz="0" w:space="0" w:color="auto"/>
                                    <w:left w:val="none" w:sz="0" w:space="0" w:color="auto"/>
                                    <w:bottom w:val="none" w:sz="0" w:space="0" w:color="auto"/>
                                    <w:right w:val="none" w:sz="0" w:space="0" w:color="auto"/>
                                  </w:divBdr>
                                </w:div>
                                <w:div w:id="476606475">
                                  <w:marLeft w:val="640"/>
                                  <w:marRight w:val="0"/>
                                  <w:marTop w:val="0"/>
                                  <w:marBottom w:val="0"/>
                                  <w:divBdr>
                                    <w:top w:val="none" w:sz="0" w:space="0" w:color="auto"/>
                                    <w:left w:val="none" w:sz="0" w:space="0" w:color="auto"/>
                                    <w:bottom w:val="none" w:sz="0" w:space="0" w:color="auto"/>
                                    <w:right w:val="none" w:sz="0" w:space="0" w:color="auto"/>
                                  </w:divBdr>
                                </w:div>
                                <w:div w:id="515310101">
                                  <w:marLeft w:val="640"/>
                                  <w:marRight w:val="0"/>
                                  <w:marTop w:val="0"/>
                                  <w:marBottom w:val="0"/>
                                  <w:divBdr>
                                    <w:top w:val="none" w:sz="0" w:space="0" w:color="auto"/>
                                    <w:left w:val="none" w:sz="0" w:space="0" w:color="auto"/>
                                    <w:bottom w:val="none" w:sz="0" w:space="0" w:color="auto"/>
                                    <w:right w:val="none" w:sz="0" w:space="0" w:color="auto"/>
                                  </w:divBdr>
                                </w:div>
                                <w:div w:id="535582475">
                                  <w:marLeft w:val="640"/>
                                  <w:marRight w:val="0"/>
                                  <w:marTop w:val="0"/>
                                  <w:marBottom w:val="0"/>
                                  <w:divBdr>
                                    <w:top w:val="none" w:sz="0" w:space="0" w:color="auto"/>
                                    <w:left w:val="none" w:sz="0" w:space="0" w:color="auto"/>
                                    <w:bottom w:val="none" w:sz="0" w:space="0" w:color="auto"/>
                                    <w:right w:val="none" w:sz="0" w:space="0" w:color="auto"/>
                                  </w:divBdr>
                                </w:div>
                                <w:div w:id="619066034">
                                  <w:marLeft w:val="640"/>
                                  <w:marRight w:val="0"/>
                                  <w:marTop w:val="0"/>
                                  <w:marBottom w:val="0"/>
                                  <w:divBdr>
                                    <w:top w:val="none" w:sz="0" w:space="0" w:color="auto"/>
                                    <w:left w:val="none" w:sz="0" w:space="0" w:color="auto"/>
                                    <w:bottom w:val="none" w:sz="0" w:space="0" w:color="auto"/>
                                    <w:right w:val="none" w:sz="0" w:space="0" w:color="auto"/>
                                  </w:divBdr>
                                </w:div>
                                <w:div w:id="636686728">
                                  <w:marLeft w:val="640"/>
                                  <w:marRight w:val="0"/>
                                  <w:marTop w:val="0"/>
                                  <w:marBottom w:val="0"/>
                                  <w:divBdr>
                                    <w:top w:val="none" w:sz="0" w:space="0" w:color="auto"/>
                                    <w:left w:val="none" w:sz="0" w:space="0" w:color="auto"/>
                                    <w:bottom w:val="none" w:sz="0" w:space="0" w:color="auto"/>
                                    <w:right w:val="none" w:sz="0" w:space="0" w:color="auto"/>
                                  </w:divBdr>
                                </w:div>
                                <w:div w:id="711267678">
                                  <w:marLeft w:val="640"/>
                                  <w:marRight w:val="0"/>
                                  <w:marTop w:val="0"/>
                                  <w:marBottom w:val="0"/>
                                  <w:divBdr>
                                    <w:top w:val="none" w:sz="0" w:space="0" w:color="auto"/>
                                    <w:left w:val="none" w:sz="0" w:space="0" w:color="auto"/>
                                    <w:bottom w:val="none" w:sz="0" w:space="0" w:color="auto"/>
                                    <w:right w:val="none" w:sz="0" w:space="0" w:color="auto"/>
                                  </w:divBdr>
                                </w:div>
                                <w:div w:id="713433204">
                                  <w:marLeft w:val="640"/>
                                  <w:marRight w:val="0"/>
                                  <w:marTop w:val="0"/>
                                  <w:marBottom w:val="0"/>
                                  <w:divBdr>
                                    <w:top w:val="none" w:sz="0" w:space="0" w:color="auto"/>
                                    <w:left w:val="none" w:sz="0" w:space="0" w:color="auto"/>
                                    <w:bottom w:val="none" w:sz="0" w:space="0" w:color="auto"/>
                                    <w:right w:val="none" w:sz="0" w:space="0" w:color="auto"/>
                                  </w:divBdr>
                                </w:div>
                                <w:div w:id="814837371">
                                  <w:marLeft w:val="640"/>
                                  <w:marRight w:val="0"/>
                                  <w:marTop w:val="0"/>
                                  <w:marBottom w:val="0"/>
                                  <w:divBdr>
                                    <w:top w:val="none" w:sz="0" w:space="0" w:color="auto"/>
                                    <w:left w:val="none" w:sz="0" w:space="0" w:color="auto"/>
                                    <w:bottom w:val="none" w:sz="0" w:space="0" w:color="auto"/>
                                    <w:right w:val="none" w:sz="0" w:space="0" w:color="auto"/>
                                  </w:divBdr>
                                </w:div>
                                <w:div w:id="1100678723">
                                  <w:marLeft w:val="640"/>
                                  <w:marRight w:val="0"/>
                                  <w:marTop w:val="0"/>
                                  <w:marBottom w:val="0"/>
                                  <w:divBdr>
                                    <w:top w:val="none" w:sz="0" w:space="0" w:color="auto"/>
                                    <w:left w:val="none" w:sz="0" w:space="0" w:color="auto"/>
                                    <w:bottom w:val="none" w:sz="0" w:space="0" w:color="auto"/>
                                    <w:right w:val="none" w:sz="0" w:space="0" w:color="auto"/>
                                  </w:divBdr>
                                </w:div>
                                <w:div w:id="1125277043">
                                  <w:marLeft w:val="640"/>
                                  <w:marRight w:val="0"/>
                                  <w:marTop w:val="0"/>
                                  <w:marBottom w:val="0"/>
                                  <w:divBdr>
                                    <w:top w:val="none" w:sz="0" w:space="0" w:color="auto"/>
                                    <w:left w:val="none" w:sz="0" w:space="0" w:color="auto"/>
                                    <w:bottom w:val="none" w:sz="0" w:space="0" w:color="auto"/>
                                    <w:right w:val="none" w:sz="0" w:space="0" w:color="auto"/>
                                  </w:divBdr>
                                </w:div>
                                <w:div w:id="1145588138">
                                  <w:marLeft w:val="640"/>
                                  <w:marRight w:val="0"/>
                                  <w:marTop w:val="0"/>
                                  <w:marBottom w:val="0"/>
                                  <w:divBdr>
                                    <w:top w:val="none" w:sz="0" w:space="0" w:color="auto"/>
                                    <w:left w:val="none" w:sz="0" w:space="0" w:color="auto"/>
                                    <w:bottom w:val="none" w:sz="0" w:space="0" w:color="auto"/>
                                    <w:right w:val="none" w:sz="0" w:space="0" w:color="auto"/>
                                  </w:divBdr>
                                </w:div>
                                <w:div w:id="1159344964">
                                  <w:marLeft w:val="640"/>
                                  <w:marRight w:val="0"/>
                                  <w:marTop w:val="0"/>
                                  <w:marBottom w:val="0"/>
                                  <w:divBdr>
                                    <w:top w:val="none" w:sz="0" w:space="0" w:color="auto"/>
                                    <w:left w:val="none" w:sz="0" w:space="0" w:color="auto"/>
                                    <w:bottom w:val="none" w:sz="0" w:space="0" w:color="auto"/>
                                    <w:right w:val="none" w:sz="0" w:space="0" w:color="auto"/>
                                  </w:divBdr>
                                </w:div>
                                <w:div w:id="1185751597">
                                  <w:marLeft w:val="640"/>
                                  <w:marRight w:val="0"/>
                                  <w:marTop w:val="0"/>
                                  <w:marBottom w:val="0"/>
                                  <w:divBdr>
                                    <w:top w:val="none" w:sz="0" w:space="0" w:color="auto"/>
                                    <w:left w:val="none" w:sz="0" w:space="0" w:color="auto"/>
                                    <w:bottom w:val="none" w:sz="0" w:space="0" w:color="auto"/>
                                    <w:right w:val="none" w:sz="0" w:space="0" w:color="auto"/>
                                  </w:divBdr>
                                </w:div>
                                <w:div w:id="1270502071">
                                  <w:marLeft w:val="640"/>
                                  <w:marRight w:val="0"/>
                                  <w:marTop w:val="0"/>
                                  <w:marBottom w:val="0"/>
                                  <w:divBdr>
                                    <w:top w:val="none" w:sz="0" w:space="0" w:color="auto"/>
                                    <w:left w:val="none" w:sz="0" w:space="0" w:color="auto"/>
                                    <w:bottom w:val="none" w:sz="0" w:space="0" w:color="auto"/>
                                    <w:right w:val="none" w:sz="0" w:space="0" w:color="auto"/>
                                  </w:divBdr>
                                </w:div>
                                <w:div w:id="1343971744">
                                  <w:marLeft w:val="640"/>
                                  <w:marRight w:val="0"/>
                                  <w:marTop w:val="0"/>
                                  <w:marBottom w:val="0"/>
                                  <w:divBdr>
                                    <w:top w:val="none" w:sz="0" w:space="0" w:color="auto"/>
                                    <w:left w:val="none" w:sz="0" w:space="0" w:color="auto"/>
                                    <w:bottom w:val="none" w:sz="0" w:space="0" w:color="auto"/>
                                    <w:right w:val="none" w:sz="0" w:space="0" w:color="auto"/>
                                  </w:divBdr>
                                </w:div>
                                <w:div w:id="1349991974">
                                  <w:marLeft w:val="640"/>
                                  <w:marRight w:val="0"/>
                                  <w:marTop w:val="0"/>
                                  <w:marBottom w:val="0"/>
                                  <w:divBdr>
                                    <w:top w:val="none" w:sz="0" w:space="0" w:color="auto"/>
                                    <w:left w:val="none" w:sz="0" w:space="0" w:color="auto"/>
                                    <w:bottom w:val="none" w:sz="0" w:space="0" w:color="auto"/>
                                    <w:right w:val="none" w:sz="0" w:space="0" w:color="auto"/>
                                  </w:divBdr>
                                </w:div>
                                <w:div w:id="1361976565">
                                  <w:marLeft w:val="640"/>
                                  <w:marRight w:val="0"/>
                                  <w:marTop w:val="0"/>
                                  <w:marBottom w:val="0"/>
                                  <w:divBdr>
                                    <w:top w:val="none" w:sz="0" w:space="0" w:color="auto"/>
                                    <w:left w:val="none" w:sz="0" w:space="0" w:color="auto"/>
                                    <w:bottom w:val="none" w:sz="0" w:space="0" w:color="auto"/>
                                    <w:right w:val="none" w:sz="0" w:space="0" w:color="auto"/>
                                  </w:divBdr>
                                </w:div>
                                <w:div w:id="1371951043">
                                  <w:marLeft w:val="640"/>
                                  <w:marRight w:val="0"/>
                                  <w:marTop w:val="0"/>
                                  <w:marBottom w:val="0"/>
                                  <w:divBdr>
                                    <w:top w:val="none" w:sz="0" w:space="0" w:color="auto"/>
                                    <w:left w:val="none" w:sz="0" w:space="0" w:color="auto"/>
                                    <w:bottom w:val="none" w:sz="0" w:space="0" w:color="auto"/>
                                    <w:right w:val="none" w:sz="0" w:space="0" w:color="auto"/>
                                  </w:divBdr>
                                </w:div>
                                <w:div w:id="1413042711">
                                  <w:marLeft w:val="640"/>
                                  <w:marRight w:val="0"/>
                                  <w:marTop w:val="0"/>
                                  <w:marBottom w:val="0"/>
                                  <w:divBdr>
                                    <w:top w:val="none" w:sz="0" w:space="0" w:color="auto"/>
                                    <w:left w:val="none" w:sz="0" w:space="0" w:color="auto"/>
                                    <w:bottom w:val="none" w:sz="0" w:space="0" w:color="auto"/>
                                    <w:right w:val="none" w:sz="0" w:space="0" w:color="auto"/>
                                  </w:divBdr>
                                </w:div>
                                <w:div w:id="1468356287">
                                  <w:marLeft w:val="640"/>
                                  <w:marRight w:val="0"/>
                                  <w:marTop w:val="0"/>
                                  <w:marBottom w:val="0"/>
                                  <w:divBdr>
                                    <w:top w:val="none" w:sz="0" w:space="0" w:color="auto"/>
                                    <w:left w:val="none" w:sz="0" w:space="0" w:color="auto"/>
                                    <w:bottom w:val="none" w:sz="0" w:space="0" w:color="auto"/>
                                    <w:right w:val="none" w:sz="0" w:space="0" w:color="auto"/>
                                  </w:divBdr>
                                </w:div>
                                <w:div w:id="1500660985">
                                  <w:marLeft w:val="640"/>
                                  <w:marRight w:val="0"/>
                                  <w:marTop w:val="0"/>
                                  <w:marBottom w:val="0"/>
                                  <w:divBdr>
                                    <w:top w:val="none" w:sz="0" w:space="0" w:color="auto"/>
                                    <w:left w:val="none" w:sz="0" w:space="0" w:color="auto"/>
                                    <w:bottom w:val="none" w:sz="0" w:space="0" w:color="auto"/>
                                    <w:right w:val="none" w:sz="0" w:space="0" w:color="auto"/>
                                  </w:divBdr>
                                </w:div>
                                <w:div w:id="1536040947">
                                  <w:marLeft w:val="640"/>
                                  <w:marRight w:val="0"/>
                                  <w:marTop w:val="0"/>
                                  <w:marBottom w:val="0"/>
                                  <w:divBdr>
                                    <w:top w:val="none" w:sz="0" w:space="0" w:color="auto"/>
                                    <w:left w:val="none" w:sz="0" w:space="0" w:color="auto"/>
                                    <w:bottom w:val="none" w:sz="0" w:space="0" w:color="auto"/>
                                    <w:right w:val="none" w:sz="0" w:space="0" w:color="auto"/>
                                  </w:divBdr>
                                </w:div>
                                <w:div w:id="1546721134">
                                  <w:marLeft w:val="640"/>
                                  <w:marRight w:val="0"/>
                                  <w:marTop w:val="0"/>
                                  <w:marBottom w:val="0"/>
                                  <w:divBdr>
                                    <w:top w:val="none" w:sz="0" w:space="0" w:color="auto"/>
                                    <w:left w:val="none" w:sz="0" w:space="0" w:color="auto"/>
                                    <w:bottom w:val="none" w:sz="0" w:space="0" w:color="auto"/>
                                    <w:right w:val="none" w:sz="0" w:space="0" w:color="auto"/>
                                  </w:divBdr>
                                </w:div>
                                <w:div w:id="1601062561">
                                  <w:marLeft w:val="640"/>
                                  <w:marRight w:val="0"/>
                                  <w:marTop w:val="0"/>
                                  <w:marBottom w:val="0"/>
                                  <w:divBdr>
                                    <w:top w:val="none" w:sz="0" w:space="0" w:color="auto"/>
                                    <w:left w:val="none" w:sz="0" w:space="0" w:color="auto"/>
                                    <w:bottom w:val="none" w:sz="0" w:space="0" w:color="auto"/>
                                    <w:right w:val="none" w:sz="0" w:space="0" w:color="auto"/>
                                  </w:divBdr>
                                </w:div>
                                <w:div w:id="1652979333">
                                  <w:marLeft w:val="640"/>
                                  <w:marRight w:val="0"/>
                                  <w:marTop w:val="0"/>
                                  <w:marBottom w:val="0"/>
                                  <w:divBdr>
                                    <w:top w:val="none" w:sz="0" w:space="0" w:color="auto"/>
                                    <w:left w:val="none" w:sz="0" w:space="0" w:color="auto"/>
                                    <w:bottom w:val="none" w:sz="0" w:space="0" w:color="auto"/>
                                    <w:right w:val="none" w:sz="0" w:space="0" w:color="auto"/>
                                  </w:divBdr>
                                </w:div>
                                <w:div w:id="1669282861">
                                  <w:marLeft w:val="640"/>
                                  <w:marRight w:val="0"/>
                                  <w:marTop w:val="0"/>
                                  <w:marBottom w:val="0"/>
                                  <w:divBdr>
                                    <w:top w:val="none" w:sz="0" w:space="0" w:color="auto"/>
                                    <w:left w:val="none" w:sz="0" w:space="0" w:color="auto"/>
                                    <w:bottom w:val="none" w:sz="0" w:space="0" w:color="auto"/>
                                    <w:right w:val="none" w:sz="0" w:space="0" w:color="auto"/>
                                  </w:divBdr>
                                </w:div>
                                <w:div w:id="1708144853">
                                  <w:marLeft w:val="640"/>
                                  <w:marRight w:val="0"/>
                                  <w:marTop w:val="0"/>
                                  <w:marBottom w:val="0"/>
                                  <w:divBdr>
                                    <w:top w:val="none" w:sz="0" w:space="0" w:color="auto"/>
                                    <w:left w:val="none" w:sz="0" w:space="0" w:color="auto"/>
                                    <w:bottom w:val="none" w:sz="0" w:space="0" w:color="auto"/>
                                    <w:right w:val="none" w:sz="0" w:space="0" w:color="auto"/>
                                  </w:divBdr>
                                </w:div>
                                <w:div w:id="1766608306">
                                  <w:marLeft w:val="640"/>
                                  <w:marRight w:val="0"/>
                                  <w:marTop w:val="0"/>
                                  <w:marBottom w:val="0"/>
                                  <w:divBdr>
                                    <w:top w:val="none" w:sz="0" w:space="0" w:color="auto"/>
                                    <w:left w:val="none" w:sz="0" w:space="0" w:color="auto"/>
                                    <w:bottom w:val="none" w:sz="0" w:space="0" w:color="auto"/>
                                    <w:right w:val="none" w:sz="0" w:space="0" w:color="auto"/>
                                  </w:divBdr>
                                </w:div>
                                <w:div w:id="1837259969">
                                  <w:marLeft w:val="640"/>
                                  <w:marRight w:val="0"/>
                                  <w:marTop w:val="0"/>
                                  <w:marBottom w:val="0"/>
                                  <w:divBdr>
                                    <w:top w:val="none" w:sz="0" w:space="0" w:color="auto"/>
                                    <w:left w:val="none" w:sz="0" w:space="0" w:color="auto"/>
                                    <w:bottom w:val="none" w:sz="0" w:space="0" w:color="auto"/>
                                    <w:right w:val="none" w:sz="0" w:space="0" w:color="auto"/>
                                  </w:divBdr>
                                </w:div>
                                <w:div w:id="1891071211">
                                  <w:marLeft w:val="640"/>
                                  <w:marRight w:val="0"/>
                                  <w:marTop w:val="0"/>
                                  <w:marBottom w:val="0"/>
                                  <w:divBdr>
                                    <w:top w:val="none" w:sz="0" w:space="0" w:color="auto"/>
                                    <w:left w:val="none" w:sz="0" w:space="0" w:color="auto"/>
                                    <w:bottom w:val="none" w:sz="0" w:space="0" w:color="auto"/>
                                    <w:right w:val="none" w:sz="0" w:space="0" w:color="auto"/>
                                  </w:divBdr>
                                </w:div>
                                <w:div w:id="1988699309">
                                  <w:marLeft w:val="640"/>
                                  <w:marRight w:val="0"/>
                                  <w:marTop w:val="0"/>
                                  <w:marBottom w:val="0"/>
                                  <w:divBdr>
                                    <w:top w:val="none" w:sz="0" w:space="0" w:color="auto"/>
                                    <w:left w:val="none" w:sz="0" w:space="0" w:color="auto"/>
                                    <w:bottom w:val="none" w:sz="0" w:space="0" w:color="auto"/>
                                    <w:right w:val="none" w:sz="0" w:space="0" w:color="auto"/>
                                  </w:divBdr>
                                </w:div>
                                <w:div w:id="2077820636">
                                  <w:marLeft w:val="640"/>
                                  <w:marRight w:val="0"/>
                                  <w:marTop w:val="0"/>
                                  <w:marBottom w:val="0"/>
                                  <w:divBdr>
                                    <w:top w:val="none" w:sz="0" w:space="0" w:color="auto"/>
                                    <w:left w:val="none" w:sz="0" w:space="0" w:color="auto"/>
                                    <w:bottom w:val="none" w:sz="0" w:space="0" w:color="auto"/>
                                    <w:right w:val="none" w:sz="0" w:space="0" w:color="auto"/>
                                  </w:divBdr>
                                </w:div>
                              </w:divsChild>
                            </w:div>
                            <w:div w:id="1861236555">
                              <w:marLeft w:val="0"/>
                              <w:marRight w:val="0"/>
                              <w:marTop w:val="0"/>
                              <w:marBottom w:val="0"/>
                              <w:divBdr>
                                <w:top w:val="none" w:sz="0" w:space="0" w:color="auto"/>
                                <w:left w:val="none" w:sz="0" w:space="0" w:color="auto"/>
                                <w:bottom w:val="none" w:sz="0" w:space="0" w:color="auto"/>
                                <w:right w:val="none" w:sz="0" w:space="0" w:color="auto"/>
                              </w:divBdr>
                              <w:divsChild>
                                <w:div w:id="65955781">
                                  <w:marLeft w:val="640"/>
                                  <w:marRight w:val="0"/>
                                  <w:marTop w:val="0"/>
                                  <w:marBottom w:val="0"/>
                                  <w:divBdr>
                                    <w:top w:val="none" w:sz="0" w:space="0" w:color="auto"/>
                                    <w:left w:val="none" w:sz="0" w:space="0" w:color="auto"/>
                                    <w:bottom w:val="none" w:sz="0" w:space="0" w:color="auto"/>
                                    <w:right w:val="none" w:sz="0" w:space="0" w:color="auto"/>
                                  </w:divBdr>
                                </w:div>
                                <w:div w:id="66152815">
                                  <w:marLeft w:val="640"/>
                                  <w:marRight w:val="0"/>
                                  <w:marTop w:val="0"/>
                                  <w:marBottom w:val="0"/>
                                  <w:divBdr>
                                    <w:top w:val="none" w:sz="0" w:space="0" w:color="auto"/>
                                    <w:left w:val="none" w:sz="0" w:space="0" w:color="auto"/>
                                    <w:bottom w:val="none" w:sz="0" w:space="0" w:color="auto"/>
                                    <w:right w:val="none" w:sz="0" w:space="0" w:color="auto"/>
                                  </w:divBdr>
                                </w:div>
                                <w:div w:id="132869532">
                                  <w:marLeft w:val="640"/>
                                  <w:marRight w:val="0"/>
                                  <w:marTop w:val="0"/>
                                  <w:marBottom w:val="0"/>
                                  <w:divBdr>
                                    <w:top w:val="none" w:sz="0" w:space="0" w:color="auto"/>
                                    <w:left w:val="none" w:sz="0" w:space="0" w:color="auto"/>
                                    <w:bottom w:val="none" w:sz="0" w:space="0" w:color="auto"/>
                                    <w:right w:val="none" w:sz="0" w:space="0" w:color="auto"/>
                                  </w:divBdr>
                                </w:div>
                                <w:div w:id="175048109">
                                  <w:marLeft w:val="640"/>
                                  <w:marRight w:val="0"/>
                                  <w:marTop w:val="0"/>
                                  <w:marBottom w:val="0"/>
                                  <w:divBdr>
                                    <w:top w:val="none" w:sz="0" w:space="0" w:color="auto"/>
                                    <w:left w:val="none" w:sz="0" w:space="0" w:color="auto"/>
                                    <w:bottom w:val="none" w:sz="0" w:space="0" w:color="auto"/>
                                    <w:right w:val="none" w:sz="0" w:space="0" w:color="auto"/>
                                  </w:divBdr>
                                </w:div>
                                <w:div w:id="366881189">
                                  <w:marLeft w:val="640"/>
                                  <w:marRight w:val="0"/>
                                  <w:marTop w:val="0"/>
                                  <w:marBottom w:val="0"/>
                                  <w:divBdr>
                                    <w:top w:val="none" w:sz="0" w:space="0" w:color="auto"/>
                                    <w:left w:val="none" w:sz="0" w:space="0" w:color="auto"/>
                                    <w:bottom w:val="none" w:sz="0" w:space="0" w:color="auto"/>
                                    <w:right w:val="none" w:sz="0" w:space="0" w:color="auto"/>
                                  </w:divBdr>
                                </w:div>
                                <w:div w:id="431049715">
                                  <w:marLeft w:val="640"/>
                                  <w:marRight w:val="0"/>
                                  <w:marTop w:val="0"/>
                                  <w:marBottom w:val="0"/>
                                  <w:divBdr>
                                    <w:top w:val="none" w:sz="0" w:space="0" w:color="auto"/>
                                    <w:left w:val="none" w:sz="0" w:space="0" w:color="auto"/>
                                    <w:bottom w:val="none" w:sz="0" w:space="0" w:color="auto"/>
                                    <w:right w:val="none" w:sz="0" w:space="0" w:color="auto"/>
                                  </w:divBdr>
                                </w:div>
                                <w:div w:id="492182838">
                                  <w:marLeft w:val="640"/>
                                  <w:marRight w:val="0"/>
                                  <w:marTop w:val="0"/>
                                  <w:marBottom w:val="0"/>
                                  <w:divBdr>
                                    <w:top w:val="none" w:sz="0" w:space="0" w:color="auto"/>
                                    <w:left w:val="none" w:sz="0" w:space="0" w:color="auto"/>
                                    <w:bottom w:val="none" w:sz="0" w:space="0" w:color="auto"/>
                                    <w:right w:val="none" w:sz="0" w:space="0" w:color="auto"/>
                                  </w:divBdr>
                                </w:div>
                                <w:div w:id="504828459">
                                  <w:marLeft w:val="640"/>
                                  <w:marRight w:val="0"/>
                                  <w:marTop w:val="0"/>
                                  <w:marBottom w:val="0"/>
                                  <w:divBdr>
                                    <w:top w:val="none" w:sz="0" w:space="0" w:color="auto"/>
                                    <w:left w:val="none" w:sz="0" w:space="0" w:color="auto"/>
                                    <w:bottom w:val="none" w:sz="0" w:space="0" w:color="auto"/>
                                    <w:right w:val="none" w:sz="0" w:space="0" w:color="auto"/>
                                  </w:divBdr>
                                </w:div>
                                <w:div w:id="616260215">
                                  <w:marLeft w:val="640"/>
                                  <w:marRight w:val="0"/>
                                  <w:marTop w:val="0"/>
                                  <w:marBottom w:val="0"/>
                                  <w:divBdr>
                                    <w:top w:val="none" w:sz="0" w:space="0" w:color="auto"/>
                                    <w:left w:val="none" w:sz="0" w:space="0" w:color="auto"/>
                                    <w:bottom w:val="none" w:sz="0" w:space="0" w:color="auto"/>
                                    <w:right w:val="none" w:sz="0" w:space="0" w:color="auto"/>
                                  </w:divBdr>
                                </w:div>
                                <w:div w:id="651714314">
                                  <w:marLeft w:val="640"/>
                                  <w:marRight w:val="0"/>
                                  <w:marTop w:val="0"/>
                                  <w:marBottom w:val="0"/>
                                  <w:divBdr>
                                    <w:top w:val="none" w:sz="0" w:space="0" w:color="auto"/>
                                    <w:left w:val="none" w:sz="0" w:space="0" w:color="auto"/>
                                    <w:bottom w:val="none" w:sz="0" w:space="0" w:color="auto"/>
                                    <w:right w:val="none" w:sz="0" w:space="0" w:color="auto"/>
                                  </w:divBdr>
                                </w:div>
                                <w:div w:id="696002622">
                                  <w:marLeft w:val="640"/>
                                  <w:marRight w:val="0"/>
                                  <w:marTop w:val="0"/>
                                  <w:marBottom w:val="0"/>
                                  <w:divBdr>
                                    <w:top w:val="none" w:sz="0" w:space="0" w:color="auto"/>
                                    <w:left w:val="none" w:sz="0" w:space="0" w:color="auto"/>
                                    <w:bottom w:val="none" w:sz="0" w:space="0" w:color="auto"/>
                                    <w:right w:val="none" w:sz="0" w:space="0" w:color="auto"/>
                                  </w:divBdr>
                                </w:div>
                                <w:div w:id="717508140">
                                  <w:marLeft w:val="640"/>
                                  <w:marRight w:val="0"/>
                                  <w:marTop w:val="0"/>
                                  <w:marBottom w:val="0"/>
                                  <w:divBdr>
                                    <w:top w:val="none" w:sz="0" w:space="0" w:color="auto"/>
                                    <w:left w:val="none" w:sz="0" w:space="0" w:color="auto"/>
                                    <w:bottom w:val="none" w:sz="0" w:space="0" w:color="auto"/>
                                    <w:right w:val="none" w:sz="0" w:space="0" w:color="auto"/>
                                  </w:divBdr>
                                </w:div>
                                <w:div w:id="885332147">
                                  <w:marLeft w:val="640"/>
                                  <w:marRight w:val="0"/>
                                  <w:marTop w:val="0"/>
                                  <w:marBottom w:val="0"/>
                                  <w:divBdr>
                                    <w:top w:val="none" w:sz="0" w:space="0" w:color="auto"/>
                                    <w:left w:val="none" w:sz="0" w:space="0" w:color="auto"/>
                                    <w:bottom w:val="none" w:sz="0" w:space="0" w:color="auto"/>
                                    <w:right w:val="none" w:sz="0" w:space="0" w:color="auto"/>
                                  </w:divBdr>
                                </w:div>
                                <w:div w:id="944844237">
                                  <w:marLeft w:val="640"/>
                                  <w:marRight w:val="0"/>
                                  <w:marTop w:val="0"/>
                                  <w:marBottom w:val="0"/>
                                  <w:divBdr>
                                    <w:top w:val="none" w:sz="0" w:space="0" w:color="auto"/>
                                    <w:left w:val="none" w:sz="0" w:space="0" w:color="auto"/>
                                    <w:bottom w:val="none" w:sz="0" w:space="0" w:color="auto"/>
                                    <w:right w:val="none" w:sz="0" w:space="0" w:color="auto"/>
                                  </w:divBdr>
                                </w:div>
                                <w:div w:id="955604084">
                                  <w:marLeft w:val="640"/>
                                  <w:marRight w:val="0"/>
                                  <w:marTop w:val="0"/>
                                  <w:marBottom w:val="0"/>
                                  <w:divBdr>
                                    <w:top w:val="none" w:sz="0" w:space="0" w:color="auto"/>
                                    <w:left w:val="none" w:sz="0" w:space="0" w:color="auto"/>
                                    <w:bottom w:val="none" w:sz="0" w:space="0" w:color="auto"/>
                                    <w:right w:val="none" w:sz="0" w:space="0" w:color="auto"/>
                                  </w:divBdr>
                                </w:div>
                                <w:div w:id="1008947226">
                                  <w:marLeft w:val="640"/>
                                  <w:marRight w:val="0"/>
                                  <w:marTop w:val="0"/>
                                  <w:marBottom w:val="0"/>
                                  <w:divBdr>
                                    <w:top w:val="none" w:sz="0" w:space="0" w:color="auto"/>
                                    <w:left w:val="none" w:sz="0" w:space="0" w:color="auto"/>
                                    <w:bottom w:val="none" w:sz="0" w:space="0" w:color="auto"/>
                                    <w:right w:val="none" w:sz="0" w:space="0" w:color="auto"/>
                                  </w:divBdr>
                                </w:div>
                                <w:div w:id="1096829806">
                                  <w:marLeft w:val="640"/>
                                  <w:marRight w:val="0"/>
                                  <w:marTop w:val="0"/>
                                  <w:marBottom w:val="0"/>
                                  <w:divBdr>
                                    <w:top w:val="none" w:sz="0" w:space="0" w:color="auto"/>
                                    <w:left w:val="none" w:sz="0" w:space="0" w:color="auto"/>
                                    <w:bottom w:val="none" w:sz="0" w:space="0" w:color="auto"/>
                                    <w:right w:val="none" w:sz="0" w:space="0" w:color="auto"/>
                                  </w:divBdr>
                                </w:div>
                                <w:div w:id="1112214006">
                                  <w:marLeft w:val="640"/>
                                  <w:marRight w:val="0"/>
                                  <w:marTop w:val="0"/>
                                  <w:marBottom w:val="0"/>
                                  <w:divBdr>
                                    <w:top w:val="none" w:sz="0" w:space="0" w:color="auto"/>
                                    <w:left w:val="none" w:sz="0" w:space="0" w:color="auto"/>
                                    <w:bottom w:val="none" w:sz="0" w:space="0" w:color="auto"/>
                                    <w:right w:val="none" w:sz="0" w:space="0" w:color="auto"/>
                                  </w:divBdr>
                                </w:div>
                                <w:div w:id="1190995275">
                                  <w:marLeft w:val="640"/>
                                  <w:marRight w:val="0"/>
                                  <w:marTop w:val="0"/>
                                  <w:marBottom w:val="0"/>
                                  <w:divBdr>
                                    <w:top w:val="none" w:sz="0" w:space="0" w:color="auto"/>
                                    <w:left w:val="none" w:sz="0" w:space="0" w:color="auto"/>
                                    <w:bottom w:val="none" w:sz="0" w:space="0" w:color="auto"/>
                                    <w:right w:val="none" w:sz="0" w:space="0" w:color="auto"/>
                                  </w:divBdr>
                                </w:div>
                                <w:div w:id="1195508234">
                                  <w:marLeft w:val="640"/>
                                  <w:marRight w:val="0"/>
                                  <w:marTop w:val="0"/>
                                  <w:marBottom w:val="0"/>
                                  <w:divBdr>
                                    <w:top w:val="none" w:sz="0" w:space="0" w:color="auto"/>
                                    <w:left w:val="none" w:sz="0" w:space="0" w:color="auto"/>
                                    <w:bottom w:val="none" w:sz="0" w:space="0" w:color="auto"/>
                                    <w:right w:val="none" w:sz="0" w:space="0" w:color="auto"/>
                                  </w:divBdr>
                                </w:div>
                                <w:div w:id="1200631693">
                                  <w:marLeft w:val="640"/>
                                  <w:marRight w:val="0"/>
                                  <w:marTop w:val="0"/>
                                  <w:marBottom w:val="0"/>
                                  <w:divBdr>
                                    <w:top w:val="none" w:sz="0" w:space="0" w:color="auto"/>
                                    <w:left w:val="none" w:sz="0" w:space="0" w:color="auto"/>
                                    <w:bottom w:val="none" w:sz="0" w:space="0" w:color="auto"/>
                                    <w:right w:val="none" w:sz="0" w:space="0" w:color="auto"/>
                                  </w:divBdr>
                                </w:div>
                                <w:div w:id="1217357394">
                                  <w:marLeft w:val="640"/>
                                  <w:marRight w:val="0"/>
                                  <w:marTop w:val="0"/>
                                  <w:marBottom w:val="0"/>
                                  <w:divBdr>
                                    <w:top w:val="none" w:sz="0" w:space="0" w:color="auto"/>
                                    <w:left w:val="none" w:sz="0" w:space="0" w:color="auto"/>
                                    <w:bottom w:val="none" w:sz="0" w:space="0" w:color="auto"/>
                                    <w:right w:val="none" w:sz="0" w:space="0" w:color="auto"/>
                                  </w:divBdr>
                                </w:div>
                                <w:div w:id="1239365807">
                                  <w:marLeft w:val="640"/>
                                  <w:marRight w:val="0"/>
                                  <w:marTop w:val="0"/>
                                  <w:marBottom w:val="0"/>
                                  <w:divBdr>
                                    <w:top w:val="none" w:sz="0" w:space="0" w:color="auto"/>
                                    <w:left w:val="none" w:sz="0" w:space="0" w:color="auto"/>
                                    <w:bottom w:val="none" w:sz="0" w:space="0" w:color="auto"/>
                                    <w:right w:val="none" w:sz="0" w:space="0" w:color="auto"/>
                                  </w:divBdr>
                                </w:div>
                                <w:div w:id="1258715771">
                                  <w:marLeft w:val="640"/>
                                  <w:marRight w:val="0"/>
                                  <w:marTop w:val="0"/>
                                  <w:marBottom w:val="0"/>
                                  <w:divBdr>
                                    <w:top w:val="none" w:sz="0" w:space="0" w:color="auto"/>
                                    <w:left w:val="none" w:sz="0" w:space="0" w:color="auto"/>
                                    <w:bottom w:val="none" w:sz="0" w:space="0" w:color="auto"/>
                                    <w:right w:val="none" w:sz="0" w:space="0" w:color="auto"/>
                                  </w:divBdr>
                                </w:div>
                                <w:div w:id="1263612329">
                                  <w:marLeft w:val="640"/>
                                  <w:marRight w:val="0"/>
                                  <w:marTop w:val="0"/>
                                  <w:marBottom w:val="0"/>
                                  <w:divBdr>
                                    <w:top w:val="none" w:sz="0" w:space="0" w:color="auto"/>
                                    <w:left w:val="none" w:sz="0" w:space="0" w:color="auto"/>
                                    <w:bottom w:val="none" w:sz="0" w:space="0" w:color="auto"/>
                                    <w:right w:val="none" w:sz="0" w:space="0" w:color="auto"/>
                                  </w:divBdr>
                                </w:div>
                                <w:div w:id="1278485560">
                                  <w:marLeft w:val="640"/>
                                  <w:marRight w:val="0"/>
                                  <w:marTop w:val="0"/>
                                  <w:marBottom w:val="0"/>
                                  <w:divBdr>
                                    <w:top w:val="none" w:sz="0" w:space="0" w:color="auto"/>
                                    <w:left w:val="none" w:sz="0" w:space="0" w:color="auto"/>
                                    <w:bottom w:val="none" w:sz="0" w:space="0" w:color="auto"/>
                                    <w:right w:val="none" w:sz="0" w:space="0" w:color="auto"/>
                                  </w:divBdr>
                                </w:div>
                                <w:div w:id="1292204866">
                                  <w:marLeft w:val="640"/>
                                  <w:marRight w:val="0"/>
                                  <w:marTop w:val="0"/>
                                  <w:marBottom w:val="0"/>
                                  <w:divBdr>
                                    <w:top w:val="none" w:sz="0" w:space="0" w:color="auto"/>
                                    <w:left w:val="none" w:sz="0" w:space="0" w:color="auto"/>
                                    <w:bottom w:val="none" w:sz="0" w:space="0" w:color="auto"/>
                                    <w:right w:val="none" w:sz="0" w:space="0" w:color="auto"/>
                                  </w:divBdr>
                                </w:div>
                                <w:div w:id="1380789526">
                                  <w:marLeft w:val="640"/>
                                  <w:marRight w:val="0"/>
                                  <w:marTop w:val="0"/>
                                  <w:marBottom w:val="0"/>
                                  <w:divBdr>
                                    <w:top w:val="none" w:sz="0" w:space="0" w:color="auto"/>
                                    <w:left w:val="none" w:sz="0" w:space="0" w:color="auto"/>
                                    <w:bottom w:val="none" w:sz="0" w:space="0" w:color="auto"/>
                                    <w:right w:val="none" w:sz="0" w:space="0" w:color="auto"/>
                                  </w:divBdr>
                                </w:div>
                                <w:div w:id="1425418208">
                                  <w:marLeft w:val="640"/>
                                  <w:marRight w:val="0"/>
                                  <w:marTop w:val="0"/>
                                  <w:marBottom w:val="0"/>
                                  <w:divBdr>
                                    <w:top w:val="none" w:sz="0" w:space="0" w:color="auto"/>
                                    <w:left w:val="none" w:sz="0" w:space="0" w:color="auto"/>
                                    <w:bottom w:val="none" w:sz="0" w:space="0" w:color="auto"/>
                                    <w:right w:val="none" w:sz="0" w:space="0" w:color="auto"/>
                                  </w:divBdr>
                                </w:div>
                                <w:div w:id="1426925971">
                                  <w:marLeft w:val="640"/>
                                  <w:marRight w:val="0"/>
                                  <w:marTop w:val="0"/>
                                  <w:marBottom w:val="0"/>
                                  <w:divBdr>
                                    <w:top w:val="none" w:sz="0" w:space="0" w:color="auto"/>
                                    <w:left w:val="none" w:sz="0" w:space="0" w:color="auto"/>
                                    <w:bottom w:val="none" w:sz="0" w:space="0" w:color="auto"/>
                                    <w:right w:val="none" w:sz="0" w:space="0" w:color="auto"/>
                                  </w:divBdr>
                                </w:div>
                                <w:div w:id="1478717379">
                                  <w:marLeft w:val="640"/>
                                  <w:marRight w:val="0"/>
                                  <w:marTop w:val="0"/>
                                  <w:marBottom w:val="0"/>
                                  <w:divBdr>
                                    <w:top w:val="none" w:sz="0" w:space="0" w:color="auto"/>
                                    <w:left w:val="none" w:sz="0" w:space="0" w:color="auto"/>
                                    <w:bottom w:val="none" w:sz="0" w:space="0" w:color="auto"/>
                                    <w:right w:val="none" w:sz="0" w:space="0" w:color="auto"/>
                                  </w:divBdr>
                                </w:div>
                                <w:div w:id="1547526598">
                                  <w:marLeft w:val="640"/>
                                  <w:marRight w:val="0"/>
                                  <w:marTop w:val="0"/>
                                  <w:marBottom w:val="0"/>
                                  <w:divBdr>
                                    <w:top w:val="none" w:sz="0" w:space="0" w:color="auto"/>
                                    <w:left w:val="none" w:sz="0" w:space="0" w:color="auto"/>
                                    <w:bottom w:val="none" w:sz="0" w:space="0" w:color="auto"/>
                                    <w:right w:val="none" w:sz="0" w:space="0" w:color="auto"/>
                                  </w:divBdr>
                                </w:div>
                                <w:div w:id="1668240359">
                                  <w:marLeft w:val="640"/>
                                  <w:marRight w:val="0"/>
                                  <w:marTop w:val="0"/>
                                  <w:marBottom w:val="0"/>
                                  <w:divBdr>
                                    <w:top w:val="none" w:sz="0" w:space="0" w:color="auto"/>
                                    <w:left w:val="none" w:sz="0" w:space="0" w:color="auto"/>
                                    <w:bottom w:val="none" w:sz="0" w:space="0" w:color="auto"/>
                                    <w:right w:val="none" w:sz="0" w:space="0" w:color="auto"/>
                                  </w:divBdr>
                                </w:div>
                                <w:div w:id="1702592126">
                                  <w:marLeft w:val="640"/>
                                  <w:marRight w:val="0"/>
                                  <w:marTop w:val="0"/>
                                  <w:marBottom w:val="0"/>
                                  <w:divBdr>
                                    <w:top w:val="none" w:sz="0" w:space="0" w:color="auto"/>
                                    <w:left w:val="none" w:sz="0" w:space="0" w:color="auto"/>
                                    <w:bottom w:val="none" w:sz="0" w:space="0" w:color="auto"/>
                                    <w:right w:val="none" w:sz="0" w:space="0" w:color="auto"/>
                                  </w:divBdr>
                                </w:div>
                                <w:div w:id="1720278118">
                                  <w:marLeft w:val="640"/>
                                  <w:marRight w:val="0"/>
                                  <w:marTop w:val="0"/>
                                  <w:marBottom w:val="0"/>
                                  <w:divBdr>
                                    <w:top w:val="none" w:sz="0" w:space="0" w:color="auto"/>
                                    <w:left w:val="none" w:sz="0" w:space="0" w:color="auto"/>
                                    <w:bottom w:val="none" w:sz="0" w:space="0" w:color="auto"/>
                                    <w:right w:val="none" w:sz="0" w:space="0" w:color="auto"/>
                                  </w:divBdr>
                                </w:div>
                                <w:div w:id="1723678338">
                                  <w:marLeft w:val="640"/>
                                  <w:marRight w:val="0"/>
                                  <w:marTop w:val="0"/>
                                  <w:marBottom w:val="0"/>
                                  <w:divBdr>
                                    <w:top w:val="none" w:sz="0" w:space="0" w:color="auto"/>
                                    <w:left w:val="none" w:sz="0" w:space="0" w:color="auto"/>
                                    <w:bottom w:val="none" w:sz="0" w:space="0" w:color="auto"/>
                                    <w:right w:val="none" w:sz="0" w:space="0" w:color="auto"/>
                                  </w:divBdr>
                                </w:div>
                                <w:div w:id="1733455651">
                                  <w:marLeft w:val="640"/>
                                  <w:marRight w:val="0"/>
                                  <w:marTop w:val="0"/>
                                  <w:marBottom w:val="0"/>
                                  <w:divBdr>
                                    <w:top w:val="none" w:sz="0" w:space="0" w:color="auto"/>
                                    <w:left w:val="none" w:sz="0" w:space="0" w:color="auto"/>
                                    <w:bottom w:val="none" w:sz="0" w:space="0" w:color="auto"/>
                                    <w:right w:val="none" w:sz="0" w:space="0" w:color="auto"/>
                                  </w:divBdr>
                                </w:div>
                                <w:div w:id="1763914929">
                                  <w:marLeft w:val="640"/>
                                  <w:marRight w:val="0"/>
                                  <w:marTop w:val="0"/>
                                  <w:marBottom w:val="0"/>
                                  <w:divBdr>
                                    <w:top w:val="none" w:sz="0" w:space="0" w:color="auto"/>
                                    <w:left w:val="none" w:sz="0" w:space="0" w:color="auto"/>
                                    <w:bottom w:val="none" w:sz="0" w:space="0" w:color="auto"/>
                                    <w:right w:val="none" w:sz="0" w:space="0" w:color="auto"/>
                                  </w:divBdr>
                                </w:div>
                                <w:div w:id="1846238137">
                                  <w:marLeft w:val="640"/>
                                  <w:marRight w:val="0"/>
                                  <w:marTop w:val="0"/>
                                  <w:marBottom w:val="0"/>
                                  <w:divBdr>
                                    <w:top w:val="none" w:sz="0" w:space="0" w:color="auto"/>
                                    <w:left w:val="none" w:sz="0" w:space="0" w:color="auto"/>
                                    <w:bottom w:val="none" w:sz="0" w:space="0" w:color="auto"/>
                                    <w:right w:val="none" w:sz="0" w:space="0" w:color="auto"/>
                                  </w:divBdr>
                                </w:div>
                                <w:div w:id="2021471356">
                                  <w:marLeft w:val="640"/>
                                  <w:marRight w:val="0"/>
                                  <w:marTop w:val="0"/>
                                  <w:marBottom w:val="0"/>
                                  <w:divBdr>
                                    <w:top w:val="none" w:sz="0" w:space="0" w:color="auto"/>
                                    <w:left w:val="none" w:sz="0" w:space="0" w:color="auto"/>
                                    <w:bottom w:val="none" w:sz="0" w:space="0" w:color="auto"/>
                                    <w:right w:val="none" w:sz="0" w:space="0" w:color="auto"/>
                                  </w:divBdr>
                                </w:div>
                                <w:div w:id="2026125211">
                                  <w:marLeft w:val="640"/>
                                  <w:marRight w:val="0"/>
                                  <w:marTop w:val="0"/>
                                  <w:marBottom w:val="0"/>
                                  <w:divBdr>
                                    <w:top w:val="none" w:sz="0" w:space="0" w:color="auto"/>
                                    <w:left w:val="none" w:sz="0" w:space="0" w:color="auto"/>
                                    <w:bottom w:val="none" w:sz="0" w:space="0" w:color="auto"/>
                                    <w:right w:val="none" w:sz="0" w:space="0" w:color="auto"/>
                                  </w:divBdr>
                                </w:div>
                                <w:div w:id="2033409767">
                                  <w:marLeft w:val="640"/>
                                  <w:marRight w:val="0"/>
                                  <w:marTop w:val="0"/>
                                  <w:marBottom w:val="0"/>
                                  <w:divBdr>
                                    <w:top w:val="none" w:sz="0" w:space="0" w:color="auto"/>
                                    <w:left w:val="none" w:sz="0" w:space="0" w:color="auto"/>
                                    <w:bottom w:val="none" w:sz="0" w:space="0" w:color="auto"/>
                                    <w:right w:val="none" w:sz="0" w:space="0" w:color="auto"/>
                                  </w:divBdr>
                                </w:div>
                                <w:div w:id="2120031395">
                                  <w:marLeft w:val="640"/>
                                  <w:marRight w:val="0"/>
                                  <w:marTop w:val="0"/>
                                  <w:marBottom w:val="0"/>
                                  <w:divBdr>
                                    <w:top w:val="none" w:sz="0" w:space="0" w:color="auto"/>
                                    <w:left w:val="none" w:sz="0" w:space="0" w:color="auto"/>
                                    <w:bottom w:val="none" w:sz="0" w:space="0" w:color="auto"/>
                                    <w:right w:val="none" w:sz="0" w:space="0" w:color="auto"/>
                                  </w:divBdr>
                                </w:div>
                                <w:div w:id="2121412930">
                                  <w:marLeft w:val="640"/>
                                  <w:marRight w:val="0"/>
                                  <w:marTop w:val="0"/>
                                  <w:marBottom w:val="0"/>
                                  <w:divBdr>
                                    <w:top w:val="none" w:sz="0" w:space="0" w:color="auto"/>
                                    <w:left w:val="none" w:sz="0" w:space="0" w:color="auto"/>
                                    <w:bottom w:val="none" w:sz="0" w:space="0" w:color="auto"/>
                                    <w:right w:val="none" w:sz="0" w:space="0" w:color="auto"/>
                                  </w:divBdr>
                                </w:div>
                              </w:divsChild>
                            </w:div>
                            <w:div w:id="1875850970">
                              <w:marLeft w:val="0"/>
                              <w:marRight w:val="0"/>
                              <w:marTop w:val="0"/>
                              <w:marBottom w:val="0"/>
                              <w:divBdr>
                                <w:top w:val="none" w:sz="0" w:space="0" w:color="auto"/>
                                <w:left w:val="none" w:sz="0" w:space="0" w:color="auto"/>
                                <w:bottom w:val="none" w:sz="0" w:space="0" w:color="auto"/>
                                <w:right w:val="none" w:sz="0" w:space="0" w:color="auto"/>
                              </w:divBdr>
                              <w:divsChild>
                                <w:div w:id="58134587">
                                  <w:marLeft w:val="640"/>
                                  <w:marRight w:val="0"/>
                                  <w:marTop w:val="0"/>
                                  <w:marBottom w:val="0"/>
                                  <w:divBdr>
                                    <w:top w:val="none" w:sz="0" w:space="0" w:color="auto"/>
                                    <w:left w:val="none" w:sz="0" w:space="0" w:color="auto"/>
                                    <w:bottom w:val="none" w:sz="0" w:space="0" w:color="auto"/>
                                    <w:right w:val="none" w:sz="0" w:space="0" w:color="auto"/>
                                  </w:divBdr>
                                </w:div>
                                <w:div w:id="73432594">
                                  <w:marLeft w:val="640"/>
                                  <w:marRight w:val="0"/>
                                  <w:marTop w:val="0"/>
                                  <w:marBottom w:val="0"/>
                                  <w:divBdr>
                                    <w:top w:val="none" w:sz="0" w:space="0" w:color="auto"/>
                                    <w:left w:val="none" w:sz="0" w:space="0" w:color="auto"/>
                                    <w:bottom w:val="none" w:sz="0" w:space="0" w:color="auto"/>
                                    <w:right w:val="none" w:sz="0" w:space="0" w:color="auto"/>
                                  </w:divBdr>
                                </w:div>
                                <w:div w:id="81882174">
                                  <w:marLeft w:val="640"/>
                                  <w:marRight w:val="0"/>
                                  <w:marTop w:val="0"/>
                                  <w:marBottom w:val="0"/>
                                  <w:divBdr>
                                    <w:top w:val="none" w:sz="0" w:space="0" w:color="auto"/>
                                    <w:left w:val="none" w:sz="0" w:space="0" w:color="auto"/>
                                    <w:bottom w:val="none" w:sz="0" w:space="0" w:color="auto"/>
                                    <w:right w:val="none" w:sz="0" w:space="0" w:color="auto"/>
                                  </w:divBdr>
                                </w:div>
                                <w:div w:id="394857300">
                                  <w:marLeft w:val="640"/>
                                  <w:marRight w:val="0"/>
                                  <w:marTop w:val="0"/>
                                  <w:marBottom w:val="0"/>
                                  <w:divBdr>
                                    <w:top w:val="none" w:sz="0" w:space="0" w:color="auto"/>
                                    <w:left w:val="none" w:sz="0" w:space="0" w:color="auto"/>
                                    <w:bottom w:val="none" w:sz="0" w:space="0" w:color="auto"/>
                                    <w:right w:val="none" w:sz="0" w:space="0" w:color="auto"/>
                                  </w:divBdr>
                                </w:div>
                                <w:div w:id="430903563">
                                  <w:marLeft w:val="640"/>
                                  <w:marRight w:val="0"/>
                                  <w:marTop w:val="0"/>
                                  <w:marBottom w:val="0"/>
                                  <w:divBdr>
                                    <w:top w:val="none" w:sz="0" w:space="0" w:color="auto"/>
                                    <w:left w:val="none" w:sz="0" w:space="0" w:color="auto"/>
                                    <w:bottom w:val="none" w:sz="0" w:space="0" w:color="auto"/>
                                    <w:right w:val="none" w:sz="0" w:space="0" w:color="auto"/>
                                  </w:divBdr>
                                </w:div>
                                <w:div w:id="491601901">
                                  <w:marLeft w:val="640"/>
                                  <w:marRight w:val="0"/>
                                  <w:marTop w:val="0"/>
                                  <w:marBottom w:val="0"/>
                                  <w:divBdr>
                                    <w:top w:val="none" w:sz="0" w:space="0" w:color="auto"/>
                                    <w:left w:val="none" w:sz="0" w:space="0" w:color="auto"/>
                                    <w:bottom w:val="none" w:sz="0" w:space="0" w:color="auto"/>
                                    <w:right w:val="none" w:sz="0" w:space="0" w:color="auto"/>
                                  </w:divBdr>
                                </w:div>
                                <w:div w:id="503013572">
                                  <w:marLeft w:val="640"/>
                                  <w:marRight w:val="0"/>
                                  <w:marTop w:val="0"/>
                                  <w:marBottom w:val="0"/>
                                  <w:divBdr>
                                    <w:top w:val="none" w:sz="0" w:space="0" w:color="auto"/>
                                    <w:left w:val="none" w:sz="0" w:space="0" w:color="auto"/>
                                    <w:bottom w:val="none" w:sz="0" w:space="0" w:color="auto"/>
                                    <w:right w:val="none" w:sz="0" w:space="0" w:color="auto"/>
                                  </w:divBdr>
                                </w:div>
                                <w:div w:id="536772215">
                                  <w:marLeft w:val="640"/>
                                  <w:marRight w:val="0"/>
                                  <w:marTop w:val="0"/>
                                  <w:marBottom w:val="0"/>
                                  <w:divBdr>
                                    <w:top w:val="none" w:sz="0" w:space="0" w:color="auto"/>
                                    <w:left w:val="none" w:sz="0" w:space="0" w:color="auto"/>
                                    <w:bottom w:val="none" w:sz="0" w:space="0" w:color="auto"/>
                                    <w:right w:val="none" w:sz="0" w:space="0" w:color="auto"/>
                                  </w:divBdr>
                                </w:div>
                                <w:div w:id="539242747">
                                  <w:marLeft w:val="640"/>
                                  <w:marRight w:val="0"/>
                                  <w:marTop w:val="0"/>
                                  <w:marBottom w:val="0"/>
                                  <w:divBdr>
                                    <w:top w:val="none" w:sz="0" w:space="0" w:color="auto"/>
                                    <w:left w:val="none" w:sz="0" w:space="0" w:color="auto"/>
                                    <w:bottom w:val="none" w:sz="0" w:space="0" w:color="auto"/>
                                    <w:right w:val="none" w:sz="0" w:space="0" w:color="auto"/>
                                  </w:divBdr>
                                </w:div>
                                <w:div w:id="592592250">
                                  <w:marLeft w:val="640"/>
                                  <w:marRight w:val="0"/>
                                  <w:marTop w:val="0"/>
                                  <w:marBottom w:val="0"/>
                                  <w:divBdr>
                                    <w:top w:val="none" w:sz="0" w:space="0" w:color="auto"/>
                                    <w:left w:val="none" w:sz="0" w:space="0" w:color="auto"/>
                                    <w:bottom w:val="none" w:sz="0" w:space="0" w:color="auto"/>
                                    <w:right w:val="none" w:sz="0" w:space="0" w:color="auto"/>
                                  </w:divBdr>
                                </w:div>
                                <w:div w:id="692464071">
                                  <w:marLeft w:val="640"/>
                                  <w:marRight w:val="0"/>
                                  <w:marTop w:val="0"/>
                                  <w:marBottom w:val="0"/>
                                  <w:divBdr>
                                    <w:top w:val="none" w:sz="0" w:space="0" w:color="auto"/>
                                    <w:left w:val="none" w:sz="0" w:space="0" w:color="auto"/>
                                    <w:bottom w:val="none" w:sz="0" w:space="0" w:color="auto"/>
                                    <w:right w:val="none" w:sz="0" w:space="0" w:color="auto"/>
                                  </w:divBdr>
                                </w:div>
                                <w:div w:id="703403600">
                                  <w:marLeft w:val="640"/>
                                  <w:marRight w:val="0"/>
                                  <w:marTop w:val="0"/>
                                  <w:marBottom w:val="0"/>
                                  <w:divBdr>
                                    <w:top w:val="none" w:sz="0" w:space="0" w:color="auto"/>
                                    <w:left w:val="none" w:sz="0" w:space="0" w:color="auto"/>
                                    <w:bottom w:val="none" w:sz="0" w:space="0" w:color="auto"/>
                                    <w:right w:val="none" w:sz="0" w:space="0" w:color="auto"/>
                                  </w:divBdr>
                                </w:div>
                                <w:div w:id="717899073">
                                  <w:marLeft w:val="640"/>
                                  <w:marRight w:val="0"/>
                                  <w:marTop w:val="0"/>
                                  <w:marBottom w:val="0"/>
                                  <w:divBdr>
                                    <w:top w:val="none" w:sz="0" w:space="0" w:color="auto"/>
                                    <w:left w:val="none" w:sz="0" w:space="0" w:color="auto"/>
                                    <w:bottom w:val="none" w:sz="0" w:space="0" w:color="auto"/>
                                    <w:right w:val="none" w:sz="0" w:space="0" w:color="auto"/>
                                  </w:divBdr>
                                </w:div>
                                <w:div w:id="739518806">
                                  <w:marLeft w:val="640"/>
                                  <w:marRight w:val="0"/>
                                  <w:marTop w:val="0"/>
                                  <w:marBottom w:val="0"/>
                                  <w:divBdr>
                                    <w:top w:val="none" w:sz="0" w:space="0" w:color="auto"/>
                                    <w:left w:val="none" w:sz="0" w:space="0" w:color="auto"/>
                                    <w:bottom w:val="none" w:sz="0" w:space="0" w:color="auto"/>
                                    <w:right w:val="none" w:sz="0" w:space="0" w:color="auto"/>
                                  </w:divBdr>
                                </w:div>
                                <w:div w:id="816338386">
                                  <w:marLeft w:val="640"/>
                                  <w:marRight w:val="0"/>
                                  <w:marTop w:val="0"/>
                                  <w:marBottom w:val="0"/>
                                  <w:divBdr>
                                    <w:top w:val="none" w:sz="0" w:space="0" w:color="auto"/>
                                    <w:left w:val="none" w:sz="0" w:space="0" w:color="auto"/>
                                    <w:bottom w:val="none" w:sz="0" w:space="0" w:color="auto"/>
                                    <w:right w:val="none" w:sz="0" w:space="0" w:color="auto"/>
                                  </w:divBdr>
                                </w:div>
                                <w:div w:id="847673871">
                                  <w:marLeft w:val="640"/>
                                  <w:marRight w:val="0"/>
                                  <w:marTop w:val="0"/>
                                  <w:marBottom w:val="0"/>
                                  <w:divBdr>
                                    <w:top w:val="none" w:sz="0" w:space="0" w:color="auto"/>
                                    <w:left w:val="none" w:sz="0" w:space="0" w:color="auto"/>
                                    <w:bottom w:val="none" w:sz="0" w:space="0" w:color="auto"/>
                                    <w:right w:val="none" w:sz="0" w:space="0" w:color="auto"/>
                                  </w:divBdr>
                                </w:div>
                                <w:div w:id="862480976">
                                  <w:marLeft w:val="640"/>
                                  <w:marRight w:val="0"/>
                                  <w:marTop w:val="0"/>
                                  <w:marBottom w:val="0"/>
                                  <w:divBdr>
                                    <w:top w:val="none" w:sz="0" w:space="0" w:color="auto"/>
                                    <w:left w:val="none" w:sz="0" w:space="0" w:color="auto"/>
                                    <w:bottom w:val="none" w:sz="0" w:space="0" w:color="auto"/>
                                    <w:right w:val="none" w:sz="0" w:space="0" w:color="auto"/>
                                  </w:divBdr>
                                </w:div>
                                <w:div w:id="870612139">
                                  <w:marLeft w:val="640"/>
                                  <w:marRight w:val="0"/>
                                  <w:marTop w:val="0"/>
                                  <w:marBottom w:val="0"/>
                                  <w:divBdr>
                                    <w:top w:val="none" w:sz="0" w:space="0" w:color="auto"/>
                                    <w:left w:val="none" w:sz="0" w:space="0" w:color="auto"/>
                                    <w:bottom w:val="none" w:sz="0" w:space="0" w:color="auto"/>
                                    <w:right w:val="none" w:sz="0" w:space="0" w:color="auto"/>
                                  </w:divBdr>
                                </w:div>
                                <w:div w:id="874198949">
                                  <w:marLeft w:val="640"/>
                                  <w:marRight w:val="0"/>
                                  <w:marTop w:val="0"/>
                                  <w:marBottom w:val="0"/>
                                  <w:divBdr>
                                    <w:top w:val="none" w:sz="0" w:space="0" w:color="auto"/>
                                    <w:left w:val="none" w:sz="0" w:space="0" w:color="auto"/>
                                    <w:bottom w:val="none" w:sz="0" w:space="0" w:color="auto"/>
                                    <w:right w:val="none" w:sz="0" w:space="0" w:color="auto"/>
                                  </w:divBdr>
                                </w:div>
                                <w:div w:id="875197766">
                                  <w:marLeft w:val="640"/>
                                  <w:marRight w:val="0"/>
                                  <w:marTop w:val="0"/>
                                  <w:marBottom w:val="0"/>
                                  <w:divBdr>
                                    <w:top w:val="none" w:sz="0" w:space="0" w:color="auto"/>
                                    <w:left w:val="none" w:sz="0" w:space="0" w:color="auto"/>
                                    <w:bottom w:val="none" w:sz="0" w:space="0" w:color="auto"/>
                                    <w:right w:val="none" w:sz="0" w:space="0" w:color="auto"/>
                                  </w:divBdr>
                                </w:div>
                                <w:div w:id="924456471">
                                  <w:marLeft w:val="640"/>
                                  <w:marRight w:val="0"/>
                                  <w:marTop w:val="0"/>
                                  <w:marBottom w:val="0"/>
                                  <w:divBdr>
                                    <w:top w:val="none" w:sz="0" w:space="0" w:color="auto"/>
                                    <w:left w:val="none" w:sz="0" w:space="0" w:color="auto"/>
                                    <w:bottom w:val="none" w:sz="0" w:space="0" w:color="auto"/>
                                    <w:right w:val="none" w:sz="0" w:space="0" w:color="auto"/>
                                  </w:divBdr>
                                </w:div>
                                <w:div w:id="952828014">
                                  <w:marLeft w:val="640"/>
                                  <w:marRight w:val="0"/>
                                  <w:marTop w:val="0"/>
                                  <w:marBottom w:val="0"/>
                                  <w:divBdr>
                                    <w:top w:val="none" w:sz="0" w:space="0" w:color="auto"/>
                                    <w:left w:val="none" w:sz="0" w:space="0" w:color="auto"/>
                                    <w:bottom w:val="none" w:sz="0" w:space="0" w:color="auto"/>
                                    <w:right w:val="none" w:sz="0" w:space="0" w:color="auto"/>
                                  </w:divBdr>
                                </w:div>
                                <w:div w:id="973221801">
                                  <w:marLeft w:val="640"/>
                                  <w:marRight w:val="0"/>
                                  <w:marTop w:val="0"/>
                                  <w:marBottom w:val="0"/>
                                  <w:divBdr>
                                    <w:top w:val="none" w:sz="0" w:space="0" w:color="auto"/>
                                    <w:left w:val="none" w:sz="0" w:space="0" w:color="auto"/>
                                    <w:bottom w:val="none" w:sz="0" w:space="0" w:color="auto"/>
                                    <w:right w:val="none" w:sz="0" w:space="0" w:color="auto"/>
                                  </w:divBdr>
                                </w:div>
                                <w:div w:id="1003358017">
                                  <w:marLeft w:val="640"/>
                                  <w:marRight w:val="0"/>
                                  <w:marTop w:val="0"/>
                                  <w:marBottom w:val="0"/>
                                  <w:divBdr>
                                    <w:top w:val="none" w:sz="0" w:space="0" w:color="auto"/>
                                    <w:left w:val="none" w:sz="0" w:space="0" w:color="auto"/>
                                    <w:bottom w:val="none" w:sz="0" w:space="0" w:color="auto"/>
                                    <w:right w:val="none" w:sz="0" w:space="0" w:color="auto"/>
                                  </w:divBdr>
                                </w:div>
                                <w:div w:id="1075203344">
                                  <w:marLeft w:val="640"/>
                                  <w:marRight w:val="0"/>
                                  <w:marTop w:val="0"/>
                                  <w:marBottom w:val="0"/>
                                  <w:divBdr>
                                    <w:top w:val="none" w:sz="0" w:space="0" w:color="auto"/>
                                    <w:left w:val="none" w:sz="0" w:space="0" w:color="auto"/>
                                    <w:bottom w:val="none" w:sz="0" w:space="0" w:color="auto"/>
                                    <w:right w:val="none" w:sz="0" w:space="0" w:color="auto"/>
                                  </w:divBdr>
                                </w:div>
                                <w:div w:id="1094937687">
                                  <w:marLeft w:val="640"/>
                                  <w:marRight w:val="0"/>
                                  <w:marTop w:val="0"/>
                                  <w:marBottom w:val="0"/>
                                  <w:divBdr>
                                    <w:top w:val="none" w:sz="0" w:space="0" w:color="auto"/>
                                    <w:left w:val="none" w:sz="0" w:space="0" w:color="auto"/>
                                    <w:bottom w:val="none" w:sz="0" w:space="0" w:color="auto"/>
                                    <w:right w:val="none" w:sz="0" w:space="0" w:color="auto"/>
                                  </w:divBdr>
                                </w:div>
                                <w:div w:id="1225603042">
                                  <w:marLeft w:val="640"/>
                                  <w:marRight w:val="0"/>
                                  <w:marTop w:val="0"/>
                                  <w:marBottom w:val="0"/>
                                  <w:divBdr>
                                    <w:top w:val="none" w:sz="0" w:space="0" w:color="auto"/>
                                    <w:left w:val="none" w:sz="0" w:space="0" w:color="auto"/>
                                    <w:bottom w:val="none" w:sz="0" w:space="0" w:color="auto"/>
                                    <w:right w:val="none" w:sz="0" w:space="0" w:color="auto"/>
                                  </w:divBdr>
                                </w:div>
                                <w:div w:id="1272468484">
                                  <w:marLeft w:val="640"/>
                                  <w:marRight w:val="0"/>
                                  <w:marTop w:val="0"/>
                                  <w:marBottom w:val="0"/>
                                  <w:divBdr>
                                    <w:top w:val="none" w:sz="0" w:space="0" w:color="auto"/>
                                    <w:left w:val="none" w:sz="0" w:space="0" w:color="auto"/>
                                    <w:bottom w:val="none" w:sz="0" w:space="0" w:color="auto"/>
                                    <w:right w:val="none" w:sz="0" w:space="0" w:color="auto"/>
                                  </w:divBdr>
                                </w:div>
                                <w:div w:id="1281885233">
                                  <w:marLeft w:val="640"/>
                                  <w:marRight w:val="0"/>
                                  <w:marTop w:val="0"/>
                                  <w:marBottom w:val="0"/>
                                  <w:divBdr>
                                    <w:top w:val="none" w:sz="0" w:space="0" w:color="auto"/>
                                    <w:left w:val="none" w:sz="0" w:space="0" w:color="auto"/>
                                    <w:bottom w:val="none" w:sz="0" w:space="0" w:color="auto"/>
                                    <w:right w:val="none" w:sz="0" w:space="0" w:color="auto"/>
                                  </w:divBdr>
                                </w:div>
                                <w:div w:id="1299143039">
                                  <w:marLeft w:val="640"/>
                                  <w:marRight w:val="0"/>
                                  <w:marTop w:val="0"/>
                                  <w:marBottom w:val="0"/>
                                  <w:divBdr>
                                    <w:top w:val="none" w:sz="0" w:space="0" w:color="auto"/>
                                    <w:left w:val="none" w:sz="0" w:space="0" w:color="auto"/>
                                    <w:bottom w:val="none" w:sz="0" w:space="0" w:color="auto"/>
                                    <w:right w:val="none" w:sz="0" w:space="0" w:color="auto"/>
                                  </w:divBdr>
                                </w:div>
                                <w:div w:id="1306742852">
                                  <w:marLeft w:val="640"/>
                                  <w:marRight w:val="0"/>
                                  <w:marTop w:val="0"/>
                                  <w:marBottom w:val="0"/>
                                  <w:divBdr>
                                    <w:top w:val="none" w:sz="0" w:space="0" w:color="auto"/>
                                    <w:left w:val="none" w:sz="0" w:space="0" w:color="auto"/>
                                    <w:bottom w:val="none" w:sz="0" w:space="0" w:color="auto"/>
                                    <w:right w:val="none" w:sz="0" w:space="0" w:color="auto"/>
                                  </w:divBdr>
                                </w:div>
                                <w:div w:id="1398551527">
                                  <w:marLeft w:val="640"/>
                                  <w:marRight w:val="0"/>
                                  <w:marTop w:val="0"/>
                                  <w:marBottom w:val="0"/>
                                  <w:divBdr>
                                    <w:top w:val="none" w:sz="0" w:space="0" w:color="auto"/>
                                    <w:left w:val="none" w:sz="0" w:space="0" w:color="auto"/>
                                    <w:bottom w:val="none" w:sz="0" w:space="0" w:color="auto"/>
                                    <w:right w:val="none" w:sz="0" w:space="0" w:color="auto"/>
                                  </w:divBdr>
                                </w:div>
                                <w:div w:id="1474954449">
                                  <w:marLeft w:val="640"/>
                                  <w:marRight w:val="0"/>
                                  <w:marTop w:val="0"/>
                                  <w:marBottom w:val="0"/>
                                  <w:divBdr>
                                    <w:top w:val="none" w:sz="0" w:space="0" w:color="auto"/>
                                    <w:left w:val="none" w:sz="0" w:space="0" w:color="auto"/>
                                    <w:bottom w:val="none" w:sz="0" w:space="0" w:color="auto"/>
                                    <w:right w:val="none" w:sz="0" w:space="0" w:color="auto"/>
                                  </w:divBdr>
                                </w:div>
                                <w:div w:id="1790320045">
                                  <w:marLeft w:val="640"/>
                                  <w:marRight w:val="0"/>
                                  <w:marTop w:val="0"/>
                                  <w:marBottom w:val="0"/>
                                  <w:divBdr>
                                    <w:top w:val="none" w:sz="0" w:space="0" w:color="auto"/>
                                    <w:left w:val="none" w:sz="0" w:space="0" w:color="auto"/>
                                    <w:bottom w:val="none" w:sz="0" w:space="0" w:color="auto"/>
                                    <w:right w:val="none" w:sz="0" w:space="0" w:color="auto"/>
                                  </w:divBdr>
                                </w:div>
                                <w:div w:id="1810587908">
                                  <w:marLeft w:val="640"/>
                                  <w:marRight w:val="0"/>
                                  <w:marTop w:val="0"/>
                                  <w:marBottom w:val="0"/>
                                  <w:divBdr>
                                    <w:top w:val="none" w:sz="0" w:space="0" w:color="auto"/>
                                    <w:left w:val="none" w:sz="0" w:space="0" w:color="auto"/>
                                    <w:bottom w:val="none" w:sz="0" w:space="0" w:color="auto"/>
                                    <w:right w:val="none" w:sz="0" w:space="0" w:color="auto"/>
                                  </w:divBdr>
                                </w:div>
                                <w:div w:id="1812861631">
                                  <w:marLeft w:val="640"/>
                                  <w:marRight w:val="0"/>
                                  <w:marTop w:val="0"/>
                                  <w:marBottom w:val="0"/>
                                  <w:divBdr>
                                    <w:top w:val="none" w:sz="0" w:space="0" w:color="auto"/>
                                    <w:left w:val="none" w:sz="0" w:space="0" w:color="auto"/>
                                    <w:bottom w:val="none" w:sz="0" w:space="0" w:color="auto"/>
                                    <w:right w:val="none" w:sz="0" w:space="0" w:color="auto"/>
                                  </w:divBdr>
                                </w:div>
                                <w:div w:id="1896162832">
                                  <w:marLeft w:val="640"/>
                                  <w:marRight w:val="0"/>
                                  <w:marTop w:val="0"/>
                                  <w:marBottom w:val="0"/>
                                  <w:divBdr>
                                    <w:top w:val="none" w:sz="0" w:space="0" w:color="auto"/>
                                    <w:left w:val="none" w:sz="0" w:space="0" w:color="auto"/>
                                    <w:bottom w:val="none" w:sz="0" w:space="0" w:color="auto"/>
                                    <w:right w:val="none" w:sz="0" w:space="0" w:color="auto"/>
                                  </w:divBdr>
                                </w:div>
                                <w:div w:id="1957788040">
                                  <w:marLeft w:val="640"/>
                                  <w:marRight w:val="0"/>
                                  <w:marTop w:val="0"/>
                                  <w:marBottom w:val="0"/>
                                  <w:divBdr>
                                    <w:top w:val="none" w:sz="0" w:space="0" w:color="auto"/>
                                    <w:left w:val="none" w:sz="0" w:space="0" w:color="auto"/>
                                    <w:bottom w:val="none" w:sz="0" w:space="0" w:color="auto"/>
                                    <w:right w:val="none" w:sz="0" w:space="0" w:color="auto"/>
                                  </w:divBdr>
                                </w:div>
                                <w:div w:id="1972519969">
                                  <w:marLeft w:val="640"/>
                                  <w:marRight w:val="0"/>
                                  <w:marTop w:val="0"/>
                                  <w:marBottom w:val="0"/>
                                  <w:divBdr>
                                    <w:top w:val="none" w:sz="0" w:space="0" w:color="auto"/>
                                    <w:left w:val="none" w:sz="0" w:space="0" w:color="auto"/>
                                    <w:bottom w:val="none" w:sz="0" w:space="0" w:color="auto"/>
                                    <w:right w:val="none" w:sz="0" w:space="0" w:color="auto"/>
                                  </w:divBdr>
                                </w:div>
                                <w:div w:id="2056464994">
                                  <w:marLeft w:val="640"/>
                                  <w:marRight w:val="0"/>
                                  <w:marTop w:val="0"/>
                                  <w:marBottom w:val="0"/>
                                  <w:divBdr>
                                    <w:top w:val="none" w:sz="0" w:space="0" w:color="auto"/>
                                    <w:left w:val="none" w:sz="0" w:space="0" w:color="auto"/>
                                    <w:bottom w:val="none" w:sz="0" w:space="0" w:color="auto"/>
                                    <w:right w:val="none" w:sz="0" w:space="0" w:color="auto"/>
                                  </w:divBdr>
                                </w:div>
                                <w:div w:id="2120179015">
                                  <w:marLeft w:val="640"/>
                                  <w:marRight w:val="0"/>
                                  <w:marTop w:val="0"/>
                                  <w:marBottom w:val="0"/>
                                  <w:divBdr>
                                    <w:top w:val="none" w:sz="0" w:space="0" w:color="auto"/>
                                    <w:left w:val="none" w:sz="0" w:space="0" w:color="auto"/>
                                    <w:bottom w:val="none" w:sz="0" w:space="0" w:color="auto"/>
                                    <w:right w:val="none" w:sz="0" w:space="0" w:color="auto"/>
                                  </w:divBdr>
                                </w:div>
                              </w:divsChild>
                            </w:div>
                            <w:div w:id="1892496187">
                              <w:marLeft w:val="0"/>
                              <w:marRight w:val="0"/>
                              <w:marTop w:val="0"/>
                              <w:marBottom w:val="0"/>
                              <w:divBdr>
                                <w:top w:val="none" w:sz="0" w:space="0" w:color="auto"/>
                                <w:left w:val="none" w:sz="0" w:space="0" w:color="auto"/>
                                <w:bottom w:val="none" w:sz="0" w:space="0" w:color="auto"/>
                                <w:right w:val="none" w:sz="0" w:space="0" w:color="auto"/>
                              </w:divBdr>
                              <w:divsChild>
                                <w:div w:id="116073795">
                                  <w:marLeft w:val="640"/>
                                  <w:marRight w:val="0"/>
                                  <w:marTop w:val="0"/>
                                  <w:marBottom w:val="0"/>
                                  <w:divBdr>
                                    <w:top w:val="none" w:sz="0" w:space="0" w:color="auto"/>
                                    <w:left w:val="none" w:sz="0" w:space="0" w:color="auto"/>
                                    <w:bottom w:val="none" w:sz="0" w:space="0" w:color="auto"/>
                                    <w:right w:val="none" w:sz="0" w:space="0" w:color="auto"/>
                                  </w:divBdr>
                                </w:div>
                                <w:div w:id="192110574">
                                  <w:marLeft w:val="640"/>
                                  <w:marRight w:val="0"/>
                                  <w:marTop w:val="0"/>
                                  <w:marBottom w:val="0"/>
                                  <w:divBdr>
                                    <w:top w:val="none" w:sz="0" w:space="0" w:color="auto"/>
                                    <w:left w:val="none" w:sz="0" w:space="0" w:color="auto"/>
                                    <w:bottom w:val="none" w:sz="0" w:space="0" w:color="auto"/>
                                    <w:right w:val="none" w:sz="0" w:space="0" w:color="auto"/>
                                  </w:divBdr>
                                </w:div>
                                <w:div w:id="196698552">
                                  <w:marLeft w:val="640"/>
                                  <w:marRight w:val="0"/>
                                  <w:marTop w:val="0"/>
                                  <w:marBottom w:val="0"/>
                                  <w:divBdr>
                                    <w:top w:val="none" w:sz="0" w:space="0" w:color="auto"/>
                                    <w:left w:val="none" w:sz="0" w:space="0" w:color="auto"/>
                                    <w:bottom w:val="none" w:sz="0" w:space="0" w:color="auto"/>
                                    <w:right w:val="none" w:sz="0" w:space="0" w:color="auto"/>
                                  </w:divBdr>
                                </w:div>
                                <w:div w:id="315424843">
                                  <w:marLeft w:val="640"/>
                                  <w:marRight w:val="0"/>
                                  <w:marTop w:val="0"/>
                                  <w:marBottom w:val="0"/>
                                  <w:divBdr>
                                    <w:top w:val="none" w:sz="0" w:space="0" w:color="auto"/>
                                    <w:left w:val="none" w:sz="0" w:space="0" w:color="auto"/>
                                    <w:bottom w:val="none" w:sz="0" w:space="0" w:color="auto"/>
                                    <w:right w:val="none" w:sz="0" w:space="0" w:color="auto"/>
                                  </w:divBdr>
                                </w:div>
                                <w:div w:id="343019735">
                                  <w:marLeft w:val="640"/>
                                  <w:marRight w:val="0"/>
                                  <w:marTop w:val="0"/>
                                  <w:marBottom w:val="0"/>
                                  <w:divBdr>
                                    <w:top w:val="none" w:sz="0" w:space="0" w:color="auto"/>
                                    <w:left w:val="none" w:sz="0" w:space="0" w:color="auto"/>
                                    <w:bottom w:val="none" w:sz="0" w:space="0" w:color="auto"/>
                                    <w:right w:val="none" w:sz="0" w:space="0" w:color="auto"/>
                                  </w:divBdr>
                                </w:div>
                                <w:div w:id="363558905">
                                  <w:marLeft w:val="640"/>
                                  <w:marRight w:val="0"/>
                                  <w:marTop w:val="0"/>
                                  <w:marBottom w:val="0"/>
                                  <w:divBdr>
                                    <w:top w:val="none" w:sz="0" w:space="0" w:color="auto"/>
                                    <w:left w:val="none" w:sz="0" w:space="0" w:color="auto"/>
                                    <w:bottom w:val="none" w:sz="0" w:space="0" w:color="auto"/>
                                    <w:right w:val="none" w:sz="0" w:space="0" w:color="auto"/>
                                  </w:divBdr>
                                </w:div>
                                <w:div w:id="416564374">
                                  <w:marLeft w:val="640"/>
                                  <w:marRight w:val="0"/>
                                  <w:marTop w:val="0"/>
                                  <w:marBottom w:val="0"/>
                                  <w:divBdr>
                                    <w:top w:val="none" w:sz="0" w:space="0" w:color="auto"/>
                                    <w:left w:val="none" w:sz="0" w:space="0" w:color="auto"/>
                                    <w:bottom w:val="none" w:sz="0" w:space="0" w:color="auto"/>
                                    <w:right w:val="none" w:sz="0" w:space="0" w:color="auto"/>
                                  </w:divBdr>
                                </w:div>
                                <w:div w:id="438766672">
                                  <w:marLeft w:val="640"/>
                                  <w:marRight w:val="0"/>
                                  <w:marTop w:val="0"/>
                                  <w:marBottom w:val="0"/>
                                  <w:divBdr>
                                    <w:top w:val="none" w:sz="0" w:space="0" w:color="auto"/>
                                    <w:left w:val="none" w:sz="0" w:space="0" w:color="auto"/>
                                    <w:bottom w:val="none" w:sz="0" w:space="0" w:color="auto"/>
                                    <w:right w:val="none" w:sz="0" w:space="0" w:color="auto"/>
                                  </w:divBdr>
                                </w:div>
                                <w:div w:id="582490012">
                                  <w:marLeft w:val="640"/>
                                  <w:marRight w:val="0"/>
                                  <w:marTop w:val="0"/>
                                  <w:marBottom w:val="0"/>
                                  <w:divBdr>
                                    <w:top w:val="none" w:sz="0" w:space="0" w:color="auto"/>
                                    <w:left w:val="none" w:sz="0" w:space="0" w:color="auto"/>
                                    <w:bottom w:val="none" w:sz="0" w:space="0" w:color="auto"/>
                                    <w:right w:val="none" w:sz="0" w:space="0" w:color="auto"/>
                                  </w:divBdr>
                                </w:div>
                                <w:div w:id="659893220">
                                  <w:marLeft w:val="640"/>
                                  <w:marRight w:val="0"/>
                                  <w:marTop w:val="0"/>
                                  <w:marBottom w:val="0"/>
                                  <w:divBdr>
                                    <w:top w:val="none" w:sz="0" w:space="0" w:color="auto"/>
                                    <w:left w:val="none" w:sz="0" w:space="0" w:color="auto"/>
                                    <w:bottom w:val="none" w:sz="0" w:space="0" w:color="auto"/>
                                    <w:right w:val="none" w:sz="0" w:space="0" w:color="auto"/>
                                  </w:divBdr>
                                </w:div>
                                <w:div w:id="693772573">
                                  <w:marLeft w:val="640"/>
                                  <w:marRight w:val="0"/>
                                  <w:marTop w:val="0"/>
                                  <w:marBottom w:val="0"/>
                                  <w:divBdr>
                                    <w:top w:val="none" w:sz="0" w:space="0" w:color="auto"/>
                                    <w:left w:val="none" w:sz="0" w:space="0" w:color="auto"/>
                                    <w:bottom w:val="none" w:sz="0" w:space="0" w:color="auto"/>
                                    <w:right w:val="none" w:sz="0" w:space="0" w:color="auto"/>
                                  </w:divBdr>
                                </w:div>
                                <w:div w:id="1135483909">
                                  <w:marLeft w:val="640"/>
                                  <w:marRight w:val="0"/>
                                  <w:marTop w:val="0"/>
                                  <w:marBottom w:val="0"/>
                                  <w:divBdr>
                                    <w:top w:val="none" w:sz="0" w:space="0" w:color="auto"/>
                                    <w:left w:val="none" w:sz="0" w:space="0" w:color="auto"/>
                                    <w:bottom w:val="none" w:sz="0" w:space="0" w:color="auto"/>
                                    <w:right w:val="none" w:sz="0" w:space="0" w:color="auto"/>
                                  </w:divBdr>
                                </w:div>
                                <w:div w:id="1158115278">
                                  <w:marLeft w:val="640"/>
                                  <w:marRight w:val="0"/>
                                  <w:marTop w:val="0"/>
                                  <w:marBottom w:val="0"/>
                                  <w:divBdr>
                                    <w:top w:val="none" w:sz="0" w:space="0" w:color="auto"/>
                                    <w:left w:val="none" w:sz="0" w:space="0" w:color="auto"/>
                                    <w:bottom w:val="none" w:sz="0" w:space="0" w:color="auto"/>
                                    <w:right w:val="none" w:sz="0" w:space="0" w:color="auto"/>
                                  </w:divBdr>
                                </w:div>
                                <w:div w:id="1328365434">
                                  <w:marLeft w:val="640"/>
                                  <w:marRight w:val="0"/>
                                  <w:marTop w:val="0"/>
                                  <w:marBottom w:val="0"/>
                                  <w:divBdr>
                                    <w:top w:val="none" w:sz="0" w:space="0" w:color="auto"/>
                                    <w:left w:val="none" w:sz="0" w:space="0" w:color="auto"/>
                                    <w:bottom w:val="none" w:sz="0" w:space="0" w:color="auto"/>
                                    <w:right w:val="none" w:sz="0" w:space="0" w:color="auto"/>
                                  </w:divBdr>
                                </w:div>
                                <w:div w:id="1330913216">
                                  <w:marLeft w:val="640"/>
                                  <w:marRight w:val="0"/>
                                  <w:marTop w:val="0"/>
                                  <w:marBottom w:val="0"/>
                                  <w:divBdr>
                                    <w:top w:val="none" w:sz="0" w:space="0" w:color="auto"/>
                                    <w:left w:val="none" w:sz="0" w:space="0" w:color="auto"/>
                                    <w:bottom w:val="none" w:sz="0" w:space="0" w:color="auto"/>
                                    <w:right w:val="none" w:sz="0" w:space="0" w:color="auto"/>
                                  </w:divBdr>
                                </w:div>
                                <w:div w:id="1366055934">
                                  <w:marLeft w:val="640"/>
                                  <w:marRight w:val="0"/>
                                  <w:marTop w:val="0"/>
                                  <w:marBottom w:val="0"/>
                                  <w:divBdr>
                                    <w:top w:val="none" w:sz="0" w:space="0" w:color="auto"/>
                                    <w:left w:val="none" w:sz="0" w:space="0" w:color="auto"/>
                                    <w:bottom w:val="none" w:sz="0" w:space="0" w:color="auto"/>
                                    <w:right w:val="none" w:sz="0" w:space="0" w:color="auto"/>
                                  </w:divBdr>
                                </w:div>
                                <w:div w:id="1451052653">
                                  <w:marLeft w:val="640"/>
                                  <w:marRight w:val="0"/>
                                  <w:marTop w:val="0"/>
                                  <w:marBottom w:val="0"/>
                                  <w:divBdr>
                                    <w:top w:val="none" w:sz="0" w:space="0" w:color="auto"/>
                                    <w:left w:val="none" w:sz="0" w:space="0" w:color="auto"/>
                                    <w:bottom w:val="none" w:sz="0" w:space="0" w:color="auto"/>
                                    <w:right w:val="none" w:sz="0" w:space="0" w:color="auto"/>
                                  </w:divBdr>
                                </w:div>
                                <w:div w:id="1481386009">
                                  <w:marLeft w:val="640"/>
                                  <w:marRight w:val="0"/>
                                  <w:marTop w:val="0"/>
                                  <w:marBottom w:val="0"/>
                                  <w:divBdr>
                                    <w:top w:val="none" w:sz="0" w:space="0" w:color="auto"/>
                                    <w:left w:val="none" w:sz="0" w:space="0" w:color="auto"/>
                                    <w:bottom w:val="none" w:sz="0" w:space="0" w:color="auto"/>
                                    <w:right w:val="none" w:sz="0" w:space="0" w:color="auto"/>
                                  </w:divBdr>
                                </w:div>
                                <w:div w:id="1588999254">
                                  <w:marLeft w:val="640"/>
                                  <w:marRight w:val="0"/>
                                  <w:marTop w:val="0"/>
                                  <w:marBottom w:val="0"/>
                                  <w:divBdr>
                                    <w:top w:val="none" w:sz="0" w:space="0" w:color="auto"/>
                                    <w:left w:val="none" w:sz="0" w:space="0" w:color="auto"/>
                                    <w:bottom w:val="none" w:sz="0" w:space="0" w:color="auto"/>
                                    <w:right w:val="none" w:sz="0" w:space="0" w:color="auto"/>
                                  </w:divBdr>
                                </w:div>
                                <w:div w:id="1590650108">
                                  <w:marLeft w:val="640"/>
                                  <w:marRight w:val="0"/>
                                  <w:marTop w:val="0"/>
                                  <w:marBottom w:val="0"/>
                                  <w:divBdr>
                                    <w:top w:val="none" w:sz="0" w:space="0" w:color="auto"/>
                                    <w:left w:val="none" w:sz="0" w:space="0" w:color="auto"/>
                                    <w:bottom w:val="none" w:sz="0" w:space="0" w:color="auto"/>
                                    <w:right w:val="none" w:sz="0" w:space="0" w:color="auto"/>
                                  </w:divBdr>
                                </w:div>
                                <w:div w:id="1663778766">
                                  <w:marLeft w:val="640"/>
                                  <w:marRight w:val="0"/>
                                  <w:marTop w:val="0"/>
                                  <w:marBottom w:val="0"/>
                                  <w:divBdr>
                                    <w:top w:val="none" w:sz="0" w:space="0" w:color="auto"/>
                                    <w:left w:val="none" w:sz="0" w:space="0" w:color="auto"/>
                                    <w:bottom w:val="none" w:sz="0" w:space="0" w:color="auto"/>
                                    <w:right w:val="none" w:sz="0" w:space="0" w:color="auto"/>
                                  </w:divBdr>
                                </w:div>
                                <w:div w:id="1665931794">
                                  <w:marLeft w:val="640"/>
                                  <w:marRight w:val="0"/>
                                  <w:marTop w:val="0"/>
                                  <w:marBottom w:val="0"/>
                                  <w:divBdr>
                                    <w:top w:val="none" w:sz="0" w:space="0" w:color="auto"/>
                                    <w:left w:val="none" w:sz="0" w:space="0" w:color="auto"/>
                                    <w:bottom w:val="none" w:sz="0" w:space="0" w:color="auto"/>
                                    <w:right w:val="none" w:sz="0" w:space="0" w:color="auto"/>
                                  </w:divBdr>
                                </w:div>
                                <w:div w:id="1684700618">
                                  <w:marLeft w:val="640"/>
                                  <w:marRight w:val="0"/>
                                  <w:marTop w:val="0"/>
                                  <w:marBottom w:val="0"/>
                                  <w:divBdr>
                                    <w:top w:val="none" w:sz="0" w:space="0" w:color="auto"/>
                                    <w:left w:val="none" w:sz="0" w:space="0" w:color="auto"/>
                                    <w:bottom w:val="none" w:sz="0" w:space="0" w:color="auto"/>
                                    <w:right w:val="none" w:sz="0" w:space="0" w:color="auto"/>
                                  </w:divBdr>
                                </w:div>
                                <w:div w:id="1688826067">
                                  <w:marLeft w:val="640"/>
                                  <w:marRight w:val="0"/>
                                  <w:marTop w:val="0"/>
                                  <w:marBottom w:val="0"/>
                                  <w:divBdr>
                                    <w:top w:val="none" w:sz="0" w:space="0" w:color="auto"/>
                                    <w:left w:val="none" w:sz="0" w:space="0" w:color="auto"/>
                                    <w:bottom w:val="none" w:sz="0" w:space="0" w:color="auto"/>
                                    <w:right w:val="none" w:sz="0" w:space="0" w:color="auto"/>
                                  </w:divBdr>
                                </w:div>
                                <w:div w:id="1692492017">
                                  <w:marLeft w:val="640"/>
                                  <w:marRight w:val="0"/>
                                  <w:marTop w:val="0"/>
                                  <w:marBottom w:val="0"/>
                                  <w:divBdr>
                                    <w:top w:val="none" w:sz="0" w:space="0" w:color="auto"/>
                                    <w:left w:val="none" w:sz="0" w:space="0" w:color="auto"/>
                                    <w:bottom w:val="none" w:sz="0" w:space="0" w:color="auto"/>
                                    <w:right w:val="none" w:sz="0" w:space="0" w:color="auto"/>
                                  </w:divBdr>
                                </w:div>
                                <w:div w:id="1749766903">
                                  <w:marLeft w:val="640"/>
                                  <w:marRight w:val="0"/>
                                  <w:marTop w:val="0"/>
                                  <w:marBottom w:val="0"/>
                                  <w:divBdr>
                                    <w:top w:val="none" w:sz="0" w:space="0" w:color="auto"/>
                                    <w:left w:val="none" w:sz="0" w:space="0" w:color="auto"/>
                                    <w:bottom w:val="none" w:sz="0" w:space="0" w:color="auto"/>
                                    <w:right w:val="none" w:sz="0" w:space="0" w:color="auto"/>
                                  </w:divBdr>
                                </w:div>
                                <w:div w:id="1801724970">
                                  <w:marLeft w:val="640"/>
                                  <w:marRight w:val="0"/>
                                  <w:marTop w:val="0"/>
                                  <w:marBottom w:val="0"/>
                                  <w:divBdr>
                                    <w:top w:val="none" w:sz="0" w:space="0" w:color="auto"/>
                                    <w:left w:val="none" w:sz="0" w:space="0" w:color="auto"/>
                                    <w:bottom w:val="none" w:sz="0" w:space="0" w:color="auto"/>
                                    <w:right w:val="none" w:sz="0" w:space="0" w:color="auto"/>
                                  </w:divBdr>
                                </w:div>
                                <w:div w:id="1861704375">
                                  <w:marLeft w:val="640"/>
                                  <w:marRight w:val="0"/>
                                  <w:marTop w:val="0"/>
                                  <w:marBottom w:val="0"/>
                                  <w:divBdr>
                                    <w:top w:val="none" w:sz="0" w:space="0" w:color="auto"/>
                                    <w:left w:val="none" w:sz="0" w:space="0" w:color="auto"/>
                                    <w:bottom w:val="none" w:sz="0" w:space="0" w:color="auto"/>
                                    <w:right w:val="none" w:sz="0" w:space="0" w:color="auto"/>
                                  </w:divBdr>
                                </w:div>
                                <w:div w:id="1911620890">
                                  <w:marLeft w:val="640"/>
                                  <w:marRight w:val="0"/>
                                  <w:marTop w:val="0"/>
                                  <w:marBottom w:val="0"/>
                                  <w:divBdr>
                                    <w:top w:val="none" w:sz="0" w:space="0" w:color="auto"/>
                                    <w:left w:val="none" w:sz="0" w:space="0" w:color="auto"/>
                                    <w:bottom w:val="none" w:sz="0" w:space="0" w:color="auto"/>
                                    <w:right w:val="none" w:sz="0" w:space="0" w:color="auto"/>
                                  </w:divBdr>
                                </w:div>
                                <w:div w:id="2001305114">
                                  <w:marLeft w:val="640"/>
                                  <w:marRight w:val="0"/>
                                  <w:marTop w:val="0"/>
                                  <w:marBottom w:val="0"/>
                                  <w:divBdr>
                                    <w:top w:val="none" w:sz="0" w:space="0" w:color="auto"/>
                                    <w:left w:val="none" w:sz="0" w:space="0" w:color="auto"/>
                                    <w:bottom w:val="none" w:sz="0" w:space="0" w:color="auto"/>
                                    <w:right w:val="none" w:sz="0" w:space="0" w:color="auto"/>
                                  </w:divBdr>
                                </w:div>
                                <w:div w:id="2019693867">
                                  <w:marLeft w:val="640"/>
                                  <w:marRight w:val="0"/>
                                  <w:marTop w:val="0"/>
                                  <w:marBottom w:val="0"/>
                                  <w:divBdr>
                                    <w:top w:val="none" w:sz="0" w:space="0" w:color="auto"/>
                                    <w:left w:val="none" w:sz="0" w:space="0" w:color="auto"/>
                                    <w:bottom w:val="none" w:sz="0" w:space="0" w:color="auto"/>
                                    <w:right w:val="none" w:sz="0" w:space="0" w:color="auto"/>
                                  </w:divBdr>
                                </w:div>
                                <w:div w:id="2060283050">
                                  <w:marLeft w:val="640"/>
                                  <w:marRight w:val="0"/>
                                  <w:marTop w:val="0"/>
                                  <w:marBottom w:val="0"/>
                                  <w:divBdr>
                                    <w:top w:val="none" w:sz="0" w:space="0" w:color="auto"/>
                                    <w:left w:val="none" w:sz="0" w:space="0" w:color="auto"/>
                                    <w:bottom w:val="none" w:sz="0" w:space="0" w:color="auto"/>
                                    <w:right w:val="none" w:sz="0" w:space="0" w:color="auto"/>
                                  </w:divBdr>
                                </w:div>
                              </w:divsChild>
                            </w:div>
                            <w:div w:id="1906991593">
                              <w:marLeft w:val="0"/>
                              <w:marRight w:val="0"/>
                              <w:marTop w:val="0"/>
                              <w:marBottom w:val="0"/>
                              <w:divBdr>
                                <w:top w:val="none" w:sz="0" w:space="0" w:color="auto"/>
                                <w:left w:val="none" w:sz="0" w:space="0" w:color="auto"/>
                                <w:bottom w:val="none" w:sz="0" w:space="0" w:color="auto"/>
                                <w:right w:val="none" w:sz="0" w:space="0" w:color="auto"/>
                              </w:divBdr>
                              <w:divsChild>
                                <w:div w:id="16934974">
                                  <w:marLeft w:val="640"/>
                                  <w:marRight w:val="0"/>
                                  <w:marTop w:val="0"/>
                                  <w:marBottom w:val="0"/>
                                  <w:divBdr>
                                    <w:top w:val="none" w:sz="0" w:space="0" w:color="auto"/>
                                    <w:left w:val="none" w:sz="0" w:space="0" w:color="auto"/>
                                    <w:bottom w:val="none" w:sz="0" w:space="0" w:color="auto"/>
                                    <w:right w:val="none" w:sz="0" w:space="0" w:color="auto"/>
                                  </w:divBdr>
                                </w:div>
                                <w:div w:id="142238572">
                                  <w:marLeft w:val="640"/>
                                  <w:marRight w:val="0"/>
                                  <w:marTop w:val="0"/>
                                  <w:marBottom w:val="0"/>
                                  <w:divBdr>
                                    <w:top w:val="none" w:sz="0" w:space="0" w:color="auto"/>
                                    <w:left w:val="none" w:sz="0" w:space="0" w:color="auto"/>
                                    <w:bottom w:val="none" w:sz="0" w:space="0" w:color="auto"/>
                                    <w:right w:val="none" w:sz="0" w:space="0" w:color="auto"/>
                                  </w:divBdr>
                                </w:div>
                                <w:div w:id="249512834">
                                  <w:marLeft w:val="640"/>
                                  <w:marRight w:val="0"/>
                                  <w:marTop w:val="0"/>
                                  <w:marBottom w:val="0"/>
                                  <w:divBdr>
                                    <w:top w:val="none" w:sz="0" w:space="0" w:color="auto"/>
                                    <w:left w:val="none" w:sz="0" w:space="0" w:color="auto"/>
                                    <w:bottom w:val="none" w:sz="0" w:space="0" w:color="auto"/>
                                    <w:right w:val="none" w:sz="0" w:space="0" w:color="auto"/>
                                  </w:divBdr>
                                </w:div>
                                <w:div w:id="254631483">
                                  <w:marLeft w:val="640"/>
                                  <w:marRight w:val="0"/>
                                  <w:marTop w:val="0"/>
                                  <w:marBottom w:val="0"/>
                                  <w:divBdr>
                                    <w:top w:val="none" w:sz="0" w:space="0" w:color="auto"/>
                                    <w:left w:val="none" w:sz="0" w:space="0" w:color="auto"/>
                                    <w:bottom w:val="none" w:sz="0" w:space="0" w:color="auto"/>
                                    <w:right w:val="none" w:sz="0" w:space="0" w:color="auto"/>
                                  </w:divBdr>
                                </w:div>
                                <w:div w:id="286938647">
                                  <w:marLeft w:val="640"/>
                                  <w:marRight w:val="0"/>
                                  <w:marTop w:val="0"/>
                                  <w:marBottom w:val="0"/>
                                  <w:divBdr>
                                    <w:top w:val="none" w:sz="0" w:space="0" w:color="auto"/>
                                    <w:left w:val="none" w:sz="0" w:space="0" w:color="auto"/>
                                    <w:bottom w:val="none" w:sz="0" w:space="0" w:color="auto"/>
                                    <w:right w:val="none" w:sz="0" w:space="0" w:color="auto"/>
                                  </w:divBdr>
                                </w:div>
                                <w:div w:id="296494970">
                                  <w:marLeft w:val="640"/>
                                  <w:marRight w:val="0"/>
                                  <w:marTop w:val="0"/>
                                  <w:marBottom w:val="0"/>
                                  <w:divBdr>
                                    <w:top w:val="none" w:sz="0" w:space="0" w:color="auto"/>
                                    <w:left w:val="none" w:sz="0" w:space="0" w:color="auto"/>
                                    <w:bottom w:val="none" w:sz="0" w:space="0" w:color="auto"/>
                                    <w:right w:val="none" w:sz="0" w:space="0" w:color="auto"/>
                                  </w:divBdr>
                                </w:div>
                                <w:div w:id="327099533">
                                  <w:marLeft w:val="640"/>
                                  <w:marRight w:val="0"/>
                                  <w:marTop w:val="0"/>
                                  <w:marBottom w:val="0"/>
                                  <w:divBdr>
                                    <w:top w:val="none" w:sz="0" w:space="0" w:color="auto"/>
                                    <w:left w:val="none" w:sz="0" w:space="0" w:color="auto"/>
                                    <w:bottom w:val="none" w:sz="0" w:space="0" w:color="auto"/>
                                    <w:right w:val="none" w:sz="0" w:space="0" w:color="auto"/>
                                  </w:divBdr>
                                </w:div>
                                <w:div w:id="432241070">
                                  <w:marLeft w:val="640"/>
                                  <w:marRight w:val="0"/>
                                  <w:marTop w:val="0"/>
                                  <w:marBottom w:val="0"/>
                                  <w:divBdr>
                                    <w:top w:val="none" w:sz="0" w:space="0" w:color="auto"/>
                                    <w:left w:val="none" w:sz="0" w:space="0" w:color="auto"/>
                                    <w:bottom w:val="none" w:sz="0" w:space="0" w:color="auto"/>
                                    <w:right w:val="none" w:sz="0" w:space="0" w:color="auto"/>
                                  </w:divBdr>
                                </w:div>
                                <w:div w:id="513108951">
                                  <w:marLeft w:val="640"/>
                                  <w:marRight w:val="0"/>
                                  <w:marTop w:val="0"/>
                                  <w:marBottom w:val="0"/>
                                  <w:divBdr>
                                    <w:top w:val="none" w:sz="0" w:space="0" w:color="auto"/>
                                    <w:left w:val="none" w:sz="0" w:space="0" w:color="auto"/>
                                    <w:bottom w:val="none" w:sz="0" w:space="0" w:color="auto"/>
                                    <w:right w:val="none" w:sz="0" w:space="0" w:color="auto"/>
                                  </w:divBdr>
                                </w:div>
                                <w:div w:id="514460374">
                                  <w:marLeft w:val="640"/>
                                  <w:marRight w:val="0"/>
                                  <w:marTop w:val="0"/>
                                  <w:marBottom w:val="0"/>
                                  <w:divBdr>
                                    <w:top w:val="none" w:sz="0" w:space="0" w:color="auto"/>
                                    <w:left w:val="none" w:sz="0" w:space="0" w:color="auto"/>
                                    <w:bottom w:val="none" w:sz="0" w:space="0" w:color="auto"/>
                                    <w:right w:val="none" w:sz="0" w:space="0" w:color="auto"/>
                                  </w:divBdr>
                                </w:div>
                                <w:div w:id="537425923">
                                  <w:marLeft w:val="640"/>
                                  <w:marRight w:val="0"/>
                                  <w:marTop w:val="0"/>
                                  <w:marBottom w:val="0"/>
                                  <w:divBdr>
                                    <w:top w:val="none" w:sz="0" w:space="0" w:color="auto"/>
                                    <w:left w:val="none" w:sz="0" w:space="0" w:color="auto"/>
                                    <w:bottom w:val="none" w:sz="0" w:space="0" w:color="auto"/>
                                    <w:right w:val="none" w:sz="0" w:space="0" w:color="auto"/>
                                  </w:divBdr>
                                </w:div>
                                <w:div w:id="541671035">
                                  <w:marLeft w:val="640"/>
                                  <w:marRight w:val="0"/>
                                  <w:marTop w:val="0"/>
                                  <w:marBottom w:val="0"/>
                                  <w:divBdr>
                                    <w:top w:val="none" w:sz="0" w:space="0" w:color="auto"/>
                                    <w:left w:val="none" w:sz="0" w:space="0" w:color="auto"/>
                                    <w:bottom w:val="none" w:sz="0" w:space="0" w:color="auto"/>
                                    <w:right w:val="none" w:sz="0" w:space="0" w:color="auto"/>
                                  </w:divBdr>
                                </w:div>
                                <w:div w:id="581454423">
                                  <w:marLeft w:val="640"/>
                                  <w:marRight w:val="0"/>
                                  <w:marTop w:val="0"/>
                                  <w:marBottom w:val="0"/>
                                  <w:divBdr>
                                    <w:top w:val="none" w:sz="0" w:space="0" w:color="auto"/>
                                    <w:left w:val="none" w:sz="0" w:space="0" w:color="auto"/>
                                    <w:bottom w:val="none" w:sz="0" w:space="0" w:color="auto"/>
                                    <w:right w:val="none" w:sz="0" w:space="0" w:color="auto"/>
                                  </w:divBdr>
                                </w:div>
                                <w:div w:id="624967748">
                                  <w:marLeft w:val="640"/>
                                  <w:marRight w:val="0"/>
                                  <w:marTop w:val="0"/>
                                  <w:marBottom w:val="0"/>
                                  <w:divBdr>
                                    <w:top w:val="none" w:sz="0" w:space="0" w:color="auto"/>
                                    <w:left w:val="none" w:sz="0" w:space="0" w:color="auto"/>
                                    <w:bottom w:val="none" w:sz="0" w:space="0" w:color="auto"/>
                                    <w:right w:val="none" w:sz="0" w:space="0" w:color="auto"/>
                                  </w:divBdr>
                                </w:div>
                                <w:div w:id="644361792">
                                  <w:marLeft w:val="640"/>
                                  <w:marRight w:val="0"/>
                                  <w:marTop w:val="0"/>
                                  <w:marBottom w:val="0"/>
                                  <w:divBdr>
                                    <w:top w:val="none" w:sz="0" w:space="0" w:color="auto"/>
                                    <w:left w:val="none" w:sz="0" w:space="0" w:color="auto"/>
                                    <w:bottom w:val="none" w:sz="0" w:space="0" w:color="auto"/>
                                    <w:right w:val="none" w:sz="0" w:space="0" w:color="auto"/>
                                  </w:divBdr>
                                </w:div>
                                <w:div w:id="668749446">
                                  <w:marLeft w:val="640"/>
                                  <w:marRight w:val="0"/>
                                  <w:marTop w:val="0"/>
                                  <w:marBottom w:val="0"/>
                                  <w:divBdr>
                                    <w:top w:val="none" w:sz="0" w:space="0" w:color="auto"/>
                                    <w:left w:val="none" w:sz="0" w:space="0" w:color="auto"/>
                                    <w:bottom w:val="none" w:sz="0" w:space="0" w:color="auto"/>
                                    <w:right w:val="none" w:sz="0" w:space="0" w:color="auto"/>
                                  </w:divBdr>
                                </w:div>
                                <w:div w:id="673730583">
                                  <w:marLeft w:val="640"/>
                                  <w:marRight w:val="0"/>
                                  <w:marTop w:val="0"/>
                                  <w:marBottom w:val="0"/>
                                  <w:divBdr>
                                    <w:top w:val="none" w:sz="0" w:space="0" w:color="auto"/>
                                    <w:left w:val="none" w:sz="0" w:space="0" w:color="auto"/>
                                    <w:bottom w:val="none" w:sz="0" w:space="0" w:color="auto"/>
                                    <w:right w:val="none" w:sz="0" w:space="0" w:color="auto"/>
                                  </w:divBdr>
                                </w:div>
                                <w:div w:id="686829160">
                                  <w:marLeft w:val="640"/>
                                  <w:marRight w:val="0"/>
                                  <w:marTop w:val="0"/>
                                  <w:marBottom w:val="0"/>
                                  <w:divBdr>
                                    <w:top w:val="none" w:sz="0" w:space="0" w:color="auto"/>
                                    <w:left w:val="none" w:sz="0" w:space="0" w:color="auto"/>
                                    <w:bottom w:val="none" w:sz="0" w:space="0" w:color="auto"/>
                                    <w:right w:val="none" w:sz="0" w:space="0" w:color="auto"/>
                                  </w:divBdr>
                                </w:div>
                                <w:div w:id="745688188">
                                  <w:marLeft w:val="640"/>
                                  <w:marRight w:val="0"/>
                                  <w:marTop w:val="0"/>
                                  <w:marBottom w:val="0"/>
                                  <w:divBdr>
                                    <w:top w:val="none" w:sz="0" w:space="0" w:color="auto"/>
                                    <w:left w:val="none" w:sz="0" w:space="0" w:color="auto"/>
                                    <w:bottom w:val="none" w:sz="0" w:space="0" w:color="auto"/>
                                    <w:right w:val="none" w:sz="0" w:space="0" w:color="auto"/>
                                  </w:divBdr>
                                </w:div>
                                <w:div w:id="771629007">
                                  <w:marLeft w:val="640"/>
                                  <w:marRight w:val="0"/>
                                  <w:marTop w:val="0"/>
                                  <w:marBottom w:val="0"/>
                                  <w:divBdr>
                                    <w:top w:val="none" w:sz="0" w:space="0" w:color="auto"/>
                                    <w:left w:val="none" w:sz="0" w:space="0" w:color="auto"/>
                                    <w:bottom w:val="none" w:sz="0" w:space="0" w:color="auto"/>
                                    <w:right w:val="none" w:sz="0" w:space="0" w:color="auto"/>
                                  </w:divBdr>
                                </w:div>
                                <w:div w:id="908229093">
                                  <w:marLeft w:val="640"/>
                                  <w:marRight w:val="0"/>
                                  <w:marTop w:val="0"/>
                                  <w:marBottom w:val="0"/>
                                  <w:divBdr>
                                    <w:top w:val="none" w:sz="0" w:space="0" w:color="auto"/>
                                    <w:left w:val="none" w:sz="0" w:space="0" w:color="auto"/>
                                    <w:bottom w:val="none" w:sz="0" w:space="0" w:color="auto"/>
                                    <w:right w:val="none" w:sz="0" w:space="0" w:color="auto"/>
                                  </w:divBdr>
                                </w:div>
                                <w:div w:id="922030522">
                                  <w:marLeft w:val="640"/>
                                  <w:marRight w:val="0"/>
                                  <w:marTop w:val="0"/>
                                  <w:marBottom w:val="0"/>
                                  <w:divBdr>
                                    <w:top w:val="none" w:sz="0" w:space="0" w:color="auto"/>
                                    <w:left w:val="none" w:sz="0" w:space="0" w:color="auto"/>
                                    <w:bottom w:val="none" w:sz="0" w:space="0" w:color="auto"/>
                                    <w:right w:val="none" w:sz="0" w:space="0" w:color="auto"/>
                                  </w:divBdr>
                                </w:div>
                                <w:div w:id="1104418060">
                                  <w:marLeft w:val="640"/>
                                  <w:marRight w:val="0"/>
                                  <w:marTop w:val="0"/>
                                  <w:marBottom w:val="0"/>
                                  <w:divBdr>
                                    <w:top w:val="none" w:sz="0" w:space="0" w:color="auto"/>
                                    <w:left w:val="none" w:sz="0" w:space="0" w:color="auto"/>
                                    <w:bottom w:val="none" w:sz="0" w:space="0" w:color="auto"/>
                                    <w:right w:val="none" w:sz="0" w:space="0" w:color="auto"/>
                                  </w:divBdr>
                                </w:div>
                                <w:div w:id="1143160620">
                                  <w:marLeft w:val="640"/>
                                  <w:marRight w:val="0"/>
                                  <w:marTop w:val="0"/>
                                  <w:marBottom w:val="0"/>
                                  <w:divBdr>
                                    <w:top w:val="none" w:sz="0" w:space="0" w:color="auto"/>
                                    <w:left w:val="none" w:sz="0" w:space="0" w:color="auto"/>
                                    <w:bottom w:val="none" w:sz="0" w:space="0" w:color="auto"/>
                                    <w:right w:val="none" w:sz="0" w:space="0" w:color="auto"/>
                                  </w:divBdr>
                                </w:div>
                                <w:div w:id="1148589445">
                                  <w:marLeft w:val="640"/>
                                  <w:marRight w:val="0"/>
                                  <w:marTop w:val="0"/>
                                  <w:marBottom w:val="0"/>
                                  <w:divBdr>
                                    <w:top w:val="none" w:sz="0" w:space="0" w:color="auto"/>
                                    <w:left w:val="none" w:sz="0" w:space="0" w:color="auto"/>
                                    <w:bottom w:val="none" w:sz="0" w:space="0" w:color="auto"/>
                                    <w:right w:val="none" w:sz="0" w:space="0" w:color="auto"/>
                                  </w:divBdr>
                                </w:div>
                                <w:div w:id="1182740735">
                                  <w:marLeft w:val="640"/>
                                  <w:marRight w:val="0"/>
                                  <w:marTop w:val="0"/>
                                  <w:marBottom w:val="0"/>
                                  <w:divBdr>
                                    <w:top w:val="none" w:sz="0" w:space="0" w:color="auto"/>
                                    <w:left w:val="none" w:sz="0" w:space="0" w:color="auto"/>
                                    <w:bottom w:val="none" w:sz="0" w:space="0" w:color="auto"/>
                                    <w:right w:val="none" w:sz="0" w:space="0" w:color="auto"/>
                                  </w:divBdr>
                                </w:div>
                                <w:div w:id="1279557298">
                                  <w:marLeft w:val="640"/>
                                  <w:marRight w:val="0"/>
                                  <w:marTop w:val="0"/>
                                  <w:marBottom w:val="0"/>
                                  <w:divBdr>
                                    <w:top w:val="none" w:sz="0" w:space="0" w:color="auto"/>
                                    <w:left w:val="none" w:sz="0" w:space="0" w:color="auto"/>
                                    <w:bottom w:val="none" w:sz="0" w:space="0" w:color="auto"/>
                                    <w:right w:val="none" w:sz="0" w:space="0" w:color="auto"/>
                                  </w:divBdr>
                                </w:div>
                                <w:div w:id="1313608302">
                                  <w:marLeft w:val="640"/>
                                  <w:marRight w:val="0"/>
                                  <w:marTop w:val="0"/>
                                  <w:marBottom w:val="0"/>
                                  <w:divBdr>
                                    <w:top w:val="none" w:sz="0" w:space="0" w:color="auto"/>
                                    <w:left w:val="none" w:sz="0" w:space="0" w:color="auto"/>
                                    <w:bottom w:val="none" w:sz="0" w:space="0" w:color="auto"/>
                                    <w:right w:val="none" w:sz="0" w:space="0" w:color="auto"/>
                                  </w:divBdr>
                                </w:div>
                                <w:div w:id="1326930154">
                                  <w:marLeft w:val="640"/>
                                  <w:marRight w:val="0"/>
                                  <w:marTop w:val="0"/>
                                  <w:marBottom w:val="0"/>
                                  <w:divBdr>
                                    <w:top w:val="none" w:sz="0" w:space="0" w:color="auto"/>
                                    <w:left w:val="none" w:sz="0" w:space="0" w:color="auto"/>
                                    <w:bottom w:val="none" w:sz="0" w:space="0" w:color="auto"/>
                                    <w:right w:val="none" w:sz="0" w:space="0" w:color="auto"/>
                                  </w:divBdr>
                                </w:div>
                                <w:div w:id="1332297327">
                                  <w:marLeft w:val="640"/>
                                  <w:marRight w:val="0"/>
                                  <w:marTop w:val="0"/>
                                  <w:marBottom w:val="0"/>
                                  <w:divBdr>
                                    <w:top w:val="none" w:sz="0" w:space="0" w:color="auto"/>
                                    <w:left w:val="none" w:sz="0" w:space="0" w:color="auto"/>
                                    <w:bottom w:val="none" w:sz="0" w:space="0" w:color="auto"/>
                                    <w:right w:val="none" w:sz="0" w:space="0" w:color="auto"/>
                                  </w:divBdr>
                                </w:div>
                                <w:div w:id="1362323645">
                                  <w:marLeft w:val="640"/>
                                  <w:marRight w:val="0"/>
                                  <w:marTop w:val="0"/>
                                  <w:marBottom w:val="0"/>
                                  <w:divBdr>
                                    <w:top w:val="none" w:sz="0" w:space="0" w:color="auto"/>
                                    <w:left w:val="none" w:sz="0" w:space="0" w:color="auto"/>
                                    <w:bottom w:val="none" w:sz="0" w:space="0" w:color="auto"/>
                                    <w:right w:val="none" w:sz="0" w:space="0" w:color="auto"/>
                                  </w:divBdr>
                                </w:div>
                                <w:div w:id="1369262878">
                                  <w:marLeft w:val="640"/>
                                  <w:marRight w:val="0"/>
                                  <w:marTop w:val="0"/>
                                  <w:marBottom w:val="0"/>
                                  <w:divBdr>
                                    <w:top w:val="none" w:sz="0" w:space="0" w:color="auto"/>
                                    <w:left w:val="none" w:sz="0" w:space="0" w:color="auto"/>
                                    <w:bottom w:val="none" w:sz="0" w:space="0" w:color="auto"/>
                                    <w:right w:val="none" w:sz="0" w:space="0" w:color="auto"/>
                                  </w:divBdr>
                                </w:div>
                                <w:div w:id="1470587156">
                                  <w:marLeft w:val="640"/>
                                  <w:marRight w:val="0"/>
                                  <w:marTop w:val="0"/>
                                  <w:marBottom w:val="0"/>
                                  <w:divBdr>
                                    <w:top w:val="none" w:sz="0" w:space="0" w:color="auto"/>
                                    <w:left w:val="none" w:sz="0" w:space="0" w:color="auto"/>
                                    <w:bottom w:val="none" w:sz="0" w:space="0" w:color="auto"/>
                                    <w:right w:val="none" w:sz="0" w:space="0" w:color="auto"/>
                                  </w:divBdr>
                                </w:div>
                                <w:div w:id="1521970273">
                                  <w:marLeft w:val="640"/>
                                  <w:marRight w:val="0"/>
                                  <w:marTop w:val="0"/>
                                  <w:marBottom w:val="0"/>
                                  <w:divBdr>
                                    <w:top w:val="none" w:sz="0" w:space="0" w:color="auto"/>
                                    <w:left w:val="none" w:sz="0" w:space="0" w:color="auto"/>
                                    <w:bottom w:val="none" w:sz="0" w:space="0" w:color="auto"/>
                                    <w:right w:val="none" w:sz="0" w:space="0" w:color="auto"/>
                                  </w:divBdr>
                                </w:div>
                                <w:div w:id="1603147481">
                                  <w:marLeft w:val="640"/>
                                  <w:marRight w:val="0"/>
                                  <w:marTop w:val="0"/>
                                  <w:marBottom w:val="0"/>
                                  <w:divBdr>
                                    <w:top w:val="none" w:sz="0" w:space="0" w:color="auto"/>
                                    <w:left w:val="none" w:sz="0" w:space="0" w:color="auto"/>
                                    <w:bottom w:val="none" w:sz="0" w:space="0" w:color="auto"/>
                                    <w:right w:val="none" w:sz="0" w:space="0" w:color="auto"/>
                                  </w:divBdr>
                                </w:div>
                                <w:div w:id="1737507289">
                                  <w:marLeft w:val="640"/>
                                  <w:marRight w:val="0"/>
                                  <w:marTop w:val="0"/>
                                  <w:marBottom w:val="0"/>
                                  <w:divBdr>
                                    <w:top w:val="none" w:sz="0" w:space="0" w:color="auto"/>
                                    <w:left w:val="none" w:sz="0" w:space="0" w:color="auto"/>
                                    <w:bottom w:val="none" w:sz="0" w:space="0" w:color="auto"/>
                                    <w:right w:val="none" w:sz="0" w:space="0" w:color="auto"/>
                                  </w:divBdr>
                                </w:div>
                                <w:div w:id="1752462004">
                                  <w:marLeft w:val="640"/>
                                  <w:marRight w:val="0"/>
                                  <w:marTop w:val="0"/>
                                  <w:marBottom w:val="0"/>
                                  <w:divBdr>
                                    <w:top w:val="none" w:sz="0" w:space="0" w:color="auto"/>
                                    <w:left w:val="none" w:sz="0" w:space="0" w:color="auto"/>
                                    <w:bottom w:val="none" w:sz="0" w:space="0" w:color="auto"/>
                                    <w:right w:val="none" w:sz="0" w:space="0" w:color="auto"/>
                                  </w:divBdr>
                                </w:div>
                                <w:div w:id="1767264032">
                                  <w:marLeft w:val="640"/>
                                  <w:marRight w:val="0"/>
                                  <w:marTop w:val="0"/>
                                  <w:marBottom w:val="0"/>
                                  <w:divBdr>
                                    <w:top w:val="none" w:sz="0" w:space="0" w:color="auto"/>
                                    <w:left w:val="none" w:sz="0" w:space="0" w:color="auto"/>
                                    <w:bottom w:val="none" w:sz="0" w:space="0" w:color="auto"/>
                                    <w:right w:val="none" w:sz="0" w:space="0" w:color="auto"/>
                                  </w:divBdr>
                                </w:div>
                                <w:div w:id="1778671332">
                                  <w:marLeft w:val="640"/>
                                  <w:marRight w:val="0"/>
                                  <w:marTop w:val="0"/>
                                  <w:marBottom w:val="0"/>
                                  <w:divBdr>
                                    <w:top w:val="none" w:sz="0" w:space="0" w:color="auto"/>
                                    <w:left w:val="none" w:sz="0" w:space="0" w:color="auto"/>
                                    <w:bottom w:val="none" w:sz="0" w:space="0" w:color="auto"/>
                                    <w:right w:val="none" w:sz="0" w:space="0" w:color="auto"/>
                                  </w:divBdr>
                                </w:div>
                                <w:div w:id="1790977026">
                                  <w:marLeft w:val="640"/>
                                  <w:marRight w:val="0"/>
                                  <w:marTop w:val="0"/>
                                  <w:marBottom w:val="0"/>
                                  <w:divBdr>
                                    <w:top w:val="none" w:sz="0" w:space="0" w:color="auto"/>
                                    <w:left w:val="none" w:sz="0" w:space="0" w:color="auto"/>
                                    <w:bottom w:val="none" w:sz="0" w:space="0" w:color="auto"/>
                                    <w:right w:val="none" w:sz="0" w:space="0" w:color="auto"/>
                                  </w:divBdr>
                                </w:div>
                                <w:div w:id="1814984751">
                                  <w:marLeft w:val="640"/>
                                  <w:marRight w:val="0"/>
                                  <w:marTop w:val="0"/>
                                  <w:marBottom w:val="0"/>
                                  <w:divBdr>
                                    <w:top w:val="none" w:sz="0" w:space="0" w:color="auto"/>
                                    <w:left w:val="none" w:sz="0" w:space="0" w:color="auto"/>
                                    <w:bottom w:val="none" w:sz="0" w:space="0" w:color="auto"/>
                                    <w:right w:val="none" w:sz="0" w:space="0" w:color="auto"/>
                                  </w:divBdr>
                                </w:div>
                                <w:div w:id="1858763332">
                                  <w:marLeft w:val="640"/>
                                  <w:marRight w:val="0"/>
                                  <w:marTop w:val="0"/>
                                  <w:marBottom w:val="0"/>
                                  <w:divBdr>
                                    <w:top w:val="none" w:sz="0" w:space="0" w:color="auto"/>
                                    <w:left w:val="none" w:sz="0" w:space="0" w:color="auto"/>
                                    <w:bottom w:val="none" w:sz="0" w:space="0" w:color="auto"/>
                                    <w:right w:val="none" w:sz="0" w:space="0" w:color="auto"/>
                                  </w:divBdr>
                                </w:div>
                                <w:div w:id="1916281576">
                                  <w:marLeft w:val="640"/>
                                  <w:marRight w:val="0"/>
                                  <w:marTop w:val="0"/>
                                  <w:marBottom w:val="0"/>
                                  <w:divBdr>
                                    <w:top w:val="none" w:sz="0" w:space="0" w:color="auto"/>
                                    <w:left w:val="none" w:sz="0" w:space="0" w:color="auto"/>
                                    <w:bottom w:val="none" w:sz="0" w:space="0" w:color="auto"/>
                                    <w:right w:val="none" w:sz="0" w:space="0" w:color="auto"/>
                                  </w:divBdr>
                                </w:div>
                                <w:div w:id="1945109020">
                                  <w:marLeft w:val="640"/>
                                  <w:marRight w:val="0"/>
                                  <w:marTop w:val="0"/>
                                  <w:marBottom w:val="0"/>
                                  <w:divBdr>
                                    <w:top w:val="none" w:sz="0" w:space="0" w:color="auto"/>
                                    <w:left w:val="none" w:sz="0" w:space="0" w:color="auto"/>
                                    <w:bottom w:val="none" w:sz="0" w:space="0" w:color="auto"/>
                                    <w:right w:val="none" w:sz="0" w:space="0" w:color="auto"/>
                                  </w:divBdr>
                                </w:div>
                                <w:div w:id="1991212077">
                                  <w:marLeft w:val="640"/>
                                  <w:marRight w:val="0"/>
                                  <w:marTop w:val="0"/>
                                  <w:marBottom w:val="0"/>
                                  <w:divBdr>
                                    <w:top w:val="none" w:sz="0" w:space="0" w:color="auto"/>
                                    <w:left w:val="none" w:sz="0" w:space="0" w:color="auto"/>
                                    <w:bottom w:val="none" w:sz="0" w:space="0" w:color="auto"/>
                                    <w:right w:val="none" w:sz="0" w:space="0" w:color="auto"/>
                                  </w:divBdr>
                                </w:div>
                                <w:div w:id="1995521539">
                                  <w:marLeft w:val="640"/>
                                  <w:marRight w:val="0"/>
                                  <w:marTop w:val="0"/>
                                  <w:marBottom w:val="0"/>
                                  <w:divBdr>
                                    <w:top w:val="none" w:sz="0" w:space="0" w:color="auto"/>
                                    <w:left w:val="none" w:sz="0" w:space="0" w:color="auto"/>
                                    <w:bottom w:val="none" w:sz="0" w:space="0" w:color="auto"/>
                                    <w:right w:val="none" w:sz="0" w:space="0" w:color="auto"/>
                                  </w:divBdr>
                                </w:div>
                                <w:div w:id="2085561701">
                                  <w:marLeft w:val="640"/>
                                  <w:marRight w:val="0"/>
                                  <w:marTop w:val="0"/>
                                  <w:marBottom w:val="0"/>
                                  <w:divBdr>
                                    <w:top w:val="none" w:sz="0" w:space="0" w:color="auto"/>
                                    <w:left w:val="none" w:sz="0" w:space="0" w:color="auto"/>
                                    <w:bottom w:val="none" w:sz="0" w:space="0" w:color="auto"/>
                                    <w:right w:val="none" w:sz="0" w:space="0" w:color="auto"/>
                                  </w:divBdr>
                                </w:div>
                                <w:div w:id="2110587312">
                                  <w:marLeft w:val="640"/>
                                  <w:marRight w:val="0"/>
                                  <w:marTop w:val="0"/>
                                  <w:marBottom w:val="0"/>
                                  <w:divBdr>
                                    <w:top w:val="none" w:sz="0" w:space="0" w:color="auto"/>
                                    <w:left w:val="none" w:sz="0" w:space="0" w:color="auto"/>
                                    <w:bottom w:val="none" w:sz="0" w:space="0" w:color="auto"/>
                                    <w:right w:val="none" w:sz="0" w:space="0" w:color="auto"/>
                                  </w:divBdr>
                                </w:div>
                              </w:divsChild>
                            </w:div>
                            <w:div w:id="1949392130">
                              <w:marLeft w:val="0"/>
                              <w:marRight w:val="0"/>
                              <w:marTop w:val="0"/>
                              <w:marBottom w:val="0"/>
                              <w:divBdr>
                                <w:top w:val="none" w:sz="0" w:space="0" w:color="auto"/>
                                <w:left w:val="none" w:sz="0" w:space="0" w:color="auto"/>
                                <w:bottom w:val="none" w:sz="0" w:space="0" w:color="auto"/>
                                <w:right w:val="none" w:sz="0" w:space="0" w:color="auto"/>
                              </w:divBdr>
                              <w:divsChild>
                                <w:div w:id="14355665">
                                  <w:marLeft w:val="640"/>
                                  <w:marRight w:val="0"/>
                                  <w:marTop w:val="0"/>
                                  <w:marBottom w:val="0"/>
                                  <w:divBdr>
                                    <w:top w:val="none" w:sz="0" w:space="0" w:color="auto"/>
                                    <w:left w:val="none" w:sz="0" w:space="0" w:color="auto"/>
                                    <w:bottom w:val="none" w:sz="0" w:space="0" w:color="auto"/>
                                    <w:right w:val="none" w:sz="0" w:space="0" w:color="auto"/>
                                  </w:divBdr>
                                </w:div>
                                <w:div w:id="73938203">
                                  <w:marLeft w:val="640"/>
                                  <w:marRight w:val="0"/>
                                  <w:marTop w:val="0"/>
                                  <w:marBottom w:val="0"/>
                                  <w:divBdr>
                                    <w:top w:val="none" w:sz="0" w:space="0" w:color="auto"/>
                                    <w:left w:val="none" w:sz="0" w:space="0" w:color="auto"/>
                                    <w:bottom w:val="none" w:sz="0" w:space="0" w:color="auto"/>
                                    <w:right w:val="none" w:sz="0" w:space="0" w:color="auto"/>
                                  </w:divBdr>
                                </w:div>
                                <w:div w:id="334384404">
                                  <w:marLeft w:val="640"/>
                                  <w:marRight w:val="0"/>
                                  <w:marTop w:val="0"/>
                                  <w:marBottom w:val="0"/>
                                  <w:divBdr>
                                    <w:top w:val="none" w:sz="0" w:space="0" w:color="auto"/>
                                    <w:left w:val="none" w:sz="0" w:space="0" w:color="auto"/>
                                    <w:bottom w:val="none" w:sz="0" w:space="0" w:color="auto"/>
                                    <w:right w:val="none" w:sz="0" w:space="0" w:color="auto"/>
                                  </w:divBdr>
                                </w:div>
                                <w:div w:id="370692714">
                                  <w:marLeft w:val="640"/>
                                  <w:marRight w:val="0"/>
                                  <w:marTop w:val="0"/>
                                  <w:marBottom w:val="0"/>
                                  <w:divBdr>
                                    <w:top w:val="none" w:sz="0" w:space="0" w:color="auto"/>
                                    <w:left w:val="none" w:sz="0" w:space="0" w:color="auto"/>
                                    <w:bottom w:val="none" w:sz="0" w:space="0" w:color="auto"/>
                                    <w:right w:val="none" w:sz="0" w:space="0" w:color="auto"/>
                                  </w:divBdr>
                                </w:div>
                                <w:div w:id="377555895">
                                  <w:marLeft w:val="640"/>
                                  <w:marRight w:val="0"/>
                                  <w:marTop w:val="0"/>
                                  <w:marBottom w:val="0"/>
                                  <w:divBdr>
                                    <w:top w:val="none" w:sz="0" w:space="0" w:color="auto"/>
                                    <w:left w:val="none" w:sz="0" w:space="0" w:color="auto"/>
                                    <w:bottom w:val="none" w:sz="0" w:space="0" w:color="auto"/>
                                    <w:right w:val="none" w:sz="0" w:space="0" w:color="auto"/>
                                  </w:divBdr>
                                </w:div>
                                <w:div w:id="389808393">
                                  <w:marLeft w:val="640"/>
                                  <w:marRight w:val="0"/>
                                  <w:marTop w:val="0"/>
                                  <w:marBottom w:val="0"/>
                                  <w:divBdr>
                                    <w:top w:val="none" w:sz="0" w:space="0" w:color="auto"/>
                                    <w:left w:val="none" w:sz="0" w:space="0" w:color="auto"/>
                                    <w:bottom w:val="none" w:sz="0" w:space="0" w:color="auto"/>
                                    <w:right w:val="none" w:sz="0" w:space="0" w:color="auto"/>
                                  </w:divBdr>
                                </w:div>
                                <w:div w:id="434594017">
                                  <w:marLeft w:val="640"/>
                                  <w:marRight w:val="0"/>
                                  <w:marTop w:val="0"/>
                                  <w:marBottom w:val="0"/>
                                  <w:divBdr>
                                    <w:top w:val="none" w:sz="0" w:space="0" w:color="auto"/>
                                    <w:left w:val="none" w:sz="0" w:space="0" w:color="auto"/>
                                    <w:bottom w:val="none" w:sz="0" w:space="0" w:color="auto"/>
                                    <w:right w:val="none" w:sz="0" w:space="0" w:color="auto"/>
                                  </w:divBdr>
                                </w:div>
                                <w:div w:id="479227854">
                                  <w:marLeft w:val="640"/>
                                  <w:marRight w:val="0"/>
                                  <w:marTop w:val="0"/>
                                  <w:marBottom w:val="0"/>
                                  <w:divBdr>
                                    <w:top w:val="none" w:sz="0" w:space="0" w:color="auto"/>
                                    <w:left w:val="none" w:sz="0" w:space="0" w:color="auto"/>
                                    <w:bottom w:val="none" w:sz="0" w:space="0" w:color="auto"/>
                                    <w:right w:val="none" w:sz="0" w:space="0" w:color="auto"/>
                                  </w:divBdr>
                                </w:div>
                                <w:div w:id="512962652">
                                  <w:marLeft w:val="640"/>
                                  <w:marRight w:val="0"/>
                                  <w:marTop w:val="0"/>
                                  <w:marBottom w:val="0"/>
                                  <w:divBdr>
                                    <w:top w:val="none" w:sz="0" w:space="0" w:color="auto"/>
                                    <w:left w:val="none" w:sz="0" w:space="0" w:color="auto"/>
                                    <w:bottom w:val="none" w:sz="0" w:space="0" w:color="auto"/>
                                    <w:right w:val="none" w:sz="0" w:space="0" w:color="auto"/>
                                  </w:divBdr>
                                </w:div>
                                <w:div w:id="600838315">
                                  <w:marLeft w:val="640"/>
                                  <w:marRight w:val="0"/>
                                  <w:marTop w:val="0"/>
                                  <w:marBottom w:val="0"/>
                                  <w:divBdr>
                                    <w:top w:val="none" w:sz="0" w:space="0" w:color="auto"/>
                                    <w:left w:val="none" w:sz="0" w:space="0" w:color="auto"/>
                                    <w:bottom w:val="none" w:sz="0" w:space="0" w:color="auto"/>
                                    <w:right w:val="none" w:sz="0" w:space="0" w:color="auto"/>
                                  </w:divBdr>
                                </w:div>
                                <w:div w:id="687293563">
                                  <w:marLeft w:val="640"/>
                                  <w:marRight w:val="0"/>
                                  <w:marTop w:val="0"/>
                                  <w:marBottom w:val="0"/>
                                  <w:divBdr>
                                    <w:top w:val="none" w:sz="0" w:space="0" w:color="auto"/>
                                    <w:left w:val="none" w:sz="0" w:space="0" w:color="auto"/>
                                    <w:bottom w:val="none" w:sz="0" w:space="0" w:color="auto"/>
                                    <w:right w:val="none" w:sz="0" w:space="0" w:color="auto"/>
                                  </w:divBdr>
                                </w:div>
                                <w:div w:id="720981526">
                                  <w:marLeft w:val="640"/>
                                  <w:marRight w:val="0"/>
                                  <w:marTop w:val="0"/>
                                  <w:marBottom w:val="0"/>
                                  <w:divBdr>
                                    <w:top w:val="none" w:sz="0" w:space="0" w:color="auto"/>
                                    <w:left w:val="none" w:sz="0" w:space="0" w:color="auto"/>
                                    <w:bottom w:val="none" w:sz="0" w:space="0" w:color="auto"/>
                                    <w:right w:val="none" w:sz="0" w:space="0" w:color="auto"/>
                                  </w:divBdr>
                                </w:div>
                                <w:div w:id="753279319">
                                  <w:marLeft w:val="640"/>
                                  <w:marRight w:val="0"/>
                                  <w:marTop w:val="0"/>
                                  <w:marBottom w:val="0"/>
                                  <w:divBdr>
                                    <w:top w:val="none" w:sz="0" w:space="0" w:color="auto"/>
                                    <w:left w:val="none" w:sz="0" w:space="0" w:color="auto"/>
                                    <w:bottom w:val="none" w:sz="0" w:space="0" w:color="auto"/>
                                    <w:right w:val="none" w:sz="0" w:space="0" w:color="auto"/>
                                  </w:divBdr>
                                </w:div>
                                <w:div w:id="783696027">
                                  <w:marLeft w:val="640"/>
                                  <w:marRight w:val="0"/>
                                  <w:marTop w:val="0"/>
                                  <w:marBottom w:val="0"/>
                                  <w:divBdr>
                                    <w:top w:val="none" w:sz="0" w:space="0" w:color="auto"/>
                                    <w:left w:val="none" w:sz="0" w:space="0" w:color="auto"/>
                                    <w:bottom w:val="none" w:sz="0" w:space="0" w:color="auto"/>
                                    <w:right w:val="none" w:sz="0" w:space="0" w:color="auto"/>
                                  </w:divBdr>
                                </w:div>
                                <w:div w:id="783882693">
                                  <w:marLeft w:val="640"/>
                                  <w:marRight w:val="0"/>
                                  <w:marTop w:val="0"/>
                                  <w:marBottom w:val="0"/>
                                  <w:divBdr>
                                    <w:top w:val="none" w:sz="0" w:space="0" w:color="auto"/>
                                    <w:left w:val="none" w:sz="0" w:space="0" w:color="auto"/>
                                    <w:bottom w:val="none" w:sz="0" w:space="0" w:color="auto"/>
                                    <w:right w:val="none" w:sz="0" w:space="0" w:color="auto"/>
                                  </w:divBdr>
                                </w:div>
                                <w:div w:id="825244539">
                                  <w:marLeft w:val="640"/>
                                  <w:marRight w:val="0"/>
                                  <w:marTop w:val="0"/>
                                  <w:marBottom w:val="0"/>
                                  <w:divBdr>
                                    <w:top w:val="none" w:sz="0" w:space="0" w:color="auto"/>
                                    <w:left w:val="none" w:sz="0" w:space="0" w:color="auto"/>
                                    <w:bottom w:val="none" w:sz="0" w:space="0" w:color="auto"/>
                                    <w:right w:val="none" w:sz="0" w:space="0" w:color="auto"/>
                                  </w:divBdr>
                                </w:div>
                                <w:div w:id="868954218">
                                  <w:marLeft w:val="640"/>
                                  <w:marRight w:val="0"/>
                                  <w:marTop w:val="0"/>
                                  <w:marBottom w:val="0"/>
                                  <w:divBdr>
                                    <w:top w:val="none" w:sz="0" w:space="0" w:color="auto"/>
                                    <w:left w:val="none" w:sz="0" w:space="0" w:color="auto"/>
                                    <w:bottom w:val="none" w:sz="0" w:space="0" w:color="auto"/>
                                    <w:right w:val="none" w:sz="0" w:space="0" w:color="auto"/>
                                  </w:divBdr>
                                </w:div>
                                <w:div w:id="940721501">
                                  <w:marLeft w:val="640"/>
                                  <w:marRight w:val="0"/>
                                  <w:marTop w:val="0"/>
                                  <w:marBottom w:val="0"/>
                                  <w:divBdr>
                                    <w:top w:val="none" w:sz="0" w:space="0" w:color="auto"/>
                                    <w:left w:val="none" w:sz="0" w:space="0" w:color="auto"/>
                                    <w:bottom w:val="none" w:sz="0" w:space="0" w:color="auto"/>
                                    <w:right w:val="none" w:sz="0" w:space="0" w:color="auto"/>
                                  </w:divBdr>
                                </w:div>
                                <w:div w:id="1056395012">
                                  <w:marLeft w:val="640"/>
                                  <w:marRight w:val="0"/>
                                  <w:marTop w:val="0"/>
                                  <w:marBottom w:val="0"/>
                                  <w:divBdr>
                                    <w:top w:val="none" w:sz="0" w:space="0" w:color="auto"/>
                                    <w:left w:val="none" w:sz="0" w:space="0" w:color="auto"/>
                                    <w:bottom w:val="none" w:sz="0" w:space="0" w:color="auto"/>
                                    <w:right w:val="none" w:sz="0" w:space="0" w:color="auto"/>
                                  </w:divBdr>
                                </w:div>
                                <w:div w:id="1399745071">
                                  <w:marLeft w:val="640"/>
                                  <w:marRight w:val="0"/>
                                  <w:marTop w:val="0"/>
                                  <w:marBottom w:val="0"/>
                                  <w:divBdr>
                                    <w:top w:val="none" w:sz="0" w:space="0" w:color="auto"/>
                                    <w:left w:val="none" w:sz="0" w:space="0" w:color="auto"/>
                                    <w:bottom w:val="none" w:sz="0" w:space="0" w:color="auto"/>
                                    <w:right w:val="none" w:sz="0" w:space="0" w:color="auto"/>
                                  </w:divBdr>
                                </w:div>
                                <w:div w:id="1474180858">
                                  <w:marLeft w:val="640"/>
                                  <w:marRight w:val="0"/>
                                  <w:marTop w:val="0"/>
                                  <w:marBottom w:val="0"/>
                                  <w:divBdr>
                                    <w:top w:val="none" w:sz="0" w:space="0" w:color="auto"/>
                                    <w:left w:val="none" w:sz="0" w:space="0" w:color="auto"/>
                                    <w:bottom w:val="none" w:sz="0" w:space="0" w:color="auto"/>
                                    <w:right w:val="none" w:sz="0" w:space="0" w:color="auto"/>
                                  </w:divBdr>
                                </w:div>
                                <w:div w:id="1500122162">
                                  <w:marLeft w:val="640"/>
                                  <w:marRight w:val="0"/>
                                  <w:marTop w:val="0"/>
                                  <w:marBottom w:val="0"/>
                                  <w:divBdr>
                                    <w:top w:val="none" w:sz="0" w:space="0" w:color="auto"/>
                                    <w:left w:val="none" w:sz="0" w:space="0" w:color="auto"/>
                                    <w:bottom w:val="none" w:sz="0" w:space="0" w:color="auto"/>
                                    <w:right w:val="none" w:sz="0" w:space="0" w:color="auto"/>
                                  </w:divBdr>
                                </w:div>
                                <w:div w:id="1556814807">
                                  <w:marLeft w:val="640"/>
                                  <w:marRight w:val="0"/>
                                  <w:marTop w:val="0"/>
                                  <w:marBottom w:val="0"/>
                                  <w:divBdr>
                                    <w:top w:val="none" w:sz="0" w:space="0" w:color="auto"/>
                                    <w:left w:val="none" w:sz="0" w:space="0" w:color="auto"/>
                                    <w:bottom w:val="none" w:sz="0" w:space="0" w:color="auto"/>
                                    <w:right w:val="none" w:sz="0" w:space="0" w:color="auto"/>
                                  </w:divBdr>
                                </w:div>
                                <w:div w:id="1585919431">
                                  <w:marLeft w:val="640"/>
                                  <w:marRight w:val="0"/>
                                  <w:marTop w:val="0"/>
                                  <w:marBottom w:val="0"/>
                                  <w:divBdr>
                                    <w:top w:val="none" w:sz="0" w:space="0" w:color="auto"/>
                                    <w:left w:val="none" w:sz="0" w:space="0" w:color="auto"/>
                                    <w:bottom w:val="none" w:sz="0" w:space="0" w:color="auto"/>
                                    <w:right w:val="none" w:sz="0" w:space="0" w:color="auto"/>
                                  </w:divBdr>
                                </w:div>
                                <w:div w:id="1678574459">
                                  <w:marLeft w:val="640"/>
                                  <w:marRight w:val="0"/>
                                  <w:marTop w:val="0"/>
                                  <w:marBottom w:val="0"/>
                                  <w:divBdr>
                                    <w:top w:val="none" w:sz="0" w:space="0" w:color="auto"/>
                                    <w:left w:val="none" w:sz="0" w:space="0" w:color="auto"/>
                                    <w:bottom w:val="none" w:sz="0" w:space="0" w:color="auto"/>
                                    <w:right w:val="none" w:sz="0" w:space="0" w:color="auto"/>
                                  </w:divBdr>
                                </w:div>
                                <w:div w:id="1680888432">
                                  <w:marLeft w:val="640"/>
                                  <w:marRight w:val="0"/>
                                  <w:marTop w:val="0"/>
                                  <w:marBottom w:val="0"/>
                                  <w:divBdr>
                                    <w:top w:val="none" w:sz="0" w:space="0" w:color="auto"/>
                                    <w:left w:val="none" w:sz="0" w:space="0" w:color="auto"/>
                                    <w:bottom w:val="none" w:sz="0" w:space="0" w:color="auto"/>
                                    <w:right w:val="none" w:sz="0" w:space="0" w:color="auto"/>
                                  </w:divBdr>
                                </w:div>
                                <w:div w:id="1686513641">
                                  <w:marLeft w:val="640"/>
                                  <w:marRight w:val="0"/>
                                  <w:marTop w:val="0"/>
                                  <w:marBottom w:val="0"/>
                                  <w:divBdr>
                                    <w:top w:val="none" w:sz="0" w:space="0" w:color="auto"/>
                                    <w:left w:val="none" w:sz="0" w:space="0" w:color="auto"/>
                                    <w:bottom w:val="none" w:sz="0" w:space="0" w:color="auto"/>
                                    <w:right w:val="none" w:sz="0" w:space="0" w:color="auto"/>
                                  </w:divBdr>
                                </w:div>
                                <w:div w:id="1737119095">
                                  <w:marLeft w:val="640"/>
                                  <w:marRight w:val="0"/>
                                  <w:marTop w:val="0"/>
                                  <w:marBottom w:val="0"/>
                                  <w:divBdr>
                                    <w:top w:val="none" w:sz="0" w:space="0" w:color="auto"/>
                                    <w:left w:val="none" w:sz="0" w:space="0" w:color="auto"/>
                                    <w:bottom w:val="none" w:sz="0" w:space="0" w:color="auto"/>
                                    <w:right w:val="none" w:sz="0" w:space="0" w:color="auto"/>
                                  </w:divBdr>
                                </w:div>
                                <w:div w:id="1981761714">
                                  <w:marLeft w:val="640"/>
                                  <w:marRight w:val="0"/>
                                  <w:marTop w:val="0"/>
                                  <w:marBottom w:val="0"/>
                                  <w:divBdr>
                                    <w:top w:val="none" w:sz="0" w:space="0" w:color="auto"/>
                                    <w:left w:val="none" w:sz="0" w:space="0" w:color="auto"/>
                                    <w:bottom w:val="none" w:sz="0" w:space="0" w:color="auto"/>
                                    <w:right w:val="none" w:sz="0" w:space="0" w:color="auto"/>
                                  </w:divBdr>
                                </w:div>
                                <w:div w:id="2004122964">
                                  <w:marLeft w:val="640"/>
                                  <w:marRight w:val="0"/>
                                  <w:marTop w:val="0"/>
                                  <w:marBottom w:val="0"/>
                                  <w:divBdr>
                                    <w:top w:val="none" w:sz="0" w:space="0" w:color="auto"/>
                                    <w:left w:val="none" w:sz="0" w:space="0" w:color="auto"/>
                                    <w:bottom w:val="none" w:sz="0" w:space="0" w:color="auto"/>
                                    <w:right w:val="none" w:sz="0" w:space="0" w:color="auto"/>
                                  </w:divBdr>
                                </w:div>
                                <w:div w:id="2061975681">
                                  <w:marLeft w:val="640"/>
                                  <w:marRight w:val="0"/>
                                  <w:marTop w:val="0"/>
                                  <w:marBottom w:val="0"/>
                                  <w:divBdr>
                                    <w:top w:val="none" w:sz="0" w:space="0" w:color="auto"/>
                                    <w:left w:val="none" w:sz="0" w:space="0" w:color="auto"/>
                                    <w:bottom w:val="none" w:sz="0" w:space="0" w:color="auto"/>
                                    <w:right w:val="none" w:sz="0" w:space="0" w:color="auto"/>
                                  </w:divBdr>
                                </w:div>
                                <w:div w:id="2083604844">
                                  <w:marLeft w:val="640"/>
                                  <w:marRight w:val="0"/>
                                  <w:marTop w:val="0"/>
                                  <w:marBottom w:val="0"/>
                                  <w:divBdr>
                                    <w:top w:val="none" w:sz="0" w:space="0" w:color="auto"/>
                                    <w:left w:val="none" w:sz="0" w:space="0" w:color="auto"/>
                                    <w:bottom w:val="none" w:sz="0" w:space="0" w:color="auto"/>
                                    <w:right w:val="none" w:sz="0" w:space="0" w:color="auto"/>
                                  </w:divBdr>
                                </w:div>
                              </w:divsChild>
                            </w:div>
                            <w:div w:id="1977711915">
                              <w:marLeft w:val="0"/>
                              <w:marRight w:val="0"/>
                              <w:marTop w:val="0"/>
                              <w:marBottom w:val="0"/>
                              <w:divBdr>
                                <w:top w:val="none" w:sz="0" w:space="0" w:color="auto"/>
                                <w:left w:val="none" w:sz="0" w:space="0" w:color="auto"/>
                                <w:bottom w:val="none" w:sz="0" w:space="0" w:color="auto"/>
                                <w:right w:val="none" w:sz="0" w:space="0" w:color="auto"/>
                              </w:divBdr>
                              <w:divsChild>
                                <w:div w:id="4864991">
                                  <w:marLeft w:val="640"/>
                                  <w:marRight w:val="0"/>
                                  <w:marTop w:val="0"/>
                                  <w:marBottom w:val="0"/>
                                  <w:divBdr>
                                    <w:top w:val="none" w:sz="0" w:space="0" w:color="auto"/>
                                    <w:left w:val="none" w:sz="0" w:space="0" w:color="auto"/>
                                    <w:bottom w:val="none" w:sz="0" w:space="0" w:color="auto"/>
                                    <w:right w:val="none" w:sz="0" w:space="0" w:color="auto"/>
                                  </w:divBdr>
                                </w:div>
                                <w:div w:id="27919604">
                                  <w:marLeft w:val="640"/>
                                  <w:marRight w:val="0"/>
                                  <w:marTop w:val="0"/>
                                  <w:marBottom w:val="0"/>
                                  <w:divBdr>
                                    <w:top w:val="none" w:sz="0" w:space="0" w:color="auto"/>
                                    <w:left w:val="none" w:sz="0" w:space="0" w:color="auto"/>
                                    <w:bottom w:val="none" w:sz="0" w:space="0" w:color="auto"/>
                                    <w:right w:val="none" w:sz="0" w:space="0" w:color="auto"/>
                                  </w:divBdr>
                                </w:div>
                                <w:div w:id="36201805">
                                  <w:marLeft w:val="640"/>
                                  <w:marRight w:val="0"/>
                                  <w:marTop w:val="0"/>
                                  <w:marBottom w:val="0"/>
                                  <w:divBdr>
                                    <w:top w:val="none" w:sz="0" w:space="0" w:color="auto"/>
                                    <w:left w:val="none" w:sz="0" w:space="0" w:color="auto"/>
                                    <w:bottom w:val="none" w:sz="0" w:space="0" w:color="auto"/>
                                    <w:right w:val="none" w:sz="0" w:space="0" w:color="auto"/>
                                  </w:divBdr>
                                </w:div>
                                <w:div w:id="67004624">
                                  <w:marLeft w:val="640"/>
                                  <w:marRight w:val="0"/>
                                  <w:marTop w:val="0"/>
                                  <w:marBottom w:val="0"/>
                                  <w:divBdr>
                                    <w:top w:val="none" w:sz="0" w:space="0" w:color="auto"/>
                                    <w:left w:val="none" w:sz="0" w:space="0" w:color="auto"/>
                                    <w:bottom w:val="none" w:sz="0" w:space="0" w:color="auto"/>
                                    <w:right w:val="none" w:sz="0" w:space="0" w:color="auto"/>
                                  </w:divBdr>
                                </w:div>
                                <w:div w:id="88621368">
                                  <w:marLeft w:val="640"/>
                                  <w:marRight w:val="0"/>
                                  <w:marTop w:val="0"/>
                                  <w:marBottom w:val="0"/>
                                  <w:divBdr>
                                    <w:top w:val="none" w:sz="0" w:space="0" w:color="auto"/>
                                    <w:left w:val="none" w:sz="0" w:space="0" w:color="auto"/>
                                    <w:bottom w:val="none" w:sz="0" w:space="0" w:color="auto"/>
                                    <w:right w:val="none" w:sz="0" w:space="0" w:color="auto"/>
                                  </w:divBdr>
                                </w:div>
                                <w:div w:id="104733798">
                                  <w:marLeft w:val="640"/>
                                  <w:marRight w:val="0"/>
                                  <w:marTop w:val="0"/>
                                  <w:marBottom w:val="0"/>
                                  <w:divBdr>
                                    <w:top w:val="none" w:sz="0" w:space="0" w:color="auto"/>
                                    <w:left w:val="none" w:sz="0" w:space="0" w:color="auto"/>
                                    <w:bottom w:val="none" w:sz="0" w:space="0" w:color="auto"/>
                                    <w:right w:val="none" w:sz="0" w:space="0" w:color="auto"/>
                                  </w:divBdr>
                                </w:div>
                                <w:div w:id="146167353">
                                  <w:marLeft w:val="640"/>
                                  <w:marRight w:val="0"/>
                                  <w:marTop w:val="0"/>
                                  <w:marBottom w:val="0"/>
                                  <w:divBdr>
                                    <w:top w:val="none" w:sz="0" w:space="0" w:color="auto"/>
                                    <w:left w:val="none" w:sz="0" w:space="0" w:color="auto"/>
                                    <w:bottom w:val="none" w:sz="0" w:space="0" w:color="auto"/>
                                    <w:right w:val="none" w:sz="0" w:space="0" w:color="auto"/>
                                  </w:divBdr>
                                </w:div>
                                <w:div w:id="162749043">
                                  <w:marLeft w:val="640"/>
                                  <w:marRight w:val="0"/>
                                  <w:marTop w:val="0"/>
                                  <w:marBottom w:val="0"/>
                                  <w:divBdr>
                                    <w:top w:val="none" w:sz="0" w:space="0" w:color="auto"/>
                                    <w:left w:val="none" w:sz="0" w:space="0" w:color="auto"/>
                                    <w:bottom w:val="none" w:sz="0" w:space="0" w:color="auto"/>
                                    <w:right w:val="none" w:sz="0" w:space="0" w:color="auto"/>
                                  </w:divBdr>
                                </w:div>
                                <w:div w:id="202594318">
                                  <w:marLeft w:val="640"/>
                                  <w:marRight w:val="0"/>
                                  <w:marTop w:val="0"/>
                                  <w:marBottom w:val="0"/>
                                  <w:divBdr>
                                    <w:top w:val="none" w:sz="0" w:space="0" w:color="auto"/>
                                    <w:left w:val="none" w:sz="0" w:space="0" w:color="auto"/>
                                    <w:bottom w:val="none" w:sz="0" w:space="0" w:color="auto"/>
                                    <w:right w:val="none" w:sz="0" w:space="0" w:color="auto"/>
                                  </w:divBdr>
                                </w:div>
                                <w:div w:id="209192249">
                                  <w:marLeft w:val="640"/>
                                  <w:marRight w:val="0"/>
                                  <w:marTop w:val="0"/>
                                  <w:marBottom w:val="0"/>
                                  <w:divBdr>
                                    <w:top w:val="none" w:sz="0" w:space="0" w:color="auto"/>
                                    <w:left w:val="none" w:sz="0" w:space="0" w:color="auto"/>
                                    <w:bottom w:val="none" w:sz="0" w:space="0" w:color="auto"/>
                                    <w:right w:val="none" w:sz="0" w:space="0" w:color="auto"/>
                                  </w:divBdr>
                                </w:div>
                                <w:div w:id="247160561">
                                  <w:marLeft w:val="640"/>
                                  <w:marRight w:val="0"/>
                                  <w:marTop w:val="0"/>
                                  <w:marBottom w:val="0"/>
                                  <w:divBdr>
                                    <w:top w:val="none" w:sz="0" w:space="0" w:color="auto"/>
                                    <w:left w:val="none" w:sz="0" w:space="0" w:color="auto"/>
                                    <w:bottom w:val="none" w:sz="0" w:space="0" w:color="auto"/>
                                    <w:right w:val="none" w:sz="0" w:space="0" w:color="auto"/>
                                  </w:divBdr>
                                </w:div>
                                <w:div w:id="345638071">
                                  <w:marLeft w:val="640"/>
                                  <w:marRight w:val="0"/>
                                  <w:marTop w:val="0"/>
                                  <w:marBottom w:val="0"/>
                                  <w:divBdr>
                                    <w:top w:val="none" w:sz="0" w:space="0" w:color="auto"/>
                                    <w:left w:val="none" w:sz="0" w:space="0" w:color="auto"/>
                                    <w:bottom w:val="none" w:sz="0" w:space="0" w:color="auto"/>
                                    <w:right w:val="none" w:sz="0" w:space="0" w:color="auto"/>
                                  </w:divBdr>
                                </w:div>
                                <w:div w:id="346369983">
                                  <w:marLeft w:val="640"/>
                                  <w:marRight w:val="0"/>
                                  <w:marTop w:val="0"/>
                                  <w:marBottom w:val="0"/>
                                  <w:divBdr>
                                    <w:top w:val="none" w:sz="0" w:space="0" w:color="auto"/>
                                    <w:left w:val="none" w:sz="0" w:space="0" w:color="auto"/>
                                    <w:bottom w:val="none" w:sz="0" w:space="0" w:color="auto"/>
                                    <w:right w:val="none" w:sz="0" w:space="0" w:color="auto"/>
                                  </w:divBdr>
                                </w:div>
                                <w:div w:id="349066628">
                                  <w:marLeft w:val="640"/>
                                  <w:marRight w:val="0"/>
                                  <w:marTop w:val="0"/>
                                  <w:marBottom w:val="0"/>
                                  <w:divBdr>
                                    <w:top w:val="none" w:sz="0" w:space="0" w:color="auto"/>
                                    <w:left w:val="none" w:sz="0" w:space="0" w:color="auto"/>
                                    <w:bottom w:val="none" w:sz="0" w:space="0" w:color="auto"/>
                                    <w:right w:val="none" w:sz="0" w:space="0" w:color="auto"/>
                                  </w:divBdr>
                                </w:div>
                                <w:div w:id="354232880">
                                  <w:marLeft w:val="640"/>
                                  <w:marRight w:val="0"/>
                                  <w:marTop w:val="0"/>
                                  <w:marBottom w:val="0"/>
                                  <w:divBdr>
                                    <w:top w:val="none" w:sz="0" w:space="0" w:color="auto"/>
                                    <w:left w:val="none" w:sz="0" w:space="0" w:color="auto"/>
                                    <w:bottom w:val="none" w:sz="0" w:space="0" w:color="auto"/>
                                    <w:right w:val="none" w:sz="0" w:space="0" w:color="auto"/>
                                  </w:divBdr>
                                </w:div>
                                <w:div w:id="376008580">
                                  <w:marLeft w:val="640"/>
                                  <w:marRight w:val="0"/>
                                  <w:marTop w:val="0"/>
                                  <w:marBottom w:val="0"/>
                                  <w:divBdr>
                                    <w:top w:val="none" w:sz="0" w:space="0" w:color="auto"/>
                                    <w:left w:val="none" w:sz="0" w:space="0" w:color="auto"/>
                                    <w:bottom w:val="none" w:sz="0" w:space="0" w:color="auto"/>
                                    <w:right w:val="none" w:sz="0" w:space="0" w:color="auto"/>
                                  </w:divBdr>
                                </w:div>
                                <w:div w:id="409162765">
                                  <w:marLeft w:val="640"/>
                                  <w:marRight w:val="0"/>
                                  <w:marTop w:val="0"/>
                                  <w:marBottom w:val="0"/>
                                  <w:divBdr>
                                    <w:top w:val="none" w:sz="0" w:space="0" w:color="auto"/>
                                    <w:left w:val="none" w:sz="0" w:space="0" w:color="auto"/>
                                    <w:bottom w:val="none" w:sz="0" w:space="0" w:color="auto"/>
                                    <w:right w:val="none" w:sz="0" w:space="0" w:color="auto"/>
                                  </w:divBdr>
                                </w:div>
                                <w:div w:id="409936315">
                                  <w:marLeft w:val="640"/>
                                  <w:marRight w:val="0"/>
                                  <w:marTop w:val="0"/>
                                  <w:marBottom w:val="0"/>
                                  <w:divBdr>
                                    <w:top w:val="none" w:sz="0" w:space="0" w:color="auto"/>
                                    <w:left w:val="none" w:sz="0" w:space="0" w:color="auto"/>
                                    <w:bottom w:val="none" w:sz="0" w:space="0" w:color="auto"/>
                                    <w:right w:val="none" w:sz="0" w:space="0" w:color="auto"/>
                                  </w:divBdr>
                                </w:div>
                                <w:div w:id="414324718">
                                  <w:marLeft w:val="640"/>
                                  <w:marRight w:val="0"/>
                                  <w:marTop w:val="0"/>
                                  <w:marBottom w:val="0"/>
                                  <w:divBdr>
                                    <w:top w:val="none" w:sz="0" w:space="0" w:color="auto"/>
                                    <w:left w:val="none" w:sz="0" w:space="0" w:color="auto"/>
                                    <w:bottom w:val="none" w:sz="0" w:space="0" w:color="auto"/>
                                    <w:right w:val="none" w:sz="0" w:space="0" w:color="auto"/>
                                  </w:divBdr>
                                </w:div>
                                <w:div w:id="427969001">
                                  <w:marLeft w:val="640"/>
                                  <w:marRight w:val="0"/>
                                  <w:marTop w:val="0"/>
                                  <w:marBottom w:val="0"/>
                                  <w:divBdr>
                                    <w:top w:val="none" w:sz="0" w:space="0" w:color="auto"/>
                                    <w:left w:val="none" w:sz="0" w:space="0" w:color="auto"/>
                                    <w:bottom w:val="none" w:sz="0" w:space="0" w:color="auto"/>
                                    <w:right w:val="none" w:sz="0" w:space="0" w:color="auto"/>
                                  </w:divBdr>
                                </w:div>
                                <w:div w:id="455367164">
                                  <w:marLeft w:val="640"/>
                                  <w:marRight w:val="0"/>
                                  <w:marTop w:val="0"/>
                                  <w:marBottom w:val="0"/>
                                  <w:divBdr>
                                    <w:top w:val="none" w:sz="0" w:space="0" w:color="auto"/>
                                    <w:left w:val="none" w:sz="0" w:space="0" w:color="auto"/>
                                    <w:bottom w:val="none" w:sz="0" w:space="0" w:color="auto"/>
                                    <w:right w:val="none" w:sz="0" w:space="0" w:color="auto"/>
                                  </w:divBdr>
                                </w:div>
                                <w:div w:id="473572997">
                                  <w:marLeft w:val="640"/>
                                  <w:marRight w:val="0"/>
                                  <w:marTop w:val="0"/>
                                  <w:marBottom w:val="0"/>
                                  <w:divBdr>
                                    <w:top w:val="none" w:sz="0" w:space="0" w:color="auto"/>
                                    <w:left w:val="none" w:sz="0" w:space="0" w:color="auto"/>
                                    <w:bottom w:val="none" w:sz="0" w:space="0" w:color="auto"/>
                                    <w:right w:val="none" w:sz="0" w:space="0" w:color="auto"/>
                                  </w:divBdr>
                                </w:div>
                                <w:div w:id="563564037">
                                  <w:marLeft w:val="640"/>
                                  <w:marRight w:val="0"/>
                                  <w:marTop w:val="0"/>
                                  <w:marBottom w:val="0"/>
                                  <w:divBdr>
                                    <w:top w:val="none" w:sz="0" w:space="0" w:color="auto"/>
                                    <w:left w:val="none" w:sz="0" w:space="0" w:color="auto"/>
                                    <w:bottom w:val="none" w:sz="0" w:space="0" w:color="auto"/>
                                    <w:right w:val="none" w:sz="0" w:space="0" w:color="auto"/>
                                  </w:divBdr>
                                </w:div>
                                <w:div w:id="593055073">
                                  <w:marLeft w:val="640"/>
                                  <w:marRight w:val="0"/>
                                  <w:marTop w:val="0"/>
                                  <w:marBottom w:val="0"/>
                                  <w:divBdr>
                                    <w:top w:val="none" w:sz="0" w:space="0" w:color="auto"/>
                                    <w:left w:val="none" w:sz="0" w:space="0" w:color="auto"/>
                                    <w:bottom w:val="none" w:sz="0" w:space="0" w:color="auto"/>
                                    <w:right w:val="none" w:sz="0" w:space="0" w:color="auto"/>
                                  </w:divBdr>
                                </w:div>
                                <w:div w:id="612172356">
                                  <w:marLeft w:val="640"/>
                                  <w:marRight w:val="0"/>
                                  <w:marTop w:val="0"/>
                                  <w:marBottom w:val="0"/>
                                  <w:divBdr>
                                    <w:top w:val="none" w:sz="0" w:space="0" w:color="auto"/>
                                    <w:left w:val="none" w:sz="0" w:space="0" w:color="auto"/>
                                    <w:bottom w:val="none" w:sz="0" w:space="0" w:color="auto"/>
                                    <w:right w:val="none" w:sz="0" w:space="0" w:color="auto"/>
                                  </w:divBdr>
                                </w:div>
                                <w:div w:id="721909628">
                                  <w:marLeft w:val="640"/>
                                  <w:marRight w:val="0"/>
                                  <w:marTop w:val="0"/>
                                  <w:marBottom w:val="0"/>
                                  <w:divBdr>
                                    <w:top w:val="none" w:sz="0" w:space="0" w:color="auto"/>
                                    <w:left w:val="none" w:sz="0" w:space="0" w:color="auto"/>
                                    <w:bottom w:val="none" w:sz="0" w:space="0" w:color="auto"/>
                                    <w:right w:val="none" w:sz="0" w:space="0" w:color="auto"/>
                                  </w:divBdr>
                                </w:div>
                                <w:div w:id="841165904">
                                  <w:marLeft w:val="640"/>
                                  <w:marRight w:val="0"/>
                                  <w:marTop w:val="0"/>
                                  <w:marBottom w:val="0"/>
                                  <w:divBdr>
                                    <w:top w:val="none" w:sz="0" w:space="0" w:color="auto"/>
                                    <w:left w:val="none" w:sz="0" w:space="0" w:color="auto"/>
                                    <w:bottom w:val="none" w:sz="0" w:space="0" w:color="auto"/>
                                    <w:right w:val="none" w:sz="0" w:space="0" w:color="auto"/>
                                  </w:divBdr>
                                </w:div>
                                <w:div w:id="873033297">
                                  <w:marLeft w:val="640"/>
                                  <w:marRight w:val="0"/>
                                  <w:marTop w:val="0"/>
                                  <w:marBottom w:val="0"/>
                                  <w:divBdr>
                                    <w:top w:val="none" w:sz="0" w:space="0" w:color="auto"/>
                                    <w:left w:val="none" w:sz="0" w:space="0" w:color="auto"/>
                                    <w:bottom w:val="none" w:sz="0" w:space="0" w:color="auto"/>
                                    <w:right w:val="none" w:sz="0" w:space="0" w:color="auto"/>
                                  </w:divBdr>
                                </w:div>
                                <w:div w:id="884296654">
                                  <w:marLeft w:val="640"/>
                                  <w:marRight w:val="0"/>
                                  <w:marTop w:val="0"/>
                                  <w:marBottom w:val="0"/>
                                  <w:divBdr>
                                    <w:top w:val="none" w:sz="0" w:space="0" w:color="auto"/>
                                    <w:left w:val="none" w:sz="0" w:space="0" w:color="auto"/>
                                    <w:bottom w:val="none" w:sz="0" w:space="0" w:color="auto"/>
                                    <w:right w:val="none" w:sz="0" w:space="0" w:color="auto"/>
                                  </w:divBdr>
                                </w:div>
                                <w:div w:id="1078938061">
                                  <w:marLeft w:val="640"/>
                                  <w:marRight w:val="0"/>
                                  <w:marTop w:val="0"/>
                                  <w:marBottom w:val="0"/>
                                  <w:divBdr>
                                    <w:top w:val="none" w:sz="0" w:space="0" w:color="auto"/>
                                    <w:left w:val="none" w:sz="0" w:space="0" w:color="auto"/>
                                    <w:bottom w:val="none" w:sz="0" w:space="0" w:color="auto"/>
                                    <w:right w:val="none" w:sz="0" w:space="0" w:color="auto"/>
                                  </w:divBdr>
                                </w:div>
                                <w:div w:id="1118643347">
                                  <w:marLeft w:val="640"/>
                                  <w:marRight w:val="0"/>
                                  <w:marTop w:val="0"/>
                                  <w:marBottom w:val="0"/>
                                  <w:divBdr>
                                    <w:top w:val="none" w:sz="0" w:space="0" w:color="auto"/>
                                    <w:left w:val="none" w:sz="0" w:space="0" w:color="auto"/>
                                    <w:bottom w:val="none" w:sz="0" w:space="0" w:color="auto"/>
                                    <w:right w:val="none" w:sz="0" w:space="0" w:color="auto"/>
                                  </w:divBdr>
                                </w:div>
                                <w:div w:id="1166482972">
                                  <w:marLeft w:val="640"/>
                                  <w:marRight w:val="0"/>
                                  <w:marTop w:val="0"/>
                                  <w:marBottom w:val="0"/>
                                  <w:divBdr>
                                    <w:top w:val="none" w:sz="0" w:space="0" w:color="auto"/>
                                    <w:left w:val="none" w:sz="0" w:space="0" w:color="auto"/>
                                    <w:bottom w:val="none" w:sz="0" w:space="0" w:color="auto"/>
                                    <w:right w:val="none" w:sz="0" w:space="0" w:color="auto"/>
                                  </w:divBdr>
                                </w:div>
                                <w:div w:id="1185941594">
                                  <w:marLeft w:val="640"/>
                                  <w:marRight w:val="0"/>
                                  <w:marTop w:val="0"/>
                                  <w:marBottom w:val="0"/>
                                  <w:divBdr>
                                    <w:top w:val="none" w:sz="0" w:space="0" w:color="auto"/>
                                    <w:left w:val="none" w:sz="0" w:space="0" w:color="auto"/>
                                    <w:bottom w:val="none" w:sz="0" w:space="0" w:color="auto"/>
                                    <w:right w:val="none" w:sz="0" w:space="0" w:color="auto"/>
                                  </w:divBdr>
                                </w:div>
                                <w:div w:id="1261109612">
                                  <w:marLeft w:val="640"/>
                                  <w:marRight w:val="0"/>
                                  <w:marTop w:val="0"/>
                                  <w:marBottom w:val="0"/>
                                  <w:divBdr>
                                    <w:top w:val="none" w:sz="0" w:space="0" w:color="auto"/>
                                    <w:left w:val="none" w:sz="0" w:space="0" w:color="auto"/>
                                    <w:bottom w:val="none" w:sz="0" w:space="0" w:color="auto"/>
                                    <w:right w:val="none" w:sz="0" w:space="0" w:color="auto"/>
                                  </w:divBdr>
                                </w:div>
                                <w:div w:id="1308558973">
                                  <w:marLeft w:val="640"/>
                                  <w:marRight w:val="0"/>
                                  <w:marTop w:val="0"/>
                                  <w:marBottom w:val="0"/>
                                  <w:divBdr>
                                    <w:top w:val="none" w:sz="0" w:space="0" w:color="auto"/>
                                    <w:left w:val="none" w:sz="0" w:space="0" w:color="auto"/>
                                    <w:bottom w:val="none" w:sz="0" w:space="0" w:color="auto"/>
                                    <w:right w:val="none" w:sz="0" w:space="0" w:color="auto"/>
                                  </w:divBdr>
                                </w:div>
                                <w:div w:id="1317805568">
                                  <w:marLeft w:val="640"/>
                                  <w:marRight w:val="0"/>
                                  <w:marTop w:val="0"/>
                                  <w:marBottom w:val="0"/>
                                  <w:divBdr>
                                    <w:top w:val="none" w:sz="0" w:space="0" w:color="auto"/>
                                    <w:left w:val="none" w:sz="0" w:space="0" w:color="auto"/>
                                    <w:bottom w:val="none" w:sz="0" w:space="0" w:color="auto"/>
                                    <w:right w:val="none" w:sz="0" w:space="0" w:color="auto"/>
                                  </w:divBdr>
                                </w:div>
                                <w:div w:id="1331298756">
                                  <w:marLeft w:val="640"/>
                                  <w:marRight w:val="0"/>
                                  <w:marTop w:val="0"/>
                                  <w:marBottom w:val="0"/>
                                  <w:divBdr>
                                    <w:top w:val="none" w:sz="0" w:space="0" w:color="auto"/>
                                    <w:left w:val="none" w:sz="0" w:space="0" w:color="auto"/>
                                    <w:bottom w:val="none" w:sz="0" w:space="0" w:color="auto"/>
                                    <w:right w:val="none" w:sz="0" w:space="0" w:color="auto"/>
                                  </w:divBdr>
                                </w:div>
                                <w:div w:id="1337537948">
                                  <w:marLeft w:val="640"/>
                                  <w:marRight w:val="0"/>
                                  <w:marTop w:val="0"/>
                                  <w:marBottom w:val="0"/>
                                  <w:divBdr>
                                    <w:top w:val="none" w:sz="0" w:space="0" w:color="auto"/>
                                    <w:left w:val="none" w:sz="0" w:space="0" w:color="auto"/>
                                    <w:bottom w:val="none" w:sz="0" w:space="0" w:color="auto"/>
                                    <w:right w:val="none" w:sz="0" w:space="0" w:color="auto"/>
                                  </w:divBdr>
                                </w:div>
                                <w:div w:id="1351568723">
                                  <w:marLeft w:val="640"/>
                                  <w:marRight w:val="0"/>
                                  <w:marTop w:val="0"/>
                                  <w:marBottom w:val="0"/>
                                  <w:divBdr>
                                    <w:top w:val="none" w:sz="0" w:space="0" w:color="auto"/>
                                    <w:left w:val="none" w:sz="0" w:space="0" w:color="auto"/>
                                    <w:bottom w:val="none" w:sz="0" w:space="0" w:color="auto"/>
                                    <w:right w:val="none" w:sz="0" w:space="0" w:color="auto"/>
                                  </w:divBdr>
                                </w:div>
                                <w:div w:id="1456413200">
                                  <w:marLeft w:val="640"/>
                                  <w:marRight w:val="0"/>
                                  <w:marTop w:val="0"/>
                                  <w:marBottom w:val="0"/>
                                  <w:divBdr>
                                    <w:top w:val="none" w:sz="0" w:space="0" w:color="auto"/>
                                    <w:left w:val="none" w:sz="0" w:space="0" w:color="auto"/>
                                    <w:bottom w:val="none" w:sz="0" w:space="0" w:color="auto"/>
                                    <w:right w:val="none" w:sz="0" w:space="0" w:color="auto"/>
                                  </w:divBdr>
                                </w:div>
                                <w:div w:id="1484929329">
                                  <w:marLeft w:val="640"/>
                                  <w:marRight w:val="0"/>
                                  <w:marTop w:val="0"/>
                                  <w:marBottom w:val="0"/>
                                  <w:divBdr>
                                    <w:top w:val="none" w:sz="0" w:space="0" w:color="auto"/>
                                    <w:left w:val="none" w:sz="0" w:space="0" w:color="auto"/>
                                    <w:bottom w:val="none" w:sz="0" w:space="0" w:color="auto"/>
                                    <w:right w:val="none" w:sz="0" w:space="0" w:color="auto"/>
                                  </w:divBdr>
                                </w:div>
                                <w:div w:id="1500774878">
                                  <w:marLeft w:val="640"/>
                                  <w:marRight w:val="0"/>
                                  <w:marTop w:val="0"/>
                                  <w:marBottom w:val="0"/>
                                  <w:divBdr>
                                    <w:top w:val="none" w:sz="0" w:space="0" w:color="auto"/>
                                    <w:left w:val="none" w:sz="0" w:space="0" w:color="auto"/>
                                    <w:bottom w:val="none" w:sz="0" w:space="0" w:color="auto"/>
                                    <w:right w:val="none" w:sz="0" w:space="0" w:color="auto"/>
                                  </w:divBdr>
                                </w:div>
                                <w:div w:id="1732578902">
                                  <w:marLeft w:val="640"/>
                                  <w:marRight w:val="0"/>
                                  <w:marTop w:val="0"/>
                                  <w:marBottom w:val="0"/>
                                  <w:divBdr>
                                    <w:top w:val="none" w:sz="0" w:space="0" w:color="auto"/>
                                    <w:left w:val="none" w:sz="0" w:space="0" w:color="auto"/>
                                    <w:bottom w:val="none" w:sz="0" w:space="0" w:color="auto"/>
                                    <w:right w:val="none" w:sz="0" w:space="0" w:color="auto"/>
                                  </w:divBdr>
                                </w:div>
                                <w:div w:id="1828469589">
                                  <w:marLeft w:val="640"/>
                                  <w:marRight w:val="0"/>
                                  <w:marTop w:val="0"/>
                                  <w:marBottom w:val="0"/>
                                  <w:divBdr>
                                    <w:top w:val="none" w:sz="0" w:space="0" w:color="auto"/>
                                    <w:left w:val="none" w:sz="0" w:space="0" w:color="auto"/>
                                    <w:bottom w:val="none" w:sz="0" w:space="0" w:color="auto"/>
                                    <w:right w:val="none" w:sz="0" w:space="0" w:color="auto"/>
                                  </w:divBdr>
                                </w:div>
                                <w:div w:id="1894661197">
                                  <w:marLeft w:val="640"/>
                                  <w:marRight w:val="0"/>
                                  <w:marTop w:val="0"/>
                                  <w:marBottom w:val="0"/>
                                  <w:divBdr>
                                    <w:top w:val="none" w:sz="0" w:space="0" w:color="auto"/>
                                    <w:left w:val="none" w:sz="0" w:space="0" w:color="auto"/>
                                    <w:bottom w:val="none" w:sz="0" w:space="0" w:color="auto"/>
                                    <w:right w:val="none" w:sz="0" w:space="0" w:color="auto"/>
                                  </w:divBdr>
                                </w:div>
                                <w:div w:id="2032564194">
                                  <w:marLeft w:val="640"/>
                                  <w:marRight w:val="0"/>
                                  <w:marTop w:val="0"/>
                                  <w:marBottom w:val="0"/>
                                  <w:divBdr>
                                    <w:top w:val="none" w:sz="0" w:space="0" w:color="auto"/>
                                    <w:left w:val="none" w:sz="0" w:space="0" w:color="auto"/>
                                    <w:bottom w:val="none" w:sz="0" w:space="0" w:color="auto"/>
                                    <w:right w:val="none" w:sz="0" w:space="0" w:color="auto"/>
                                  </w:divBdr>
                                </w:div>
                                <w:div w:id="2081904299">
                                  <w:marLeft w:val="640"/>
                                  <w:marRight w:val="0"/>
                                  <w:marTop w:val="0"/>
                                  <w:marBottom w:val="0"/>
                                  <w:divBdr>
                                    <w:top w:val="none" w:sz="0" w:space="0" w:color="auto"/>
                                    <w:left w:val="none" w:sz="0" w:space="0" w:color="auto"/>
                                    <w:bottom w:val="none" w:sz="0" w:space="0" w:color="auto"/>
                                    <w:right w:val="none" w:sz="0" w:space="0" w:color="auto"/>
                                  </w:divBdr>
                                </w:div>
                                <w:div w:id="2098332116">
                                  <w:marLeft w:val="640"/>
                                  <w:marRight w:val="0"/>
                                  <w:marTop w:val="0"/>
                                  <w:marBottom w:val="0"/>
                                  <w:divBdr>
                                    <w:top w:val="none" w:sz="0" w:space="0" w:color="auto"/>
                                    <w:left w:val="none" w:sz="0" w:space="0" w:color="auto"/>
                                    <w:bottom w:val="none" w:sz="0" w:space="0" w:color="auto"/>
                                    <w:right w:val="none" w:sz="0" w:space="0" w:color="auto"/>
                                  </w:divBdr>
                                </w:div>
                              </w:divsChild>
                            </w:div>
                            <w:div w:id="2003964374">
                              <w:marLeft w:val="0"/>
                              <w:marRight w:val="0"/>
                              <w:marTop w:val="0"/>
                              <w:marBottom w:val="0"/>
                              <w:divBdr>
                                <w:top w:val="none" w:sz="0" w:space="0" w:color="auto"/>
                                <w:left w:val="none" w:sz="0" w:space="0" w:color="auto"/>
                                <w:bottom w:val="none" w:sz="0" w:space="0" w:color="auto"/>
                                <w:right w:val="none" w:sz="0" w:space="0" w:color="auto"/>
                              </w:divBdr>
                              <w:divsChild>
                                <w:div w:id="202981885">
                                  <w:marLeft w:val="640"/>
                                  <w:marRight w:val="0"/>
                                  <w:marTop w:val="0"/>
                                  <w:marBottom w:val="0"/>
                                  <w:divBdr>
                                    <w:top w:val="none" w:sz="0" w:space="0" w:color="auto"/>
                                    <w:left w:val="none" w:sz="0" w:space="0" w:color="auto"/>
                                    <w:bottom w:val="none" w:sz="0" w:space="0" w:color="auto"/>
                                    <w:right w:val="none" w:sz="0" w:space="0" w:color="auto"/>
                                  </w:divBdr>
                                </w:div>
                                <w:div w:id="244073248">
                                  <w:marLeft w:val="640"/>
                                  <w:marRight w:val="0"/>
                                  <w:marTop w:val="0"/>
                                  <w:marBottom w:val="0"/>
                                  <w:divBdr>
                                    <w:top w:val="none" w:sz="0" w:space="0" w:color="auto"/>
                                    <w:left w:val="none" w:sz="0" w:space="0" w:color="auto"/>
                                    <w:bottom w:val="none" w:sz="0" w:space="0" w:color="auto"/>
                                    <w:right w:val="none" w:sz="0" w:space="0" w:color="auto"/>
                                  </w:divBdr>
                                </w:div>
                                <w:div w:id="365906859">
                                  <w:marLeft w:val="640"/>
                                  <w:marRight w:val="0"/>
                                  <w:marTop w:val="0"/>
                                  <w:marBottom w:val="0"/>
                                  <w:divBdr>
                                    <w:top w:val="none" w:sz="0" w:space="0" w:color="auto"/>
                                    <w:left w:val="none" w:sz="0" w:space="0" w:color="auto"/>
                                    <w:bottom w:val="none" w:sz="0" w:space="0" w:color="auto"/>
                                    <w:right w:val="none" w:sz="0" w:space="0" w:color="auto"/>
                                  </w:divBdr>
                                </w:div>
                                <w:div w:id="438067065">
                                  <w:marLeft w:val="640"/>
                                  <w:marRight w:val="0"/>
                                  <w:marTop w:val="0"/>
                                  <w:marBottom w:val="0"/>
                                  <w:divBdr>
                                    <w:top w:val="none" w:sz="0" w:space="0" w:color="auto"/>
                                    <w:left w:val="none" w:sz="0" w:space="0" w:color="auto"/>
                                    <w:bottom w:val="none" w:sz="0" w:space="0" w:color="auto"/>
                                    <w:right w:val="none" w:sz="0" w:space="0" w:color="auto"/>
                                  </w:divBdr>
                                </w:div>
                                <w:div w:id="480345197">
                                  <w:marLeft w:val="640"/>
                                  <w:marRight w:val="0"/>
                                  <w:marTop w:val="0"/>
                                  <w:marBottom w:val="0"/>
                                  <w:divBdr>
                                    <w:top w:val="none" w:sz="0" w:space="0" w:color="auto"/>
                                    <w:left w:val="none" w:sz="0" w:space="0" w:color="auto"/>
                                    <w:bottom w:val="none" w:sz="0" w:space="0" w:color="auto"/>
                                    <w:right w:val="none" w:sz="0" w:space="0" w:color="auto"/>
                                  </w:divBdr>
                                </w:div>
                                <w:div w:id="498350943">
                                  <w:marLeft w:val="640"/>
                                  <w:marRight w:val="0"/>
                                  <w:marTop w:val="0"/>
                                  <w:marBottom w:val="0"/>
                                  <w:divBdr>
                                    <w:top w:val="none" w:sz="0" w:space="0" w:color="auto"/>
                                    <w:left w:val="none" w:sz="0" w:space="0" w:color="auto"/>
                                    <w:bottom w:val="none" w:sz="0" w:space="0" w:color="auto"/>
                                    <w:right w:val="none" w:sz="0" w:space="0" w:color="auto"/>
                                  </w:divBdr>
                                </w:div>
                                <w:div w:id="581379780">
                                  <w:marLeft w:val="640"/>
                                  <w:marRight w:val="0"/>
                                  <w:marTop w:val="0"/>
                                  <w:marBottom w:val="0"/>
                                  <w:divBdr>
                                    <w:top w:val="none" w:sz="0" w:space="0" w:color="auto"/>
                                    <w:left w:val="none" w:sz="0" w:space="0" w:color="auto"/>
                                    <w:bottom w:val="none" w:sz="0" w:space="0" w:color="auto"/>
                                    <w:right w:val="none" w:sz="0" w:space="0" w:color="auto"/>
                                  </w:divBdr>
                                </w:div>
                                <w:div w:id="605385139">
                                  <w:marLeft w:val="640"/>
                                  <w:marRight w:val="0"/>
                                  <w:marTop w:val="0"/>
                                  <w:marBottom w:val="0"/>
                                  <w:divBdr>
                                    <w:top w:val="none" w:sz="0" w:space="0" w:color="auto"/>
                                    <w:left w:val="none" w:sz="0" w:space="0" w:color="auto"/>
                                    <w:bottom w:val="none" w:sz="0" w:space="0" w:color="auto"/>
                                    <w:right w:val="none" w:sz="0" w:space="0" w:color="auto"/>
                                  </w:divBdr>
                                </w:div>
                                <w:div w:id="626547587">
                                  <w:marLeft w:val="640"/>
                                  <w:marRight w:val="0"/>
                                  <w:marTop w:val="0"/>
                                  <w:marBottom w:val="0"/>
                                  <w:divBdr>
                                    <w:top w:val="none" w:sz="0" w:space="0" w:color="auto"/>
                                    <w:left w:val="none" w:sz="0" w:space="0" w:color="auto"/>
                                    <w:bottom w:val="none" w:sz="0" w:space="0" w:color="auto"/>
                                    <w:right w:val="none" w:sz="0" w:space="0" w:color="auto"/>
                                  </w:divBdr>
                                </w:div>
                                <w:div w:id="671906775">
                                  <w:marLeft w:val="640"/>
                                  <w:marRight w:val="0"/>
                                  <w:marTop w:val="0"/>
                                  <w:marBottom w:val="0"/>
                                  <w:divBdr>
                                    <w:top w:val="none" w:sz="0" w:space="0" w:color="auto"/>
                                    <w:left w:val="none" w:sz="0" w:space="0" w:color="auto"/>
                                    <w:bottom w:val="none" w:sz="0" w:space="0" w:color="auto"/>
                                    <w:right w:val="none" w:sz="0" w:space="0" w:color="auto"/>
                                  </w:divBdr>
                                </w:div>
                                <w:div w:id="731925365">
                                  <w:marLeft w:val="640"/>
                                  <w:marRight w:val="0"/>
                                  <w:marTop w:val="0"/>
                                  <w:marBottom w:val="0"/>
                                  <w:divBdr>
                                    <w:top w:val="none" w:sz="0" w:space="0" w:color="auto"/>
                                    <w:left w:val="none" w:sz="0" w:space="0" w:color="auto"/>
                                    <w:bottom w:val="none" w:sz="0" w:space="0" w:color="auto"/>
                                    <w:right w:val="none" w:sz="0" w:space="0" w:color="auto"/>
                                  </w:divBdr>
                                </w:div>
                                <w:div w:id="734208414">
                                  <w:marLeft w:val="640"/>
                                  <w:marRight w:val="0"/>
                                  <w:marTop w:val="0"/>
                                  <w:marBottom w:val="0"/>
                                  <w:divBdr>
                                    <w:top w:val="none" w:sz="0" w:space="0" w:color="auto"/>
                                    <w:left w:val="none" w:sz="0" w:space="0" w:color="auto"/>
                                    <w:bottom w:val="none" w:sz="0" w:space="0" w:color="auto"/>
                                    <w:right w:val="none" w:sz="0" w:space="0" w:color="auto"/>
                                  </w:divBdr>
                                </w:div>
                                <w:div w:id="792870099">
                                  <w:marLeft w:val="640"/>
                                  <w:marRight w:val="0"/>
                                  <w:marTop w:val="0"/>
                                  <w:marBottom w:val="0"/>
                                  <w:divBdr>
                                    <w:top w:val="none" w:sz="0" w:space="0" w:color="auto"/>
                                    <w:left w:val="none" w:sz="0" w:space="0" w:color="auto"/>
                                    <w:bottom w:val="none" w:sz="0" w:space="0" w:color="auto"/>
                                    <w:right w:val="none" w:sz="0" w:space="0" w:color="auto"/>
                                  </w:divBdr>
                                </w:div>
                                <w:div w:id="804466418">
                                  <w:marLeft w:val="640"/>
                                  <w:marRight w:val="0"/>
                                  <w:marTop w:val="0"/>
                                  <w:marBottom w:val="0"/>
                                  <w:divBdr>
                                    <w:top w:val="none" w:sz="0" w:space="0" w:color="auto"/>
                                    <w:left w:val="none" w:sz="0" w:space="0" w:color="auto"/>
                                    <w:bottom w:val="none" w:sz="0" w:space="0" w:color="auto"/>
                                    <w:right w:val="none" w:sz="0" w:space="0" w:color="auto"/>
                                  </w:divBdr>
                                </w:div>
                                <w:div w:id="826283055">
                                  <w:marLeft w:val="640"/>
                                  <w:marRight w:val="0"/>
                                  <w:marTop w:val="0"/>
                                  <w:marBottom w:val="0"/>
                                  <w:divBdr>
                                    <w:top w:val="none" w:sz="0" w:space="0" w:color="auto"/>
                                    <w:left w:val="none" w:sz="0" w:space="0" w:color="auto"/>
                                    <w:bottom w:val="none" w:sz="0" w:space="0" w:color="auto"/>
                                    <w:right w:val="none" w:sz="0" w:space="0" w:color="auto"/>
                                  </w:divBdr>
                                </w:div>
                                <w:div w:id="833646978">
                                  <w:marLeft w:val="640"/>
                                  <w:marRight w:val="0"/>
                                  <w:marTop w:val="0"/>
                                  <w:marBottom w:val="0"/>
                                  <w:divBdr>
                                    <w:top w:val="none" w:sz="0" w:space="0" w:color="auto"/>
                                    <w:left w:val="none" w:sz="0" w:space="0" w:color="auto"/>
                                    <w:bottom w:val="none" w:sz="0" w:space="0" w:color="auto"/>
                                    <w:right w:val="none" w:sz="0" w:space="0" w:color="auto"/>
                                  </w:divBdr>
                                </w:div>
                                <w:div w:id="854538684">
                                  <w:marLeft w:val="640"/>
                                  <w:marRight w:val="0"/>
                                  <w:marTop w:val="0"/>
                                  <w:marBottom w:val="0"/>
                                  <w:divBdr>
                                    <w:top w:val="none" w:sz="0" w:space="0" w:color="auto"/>
                                    <w:left w:val="none" w:sz="0" w:space="0" w:color="auto"/>
                                    <w:bottom w:val="none" w:sz="0" w:space="0" w:color="auto"/>
                                    <w:right w:val="none" w:sz="0" w:space="0" w:color="auto"/>
                                  </w:divBdr>
                                </w:div>
                                <w:div w:id="960570666">
                                  <w:marLeft w:val="640"/>
                                  <w:marRight w:val="0"/>
                                  <w:marTop w:val="0"/>
                                  <w:marBottom w:val="0"/>
                                  <w:divBdr>
                                    <w:top w:val="none" w:sz="0" w:space="0" w:color="auto"/>
                                    <w:left w:val="none" w:sz="0" w:space="0" w:color="auto"/>
                                    <w:bottom w:val="none" w:sz="0" w:space="0" w:color="auto"/>
                                    <w:right w:val="none" w:sz="0" w:space="0" w:color="auto"/>
                                  </w:divBdr>
                                </w:div>
                                <w:div w:id="1004934530">
                                  <w:marLeft w:val="640"/>
                                  <w:marRight w:val="0"/>
                                  <w:marTop w:val="0"/>
                                  <w:marBottom w:val="0"/>
                                  <w:divBdr>
                                    <w:top w:val="none" w:sz="0" w:space="0" w:color="auto"/>
                                    <w:left w:val="none" w:sz="0" w:space="0" w:color="auto"/>
                                    <w:bottom w:val="none" w:sz="0" w:space="0" w:color="auto"/>
                                    <w:right w:val="none" w:sz="0" w:space="0" w:color="auto"/>
                                  </w:divBdr>
                                </w:div>
                                <w:div w:id="1013148678">
                                  <w:marLeft w:val="640"/>
                                  <w:marRight w:val="0"/>
                                  <w:marTop w:val="0"/>
                                  <w:marBottom w:val="0"/>
                                  <w:divBdr>
                                    <w:top w:val="none" w:sz="0" w:space="0" w:color="auto"/>
                                    <w:left w:val="none" w:sz="0" w:space="0" w:color="auto"/>
                                    <w:bottom w:val="none" w:sz="0" w:space="0" w:color="auto"/>
                                    <w:right w:val="none" w:sz="0" w:space="0" w:color="auto"/>
                                  </w:divBdr>
                                </w:div>
                                <w:div w:id="1110122345">
                                  <w:marLeft w:val="640"/>
                                  <w:marRight w:val="0"/>
                                  <w:marTop w:val="0"/>
                                  <w:marBottom w:val="0"/>
                                  <w:divBdr>
                                    <w:top w:val="none" w:sz="0" w:space="0" w:color="auto"/>
                                    <w:left w:val="none" w:sz="0" w:space="0" w:color="auto"/>
                                    <w:bottom w:val="none" w:sz="0" w:space="0" w:color="auto"/>
                                    <w:right w:val="none" w:sz="0" w:space="0" w:color="auto"/>
                                  </w:divBdr>
                                </w:div>
                                <w:div w:id="1265268887">
                                  <w:marLeft w:val="640"/>
                                  <w:marRight w:val="0"/>
                                  <w:marTop w:val="0"/>
                                  <w:marBottom w:val="0"/>
                                  <w:divBdr>
                                    <w:top w:val="none" w:sz="0" w:space="0" w:color="auto"/>
                                    <w:left w:val="none" w:sz="0" w:space="0" w:color="auto"/>
                                    <w:bottom w:val="none" w:sz="0" w:space="0" w:color="auto"/>
                                    <w:right w:val="none" w:sz="0" w:space="0" w:color="auto"/>
                                  </w:divBdr>
                                </w:div>
                                <w:div w:id="1305114469">
                                  <w:marLeft w:val="640"/>
                                  <w:marRight w:val="0"/>
                                  <w:marTop w:val="0"/>
                                  <w:marBottom w:val="0"/>
                                  <w:divBdr>
                                    <w:top w:val="none" w:sz="0" w:space="0" w:color="auto"/>
                                    <w:left w:val="none" w:sz="0" w:space="0" w:color="auto"/>
                                    <w:bottom w:val="none" w:sz="0" w:space="0" w:color="auto"/>
                                    <w:right w:val="none" w:sz="0" w:space="0" w:color="auto"/>
                                  </w:divBdr>
                                </w:div>
                                <w:div w:id="1342320582">
                                  <w:marLeft w:val="640"/>
                                  <w:marRight w:val="0"/>
                                  <w:marTop w:val="0"/>
                                  <w:marBottom w:val="0"/>
                                  <w:divBdr>
                                    <w:top w:val="none" w:sz="0" w:space="0" w:color="auto"/>
                                    <w:left w:val="none" w:sz="0" w:space="0" w:color="auto"/>
                                    <w:bottom w:val="none" w:sz="0" w:space="0" w:color="auto"/>
                                    <w:right w:val="none" w:sz="0" w:space="0" w:color="auto"/>
                                  </w:divBdr>
                                </w:div>
                                <w:div w:id="1436944063">
                                  <w:marLeft w:val="640"/>
                                  <w:marRight w:val="0"/>
                                  <w:marTop w:val="0"/>
                                  <w:marBottom w:val="0"/>
                                  <w:divBdr>
                                    <w:top w:val="none" w:sz="0" w:space="0" w:color="auto"/>
                                    <w:left w:val="none" w:sz="0" w:space="0" w:color="auto"/>
                                    <w:bottom w:val="none" w:sz="0" w:space="0" w:color="auto"/>
                                    <w:right w:val="none" w:sz="0" w:space="0" w:color="auto"/>
                                  </w:divBdr>
                                </w:div>
                                <w:div w:id="1479879112">
                                  <w:marLeft w:val="640"/>
                                  <w:marRight w:val="0"/>
                                  <w:marTop w:val="0"/>
                                  <w:marBottom w:val="0"/>
                                  <w:divBdr>
                                    <w:top w:val="none" w:sz="0" w:space="0" w:color="auto"/>
                                    <w:left w:val="none" w:sz="0" w:space="0" w:color="auto"/>
                                    <w:bottom w:val="none" w:sz="0" w:space="0" w:color="auto"/>
                                    <w:right w:val="none" w:sz="0" w:space="0" w:color="auto"/>
                                  </w:divBdr>
                                </w:div>
                                <w:div w:id="1574731664">
                                  <w:marLeft w:val="640"/>
                                  <w:marRight w:val="0"/>
                                  <w:marTop w:val="0"/>
                                  <w:marBottom w:val="0"/>
                                  <w:divBdr>
                                    <w:top w:val="none" w:sz="0" w:space="0" w:color="auto"/>
                                    <w:left w:val="none" w:sz="0" w:space="0" w:color="auto"/>
                                    <w:bottom w:val="none" w:sz="0" w:space="0" w:color="auto"/>
                                    <w:right w:val="none" w:sz="0" w:space="0" w:color="auto"/>
                                  </w:divBdr>
                                </w:div>
                                <w:div w:id="1646158944">
                                  <w:marLeft w:val="640"/>
                                  <w:marRight w:val="0"/>
                                  <w:marTop w:val="0"/>
                                  <w:marBottom w:val="0"/>
                                  <w:divBdr>
                                    <w:top w:val="none" w:sz="0" w:space="0" w:color="auto"/>
                                    <w:left w:val="none" w:sz="0" w:space="0" w:color="auto"/>
                                    <w:bottom w:val="none" w:sz="0" w:space="0" w:color="auto"/>
                                    <w:right w:val="none" w:sz="0" w:space="0" w:color="auto"/>
                                  </w:divBdr>
                                </w:div>
                                <w:div w:id="1710493101">
                                  <w:marLeft w:val="640"/>
                                  <w:marRight w:val="0"/>
                                  <w:marTop w:val="0"/>
                                  <w:marBottom w:val="0"/>
                                  <w:divBdr>
                                    <w:top w:val="none" w:sz="0" w:space="0" w:color="auto"/>
                                    <w:left w:val="none" w:sz="0" w:space="0" w:color="auto"/>
                                    <w:bottom w:val="none" w:sz="0" w:space="0" w:color="auto"/>
                                    <w:right w:val="none" w:sz="0" w:space="0" w:color="auto"/>
                                  </w:divBdr>
                                </w:div>
                                <w:div w:id="1779638293">
                                  <w:marLeft w:val="640"/>
                                  <w:marRight w:val="0"/>
                                  <w:marTop w:val="0"/>
                                  <w:marBottom w:val="0"/>
                                  <w:divBdr>
                                    <w:top w:val="none" w:sz="0" w:space="0" w:color="auto"/>
                                    <w:left w:val="none" w:sz="0" w:space="0" w:color="auto"/>
                                    <w:bottom w:val="none" w:sz="0" w:space="0" w:color="auto"/>
                                    <w:right w:val="none" w:sz="0" w:space="0" w:color="auto"/>
                                  </w:divBdr>
                                </w:div>
                                <w:div w:id="1807967311">
                                  <w:marLeft w:val="640"/>
                                  <w:marRight w:val="0"/>
                                  <w:marTop w:val="0"/>
                                  <w:marBottom w:val="0"/>
                                  <w:divBdr>
                                    <w:top w:val="none" w:sz="0" w:space="0" w:color="auto"/>
                                    <w:left w:val="none" w:sz="0" w:space="0" w:color="auto"/>
                                    <w:bottom w:val="none" w:sz="0" w:space="0" w:color="auto"/>
                                    <w:right w:val="none" w:sz="0" w:space="0" w:color="auto"/>
                                  </w:divBdr>
                                </w:div>
                                <w:div w:id="1829711293">
                                  <w:marLeft w:val="640"/>
                                  <w:marRight w:val="0"/>
                                  <w:marTop w:val="0"/>
                                  <w:marBottom w:val="0"/>
                                  <w:divBdr>
                                    <w:top w:val="none" w:sz="0" w:space="0" w:color="auto"/>
                                    <w:left w:val="none" w:sz="0" w:space="0" w:color="auto"/>
                                    <w:bottom w:val="none" w:sz="0" w:space="0" w:color="auto"/>
                                    <w:right w:val="none" w:sz="0" w:space="0" w:color="auto"/>
                                  </w:divBdr>
                                </w:div>
                                <w:div w:id="1833985290">
                                  <w:marLeft w:val="640"/>
                                  <w:marRight w:val="0"/>
                                  <w:marTop w:val="0"/>
                                  <w:marBottom w:val="0"/>
                                  <w:divBdr>
                                    <w:top w:val="none" w:sz="0" w:space="0" w:color="auto"/>
                                    <w:left w:val="none" w:sz="0" w:space="0" w:color="auto"/>
                                    <w:bottom w:val="none" w:sz="0" w:space="0" w:color="auto"/>
                                    <w:right w:val="none" w:sz="0" w:space="0" w:color="auto"/>
                                  </w:divBdr>
                                </w:div>
                                <w:div w:id="1902130218">
                                  <w:marLeft w:val="640"/>
                                  <w:marRight w:val="0"/>
                                  <w:marTop w:val="0"/>
                                  <w:marBottom w:val="0"/>
                                  <w:divBdr>
                                    <w:top w:val="none" w:sz="0" w:space="0" w:color="auto"/>
                                    <w:left w:val="none" w:sz="0" w:space="0" w:color="auto"/>
                                    <w:bottom w:val="none" w:sz="0" w:space="0" w:color="auto"/>
                                    <w:right w:val="none" w:sz="0" w:space="0" w:color="auto"/>
                                  </w:divBdr>
                                </w:div>
                                <w:div w:id="1924795499">
                                  <w:marLeft w:val="640"/>
                                  <w:marRight w:val="0"/>
                                  <w:marTop w:val="0"/>
                                  <w:marBottom w:val="0"/>
                                  <w:divBdr>
                                    <w:top w:val="none" w:sz="0" w:space="0" w:color="auto"/>
                                    <w:left w:val="none" w:sz="0" w:space="0" w:color="auto"/>
                                    <w:bottom w:val="none" w:sz="0" w:space="0" w:color="auto"/>
                                    <w:right w:val="none" w:sz="0" w:space="0" w:color="auto"/>
                                  </w:divBdr>
                                </w:div>
                                <w:div w:id="1970429948">
                                  <w:marLeft w:val="640"/>
                                  <w:marRight w:val="0"/>
                                  <w:marTop w:val="0"/>
                                  <w:marBottom w:val="0"/>
                                  <w:divBdr>
                                    <w:top w:val="none" w:sz="0" w:space="0" w:color="auto"/>
                                    <w:left w:val="none" w:sz="0" w:space="0" w:color="auto"/>
                                    <w:bottom w:val="none" w:sz="0" w:space="0" w:color="auto"/>
                                    <w:right w:val="none" w:sz="0" w:space="0" w:color="auto"/>
                                  </w:divBdr>
                                </w:div>
                              </w:divsChild>
                            </w:div>
                            <w:div w:id="2065711455">
                              <w:marLeft w:val="0"/>
                              <w:marRight w:val="0"/>
                              <w:marTop w:val="0"/>
                              <w:marBottom w:val="0"/>
                              <w:divBdr>
                                <w:top w:val="none" w:sz="0" w:space="0" w:color="auto"/>
                                <w:left w:val="none" w:sz="0" w:space="0" w:color="auto"/>
                                <w:bottom w:val="none" w:sz="0" w:space="0" w:color="auto"/>
                                <w:right w:val="none" w:sz="0" w:space="0" w:color="auto"/>
                              </w:divBdr>
                              <w:divsChild>
                                <w:div w:id="2242616">
                                  <w:marLeft w:val="640"/>
                                  <w:marRight w:val="0"/>
                                  <w:marTop w:val="0"/>
                                  <w:marBottom w:val="0"/>
                                  <w:divBdr>
                                    <w:top w:val="none" w:sz="0" w:space="0" w:color="auto"/>
                                    <w:left w:val="none" w:sz="0" w:space="0" w:color="auto"/>
                                    <w:bottom w:val="none" w:sz="0" w:space="0" w:color="auto"/>
                                    <w:right w:val="none" w:sz="0" w:space="0" w:color="auto"/>
                                  </w:divBdr>
                                </w:div>
                                <w:div w:id="11151613">
                                  <w:marLeft w:val="640"/>
                                  <w:marRight w:val="0"/>
                                  <w:marTop w:val="0"/>
                                  <w:marBottom w:val="0"/>
                                  <w:divBdr>
                                    <w:top w:val="none" w:sz="0" w:space="0" w:color="auto"/>
                                    <w:left w:val="none" w:sz="0" w:space="0" w:color="auto"/>
                                    <w:bottom w:val="none" w:sz="0" w:space="0" w:color="auto"/>
                                    <w:right w:val="none" w:sz="0" w:space="0" w:color="auto"/>
                                  </w:divBdr>
                                </w:div>
                                <w:div w:id="50351595">
                                  <w:marLeft w:val="640"/>
                                  <w:marRight w:val="0"/>
                                  <w:marTop w:val="0"/>
                                  <w:marBottom w:val="0"/>
                                  <w:divBdr>
                                    <w:top w:val="none" w:sz="0" w:space="0" w:color="auto"/>
                                    <w:left w:val="none" w:sz="0" w:space="0" w:color="auto"/>
                                    <w:bottom w:val="none" w:sz="0" w:space="0" w:color="auto"/>
                                    <w:right w:val="none" w:sz="0" w:space="0" w:color="auto"/>
                                  </w:divBdr>
                                </w:div>
                                <w:div w:id="75828299">
                                  <w:marLeft w:val="640"/>
                                  <w:marRight w:val="0"/>
                                  <w:marTop w:val="0"/>
                                  <w:marBottom w:val="0"/>
                                  <w:divBdr>
                                    <w:top w:val="none" w:sz="0" w:space="0" w:color="auto"/>
                                    <w:left w:val="none" w:sz="0" w:space="0" w:color="auto"/>
                                    <w:bottom w:val="none" w:sz="0" w:space="0" w:color="auto"/>
                                    <w:right w:val="none" w:sz="0" w:space="0" w:color="auto"/>
                                  </w:divBdr>
                                </w:div>
                                <w:div w:id="77598945">
                                  <w:marLeft w:val="640"/>
                                  <w:marRight w:val="0"/>
                                  <w:marTop w:val="0"/>
                                  <w:marBottom w:val="0"/>
                                  <w:divBdr>
                                    <w:top w:val="none" w:sz="0" w:space="0" w:color="auto"/>
                                    <w:left w:val="none" w:sz="0" w:space="0" w:color="auto"/>
                                    <w:bottom w:val="none" w:sz="0" w:space="0" w:color="auto"/>
                                    <w:right w:val="none" w:sz="0" w:space="0" w:color="auto"/>
                                  </w:divBdr>
                                </w:div>
                                <w:div w:id="107160291">
                                  <w:marLeft w:val="640"/>
                                  <w:marRight w:val="0"/>
                                  <w:marTop w:val="0"/>
                                  <w:marBottom w:val="0"/>
                                  <w:divBdr>
                                    <w:top w:val="none" w:sz="0" w:space="0" w:color="auto"/>
                                    <w:left w:val="none" w:sz="0" w:space="0" w:color="auto"/>
                                    <w:bottom w:val="none" w:sz="0" w:space="0" w:color="auto"/>
                                    <w:right w:val="none" w:sz="0" w:space="0" w:color="auto"/>
                                  </w:divBdr>
                                </w:div>
                                <w:div w:id="139925283">
                                  <w:marLeft w:val="640"/>
                                  <w:marRight w:val="0"/>
                                  <w:marTop w:val="0"/>
                                  <w:marBottom w:val="0"/>
                                  <w:divBdr>
                                    <w:top w:val="none" w:sz="0" w:space="0" w:color="auto"/>
                                    <w:left w:val="none" w:sz="0" w:space="0" w:color="auto"/>
                                    <w:bottom w:val="none" w:sz="0" w:space="0" w:color="auto"/>
                                    <w:right w:val="none" w:sz="0" w:space="0" w:color="auto"/>
                                  </w:divBdr>
                                </w:div>
                                <w:div w:id="195654711">
                                  <w:marLeft w:val="640"/>
                                  <w:marRight w:val="0"/>
                                  <w:marTop w:val="0"/>
                                  <w:marBottom w:val="0"/>
                                  <w:divBdr>
                                    <w:top w:val="none" w:sz="0" w:space="0" w:color="auto"/>
                                    <w:left w:val="none" w:sz="0" w:space="0" w:color="auto"/>
                                    <w:bottom w:val="none" w:sz="0" w:space="0" w:color="auto"/>
                                    <w:right w:val="none" w:sz="0" w:space="0" w:color="auto"/>
                                  </w:divBdr>
                                </w:div>
                                <w:div w:id="263193787">
                                  <w:marLeft w:val="640"/>
                                  <w:marRight w:val="0"/>
                                  <w:marTop w:val="0"/>
                                  <w:marBottom w:val="0"/>
                                  <w:divBdr>
                                    <w:top w:val="none" w:sz="0" w:space="0" w:color="auto"/>
                                    <w:left w:val="none" w:sz="0" w:space="0" w:color="auto"/>
                                    <w:bottom w:val="none" w:sz="0" w:space="0" w:color="auto"/>
                                    <w:right w:val="none" w:sz="0" w:space="0" w:color="auto"/>
                                  </w:divBdr>
                                </w:div>
                                <w:div w:id="290864723">
                                  <w:marLeft w:val="640"/>
                                  <w:marRight w:val="0"/>
                                  <w:marTop w:val="0"/>
                                  <w:marBottom w:val="0"/>
                                  <w:divBdr>
                                    <w:top w:val="none" w:sz="0" w:space="0" w:color="auto"/>
                                    <w:left w:val="none" w:sz="0" w:space="0" w:color="auto"/>
                                    <w:bottom w:val="none" w:sz="0" w:space="0" w:color="auto"/>
                                    <w:right w:val="none" w:sz="0" w:space="0" w:color="auto"/>
                                  </w:divBdr>
                                </w:div>
                                <w:div w:id="293878126">
                                  <w:marLeft w:val="640"/>
                                  <w:marRight w:val="0"/>
                                  <w:marTop w:val="0"/>
                                  <w:marBottom w:val="0"/>
                                  <w:divBdr>
                                    <w:top w:val="none" w:sz="0" w:space="0" w:color="auto"/>
                                    <w:left w:val="none" w:sz="0" w:space="0" w:color="auto"/>
                                    <w:bottom w:val="none" w:sz="0" w:space="0" w:color="auto"/>
                                    <w:right w:val="none" w:sz="0" w:space="0" w:color="auto"/>
                                  </w:divBdr>
                                </w:div>
                                <w:div w:id="329796085">
                                  <w:marLeft w:val="640"/>
                                  <w:marRight w:val="0"/>
                                  <w:marTop w:val="0"/>
                                  <w:marBottom w:val="0"/>
                                  <w:divBdr>
                                    <w:top w:val="none" w:sz="0" w:space="0" w:color="auto"/>
                                    <w:left w:val="none" w:sz="0" w:space="0" w:color="auto"/>
                                    <w:bottom w:val="none" w:sz="0" w:space="0" w:color="auto"/>
                                    <w:right w:val="none" w:sz="0" w:space="0" w:color="auto"/>
                                  </w:divBdr>
                                </w:div>
                                <w:div w:id="422459317">
                                  <w:marLeft w:val="640"/>
                                  <w:marRight w:val="0"/>
                                  <w:marTop w:val="0"/>
                                  <w:marBottom w:val="0"/>
                                  <w:divBdr>
                                    <w:top w:val="none" w:sz="0" w:space="0" w:color="auto"/>
                                    <w:left w:val="none" w:sz="0" w:space="0" w:color="auto"/>
                                    <w:bottom w:val="none" w:sz="0" w:space="0" w:color="auto"/>
                                    <w:right w:val="none" w:sz="0" w:space="0" w:color="auto"/>
                                  </w:divBdr>
                                </w:div>
                                <w:div w:id="458111589">
                                  <w:marLeft w:val="640"/>
                                  <w:marRight w:val="0"/>
                                  <w:marTop w:val="0"/>
                                  <w:marBottom w:val="0"/>
                                  <w:divBdr>
                                    <w:top w:val="none" w:sz="0" w:space="0" w:color="auto"/>
                                    <w:left w:val="none" w:sz="0" w:space="0" w:color="auto"/>
                                    <w:bottom w:val="none" w:sz="0" w:space="0" w:color="auto"/>
                                    <w:right w:val="none" w:sz="0" w:space="0" w:color="auto"/>
                                  </w:divBdr>
                                </w:div>
                                <w:div w:id="459880123">
                                  <w:marLeft w:val="640"/>
                                  <w:marRight w:val="0"/>
                                  <w:marTop w:val="0"/>
                                  <w:marBottom w:val="0"/>
                                  <w:divBdr>
                                    <w:top w:val="none" w:sz="0" w:space="0" w:color="auto"/>
                                    <w:left w:val="none" w:sz="0" w:space="0" w:color="auto"/>
                                    <w:bottom w:val="none" w:sz="0" w:space="0" w:color="auto"/>
                                    <w:right w:val="none" w:sz="0" w:space="0" w:color="auto"/>
                                  </w:divBdr>
                                </w:div>
                                <w:div w:id="501512947">
                                  <w:marLeft w:val="640"/>
                                  <w:marRight w:val="0"/>
                                  <w:marTop w:val="0"/>
                                  <w:marBottom w:val="0"/>
                                  <w:divBdr>
                                    <w:top w:val="none" w:sz="0" w:space="0" w:color="auto"/>
                                    <w:left w:val="none" w:sz="0" w:space="0" w:color="auto"/>
                                    <w:bottom w:val="none" w:sz="0" w:space="0" w:color="auto"/>
                                    <w:right w:val="none" w:sz="0" w:space="0" w:color="auto"/>
                                  </w:divBdr>
                                </w:div>
                                <w:div w:id="521288468">
                                  <w:marLeft w:val="640"/>
                                  <w:marRight w:val="0"/>
                                  <w:marTop w:val="0"/>
                                  <w:marBottom w:val="0"/>
                                  <w:divBdr>
                                    <w:top w:val="none" w:sz="0" w:space="0" w:color="auto"/>
                                    <w:left w:val="none" w:sz="0" w:space="0" w:color="auto"/>
                                    <w:bottom w:val="none" w:sz="0" w:space="0" w:color="auto"/>
                                    <w:right w:val="none" w:sz="0" w:space="0" w:color="auto"/>
                                  </w:divBdr>
                                </w:div>
                                <w:div w:id="552232792">
                                  <w:marLeft w:val="640"/>
                                  <w:marRight w:val="0"/>
                                  <w:marTop w:val="0"/>
                                  <w:marBottom w:val="0"/>
                                  <w:divBdr>
                                    <w:top w:val="none" w:sz="0" w:space="0" w:color="auto"/>
                                    <w:left w:val="none" w:sz="0" w:space="0" w:color="auto"/>
                                    <w:bottom w:val="none" w:sz="0" w:space="0" w:color="auto"/>
                                    <w:right w:val="none" w:sz="0" w:space="0" w:color="auto"/>
                                  </w:divBdr>
                                </w:div>
                                <w:div w:id="661810399">
                                  <w:marLeft w:val="640"/>
                                  <w:marRight w:val="0"/>
                                  <w:marTop w:val="0"/>
                                  <w:marBottom w:val="0"/>
                                  <w:divBdr>
                                    <w:top w:val="none" w:sz="0" w:space="0" w:color="auto"/>
                                    <w:left w:val="none" w:sz="0" w:space="0" w:color="auto"/>
                                    <w:bottom w:val="none" w:sz="0" w:space="0" w:color="auto"/>
                                    <w:right w:val="none" w:sz="0" w:space="0" w:color="auto"/>
                                  </w:divBdr>
                                </w:div>
                                <w:div w:id="665328253">
                                  <w:marLeft w:val="640"/>
                                  <w:marRight w:val="0"/>
                                  <w:marTop w:val="0"/>
                                  <w:marBottom w:val="0"/>
                                  <w:divBdr>
                                    <w:top w:val="none" w:sz="0" w:space="0" w:color="auto"/>
                                    <w:left w:val="none" w:sz="0" w:space="0" w:color="auto"/>
                                    <w:bottom w:val="none" w:sz="0" w:space="0" w:color="auto"/>
                                    <w:right w:val="none" w:sz="0" w:space="0" w:color="auto"/>
                                  </w:divBdr>
                                </w:div>
                                <w:div w:id="702512442">
                                  <w:marLeft w:val="640"/>
                                  <w:marRight w:val="0"/>
                                  <w:marTop w:val="0"/>
                                  <w:marBottom w:val="0"/>
                                  <w:divBdr>
                                    <w:top w:val="none" w:sz="0" w:space="0" w:color="auto"/>
                                    <w:left w:val="none" w:sz="0" w:space="0" w:color="auto"/>
                                    <w:bottom w:val="none" w:sz="0" w:space="0" w:color="auto"/>
                                    <w:right w:val="none" w:sz="0" w:space="0" w:color="auto"/>
                                  </w:divBdr>
                                </w:div>
                                <w:div w:id="723212287">
                                  <w:marLeft w:val="640"/>
                                  <w:marRight w:val="0"/>
                                  <w:marTop w:val="0"/>
                                  <w:marBottom w:val="0"/>
                                  <w:divBdr>
                                    <w:top w:val="none" w:sz="0" w:space="0" w:color="auto"/>
                                    <w:left w:val="none" w:sz="0" w:space="0" w:color="auto"/>
                                    <w:bottom w:val="none" w:sz="0" w:space="0" w:color="auto"/>
                                    <w:right w:val="none" w:sz="0" w:space="0" w:color="auto"/>
                                  </w:divBdr>
                                </w:div>
                                <w:div w:id="731923392">
                                  <w:marLeft w:val="640"/>
                                  <w:marRight w:val="0"/>
                                  <w:marTop w:val="0"/>
                                  <w:marBottom w:val="0"/>
                                  <w:divBdr>
                                    <w:top w:val="none" w:sz="0" w:space="0" w:color="auto"/>
                                    <w:left w:val="none" w:sz="0" w:space="0" w:color="auto"/>
                                    <w:bottom w:val="none" w:sz="0" w:space="0" w:color="auto"/>
                                    <w:right w:val="none" w:sz="0" w:space="0" w:color="auto"/>
                                  </w:divBdr>
                                </w:div>
                                <w:div w:id="774714187">
                                  <w:marLeft w:val="640"/>
                                  <w:marRight w:val="0"/>
                                  <w:marTop w:val="0"/>
                                  <w:marBottom w:val="0"/>
                                  <w:divBdr>
                                    <w:top w:val="none" w:sz="0" w:space="0" w:color="auto"/>
                                    <w:left w:val="none" w:sz="0" w:space="0" w:color="auto"/>
                                    <w:bottom w:val="none" w:sz="0" w:space="0" w:color="auto"/>
                                    <w:right w:val="none" w:sz="0" w:space="0" w:color="auto"/>
                                  </w:divBdr>
                                </w:div>
                                <w:div w:id="878708749">
                                  <w:marLeft w:val="640"/>
                                  <w:marRight w:val="0"/>
                                  <w:marTop w:val="0"/>
                                  <w:marBottom w:val="0"/>
                                  <w:divBdr>
                                    <w:top w:val="none" w:sz="0" w:space="0" w:color="auto"/>
                                    <w:left w:val="none" w:sz="0" w:space="0" w:color="auto"/>
                                    <w:bottom w:val="none" w:sz="0" w:space="0" w:color="auto"/>
                                    <w:right w:val="none" w:sz="0" w:space="0" w:color="auto"/>
                                  </w:divBdr>
                                  <w:divsChild>
                                    <w:div w:id="248124519">
                                      <w:marLeft w:val="0"/>
                                      <w:marRight w:val="0"/>
                                      <w:marTop w:val="0"/>
                                      <w:marBottom w:val="0"/>
                                      <w:divBdr>
                                        <w:top w:val="none" w:sz="0" w:space="0" w:color="auto"/>
                                        <w:left w:val="none" w:sz="0" w:space="0" w:color="auto"/>
                                        <w:bottom w:val="none" w:sz="0" w:space="0" w:color="auto"/>
                                        <w:right w:val="none" w:sz="0" w:space="0" w:color="auto"/>
                                      </w:divBdr>
                                      <w:divsChild>
                                        <w:div w:id="8411288">
                                          <w:marLeft w:val="640"/>
                                          <w:marRight w:val="0"/>
                                          <w:marTop w:val="0"/>
                                          <w:marBottom w:val="0"/>
                                          <w:divBdr>
                                            <w:top w:val="none" w:sz="0" w:space="0" w:color="auto"/>
                                            <w:left w:val="none" w:sz="0" w:space="0" w:color="auto"/>
                                            <w:bottom w:val="none" w:sz="0" w:space="0" w:color="auto"/>
                                            <w:right w:val="none" w:sz="0" w:space="0" w:color="auto"/>
                                          </w:divBdr>
                                        </w:div>
                                        <w:div w:id="11498078">
                                          <w:marLeft w:val="640"/>
                                          <w:marRight w:val="0"/>
                                          <w:marTop w:val="0"/>
                                          <w:marBottom w:val="0"/>
                                          <w:divBdr>
                                            <w:top w:val="none" w:sz="0" w:space="0" w:color="auto"/>
                                            <w:left w:val="none" w:sz="0" w:space="0" w:color="auto"/>
                                            <w:bottom w:val="none" w:sz="0" w:space="0" w:color="auto"/>
                                            <w:right w:val="none" w:sz="0" w:space="0" w:color="auto"/>
                                          </w:divBdr>
                                        </w:div>
                                        <w:div w:id="87625799">
                                          <w:marLeft w:val="640"/>
                                          <w:marRight w:val="0"/>
                                          <w:marTop w:val="0"/>
                                          <w:marBottom w:val="0"/>
                                          <w:divBdr>
                                            <w:top w:val="none" w:sz="0" w:space="0" w:color="auto"/>
                                            <w:left w:val="none" w:sz="0" w:space="0" w:color="auto"/>
                                            <w:bottom w:val="none" w:sz="0" w:space="0" w:color="auto"/>
                                            <w:right w:val="none" w:sz="0" w:space="0" w:color="auto"/>
                                          </w:divBdr>
                                        </w:div>
                                        <w:div w:id="132019733">
                                          <w:marLeft w:val="640"/>
                                          <w:marRight w:val="0"/>
                                          <w:marTop w:val="0"/>
                                          <w:marBottom w:val="0"/>
                                          <w:divBdr>
                                            <w:top w:val="none" w:sz="0" w:space="0" w:color="auto"/>
                                            <w:left w:val="none" w:sz="0" w:space="0" w:color="auto"/>
                                            <w:bottom w:val="none" w:sz="0" w:space="0" w:color="auto"/>
                                            <w:right w:val="none" w:sz="0" w:space="0" w:color="auto"/>
                                          </w:divBdr>
                                        </w:div>
                                        <w:div w:id="134959293">
                                          <w:marLeft w:val="640"/>
                                          <w:marRight w:val="0"/>
                                          <w:marTop w:val="0"/>
                                          <w:marBottom w:val="0"/>
                                          <w:divBdr>
                                            <w:top w:val="none" w:sz="0" w:space="0" w:color="auto"/>
                                            <w:left w:val="none" w:sz="0" w:space="0" w:color="auto"/>
                                            <w:bottom w:val="none" w:sz="0" w:space="0" w:color="auto"/>
                                            <w:right w:val="none" w:sz="0" w:space="0" w:color="auto"/>
                                          </w:divBdr>
                                        </w:div>
                                        <w:div w:id="214007639">
                                          <w:marLeft w:val="640"/>
                                          <w:marRight w:val="0"/>
                                          <w:marTop w:val="0"/>
                                          <w:marBottom w:val="0"/>
                                          <w:divBdr>
                                            <w:top w:val="none" w:sz="0" w:space="0" w:color="auto"/>
                                            <w:left w:val="none" w:sz="0" w:space="0" w:color="auto"/>
                                            <w:bottom w:val="none" w:sz="0" w:space="0" w:color="auto"/>
                                            <w:right w:val="none" w:sz="0" w:space="0" w:color="auto"/>
                                          </w:divBdr>
                                        </w:div>
                                        <w:div w:id="340740026">
                                          <w:marLeft w:val="640"/>
                                          <w:marRight w:val="0"/>
                                          <w:marTop w:val="0"/>
                                          <w:marBottom w:val="0"/>
                                          <w:divBdr>
                                            <w:top w:val="none" w:sz="0" w:space="0" w:color="auto"/>
                                            <w:left w:val="none" w:sz="0" w:space="0" w:color="auto"/>
                                            <w:bottom w:val="none" w:sz="0" w:space="0" w:color="auto"/>
                                            <w:right w:val="none" w:sz="0" w:space="0" w:color="auto"/>
                                          </w:divBdr>
                                        </w:div>
                                        <w:div w:id="586810361">
                                          <w:marLeft w:val="640"/>
                                          <w:marRight w:val="0"/>
                                          <w:marTop w:val="0"/>
                                          <w:marBottom w:val="0"/>
                                          <w:divBdr>
                                            <w:top w:val="none" w:sz="0" w:space="0" w:color="auto"/>
                                            <w:left w:val="none" w:sz="0" w:space="0" w:color="auto"/>
                                            <w:bottom w:val="none" w:sz="0" w:space="0" w:color="auto"/>
                                            <w:right w:val="none" w:sz="0" w:space="0" w:color="auto"/>
                                          </w:divBdr>
                                        </w:div>
                                        <w:div w:id="628364259">
                                          <w:marLeft w:val="640"/>
                                          <w:marRight w:val="0"/>
                                          <w:marTop w:val="0"/>
                                          <w:marBottom w:val="0"/>
                                          <w:divBdr>
                                            <w:top w:val="none" w:sz="0" w:space="0" w:color="auto"/>
                                            <w:left w:val="none" w:sz="0" w:space="0" w:color="auto"/>
                                            <w:bottom w:val="none" w:sz="0" w:space="0" w:color="auto"/>
                                            <w:right w:val="none" w:sz="0" w:space="0" w:color="auto"/>
                                          </w:divBdr>
                                        </w:div>
                                        <w:div w:id="686056921">
                                          <w:marLeft w:val="640"/>
                                          <w:marRight w:val="0"/>
                                          <w:marTop w:val="0"/>
                                          <w:marBottom w:val="0"/>
                                          <w:divBdr>
                                            <w:top w:val="none" w:sz="0" w:space="0" w:color="auto"/>
                                            <w:left w:val="none" w:sz="0" w:space="0" w:color="auto"/>
                                            <w:bottom w:val="none" w:sz="0" w:space="0" w:color="auto"/>
                                            <w:right w:val="none" w:sz="0" w:space="0" w:color="auto"/>
                                          </w:divBdr>
                                        </w:div>
                                        <w:div w:id="736244867">
                                          <w:marLeft w:val="640"/>
                                          <w:marRight w:val="0"/>
                                          <w:marTop w:val="0"/>
                                          <w:marBottom w:val="0"/>
                                          <w:divBdr>
                                            <w:top w:val="none" w:sz="0" w:space="0" w:color="auto"/>
                                            <w:left w:val="none" w:sz="0" w:space="0" w:color="auto"/>
                                            <w:bottom w:val="none" w:sz="0" w:space="0" w:color="auto"/>
                                            <w:right w:val="none" w:sz="0" w:space="0" w:color="auto"/>
                                          </w:divBdr>
                                        </w:div>
                                        <w:div w:id="806432092">
                                          <w:marLeft w:val="640"/>
                                          <w:marRight w:val="0"/>
                                          <w:marTop w:val="0"/>
                                          <w:marBottom w:val="0"/>
                                          <w:divBdr>
                                            <w:top w:val="none" w:sz="0" w:space="0" w:color="auto"/>
                                            <w:left w:val="none" w:sz="0" w:space="0" w:color="auto"/>
                                            <w:bottom w:val="none" w:sz="0" w:space="0" w:color="auto"/>
                                            <w:right w:val="none" w:sz="0" w:space="0" w:color="auto"/>
                                          </w:divBdr>
                                        </w:div>
                                        <w:div w:id="815024244">
                                          <w:marLeft w:val="640"/>
                                          <w:marRight w:val="0"/>
                                          <w:marTop w:val="0"/>
                                          <w:marBottom w:val="0"/>
                                          <w:divBdr>
                                            <w:top w:val="none" w:sz="0" w:space="0" w:color="auto"/>
                                            <w:left w:val="none" w:sz="0" w:space="0" w:color="auto"/>
                                            <w:bottom w:val="none" w:sz="0" w:space="0" w:color="auto"/>
                                            <w:right w:val="none" w:sz="0" w:space="0" w:color="auto"/>
                                          </w:divBdr>
                                        </w:div>
                                        <w:div w:id="834077344">
                                          <w:marLeft w:val="640"/>
                                          <w:marRight w:val="0"/>
                                          <w:marTop w:val="0"/>
                                          <w:marBottom w:val="0"/>
                                          <w:divBdr>
                                            <w:top w:val="none" w:sz="0" w:space="0" w:color="auto"/>
                                            <w:left w:val="none" w:sz="0" w:space="0" w:color="auto"/>
                                            <w:bottom w:val="none" w:sz="0" w:space="0" w:color="auto"/>
                                            <w:right w:val="none" w:sz="0" w:space="0" w:color="auto"/>
                                          </w:divBdr>
                                        </w:div>
                                        <w:div w:id="864177006">
                                          <w:marLeft w:val="640"/>
                                          <w:marRight w:val="0"/>
                                          <w:marTop w:val="0"/>
                                          <w:marBottom w:val="0"/>
                                          <w:divBdr>
                                            <w:top w:val="none" w:sz="0" w:space="0" w:color="auto"/>
                                            <w:left w:val="none" w:sz="0" w:space="0" w:color="auto"/>
                                            <w:bottom w:val="none" w:sz="0" w:space="0" w:color="auto"/>
                                            <w:right w:val="none" w:sz="0" w:space="0" w:color="auto"/>
                                          </w:divBdr>
                                        </w:div>
                                        <w:div w:id="875435790">
                                          <w:marLeft w:val="640"/>
                                          <w:marRight w:val="0"/>
                                          <w:marTop w:val="0"/>
                                          <w:marBottom w:val="0"/>
                                          <w:divBdr>
                                            <w:top w:val="none" w:sz="0" w:space="0" w:color="auto"/>
                                            <w:left w:val="none" w:sz="0" w:space="0" w:color="auto"/>
                                            <w:bottom w:val="none" w:sz="0" w:space="0" w:color="auto"/>
                                            <w:right w:val="none" w:sz="0" w:space="0" w:color="auto"/>
                                          </w:divBdr>
                                        </w:div>
                                        <w:div w:id="882786926">
                                          <w:marLeft w:val="640"/>
                                          <w:marRight w:val="0"/>
                                          <w:marTop w:val="0"/>
                                          <w:marBottom w:val="0"/>
                                          <w:divBdr>
                                            <w:top w:val="none" w:sz="0" w:space="0" w:color="auto"/>
                                            <w:left w:val="none" w:sz="0" w:space="0" w:color="auto"/>
                                            <w:bottom w:val="none" w:sz="0" w:space="0" w:color="auto"/>
                                            <w:right w:val="none" w:sz="0" w:space="0" w:color="auto"/>
                                          </w:divBdr>
                                        </w:div>
                                        <w:div w:id="968242744">
                                          <w:marLeft w:val="640"/>
                                          <w:marRight w:val="0"/>
                                          <w:marTop w:val="0"/>
                                          <w:marBottom w:val="0"/>
                                          <w:divBdr>
                                            <w:top w:val="none" w:sz="0" w:space="0" w:color="auto"/>
                                            <w:left w:val="none" w:sz="0" w:space="0" w:color="auto"/>
                                            <w:bottom w:val="none" w:sz="0" w:space="0" w:color="auto"/>
                                            <w:right w:val="none" w:sz="0" w:space="0" w:color="auto"/>
                                          </w:divBdr>
                                        </w:div>
                                        <w:div w:id="986016349">
                                          <w:marLeft w:val="640"/>
                                          <w:marRight w:val="0"/>
                                          <w:marTop w:val="0"/>
                                          <w:marBottom w:val="0"/>
                                          <w:divBdr>
                                            <w:top w:val="none" w:sz="0" w:space="0" w:color="auto"/>
                                            <w:left w:val="none" w:sz="0" w:space="0" w:color="auto"/>
                                            <w:bottom w:val="none" w:sz="0" w:space="0" w:color="auto"/>
                                            <w:right w:val="none" w:sz="0" w:space="0" w:color="auto"/>
                                          </w:divBdr>
                                        </w:div>
                                        <w:div w:id="1043676651">
                                          <w:marLeft w:val="640"/>
                                          <w:marRight w:val="0"/>
                                          <w:marTop w:val="0"/>
                                          <w:marBottom w:val="0"/>
                                          <w:divBdr>
                                            <w:top w:val="none" w:sz="0" w:space="0" w:color="auto"/>
                                            <w:left w:val="none" w:sz="0" w:space="0" w:color="auto"/>
                                            <w:bottom w:val="none" w:sz="0" w:space="0" w:color="auto"/>
                                            <w:right w:val="none" w:sz="0" w:space="0" w:color="auto"/>
                                          </w:divBdr>
                                        </w:div>
                                        <w:div w:id="1044595526">
                                          <w:marLeft w:val="640"/>
                                          <w:marRight w:val="0"/>
                                          <w:marTop w:val="0"/>
                                          <w:marBottom w:val="0"/>
                                          <w:divBdr>
                                            <w:top w:val="none" w:sz="0" w:space="0" w:color="auto"/>
                                            <w:left w:val="none" w:sz="0" w:space="0" w:color="auto"/>
                                            <w:bottom w:val="none" w:sz="0" w:space="0" w:color="auto"/>
                                            <w:right w:val="none" w:sz="0" w:space="0" w:color="auto"/>
                                          </w:divBdr>
                                        </w:div>
                                        <w:div w:id="1117914671">
                                          <w:marLeft w:val="640"/>
                                          <w:marRight w:val="0"/>
                                          <w:marTop w:val="0"/>
                                          <w:marBottom w:val="0"/>
                                          <w:divBdr>
                                            <w:top w:val="none" w:sz="0" w:space="0" w:color="auto"/>
                                            <w:left w:val="none" w:sz="0" w:space="0" w:color="auto"/>
                                            <w:bottom w:val="none" w:sz="0" w:space="0" w:color="auto"/>
                                            <w:right w:val="none" w:sz="0" w:space="0" w:color="auto"/>
                                          </w:divBdr>
                                        </w:div>
                                        <w:div w:id="1155799982">
                                          <w:marLeft w:val="640"/>
                                          <w:marRight w:val="0"/>
                                          <w:marTop w:val="0"/>
                                          <w:marBottom w:val="0"/>
                                          <w:divBdr>
                                            <w:top w:val="none" w:sz="0" w:space="0" w:color="auto"/>
                                            <w:left w:val="none" w:sz="0" w:space="0" w:color="auto"/>
                                            <w:bottom w:val="none" w:sz="0" w:space="0" w:color="auto"/>
                                            <w:right w:val="none" w:sz="0" w:space="0" w:color="auto"/>
                                          </w:divBdr>
                                        </w:div>
                                        <w:div w:id="1189372561">
                                          <w:marLeft w:val="640"/>
                                          <w:marRight w:val="0"/>
                                          <w:marTop w:val="0"/>
                                          <w:marBottom w:val="0"/>
                                          <w:divBdr>
                                            <w:top w:val="none" w:sz="0" w:space="0" w:color="auto"/>
                                            <w:left w:val="none" w:sz="0" w:space="0" w:color="auto"/>
                                            <w:bottom w:val="none" w:sz="0" w:space="0" w:color="auto"/>
                                            <w:right w:val="none" w:sz="0" w:space="0" w:color="auto"/>
                                          </w:divBdr>
                                        </w:div>
                                        <w:div w:id="1189758721">
                                          <w:marLeft w:val="640"/>
                                          <w:marRight w:val="0"/>
                                          <w:marTop w:val="0"/>
                                          <w:marBottom w:val="0"/>
                                          <w:divBdr>
                                            <w:top w:val="none" w:sz="0" w:space="0" w:color="auto"/>
                                            <w:left w:val="none" w:sz="0" w:space="0" w:color="auto"/>
                                            <w:bottom w:val="none" w:sz="0" w:space="0" w:color="auto"/>
                                            <w:right w:val="none" w:sz="0" w:space="0" w:color="auto"/>
                                          </w:divBdr>
                                        </w:div>
                                        <w:div w:id="1206941949">
                                          <w:marLeft w:val="640"/>
                                          <w:marRight w:val="0"/>
                                          <w:marTop w:val="0"/>
                                          <w:marBottom w:val="0"/>
                                          <w:divBdr>
                                            <w:top w:val="none" w:sz="0" w:space="0" w:color="auto"/>
                                            <w:left w:val="none" w:sz="0" w:space="0" w:color="auto"/>
                                            <w:bottom w:val="none" w:sz="0" w:space="0" w:color="auto"/>
                                            <w:right w:val="none" w:sz="0" w:space="0" w:color="auto"/>
                                          </w:divBdr>
                                        </w:div>
                                        <w:div w:id="1238857511">
                                          <w:marLeft w:val="640"/>
                                          <w:marRight w:val="0"/>
                                          <w:marTop w:val="0"/>
                                          <w:marBottom w:val="0"/>
                                          <w:divBdr>
                                            <w:top w:val="none" w:sz="0" w:space="0" w:color="auto"/>
                                            <w:left w:val="none" w:sz="0" w:space="0" w:color="auto"/>
                                            <w:bottom w:val="none" w:sz="0" w:space="0" w:color="auto"/>
                                            <w:right w:val="none" w:sz="0" w:space="0" w:color="auto"/>
                                          </w:divBdr>
                                        </w:div>
                                        <w:div w:id="1387142400">
                                          <w:marLeft w:val="640"/>
                                          <w:marRight w:val="0"/>
                                          <w:marTop w:val="0"/>
                                          <w:marBottom w:val="0"/>
                                          <w:divBdr>
                                            <w:top w:val="none" w:sz="0" w:space="0" w:color="auto"/>
                                            <w:left w:val="none" w:sz="0" w:space="0" w:color="auto"/>
                                            <w:bottom w:val="none" w:sz="0" w:space="0" w:color="auto"/>
                                            <w:right w:val="none" w:sz="0" w:space="0" w:color="auto"/>
                                          </w:divBdr>
                                        </w:div>
                                        <w:div w:id="1409690723">
                                          <w:marLeft w:val="640"/>
                                          <w:marRight w:val="0"/>
                                          <w:marTop w:val="0"/>
                                          <w:marBottom w:val="0"/>
                                          <w:divBdr>
                                            <w:top w:val="none" w:sz="0" w:space="0" w:color="auto"/>
                                            <w:left w:val="none" w:sz="0" w:space="0" w:color="auto"/>
                                            <w:bottom w:val="none" w:sz="0" w:space="0" w:color="auto"/>
                                            <w:right w:val="none" w:sz="0" w:space="0" w:color="auto"/>
                                          </w:divBdr>
                                        </w:div>
                                        <w:div w:id="1467507437">
                                          <w:marLeft w:val="640"/>
                                          <w:marRight w:val="0"/>
                                          <w:marTop w:val="0"/>
                                          <w:marBottom w:val="0"/>
                                          <w:divBdr>
                                            <w:top w:val="none" w:sz="0" w:space="0" w:color="auto"/>
                                            <w:left w:val="none" w:sz="0" w:space="0" w:color="auto"/>
                                            <w:bottom w:val="none" w:sz="0" w:space="0" w:color="auto"/>
                                            <w:right w:val="none" w:sz="0" w:space="0" w:color="auto"/>
                                          </w:divBdr>
                                        </w:div>
                                        <w:div w:id="1519928595">
                                          <w:marLeft w:val="640"/>
                                          <w:marRight w:val="0"/>
                                          <w:marTop w:val="0"/>
                                          <w:marBottom w:val="0"/>
                                          <w:divBdr>
                                            <w:top w:val="none" w:sz="0" w:space="0" w:color="auto"/>
                                            <w:left w:val="none" w:sz="0" w:space="0" w:color="auto"/>
                                            <w:bottom w:val="none" w:sz="0" w:space="0" w:color="auto"/>
                                            <w:right w:val="none" w:sz="0" w:space="0" w:color="auto"/>
                                          </w:divBdr>
                                        </w:div>
                                        <w:div w:id="1576167577">
                                          <w:marLeft w:val="640"/>
                                          <w:marRight w:val="0"/>
                                          <w:marTop w:val="0"/>
                                          <w:marBottom w:val="0"/>
                                          <w:divBdr>
                                            <w:top w:val="none" w:sz="0" w:space="0" w:color="auto"/>
                                            <w:left w:val="none" w:sz="0" w:space="0" w:color="auto"/>
                                            <w:bottom w:val="none" w:sz="0" w:space="0" w:color="auto"/>
                                            <w:right w:val="none" w:sz="0" w:space="0" w:color="auto"/>
                                          </w:divBdr>
                                        </w:div>
                                        <w:div w:id="1606384882">
                                          <w:marLeft w:val="640"/>
                                          <w:marRight w:val="0"/>
                                          <w:marTop w:val="0"/>
                                          <w:marBottom w:val="0"/>
                                          <w:divBdr>
                                            <w:top w:val="none" w:sz="0" w:space="0" w:color="auto"/>
                                            <w:left w:val="none" w:sz="0" w:space="0" w:color="auto"/>
                                            <w:bottom w:val="none" w:sz="0" w:space="0" w:color="auto"/>
                                            <w:right w:val="none" w:sz="0" w:space="0" w:color="auto"/>
                                          </w:divBdr>
                                        </w:div>
                                        <w:div w:id="1608929741">
                                          <w:marLeft w:val="640"/>
                                          <w:marRight w:val="0"/>
                                          <w:marTop w:val="0"/>
                                          <w:marBottom w:val="0"/>
                                          <w:divBdr>
                                            <w:top w:val="none" w:sz="0" w:space="0" w:color="auto"/>
                                            <w:left w:val="none" w:sz="0" w:space="0" w:color="auto"/>
                                            <w:bottom w:val="none" w:sz="0" w:space="0" w:color="auto"/>
                                            <w:right w:val="none" w:sz="0" w:space="0" w:color="auto"/>
                                          </w:divBdr>
                                        </w:div>
                                        <w:div w:id="1624582297">
                                          <w:marLeft w:val="640"/>
                                          <w:marRight w:val="0"/>
                                          <w:marTop w:val="0"/>
                                          <w:marBottom w:val="0"/>
                                          <w:divBdr>
                                            <w:top w:val="none" w:sz="0" w:space="0" w:color="auto"/>
                                            <w:left w:val="none" w:sz="0" w:space="0" w:color="auto"/>
                                            <w:bottom w:val="none" w:sz="0" w:space="0" w:color="auto"/>
                                            <w:right w:val="none" w:sz="0" w:space="0" w:color="auto"/>
                                          </w:divBdr>
                                        </w:div>
                                        <w:div w:id="1655450613">
                                          <w:marLeft w:val="640"/>
                                          <w:marRight w:val="0"/>
                                          <w:marTop w:val="0"/>
                                          <w:marBottom w:val="0"/>
                                          <w:divBdr>
                                            <w:top w:val="none" w:sz="0" w:space="0" w:color="auto"/>
                                            <w:left w:val="none" w:sz="0" w:space="0" w:color="auto"/>
                                            <w:bottom w:val="none" w:sz="0" w:space="0" w:color="auto"/>
                                            <w:right w:val="none" w:sz="0" w:space="0" w:color="auto"/>
                                          </w:divBdr>
                                        </w:div>
                                        <w:div w:id="1682048410">
                                          <w:marLeft w:val="640"/>
                                          <w:marRight w:val="0"/>
                                          <w:marTop w:val="0"/>
                                          <w:marBottom w:val="0"/>
                                          <w:divBdr>
                                            <w:top w:val="none" w:sz="0" w:space="0" w:color="auto"/>
                                            <w:left w:val="none" w:sz="0" w:space="0" w:color="auto"/>
                                            <w:bottom w:val="none" w:sz="0" w:space="0" w:color="auto"/>
                                            <w:right w:val="none" w:sz="0" w:space="0" w:color="auto"/>
                                          </w:divBdr>
                                        </w:div>
                                        <w:div w:id="1693417243">
                                          <w:marLeft w:val="640"/>
                                          <w:marRight w:val="0"/>
                                          <w:marTop w:val="0"/>
                                          <w:marBottom w:val="0"/>
                                          <w:divBdr>
                                            <w:top w:val="none" w:sz="0" w:space="0" w:color="auto"/>
                                            <w:left w:val="none" w:sz="0" w:space="0" w:color="auto"/>
                                            <w:bottom w:val="none" w:sz="0" w:space="0" w:color="auto"/>
                                            <w:right w:val="none" w:sz="0" w:space="0" w:color="auto"/>
                                          </w:divBdr>
                                        </w:div>
                                        <w:div w:id="1753118294">
                                          <w:marLeft w:val="640"/>
                                          <w:marRight w:val="0"/>
                                          <w:marTop w:val="0"/>
                                          <w:marBottom w:val="0"/>
                                          <w:divBdr>
                                            <w:top w:val="none" w:sz="0" w:space="0" w:color="auto"/>
                                            <w:left w:val="none" w:sz="0" w:space="0" w:color="auto"/>
                                            <w:bottom w:val="none" w:sz="0" w:space="0" w:color="auto"/>
                                            <w:right w:val="none" w:sz="0" w:space="0" w:color="auto"/>
                                          </w:divBdr>
                                        </w:div>
                                        <w:div w:id="1754888587">
                                          <w:marLeft w:val="640"/>
                                          <w:marRight w:val="0"/>
                                          <w:marTop w:val="0"/>
                                          <w:marBottom w:val="0"/>
                                          <w:divBdr>
                                            <w:top w:val="none" w:sz="0" w:space="0" w:color="auto"/>
                                            <w:left w:val="none" w:sz="0" w:space="0" w:color="auto"/>
                                            <w:bottom w:val="none" w:sz="0" w:space="0" w:color="auto"/>
                                            <w:right w:val="none" w:sz="0" w:space="0" w:color="auto"/>
                                          </w:divBdr>
                                        </w:div>
                                        <w:div w:id="1809585086">
                                          <w:marLeft w:val="640"/>
                                          <w:marRight w:val="0"/>
                                          <w:marTop w:val="0"/>
                                          <w:marBottom w:val="0"/>
                                          <w:divBdr>
                                            <w:top w:val="none" w:sz="0" w:space="0" w:color="auto"/>
                                            <w:left w:val="none" w:sz="0" w:space="0" w:color="auto"/>
                                            <w:bottom w:val="none" w:sz="0" w:space="0" w:color="auto"/>
                                            <w:right w:val="none" w:sz="0" w:space="0" w:color="auto"/>
                                          </w:divBdr>
                                        </w:div>
                                        <w:div w:id="1832016455">
                                          <w:marLeft w:val="640"/>
                                          <w:marRight w:val="0"/>
                                          <w:marTop w:val="0"/>
                                          <w:marBottom w:val="0"/>
                                          <w:divBdr>
                                            <w:top w:val="none" w:sz="0" w:space="0" w:color="auto"/>
                                            <w:left w:val="none" w:sz="0" w:space="0" w:color="auto"/>
                                            <w:bottom w:val="none" w:sz="0" w:space="0" w:color="auto"/>
                                            <w:right w:val="none" w:sz="0" w:space="0" w:color="auto"/>
                                          </w:divBdr>
                                        </w:div>
                                        <w:div w:id="1868250658">
                                          <w:marLeft w:val="640"/>
                                          <w:marRight w:val="0"/>
                                          <w:marTop w:val="0"/>
                                          <w:marBottom w:val="0"/>
                                          <w:divBdr>
                                            <w:top w:val="none" w:sz="0" w:space="0" w:color="auto"/>
                                            <w:left w:val="none" w:sz="0" w:space="0" w:color="auto"/>
                                            <w:bottom w:val="none" w:sz="0" w:space="0" w:color="auto"/>
                                            <w:right w:val="none" w:sz="0" w:space="0" w:color="auto"/>
                                          </w:divBdr>
                                        </w:div>
                                        <w:div w:id="1911112088">
                                          <w:marLeft w:val="640"/>
                                          <w:marRight w:val="0"/>
                                          <w:marTop w:val="0"/>
                                          <w:marBottom w:val="0"/>
                                          <w:divBdr>
                                            <w:top w:val="none" w:sz="0" w:space="0" w:color="auto"/>
                                            <w:left w:val="none" w:sz="0" w:space="0" w:color="auto"/>
                                            <w:bottom w:val="none" w:sz="0" w:space="0" w:color="auto"/>
                                            <w:right w:val="none" w:sz="0" w:space="0" w:color="auto"/>
                                          </w:divBdr>
                                        </w:div>
                                        <w:div w:id="1928003884">
                                          <w:marLeft w:val="640"/>
                                          <w:marRight w:val="0"/>
                                          <w:marTop w:val="0"/>
                                          <w:marBottom w:val="0"/>
                                          <w:divBdr>
                                            <w:top w:val="none" w:sz="0" w:space="0" w:color="auto"/>
                                            <w:left w:val="none" w:sz="0" w:space="0" w:color="auto"/>
                                            <w:bottom w:val="none" w:sz="0" w:space="0" w:color="auto"/>
                                            <w:right w:val="none" w:sz="0" w:space="0" w:color="auto"/>
                                          </w:divBdr>
                                        </w:div>
                                        <w:div w:id="1948082037">
                                          <w:marLeft w:val="640"/>
                                          <w:marRight w:val="0"/>
                                          <w:marTop w:val="0"/>
                                          <w:marBottom w:val="0"/>
                                          <w:divBdr>
                                            <w:top w:val="none" w:sz="0" w:space="0" w:color="auto"/>
                                            <w:left w:val="none" w:sz="0" w:space="0" w:color="auto"/>
                                            <w:bottom w:val="none" w:sz="0" w:space="0" w:color="auto"/>
                                            <w:right w:val="none" w:sz="0" w:space="0" w:color="auto"/>
                                          </w:divBdr>
                                        </w:div>
                                        <w:div w:id="2037458723">
                                          <w:marLeft w:val="640"/>
                                          <w:marRight w:val="0"/>
                                          <w:marTop w:val="0"/>
                                          <w:marBottom w:val="0"/>
                                          <w:divBdr>
                                            <w:top w:val="none" w:sz="0" w:space="0" w:color="auto"/>
                                            <w:left w:val="none" w:sz="0" w:space="0" w:color="auto"/>
                                            <w:bottom w:val="none" w:sz="0" w:space="0" w:color="auto"/>
                                            <w:right w:val="none" w:sz="0" w:space="0" w:color="auto"/>
                                          </w:divBdr>
                                        </w:div>
                                        <w:div w:id="2074426017">
                                          <w:marLeft w:val="640"/>
                                          <w:marRight w:val="0"/>
                                          <w:marTop w:val="0"/>
                                          <w:marBottom w:val="0"/>
                                          <w:divBdr>
                                            <w:top w:val="none" w:sz="0" w:space="0" w:color="auto"/>
                                            <w:left w:val="none" w:sz="0" w:space="0" w:color="auto"/>
                                            <w:bottom w:val="none" w:sz="0" w:space="0" w:color="auto"/>
                                            <w:right w:val="none" w:sz="0" w:space="0" w:color="auto"/>
                                          </w:divBdr>
                                        </w:div>
                                        <w:div w:id="2135907195">
                                          <w:marLeft w:val="640"/>
                                          <w:marRight w:val="0"/>
                                          <w:marTop w:val="0"/>
                                          <w:marBottom w:val="0"/>
                                          <w:divBdr>
                                            <w:top w:val="none" w:sz="0" w:space="0" w:color="auto"/>
                                            <w:left w:val="none" w:sz="0" w:space="0" w:color="auto"/>
                                            <w:bottom w:val="none" w:sz="0" w:space="0" w:color="auto"/>
                                            <w:right w:val="none" w:sz="0" w:space="0" w:color="auto"/>
                                          </w:divBdr>
                                        </w:div>
                                      </w:divsChild>
                                    </w:div>
                                    <w:div w:id="381517467">
                                      <w:marLeft w:val="0"/>
                                      <w:marRight w:val="0"/>
                                      <w:marTop w:val="0"/>
                                      <w:marBottom w:val="0"/>
                                      <w:divBdr>
                                        <w:top w:val="none" w:sz="0" w:space="0" w:color="auto"/>
                                        <w:left w:val="none" w:sz="0" w:space="0" w:color="auto"/>
                                        <w:bottom w:val="none" w:sz="0" w:space="0" w:color="auto"/>
                                        <w:right w:val="none" w:sz="0" w:space="0" w:color="auto"/>
                                      </w:divBdr>
                                      <w:divsChild>
                                        <w:div w:id="4289273">
                                          <w:marLeft w:val="640"/>
                                          <w:marRight w:val="0"/>
                                          <w:marTop w:val="0"/>
                                          <w:marBottom w:val="0"/>
                                          <w:divBdr>
                                            <w:top w:val="none" w:sz="0" w:space="0" w:color="auto"/>
                                            <w:left w:val="none" w:sz="0" w:space="0" w:color="auto"/>
                                            <w:bottom w:val="none" w:sz="0" w:space="0" w:color="auto"/>
                                            <w:right w:val="none" w:sz="0" w:space="0" w:color="auto"/>
                                          </w:divBdr>
                                        </w:div>
                                        <w:div w:id="80107874">
                                          <w:marLeft w:val="640"/>
                                          <w:marRight w:val="0"/>
                                          <w:marTop w:val="0"/>
                                          <w:marBottom w:val="0"/>
                                          <w:divBdr>
                                            <w:top w:val="none" w:sz="0" w:space="0" w:color="auto"/>
                                            <w:left w:val="none" w:sz="0" w:space="0" w:color="auto"/>
                                            <w:bottom w:val="none" w:sz="0" w:space="0" w:color="auto"/>
                                            <w:right w:val="none" w:sz="0" w:space="0" w:color="auto"/>
                                          </w:divBdr>
                                        </w:div>
                                        <w:div w:id="85083630">
                                          <w:marLeft w:val="640"/>
                                          <w:marRight w:val="0"/>
                                          <w:marTop w:val="0"/>
                                          <w:marBottom w:val="0"/>
                                          <w:divBdr>
                                            <w:top w:val="none" w:sz="0" w:space="0" w:color="auto"/>
                                            <w:left w:val="none" w:sz="0" w:space="0" w:color="auto"/>
                                            <w:bottom w:val="none" w:sz="0" w:space="0" w:color="auto"/>
                                            <w:right w:val="none" w:sz="0" w:space="0" w:color="auto"/>
                                          </w:divBdr>
                                        </w:div>
                                        <w:div w:id="129398368">
                                          <w:marLeft w:val="640"/>
                                          <w:marRight w:val="0"/>
                                          <w:marTop w:val="0"/>
                                          <w:marBottom w:val="0"/>
                                          <w:divBdr>
                                            <w:top w:val="none" w:sz="0" w:space="0" w:color="auto"/>
                                            <w:left w:val="none" w:sz="0" w:space="0" w:color="auto"/>
                                            <w:bottom w:val="none" w:sz="0" w:space="0" w:color="auto"/>
                                            <w:right w:val="none" w:sz="0" w:space="0" w:color="auto"/>
                                          </w:divBdr>
                                        </w:div>
                                        <w:div w:id="153303575">
                                          <w:marLeft w:val="640"/>
                                          <w:marRight w:val="0"/>
                                          <w:marTop w:val="0"/>
                                          <w:marBottom w:val="0"/>
                                          <w:divBdr>
                                            <w:top w:val="none" w:sz="0" w:space="0" w:color="auto"/>
                                            <w:left w:val="none" w:sz="0" w:space="0" w:color="auto"/>
                                            <w:bottom w:val="none" w:sz="0" w:space="0" w:color="auto"/>
                                            <w:right w:val="none" w:sz="0" w:space="0" w:color="auto"/>
                                          </w:divBdr>
                                        </w:div>
                                        <w:div w:id="290673905">
                                          <w:marLeft w:val="640"/>
                                          <w:marRight w:val="0"/>
                                          <w:marTop w:val="0"/>
                                          <w:marBottom w:val="0"/>
                                          <w:divBdr>
                                            <w:top w:val="none" w:sz="0" w:space="0" w:color="auto"/>
                                            <w:left w:val="none" w:sz="0" w:space="0" w:color="auto"/>
                                            <w:bottom w:val="none" w:sz="0" w:space="0" w:color="auto"/>
                                            <w:right w:val="none" w:sz="0" w:space="0" w:color="auto"/>
                                          </w:divBdr>
                                        </w:div>
                                        <w:div w:id="354041492">
                                          <w:marLeft w:val="640"/>
                                          <w:marRight w:val="0"/>
                                          <w:marTop w:val="0"/>
                                          <w:marBottom w:val="0"/>
                                          <w:divBdr>
                                            <w:top w:val="none" w:sz="0" w:space="0" w:color="auto"/>
                                            <w:left w:val="none" w:sz="0" w:space="0" w:color="auto"/>
                                            <w:bottom w:val="none" w:sz="0" w:space="0" w:color="auto"/>
                                            <w:right w:val="none" w:sz="0" w:space="0" w:color="auto"/>
                                          </w:divBdr>
                                        </w:div>
                                        <w:div w:id="374356466">
                                          <w:marLeft w:val="640"/>
                                          <w:marRight w:val="0"/>
                                          <w:marTop w:val="0"/>
                                          <w:marBottom w:val="0"/>
                                          <w:divBdr>
                                            <w:top w:val="none" w:sz="0" w:space="0" w:color="auto"/>
                                            <w:left w:val="none" w:sz="0" w:space="0" w:color="auto"/>
                                            <w:bottom w:val="none" w:sz="0" w:space="0" w:color="auto"/>
                                            <w:right w:val="none" w:sz="0" w:space="0" w:color="auto"/>
                                          </w:divBdr>
                                        </w:div>
                                        <w:div w:id="390538128">
                                          <w:marLeft w:val="640"/>
                                          <w:marRight w:val="0"/>
                                          <w:marTop w:val="0"/>
                                          <w:marBottom w:val="0"/>
                                          <w:divBdr>
                                            <w:top w:val="none" w:sz="0" w:space="0" w:color="auto"/>
                                            <w:left w:val="none" w:sz="0" w:space="0" w:color="auto"/>
                                            <w:bottom w:val="none" w:sz="0" w:space="0" w:color="auto"/>
                                            <w:right w:val="none" w:sz="0" w:space="0" w:color="auto"/>
                                          </w:divBdr>
                                        </w:div>
                                        <w:div w:id="398866356">
                                          <w:marLeft w:val="640"/>
                                          <w:marRight w:val="0"/>
                                          <w:marTop w:val="0"/>
                                          <w:marBottom w:val="0"/>
                                          <w:divBdr>
                                            <w:top w:val="none" w:sz="0" w:space="0" w:color="auto"/>
                                            <w:left w:val="none" w:sz="0" w:space="0" w:color="auto"/>
                                            <w:bottom w:val="none" w:sz="0" w:space="0" w:color="auto"/>
                                            <w:right w:val="none" w:sz="0" w:space="0" w:color="auto"/>
                                          </w:divBdr>
                                        </w:div>
                                        <w:div w:id="414210385">
                                          <w:marLeft w:val="640"/>
                                          <w:marRight w:val="0"/>
                                          <w:marTop w:val="0"/>
                                          <w:marBottom w:val="0"/>
                                          <w:divBdr>
                                            <w:top w:val="none" w:sz="0" w:space="0" w:color="auto"/>
                                            <w:left w:val="none" w:sz="0" w:space="0" w:color="auto"/>
                                            <w:bottom w:val="none" w:sz="0" w:space="0" w:color="auto"/>
                                            <w:right w:val="none" w:sz="0" w:space="0" w:color="auto"/>
                                          </w:divBdr>
                                        </w:div>
                                        <w:div w:id="478687714">
                                          <w:marLeft w:val="640"/>
                                          <w:marRight w:val="0"/>
                                          <w:marTop w:val="0"/>
                                          <w:marBottom w:val="0"/>
                                          <w:divBdr>
                                            <w:top w:val="none" w:sz="0" w:space="0" w:color="auto"/>
                                            <w:left w:val="none" w:sz="0" w:space="0" w:color="auto"/>
                                            <w:bottom w:val="none" w:sz="0" w:space="0" w:color="auto"/>
                                            <w:right w:val="none" w:sz="0" w:space="0" w:color="auto"/>
                                          </w:divBdr>
                                        </w:div>
                                        <w:div w:id="527446287">
                                          <w:marLeft w:val="640"/>
                                          <w:marRight w:val="0"/>
                                          <w:marTop w:val="0"/>
                                          <w:marBottom w:val="0"/>
                                          <w:divBdr>
                                            <w:top w:val="none" w:sz="0" w:space="0" w:color="auto"/>
                                            <w:left w:val="none" w:sz="0" w:space="0" w:color="auto"/>
                                            <w:bottom w:val="none" w:sz="0" w:space="0" w:color="auto"/>
                                            <w:right w:val="none" w:sz="0" w:space="0" w:color="auto"/>
                                          </w:divBdr>
                                        </w:div>
                                        <w:div w:id="593823833">
                                          <w:marLeft w:val="640"/>
                                          <w:marRight w:val="0"/>
                                          <w:marTop w:val="0"/>
                                          <w:marBottom w:val="0"/>
                                          <w:divBdr>
                                            <w:top w:val="none" w:sz="0" w:space="0" w:color="auto"/>
                                            <w:left w:val="none" w:sz="0" w:space="0" w:color="auto"/>
                                            <w:bottom w:val="none" w:sz="0" w:space="0" w:color="auto"/>
                                            <w:right w:val="none" w:sz="0" w:space="0" w:color="auto"/>
                                          </w:divBdr>
                                        </w:div>
                                        <w:div w:id="598366191">
                                          <w:marLeft w:val="640"/>
                                          <w:marRight w:val="0"/>
                                          <w:marTop w:val="0"/>
                                          <w:marBottom w:val="0"/>
                                          <w:divBdr>
                                            <w:top w:val="none" w:sz="0" w:space="0" w:color="auto"/>
                                            <w:left w:val="none" w:sz="0" w:space="0" w:color="auto"/>
                                            <w:bottom w:val="none" w:sz="0" w:space="0" w:color="auto"/>
                                            <w:right w:val="none" w:sz="0" w:space="0" w:color="auto"/>
                                          </w:divBdr>
                                        </w:div>
                                        <w:div w:id="626665590">
                                          <w:marLeft w:val="640"/>
                                          <w:marRight w:val="0"/>
                                          <w:marTop w:val="0"/>
                                          <w:marBottom w:val="0"/>
                                          <w:divBdr>
                                            <w:top w:val="none" w:sz="0" w:space="0" w:color="auto"/>
                                            <w:left w:val="none" w:sz="0" w:space="0" w:color="auto"/>
                                            <w:bottom w:val="none" w:sz="0" w:space="0" w:color="auto"/>
                                            <w:right w:val="none" w:sz="0" w:space="0" w:color="auto"/>
                                          </w:divBdr>
                                        </w:div>
                                        <w:div w:id="683673896">
                                          <w:marLeft w:val="640"/>
                                          <w:marRight w:val="0"/>
                                          <w:marTop w:val="0"/>
                                          <w:marBottom w:val="0"/>
                                          <w:divBdr>
                                            <w:top w:val="none" w:sz="0" w:space="0" w:color="auto"/>
                                            <w:left w:val="none" w:sz="0" w:space="0" w:color="auto"/>
                                            <w:bottom w:val="none" w:sz="0" w:space="0" w:color="auto"/>
                                            <w:right w:val="none" w:sz="0" w:space="0" w:color="auto"/>
                                          </w:divBdr>
                                        </w:div>
                                        <w:div w:id="744646781">
                                          <w:marLeft w:val="640"/>
                                          <w:marRight w:val="0"/>
                                          <w:marTop w:val="0"/>
                                          <w:marBottom w:val="0"/>
                                          <w:divBdr>
                                            <w:top w:val="none" w:sz="0" w:space="0" w:color="auto"/>
                                            <w:left w:val="none" w:sz="0" w:space="0" w:color="auto"/>
                                            <w:bottom w:val="none" w:sz="0" w:space="0" w:color="auto"/>
                                            <w:right w:val="none" w:sz="0" w:space="0" w:color="auto"/>
                                          </w:divBdr>
                                        </w:div>
                                        <w:div w:id="746538903">
                                          <w:marLeft w:val="640"/>
                                          <w:marRight w:val="0"/>
                                          <w:marTop w:val="0"/>
                                          <w:marBottom w:val="0"/>
                                          <w:divBdr>
                                            <w:top w:val="none" w:sz="0" w:space="0" w:color="auto"/>
                                            <w:left w:val="none" w:sz="0" w:space="0" w:color="auto"/>
                                            <w:bottom w:val="none" w:sz="0" w:space="0" w:color="auto"/>
                                            <w:right w:val="none" w:sz="0" w:space="0" w:color="auto"/>
                                          </w:divBdr>
                                        </w:div>
                                        <w:div w:id="849099590">
                                          <w:marLeft w:val="640"/>
                                          <w:marRight w:val="0"/>
                                          <w:marTop w:val="0"/>
                                          <w:marBottom w:val="0"/>
                                          <w:divBdr>
                                            <w:top w:val="none" w:sz="0" w:space="0" w:color="auto"/>
                                            <w:left w:val="none" w:sz="0" w:space="0" w:color="auto"/>
                                            <w:bottom w:val="none" w:sz="0" w:space="0" w:color="auto"/>
                                            <w:right w:val="none" w:sz="0" w:space="0" w:color="auto"/>
                                          </w:divBdr>
                                        </w:div>
                                        <w:div w:id="905334142">
                                          <w:marLeft w:val="640"/>
                                          <w:marRight w:val="0"/>
                                          <w:marTop w:val="0"/>
                                          <w:marBottom w:val="0"/>
                                          <w:divBdr>
                                            <w:top w:val="none" w:sz="0" w:space="0" w:color="auto"/>
                                            <w:left w:val="none" w:sz="0" w:space="0" w:color="auto"/>
                                            <w:bottom w:val="none" w:sz="0" w:space="0" w:color="auto"/>
                                            <w:right w:val="none" w:sz="0" w:space="0" w:color="auto"/>
                                          </w:divBdr>
                                        </w:div>
                                        <w:div w:id="1060323795">
                                          <w:marLeft w:val="640"/>
                                          <w:marRight w:val="0"/>
                                          <w:marTop w:val="0"/>
                                          <w:marBottom w:val="0"/>
                                          <w:divBdr>
                                            <w:top w:val="none" w:sz="0" w:space="0" w:color="auto"/>
                                            <w:left w:val="none" w:sz="0" w:space="0" w:color="auto"/>
                                            <w:bottom w:val="none" w:sz="0" w:space="0" w:color="auto"/>
                                            <w:right w:val="none" w:sz="0" w:space="0" w:color="auto"/>
                                          </w:divBdr>
                                        </w:div>
                                        <w:div w:id="1071658536">
                                          <w:marLeft w:val="640"/>
                                          <w:marRight w:val="0"/>
                                          <w:marTop w:val="0"/>
                                          <w:marBottom w:val="0"/>
                                          <w:divBdr>
                                            <w:top w:val="none" w:sz="0" w:space="0" w:color="auto"/>
                                            <w:left w:val="none" w:sz="0" w:space="0" w:color="auto"/>
                                            <w:bottom w:val="none" w:sz="0" w:space="0" w:color="auto"/>
                                            <w:right w:val="none" w:sz="0" w:space="0" w:color="auto"/>
                                          </w:divBdr>
                                        </w:div>
                                        <w:div w:id="1121145845">
                                          <w:marLeft w:val="640"/>
                                          <w:marRight w:val="0"/>
                                          <w:marTop w:val="0"/>
                                          <w:marBottom w:val="0"/>
                                          <w:divBdr>
                                            <w:top w:val="none" w:sz="0" w:space="0" w:color="auto"/>
                                            <w:left w:val="none" w:sz="0" w:space="0" w:color="auto"/>
                                            <w:bottom w:val="none" w:sz="0" w:space="0" w:color="auto"/>
                                            <w:right w:val="none" w:sz="0" w:space="0" w:color="auto"/>
                                          </w:divBdr>
                                        </w:div>
                                        <w:div w:id="1125197916">
                                          <w:marLeft w:val="640"/>
                                          <w:marRight w:val="0"/>
                                          <w:marTop w:val="0"/>
                                          <w:marBottom w:val="0"/>
                                          <w:divBdr>
                                            <w:top w:val="none" w:sz="0" w:space="0" w:color="auto"/>
                                            <w:left w:val="none" w:sz="0" w:space="0" w:color="auto"/>
                                            <w:bottom w:val="none" w:sz="0" w:space="0" w:color="auto"/>
                                            <w:right w:val="none" w:sz="0" w:space="0" w:color="auto"/>
                                          </w:divBdr>
                                        </w:div>
                                        <w:div w:id="1174345840">
                                          <w:marLeft w:val="640"/>
                                          <w:marRight w:val="0"/>
                                          <w:marTop w:val="0"/>
                                          <w:marBottom w:val="0"/>
                                          <w:divBdr>
                                            <w:top w:val="none" w:sz="0" w:space="0" w:color="auto"/>
                                            <w:left w:val="none" w:sz="0" w:space="0" w:color="auto"/>
                                            <w:bottom w:val="none" w:sz="0" w:space="0" w:color="auto"/>
                                            <w:right w:val="none" w:sz="0" w:space="0" w:color="auto"/>
                                          </w:divBdr>
                                        </w:div>
                                        <w:div w:id="1218130703">
                                          <w:marLeft w:val="640"/>
                                          <w:marRight w:val="0"/>
                                          <w:marTop w:val="0"/>
                                          <w:marBottom w:val="0"/>
                                          <w:divBdr>
                                            <w:top w:val="none" w:sz="0" w:space="0" w:color="auto"/>
                                            <w:left w:val="none" w:sz="0" w:space="0" w:color="auto"/>
                                            <w:bottom w:val="none" w:sz="0" w:space="0" w:color="auto"/>
                                            <w:right w:val="none" w:sz="0" w:space="0" w:color="auto"/>
                                          </w:divBdr>
                                        </w:div>
                                        <w:div w:id="1244874651">
                                          <w:marLeft w:val="640"/>
                                          <w:marRight w:val="0"/>
                                          <w:marTop w:val="0"/>
                                          <w:marBottom w:val="0"/>
                                          <w:divBdr>
                                            <w:top w:val="none" w:sz="0" w:space="0" w:color="auto"/>
                                            <w:left w:val="none" w:sz="0" w:space="0" w:color="auto"/>
                                            <w:bottom w:val="none" w:sz="0" w:space="0" w:color="auto"/>
                                            <w:right w:val="none" w:sz="0" w:space="0" w:color="auto"/>
                                          </w:divBdr>
                                        </w:div>
                                        <w:div w:id="1285651239">
                                          <w:marLeft w:val="640"/>
                                          <w:marRight w:val="0"/>
                                          <w:marTop w:val="0"/>
                                          <w:marBottom w:val="0"/>
                                          <w:divBdr>
                                            <w:top w:val="none" w:sz="0" w:space="0" w:color="auto"/>
                                            <w:left w:val="none" w:sz="0" w:space="0" w:color="auto"/>
                                            <w:bottom w:val="none" w:sz="0" w:space="0" w:color="auto"/>
                                            <w:right w:val="none" w:sz="0" w:space="0" w:color="auto"/>
                                          </w:divBdr>
                                        </w:div>
                                        <w:div w:id="1311011760">
                                          <w:marLeft w:val="640"/>
                                          <w:marRight w:val="0"/>
                                          <w:marTop w:val="0"/>
                                          <w:marBottom w:val="0"/>
                                          <w:divBdr>
                                            <w:top w:val="none" w:sz="0" w:space="0" w:color="auto"/>
                                            <w:left w:val="none" w:sz="0" w:space="0" w:color="auto"/>
                                            <w:bottom w:val="none" w:sz="0" w:space="0" w:color="auto"/>
                                            <w:right w:val="none" w:sz="0" w:space="0" w:color="auto"/>
                                          </w:divBdr>
                                        </w:div>
                                        <w:div w:id="1341002083">
                                          <w:marLeft w:val="640"/>
                                          <w:marRight w:val="0"/>
                                          <w:marTop w:val="0"/>
                                          <w:marBottom w:val="0"/>
                                          <w:divBdr>
                                            <w:top w:val="none" w:sz="0" w:space="0" w:color="auto"/>
                                            <w:left w:val="none" w:sz="0" w:space="0" w:color="auto"/>
                                            <w:bottom w:val="none" w:sz="0" w:space="0" w:color="auto"/>
                                            <w:right w:val="none" w:sz="0" w:space="0" w:color="auto"/>
                                          </w:divBdr>
                                        </w:div>
                                        <w:div w:id="1357732952">
                                          <w:marLeft w:val="640"/>
                                          <w:marRight w:val="0"/>
                                          <w:marTop w:val="0"/>
                                          <w:marBottom w:val="0"/>
                                          <w:divBdr>
                                            <w:top w:val="none" w:sz="0" w:space="0" w:color="auto"/>
                                            <w:left w:val="none" w:sz="0" w:space="0" w:color="auto"/>
                                            <w:bottom w:val="none" w:sz="0" w:space="0" w:color="auto"/>
                                            <w:right w:val="none" w:sz="0" w:space="0" w:color="auto"/>
                                          </w:divBdr>
                                        </w:div>
                                        <w:div w:id="1375348102">
                                          <w:marLeft w:val="640"/>
                                          <w:marRight w:val="0"/>
                                          <w:marTop w:val="0"/>
                                          <w:marBottom w:val="0"/>
                                          <w:divBdr>
                                            <w:top w:val="none" w:sz="0" w:space="0" w:color="auto"/>
                                            <w:left w:val="none" w:sz="0" w:space="0" w:color="auto"/>
                                            <w:bottom w:val="none" w:sz="0" w:space="0" w:color="auto"/>
                                            <w:right w:val="none" w:sz="0" w:space="0" w:color="auto"/>
                                          </w:divBdr>
                                        </w:div>
                                        <w:div w:id="1523664860">
                                          <w:marLeft w:val="640"/>
                                          <w:marRight w:val="0"/>
                                          <w:marTop w:val="0"/>
                                          <w:marBottom w:val="0"/>
                                          <w:divBdr>
                                            <w:top w:val="none" w:sz="0" w:space="0" w:color="auto"/>
                                            <w:left w:val="none" w:sz="0" w:space="0" w:color="auto"/>
                                            <w:bottom w:val="none" w:sz="0" w:space="0" w:color="auto"/>
                                            <w:right w:val="none" w:sz="0" w:space="0" w:color="auto"/>
                                          </w:divBdr>
                                        </w:div>
                                        <w:div w:id="1528057680">
                                          <w:marLeft w:val="640"/>
                                          <w:marRight w:val="0"/>
                                          <w:marTop w:val="0"/>
                                          <w:marBottom w:val="0"/>
                                          <w:divBdr>
                                            <w:top w:val="none" w:sz="0" w:space="0" w:color="auto"/>
                                            <w:left w:val="none" w:sz="0" w:space="0" w:color="auto"/>
                                            <w:bottom w:val="none" w:sz="0" w:space="0" w:color="auto"/>
                                            <w:right w:val="none" w:sz="0" w:space="0" w:color="auto"/>
                                          </w:divBdr>
                                        </w:div>
                                        <w:div w:id="1556626738">
                                          <w:marLeft w:val="640"/>
                                          <w:marRight w:val="0"/>
                                          <w:marTop w:val="0"/>
                                          <w:marBottom w:val="0"/>
                                          <w:divBdr>
                                            <w:top w:val="none" w:sz="0" w:space="0" w:color="auto"/>
                                            <w:left w:val="none" w:sz="0" w:space="0" w:color="auto"/>
                                            <w:bottom w:val="none" w:sz="0" w:space="0" w:color="auto"/>
                                            <w:right w:val="none" w:sz="0" w:space="0" w:color="auto"/>
                                          </w:divBdr>
                                        </w:div>
                                        <w:div w:id="1691488722">
                                          <w:marLeft w:val="640"/>
                                          <w:marRight w:val="0"/>
                                          <w:marTop w:val="0"/>
                                          <w:marBottom w:val="0"/>
                                          <w:divBdr>
                                            <w:top w:val="none" w:sz="0" w:space="0" w:color="auto"/>
                                            <w:left w:val="none" w:sz="0" w:space="0" w:color="auto"/>
                                            <w:bottom w:val="none" w:sz="0" w:space="0" w:color="auto"/>
                                            <w:right w:val="none" w:sz="0" w:space="0" w:color="auto"/>
                                          </w:divBdr>
                                        </w:div>
                                        <w:div w:id="1814373454">
                                          <w:marLeft w:val="640"/>
                                          <w:marRight w:val="0"/>
                                          <w:marTop w:val="0"/>
                                          <w:marBottom w:val="0"/>
                                          <w:divBdr>
                                            <w:top w:val="none" w:sz="0" w:space="0" w:color="auto"/>
                                            <w:left w:val="none" w:sz="0" w:space="0" w:color="auto"/>
                                            <w:bottom w:val="none" w:sz="0" w:space="0" w:color="auto"/>
                                            <w:right w:val="none" w:sz="0" w:space="0" w:color="auto"/>
                                          </w:divBdr>
                                        </w:div>
                                        <w:div w:id="1818259481">
                                          <w:marLeft w:val="640"/>
                                          <w:marRight w:val="0"/>
                                          <w:marTop w:val="0"/>
                                          <w:marBottom w:val="0"/>
                                          <w:divBdr>
                                            <w:top w:val="none" w:sz="0" w:space="0" w:color="auto"/>
                                            <w:left w:val="none" w:sz="0" w:space="0" w:color="auto"/>
                                            <w:bottom w:val="none" w:sz="0" w:space="0" w:color="auto"/>
                                            <w:right w:val="none" w:sz="0" w:space="0" w:color="auto"/>
                                          </w:divBdr>
                                        </w:div>
                                        <w:div w:id="1857305373">
                                          <w:marLeft w:val="640"/>
                                          <w:marRight w:val="0"/>
                                          <w:marTop w:val="0"/>
                                          <w:marBottom w:val="0"/>
                                          <w:divBdr>
                                            <w:top w:val="none" w:sz="0" w:space="0" w:color="auto"/>
                                            <w:left w:val="none" w:sz="0" w:space="0" w:color="auto"/>
                                            <w:bottom w:val="none" w:sz="0" w:space="0" w:color="auto"/>
                                            <w:right w:val="none" w:sz="0" w:space="0" w:color="auto"/>
                                          </w:divBdr>
                                        </w:div>
                                        <w:div w:id="1880821202">
                                          <w:marLeft w:val="640"/>
                                          <w:marRight w:val="0"/>
                                          <w:marTop w:val="0"/>
                                          <w:marBottom w:val="0"/>
                                          <w:divBdr>
                                            <w:top w:val="none" w:sz="0" w:space="0" w:color="auto"/>
                                            <w:left w:val="none" w:sz="0" w:space="0" w:color="auto"/>
                                            <w:bottom w:val="none" w:sz="0" w:space="0" w:color="auto"/>
                                            <w:right w:val="none" w:sz="0" w:space="0" w:color="auto"/>
                                          </w:divBdr>
                                        </w:div>
                                        <w:div w:id="1932203663">
                                          <w:marLeft w:val="640"/>
                                          <w:marRight w:val="0"/>
                                          <w:marTop w:val="0"/>
                                          <w:marBottom w:val="0"/>
                                          <w:divBdr>
                                            <w:top w:val="none" w:sz="0" w:space="0" w:color="auto"/>
                                            <w:left w:val="none" w:sz="0" w:space="0" w:color="auto"/>
                                            <w:bottom w:val="none" w:sz="0" w:space="0" w:color="auto"/>
                                            <w:right w:val="none" w:sz="0" w:space="0" w:color="auto"/>
                                          </w:divBdr>
                                        </w:div>
                                        <w:div w:id="1941838133">
                                          <w:marLeft w:val="640"/>
                                          <w:marRight w:val="0"/>
                                          <w:marTop w:val="0"/>
                                          <w:marBottom w:val="0"/>
                                          <w:divBdr>
                                            <w:top w:val="none" w:sz="0" w:space="0" w:color="auto"/>
                                            <w:left w:val="none" w:sz="0" w:space="0" w:color="auto"/>
                                            <w:bottom w:val="none" w:sz="0" w:space="0" w:color="auto"/>
                                            <w:right w:val="none" w:sz="0" w:space="0" w:color="auto"/>
                                          </w:divBdr>
                                        </w:div>
                                        <w:div w:id="1948076781">
                                          <w:marLeft w:val="640"/>
                                          <w:marRight w:val="0"/>
                                          <w:marTop w:val="0"/>
                                          <w:marBottom w:val="0"/>
                                          <w:divBdr>
                                            <w:top w:val="none" w:sz="0" w:space="0" w:color="auto"/>
                                            <w:left w:val="none" w:sz="0" w:space="0" w:color="auto"/>
                                            <w:bottom w:val="none" w:sz="0" w:space="0" w:color="auto"/>
                                            <w:right w:val="none" w:sz="0" w:space="0" w:color="auto"/>
                                          </w:divBdr>
                                        </w:div>
                                        <w:div w:id="1952978614">
                                          <w:marLeft w:val="640"/>
                                          <w:marRight w:val="0"/>
                                          <w:marTop w:val="0"/>
                                          <w:marBottom w:val="0"/>
                                          <w:divBdr>
                                            <w:top w:val="none" w:sz="0" w:space="0" w:color="auto"/>
                                            <w:left w:val="none" w:sz="0" w:space="0" w:color="auto"/>
                                            <w:bottom w:val="none" w:sz="0" w:space="0" w:color="auto"/>
                                            <w:right w:val="none" w:sz="0" w:space="0" w:color="auto"/>
                                          </w:divBdr>
                                        </w:div>
                                        <w:div w:id="1996034460">
                                          <w:marLeft w:val="640"/>
                                          <w:marRight w:val="0"/>
                                          <w:marTop w:val="0"/>
                                          <w:marBottom w:val="0"/>
                                          <w:divBdr>
                                            <w:top w:val="none" w:sz="0" w:space="0" w:color="auto"/>
                                            <w:left w:val="none" w:sz="0" w:space="0" w:color="auto"/>
                                            <w:bottom w:val="none" w:sz="0" w:space="0" w:color="auto"/>
                                            <w:right w:val="none" w:sz="0" w:space="0" w:color="auto"/>
                                          </w:divBdr>
                                        </w:div>
                                        <w:div w:id="2036104800">
                                          <w:marLeft w:val="640"/>
                                          <w:marRight w:val="0"/>
                                          <w:marTop w:val="0"/>
                                          <w:marBottom w:val="0"/>
                                          <w:divBdr>
                                            <w:top w:val="none" w:sz="0" w:space="0" w:color="auto"/>
                                            <w:left w:val="none" w:sz="0" w:space="0" w:color="auto"/>
                                            <w:bottom w:val="none" w:sz="0" w:space="0" w:color="auto"/>
                                            <w:right w:val="none" w:sz="0" w:space="0" w:color="auto"/>
                                          </w:divBdr>
                                        </w:div>
                                        <w:div w:id="2142571053">
                                          <w:marLeft w:val="640"/>
                                          <w:marRight w:val="0"/>
                                          <w:marTop w:val="0"/>
                                          <w:marBottom w:val="0"/>
                                          <w:divBdr>
                                            <w:top w:val="none" w:sz="0" w:space="0" w:color="auto"/>
                                            <w:left w:val="none" w:sz="0" w:space="0" w:color="auto"/>
                                            <w:bottom w:val="none" w:sz="0" w:space="0" w:color="auto"/>
                                            <w:right w:val="none" w:sz="0" w:space="0" w:color="auto"/>
                                          </w:divBdr>
                                        </w:div>
                                        <w:div w:id="2143961893">
                                          <w:marLeft w:val="640"/>
                                          <w:marRight w:val="0"/>
                                          <w:marTop w:val="0"/>
                                          <w:marBottom w:val="0"/>
                                          <w:divBdr>
                                            <w:top w:val="none" w:sz="0" w:space="0" w:color="auto"/>
                                            <w:left w:val="none" w:sz="0" w:space="0" w:color="auto"/>
                                            <w:bottom w:val="none" w:sz="0" w:space="0" w:color="auto"/>
                                            <w:right w:val="none" w:sz="0" w:space="0" w:color="auto"/>
                                          </w:divBdr>
                                        </w:div>
                                      </w:divsChild>
                                    </w:div>
                                    <w:div w:id="1145197219">
                                      <w:marLeft w:val="0"/>
                                      <w:marRight w:val="0"/>
                                      <w:marTop w:val="0"/>
                                      <w:marBottom w:val="0"/>
                                      <w:divBdr>
                                        <w:top w:val="none" w:sz="0" w:space="0" w:color="auto"/>
                                        <w:left w:val="none" w:sz="0" w:space="0" w:color="auto"/>
                                        <w:bottom w:val="none" w:sz="0" w:space="0" w:color="auto"/>
                                        <w:right w:val="none" w:sz="0" w:space="0" w:color="auto"/>
                                      </w:divBdr>
                                      <w:divsChild>
                                        <w:div w:id="15036088">
                                          <w:marLeft w:val="640"/>
                                          <w:marRight w:val="0"/>
                                          <w:marTop w:val="0"/>
                                          <w:marBottom w:val="0"/>
                                          <w:divBdr>
                                            <w:top w:val="none" w:sz="0" w:space="0" w:color="auto"/>
                                            <w:left w:val="none" w:sz="0" w:space="0" w:color="auto"/>
                                            <w:bottom w:val="none" w:sz="0" w:space="0" w:color="auto"/>
                                            <w:right w:val="none" w:sz="0" w:space="0" w:color="auto"/>
                                          </w:divBdr>
                                        </w:div>
                                        <w:div w:id="25328814">
                                          <w:marLeft w:val="640"/>
                                          <w:marRight w:val="0"/>
                                          <w:marTop w:val="0"/>
                                          <w:marBottom w:val="0"/>
                                          <w:divBdr>
                                            <w:top w:val="none" w:sz="0" w:space="0" w:color="auto"/>
                                            <w:left w:val="none" w:sz="0" w:space="0" w:color="auto"/>
                                            <w:bottom w:val="none" w:sz="0" w:space="0" w:color="auto"/>
                                            <w:right w:val="none" w:sz="0" w:space="0" w:color="auto"/>
                                          </w:divBdr>
                                        </w:div>
                                        <w:div w:id="73355007">
                                          <w:marLeft w:val="640"/>
                                          <w:marRight w:val="0"/>
                                          <w:marTop w:val="0"/>
                                          <w:marBottom w:val="0"/>
                                          <w:divBdr>
                                            <w:top w:val="none" w:sz="0" w:space="0" w:color="auto"/>
                                            <w:left w:val="none" w:sz="0" w:space="0" w:color="auto"/>
                                            <w:bottom w:val="none" w:sz="0" w:space="0" w:color="auto"/>
                                            <w:right w:val="none" w:sz="0" w:space="0" w:color="auto"/>
                                          </w:divBdr>
                                          <w:divsChild>
                                            <w:div w:id="100029900">
                                              <w:marLeft w:val="0"/>
                                              <w:marRight w:val="0"/>
                                              <w:marTop w:val="0"/>
                                              <w:marBottom w:val="0"/>
                                              <w:divBdr>
                                                <w:top w:val="none" w:sz="0" w:space="0" w:color="auto"/>
                                                <w:left w:val="none" w:sz="0" w:space="0" w:color="auto"/>
                                                <w:bottom w:val="none" w:sz="0" w:space="0" w:color="auto"/>
                                                <w:right w:val="none" w:sz="0" w:space="0" w:color="auto"/>
                                              </w:divBdr>
                                              <w:divsChild>
                                                <w:div w:id="26493530">
                                                  <w:marLeft w:val="640"/>
                                                  <w:marRight w:val="0"/>
                                                  <w:marTop w:val="0"/>
                                                  <w:marBottom w:val="0"/>
                                                  <w:divBdr>
                                                    <w:top w:val="none" w:sz="0" w:space="0" w:color="auto"/>
                                                    <w:left w:val="none" w:sz="0" w:space="0" w:color="auto"/>
                                                    <w:bottom w:val="none" w:sz="0" w:space="0" w:color="auto"/>
                                                    <w:right w:val="none" w:sz="0" w:space="0" w:color="auto"/>
                                                  </w:divBdr>
                                                </w:div>
                                                <w:div w:id="56828304">
                                                  <w:marLeft w:val="640"/>
                                                  <w:marRight w:val="0"/>
                                                  <w:marTop w:val="0"/>
                                                  <w:marBottom w:val="0"/>
                                                  <w:divBdr>
                                                    <w:top w:val="none" w:sz="0" w:space="0" w:color="auto"/>
                                                    <w:left w:val="none" w:sz="0" w:space="0" w:color="auto"/>
                                                    <w:bottom w:val="none" w:sz="0" w:space="0" w:color="auto"/>
                                                    <w:right w:val="none" w:sz="0" w:space="0" w:color="auto"/>
                                                  </w:divBdr>
                                                </w:div>
                                                <w:div w:id="76096448">
                                                  <w:marLeft w:val="640"/>
                                                  <w:marRight w:val="0"/>
                                                  <w:marTop w:val="0"/>
                                                  <w:marBottom w:val="0"/>
                                                  <w:divBdr>
                                                    <w:top w:val="none" w:sz="0" w:space="0" w:color="auto"/>
                                                    <w:left w:val="none" w:sz="0" w:space="0" w:color="auto"/>
                                                    <w:bottom w:val="none" w:sz="0" w:space="0" w:color="auto"/>
                                                    <w:right w:val="none" w:sz="0" w:space="0" w:color="auto"/>
                                                  </w:divBdr>
                                                </w:div>
                                                <w:div w:id="81607410">
                                                  <w:marLeft w:val="640"/>
                                                  <w:marRight w:val="0"/>
                                                  <w:marTop w:val="0"/>
                                                  <w:marBottom w:val="0"/>
                                                  <w:divBdr>
                                                    <w:top w:val="none" w:sz="0" w:space="0" w:color="auto"/>
                                                    <w:left w:val="none" w:sz="0" w:space="0" w:color="auto"/>
                                                    <w:bottom w:val="none" w:sz="0" w:space="0" w:color="auto"/>
                                                    <w:right w:val="none" w:sz="0" w:space="0" w:color="auto"/>
                                                  </w:divBdr>
                                                </w:div>
                                                <w:div w:id="120343674">
                                                  <w:marLeft w:val="640"/>
                                                  <w:marRight w:val="0"/>
                                                  <w:marTop w:val="0"/>
                                                  <w:marBottom w:val="0"/>
                                                  <w:divBdr>
                                                    <w:top w:val="none" w:sz="0" w:space="0" w:color="auto"/>
                                                    <w:left w:val="none" w:sz="0" w:space="0" w:color="auto"/>
                                                    <w:bottom w:val="none" w:sz="0" w:space="0" w:color="auto"/>
                                                    <w:right w:val="none" w:sz="0" w:space="0" w:color="auto"/>
                                                  </w:divBdr>
                                                </w:div>
                                                <w:div w:id="128060658">
                                                  <w:marLeft w:val="640"/>
                                                  <w:marRight w:val="0"/>
                                                  <w:marTop w:val="0"/>
                                                  <w:marBottom w:val="0"/>
                                                  <w:divBdr>
                                                    <w:top w:val="none" w:sz="0" w:space="0" w:color="auto"/>
                                                    <w:left w:val="none" w:sz="0" w:space="0" w:color="auto"/>
                                                    <w:bottom w:val="none" w:sz="0" w:space="0" w:color="auto"/>
                                                    <w:right w:val="none" w:sz="0" w:space="0" w:color="auto"/>
                                                  </w:divBdr>
                                                </w:div>
                                                <w:div w:id="194276994">
                                                  <w:marLeft w:val="640"/>
                                                  <w:marRight w:val="0"/>
                                                  <w:marTop w:val="0"/>
                                                  <w:marBottom w:val="0"/>
                                                  <w:divBdr>
                                                    <w:top w:val="none" w:sz="0" w:space="0" w:color="auto"/>
                                                    <w:left w:val="none" w:sz="0" w:space="0" w:color="auto"/>
                                                    <w:bottom w:val="none" w:sz="0" w:space="0" w:color="auto"/>
                                                    <w:right w:val="none" w:sz="0" w:space="0" w:color="auto"/>
                                                  </w:divBdr>
                                                </w:div>
                                                <w:div w:id="198516513">
                                                  <w:marLeft w:val="640"/>
                                                  <w:marRight w:val="0"/>
                                                  <w:marTop w:val="0"/>
                                                  <w:marBottom w:val="0"/>
                                                  <w:divBdr>
                                                    <w:top w:val="none" w:sz="0" w:space="0" w:color="auto"/>
                                                    <w:left w:val="none" w:sz="0" w:space="0" w:color="auto"/>
                                                    <w:bottom w:val="none" w:sz="0" w:space="0" w:color="auto"/>
                                                    <w:right w:val="none" w:sz="0" w:space="0" w:color="auto"/>
                                                  </w:divBdr>
                                                </w:div>
                                                <w:div w:id="235361685">
                                                  <w:marLeft w:val="640"/>
                                                  <w:marRight w:val="0"/>
                                                  <w:marTop w:val="0"/>
                                                  <w:marBottom w:val="0"/>
                                                  <w:divBdr>
                                                    <w:top w:val="none" w:sz="0" w:space="0" w:color="auto"/>
                                                    <w:left w:val="none" w:sz="0" w:space="0" w:color="auto"/>
                                                    <w:bottom w:val="none" w:sz="0" w:space="0" w:color="auto"/>
                                                    <w:right w:val="none" w:sz="0" w:space="0" w:color="auto"/>
                                                  </w:divBdr>
                                                </w:div>
                                                <w:div w:id="255478475">
                                                  <w:marLeft w:val="640"/>
                                                  <w:marRight w:val="0"/>
                                                  <w:marTop w:val="0"/>
                                                  <w:marBottom w:val="0"/>
                                                  <w:divBdr>
                                                    <w:top w:val="none" w:sz="0" w:space="0" w:color="auto"/>
                                                    <w:left w:val="none" w:sz="0" w:space="0" w:color="auto"/>
                                                    <w:bottom w:val="none" w:sz="0" w:space="0" w:color="auto"/>
                                                    <w:right w:val="none" w:sz="0" w:space="0" w:color="auto"/>
                                                  </w:divBdr>
                                                </w:div>
                                                <w:div w:id="294917400">
                                                  <w:marLeft w:val="640"/>
                                                  <w:marRight w:val="0"/>
                                                  <w:marTop w:val="0"/>
                                                  <w:marBottom w:val="0"/>
                                                  <w:divBdr>
                                                    <w:top w:val="none" w:sz="0" w:space="0" w:color="auto"/>
                                                    <w:left w:val="none" w:sz="0" w:space="0" w:color="auto"/>
                                                    <w:bottom w:val="none" w:sz="0" w:space="0" w:color="auto"/>
                                                    <w:right w:val="none" w:sz="0" w:space="0" w:color="auto"/>
                                                  </w:divBdr>
                                                </w:div>
                                                <w:div w:id="348458531">
                                                  <w:marLeft w:val="640"/>
                                                  <w:marRight w:val="0"/>
                                                  <w:marTop w:val="0"/>
                                                  <w:marBottom w:val="0"/>
                                                  <w:divBdr>
                                                    <w:top w:val="none" w:sz="0" w:space="0" w:color="auto"/>
                                                    <w:left w:val="none" w:sz="0" w:space="0" w:color="auto"/>
                                                    <w:bottom w:val="none" w:sz="0" w:space="0" w:color="auto"/>
                                                    <w:right w:val="none" w:sz="0" w:space="0" w:color="auto"/>
                                                  </w:divBdr>
                                                </w:div>
                                                <w:div w:id="371807711">
                                                  <w:marLeft w:val="640"/>
                                                  <w:marRight w:val="0"/>
                                                  <w:marTop w:val="0"/>
                                                  <w:marBottom w:val="0"/>
                                                  <w:divBdr>
                                                    <w:top w:val="none" w:sz="0" w:space="0" w:color="auto"/>
                                                    <w:left w:val="none" w:sz="0" w:space="0" w:color="auto"/>
                                                    <w:bottom w:val="none" w:sz="0" w:space="0" w:color="auto"/>
                                                    <w:right w:val="none" w:sz="0" w:space="0" w:color="auto"/>
                                                  </w:divBdr>
                                                </w:div>
                                                <w:div w:id="379283058">
                                                  <w:marLeft w:val="640"/>
                                                  <w:marRight w:val="0"/>
                                                  <w:marTop w:val="0"/>
                                                  <w:marBottom w:val="0"/>
                                                  <w:divBdr>
                                                    <w:top w:val="none" w:sz="0" w:space="0" w:color="auto"/>
                                                    <w:left w:val="none" w:sz="0" w:space="0" w:color="auto"/>
                                                    <w:bottom w:val="none" w:sz="0" w:space="0" w:color="auto"/>
                                                    <w:right w:val="none" w:sz="0" w:space="0" w:color="auto"/>
                                                  </w:divBdr>
                                                </w:div>
                                                <w:div w:id="380373856">
                                                  <w:marLeft w:val="640"/>
                                                  <w:marRight w:val="0"/>
                                                  <w:marTop w:val="0"/>
                                                  <w:marBottom w:val="0"/>
                                                  <w:divBdr>
                                                    <w:top w:val="none" w:sz="0" w:space="0" w:color="auto"/>
                                                    <w:left w:val="none" w:sz="0" w:space="0" w:color="auto"/>
                                                    <w:bottom w:val="none" w:sz="0" w:space="0" w:color="auto"/>
                                                    <w:right w:val="none" w:sz="0" w:space="0" w:color="auto"/>
                                                  </w:divBdr>
                                                </w:div>
                                                <w:div w:id="396634149">
                                                  <w:marLeft w:val="640"/>
                                                  <w:marRight w:val="0"/>
                                                  <w:marTop w:val="0"/>
                                                  <w:marBottom w:val="0"/>
                                                  <w:divBdr>
                                                    <w:top w:val="none" w:sz="0" w:space="0" w:color="auto"/>
                                                    <w:left w:val="none" w:sz="0" w:space="0" w:color="auto"/>
                                                    <w:bottom w:val="none" w:sz="0" w:space="0" w:color="auto"/>
                                                    <w:right w:val="none" w:sz="0" w:space="0" w:color="auto"/>
                                                  </w:divBdr>
                                                </w:div>
                                                <w:div w:id="450056150">
                                                  <w:marLeft w:val="640"/>
                                                  <w:marRight w:val="0"/>
                                                  <w:marTop w:val="0"/>
                                                  <w:marBottom w:val="0"/>
                                                  <w:divBdr>
                                                    <w:top w:val="none" w:sz="0" w:space="0" w:color="auto"/>
                                                    <w:left w:val="none" w:sz="0" w:space="0" w:color="auto"/>
                                                    <w:bottom w:val="none" w:sz="0" w:space="0" w:color="auto"/>
                                                    <w:right w:val="none" w:sz="0" w:space="0" w:color="auto"/>
                                                  </w:divBdr>
                                                </w:div>
                                                <w:div w:id="463893127">
                                                  <w:marLeft w:val="640"/>
                                                  <w:marRight w:val="0"/>
                                                  <w:marTop w:val="0"/>
                                                  <w:marBottom w:val="0"/>
                                                  <w:divBdr>
                                                    <w:top w:val="none" w:sz="0" w:space="0" w:color="auto"/>
                                                    <w:left w:val="none" w:sz="0" w:space="0" w:color="auto"/>
                                                    <w:bottom w:val="none" w:sz="0" w:space="0" w:color="auto"/>
                                                    <w:right w:val="none" w:sz="0" w:space="0" w:color="auto"/>
                                                  </w:divBdr>
                                                </w:div>
                                                <w:div w:id="497231742">
                                                  <w:marLeft w:val="640"/>
                                                  <w:marRight w:val="0"/>
                                                  <w:marTop w:val="0"/>
                                                  <w:marBottom w:val="0"/>
                                                  <w:divBdr>
                                                    <w:top w:val="none" w:sz="0" w:space="0" w:color="auto"/>
                                                    <w:left w:val="none" w:sz="0" w:space="0" w:color="auto"/>
                                                    <w:bottom w:val="none" w:sz="0" w:space="0" w:color="auto"/>
                                                    <w:right w:val="none" w:sz="0" w:space="0" w:color="auto"/>
                                                  </w:divBdr>
                                                </w:div>
                                                <w:div w:id="503057590">
                                                  <w:marLeft w:val="640"/>
                                                  <w:marRight w:val="0"/>
                                                  <w:marTop w:val="0"/>
                                                  <w:marBottom w:val="0"/>
                                                  <w:divBdr>
                                                    <w:top w:val="none" w:sz="0" w:space="0" w:color="auto"/>
                                                    <w:left w:val="none" w:sz="0" w:space="0" w:color="auto"/>
                                                    <w:bottom w:val="none" w:sz="0" w:space="0" w:color="auto"/>
                                                    <w:right w:val="none" w:sz="0" w:space="0" w:color="auto"/>
                                                  </w:divBdr>
                                                </w:div>
                                                <w:div w:id="520362577">
                                                  <w:marLeft w:val="640"/>
                                                  <w:marRight w:val="0"/>
                                                  <w:marTop w:val="0"/>
                                                  <w:marBottom w:val="0"/>
                                                  <w:divBdr>
                                                    <w:top w:val="none" w:sz="0" w:space="0" w:color="auto"/>
                                                    <w:left w:val="none" w:sz="0" w:space="0" w:color="auto"/>
                                                    <w:bottom w:val="none" w:sz="0" w:space="0" w:color="auto"/>
                                                    <w:right w:val="none" w:sz="0" w:space="0" w:color="auto"/>
                                                  </w:divBdr>
                                                </w:div>
                                                <w:div w:id="527067860">
                                                  <w:marLeft w:val="640"/>
                                                  <w:marRight w:val="0"/>
                                                  <w:marTop w:val="0"/>
                                                  <w:marBottom w:val="0"/>
                                                  <w:divBdr>
                                                    <w:top w:val="none" w:sz="0" w:space="0" w:color="auto"/>
                                                    <w:left w:val="none" w:sz="0" w:space="0" w:color="auto"/>
                                                    <w:bottom w:val="none" w:sz="0" w:space="0" w:color="auto"/>
                                                    <w:right w:val="none" w:sz="0" w:space="0" w:color="auto"/>
                                                  </w:divBdr>
                                                </w:div>
                                                <w:div w:id="546264443">
                                                  <w:marLeft w:val="640"/>
                                                  <w:marRight w:val="0"/>
                                                  <w:marTop w:val="0"/>
                                                  <w:marBottom w:val="0"/>
                                                  <w:divBdr>
                                                    <w:top w:val="none" w:sz="0" w:space="0" w:color="auto"/>
                                                    <w:left w:val="none" w:sz="0" w:space="0" w:color="auto"/>
                                                    <w:bottom w:val="none" w:sz="0" w:space="0" w:color="auto"/>
                                                    <w:right w:val="none" w:sz="0" w:space="0" w:color="auto"/>
                                                  </w:divBdr>
                                                </w:div>
                                                <w:div w:id="604381956">
                                                  <w:marLeft w:val="640"/>
                                                  <w:marRight w:val="0"/>
                                                  <w:marTop w:val="0"/>
                                                  <w:marBottom w:val="0"/>
                                                  <w:divBdr>
                                                    <w:top w:val="none" w:sz="0" w:space="0" w:color="auto"/>
                                                    <w:left w:val="none" w:sz="0" w:space="0" w:color="auto"/>
                                                    <w:bottom w:val="none" w:sz="0" w:space="0" w:color="auto"/>
                                                    <w:right w:val="none" w:sz="0" w:space="0" w:color="auto"/>
                                                  </w:divBdr>
                                                </w:div>
                                                <w:div w:id="740450754">
                                                  <w:marLeft w:val="640"/>
                                                  <w:marRight w:val="0"/>
                                                  <w:marTop w:val="0"/>
                                                  <w:marBottom w:val="0"/>
                                                  <w:divBdr>
                                                    <w:top w:val="none" w:sz="0" w:space="0" w:color="auto"/>
                                                    <w:left w:val="none" w:sz="0" w:space="0" w:color="auto"/>
                                                    <w:bottom w:val="none" w:sz="0" w:space="0" w:color="auto"/>
                                                    <w:right w:val="none" w:sz="0" w:space="0" w:color="auto"/>
                                                  </w:divBdr>
                                                </w:div>
                                                <w:div w:id="874736263">
                                                  <w:marLeft w:val="640"/>
                                                  <w:marRight w:val="0"/>
                                                  <w:marTop w:val="0"/>
                                                  <w:marBottom w:val="0"/>
                                                  <w:divBdr>
                                                    <w:top w:val="none" w:sz="0" w:space="0" w:color="auto"/>
                                                    <w:left w:val="none" w:sz="0" w:space="0" w:color="auto"/>
                                                    <w:bottom w:val="none" w:sz="0" w:space="0" w:color="auto"/>
                                                    <w:right w:val="none" w:sz="0" w:space="0" w:color="auto"/>
                                                  </w:divBdr>
                                                </w:div>
                                                <w:div w:id="875969557">
                                                  <w:marLeft w:val="640"/>
                                                  <w:marRight w:val="0"/>
                                                  <w:marTop w:val="0"/>
                                                  <w:marBottom w:val="0"/>
                                                  <w:divBdr>
                                                    <w:top w:val="none" w:sz="0" w:space="0" w:color="auto"/>
                                                    <w:left w:val="none" w:sz="0" w:space="0" w:color="auto"/>
                                                    <w:bottom w:val="none" w:sz="0" w:space="0" w:color="auto"/>
                                                    <w:right w:val="none" w:sz="0" w:space="0" w:color="auto"/>
                                                  </w:divBdr>
                                                </w:div>
                                                <w:div w:id="905460410">
                                                  <w:marLeft w:val="640"/>
                                                  <w:marRight w:val="0"/>
                                                  <w:marTop w:val="0"/>
                                                  <w:marBottom w:val="0"/>
                                                  <w:divBdr>
                                                    <w:top w:val="none" w:sz="0" w:space="0" w:color="auto"/>
                                                    <w:left w:val="none" w:sz="0" w:space="0" w:color="auto"/>
                                                    <w:bottom w:val="none" w:sz="0" w:space="0" w:color="auto"/>
                                                    <w:right w:val="none" w:sz="0" w:space="0" w:color="auto"/>
                                                  </w:divBdr>
                                                </w:div>
                                                <w:div w:id="938759119">
                                                  <w:marLeft w:val="640"/>
                                                  <w:marRight w:val="0"/>
                                                  <w:marTop w:val="0"/>
                                                  <w:marBottom w:val="0"/>
                                                  <w:divBdr>
                                                    <w:top w:val="none" w:sz="0" w:space="0" w:color="auto"/>
                                                    <w:left w:val="none" w:sz="0" w:space="0" w:color="auto"/>
                                                    <w:bottom w:val="none" w:sz="0" w:space="0" w:color="auto"/>
                                                    <w:right w:val="none" w:sz="0" w:space="0" w:color="auto"/>
                                                  </w:divBdr>
                                                </w:div>
                                                <w:div w:id="1034498647">
                                                  <w:marLeft w:val="640"/>
                                                  <w:marRight w:val="0"/>
                                                  <w:marTop w:val="0"/>
                                                  <w:marBottom w:val="0"/>
                                                  <w:divBdr>
                                                    <w:top w:val="none" w:sz="0" w:space="0" w:color="auto"/>
                                                    <w:left w:val="none" w:sz="0" w:space="0" w:color="auto"/>
                                                    <w:bottom w:val="none" w:sz="0" w:space="0" w:color="auto"/>
                                                    <w:right w:val="none" w:sz="0" w:space="0" w:color="auto"/>
                                                  </w:divBdr>
                                                </w:div>
                                                <w:div w:id="1125663582">
                                                  <w:marLeft w:val="640"/>
                                                  <w:marRight w:val="0"/>
                                                  <w:marTop w:val="0"/>
                                                  <w:marBottom w:val="0"/>
                                                  <w:divBdr>
                                                    <w:top w:val="none" w:sz="0" w:space="0" w:color="auto"/>
                                                    <w:left w:val="none" w:sz="0" w:space="0" w:color="auto"/>
                                                    <w:bottom w:val="none" w:sz="0" w:space="0" w:color="auto"/>
                                                    <w:right w:val="none" w:sz="0" w:space="0" w:color="auto"/>
                                                  </w:divBdr>
                                                </w:div>
                                                <w:div w:id="1143429086">
                                                  <w:marLeft w:val="640"/>
                                                  <w:marRight w:val="0"/>
                                                  <w:marTop w:val="0"/>
                                                  <w:marBottom w:val="0"/>
                                                  <w:divBdr>
                                                    <w:top w:val="none" w:sz="0" w:space="0" w:color="auto"/>
                                                    <w:left w:val="none" w:sz="0" w:space="0" w:color="auto"/>
                                                    <w:bottom w:val="none" w:sz="0" w:space="0" w:color="auto"/>
                                                    <w:right w:val="none" w:sz="0" w:space="0" w:color="auto"/>
                                                  </w:divBdr>
                                                </w:div>
                                                <w:div w:id="1190489480">
                                                  <w:marLeft w:val="640"/>
                                                  <w:marRight w:val="0"/>
                                                  <w:marTop w:val="0"/>
                                                  <w:marBottom w:val="0"/>
                                                  <w:divBdr>
                                                    <w:top w:val="none" w:sz="0" w:space="0" w:color="auto"/>
                                                    <w:left w:val="none" w:sz="0" w:space="0" w:color="auto"/>
                                                    <w:bottom w:val="none" w:sz="0" w:space="0" w:color="auto"/>
                                                    <w:right w:val="none" w:sz="0" w:space="0" w:color="auto"/>
                                                  </w:divBdr>
                                                </w:div>
                                                <w:div w:id="1271083911">
                                                  <w:marLeft w:val="640"/>
                                                  <w:marRight w:val="0"/>
                                                  <w:marTop w:val="0"/>
                                                  <w:marBottom w:val="0"/>
                                                  <w:divBdr>
                                                    <w:top w:val="none" w:sz="0" w:space="0" w:color="auto"/>
                                                    <w:left w:val="none" w:sz="0" w:space="0" w:color="auto"/>
                                                    <w:bottom w:val="none" w:sz="0" w:space="0" w:color="auto"/>
                                                    <w:right w:val="none" w:sz="0" w:space="0" w:color="auto"/>
                                                  </w:divBdr>
                                                </w:div>
                                                <w:div w:id="1331374146">
                                                  <w:marLeft w:val="640"/>
                                                  <w:marRight w:val="0"/>
                                                  <w:marTop w:val="0"/>
                                                  <w:marBottom w:val="0"/>
                                                  <w:divBdr>
                                                    <w:top w:val="none" w:sz="0" w:space="0" w:color="auto"/>
                                                    <w:left w:val="none" w:sz="0" w:space="0" w:color="auto"/>
                                                    <w:bottom w:val="none" w:sz="0" w:space="0" w:color="auto"/>
                                                    <w:right w:val="none" w:sz="0" w:space="0" w:color="auto"/>
                                                  </w:divBdr>
                                                </w:div>
                                                <w:div w:id="1343892422">
                                                  <w:marLeft w:val="640"/>
                                                  <w:marRight w:val="0"/>
                                                  <w:marTop w:val="0"/>
                                                  <w:marBottom w:val="0"/>
                                                  <w:divBdr>
                                                    <w:top w:val="none" w:sz="0" w:space="0" w:color="auto"/>
                                                    <w:left w:val="none" w:sz="0" w:space="0" w:color="auto"/>
                                                    <w:bottom w:val="none" w:sz="0" w:space="0" w:color="auto"/>
                                                    <w:right w:val="none" w:sz="0" w:space="0" w:color="auto"/>
                                                  </w:divBdr>
                                                </w:div>
                                                <w:div w:id="1411000094">
                                                  <w:marLeft w:val="640"/>
                                                  <w:marRight w:val="0"/>
                                                  <w:marTop w:val="0"/>
                                                  <w:marBottom w:val="0"/>
                                                  <w:divBdr>
                                                    <w:top w:val="none" w:sz="0" w:space="0" w:color="auto"/>
                                                    <w:left w:val="none" w:sz="0" w:space="0" w:color="auto"/>
                                                    <w:bottom w:val="none" w:sz="0" w:space="0" w:color="auto"/>
                                                    <w:right w:val="none" w:sz="0" w:space="0" w:color="auto"/>
                                                  </w:divBdr>
                                                </w:div>
                                                <w:div w:id="1453675030">
                                                  <w:marLeft w:val="640"/>
                                                  <w:marRight w:val="0"/>
                                                  <w:marTop w:val="0"/>
                                                  <w:marBottom w:val="0"/>
                                                  <w:divBdr>
                                                    <w:top w:val="none" w:sz="0" w:space="0" w:color="auto"/>
                                                    <w:left w:val="none" w:sz="0" w:space="0" w:color="auto"/>
                                                    <w:bottom w:val="none" w:sz="0" w:space="0" w:color="auto"/>
                                                    <w:right w:val="none" w:sz="0" w:space="0" w:color="auto"/>
                                                  </w:divBdr>
                                                </w:div>
                                                <w:div w:id="1550453673">
                                                  <w:marLeft w:val="640"/>
                                                  <w:marRight w:val="0"/>
                                                  <w:marTop w:val="0"/>
                                                  <w:marBottom w:val="0"/>
                                                  <w:divBdr>
                                                    <w:top w:val="none" w:sz="0" w:space="0" w:color="auto"/>
                                                    <w:left w:val="none" w:sz="0" w:space="0" w:color="auto"/>
                                                    <w:bottom w:val="none" w:sz="0" w:space="0" w:color="auto"/>
                                                    <w:right w:val="none" w:sz="0" w:space="0" w:color="auto"/>
                                                  </w:divBdr>
                                                </w:div>
                                                <w:div w:id="1602831447">
                                                  <w:marLeft w:val="640"/>
                                                  <w:marRight w:val="0"/>
                                                  <w:marTop w:val="0"/>
                                                  <w:marBottom w:val="0"/>
                                                  <w:divBdr>
                                                    <w:top w:val="none" w:sz="0" w:space="0" w:color="auto"/>
                                                    <w:left w:val="none" w:sz="0" w:space="0" w:color="auto"/>
                                                    <w:bottom w:val="none" w:sz="0" w:space="0" w:color="auto"/>
                                                    <w:right w:val="none" w:sz="0" w:space="0" w:color="auto"/>
                                                  </w:divBdr>
                                                </w:div>
                                                <w:div w:id="1619683125">
                                                  <w:marLeft w:val="640"/>
                                                  <w:marRight w:val="0"/>
                                                  <w:marTop w:val="0"/>
                                                  <w:marBottom w:val="0"/>
                                                  <w:divBdr>
                                                    <w:top w:val="none" w:sz="0" w:space="0" w:color="auto"/>
                                                    <w:left w:val="none" w:sz="0" w:space="0" w:color="auto"/>
                                                    <w:bottom w:val="none" w:sz="0" w:space="0" w:color="auto"/>
                                                    <w:right w:val="none" w:sz="0" w:space="0" w:color="auto"/>
                                                  </w:divBdr>
                                                </w:div>
                                                <w:div w:id="1655256651">
                                                  <w:marLeft w:val="640"/>
                                                  <w:marRight w:val="0"/>
                                                  <w:marTop w:val="0"/>
                                                  <w:marBottom w:val="0"/>
                                                  <w:divBdr>
                                                    <w:top w:val="none" w:sz="0" w:space="0" w:color="auto"/>
                                                    <w:left w:val="none" w:sz="0" w:space="0" w:color="auto"/>
                                                    <w:bottom w:val="none" w:sz="0" w:space="0" w:color="auto"/>
                                                    <w:right w:val="none" w:sz="0" w:space="0" w:color="auto"/>
                                                  </w:divBdr>
                                                </w:div>
                                                <w:div w:id="1670131841">
                                                  <w:marLeft w:val="640"/>
                                                  <w:marRight w:val="0"/>
                                                  <w:marTop w:val="0"/>
                                                  <w:marBottom w:val="0"/>
                                                  <w:divBdr>
                                                    <w:top w:val="none" w:sz="0" w:space="0" w:color="auto"/>
                                                    <w:left w:val="none" w:sz="0" w:space="0" w:color="auto"/>
                                                    <w:bottom w:val="none" w:sz="0" w:space="0" w:color="auto"/>
                                                    <w:right w:val="none" w:sz="0" w:space="0" w:color="auto"/>
                                                  </w:divBdr>
                                                </w:div>
                                                <w:div w:id="1716276631">
                                                  <w:marLeft w:val="640"/>
                                                  <w:marRight w:val="0"/>
                                                  <w:marTop w:val="0"/>
                                                  <w:marBottom w:val="0"/>
                                                  <w:divBdr>
                                                    <w:top w:val="none" w:sz="0" w:space="0" w:color="auto"/>
                                                    <w:left w:val="none" w:sz="0" w:space="0" w:color="auto"/>
                                                    <w:bottom w:val="none" w:sz="0" w:space="0" w:color="auto"/>
                                                    <w:right w:val="none" w:sz="0" w:space="0" w:color="auto"/>
                                                  </w:divBdr>
                                                </w:div>
                                                <w:div w:id="1960263012">
                                                  <w:marLeft w:val="640"/>
                                                  <w:marRight w:val="0"/>
                                                  <w:marTop w:val="0"/>
                                                  <w:marBottom w:val="0"/>
                                                  <w:divBdr>
                                                    <w:top w:val="none" w:sz="0" w:space="0" w:color="auto"/>
                                                    <w:left w:val="none" w:sz="0" w:space="0" w:color="auto"/>
                                                    <w:bottom w:val="none" w:sz="0" w:space="0" w:color="auto"/>
                                                    <w:right w:val="none" w:sz="0" w:space="0" w:color="auto"/>
                                                  </w:divBdr>
                                                </w:div>
                                                <w:div w:id="1987011767">
                                                  <w:marLeft w:val="640"/>
                                                  <w:marRight w:val="0"/>
                                                  <w:marTop w:val="0"/>
                                                  <w:marBottom w:val="0"/>
                                                  <w:divBdr>
                                                    <w:top w:val="none" w:sz="0" w:space="0" w:color="auto"/>
                                                    <w:left w:val="none" w:sz="0" w:space="0" w:color="auto"/>
                                                    <w:bottom w:val="none" w:sz="0" w:space="0" w:color="auto"/>
                                                    <w:right w:val="none" w:sz="0" w:space="0" w:color="auto"/>
                                                  </w:divBdr>
                                                </w:div>
                                                <w:div w:id="2008364530">
                                                  <w:marLeft w:val="640"/>
                                                  <w:marRight w:val="0"/>
                                                  <w:marTop w:val="0"/>
                                                  <w:marBottom w:val="0"/>
                                                  <w:divBdr>
                                                    <w:top w:val="none" w:sz="0" w:space="0" w:color="auto"/>
                                                    <w:left w:val="none" w:sz="0" w:space="0" w:color="auto"/>
                                                    <w:bottom w:val="none" w:sz="0" w:space="0" w:color="auto"/>
                                                    <w:right w:val="none" w:sz="0" w:space="0" w:color="auto"/>
                                                  </w:divBdr>
                                                </w:div>
                                                <w:div w:id="2055807978">
                                                  <w:marLeft w:val="640"/>
                                                  <w:marRight w:val="0"/>
                                                  <w:marTop w:val="0"/>
                                                  <w:marBottom w:val="0"/>
                                                  <w:divBdr>
                                                    <w:top w:val="none" w:sz="0" w:space="0" w:color="auto"/>
                                                    <w:left w:val="none" w:sz="0" w:space="0" w:color="auto"/>
                                                    <w:bottom w:val="none" w:sz="0" w:space="0" w:color="auto"/>
                                                    <w:right w:val="none" w:sz="0" w:space="0" w:color="auto"/>
                                                  </w:divBdr>
                                                </w:div>
                                                <w:div w:id="2111468207">
                                                  <w:marLeft w:val="640"/>
                                                  <w:marRight w:val="0"/>
                                                  <w:marTop w:val="0"/>
                                                  <w:marBottom w:val="0"/>
                                                  <w:divBdr>
                                                    <w:top w:val="none" w:sz="0" w:space="0" w:color="auto"/>
                                                    <w:left w:val="none" w:sz="0" w:space="0" w:color="auto"/>
                                                    <w:bottom w:val="none" w:sz="0" w:space="0" w:color="auto"/>
                                                    <w:right w:val="none" w:sz="0" w:space="0" w:color="auto"/>
                                                  </w:divBdr>
                                                </w:div>
                                                <w:div w:id="2118020593">
                                                  <w:marLeft w:val="640"/>
                                                  <w:marRight w:val="0"/>
                                                  <w:marTop w:val="0"/>
                                                  <w:marBottom w:val="0"/>
                                                  <w:divBdr>
                                                    <w:top w:val="none" w:sz="0" w:space="0" w:color="auto"/>
                                                    <w:left w:val="none" w:sz="0" w:space="0" w:color="auto"/>
                                                    <w:bottom w:val="none" w:sz="0" w:space="0" w:color="auto"/>
                                                    <w:right w:val="none" w:sz="0" w:space="0" w:color="auto"/>
                                                  </w:divBdr>
                                                </w:div>
                                              </w:divsChild>
                                            </w:div>
                                            <w:div w:id="385757273">
                                              <w:marLeft w:val="0"/>
                                              <w:marRight w:val="0"/>
                                              <w:marTop w:val="0"/>
                                              <w:marBottom w:val="0"/>
                                              <w:divBdr>
                                                <w:top w:val="none" w:sz="0" w:space="0" w:color="auto"/>
                                                <w:left w:val="none" w:sz="0" w:space="0" w:color="auto"/>
                                                <w:bottom w:val="none" w:sz="0" w:space="0" w:color="auto"/>
                                                <w:right w:val="none" w:sz="0" w:space="0" w:color="auto"/>
                                              </w:divBdr>
                                              <w:divsChild>
                                                <w:div w:id="70592223">
                                                  <w:marLeft w:val="640"/>
                                                  <w:marRight w:val="0"/>
                                                  <w:marTop w:val="0"/>
                                                  <w:marBottom w:val="0"/>
                                                  <w:divBdr>
                                                    <w:top w:val="none" w:sz="0" w:space="0" w:color="auto"/>
                                                    <w:left w:val="none" w:sz="0" w:space="0" w:color="auto"/>
                                                    <w:bottom w:val="none" w:sz="0" w:space="0" w:color="auto"/>
                                                    <w:right w:val="none" w:sz="0" w:space="0" w:color="auto"/>
                                                  </w:divBdr>
                                                </w:div>
                                                <w:div w:id="120654214">
                                                  <w:marLeft w:val="640"/>
                                                  <w:marRight w:val="0"/>
                                                  <w:marTop w:val="0"/>
                                                  <w:marBottom w:val="0"/>
                                                  <w:divBdr>
                                                    <w:top w:val="none" w:sz="0" w:space="0" w:color="auto"/>
                                                    <w:left w:val="none" w:sz="0" w:space="0" w:color="auto"/>
                                                    <w:bottom w:val="none" w:sz="0" w:space="0" w:color="auto"/>
                                                    <w:right w:val="none" w:sz="0" w:space="0" w:color="auto"/>
                                                  </w:divBdr>
                                                </w:div>
                                                <w:div w:id="155416258">
                                                  <w:marLeft w:val="640"/>
                                                  <w:marRight w:val="0"/>
                                                  <w:marTop w:val="0"/>
                                                  <w:marBottom w:val="0"/>
                                                  <w:divBdr>
                                                    <w:top w:val="none" w:sz="0" w:space="0" w:color="auto"/>
                                                    <w:left w:val="none" w:sz="0" w:space="0" w:color="auto"/>
                                                    <w:bottom w:val="none" w:sz="0" w:space="0" w:color="auto"/>
                                                    <w:right w:val="none" w:sz="0" w:space="0" w:color="auto"/>
                                                  </w:divBdr>
                                                </w:div>
                                                <w:div w:id="188684616">
                                                  <w:marLeft w:val="640"/>
                                                  <w:marRight w:val="0"/>
                                                  <w:marTop w:val="0"/>
                                                  <w:marBottom w:val="0"/>
                                                  <w:divBdr>
                                                    <w:top w:val="none" w:sz="0" w:space="0" w:color="auto"/>
                                                    <w:left w:val="none" w:sz="0" w:space="0" w:color="auto"/>
                                                    <w:bottom w:val="none" w:sz="0" w:space="0" w:color="auto"/>
                                                    <w:right w:val="none" w:sz="0" w:space="0" w:color="auto"/>
                                                  </w:divBdr>
                                                </w:div>
                                                <w:div w:id="202988212">
                                                  <w:marLeft w:val="640"/>
                                                  <w:marRight w:val="0"/>
                                                  <w:marTop w:val="0"/>
                                                  <w:marBottom w:val="0"/>
                                                  <w:divBdr>
                                                    <w:top w:val="none" w:sz="0" w:space="0" w:color="auto"/>
                                                    <w:left w:val="none" w:sz="0" w:space="0" w:color="auto"/>
                                                    <w:bottom w:val="none" w:sz="0" w:space="0" w:color="auto"/>
                                                    <w:right w:val="none" w:sz="0" w:space="0" w:color="auto"/>
                                                  </w:divBdr>
                                                </w:div>
                                                <w:div w:id="253512280">
                                                  <w:marLeft w:val="640"/>
                                                  <w:marRight w:val="0"/>
                                                  <w:marTop w:val="0"/>
                                                  <w:marBottom w:val="0"/>
                                                  <w:divBdr>
                                                    <w:top w:val="none" w:sz="0" w:space="0" w:color="auto"/>
                                                    <w:left w:val="none" w:sz="0" w:space="0" w:color="auto"/>
                                                    <w:bottom w:val="none" w:sz="0" w:space="0" w:color="auto"/>
                                                    <w:right w:val="none" w:sz="0" w:space="0" w:color="auto"/>
                                                  </w:divBdr>
                                                </w:div>
                                                <w:div w:id="322314290">
                                                  <w:marLeft w:val="640"/>
                                                  <w:marRight w:val="0"/>
                                                  <w:marTop w:val="0"/>
                                                  <w:marBottom w:val="0"/>
                                                  <w:divBdr>
                                                    <w:top w:val="none" w:sz="0" w:space="0" w:color="auto"/>
                                                    <w:left w:val="none" w:sz="0" w:space="0" w:color="auto"/>
                                                    <w:bottom w:val="none" w:sz="0" w:space="0" w:color="auto"/>
                                                    <w:right w:val="none" w:sz="0" w:space="0" w:color="auto"/>
                                                  </w:divBdr>
                                                </w:div>
                                                <w:div w:id="383679561">
                                                  <w:marLeft w:val="640"/>
                                                  <w:marRight w:val="0"/>
                                                  <w:marTop w:val="0"/>
                                                  <w:marBottom w:val="0"/>
                                                  <w:divBdr>
                                                    <w:top w:val="none" w:sz="0" w:space="0" w:color="auto"/>
                                                    <w:left w:val="none" w:sz="0" w:space="0" w:color="auto"/>
                                                    <w:bottom w:val="none" w:sz="0" w:space="0" w:color="auto"/>
                                                    <w:right w:val="none" w:sz="0" w:space="0" w:color="auto"/>
                                                  </w:divBdr>
                                                </w:div>
                                                <w:div w:id="451945948">
                                                  <w:marLeft w:val="640"/>
                                                  <w:marRight w:val="0"/>
                                                  <w:marTop w:val="0"/>
                                                  <w:marBottom w:val="0"/>
                                                  <w:divBdr>
                                                    <w:top w:val="none" w:sz="0" w:space="0" w:color="auto"/>
                                                    <w:left w:val="none" w:sz="0" w:space="0" w:color="auto"/>
                                                    <w:bottom w:val="none" w:sz="0" w:space="0" w:color="auto"/>
                                                    <w:right w:val="none" w:sz="0" w:space="0" w:color="auto"/>
                                                  </w:divBdr>
                                                </w:div>
                                                <w:div w:id="467170320">
                                                  <w:marLeft w:val="640"/>
                                                  <w:marRight w:val="0"/>
                                                  <w:marTop w:val="0"/>
                                                  <w:marBottom w:val="0"/>
                                                  <w:divBdr>
                                                    <w:top w:val="none" w:sz="0" w:space="0" w:color="auto"/>
                                                    <w:left w:val="none" w:sz="0" w:space="0" w:color="auto"/>
                                                    <w:bottom w:val="none" w:sz="0" w:space="0" w:color="auto"/>
                                                    <w:right w:val="none" w:sz="0" w:space="0" w:color="auto"/>
                                                  </w:divBdr>
                                                </w:div>
                                                <w:div w:id="496389016">
                                                  <w:marLeft w:val="640"/>
                                                  <w:marRight w:val="0"/>
                                                  <w:marTop w:val="0"/>
                                                  <w:marBottom w:val="0"/>
                                                  <w:divBdr>
                                                    <w:top w:val="none" w:sz="0" w:space="0" w:color="auto"/>
                                                    <w:left w:val="none" w:sz="0" w:space="0" w:color="auto"/>
                                                    <w:bottom w:val="none" w:sz="0" w:space="0" w:color="auto"/>
                                                    <w:right w:val="none" w:sz="0" w:space="0" w:color="auto"/>
                                                  </w:divBdr>
                                                </w:div>
                                                <w:div w:id="531187150">
                                                  <w:marLeft w:val="640"/>
                                                  <w:marRight w:val="0"/>
                                                  <w:marTop w:val="0"/>
                                                  <w:marBottom w:val="0"/>
                                                  <w:divBdr>
                                                    <w:top w:val="none" w:sz="0" w:space="0" w:color="auto"/>
                                                    <w:left w:val="none" w:sz="0" w:space="0" w:color="auto"/>
                                                    <w:bottom w:val="none" w:sz="0" w:space="0" w:color="auto"/>
                                                    <w:right w:val="none" w:sz="0" w:space="0" w:color="auto"/>
                                                  </w:divBdr>
                                                </w:div>
                                                <w:div w:id="546527500">
                                                  <w:marLeft w:val="640"/>
                                                  <w:marRight w:val="0"/>
                                                  <w:marTop w:val="0"/>
                                                  <w:marBottom w:val="0"/>
                                                  <w:divBdr>
                                                    <w:top w:val="none" w:sz="0" w:space="0" w:color="auto"/>
                                                    <w:left w:val="none" w:sz="0" w:space="0" w:color="auto"/>
                                                    <w:bottom w:val="none" w:sz="0" w:space="0" w:color="auto"/>
                                                    <w:right w:val="none" w:sz="0" w:space="0" w:color="auto"/>
                                                  </w:divBdr>
                                                </w:div>
                                                <w:div w:id="695932480">
                                                  <w:marLeft w:val="640"/>
                                                  <w:marRight w:val="0"/>
                                                  <w:marTop w:val="0"/>
                                                  <w:marBottom w:val="0"/>
                                                  <w:divBdr>
                                                    <w:top w:val="none" w:sz="0" w:space="0" w:color="auto"/>
                                                    <w:left w:val="none" w:sz="0" w:space="0" w:color="auto"/>
                                                    <w:bottom w:val="none" w:sz="0" w:space="0" w:color="auto"/>
                                                    <w:right w:val="none" w:sz="0" w:space="0" w:color="auto"/>
                                                  </w:divBdr>
                                                </w:div>
                                                <w:div w:id="710112487">
                                                  <w:marLeft w:val="640"/>
                                                  <w:marRight w:val="0"/>
                                                  <w:marTop w:val="0"/>
                                                  <w:marBottom w:val="0"/>
                                                  <w:divBdr>
                                                    <w:top w:val="none" w:sz="0" w:space="0" w:color="auto"/>
                                                    <w:left w:val="none" w:sz="0" w:space="0" w:color="auto"/>
                                                    <w:bottom w:val="none" w:sz="0" w:space="0" w:color="auto"/>
                                                    <w:right w:val="none" w:sz="0" w:space="0" w:color="auto"/>
                                                  </w:divBdr>
                                                </w:div>
                                                <w:div w:id="714236970">
                                                  <w:marLeft w:val="640"/>
                                                  <w:marRight w:val="0"/>
                                                  <w:marTop w:val="0"/>
                                                  <w:marBottom w:val="0"/>
                                                  <w:divBdr>
                                                    <w:top w:val="none" w:sz="0" w:space="0" w:color="auto"/>
                                                    <w:left w:val="none" w:sz="0" w:space="0" w:color="auto"/>
                                                    <w:bottom w:val="none" w:sz="0" w:space="0" w:color="auto"/>
                                                    <w:right w:val="none" w:sz="0" w:space="0" w:color="auto"/>
                                                  </w:divBdr>
                                                </w:div>
                                                <w:div w:id="759912496">
                                                  <w:marLeft w:val="640"/>
                                                  <w:marRight w:val="0"/>
                                                  <w:marTop w:val="0"/>
                                                  <w:marBottom w:val="0"/>
                                                  <w:divBdr>
                                                    <w:top w:val="none" w:sz="0" w:space="0" w:color="auto"/>
                                                    <w:left w:val="none" w:sz="0" w:space="0" w:color="auto"/>
                                                    <w:bottom w:val="none" w:sz="0" w:space="0" w:color="auto"/>
                                                    <w:right w:val="none" w:sz="0" w:space="0" w:color="auto"/>
                                                  </w:divBdr>
                                                </w:div>
                                                <w:div w:id="892888059">
                                                  <w:marLeft w:val="640"/>
                                                  <w:marRight w:val="0"/>
                                                  <w:marTop w:val="0"/>
                                                  <w:marBottom w:val="0"/>
                                                  <w:divBdr>
                                                    <w:top w:val="none" w:sz="0" w:space="0" w:color="auto"/>
                                                    <w:left w:val="none" w:sz="0" w:space="0" w:color="auto"/>
                                                    <w:bottom w:val="none" w:sz="0" w:space="0" w:color="auto"/>
                                                    <w:right w:val="none" w:sz="0" w:space="0" w:color="auto"/>
                                                  </w:divBdr>
                                                </w:div>
                                                <w:div w:id="909802703">
                                                  <w:marLeft w:val="640"/>
                                                  <w:marRight w:val="0"/>
                                                  <w:marTop w:val="0"/>
                                                  <w:marBottom w:val="0"/>
                                                  <w:divBdr>
                                                    <w:top w:val="none" w:sz="0" w:space="0" w:color="auto"/>
                                                    <w:left w:val="none" w:sz="0" w:space="0" w:color="auto"/>
                                                    <w:bottom w:val="none" w:sz="0" w:space="0" w:color="auto"/>
                                                    <w:right w:val="none" w:sz="0" w:space="0" w:color="auto"/>
                                                  </w:divBdr>
                                                </w:div>
                                                <w:div w:id="911162325">
                                                  <w:marLeft w:val="640"/>
                                                  <w:marRight w:val="0"/>
                                                  <w:marTop w:val="0"/>
                                                  <w:marBottom w:val="0"/>
                                                  <w:divBdr>
                                                    <w:top w:val="none" w:sz="0" w:space="0" w:color="auto"/>
                                                    <w:left w:val="none" w:sz="0" w:space="0" w:color="auto"/>
                                                    <w:bottom w:val="none" w:sz="0" w:space="0" w:color="auto"/>
                                                    <w:right w:val="none" w:sz="0" w:space="0" w:color="auto"/>
                                                  </w:divBdr>
                                                </w:div>
                                                <w:div w:id="987368896">
                                                  <w:marLeft w:val="640"/>
                                                  <w:marRight w:val="0"/>
                                                  <w:marTop w:val="0"/>
                                                  <w:marBottom w:val="0"/>
                                                  <w:divBdr>
                                                    <w:top w:val="none" w:sz="0" w:space="0" w:color="auto"/>
                                                    <w:left w:val="none" w:sz="0" w:space="0" w:color="auto"/>
                                                    <w:bottom w:val="none" w:sz="0" w:space="0" w:color="auto"/>
                                                    <w:right w:val="none" w:sz="0" w:space="0" w:color="auto"/>
                                                  </w:divBdr>
                                                </w:div>
                                                <w:div w:id="1020280435">
                                                  <w:marLeft w:val="640"/>
                                                  <w:marRight w:val="0"/>
                                                  <w:marTop w:val="0"/>
                                                  <w:marBottom w:val="0"/>
                                                  <w:divBdr>
                                                    <w:top w:val="none" w:sz="0" w:space="0" w:color="auto"/>
                                                    <w:left w:val="none" w:sz="0" w:space="0" w:color="auto"/>
                                                    <w:bottom w:val="none" w:sz="0" w:space="0" w:color="auto"/>
                                                    <w:right w:val="none" w:sz="0" w:space="0" w:color="auto"/>
                                                  </w:divBdr>
                                                </w:div>
                                                <w:div w:id="1091045511">
                                                  <w:marLeft w:val="640"/>
                                                  <w:marRight w:val="0"/>
                                                  <w:marTop w:val="0"/>
                                                  <w:marBottom w:val="0"/>
                                                  <w:divBdr>
                                                    <w:top w:val="none" w:sz="0" w:space="0" w:color="auto"/>
                                                    <w:left w:val="none" w:sz="0" w:space="0" w:color="auto"/>
                                                    <w:bottom w:val="none" w:sz="0" w:space="0" w:color="auto"/>
                                                    <w:right w:val="none" w:sz="0" w:space="0" w:color="auto"/>
                                                  </w:divBdr>
                                                </w:div>
                                                <w:div w:id="1111706914">
                                                  <w:marLeft w:val="640"/>
                                                  <w:marRight w:val="0"/>
                                                  <w:marTop w:val="0"/>
                                                  <w:marBottom w:val="0"/>
                                                  <w:divBdr>
                                                    <w:top w:val="none" w:sz="0" w:space="0" w:color="auto"/>
                                                    <w:left w:val="none" w:sz="0" w:space="0" w:color="auto"/>
                                                    <w:bottom w:val="none" w:sz="0" w:space="0" w:color="auto"/>
                                                    <w:right w:val="none" w:sz="0" w:space="0" w:color="auto"/>
                                                  </w:divBdr>
                                                </w:div>
                                                <w:div w:id="1209685157">
                                                  <w:marLeft w:val="640"/>
                                                  <w:marRight w:val="0"/>
                                                  <w:marTop w:val="0"/>
                                                  <w:marBottom w:val="0"/>
                                                  <w:divBdr>
                                                    <w:top w:val="none" w:sz="0" w:space="0" w:color="auto"/>
                                                    <w:left w:val="none" w:sz="0" w:space="0" w:color="auto"/>
                                                    <w:bottom w:val="none" w:sz="0" w:space="0" w:color="auto"/>
                                                    <w:right w:val="none" w:sz="0" w:space="0" w:color="auto"/>
                                                  </w:divBdr>
                                                </w:div>
                                                <w:div w:id="1276016595">
                                                  <w:marLeft w:val="640"/>
                                                  <w:marRight w:val="0"/>
                                                  <w:marTop w:val="0"/>
                                                  <w:marBottom w:val="0"/>
                                                  <w:divBdr>
                                                    <w:top w:val="none" w:sz="0" w:space="0" w:color="auto"/>
                                                    <w:left w:val="none" w:sz="0" w:space="0" w:color="auto"/>
                                                    <w:bottom w:val="none" w:sz="0" w:space="0" w:color="auto"/>
                                                    <w:right w:val="none" w:sz="0" w:space="0" w:color="auto"/>
                                                  </w:divBdr>
                                                </w:div>
                                                <w:div w:id="1385521986">
                                                  <w:marLeft w:val="640"/>
                                                  <w:marRight w:val="0"/>
                                                  <w:marTop w:val="0"/>
                                                  <w:marBottom w:val="0"/>
                                                  <w:divBdr>
                                                    <w:top w:val="none" w:sz="0" w:space="0" w:color="auto"/>
                                                    <w:left w:val="none" w:sz="0" w:space="0" w:color="auto"/>
                                                    <w:bottom w:val="none" w:sz="0" w:space="0" w:color="auto"/>
                                                    <w:right w:val="none" w:sz="0" w:space="0" w:color="auto"/>
                                                  </w:divBdr>
                                                </w:div>
                                                <w:div w:id="1395858836">
                                                  <w:marLeft w:val="640"/>
                                                  <w:marRight w:val="0"/>
                                                  <w:marTop w:val="0"/>
                                                  <w:marBottom w:val="0"/>
                                                  <w:divBdr>
                                                    <w:top w:val="none" w:sz="0" w:space="0" w:color="auto"/>
                                                    <w:left w:val="none" w:sz="0" w:space="0" w:color="auto"/>
                                                    <w:bottom w:val="none" w:sz="0" w:space="0" w:color="auto"/>
                                                    <w:right w:val="none" w:sz="0" w:space="0" w:color="auto"/>
                                                  </w:divBdr>
                                                </w:div>
                                                <w:div w:id="1462188668">
                                                  <w:marLeft w:val="640"/>
                                                  <w:marRight w:val="0"/>
                                                  <w:marTop w:val="0"/>
                                                  <w:marBottom w:val="0"/>
                                                  <w:divBdr>
                                                    <w:top w:val="none" w:sz="0" w:space="0" w:color="auto"/>
                                                    <w:left w:val="none" w:sz="0" w:space="0" w:color="auto"/>
                                                    <w:bottom w:val="none" w:sz="0" w:space="0" w:color="auto"/>
                                                    <w:right w:val="none" w:sz="0" w:space="0" w:color="auto"/>
                                                  </w:divBdr>
                                                </w:div>
                                                <w:div w:id="1551724890">
                                                  <w:marLeft w:val="640"/>
                                                  <w:marRight w:val="0"/>
                                                  <w:marTop w:val="0"/>
                                                  <w:marBottom w:val="0"/>
                                                  <w:divBdr>
                                                    <w:top w:val="none" w:sz="0" w:space="0" w:color="auto"/>
                                                    <w:left w:val="none" w:sz="0" w:space="0" w:color="auto"/>
                                                    <w:bottom w:val="none" w:sz="0" w:space="0" w:color="auto"/>
                                                    <w:right w:val="none" w:sz="0" w:space="0" w:color="auto"/>
                                                  </w:divBdr>
                                                </w:div>
                                                <w:div w:id="1558203005">
                                                  <w:marLeft w:val="640"/>
                                                  <w:marRight w:val="0"/>
                                                  <w:marTop w:val="0"/>
                                                  <w:marBottom w:val="0"/>
                                                  <w:divBdr>
                                                    <w:top w:val="none" w:sz="0" w:space="0" w:color="auto"/>
                                                    <w:left w:val="none" w:sz="0" w:space="0" w:color="auto"/>
                                                    <w:bottom w:val="none" w:sz="0" w:space="0" w:color="auto"/>
                                                    <w:right w:val="none" w:sz="0" w:space="0" w:color="auto"/>
                                                  </w:divBdr>
                                                </w:div>
                                                <w:div w:id="1592736485">
                                                  <w:marLeft w:val="640"/>
                                                  <w:marRight w:val="0"/>
                                                  <w:marTop w:val="0"/>
                                                  <w:marBottom w:val="0"/>
                                                  <w:divBdr>
                                                    <w:top w:val="none" w:sz="0" w:space="0" w:color="auto"/>
                                                    <w:left w:val="none" w:sz="0" w:space="0" w:color="auto"/>
                                                    <w:bottom w:val="none" w:sz="0" w:space="0" w:color="auto"/>
                                                    <w:right w:val="none" w:sz="0" w:space="0" w:color="auto"/>
                                                  </w:divBdr>
                                                </w:div>
                                                <w:div w:id="1594506245">
                                                  <w:marLeft w:val="640"/>
                                                  <w:marRight w:val="0"/>
                                                  <w:marTop w:val="0"/>
                                                  <w:marBottom w:val="0"/>
                                                  <w:divBdr>
                                                    <w:top w:val="none" w:sz="0" w:space="0" w:color="auto"/>
                                                    <w:left w:val="none" w:sz="0" w:space="0" w:color="auto"/>
                                                    <w:bottom w:val="none" w:sz="0" w:space="0" w:color="auto"/>
                                                    <w:right w:val="none" w:sz="0" w:space="0" w:color="auto"/>
                                                  </w:divBdr>
                                                </w:div>
                                                <w:div w:id="1604918589">
                                                  <w:marLeft w:val="640"/>
                                                  <w:marRight w:val="0"/>
                                                  <w:marTop w:val="0"/>
                                                  <w:marBottom w:val="0"/>
                                                  <w:divBdr>
                                                    <w:top w:val="none" w:sz="0" w:space="0" w:color="auto"/>
                                                    <w:left w:val="none" w:sz="0" w:space="0" w:color="auto"/>
                                                    <w:bottom w:val="none" w:sz="0" w:space="0" w:color="auto"/>
                                                    <w:right w:val="none" w:sz="0" w:space="0" w:color="auto"/>
                                                  </w:divBdr>
                                                </w:div>
                                                <w:div w:id="1647316374">
                                                  <w:marLeft w:val="640"/>
                                                  <w:marRight w:val="0"/>
                                                  <w:marTop w:val="0"/>
                                                  <w:marBottom w:val="0"/>
                                                  <w:divBdr>
                                                    <w:top w:val="none" w:sz="0" w:space="0" w:color="auto"/>
                                                    <w:left w:val="none" w:sz="0" w:space="0" w:color="auto"/>
                                                    <w:bottom w:val="none" w:sz="0" w:space="0" w:color="auto"/>
                                                    <w:right w:val="none" w:sz="0" w:space="0" w:color="auto"/>
                                                  </w:divBdr>
                                                </w:div>
                                                <w:div w:id="1747650500">
                                                  <w:marLeft w:val="640"/>
                                                  <w:marRight w:val="0"/>
                                                  <w:marTop w:val="0"/>
                                                  <w:marBottom w:val="0"/>
                                                  <w:divBdr>
                                                    <w:top w:val="none" w:sz="0" w:space="0" w:color="auto"/>
                                                    <w:left w:val="none" w:sz="0" w:space="0" w:color="auto"/>
                                                    <w:bottom w:val="none" w:sz="0" w:space="0" w:color="auto"/>
                                                    <w:right w:val="none" w:sz="0" w:space="0" w:color="auto"/>
                                                  </w:divBdr>
                                                </w:div>
                                                <w:div w:id="1773042565">
                                                  <w:marLeft w:val="640"/>
                                                  <w:marRight w:val="0"/>
                                                  <w:marTop w:val="0"/>
                                                  <w:marBottom w:val="0"/>
                                                  <w:divBdr>
                                                    <w:top w:val="none" w:sz="0" w:space="0" w:color="auto"/>
                                                    <w:left w:val="none" w:sz="0" w:space="0" w:color="auto"/>
                                                    <w:bottom w:val="none" w:sz="0" w:space="0" w:color="auto"/>
                                                    <w:right w:val="none" w:sz="0" w:space="0" w:color="auto"/>
                                                  </w:divBdr>
                                                </w:div>
                                                <w:div w:id="1777214777">
                                                  <w:marLeft w:val="640"/>
                                                  <w:marRight w:val="0"/>
                                                  <w:marTop w:val="0"/>
                                                  <w:marBottom w:val="0"/>
                                                  <w:divBdr>
                                                    <w:top w:val="none" w:sz="0" w:space="0" w:color="auto"/>
                                                    <w:left w:val="none" w:sz="0" w:space="0" w:color="auto"/>
                                                    <w:bottom w:val="none" w:sz="0" w:space="0" w:color="auto"/>
                                                    <w:right w:val="none" w:sz="0" w:space="0" w:color="auto"/>
                                                  </w:divBdr>
                                                </w:div>
                                                <w:div w:id="1789426115">
                                                  <w:marLeft w:val="640"/>
                                                  <w:marRight w:val="0"/>
                                                  <w:marTop w:val="0"/>
                                                  <w:marBottom w:val="0"/>
                                                  <w:divBdr>
                                                    <w:top w:val="none" w:sz="0" w:space="0" w:color="auto"/>
                                                    <w:left w:val="none" w:sz="0" w:space="0" w:color="auto"/>
                                                    <w:bottom w:val="none" w:sz="0" w:space="0" w:color="auto"/>
                                                    <w:right w:val="none" w:sz="0" w:space="0" w:color="auto"/>
                                                  </w:divBdr>
                                                </w:div>
                                                <w:div w:id="1803503226">
                                                  <w:marLeft w:val="640"/>
                                                  <w:marRight w:val="0"/>
                                                  <w:marTop w:val="0"/>
                                                  <w:marBottom w:val="0"/>
                                                  <w:divBdr>
                                                    <w:top w:val="none" w:sz="0" w:space="0" w:color="auto"/>
                                                    <w:left w:val="none" w:sz="0" w:space="0" w:color="auto"/>
                                                    <w:bottom w:val="none" w:sz="0" w:space="0" w:color="auto"/>
                                                    <w:right w:val="none" w:sz="0" w:space="0" w:color="auto"/>
                                                  </w:divBdr>
                                                </w:div>
                                                <w:div w:id="1817650160">
                                                  <w:marLeft w:val="640"/>
                                                  <w:marRight w:val="0"/>
                                                  <w:marTop w:val="0"/>
                                                  <w:marBottom w:val="0"/>
                                                  <w:divBdr>
                                                    <w:top w:val="none" w:sz="0" w:space="0" w:color="auto"/>
                                                    <w:left w:val="none" w:sz="0" w:space="0" w:color="auto"/>
                                                    <w:bottom w:val="none" w:sz="0" w:space="0" w:color="auto"/>
                                                    <w:right w:val="none" w:sz="0" w:space="0" w:color="auto"/>
                                                  </w:divBdr>
                                                </w:div>
                                                <w:div w:id="1836146806">
                                                  <w:marLeft w:val="640"/>
                                                  <w:marRight w:val="0"/>
                                                  <w:marTop w:val="0"/>
                                                  <w:marBottom w:val="0"/>
                                                  <w:divBdr>
                                                    <w:top w:val="none" w:sz="0" w:space="0" w:color="auto"/>
                                                    <w:left w:val="none" w:sz="0" w:space="0" w:color="auto"/>
                                                    <w:bottom w:val="none" w:sz="0" w:space="0" w:color="auto"/>
                                                    <w:right w:val="none" w:sz="0" w:space="0" w:color="auto"/>
                                                  </w:divBdr>
                                                </w:div>
                                                <w:div w:id="1847402485">
                                                  <w:marLeft w:val="640"/>
                                                  <w:marRight w:val="0"/>
                                                  <w:marTop w:val="0"/>
                                                  <w:marBottom w:val="0"/>
                                                  <w:divBdr>
                                                    <w:top w:val="none" w:sz="0" w:space="0" w:color="auto"/>
                                                    <w:left w:val="none" w:sz="0" w:space="0" w:color="auto"/>
                                                    <w:bottom w:val="none" w:sz="0" w:space="0" w:color="auto"/>
                                                    <w:right w:val="none" w:sz="0" w:space="0" w:color="auto"/>
                                                  </w:divBdr>
                                                </w:div>
                                                <w:div w:id="1898392684">
                                                  <w:marLeft w:val="640"/>
                                                  <w:marRight w:val="0"/>
                                                  <w:marTop w:val="0"/>
                                                  <w:marBottom w:val="0"/>
                                                  <w:divBdr>
                                                    <w:top w:val="none" w:sz="0" w:space="0" w:color="auto"/>
                                                    <w:left w:val="none" w:sz="0" w:space="0" w:color="auto"/>
                                                    <w:bottom w:val="none" w:sz="0" w:space="0" w:color="auto"/>
                                                    <w:right w:val="none" w:sz="0" w:space="0" w:color="auto"/>
                                                  </w:divBdr>
                                                </w:div>
                                                <w:div w:id="1931692664">
                                                  <w:marLeft w:val="640"/>
                                                  <w:marRight w:val="0"/>
                                                  <w:marTop w:val="0"/>
                                                  <w:marBottom w:val="0"/>
                                                  <w:divBdr>
                                                    <w:top w:val="none" w:sz="0" w:space="0" w:color="auto"/>
                                                    <w:left w:val="none" w:sz="0" w:space="0" w:color="auto"/>
                                                    <w:bottom w:val="none" w:sz="0" w:space="0" w:color="auto"/>
                                                    <w:right w:val="none" w:sz="0" w:space="0" w:color="auto"/>
                                                  </w:divBdr>
                                                </w:div>
                                                <w:div w:id="1991592681">
                                                  <w:marLeft w:val="640"/>
                                                  <w:marRight w:val="0"/>
                                                  <w:marTop w:val="0"/>
                                                  <w:marBottom w:val="0"/>
                                                  <w:divBdr>
                                                    <w:top w:val="none" w:sz="0" w:space="0" w:color="auto"/>
                                                    <w:left w:val="none" w:sz="0" w:space="0" w:color="auto"/>
                                                    <w:bottom w:val="none" w:sz="0" w:space="0" w:color="auto"/>
                                                    <w:right w:val="none" w:sz="0" w:space="0" w:color="auto"/>
                                                  </w:divBdr>
                                                </w:div>
                                                <w:div w:id="2030837846">
                                                  <w:marLeft w:val="640"/>
                                                  <w:marRight w:val="0"/>
                                                  <w:marTop w:val="0"/>
                                                  <w:marBottom w:val="0"/>
                                                  <w:divBdr>
                                                    <w:top w:val="none" w:sz="0" w:space="0" w:color="auto"/>
                                                    <w:left w:val="none" w:sz="0" w:space="0" w:color="auto"/>
                                                    <w:bottom w:val="none" w:sz="0" w:space="0" w:color="auto"/>
                                                    <w:right w:val="none" w:sz="0" w:space="0" w:color="auto"/>
                                                  </w:divBdr>
                                                </w:div>
                                                <w:div w:id="2063091645">
                                                  <w:marLeft w:val="640"/>
                                                  <w:marRight w:val="0"/>
                                                  <w:marTop w:val="0"/>
                                                  <w:marBottom w:val="0"/>
                                                  <w:divBdr>
                                                    <w:top w:val="none" w:sz="0" w:space="0" w:color="auto"/>
                                                    <w:left w:val="none" w:sz="0" w:space="0" w:color="auto"/>
                                                    <w:bottom w:val="none" w:sz="0" w:space="0" w:color="auto"/>
                                                    <w:right w:val="none" w:sz="0" w:space="0" w:color="auto"/>
                                                  </w:divBdr>
                                                </w:div>
                                                <w:div w:id="2079356636">
                                                  <w:marLeft w:val="640"/>
                                                  <w:marRight w:val="0"/>
                                                  <w:marTop w:val="0"/>
                                                  <w:marBottom w:val="0"/>
                                                  <w:divBdr>
                                                    <w:top w:val="none" w:sz="0" w:space="0" w:color="auto"/>
                                                    <w:left w:val="none" w:sz="0" w:space="0" w:color="auto"/>
                                                    <w:bottom w:val="none" w:sz="0" w:space="0" w:color="auto"/>
                                                    <w:right w:val="none" w:sz="0" w:space="0" w:color="auto"/>
                                                  </w:divBdr>
                                                </w:div>
                                                <w:div w:id="2119526951">
                                                  <w:marLeft w:val="640"/>
                                                  <w:marRight w:val="0"/>
                                                  <w:marTop w:val="0"/>
                                                  <w:marBottom w:val="0"/>
                                                  <w:divBdr>
                                                    <w:top w:val="none" w:sz="0" w:space="0" w:color="auto"/>
                                                    <w:left w:val="none" w:sz="0" w:space="0" w:color="auto"/>
                                                    <w:bottom w:val="none" w:sz="0" w:space="0" w:color="auto"/>
                                                    <w:right w:val="none" w:sz="0" w:space="0" w:color="auto"/>
                                                  </w:divBdr>
                                                </w:div>
                                              </w:divsChild>
                                            </w:div>
                                            <w:div w:id="684286026">
                                              <w:marLeft w:val="0"/>
                                              <w:marRight w:val="0"/>
                                              <w:marTop w:val="0"/>
                                              <w:marBottom w:val="0"/>
                                              <w:divBdr>
                                                <w:top w:val="none" w:sz="0" w:space="0" w:color="auto"/>
                                                <w:left w:val="none" w:sz="0" w:space="0" w:color="auto"/>
                                                <w:bottom w:val="none" w:sz="0" w:space="0" w:color="auto"/>
                                                <w:right w:val="none" w:sz="0" w:space="0" w:color="auto"/>
                                              </w:divBdr>
                                              <w:divsChild>
                                                <w:div w:id="9570470">
                                                  <w:marLeft w:val="640"/>
                                                  <w:marRight w:val="0"/>
                                                  <w:marTop w:val="0"/>
                                                  <w:marBottom w:val="0"/>
                                                  <w:divBdr>
                                                    <w:top w:val="none" w:sz="0" w:space="0" w:color="auto"/>
                                                    <w:left w:val="none" w:sz="0" w:space="0" w:color="auto"/>
                                                    <w:bottom w:val="none" w:sz="0" w:space="0" w:color="auto"/>
                                                    <w:right w:val="none" w:sz="0" w:space="0" w:color="auto"/>
                                                  </w:divBdr>
                                                </w:div>
                                                <w:div w:id="18775397">
                                                  <w:marLeft w:val="640"/>
                                                  <w:marRight w:val="0"/>
                                                  <w:marTop w:val="0"/>
                                                  <w:marBottom w:val="0"/>
                                                  <w:divBdr>
                                                    <w:top w:val="none" w:sz="0" w:space="0" w:color="auto"/>
                                                    <w:left w:val="none" w:sz="0" w:space="0" w:color="auto"/>
                                                    <w:bottom w:val="none" w:sz="0" w:space="0" w:color="auto"/>
                                                    <w:right w:val="none" w:sz="0" w:space="0" w:color="auto"/>
                                                  </w:divBdr>
                                                </w:div>
                                                <w:div w:id="61417479">
                                                  <w:marLeft w:val="640"/>
                                                  <w:marRight w:val="0"/>
                                                  <w:marTop w:val="0"/>
                                                  <w:marBottom w:val="0"/>
                                                  <w:divBdr>
                                                    <w:top w:val="none" w:sz="0" w:space="0" w:color="auto"/>
                                                    <w:left w:val="none" w:sz="0" w:space="0" w:color="auto"/>
                                                    <w:bottom w:val="none" w:sz="0" w:space="0" w:color="auto"/>
                                                    <w:right w:val="none" w:sz="0" w:space="0" w:color="auto"/>
                                                  </w:divBdr>
                                                </w:div>
                                                <w:div w:id="85462474">
                                                  <w:marLeft w:val="640"/>
                                                  <w:marRight w:val="0"/>
                                                  <w:marTop w:val="0"/>
                                                  <w:marBottom w:val="0"/>
                                                  <w:divBdr>
                                                    <w:top w:val="none" w:sz="0" w:space="0" w:color="auto"/>
                                                    <w:left w:val="none" w:sz="0" w:space="0" w:color="auto"/>
                                                    <w:bottom w:val="none" w:sz="0" w:space="0" w:color="auto"/>
                                                    <w:right w:val="none" w:sz="0" w:space="0" w:color="auto"/>
                                                  </w:divBdr>
                                                </w:div>
                                                <w:div w:id="141508089">
                                                  <w:marLeft w:val="640"/>
                                                  <w:marRight w:val="0"/>
                                                  <w:marTop w:val="0"/>
                                                  <w:marBottom w:val="0"/>
                                                  <w:divBdr>
                                                    <w:top w:val="none" w:sz="0" w:space="0" w:color="auto"/>
                                                    <w:left w:val="none" w:sz="0" w:space="0" w:color="auto"/>
                                                    <w:bottom w:val="none" w:sz="0" w:space="0" w:color="auto"/>
                                                    <w:right w:val="none" w:sz="0" w:space="0" w:color="auto"/>
                                                  </w:divBdr>
                                                </w:div>
                                                <w:div w:id="245574127">
                                                  <w:marLeft w:val="640"/>
                                                  <w:marRight w:val="0"/>
                                                  <w:marTop w:val="0"/>
                                                  <w:marBottom w:val="0"/>
                                                  <w:divBdr>
                                                    <w:top w:val="none" w:sz="0" w:space="0" w:color="auto"/>
                                                    <w:left w:val="none" w:sz="0" w:space="0" w:color="auto"/>
                                                    <w:bottom w:val="none" w:sz="0" w:space="0" w:color="auto"/>
                                                    <w:right w:val="none" w:sz="0" w:space="0" w:color="auto"/>
                                                  </w:divBdr>
                                                </w:div>
                                                <w:div w:id="271203386">
                                                  <w:marLeft w:val="640"/>
                                                  <w:marRight w:val="0"/>
                                                  <w:marTop w:val="0"/>
                                                  <w:marBottom w:val="0"/>
                                                  <w:divBdr>
                                                    <w:top w:val="none" w:sz="0" w:space="0" w:color="auto"/>
                                                    <w:left w:val="none" w:sz="0" w:space="0" w:color="auto"/>
                                                    <w:bottom w:val="none" w:sz="0" w:space="0" w:color="auto"/>
                                                    <w:right w:val="none" w:sz="0" w:space="0" w:color="auto"/>
                                                  </w:divBdr>
                                                </w:div>
                                                <w:div w:id="288977184">
                                                  <w:marLeft w:val="640"/>
                                                  <w:marRight w:val="0"/>
                                                  <w:marTop w:val="0"/>
                                                  <w:marBottom w:val="0"/>
                                                  <w:divBdr>
                                                    <w:top w:val="none" w:sz="0" w:space="0" w:color="auto"/>
                                                    <w:left w:val="none" w:sz="0" w:space="0" w:color="auto"/>
                                                    <w:bottom w:val="none" w:sz="0" w:space="0" w:color="auto"/>
                                                    <w:right w:val="none" w:sz="0" w:space="0" w:color="auto"/>
                                                  </w:divBdr>
                                                </w:div>
                                                <w:div w:id="308439788">
                                                  <w:marLeft w:val="640"/>
                                                  <w:marRight w:val="0"/>
                                                  <w:marTop w:val="0"/>
                                                  <w:marBottom w:val="0"/>
                                                  <w:divBdr>
                                                    <w:top w:val="none" w:sz="0" w:space="0" w:color="auto"/>
                                                    <w:left w:val="none" w:sz="0" w:space="0" w:color="auto"/>
                                                    <w:bottom w:val="none" w:sz="0" w:space="0" w:color="auto"/>
                                                    <w:right w:val="none" w:sz="0" w:space="0" w:color="auto"/>
                                                  </w:divBdr>
                                                </w:div>
                                                <w:div w:id="334915688">
                                                  <w:marLeft w:val="640"/>
                                                  <w:marRight w:val="0"/>
                                                  <w:marTop w:val="0"/>
                                                  <w:marBottom w:val="0"/>
                                                  <w:divBdr>
                                                    <w:top w:val="none" w:sz="0" w:space="0" w:color="auto"/>
                                                    <w:left w:val="none" w:sz="0" w:space="0" w:color="auto"/>
                                                    <w:bottom w:val="none" w:sz="0" w:space="0" w:color="auto"/>
                                                    <w:right w:val="none" w:sz="0" w:space="0" w:color="auto"/>
                                                  </w:divBdr>
                                                </w:div>
                                                <w:div w:id="339627881">
                                                  <w:marLeft w:val="640"/>
                                                  <w:marRight w:val="0"/>
                                                  <w:marTop w:val="0"/>
                                                  <w:marBottom w:val="0"/>
                                                  <w:divBdr>
                                                    <w:top w:val="none" w:sz="0" w:space="0" w:color="auto"/>
                                                    <w:left w:val="none" w:sz="0" w:space="0" w:color="auto"/>
                                                    <w:bottom w:val="none" w:sz="0" w:space="0" w:color="auto"/>
                                                    <w:right w:val="none" w:sz="0" w:space="0" w:color="auto"/>
                                                  </w:divBdr>
                                                </w:div>
                                                <w:div w:id="407458677">
                                                  <w:marLeft w:val="640"/>
                                                  <w:marRight w:val="0"/>
                                                  <w:marTop w:val="0"/>
                                                  <w:marBottom w:val="0"/>
                                                  <w:divBdr>
                                                    <w:top w:val="none" w:sz="0" w:space="0" w:color="auto"/>
                                                    <w:left w:val="none" w:sz="0" w:space="0" w:color="auto"/>
                                                    <w:bottom w:val="none" w:sz="0" w:space="0" w:color="auto"/>
                                                    <w:right w:val="none" w:sz="0" w:space="0" w:color="auto"/>
                                                  </w:divBdr>
                                                </w:div>
                                                <w:div w:id="518392625">
                                                  <w:marLeft w:val="640"/>
                                                  <w:marRight w:val="0"/>
                                                  <w:marTop w:val="0"/>
                                                  <w:marBottom w:val="0"/>
                                                  <w:divBdr>
                                                    <w:top w:val="none" w:sz="0" w:space="0" w:color="auto"/>
                                                    <w:left w:val="none" w:sz="0" w:space="0" w:color="auto"/>
                                                    <w:bottom w:val="none" w:sz="0" w:space="0" w:color="auto"/>
                                                    <w:right w:val="none" w:sz="0" w:space="0" w:color="auto"/>
                                                  </w:divBdr>
                                                </w:div>
                                                <w:div w:id="549804672">
                                                  <w:marLeft w:val="640"/>
                                                  <w:marRight w:val="0"/>
                                                  <w:marTop w:val="0"/>
                                                  <w:marBottom w:val="0"/>
                                                  <w:divBdr>
                                                    <w:top w:val="none" w:sz="0" w:space="0" w:color="auto"/>
                                                    <w:left w:val="none" w:sz="0" w:space="0" w:color="auto"/>
                                                    <w:bottom w:val="none" w:sz="0" w:space="0" w:color="auto"/>
                                                    <w:right w:val="none" w:sz="0" w:space="0" w:color="auto"/>
                                                  </w:divBdr>
                                                </w:div>
                                                <w:div w:id="632096832">
                                                  <w:marLeft w:val="640"/>
                                                  <w:marRight w:val="0"/>
                                                  <w:marTop w:val="0"/>
                                                  <w:marBottom w:val="0"/>
                                                  <w:divBdr>
                                                    <w:top w:val="none" w:sz="0" w:space="0" w:color="auto"/>
                                                    <w:left w:val="none" w:sz="0" w:space="0" w:color="auto"/>
                                                    <w:bottom w:val="none" w:sz="0" w:space="0" w:color="auto"/>
                                                    <w:right w:val="none" w:sz="0" w:space="0" w:color="auto"/>
                                                  </w:divBdr>
                                                </w:div>
                                                <w:div w:id="689259329">
                                                  <w:marLeft w:val="640"/>
                                                  <w:marRight w:val="0"/>
                                                  <w:marTop w:val="0"/>
                                                  <w:marBottom w:val="0"/>
                                                  <w:divBdr>
                                                    <w:top w:val="none" w:sz="0" w:space="0" w:color="auto"/>
                                                    <w:left w:val="none" w:sz="0" w:space="0" w:color="auto"/>
                                                    <w:bottom w:val="none" w:sz="0" w:space="0" w:color="auto"/>
                                                    <w:right w:val="none" w:sz="0" w:space="0" w:color="auto"/>
                                                  </w:divBdr>
                                                </w:div>
                                                <w:div w:id="756092381">
                                                  <w:marLeft w:val="640"/>
                                                  <w:marRight w:val="0"/>
                                                  <w:marTop w:val="0"/>
                                                  <w:marBottom w:val="0"/>
                                                  <w:divBdr>
                                                    <w:top w:val="none" w:sz="0" w:space="0" w:color="auto"/>
                                                    <w:left w:val="none" w:sz="0" w:space="0" w:color="auto"/>
                                                    <w:bottom w:val="none" w:sz="0" w:space="0" w:color="auto"/>
                                                    <w:right w:val="none" w:sz="0" w:space="0" w:color="auto"/>
                                                  </w:divBdr>
                                                </w:div>
                                                <w:div w:id="846558005">
                                                  <w:marLeft w:val="640"/>
                                                  <w:marRight w:val="0"/>
                                                  <w:marTop w:val="0"/>
                                                  <w:marBottom w:val="0"/>
                                                  <w:divBdr>
                                                    <w:top w:val="none" w:sz="0" w:space="0" w:color="auto"/>
                                                    <w:left w:val="none" w:sz="0" w:space="0" w:color="auto"/>
                                                    <w:bottom w:val="none" w:sz="0" w:space="0" w:color="auto"/>
                                                    <w:right w:val="none" w:sz="0" w:space="0" w:color="auto"/>
                                                  </w:divBdr>
                                                </w:div>
                                                <w:div w:id="870651552">
                                                  <w:marLeft w:val="640"/>
                                                  <w:marRight w:val="0"/>
                                                  <w:marTop w:val="0"/>
                                                  <w:marBottom w:val="0"/>
                                                  <w:divBdr>
                                                    <w:top w:val="none" w:sz="0" w:space="0" w:color="auto"/>
                                                    <w:left w:val="none" w:sz="0" w:space="0" w:color="auto"/>
                                                    <w:bottom w:val="none" w:sz="0" w:space="0" w:color="auto"/>
                                                    <w:right w:val="none" w:sz="0" w:space="0" w:color="auto"/>
                                                  </w:divBdr>
                                                </w:div>
                                                <w:div w:id="943725766">
                                                  <w:marLeft w:val="640"/>
                                                  <w:marRight w:val="0"/>
                                                  <w:marTop w:val="0"/>
                                                  <w:marBottom w:val="0"/>
                                                  <w:divBdr>
                                                    <w:top w:val="none" w:sz="0" w:space="0" w:color="auto"/>
                                                    <w:left w:val="none" w:sz="0" w:space="0" w:color="auto"/>
                                                    <w:bottom w:val="none" w:sz="0" w:space="0" w:color="auto"/>
                                                    <w:right w:val="none" w:sz="0" w:space="0" w:color="auto"/>
                                                  </w:divBdr>
                                                </w:div>
                                                <w:div w:id="980377898">
                                                  <w:marLeft w:val="640"/>
                                                  <w:marRight w:val="0"/>
                                                  <w:marTop w:val="0"/>
                                                  <w:marBottom w:val="0"/>
                                                  <w:divBdr>
                                                    <w:top w:val="none" w:sz="0" w:space="0" w:color="auto"/>
                                                    <w:left w:val="none" w:sz="0" w:space="0" w:color="auto"/>
                                                    <w:bottom w:val="none" w:sz="0" w:space="0" w:color="auto"/>
                                                    <w:right w:val="none" w:sz="0" w:space="0" w:color="auto"/>
                                                  </w:divBdr>
                                                </w:div>
                                                <w:div w:id="985360223">
                                                  <w:marLeft w:val="640"/>
                                                  <w:marRight w:val="0"/>
                                                  <w:marTop w:val="0"/>
                                                  <w:marBottom w:val="0"/>
                                                  <w:divBdr>
                                                    <w:top w:val="none" w:sz="0" w:space="0" w:color="auto"/>
                                                    <w:left w:val="none" w:sz="0" w:space="0" w:color="auto"/>
                                                    <w:bottom w:val="none" w:sz="0" w:space="0" w:color="auto"/>
                                                    <w:right w:val="none" w:sz="0" w:space="0" w:color="auto"/>
                                                  </w:divBdr>
                                                </w:div>
                                                <w:div w:id="988747200">
                                                  <w:marLeft w:val="640"/>
                                                  <w:marRight w:val="0"/>
                                                  <w:marTop w:val="0"/>
                                                  <w:marBottom w:val="0"/>
                                                  <w:divBdr>
                                                    <w:top w:val="none" w:sz="0" w:space="0" w:color="auto"/>
                                                    <w:left w:val="none" w:sz="0" w:space="0" w:color="auto"/>
                                                    <w:bottom w:val="none" w:sz="0" w:space="0" w:color="auto"/>
                                                    <w:right w:val="none" w:sz="0" w:space="0" w:color="auto"/>
                                                  </w:divBdr>
                                                </w:div>
                                                <w:div w:id="1003580908">
                                                  <w:marLeft w:val="640"/>
                                                  <w:marRight w:val="0"/>
                                                  <w:marTop w:val="0"/>
                                                  <w:marBottom w:val="0"/>
                                                  <w:divBdr>
                                                    <w:top w:val="none" w:sz="0" w:space="0" w:color="auto"/>
                                                    <w:left w:val="none" w:sz="0" w:space="0" w:color="auto"/>
                                                    <w:bottom w:val="none" w:sz="0" w:space="0" w:color="auto"/>
                                                    <w:right w:val="none" w:sz="0" w:space="0" w:color="auto"/>
                                                  </w:divBdr>
                                                </w:div>
                                                <w:div w:id="1022054078">
                                                  <w:marLeft w:val="640"/>
                                                  <w:marRight w:val="0"/>
                                                  <w:marTop w:val="0"/>
                                                  <w:marBottom w:val="0"/>
                                                  <w:divBdr>
                                                    <w:top w:val="none" w:sz="0" w:space="0" w:color="auto"/>
                                                    <w:left w:val="none" w:sz="0" w:space="0" w:color="auto"/>
                                                    <w:bottom w:val="none" w:sz="0" w:space="0" w:color="auto"/>
                                                    <w:right w:val="none" w:sz="0" w:space="0" w:color="auto"/>
                                                  </w:divBdr>
                                                </w:div>
                                                <w:div w:id="1042440151">
                                                  <w:marLeft w:val="640"/>
                                                  <w:marRight w:val="0"/>
                                                  <w:marTop w:val="0"/>
                                                  <w:marBottom w:val="0"/>
                                                  <w:divBdr>
                                                    <w:top w:val="none" w:sz="0" w:space="0" w:color="auto"/>
                                                    <w:left w:val="none" w:sz="0" w:space="0" w:color="auto"/>
                                                    <w:bottom w:val="none" w:sz="0" w:space="0" w:color="auto"/>
                                                    <w:right w:val="none" w:sz="0" w:space="0" w:color="auto"/>
                                                  </w:divBdr>
                                                </w:div>
                                                <w:div w:id="1066881654">
                                                  <w:marLeft w:val="640"/>
                                                  <w:marRight w:val="0"/>
                                                  <w:marTop w:val="0"/>
                                                  <w:marBottom w:val="0"/>
                                                  <w:divBdr>
                                                    <w:top w:val="none" w:sz="0" w:space="0" w:color="auto"/>
                                                    <w:left w:val="none" w:sz="0" w:space="0" w:color="auto"/>
                                                    <w:bottom w:val="none" w:sz="0" w:space="0" w:color="auto"/>
                                                    <w:right w:val="none" w:sz="0" w:space="0" w:color="auto"/>
                                                  </w:divBdr>
                                                </w:div>
                                                <w:div w:id="1145195953">
                                                  <w:marLeft w:val="640"/>
                                                  <w:marRight w:val="0"/>
                                                  <w:marTop w:val="0"/>
                                                  <w:marBottom w:val="0"/>
                                                  <w:divBdr>
                                                    <w:top w:val="none" w:sz="0" w:space="0" w:color="auto"/>
                                                    <w:left w:val="none" w:sz="0" w:space="0" w:color="auto"/>
                                                    <w:bottom w:val="none" w:sz="0" w:space="0" w:color="auto"/>
                                                    <w:right w:val="none" w:sz="0" w:space="0" w:color="auto"/>
                                                  </w:divBdr>
                                                </w:div>
                                                <w:div w:id="1145438565">
                                                  <w:marLeft w:val="640"/>
                                                  <w:marRight w:val="0"/>
                                                  <w:marTop w:val="0"/>
                                                  <w:marBottom w:val="0"/>
                                                  <w:divBdr>
                                                    <w:top w:val="none" w:sz="0" w:space="0" w:color="auto"/>
                                                    <w:left w:val="none" w:sz="0" w:space="0" w:color="auto"/>
                                                    <w:bottom w:val="none" w:sz="0" w:space="0" w:color="auto"/>
                                                    <w:right w:val="none" w:sz="0" w:space="0" w:color="auto"/>
                                                  </w:divBdr>
                                                </w:div>
                                                <w:div w:id="1153643584">
                                                  <w:marLeft w:val="640"/>
                                                  <w:marRight w:val="0"/>
                                                  <w:marTop w:val="0"/>
                                                  <w:marBottom w:val="0"/>
                                                  <w:divBdr>
                                                    <w:top w:val="none" w:sz="0" w:space="0" w:color="auto"/>
                                                    <w:left w:val="none" w:sz="0" w:space="0" w:color="auto"/>
                                                    <w:bottom w:val="none" w:sz="0" w:space="0" w:color="auto"/>
                                                    <w:right w:val="none" w:sz="0" w:space="0" w:color="auto"/>
                                                  </w:divBdr>
                                                </w:div>
                                                <w:div w:id="1166213687">
                                                  <w:marLeft w:val="640"/>
                                                  <w:marRight w:val="0"/>
                                                  <w:marTop w:val="0"/>
                                                  <w:marBottom w:val="0"/>
                                                  <w:divBdr>
                                                    <w:top w:val="none" w:sz="0" w:space="0" w:color="auto"/>
                                                    <w:left w:val="none" w:sz="0" w:space="0" w:color="auto"/>
                                                    <w:bottom w:val="none" w:sz="0" w:space="0" w:color="auto"/>
                                                    <w:right w:val="none" w:sz="0" w:space="0" w:color="auto"/>
                                                  </w:divBdr>
                                                </w:div>
                                                <w:div w:id="1194466243">
                                                  <w:marLeft w:val="640"/>
                                                  <w:marRight w:val="0"/>
                                                  <w:marTop w:val="0"/>
                                                  <w:marBottom w:val="0"/>
                                                  <w:divBdr>
                                                    <w:top w:val="none" w:sz="0" w:space="0" w:color="auto"/>
                                                    <w:left w:val="none" w:sz="0" w:space="0" w:color="auto"/>
                                                    <w:bottom w:val="none" w:sz="0" w:space="0" w:color="auto"/>
                                                    <w:right w:val="none" w:sz="0" w:space="0" w:color="auto"/>
                                                  </w:divBdr>
                                                </w:div>
                                                <w:div w:id="1196846712">
                                                  <w:marLeft w:val="640"/>
                                                  <w:marRight w:val="0"/>
                                                  <w:marTop w:val="0"/>
                                                  <w:marBottom w:val="0"/>
                                                  <w:divBdr>
                                                    <w:top w:val="none" w:sz="0" w:space="0" w:color="auto"/>
                                                    <w:left w:val="none" w:sz="0" w:space="0" w:color="auto"/>
                                                    <w:bottom w:val="none" w:sz="0" w:space="0" w:color="auto"/>
                                                    <w:right w:val="none" w:sz="0" w:space="0" w:color="auto"/>
                                                  </w:divBdr>
                                                </w:div>
                                                <w:div w:id="1209300120">
                                                  <w:marLeft w:val="640"/>
                                                  <w:marRight w:val="0"/>
                                                  <w:marTop w:val="0"/>
                                                  <w:marBottom w:val="0"/>
                                                  <w:divBdr>
                                                    <w:top w:val="none" w:sz="0" w:space="0" w:color="auto"/>
                                                    <w:left w:val="none" w:sz="0" w:space="0" w:color="auto"/>
                                                    <w:bottom w:val="none" w:sz="0" w:space="0" w:color="auto"/>
                                                    <w:right w:val="none" w:sz="0" w:space="0" w:color="auto"/>
                                                  </w:divBdr>
                                                </w:div>
                                                <w:div w:id="1239292554">
                                                  <w:marLeft w:val="640"/>
                                                  <w:marRight w:val="0"/>
                                                  <w:marTop w:val="0"/>
                                                  <w:marBottom w:val="0"/>
                                                  <w:divBdr>
                                                    <w:top w:val="none" w:sz="0" w:space="0" w:color="auto"/>
                                                    <w:left w:val="none" w:sz="0" w:space="0" w:color="auto"/>
                                                    <w:bottom w:val="none" w:sz="0" w:space="0" w:color="auto"/>
                                                    <w:right w:val="none" w:sz="0" w:space="0" w:color="auto"/>
                                                  </w:divBdr>
                                                </w:div>
                                                <w:div w:id="1285573454">
                                                  <w:marLeft w:val="640"/>
                                                  <w:marRight w:val="0"/>
                                                  <w:marTop w:val="0"/>
                                                  <w:marBottom w:val="0"/>
                                                  <w:divBdr>
                                                    <w:top w:val="none" w:sz="0" w:space="0" w:color="auto"/>
                                                    <w:left w:val="none" w:sz="0" w:space="0" w:color="auto"/>
                                                    <w:bottom w:val="none" w:sz="0" w:space="0" w:color="auto"/>
                                                    <w:right w:val="none" w:sz="0" w:space="0" w:color="auto"/>
                                                  </w:divBdr>
                                                </w:div>
                                                <w:div w:id="1318804134">
                                                  <w:marLeft w:val="640"/>
                                                  <w:marRight w:val="0"/>
                                                  <w:marTop w:val="0"/>
                                                  <w:marBottom w:val="0"/>
                                                  <w:divBdr>
                                                    <w:top w:val="none" w:sz="0" w:space="0" w:color="auto"/>
                                                    <w:left w:val="none" w:sz="0" w:space="0" w:color="auto"/>
                                                    <w:bottom w:val="none" w:sz="0" w:space="0" w:color="auto"/>
                                                    <w:right w:val="none" w:sz="0" w:space="0" w:color="auto"/>
                                                  </w:divBdr>
                                                </w:div>
                                                <w:div w:id="1397362459">
                                                  <w:marLeft w:val="640"/>
                                                  <w:marRight w:val="0"/>
                                                  <w:marTop w:val="0"/>
                                                  <w:marBottom w:val="0"/>
                                                  <w:divBdr>
                                                    <w:top w:val="none" w:sz="0" w:space="0" w:color="auto"/>
                                                    <w:left w:val="none" w:sz="0" w:space="0" w:color="auto"/>
                                                    <w:bottom w:val="none" w:sz="0" w:space="0" w:color="auto"/>
                                                    <w:right w:val="none" w:sz="0" w:space="0" w:color="auto"/>
                                                  </w:divBdr>
                                                </w:div>
                                                <w:div w:id="1446998045">
                                                  <w:marLeft w:val="640"/>
                                                  <w:marRight w:val="0"/>
                                                  <w:marTop w:val="0"/>
                                                  <w:marBottom w:val="0"/>
                                                  <w:divBdr>
                                                    <w:top w:val="none" w:sz="0" w:space="0" w:color="auto"/>
                                                    <w:left w:val="none" w:sz="0" w:space="0" w:color="auto"/>
                                                    <w:bottom w:val="none" w:sz="0" w:space="0" w:color="auto"/>
                                                    <w:right w:val="none" w:sz="0" w:space="0" w:color="auto"/>
                                                  </w:divBdr>
                                                </w:div>
                                                <w:div w:id="1514495277">
                                                  <w:marLeft w:val="640"/>
                                                  <w:marRight w:val="0"/>
                                                  <w:marTop w:val="0"/>
                                                  <w:marBottom w:val="0"/>
                                                  <w:divBdr>
                                                    <w:top w:val="none" w:sz="0" w:space="0" w:color="auto"/>
                                                    <w:left w:val="none" w:sz="0" w:space="0" w:color="auto"/>
                                                    <w:bottom w:val="none" w:sz="0" w:space="0" w:color="auto"/>
                                                    <w:right w:val="none" w:sz="0" w:space="0" w:color="auto"/>
                                                  </w:divBdr>
                                                </w:div>
                                                <w:div w:id="1584534674">
                                                  <w:marLeft w:val="640"/>
                                                  <w:marRight w:val="0"/>
                                                  <w:marTop w:val="0"/>
                                                  <w:marBottom w:val="0"/>
                                                  <w:divBdr>
                                                    <w:top w:val="none" w:sz="0" w:space="0" w:color="auto"/>
                                                    <w:left w:val="none" w:sz="0" w:space="0" w:color="auto"/>
                                                    <w:bottom w:val="none" w:sz="0" w:space="0" w:color="auto"/>
                                                    <w:right w:val="none" w:sz="0" w:space="0" w:color="auto"/>
                                                  </w:divBdr>
                                                </w:div>
                                                <w:div w:id="1593468131">
                                                  <w:marLeft w:val="640"/>
                                                  <w:marRight w:val="0"/>
                                                  <w:marTop w:val="0"/>
                                                  <w:marBottom w:val="0"/>
                                                  <w:divBdr>
                                                    <w:top w:val="none" w:sz="0" w:space="0" w:color="auto"/>
                                                    <w:left w:val="none" w:sz="0" w:space="0" w:color="auto"/>
                                                    <w:bottom w:val="none" w:sz="0" w:space="0" w:color="auto"/>
                                                    <w:right w:val="none" w:sz="0" w:space="0" w:color="auto"/>
                                                  </w:divBdr>
                                                </w:div>
                                                <w:div w:id="1649046839">
                                                  <w:marLeft w:val="640"/>
                                                  <w:marRight w:val="0"/>
                                                  <w:marTop w:val="0"/>
                                                  <w:marBottom w:val="0"/>
                                                  <w:divBdr>
                                                    <w:top w:val="none" w:sz="0" w:space="0" w:color="auto"/>
                                                    <w:left w:val="none" w:sz="0" w:space="0" w:color="auto"/>
                                                    <w:bottom w:val="none" w:sz="0" w:space="0" w:color="auto"/>
                                                    <w:right w:val="none" w:sz="0" w:space="0" w:color="auto"/>
                                                  </w:divBdr>
                                                </w:div>
                                                <w:div w:id="1700929446">
                                                  <w:marLeft w:val="640"/>
                                                  <w:marRight w:val="0"/>
                                                  <w:marTop w:val="0"/>
                                                  <w:marBottom w:val="0"/>
                                                  <w:divBdr>
                                                    <w:top w:val="none" w:sz="0" w:space="0" w:color="auto"/>
                                                    <w:left w:val="none" w:sz="0" w:space="0" w:color="auto"/>
                                                    <w:bottom w:val="none" w:sz="0" w:space="0" w:color="auto"/>
                                                    <w:right w:val="none" w:sz="0" w:space="0" w:color="auto"/>
                                                  </w:divBdr>
                                                </w:div>
                                                <w:div w:id="1732070671">
                                                  <w:marLeft w:val="640"/>
                                                  <w:marRight w:val="0"/>
                                                  <w:marTop w:val="0"/>
                                                  <w:marBottom w:val="0"/>
                                                  <w:divBdr>
                                                    <w:top w:val="none" w:sz="0" w:space="0" w:color="auto"/>
                                                    <w:left w:val="none" w:sz="0" w:space="0" w:color="auto"/>
                                                    <w:bottom w:val="none" w:sz="0" w:space="0" w:color="auto"/>
                                                    <w:right w:val="none" w:sz="0" w:space="0" w:color="auto"/>
                                                  </w:divBdr>
                                                </w:div>
                                                <w:div w:id="1764103782">
                                                  <w:marLeft w:val="640"/>
                                                  <w:marRight w:val="0"/>
                                                  <w:marTop w:val="0"/>
                                                  <w:marBottom w:val="0"/>
                                                  <w:divBdr>
                                                    <w:top w:val="none" w:sz="0" w:space="0" w:color="auto"/>
                                                    <w:left w:val="none" w:sz="0" w:space="0" w:color="auto"/>
                                                    <w:bottom w:val="none" w:sz="0" w:space="0" w:color="auto"/>
                                                    <w:right w:val="none" w:sz="0" w:space="0" w:color="auto"/>
                                                  </w:divBdr>
                                                </w:div>
                                                <w:div w:id="1773890561">
                                                  <w:marLeft w:val="640"/>
                                                  <w:marRight w:val="0"/>
                                                  <w:marTop w:val="0"/>
                                                  <w:marBottom w:val="0"/>
                                                  <w:divBdr>
                                                    <w:top w:val="none" w:sz="0" w:space="0" w:color="auto"/>
                                                    <w:left w:val="none" w:sz="0" w:space="0" w:color="auto"/>
                                                    <w:bottom w:val="none" w:sz="0" w:space="0" w:color="auto"/>
                                                    <w:right w:val="none" w:sz="0" w:space="0" w:color="auto"/>
                                                  </w:divBdr>
                                                </w:div>
                                                <w:div w:id="1846549199">
                                                  <w:marLeft w:val="640"/>
                                                  <w:marRight w:val="0"/>
                                                  <w:marTop w:val="0"/>
                                                  <w:marBottom w:val="0"/>
                                                  <w:divBdr>
                                                    <w:top w:val="none" w:sz="0" w:space="0" w:color="auto"/>
                                                    <w:left w:val="none" w:sz="0" w:space="0" w:color="auto"/>
                                                    <w:bottom w:val="none" w:sz="0" w:space="0" w:color="auto"/>
                                                    <w:right w:val="none" w:sz="0" w:space="0" w:color="auto"/>
                                                  </w:divBdr>
                                                </w:div>
                                                <w:div w:id="1884247506">
                                                  <w:marLeft w:val="640"/>
                                                  <w:marRight w:val="0"/>
                                                  <w:marTop w:val="0"/>
                                                  <w:marBottom w:val="0"/>
                                                  <w:divBdr>
                                                    <w:top w:val="none" w:sz="0" w:space="0" w:color="auto"/>
                                                    <w:left w:val="none" w:sz="0" w:space="0" w:color="auto"/>
                                                    <w:bottom w:val="none" w:sz="0" w:space="0" w:color="auto"/>
                                                    <w:right w:val="none" w:sz="0" w:space="0" w:color="auto"/>
                                                  </w:divBdr>
                                                </w:div>
                                                <w:div w:id="2147239788">
                                                  <w:marLeft w:val="640"/>
                                                  <w:marRight w:val="0"/>
                                                  <w:marTop w:val="0"/>
                                                  <w:marBottom w:val="0"/>
                                                  <w:divBdr>
                                                    <w:top w:val="none" w:sz="0" w:space="0" w:color="auto"/>
                                                    <w:left w:val="none" w:sz="0" w:space="0" w:color="auto"/>
                                                    <w:bottom w:val="none" w:sz="0" w:space="0" w:color="auto"/>
                                                    <w:right w:val="none" w:sz="0" w:space="0" w:color="auto"/>
                                                  </w:divBdr>
                                                </w:div>
                                              </w:divsChild>
                                            </w:div>
                                            <w:div w:id="694500574">
                                              <w:marLeft w:val="0"/>
                                              <w:marRight w:val="0"/>
                                              <w:marTop w:val="0"/>
                                              <w:marBottom w:val="0"/>
                                              <w:divBdr>
                                                <w:top w:val="none" w:sz="0" w:space="0" w:color="auto"/>
                                                <w:left w:val="none" w:sz="0" w:space="0" w:color="auto"/>
                                                <w:bottom w:val="none" w:sz="0" w:space="0" w:color="auto"/>
                                                <w:right w:val="none" w:sz="0" w:space="0" w:color="auto"/>
                                              </w:divBdr>
                                              <w:divsChild>
                                                <w:div w:id="44526623">
                                                  <w:marLeft w:val="640"/>
                                                  <w:marRight w:val="0"/>
                                                  <w:marTop w:val="0"/>
                                                  <w:marBottom w:val="0"/>
                                                  <w:divBdr>
                                                    <w:top w:val="none" w:sz="0" w:space="0" w:color="auto"/>
                                                    <w:left w:val="none" w:sz="0" w:space="0" w:color="auto"/>
                                                    <w:bottom w:val="none" w:sz="0" w:space="0" w:color="auto"/>
                                                    <w:right w:val="none" w:sz="0" w:space="0" w:color="auto"/>
                                                  </w:divBdr>
                                                </w:div>
                                                <w:div w:id="49425737">
                                                  <w:marLeft w:val="640"/>
                                                  <w:marRight w:val="0"/>
                                                  <w:marTop w:val="0"/>
                                                  <w:marBottom w:val="0"/>
                                                  <w:divBdr>
                                                    <w:top w:val="none" w:sz="0" w:space="0" w:color="auto"/>
                                                    <w:left w:val="none" w:sz="0" w:space="0" w:color="auto"/>
                                                    <w:bottom w:val="none" w:sz="0" w:space="0" w:color="auto"/>
                                                    <w:right w:val="none" w:sz="0" w:space="0" w:color="auto"/>
                                                  </w:divBdr>
                                                </w:div>
                                                <w:div w:id="101732441">
                                                  <w:marLeft w:val="640"/>
                                                  <w:marRight w:val="0"/>
                                                  <w:marTop w:val="0"/>
                                                  <w:marBottom w:val="0"/>
                                                  <w:divBdr>
                                                    <w:top w:val="none" w:sz="0" w:space="0" w:color="auto"/>
                                                    <w:left w:val="none" w:sz="0" w:space="0" w:color="auto"/>
                                                    <w:bottom w:val="none" w:sz="0" w:space="0" w:color="auto"/>
                                                    <w:right w:val="none" w:sz="0" w:space="0" w:color="auto"/>
                                                  </w:divBdr>
                                                </w:div>
                                                <w:div w:id="153377663">
                                                  <w:marLeft w:val="640"/>
                                                  <w:marRight w:val="0"/>
                                                  <w:marTop w:val="0"/>
                                                  <w:marBottom w:val="0"/>
                                                  <w:divBdr>
                                                    <w:top w:val="none" w:sz="0" w:space="0" w:color="auto"/>
                                                    <w:left w:val="none" w:sz="0" w:space="0" w:color="auto"/>
                                                    <w:bottom w:val="none" w:sz="0" w:space="0" w:color="auto"/>
                                                    <w:right w:val="none" w:sz="0" w:space="0" w:color="auto"/>
                                                  </w:divBdr>
                                                </w:div>
                                                <w:div w:id="182015420">
                                                  <w:marLeft w:val="640"/>
                                                  <w:marRight w:val="0"/>
                                                  <w:marTop w:val="0"/>
                                                  <w:marBottom w:val="0"/>
                                                  <w:divBdr>
                                                    <w:top w:val="none" w:sz="0" w:space="0" w:color="auto"/>
                                                    <w:left w:val="none" w:sz="0" w:space="0" w:color="auto"/>
                                                    <w:bottom w:val="none" w:sz="0" w:space="0" w:color="auto"/>
                                                    <w:right w:val="none" w:sz="0" w:space="0" w:color="auto"/>
                                                  </w:divBdr>
                                                </w:div>
                                                <w:div w:id="198318786">
                                                  <w:marLeft w:val="640"/>
                                                  <w:marRight w:val="0"/>
                                                  <w:marTop w:val="0"/>
                                                  <w:marBottom w:val="0"/>
                                                  <w:divBdr>
                                                    <w:top w:val="none" w:sz="0" w:space="0" w:color="auto"/>
                                                    <w:left w:val="none" w:sz="0" w:space="0" w:color="auto"/>
                                                    <w:bottom w:val="none" w:sz="0" w:space="0" w:color="auto"/>
                                                    <w:right w:val="none" w:sz="0" w:space="0" w:color="auto"/>
                                                  </w:divBdr>
                                                </w:div>
                                                <w:div w:id="203061088">
                                                  <w:marLeft w:val="640"/>
                                                  <w:marRight w:val="0"/>
                                                  <w:marTop w:val="0"/>
                                                  <w:marBottom w:val="0"/>
                                                  <w:divBdr>
                                                    <w:top w:val="none" w:sz="0" w:space="0" w:color="auto"/>
                                                    <w:left w:val="none" w:sz="0" w:space="0" w:color="auto"/>
                                                    <w:bottom w:val="none" w:sz="0" w:space="0" w:color="auto"/>
                                                    <w:right w:val="none" w:sz="0" w:space="0" w:color="auto"/>
                                                  </w:divBdr>
                                                </w:div>
                                                <w:div w:id="206374590">
                                                  <w:marLeft w:val="640"/>
                                                  <w:marRight w:val="0"/>
                                                  <w:marTop w:val="0"/>
                                                  <w:marBottom w:val="0"/>
                                                  <w:divBdr>
                                                    <w:top w:val="none" w:sz="0" w:space="0" w:color="auto"/>
                                                    <w:left w:val="none" w:sz="0" w:space="0" w:color="auto"/>
                                                    <w:bottom w:val="none" w:sz="0" w:space="0" w:color="auto"/>
                                                    <w:right w:val="none" w:sz="0" w:space="0" w:color="auto"/>
                                                  </w:divBdr>
                                                </w:div>
                                                <w:div w:id="236595979">
                                                  <w:marLeft w:val="640"/>
                                                  <w:marRight w:val="0"/>
                                                  <w:marTop w:val="0"/>
                                                  <w:marBottom w:val="0"/>
                                                  <w:divBdr>
                                                    <w:top w:val="none" w:sz="0" w:space="0" w:color="auto"/>
                                                    <w:left w:val="none" w:sz="0" w:space="0" w:color="auto"/>
                                                    <w:bottom w:val="none" w:sz="0" w:space="0" w:color="auto"/>
                                                    <w:right w:val="none" w:sz="0" w:space="0" w:color="auto"/>
                                                  </w:divBdr>
                                                </w:div>
                                                <w:div w:id="313221059">
                                                  <w:marLeft w:val="640"/>
                                                  <w:marRight w:val="0"/>
                                                  <w:marTop w:val="0"/>
                                                  <w:marBottom w:val="0"/>
                                                  <w:divBdr>
                                                    <w:top w:val="none" w:sz="0" w:space="0" w:color="auto"/>
                                                    <w:left w:val="none" w:sz="0" w:space="0" w:color="auto"/>
                                                    <w:bottom w:val="none" w:sz="0" w:space="0" w:color="auto"/>
                                                    <w:right w:val="none" w:sz="0" w:space="0" w:color="auto"/>
                                                  </w:divBdr>
                                                </w:div>
                                                <w:div w:id="319040981">
                                                  <w:marLeft w:val="640"/>
                                                  <w:marRight w:val="0"/>
                                                  <w:marTop w:val="0"/>
                                                  <w:marBottom w:val="0"/>
                                                  <w:divBdr>
                                                    <w:top w:val="none" w:sz="0" w:space="0" w:color="auto"/>
                                                    <w:left w:val="none" w:sz="0" w:space="0" w:color="auto"/>
                                                    <w:bottom w:val="none" w:sz="0" w:space="0" w:color="auto"/>
                                                    <w:right w:val="none" w:sz="0" w:space="0" w:color="auto"/>
                                                  </w:divBdr>
                                                </w:div>
                                                <w:div w:id="369498256">
                                                  <w:marLeft w:val="640"/>
                                                  <w:marRight w:val="0"/>
                                                  <w:marTop w:val="0"/>
                                                  <w:marBottom w:val="0"/>
                                                  <w:divBdr>
                                                    <w:top w:val="none" w:sz="0" w:space="0" w:color="auto"/>
                                                    <w:left w:val="none" w:sz="0" w:space="0" w:color="auto"/>
                                                    <w:bottom w:val="none" w:sz="0" w:space="0" w:color="auto"/>
                                                    <w:right w:val="none" w:sz="0" w:space="0" w:color="auto"/>
                                                  </w:divBdr>
                                                </w:div>
                                                <w:div w:id="371537422">
                                                  <w:marLeft w:val="640"/>
                                                  <w:marRight w:val="0"/>
                                                  <w:marTop w:val="0"/>
                                                  <w:marBottom w:val="0"/>
                                                  <w:divBdr>
                                                    <w:top w:val="none" w:sz="0" w:space="0" w:color="auto"/>
                                                    <w:left w:val="none" w:sz="0" w:space="0" w:color="auto"/>
                                                    <w:bottom w:val="none" w:sz="0" w:space="0" w:color="auto"/>
                                                    <w:right w:val="none" w:sz="0" w:space="0" w:color="auto"/>
                                                  </w:divBdr>
                                                </w:div>
                                                <w:div w:id="425032470">
                                                  <w:marLeft w:val="640"/>
                                                  <w:marRight w:val="0"/>
                                                  <w:marTop w:val="0"/>
                                                  <w:marBottom w:val="0"/>
                                                  <w:divBdr>
                                                    <w:top w:val="none" w:sz="0" w:space="0" w:color="auto"/>
                                                    <w:left w:val="none" w:sz="0" w:space="0" w:color="auto"/>
                                                    <w:bottom w:val="none" w:sz="0" w:space="0" w:color="auto"/>
                                                    <w:right w:val="none" w:sz="0" w:space="0" w:color="auto"/>
                                                  </w:divBdr>
                                                </w:div>
                                                <w:div w:id="434715061">
                                                  <w:marLeft w:val="640"/>
                                                  <w:marRight w:val="0"/>
                                                  <w:marTop w:val="0"/>
                                                  <w:marBottom w:val="0"/>
                                                  <w:divBdr>
                                                    <w:top w:val="none" w:sz="0" w:space="0" w:color="auto"/>
                                                    <w:left w:val="none" w:sz="0" w:space="0" w:color="auto"/>
                                                    <w:bottom w:val="none" w:sz="0" w:space="0" w:color="auto"/>
                                                    <w:right w:val="none" w:sz="0" w:space="0" w:color="auto"/>
                                                  </w:divBdr>
                                                </w:div>
                                                <w:div w:id="456877535">
                                                  <w:marLeft w:val="640"/>
                                                  <w:marRight w:val="0"/>
                                                  <w:marTop w:val="0"/>
                                                  <w:marBottom w:val="0"/>
                                                  <w:divBdr>
                                                    <w:top w:val="none" w:sz="0" w:space="0" w:color="auto"/>
                                                    <w:left w:val="none" w:sz="0" w:space="0" w:color="auto"/>
                                                    <w:bottom w:val="none" w:sz="0" w:space="0" w:color="auto"/>
                                                    <w:right w:val="none" w:sz="0" w:space="0" w:color="auto"/>
                                                  </w:divBdr>
                                                </w:div>
                                                <w:div w:id="466245564">
                                                  <w:marLeft w:val="640"/>
                                                  <w:marRight w:val="0"/>
                                                  <w:marTop w:val="0"/>
                                                  <w:marBottom w:val="0"/>
                                                  <w:divBdr>
                                                    <w:top w:val="none" w:sz="0" w:space="0" w:color="auto"/>
                                                    <w:left w:val="none" w:sz="0" w:space="0" w:color="auto"/>
                                                    <w:bottom w:val="none" w:sz="0" w:space="0" w:color="auto"/>
                                                    <w:right w:val="none" w:sz="0" w:space="0" w:color="auto"/>
                                                  </w:divBdr>
                                                </w:div>
                                                <w:div w:id="536553097">
                                                  <w:marLeft w:val="640"/>
                                                  <w:marRight w:val="0"/>
                                                  <w:marTop w:val="0"/>
                                                  <w:marBottom w:val="0"/>
                                                  <w:divBdr>
                                                    <w:top w:val="none" w:sz="0" w:space="0" w:color="auto"/>
                                                    <w:left w:val="none" w:sz="0" w:space="0" w:color="auto"/>
                                                    <w:bottom w:val="none" w:sz="0" w:space="0" w:color="auto"/>
                                                    <w:right w:val="none" w:sz="0" w:space="0" w:color="auto"/>
                                                  </w:divBdr>
                                                </w:div>
                                                <w:div w:id="558564244">
                                                  <w:marLeft w:val="640"/>
                                                  <w:marRight w:val="0"/>
                                                  <w:marTop w:val="0"/>
                                                  <w:marBottom w:val="0"/>
                                                  <w:divBdr>
                                                    <w:top w:val="none" w:sz="0" w:space="0" w:color="auto"/>
                                                    <w:left w:val="none" w:sz="0" w:space="0" w:color="auto"/>
                                                    <w:bottom w:val="none" w:sz="0" w:space="0" w:color="auto"/>
                                                    <w:right w:val="none" w:sz="0" w:space="0" w:color="auto"/>
                                                  </w:divBdr>
                                                </w:div>
                                                <w:div w:id="559291631">
                                                  <w:marLeft w:val="640"/>
                                                  <w:marRight w:val="0"/>
                                                  <w:marTop w:val="0"/>
                                                  <w:marBottom w:val="0"/>
                                                  <w:divBdr>
                                                    <w:top w:val="none" w:sz="0" w:space="0" w:color="auto"/>
                                                    <w:left w:val="none" w:sz="0" w:space="0" w:color="auto"/>
                                                    <w:bottom w:val="none" w:sz="0" w:space="0" w:color="auto"/>
                                                    <w:right w:val="none" w:sz="0" w:space="0" w:color="auto"/>
                                                  </w:divBdr>
                                                </w:div>
                                                <w:div w:id="603536820">
                                                  <w:marLeft w:val="640"/>
                                                  <w:marRight w:val="0"/>
                                                  <w:marTop w:val="0"/>
                                                  <w:marBottom w:val="0"/>
                                                  <w:divBdr>
                                                    <w:top w:val="none" w:sz="0" w:space="0" w:color="auto"/>
                                                    <w:left w:val="none" w:sz="0" w:space="0" w:color="auto"/>
                                                    <w:bottom w:val="none" w:sz="0" w:space="0" w:color="auto"/>
                                                    <w:right w:val="none" w:sz="0" w:space="0" w:color="auto"/>
                                                  </w:divBdr>
                                                </w:div>
                                                <w:div w:id="619457317">
                                                  <w:marLeft w:val="640"/>
                                                  <w:marRight w:val="0"/>
                                                  <w:marTop w:val="0"/>
                                                  <w:marBottom w:val="0"/>
                                                  <w:divBdr>
                                                    <w:top w:val="none" w:sz="0" w:space="0" w:color="auto"/>
                                                    <w:left w:val="none" w:sz="0" w:space="0" w:color="auto"/>
                                                    <w:bottom w:val="none" w:sz="0" w:space="0" w:color="auto"/>
                                                    <w:right w:val="none" w:sz="0" w:space="0" w:color="auto"/>
                                                  </w:divBdr>
                                                </w:div>
                                                <w:div w:id="654067926">
                                                  <w:marLeft w:val="640"/>
                                                  <w:marRight w:val="0"/>
                                                  <w:marTop w:val="0"/>
                                                  <w:marBottom w:val="0"/>
                                                  <w:divBdr>
                                                    <w:top w:val="none" w:sz="0" w:space="0" w:color="auto"/>
                                                    <w:left w:val="none" w:sz="0" w:space="0" w:color="auto"/>
                                                    <w:bottom w:val="none" w:sz="0" w:space="0" w:color="auto"/>
                                                    <w:right w:val="none" w:sz="0" w:space="0" w:color="auto"/>
                                                  </w:divBdr>
                                                </w:div>
                                                <w:div w:id="703755720">
                                                  <w:marLeft w:val="640"/>
                                                  <w:marRight w:val="0"/>
                                                  <w:marTop w:val="0"/>
                                                  <w:marBottom w:val="0"/>
                                                  <w:divBdr>
                                                    <w:top w:val="none" w:sz="0" w:space="0" w:color="auto"/>
                                                    <w:left w:val="none" w:sz="0" w:space="0" w:color="auto"/>
                                                    <w:bottom w:val="none" w:sz="0" w:space="0" w:color="auto"/>
                                                    <w:right w:val="none" w:sz="0" w:space="0" w:color="auto"/>
                                                  </w:divBdr>
                                                </w:div>
                                                <w:div w:id="735275750">
                                                  <w:marLeft w:val="640"/>
                                                  <w:marRight w:val="0"/>
                                                  <w:marTop w:val="0"/>
                                                  <w:marBottom w:val="0"/>
                                                  <w:divBdr>
                                                    <w:top w:val="none" w:sz="0" w:space="0" w:color="auto"/>
                                                    <w:left w:val="none" w:sz="0" w:space="0" w:color="auto"/>
                                                    <w:bottom w:val="none" w:sz="0" w:space="0" w:color="auto"/>
                                                    <w:right w:val="none" w:sz="0" w:space="0" w:color="auto"/>
                                                  </w:divBdr>
                                                </w:div>
                                                <w:div w:id="764035821">
                                                  <w:marLeft w:val="640"/>
                                                  <w:marRight w:val="0"/>
                                                  <w:marTop w:val="0"/>
                                                  <w:marBottom w:val="0"/>
                                                  <w:divBdr>
                                                    <w:top w:val="none" w:sz="0" w:space="0" w:color="auto"/>
                                                    <w:left w:val="none" w:sz="0" w:space="0" w:color="auto"/>
                                                    <w:bottom w:val="none" w:sz="0" w:space="0" w:color="auto"/>
                                                    <w:right w:val="none" w:sz="0" w:space="0" w:color="auto"/>
                                                  </w:divBdr>
                                                </w:div>
                                                <w:div w:id="834341955">
                                                  <w:marLeft w:val="640"/>
                                                  <w:marRight w:val="0"/>
                                                  <w:marTop w:val="0"/>
                                                  <w:marBottom w:val="0"/>
                                                  <w:divBdr>
                                                    <w:top w:val="none" w:sz="0" w:space="0" w:color="auto"/>
                                                    <w:left w:val="none" w:sz="0" w:space="0" w:color="auto"/>
                                                    <w:bottom w:val="none" w:sz="0" w:space="0" w:color="auto"/>
                                                    <w:right w:val="none" w:sz="0" w:space="0" w:color="auto"/>
                                                  </w:divBdr>
                                                </w:div>
                                                <w:div w:id="904492222">
                                                  <w:marLeft w:val="640"/>
                                                  <w:marRight w:val="0"/>
                                                  <w:marTop w:val="0"/>
                                                  <w:marBottom w:val="0"/>
                                                  <w:divBdr>
                                                    <w:top w:val="none" w:sz="0" w:space="0" w:color="auto"/>
                                                    <w:left w:val="none" w:sz="0" w:space="0" w:color="auto"/>
                                                    <w:bottom w:val="none" w:sz="0" w:space="0" w:color="auto"/>
                                                    <w:right w:val="none" w:sz="0" w:space="0" w:color="auto"/>
                                                  </w:divBdr>
                                                </w:div>
                                                <w:div w:id="928778065">
                                                  <w:marLeft w:val="640"/>
                                                  <w:marRight w:val="0"/>
                                                  <w:marTop w:val="0"/>
                                                  <w:marBottom w:val="0"/>
                                                  <w:divBdr>
                                                    <w:top w:val="none" w:sz="0" w:space="0" w:color="auto"/>
                                                    <w:left w:val="none" w:sz="0" w:space="0" w:color="auto"/>
                                                    <w:bottom w:val="none" w:sz="0" w:space="0" w:color="auto"/>
                                                    <w:right w:val="none" w:sz="0" w:space="0" w:color="auto"/>
                                                  </w:divBdr>
                                                </w:div>
                                                <w:div w:id="950358842">
                                                  <w:marLeft w:val="640"/>
                                                  <w:marRight w:val="0"/>
                                                  <w:marTop w:val="0"/>
                                                  <w:marBottom w:val="0"/>
                                                  <w:divBdr>
                                                    <w:top w:val="none" w:sz="0" w:space="0" w:color="auto"/>
                                                    <w:left w:val="none" w:sz="0" w:space="0" w:color="auto"/>
                                                    <w:bottom w:val="none" w:sz="0" w:space="0" w:color="auto"/>
                                                    <w:right w:val="none" w:sz="0" w:space="0" w:color="auto"/>
                                                  </w:divBdr>
                                                </w:div>
                                                <w:div w:id="1033268000">
                                                  <w:marLeft w:val="640"/>
                                                  <w:marRight w:val="0"/>
                                                  <w:marTop w:val="0"/>
                                                  <w:marBottom w:val="0"/>
                                                  <w:divBdr>
                                                    <w:top w:val="none" w:sz="0" w:space="0" w:color="auto"/>
                                                    <w:left w:val="none" w:sz="0" w:space="0" w:color="auto"/>
                                                    <w:bottom w:val="none" w:sz="0" w:space="0" w:color="auto"/>
                                                    <w:right w:val="none" w:sz="0" w:space="0" w:color="auto"/>
                                                  </w:divBdr>
                                                </w:div>
                                                <w:div w:id="1079332883">
                                                  <w:marLeft w:val="640"/>
                                                  <w:marRight w:val="0"/>
                                                  <w:marTop w:val="0"/>
                                                  <w:marBottom w:val="0"/>
                                                  <w:divBdr>
                                                    <w:top w:val="none" w:sz="0" w:space="0" w:color="auto"/>
                                                    <w:left w:val="none" w:sz="0" w:space="0" w:color="auto"/>
                                                    <w:bottom w:val="none" w:sz="0" w:space="0" w:color="auto"/>
                                                    <w:right w:val="none" w:sz="0" w:space="0" w:color="auto"/>
                                                  </w:divBdr>
                                                </w:div>
                                                <w:div w:id="1101803509">
                                                  <w:marLeft w:val="640"/>
                                                  <w:marRight w:val="0"/>
                                                  <w:marTop w:val="0"/>
                                                  <w:marBottom w:val="0"/>
                                                  <w:divBdr>
                                                    <w:top w:val="none" w:sz="0" w:space="0" w:color="auto"/>
                                                    <w:left w:val="none" w:sz="0" w:space="0" w:color="auto"/>
                                                    <w:bottom w:val="none" w:sz="0" w:space="0" w:color="auto"/>
                                                    <w:right w:val="none" w:sz="0" w:space="0" w:color="auto"/>
                                                  </w:divBdr>
                                                </w:div>
                                                <w:div w:id="1165049253">
                                                  <w:marLeft w:val="640"/>
                                                  <w:marRight w:val="0"/>
                                                  <w:marTop w:val="0"/>
                                                  <w:marBottom w:val="0"/>
                                                  <w:divBdr>
                                                    <w:top w:val="none" w:sz="0" w:space="0" w:color="auto"/>
                                                    <w:left w:val="none" w:sz="0" w:space="0" w:color="auto"/>
                                                    <w:bottom w:val="none" w:sz="0" w:space="0" w:color="auto"/>
                                                    <w:right w:val="none" w:sz="0" w:space="0" w:color="auto"/>
                                                  </w:divBdr>
                                                </w:div>
                                                <w:div w:id="1260025420">
                                                  <w:marLeft w:val="640"/>
                                                  <w:marRight w:val="0"/>
                                                  <w:marTop w:val="0"/>
                                                  <w:marBottom w:val="0"/>
                                                  <w:divBdr>
                                                    <w:top w:val="none" w:sz="0" w:space="0" w:color="auto"/>
                                                    <w:left w:val="none" w:sz="0" w:space="0" w:color="auto"/>
                                                    <w:bottom w:val="none" w:sz="0" w:space="0" w:color="auto"/>
                                                    <w:right w:val="none" w:sz="0" w:space="0" w:color="auto"/>
                                                  </w:divBdr>
                                                </w:div>
                                                <w:div w:id="1272669941">
                                                  <w:marLeft w:val="640"/>
                                                  <w:marRight w:val="0"/>
                                                  <w:marTop w:val="0"/>
                                                  <w:marBottom w:val="0"/>
                                                  <w:divBdr>
                                                    <w:top w:val="none" w:sz="0" w:space="0" w:color="auto"/>
                                                    <w:left w:val="none" w:sz="0" w:space="0" w:color="auto"/>
                                                    <w:bottom w:val="none" w:sz="0" w:space="0" w:color="auto"/>
                                                    <w:right w:val="none" w:sz="0" w:space="0" w:color="auto"/>
                                                  </w:divBdr>
                                                </w:div>
                                                <w:div w:id="1466662716">
                                                  <w:marLeft w:val="640"/>
                                                  <w:marRight w:val="0"/>
                                                  <w:marTop w:val="0"/>
                                                  <w:marBottom w:val="0"/>
                                                  <w:divBdr>
                                                    <w:top w:val="none" w:sz="0" w:space="0" w:color="auto"/>
                                                    <w:left w:val="none" w:sz="0" w:space="0" w:color="auto"/>
                                                    <w:bottom w:val="none" w:sz="0" w:space="0" w:color="auto"/>
                                                    <w:right w:val="none" w:sz="0" w:space="0" w:color="auto"/>
                                                  </w:divBdr>
                                                </w:div>
                                                <w:div w:id="1528250446">
                                                  <w:marLeft w:val="640"/>
                                                  <w:marRight w:val="0"/>
                                                  <w:marTop w:val="0"/>
                                                  <w:marBottom w:val="0"/>
                                                  <w:divBdr>
                                                    <w:top w:val="none" w:sz="0" w:space="0" w:color="auto"/>
                                                    <w:left w:val="none" w:sz="0" w:space="0" w:color="auto"/>
                                                    <w:bottom w:val="none" w:sz="0" w:space="0" w:color="auto"/>
                                                    <w:right w:val="none" w:sz="0" w:space="0" w:color="auto"/>
                                                  </w:divBdr>
                                                </w:div>
                                                <w:div w:id="1575117507">
                                                  <w:marLeft w:val="640"/>
                                                  <w:marRight w:val="0"/>
                                                  <w:marTop w:val="0"/>
                                                  <w:marBottom w:val="0"/>
                                                  <w:divBdr>
                                                    <w:top w:val="none" w:sz="0" w:space="0" w:color="auto"/>
                                                    <w:left w:val="none" w:sz="0" w:space="0" w:color="auto"/>
                                                    <w:bottom w:val="none" w:sz="0" w:space="0" w:color="auto"/>
                                                    <w:right w:val="none" w:sz="0" w:space="0" w:color="auto"/>
                                                  </w:divBdr>
                                                </w:div>
                                                <w:div w:id="1648626805">
                                                  <w:marLeft w:val="640"/>
                                                  <w:marRight w:val="0"/>
                                                  <w:marTop w:val="0"/>
                                                  <w:marBottom w:val="0"/>
                                                  <w:divBdr>
                                                    <w:top w:val="none" w:sz="0" w:space="0" w:color="auto"/>
                                                    <w:left w:val="none" w:sz="0" w:space="0" w:color="auto"/>
                                                    <w:bottom w:val="none" w:sz="0" w:space="0" w:color="auto"/>
                                                    <w:right w:val="none" w:sz="0" w:space="0" w:color="auto"/>
                                                  </w:divBdr>
                                                </w:div>
                                                <w:div w:id="1660233931">
                                                  <w:marLeft w:val="640"/>
                                                  <w:marRight w:val="0"/>
                                                  <w:marTop w:val="0"/>
                                                  <w:marBottom w:val="0"/>
                                                  <w:divBdr>
                                                    <w:top w:val="none" w:sz="0" w:space="0" w:color="auto"/>
                                                    <w:left w:val="none" w:sz="0" w:space="0" w:color="auto"/>
                                                    <w:bottom w:val="none" w:sz="0" w:space="0" w:color="auto"/>
                                                    <w:right w:val="none" w:sz="0" w:space="0" w:color="auto"/>
                                                  </w:divBdr>
                                                </w:div>
                                                <w:div w:id="1660960536">
                                                  <w:marLeft w:val="640"/>
                                                  <w:marRight w:val="0"/>
                                                  <w:marTop w:val="0"/>
                                                  <w:marBottom w:val="0"/>
                                                  <w:divBdr>
                                                    <w:top w:val="none" w:sz="0" w:space="0" w:color="auto"/>
                                                    <w:left w:val="none" w:sz="0" w:space="0" w:color="auto"/>
                                                    <w:bottom w:val="none" w:sz="0" w:space="0" w:color="auto"/>
                                                    <w:right w:val="none" w:sz="0" w:space="0" w:color="auto"/>
                                                  </w:divBdr>
                                                </w:div>
                                                <w:div w:id="1708985454">
                                                  <w:marLeft w:val="640"/>
                                                  <w:marRight w:val="0"/>
                                                  <w:marTop w:val="0"/>
                                                  <w:marBottom w:val="0"/>
                                                  <w:divBdr>
                                                    <w:top w:val="none" w:sz="0" w:space="0" w:color="auto"/>
                                                    <w:left w:val="none" w:sz="0" w:space="0" w:color="auto"/>
                                                    <w:bottom w:val="none" w:sz="0" w:space="0" w:color="auto"/>
                                                    <w:right w:val="none" w:sz="0" w:space="0" w:color="auto"/>
                                                  </w:divBdr>
                                                </w:div>
                                                <w:div w:id="1844008593">
                                                  <w:marLeft w:val="640"/>
                                                  <w:marRight w:val="0"/>
                                                  <w:marTop w:val="0"/>
                                                  <w:marBottom w:val="0"/>
                                                  <w:divBdr>
                                                    <w:top w:val="none" w:sz="0" w:space="0" w:color="auto"/>
                                                    <w:left w:val="none" w:sz="0" w:space="0" w:color="auto"/>
                                                    <w:bottom w:val="none" w:sz="0" w:space="0" w:color="auto"/>
                                                    <w:right w:val="none" w:sz="0" w:space="0" w:color="auto"/>
                                                  </w:divBdr>
                                                </w:div>
                                                <w:div w:id="1885749179">
                                                  <w:marLeft w:val="640"/>
                                                  <w:marRight w:val="0"/>
                                                  <w:marTop w:val="0"/>
                                                  <w:marBottom w:val="0"/>
                                                  <w:divBdr>
                                                    <w:top w:val="none" w:sz="0" w:space="0" w:color="auto"/>
                                                    <w:left w:val="none" w:sz="0" w:space="0" w:color="auto"/>
                                                    <w:bottom w:val="none" w:sz="0" w:space="0" w:color="auto"/>
                                                    <w:right w:val="none" w:sz="0" w:space="0" w:color="auto"/>
                                                  </w:divBdr>
                                                </w:div>
                                                <w:div w:id="1929776733">
                                                  <w:marLeft w:val="640"/>
                                                  <w:marRight w:val="0"/>
                                                  <w:marTop w:val="0"/>
                                                  <w:marBottom w:val="0"/>
                                                  <w:divBdr>
                                                    <w:top w:val="none" w:sz="0" w:space="0" w:color="auto"/>
                                                    <w:left w:val="none" w:sz="0" w:space="0" w:color="auto"/>
                                                    <w:bottom w:val="none" w:sz="0" w:space="0" w:color="auto"/>
                                                    <w:right w:val="none" w:sz="0" w:space="0" w:color="auto"/>
                                                  </w:divBdr>
                                                </w:div>
                                                <w:div w:id="1939555353">
                                                  <w:marLeft w:val="640"/>
                                                  <w:marRight w:val="0"/>
                                                  <w:marTop w:val="0"/>
                                                  <w:marBottom w:val="0"/>
                                                  <w:divBdr>
                                                    <w:top w:val="none" w:sz="0" w:space="0" w:color="auto"/>
                                                    <w:left w:val="none" w:sz="0" w:space="0" w:color="auto"/>
                                                    <w:bottom w:val="none" w:sz="0" w:space="0" w:color="auto"/>
                                                    <w:right w:val="none" w:sz="0" w:space="0" w:color="auto"/>
                                                  </w:divBdr>
                                                </w:div>
                                                <w:div w:id="1999992144">
                                                  <w:marLeft w:val="640"/>
                                                  <w:marRight w:val="0"/>
                                                  <w:marTop w:val="0"/>
                                                  <w:marBottom w:val="0"/>
                                                  <w:divBdr>
                                                    <w:top w:val="none" w:sz="0" w:space="0" w:color="auto"/>
                                                    <w:left w:val="none" w:sz="0" w:space="0" w:color="auto"/>
                                                    <w:bottom w:val="none" w:sz="0" w:space="0" w:color="auto"/>
                                                    <w:right w:val="none" w:sz="0" w:space="0" w:color="auto"/>
                                                  </w:divBdr>
                                                </w:div>
                                                <w:div w:id="2041935193">
                                                  <w:marLeft w:val="640"/>
                                                  <w:marRight w:val="0"/>
                                                  <w:marTop w:val="0"/>
                                                  <w:marBottom w:val="0"/>
                                                  <w:divBdr>
                                                    <w:top w:val="none" w:sz="0" w:space="0" w:color="auto"/>
                                                    <w:left w:val="none" w:sz="0" w:space="0" w:color="auto"/>
                                                    <w:bottom w:val="none" w:sz="0" w:space="0" w:color="auto"/>
                                                    <w:right w:val="none" w:sz="0" w:space="0" w:color="auto"/>
                                                  </w:divBdr>
                                                </w:div>
                                                <w:div w:id="2095928489">
                                                  <w:marLeft w:val="640"/>
                                                  <w:marRight w:val="0"/>
                                                  <w:marTop w:val="0"/>
                                                  <w:marBottom w:val="0"/>
                                                  <w:divBdr>
                                                    <w:top w:val="none" w:sz="0" w:space="0" w:color="auto"/>
                                                    <w:left w:val="none" w:sz="0" w:space="0" w:color="auto"/>
                                                    <w:bottom w:val="none" w:sz="0" w:space="0" w:color="auto"/>
                                                    <w:right w:val="none" w:sz="0" w:space="0" w:color="auto"/>
                                                  </w:divBdr>
                                                </w:div>
                                              </w:divsChild>
                                            </w:div>
                                            <w:div w:id="811095218">
                                              <w:marLeft w:val="0"/>
                                              <w:marRight w:val="0"/>
                                              <w:marTop w:val="0"/>
                                              <w:marBottom w:val="0"/>
                                              <w:divBdr>
                                                <w:top w:val="none" w:sz="0" w:space="0" w:color="auto"/>
                                                <w:left w:val="none" w:sz="0" w:space="0" w:color="auto"/>
                                                <w:bottom w:val="none" w:sz="0" w:space="0" w:color="auto"/>
                                                <w:right w:val="none" w:sz="0" w:space="0" w:color="auto"/>
                                              </w:divBdr>
                                              <w:divsChild>
                                                <w:div w:id="3671544">
                                                  <w:marLeft w:val="640"/>
                                                  <w:marRight w:val="0"/>
                                                  <w:marTop w:val="0"/>
                                                  <w:marBottom w:val="0"/>
                                                  <w:divBdr>
                                                    <w:top w:val="none" w:sz="0" w:space="0" w:color="auto"/>
                                                    <w:left w:val="none" w:sz="0" w:space="0" w:color="auto"/>
                                                    <w:bottom w:val="none" w:sz="0" w:space="0" w:color="auto"/>
                                                    <w:right w:val="none" w:sz="0" w:space="0" w:color="auto"/>
                                                  </w:divBdr>
                                                </w:div>
                                                <w:div w:id="10376904">
                                                  <w:marLeft w:val="640"/>
                                                  <w:marRight w:val="0"/>
                                                  <w:marTop w:val="0"/>
                                                  <w:marBottom w:val="0"/>
                                                  <w:divBdr>
                                                    <w:top w:val="none" w:sz="0" w:space="0" w:color="auto"/>
                                                    <w:left w:val="none" w:sz="0" w:space="0" w:color="auto"/>
                                                    <w:bottom w:val="none" w:sz="0" w:space="0" w:color="auto"/>
                                                    <w:right w:val="none" w:sz="0" w:space="0" w:color="auto"/>
                                                  </w:divBdr>
                                                </w:div>
                                                <w:div w:id="30616815">
                                                  <w:marLeft w:val="640"/>
                                                  <w:marRight w:val="0"/>
                                                  <w:marTop w:val="0"/>
                                                  <w:marBottom w:val="0"/>
                                                  <w:divBdr>
                                                    <w:top w:val="none" w:sz="0" w:space="0" w:color="auto"/>
                                                    <w:left w:val="none" w:sz="0" w:space="0" w:color="auto"/>
                                                    <w:bottom w:val="none" w:sz="0" w:space="0" w:color="auto"/>
                                                    <w:right w:val="none" w:sz="0" w:space="0" w:color="auto"/>
                                                  </w:divBdr>
                                                </w:div>
                                                <w:div w:id="116918580">
                                                  <w:marLeft w:val="640"/>
                                                  <w:marRight w:val="0"/>
                                                  <w:marTop w:val="0"/>
                                                  <w:marBottom w:val="0"/>
                                                  <w:divBdr>
                                                    <w:top w:val="none" w:sz="0" w:space="0" w:color="auto"/>
                                                    <w:left w:val="none" w:sz="0" w:space="0" w:color="auto"/>
                                                    <w:bottom w:val="none" w:sz="0" w:space="0" w:color="auto"/>
                                                    <w:right w:val="none" w:sz="0" w:space="0" w:color="auto"/>
                                                  </w:divBdr>
                                                </w:div>
                                                <w:div w:id="149564905">
                                                  <w:marLeft w:val="640"/>
                                                  <w:marRight w:val="0"/>
                                                  <w:marTop w:val="0"/>
                                                  <w:marBottom w:val="0"/>
                                                  <w:divBdr>
                                                    <w:top w:val="none" w:sz="0" w:space="0" w:color="auto"/>
                                                    <w:left w:val="none" w:sz="0" w:space="0" w:color="auto"/>
                                                    <w:bottom w:val="none" w:sz="0" w:space="0" w:color="auto"/>
                                                    <w:right w:val="none" w:sz="0" w:space="0" w:color="auto"/>
                                                  </w:divBdr>
                                                </w:div>
                                                <w:div w:id="280576827">
                                                  <w:marLeft w:val="640"/>
                                                  <w:marRight w:val="0"/>
                                                  <w:marTop w:val="0"/>
                                                  <w:marBottom w:val="0"/>
                                                  <w:divBdr>
                                                    <w:top w:val="none" w:sz="0" w:space="0" w:color="auto"/>
                                                    <w:left w:val="none" w:sz="0" w:space="0" w:color="auto"/>
                                                    <w:bottom w:val="none" w:sz="0" w:space="0" w:color="auto"/>
                                                    <w:right w:val="none" w:sz="0" w:space="0" w:color="auto"/>
                                                  </w:divBdr>
                                                </w:div>
                                                <w:div w:id="306250626">
                                                  <w:marLeft w:val="640"/>
                                                  <w:marRight w:val="0"/>
                                                  <w:marTop w:val="0"/>
                                                  <w:marBottom w:val="0"/>
                                                  <w:divBdr>
                                                    <w:top w:val="none" w:sz="0" w:space="0" w:color="auto"/>
                                                    <w:left w:val="none" w:sz="0" w:space="0" w:color="auto"/>
                                                    <w:bottom w:val="none" w:sz="0" w:space="0" w:color="auto"/>
                                                    <w:right w:val="none" w:sz="0" w:space="0" w:color="auto"/>
                                                  </w:divBdr>
                                                </w:div>
                                                <w:div w:id="309529357">
                                                  <w:marLeft w:val="640"/>
                                                  <w:marRight w:val="0"/>
                                                  <w:marTop w:val="0"/>
                                                  <w:marBottom w:val="0"/>
                                                  <w:divBdr>
                                                    <w:top w:val="none" w:sz="0" w:space="0" w:color="auto"/>
                                                    <w:left w:val="none" w:sz="0" w:space="0" w:color="auto"/>
                                                    <w:bottom w:val="none" w:sz="0" w:space="0" w:color="auto"/>
                                                    <w:right w:val="none" w:sz="0" w:space="0" w:color="auto"/>
                                                  </w:divBdr>
                                                </w:div>
                                                <w:div w:id="401099249">
                                                  <w:marLeft w:val="640"/>
                                                  <w:marRight w:val="0"/>
                                                  <w:marTop w:val="0"/>
                                                  <w:marBottom w:val="0"/>
                                                  <w:divBdr>
                                                    <w:top w:val="none" w:sz="0" w:space="0" w:color="auto"/>
                                                    <w:left w:val="none" w:sz="0" w:space="0" w:color="auto"/>
                                                    <w:bottom w:val="none" w:sz="0" w:space="0" w:color="auto"/>
                                                    <w:right w:val="none" w:sz="0" w:space="0" w:color="auto"/>
                                                  </w:divBdr>
                                                </w:div>
                                                <w:div w:id="406147273">
                                                  <w:marLeft w:val="640"/>
                                                  <w:marRight w:val="0"/>
                                                  <w:marTop w:val="0"/>
                                                  <w:marBottom w:val="0"/>
                                                  <w:divBdr>
                                                    <w:top w:val="none" w:sz="0" w:space="0" w:color="auto"/>
                                                    <w:left w:val="none" w:sz="0" w:space="0" w:color="auto"/>
                                                    <w:bottom w:val="none" w:sz="0" w:space="0" w:color="auto"/>
                                                    <w:right w:val="none" w:sz="0" w:space="0" w:color="auto"/>
                                                  </w:divBdr>
                                                </w:div>
                                                <w:div w:id="490215805">
                                                  <w:marLeft w:val="640"/>
                                                  <w:marRight w:val="0"/>
                                                  <w:marTop w:val="0"/>
                                                  <w:marBottom w:val="0"/>
                                                  <w:divBdr>
                                                    <w:top w:val="none" w:sz="0" w:space="0" w:color="auto"/>
                                                    <w:left w:val="none" w:sz="0" w:space="0" w:color="auto"/>
                                                    <w:bottom w:val="none" w:sz="0" w:space="0" w:color="auto"/>
                                                    <w:right w:val="none" w:sz="0" w:space="0" w:color="auto"/>
                                                  </w:divBdr>
                                                </w:div>
                                                <w:div w:id="552156933">
                                                  <w:marLeft w:val="640"/>
                                                  <w:marRight w:val="0"/>
                                                  <w:marTop w:val="0"/>
                                                  <w:marBottom w:val="0"/>
                                                  <w:divBdr>
                                                    <w:top w:val="none" w:sz="0" w:space="0" w:color="auto"/>
                                                    <w:left w:val="none" w:sz="0" w:space="0" w:color="auto"/>
                                                    <w:bottom w:val="none" w:sz="0" w:space="0" w:color="auto"/>
                                                    <w:right w:val="none" w:sz="0" w:space="0" w:color="auto"/>
                                                  </w:divBdr>
                                                </w:div>
                                                <w:div w:id="574584023">
                                                  <w:marLeft w:val="640"/>
                                                  <w:marRight w:val="0"/>
                                                  <w:marTop w:val="0"/>
                                                  <w:marBottom w:val="0"/>
                                                  <w:divBdr>
                                                    <w:top w:val="none" w:sz="0" w:space="0" w:color="auto"/>
                                                    <w:left w:val="none" w:sz="0" w:space="0" w:color="auto"/>
                                                    <w:bottom w:val="none" w:sz="0" w:space="0" w:color="auto"/>
                                                    <w:right w:val="none" w:sz="0" w:space="0" w:color="auto"/>
                                                  </w:divBdr>
                                                </w:div>
                                                <w:div w:id="693969365">
                                                  <w:marLeft w:val="640"/>
                                                  <w:marRight w:val="0"/>
                                                  <w:marTop w:val="0"/>
                                                  <w:marBottom w:val="0"/>
                                                  <w:divBdr>
                                                    <w:top w:val="none" w:sz="0" w:space="0" w:color="auto"/>
                                                    <w:left w:val="none" w:sz="0" w:space="0" w:color="auto"/>
                                                    <w:bottom w:val="none" w:sz="0" w:space="0" w:color="auto"/>
                                                    <w:right w:val="none" w:sz="0" w:space="0" w:color="auto"/>
                                                  </w:divBdr>
                                                </w:div>
                                                <w:div w:id="819075886">
                                                  <w:marLeft w:val="640"/>
                                                  <w:marRight w:val="0"/>
                                                  <w:marTop w:val="0"/>
                                                  <w:marBottom w:val="0"/>
                                                  <w:divBdr>
                                                    <w:top w:val="none" w:sz="0" w:space="0" w:color="auto"/>
                                                    <w:left w:val="none" w:sz="0" w:space="0" w:color="auto"/>
                                                    <w:bottom w:val="none" w:sz="0" w:space="0" w:color="auto"/>
                                                    <w:right w:val="none" w:sz="0" w:space="0" w:color="auto"/>
                                                  </w:divBdr>
                                                </w:div>
                                                <w:div w:id="854458518">
                                                  <w:marLeft w:val="640"/>
                                                  <w:marRight w:val="0"/>
                                                  <w:marTop w:val="0"/>
                                                  <w:marBottom w:val="0"/>
                                                  <w:divBdr>
                                                    <w:top w:val="none" w:sz="0" w:space="0" w:color="auto"/>
                                                    <w:left w:val="none" w:sz="0" w:space="0" w:color="auto"/>
                                                    <w:bottom w:val="none" w:sz="0" w:space="0" w:color="auto"/>
                                                    <w:right w:val="none" w:sz="0" w:space="0" w:color="auto"/>
                                                  </w:divBdr>
                                                </w:div>
                                                <w:div w:id="888490711">
                                                  <w:marLeft w:val="640"/>
                                                  <w:marRight w:val="0"/>
                                                  <w:marTop w:val="0"/>
                                                  <w:marBottom w:val="0"/>
                                                  <w:divBdr>
                                                    <w:top w:val="none" w:sz="0" w:space="0" w:color="auto"/>
                                                    <w:left w:val="none" w:sz="0" w:space="0" w:color="auto"/>
                                                    <w:bottom w:val="none" w:sz="0" w:space="0" w:color="auto"/>
                                                    <w:right w:val="none" w:sz="0" w:space="0" w:color="auto"/>
                                                  </w:divBdr>
                                                </w:div>
                                                <w:div w:id="1076516001">
                                                  <w:marLeft w:val="640"/>
                                                  <w:marRight w:val="0"/>
                                                  <w:marTop w:val="0"/>
                                                  <w:marBottom w:val="0"/>
                                                  <w:divBdr>
                                                    <w:top w:val="none" w:sz="0" w:space="0" w:color="auto"/>
                                                    <w:left w:val="none" w:sz="0" w:space="0" w:color="auto"/>
                                                    <w:bottom w:val="none" w:sz="0" w:space="0" w:color="auto"/>
                                                    <w:right w:val="none" w:sz="0" w:space="0" w:color="auto"/>
                                                  </w:divBdr>
                                                </w:div>
                                                <w:div w:id="1098062118">
                                                  <w:marLeft w:val="640"/>
                                                  <w:marRight w:val="0"/>
                                                  <w:marTop w:val="0"/>
                                                  <w:marBottom w:val="0"/>
                                                  <w:divBdr>
                                                    <w:top w:val="none" w:sz="0" w:space="0" w:color="auto"/>
                                                    <w:left w:val="none" w:sz="0" w:space="0" w:color="auto"/>
                                                    <w:bottom w:val="none" w:sz="0" w:space="0" w:color="auto"/>
                                                    <w:right w:val="none" w:sz="0" w:space="0" w:color="auto"/>
                                                  </w:divBdr>
                                                </w:div>
                                                <w:div w:id="1108113541">
                                                  <w:marLeft w:val="640"/>
                                                  <w:marRight w:val="0"/>
                                                  <w:marTop w:val="0"/>
                                                  <w:marBottom w:val="0"/>
                                                  <w:divBdr>
                                                    <w:top w:val="none" w:sz="0" w:space="0" w:color="auto"/>
                                                    <w:left w:val="none" w:sz="0" w:space="0" w:color="auto"/>
                                                    <w:bottom w:val="none" w:sz="0" w:space="0" w:color="auto"/>
                                                    <w:right w:val="none" w:sz="0" w:space="0" w:color="auto"/>
                                                  </w:divBdr>
                                                </w:div>
                                                <w:div w:id="1109667985">
                                                  <w:marLeft w:val="640"/>
                                                  <w:marRight w:val="0"/>
                                                  <w:marTop w:val="0"/>
                                                  <w:marBottom w:val="0"/>
                                                  <w:divBdr>
                                                    <w:top w:val="none" w:sz="0" w:space="0" w:color="auto"/>
                                                    <w:left w:val="none" w:sz="0" w:space="0" w:color="auto"/>
                                                    <w:bottom w:val="none" w:sz="0" w:space="0" w:color="auto"/>
                                                    <w:right w:val="none" w:sz="0" w:space="0" w:color="auto"/>
                                                  </w:divBdr>
                                                </w:div>
                                                <w:div w:id="1130057490">
                                                  <w:marLeft w:val="640"/>
                                                  <w:marRight w:val="0"/>
                                                  <w:marTop w:val="0"/>
                                                  <w:marBottom w:val="0"/>
                                                  <w:divBdr>
                                                    <w:top w:val="none" w:sz="0" w:space="0" w:color="auto"/>
                                                    <w:left w:val="none" w:sz="0" w:space="0" w:color="auto"/>
                                                    <w:bottom w:val="none" w:sz="0" w:space="0" w:color="auto"/>
                                                    <w:right w:val="none" w:sz="0" w:space="0" w:color="auto"/>
                                                  </w:divBdr>
                                                </w:div>
                                                <w:div w:id="1141652251">
                                                  <w:marLeft w:val="640"/>
                                                  <w:marRight w:val="0"/>
                                                  <w:marTop w:val="0"/>
                                                  <w:marBottom w:val="0"/>
                                                  <w:divBdr>
                                                    <w:top w:val="none" w:sz="0" w:space="0" w:color="auto"/>
                                                    <w:left w:val="none" w:sz="0" w:space="0" w:color="auto"/>
                                                    <w:bottom w:val="none" w:sz="0" w:space="0" w:color="auto"/>
                                                    <w:right w:val="none" w:sz="0" w:space="0" w:color="auto"/>
                                                  </w:divBdr>
                                                </w:div>
                                                <w:div w:id="1236092747">
                                                  <w:marLeft w:val="640"/>
                                                  <w:marRight w:val="0"/>
                                                  <w:marTop w:val="0"/>
                                                  <w:marBottom w:val="0"/>
                                                  <w:divBdr>
                                                    <w:top w:val="none" w:sz="0" w:space="0" w:color="auto"/>
                                                    <w:left w:val="none" w:sz="0" w:space="0" w:color="auto"/>
                                                    <w:bottom w:val="none" w:sz="0" w:space="0" w:color="auto"/>
                                                    <w:right w:val="none" w:sz="0" w:space="0" w:color="auto"/>
                                                  </w:divBdr>
                                                </w:div>
                                                <w:div w:id="1243221786">
                                                  <w:marLeft w:val="640"/>
                                                  <w:marRight w:val="0"/>
                                                  <w:marTop w:val="0"/>
                                                  <w:marBottom w:val="0"/>
                                                  <w:divBdr>
                                                    <w:top w:val="none" w:sz="0" w:space="0" w:color="auto"/>
                                                    <w:left w:val="none" w:sz="0" w:space="0" w:color="auto"/>
                                                    <w:bottom w:val="none" w:sz="0" w:space="0" w:color="auto"/>
                                                    <w:right w:val="none" w:sz="0" w:space="0" w:color="auto"/>
                                                  </w:divBdr>
                                                </w:div>
                                                <w:div w:id="1269653679">
                                                  <w:marLeft w:val="640"/>
                                                  <w:marRight w:val="0"/>
                                                  <w:marTop w:val="0"/>
                                                  <w:marBottom w:val="0"/>
                                                  <w:divBdr>
                                                    <w:top w:val="none" w:sz="0" w:space="0" w:color="auto"/>
                                                    <w:left w:val="none" w:sz="0" w:space="0" w:color="auto"/>
                                                    <w:bottom w:val="none" w:sz="0" w:space="0" w:color="auto"/>
                                                    <w:right w:val="none" w:sz="0" w:space="0" w:color="auto"/>
                                                  </w:divBdr>
                                                </w:div>
                                                <w:div w:id="1313674275">
                                                  <w:marLeft w:val="640"/>
                                                  <w:marRight w:val="0"/>
                                                  <w:marTop w:val="0"/>
                                                  <w:marBottom w:val="0"/>
                                                  <w:divBdr>
                                                    <w:top w:val="none" w:sz="0" w:space="0" w:color="auto"/>
                                                    <w:left w:val="none" w:sz="0" w:space="0" w:color="auto"/>
                                                    <w:bottom w:val="none" w:sz="0" w:space="0" w:color="auto"/>
                                                    <w:right w:val="none" w:sz="0" w:space="0" w:color="auto"/>
                                                  </w:divBdr>
                                                </w:div>
                                                <w:div w:id="1382366919">
                                                  <w:marLeft w:val="640"/>
                                                  <w:marRight w:val="0"/>
                                                  <w:marTop w:val="0"/>
                                                  <w:marBottom w:val="0"/>
                                                  <w:divBdr>
                                                    <w:top w:val="none" w:sz="0" w:space="0" w:color="auto"/>
                                                    <w:left w:val="none" w:sz="0" w:space="0" w:color="auto"/>
                                                    <w:bottom w:val="none" w:sz="0" w:space="0" w:color="auto"/>
                                                    <w:right w:val="none" w:sz="0" w:space="0" w:color="auto"/>
                                                  </w:divBdr>
                                                </w:div>
                                                <w:div w:id="1390422814">
                                                  <w:marLeft w:val="640"/>
                                                  <w:marRight w:val="0"/>
                                                  <w:marTop w:val="0"/>
                                                  <w:marBottom w:val="0"/>
                                                  <w:divBdr>
                                                    <w:top w:val="none" w:sz="0" w:space="0" w:color="auto"/>
                                                    <w:left w:val="none" w:sz="0" w:space="0" w:color="auto"/>
                                                    <w:bottom w:val="none" w:sz="0" w:space="0" w:color="auto"/>
                                                    <w:right w:val="none" w:sz="0" w:space="0" w:color="auto"/>
                                                  </w:divBdr>
                                                </w:div>
                                                <w:div w:id="1405643958">
                                                  <w:marLeft w:val="640"/>
                                                  <w:marRight w:val="0"/>
                                                  <w:marTop w:val="0"/>
                                                  <w:marBottom w:val="0"/>
                                                  <w:divBdr>
                                                    <w:top w:val="none" w:sz="0" w:space="0" w:color="auto"/>
                                                    <w:left w:val="none" w:sz="0" w:space="0" w:color="auto"/>
                                                    <w:bottom w:val="none" w:sz="0" w:space="0" w:color="auto"/>
                                                    <w:right w:val="none" w:sz="0" w:space="0" w:color="auto"/>
                                                  </w:divBdr>
                                                </w:div>
                                                <w:div w:id="1416895119">
                                                  <w:marLeft w:val="640"/>
                                                  <w:marRight w:val="0"/>
                                                  <w:marTop w:val="0"/>
                                                  <w:marBottom w:val="0"/>
                                                  <w:divBdr>
                                                    <w:top w:val="none" w:sz="0" w:space="0" w:color="auto"/>
                                                    <w:left w:val="none" w:sz="0" w:space="0" w:color="auto"/>
                                                    <w:bottom w:val="none" w:sz="0" w:space="0" w:color="auto"/>
                                                    <w:right w:val="none" w:sz="0" w:space="0" w:color="auto"/>
                                                  </w:divBdr>
                                                </w:div>
                                                <w:div w:id="1510750271">
                                                  <w:marLeft w:val="640"/>
                                                  <w:marRight w:val="0"/>
                                                  <w:marTop w:val="0"/>
                                                  <w:marBottom w:val="0"/>
                                                  <w:divBdr>
                                                    <w:top w:val="none" w:sz="0" w:space="0" w:color="auto"/>
                                                    <w:left w:val="none" w:sz="0" w:space="0" w:color="auto"/>
                                                    <w:bottom w:val="none" w:sz="0" w:space="0" w:color="auto"/>
                                                    <w:right w:val="none" w:sz="0" w:space="0" w:color="auto"/>
                                                  </w:divBdr>
                                                </w:div>
                                                <w:div w:id="1565872805">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626963736">
                                                  <w:marLeft w:val="640"/>
                                                  <w:marRight w:val="0"/>
                                                  <w:marTop w:val="0"/>
                                                  <w:marBottom w:val="0"/>
                                                  <w:divBdr>
                                                    <w:top w:val="none" w:sz="0" w:space="0" w:color="auto"/>
                                                    <w:left w:val="none" w:sz="0" w:space="0" w:color="auto"/>
                                                    <w:bottom w:val="none" w:sz="0" w:space="0" w:color="auto"/>
                                                    <w:right w:val="none" w:sz="0" w:space="0" w:color="auto"/>
                                                  </w:divBdr>
                                                </w:div>
                                                <w:div w:id="1636789680">
                                                  <w:marLeft w:val="640"/>
                                                  <w:marRight w:val="0"/>
                                                  <w:marTop w:val="0"/>
                                                  <w:marBottom w:val="0"/>
                                                  <w:divBdr>
                                                    <w:top w:val="none" w:sz="0" w:space="0" w:color="auto"/>
                                                    <w:left w:val="none" w:sz="0" w:space="0" w:color="auto"/>
                                                    <w:bottom w:val="none" w:sz="0" w:space="0" w:color="auto"/>
                                                    <w:right w:val="none" w:sz="0" w:space="0" w:color="auto"/>
                                                  </w:divBdr>
                                                </w:div>
                                                <w:div w:id="1653832469">
                                                  <w:marLeft w:val="640"/>
                                                  <w:marRight w:val="0"/>
                                                  <w:marTop w:val="0"/>
                                                  <w:marBottom w:val="0"/>
                                                  <w:divBdr>
                                                    <w:top w:val="none" w:sz="0" w:space="0" w:color="auto"/>
                                                    <w:left w:val="none" w:sz="0" w:space="0" w:color="auto"/>
                                                    <w:bottom w:val="none" w:sz="0" w:space="0" w:color="auto"/>
                                                    <w:right w:val="none" w:sz="0" w:space="0" w:color="auto"/>
                                                  </w:divBdr>
                                                </w:div>
                                                <w:div w:id="1683628498">
                                                  <w:marLeft w:val="640"/>
                                                  <w:marRight w:val="0"/>
                                                  <w:marTop w:val="0"/>
                                                  <w:marBottom w:val="0"/>
                                                  <w:divBdr>
                                                    <w:top w:val="none" w:sz="0" w:space="0" w:color="auto"/>
                                                    <w:left w:val="none" w:sz="0" w:space="0" w:color="auto"/>
                                                    <w:bottom w:val="none" w:sz="0" w:space="0" w:color="auto"/>
                                                    <w:right w:val="none" w:sz="0" w:space="0" w:color="auto"/>
                                                  </w:divBdr>
                                                </w:div>
                                                <w:div w:id="1730033415">
                                                  <w:marLeft w:val="640"/>
                                                  <w:marRight w:val="0"/>
                                                  <w:marTop w:val="0"/>
                                                  <w:marBottom w:val="0"/>
                                                  <w:divBdr>
                                                    <w:top w:val="none" w:sz="0" w:space="0" w:color="auto"/>
                                                    <w:left w:val="none" w:sz="0" w:space="0" w:color="auto"/>
                                                    <w:bottom w:val="none" w:sz="0" w:space="0" w:color="auto"/>
                                                    <w:right w:val="none" w:sz="0" w:space="0" w:color="auto"/>
                                                  </w:divBdr>
                                                </w:div>
                                                <w:div w:id="1746799833">
                                                  <w:marLeft w:val="640"/>
                                                  <w:marRight w:val="0"/>
                                                  <w:marTop w:val="0"/>
                                                  <w:marBottom w:val="0"/>
                                                  <w:divBdr>
                                                    <w:top w:val="none" w:sz="0" w:space="0" w:color="auto"/>
                                                    <w:left w:val="none" w:sz="0" w:space="0" w:color="auto"/>
                                                    <w:bottom w:val="none" w:sz="0" w:space="0" w:color="auto"/>
                                                    <w:right w:val="none" w:sz="0" w:space="0" w:color="auto"/>
                                                  </w:divBdr>
                                                </w:div>
                                                <w:div w:id="1747268107">
                                                  <w:marLeft w:val="640"/>
                                                  <w:marRight w:val="0"/>
                                                  <w:marTop w:val="0"/>
                                                  <w:marBottom w:val="0"/>
                                                  <w:divBdr>
                                                    <w:top w:val="none" w:sz="0" w:space="0" w:color="auto"/>
                                                    <w:left w:val="none" w:sz="0" w:space="0" w:color="auto"/>
                                                    <w:bottom w:val="none" w:sz="0" w:space="0" w:color="auto"/>
                                                    <w:right w:val="none" w:sz="0" w:space="0" w:color="auto"/>
                                                  </w:divBdr>
                                                </w:div>
                                                <w:div w:id="1761945181">
                                                  <w:marLeft w:val="640"/>
                                                  <w:marRight w:val="0"/>
                                                  <w:marTop w:val="0"/>
                                                  <w:marBottom w:val="0"/>
                                                  <w:divBdr>
                                                    <w:top w:val="none" w:sz="0" w:space="0" w:color="auto"/>
                                                    <w:left w:val="none" w:sz="0" w:space="0" w:color="auto"/>
                                                    <w:bottom w:val="none" w:sz="0" w:space="0" w:color="auto"/>
                                                    <w:right w:val="none" w:sz="0" w:space="0" w:color="auto"/>
                                                  </w:divBdr>
                                                </w:div>
                                                <w:div w:id="1781797476">
                                                  <w:marLeft w:val="640"/>
                                                  <w:marRight w:val="0"/>
                                                  <w:marTop w:val="0"/>
                                                  <w:marBottom w:val="0"/>
                                                  <w:divBdr>
                                                    <w:top w:val="none" w:sz="0" w:space="0" w:color="auto"/>
                                                    <w:left w:val="none" w:sz="0" w:space="0" w:color="auto"/>
                                                    <w:bottom w:val="none" w:sz="0" w:space="0" w:color="auto"/>
                                                    <w:right w:val="none" w:sz="0" w:space="0" w:color="auto"/>
                                                  </w:divBdr>
                                                </w:div>
                                                <w:div w:id="1787772299">
                                                  <w:marLeft w:val="640"/>
                                                  <w:marRight w:val="0"/>
                                                  <w:marTop w:val="0"/>
                                                  <w:marBottom w:val="0"/>
                                                  <w:divBdr>
                                                    <w:top w:val="none" w:sz="0" w:space="0" w:color="auto"/>
                                                    <w:left w:val="none" w:sz="0" w:space="0" w:color="auto"/>
                                                    <w:bottom w:val="none" w:sz="0" w:space="0" w:color="auto"/>
                                                    <w:right w:val="none" w:sz="0" w:space="0" w:color="auto"/>
                                                  </w:divBdr>
                                                </w:div>
                                                <w:div w:id="1826966112">
                                                  <w:marLeft w:val="640"/>
                                                  <w:marRight w:val="0"/>
                                                  <w:marTop w:val="0"/>
                                                  <w:marBottom w:val="0"/>
                                                  <w:divBdr>
                                                    <w:top w:val="none" w:sz="0" w:space="0" w:color="auto"/>
                                                    <w:left w:val="none" w:sz="0" w:space="0" w:color="auto"/>
                                                    <w:bottom w:val="none" w:sz="0" w:space="0" w:color="auto"/>
                                                    <w:right w:val="none" w:sz="0" w:space="0" w:color="auto"/>
                                                  </w:divBdr>
                                                </w:div>
                                                <w:div w:id="1872450808">
                                                  <w:marLeft w:val="640"/>
                                                  <w:marRight w:val="0"/>
                                                  <w:marTop w:val="0"/>
                                                  <w:marBottom w:val="0"/>
                                                  <w:divBdr>
                                                    <w:top w:val="none" w:sz="0" w:space="0" w:color="auto"/>
                                                    <w:left w:val="none" w:sz="0" w:space="0" w:color="auto"/>
                                                    <w:bottom w:val="none" w:sz="0" w:space="0" w:color="auto"/>
                                                    <w:right w:val="none" w:sz="0" w:space="0" w:color="auto"/>
                                                  </w:divBdr>
                                                </w:div>
                                                <w:div w:id="1929148578">
                                                  <w:marLeft w:val="640"/>
                                                  <w:marRight w:val="0"/>
                                                  <w:marTop w:val="0"/>
                                                  <w:marBottom w:val="0"/>
                                                  <w:divBdr>
                                                    <w:top w:val="none" w:sz="0" w:space="0" w:color="auto"/>
                                                    <w:left w:val="none" w:sz="0" w:space="0" w:color="auto"/>
                                                    <w:bottom w:val="none" w:sz="0" w:space="0" w:color="auto"/>
                                                    <w:right w:val="none" w:sz="0" w:space="0" w:color="auto"/>
                                                  </w:divBdr>
                                                </w:div>
                                                <w:div w:id="1953394665">
                                                  <w:marLeft w:val="640"/>
                                                  <w:marRight w:val="0"/>
                                                  <w:marTop w:val="0"/>
                                                  <w:marBottom w:val="0"/>
                                                  <w:divBdr>
                                                    <w:top w:val="none" w:sz="0" w:space="0" w:color="auto"/>
                                                    <w:left w:val="none" w:sz="0" w:space="0" w:color="auto"/>
                                                    <w:bottom w:val="none" w:sz="0" w:space="0" w:color="auto"/>
                                                    <w:right w:val="none" w:sz="0" w:space="0" w:color="auto"/>
                                                  </w:divBdr>
                                                </w:div>
                                                <w:div w:id="2079398741">
                                                  <w:marLeft w:val="640"/>
                                                  <w:marRight w:val="0"/>
                                                  <w:marTop w:val="0"/>
                                                  <w:marBottom w:val="0"/>
                                                  <w:divBdr>
                                                    <w:top w:val="none" w:sz="0" w:space="0" w:color="auto"/>
                                                    <w:left w:val="none" w:sz="0" w:space="0" w:color="auto"/>
                                                    <w:bottom w:val="none" w:sz="0" w:space="0" w:color="auto"/>
                                                    <w:right w:val="none" w:sz="0" w:space="0" w:color="auto"/>
                                                  </w:divBdr>
                                                </w:div>
                                                <w:div w:id="2129467191">
                                                  <w:marLeft w:val="640"/>
                                                  <w:marRight w:val="0"/>
                                                  <w:marTop w:val="0"/>
                                                  <w:marBottom w:val="0"/>
                                                  <w:divBdr>
                                                    <w:top w:val="none" w:sz="0" w:space="0" w:color="auto"/>
                                                    <w:left w:val="none" w:sz="0" w:space="0" w:color="auto"/>
                                                    <w:bottom w:val="none" w:sz="0" w:space="0" w:color="auto"/>
                                                    <w:right w:val="none" w:sz="0" w:space="0" w:color="auto"/>
                                                  </w:divBdr>
                                                </w:div>
                                              </w:divsChild>
                                            </w:div>
                                            <w:div w:id="817961566">
                                              <w:marLeft w:val="0"/>
                                              <w:marRight w:val="0"/>
                                              <w:marTop w:val="0"/>
                                              <w:marBottom w:val="0"/>
                                              <w:divBdr>
                                                <w:top w:val="none" w:sz="0" w:space="0" w:color="auto"/>
                                                <w:left w:val="none" w:sz="0" w:space="0" w:color="auto"/>
                                                <w:bottom w:val="none" w:sz="0" w:space="0" w:color="auto"/>
                                                <w:right w:val="none" w:sz="0" w:space="0" w:color="auto"/>
                                              </w:divBdr>
                                              <w:divsChild>
                                                <w:div w:id="59250541">
                                                  <w:marLeft w:val="640"/>
                                                  <w:marRight w:val="0"/>
                                                  <w:marTop w:val="0"/>
                                                  <w:marBottom w:val="0"/>
                                                  <w:divBdr>
                                                    <w:top w:val="none" w:sz="0" w:space="0" w:color="auto"/>
                                                    <w:left w:val="none" w:sz="0" w:space="0" w:color="auto"/>
                                                    <w:bottom w:val="none" w:sz="0" w:space="0" w:color="auto"/>
                                                    <w:right w:val="none" w:sz="0" w:space="0" w:color="auto"/>
                                                  </w:divBdr>
                                                </w:div>
                                                <w:div w:id="159273397">
                                                  <w:marLeft w:val="640"/>
                                                  <w:marRight w:val="0"/>
                                                  <w:marTop w:val="0"/>
                                                  <w:marBottom w:val="0"/>
                                                  <w:divBdr>
                                                    <w:top w:val="none" w:sz="0" w:space="0" w:color="auto"/>
                                                    <w:left w:val="none" w:sz="0" w:space="0" w:color="auto"/>
                                                    <w:bottom w:val="none" w:sz="0" w:space="0" w:color="auto"/>
                                                    <w:right w:val="none" w:sz="0" w:space="0" w:color="auto"/>
                                                  </w:divBdr>
                                                </w:div>
                                                <w:div w:id="194657106">
                                                  <w:marLeft w:val="640"/>
                                                  <w:marRight w:val="0"/>
                                                  <w:marTop w:val="0"/>
                                                  <w:marBottom w:val="0"/>
                                                  <w:divBdr>
                                                    <w:top w:val="none" w:sz="0" w:space="0" w:color="auto"/>
                                                    <w:left w:val="none" w:sz="0" w:space="0" w:color="auto"/>
                                                    <w:bottom w:val="none" w:sz="0" w:space="0" w:color="auto"/>
                                                    <w:right w:val="none" w:sz="0" w:space="0" w:color="auto"/>
                                                  </w:divBdr>
                                                </w:div>
                                                <w:div w:id="222374979">
                                                  <w:marLeft w:val="640"/>
                                                  <w:marRight w:val="0"/>
                                                  <w:marTop w:val="0"/>
                                                  <w:marBottom w:val="0"/>
                                                  <w:divBdr>
                                                    <w:top w:val="none" w:sz="0" w:space="0" w:color="auto"/>
                                                    <w:left w:val="none" w:sz="0" w:space="0" w:color="auto"/>
                                                    <w:bottom w:val="none" w:sz="0" w:space="0" w:color="auto"/>
                                                    <w:right w:val="none" w:sz="0" w:space="0" w:color="auto"/>
                                                  </w:divBdr>
                                                </w:div>
                                                <w:div w:id="283854634">
                                                  <w:marLeft w:val="640"/>
                                                  <w:marRight w:val="0"/>
                                                  <w:marTop w:val="0"/>
                                                  <w:marBottom w:val="0"/>
                                                  <w:divBdr>
                                                    <w:top w:val="none" w:sz="0" w:space="0" w:color="auto"/>
                                                    <w:left w:val="none" w:sz="0" w:space="0" w:color="auto"/>
                                                    <w:bottom w:val="none" w:sz="0" w:space="0" w:color="auto"/>
                                                    <w:right w:val="none" w:sz="0" w:space="0" w:color="auto"/>
                                                  </w:divBdr>
                                                </w:div>
                                                <w:div w:id="296450950">
                                                  <w:marLeft w:val="640"/>
                                                  <w:marRight w:val="0"/>
                                                  <w:marTop w:val="0"/>
                                                  <w:marBottom w:val="0"/>
                                                  <w:divBdr>
                                                    <w:top w:val="none" w:sz="0" w:space="0" w:color="auto"/>
                                                    <w:left w:val="none" w:sz="0" w:space="0" w:color="auto"/>
                                                    <w:bottom w:val="none" w:sz="0" w:space="0" w:color="auto"/>
                                                    <w:right w:val="none" w:sz="0" w:space="0" w:color="auto"/>
                                                  </w:divBdr>
                                                </w:div>
                                                <w:div w:id="336471086">
                                                  <w:marLeft w:val="640"/>
                                                  <w:marRight w:val="0"/>
                                                  <w:marTop w:val="0"/>
                                                  <w:marBottom w:val="0"/>
                                                  <w:divBdr>
                                                    <w:top w:val="none" w:sz="0" w:space="0" w:color="auto"/>
                                                    <w:left w:val="none" w:sz="0" w:space="0" w:color="auto"/>
                                                    <w:bottom w:val="none" w:sz="0" w:space="0" w:color="auto"/>
                                                    <w:right w:val="none" w:sz="0" w:space="0" w:color="auto"/>
                                                  </w:divBdr>
                                                </w:div>
                                                <w:div w:id="384183666">
                                                  <w:marLeft w:val="640"/>
                                                  <w:marRight w:val="0"/>
                                                  <w:marTop w:val="0"/>
                                                  <w:marBottom w:val="0"/>
                                                  <w:divBdr>
                                                    <w:top w:val="none" w:sz="0" w:space="0" w:color="auto"/>
                                                    <w:left w:val="none" w:sz="0" w:space="0" w:color="auto"/>
                                                    <w:bottom w:val="none" w:sz="0" w:space="0" w:color="auto"/>
                                                    <w:right w:val="none" w:sz="0" w:space="0" w:color="auto"/>
                                                  </w:divBdr>
                                                </w:div>
                                                <w:div w:id="387606020">
                                                  <w:marLeft w:val="640"/>
                                                  <w:marRight w:val="0"/>
                                                  <w:marTop w:val="0"/>
                                                  <w:marBottom w:val="0"/>
                                                  <w:divBdr>
                                                    <w:top w:val="none" w:sz="0" w:space="0" w:color="auto"/>
                                                    <w:left w:val="none" w:sz="0" w:space="0" w:color="auto"/>
                                                    <w:bottom w:val="none" w:sz="0" w:space="0" w:color="auto"/>
                                                    <w:right w:val="none" w:sz="0" w:space="0" w:color="auto"/>
                                                  </w:divBdr>
                                                </w:div>
                                                <w:div w:id="584999851">
                                                  <w:marLeft w:val="640"/>
                                                  <w:marRight w:val="0"/>
                                                  <w:marTop w:val="0"/>
                                                  <w:marBottom w:val="0"/>
                                                  <w:divBdr>
                                                    <w:top w:val="none" w:sz="0" w:space="0" w:color="auto"/>
                                                    <w:left w:val="none" w:sz="0" w:space="0" w:color="auto"/>
                                                    <w:bottom w:val="none" w:sz="0" w:space="0" w:color="auto"/>
                                                    <w:right w:val="none" w:sz="0" w:space="0" w:color="auto"/>
                                                  </w:divBdr>
                                                </w:div>
                                                <w:div w:id="595483141">
                                                  <w:marLeft w:val="640"/>
                                                  <w:marRight w:val="0"/>
                                                  <w:marTop w:val="0"/>
                                                  <w:marBottom w:val="0"/>
                                                  <w:divBdr>
                                                    <w:top w:val="none" w:sz="0" w:space="0" w:color="auto"/>
                                                    <w:left w:val="none" w:sz="0" w:space="0" w:color="auto"/>
                                                    <w:bottom w:val="none" w:sz="0" w:space="0" w:color="auto"/>
                                                    <w:right w:val="none" w:sz="0" w:space="0" w:color="auto"/>
                                                  </w:divBdr>
                                                </w:div>
                                                <w:div w:id="612249435">
                                                  <w:marLeft w:val="640"/>
                                                  <w:marRight w:val="0"/>
                                                  <w:marTop w:val="0"/>
                                                  <w:marBottom w:val="0"/>
                                                  <w:divBdr>
                                                    <w:top w:val="none" w:sz="0" w:space="0" w:color="auto"/>
                                                    <w:left w:val="none" w:sz="0" w:space="0" w:color="auto"/>
                                                    <w:bottom w:val="none" w:sz="0" w:space="0" w:color="auto"/>
                                                    <w:right w:val="none" w:sz="0" w:space="0" w:color="auto"/>
                                                  </w:divBdr>
                                                </w:div>
                                                <w:div w:id="618029982">
                                                  <w:marLeft w:val="640"/>
                                                  <w:marRight w:val="0"/>
                                                  <w:marTop w:val="0"/>
                                                  <w:marBottom w:val="0"/>
                                                  <w:divBdr>
                                                    <w:top w:val="none" w:sz="0" w:space="0" w:color="auto"/>
                                                    <w:left w:val="none" w:sz="0" w:space="0" w:color="auto"/>
                                                    <w:bottom w:val="none" w:sz="0" w:space="0" w:color="auto"/>
                                                    <w:right w:val="none" w:sz="0" w:space="0" w:color="auto"/>
                                                  </w:divBdr>
                                                </w:div>
                                                <w:div w:id="655380879">
                                                  <w:marLeft w:val="640"/>
                                                  <w:marRight w:val="0"/>
                                                  <w:marTop w:val="0"/>
                                                  <w:marBottom w:val="0"/>
                                                  <w:divBdr>
                                                    <w:top w:val="none" w:sz="0" w:space="0" w:color="auto"/>
                                                    <w:left w:val="none" w:sz="0" w:space="0" w:color="auto"/>
                                                    <w:bottom w:val="none" w:sz="0" w:space="0" w:color="auto"/>
                                                    <w:right w:val="none" w:sz="0" w:space="0" w:color="auto"/>
                                                  </w:divBdr>
                                                </w:div>
                                                <w:div w:id="688409189">
                                                  <w:marLeft w:val="640"/>
                                                  <w:marRight w:val="0"/>
                                                  <w:marTop w:val="0"/>
                                                  <w:marBottom w:val="0"/>
                                                  <w:divBdr>
                                                    <w:top w:val="none" w:sz="0" w:space="0" w:color="auto"/>
                                                    <w:left w:val="none" w:sz="0" w:space="0" w:color="auto"/>
                                                    <w:bottom w:val="none" w:sz="0" w:space="0" w:color="auto"/>
                                                    <w:right w:val="none" w:sz="0" w:space="0" w:color="auto"/>
                                                  </w:divBdr>
                                                </w:div>
                                                <w:div w:id="716123696">
                                                  <w:marLeft w:val="640"/>
                                                  <w:marRight w:val="0"/>
                                                  <w:marTop w:val="0"/>
                                                  <w:marBottom w:val="0"/>
                                                  <w:divBdr>
                                                    <w:top w:val="none" w:sz="0" w:space="0" w:color="auto"/>
                                                    <w:left w:val="none" w:sz="0" w:space="0" w:color="auto"/>
                                                    <w:bottom w:val="none" w:sz="0" w:space="0" w:color="auto"/>
                                                    <w:right w:val="none" w:sz="0" w:space="0" w:color="auto"/>
                                                  </w:divBdr>
                                                </w:div>
                                                <w:div w:id="718283467">
                                                  <w:marLeft w:val="640"/>
                                                  <w:marRight w:val="0"/>
                                                  <w:marTop w:val="0"/>
                                                  <w:marBottom w:val="0"/>
                                                  <w:divBdr>
                                                    <w:top w:val="none" w:sz="0" w:space="0" w:color="auto"/>
                                                    <w:left w:val="none" w:sz="0" w:space="0" w:color="auto"/>
                                                    <w:bottom w:val="none" w:sz="0" w:space="0" w:color="auto"/>
                                                    <w:right w:val="none" w:sz="0" w:space="0" w:color="auto"/>
                                                  </w:divBdr>
                                                </w:div>
                                                <w:div w:id="748842613">
                                                  <w:marLeft w:val="640"/>
                                                  <w:marRight w:val="0"/>
                                                  <w:marTop w:val="0"/>
                                                  <w:marBottom w:val="0"/>
                                                  <w:divBdr>
                                                    <w:top w:val="none" w:sz="0" w:space="0" w:color="auto"/>
                                                    <w:left w:val="none" w:sz="0" w:space="0" w:color="auto"/>
                                                    <w:bottom w:val="none" w:sz="0" w:space="0" w:color="auto"/>
                                                    <w:right w:val="none" w:sz="0" w:space="0" w:color="auto"/>
                                                  </w:divBdr>
                                                </w:div>
                                                <w:div w:id="758479507">
                                                  <w:marLeft w:val="640"/>
                                                  <w:marRight w:val="0"/>
                                                  <w:marTop w:val="0"/>
                                                  <w:marBottom w:val="0"/>
                                                  <w:divBdr>
                                                    <w:top w:val="none" w:sz="0" w:space="0" w:color="auto"/>
                                                    <w:left w:val="none" w:sz="0" w:space="0" w:color="auto"/>
                                                    <w:bottom w:val="none" w:sz="0" w:space="0" w:color="auto"/>
                                                    <w:right w:val="none" w:sz="0" w:space="0" w:color="auto"/>
                                                  </w:divBdr>
                                                </w:div>
                                                <w:div w:id="815494816">
                                                  <w:marLeft w:val="640"/>
                                                  <w:marRight w:val="0"/>
                                                  <w:marTop w:val="0"/>
                                                  <w:marBottom w:val="0"/>
                                                  <w:divBdr>
                                                    <w:top w:val="none" w:sz="0" w:space="0" w:color="auto"/>
                                                    <w:left w:val="none" w:sz="0" w:space="0" w:color="auto"/>
                                                    <w:bottom w:val="none" w:sz="0" w:space="0" w:color="auto"/>
                                                    <w:right w:val="none" w:sz="0" w:space="0" w:color="auto"/>
                                                  </w:divBdr>
                                                </w:div>
                                                <w:div w:id="819543810">
                                                  <w:marLeft w:val="640"/>
                                                  <w:marRight w:val="0"/>
                                                  <w:marTop w:val="0"/>
                                                  <w:marBottom w:val="0"/>
                                                  <w:divBdr>
                                                    <w:top w:val="none" w:sz="0" w:space="0" w:color="auto"/>
                                                    <w:left w:val="none" w:sz="0" w:space="0" w:color="auto"/>
                                                    <w:bottom w:val="none" w:sz="0" w:space="0" w:color="auto"/>
                                                    <w:right w:val="none" w:sz="0" w:space="0" w:color="auto"/>
                                                  </w:divBdr>
                                                </w:div>
                                                <w:div w:id="1019818476">
                                                  <w:marLeft w:val="640"/>
                                                  <w:marRight w:val="0"/>
                                                  <w:marTop w:val="0"/>
                                                  <w:marBottom w:val="0"/>
                                                  <w:divBdr>
                                                    <w:top w:val="none" w:sz="0" w:space="0" w:color="auto"/>
                                                    <w:left w:val="none" w:sz="0" w:space="0" w:color="auto"/>
                                                    <w:bottom w:val="none" w:sz="0" w:space="0" w:color="auto"/>
                                                    <w:right w:val="none" w:sz="0" w:space="0" w:color="auto"/>
                                                  </w:divBdr>
                                                </w:div>
                                                <w:div w:id="1070344278">
                                                  <w:marLeft w:val="640"/>
                                                  <w:marRight w:val="0"/>
                                                  <w:marTop w:val="0"/>
                                                  <w:marBottom w:val="0"/>
                                                  <w:divBdr>
                                                    <w:top w:val="none" w:sz="0" w:space="0" w:color="auto"/>
                                                    <w:left w:val="none" w:sz="0" w:space="0" w:color="auto"/>
                                                    <w:bottom w:val="none" w:sz="0" w:space="0" w:color="auto"/>
                                                    <w:right w:val="none" w:sz="0" w:space="0" w:color="auto"/>
                                                  </w:divBdr>
                                                </w:div>
                                                <w:div w:id="1133593446">
                                                  <w:marLeft w:val="640"/>
                                                  <w:marRight w:val="0"/>
                                                  <w:marTop w:val="0"/>
                                                  <w:marBottom w:val="0"/>
                                                  <w:divBdr>
                                                    <w:top w:val="none" w:sz="0" w:space="0" w:color="auto"/>
                                                    <w:left w:val="none" w:sz="0" w:space="0" w:color="auto"/>
                                                    <w:bottom w:val="none" w:sz="0" w:space="0" w:color="auto"/>
                                                    <w:right w:val="none" w:sz="0" w:space="0" w:color="auto"/>
                                                  </w:divBdr>
                                                </w:div>
                                                <w:div w:id="1187065310">
                                                  <w:marLeft w:val="640"/>
                                                  <w:marRight w:val="0"/>
                                                  <w:marTop w:val="0"/>
                                                  <w:marBottom w:val="0"/>
                                                  <w:divBdr>
                                                    <w:top w:val="none" w:sz="0" w:space="0" w:color="auto"/>
                                                    <w:left w:val="none" w:sz="0" w:space="0" w:color="auto"/>
                                                    <w:bottom w:val="none" w:sz="0" w:space="0" w:color="auto"/>
                                                    <w:right w:val="none" w:sz="0" w:space="0" w:color="auto"/>
                                                  </w:divBdr>
                                                </w:div>
                                                <w:div w:id="1248420415">
                                                  <w:marLeft w:val="640"/>
                                                  <w:marRight w:val="0"/>
                                                  <w:marTop w:val="0"/>
                                                  <w:marBottom w:val="0"/>
                                                  <w:divBdr>
                                                    <w:top w:val="none" w:sz="0" w:space="0" w:color="auto"/>
                                                    <w:left w:val="none" w:sz="0" w:space="0" w:color="auto"/>
                                                    <w:bottom w:val="none" w:sz="0" w:space="0" w:color="auto"/>
                                                    <w:right w:val="none" w:sz="0" w:space="0" w:color="auto"/>
                                                  </w:divBdr>
                                                </w:div>
                                                <w:div w:id="1250164931">
                                                  <w:marLeft w:val="640"/>
                                                  <w:marRight w:val="0"/>
                                                  <w:marTop w:val="0"/>
                                                  <w:marBottom w:val="0"/>
                                                  <w:divBdr>
                                                    <w:top w:val="none" w:sz="0" w:space="0" w:color="auto"/>
                                                    <w:left w:val="none" w:sz="0" w:space="0" w:color="auto"/>
                                                    <w:bottom w:val="none" w:sz="0" w:space="0" w:color="auto"/>
                                                    <w:right w:val="none" w:sz="0" w:space="0" w:color="auto"/>
                                                  </w:divBdr>
                                                </w:div>
                                                <w:div w:id="1261333590">
                                                  <w:marLeft w:val="640"/>
                                                  <w:marRight w:val="0"/>
                                                  <w:marTop w:val="0"/>
                                                  <w:marBottom w:val="0"/>
                                                  <w:divBdr>
                                                    <w:top w:val="none" w:sz="0" w:space="0" w:color="auto"/>
                                                    <w:left w:val="none" w:sz="0" w:space="0" w:color="auto"/>
                                                    <w:bottom w:val="none" w:sz="0" w:space="0" w:color="auto"/>
                                                    <w:right w:val="none" w:sz="0" w:space="0" w:color="auto"/>
                                                  </w:divBdr>
                                                </w:div>
                                                <w:div w:id="1274436976">
                                                  <w:marLeft w:val="640"/>
                                                  <w:marRight w:val="0"/>
                                                  <w:marTop w:val="0"/>
                                                  <w:marBottom w:val="0"/>
                                                  <w:divBdr>
                                                    <w:top w:val="none" w:sz="0" w:space="0" w:color="auto"/>
                                                    <w:left w:val="none" w:sz="0" w:space="0" w:color="auto"/>
                                                    <w:bottom w:val="none" w:sz="0" w:space="0" w:color="auto"/>
                                                    <w:right w:val="none" w:sz="0" w:space="0" w:color="auto"/>
                                                  </w:divBdr>
                                                </w:div>
                                                <w:div w:id="1320814500">
                                                  <w:marLeft w:val="640"/>
                                                  <w:marRight w:val="0"/>
                                                  <w:marTop w:val="0"/>
                                                  <w:marBottom w:val="0"/>
                                                  <w:divBdr>
                                                    <w:top w:val="none" w:sz="0" w:space="0" w:color="auto"/>
                                                    <w:left w:val="none" w:sz="0" w:space="0" w:color="auto"/>
                                                    <w:bottom w:val="none" w:sz="0" w:space="0" w:color="auto"/>
                                                    <w:right w:val="none" w:sz="0" w:space="0" w:color="auto"/>
                                                  </w:divBdr>
                                                </w:div>
                                                <w:div w:id="1351642594">
                                                  <w:marLeft w:val="640"/>
                                                  <w:marRight w:val="0"/>
                                                  <w:marTop w:val="0"/>
                                                  <w:marBottom w:val="0"/>
                                                  <w:divBdr>
                                                    <w:top w:val="none" w:sz="0" w:space="0" w:color="auto"/>
                                                    <w:left w:val="none" w:sz="0" w:space="0" w:color="auto"/>
                                                    <w:bottom w:val="none" w:sz="0" w:space="0" w:color="auto"/>
                                                    <w:right w:val="none" w:sz="0" w:space="0" w:color="auto"/>
                                                  </w:divBdr>
                                                </w:div>
                                                <w:div w:id="1405492890">
                                                  <w:marLeft w:val="640"/>
                                                  <w:marRight w:val="0"/>
                                                  <w:marTop w:val="0"/>
                                                  <w:marBottom w:val="0"/>
                                                  <w:divBdr>
                                                    <w:top w:val="none" w:sz="0" w:space="0" w:color="auto"/>
                                                    <w:left w:val="none" w:sz="0" w:space="0" w:color="auto"/>
                                                    <w:bottom w:val="none" w:sz="0" w:space="0" w:color="auto"/>
                                                    <w:right w:val="none" w:sz="0" w:space="0" w:color="auto"/>
                                                  </w:divBdr>
                                                </w:div>
                                                <w:div w:id="1470593950">
                                                  <w:marLeft w:val="640"/>
                                                  <w:marRight w:val="0"/>
                                                  <w:marTop w:val="0"/>
                                                  <w:marBottom w:val="0"/>
                                                  <w:divBdr>
                                                    <w:top w:val="none" w:sz="0" w:space="0" w:color="auto"/>
                                                    <w:left w:val="none" w:sz="0" w:space="0" w:color="auto"/>
                                                    <w:bottom w:val="none" w:sz="0" w:space="0" w:color="auto"/>
                                                    <w:right w:val="none" w:sz="0" w:space="0" w:color="auto"/>
                                                  </w:divBdr>
                                                </w:div>
                                                <w:div w:id="1496411324">
                                                  <w:marLeft w:val="640"/>
                                                  <w:marRight w:val="0"/>
                                                  <w:marTop w:val="0"/>
                                                  <w:marBottom w:val="0"/>
                                                  <w:divBdr>
                                                    <w:top w:val="none" w:sz="0" w:space="0" w:color="auto"/>
                                                    <w:left w:val="none" w:sz="0" w:space="0" w:color="auto"/>
                                                    <w:bottom w:val="none" w:sz="0" w:space="0" w:color="auto"/>
                                                    <w:right w:val="none" w:sz="0" w:space="0" w:color="auto"/>
                                                  </w:divBdr>
                                                </w:div>
                                                <w:div w:id="1538077501">
                                                  <w:marLeft w:val="640"/>
                                                  <w:marRight w:val="0"/>
                                                  <w:marTop w:val="0"/>
                                                  <w:marBottom w:val="0"/>
                                                  <w:divBdr>
                                                    <w:top w:val="none" w:sz="0" w:space="0" w:color="auto"/>
                                                    <w:left w:val="none" w:sz="0" w:space="0" w:color="auto"/>
                                                    <w:bottom w:val="none" w:sz="0" w:space="0" w:color="auto"/>
                                                    <w:right w:val="none" w:sz="0" w:space="0" w:color="auto"/>
                                                  </w:divBdr>
                                                </w:div>
                                                <w:div w:id="1545948588">
                                                  <w:marLeft w:val="640"/>
                                                  <w:marRight w:val="0"/>
                                                  <w:marTop w:val="0"/>
                                                  <w:marBottom w:val="0"/>
                                                  <w:divBdr>
                                                    <w:top w:val="none" w:sz="0" w:space="0" w:color="auto"/>
                                                    <w:left w:val="none" w:sz="0" w:space="0" w:color="auto"/>
                                                    <w:bottom w:val="none" w:sz="0" w:space="0" w:color="auto"/>
                                                    <w:right w:val="none" w:sz="0" w:space="0" w:color="auto"/>
                                                  </w:divBdr>
                                                </w:div>
                                                <w:div w:id="1553880674">
                                                  <w:marLeft w:val="640"/>
                                                  <w:marRight w:val="0"/>
                                                  <w:marTop w:val="0"/>
                                                  <w:marBottom w:val="0"/>
                                                  <w:divBdr>
                                                    <w:top w:val="none" w:sz="0" w:space="0" w:color="auto"/>
                                                    <w:left w:val="none" w:sz="0" w:space="0" w:color="auto"/>
                                                    <w:bottom w:val="none" w:sz="0" w:space="0" w:color="auto"/>
                                                    <w:right w:val="none" w:sz="0" w:space="0" w:color="auto"/>
                                                  </w:divBdr>
                                                </w:div>
                                                <w:div w:id="1595362125">
                                                  <w:marLeft w:val="640"/>
                                                  <w:marRight w:val="0"/>
                                                  <w:marTop w:val="0"/>
                                                  <w:marBottom w:val="0"/>
                                                  <w:divBdr>
                                                    <w:top w:val="none" w:sz="0" w:space="0" w:color="auto"/>
                                                    <w:left w:val="none" w:sz="0" w:space="0" w:color="auto"/>
                                                    <w:bottom w:val="none" w:sz="0" w:space="0" w:color="auto"/>
                                                    <w:right w:val="none" w:sz="0" w:space="0" w:color="auto"/>
                                                  </w:divBdr>
                                                </w:div>
                                                <w:div w:id="1601797721">
                                                  <w:marLeft w:val="640"/>
                                                  <w:marRight w:val="0"/>
                                                  <w:marTop w:val="0"/>
                                                  <w:marBottom w:val="0"/>
                                                  <w:divBdr>
                                                    <w:top w:val="none" w:sz="0" w:space="0" w:color="auto"/>
                                                    <w:left w:val="none" w:sz="0" w:space="0" w:color="auto"/>
                                                    <w:bottom w:val="none" w:sz="0" w:space="0" w:color="auto"/>
                                                    <w:right w:val="none" w:sz="0" w:space="0" w:color="auto"/>
                                                  </w:divBdr>
                                                </w:div>
                                                <w:div w:id="1714621458">
                                                  <w:marLeft w:val="640"/>
                                                  <w:marRight w:val="0"/>
                                                  <w:marTop w:val="0"/>
                                                  <w:marBottom w:val="0"/>
                                                  <w:divBdr>
                                                    <w:top w:val="none" w:sz="0" w:space="0" w:color="auto"/>
                                                    <w:left w:val="none" w:sz="0" w:space="0" w:color="auto"/>
                                                    <w:bottom w:val="none" w:sz="0" w:space="0" w:color="auto"/>
                                                    <w:right w:val="none" w:sz="0" w:space="0" w:color="auto"/>
                                                  </w:divBdr>
                                                </w:div>
                                                <w:div w:id="1757166740">
                                                  <w:marLeft w:val="640"/>
                                                  <w:marRight w:val="0"/>
                                                  <w:marTop w:val="0"/>
                                                  <w:marBottom w:val="0"/>
                                                  <w:divBdr>
                                                    <w:top w:val="none" w:sz="0" w:space="0" w:color="auto"/>
                                                    <w:left w:val="none" w:sz="0" w:space="0" w:color="auto"/>
                                                    <w:bottom w:val="none" w:sz="0" w:space="0" w:color="auto"/>
                                                    <w:right w:val="none" w:sz="0" w:space="0" w:color="auto"/>
                                                  </w:divBdr>
                                                </w:div>
                                                <w:div w:id="1763647507">
                                                  <w:marLeft w:val="640"/>
                                                  <w:marRight w:val="0"/>
                                                  <w:marTop w:val="0"/>
                                                  <w:marBottom w:val="0"/>
                                                  <w:divBdr>
                                                    <w:top w:val="none" w:sz="0" w:space="0" w:color="auto"/>
                                                    <w:left w:val="none" w:sz="0" w:space="0" w:color="auto"/>
                                                    <w:bottom w:val="none" w:sz="0" w:space="0" w:color="auto"/>
                                                    <w:right w:val="none" w:sz="0" w:space="0" w:color="auto"/>
                                                  </w:divBdr>
                                                </w:div>
                                                <w:div w:id="1860198146">
                                                  <w:marLeft w:val="640"/>
                                                  <w:marRight w:val="0"/>
                                                  <w:marTop w:val="0"/>
                                                  <w:marBottom w:val="0"/>
                                                  <w:divBdr>
                                                    <w:top w:val="none" w:sz="0" w:space="0" w:color="auto"/>
                                                    <w:left w:val="none" w:sz="0" w:space="0" w:color="auto"/>
                                                    <w:bottom w:val="none" w:sz="0" w:space="0" w:color="auto"/>
                                                    <w:right w:val="none" w:sz="0" w:space="0" w:color="auto"/>
                                                  </w:divBdr>
                                                </w:div>
                                                <w:div w:id="1890337108">
                                                  <w:marLeft w:val="640"/>
                                                  <w:marRight w:val="0"/>
                                                  <w:marTop w:val="0"/>
                                                  <w:marBottom w:val="0"/>
                                                  <w:divBdr>
                                                    <w:top w:val="none" w:sz="0" w:space="0" w:color="auto"/>
                                                    <w:left w:val="none" w:sz="0" w:space="0" w:color="auto"/>
                                                    <w:bottom w:val="none" w:sz="0" w:space="0" w:color="auto"/>
                                                    <w:right w:val="none" w:sz="0" w:space="0" w:color="auto"/>
                                                  </w:divBdr>
                                                </w:div>
                                                <w:div w:id="1896311170">
                                                  <w:marLeft w:val="640"/>
                                                  <w:marRight w:val="0"/>
                                                  <w:marTop w:val="0"/>
                                                  <w:marBottom w:val="0"/>
                                                  <w:divBdr>
                                                    <w:top w:val="none" w:sz="0" w:space="0" w:color="auto"/>
                                                    <w:left w:val="none" w:sz="0" w:space="0" w:color="auto"/>
                                                    <w:bottom w:val="none" w:sz="0" w:space="0" w:color="auto"/>
                                                    <w:right w:val="none" w:sz="0" w:space="0" w:color="auto"/>
                                                  </w:divBdr>
                                                </w:div>
                                                <w:div w:id="1965231205">
                                                  <w:marLeft w:val="640"/>
                                                  <w:marRight w:val="0"/>
                                                  <w:marTop w:val="0"/>
                                                  <w:marBottom w:val="0"/>
                                                  <w:divBdr>
                                                    <w:top w:val="none" w:sz="0" w:space="0" w:color="auto"/>
                                                    <w:left w:val="none" w:sz="0" w:space="0" w:color="auto"/>
                                                    <w:bottom w:val="none" w:sz="0" w:space="0" w:color="auto"/>
                                                    <w:right w:val="none" w:sz="0" w:space="0" w:color="auto"/>
                                                  </w:divBdr>
                                                </w:div>
                                                <w:div w:id="1970552557">
                                                  <w:marLeft w:val="640"/>
                                                  <w:marRight w:val="0"/>
                                                  <w:marTop w:val="0"/>
                                                  <w:marBottom w:val="0"/>
                                                  <w:divBdr>
                                                    <w:top w:val="none" w:sz="0" w:space="0" w:color="auto"/>
                                                    <w:left w:val="none" w:sz="0" w:space="0" w:color="auto"/>
                                                    <w:bottom w:val="none" w:sz="0" w:space="0" w:color="auto"/>
                                                    <w:right w:val="none" w:sz="0" w:space="0" w:color="auto"/>
                                                  </w:divBdr>
                                                </w:div>
                                                <w:div w:id="2017919844">
                                                  <w:marLeft w:val="640"/>
                                                  <w:marRight w:val="0"/>
                                                  <w:marTop w:val="0"/>
                                                  <w:marBottom w:val="0"/>
                                                  <w:divBdr>
                                                    <w:top w:val="none" w:sz="0" w:space="0" w:color="auto"/>
                                                    <w:left w:val="none" w:sz="0" w:space="0" w:color="auto"/>
                                                    <w:bottom w:val="none" w:sz="0" w:space="0" w:color="auto"/>
                                                    <w:right w:val="none" w:sz="0" w:space="0" w:color="auto"/>
                                                  </w:divBdr>
                                                </w:div>
                                                <w:div w:id="2030836844">
                                                  <w:marLeft w:val="640"/>
                                                  <w:marRight w:val="0"/>
                                                  <w:marTop w:val="0"/>
                                                  <w:marBottom w:val="0"/>
                                                  <w:divBdr>
                                                    <w:top w:val="none" w:sz="0" w:space="0" w:color="auto"/>
                                                    <w:left w:val="none" w:sz="0" w:space="0" w:color="auto"/>
                                                    <w:bottom w:val="none" w:sz="0" w:space="0" w:color="auto"/>
                                                    <w:right w:val="none" w:sz="0" w:space="0" w:color="auto"/>
                                                  </w:divBdr>
                                                </w:div>
                                                <w:div w:id="2106339043">
                                                  <w:marLeft w:val="640"/>
                                                  <w:marRight w:val="0"/>
                                                  <w:marTop w:val="0"/>
                                                  <w:marBottom w:val="0"/>
                                                  <w:divBdr>
                                                    <w:top w:val="none" w:sz="0" w:space="0" w:color="auto"/>
                                                    <w:left w:val="none" w:sz="0" w:space="0" w:color="auto"/>
                                                    <w:bottom w:val="none" w:sz="0" w:space="0" w:color="auto"/>
                                                    <w:right w:val="none" w:sz="0" w:space="0" w:color="auto"/>
                                                  </w:divBdr>
                                                </w:div>
                                              </w:divsChild>
                                            </w:div>
                                            <w:div w:id="820998324">
                                              <w:marLeft w:val="0"/>
                                              <w:marRight w:val="0"/>
                                              <w:marTop w:val="0"/>
                                              <w:marBottom w:val="0"/>
                                              <w:divBdr>
                                                <w:top w:val="none" w:sz="0" w:space="0" w:color="auto"/>
                                                <w:left w:val="none" w:sz="0" w:space="0" w:color="auto"/>
                                                <w:bottom w:val="none" w:sz="0" w:space="0" w:color="auto"/>
                                                <w:right w:val="none" w:sz="0" w:space="0" w:color="auto"/>
                                              </w:divBdr>
                                              <w:divsChild>
                                                <w:div w:id="30232529">
                                                  <w:marLeft w:val="640"/>
                                                  <w:marRight w:val="0"/>
                                                  <w:marTop w:val="0"/>
                                                  <w:marBottom w:val="0"/>
                                                  <w:divBdr>
                                                    <w:top w:val="none" w:sz="0" w:space="0" w:color="auto"/>
                                                    <w:left w:val="none" w:sz="0" w:space="0" w:color="auto"/>
                                                    <w:bottom w:val="none" w:sz="0" w:space="0" w:color="auto"/>
                                                    <w:right w:val="none" w:sz="0" w:space="0" w:color="auto"/>
                                                  </w:divBdr>
                                                </w:div>
                                                <w:div w:id="96950970">
                                                  <w:marLeft w:val="640"/>
                                                  <w:marRight w:val="0"/>
                                                  <w:marTop w:val="0"/>
                                                  <w:marBottom w:val="0"/>
                                                  <w:divBdr>
                                                    <w:top w:val="none" w:sz="0" w:space="0" w:color="auto"/>
                                                    <w:left w:val="none" w:sz="0" w:space="0" w:color="auto"/>
                                                    <w:bottom w:val="none" w:sz="0" w:space="0" w:color="auto"/>
                                                    <w:right w:val="none" w:sz="0" w:space="0" w:color="auto"/>
                                                  </w:divBdr>
                                                </w:div>
                                                <w:div w:id="110906549">
                                                  <w:marLeft w:val="640"/>
                                                  <w:marRight w:val="0"/>
                                                  <w:marTop w:val="0"/>
                                                  <w:marBottom w:val="0"/>
                                                  <w:divBdr>
                                                    <w:top w:val="none" w:sz="0" w:space="0" w:color="auto"/>
                                                    <w:left w:val="none" w:sz="0" w:space="0" w:color="auto"/>
                                                    <w:bottom w:val="none" w:sz="0" w:space="0" w:color="auto"/>
                                                    <w:right w:val="none" w:sz="0" w:space="0" w:color="auto"/>
                                                  </w:divBdr>
                                                </w:div>
                                                <w:div w:id="123155782">
                                                  <w:marLeft w:val="640"/>
                                                  <w:marRight w:val="0"/>
                                                  <w:marTop w:val="0"/>
                                                  <w:marBottom w:val="0"/>
                                                  <w:divBdr>
                                                    <w:top w:val="none" w:sz="0" w:space="0" w:color="auto"/>
                                                    <w:left w:val="none" w:sz="0" w:space="0" w:color="auto"/>
                                                    <w:bottom w:val="none" w:sz="0" w:space="0" w:color="auto"/>
                                                    <w:right w:val="none" w:sz="0" w:space="0" w:color="auto"/>
                                                  </w:divBdr>
                                                </w:div>
                                                <w:div w:id="202375305">
                                                  <w:marLeft w:val="640"/>
                                                  <w:marRight w:val="0"/>
                                                  <w:marTop w:val="0"/>
                                                  <w:marBottom w:val="0"/>
                                                  <w:divBdr>
                                                    <w:top w:val="none" w:sz="0" w:space="0" w:color="auto"/>
                                                    <w:left w:val="none" w:sz="0" w:space="0" w:color="auto"/>
                                                    <w:bottom w:val="none" w:sz="0" w:space="0" w:color="auto"/>
                                                    <w:right w:val="none" w:sz="0" w:space="0" w:color="auto"/>
                                                  </w:divBdr>
                                                </w:div>
                                                <w:div w:id="285702931">
                                                  <w:marLeft w:val="640"/>
                                                  <w:marRight w:val="0"/>
                                                  <w:marTop w:val="0"/>
                                                  <w:marBottom w:val="0"/>
                                                  <w:divBdr>
                                                    <w:top w:val="none" w:sz="0" w:space="0" w:color="auto"/>
                                                    <w:left w:val="none" w:sz="0" w:space="0" w:color="auto"/>
                                                    <w:bottom w:val="none" w:sz="0" w:space="0" w:color="auto"/>
                                                    <w:right w:val="none" w:sz="0" w:space="0" w:color="auto"/>
                                                  </w:divBdr>
                                                </w:div>
                                                <w:div w:id="308562954">
                                                  <w:marLeft w:val="640"/>
                                                  <w:marRight w:val="0"/>
                                                  <w:marTop w:val="0"/>
                                                  <w:marBottom w:val="0"/>
                                                  <w:divBdr>
                                                    <w:top w:val="none" w:sz="0" w:space="0" w:color="auto"/>
                                                    <w:left w:val="none" w:sz="0" w:space="0" w:color="auto"/>
                                                    <w:bottom w:val="none" w:sz="0" w:space="0" w:color="auto"/>
                                                    <w:right w:val="none" w:sz="0" w:space="0" w:color="auto"/>
                                                  </w:divBdr>
                                                </w:div>
                                                <w:div w:id="367099610">
                                                  <w:marLeft w:val="640"/>
                                                  <w:marRight w:val="0"/>
                                                  <w:marTop w:val="0"/>
                                                  <w:marBottom w:val="0"/>
                                                  <w:divBdr>
                                                    <w:top w:val="none" w:sz="0" w:space="0" w:color="auto"/>
                                                    <w:left w:val="none" w:sz="0" w:space="0" w:color="auto"/>
                                                    <w:bottom w:val="none" w:sz="0" w:space="0" w:color="auto"/>
                                                    <w:right w:val="none" w:sz="0" w:space="0" w:color="auto"/>
                                                  </w:divBdr>
                                                </w:div>
                                                <w:div w:id="383023739">
                                                  <w:marLeft w:val="640"/>
                                                  <w:marRight w:val="0"/>
                                                  <w:marTop w:val="0"/>
                                                  <w:marBottom w:val="0"/>
                                                  <w:divBdr>
                                                    <w:top w:val="none" w:sz="0" w:space="0" w:color="auto"/>
                                                    <w:left w:val="none" w:sz="0" w:space="0" w:color="auto"/>
                                                    <w:bottom w:val="none" w:sz="0" w:space="0" w:color="auto"/>
                                                    <w:right w:val="none" w:sz="0" w:space="0" w:color="auto"/>
                                                  </w:divBdr>
                                                </w:div>
                                                <w:div w:id="406808872">
                                                  <w:marLeft w:val="640"/>
                                                  <w:marRight w:val="0"/>
                                                  <w:marTop w:val="0"/>
                                                  <w:marBottom w:val="0"/>
                                                  <w:divBdr>
                                                    <w:top w:val="none" w:sz="0" w:space="0" w:color="auto"/>
                                                    <w:left w:val="none" w:sz="0" w:space="0" w:color="auto"/>
                                                    <w:bottom w:val="none" w:sz="0" w:space="0" w:color="auto"/>
                                                    <w:right w:val="none" w:sz="0" w:space="0" w:color="auto"/>
                                                  </w:divBdr>
                                                </w:div>
                                                <w:div w:id="417673481">
                                                  <w:marLeft w:val="640"/>
                                                  <w:marRight w:val="0"/>
                                                  <w:marTop w:val="0"/>
                                                  <w:marBottom w:val="0"/>
                                                  <w:divBdr>
                                                    <w:top w:val="none" w:sz="0" w:space="0" w:color="auto"/>
                                                    <w:left w:val="none" w:sz="0" w:space="0" w:color="auto"/>
                                                    <w:bottom w:val="none" w:sz="0" w:space="0" w:color="auto"/>
                                                    <w:right w:val="none" w:sz="0" w:space="0" w:color="auto"/>
                                                  </w:divBdr>
                                                </w:div>
                                                <w:div w:id="460999492">
                                                  <w:marLeft w:val="640"/>
                                                  <w:marRight w:val="0"/>
                                                  <w:marTop w:val="0"/>
                                                  <w:marBottom w:val="0"/>
                                                  <w:divBdr>
                                                    <w:top w:val="none" w:sz="0" w:space="0" w:color="auto"/>
                                                    <w:left w:val="none" w:sz="0" w:space="0" w:color="auto"/>
                                                    <w:bottom w:val="none" w:sz="0" w:space="0" w:color="auto"/>
                                                    <w:right w:val="none" w:sz="0" w:space="0" w:color="auto"/>
                                                  </w:divBdr>
                                                </w:div>
                                                <w:div w:id="475993862">
                                                  <w:marLeft w:val="640"/>
                                                  <w:marRight w:val="0"/>
                                                  <w:marTop w:val="0"/>
                                                  <w:marBottom w:val="0"/>
                                                  <w:divBdr>
                                                    <w:top w:val="none" w:sz="0" w:space="0" w:color="auto"/>
                                                    <w:left w:val="none" w:sz="0" w:space="0" w:color="auto"/>
                                                    <w:bottom w:val="none" w:sz="0" w:space="0" w:color="auto"/>
                                                    <w:right w:val="none" w:sz="0" w:space="0" w:color="auto"/>
                                                  </w:divBdr>
                                                </w:div>
                                                <w:div w:id="493499463">
                                                  <w:marLeft w:val="640"/>
                                                  <w:marRight w:val="0"/>
                                                  <w:marTop w:val="0"/>
                                                  <w:marBottom w:val="0"/>
                                                  <w:divBdr>
                                                    <w:top w:val="none" w:sz="0" w:space="0" w:color="auto"/>
                                                    <w:left w:val="none" w:sz="0" w:space="0" w:color="auto"/>
                                                    <w:bottom w:val="none" w:sz="0" w:space="0" w:color="auto"/>
                                                    <w:right w:val="none" w:sz="0" w:space="0" w:color="auto"/>
                                                  </w:divBdr>
                                                </w:div>
                                                <w:div w:id="497964730">
                                                  <w:marLeft w:val="640"/>
                                                  <w:marRight w:val="0"/>
                                                  <w:marTop w:val="0"/>
                                                  <w:marBottom w:val="0"/>
                                                  <w:divBdr>
                                                    <w:top w:val="none" w:sz="0" w:space="0" w:color="auto"/>
                                                    <w:left w:val="none" w:sz="0" w:space="0" w:color="auto"/>
                                                    <w:bottom w:val="none" w:sz="0" w:space="0" w:color="auto"/>
                                                    <w:right w:val="none" w:sz="0" w:space="0" w:color="auto"/>
                                                  </w:divBdr>
                                                </w:div>
                                                <w:div w:id="597523790">
                                                  <w:marLeft w:val="640"/>
                                                  <w:marRight w:val="0"/>
                                                  <w:marTop w:val="0"/>
                                                  <w:marBottom w:val="0"/>
                                                  <w:divBdr>
                                                    <w:top w:val="none" w:sz="0" w:space="0" w:color="auto"/>
                                                    <w:left w:val="none" w:sz="0" w:space="0" w:color="auto"/>
                                                    <w:bottom w:val="none" w:sz="0" w:space="0" w:color="auto"/>
                                                    <w:right w:val="none" w:sz="0" w:space="0" w:color="auto"/>
                                                  </w:divBdr>
                                                </w:div>
                                                <w:div w:id="605120399">
                                                  <w:marLeft w:val="640"/>
                                                  <w:marRight w:val="0"/>
                                                  <w:marTop w:val="0"/>
                                                  <w:marBottom w:val="0"/>
                                                  <w:divBdr>
                                                    <w:top w:val="none" w:sz="0" w:space="0" w:color="auto"/>
                                                    <w:left w:val="none" w:sz="0" w:space="0" w:color="auto"/>
                                                    <w:bottom w:val="none" w:sz="0" w:space="0" w:color="auto"/>
                                                    <w:right w:val="none" w:sz="0" w:space="0" w:color="auto"/>
                                                  </w:divBdr>
                                                </w:div>
                                                <w:div w:id="696002303">
                                                  <w:marLeft w:val="640"/>
                                                  <w:marRight w:val="0"/>
                                                  <w:marTop w:val="0"/>
                                                  <w:marBottom w:val="0"/>
                                                  <w:divBdr>
                                                    <w:top w:val="none" w:sz="0" w:space="0" w:color="auto"/>
                                                    <w:left w:val="none" w:sz="0" w:space="0" w:color="auto"/>
                                                    <w:bottom w:val="none" w:sz="0" w:space="0" w:color="auto"/>
                                                    <w:right w:val="none" w:sz="0" w:space="0" w:color="auto"/>
                                                  </w:divBdr>
                                                </w:div>
                                                <w:div w:id="720448159">
                                                  <w:marLeft w:val="640"/>
                                                  <w:marRight w:val="0"/>
                                                  <w:marTop w:val="0"/>
                                                  <w:marBottom w:val="0"/>
                                                  <w:divBdr>
                                                    <w:top w:val="none" w:sz="0" w:space="0" w:color="auto"/>
                                                    <w:left w:val="none" w:sz="0" w:space="0" w:color="auto"/>
                                                    <w:bottom w:val="none" w:sz="0" w:space="0" w:color="auto"/>
                                                    <w:right w:val="none" w:sz="0" w:space="0" w:color="auto"/>
                                                  </w:divBdr>
                                                </w:div>
                                                <w:div w:id="730692362">
                                                  <w:marLeft w:val="640"/>
                                                  <w:marRight w:val="0"/>
                                                  <w:marTop w:val="0"/>
                                                  <w:marBottom w:val="0"/>
                                                  <w:divBdr>
                                                    <w:top w:val="none" w:sz="0" w:space="0" w:color="auto"/>
                                                    <w:left w:val="none" w:sz="0" w:space="0" w:color="auto"/>
                                                    <w:bottom w:val="none" w:sz="0" w:space="0" w:color="auto"/>
                                                    <w:right w:val="none" w:sz="0" w:space="0" w:color="auto"/>
                                                  </w:divBdr>
                                                </w:div>
                                                <w:div w:id="787088484">
                                                  <w:marLeft w:val="640"/>
                                                  <w:marRight w:val="0"/>
                                                  <w:marTop w:val="0"/>
                                                  <w:marBottom w:val="0"/>
                                                  <w:divBdr>
                                                    <w:top w:val="none" w:sz="0" w:space="0" w:color="auto"/>
                                                    <w:left w:val="none" w:sz="0" w:space="0" w:color="auto"/>
                                                    <w:bottom w:val="none" w:sz="0" w:space="0" w:color="auto"/>
                                                    <w:right w:val="none" w:sz="0" w:space="0" w:color="auto"/>
                                                  </w:divBdr>
                                                </w:div>
                                                <w:div w:id="809399567">
                                                  <w:marLeft w:val="640"/>
                                                  <w:marRight w:val="0"/>
                                                  <w:marTop w:val="0"/>
                                                  <w:marBottom w:val="0"/>
                                                  <w:divBdr>
                                                    <w:top w:val="none" w:sz="0" w:space="0" w:color="auto"/>
                                                    <w:left w:val="none" w:sz="0" w:space="0" w:color="auto"/>
                                                    <w:bottom w:val="none" w:sz="0" w:space="0" w:color="auto"/>
                                                    <w:right w:val="none" w:sz="0" w:space="0" w:color="auto"/>
                                                  </w:divBdr>
                                                </w:div>
                                                <w:div w:id="810632737">
                                                  <w:marLeft w:val="640"/>
                                                  <w:marRight w:val="0"/>
                                                  <w:marTop w:val="0"/>
                                                  <w:marBottom w:val="0"/>
                                                  <w:divBdr>
                                                    <w:top w:val="none" w:sz="0" w:space="0" w:color="auto"/>
                                                    <w:left w:val="none" w:sz="0" w:space="0" w:color="auto"/>
                                                    <w:bottom w:val="none" w:sz="0" w:space="0" w:color="auto"/>
                                                    <w:right w:val="none" w:sz="0" w:space="0" w:color="auto"/>
                                                  </w:divBdr>
                                                </w:div>
                                                <w:div w:id="891574231">
                                                  <w:marLeft w:val="640"/>
                                                  <w:marRight w:val="0"/>
                                                  <w:marTop w:val="0"/>
                                                  <w:marBottom w:val="0"/>
                                                  <w:divBdr>
                                                    <w:top w:val="none" w:sz="0" w:space="0" w:color="auto"/>
                                                    <w:left w:val="none" w:sz="0" w:space="0" w:color="auto"/>
                                                    <w:bottom w:val="none" w:sz="0" w:space="0" w:color="auto"/>
                                                    <w:right w:val="none" w:sz="0" w:space="0" w:color="auto"/>
                                                  </w:divBdr>
                                                </w:div>
                                                <w:div w:id="943656275">
                                                  <w:marLeft w:val="640"/>
                                                  <w:marRight w:val="0"/>
                                                  <w:marTop w:val="0"/>
                                                  <w:marBottom w:val="0"/>
                                                  <w:divBdr>
                                                    <w:top w:val="none" w:sz="0" w:space="0" w:color="auto"/>
                                                    <w:left w:val="none" w:sz="0" w:space="0" w:color="auto"/>
                                                    <w:bottom w:val="none" w:sz="0" w:space="0" w:color="auto"/>
                                                    <w:right w:val="none" w:sz="0" w:space="0" w:color="auto"/>
                                                  </w:divBdr>
                                                </w:div>
                                                <w:div w:id="975721396">
                                                  <w:marLeft w:val="640"/>
                                                  <w:marRight w:val="0"/>
                                                  <w:marTop w:val="0"/>
                                                  <w:marBottom w:val="0"/>
                                                  <w:divBdr>
                                                    <w:top w:val="none" w:sz="0" w:space="0" w:color="auto"/>
                                                    <w:left w:val="none" w:sz="0" w:space="0" w:color="auto"/>
                                                    <w:bottom w:val="none" w:sz="0" w:space="0" w:color="auto"/>
                                                    <w:right w:val="none" w:sz="0" w:space="0" w:color="auto"/>
                                                  </w:divBdr>
                                                </w:div>
                                                <w:div w:id="989674044">
                                                  <w:marLeft w:val="640"/>
                                                  <w:marRight w:val="0"/>
                                                  <w:marTop w:val="0"/>
                                                  <w:marBottom w:val="0"/>
                                                  <w:divBdr>
                                                    <w:top w:val="none" w:sz="0" w:space="0" w:color="auto"/>
                                                    <w:left w:val="none" w:sz="0" w:space="0" w:color="auto"/>
                                                    <w:bottom w:val="none" w:sz="0" w:space="0" w:color="auto"/>
                                                    <w:right w:val="none" w:sz="0" w:space="0" w:color="auto"/>
                                                  </w:divBdr>
                                                </w:div>
                                                <w:div w:id="1049258061">
                                                  <w:marLeft w:val="640"/>
                                                  <w:marRight w:val="0"/>
                                                  <w:marTop w:val="0"/>
                                                  <w:marBottom w:val="0"/>
                                                  <w:divBdr>
                                                    <w:top w:val="none" w:sz="0" w:space="0" w:color="auto"/>
                                                    <w:left w:val="none" w:sz="0" w:space="0" w:color="auto"/>
                                                    <w:bottom w:val="none" w:sz="0" w:space="0" w:color="auto"/>
                                                    <w:right w:val="none" w:sz="0" w:space="0" w:color="auto"/>
                                                  </w:divBdr>
                                                </w:div>
                                                <w:div w:id="1131433716">
                                                  <w:marLeft w:val="640"/>
                                                  <w:marRight w:val="0"/>
                                                  <w:marTop w:val="0"/>
                                                  <w:marBottom w:val="0"/>
                                                  <w:divBdr>
                                                    <w:top w:val="none" w:sz="0" w:space="0" w:color="auto"/>
                                                    <w:left w:val="none" w:sz="0" w:space="0" w:color="auto"/>
                                                    <w:bottom w:val="none" w:sz="0" w:space="0" w:color="auto"/>
                                                    <w:right w:val="none" w:sz="0" w:space="0" w:color="auto"/>
                                                  </w:divBdr>
                                                </w:div>
                                                <w:div w:id="1139346716">
                                                  <w:marLeft w:val="640"/>
                                                  <w:marRight w:val="0"/>
                                                  <w:marTop w:val="0"/>
                                                  <w:marBottom w:val="0"/>
                                                  <w:divBdr>
                                                    <w:top w:val="none" w:sz="0" w:space="0" w:color="auto"/>
                                                    <w:left w:val="none" w:sz="0" w:space="0" w:color="auto"/>
                                                    <w:bottom w:val="none" w:sz="0" w:space="0" w:color="auto"/>
                                                    <w:right w:val="none" w:sz="0" w:space="0" w:color="auto"/>
                                                  </w:divBdr>
                                                </w:div>
                                                <w:div w:id="1250238099">
                                                  <w:marLeft w:val="640"/>
                                                  <w:marRight w:val="0"/>
                                                  <w:marTop w:val="0"/>
                                                  <w:marBottom w:val="0"/>
                                                  <w:divBdr>
                                                    <w:top w:val="none" w:sz="0" w:space="0" w:color="auto"/>
                                                    <w:left w:val="none" w:sz="0" w:space="0" w:color="auto"/>
                                                    <w:bottom w:val="none" w:sz="0" w:space="0" w:color="auto"/>
                                                    <w:right w:val="none" w:sz="0" w:space="0" w:color="auto"/>
                                                  </w:divBdr>
                                                </w:div>
                                                <w:div w:id="1267082584">
                                                  <w:marLeft w:val="640"/>
                                                  <w:marRight w:val="0"/>
                                                  <w:marTop w:val="0"/>
                                                  <w:marBottom w:val="0"/>
                                                  <w:divBdr>
                                                    <w:top w:val="none" w:sz="0" w:space="0" w:color="auto"/>
                                                    <w:left w:val="none" w:sz="0" w:space="0" w:color="auto"/>
                                                    <w:bottom w:val="none" w:sz="0" w:space="0" w:color="auto"/>
                                                    <w:right w:val="none" w:sz="0" w:space="0" w:color="auto"/>
                                                  </w:divBdr>
                                                </w:div>
                                                <w:div w:id="1386217613">
                                                  <w:marLeft w:val="640"/>
                                                  <w:marRight w:val="0"/>
                                                  <w:marTop w:val="0"/>
                                                  <w:marBottom w:val="0"/>
                                                  <w:divBdr>
                                                    <w:top w:val="none" w:sz="0" w:space="0" w:color="auto"/>
                                                    <w:left w:val="none" w:sz="0" w:space="0" w:color="auto"/>
                                                    <w:bottom w:val="none" w:sz="0" w:space="0" w:color="auto"/>
                                                    <w:right w:val="none" w:sz="0" w:space="0" w:color="auto"/>
                                                  </w:divBdr>
                                                </w:div>
                                                <w:div w:id="1427843647">
                                                  <w:marLeft w:val="640"/>
                                                  <w:marRight w:val="0"/>
                                                  <w:marTop w:val="0"/>
                                                  <w:marBottom w:val="0"/>
                                                  <w:divBdr>
                                                    <w:top w:val="none" w:sz="0" w:space="0" w:color="auto"/>
                                                    <w:left w:val="none" w:sz="0" w:space="0" w:color="auto"/>
                                                    <w:bottom w:val="none" w:sz="0" w:space="0" w:color="auto"/>
                                                    <w:right w:val="none" w:sz="0" w:space="0" w:color="auto"/>
                                                  </w:divBdr>
                                                </w:div>
                                                <w:div w:id="1432121436">
                                                  <w:marLeft w:val="640"/>
                                                  <w:marRight w:val="0"/>
                                                  <w:marTop w:val="0"/>
                                                  <w:marBottom w:val="0"/>
                                                  <w:divBdr>
                                                    <w:top w:val="none" w:sz="0" w:space="0" w:color="auto"/>
                                                    <w:left w:val="none" w:sz="0" w:space="0" w:color="auto"/>
                                                    <w:bottom w:val="none" w:sz="0" w:space="0" w:color="auto"/>
                                                    <w:right w:val="none" w:sz="0" w:space="0" w:color="auto"/>
                                                  </w:divBdr>
                                                </w:div>
                                                <w:div w:id="1546717165">
                                                  <w:marLeft w:val="640"/>
                                                  <w:marRight w:val="0"/>
                                                  <w:marTop w:val="0"/>
                                                  <w:marBottom w:val="0"/>
                                                  <w:divBdr>
                                                    <w:top w:val="none" w:sz="0" w:space="0" w:color="auto"/>
                                                    <w:left w:val="none" w:sz="0" w:space="0" w:color="auto"/>
                                                    <w:bottom w:val="none" w:sz="0" w:space="0" w:color="auto"/>
                                                    <w:right w:val="none" w:sz="0" w:space="0" w:color="auto"/>
                                                  </w:divBdr>
                                                </w:div>
                                                <w:div w:id="1557811023">
                                                  <w:marLeft w:val="640"/>
                                                  <w:marRight w:val="0"/>
                                                  <w:marTop w:val="0"/>
                                                  <w:marBottom w:val="0"/>
                                                  <w:divBdr>
                                                    <w:top w:val="none" w:sz="0" w:space="0" w:color="auto"/>
                                                    <w:left w:val="none" w:sz="0" w:space="0" w:color="auto"/>
                                                    <w:bottom w:val="none" w:sz="0" w:space="0" w:color="auto"/>
                                                    <w:right w:val="none" w:sz="0" w:space="0" w:color="auto"/>
                                                  </w:divBdr>
                                                </w:div>
                                                <w:div w:id="1568566706">
                                                  <w:marLeft w:val="640"/>
                                                  <w:marRight w:val="0"/>
                                                  <w:marTop w:val="0"/>
                                                  <w:marBottom w:val="0"/>
                                                  <w:divBdr>
                                                    <w:top w:val="none" w:sz="0" w:space="0" w:color="auto"/>
                                                    <w:left w:val="none" w:sz="0" w:space="0" w:color="auto"/>
                                                    <w:bottom w:val="none" w:sz="0" w:space="0" w:color="auto"/>
                                                    <w:right w:val="none" w:sz="0" w:space="0" w:color="auto"/>
                                                  </w:divBdr>
                                                </w:div>
                                                <w:div w:id="1701082476">
                                                  <w:marLeft w:val="640"/>
                                                  <w:marRight w:val="0"/>
                                                  <w:marTop w:val="0"/>
                                                  <w:marBottom w:val="0"/>
                                                  <w:divBdr>
                                                    <w:top w:val="none" w:sz="0" w:space="0" w:color="auto"/>
                                                    <w:left w:val="none" w:sz="0" w:space="0" w:color="auto"/>
                                                    <w:bottom w:val="none" w:sz="0" w:space="0" w:color="auto"/>
                                                    <w:right w:val="none" w:sz="0" w:space="0" w:color="auto"/>
                                                  </w:divBdr>
                                                </w:div>
                                                <w:div w:id="1705861139">
                                                  <w:marLeft w:val="640"/>
                                                  <w:marRight w:val="0"/>
                                                  <w:marTop w:val="0"/>
                                                  <w:marBottom w:val="0"/>
                                                  <w:divBdr>
                                                    <w:top w:val="none" w:sz="0" w:space="0" w:color="auto"/>
                                                    <w:left w:val="none" w:sz="0" w:space="0" w:color="auto"/>
                                                    <w:bottom w:val="none" w:sz="0" w:space="0" w:color="auto"/>
                                                    <w:right w:val="none" w:sz="0" w:space="0" w:color="auto"/>
                                                  </w:divBdr>
                                                </w:div>
                                                <w:div w:id="1714302742">
                                                  <w:marLeft w:val="640"/>
                                                  <w:marRight w:val="0"/>
                                                  <w:marTop w:val="0"/>
                                                  <w:marBottom w:val="0"/>
                                                  <w:divBdr>
                                                    <w:top w:val="none" w:sz="0" w:space="0" w:color="auto"/>
                                                    <w:left w:val="none" w:sz="0" w:space="0" w:color="auto"/>
                                                    <w:bottom w:val="none" w:sz="0" w:space="0" w:color="auto"/>
                                                    <w:right w:val="none" w:sz="0" w:space="0" w:color="auto"/>
                                                  </w:divBdr>
                                                </w:div>
                                                <w:div w:id="1753693670">
                                                  <w:marLeft w:val="640"/>
                                                  <w:marRight w:val="0"/>
                                                  <w:marTop w:val="0"/>
                                                  <w:marBottom w:val="0"/>
                                                  <w:divBdr>
                                                    <w:top w:val="none" w:sz="0" w:space="0" w:color="auto"/>
                                                    <w:left w:val="none" w:sz="0" w:space="0" w:color="auto"/>
                                                    <w:bottom w:val="none" w:sz="0" w:space="0" w:color="auto"/>
                                                    <w:right w:val="none" w:sz="0" w:space="0" w:color="auto"/>
                                                  </w:divBdr>
                                                </w:div>
                                                <w:div w:id="1850219523">
                                                  <w:marLeft w:val="640"/>
                                                  <w:marRight w:val="0"/>
                                                  <w:marTop w:val="0"/>
                                                  <w:marBottom w:val="0"/>
                                                  <w:divBdr>
                                                    <w:top w:val="none" w:sz="0" w:space="0" w:color="auto"/>
                                                    <w:left w:val="none" w:sz="0" w:space="0" w:color="auto"/>
                                                    <w:bottom w:val="none" w:sz="0" w:space="0" w:color="auto"/>
                                                    <w:right w:val="none" w:sz="0" w:space="0" w:color="auto"/>
                                                  </w:divBdr>
                                                </w:div>
                                                <w:div w:id="1874145937">
                                                  <w:marLeft w:val="640"/>
                                                  <w:marRight w:val="0"/>
                                                  <w:marTop w:val="0"/>
                                                  <w:marBottom w:val="0"/>
                                                  <w:divBdr>
                                                    <w:top w:val="none" w:sz="0" w:space="0" w:color="auto"/>
                                                    <w:left w:val="none" w:sz="0" w:space="0" w:color="auto"/>
                                                    <w:bottom w:val="none" w:sz="0" w:space="0" w:color="auto"/>
                                                    <w:right w:val="none" w:sz="0" w:space="0" w:color="auto"/>
                                                  </w:divBdr>
                                                </w:div>
                                                <w:div w:id="1912085025">
                                                  <w:marLeft w:val="640"/>
                                                  <w:marRight w:val="0"/>
                                                  <w:marTop w:val="0"/>
                                                  <w:marBottom w:val="0"/>
                                                  <w:divBdr>
                                                    <w:top w:val="none" w:sz="0" w:space="0" w:color="auto"/>
                                                    <w:left w:val="none" w:sz="0" w:space="0" w:color="auto"/>
                                                    <w:bottom w:val="none" w:sz="0" w:space="0" w:color="auto"/>
                                                    <w:right w:val="none" w:sz="0" w:space="0" w:color="auto"/>
                                                  </w:divBdr>
                                                </w:div>
                                                <w:div w:id="2026664778">
                                                  <w:marLeft w:val="640"/>
                                                  <w:marRight w:val="0"/>
                                                  <w:marTop w:val="0"/>
                                                  <w:marBottom w:val="0"/>
                                                  <w:divBdr>
                                                    <w:top w:val="none" w:sz="0" w:space="0" w:color="auto"/>
                                                    <w:left w:val="none" w:sz="0" w:space="0" w:color="auto"/>
                                                    <w:bottom w:val="none" w:sz="0" w:space="0" w:color="auto"/>
                                                    <w:right w:val="none" w:sz="0" w:space="0" w:color="auto"/>
                                                  </w:divBdr>
                                                </w:div>
                                                <w:div w:id="2050715312">
                                                  <w:marLeft w:val="640"/>
                                                  <w:marRight w:val="0"/>
                                                  <w:marTop w:val="0"/>
                                                  <w:marBottom w:val="0"/>
                                                  <w:divBdr>
                                                    <w:top w:val="none" w:sz="0" w:space="0" w:color="auto"/>
                                                    <w:left w:val="none" w:sz="0" w:space="0" w:color="auto"/>
                                                    <w:bottom w:val="none" w:sz="0" w:space="0" w:color="auto"/>
                                                    <w:right w:val="none" w:sz="0" w:space="0" w:color="auto"/>
                                                  </w:divBdr>
                                                </w:div>
                                                <w:div w:id="2051802511">
                                                  <w:marLeft w:val="640"/>
                                                  <w:marRight w:val="0"/>
                                                  <w:marTop w:val="0"/>
                                                  <w:marBottom w:val="0"/>
                                                  <w:divBdr>
                                                    <w:top w:val="none" w:sz="0" w:space="0" w:color="auto"/>
                                                    <w:left w:val="none" w:sz="0" w:space="0" w:color="auto"/>
                                                    <w:bottom w:val="none" w:sz="0" w:space="0" w:color="auto"/>
                                                    <w:right w:val="none" w:sz="0" w:space="0" w:color="auto"/>
                                                  </w:divBdr>
                                                </w:div>
                                                <w:div w:id="2089306054">
                                                  <w:marLeft w:val="640"/>
                                                  <w:marRight w:val="0"/>
                                                  <w:marTop w:val="0"/>
                                                  <w:marBottom w:val="0"/>
                                                  <w:divBdr>
                                                    <w:top w:val="none" w:sz="0" w:space="0" w:color="auto"/>
                                                    <w:left w:val="none" w:sz="0" w:space="0" w:color="auto"/>
                                                    <w:bottom w:val="none" w:sz="0" w:space="0" w:color="auto"/>
                                                    <w:right w:val="none" w:sz="0" w:space="0" w:color="auto"/>
                                                  </w:divBdr>
                                                </w:div>
                                                <w:div w:id="2127384111">
                                                  <w:marLeft w:val="640"/>
                                                  <w:marRight w:val="0"/>
                                                  <w:marTop w:val="0"/>
                                                  <w:marBottom w:val="0"/>
                                                  <w:divBdr>
                                                    <w:top w:val="none" w:sz="0" w:space="0" w:color="auto"/>
                                                    <w:left w:val="none" w:sz="0" w:space="0" w:color="auto"/>
                                                    <w:bottom w:val="none" w:sz="0" w:space="0" w:color="auto"/>
                                                    <w:right w:val="none" w:sz="0" w:space="0" w:color="auto"/>
                                                  </w:divBdr>
                                                </w:div>
                                              </w:divsChild>
                                            </w:div>
                                            <w:div w:id="932011069">
                                              <w:marLeft w:val="0"/>
                                              <w:marRight w:val="0"/>
                                              <w:marTop w:val="0"/>
                                              <w:marBottom w:val="0"/>
                                              <w:divBdr>
                                                <w:top w:val="none" w:sz="0" w:space="0" w:color="auto"/>
                                                <w:left w:val="none" w:sz="0" w:space="0" w:color="auto"/>
                                                <w:bottom w:val="none" w:sz="0" w:space="0" w:color="auto"/>
                                                <w:right w:val="none" w:sz="0" w:space="0" w:color="auto"/>
                                              </w:divBdr>
                                              <w:divsChild>
                                                <w:div w:id="45185398">
                                                  <w:marLeft w:val="640"/>
                                                  <w:marRight w:val="0"/>
                                                  <w:marTop w:val="0"/>
                                                  <w:marBottom w:val="0"/>
                                                  <w:divBdr>
                                                    <w:top w:val="none" w:sz="0" w:space="0" w:color="auto"/>
                                                    <w:left w:val="none" w:sz="0" w:space="0" w:color="auto"/>
                                                    <w:bottom w:val="none" w:sz="0" w:space="0" w:color="auto"/>
                                                    <w:right w:val="none" w:sz="0" w:space="0" w:color="auto"/>
                                                  </w:divBdr>
                                                </w:div>
                                                <w:div w:id="59184008">
                                                  <w:marLeft w:val="640"/>
                                                  <w:marRight w:val="0"/>
                                                  <w:marTop w:val="0"/>
                                                  <w:marBottom w:val="0"/>
                                                  <w:divBdr>
                                                    <w:top w:val="none" w:sz="0" w:space="0" w:color="auto"/>
                                                    <w:left w:val="none" w:sz="0" w:space="0" w:color="auto"/>
                                                    <w:bottom w:val="none" w:sz="0" w:space="0" w:color="auto"/>
                                                    <w:right w:val="none" w:sz="0" w:space="0" w:color="auto"/>
                                                  </w:divBdr>
                                                </w:div>
                                                <w:div w:id="151064710">
                                                  <w:marLeft w:val="640"/>
                                                  <w:marRight w:val="0"/>
                                                  <w:marTop w:val="0"/>
                                                  <w:marBottom w:val="0"/>
                                                  <w:divBdr>
                                                    <w:top w:val="none" w:sz="0" w:space="0" w:color="auto"/>
                                                    <w:left w:val="none" w:sz="0" w:space="0" w:color="auto"/>
                                                    <w:bottom w:val="none" w:sz="0" w:space="0" w:color="auto"/>
                                                    <w:right w:val="none" w:sz="0" w:space="0" w:color="auto"/>
                                                  </w:divBdr>
                                                </w:div>
                                                <w:div w:id="161749950">
                                                  <w:marLeft w:val="640"/>
                                                  <w:marRight w:val="0"/>
                                                  <w:marTop w:val="0"/>
                                                  <w:marBottom w:val="0"/>
                                                  <w:divBdr>
                                                    <w:top w:val="none" w:sz="0" w:space="0" w:color="auto"/>
                                                    <w:left w:val="none" w:sz="0" w:space="0" w:color="auto"/>
                                                    <w:bottom w:val="none" w:sz="0" w:space="0" w:color="auto"/>
                                                    <w:right w:val="none" w:sz="0" w:space="0" w:color="auto"/>
                                                  </w:divBdr>
                                                </w:div>
                                                <w:div w:id="172377736">
                                                  <w:marLeft w:val="640"/>
                                                  <w:marRight w:val="0"/>
                                                  <w:marTop w:val="0"/>
                                                  <w:marBottom w:val="0"/>
                                                  <w:divBdr>
                                                    <w:top w:val="none" w:sz="0" w:space="0" w:color="auto"/>
                                                    <w:left w:val="none" w:sz="0" w:space="0" w:color="auto"/>
                                                    <w:bottom w:val="none" w:sz="0" w:space="0" w:color="auto"/>
                                                    <w:right w:val="none" w:sz="0" w:space="0" w:color="auto"/>
                                                  </w:divBdr>
                                                </w:div>
                                                <w:div w:id="209002682">
                                                  <w:marLeft w:val="640"/>
                                                  <w:marRight w:val="0"/>
                                                  <w:marTop w:val="0"/>
                                                  <w:marBottom w:val="0"/>
                                                  <w:divBdr>
                                                    <w:top w:val="none" w:sz="0" w:space="0" w:color="auto"/>
                                                    <w:left w:val="none" w:sz="0" w:space="0" w:color="auto"/>
                                                    <w:bottom w:val="none" w:sz="0" w:space="0" w:color="auto"/>
                                                    <w:right w:val="none" w:sz="0" w:space="0" w:color="auto"/>
                                                  </w:divBdr>
                                                </w:div>
                                                <w:div w:id="250741953">
                                                  <w:marLeft w:val="640"/>
                                                  <w:marRight w:val="0"/>
                                                  <w:marTop w:val="0"/>
                                                  <w:marBottom w:val="0"/>
                                                  <w:divBdr>
                                                    <w:top w:val="none" w:sz="0" w:space="0" w:color="auto"/>
                                                    <w:left w:val="none" w:sz="0" w:space="0" w:color="auto"/>
                                                    <w:bottom w:val="none" w:sz="0" w:space="0" w:color="auto"/>
                                                    <w:right w:val="none" w:sz="0" w:space="0" w:color="auto"/>
                                                  </w:divBdr>
                                                </w:div>
                                                <w:div w:id="360592384">
                                                  <w:marLeft w:val="640"/>
                                                  <w:marRight w:val="0"/>
                                                  <w:marTop w:val="0"/>
                                                  <w:marBottom w:val="0"/>
                                                  <w:divBdr>
                                                    <w:top w:val="none" w:sz="0" w:space="0" w:color="auto"/>
                                                    <w:left w:val="none" w:sz="0" w:space="0" w:color="auto"/>
                                                    <w:bottom w:val="none" w:sz="0" w:space="0" w:color="auto"/>
                                                    <w:right w:val="none" w:sz="0" w:space="0" w:color="auto"/>
                                                  </w:divBdr>
                                                </w:div>
                                                <w:div w:id="362561408">
                                                  <w:marLeft w:val="640"/>
                                                  <w:marRight w:val="0"/>
                                                  <w:marTop w:val="0"/>
                                                  <w:marBottom w:val="0"/>
                                                  <w:divBdr>
                                                    <w:top w:val="none" w:sz="0" w:space="0" w:color="auto"/>
                                                    <w:left w:val="none" w:sz="0" w:space="0" w:color="auto"/>
                                                    <w:bottom w:val="none" w:sz="0" w:space="0" w:color="auto"/>
                                                    <w:right w:val="none" w:sz="0" w:space="0" w:color="auto"/>
                                                  </w:divBdr>
                                                </w:div>
                                                <w:div w:id="391269338">
                                                  <w:marLeft w:val="640"/>
                                                  <w:marRight w:val="0"/>
                                                  <w:marTop w:val="0"/>
                                                  <w:marBottom w:val="0"/>
                                                  <w:divBdr>
                                                    <w:top w:val="none" w:sz="0" w:space="0" w:color="auto"/>
                                                    <w:left w:val="none" w:sz="0" w:space="0" w:color="auto"/>
                                                    <w:bottom w:val="none" w:sz="0" w:space="0" w:color="auto"/>
                                                    <w:right w:val="none" w:sz="0" w:space="0" w:color="auto"/>
                                                  </w:divBdr>
                                                </w:div>
                                                <w:div w:id="453603091">
                                                  <w:marLeft w:val="640"/>
                                                  <w:marRight w:val="0"/>
                                                  <w:marTop w:val="0"/>
                                                  <w:marBottom w:val="0"/>
                                                  <w:divBdr>
                                                    <w:top w:val="none" w:sz="0" w:space="0" w:color="auto"/>
                                                    <w:left w:val="none" w:sz="0" w:space="0" w:color="auto"/>
                                                    <w:bottom w:val="none" w:sz="0" w:space="0" w:color="auto"/>
                                                    <w:right w:val="none" w:sz="0" w:space="0" w:color="auto"/>
                                                  </w:divBdr>
                                                </w:div>
                                                <w:div w:id="464156359">
                                                  <w:marLeft w:val="640"/>
                                                  <w:marRight w:val="0"/>
                                                  <w:marTop w:val="0"/>
                                                  <w:marBottom w:val="0"/>
                                                  <w:divBdr>
                                                    <w:top w:val="none" w:sz="0" w:space="0" w:color="auto"/>
                                                    <w:left w:val="none" w:sz="0" w:space="0" w:color="auto"/>
                                                    <w:bottom w:val="none" w:sz="0" w:space="0" w:color="auto"/>
                                                    <w:right w:val="none" w:sz="0" w:space="0" w:color="auto"/>
                                                  </w:divBdr>
                                                </w:div>
                                                <w:div w:id="506023499">
                                                  <w:marLeft w:val="640"/>
                                                  <w:marRight w:val="0"/>
                                                  <w:marTop w:val="0"/>
                                                  <w:marBottom w:val="0"/>
                                                  <w:divBdr>
                                                    <w:top w:val="none" w:sz="0" w:space="0" w:color="auto"/>
                                                    <w:left w:val="none" w:sz="0" w:space="0" w:color="auto"/>
                                                    <w:bottom w:val="none" w:sz="0" w:space="0" w:color="auto"/>
                                                    <w:right w:val="none" w:sz="0" w:space="0" w:color="auto"/>
                                                  </w:divBdr>
                                                </w:div>
                                                <w:div w:id="506751513">
                                                  <w:marLeft w:val="640"/>
                                                  <w:marRight w:val="0"/>
                                                  <w:marTop w:val="0"/>
                                                  <w:marBottom w:val="0"/>
                                                  <w:divBdr>
                                                    <w:top w:val="none" w:sz="0" w:space="0" w:color="auto"/>
                                                    <w:left w:val="none" w:sz="0" w:space="0" w:color="auto"/>
                                                    <w:bottom w:val="none" w:sz="0" w:space="0" w:color="auto"/>
                                                    <w:right w:val="none" w:sz="0" w:space="0" w:color="auto"/>
                                                  </w:divBdr>
                                                </w:div>
                                                <w:div w:id="538398292">
                                                  <w:marLeft w:val="640"/>
                                                  <w:marRight w:val="0"/>
                                                  <w:marTop w:val="0"/>
                                                  <w:marBottom w:val="0"/>
                                                  <w:divBdr>
                                                    <w:top w:val="none" w:sz="0" w:space="0" w:color="auto"/>
                                                    <w:left w:val="none" w:sz="0" w:space="0" w:color="auto"/>
                                                    <w:bottom w:val="none" w:sz="0" w:space="0" w:color="auto"/>
                                                    <w:right w:val="none" w:sz="0" w:space="0" w:color="auto"/>
                                                  </w:divBdr>
                                                </w:div>
                                                <w:div w:id="573055063">
                                                  <w:marLeft w:val="640"/>
                                                  <w:marRight w:val="0"/>
                                                  <w:marTop w:val="0"/>
                                                  <w:marBottom w:val="0"/>
                                                  <w:divBdr>
                                                    <w:top w:val="none" w:sz="0" w:space="0" w:color="auto"/>
                                                    <w:left w:val="none" w:sz="0" w:space="0" w:color="auto"/>
                                                    <w:bottom w:val="none" w:sz="0" w:space="0" w:color="auto"/>
                                                    <w:right w:val="none" w:sz="0" w:space="0" w:color="auto"/>
                                                  </w:divBdr>
                                                </w:div>
                                                <w:div w:id="584077637">
                                                  <w:marLeft w:val="640"/>
                                                  <w:marRight w:val="0"/>
                                                  <w:marTop w:val="0"/>
                                                  <w:marBottom w:val="0"/>
                                                  <w:divBdr>
                                                    <w:top w:val="none" w:sz="0" w:space="0" w:color="auto"/>
                                                    <w:left w:val="none" w:sz="0" w:space="0" w:color="auto"/>
                                                    <w:bottom w:val="none" w:sz="0" w:space="0" w:color="auto"/>
                                                    <w:right w:val="none" w:sz="0" w:space="0" w:color="auto"/>
                                                  </w:divBdr>
                                                </w:div>
                                                <w:div w:id="615601618">
                                                  <w:marLeft w:val="640"/>
                                                  <w:marRight w:val="0"/>
                                                  <w:marTop w:val="0"/>
                                                  <w:marBottom w:val="0"/>
                                                  <w:divBdr>
                                                    <w:top w:val="none" w:sz="0" w:space="0" w:color="auto"/>
                                                    <w:left w:val="none" w:sz="0" w:space="0" w:color="auto"/>
                                                    <w:bottom w:val="none" w:sz="0" w:space="0" w:color="auto"/>
                                                    <w:right w:val="none" w:sz="0" w:space="0" w:color="auto"/>
                                                  </w:divBdr>
                                                </w:div>
                                                <w:div w:id="688987274">
                                                  <w:marLeft w:val="640"/>
                                                  <w:marRight w:val="0"/>
                                                  <w:marTop w:val="0"/>
                                                  <w:marBottom w:val="0"/>
                                                  <w:divBdr>
                                                    <w:top w:val="none" w:sz="0" w:space="0" w:color="auto"/>
                                                    <w:left w:val="none" w:sz="0" w:space="0" w:color="auto"/>
                                                    <w:bottom w:val="none" w:sz="0" w:space="0" w:color="auto"/>
                                                    <w:right w:val="none" w:sz="0" w:space="0" w:color="auto"/>
                                                  </w:divBdr>
                                                </w:div>
                                                <w:div w:id="940336573">
                                                  <w:marLeft w:val="640"/>
                                                  <w:marRight w:val="0"/>
                                                  <w:marTop w:val="0"/>
                                                  <w:marBottom w:val="0"/>
                                                  <w:divBdr>
                                                    <w:top w:val="none" w:sz="0" w:space="0" w:color="auto"/>
                                                    <w:left w:val="none" w:sz="0" w:space="0" w:color="auto"/>
                                                    <w:bottom w:val="none" w:sz="0" w:space="0" w:color="auto"/>
                                                    <w:right w:val="none" w:sz="0" w:space="0" w:color="auto"/>
                                                  </w:divBdr>
                                                </w:div>
                                                <w:div w:id="1043015834">
                                                  <w:marLeft w:val="640"/>
                                                  <w:marRight w:val="0"/>
                                                  <w:marTop w:val="0"/>
                                                  <w:marBottom w:val="0"/>
                                                  <w:divBdr>
                                                    <w:top w:val="none" w:sz="0" w:space="0" w:color="auto"/>
                                                    <w:left w:val="none" w:sz="0" w:space="0" w:color="auto"/>
                                                    <w:bottom w:val="none" w:sz="0" w:space="0" w:color="auto"/>
                                                    <w:right w:val="none" w:sz="0" w:space="0" w:color="auto"/>
                                                  </w:divBdr>
                                                </w:div>
                                                <w:div w:id="1045912762">
                                                  <w:marLeft w:val="640"/>
                                                  <w:marRight w:val="0"/>
                                                  <w:marTop w:val="0"/>
                                                  <w:marBottom w:val="0"/>
                                                  <w:divBdr>
                                                    <w:top w:val="none" w:sz="0" w:space="0" w:color="auto"/>
                                                    <w:left w:val="none" w:sz="0" w:space="0" w:color="auto"/>
                                                    <w:bottom w:val="none" w:sz="0" w:space="0" w:color="auto"/>
                                                    <w:right w:val="none" w:sz="0" w:space="0" w:color="auto"/>
                                                  </w:divBdr>
                                                </w:div>
                                                <w:div w:id="1072922327">
                                                  <w:marLeft w:val="640"/>
                                                  <w:marRight w:val="0"/>
                                                  <w:marTop w:val="0"/>
                                                  <w:marBottom w:val="0"/>
                                                  <w:divBdr>
                                                    <w:top w:val="none" w:sz="0" w:space="0" w:color="auto"/>
                                                    <w:left w:val="none" w:sz="0" w:space="0" w:color="auto"/>
                                                    <w:bottom w:val="none" w:sz="0" w:space="0" w:color="auto"/>
                                                    <w:right w:val="none" w:sz="0" w:space="0" w:color="auto"/>
                                                  </w:divBdr>
                                                </w:div>
                                                <w:div w:id="1082146504">
                                                  <w:marLeft w:val="640"/>
                                                  <w:marRight w:val="0"/>
                                                  <w:marTop w:val="0"/>
                                                  <w:marBottom w:val="0"/>
                                                  <w:divBdr>
                                                    <w:top w:val="none" w:sz="0" w:space="0" w:color="auto"/>
                                                    <w:left w:val="none" w:sz="0" w:space="0" w:color="auto"/>
                                                    <w:bottom w:val="none" w:sz="0" w:space="0" w:color="auto"/>
                                                    <w:right w:val="none" w:sz="0" w:space="0" w:color="auto"/>
                                                  </w:divBdr>
                                                </w:div>
                                                <w:div w:id="1224485298">
                                                  <w:marLeft w:val="640"/>
                                                  <w:marRight w:val="0"/>
                                                  <w:marTop w:val="0"/>
                                                  <w:marBottom w:val="0"/>
                                                  <w:divBdr>
                                                    <w:top w:val="none" w:sz="0" w:space="0" w:color="auto"/>
                                                    <w:left w:val="none" w:sz="0" w:space="0" w:color="auto"/>
                                                    <w:bottom w:val="none" w:sz="0" w:space="0" w:color="auto"/>
                                                    <w:right w:val="none" w:sz="0" w:space="0" w:color="auto"/>
                                                  </w:divBdr>
                                                </w:div>
                                                <w:div w:id="1245921997">
                                                  <w:marLeft w:val="640"/>
                                                  <w:marRight w:val="0"/>
                                                  <w:marTop w:val="0"/>
                                                  <w:marBottom w:val="0"/>
                                                  <w:divBdr>
                                                    <w:top w:val="none" w:sz="0" w:space="0" w:color="auto"/>
                                                    <w:left w:val="none" w:sz="0" w:space="0" w:color="auto"/>
                                                    <w:bottom w:val="none" w:sz="0" w:space="0" w:color="auto"/>
                                                    <w:right w:val="none" w:sz="0" w:space="0" w:color="auto"/>
                                                  </w:divBdr>
                                                </w:div>
                                                <w:div w:id="1246188383">
                                                  <w:marLeft w:val="640"/>
                                                  <w:marRight w:val="0"/>
                                                  <w:marTop w:val="0"/>
                                                  <w:marBottom w:val="0"/>
                                                  <w:divBdr>
                                                    <w:top w:val="none" w:sz="0" w:space="0" w:color="auto"/>
                                                    <w:left w:val="none" w:sz="0" w:space="0" w:color="auto"/>
                                                    <w:bottom w:val="none" w:sz="0" w:space="0" w:color="auto"/>
                                                    <w:right w:val="none" w:sz="0" w:space="0" w:color="auto"/>
                                                  </w:divBdr>
                                                </w:div>
                                                <w:div w:id="1288312778">
                                                  <w:marLeft w:val="640"/>
                                                  <w:marRight w:val="0"/>
                                                  <w:marTop w:val="0"/>
                                                  <w:marBottom w:val="0"/>
                                                  <w:divBdr>
                                                    <w:top w:val="none" w:sz="0" w:space="0" w:color="auto"/>
                                                    <w:left w:val="none" w:sz="0" w:space="0" w:color="auto"/>
                                                    <w:bottom w:val="none" w:sz="0" w:space="0" w:color="auto"/>
                                                    <w:right w:val="none" w:sz="0" w:space="0" w:color="auto"/>
                                                  </w:divBdr>
                                                </w:div>
                                                <w:div w:id="1325627783">
                                                  <w:marLeft w:val="640"/>
                                                  <w:marRight w:val="0"/>
                                                  <w:marTop w:val="0"/>
                                                  <w:marBottom w:val="0"/>
                                                  <w:divBdr>
                                                    <w:top w:val="none" w:sz="0" w:space="0" w:color="auto"/>
                                                    <w:left w:val="none" w:sz="0" w:space="0" w:color="auto"/>
                                                    <w:bottom w:val="none" w:sz="0" w:space="0" w:color="auto"/>
                                                    <w:right w:val="none" w:sz="0" w:space="0" w:color="auto"/>
                                                  </w:divBdr>
                                                </w:div>
                                                <w:div w:id="1382437132">
                                                  <w:marLeft w:val="640"/>
                                                  <w:marRight w:val="0"/>
                                                  <w:marTop w:val="0"/>
                                                  <w:marBottom w:val="0"/>
                                                  <w:divBdr>
                                                    <w:top w:val="none" w:sz="0" w:space="0" w:color="auto"/>
                                                    <w:left w:val="none" w:sz="0" w:space="0" w:color="auto"/>
                                                    <w:bottom w:val="none" w:sz="0" w:space="0" w:color="auto"/>
                                                    <w:right w:val="none" w:sz="0" w:space="0" w:color="auto"/>
                                                  </w:divBdr>
                                                </w:div>
                                                <w:div w:id="1388264875">
                                                  <w:marLeft w:val="640"/>
                                                  <w:marRight w:val="0"/>
                                                  <w:marTop w:val="0"/>
                                                  <w:marBottom w:val="0"/>
                                                  <w:divBdr>
                                                    <w:top w:val="none" w:sz="0" w:space="0" w:color="auto"/>
                                                    <w:left w:val="none" w:sz="0" w:space="0" w:color="auto"/>
                                                    <w:bottom w:val="none" w:sz="0" w:space="0" w:color="auto"/>
                                                    <w:right w:val="none" w:sz="0" w:space="0" w:color="auto"/>
                                                  </w:divBdr>
                                                </w:div>
                                                <w:div w:id="1392844277">
                                                  <w:marLeft w:val="640"/>
                                                  <w:marRight w:val="0"/>
                                                  <w:marTop w:val="0"/>
                                                  <w:marBottom w:val="0"/>
                                                  <w:divBdr>
                                                    <w:top w:val="none" w:sz="0" w:space="0" w:color="auto"/>
                                                    <w:left w:val="none" w:sz="0" w:space="0" w:color="auto"/>
                                                    <w:bottom w:val="none" w:sz="0" w:space="0" w:color="auto"/>
                                                    <w:right w:val="none" w:sz="0" w:space="0" w:color="auto"/>
                                                  </w:divBdr>
                                                </w:div>
                                                <w:div w:id="1419132705">
                                                  <w:marLeft w:val="640"/>
                                                  <w:marRight w:val="0"/>
                                                  <w:marTop w:val="0"/>
                                                  <w:marBottom w:val="0"/>
                                                  <w:divBdr>
                                                    <w:top w:val="none" w:sz="0" w:space="0" w:color="auto"/>
                                                    <w:left w:val="none" w:sz="0" w:space="0" w:color="auto"/>
                                                    <w:bottom w:val="none" w:sz="0" w:space="0" w:color="auto"/>
                                                    <w:right w:val="none" w:sz="0" w:space="0" w:color="auto"/>
                                                  </w:divBdr>
                                                </w:div>
                                                <w:div w:id="1462000340">
                                                  <w:marLeft w:val="640"/>
                                                  <w:marRight w:val="0"/>
                                                  <w:marTop w:val="0"/>
                                                  <w:marBottom w:val="0"/>
                                                  <w:divBdr>
                                                    <w:top w:val="none" w:sz="0" w:space="0" w:color="auto"/>
                                                    <w:left w:val="none" w:sz="0" w:space="0" w:color="auto"/>
                                                    <w:bottom w:val="none" w:sz="0" w:space="0" w:color="auto"/>
                                                    <w:right w:val="none" w:sz="0" w:space="0" w:color="auto"/>
                                                  </w:divBdr>
                                                </w:div>
                                                <w:div w:id="1485704787">
                                                  <w:marLeft w:val="640"/>
                                                  <w:marRight w:val="0"/>
                                                  <w:marTop w:val="0"/>
                                                  <w:marBottom w:val="0"/>
                                                  <w:divBdr>
                                                    <w:top w:val="none" w:sz="0" w:space="0" w:color="auto"/>
                                                    <w:left w:val="none" w:sz="0" w:space="0" w:color="auto"/>
                                                    <w:bottom w:val="none" w:sz="0" w:space="0" w:color="auto"/>
                                                    <w:right w:val="none" w:sz="0" w:space="0" w:color="auto"/>
                                                  </w:divBdr>
                                                </w:div>
                                                <w:div w:id="1490947270">
                                                  <w:marLeft w:val="640"/>
                                                  <w:marRight w:val="0"/>
                                                  <w:marTop w:val="0"/>
                                                  <w:marBottom w:val="0"/>
                                                  <w:divBdr>
                                                    <w:top w:val="none" w:sz="0" w:space="0" w:color="auto"/>
                                                    <w:left w:val="none" w:sz="0" w:space="0" w:color="auto"/>
                                                    <w:bottom w:val="none" w:sz="0" w:space="0" w:color="auto"/>
                                                    <w:right w:val="none" w:sz="0" w:space="0" w:color="auto"/>
                                                  </w:divBdr>
                                                </w:div>
                                                <w:div w:id="1500464572">
                                                  <w:marLeft w:val="640"/>
                                                  <w:marRight w:val="0"/>
                                                  <w:marTop w:val="0"/>
                                                  <w:marBottom w:val="0"/>
                                                  <w:divBdr>
                                                    <w:top w:val="none" w:sz="0" w:space="0" w:color="auto"/>
                                                    <w:left w:val="none" w:sz="0" w:space="0" w:color="auto"/>
                                                    <w:bottom w:val="none" w:sz="0" w:space="0" w:color="auto"/>
                                                    <w:right w:val="none" w:sz="0" w:space="0" w:color="auto"/>
                                                  </w:divBdr>
                                                </w:div>
                                                <w:div w:id="1513913658">
                                                  <w:marLeft w:val="640"/>
                                                  <w:marRight w:val="0"/>
                                                  <w:marTop w:val="0"/>
                                                  <w:marBottom w:val="0"/>
                                                  <w:divBdr>
                                                    <w:top w:val="none" w:sz="0" w:space="0" w:color="auto"/>
                                                    <w:left w:val="none" w:sz="0" w:space="0" w:color="auto"/>
                                                    <w:bottom w:val="none" w:sz="0" w:space="0" w:color="auto"/>
                                                    <w:right w:val="none" w:sz="0" w:space="0" w:color="auto"/>
                                                  </w:divBdr>
                                                </w:div>
                                                <w:div w:id="1550796412">
                                                  <w:marLeft w:val="640"/>
                                                  <w:marRight w:val="0"/>
                                                  <w:marTop w:val="0"/>
                                                  <w:marBottom w:val="0"/>
                                                  <w:divBdr>
                                                    <w:top w:val="none" w:sz="0" w:space="0" w:color="auto"/>
                                                    <w:left w:val="none" w:sz="0" w:space="0" w:color="auto"/>
                                                    <w:bottom w:val="none" w:sz="0" w:space="0" w:color="auto"/>
                                                    <w:right w:val="none" w:sz="0" w:space="0" w:color="auto"/>
                                                  </w:divBdr>
                                                </w:div>
                                                <w:div w:id="1608807000">
                                                  <w:marLeft w:val="640"/>
                                                  <w:marRight w:val="0"/>
                                                  <w:marTop w:val="0"/>
                                                  <w:marBottom w:val="0"/>
                                                  <w:divBdr>
                                                    <w:top w:val="none" w:sz="0" w:space="0" w:color="auto"/>
                                                    <w:left w:val="none" w:sz="0" w:space="0" w:color="auto"/>
                                                    <w:bottom w:val="none" w:sz="0" w:space="0" w:color="auto"/>
                                                    <w:right w:val="none" w:sz="0" w:space="0" w:color="auto"/>
                                                  </w:divBdr>
                                                </w:div>
                                                <w:div w:id="1635480171">
                                                  <w:marLeft w:val="640"/>
                                                  <w:marRight w:val="0"/>
                                                  <w:marTop w:val="0"/>
                                                  <w:marBottom w:val="0"/>
                                                  <w:divBdr>
                                                    <w:top w:val="none" w:sz="0" w:space="0" w:color="auto"/>
                                                    <w:left w:val="none" w:sz="0" w:space="0" w:color="auto"/>
                                                    <w:bottom w:val="none" w:sz="0" w:space="0" w:color="auto"/>
                                                    <w:right w:val="none" w:sz="0" w:space="0" w:color="auto"/>
                                                  </w:divBdr>
                                                </w:div>
                                                <w:div w:id="1701393450">
                                                  <w:marLeft w:val="640"/>
                                                  <w:marRight w:val="0"/>
                                                  <w:marTop w:val="0"/>
                                                  <w:marBottom w:val="0"/>
                                                  <w:divBdr>
                                                    <w:top w:val="none" w:sz="0" w:space="0" w:color="auto"/>
                                                    <w:left w:val="none" w:sz="0" w:space="0" w:color="auto"/>
                                                    <w:bottom w:val="none" w:sz="0" w:space="0" w:color="auto"/>
                                                    <w:right w:val="none" w:sz="0" w:space="0" w:color="auto"/>
                                                  </w:divBdr>
                                                </w:div>
                                                <w:div w:id="1816872990">
                                                  <w:marLeft w:val="640"/>
                                                  <w:marRight w:val="0"/>
                                                  <w:marTop w:val="0"/>
                                                  <w:marBottom w:val="0"/>
                                                  <w:divBdr>
                                                    <w:top w:val="none" w:sz="0" w:space="0" w:color="auto"/>
                                                    <w:left w:val="none" w:sz="0" w:space="0" w:color="auto"/>
                                                    <w:bottom w:val="none" w:sz="0" w:space="0" w:color="auto"/>
                                                    <w:right w:val="none" w:sz="0" w:space="0" w:color="auto"/>
                                                  </w:divBdr>
                                                </w:div>
                                                <w:div w:id="1843810846">
                                                  <w:marLeft w:val="640"/>
                                                  <w:marRight w:val="0"/>
                                                  <w:marTop w:val="0"/>
                                                  <w:marBottom w:val="0"/>
                                                  <w:divBdr>
                                                    <w:top w:val="none" w:sz="0" w:space="0" w:color="auto"/>
                                                    <w:left w:val="none" w:sz="0" w:space="0" w:color="auto"/>
                                                    <w:bottom w:val="none" w:sz="0" w:space="0" w:color="auto"/>
                                                    <w:right w:val="none" w:sz="0" w:space="0" w:color="auto"/>
                                                  </w:divBdr>
                                                </w:div>
                                                <w:div w:id="1954167725">
                                                  <w:marLeft w:val="640"/>
                                                  <w:marRight w:val="0"/>
                                                  <w:marTop w:val="0"/>
                                                  <w:marBottom w:val="0"/>
                                                  <w:divBdr>
                                                    <w:top w:val="none" w:sz="0" w:space="0" w:color="auto"/>
                                                    <w:left w:val="none" w:sz="0" w:space="0" w:color="auto"/>
                                                    <w:bottom w:val="none" w:sz="0" w:space="0" w:color="auto"/>
                                                    <w:right w:val="none" w:sz="0" w:space="0" w:color="auto"/>
                                                  </w:divBdr>
                                                </w:div>
                                                <w:div w:id="2034454564">
                                                  <w:marLeft w:val="640"/>
                                                  <w:marRight w:val="0"/>
                                                  <w:marTop w:val="0"/>
                                                  <w:marBottom w:val="0"/>
                                                  <w:divBdr>
                                                    <w:top w:val="none" w:sz="0" w:space="0" w:color="auto"/>
                                                    <w:left w:val="none" w:sz="0" w:space="0" w:color="auto"/>
                                                    <w:bottom w:val="none" w:sz="0" w:space="0" w:color="auto"/>
                                                    <w:right w:val="none" w:sz="0" w:space="0" w:color="auto"/>
                                                  </w:divBdr>
                                                </w:div>
                                                <w:div w:id="2042900488">
                                                  <w:marLeft w:val="640"/>
                                                  <w:marRight w:val="0"/>
                                                  <w:marTop w:val="0"/>
                                                  <w:marBottom w:val="0"/>
                                                  <w:divBdr>
                                                    <w:top w:val="none" w:sz="0" w:space="0" w:color="auto"/>
                                                    <w:left w:val="none" w:sz="0" w:space="0" w:color="auto"/>
                                                    <w:bottom w:val="none" w:sz="0" w:space="0" w:color="auto"/>
                                                    <w:right w:val="none" w:sz="0" w:space="0" w:color="auto"/>
                                                  </w:divBdr>
                                                </w:div>
                                                <w:div w:id="2047899573">
                                                  <w:marLeft w:val="640"/>
                                                  <w:marRight w:val="0"/>
                                                  <w:marTop w:val="0"/>
                                                  <w:marBottom w:val="0"/>
                                                  <w:divBdr>
                                                    <w:top w:val="none" w:sz="0" w:space="0" w:color="auto"/>
                                                    <w:left w:val="none" w:sz="0" w:space="0" w:color="auto"/>
                                                    <w:bottom w:val="none" w:sz="0" w:space="0" w:color="auto"/>
                                                    <w:right w:val="none" w:sz="0" w:space="0" w:color="auto"/>
                                                  </w:divBdr>
                                                </w:div>
                                                <w:div w:id="2091080368">
                                                  <w:marLeft w:val="640"/>
                                                  <w:marRight w:val="0"/>
                                                  <w:marTop w:val="0"/>
                                                  <w:marBottom w:val="0"/>
                                                  <w:divBdr>
                                                    <w:top w:val="none" w:sz="0" w:space="0" w:color="auto"/>
                                                    <w:left w:val="none" w:sz="0" w:space="0" w:color="auto"/>
                                                    <w:bottom w:val="none" w:sz="0" w:space="0" w:color="auto"/>
                                                    <w:right w:val="none" w:sz="0" w:space="0" w:color="auto"/>
                                                  </w:divBdr>
                                                </w:div>
                                                <w:div w:id="2130583852">
                                                  <w:marLeft w:val="640"/>
                                                  <w:marRight w:val="0"/>
                                                  <w:marTop w:val="0"/>
                                                  <w:marBottom w:val="0"/>
                                                  <w:divBdr>
                                                    <w:top w:val="none" w:sz="0" w:space="0" w:color="auto"/>
                                                    <w:left w:val="none" w:sz="0" w:space="0" w:color="auto"/>
                                                    <w:bottom w:val="none" w:sz="0" w:space="0" w:color="auto"/>
                                                    <w:right w:val="none" w:sz="0" w:space="0" w:color="auto"/>
                                                  </w:divBdr>
                                                </w:div>
                                              </w:divsChild>
                                            </w:div>
                                            <w:div w:id="1050110312">
                                              <w:marLeft w:val="0"/>
                                              <w:marRight w:val="0"/>
                                              <w:marTop w:val="0"/>
                                              <w:marBottom w:val="0"/>
                                              <w:divBdr>
                                                <w:top w:val="none" w:sz="0" w:space="0" w:color="auto"/>
                                                <w:left w:val="none" w:sz="0" w:space="0" w:color="auto"/>
                                                <w:bottom w:val="none" w:sz="0" w:space="0" w:color="auto"/>
                                                <w:right w:val="none" w:sz="0" w:space="0" w:color="auto"/>
                                              </w:divBdr>
                                              <w:divsChild>
                                                <w:div w:id="7609156">
                                                  <w:marLeft w:val="640"/>
                                                  <w:marRight w:val="0"/>
                                                  <w:marTop w:val="0"/>
                                                  <w:marBottom w:val="0"/>
                                                  <w:divBdr>
                                                    <w:top w:val="none" w:sz="0" w:space="0" w:color="auto"/>
                                                    <w:left w:val="none" w:sz="0" w:space="0" w:color="auto"/>
                                                    <w:bottom w:val="none" w:sz="0" w:space="0" w:color="auto"/>
                                                    <w:right w:val="none" w:sz="0" w:space="0" w:color="auto"/>
                                                  </w:divBdr>
                                                </w:div>
                                                <w:div w:id="31196055">
                                                  <w:marLeft w:val="640"/>
                                                  <w:marRight w:val="0"/>
                                                  <w:marTop w:val="0"/>
                                                  <w:marBottom w:val="0"/>
                                                  <w:divBdr>
                                                    <w:top w:val="none" w:sz="0" w:space="0" w:color="auto"/>
                                                    <w:left w:val="none" w:sz="0" w:space="0" w:color="auto"/>
                                                    <w:bottom w:val="none" w:sz="0" w:space="0" w:color="auto"/>
                                                    <w:right w:val="none" w:sz="0" w:space="0" w:color="auto"/>
                                                  </w:divBdr>
                                                </w:div>
                                                <w:div w:id="46686896">
                                                  <w:marLeft w:val="640"/>
                                                  <w:marRight w:val="0"/>
                                                  <w:marTop w:val="0"/>
                                                  <w:marBottom w:val="0"/>
                                                  <w:divBdr>
                                                    <w:top w:val="none" w:sz="0" w:space="0" w:color="auto"/>
                                                    <w:left w:val="none" w:sz="0" w:space="0" w:color="auto"/>
                                                    <w:bottom w:val="none" w:sz="0" w:space="0" w:color="auto"/>
                                                    <w:right w:val="none" w:sz="0" w:space="0" w:color="auto"/>
                                                  </w:divBdr>
                                                </w:div>
                                                <w:div w:id="84884190">
                                                  <w:marLeft w:val="640"/>
                                                  <w:marRight w:val="0"/>
                                                  <w:marTop w:val="0"/>
                                                  <w:marBottom w:val="0"/>
                                                  <w:divBdr>
                                                    <w:top w:val="none" w:sz="0" w:space="0" w:color="auto"/>
                                                    <w:left w:val="none" w:sz="0" w:space="0" w:color="auto"/>
                                                    <w:bottom w:val="none" w:sz="0" w:space="0" w:color="auto"/>
                                                    <w:right w:val="none" w:sz="0" w:space="0" w:color="auto"/>
                                                  </w:divBdr>
                                                </w:div>
                                                <w:div w:id="180780569">
                                                  <w:marLeft w:val="640"/>
                                                  <w:marRight w:val="0"/>
                                                  <w:marTop w:val="0"/>
                                                  <w:marBottom w:val="0"/>
                                                  <w:divBdr>
                                                    <w:top w:val="none" w:sz="0" w:space="0" w:color="auto"/>
                                                    <w:left w:val="none" w:sz="0" w:space="0" w:color="auto"/>
                                                    <w:bottom w:val="none" w:sz="0" w:space="0" w:color="auto"/>
                                                    <w:right w:val="none" w:sz="0" w:space="0" w:color="auto"/>
                                                  </w:divBdr>
                                                </w:div>
                                                <w:div w:id="256641312">
                                                  <w:marLeft w:val="640"/>
                                                  <w:marRight w:val="0"/>
                                                  <w:marTop w:val="0"/>
                                                  <w:marBottom w:val="0"/>
                                                  <w:divBdr>
                                                    <w:top w:val="none" w:sz="0" w:space="0" w:color="auto"/>
                                                    <w:left w:val="none" w:sz="0" w:space="0" w:color="auto"/>
                                                    <w:bottom w:val="none" w:sz="0" w:space="0" w:color="auto"/>
                                                    <w:right w:val="none" w:sz="0" w:space="0" w:color="auto"/>
                                                  </w:divBdr>
                                                </w:div>
                                                <w:div w:id="259916505">
                                                  <w:marLeft w:val="640"/>
                                                  <w:marRight w:val="0"/>
                                                  <w:marTop w:val="0"/>
                                                  <w:marBottom w:val="0"/>
                                                  <w:divBdr>
                                                    <w:top w:val="none" w:sz="0" w:space="0" w:color="auto"/>
                                                    <w:left w:val="none" w:sz="0" w:space="0" w:color="auto"/>
                                                    <w:bottom w:val="none" w:sz="0" w:space="0" w:color="auto"/>
                                                    <w:right w:val="none" w:sz="0" w:space="0" w:color="auto"/>
                                                  </w:divBdr>
                                                </w:div>
                                                <w:div w:id="273564168">
                                                  <w:marLeft w:val="640"/>
                                                  <w:marRight w:val="0"/>
                                                  <w:marTop w:val="0"/>
                                                  <w:marBottom w:val="0"/>
                                                  <w:divBdr>
                                                    <w:top w:val="none" w:sz="0" w:space="0" w:color="auto"/>
                                                    <w:left w:val="none" w:sz="0" w:space="0" w:color="auto"/>
                                                    <w:bottom w:val="none" w:sz="0" w:space="0" w:color="auto"/>
                                                    <w:right w:val="none" w:sz="0" w:space="0" w:color="auto"/>
                                                  </w:divBdr>
                                                </w:div>
                                                <w:div w:id="332804996">
                                                  <w:marLeft w:val="640"/>
                                                  <w:marRight w:val="0"/>
                                                  <w:marTop w:val="0"/>
                                                  <w:marBottom w:val="0"/>
                                                  <w:divBdr>
                                                    <w:top w:val="none" w:sz="0" w:space="0" w:color="auto"/>
                                                    <w:left w:val="none" w:sz="0" w:space="0" w:color="auto"/>
                                                    <w:bottom w:val="none" w:sz="0" w:space="0" w:color="auto"/>
                                                    <w:right w:val="none" w:sz="0" w:space="0" w:color="auto"/>
                                                  </w:divBdr>
                                                </w:div>
                                                <w:div w:id="334384409">
                                                  <w:marLeft w:val="640"/>
                                                  <w:marRight w:val="0"/>
                                                  <w:marTop w:val="0"/>
                                                  <w:marBottom w:val="0"/>
                                                  <w:divBdr>
                                                    <w:top w:val="none" w:sz="0" w:space="0" w:color="auto"/>
                                                    <w:left w:val="none" w:sz="0" w:space="0" w:color="auto"/>
                                                    <w:bottom w:val="none" w:sz="0" w:space="0" w:color="auto"/>
                                                    <w:right w:val="none" w:sz="0" w:space="0" w:color="auto"/>
                                                  </w:divBdr>
                                                </w:div>
                                                <w:div w:id="348147981">
                                                  <w:marLeft w:val="640"/>
                                                  <w:marRight w:val="0"/>
                                                  <w:marTop w:val="0"/>
                                                  <w:marBottom w:val="0"/>
                                                  <w:divBdr>
                                                    <w:top w:val="none" w:sz="0" w:space="0" w:color="auto"/>
                                                    <w:left w:val="none" w:sz="0" w:space="0" w:color="auto"/>
                                                    <w:bottom w:val="none" w:sz="0" w:space="0" w:color="auto"/>
                                                    <w:right w:val="none" w:sz="0" w:space="0" w:color="auto"/>
                                                  </w:divBdr>
                                                </w:div>
                                                <w:div w:id="439960367">
                                                  <w:marLeft w:val="640"/>
                                                  <w:marRight w:val="0"/>
                                                  <w:marTop w:val="0"/>
                                                  <w:marBottom w:val="0"/>
                                                  <w:divBdr>
                                                    <w:top w:val="none" w:sz="0" w:space="0" w:color="auto"/>
                                                    <w:left w:val="none" w:sz="0" w:space="0" w:color="auto"/>
                                                    <w:bottom w:val="none" w:sz="0" w:space="0" w:color="auto"/>
                                                    <w:right w:val="none" w:sz="0" w:space="0" w:color="auto"/>
                                                  </w:divBdr>
                                                </w:div>
                                                <w:div w:id="477654888">
                                                  <w:marLeft w:val="640"/>
                                                  <w:marRight w:val="0"/>
                                                  <w:marTop w:val="0"/>
                                                  <w:marBottom w:val="0"/>
                                                  <w:divBdr>
                                                    <w:top w:val="none" w:sz="0" w:space="0" w:color="auto"/>
                                                    <w:left w:val="none" w:sz="0" w:space="0" w:color="auto"/>
                                                    <w:bottom w:val="none" w:sz="0" w:space="0" w:color="auto"/>
                                                    <w:right w:val="none" w:sz="0" w:space="0" w:color="auto"/>
                                                  </w:divBdr>
                                                </w:div>
                                                <w:div w:id="510880760">
                                                  <w:marLeft w:val="640"/>
                                                  <w:marRight w:val="0"/>
                                                  <w:marTop w:val="0"/>
                                                  <w:marBottom w:val="0"/>
                                                  <w:divBdr>
                                                    <w:top w:val="none" w:sz="0" w:space="0" w:color="auto"/>
                                                    <w:left w:val="none" w:sz="0" w:space="0" w:color="auto"/>
                                                    <w:bottom w:val="none" w:sz="0" w:space="0" w:color="auto"/>
                                                    <w:right w:val="none" w:sz="0" w:space="0" w:color="auto"/>
                                                  </w:divBdr>
                                                </w:div>
                                                <w:div w:id="611715814">
                                                  <w:marLeft w:val="640"/>
                                                  <w:marRight w:val="0"/>
                                                  <w:marTop w:val="0"/>
                                                  <w:marBottom w:val="0"/>
                                                  <w:divBdr>
                                                    <w:top w:val="none" w:sz="0" w:space="0" w:color="auto"/>
                                                    <w:left w:val="none" w:sz="0" w:space="0" w:color="auto"/>
                                                    <w:bottom w:val="none" w:sz="0" w:space="0" w:color="auto"/>
                                                    <w:right w:val="none" w:sz="0" w:space="0" w:color="auto"/>
                                                  </w:divBdr>
                                                </w:div>
                                                <w:div w:id="729573986">
                                                  <w:marLeft w:val="640"/>
                                                  <w:marRight w:val="0"/>
                                                  <w:marTop w:val="0"/>
                                                  <w:marBottom w:val="0"/>
                                                  <w:divBdr>
                                                    <w:top w:val="none" w:sz="0" w:space="0" w:color="auto"/>
                                                    <w:left w:val="none" w:sz="0" w:space="0" w:color="auto"/>
                                                    <w:bottom w:val="none" w:sz="0" w:space="0" w:color="auto"/>
                                                    <w:right w:val="none" w:sz="0" w:space="0" w:color="auto"/>
                                                  </w:divBdr>
                                                </w:div>
                                                <w:div w:id="871722598">
                                                  <w:marLeft w:val="640"/>
                                                  <w:marRight w:val="0"/>
                                                  <w:marTop w:val="0"/>
                                                  <w:marBottom w:val="0"/>
                                                  <w:divBdr>
                                                    <w:top w:val="none" w:sz="0" w:space="0" w:color="auto"/>
                                                    <w:left w:val="none" w:sz="0" w:space="0" w:color="auto"/>
                                                    <w:bottom w:val="none" w:sz="0" w:space="0" w:color="auto"/>
                                                    <w:right w:val="none" w:sz="0" w:space="0" w:color="auto"/>
                                                  </w:divBdr>
                                                </w:div>
                                                <w:div w:id="891111999">
                                                  <w:marLeft w:val="640"/>
                                                  <w:marRight w:val="0"/>
                                                  <w:marTop w:val="0"/>
                                                  <w:marBottom w:val="0"/>
                                                  <w:divBdr>
                                                    <w:top w:val="none" w:sz="0" w:space="0" w:color="auto"/>
                                                    <w:left w:val="none" w:sz="0" w:space="0" w:color="auto"/>
                                                    <w:bottom w:val="none" w:sz="0" w:space="0" w:color="auto"/>
                                                    <w:right w:val="none" w:sz="0" w:space="0" w:color="auto"/>
                                                  </w:divBdr>
                                                </w:div>
                                                <w:div w:id="941693319">
                                                  <w:marLeft w:val="640"/>
                                                  <w:marRight w:val="0"/>
                                                  <w:marTop w:val="0"/>
                                                  <w:marBottom w:val="0"/>
                                                  <w:divBdr>
                                                    <w:top w:val="none" w:sz="0" w:space="0" w:color="auto"/>
                                                    <w:left w:val="none" w:sz="0" w:space="0" w:color="auto"/>
                                                    <w:bottom w:val="none" w:sz="0" w:space="0" w:color="auto"/>
                                                    <w:right w:val="none" w:sz="0" w:space="0" w:color="auto"/>
                                                  </w:divBdr>
                                                </w:div>
                                                <w:div w:id="992486520">
                                                  <w:marLeft w:val="640"/>
                                                  <w:marRight w:val="0"/>
                                                  <w:marTop w:val="0"/>
                                                  <w:marBottom w:val="0"/>
                                                  <w:divBdr>
                                                    <w:top w:val="none" w:sz="0" w:space="0" w:color="auto"/>
                                                    <w:left w:val="none" w:sz="0" w:space="0" w:color="auto"/>
                                                    <w:bottom w:val="none" w:sz="0" w:space="0" w:color="auto"/>
                                                    <w:right w:val="none" w:sz="0" w:space="0" w:color="auto"/>
                                                  </w:divBdr>
                                                </w:div>
                                                <w:div w:id="1053889221">
                                                  <w:marLeft w:val="640"/>
                                                  <w:marRight w:val="0"/>
                                                  <w:marTop w:val="0"/>
                                                  <w:marBottom w:val="0"/>
                                                  <w:divBdr>
                                                    <w:top w:val="none" w:sz="0" w:space="0" w:color="auto"/>
                                                    <w:left w:val="none" w:sz="0" w:space="0" w:color="auto"/>
                                                    <w:bottom w:val="none" w:sz="0" w:space="0" w:color="auto"/>
                                                    <w:right w:val="none" w:sz="0" w:space="0" w:color="auto"/>
                                                  </w:divBdr>
                                                </w:div>
                                                <w:div w:id="1093865829">
                                                  <w:marLeft w:val="640"/>
                                                  <w:marRight w:val="0"/>
                                                  <w:marTop w:val="0"/>
                                                  <w:marBottom w:val="0"/>
                                                  <w:divBdr>
                                                    <w:top w:val="none" w:sz="0" w:space="0" w:color="auto"/>
                                                    <w:left w:val="none" w:sz="0" w:space="0" w:color="auto"/>
                                                    <w:bottom w:val="none" w:sz="0" w:space="0" w:color="auto"/>
                                                    <w:right w:val="none" w:sz="0" w:space="0" w:color="auto"/>
                                                  </w:divBdr>
                                                </w:div>
                                                <w:div w:id="1126242799">
                                                  <w:marLeft w:val="640"/>
                                                  <w:marRight w:val="0"/>
                                                  <w:marTop w:val="0"/>
                                                  <w:marBottom w:val="0"/>
                                                  <w:divBdr>
                                                    <w:top w:val="none" w:sz="0" w:space="0" w:color="auto"/>
                                                    <w:left w:val="none" w:sz="0" w:space="0" w:color="auto"/>
                                                    <w:bottom w:val="none" w:sz="0" w:space="0" w:color="auto"/>
                                                    <w:right w:val="none" w:sz="0" w:space="0" w:color="auto"/>
                                                  </w:divBdr>
                                                </w:div>
                                                <w:div w:id="1203246865">
                                                  <w:marLeft w:val="640"/>
                                                  <w:marRight w:val="0"/>
                                                  <w:marTop w:val="0"/>
                                                  <w:marBottom w:val="0"/>
                                                  <w:divBdr>
                                                    <w:top w:val="none" w:sz="0" w:space="0" w:color="auto"/>
                                                    <w:left w:val="none" w:sz="0" w:space="0" w:color="auto"/>
                                                    <w:bottom w:val="none" w:sz="0" w:space="0" w:color="auto"/>
                                                    <w:right w:val="none" w:sz="0" w:space="0" w:color="auto"/>
                                                  </w:divBdr>
                                                </w:div>
                                                <w:div w:id="1261261782">
                                                  <w:marLeft w:val="640"/>
                                                  <w:marRight w:val="0"/>
                                                  <w:marTop w:val="0"/>
                                                  <w:marBottom w:val="0"/>
                                                  <w:divBdr>
                                                    <w:top w:val="none" w:sz="0" w:space="0" w:color="auto"/>
                                                    <w:left w:val="none" w:sz="0" w:space="0" w:color="auto"/>
                                                    <w:bottom w:val="none" w:sz="0" w:space="0" w:color="auto"/>
                                                    <w:right w:val="none" w:sz="0" w:space="0" w:color="auto"/>
                                                  </w:divBdr>
                                                </w:div>
                                                <w:div w:id="1262833026">
                                                  <w:marLeft w:val="640"/>
                                                  <w:marRight w:val="0"/>
                                                  <w:marTop w:val="0"/>
                                                  <w:marBottom w:val="0"/>
                                                  <w:divBdr>
                                                    <w:top w:val="none" w:sz="0" w:space="0" w:color="auto"/>
                                                    <w:left w:val="none" w:sz="0" w:space="0" w:color="auto"/>
                                                    <w:bottom w:val="none" w:sz="0" w:space="0" w:color="auto"/>
                                                    <w:right w:val="none" w:sz="0" w:space="0" w:color="auto"/>
                                                  </w:divBdr>
                                                </w:div>
                                                <w:div w:id="1266376854">
                                                  <w:marLeft w:val="640"/>
                                                  <w:marRight w:val="0"/>
                                                  <w:marTop w:val="0"/>
                                                  <w:marBottom w:val="0"/>
                                                  <w:divBdr>
                                                    <w:top w:val="none" w:sz="0" w:space="0" w:color="auto"/>
                                                    <w:left w:val="none" w:sz="0" w:space="0" w:color="auto"/>
                                                    <w:bottom w:val="none" w:sz="0" w:space="0" w:color="auto"/>
                                                    <w:right w:val="none" w:sz="0" w:space="0" w:color="auto"/>
                                                  </w:divBdr>
                                                </w:div>
                                                <w:div w:id="1279140136">
                                                  <w:marLeft w:val="640"/>
                                                  <w:marRight w:val="0"/>
                                                  <w:marTop w:val="0"/>
                                                  <w:marBottom w:val="0"/>
                                                  <w:divBdr>
                                                    <w:top w:val="none" w:sz="0" w:space="0" w:color="auto"/>
                                                    <w:left w:val="none" w:sz="0" w:space="0" w:color="auto"/>
                                                    <w:bottom w:val="none" w:sz="0" w:space="0" w:color="auto"/>
                                                    <w:right w:val="none" w:sz="0" w:space="0" w:color="auto"/>
                                                  </w:divBdr>
                                                </w:div>
                                                <w:div w:id="1279221036">
                                                  <w:marLeft w:val="640"/>
                                                  <w:marRight w:val="0"/>
                                                  <w:marTop w:val="0"/>
                                                  <w:marBottom w:val="0"/>
                                                  <w:divBdr>
                                                    <w:top w:val="none" w:sz="0" w:space="0" w:color="auto"/>
                                                    <w:left w:val="none" w:sz="0" w:space="0" w:color="auto"/>
                                                    <w:bottom w:val="none" w:sz="0" w:space="0" w:color="auto"/>
                                                    <w:right w:val="none" w:sz="0" w:space="0" w:color="auto"/>
                                                  </w:divBdr>
                                                </w:div>
                                                <w:div w:id="1289313178">
                                                  <w:marLeft w:val="640"/>
                                                  <w:marRight w:val="0"/>
                                                  <w:marTop w:val="0"/>
                                                  <w:marBottom w:val="0"/>
                                                  <w:divBdr>
                                                    <w:top w:val="none" w:sz="0" w:space="0" w:color="auto"/>
                                                    <w:left w:val="none" w:sz="0" w:space="0" w:color="auto"/>
                                                    <w:bottom w:val="none" w:sz="0" w:space="0" w:color="auto"/>
                                                    <w:right w:val="none" w:sz="0" w:space="0" w:color="auto"/>
                                                  </w:divBdr>
                                                </w:div>
                                                <w:div w:id="1342849902">
                                                  <w:marLeft w:val="640"/>
                                                  <w:marRight w:val="0"/>
                                                  <w:marTop w:val="0"/>
                                                  <w:marBottom w:val="0"/>
                                                  <w:divBdr>
                                                    <w:top w:val="none" w:sz="0" w:space="0" w:color="auto"/>
                                                    <w:left w:val="none" w:sz="0" w:space="0" w:color="auto"/>
                                                    <w:bottom w:val="none" w:sz="0" w:space="0" w:color="auto"/>
                                                    <w:right w:val="none" w:sz="0" w:space="0" w:color="auto"/>
                                                  </w:divBdr>
                                                </w:div>
                                                <w:div w:id="1347059030">
                                                  <w:marLeft w:val="640"/>
                                                  <w:marRight w:val="0"/>
                                                  <w:marTop w:val="0"/>
                                                  <w:marBottom w:val="0"/>
                                                  <w:divBdr>
                                                    <w:top w:val="none" w:sz="0" w:space="0" w:color="auto"/>
                                                    <w:left w:val="none" w:sz="0" w:space="0" w:color="auto"/>
                                                    <w:bottom w:val="none" w:sz="0" w:space="0" w:color="auto"/>
                                                    <w:right w:val="none" w:sz="0" w:space="0" w:color="auto"/>
                                                  </w:divBdr>
                                                </w:div>
                                                <w:div w:id="1398700947">
                                                  <w:marLeft w:val="640"/>
                                                  <w:marRight w:val="0"/>
                                                  <w:marTop w:val="0"/>
                                                  <w:marBottom w:val="0"/>
                                                  <w:divBdr>
                                                    <w:top w:val="none" w:sz="0" w:space="0" w:color="auto"/>
                                                    <w:left w:val="none" w:sz="0" w:space="0" w:color="auto"/>
                                                    <w:bottom w:val="none" w:sz="0" w:space="0" w:color="auto"/>
                                                    <w:right w:val="none" w:sz="0" w:space="0" w:color="auto"/>
                                                  </w:divBdr>
                                                </w:div>
                                                <w:div w:id="1454906487">
                                                  <w:marLeft w:val="640"/>
                                                  <w:marRight w:val="0"/>
                                                  <w:marTop w:val="0"/>
                                                  <w:marBottom w:val="0"/>
                                                  <w:divBdr>
                                                    <w:top w:val="none" w:sz="0" w:space="0" w:color="auto"/>
                                                    <w:left w:val="none" w:sz="0" w:space="0" w:color="auto"/>
                                                    <w:bottom w:val="none" w:sz="0" w:space="0" w:color="auto"/>
                                                    <w:right w:val="none" w:sz="0" w:space="0" w:color="auto"/>
                                                  </w:divBdr>
                                                </w:div>
                                                <w:div w:id="1492214747">
                                                  <w:marLeft w:val="640"/>
                                                  <w:marRight w:val="0"/>
                                                  <w:marTop w:val="0"/>
                                                  <w:marBottom w:val="0"/>
                                                  <w:divBdr>
                                                    <w:top w:val="none" w:sz="0" w:space="0" w:color="auto"/>
                                                    <w:left w:val="none" w:sz="0" w:space="0" w:color="auto"/>
                                                    <w:bottom w:val="none" w:sz="0" w:space="0" w:color="auto"/>
                                                    <w:right w:val="none" w:sz="0" w:space="0" w:color="auto"/>
                                                  </w:divBdr>
                                                </w:div>
                                                <w:div w:id="1500803109">
                                                  <w:marLeft w:val="640"/>
                                                  <w:marRight w:val="0"/>
                                                  <w:marTop w:val="0"/>
                                                  <w:marBottom w:val="0"/>
                                                  <w:divBdr>
                                                    <w:top w:val="none" w:sz="0" w:space="0" w:color="auto"/>
                                                    <w:left w:val="none" w:sz="0" w:space="0" w:color="auto"/>
                                                    <w:bottom w:val="none" w:sz="0" w:space="0" w:color="auto"/>
                                                    <w:right w:val="none" w:sz="0" w:space="0" w:color="auto"/>
                                                  </w:divBdr>
                                                </w:div>
                                                <w:div w:id="1525441040">
                                                  <w:marLeft w:val="640"/>
                                                  <w:marRight w:val="0"/>
                                                  <w:marTop w:val="0"/>
                                                  <w:marBottom w:val="0"/>
                                                  <w:divBdr>
                                                    <w:top w:val="none" w:sz="0" w:space="0" w:color="auto"/>
                                                    <w:left w:val="none" w:sz="0" w:space="0" w:color="auto"/>
                                                    <w:bottom w:val="none" w:sz="0" w:space="0" w:color="auto"/>
                                                    <w:right w:val="none" w:sz="0" w:space="0" w:color="auto"/>
                                                  </w:divBdr>
                                                </w:div>
                                                <w:div w:id="1529369235">
                                                  <w:marLeft w:val="640"/>
                                                  <w:marRight w:val="0"/>
                                                  <w:marTop w:val="0"/>
                                                  <w:marBottom w:val="0"/>
                                                  <w:divBdr>
                                                    <w:top w:val="none" w:sz="0" w:space="0" w:color="auto"/>
                                                    <w:left w:val="none" w:sz="0" w:space="0" w:color="auto"/>
                                                    <w:bottom w:val="none" w:sz="0" w:space="0" w:color="auto"/>
                                                    <w:right w:val="none" w:sz="0" w:space="0" w:color="auto"/>
                                                  </w:divBdr>
                                                </w:div>
                                                <w:div w:id="1557354947">
                                                  <w:marLeft w:val="640"/>
                                                  <w:marRight w:val="0"/>
                                                  <w:marTop w:val="0"/>
                                                  <w:marBottom w:val="0"/>
                                                  <w:divBdr>
                                                    <w:top w:val="none" w:sz="0" w:space="0" w:color="auto"/>
                                                    <w:left w:val="none" w:sz="0" w:space="0" w:color="auto"/>
                                                    <w:bottom w:val="none" w:sz="0" w:space="0" w:color="auto"/>
                                                    <w:right w:val="none" w:sz="0" w:space="0" w:color="auto"/>
                                                  </w:divBdr>
                                                </w:div>
                                                <w:div w:id="1588490885">
                                                  <w:marLeft w:val="640"/>
                                                  <w:marRight w:val="0"/>
                                                  <w:marTop w:val="0"/>
                                                  <w:marBottom w:val="0"/>
                                                  <w:divBdr>
                                                    <w:top w:val="none" w:sz="0" w:space="0" w:color="auto"/>
                                                    <w:left w:val="none" w:sz="0" w:space="0" w:color="auto"/>
                                                    <w:bottom w:val="none" w:sz="0" w:space="0" w:color="auto"/>
                                                    <w:right w:val="none" w:sz="0" w:space="0" w:color="auto"/>
                                                  </w:divBdr>
                                                </w:div>
                                                <w:div w:id="1603342792">
                                                  <w:marLeft w:val="640"/>
                                                  <w:marRight w:val="0"/>
                                                  <w:marTop w:val="0"/>
                                                  <w:marBottom w:val="0"/>
                                                  <w:divBdr>
                                                    <w:top w:val="none" w:sz="0" w:space="0" w:color="auto"/>
                                                    <w:left w:val="none" w:sz="0" w:space="0" w:color="auto"/>
                                                    <w:bottom w:val="none" w:sz="0" w:space="0" w:color="auto"/>
                                                    <w:right w:val="none" w:sz="0" w:space="0" w:color="auto"/>
                                                  </w:divBdr>
                                                </w:div>
                                                <w:div w:id="1637754509">
                                                  <w:marLeft w:val="640"/>
                                                  <w:marRight w:val="0"/>
                                                  <w:marTop w:val="0"/>
                                                  <w:marBottom w:val="0"/>
                                                  <w:divBdr>
                                                    <w:top w:val="none" w:sz="0" w:space="0" w:color="auto"/>
                                                    <w:left w:val="none" w:sz="0" w:space="0" w:color="auto"/>
                                                    <w:bottom w:val="none" w:sz="0" w:space="0" w:color="auto"/>
                                                    <w:right w:val="none" w:sz="0" w:space="0" w:color="auto"/>
                                                  </w:divBdr>
                                                </w:div>
                                                <w:div w:id="1647510613">
                                                  <w:marLeft w:val="640"/>
                                                  <w:marRight w:val="0"/>
                                                  <w:marTop w:val="0"/>
                                                  <w:marBottom w:val="0"/>
                                                  <w:divBdr>
                                                    <w:top w:val="none" w:sz="0" w:space="0" w:color="auto"/>
                                                    <w:left w:val="none" w:sz="0" w:space="0" w:color="auto"/>
                                                    <w:bottom w:val="none" w:sz="0" w:space="0" w:color="auto"/>
                                                    <w:right w:val="none" w:sz="0" w:space="0" w:color="auto"/>
                                                  </w:divBdr>
                                                </w:div>
                                                <w:div w:id="1650475528">
                                                  <w:marLeft w:val="640"/>
                                                  <w:marRight w:val="0"/>
                                                  <w:marTop w:val="0"/>
                                                  <w:marBottom w:val="0"/>
                                                  <w:divBdr>
                                                    <w:top w:val="none" w:sz="0" w:space="0" w:color="auto"/>
                                                    <w:left w:val="none" w:sz="0" w:space="0" w:color="auto"/>
                                                    <w:bottom w:val="none" w:sz="0" w:space="0" w:color="auto"/>
                                                    <w:right w:val="none" w:sz="0" w:space="0" w:color="auto"/>
                                                  </w:divBdr>
                                                </w:div>
                                                <w:div w:id="1704743712">
                                                  <w:marLeft w:val="640"/>
                                                  <w:marRight w:val="0"/>
                                                  <w:marTop w:val="0"/>
                                                  <w:marBottom w:val="0"/>
                                                  <w:divBdr>
                                                    <w:top w:val="none" w:sz="0" w:space="0" w:color="auto"/>
                                                    <w:left w:val="none" w:sz="0" w:space="0" w:color="auto"/>
                                                    <w:bottom w:val="none" w:sz="0" w:space="0" w:color="auto"/>
                                                    <w:right w:val="none" w:sz="0" w:space="0" w:color="auto"/>
                                                  </w:divBdr>
                                                </w:div>
                                                <w:div w:id="1886022386">
                                                  <w:marLeft w:val="640"/>
                                                  <w:marRight w:val="0"/>
                                                  <w:marTop w:val="0"/>
                                                  <w:marBottom w:val="0"/>
                                                  <w:divBdr>
                                                    <w:top w:val="none" w:sz="0" w:space="0" w:color="auto"/>
                                                    <w:left w:val="none" w:sz="0" w:space="0" w:color="auto"/>
                                                    <w:bottom w:val="none" w:sz="0" w:space="0" w:color="auto"/>
                                                    <w:right w:val="none" w:sz="0" w:space="0" w:color="auto"/>
                                                  </w:divBdr>
                                                </w:div>
                                                <w:div w:id="1903245772">
                                                  <w:marLeft w:val="640"/>
                                                  <w:marRight w:val="0"/>
                                                  <w:marTop w:val="0"/>
                                                  <w:marBottom w:val="0"/>
                                                  <w:divBdr>
                                                    <w:top w:val="none" w:sz="0" w:space="0" w:color="auto"/>
                                                    <w:left w:val="none" w:sz="0" w:space="0" w:color="auto"/>
                                                    <w:bottom w:val="none" w:sz="0" w:space="0" w:color="auto"/>
                                                    <w:right w:val="none" w:sz="0" w:space="0" w:color="auto"/>
                                                  </w:divBdr>
                                                </w:div>
                                                <w:div w:id="1935480622">
                                                  <w:marLeft w:val="640"/>
                                                  <w:marRight w:val="0"/>
                                                  <w:marTop w:val="0"/>
                                                  <w:marBottom w:val="0"/>
                                                  <w:divBdr>
                                                    <w:top w:val="none" w:sz="0" w:space="0" w:color="auto"/>
                                                    <w:left w:val="none" w:sz="0" w:space="0" w:color="auto"/>
                                                    <w:bottom w:val="none" w:sz="0" w:space="0" w:color="auto"/>
                                                    <w:right w:val="none" w:sz="0" w:space="0" w:color="auto"/>
                                                  </w:divBdr>
                                                </w:div>
                                                <w:div w:id="1974478712">
                                                  <w:marLeft w:val="640"/>
                                                  <w:marRight w:val="0"/>
                                                  <w:marTop w:val="0"/>
                                                  <w:marBottom w:val="0"/>
                                                  <w:divBdr>
                                                    <w:top w:val="none" w:sz="0" w:space="0" w:color="auto"/>
                                                    <w:left w:val="none" w:sz="0" w:space="0" w:color="auto"/>
                                                    <w:bottom w:val="none" w:sz="0" w:space="0" w:color="auto"/>
                                                    <w:right w:val="none" w:sz="0" w:space="0" w:color="auto"/>
                                                  </w:divBdr>
                                                </w:div>
                                                <w:div w:id="1986348137">
                                                  <w:marLeft w:val="640"/>
                                                  <w:marRight w:val="0"/>
                                                  <w:marTop w:val="0"/>
                                                  <w:marBottom w:val="0"/>
                                                  <w:divBdr>
                                                    <w:top w:val="none" w:sz="0" w:space="0" w:color="auto"/>
                                                    <w:left w:val="none" w:sz="0" w:space="0" w:color="auto"/>
                                                    <w:bottom w:val="none" w:sz="0" w:space="0" w:color="auto"/>
                                                    <w:right w:val="none" w:sz="0" w:space="0" w:color="auto"/>
                                                  </w:divBdr>
                                                </w:div>
                                              </w:divsChild>
                                            </w:div>
                                            <w:div w:id="1732146598">
                                              <w:marLeft w:val="0"/>
                                              <w:marRight w:val="0"/>
                                              <w:marTop w:val="0"/>
                                              <w:marBottom w:val="0"/>
                                              <w:divBdr>
                                                <w:top w:val="none" w:sz="0" w:space="0" w:color="auto"/>
                                                <w:left w:val="none" w:sz="0" w:space="0" w:color="auto"/>
                                                <w:bottom w:val="none" w:sz="0" w:space="0" w:color="auto"/>
                                                <w:right w:val="none" w:sz="0" w:space="0" w:color="auto"/>
                                              </w:divBdr>
                                              <w:divsChild>
                                                <w:div w:id="18749740">
                                                  <w:marLeft w:val="640"/>
                                                  <w:marRight w:val="0"/>
                                                  <w:marTop w:val="0"/>
                                                  <w:marBottom w:val="0"/>
                                                  <w:divBdr>
                                                    <w:top w:val="none" w:sz="0" w:space="0" w:color="auto"/>
                                                    <w:left w:val="none" w:sz="0" w:space="0" w:color="auto"/>
                                                    <w:bottom w:val="none" w:sz="0" w:space="0" w:color="auto"/>
                                                    <w:right w:val="none" w:sz="0" w:space="0" w:color="auto"/>
                                                  </w:divBdr>
                                                </w:div>
                                                <w:div w:id="41296729">
                                                  <w:marLeft w:val="640"/>
                                                  <w:marRight w:val="0"/>
                                                  <w:marTop w:val="0"/>
                                                  <w:marBottom w:val="0"/>
                                                  <w:divBdr>
                                                    <w:top w:val="none" w:sz="0" w:space="0" w:color="auto"/>
                                                    <w:left w:val="none" w:sz="0" w:space="0" w:color="auto"/>
                                                    <w:bottom w:val="none" w:sz="0" w:space="0" w:color="auto"/>
                                                    <w:right w:val="none" w:sz="0" w:space="0" w:color="auto"/>
                                                  </w:divBdr>
                                                </w:div>
                                                <w:div w:id="88352914">
                                                  <w:marLeft w:val="640"/>
                                                  <w:marRight w:val="0"/>
                                                  <w:marTop w:val="0"/>
                                                  <w:marBottom w:val="0"/>
                                                  <w:divBdr>
                                                    <w:top w:val="none" w:sz="0" w:space="0" w:color="auto"/>
                                                    <w:left w:val="none" w:sz="0" w:space="0" w:color="auto"/>
                                                    <w:bottom w:val="none" w:sz="0" w:space="0" w:color="auto"/>
                                                    <w:right w:val="none" w:sz="0" w:space="0" w:color="auto"/>
                                                  </w:divBdr>
                                                </w:div>
                                                <w:div w:id="176845345">
                                                  <w:marLeft w:val="640"/>
                                                  <w:marRight w:val="0"/>
                                                  <w:marTop w:val="0"/>
                                                  <w:marBottom w:val="0"/>
                                                  <w:divBdr>
                                                    <w:top w:val="none" w:sz="0" w:space="0" w:color="auto"/>
                                                    <w:left w:val="none" w:sz="0" w:space="0" w:color="auto"/>
                                                    <w:bottom w:val="none" w:sz="0" w:space="0" w:color="auto"/>
                                                    <w:right w:val="none" w:sz="0" w:space="0" w:color="auto"/>
                                                  </w:divBdr>
                                                </w:div>
                                                <w:div w:id="347606586">
                                                  <w:marLeft w:val="640"/>
                                                  <w:marRight w:val="0"/>
                                                  <w:marTop w:val="0"/>
                                                  <w:marBottom w:val="0"/>
                                                  <w:divBdr>
                                                    <w:top w:val="none" w:sz="0" w:space="0" w:color="auto"/>
                                                    <w:left w:val="none" w:sz="0" w:space="0" w:color="auto"/>
                                                    <w:bottom w:val="none" w:sz="0" w:space="0" w:color="auto"/>
                                                    <w:right w:val="none" w:sz="0" w:space="0" w:color="auto"/>
                                                  </w:divBdr>
                                                </w:div>
                                                <w:div w:id="393043226">
                                                  <w:marLeft w:val="640"/>
                                                  <w:marRight w:val="0"/>
                                                  <w:marTop w:val="0"/>
                                                  <w:marBottom w:val="0"/>
                                                  <w:divBdr>
                                                    <w:top w:val="none" w:sz="0" w:space="0" w:color="auto"/>
                                                    <w:left w:val="none" w:sz="0" w:space="0" w:color="auto"/>
                                                    <w:bottom w:val="none" w:sz="0" w:space="0" w:color="auto"/>
                                                    <w:right w:val="none" w:sz="0" w:space="0" w:color="auto"/>
                                                  </w:divBdr>
                                                </w:div>
                                                <w:div w:id="395590701">
                                                  <w:marLeft w:val="640"/>
                                                  <w:marRight w:val="0"/>
                                                  <w:marTop w:val="0"/>
                                                  <w:marBottom w:val="0"/>
                                                  <w:divBdr>
                                                    <w:top w:val="none" w:sz="0" w:space="0" w:color="auto"/>
                                                    <w:left w:val="none" w:sz="0" w:space="0" w:color="auto"/>
                                                    <w:bottom w:val="none" w:sz="0" w:space="0" w:color="auto"/>
                                                    <w:right w:val="none" w:sz="0" w:space="0" w:color="auto"/>
                                                  </w:divBdr>
                                                </w:div>
                                                <w:div w:id="430509746">
                                                  <w:marLeft w:val="640"/>
                                                  <w:marRight w:val="0"/>
                                                  <w:marTop w:val="0"/>
                                                  <w:marBottom w:val="0"/>
                                                  <w:divBdr>
                                                    <w:top w:val="none" w:sz="0" w:space="0" w:color="auto"/>
                                                    <w:left w:val="none" w:sz="0" w:space="0" w:color="auto"/>
                                                    <w:bottom w:val="none" w:sz="0" w:space="0" w:color="auto"/>
                                                    <w:right w:val="none" w:sz="0" w:space="0" w:color="auto"/>
                                                  </w:divBdr>
                                                </w:div>
                                                <w:div w:id="491067453">
                                                  <w:marLeft w:val="640"/>
                                                  <w:marRight w:val="0"/>
                                                  <w:marTop w:val="0"/>
                                                  <w:marBottom w:val="0"/>
                                                  <w:divBdr>
                                                    <w:top w:val="none" w:sz="0" w:space="0" w:color="auto"/>
                                                    <w:left w:val="none" w:sz="0" w:space="0" w:color="auto"/>
                                                    <w:bottom w:val="none" w:sz="0" w:space="0" w:color="auto"/>
                                                    <w:right w:val="none" w:sz="0" w:space="0" w:color="auto"/>
                                                  </w:divBdr>
                                                </w:div>
                                                <w:div w:id="499780213">
                                                  <w:marLeft w:val="640"/>
                                                  <w:marRight w:val="0"/>
                                                  <w:marTop w:val="0"/>
                                                  <w:marBottom w:val="0"/>
                                                  <w:divBdr>
                                                    <w:top w:val="none" w:sz="0" w:space="0" w:color="auto"/>
                                                    <w:left w:val="none" w:sz="0" w:space="0" w:color="auto"/>
                                                    <w:bottom w:val="none" w:sz="0" w:space="0" w:color="auto"/>
                                                    <w:right w:val="none" w:sz="0" w:space="0" w:color="auto"/>
                                                  </w:divBdr>
                                                </w:div>
                                                <w:div w:id="526139829">
                                                  <w:marLeft w:val="640"/>
                                                  <w:marRight w:val="0"/>
                                                  <w:marTop w:val="0"/>
                                                  <w:marBottom w:val="0"/>
                                                  <w:divBdr>
                                                    <w:top w:val="none" w:sz="0" w:space="0" w:color="auto"/>
                                                    <w:left w:val="none" w:sz="0" w:space="0" w:color="auto"/>
                                                    <w:bottom w:val="none" w:sz="0" w:space="0" w:color="auto"/>
                                                    <w:right w:val="none" w:sz="0" w:space="0" w:color="auto"/>
                                                  </w:divBdr>
                                                </w:div>
                                                <w:div w:id="556235395">
                                                  <w:marLeft w:val="640"/>
                                                  <w:marRight w:val="0"/>
                                                  <w:marTop w:val="0"/>
                                                  <w:marBottom w:val="0"/>
                                                  <w:divBdr>
                                                    <w:top w:val="none" w:sz="0" w:space="0" w:color="auto"/>
                                                    <w:left w:val="none" w:sz="0" w:space="0" w:color="auto"/>
                                                    <w:bottom w:val="none" w:sz="0" w:space="0" w:color="auto"/>
                                                    <w:right w:val="none" w:sz="0" w:space="0" w:color="auto"/>
                                                  </w:divBdr>
                                                </w:div>
                                                <w:div w:id="591277354">
                                                  <w:marLeft w:val="640"/>
                                                  <w:marRight w:val="0"/>
                                                  <w:marTop w:val="0"/>
                                                  <w:marBottom w:val="0"/>
                                                  <w:divBdr>
                                                    <w:top w:val="none" w:sz="0" w:space="0" w:color="auto"/>
                                                    <w:left w:val="none" w:sz="0" w:space="0" w:color="auto"/>
                                                    <w:bottom w:val="none" w:sz="0" w:space="0" w:color="auto"/>
                                                    <w:right w:val="none" w:sz="0" w:space="0" w:color="auto"/>
                                                  </w:divBdr>
                                                </w:div>
                                                <w:div w:id="625279504">
                                                  <w:marLeft w:val="640"/>
                                                  <w:marRight w:val="0"/>
                                                  <w:marTop w:val="0"/>
                                                  <w:marBottom w:val="0"/>
                                                  <w:divBdr>
                                                    <w:top w:val="none" w:sz="0" w:space="0" w:color="auto"/>
                                                    <w:left w:val="none" w:sz="0" w:space="0" w:color="auto"/>
                                                    <w:bottom w:val="none" w:sz="0" w:space="0" w:color="auto"/>
                                                    <w:right w:val="none" w:sz="0" w:space="0" w:color="auto"/>
                                                  </w:divBdr>
                                                </w:div>
                                                <w:div w:id="630790368">
                                                  <w:marLeft w:val="640"/>
                                                  <w:marRight w:val="0"/>
                                                  <w:marTop w:val="0"/>
                                                  <w:marBottom w:val="0"/>
                                                  <w:divBdr>
                                                    <w:top w:val="none" w:sz="0" w:space="0" w:color="auto"/>
                                                    <w:left w:val="none" w:sz="0" w:space="0" w:color="auto"/>
                                                    <w:bottom w:val="none" w:sz="0" w:space="0" w:color="auto"/>
                                                    <w:right w:val="none" w:sz="0" w:space="0" w:color="auto"/>
                                                  </w:divBdr>
                                                </w:div>
                                                <w:div w:id="706301097">
                                                  <w:marLeft w:val="640"/>
                                                  <w:marRight w:val="0"/>
                                                  <w:marTop w:val="0"/>
                                                  <w:marBottom w:val="0"/>
                                                  <w:divBdr>
                                                    <w:top w:val="none" w:sz="0" w:space="0" w:color="auto"/>
                                                    <w:left w:val="none" w:sz="0" w:space="0" w:color="auto"/>
                                                    <w:bottom w:val="none" w:sz="0" w:space="0" w:color="auto"/>
                                                    <w:right w:val="none" w:sz="0" w:space="0" w:color="auto"/>
                                                  </w:divBdr>
                                                </w:div>
                                                <w:div w:id="711997727">
                                                  <w:marLeft w:val="640"/>
                                                  <w:marRight w:val="0"/>
                                                  <w:marTop w:val="0"/>
                                                  <w:marBottom w:val="0"/>
                                                  <w:divBdr>
                                                    <w:top w:val="none" w:sz="0" w:space="0" w:color="auto"/>
                                                    <w:left w:val="none" w:sz="0" w:space="0" w:color="auto"/>
                                                    <w:bottom w:val="none" w:sz="0" w:space="0" w:color="auto"/>
                                                    <w:right w:val="none" w:sz="0" w:space="0" w:color="auto"/>
                                                  </w:divBdr>
                                                </w:div>
                                                <w:div w:id="712195441">
                                                  <w:marLeft w:val="640"/>
                                                  <w:marRight w:val="0"/>
                                                  <w:marTop w:val="0"/>
                                                  <w:marBottom w:val="0"/>
                                                  <w:divBdr>
                                                    <w:top w:val="none" w:sz="0" w:space="0" w:color="auto"/>
                                                    <w:left w:val="none" w:sz="0" w:space="0" w:color="auto"/>
                                                    <w:bottom w:val="none" w:sz="0" w:space="0" w:color="auto"/>
                                                    <w:right w:val="none" w:sz="0" w:space="0" w:color="auto"/>
                                                  </w:divBdr>
                                                </w:div>
                                                <w:div w:id="717358019">
                                                  <w:marLeft w:val="640"/>
                                                  <w:marRight w:val="0"/>
                                                  <w:marTop w:val="0"/>
                                                  <w:marBottom w:val="0"/>
                                                  <w:divBdr>
                                                    <w:top w:val="none" w:sz="0" w:space="0" w:color="auto"/>
                                                    <w:left w:val="none" w:sz="0" w:space="0" w:color="auto"/>
                                                    <w:bottom w:val="none" w:sz="0" w:space="0" w:color="auto"/>
                                                    <w:right w:val="none" w:sz="0" w:space="0" w:color="auto"/>
                                                  </w:divBdr>
                                                </w:div>
                                                <w:div w:id="805007649">
                                                  <w:marLeft w:val="640"/>
                                                  <w:marRight w:val="0"/>
                                                  <w:marTop w:val="0"/>
                                                  <w:marBottom w:val="0"/>
                                                  <w:divBdr>
                                                    <w:top w:val="none" w:sz="0" w:space="0" w:color="auto"/>
                                                    <w:left w:val="none" w:sz="0" w:space="0" w:color="auto"/>
                                                    <w:bottom w:val="none" w:sz="0" w:space="0" w:color="auto"/>
                                                    <w:right w:val="none" w:sz="0" w:space="0" w:color="auto"/>
                                                  </w:divBdr>
                                                </w:div>
                                                <w:div w:id="864171932">
                                                  <w:marLeft w:val="640"/>
                                                  <w:marRight w:val="0"/>
                                                  <w:marTop w:val="0"/>
                                                  <w:marBottom w:val="0"/>
                                                  <w:divBdr>
                                                    <w:top w:val="none" w:sz="0" w:space="0" w:color="auto"/>
                                                    <w:left w:val="none" w:sz="0" w:space="0" w:color="auto"/>
                                                    <w:bottom w:val="none" w:sz="0" w:space="0" w:color="auto"/>
                                                    <w:right w:val="none" w:sz="0" w:space="0" w:color="auto"/>
                                                  </w:divBdr>
                                                </w:div>
                                                <w:div w:id="974525154">
                                                  <w:marLeft w:val="640"/>
                                                  <w:marRight w:val="0"/>
                                                  <w:marTop w:val="0"/>
                                                  <w:marBottom w:val="0"/>
                                                  <w:divBdr>
                                                    <w:top w:val="none" w:sz="0" w:space="0" w:color="auto"/>
                                                    <w:left w:val="none" w:sz="0" w:space="0" w:color="auto"/>
                                                    <w:bottom w:val="none" w:sz="0" w:space="0" w:color="auto"/>
                                                    <w:right w:val="none" w:sz="0" w:space="0" w:color="auto"/>
                                                  </w:divBdr>
                                                </w:div>
                                                <w:div w:id="1027369864">
                                                  <w:marLeft w:val="640"/>
                                                  <w:marRight w:val="0"/>
                                                  <w:marTop w:val="0"/>
                                                  <w:marBottom w:val="0"/>
                                                  <w:divBdr>
                                                    <w:top w:val="none" w:sz="0" w:space="0" w:color="auto"/>
                                                    <w:left w:val="none" w:sz="0" w:space="0" w:color="auto"/>
                                                    <w:bottom w:val="none" w:sz="0" w:space="0" w:color="auto"/>
                                                    <w:right w:val="none" w:sz="0" w:space="0" w:color="auto"/>
                                                  </w:divBdr>
                                                </w:div>
                                                <w:div w:id="1104881538">
                                                  <w:marLeft w:val="640"/>
                                                  <w:marRight w:val="0"/>
                                                  <w:marTop w:val="0"/>
                                                  <w:marBottom w:val="0"/>
                                                  <w:divBdr>
                                                    <w:top w:val="none" w:sz="0" w:space="0" w:color="auto"/>
                                                    <w:left w:val="none" w:sz="0" w:space="0" w:color="auto"/>
                                                    <w:bottom w:val="none" w:sz="0" w:space="0" w:color="auto"/>
                                                    <w:right w:val="none" w:sz="0" w:space="0" w:color="auto"/>
                                                  </w:divBdr>
                                                </w:div>
                                                <w:div w:id="1141845257">
                                                  <w:marLeft w:val="640"/>
                                                  <w:marRight w:val="0"/>
                                                  <w:marTop w:val="0"/>
                                                  <w:marBottom w:val="0"/>
                                                  <w:divBdr>
                                                    <w:top w:val="none" w:sz="0" w:space="0" w:color="auto"/>
                                                    <w:left w:val="none" w:sz="0" w:space="0" w:color="auto"/>
                                                    <w:bottom w:val="none" w:sz="0" w:space="0" w:color="auto"/>
                                                    <w:right w:val="none" w:sz="0" w:space="0" w:color="auto"/>
                                                  </w:divBdr>
                                                </w:div>
                                                <w:div w:id="1266033135">
                                                  <w:marLeft w:val="640"/>
                                                  <w:marRight w:val="0"/>
                                                  <w:marTop w:val="0"/>
                                                  <w:marBottom w:val="0"/>
                                                  <w:divBdr>
                                                    <w:top w:val="none" w:sz="0" w:space="0" w:color="auto"/>
                                                    <w:left w:val="none" w:sz="0" w:space="0" w:color="auto"/>
                                                    <w:bottom w:val="none" w:sz="0" w:space="0" w:color="auto"/>
                                                    <w:right w:val="none" w:sz="0" w:space="0" w:color="auto"/>
                                                  </w:divBdr>
                                                </w:div>
                                                <w:div w:id="1284380530">
                                                  <w:marLeft w:val="640"/>
                                                  <w:marRight w:val="0"/>
                                                  <w:marTop w:val="0"/>
                                                  <w:marBottom w:val="0"/>
                                                  <w:divBdr>
                                                    <w:top w:val="none" w:sz="0" w:space="0" w:color="auto"/>
                                                    <w:left w:val="none" w:sz="0" w:space="0" w:color="auto"/>
                                                    <w:bottom w:val="none" w:sz="0" w:space="0" w:color="auto"/>
                                                    <w:right w:val="none" w:sz="0" w:space="0" w:color="auto"/>
                                                  </w:divBdr>
                                                </w:div>
                                                <w:div w:id="1304389645">
                                                  <w:marLeft w:val="640"/>
                                                  <w:marRight w:val="0"/>
                                                  <w:marTop w:val="0"/>
                                                  <w:marBottom w:val="0"/>
                                                  <w:divBdr>
                                                    <w:top w:val="none" w:sz="0" w:space="0" w:color="auto"/>
                                                    <w:left w:val="none" w:sz="0" w:space="0" w:color="auto"/>
                                                    <w:bottom w:val="none" w:sz="0" w:space="0" w:color="auto"/>
                                                    <w:right w:val="none" w:sz="0" w:space="0" w:color="auto"/>
                                                  </w:divBdr>
                                                </w:div>
                                                <w:div w:id="1398474794">
                                                  <w:marLeft w:val="640"/>
                                                  <w:marRight w:val="0"/>
                                                  <w:marTop w:val="0"/>
                                                  <w:marBottom w:val="0"/>
                                                  <w:divBdr>
                                                    <w:top w:val="none" w:sz="0" w:space="0" w:color="auto"/>
                                                    <w:left w:val="none" w:sz="0" w:space="0" w:color="auto"/>
                                                    <w:bottom w:val="none" w:sz="0" w:space="0" w:color="auto"/>
                                                    <w:right w:val="none" w:sz="0" w:space="0" w:color="auto"/>
                                                  </w:divBdr>
                                                </w:div>
                                                <w:div w:id="1412043964">
                                                  <w:marLeft w:val="640"/>
                                                  <w:marRight w:val="0"/>
                                                  <w:marTop w:val="0"/>
                                                  <w:marBottom w:val="0"/>
                                                  <w:divBdr>
                                                    <w:top w:val="none" w:sz="0" w:space="0" w:color="auto"/>
                                                    <w:left w:val="none" w:sz="0" w:space="0" w:color="auto"/>
                                                    <w:bottom w:val="none" w:sz="0" w:space="0" w:color="auto"/>
                                                    <w:right w:val="none" w:sz="0" w:space="0" w:color="auto"/>
                                                  </w:divBdr>
                                                </w:div>
                                                <w:div w:id="1421096237">
                                                  <w:marLeft w:val="640"/>
                                                  <w:marRight w:val="0"/>
                                                  <w:marTop w:val="0"/>
                                                  <w:marBottom w:val="0"/>
                                                  <w:divBdr>
                                                    <w:top w:val="none" w:sz="0" w:space="0" w:color="auto"/>
                                                    <w:left w:val="none" w:sz="0" w:space="0" w:color="auto"/>
                                                    <w:bottom w:val="none" w:sz="0" w:space="0" w:color="auto"/>
                                                    <w:right w:val="none" w:sz="0" w:space="0" w:color="auto"/>
                                                  </w:divBdr>
                                                </w:div>
                                                <w:div w:id="1434016163">
                                                  <w:marLeft w:val="640"/>
                                                  <w:marRight w:val="0"/>
                                                  <w:marTop w:val="0"/>
                                                  <w:marBottom w:val="0"/>
                                                  <w:divBdr>
                                                    <w:top w:val="none" w:sz="0" w:space="0" w:color="auto"/>
                                                    <w:left w:val="none" w:sz="0" w:space="0" w:color="auto"/>
                                                    <w:bottom w:val="none" w:sz="0" w:space="0" w:color="auto"/>
                                                    <w:right w:val="none" w:sz="0" w:space="0" w:color="auto"/>
                                                  </w:divBdr>
                                                </w:div>
                                                <w:div w:id="1451390108">
                                                  <w:marLeft w:val="640"/>
                                                  <w:marRight w:val="0"/>
                                                  <w:marTop w:val="0"/>
                                                  <w:marBottom w:val="0"/>
                                                  <w:divBdr>
                                                    <w:top w:val="none" w:sz="0" w:space="0" w:color="auto"/>
                                                    <w:left w:val="none" w:sz="0" w:space="0" w:color="auto"/>
                                                    <w:bottom w:val="none" w:sz="0" w:space="0" w:color="auto"/>
                                                    <w:right w:val="none" w:sz="0" w:space="0" w:color="auto"/>
                                                  </w:divBdr>
                                                </w:div>
                                                <w:div w:id="1545289285">
                                                  <w:marLeft w:val="640"/>
                                                  <w:marRight w:val="0"/>
                                                  <w:marTop w:val="0"/>
                                                  <w:marBottom w:val="0"/>
                                                  <w:divBdr>
                                                    <w:top w:val="none" w:sz="0" w:space="0" w:color="auto"/>
                                                    <w:left w:val="none" w:sz="0" w:space="0" w:color="auto"/>
                                                    <w:bottom w:val="none" w:sz="0" w:space="0" w:color="auto"/>
                                                    <w:right w:val="none" w:sz="0" w:space="0" w:color="auto"/>
                                                  </w:divBdr>
                                                </w:div>
                                                <w:div w:id="1556161581">
                                                  <w:marLeft w:val="640"/>
                                                  <w:marRight w:val="0"/>
                                                  <w:marTop w:val="0"/>
                                                  <w:marBottom w:val="0"/>
                                                  <w:divBdr>
                                                    <w:top w:val="none" w:sz="0" w:space="0" w:color="auto"/>
                                                    <w:left w:val="none" w:sz="0" w:space="0" w:color="auto"/>
                                                    <w:bottom w:val="none" w:sz="0" w:space="0" w:color="auto"/>
                                                    <w:right w:val="none" w:sz="0" w:space="0" w:color="auto"/>
                                                  </w:divBdr>
                                                </w:div>
                                                <w:div w:id="1565944064">
                                                  <w:marLeft w:val="640"/>
                                                  <w:marRight w:val="0"/>
                                                  <w:marTop w:val="0"/>
                                                  <w:marBottom w:val="0"/>
                                                  <w:divBdr>
                                                    <w:top w:val="none" w:sz="0" w:space="0" w:color="auto"/>
                                                    <w:left w:val="none" w:sz="0" w:space="0" w:color="auto"/>
                                                    <w:bottom w:val="none" w:sz="0" w:space="0" w:color="auto"/>
                                                    <w:right w:val="none" w:sz="0" w:space="0" w:color="auto"/>
                                                  </w:divBdr>
                                                </w:div>
                                                <w:div w:id="1587303218">
                                                  <w:marLeft w:val="640"/>
                                                  <w:marRight w:val="0"/>
                                                  <w:marTop w:val="0"/>
                                                  <w:marBottom w:val="0"/>
                                                  <w:divBdr>
                                                    <w:top w:val="none" w:sz="0" w:space="0" w:color="auto"/>
                                                    <w:left w:val="none" w:sz="0" w:space="0" w:color="auto"/>
                                                    <w:bottom w:val="none" w:sz="0" w:space="0" w:color="auto"/>
                                                    <w:right w:val="none" w:sz="0" w:space="0" w:color="auto"/>
                                                  </w:divBdr>
                                                </w:div>
                                                <w:div w:id="1702126867">
                                                  <w:marLeft w:val="640"/>
                                                  <w:marRight w:val="0"/>
                                                  <w:marTop w:val="0"/>
                                                  <w:marBottom w:val="0"/>
                                                  <w:divBdr>
                                                    <w:top w:val="none" w:sz="0" w:space="0" w:color="auto"/>
                                                    <w:left w:val="none" w:sz="0" w:space="0" w:color="auto"/>
                                                    <w:bottom w:val="none" w:sz="0" w:space="0" w:color="auto"/>
                                                    <w:right w:val="none" w:sz="0" w:space="0" w:color="auto"/>
                                                  </w:divBdr>
                                                </w:div>
                                                <w:div w:id="1728913422">
                                                  <w:marLeft w:val="640"/>
                                                  <w:marRight w:val="0"/>
                                                  <w:marTop w:val="0"/>
                                                  <w:marBottom w:val="0"/>
                                                  <w:divBdr>
                                                    <w:top w:val="none" w:sz="0" w:space="0" w:color="auto"/>
                                                    <w:left w:val="none" w:sz="0" w:space="0" w:color="auto"/>
                                                    <w:bottom w:val="none" w:sz="0" w:space="0" w:color="auto"/>
                                                    <w:right w:val="none" w:sz="0" w:space="0" w:color="auto"/>
                                                  </w:divBdr>
                                                </w:div>
                                                <w:div w:id="1731347039">
                                                  <w:marLeft w:val="640"/>
                                                  <w:marRight w:val="0"/>
                                                  <w:marTop w:val="0"/>
                                                  <w:marBottom w:val="0"/>
                                                  <w:divBdr>
                                                    <w:top w:val="none" w:sz="0" w:space="0" w:color="auto"/>
                                                    <w:left w:val="none" w:sz="0" w:space="0" w:color="auto"/>
                                                    <w:bottom w:val="none" w:sz="0" w:space="0" w:color="auto"/>
                                                    <w:right w:val="none" w:sz="0" w:space="0" w:color="auto"/>
                                                  </w:divBdr>
                                                </w:div>
                                                <w:div w:id="1781683375">
                                                  <w:marLeft w:val="640"/>
                                                  <w:marRight w:val="0"/>
                                                  <w:marTop w:val="0"/>
                                                  <w:marBottom w:val="0"/>
                                                  <w:divBdr>
                                                    <w:top w:val="none" w:sz="0" w:space="0" w:color="auto"/>
                                                    <w:left w:val="none" w:sz="0" w:space="0" w:color="auto"/>
                                                    <w:bottom w:val="none" w:sz="0" w:space="0" w:color="auto"/>
                                                    <w:right w:val="none" w:sz="0" w:space="0" w:color="auto"/>
                                                  </w:divBdr>
                                                </w:div>
                                                <w:div w:id="1784497065">
                                                  <w:marLeft w:val="640"/>
                                                  <w:marRight w:val="0"/>
                                                  <w:marTop w:val="0"/>
                                                  <w:marBottom w:val="0"/>
                                                  <w:divBdr>
                                                    <w:top w:val="none" w:sz="0" w:space="0" w:color="auto"/>
                                                    <w:left w:val="none" w:sz="0" w:space="0" w:color="auto"/>
                                                    <w:bottom w:val="none" w:sz="0" w:space="0" w:color="auto"/>
                                                    <w:right w:val="none" w:sz="0" w:space="0" w:color="auto"/>
                                                  </w:divBdr>
                                                </w:div>
                                                <w:div w:id="1849832156">
                                                  <w:marLeft w:val="640"/>
                                                  <w:marRight w:val="0"/>
                                                  <w:marTop w:val="0"/>
                                                  <w:marBottom w:val="0"/>
                                                  <w:divBdr>
                                                    <w:top w:val="none" w:sz="0" w:space="0" w:color="auto"/>
                                                    <w:left w:val="none" w:sz="0" w:space="0" w:color="auto"/>
                                                    <w:bottom w:val="none" w:sz="0" w:space="0" w:color="auto"/>
                                                    <w:right w:val="none" w:sz="0" w:space="0" w:color="auto"/>
                                                  </w:divBdr>
                                                </w:div>
                                                <w:div w:id="1876238016">
                                                  <w:marLeft w:val="640"/>
                                                  <w:marRight w:val="0"/>
                                                  <w:marTop w:val="0"/>
                                                  <w:marBottom w:val="0"/>
                                                  <w:divBdr>
                                                    <w:top w:val="none" w:sz="0" w:space="0" w:color="auto"/>
                                                    <w:left w:val="none" w:sz="0" w:space="0" w:color="auto"/>
                                                    <w:bottom w:val="none" w:sz="0" w:space="0" w:color="auto"/>
                                                    <w:right w:val="none" w:sz="0" w:space="0" w:color="auto"/>
                                                  </w:divBdr>
                                                </w:div>
                                                <w:div w:id="1889339078">
                                                  <w:marLeft w:val="640"/>
                                                  <w:marRight w:val="0"/>
                                                  <w:marTop w:val="0"/>
                                                  <w:marBottom w:val="0"/>
                                                  <w:divBdr>
                                                    <w:top w:val="none" w:sz="0" w:space="0" w:color="auto"/>
                                                    <w:left w:val="none" w:sz="0" w:space="0" w:color="auto"/>
                                                    <w:bottom w:val="none" w:sz="0" w:space="0" w:color="auto"/>
                                                    <w:right w:val="none" w:sz="0" w:space="0" w:color="auto"/>
                                                  </w:divBdr>
                                                </w:div>
                                                <w:div w:id="1980962338">
                                                  <w:marLeft w:val="640"/>
                                                  <w:marRight w:val="0"/>
                                                  <w:marTop w:val="0"/>
                                                  <w:marBottom w:val="0"/>
                                                  <w:divBdr>
                                                    <w:top w:val="none" w:sz="0" w:space="0" w:color="auto"/>
                                                    <w:left w:val="none" w:sz="0" w:space="0" w:color="auto"/>
                                                    <w:bottom w:val="none" w:sz="0" w:space="0" w:color="auto"/>
                                                    <w:right w:val="none" w:sz="0" w:space="0" w:color="auto"/>
                                                  </w:divBdr>
                                                </w:div>
                                                <w:div w:id="2055343596">
                                                  <w:marLeft w:val="640"/>
                                                  <w:marRight w:val="0"/>
                                                  <w:marTop w:val="0"/>
                                                  <w:marBottom w:val="0"/>
                                                  <w:divBdr>
                                                    <w:top w:val="none" w:sz="0" w:space="0" w:color="auto"/>
                                                    <w:left w:val="none" w:sz="0" w:space="0" w:color="auto"/>
                                                    <w:bottom w:val="none" w:sz="0" w:space="0" w:color="auto"/>
                                                    <w:right w:val="none" w:sz="0" w:space="0" w:color="auto"/>
                                                  </w:divBdr>
                                                </w:div>
                                                <w:div w:id="2074084690">
                                                  <w:marLeft w:val="640"/>
                                                  <w:marRight w:val="0"/>
                                                  <w:marTop w:val="0"/>
                                                  <w:marBottom w:val="0"/>
                                                  <w:divBdr>
                                                    <w:top w:val="none" w:sz="0" w:space="0" w:color="auto"/>
                                                    <w:left w:val="none" w:sz="0" w:space="0" w:color="auto"/>
                                                    <w:bottom w:val="none" w:sz="0" w:space="0" w:color="auto"/>
                                                    <w:right w:val="none" w:sz="0" w:space="0" w:color="auto"/>
                                                  </w:divBdr>
                                                </w:div>
                                                <w:div w:id="2094234152">
                                                  <w:marLeft w:val="640"/>
                                                  <w:marRight w:val="0"/>
                                                  <w:marTop w:val="0"/>
                                                  <w:marBottom w:val="0"/>
                                                  <w:divBdr>
                                                    <w:top w:val="none" w:sz="0" w:space="0" w:color="auto"/>
                                                    <w:left w:val="none" w:sz="0" w:space="0" w:color="auto"/>
                                                    <w:bottom w:val="none" w:sz="0" w:space="0" w:color="auto"/>
                                                    <w:right w:val="none" w:sz="0" w:space="0" w:color="auto"/>
                                                  </w:divBdr>
                                                </w:div>
                                                <w:div w:id="2125267320">
                                                  <w:marLeft w:val="640"/>
                                                  <w:marRight w:val="0"/>
                                                  <w:marTop w:val="0"/>
                                                  <w:marBottom w:val="0"/>
                                                  <w:divBdr>
                                                    <w:top w:val="none" w:sz="0" w:space="0" w:color="auto"/>
                                                    <w:left w:val="none" w:sz="0" w:space="0" w:color="auto"/>
                                                    <w:bottom w:val="none" w:sz="0" w:space="0" w:color="auto"/>
                                                    <w:right w:val="none" w:sz="0" w:space="0" w:color="auto"/>
                                                  </w:divBdr>
                                                </w:div>
                                              </w:divsChild>
                                            </w:div>
                                            <w:div w:id="1739741291">
                                              <w:marLeft w:val="0"/>
                                              <w:marRight w:val="0"/>
                                              <w:marTop w:val="0"/>
                                              <w:marBottom w:val="0"/>
                                              <w:divBdr>
                                                <w:top w:val="none" w:sz="0" w:space="0" w:color="auto"/>
                                                <w:left w:val="none" w:sz="0" w:space="0" w:color="auto"/>
                                                <w:bottom w:val="none" w:sz="0" w:space="0" w:color="auto"/>
                                                <w:right w:val="none" w:sz="0" w:space="0" w:color="auto"/>
                                              </w:divBdr>
                                              <w:divsChild>
                                                <w:div w:id="19166634">
                                                  <w:marLeft w:val="640"/>
                                                  <w:marRight w:val="0"/>
                                                  <w:marTop w:val="0"/>
                                                  <w:marBottom w:val="0"/>
                                                  <w:divBdr>
                                                    <w:top w:val="none" w:sz="0" w:space="0" w:color="auto"/>
                                                    <w:left w:val="none" w:sz="0" w:space="0" w:color="auto"/>
                                                    <w:bottom w:val="none" w:sz="0" w:space="0" w:color="auto"/>
                                                    <w:right w:val="none" w:sz="0" w:space="0" w:color="auto"/>
                                                  </w:divBdr>
                                                </w:div>
                                                <w:div w:id="54356238">
                                                  <w:marLeft w:val="640"/>
                                                  <w:marRight w:val="0"/>
                                                  <w:marTop w:val="0"/>
                                                  <w:marBottom w:val="0"/>
                                                  <w:divBdr>
                                                    <w:top w:val="none" w:sz="0" w:space="0" w:color="auto"/>
                                                    <w:left w:val="none" w:sz="0" w:space="0" w:color="auto"/>
                                                    <w:bottom w:val="none" w:sz="0" w:space="0" w:color="auto"/>
                                                    <w:right w:val="none" w:sz="0" w:space="0" w:color="auto"/>
                                                  </w:divBdr>
                                                </w:div>
                                                <w:div w:id="114102612">
                                                  <w:marLeft w:val="640"/>
                                                  <w:marRight w:val="0"/>
                                                  <w:marTop w:val="0"/>
                                                  <w:marBottom w:val="0"/>
                                                  <w:divBdr>
                                                    <w:top w:val="none" w:sz="0" w:space="0" w:color="auto"/>
                                                    <w:left w:val="none" w:sz="0" w:space="0" w:color="auto"/>
                                                    <w:bottom w:val="none" w:sz="0" w:space="0" w:color="auto"/>
                                                    <w:right w:val="none" w:sz="0" w:space="0" w:color="auto"/>
                                                  </w:divBdr>
                                                </w:div>
                                                <w:div w:id="129901278">
                                                  <w:marLeft w:val="640"/>
                                                  <w:marRight w:val="0"/>
                                                  <w:marTop w:val="0"/>
                                                  <w:marBottom w:val="0"/>
                                                  <w:divBdr>
                                                    <w:top w:val="none" w:sz="0" w:space="0" w:color="auto"/>
                                                    <w:left w:val="none" w:sz="0" w:space="0" w:color="auto"/>
                                                    <w:bottom w:val="none" w:sz="0" w:space="0" w:color="auto"/>
                                                    <w:right w:val="none" w:sz="0" w:space="0" w:color="auto"/>
                                                  </w:divBdr>
                                                </w:div>
                                                <w:div w:id="131674779">
                                                  <w:marLeft w:val="640"/>
                                                  <w:marRight w:val="0"/>
                                                  <w:marTop w:val="0"/>
                                                  <w:marBottom w:val="0"/>
                                                  <w:divBdr>
                                                    <w:top w:val="none" w:sz="0" w:space="0" w:color="auto"/>
                                                    <w:left w:val="none" w:sz="0" w:space="0" w:color="auto"/>
                                                    <w:bottom w:val="none" w:sz="0" w:space="0" w:color="auto"/>
                                                    <w:right w:val="none" w:sz="0" w:space="0" w:color="auto"/>
                                                  </w:divBdr>
                                                </w:div>
                                                <w:div w:id="133910076">
                                                  <w:marLeft w:val="640"/>
                                                  <w:marRight w:val="0"/>
                                                  <w:marTop w:val="0"/>
                                                  <w:marBottom w:val="0"/>
                                                  <w:divBdr>
                                                    <w:top w:val="none" w:sz="0" w:space="0" w:color="auto"/>
                                                    <w:left w:val="none" w:sz="0" w:space="0" w:color="auto"/>
                                                    <w:bottom w:val="none" w:sz="0" w:space="0" w:color="auto"/>
                                                    <w:right w:val="none" w:sz="0" w:space="0" w:color="auto"/>
                                                  </w:divBdr>
                                                </w:div>
                                                <w:div w:id="202444608">
                                                  <w:marLeft w:val="640"/>
                                                  <w:marRight w:val="0"/>
                                                  <w:marTop w:val="0"/>
                                                  <w:marBottom w:val="0"/>
                                                  <w:divBdr>
                                                    <w:top w:val="none" w:sz="0" w:space="0" w:color="auto"/>
                                                    <w:left w:val="none" w:sz="0" w:space="0" w:color="auto"/>
                                                    <w:bottom w:val="none" w:sz="0" w:space="0" w:color="auto"/>
                                                    <w:right w:val="none" w:sz="0" w:space="0" w:color="auto"/>
                                                  </w:divBdr>
                                                </w:div>
                                                <w:div w:id="220750435">
                                                  <w:marLeft w:val="640"/>
                                                  <w:marRight w:val="0"/>
                                                  <w:marTop w:val="0"/>
                                                  <w:marBottom w:val="0"/>
                                                  <w:divBdr>
                                                    <w:top w:val="none" w:sz="0" w:space="0" w:color="auto"/>
                                                    <w:left w:val="none" w:sz="0" w:space="0" w:color="auto"/>
                                                    <w:bottom w:val="none" w:sz="0" w:space="0" w:color="auto"/>
                                                    <w:right w:val="none" w:sz="0" w:space="0" w:color="auto"/>
                                                  </w:divBdr>
                                                </w:div>
                                                <w:div w:id="263198771">
                                                  <w:marLeft w:val="640"/>
                                                  <w:marRight w:val="0"/>
                                                  <w:marTop w:val="0"/>
                                                  <w:marBottom w:val="0"/>
                                                  <w:divBdr>
                                                    <w:top w:val="none" w:sz="0" w:space="0" w:color="auto"/>
                                                    <w:left w:val="none" w:sz="0" w:space="0" w:color="auto"/>
                                                    <w:bottom w:val="none" w:sz="0" w:space="0" w:color="auto"/>
                                                    <w:right w:val="none" w:sz="0" w:space="0" w:color="auto"/>
                                                  </w:divBdr>
                                                </w:div>
                                                <w:div w:id="305625371">
                                                  <w:marLeft w:val="640"/>
                                                  <w:marRight w:val="0"/>
                                                  <w:marTop w:val="0"/>
                                                  <w:marBottom w:val="0"/>
                                                  <w:divBdr>
                                                    <w:top w:val="none" w:sz="0" w:space="0" w:color="auto"/>
                                                    <w:left w:val="none" w:sz="0" w:space="0" w:color="auto"/>
                                                    <w:bottom w:val="none" w:sz="0" w:space="0" w:color="auto"/>
                                                    <w:right w:val="none" w:sz="0" w:space="0" w:color="auto"/>
                                                  </w:divBdr>
                                                </w:div>
                                                <w:div w:id="330377362">
                                                  <w:marLeft w:val="640"/>
                                                  <w:marRight w:val="0"/>
                                                  <w:marTop w:val="0"/>
                                                  <w:marBottom w:val="0"/>
                                                  <w:divBdr>
                                                    <w:top w:val="none" w:sz="0" w:space="0" w:color="auto"/>
                                                    <w:left w:val="none" w:sz="0" w:space="0" w:color="auto"/>
                                                    <w:bottom w:val="none" w:sz="0" w:space="0" w:color="auto"/>
                                                    <w:right w:val="none" w:sz="0" w:space="0" w:color="auto"/>
                                                  </w:divBdr>
                                                </w:div>
                                                <w:div w:id="379860557">
                                                  <w:marLeft w:val="640"/>
                                                  <w:marRight w:val="0"/>
                                                  <w:marTop w:val="0"/>
                                                  <w:marBottom w:val="0"/>
                                                  <w:divBdr>
                                                    <w:top w:val="none" w:sz="0" w:space="0" w:color="auto"/>
                                                    <w:left w:val="none" w:sz="0" w:space="0" w:color="auto"/>
                                                    <w:bottom w:val="none" w:sz="0" w:space="0" w:color="auto"/>
                                                    <w:right w:val="none" w:sz="0" w:space="0" w:color="auto"/>
                                                  </w:divBdr>
                                                </w:div>
                                                <w:div w:id="423696218">
                                                  <w:marLeft w:val="640"/>
                                                  <w:marRight w:val="0"/>
                                                  <w:marTop w:val="0"/>
                                                  <w:marBottom w:val="0"/>
                                                  <w:divBdr>
                                                    <w:top w:val="none" w:sz="0" w:space="0" w:color="auto"/>
                                                    <w:left w:val="none" w:sz="0" w:space="0" w:color="auto"/>
                                                    <w:bottom w:val="none" w:sz="0" w:space="0" w:color="auto"/>
                                                    <w:right w:val="none" w:sz="0" w:space="0" w:color="auto"/>
                                                  </w:divBdr>
                                                </w:div>
                                                <w:div w:id="462847085">
                                                  <w:marLeft w:val="640"/>
                                                  <w:marRight w:val="0"/>
                                                  <w:marTop w:val="0"/>
                                                  <w:marBottom w:val="0"/>
                                                  <w:divBdr>
                                                    <w:top w:val="none" w:sz="0" w:space="0" w:color="auto"/>
                                                    <w:left w:val="none" w:sz="0" w:space="0" w:color="auto"/>
                                                    <w:bottom w:val="none" w:sz="0" w:space="0" w:color="auto"/>
                                                    <w:right w:val="none" w:sz="0" w:space="0" w:color="auto"/>
                                                  </w:divBdr>
                                                </w:div>
                                                <w:div w:id="478888475">
                                                  <w:marLeft w:val="640"/>
                                                  <w:marRight w:val="0"/>
                                                  <w:marTop w:val="0"/>
                                                  <w:marBottom w:val="0"/>
                                                  <w:divBdr>
                                                    <w:top w:val="none" w:sz="0" w:space="0" w:color="auto"/>
                                                    <w:left w:val="none" w:sz="0" w:space="0" w:color="auto"/>
                                                    <w:bottom w:val="none" w:sz="0" w:space="0" w:color="auto"/>
                                                    <w:right w:val="none" w:sz="0" w:space="0" w:color="auto"/>
                                                  </w:divBdr>
                                                </w:div>
                                                <w:div w:id="559295179">
                                                  <w:marLeft w:val="640"/>
                                                  <w:marRight w:val="0"/>
                                                  <w:marTop w:val="0"/>
                                                  <w:marBottom w:val="0"/>
                                                  <w:divBdr>
                                                    <w:top w:val="none" w:sz="0" w:space="0" w:color="auto"/>
                                                    <w:left w:val="none" w:sz="0" w:space="0" w:color="auto"/>
                                                    <w:bottom w:val="none" w:sz="0" w:space="0" w:color="auto"/>
                                                    <w:right w:val="none" w:sz="0" w:space="0" w:color="auto"/>
                                                  </w:divBdr>
                                                </w:div>
                                                <w:div w:id="581138914">
                                                  <w:marLeft w:val="640"/>
                                                  <w:marRight w:val="0"/>
                                                  <w:marTop w:val="0"/>
                                                  <w:marBottom w:val="0"/>
                                                  <w:divBdr>
                                                    <w:top w:val="none" w:sz="0" w:space="0" w:color="auto"/>
                                                    <w:left w:val="none" w:sz="0" w:space="0" w:color="auto"/>
                                                    <w:bottom w:val="none" w:sz="0" w:space="0" w:color="auto"/>
                                                    <w:right w:val="none" w:sz="0" w:space="0" w:color="auto"/>
                                                  </w:divBdr>
                                                </w:div>
                                                <w:div w:id="598291445">
                                                  <w:marLeft w:val="640"/>
                                                  <w:marRight w:val="0"/>
                                                  <w:marTop w:val="0"/>
                                                  <w:marBottom w:val="0"/>
                                                  <w:divBdr>
                                                    <w:top w:val="none" w:sz="0" w:space="0" w:color="auto"/>
                                                    <w:left w:val="none" w:sz="0" w:space="0" w:color="auto"/>
                                                    <w:bottom w:val="none" w:sz="0" w:space="0" w:color="auto"/>
                                                    <w:right w:val="none" w:sz="0" w:space="0" w:color="auto"/>
                                                  </w:divBdr>
                                                </w:div>
                                                <w:div w:id="641468473">
                                                  <w:marLeft w:val="640"/>
                                                  <w:marRight w:val="0"/>
                                                  <w:marTop w:val="0"/>
                                                  <w:marBottom w:val="0"/>
                                                  <w:divBdr>
                                                    <w:top w:val="none" w:sz="0" w:space="0" w:color="auto"/>
                                                    <w:left w:val="none" w:sz="0" w:space="0" w:color="auto"/>
                                                    <w:bottom w:val="none" w:sz="0" w:space="0" w:color="auto"/>
                                                    <w:right w:val="none" w:sz="0" w:space="0" w:color="auto"/>
                                                  </w:divBdr>
                                                </w:div>
                                                <w:div w:id="720834500">
                                                  <w:marLeft w:val="640"/>
                                                  <w:marRight w:val="0"/>
                                                  <w:marTop w:val="0"/>
                                                  <w:marBottom w:val="0"/>
                                                  <w:divBdr>
                                                    <w:top w:val="none" w:sz="0" w:space="0" w:color="auto"/>
                                                    <w:left w:val="none" w:sz="0" w:space="0" w:color="auto"/>
                                                    <w:bottom w:val="none" w:sz="0" w:space="0" w:color="auto"/>
                                                    <w:right w:val="none" w:sz="0" w:space="0" w:color="auto"/>
                                                  </w:divBdr>
                                                </w:div>
                                                <w:div w:id="764805158">
                                                  <w:marLeft w:val="640"/>
                                                  <w:marRight w:val="0"/>
                                                  <w:marTop w:val="0"/>
                                                  <w:marBottom w:val="0"/>
                                                  <w:divBdr>
                                                    <w:top w:val="none" w:sz="0" w:space="0" w:color="auto"/>
                                                    <w:left w:val="none" w:sz="0" w:space="0" w:color="auto"/>
                                                    <w:bottom w:val="none" w:sz="0" w:space="0" w:color="auto"/>
                                                    <w:right w:val="none" w:sz="0" w:space="0" w:color="auto"/>
                                                  </w:divBdr>
                                                </w:div>
                                                <w:div w:id="776144328">
                                                  <w:marLeft w:val="640"/>
                                                  <w:marRight w:val="0"/>
                                                  <w:marTop w:val="0"/>
                                                  <w:marBottom w:val="0"/>
                                                  <w:divBdr>
                                                    <w:top w:val="none" w:sz="0" w:space="0" w:color="auto"/>
                                                    <w:left w:val="none" w:sz="0" w:space="0" w:color="auto"/>
                                                    <w:bottom w:val="none" w:sz="0" w:space="0" w:color="auto"/>
                                                    <w:right w:val="none" w:sz="0" w:space="0" w:color="auto"/>
                                                  </w:divBdr>
                                                </w:div>
                                                <w:div w:id="832257383">
                                                  <w:marLeft w:val="640"/>
                                                  <w:marRight w:val="0"/>
                                                  <w:marTop w:val="0"/>
                                                  <w:marBottom w:val="0"/>
                                                  <w:divBdr>
                                                    <w:top w:val="none" w:sz="0" w:space="0" w:color="auto"/>
                                                    <w:left w:val="none" w:sz="0" w:space="0" w:color="auto"/>
                                                    <w:bottom w:val="none" w:sz="0" w:space="0" w:color="auto"/>
                                                    <w:right w:val="none" w:sz="0" w:space="0" w:color="auto"/>
                                                  </w:divBdr>
                                                </w:div>
                                                <w:div w:id="833716027">
                                                  <w:marLeft w:val="640"/>
                                                  <w:marRight w:val="0"/>
                                                  <w:marTop w:val="0"/>
                                                  <w:marBottom w:val="0"/>
                                                  <w:divBdr>
                                                    <w:top w:val="none" w:sz="0" w:space="0" w:color="auto"/>
                                                    <w:left w:val="none" w:sz="0" w:space="0" w:color="auto"/>
                                                    <w:bottom w:val="none" w:sz="0" w:space="0" w:color="auto"/>
                                                    <w:right w:val="none" w:sz="0" w:space="0" w:color="auto"/>
                                                  </w:divBdr>
                                                </w:div>
                                                <w:div w:id="877156846">
                                                  <w:marLeft w:val="640"/>
                                                  <w:marRight w:val="0"/>
                                                  <w:marTop w:val="0"/>
                                                  <w:marBottom w:val="0"/>
                                                  <w:divBdr>
                                                    <w:top w:val="none" w:sz="0" w:space="0" w:color="auto"/>
                                                    <w:left w:val="none" w:sz="0" w:space="0" w:color="auto"/>
                                                    <w:bottom w:val="none" w:sz="0" w:space="0" w:color="auto"/>
                                                    <w:right w:val="none" w:sz="0" w:space="0" w:color="auto"/>
                                                  </w:divBdr>
                                                </w:div>
                                                <w:div w:id="910313370">
                                                  <w:marLeft w:val="640"/>
                                                  <w:marRight w:val="0"/>
                                                  <w:marTop w:val="0"/>
                                                  <w:marBottom w:val="0"/>
                                                  <w:divBdr>
                                                    <w:top w:val="none" w:sz="0" w:space="0" w:color="auto"/>
                                                    <w:left w:val="none" w:sz="0" w:space="0" w:color="auto"/>
                                                    <w:bottom w:val="none" w:sz="0" w:space="0" w:color="auto"/>
                                                    <w:right w:val="none" w:sz="0" w:space="0" w:color="auto"/>
                                                  </w:divBdr>
                                                </w:div>
                                                <w:div w:id="917978464">
                                                  <w:marLeft w:val="640"/>
                                                  <w:marRight w:val="0"/>
                                                  <w:marTop w:val="0"/>
                                                  <w:marBottom w:val="0"/>
                                                  <w:divBdr>
                                                    <w:top w:val="none" w:sz="0" w:space="0" w:color="auto"/>
                                                    <w:left w:val="none" w:sz="0" w:space="0" w:color="auto"/>
                                                    <w:bottom w:val="none" w:sz="0" w:space="0" w:color="auto"/>
                                                    <w:right w:val="none" w:sz="0" w:space="0" w:color="auto"/>
                                                  </w:divBdr>
                                                </w:div>
                                                <w:div w:id="928468352">
                                                  <w:marLeft w:val="640"/>
                                                  <w:marRight w:val="0"/>
                                                  <w:marTop w:val="0"/>
                                                  <w:marBottom w:val="0"/>
                                                  <w:divBdr>
                                                    <w:top w:val="none" w:sz="0" w:space="0" w:color="auto"/>
                                                    <w:left w:val="none" w:sz="0" w:space="0" w:color="auto"/>
                                                    <w:bottom w:val="none" w:sz="0" w:space="0" w:color="auto"/>
                                                    <w:right w:val="none" w:sz="0" w:space="0" w:color="auto"/>
                                                  </w:divBdr>
                                                </w:div>
                                                <w:div w:id="934359100">
                                                  <w:marLeft w:val="640"/>
                                                  <w:marRight w:val="0"/>
                                                  <w:marTop w:val="0"/>
                                                  <w:marBottom w:val="0"/>
                                                  <w:divBdr>
                                                    <w:top w:val="none" w:sz="0" w:space="0" w:color="auto"/>
                                                    <w:left w:val="none" w:sz="0" w:space="0" w:color="auto"/>
                                                    <w:bottom w:val="none" w:sz="0" w:space="0" w:color="auto"/>
                                                    <w:right w:val="none" w:sz="0" w:space="0" w:color="auto"/>
                                                  </w:divBdr>
                                                </w:div>
                                                <w:div w:id="990982030">
                                                  <w:marLeft w:val="640"/>
                                                  <w:marRight w:val="0"/>
                                                  <w:marTop w:val="0"/>
                                                  <w:marBottom w:val="0"/>
                                                  <w:divBdr>
                                                    <w:top w:val="none" w:sz="0" w:space="0" w:color="auto"/>
                                                    <w:left w:val="none" w:sz="0" w:space="0" w:color="auto"/>
                                                    <w:bottom w:val="none" w:sz="0" w:space="0" w:color="auto"/>
                                                    <w:right w:val="none" w:sz="0" w:space="0" w:color="auto"/>
                                                  </w:divBdr>
                                                </w:div>
                                                <w:div w:id="1006059012">
                                                  <w:marLeft w:val="640"/>
                                                  <w:marRight w:val="0"/>
                                                  <w:marTop w:val="0"/>
                                                  <w:marBottom w:val="0"/>
                                                  <w:divBdr>
                                                    <w:top w:val="none" w:sz="0" w:space="0" w:color="auto"/>
                                                    <w:left w:val="none" w:sz="0" w:space="0" w:color="auto"/>
                                                    <w:bottom w:val="none" w:sz="0" w:space="0" w:color="auto"/>
                                                    <w:right w:val="none" w:sz="0" w:space="0" w:color="auto"/>
                                                  </w:divBdr>
                                                </w:div>
                                                <w:div w:id="1058480100">
                                                  <w:marLeft w:val="640"/>
                                                  <w:marRight w:val="0"/>
                                                  <w:marTop w:val="0"/>
                                                  <w:marBottom w:val="0"/>
                                                  <w:divBdr>
                                                    <w:top w:val="none" w:sz="0" w:space="0" w:color="auto"/>
                                                    <w:left w:val="none" w:sz="0" w:space="0" w:color="auto"/>
                                                    <w:bottom w:val="none" w:sz="0" w:space="0" w:color="auto"/>
                                                    <w:right w:val="none" w:sz="0" w:space="0" w:color="auto"/>
                                                  </w:divBdr>
                                                </w:div>
                                                <w:div w:id="1120882962">
                                                  <w:marLeft w:val="640"/>
                                                  <w:marRight w:val="0"/>
                                                  <w:marTop w:val="0"/>
                                                  <w:marBottom w:val="0"/>
                                                  <w:divBdr>
                                                    <w:top w:val="none" w:sz="0" w:space="0" w:color="auto"/>
                                                    <w:left w:val="none" w:sz="0" w:space="0" w:color="auto"/>
                                                    <w:bottom w:val="none" w:sz="0" w:space="0" w:color="auto"/>
                                                    <w:right w:val="none" w:sz="0" w:space="0" w:color="auto"/>
                                                  </w:divBdr>
                                                </w:div>
                                                <w:div w:id="1130123486">
                                                  <w:marLeft w:val="640"/>
                                                  <w:marRight w:val="0"/>
                                                  <w:marTop w:val="0"/>
                                                  <w:marBottom w:val="0"/>
                                                  <w:divBdr>
                                                    <w:top w:val="none" w:sz="0" w:space="0" w:color="auto"/>
                                                    <w:left w:val="none" w:sz="0" w:space="0" w:color="auto"/>
                                                    <w:bottom w:val="none" w:sz="0" w:space="0" w:color="auto"/>
                                                    <w:right w:val="none" w:sz="0" w:space="0" w:color="auto"/>
                                                  </w:divBdr>
                                                </w:div>
                                                <w:div w:id="1197163015">
                                                  <w:marLeft w:val="640"/>
                                                  <w:marRight w:val="0"/>
                                                  <w:marTop w:val="0"/>
                                                  <w:marBottom w:val="0"/>
                                                  <w:divBdr>
                                                    <w:top w:val="none" w:sz="0" w:space="0" w:color="auto"/>
                                                    <w:left w:val="none" w:sz="0" w:space="0" w:color="auto"/>
                                                    <w:bottom w:val="none" w:sz="0" w:space="0" w:color="auto"/>
                                                    <w:right w:val="none" w:sz="0" w:space="0" w:color="auto"/>
                                                  </w:divBdr>
                                                </w:div>
                                                <w:div w:id="1267273131">
                                                  <w:marLeft w:val="640"/>
                                                  <w:marRight w:val="0"/>
                                                  <w:marTop w:val="0"/>
                                                  <w:marBottom w:val="0"/>
                                                  <w:divBdr>
                                                    <w:top w:val="none" w:sz="0" w:space="0" w:color="auto"/>
                                                    <w:left w:val="none" w:sz="0" w:space="0" w:color="auto"/>
                                                    <w:bottom w:val="none" w:sz="0" w:space="0" w:color="auto"/>
                                                    <w:right w:val="none" w:sz="0" w:space="0" w:color="auto"/>
                                                  </w:divBdr>
                                                </w:div>
                                                <w:div w:id="1330911974">
                                                  <w:marLeft w:val="640"/>
                                                  <w:marRight w:val="0"/>
                                                  <w:marTop w:val="0"/>
                                                  <w:marBottom w:val="0"/>
                                                  <w:divBdr>
                                                    <w:top w:val="none" w:sz="0" w:space="0" w:color="auto"/>
                                                    <w:left w:val="none" w:sz="0" w:space="0" w:color="auto"/>
                                                    <w:bottom w:val="none" w:sz="0" w:space="0" w:color="auto"/>
                                                    <w:right w:val="none" w:sz="0" w:space="0" w:color="auto"/>
                                                  </w:divBdr>
                                                </w:div>
                                                <w:div w:id="1348100979">
                                                  <w:marLeft w:val="640"/>
                                                  <w:marRight w:val="0"/>
                                                  <w:marTop w:val="0"/>
                                                  <w:marBottom w:val="0"/>
                                                  <w:divBdr>
                                                    <w:top w:val="none" w:sz="0" w:space="0" w:color="auto"/>
                                                    <w:left w:val="none" w:sz="0" w:space="0" w:color="auto"/>
                                                    <w:bottom w:val="none" w:sz="0" w:space="0" w:color="auto"/>
                                                    <w:right w:val="none" w:sz="0" w:space="0" w:color="auto"/>
                                                  </w:divBdr>
                                                </w:div>
                                                <w:div w:id="1370836614">
                                                  <w:marLeft w:val="640"/>
                                                  <w:marRight w:val="0"/>
                                                  <w:marTop w:val="0"/>
                                                  <w:marBottom w:val="0"/>
                                                  <w:divBdr>
                                                    <w:top w:val="none" w:sz="0" w:space="0" w:color="auto"/>
                                                    <w:left w:val="none" w:sz="0" w:space="0" w:color="auto"/>
                                                    <w:bottom w:val="none" w:sz="0" w:space="0" w:color="auto"/>
                                                    <w:right w:val="none" w:sz="0" w:space="0" w:color="auto"/>
                                                  </w:divBdr>
                                                </w:div>
                                                <w:div w:id="1450976662">
                                                  <w:marLeft w:val="640"/>
                                                  <w:marRight w:val="0"/>
                                                  <w:marTop w:val="0"/>
                                                  <w:marBottom w:val="0"/>
                                                  <w:divBdr>
                                                    <w:top w:val="none" w:sz="0" w:space="0" w:color="auto"/>
                                                    <w:left w:val="none" w:sz="0" w:space="0" w:color="auto"/>
                                                    <w:bottom w:val="none" w:sz="0" w:space="0" w:color="auto"/>
                                                    <w:right w:val="none" w:sz="0" w:space="0" w:color="auto"/>
                                                  </w:divBdr>
                                                </w:div>
                                                <w:div w:id="1477911287">
                                                  <w:marLeft w:val="640"/>
                                                  <w:marRight w:val="0"/>
                                                  <w:marTop w:val="0"/>
                                                  <w:marBottom w:val="0"/>
                                                  <w:divBdr>
                                                    <w:top w:val="none" w:sz="0" w:space="0" w:color="auto"/>
                                                    <w:left w:val="none" w:sz="0" w:space="0" w:color="auto"/>
                                                    <w:bottom w:val="none" w:sz="0" w:space="0" w:color="auto"/>
                                                    <w:right w:val="none" w:sz="0" w:space="0" w:color="auto"/>
                                                  </w:divBdr>
                                                </w:div>
                                                <w:div w:id="1656301538">
                                                  <w:marLeft w:val="640"/>
                                                  <w:marRight w:val="0"/>
                                                  <w:marTop w:val="0"/>
                                                  <w:marBottom w:val="0"/>
                                                  <w:divBdr>
                                                    <w:top w:val="none" w:sz="0" w:space="0" w:color="auto"/>
                                                    <w:left w:val="none" w:sz="0" w:space="0" w:color="auto"/>
                                                    <w:bottom w:val="none" w:sz="0" w:space="0" w:color="auto"/>
                                                    <w:right w:val="none" w:sz="0" w:space="0" w:color="auto"/>
                                                  </w:divBdr>
                                                </w:div>
                                                <w:div w:id="1672487029">
                                                  <w:marLeft w:val="640"/>
                                                  <w:marRight w:val="0"/>
                                                  <w:marTop w:val="0"/>
                                                  <w:marBottom w:val="0"/>
                                                  <w:divBdr>
                                                    <w:top w:val="none" w:sz="0" w:space="0" w:color="auto"/>
                                                    <w:left w:val="none" w:sz="0" w:space="0" w:color="auto"/>
                                                    <w:bottom w:val="none" w:sz="0" w:space="0" w:color="auto"/>
                                                    <w:right w:val="none" w:sz="0" w:space="0" w:color="auto"/>
                                                  </w:divBdr>
                                                </w:div>
                                                <w:div w:id="1730884701">
                                                  <w:marLeft w:val="640"/>
                                                  <w:marRight w:val="0"/>
                                                  <w:marTop w:val="0"/>
                                                  <w:marBottom w:val="0"/>
                                                  <w:divBdr>
                                                    <w:top w:val="none" w:sz="0" w:space="0" w:color="auto"/>
                                                    <w:left w:val="none" w:sz="0" w:space="0" w:color="auto"/>
                                                    <w:bottom w:val="none" w:sz="0" w:space="0" w:color="auto"/>
                                                    <w:right w:val="none" w:sz="0" w:space="0" w:color="auto"/>
                                                  </w:divBdr>
                                                </w:div>
                                                <w:div w:id="1829398105">
                                                  <w:marLeft w:val="640"/>
                                                  <w:marRight w:val="0"/>
                                                  <w:marTop w:val="0"/>
                                                  <w:marBottom w:val="0"/>
                                                  <w:divBdr>
                                                    <w:top w:val="none" w:sz="0" w:space="0" w:color="auto"/>
                                                    <w:left w:val="none" w:sz="0" w:space="0" w:color="auto"/>
                                                    <w:bottom w:val="none" w:sz="0" w:space="0" w:color="auto"/>
                                                    <w:right w:val="none" w:sz="0" w:space="0" w:color="auto"/>
                                                  </w:divBdr>
                                                </w:div>
                                                <w:div w:id="1883051859">
                                                  <w:marLeft w:val="640"/>
                                                  <w:marRight w:val="0"/>
                                                  <w:marTop w:val="0"/>
                                                  <w:marBottom w:val="0"/>
                                                  <w:divBdr>
                                                    <w:top w:val="none" w:sz="0" w:space="0" w:color="auto"/>
                                                    <w:left w:val="none" w:sz="0" w:space="0" w:color="auto"/>
                                                    <w:bottom w:val="none" w:sz="0" w:space="0" w:color="auto"/>
                                                    <w:right w:val="none" w:sz="0" w:space="0" w:color="auto"/>
                                                  </w:divBdr>
                                                </w:div>
                                                <w:div w:id="1928033033">
                                                  <w:marLeft w:val="640"/>
                                                  <w:marRight w:val="0"/>
                                                  <w:marTop w:val="0"/>
                                                  <w:marBottom w:val="0"/>
                                                  <w:divBdr>
                                                    <w:top w:val="none" w:sz="0" w:space="0" w:color="auto"/>
                                                    <w:left w:val="none" w:sz="0" w:space="0" w:color="auto"/>
                                                    <w:bottom w:val="none" w:sz="0" w:space="0" w:color="auto"/>
                                                    <w:right w:val="none" w:sz="0" w:space="0" w:color="auto"/>
                                                  </w:divBdr>
                                                </w:div>
                                                <w:div w:id="1949266351">
                                                  <w:marLeft w:val="640"/>
                                                  <w:marRight w:val="0"/>
                                                  <w:marTop w:val="0"/>
                                                  <w:marBottom w:val="0"/>
                                                  <w:divBdr>
                                                    <w:top w:val="none" w:sz="0" w:space="0" w:color="auto"/>
                                                    <w:left w:val="none" w:sz="0" w:space="0" w:color="auto"/>
                                                    <w:bottom w:val="none" w:sz="0" w:space="0" w:color="auto"/>
                                                    <w:right w:val="none" w:sz="0" w:space="0" w:color="auto"/>
                                                  </w:divBdr>
                                                </w:div>
                                                <w:div w:id="1986201802">
                                                  <w:marLeft w:val="640"/>
                                                  <w:marRight w:val="0"/>
                                                  <w:marTop w:val="0"/>
                                                  <w:marBottom w:val="0"/>
                                                  <w:divBdr>
                                                    <w:top w:val="none" w:sz="0" w:space="0" w:color="auto"/>
                                                    <w:left w:val="none" w:sz="0" w:space="0" w:color="auto"/>
                                                    <w:bottom w:val="none" w:sz="0" w:space="0" w:color="auto"/>
                                                    <w:right w:val="none" w:sz="0" w:space="0" w:color="auto"/>
                                                  </w:divBdr>
                                                </w:div>
                                                <w:div w:id="2146267589">
                                                  <w:marLeft w:val="640"/>
                                                  <w:marRight w:val="0"/>
                                                  <w:marTop w:val="0"/>
                                                  <w:marBottom w:val="0"/>
                                                  <w:divBdr>
                                                    <w:top w:val="none" w:sz="0" w:space="0" w:color="auto"/>
                                                    <w:left w:val="none" w:sz="0" w:space="0" w:color="auto"/>
                                                    <w:bottom w:val="none" w:sz="0" w:space="0" w:color="auto"/>
                                                    <w:right w:val="none" w:sz="0" w:space="0" w:color="auto"/>
                                                  </w:divBdr>
                                                </w:div>
                                              </w:divsChild>
                                            </w:div>
                                            <w:div w:id="1742369775">
                                              <w:marLeft w:val="0"/>
                                              <w:marRight w:val="0"/>
                                              <w:marTop w:val="0"/>
                                              <w:marBottom w:val="0"/>
                                              <w:divBdr>
                                                <w:top w:val="none" w:sz="0" w:space="0" w:color="auto"/>
                                                <w:left w:val="none" w:sz="0" w:space="0" w:color="auto"/>
                                                <w:bottom w:val="none" w:sz="0" w:space="0" w:color="auto"/>
                                                <w:right w:val="none" w:sz="0" w:space="0" w:color="auto"/>
                                              </w:divBdr>
                                              <w:divsChild>
                                                <w:div w:id="19599177">
                                                  <w:marLeft w:val="640"/>
                                                  <w:marRight w:val="0"/>
                                                  <w:marTop w:val="0"/>
                                                  <w:marBottom w:val="0"/>
                                                  <w:divBdr>
                                                    <w:top w:val="none" w:sz="0" w:space="0" w:color="auto"/>
                                                    <w:left w:val="none" w:sz="0" w:space="0" w:color="auto"/>
                                                    <w:bottom w:val="none" w:sz="0" w:space="0" w:color="auto"/>
                                                    <w:right w:val="none" w:sz="0" w:space="0" w:color="auto"/>
                                                  </w:divBdr>
                                                </w:div>
                                                <w:div w:id="24330539">
                                                  <w:marLeft w:val="640"/>
                                                  <w:marRight w:val="0"/>
                                                  <w:marTop w:val="0"/>
                                                  <w:marBottom w:val="0"/>
                                                  <w:divBdr>
                                                    <w:top w:val="none" w:sz="0" w:space="0" w:color="auto"/>
                                                    <w:left w:val="none" w:sz="0" w:space="0" w:color="auto"/>
                                                    <w:bottom w:val="none" w:sz="0" w:space="0" w:color="auto"/>
                                                    <w:right w:val="none" w:sz="0" w:space="0" w:color="auto"/>
                                                  </w:divBdr>
                                                </w:div>
                                                <w:div w:id="136532539">
                                                  <w:marLeft w:val="640"/>
                                                  <w:marRight w:val="0"/>
                                                  <w:marTop w:val="0"/>
                                                  <w:marBottom w:val="0"/>
                                                  <w:divBdr>
                                                    <w:top w:val="none" w:sz="0" w:space="0" w:color="auto"/>
                                                    <w:left w:val="none" w:sz="0" w:space="0" w:color="auto"/>
                                                    <w:bottom w:val="none" w:sz="0" w:space="0" w:color="auto"/>
                                                    <w:right w:val="none" w:sz="0" w:space="0" w:color="auto"/>
                                                  </w:divBdr>
                                                </w:div>
                                                <w:div w:id="158932922">
                                                  <w:marLeft w:val="640"/>
                                                  <w:marRight w:val="0"/>
                                                  <w:marTop w:val="0"/>
                                                  <w:marBottom w:val="0"/>
                                                  <w:divBdr>
                                                    <w:top w:val="none" w:sz="0" w:space="0" w:color="auto"/>
                                                    <w:left w:val="none" w:sz="0" w:space="0" w:color="auto"/>
                                                    <w:bottom w:val="none" w:sz="0" w:space="0" w:color="auto"/>
                                                    <w:right w:val="none" w:sz="0" w:space="0" w:color="auto"/>
                                                  </w:divBdr>
                                                </w:div>
                                                <w:div w:id="201477555">
                                                  <w:marLeft w:val="640"/>
                                                  <w:marRight w:val="0"/>
                                                  <w:marTop w:val="0"/>
                                                  <w:marBottom w:val="0"/>
                                                  <w:divBdr>
                                                    <w:top w:val="none" w:sz="0" w:space="0" w:color="auto"/>
                                                    <w:left w:val="none" w:sz="0" w:space="0" w:color="auto"/>
                                                    <w:bottom w:val="none" w:sz="0" w:space="0" w:color="auto"/>
                                                    <w:right w:val="none" w:sz="0" w:space="0" w:color="auto"/>
                                                  </w:divBdr>
                                                </w:div>
                                                <w:div w:id="208152282">
                                                  <w:marLeft w:val="640"/>
                                                  <w:marRight w:val="0"/>
                                                  <w:marTop w:val="0"/>
                                                  <w:marBottom w:val="0"/>
                                                  <w:divBdr>
                                                    <w:top w:val="none" w:sz="0" w:space="0" w:color="auto"/>
                                                    <w:left w:val="none" w:sz="0" w:space="0" w:color="auto"/>
                                                    <w:bottom w:val="none" w:sz="0" w:space="0" w:color="auto"/>
                                                    <w:right w:val="none" w:sz="0" w:space="0" w:color="auto"/>
                                                  </w:divBdr>
                                                </w:div>
                                                <w:div w:id="229734596">
                                                  <w:marLeft w:val="640"/>
                                                  <w:marRight w:val="0"/>
                                                  <w:marTop w:val="0"/>
                                                  <w:marBottom w:val="0"/>
                                                  <w:divBdr>
                                                    <w:top w:val="none" w:sz="0" w:space="0" w:color="auto"/>
                                                    <w:left w:val="none" w:sz="0" w:space="0" w:color="auto"/>
                                                    <w:bottom w:val="none" w:sz="0" w:space="0" w:color="auto"/>
                                                    <w:right w:val="none" w:sz="0" w:space="0" w:color="auto"/>
                                                  </w:divBdr>
                                                </w:div>
                                                <w:div w:id="309991633">
                                                  <w:marLeft w:val="640"/>
                                                  <w:marRight w:val="0"/>
                                                  <w:marTop w:val="0"/>
                                                  <w:marBottom w:val="0"/>
                                                  <w:divBdr>
                                                    <w:top w:val="none" w:sz="0" w:space="0" w:color="auto"/>
                                                    <w:left w:val="none" w:sz="0" w:space="0" w:color="auto"/>
                                                    <w:bottom w:val="none" w:sz="0" w:space="0" w:color="auto"/>
                                                    <w:right w:val="none" w:sz="0" w:space="0" w:color="auto"/>
                                                  </w:divBdr>
                                                </w:div>
                                                <w:div w:id="331227652">
                                                  <w:marLeft w:val="640"/>
                                                  <w:marRight w:val="0"/>
                                                  <w:marTop w:val="0"/>
                                                  <w:marBottom w:val="0"/>
                                                  <w:divBdr>
                                                    <w:top w:val="none" w:sz="0" w:space="0" w:color="auto"/>
                                                    <w:left w:val="none" w:sz="0" w:space="0" w:color="auto"/>
                                                    <w:bottom w:val="none" w:sz="0" w:space="0" w:color="auto"/>
                                                    <w:right w:val="none" w:sz="0" w:space="0" w:color="auto"/>
                                                  </w:divBdr>
                                                </w:div>
                                                <w:div w:id="338505013">
                                                  <w:marLeft w:val="640"/>
                                                  <w:marRight w:val="0"/>
                                                  <w:marTop w:val="0"/>
                                                  <w:marBottom w:val="0"/>
                                                  <w:divBdr>
                                                    <w:top w:val="none" w:sz="0" w:space="0" w:color="auto"/>
                                                    <w:left w:val="none" w:sz="0" w:space="0" w:color="auto"/>
                                                    <w:bottom w:val="none" w:sz="0" w:space="0" w:color="auto"/>
                                                    <w:right w:val="none" w:sz="0" w:space="0" w:color="auto"/>
                                                  </w:divBdr>
                                                </w:div>
                                                <w:div w:id="344206723">
                                                  <w:marLeft w:val="640"/>
                                                  <w:marRight w:val="0"/>
                                                  <w:marTop w:val="0"/>
                                                  <w:marBottom w:val="0"/>
                                                  <w:divBdr>
                                                    <w:top w:val="none" w:sz="0" w:space="0" w:color="auto"/>
                                                    <w:left w:val="none" w:sz="0" w:space="0" w:color="auto"/>
                                                    <w:bottom w:val="none" w:sz="0" w:space="0" w:color="auto"/>
                                                    <w:right w:val="none" w:sz="0" w:space="0" w:color="auto"/>
                                                  </w:divBdr>
                                                </w:div>
                                                <w:div w:id="472719870">
                                                  <w:marLeft w:val="640"/>
                                                  <w:marRight w:val="0"/>
                                                  <w:marTop w:val="0"/>
                                                  <w:marBottom w:val="0"/>
                                                  <w:divBdr>
                                                    <w:top w:val="none" w:sz="0" w:space="0" w:color="auto"/>
                                                    <w:left w:val="none" w:sz="0" w:space="0" w:color="auto"/>
                                                    <w:bottom w:val="none" w:sz="0" w:space="0" w:color="auto"/>
                                                    <w:right w:val="none" w:sz="0" w:space="0" w:color="auto"/>
                                                  </w:divBdr>
                                                </w:div>
                                                <w:div w:id="509955577">
                                                  <w:marLeft w:val="640"/>
                                                  <w:marRight w:val="0"/>
                                                  <w:marTop w:val="0"/>
                                                  <w:marBottom w:val="0"/>
                                                  <w:divBdr>
                                                    <w:top w:val="none" w:sz="0" w:space="0" w:color="auto"/>
                                                    <w:left w:val="none" w:sz="0" w:space="0" w:color="auto"/>
                                                    <w:bottom w:val="none" w:sz="0" w:space="0" w:color="auto"/>
                                                    <w:right w:val="none" w:sz="0" w:space="0" w:color="auto"/>
                                                  </w:divBdr>
                                                </w:div>
                                                <w:div w:id="537547534">
                                                  <w:marLeft w:val="640"/>
                                                  <w:marRight w:val="0"/>
                                                  <w:marTop w:val="0"/>
                                                  <w:marBottom w:val="0"/>
                                                  <w:divBdr>
                                                    <w:top w:val="none" w:sz="0" w:space="0" w:color="auto"/>
                                                    <w:left w:val="none" w:sz="0" w:space="0" w:color="auto"/>
                                                    <w:bottom w:val="none" w:sz="0" w:space="0" w:color="auto"/>
                                                    <w:right w:val="none" w:sz="0" w:space="0" w:color="auto"/>
                                                  </w:divBdr>
                                                </w:div>
                                                <w:div w:id="589461348">
                                                  <w:marLeft w:val="640"/>
                                                  <w:marRight w:val="0"/>
                                                  <w:marTop w:val="0"/>
                                                  <w:marBottom w:val="0"/>
                                                  <w:divBdr>
                                                    <w:top w:val="none" w:sz="0" w:space="0" w:color="auto"/>
                                                    <w:left w:val="none" w:sz="0" w:space="0" w:color="auto"/>
                                                    <w:bottom w:val="none" w:sz="0" w:space="0" w:color="auto"/>
                                                    <w:right w:val="none" w:sz="0" w:space="0" w:color="auto"/>
                                                  </w:divBdr>
                                                </w:div>
                                                <w:div w:id="621498246">
                                                  <w:marLeft w:val="640"/>
                                                  <w:marRight w:val="0"/>
                                                  <w:marTop w:val="0"/>
                                                  <w:marBottom w:val="0"/>
                                                  <w:divBdr>
                                                    <w:top w:val="none" w:sz="0" w:space="0" w:color="auto"/>
                                                    <w:left w:val="none" w:sz="0" w:space="0" w:color="auto"/>
                                                    <w:bottom w:val="none" w:sz="0" w:space="0" w:color="auto"/>
                                                    <w:right w:val="none" w:sz="0" w:space="0" w:color="auto"/>
                                                  </w:divBdr>
                                                </w:div>
                                                <w:div w:id="719131283">
                                                  <w:marLeft w:val="640"/>
                                                  <w:marRight w:val="0"/>
                                                  <w:marTop w:val="0"/>
                                                  <w:marBottom w:val="0"/>
                                                  <w:divBdr>
                                                    <w:top w:val="none" w:sz="0" w:space="0" w:color="auto"/>
                                                    <w:left w:val="none" w:sz="0" w:space="0" w:color="auto"/>
                                                    <w:bottom w:val="none" w:sz="0" w:space="0" w:color="auto"/>
                                                    <w:right w:val="none" w:sz="0" w:space="0" w:color="auto"/>
                                                  </w:divBdr>
                                                </w:div>
                                                <w:div w:id="725687345">
                                                  <w:marLeft w:val="640"/>
                                                  <w:marRight w:val="0"/>
                                                  <w:marTop w:val="0"/>
                                                  <w:marBottom w:val="0"/>
                                                  <w:divBdr>
                                                    <w:top w:val="none" w:sz="0" w:space="0" w:color="auto"/>
                                                    <w:left w:val="none" w:sz="0" w:space="0" w:color="auto"/>
                                                    <w:bottom w:val="none" w:sz="0" w:space="0" w:color="auto"/>
                                                    <w:right w:val="none" w:sz="0" w:space="0" w:color="auto"/>
                                                  </w:divBdr>
                                                </w:div>
                                                <w:div w:id="756024317">
                                                  <w:marLeft w:val="640"/>
                                                  <w:marRight w:val="0"/>
                                                  <w:marTop w:val="0"/>
                                                  <w:marBottom w:val="0"/>
                                                  <w:divBdr>
                                                    <w:top w:val="none" w:sz="0" w:space="0" w:color="auto"/>
                                                    <w:left w:val="none" w:sz="0" w:space="0" w:color="auto"/>
                                                    <w:bottom w:val="none" w:sz="0" w:space="0" w:color="auto"/>
                                                    <w:right w:val="none" w:sz="0" w:space="0" w:color="auto"/>
                                                  </w:divBdr>
                                                </w:div>
                                                <w:div w:id="759329595">
                                                  <w:marLeft w:val="640"/>
                                                  <w:marRight w:val="0"/>
                                                  <w:marTop w:val="0"/>
                                                  <w:marBottom w:val="0"/>
                                                  <w:divBdr>
                                                    <w:top w:val="none" w:sz="0" w:space="0" w:color="auto"/>
                                                    <w:left w:val="none" w:sz="0" w:space="0" w:color="auto"/>
                                                    <w:bottom w:val="none" w:sz="0" w:space="0" w:color="auto"/>
                                                    <w:right w:val="none" w:sz="0" w:space="0" w:color="auto"/>
                                                  </w:divBdr>
                                                </w:div>
                                                <w:div w:id="821771643">
                                                  <w:marLeft w:val="640"/>
                                                  <w:marRight w:val="0"/>
                                                  <w:marTop w:val="0"/>
                                                  <w:marBottom w:val="0"/>
                                                  <w:divBdr>
                                                    <w:top w:val="none" w:sz="0" w:space="0" w:color="auto"/>
                                                    <w:left w:val="none" w:sz="0" w:space="0" w:color="auto"/>
                                                    <w:bottom w:val="none" w:sz="0" w:space="0" w:color="auto"/>
                                                    <w:right w:val="none" w:sz="0" w:space="0" w:color="auto"/>
                                                  </w:divBdr>
                                                </w:div>
                                                <w:div w:id="826365743">
                                                  <w:marLeft w:val="640"/>
                                                  <w:marRight w:val="0"/>
                                                  <w:marTop w:val="0"/>
                                                  <w:marBottom w:val="0"/>
                                                  <w:divBdr>
                                                    <w:top w:val="none" w:sz="0" w:space="0" w:color="auto"/>
                                                    <w:left w:val="none" w:sz="0" w:space="0" w:color="auto"/>
                                                    <w:bottom w:val="none" w:sz="0" w:space="0" w:color="auto"/>
                                                    <w:right w:val="none" w:sz="0" w:space="0" w:color="auto"/>
                                                  </w:divBdr>
                                                </w:div>
                                                <w:div w:id="933972664">
                                                  <w:marLeft w:val="640"/>
                                                  <w:marRight w:val="0"/>
                                                  <w:marTop w:val="0"/>
                                                  <w:marBottom w:val="0"/>
                                                  <w:divBdr>
                                                    <w:top w:val="none" w:sz="0" w:space="0" w:color="auto"/>
                                                    <w:left w:val="none" w:sz="0" w:space="0" w:color="auto"/>
                                                    <w:bottom w:val="none" w:sz="0" w:space="0" w:color="auto"/>
                                                    <w:right w:val="none" w:sz="0" w:space="0" w:color="auto"/>
                                                  </w:divBdr>
                                                </w:div>
                                                <w:div w:id="986789178">
                                                  <w:marLeft w:val="640"/>
                                                  <w:marRight w:val="0"/>
                                                  <w:marTop w:val="0"/>
                                                  <w:marBottom w:val="0"/>
                                                  <w:divBdr>
                                                    <w:top w:val="none" w:sz="0" w:space="0" w:color="auto"/>
                                                    <w:left w:val="none" w:sz="0" w:space="0" w:color="auto"/>
                                                    <w:bottom w:val="none" w:sz="0" w:space="0" w:color="auto"/>
                                                    <w:right w:val="none" w:sz="0" w:space="0" w:color="auto"/>
                                                  </w:divBdr>
                                                </w:div>
                                                <w:div w:id="1008749899">
                                                  <w:marLeft w:val="640"/>
                                                  <w:marRight w:val="0"/>
                                                  <w:marTop w:val="0"/>
                                                  <w:marBottom w:val="0"/>
                                                  <w:divBdr>
                                                    <w:top w:val="none" w:sz="0" w:space="0" w:color="auto"/>
                                                    <w:left w:val="none" w:sz="0" w:space="0" w:color="auto"/>
                                                    <w:bottom w:val="none" w:sz="0" w:space="0" w:color="auto"/>
                                                    <w:right w:val="none" w:sz="0" w:space="0" w:color="auto"/>
                                                  </w:divBdr>
                                                </w:div>
                                                <w:div w:id="1061637564">
                                                  <w:marLeft w:val="640"/>
                                                  <w:marRight w:val="0"/>
                                                  <w:marTop w:val="0"/>
                                                  <w:marBottom w:val="0"/>
                                                  <w:divBdr>
                                                    <w:top w:val="none" w:sz="0" w:space="0" w:color="auto"/>
                                                    <w:left w:val="none" w:sz="0" w:space="0" w:color="auto"/>
                                                    <w:bottom w:val="none" w:sz="0" w:space="0" w:color="auto"/>
                                                    <w:right w:val="none" w:sz="0" w:space="0" w:color="auto"/>
                                                  </w:divBdr>
                                                </w:div>
                                                <w:div w:id="1086072230">
                                                  <w:marLeft w:val="640"/>
                                                  <w:marRight w:val="0"/>
                                                  <w:marTop w:val="0"/>
                                                  <w:marBottom w:val="0"/>
                                                  <w:divBdr>
                                                    <w:top w:val="none" w:sz="0" w:space="0" w:color="auto"/>
                                                    <w:left w:val="none" w:sz="0" w:space="0" w:color="auto"/>
                                                    <w:bottom w:val="none" w:sz="0" w:space="0" w:color="auto"/>
                                                    <w:right w:val="none" w:sz="0" w:space="0" w:color="auto"/>
                                                  </w:divBdr>
                                                </w:div>
                                                <w:div w:id="1108156593">
                                                  <w:marLeft w:val="640"/>
                                                  <w:marRight w:val="0"/>
                                                  <w:marTop w:val="0"/>
                                                  <w:marBottom w:val="0"/>
                                                  <w:divBdr>
                                                    <w:top w:val="none" w:sz="0" w:space="0" w:color="auto"/>
                                                    <w:left w:val="none" w:sz="0" w:space="0" w:color="auto"/>
                                                    <w:bottom w:val="none" w:sz="0" w:space="0" w:color="auto"/>
                                                    <w:right w:val="none" w:sz="0" w:space="0" w:color="auto"/>
                                                  </w:divBdr>
                                                </w:div>
                                                <w:div w:id="1179152845">
                                                  <w:marLeft w:val="640"/>
                                                  <w:marRight w:val="0"/>
                                                  <w:marTop w:val="0"/>
                                                  <w:marBottom w:val="0"/>
                                                  <w:divBdr>
                                                    <w:top w:val="none" w:sz="0" w:space="0" w:color="auto"/>
                                                    <w:left w:val="none" w:sz="0" w:space="0" w:color="auto"/>
                                                    <w:bottom w:val="none" w:sz="0" w:space="0" w:color="auto"/>
                                                    <w:right w:val="none" w:sz="0" w:space="0" w:color="auto"/>
                                                  </w:divBdr>
                                                </w:div>
                                                <w:div w:id="1265579773">
                                                  <w:marLeft w:val="640"/>
                                                  <w:marRight w:val="0"/>
                                                  <w:marTop w:val="0"/>
                                                  <w:marBottom w:val="0"/>
                                                  <w:divBdr>
                                                    <w:top w:val="none" w:sz="0" w:space="0" w:color="auto"/>
                                                    <w:left w:val="none" w:sz="0" w:space="0" w:color="auto"/>
                                                    <w:bottom w:val="none" w:sz="0" w:space="0" w:color="auto"/>
                                                    <w:right w:val="none" w:sz="0" w:space="0" w:color="auto"/>
                                                  </w:divBdr>
                                                </w:div>
                                                <w:div w:id="1268805573">
                                                  <w:marLeft w:val="640"/>
                                                  <w:marRight w:val="0"/>
                                                  <w:marTop w:val="0"/>
                                                  <w:marBottom w:val="0"/>
                                                  <w:divBdr>
                                                    <w:top w:val="none" w:sz="0" w:space="0" w:color="auto"/>
                                                    <w:left w:val="none" w:sz="0" w:space="0" w:color="auto"/>
                                                    <w:bottom w:val="none" w:sz="0" w:space="0" w:color="auto"/>
                                                    <w:right w:val="none" w:sz="0" w:space="0" w:color="auto"/>
                                                  </w:divBdr>
                                                </w:div>
                                                <w:div w:id="1282808443">
                                                  <w:marLeft w:val="640"/>
                                                  <w:marRight w:val="0"/>
                                                  <w:marTop w:val="0"/>
                                                  <w:marBottom w:val="0"/>
                                                  <w:divBdr>
                                                    <w:top w:val="none" w:sz="0" w:space="0" w:color="auto"/>
                                                    <w:left w:val="none" w:sz="0" w:space="0" w:color="auto"/>
                                                    <w:bottom w:val="none" w:sz="0" w:space="0" w:color="auto"/>
                                                    <w:right w:val="none" w:sz="0" w:space="0" w:color="auto"/>
                                                  </w:divBdr>
                                                </w:div>
                                                <w:div w:id="1351297639">
                                                  <w:marLeft w:val="640"/>
                                                  <w:marRight w:val="0"/>
                                                  <w:marTop w:val="0"/>
                                                  <w:marBottom w:val="0"/>
                                                  <w:divBdr>
                                                    <w:top w:val="none" w:sz="0" w:space="0" w:color="auto"/>
                                                    <w:left w:val="none" w:sz="0" w:space="0" w:color="auto"/>
                                                    <w:bottom w:val="none" w:sz="0" w:space="0" w:color="auto"/>
                                                    <w:right w:val="none" w:sz="0" w:space="0" w:color="auto"/>
                                                  </w:divBdr>
                                                </w:div>
                                                <w:div w:id="1399553274">
                                                  <w:marLeft w:val="640"/>
                                                  <w:marRight w:val="0"/>
                                                  <w:marTop w:val="0"/>
                                                  <w:marBottom w:val="0"/>
                                                  <w:divBdr>
                                                    <w:top w:val="none" w:sz="0" w:space="0" w:color="auto"/>
                                                    <w:left w:val="none" w:sz="0" w:space="0" w:color="auto"/>
                                                    <w:bottom w:val="none" w:sz="0" w:space="0" w:color="auto"/>
                                                    <w:right w:val="none" w:sz="0" w:space="0" w:color="auto"/>
                                                  </w:divBdr>
                                                </w:div>
                                                <w:div w:id="1406150847">
                                                  <w:marLeft w:val="640"/>
                                                  <w:marRight w:val="0"/>
                                                  <w:marTop w:val="0"/>
                                                  <w:marBottom w:val="0"/>
                                                  <w:divBdr>
                                                    <w:top w:val="none" w:sz="0" w:space="0" w:color="auto"/>
                                                    <w:left w:val="none" w:sz="0" w:space="0" w:color="auto"/>
                                                    <w:bottom w:val="none" w:sz="0" w:space="0" w:color="auto"/>
                                                    <w:right w:val="none" w:sz="0" w:space="0" w:color="auto"/>
                                                  </w:divBdr>
                                                </w:div>
                                                <w:div w:id="1425564645">
                                                  <w:marLeft w:val="640"/>
                                                  <w:marRight w:val="0"/>
                                                  <w:marTop w:val="0"/>
                                                  <w:marBottom w:val="0"/>
                                                  <w:divBdr>
                                                    <w:top w:val="none" w:sz="0" w:space="0" w:color="auto"/>
                                                    <w:left w:val="none" w:sz="0" w:space="0" w:color="auto"/>
                                                    <w:bottom w:val="none" w:sz="0" w:space="0" w:color="auto"/>
                                                    <w:right w:val="none" w:sz="0" w:space="0" w:color="auto"/>
                                                  </w:divBdr>
                                                </w:div>
                                                <w:div w:id="1436898982">
                                                  <w:marLeft w:val="640"/>
                                                  <w:marRight w:val="0"/>
                                                  <w:marTop w:val="0"/>
                                                  <w:marBottom w:val="0"/>
                                                  <w:divBdr>
                                                    <w:top w:val="none" w:sz="0" w:space="0" w:color="auto"/>
                                                    <w:left w:val="none" w:sz="0" w:space="0" w:color="auto"/>
                                                    <w:bottom w:val="none" w:sz="0" w:space="0" w:color="auto"/>
                                                    <w:right w:val="none" w:sz="0" w:space="0" w:color="auto"/>
                                                  </w:divBdr>
                                                </w:div>
                                                <w:div w:id="1631397234">
                                                  <w:marLeft w:val="640"/>
                                                  <w:marRight w:val="0"/>
                                                  <w:marTop w:val="0"/>
                                                  <w:marBottom w:val="0"/>
                                                  <w:divBdr>
                                                    <w:top w:val="none" w:sz="0" w:space="0" w:color="auto"/>
                                                    <w:left w:val="none" w:sz="0" w:space="0" w:color="auto"/>
                                                    <w:bottom w:val="none" w:sz="0" w:space="0" w:color="auto"/>
                                                    <w:right w:val="none" w:sz="0" w:space="0" w:color="auto"/>
                                                  </w:divBdr>
                                                </w:div>
                                                <w:div w:id="1653872400">
                                                  <w:marLeft w:val="640"/>
                                                  <w:marRight w:val="0"/>
                                                  <w:marTop w:val="0"/>
                                                  <w:marBottom w:val="0"/>
                                                  <w:divBdr>
                                                    <w:top w:val="none" w:sz="0" w:space="0" w:color="auto"/>
                                                    <w:left w:val="none" w:sz="0" w:space="0" w:color="auto"/>
                                                    <w:bottom w:val="none" w:sz="0" w:space="0" w:color="auto"/>
                                                    <w:right w:val="none" w:sz="0" w:space="0" w:color="auto"/>
                                                  </w:divBdr>
                                                </w:div>
                                                <w:div w:id="1669946816">
                                                  <w:marLeft w:val="640"/>
                                                  <w:marRight w:val="0"/>
                                                  <w:marTop w:val="0"/>
                                                  <w:marBottom w:val="0"/>
                                                  <w:divBdr>
                                                    <w:top w:val="none" w:sz="0" w:space="0" w:color="auto"/>
                                                    <w:left w:val="none" w:sz="0" w:space="0" w:color="auto"/>
                                                    <w:bottom w:val="none" w:sz="0" w:space="0" w:color="auto"/>
                                                    <w:right w:val="none" w:sz="0" w:space="0" w:color="auto"/>
                                                  </w:divBdr>
                                                </w:div>
                                                <w:div w:id="1711225486">
                                                  <w:marLeft w:val="640"/>
                                                  <w:marRight w:val="0"/>
                                                  <w:marTop w:val="0"/>
                                                  <w:marBottom w:val="0"/>
                                                  <w:divBdr>
                                                    <w:top w:val="none" w:sz="0" w:space="0" w:color="auto"/>
                                                    <w:left w:val="none" w:sz="0" w:space="0" w:color="auto"/>
                                                    <w:bottom w:val="none" w:sz="0" w:space="0" w:color="auto"/>
                                                    <w:right w:val="none" w:sz="0" w:space="0" w:color="auto"/>
                                                  </w:divBdr>
                                                </w:div>
                                                <w:div w:id="1725520233">
                                                  <w:marLeft w:val="640"/>
                                                  <w:marRight w:val="0"/>
                                                  <w:marTop w:val="0"/>
                                                  <w:marBottom w:val="0"/>
                                                  <w:divBdr>
                                                    <w:top w:val="none" w:sz="0" w:space="0" w:color="auto"/>
                                                    <w:left w:val="none" w:sz="0" w:space="0" w:color="auto"/>
                                                    <w:bottom w:val="none" w:sz="0" w:space="0" w:color="auto"/>
                                                    <w:right w:val="none" w:sz="0" w:space="0" w:color="auto"/>
                                                  </w:divBdr>
                                                </w:div>
                                                <w:div w:id="1735930948">
                                                  <w:marLeft w:val="640"/>
                                                  <w:marRight w:val="0"/>
                                                  <w:marTop w:val="0"/>
                                                  <w:marBottom w:val="0"/>
                                                  <w:divBdr>
                                                    <w:top w:val="none" w:sz="0" w:space="0" w:color="auto"/>
                                                    <w:left w:val="none" w:sz="0" w:space="0" w:color="auto"/>
                                                    <w:bottom w:val="none" w:sz="0" w:space="0" w:color="auto"/>
                                                    <w:right w:val="none" w:sz="0" w:space="0" w:color="auto"/>
                                                  </w:divBdr>
                                                </w:div>
                                                <w:div w:id="1749226670">
                                                  <w:marLeft w:val="640"/>
                                                  <w:marRight w:val="0"/>
                                                  <w:marTop w:val="0"/>
                                                  <w:marBottom w:val="0"/>
                                                  <w:divBdr>
                                                    <w:top w:val="none" w:sz="0" w:space="0" w:color="auto"/>
                                                    <w:left w:val="none" w:sz="0" w:space="0" w:color="auto"/>
                                                    <w:bottom w:val="none" w:sz="0" w:space="0" w:color="auto"/>
                                                    <w:right w:val="none" w:sz="0" w:space="0" w:color="auto"/>
                                                  </w:divBdr>
                                                </w:div>
                                                <w:div w:id="1755854275">
                                                  <w:marLeft w:val="640"/>
                                                  <w:marRight w:val="0"/>
                                                  <w:marTop w:val="0"/>
                                                  <w:marBottom w:val="0"/>
                                                  <w:divBdr>
                                                    <w:top w:val="none" w:sz="0" w:space="0" w:color="auto"/>
                                                    <w:left w:val="none" w:sz="0" w:space="0" w:color="auto"/>
                                                    <w:bottom w:val="none" w:sz="0" w:space="0" w:color="auto"/>
                                                    <w:right w:val="none" w:sz="0" w:space="0" w:color="auto"/>
                                                  </w:divBdr>
                                                </w:div>
                                                <w:div w:id="1779252444">
                                                  <w:marLeft w:val="640"/>
                                                  <w:marRight w:val="0"/>
                                                  <w:marTop w:val="0"/>
                                                  <w:marBottom w:val="0"/>
                                                  <w:divBdr>
                                                    <w:top w:val="none" w:sz="0" w:space="0" w:color="auto"/>
                                                    <w:left w:val="none" w:sz="0" w:space="0" w:color="auto"/>
                                                    <w:bottom w:val="none" w:sz="0" w:space="0" w:color="auto"/>
                                                    <w:right w:val="none" w:sz="0" w:space="0" w:color="auto"/>
                                                  </w:divBdr>
                                                </w:div>
                                                <w:div w:id="1793594328">
                                                  <w:marLeft w:val="640"/>
                                                  <w:marRight w:val="0"/>
                                                  <w:marTop w:val="0"/>
                                                  <w:marBottom w:val="0"/>
                                                  <w:divBdr>
                                                    <w:top w:val="none" w:sz="0" w:space="0" w:color="auto"/>
                                                    <w:left w:val="none" w:sz="0" w:space="0" w:color="auto"/>
                                                    <w:bottom w:val="none" w:sz="0" w:space="0" w:color="auto"/>
                                                    <w:right w:val="none" w:sz="0" w:space="0" w:color="auto"/>
                                                  </w:divBdr>
                                                </w:div>
                                                <w:div w:id="1946031540">
                                                  <w:marLeft w:val="640"/>
                                                  <w:marRight w:val="0"/>
                                                  <w:marTop w:val="0"/>
                                                  <w:marBottom w:val="0"/>
                                                  <w:divBdr>
                                                    <w:top w:val="none" w:sz="0" w:space="0" w:color="auto"/>
                                                    <w:left w:val="none" w:sz="0" w:space="0" w:color="auto"/>
                                                    <w:bottom w:val="none" w:sz="0" w:space="0" w:color="auto"/>
                                                    <w:right w:val="none" w:sz="0" w:space="0" w:color="auto"/>
                                                  </w:divBdr>
                                                </w:div>
                                                <w:div w:id="1946422768">
                                                  <w:marLeft w:val="640"/>
                                                  <w:marRight w:val="0"/>
                                                  <w:marTop w:val="0"/>
                                                  <w:marBottom w:val="0"/>
                                                  <w:divBdr>
                                                    <w:top w:val="none" w:sz="0" w:space="0" w:color="auto"/>
                                                    <w:left w:val="none" w:sz="0" w:space="0" w:color="auto"/>
                                                    <w:bottom w:val="none" w:sz="0" w:space="0" w:color="auto"/>
                                                    <w:right w:val="none" w:sz="0" w:space="0" w:color="auto"/>
                                                  </w:divBdr>
                                                </w:div>
                                                <w:div w:id="1969583171">
                                                  <w:marLeft w:val="640"/>
                                                  <w:marRight w:val="0"/>
                                                  <w:marTop w:val="0"/>
                                                  <w:marBottom w:val="0"/>
                                                  <w:divBdr>
                                                    <w:top w:val="none" w:sz="0" w:space="0" w:color="auto"/>
                                                    <w:left w:val="none" w:sz="0" w:space="0" w:color="auto"/>
                                                    <w:bottom w:val="none" w:sz="0" w:space="0" w:color="auto"/>
                                                    <w:right w:val="none" w:sz="0" w:space="0" w:color="auto"/>
                                                  </w:divBdr>
                                                </w:div>
                                              </w:divsChild>
                                            </w:div>
                                            <w:div w:id="1781728333">
                                              <w:marLeft w:val="0"/>
                                              <w:marRight w:val="0"/>
                                              <w:marTop w:val="0"/>
                                              <w:marBottom w:val="0"/>
                                              <w:divBdr>
                                                <w:top w:val="none" w:sz="0" w:space="0" w:color="auto"/>
                                                <w:left w:val="none" w:sz="0" w:space="0" w:color="auto"/>
                                                <w:bottom w:val="none" w:sz="0" w:space="0" w:color="auto"/>
                                                <w:right w:val="none" w:sz="0" w:space="0" w:color="auto"/>
                                              </w:divBdr>
                                              <w:divsChild>
                                                <w:div w:id="103766039">
                                                  <w:marLeft w:val="640"/>
                                                  <w:marRight w:val="0"/>
                                                  <w:marTop w:val="0"/>
                                                  <w:marBottom w:val="0"/>
                                                  <w:divBdr>
                                                    <w:top w:val="none" w:sz="0" w:space="0" w:color="auto"/>
                                                    <w:left w:val="none" w:sz="0" w:space="0" w:color="auto"/>
                                                    <w:bottom w:val="none" w:sz="0" w:space="0" w:color="auto"/>
                                                    <w:right w:val="none" w:sz="0" w:space="0" w:color="auto"/>
                                                  </w:divBdr>
                                                  <w:divsChild>
                                                    <w:div w:id="145123915">
                                                      <w:marLeft w:val="0"/>
                                                      <w:marRight w:val="0"/>
                                                      <w:marTop w:val="0"/>
                                                      <w:marBottom w:val="0"/>
                                                      <w:divBdr>
                                                        <w:top w:val="none" w:sz="0" w:space="0" w:color="auto"/>
                                                        <w:left w:val="none" w:sz="0" w:space="0" w:color="auto"/>
                                                        <w:bottom w:val="none" w:sz="0" w:space="0" w:color="auto"/>
                                                        <w:right w:val="none" w:sz="0" w:space="0" w:color="auto"/>
                                                      </w:divBdr>
                                                      <w:divsChild>
                                                        <w:div w:id="150485166">
                                                          <w:marLeft w:val="640"/>
                                                          <w:marRight w:val="0"/>
                                                          <w:marTop w:val="0"/>
                                                          <w:marBottom w:val="0"/>
                                                          <w:divBdr>
                                                            <w:top w:val="none" w:sz="0" w:space="0" w:color="auto"/>
                                                            <w:left w:val="none" w:sz="0" w:space="0" w:color="auto"/>
                                                            <w:bottom w:val="none" w:sz="0" w:space="0" w:color="auto"/>
                                                            <w:right w:val="none" w:sz="0" w:space="0" w:color="auto"/>
                                                          </w:divBdr>
                                                        </w:div>
                                                        <w:div w:id="274024427">
                                                          <w:marLeft w:val="640"/>
                                                          <w:marRight w:val="0"/>
                                                          <w:marTop w:val="0"/>
                                                          <w:marBottom w:val="0"/>
                                                          <w:divBdr>
                                                            <w:top w:val="none" w:sz="0" w:space="0" w:color="auto"/>
                                                            <w:left w:val="none" w:sz="0" w:space="0" w:color="auto"/>
                                                            <w:bottom w:val="none" w:sz="0" w:space="0" w:color="auto"/>
                                                            <w:right w:val="none" w:sz="0" w:space="0" w:color="auto"/>
                                                          </w:divBdr>
                                                        </w:div>
                                                        <w:div w:id="384529207">
                                                          <w:marLeft w:val="640"/>
                                                          <w:marRight w:val="0"/>
                                                          <w:marTop w:val="0"/>
                                                          <w:marBottom w:val="0"/>
                                                          <w:divBdr>
                                                            <w:top w:val="none" w:sz="0" w:space="0" w:color="auto"/>
                                                            <w:left w:val="none" w:sz="0" w:space="0" w:color="auto"/>
                                                            <w:bottom w:val="none" w:sz="0" w:space="0" w:color="auto"/>
                                                            <w:right w:val="none" w:sz="0" w:space="0" w:color="auto"/>
                                                          </w:divBdr>
                                                        </w:div>
                                                        <w:div w:id="432407855">
                                                          <w:marLeft w:val="640"/>
                                                          <w:marRight w:val="0"/>
                                                          <w:marTop w:val="0"/>
                                                          <w:marBottom w:val="0"/>
                                                          <w:divBdr>
                                                            <w:top w:val="none" w:sz="0" w:space="0" w:color="auto"/>
                                                            <w:left w:val="none" w:sz="0" w:space="0" w:color="auto"/>
                                                            <w:bottom w:val="none" w:sz="0" w:space="0" w:color="auto"/>
                                                            <w:right w:val="none" w:sz="0" w:space="0" w:color="auto"/>
                                                          </w:divBdr>
                                                        </w:div>
                                                        <w:div w:id="499469634">
                                                          <w:marLeft w:val="640"/>
                                                          <w:marRight w:val="0"/>
                                                          <w:marTop w:val="0"/>
                                                          <w:marBottom w:val="0"/>
                                                          <w:divBdr>
                                                            <w:top w:val="none" w:sz="0" w:space="0" w:color="auto"/>
                                                            <w:left w:val="none" w:sz="0" w:space="0" w:color="auto"/>
                                                            <w:bottom w:val="none" w:sz="0" w:space="0" w:color="auto"/>
                                                            <w:right w:val="none" w:sz="0" w:space="0" w:color="auto"/>
                                                          </w:divBdr>
                                                        </w:div>
                                                        <w:div w:id="512302731">
                                                          <w:marLeft w:val="640"/>
                                                          <w:marRight w:val="0"/>
                                                          <w:marTop w:val="0"/>
                                                          <w:marBottom w:val="0"/>
                                                          <w:divBdr>
                                                            <w:top w:val="none" w:sz="0" w:space="0" w:color="auto"/>
                                                            <w:left w:val="none" w:sz="0" w:space="0" w:color="auto"/>
                                                            <w:bottom w:val="none" w:sz="0" w:space="0" w:color="auto"/>
                                                            <w:right w:val="none" w:sz="0" w:space="0" w:color="auto"/>
                                                          </w:divBdr>
                                                        </w:div>
                                                        <w:div w:id="519469760">
                                                          <w:marLeft w:val="640"/>
                                                          <w:marRight w:val="0"/>
                                                          <w:marTop w:val="0"/>
                                                          <w:marBottom w:val="0"/>
                                                          <w:divBdr>
                                                            <w:top w:val="none" w:sz="0" w:space="0" w:color="auto"/>
                                                            <w:left w:val="none" w:sz="0" w:space="0" w:color="auto"/>
                                                            <w:bottom w:val="none" w:sz="0" w:space="0" w:color="auto"/>
                                                            <w:right w:val="none" w:sz="0" w:space="0" w:color="auto"/>
                                                          </w:divBdr>
                                                        </w:div>
                                                        <w:div w:id="521865790">
                                                          <w:marLeft w:val="640"/>
                                                          <w:marRight w:val="0"/>
                                                          <w:marTop w:val="0"/>
                                                          <w:marBottom w:val="0"/>
                                                          <w:divBdr>
                                                            <w:top w:val="none" w:sz="0" w:space="0" w:color="auto"/>
                                                            <w:left w:val="none" w:sz="0" w:space="0" w:color="auto"/>
                                                            <w:bottom w:val="none" w:sz="0" w:space="0" w:color="auto"/>
                                                            <w:right w:val="none" w:sz="0" w:space="0" w:color="auto"/>
                                                          </w:divBdr>
                                                        </w:div>
                                                        <w:div w:id="529221400">
                                                          <w:marLeft w:val="640"/>
                                                          <w:marRight w:val="0"/>
                                                          <w:marTop w:val="0"/>
                                                          <w:marBottom w:val="0"/>
                                                          <w:divBdr>
                                                            <w:top w:val="none" w:sz="0" w:space="0" w:color="auto"/>
                                                            <w:left w:val="none" w:sz="0" w:space="0" w:color="auto"/>
                                                            <w:bottom w:val="none" w:sz="0" w:space="0" w:color="auto"/>
                                                            <w:right w:val="none" w:sz="0" w:space="0" w:color="auto"/>
                                                          </w:divBdr>
                                                        </w:div>
                                                        <w:div w:id="568998315">
                                                          <w:marLeft w:val="640"/>
                                                          <w:marRight w:val="0"/>
                                                          <w:marTop w:val="0"/>
                                                          <w:marBottom w:val="0"/>
                                                          <w:divBdr>
                                                            <w:top w:val="none" w:sz="0" w:space="0" w:color="auto"/>
                                                            <w:left w:val="none" w:sz="0" w:space="0" w:color="auto"/>
                                                            <w:bottom w:val="none" w:sz="0" w:space="0" w:color="auto"/>
                                                            <w:right w:val="none" w:sz="0" w:space="0" w:color="auto"/>
                                                          </w:divBdr>
                                                        </w:div>
                                                        <w:div w:id="586496656">
                                                          <w:marLeft w:val="640"/>
                                                          <w:marRight w:val="0"/>
                                                          <w:marTop w:val="0"/>
                                                          <w:marBottom w:val="0"/>
                                                          <w:divBdr>
                                                            <w:top w:val="none" w:sz="0" w:space="0" w:color="auto"/>
                                                            <w:left w:val="none" w:sz="0" w:space="0" w:color="auto"/>
                                                            <w:bottom w:val="none" w:sz="0" w:space="0" w:color="auto"/>
                                                            <w:right w:val="none" w:sz="0" w:space="0" w:color="auto"/>
                                                          </w:divBdr>
                                                        </w:div>
                                                        <w:div w:id="597565356">
                                                          <w:marLeft w:val="640"/>
                                                          <w:marRight w:val="0"/>
                                                          <w:marTop w:val="0"/>
                                                          <w:marBottom w:val="0"/>
                                                          <w:divBdr>
                                                            <w:top w:val="none" w:sz="0" w:space="0" w:color="auto"/>
                                                            <w:left w:val="none" w:sz="0" w:space="0" w:color="auto"/>
                                                            <w:bottom w:val="none" w:sz="0" w:space="0" w:color="auto"/>
                                                            <w:right w:val="none" w:sz="0" w:space="0" w:color="auto"/>
                                                          </w:divBdr>
                                                        </w:div>
                                                        <w:div w:id="609513274">
                                                          <w:marLeft w:val="640"/>
                                                          <w:marRight w:val="0"/>
                                                          <w:marTop w:val="0"/>
                                                          <w:marBottom w:val="0"/>
                                                          <w:divBdr>
                                                            <w:top w:val="none" w:sz="0" w:space="0" w:color="auto"/>
                                                            <w:left w:val="none" w:sz="0" w:space="0" w:color="auto"/>
                                                            <w:bottom w:val="none" w:sz="0" w:space="0" w:color="auto"/>
                                                            <w:right w:val="none" w:sz="0" w:space="0" w:color="auto"/>
                                                          </w:divBdr>
                                                        </w:div>
                                                        <w:div w:id="676660069">
                                                          <w:marLeft w:val="640"/>
                                                          <w:marRight w:val="0"/>
                                                          <w:marTop w:val="0"/>
                                                          <w:marBottom w:val="0"/>
                                                          <w:divBdr>
                                                            <w:top w:val="none" w:sz="0" w:space="0" w:color="auto"/>
                                                            <w:left w:val="none" w:sz="0" w:space="0" w:color="auto"/>
                                                            <w:bottom w:val="none" w:sz="0" w:space="0" w:color="auto"/>
                                                            <w:right w:val="none" w:sz="0" w:space="0" w:color="auto"/>
                                                          </w:divBdr>
                                                        </w:div>
                                                        <w:div w:id="737631981">
                                                          <w:marLeft w:val="640"/>
                                                          <w:marRight w:val="0"/>
                                                          <w:marTop w:val="0"/>
                                                          <w:marBottom w:val="0"/>
                                                          <w:divBdr>
                                                            <w:top w:val="none" w:sz="0" w:space="0" w:color="auto"/>
                                                            <w:left w:val="none" w:sz="0" w:space="0" w:color="auto"/>
                                                            <w:bottom w:val="none" w:sz="0" w:space="0" w:color="auto"/>
                                                            <w:right w:val="none" w:sz="0" w:space="0" w:color="auto"/>
                                                          </w:divBdr>
                                                        </w:div>
                                                        <w:div w:id="774405575">
                                                          <w:marLeft w:val="640"/>
                                                          <w:marRight w:val="0"/>
                                                          <w:marTop w:val="0"/>
                                                          <w:marBottom w:val="0"/>
                                                          <w:divBdr>
                                                            <w:top w:val="none" w:sz="0" w:space="0" w:color="auto"/>
                                                            <w:left w:val="none" w:sz="0" w:space="0" w:color="auto"/>
                                                            <w:bottom w:val="none" w:sz="0" w:space="0" w:color="auto"/>
                                                            <w:right w:val="none" w:sz="0" w:space="0" w:color="auto"/>
                                                          </w:divBdr>
                                                        </w:div>
                                                        <w:div w:id="779376358">
                                                          <w:marLeft w:val="640"/>
                                                          <w:marRight w:val="0"/>
                                                          <w:marTop w:val="0"/>
                                                          <w:marBottom w:val="0"/>
                                                          <w:divBdr>
                                                            <w:top w:val="none" w:sz="0" w:space="0" w:color="auto"/>
                                                            <w:left w:val="none" w:sz="0" w:space="0" w:color="auto"/>
                                                            <w:bottom w:val="none" w:sz="0" w:space="0" w:color="auto"/>
                                                            <w:right w:val="none" w:sz="0" w:space="0" w:color="auto"/>
                                                          </w:divBdr>
                                                        </w:div>
                                                        <w:div w:id="790592850">
                                                          <w:marLeft w:val="640"/>
                                                          <w:marRight w:val="0"/>
                                                          <w:marTop w:val="0"/>
                                                          <w:marBottom w:val="0"/>
                                                          <w:divBdr>
                                                            <w:top w:val="none" w:sz="0" w:space="0" w:color="auto"/>
                                                            <w:left w:val="none" w:sz="0" w:space="0" w:color="auto"/>
                                                            <w:bottom w:val="none" w:sz="0" w:space="0" w:color="auto"/>
                                                            <w:right w:val="none" w:sz="0" w:space="0" w:color="auto"/>
                                                          </w:divBdr>
                                                        </w:div>
                                                        <w:div w:id="898318863">
                                                          <w:marLeft w:val="640"/>
                                                          <w:marRight w:val="0"/>
                                                          <w:marTop w:val="0"/>
                                                          <w:marBottom w:val="0"/>
                                                          <w:divBdr>
                                                            <w:top w:val="none" w:sz="0" w:space="0" w:color="auto"/>
                                                            <w:left w:val="none" w:sz="0" w:space="0" w:color="auto"/>
                                                            <w:bottom w:val="none" w:sz="0" w:space="0" w:color="auto"/>
                                                            <w:right w:val="none" w:sz="0" w:space="0" w:color="auto"/>
                                                          </w:divBdr>
                                                        </w:div>
                                                        <w:div w:id="924649674">
                                                          <w:marLeft w:val="640"/>
                                                          <w:marRight w:val="0"/>
                                                          <w:marTop w:val="0"/>
                                                          <w:marBottom w:val="0"/>
                                                          <w:divBdr>
                                                            <w:top w:val="none" w:sz="0" w:space="0" w:color="auto"/>
                                                            <w:left w:val="none" w:sz="0" w:space="0" w:color="auto"/>
                                                            <w:bottom w:val="none" w:sz="0" w:space="0" w:color="auto"/>
                                                            <w:right w:val="none" w:sz="0" w:space="0" w:color="auto"/>
                                                          </w:divBdr>
                                                        </w:div>
                                                        <w:div w:id="925843924">
                                                          <w:marLeft w:val="640"/>
                                                          <w:marRight w:val="0"/>
                                                          <w:marTop w:val="0"/>
                                                          <w:marBottom w:val="0"/>
                                                          <w:divBdr>
                                                            <w:top w:val="none" w:sz="0" w:space="0" w:color="auto"/>
                                                            <w:left w:val="none" w:sz="0" w:space="0" w:color="auto"/>
                                                            <w:bottom w:val="none" w:sz="0" w:space="0" w:color="auto"/>
                                                            <w:right w:val="none" w:sz="0" w:space="0" w:color="auto"/>
                                                          </w:divBdr>
                                                        </w:div>
                                                        <w:div w:id="947005680">
                                                          <w:marLeft w:val="640"/>
                                                          <w:marRight w:val="0"/>
                                                          <w:marTop w:val="0"/>
                                                          <w:marBottom w:val="0"/>
                                                          <w:divBdr>
                                                            <w:top w:val="none" w:sz="0" w:space="0" w:color="auto"/>
                                                            <w:left w:val="none" w:sz="0" w:space="0" w:color="auto"/>
                                                            <w:bottom w:val="none" w:sz="0" w:space="0" w:color="auto"/>
                                                            <w:right w:val="none" w:sz="0" w:space="0" w:color="auto"/>
                                                          </w:divBdr>
                                                        </w:div>
                                                        <w:div w:id="988752027">
                                                          <w:marLeft w:val="640"/>
                                                          <w:marRight w:val="0"/>
                                                          <w:marTop w:val="0"/>
                                                          <w:marBottom w:val="0"/>
                                                          <w:divBdr>
                                                            <w:top w:val="none" w:sz="0" w:space="0" w:color="auto"/>
                                                            <w:left w:val="none" w:sz="0" w:space="0" w:color="auto"/>
                                                            <w:bottom w:val="none" w:sz="0" w:space="0" w:color="auto"/>
                                                            <w:right w:val="none" w:sz="0" w:space="0" w:color="auto"/>
                                                          </w:divBdr>
                                                        </w:div>
                                                        <w:div w:id="998120080">
                                                          <w:marLeft w:val="640"/>
                                                          <w:marRight w:val="0"/>
                                                          <w:marTop w:val="0"/>
                                                          <w:marBottom w:val="0"/>
                                                          <w:divBdr>
                                                            <w:top w:val="none" w:sz="0" w:space="0" w:color="auto"/>
                                                            <w:left w:val="none" w:sz="0" w:space="0" w:color="auto"/>
                                                            <w:bottom w:val="none" w:sz="0" w:space="0" w:color="auto"/>
                                                            <w:right w:val="none" w:sz="0" w:space="0" w:color="auto"/>
                                                          </w:divBdr>
                                                        </w:div>
                                                        <w:div w:id="1010836006">
                                                          <w:marLeft w:val="640"/>
                                                          <w:marRight w:val="0"/>
                                                          <w:marTop w:val="0"/>
                                                          <w:marBottom w:val="0"/>
                                                          <w:divBdr>
                                                            <w:top w:val="none" w:sz="0" w:space="0" w:color="auto"/>
                                                            <w:left w:val="none" w:sz="0" w:space="0" w:color="auto"/>
                                                            <w:bottom w:val="none" w:sz="0" w:space="0" w:color="auto"/>
                                                            <w:right w:val="none" w:sz="0" w:space="0" w:color="auto"/>
                                                          </w:divBdr>
                                                        </w:div>
                                                        <w:div w:id="1042168661">
                                                          <w:marLeft w:val="640"/>
                                                          <w:marRight w:val="0"/>
                                                          <w:marTop w:val="0"/>
                                                          <w:marBottom w:val="0"/>
                                                          <w:divBdr>
                                                            <w:top w:val="none" w:sz="0" w:space="0" w:color="auto"/>
                                                            <w:left w:val="none" w:sz="0" w:space="0" w:color="auto"/>
                                                            <w:bottom w:val="none" w:sz="0" w:space="0" w:color="auto"/>
                                                            <w:right w:val="none" w:sz="0" w:space="0" w:color="auto"/>
                                                          </w:divBdr>
                                                        </w:div>
                                                        <w:div w:id="1049067312">
                                                          <w:marLeft w:val="640"/>
                                                          <w:marRight w:val="0"/>
                                                          <w:marTop w:val="0"/>
                                                          <w:marBottom w:val="0"/>
                                                          <w:divBdr>
                                                            <w:top w:val="none" w:sz="0" w:space="0" w:color="auto"/>
                                                            <w:left w:val="none" w:sz="0" w:space="0" w:color="auto"/>
                                                            <w:bottom w:val="none" w:sz="0" w:space="0" w:color="auto"/>
                                                            <w:right w:val="none" w:sz="0" w:space="0" w:color="auto"/>
                                                          </w:divBdr>
                                                        </w:div>
                                                        <w:div w:id="1104421412">
                                                          <w:marLeft w:val="640"/>
                                                          <w:marRight w:val="0"/>
                                                          <w:marTop w:val="0"/>
                                                          <w:marBottom w:val="0"/>
                                                          <w:divBdr>
                                                            <w:top w:val="none" w:sz="0" w:space="0" w:color="auto"/>
                                                            <w:left w:val="none" w:sz="0" w:space="0" w:color="auto"/>
                                                            <w:bottom w:val="none" w:sz="0" w:space="0" w:color="auto"/>
                                                            <w:right w:val="none" w:sz="0" w:space="0" w:color="auto"/>
                                                          </w:divBdr>
                                                        </w:div>
                                                        <w:div w:id="1106734504">
                                                          <w:marLeft w:val="640"/>
                                                          <w:marRight w:val="0"/>
                                                          <w:marTop w:val="0"/>
                                                          <w:marBottom w:val="0"/>
                                                          <w:divBdr>
                                                            <w:top w:val="none" w:sz="0" w:space="0" w:color="auto"/>
                                                            <w:left w:val="none" w:sz="0" w:space="0" w:color="auto"/>
                                                            <w:bottom w:val="none" w:sz="0" w:space="0" w:color="auto"/>
                                                            <w:right w:val="none" w:sz="0" w:space="0" w:color="auto"/>
                                                          </w:divBdr>
                                                        </w:div>
                                                        <w:div w:id="1134518449">
                                                          <w:marLeft w:val="640"/>
                                                          <w:marRight w:val="0"/>
                                                          <w:marTop w:val="0"/>
                                                          <w:marBottom w:val="0"/>
                                                          <w:divBdr>
                                                            <w:top w:val="none" w:sz="0" w:space="0" w:color="auto"/>
                                                            <w:left w:val="none" w:sz="0" w:space="0" w:color="auto"/>
                                                            <w:bottom w:val="none" w:sz="0" w:space="0" w:color="auto"/>
                                                            <w:right w:val="none" w:sz="0" w:space="0" w:color="auto"/>
                                                          </w:divBdr>
                                                        </w:div>
                                                        <w:div w:id="1193416741">
                                                          <w:marLeft w:val="640"/>
                                                          <w:marRight w:val="0"/>
                                                          <w:marTop w:val="0"/>
                                                          <w:marBottom w:val="0"/>
                                                          <w:divBdr>
                                                            <w:top w:val="none" w:sz="0" w:space="0" w:color="auto"/>
                                                            <w:left w:val="none" w:sz="0" w:space="0" w:color="auto"/>
                                                            <w:bottom w:val="none" w:sz="0" w:space="0" w:color="auto"/>
                                                            <w:right w:val="none" w:sz="0" w:space="0" w:color="auto"/>
                                                          </w:divBdr>
                                                        </w:div>
                                                        <w:div w:id="1233390489">
                                                          <w:marLeft w:val="640"/>
                                                          <w:marRight w:val="0"/>
                                                          <w:marTop w:val="0"/>
                                                          <w:marBottom w:val="0"/>
                                                          <w:divBdr>
                                                            <w:top w:val="none" w:sz="0" w:space="0" w:color="auto"/>
                                                            <w:left w:val="none" w:sz="0" w:space="0" w:color="auto"/>
                                                            <w:bottom w:val="none" w:sz="0" w:space="0" w:color="auto"/>
                                                            <w:right w:val="none" w:sz="0" w:space="0" w:color="auto"/>
                                                          </w:divBdr>
                                                        </w:div>
                                                        <w:div w:id="1258709937">
                                                          <w:marLeft w:val="640"/>
                                                          <w:marRight w:val="0"/>
                                                          <w:marTop w:val="0"/>
                                                          <w:marBottom w:val="0"/>
                                                          <w:divBdr>
                                                            <w:top w:val="none" w:sz="0" w:space="0" w:color="auto"/>
                                                            <w:left w:val="none" w:sz="0" w:space="0" w:color="auto"/>
                                                            <w:bottom w:val="none" w:sz="0" w:space="0" w:color="auto"/>
                                                            <w:right w:val="none" w:sz="0" w:space="0" w:color="auto"/>
                                                          </w:divBdr>
                                                        </w:div>
                                                        <w:div w:id="1267886063">
                                                          <w:marLeft w:val="640"/>
                                                          <w:marRight w:val="0"/>
                                                          <w:marTop w:val="0"/>
                                                          <w:marBottom w:val="0"/>
                                                          <w:divBdr>
                                                            <w:top w:val="none" w:sz="0" w:space="0" w:color="auto"/>
                                                            <w:left w:val="none" w:sz="0" w:space="0" w:color="auto"/>
                                                            <w:bottom w:val="none" w:sz="0" w:space="0" w:color="auto"/>
                                                            <w:right w:val="none" w:sz="0" w:space="0" w:color="auto"/>
                                                          </w:divBdr>
                                                        </w:div>
                                                        <w:div w:id="1290554662">
                                                          <w:marLeft w:val="640"/>
                                                          <w:marRight w:val="0"/>
                                                          <w:marTop w:val="0"/>
                                                          <w:marBottom w:val="0"/>
                                                          <w:divBdr>
                                                            <w:top w:val="none" w:sz="0" w:space="0" w:color="auto"/>
                                                            <w:left w:val="none" w:sz="0" w:space="0" w:color="auto"/>
                                                            <w:bottom w:val="none" w:sz="0" w:space="0" w:color="auto"/>
                                                            <w:right w:val="none" w:sz="0" w:space="0" w:color="auto"/>
                                                          </w:divBdr>
                                                        </w:div>
                                                        <w:div w:id="1310748971">
                                                          <w:marLeft w:val="640"/>
                                                          <w:marRight w:val="0"/>
                                                          <w:marTop w:val="0"/>
                                                          <w:marBottom w:val="0"/>
                                                          <w:divBdr>
                                                            <w:top w:val="none" w:sz="0" w:space="0" w:color="auto"/>
                                                            <w:left w:val="none" w:sz="0" w:space="0" w:color="auto"/>
                                                            <w:bottom w:val="none" w:sz="0" w:space="0" w:color="auto"/>
                                                            <w:right w:val="none" w:sz="0" w:space="0" w:color="auto"/>
                                                          </w:divBdr>
                                                        </w:div>
                                                        <w:div w:id="1350714739">
                                                          <w:marLeft w:val="640"/>
                                                          <w:marRight w:val="0"/>
                                                          <w:marTop w:val="0"/>
                                                          <w:marBottom w:val="0"/>
                                                          <w:divBdr>
                                                            <w:top w:val="none" w:sz="0" w:space="0" w:color="auto"/>
                                                            <w:left w:val="none" w:sz="0" w:space="0" w:color="auto"/>
                                                            <w:bottom w:val="none" w:sz="0" w:space="0" w:color="auto"/>
                                                            <w:right w:val="none" w:sz="0" w:space="0" w:color="auto"/>
                                                          </w:divBdr>
                                                        </w:div>
                                                        <w:div w:id="1410157774">
                                                          <w:marLeft w:val="640"/>
                                                          <w:marRight w:val="0"/>
                                                          <w:marTop w:val="0"/>
                                                          <w:marBottom w:val="0"/>
                                                          <w:divBdr>
                                                            <w:top w:val="none" w:sz="0" w:space="0" w:color="auto"/>
                                                            <w:left w:val="none" w:sz="0" w:space="0" w:color="auto"/>
                                                            <w:bottom w:val="none" w:sz="0" w:space="0" w:color="auto"/>
                                                            <w:right w:val="none" w:sz="0" w:space="0" w:color="auto"/>
                                                          </w:divBdr>
                                                        </w:div>
                                                        <w:div w:id="1432509231">
                                                          <w:marLeft w:val="640"/>
                                                          <w:marRight w:val="0"/>
                                                          <w:marTop w:val="0"/>
                                                          <w:marBottom w:val="0"/>
                                                          <w:divBdr>
                                                            <w:top w:val="none" w:sz="0" w:space="0" w:color="auto"/>
                                                            <w:left w:val="none" w:sz="0" w:space="0" w:color="auto"/>
                                                            <w:bottom w:val="none" w:sz="0" w:space="0" w:color="auto"/>
                                                            <w:right w:val="none" w:sz="0" w:space="0" w:color="auto"/>
                                                          </w:divBdr>
                                                        </w:div>
                                                        <w:div w:id="1435321196">
                                                          <w:marLeft w:val="640"/>
                                                          <w:marRight w:val="0"/>
                                                          <w:marTop w:val="0"/>
                                                          <w:marBottom w:val="0"/>
                                                          <w:divBdr>
                                                            <w:top w:val="none" w:sz="0" w:space="0" w:color="auto"/>
                                                            <w:left w:val="none" w:sz="0" w:space="0" w:color="auto"/>
                                                            <w:bottom w:val="none" w:sz="0" w:space="0" w:color="auto"/>
                                                            <w:right w:val="none" w:sz="0" w:space="0" w:color="auto"/>
                                                          </w:divBdr>
                                                        </w:div>
                                                        <w:div w:id="1443959724">
                                                          <w:marLeft w:val="640"/>
                                                          <w:marRight w:val="0"/>
                                                          <w:marTop w:val="0"/>
                                                          <w:marBottom w:val="0"/>
                                                          <w:divBdr>
                                                            <w:top w:val="none" w:sz="0" w:space="0" w:color="auto"/>
                                                            <w:left w:val="none" w:sz="0" w:space="0" w:color="auto"/>
                                                            <w:bottom w:val="none" w:sz="0" w:space="0" w:color="auto"/>
                                                            <w:right w:val="none" w:sz="0" w:space="0" w:color="auto"/>
                                                          </w:divBdr>
                                                        </w:div>
                                                        <w:div w:id="1458182867">
                                                          <w:marLeft w:val="640"/>
                                                          <w:marRight w:val="0"/>
                                                          <w:marTop w:val="0"/>
                                                          <w:marBottom w:val="0"/>
                                                          <w:divBdr>
                                                            <w:top w:val="none" w:sz="0" w:space="0" w:color="auto"/>
                                                            <w:left w:val="none" w:sz="0" w:space="0" w:color="auto"/>
                                                            <w:bottom w:val="none" w:sz="0" w:space="0" w:color="auto"/>
                                                            <w:right w:val="none" w:sz="0" w:space="0" w:color="auto"/>
                                                          </w:divBdr>
                                                        </w:div>
                                                        <w:div w:id="1510287473">
                                                          <w:marLeft w:val="640"/>
                                                          <w:marRight w:val="0"/>
                                                          <w:marTop w:val="0"/>
                                                          <w:marBottom w:val="0"/>
                                                          <w:divBdr>
                                                            <w:top w:val="none" w:sz="0" w:space="0" w:color="auto"/>
                                                            <w:left w:val="none" w:sz="0" w:space="0" w:color="auto"/>
                                                            <w:bottom w:val="none" w:sz="0" w:space="0" w:color="auto"/>
                                                            <w:right w:val="none" w:sz="0" w:space="0" w:color="auto"/>
                                                          </w:divBdr>
                                                        </w:div>
                                                        <w:div w:id="1558319615">
                                                          <w:marLeft w:val="640"/>
                                                          <w:marRight w:val="0"/>
                                                          <w:marTop w:val="0"/>
                                                          <w:marBottom w:val="0"/>
                                                          <w:divBdr>
                                                            <w:top w:val="none" w:sz="0" w:space="0" w:color="auto"/>
                                                            <w:left w:val="none" w:sz="0" w:space="0" w:color="auto"/>
                                                            <w:bottom w:val="none" w:sz="0" w:space="0" w:color="auto"/>
                                                            <w:right w:val="none" w:sz="0" w:space="0" w:color="auto"/>
                                                          </w:divBdr>
                                                        </w:div>
                                                        <w:div w:id="1801801152">
                                                          <w:marLeft w:val="640"/>
                                                          <w:marRight w:val="0"/>
                                                          <w:marTop w:val="0"/>
                                                          <w:marBottom w:val="0"/>
                                                          <w:divBdr>
                                                            <w:top w:val="none" w:sz="0" w:space="0" w:color="auto"/>
                                                            <w:left w:val="none" w:sz="0" w:space="0" w:color="auto"/>
                                                            <w:bottom w:val="none" w:sz="0" w:space="0" w:color="auto"/>
                                                            <w:right w:val="none" w:sz="0" w:space="0" w:color="auto"/>
                                                          </w:divBdr>
                                                        </w:div>
                                                        <w:div w:id="1810512395">
                                                          <w:marLeft w:val="640"/>
                                                          <w:marRight w:val="0"/>
                                                          <w:marTop w:val="0"/>
                                                          <w:marBottom w:val="0"/>
                                                          <w:divBdr>
                                                            <w:top w:val="none" w:sz="0" w:space="0" w:color="auto"/>
                                                            <w:left w:val="none" w:sz="0" w:space="0" w:color="auto"/>
                                                            <w:bottom w:val="none" w:sz="0" w:space="0" w:color="auto"/>
                                                            <w:right w:val="none" w:sz="0" w:space="0" w:color="auto"/>
                                                          </w:divBdr>
                                                        </w:div>
                                                        <w:div w:id="1875341108">
                                                          <w:marLeft w:val="640"/>
                                                          <w:marRight w:val="0"/>
                                                          <w:marTop w:val="0"/>
                                                          <w:marBottom w:val="0"/>
                                                          <w:divBdr>
                                                            <w:top w:val="none" w:sz="0" w:space="0" w:color="auto"/>
                                                            <w:left w:val="none" w:sz="0" w:space="0" w:color="auto"/>
                                                            <w:bottom w:val="none" w:sz="0" w:space="0" w:color="auto"/>
                                                            <w:right w:val="none" w:sz="0" w:space="0" w:color="auto"/>
                                                          </w:divBdr>
                                                        </w:div>
                                                        <w:div w:id="1962808147">
                                                          <w:marLeft w:val="640"/>
                                                          <w:marRight w:val="0"/>
                                                          <w:marTop w:val="0"/>
                                                          <w:marBottom w:val="0"/>
                                                          <w:divBdr>
                                                            <w:top w:val="none" w:sz="0" w:space="0" w:color="auto"/>
                                                            <w:left w:val="none" w:sz="0" w:space="0" w:color="auto"/>
                                                            <w:bottom w:val="none" w:sz="0" w:space="0" w:color="auto"/>
                                                            <w:right w:val="none" w:sz="0" w:space="0" w:color="auto"/>
                                                          </w:divBdr>
                                                        </w:div>
                                                        <w:div w:id="2026399106">
                                                          <w:marLeft w:val="640"/>
                                                          <w:marRight w:val="0"/>
                                                          <w:marTop w:val="0"/>
                                                          <w:marBottom w:val="0"/>
                                                          <w:divBdr>
                                                            <w:top w:val="none" w:sz="0" w:space="0" w:color="auto"/>
                                                            <w:left w:val="none" w:sz="0" w:space="0" w:color="auto"/>
                                                            <w:bottom w:val="none" w:sz="0" w:space="0" w:color="auto"/>
                                                            <w:right w:val="none" w:sz="0" w:space="0" w:color="auto"/>
                                                          </w:divBdr>
                                                        </w:div>
                                                        <w:div w:id="2121679456">
                                                          <w:marLeft w:val="640"/>
                                                          <w:marRight w:val="0"/>
                                                          <w:marTop w:val="0"/>
                                                          <w:marBottom w:val="0"/>
                                                          <w:divBdr>
                                                            <w:top w:val="none" w:sz="0" w:space="0" w:color="auto"/>
                                                            <w:left w:val="none" w:sz="0" w:space="0" w:color="auto"/>
                                                            <w:bottom w:val="none" w:sz="0" w:space="0" w:color="auto"/>
                                                            <w:right w:val="none" w:sz="0" w:space="0" w:color="auto"/>
                                                          </w:divBdr>
                                                        </w:div>
                                                        <w:div w:id="2134907464">
                                                          <w:marLeft w:val="640"/>
                                                          <w:marRight w:val="0"/>
                                                          <w:marTop w:val="0"/>
                                                          <w:marBottom w:val="0"/>
                                                          <w:divBdr>
                                                            <w:top w:val="none" w:sz="0" w:space="0" w:color="auto"/>
                                                            <w:left w:val="none" w:sz="0" w:space="0" w:color="auto"/>
                                                            <w:bottom w:val="none" w:sz="0" w:space="0" w:color="auto"/>
                                                            <w:right w:val="none" w:sz="0" w:space="0" w:color="auto"/>
                                                          </w:divBdr>
                                                        </w:div>
                                                        <w:div w:id="2139717310">
                                                          <w:marLeft w:val="640"/>
                                                          <w:marRight w:val="0"/>
                                                          <w:marTop w:val="0"/>
                                                          <w:marBottom w:val="0"/>
                                                          <w:divBdr>
                                                            <w:top w:val="none" w:sz="0" w:space="0" w:color="auto"/>
                                                            <w:left w:val="none" w:sz="0" w:space="0" w:color="auto"/>
                                                            <w:bottom w:val="none" w:sz="0" w:space="0" w:color="auto"/>
                                                            <w:right w:val="none" w:sz="0" w:space="0" w:color="auto"/>
                                                          </w:divBdr>
                                                        </w:div>
                                                      </w:divsChild>
                                                    </w:div>
                                                    <w:div w:id="231938238">
                                                      <w:marLeft w:val="0"/>
                                                      <w:marRight w:val="0"/>
                                                      <w:marTop w:val="0"/>
                                                      <w:marBottom w:val="0"/>
                                                      <w:divBdr>
                                                        <w:top w:val="none" w:sz="0" w:space="0" w:color="auto"/>
                                                        <w:left w:val="none" w:sz="0" w:space="0" w:color="auto"/>
                                                        <w:bottom w:val="none" w:sz="0" w:space="0" w:color="auto"/>
                                                        <w:right w:val="none" w:sz="0" w:space="0" w:color="auto"/>
                                                      </w:divBdr>
                                                      <w:divsChild>
                                                        <w:div w:id="35393589">
                                                          <w:marLeft w:val="640"/>
                                                          <w:marRight w:val="0"/>
                                                          <w:marTop w:val="0"/>
                                                          <w:marBottom w:val="0"/>
                                                          <w:divBdr>
                                                            <w:top w:val="none" w:sz="0" w:space="0" w:color="auto"/>
                                                            <w:left w:val="none" w:sz="0" w:space="0" w:color="auto"/>
                                                            <w:bottom w:val="none" w:sz="0" w:space="0" w:color="auto"/>
                                                            <w:right w:val="none" w:sz="0" w:space="0" w:color="auto"/>
                                                          </w:divBdr>
                                                        </w:div>
                                                        <w:div w:id="110899372">
                                                          <w:marLeft w:val="640"/>
                                                          <w:marRight w:val="0"/>
                                                          <w:marTop w:val="0"/>
                                                          <w:marBottom w:val="0"/>
                                                          <w:divBdr>
                                                            <w:top w:val="none" w:sz="0" w:space="0" w:color="auto"/>
                                                            <w:left w:val="none" w:sz="0" w:space="0" w:color="auto"/>
                                                            <w:bottom w:val="none" w:sz="0" w:space="0" w:color="auto"/>
                                                            <w:right w:val="none" w:sz="0" w:space="0" w:color="auto"/>
                                                          </w:divBdr>
                                                        </w:div>
                                                        <w:div w:id="144785353">
                                                          <w:marLeft w:val="640"/>
                                                          <w:marRight w:val="0"/>
                                                          <w:marTop w:val="0"/>
                                                          <w:marBottom w:val="0"/>
                                                          <w:divBdr>
                                                            <w:top w:val="none" w:sz="0" w:space="0" w:color="auto"/>
                                                            <w:left w:val="none" w:sz="0" w:space="0" w:color="auto"/>
                                                            <w:bottom w:val="none" w:sz="0" w:space="0" w:color="auto"/>
                                                            <w:right w:val="none" w:sz="0" w:space="0" w:color="auto"/>
                                                          </w:divBdr>
                                                        </w:div>
                                                        <w:div w:id="167911772">
                                                          <w:marLeft w:val="640"/>
                                                          <w:marRight w:val="0"/>
                                                          <w:marTop w:val="0"/>
                                                          <w:marBottom w:val="0"/>
                                                          <w:divBdr>
                                                            <w:top w:val="none" w:sz="0" w:space="0" w:color="auto"/>
                                                            <w:left w:val="none" w:sz="0" w:space="0" w:color="auto"/>
                                                            <w:bottom w:val="none" w:sz="0" w:space="0" w:color="auto"/>
                                                            <w:right w:val="none" w:sz="0" w:space="0" w:color="auto"/>
                                                          </w:divBdr>
                                                        </w:div>
                                                        <w:div w:id="314724583">
                                                          <w:marLeft w:val="640"/>
                                                          <w:marRight w:val="0"/>
                                                          <w:marTop w:val="0"/>
                                                          <w:marBottom w:val="0"/>
                                                          <w:divBdr>
                                                            <w:top w:val="none" w:sz="0" w:space="0" w:color="auto"/>
                                                            <w:left w:val="none" w:sz="0" w:space="0" w:color="auto"/>
                                                            <w:bottom w:val="none" w:sz="0" w:space="0" w:color="auto"/>
                                                            <w:right w:val="none" w:sz="0" w:space="0" w:color="auto"/>
                                                          </w:divBdr>
                                                        </w:div>
                                                        <w:div w:id="341471782">
                                                          <w:marLeft w:val="640"/>
                                                          <w:marRight w:val="0"/>
                                                          <w:marTop w:val="0"/>
                                                          <w:marBottom w:val="0"/>
                                                          <w:divBdr>
                                                            <w:top w:val="none" w:sz="0" w:space="0" w:color="auto"/>
                                                            <w:left w:val="none" w:sz="0" w:space="0" w:color="auto"/>
                                                            <w:bottom w:val="none" w:sz="0" w:space="0" w:color="auto"/>
                                                            <w:right w:val="none" w:sz="0" w:space="0" w:color="auto"/>
                                                          </w:divBdr>
                                                        </w:div>
                                                        <w:div w:id="342443492">
                                                          <w:marLeft w:val="640"/>
                                                          <w:marRight w:val="0"/>
                                                          <w:marTop w:val="0"/>
                                                          <w:marBottom w:val="0"/>
                                                          <w:divBdr>
                                                            <w:top w:val="none" w:sz="0" w:space="0" w:color="auto"/>
                                                            <w:left w:val="none" w:sz="0" w:space="0" w:color="auto"/>
                                                            <w:bottom w:val="none" w:sz="0" w:space="0" w:color="auto"/>
                                                            <w:right w:val="none" w:sz="0" w:space="0" w:color="auto"/>
                                                          </w:divBdr>
                                                        </w:div>
                                                        <w:div w:id="451753608">
                                                          <w:marLeft w:val="640"/>
                                                          <w:marRight w:val="0"/>
                                                          <w:marTop w:val="0"/>
                                                          <w:marBottom w:val="0"/>
                                                          <w:divBdr>
                                                            <w:top w:val="none" w:sz="0" w:space="0" w:color="auto"/>
                                                            <w:left w:val="none" w:sz="0" w:space="0" w:color="auto"/>
                                                            <w:bottom w:val="none" w:sz="0" w:space="0" w:color="auto"/>
                                                            <w:right w:val="none" w:sz="0" w:space="0" w:color="auto"/>
                                                          </w:divBdr>
                                                        </w:div>
                                                        <w:div w:id="453863607">
                                                          <w:marLeft w:val="640"/>
                                                          <w:marRight w:val="0"/>
                                                          <w:marTop w:val="0"/>
                                                          <w:marBottom w:val="0"/>
                                                          <w:divBdr>
                                                            <w:top w:val="none" w:sz="0" w:space="0" w:color="auto"/>
                                                            <w:left w:val="none" w:sz="0" w:space="0" w:color="auto"/>
                                                            <w:bottom w:val="none" w:sz="0" w:space="0" w:color="auto"/>
                                                            <w:right w:val="none" w:sz="0" w:space="0" w:color="auto"/>
                                                          </w:divBdr>
                                                        </w:div>
                                                        <w:div w:id="455415942">
                                                          <w:marLeft w:val="640"/>
                                                          <w:marRight w:val="0"/>
                                                          <w:marTop w:val="0"/>
                                                          <w:marBottom w:val="0"/>
                                                          <w:divBdr>
                                                            <w:top w:val="none" w:sz="0" w:space="0" w:color="auto"/>
                                                            <w:left w:val="none" w:sz="0" w:space="0" w:color="auto"/>
                                                            <w:bottom w:val="none" w:sz="0" w:space="0" w:color="auto"/>
                                                            <w:right w:val="none" w:sz="0" w:space="0" w:color="auto"/>
                                                          </w:divBdr>
                                                        </w:div>
                                                        <w:div w:id="519781776">
                                                          <w:marLeft w:val="640"/>
                                                          <w:marRight w:val="0"/>
                                                          <w:marTop w:val="0"/>
                                                          <w:marBottom w:val="0"/>
                                                          <w:divBdr>
                                                            <w:top w:val="none" w:sz="0" w:space="0" w:color="auto"/>
                                                            <w:left w:val="none" w:sz="0" w:space="0" w:color="auto"/>
                                                            <w:bottom w:val="none" w:sz="0" w:space="0" w:color="auto"/>
                                                            <w:right w:val="none" w:sz="0" w:space="0" w:color="auto"/>
                                                          </w:divBdr>
                                                        </w:div>
                                                        <w:div w:id="554855290">
                                                          <w:marLeft w:val="640"/>
                                                          <w:marRight w:val="0"/>
                                                          <w:marTop w:val="0"/>
                                                          <w:marBottom w:val="0"/>
                                                          <w:divBdr>
                                                            <w:top w:val="none" w:sz="0" w:space="0" w:color="auto"/>
                                                            <w:left w:val="none" w:sz="0" w:space="0" w:color="auto"/>
                                                            <w:bottom w:val="none" w:sz="0" w:space="0" w:color="auto"/>
                                                            <w:right w:val="none" w:sz="0" w:space="0" w:color="auto"/>
                                                          </w:divBdr>
                                                        </w:div>
                                                        <w:div w:id="610011473">
                                                          <w:marLeft w:val="640"/>
                                                          <w:marRight w:val="0"/>
                                                          <w:marTop w:val="0"/>
                                                          <w:marBottom w:val="0"/>
                                                          <w:divBdr>
                                                            <w:top w:val="none" w:sz="0" w:space="0" w:color="auto"/>
                                                            <w:left w:val="none" w:sz="0" w:space="0" w:color="auto"/>
                                                            <w:bottom w:val="none" w:sz="0" w:space="0" w:color="auto"/>
                                                            <w:right w:val="none" w:sz="0" w:space="0" w:color="auto"/>
                                                          </w:divBdr>
                                                        </w:div>
                                                        <w:div w:id="636910158">
                                                          <w:marLeft w:val="640"/>
                                                          <w:marRight w:val="0"/>
                                                          <w:marTop w:val="0"/>
                                                          <w:marBottom w:val="0"/>
                                                          <w:divBdr>
                                                            <w:top w:val="none" w:sz="0" w:space="0" w:color="auto"/>
                                                            <w:left w:val="none" w:sz="0" w:space="0" w:color="auto"/>
                                                            <w:bottom w:val="none" w:sz="0" w:space="0" w:color="auto"/>
                                                            <w:right w:val="none" w:sz="0" w:space="0" w:color="auto"/>
                                                          </w:divBdr>
                                                        </w:div>
                                                        <w:div w:id="701437405">
                                                          <w:marLeft w:val="640"/>
                                                          <w:marRight w:val="0"/>
                                                          <w:marTop w:val="0"/>
                                                          <w:marBottom w:val="0"/>
                                                          <w:divBdr>
                                                            <w:top w:val="none" w:sz="0" w:space="0" w:color="auto"/>
                                                            <w:left w:val="none" w:sz="0" w:space="0" w:color="auto"/>
                                                            <w:bottom w:val="none" w:sz="0" w:space="0" w:color="auto"/>
                                                            <w:right w:val="none" w:sz="0" w:space="0" w:color="auto"/>
                                                          </w:divBdr>
                                                        </w:div>
                                                        <w:div w:id="737091169">
                                                          <w:marLeft w:val="640"/>
                                                          <w:marRight w:val="0"/>
                                                          <w:marTop w:val="0"/>
                                                          <w:marBottom w:val="0"/>
                                                          <w:divBdr>
                                                            <w:top w:val="none" w:sz="0" w:space="0" w:color="auto"/>
                                                            <w:left w:val="none" w:sz="0" w:space="0" w:color="auto"/>
                                                            <w:bottom w:val="none" w:sz="0" w:space="0" w:color="auto"/>
                                                            <w:right w:val="none" w:sz="0" w:space="0" w:color="auto"/>
                                                          </w:divBdr>
                                                        </w:div>
                                                        <w:div w:id="752315628">
                                                          <w:marLeft w:val="640"/>
                                                          <w:marRight w:val="0"/>
                                                          <w:marTop w:val="0"/>
                                                          <w:marBottom w:val="0"/>
                                                          <w:divBdr>
                                                            <w:top w:val="none" w:sz="0" w:space="0" w:color="auto"/>
                                                            <w:left w:val="none" w:sz="0" w:space="0" w:color="auto"/>
                                                            <w:bottom w:val="none" w:sz="0" w:space="0" w:color="auto"/>
                                                            <w:right w:val="none" w:sz="0" w:space="0" w:color="auto"/>
                                                          </w:divBdr>
                                                        </w:div>
                                                        <w:div w:id="845171918">
                                                          <w:marLeft w:val="640"/>
                                                          <w:marRight w:val="0"/>
                                                          <w:marTop w:val="0"/>
                                                          <w:marBottom w:val="0"/>
                                                          <w:divBdr>
                                                            <w:top w:val="none" w:sz="0" w:space="0" w:color="auto"/>
                                                            <w:left w:val="none" w:sz="0" w:space="0" w:color="auto"/>
                                                            <w:bottom w:val="none" w:sz="0" w:space="0" w:color="auto"/>
                                                            <w:right w:val="none" w:sz="0" w:space="0" w:color="auto"/>
                                                          </w:divBdr>
                                                        </w:div>
                                                        <w:div w:id="882205531">
                                                          <w:marLeft w:val="640"/>
                                                          <w:marRight w:val="0"/>
                                                          <w:marTop w:val="0"/>
                                                          <w:marBottom w:val="0"/>
                                                          <w:divBdr>
                                                            <w:top w:val="none" w:sz="0" w:space="0" w:color="auto"/>
                                                            <w:left w:val="none" w:sz="0" w:space="0" w:color="auto"/>
                                                            <w:bottom w:val="none" w:sz="0" w:space="0" w:color="auto"/>
                                                            <w:right w:val="none" w:sz="0" w:space="0" w:color="auto"/>
                                                          </w:divBdr>
                                                        </w:div>
                                                        <w:div w:id="904147037">
                                                          <w:marLeft w:val="640"/>
                                                          <w:marRight w:val="0"/>
                                                          <w:marTop w:val="0"/>
                                                          <w:marBottom w:val="0"/>
                                                          <w:divBdr>
                                                            <w:top w:val="none" w:sz="0" w:space="0" w:color="auto"/>
                                                            <w:left w:val="none" w:sz="0" w:space="0" w:color="auto"/>
                                                            <w:bottom w:val="none" w:sz="0" w:space="0" w:color="auto"/>
                                                            <w:right w:val="none" w:sz="0" w:space="0" w:color="auto"/>
                                                          </w:divBdr>
                                                        </w:div>
                                                        <w:div w:id="910966724">
                                                          <w:marLeft w:val="640"/>
                                                          <w:marRight w:val="0"/>
                                                          <w:marTop w:val="0"/>
                                                          <w:marBottom w:val="0"/>
                                                          <w:divBdr>
                                                            <w:top w:val="none" w:sz="0" w:space="0" w:color="auto"/>
                                                            <w:left w:val="none" w:sz="0" w:space="0" w:color="auto"/>
                                                            <w:bottom w:val="none" w:sz="0" w:space="0" w:color="auto"/>
                                                            <w:right w:val="none" w:sz="0" w:space="0" w:color="auto"/>
                                                          </w:divBdr>
                                                        </w:div>
                                                        <w:div w:id="915824012">
                                                          <w:marLeft w:val="640"/>
                                                          <w:marRight w:val="0"/>
                                                          <w:marTop w:val="0"/>
                                                          <w:marBottom w:val="0"/>
                                                          <w:divBdr>
                                                            <w:top w:val="none" w:sz="0" w:space="0" w:color="auto"/>
                                                            <w:left w:val="none" w:sz="0" w:space="0" w:color="auto"/>
                                                            <w:bottom w:val="none" w:sz="0" w:space="0" w:color="auto"/>
                                                            <w:right w:val="none" w:sz="0" w:space="0" w:color="auto"/>
                                                          </w:divBdr>
                                                        </w:div>
                                                        <w:div w:id="1028599491">
                                                          <w:marLeft w:val="640"/>
                                                          <w:marRight w:val="0"/>
                                                          <w:marTop w:val="0"/>
                                                          <w:marBottom w:val="0"/>
                                                          <w:divBdr>
                                                            <w:top w:val="none" w:sz="0" w:space="0" w:color="auto"/>
                                                            <w:left w:val="none" w:sz="0" w:space="0" w:color="auto"/>
                                                            <w:bottom w:val="none" w:sz="0" w:space="0" w:color="auto"/>
                                                            <w:right w:val="none" w:sz="0" w:space="0" w:color="auto"/>
                                                          </w:divBdr>
                                                        </w:div>
                                                        <w:div w:id="1044602124">
                                                          <w:marLeft w:val="640"/>
                                                          <w:marRight w:val="0"/>
                                                          <w:marTop w:val="0"/>
                                                          <w:marBottom w:val="0"/>
                                                          <w:divBdr>
                                                            <w:top w:val="none" w:sz="0" w:space="0" w:color="auto"/>
                                                            <w:left w:val="none" w:sz="0" w:space="0" w:color="auto"/>
                                                            <w:bottom w:val="none" w:sz="0" w:space="0" w:color="auto"/>
                                                            <w:right w:val="none" w:sz="0" w:space="0" w:color="auto"/>
                                                          </w:divBdr>
                                                        </w:div>
                                                        <w:div w:id="1131939072">
                                                          <w:marLeft w:val="640"/>
                                                          <w:marRight w:val="0"/>
                                                          <w:marTop w:val="0"/>
                                                          <w:marBottom w:val="0"/>
                                                          <w:divBdr>
                                                            <w:top w:val="none" w:sz="0" w:space="0" w:color="auto"/>
                                                            <w:left w:val="none" w:sz="0" w:space="0" w:color="auto"/>
                                                            <w:bottom w:val="none" w:sz="0" w:space="0" w:color="auto"/>
                                                            <w:right w:val="none" w:sz="0" w:space="0" w:color="auto"/>
                                                          </w:divBdr>
                                                        </w:div>
                                                        <w:div w:id="1196038342">
                                                          <w:marLeft w:val="640"/>
                                                          <w:marRight w:val="0"/>
                                                          <w:marTop w:val="0"/>
                                                          <w:marBottom w:val="0"/>
                                                          <w:divBdr>
                                                            <w:top w:val="none" w:sz="0" w:space="0" w:color="auto"/>
                                                            <w:left w:val="none" w:sz="0" w:space="0" w:color="auto"/>
                                                            <w:bottom w:val="none" w:sz="0" w:space="0" w:color="auto"/>
                                                            <w:right w:val="none" w:sz="0" w:space="0" w:color="auto"/>
                                                          </w:divBdr>
                                                        </w:div>
                                                        <w:div w:id="1249458029">
                                                          <w:marLeft w:val="640"/>
                                                          <w:marRight w:val="0"/>
                                                          <w:marTop w:val="0"/>
                                                          <w:marBottom w:val="0"/>
                                                          <w:divBdr>
                                                            <w:top w:val="none" w:sz="0" w:space="0" w:color="auto"/>
                                                            <w:left w:val="none" w:sz="0" w:space="0" w:color="auto"/>
                                                            <w:bottom w:val="none" w:sz="0" w:space="0" w:color="auto"/>
                                                            <w:right w:val="none" w:sz="0" w:space="0" w:color="auto"/>
                                                          </w:divBdr>
                                                        </w:div>
                                                        <w:div w:id="1251113228">
                                                          <w:marLeft w:val="640"/>
                                                          <w:marRight w:val="0"/>
                                                          <w:marTop w:val="0"/>
                                                          <w:marBottom w:val="0"/>
                                                          <w:divBdr>
                                                            <w:top w:val="none" w:sz="0" w:space="0" w:color="auto"/>
                                                            <w:left w:val="none" w:sz="0" w:space="0" w:color="auto"/>
                                                            <w:bottom w:val="none" w:sz="0" w:space="0" w:color="auto"/>
                                                            <w:right w:val="none" w:sz="0" w:space="0" w:color="auto"/>
                                                          </w:divBdr>
                                                        </w:div>
                                                        <w:div w:id="1297686660">
                                                          <w:marLeft w:val="640"/>
                                                          <w:marRight w:val="0"/>
                                                          <w:marTop w:val="0"/>
                                                          <w:marBottom w:val="0"/>
                                                          <w:divBdr>
                                                            <w:top w:val="none" w:sz="0" w:space="0" w:color="auto"/>
                                                            <w:left w:val="none" w:sz="0" w:space="0" w:color="auto"/>
                                                            <w:bottom w:val="none" w:sz="0" w:space="0" w:color="auto"/>
                                                            <w:right w:val="none" w:sz="0" w:space="0" w:color="auto"/>
                                                          </w:divBdr>
                                                        </w:div>
                                                        <w:div w:id="1354913712">
                                                          <w:marLeft w:val="640"/>
                                                          <w:marRight w:val="0"/>
                                                          <w:marTop w:val="0"/>
                                                          <w:marBottom w:val="0"/>
                                                          <w:divBdr>
                                                            <w:top w:val="none" w:sz="0" w:space="0" w:color="auto"/>
                                                            <w:left w:val="none" w:sz="0" w:space="0" w:color="auto"/>
                                                            <w:bottom w:val="none" w:sz="0" w:space="0" w:color="auto"/>
                                                            <w:right w:val="none" w:sz="0" w:space="0" w:color="auto"/>
                                                          </w:divBdr>
                                                        </w:div>
                                                        <w:div w:id="1367021683">
                                                          <w:marLeft w:val="640"/>
                                                          <w:marRight w:val="0"/>
                                                          <w:marTop w:val="0"/>
                                                          <w:marBottom w:val="0"/>
                                                          <w:divBdr>
                                                            <w:top w:val="none" w:sz="0" w:space="0" w:color="auto"/>
                                                            <w:left w:val="none" w:sz="0" w:space="0" w:color="auto"/>
                                                            <w:bottom w:val="none" w:sz="0" w:space="0" w:color="auto"/>
                                                            <w:right w:val="none" w:sz="0" w:space="0" w:color="auto"/>
                                                          </w:divBdr>
                                                        </w:div>
                                                        <w:div w:id="1472477458">
                                                          <w:marLeft w:val="640"/>
                                                          <w:marRight w:val="0"/>
                                                          <w:marTop w:val="0"/>
                                                          <w:marBottom w:val="0"/>
                                                          <w:divBdr>
                                                            <w:top w:val="none" w:sz="0" w:space="0" w:color="auto"/>
                                                            <w:left w:val="none" w:sz="0" w:space="0" w:color="auto"/>
                                                            <w:bottom w:val="none" w:sz="0" w:space="0" w:color="auto"/>
                                                            <w:right w:val="none" w:sz="0" w:space="0" w:color="auto"/>
                                                          </w:divBdr>
                                                        </w:div>
                                                        <w:div w:id="1492452864">
                                                          <w:marLeft w:val="640"/>
                                                          <w:marRight w:val="0"/>
                                                          <w:marTop w:val="0"/>
                                                          <w:marBottom w:val="0"/>
                                                          <w:divBdr>
                                                            <w:top w:val="none" w:sz="0" w:space="0" w:color="auto"/>
                                                            <w:left w:val="none" w:sz="0" w:space="0" w:color="auto"/>
                                                            <w:bottom w:val="none" w:sz="0" w:space="0" w:color="auto"/>
                                                            <w:right w:val="none" w:sz="0" w:space="0" w:color="auto"/>
                                                          </w:divBdr>
                                                        </w:div>
                                                        <w:div w:id="1596089501">
                                                          <w:marLeft w:val="640"/>
                                                          <w:marRight w:val="0"/>
                                                          <w:marTop w:val="0"/>
                                                          <w:marBottom w:val="0"/>
                                                          <w:divBdr>
                                                            <w:top w:val="none" w:sz="0" w:space="0" w:color="auto"/>
                                                            <w:left w:val="none" w:sz="0" w:space="0" w:color="auto"/>
                                                            <w:bottom w:val="none" w:sz="0" w:space="0" w:color="auto"/>
                                                            <w:right w:val="none" w:sz="0" w:space="0" w:color="auto"/>
                                                          </w:divBdr>
                                                        </w:div>
                                                        <w:div w:id="1634142836">
                                                          <w:marLeft w:val="640"/>
                                                          <w:marRight w:val="0"/>
                                                          <w:marTop w:val="0"/>
                                                          <w:marBottom w:val="0"/>
                                                          <w:divBdr>
                                                            <w:top w:val="none" w:sz="0" w:space="0" w:color="auto"/>
                                                            <w:left w:val="none" w:sz="0" w:space="0" w:color="auto"/>
                                                            <w:bottom w:val="none" w:sz="0" w:space="0" w:color="auto"/>
                                                            <w:right w:val="none" w:sz="0" w:space="0" w:color="auto"/>
                                                          </w:divBdr>
                                                        </w:div>
                                                        <w:div w:id="1650403565">
                                                          <w:marLeft w:val="640"/>
                                                          <w:marRight w:val="0"/>
                                                          <w:marTop w:val="0"/>
                                                          <w:marBottom w:val="0"/>
                                                          <w:divBdr>
                                                            <w:top w:val="none" w:sz="0" w:space="0" w:color="auto"/>
                                                            <w:left w:val="none" w:sz="0" w:space="0" w:color="auto"/>
                                                            <w:bottom w:val="none" w:sz="0" w:space="0" w:color="auto"/>
                                                            <w:right w:val="none" w:sz="0" w:space="0" w:color="auto"/>
                                                          </w:divBdr>
                                                        </w:div>
                                                        <w:div w:id="1684360816">
                                                          <w:marLeft w:val="640"/>
                                                          <w:marRight w:val="0"/>
                                                          <w:marTop w:val="0"/>
                                                          <w:marBottom w:val="0"/>
                                                          <w:divBdr>
                                                            <w:top w:val="none" w:sz="0" w:space="0" w:color="auto"/>
                                                            <w:left w:val="none" w:sz="0" w:space="0" w:color="auto"/>
                                                            <w:bottom w:val="none" w:sz="0" w:space="0" w:color="auto"/>
                                                            <w:right w:val="none" w:sz="0" w:space="0" w:color="auto"/>
                                                          </w:divBdr>
                                                        </w:div>
                                                        <w:div w:id="1692490332">
                                                          <w:marLeft w:val="640"/>
                                                          <w:marRight w:val="0"/>
                                                          <w:marTop w:val="0"/>
                                                          <w:marBottom w:val="0"/>
                                                          <w:divBdr>
                                                            <w:top w:val="none" w:sz="0" w:space="0" w:color="auto"/>
                                                            <w:left w:val="none" w:sz="0" w:space="0" w:color="auto"/>
                                                            <w:bottom w:val="none" w:sz="0" w:space="0" w:color="auto"/>
                                                            <w:right w:val="none" w:sz="0" w:space="0" w:color="auto"/>
                                                          </w:divBdr>
                                                        </w:div>
                                                        <w:div w:id="1728915880">
                                                          <w:marLeft w:val="640"/>
                                                          <w:marRight w:val="0"/>
                                                          <w:marTop w:val="0"/>
                                                          <w:marBottom w:val="0"/>
                                                          <w:divBdr>
                                                            <w:top w:val="none" w:sz="0" w:space="0" w:color="auto"/>
                                                            <w:left w:val="none" w:sz="0" w:space="0" w:color="auto"/>
                                                            <w:bottom w:val="none" w:sz="0" w:space="0" w:color="auto"/>
                                                            <w:right w:val="none" w:sz="0" w:space="0" w:color="auto"/>
                                                          </w:divBdr>
                                                        </w:div>
                                                        <w:div w:id="1774590492">
                                                          <w:marLeft w:val="640"/>
                                                          <w:marRight w:val="0"/>
                                                          <w:marTop w:val="0"/>
                                                          <w:marBottom w:val="0"/>
                                                          <w:divBdr>
                                                            <w:top w:val="none" w:sz="0" w:space="0" w:color="auto"/>
                                                            <w:left w:val="none" w:sz="0" w:space="0" w:color="auto"/>
                                                            <w:bottom w:val="none" w:sz="0" w:space="0" w:color="auto"/>
                                                            <w:right w:val="none" w:sz="0" w:space="0" w:color="auto"/>
                                                          </w:divBdr>
                                                        </w:div>
                                                        <w:div w:id="1794133605">
                                                          <w:marLeft w:val="640"/>
                                                          <w:marRight w:val="0"/>
                                                          <w:marTop w:val="0"/>
                                                          <w:marBottom w:val="0"/>
                                                          <w:divBdr>
                                                            <w:top w:val="none" w:sz="0" w:space="0" w:color="auto"/>
                                                            <w:left w:val="none" w:sz="0" w:space="0" w:color="auto"/>
                                                            <w:bottom w:val="none" w:sz="0" w:space="0" w:color="auto"/>
                                                            <w:right w:val="none" w:sz="0" w:space="0" w:color="auto"/>
                                                          </w:divBdr>
                                                        </w:div>
                                                        <w:div w:id="1824422350">
                                                          <w:marLeft w:val="640"/>
                                                          <w:marRight w:val="0"/>
                                                          <w:marTop w:val="0"/>
                                                          <w:marBottom w:val="0"/>
                                                          <w:divBdr>
                                                            <w:top w:val="none" w:sz="0" w:space="0" w:color="auto"/>
                                                            <w:left w:val="none" w:sz="0" w:space="0" w:color="auto"/>
                                                            <w:bottom w:val="none" w:sz="0" w:space="0" w:color="auto"/>
                                                            <w:right w:val="none" w:sz="0" w:space="0" w:color="auto"/>
                                                          </w:divBdr>
                                                        </w:div>
                                                        <w:div w:id="1866093311">
                                                          <w:marLeft w:val="640"/>
                                                          <w:marRight w:val="0"/>
                                                          <w:marTop w:val="0"/>
                                                          <w:marBottom w:val="0"/>
                                                          <w:divBdr>
                                                            <w:top w:val="none" w:sz="0" w:space="0" w:color="auto"/>
                                                            <w:left w:val="none" w:sz="0" w:space="0" w:color="auto"/>
                                                            <w:bottom w:val="none" w:sz="0" w:space="0" w:color="auto"/>
                                                            <w:right w:val="none" w:sz="0" w:space="0" w:color="auto"/>
                                                          </w:divBdr>
                                                        </w:div>
                                                        <w:div w:id="1899128588">
                                                          <w:marLeft w:val="640"/>
                                                          <w:marRight w:val="0"/>
                                                          <w:marTop w:val="0"/>
                                                          <w:marBottom w:val="0"/>
                                                          <w:divBdr>
                                                            <w:top w:val="none" w:sz="0" w:space="0" w:color="auto"/>
                                                            <w:left w:val="none" w:sz="0" w:space="0" w:color="auto"/>
                                                            <w:bottom w:val="none" w:sz="0" w:space="0" w:color="auto"/>
                                                            <w:right w:val="none" w:sz="0" w:space="0" w:color="auto"/>
                                                          </w:divBdr>
                                                        </w:div>
                                                        <w:div w:id="1919093511">
                                                          <w:marLeft w:val="640"/>
                                                          <w:marRight w:val="0"/>
                                                          <w:marTop w:val="0"/>
                                                          <w:marBottom w:val="0"/>
                                                          <w:divBdr>
                                                            <w:top w:val="none" w:sz="0" w:space="0" w:color="auto"/>
                                                            <w:left w:val="none" w:sz="0" w:space="0" w:color="auto"/>
                                                            <w:bottom w:val="none" w:sz="0" w:space="0" w:color="auto"/>
                                                            <w:right w:val="none" w:sz="0" w:space="0" w:color="auto"/>
                                                          </w:divBdr>
                                                        </w:div>
                                                        <w:div w:id="1938168766">
                                                          <w:marLeft w:val="640"/>
                                                          <w:marRight w:val="0"/>
                                                          <w:marTop w:val="0"/>
                                                          <w:marBottom w:val="0"/>
                                                          <w:divBdr>
                                                            <w:top w:val="none" w:sz="0" w:space="0" w:color="auto"/>
                                                            <w:left w:val="none" w:sz="0" w:space="0" w:color="auto"/>
                                                            <w:bottom w:val="none" w:sz="0" w:space="0" w:color="auto"/>
                                                            <w:right w:val="none" w:sz="0" w:space="0" w:color="auto"/>
                                                          </w:divBdr>
                                                        </w:div>
                                                        <w:div w:id="1955936572">
                                                          <w:marLeft w:val="640"/>
                                                          <w:marRight w:val="0"/>
                                                          <w:marTop w:val="0"/>
                                                          <w:marBottom w:val="0"/>
                                                          <w:divBdr>
                                                            <w:top w:val="none" w:sz="0" w:space="0" w:color="auto"/>
                                                            <w:left w:val="none" w:sz="0" w:space="0" w:color="auto"/>
                                                            <w:bottom w:val="none" w:sz="0" w:space="0" w:color="auto"/>
                                                            <w:right w:val="none" w:sz="0" w:space="0" w:color="auto"/>
                                                          </w:divBdr>
                                                        </w:div>
                                                        <w:div w:id="2003895388">
                                                          <w:marLeft w:val="640"/>
                                                          <w:marRight w:val="0"/>
                                                          <w:marTop w:val="0"/>
                                                          <w:marBottom w:val="0"/>
                                                          <w:divBdr>
                                                            <w:top w:val="none" w:sz="0" w:space="0" w:color="auto"/>
                                                            <w:left w:val="none" w:sz="0" w:space="0" w:color="auto"/>
                                                            <w:bottom w:val="none" w:sz="0" w:space="0" w:color="auto"/>
                                                            <w:right w:val="none" w:sz="0" w:space="0" w:color="auto"/>
                                                          </w:divBdr>
                                                        </w:div>
                                                        <w:div w:id="2063402091">
                                                          <w:marLeft w:val="640"/>
                                                          <w:marRight w:val="0"/>
                                                          <w:marTop w:val="0"/>
                                                          <w:marBottom w:val="0"/>
                                                          <w:divBdr>
                                                            <w:top w:val="none" w:sz="0" w:space="0" w:color="auto"/>
                                                            <w:left w:val="none" w:sz="0" w:space="0" w:color="auto"/>
                                                            <w:bottom w:val="none" w:sz="0" w:space="0" w:color="auto"/>
                                                            <w:right w:val="none" w:sz="0" w:space="0" w:color="auto"/>
                                                          </w:divBdr>
                                                        </w:div>
                                                        <w:div w:id="2067072035">
                                                          <w:marLeft w:val="640"/>
                                                          <w:marRight w:val="0"/>
                                                          <w:marTop w:val="0"/>
                                                          <w:marBottom w:val="0"/>
                                                          <w:divBdr>
                                                            <w:top w:val="none" w:sz="0" w:space="0" w:color="auto"/>
                                                            <w:left w:val="none" w:sz="0" w:space="0" w:color="auto"/>
                                                            <w:bottom w:val="none" w:sz="0" w:space="0" w:color="auto"/>
                                                            <w:right w:val="none" w:sz="0" w:space="0" w:color="auto"/>
                                                          </w:divBdr>
                                                        </w:div>
                                                        <w:div w:id="2076470373">
                                                          <w:marLeft w:val="640"/>
                                                          <w:marRight w:val="0"/>
                                                          <w:marTop w:val="0"/>
                                                          <w:marBottom w:val="0"/>
                                                          <w:divBdr>
                                                            <w:top w:val="none" w:sz="0" w:space="0" w:color="auto"/>
                                                            <w:left w:val="none" w:sz="0" w:space="0" w:color="auto"/>
                                                            <w:bottom w:val="none" w:sz="0" w:space="0" w:color="auto"/>
                                                            <w:right w:val="none" w:sz="0" w:space="0" w:color="auto"/>
                                                          </w:divBdr>
                                                        </w:div>
                                                        <w:div w:id="2096515153">
                                                          <w:marLeft w:val="640"/>
                                                          <w:marRight w:val="0"/>
                                                          <w:marTop w:val="0"/>
                                                          <w:marBottom w:val="0"/>
                                                          <w:divBdr>
                                                            <w:top w:val="none" w:sz="0" w:space="0" w:color="auto"/>
                                                            <w:left w:val="none" w:sz="0" w:space="0" w:color="auto"/>
                                                            <w:bottom w:val="none" w:sz="0" w:space="0" w:color="auto"/>
                                                            <w:right w:val="none" w:sz="0" w:space="0" w:color="auto"/>
                                                          </w:divBdr>
                                                        </w:div>
                                                      </w:divsChild>
                                                    </w:div>
                                                    <w:div w:id="437674221">
                                                      <w:marLeft w:val="0"/>
                                                      <w:marRight w:val="0"/>
                                                      <w:marTop w:val="0"/>
                                                      <w:marBottom w:val="0"/>
                                                      <w:divBdr>
                                                        <w:top w:val="none" w:sz="0" w:space="0" w:color="auto"/>
                                                        <w:left w:val="none" w:sz="0" w:space="0" w:color="auto"/>
                                                        <w:bottom w:val="none" w:sz="0" w:space="0" w:color="auto"/>
                                                        <w:right w:val="none" w:sz="0" w:space="0" w:color="auto"/>
                                                      </w:divBdr>
                                                      <w:divsChild>
                                                        <w:div w:id="10647625">
                                                          <w:marLeft w:val="640"/>
                                                          <w:marRight w:val="0"/>
                                                          <w:marTop w:val="0"/>
                                                          <w:marBottom w:val="0"/>
                                                          <w:divBdr>
                                                            <w:top w:val="none" w:sz="0" w:space="0" w:color="auto"/>
                                                            <w:left w:val="none" w:sz="0" w:space="0" w:color="auto"/>
                                                            <w:bottom w:val="none" w:sz="0" w:space="0" w:color="auto"/>
                                                            <w:right w:val="none" w:sz="0" w:space="0" w:color="auto"/>
                                                          </w:divBdr>
                                                        </w:div>
                                                        <w:div w:id="36664749">
                                                          <w:marLeft w:val="640"/>
                                                          <w:marRight w:val="0"/>
                                                          <w:marTop w:val="0"/>
                                                          <w:marBottom w:val="0"/>
                                                          <w:divBdr>
                                                            <w:top w:val="none" w:sz="0" w:space="0" w:color="auto"/>
                                                            <w:left w:val="none" w:sz="0" w:space="0" w:color="auto"/>
                                                            <w:bottom w:val="none" w:sz="0" w:space="0" w:color="auto"/>
                                                            <w:right w:val="none" w:sz="0" w:space="0" w:color="auto"/>
                                                          </w:divBdr>
                                                        </w:div>
                                                        <w:div w:id="74981876">
                                                          <w:marLeft w:val="640"/>
                                                          <w:marRight w:val="0"/>
                                                          <w:marTop w:val="0"/>
                                                          <w:marBottom w:val="0"/>
                                                          <w:divBdr>
                                                            <w:top w:val="none" w:sz="0" w:space="0" w:color="auto"/>
                                                            <w:left w:val="none" w:sz="0" w:space="0" w:color="auto"/>
                                                            <w:bottom w:val="none" w:sz="0" w:space="0" w:color="auto"/>
                                                            <w:right w:val="none" w:sz="0" w:space="0" w:color="auto"/>
                                                          </w:divBdr>
                                                        </w:div>
                                                        <w:div w:id="85078056">
                                                          <w:marLeft w:val="640"/>
                                                          <w:marRight w:val="0"/>
                                                          <w:marTop w:val="0"/>
                                                          <w:marBottom w:val="0"/>
                                                          <w:divBdr>
                                                            <w:top w:val="none" w:sz="0" w:space="0" w:color="auto"/>
                                                            <w:left w:val="none" w:sz="0" w:space="0" w:color="auto"/>
                                                            <w:bottom w:val="none" w:sz="0" w:space="0" w:color="auto"/>
                                                            <w:right w:val="none" w:sz="0" w:space="0" w:color="auto"/>
                                                          </w:divBdr>
                                                        </w:div>
                                                        <w:div w:id="85273926">
                                                          <w:marLeft w:val="640"/>
                                                          <w:marRight w:val="0"/>
                                                          <w:marTop w:val="0"/>
                                                          <w:marBottom w:val="0"/>
                                                          <w:divBdr>
                                                            <w:top w:val="none" w:sz="0" w:space="0" w:color="auto"/>
                                                            <w:left w:val="none" w:sz="0" w:space="0" w:color="auto"/>
                                                            <w:bottom w:val="none" w:sz="0" w:space="0" w:color="auto"/>
                                                            <w:right w:val="none" w:sz="0" w:space="0" w:color="auto"/>
                                                          </w:divBdr>
                                                        </w:div>
                                                        <w:div w:id="118769930">
                                                          <w:marLeft w:val="640"/>
                                                          <w:marRight w:val="0"/>
                                                          <w:marTop w:val="0"/>
                                                          <w:marBottom w:val="0"/>
                                                          <w:divBdr>
                                                            <w:top w:val="none" w:sz="0" w:space="0" w:color="auto"/>
                                                            <w:left w:val="none" w:sz="0" w:space="0" w:color="auto"/>
                                                            <w:bottom w:val="none" w:sz="0" w:space="0" w:color="auto"/>
                                                            <w:right w:val="none" w:sz="0" w:space="0" w:color="auto"/>
                                                          </w:divBdr>
                                                        </w:div>
                                                        <w:div w:id="138618468">
                                                          <w:marLeft w:val="640"/>
                                                          <w:marRight w:val="0"/>
                                                          <w:marTop w:val="0"/>
                                                          <w:marBottom w:val="0"/>
                                                          <w:divBdr>
                                                            <w:top w:val="none" w:sz="0" w:space="0" w:color="auto"/>
                                                            <w:left w:val="none" w:sz="0" w:space="0" w:color="auto"/>
                                                            <w:bottom w:val="none" w:sz="0" w:space="0" w:color="auto"/>
                                                            <w:right w:val="none" w:sz="0" w:space="0" w:color="auto"/>
                                                          </w:divBdr>
                                                        </w:div>
                                                        <w:div w:id="213278741">
                                                          <w:marLeft w:val="640"/>
                                                          <w:marRight w:val="0"/>
                                                          <w:marTop w:val="0"/>
                                                          <w:marBottom w:val="0"/>
                                                          <w:divBdr>
                                                            <w:top w:val="none" w:sz="0" w:space="0" w:color="auto"/>
                                                            <w:left w:val="none" w:sz="0" w:space="0" w:color="auto"/>
                                                            <w:bottom w:val="none" w:sz="0" w:space="0" w:color="auto"/>
                                                            <w:right w:val="none" w:sz="0" w:space="0" w:color="auto"/>
                                                          </w:divBdr>
                                                        </w:div>
                                                        <w:div w:id="341012418">
                                                          <w:marLeft w:val="640"/>
                                                          <w:marRight w:val="0"/>
                                                          <w:marTop w:val="0"/>
                                                          <w:marBottom w:val="0"/>
                                                          <w:divBdr>
                                                            <w:top w:val="none" w:sz="0" w:space="0" w:color="auto"/>
                                                            <w:left w:val="none" w:sz="0" w:space="0" w:color="auto"/>
                                                            <w:bottom w:val="none" w:sz="0" w:space="0" w:color="auto"/>
                                                            <w:right w:val="none" w:sz="0" w:space="0" w:color="auto"/>
                                                          </w:divBdr>
                                                        </w:div>
                                                        <w:div w:id="352658057">
                                                          <w:marLeft w:val="640"/>
                                                          <w:marRight w:val="0"/>
                                                          <w:marTop w:val="0"/>
                                                          <w:marBottom w:val="0"/>
                                                          <w:divBdr>
                                                            <w:top w:val="none" w:sz="0" w:space="0" w:color="auto"/>
                                                            <w:left w:val="none" w:sz="0" w:space="0" w:color="auto"/>
                                                            <w:bottom w:val="none" w:sz="0" w:space="0" w:color="auto"/>
                                                            <w:right w:val="none" w:sz="0" w:space="0" w:color="auto"/>
                                                          </w:divBdr>
                                                        </w:div>
                                                        <w:div w:id="404036152">
                                                          <w:marLeft w:val="640"/>
                                                          <w:marRight w:val="0"/>
                                                          <w:marTop w:val="0"/>
                                                          <w:marBottom w:val="0"/>
                                                          <w:divBdr>
                                                            <w:top w:val="none" w:sz="0" w:space="0" w:color="auto"/>
                                                            <w:left w:val="none" w:sz="0" w:space="0" w:color="auto"/>
                                                            <w:bottom w:val="none" w:sz="0" w:space="0" w:color="auto"/>
                                                            <w:right w:val="none" w:sz="0" w:space="0" w:color="auto"/>
                                                          </w:divBdr>
                                                        </w:div>
                                                        <w:div w:id="456602842">
                                                          <w:marLeft w:val="640"/>
                                                          <w:marRight w:val="0"/>
                                                          <w:marTop w:val="0"/>
                                                          <w:marBottom w:val="0"/>
                                                          <w:divBdr>
                                                            <w:top w:val="none" w:sz="0" w:space="0" w:color="auto"/>
                                                            <w:left w:val="none" w:sz="0" w:space="0" w:color="auto"/>
                                                            <w:bottom w:val="none" w:sz="0" w:space="0" w:color="auto"/>
                                                            <w:right w:val="none" w:sz="0" w:space="0" w:color="auto"/>
                                                          </w:divBdr>
                                                        </w:div>
                                                        <w:div w:id="465317457">
                                                          <w:marLeft w:val="640"/>
                                                          <w:marRight w:val="0"/>
                                                          <w:marTop w:val="0"/>
                                                          <w:marBottom w:val="0"/>
                                                          <w:divBdr>
                                                            <w:top w:val="none" w:sz="0" w:space="0" w:color="auto"/>
                                                            <w:left w:val="none" w:sz="0" w:space="0" w:color="auto"/>
                                                            <w:bottom w:val="none" w:sz="0" w:space="0" w:color="auto"/>
                                                            <w:right w:val="none" w:sz="0" w:space="0" w:color="auto"/>
                                                          </w:divBdr>
                                                        </w:div>
                                                        <w:div w:id="489911410">
                                                          <w:marLeft w:val="640"/>
                                                          <w:marRight w:val="0"/>
                                                          <w:marTop w:val="0"/>
                                                          <w:marBottom w:val="0"/>
                                                          <w:divBdr>
                                                            <w:top w:val="none" w:sz="0" w:space="0" w:color="auto"/>
                                                            <w:left w:val="none" w:sz="0" w:space="0" w:color="auto"/>
                                                            <w:bottom w:val="none" w:sz="0" w:space="0" w:color="auto"/>
                                                            <w:right w:val="none" w:sz="0" w:space="0" w:color="auto"/>
                                                          </w:divBdr>
                                                        </w:div>
                                                        <w:div w:id="509876875">
                                                          <w:marLeft w:val="640"/>
                                                          <w:marRight w:val="0"/>
                                                          <w:marTop w:val="0"/>
                                                          <w:marBottom w:val="0"/>
                                                          <w:divBdr>
                                                            <w:top w:val="none" w:sz="0" w:space="0" w:color="auto"/>
                                                            <w:left w:val="none" w:sz="0" w:space="0" w:color="auto"/>
                                                            <w:bottom w:val="none" w:sz="0" w:space="0" w:color="auto"/>
                                                            <w:right w:val="none" w:sz="0" w:space="0" w:color="auto"/>
                                                          </w:divBdr>
                                                        </w:div>
                                                        <w:div w:id="560218561">
                                                          <w:marLeft w:val="640"/>
                                                          <w:marRight w:val="0"/>
                                                          <w:marTop w:val="0"/>
                                                          <w:marBottom w:val="0"/>
                                                          <w:divBdr>
                                                            <w:top w:val="none" w:sz="0" w:space="0" w:color="auto"/>
                                                            <w:left w:val="none" w:sz="0" w:space="0" w:color="auto"/>
                                                            <w:bottom w:val="none" w:sz="0" w:space="0" w:color="auto"/>
                                                            <w:right w:val="none" w:sz="0" w:space="0" w:color="auto"/>
                                                          </w:divBdr>
                                                        </w:div>
                                                        <w:div w:id="606735162">
                                                          <w:marLeft w:val="640"/>
                                                          <w:marRight w:val="0"/>
                                                          <w:marTop w:val="0"/>
                                                          <w:marBottom w:val="0"/>
                                                          <w:divBdr>
                                                            <w:top w:val="none" w:sz="0" w:space="0" w:color="auto"/>
                                                            <w:left w:val="none" w:sz="0" w:space="0" w:color="auto"/>
                                                            <w:bottom w:val="none" w:sz="0" w:space="0" w:color="auto"/>
                                                            <w:right w:val="none" w:sz="0" w:space="0" w:color="auto"/>
                                                          </w:divBdr>
                                                        </w:div>
                                                        <w:div w:id="746880057">
                                                          <w:marLeft w:val="640"/>
                                                          <w:marRight w:val="0"/>
                                                          <w:marTop w:val="0"/>
                                                          <w:marBottom w:val="0"/>
                                                          <w:divBdr>
                                                            <w:top w:val="none" w:sz="0" w:space="0" w:color="auto"/>
                                                            <w:left w:val="none" w:sz="0" w:space="0" w:color="auto"/>
                                                            <w:bottom w:val="none" w:sz="0" w:space="0" w:color="auto"/>
                                                            <w:right w:val="none" w:sz="0" w:space="0" w:color="auto"/>
                                                          </w:divBdr>
                                                        </w:div>
                                                        <w:div w:id="756708061">
                                                          <w:marLeft w:val="640"/>
                                                          <w:marRight w:val="0"/>
                                                          <w:marTop w:val="0"/>
                                                          <w:marBottom w:val="0"/>
                                                          <w:divBdr>
                                                            <w:top w:val="none" w:sz="0" w:space="0" w:color="auto"/>
                                                            <w:left w:val="none" w:sz="0" w:space="0" w:color="auto"/>
                                                            <w:bottom w:val="none" w:sz="0" w:space="0" w:color="auto"/>
                                                            <w:right w:val="none" w:sz="0" w:space="0" w:color="auto"/>
                                                          </w:divBdr>
                                                        </w:div>
                                                        <w:div w:id="778724748">
                                                          <w:marLeft w:val="640"/>
                                                          <w:marRight w:val="0"/>
                                                          <w:marTop w:val="0"/>
                                                          <w:marBottom w:val="0"/>
                                                          <w:divBdr>
                                                            <w:top w:val="none" w:sz="0" w:space="0" w:color="auto"/>
                                                            <w:left w:val="none" w:sz="0" w:space="0" w:color="auto"/>
                                                            <w:bottom w:val="none" w:sz="0" w:space="0" w:color="auto"/>
                                                            <w:right w:val="none" w:sz="0" w:space="0" w:color="auto"/>
                                                          </w:divBdr>
                                                        </w:div>
                                                        <w:div w:id="794100422">
                                                          <w:marLeft w:val="640"/>
                                                          <w:marRight w:val="0"/>
                                                          <w:marTop w:val="0"/>
                                                          <w:marBottom w:val="0"/>
                                                          <w:divBdr>
                                                            <w:top w:val="none" w:sz="0" w:space="0" w:color="auto"/>
                                                            <w:left w:val="none" w:sz="0" w:space="0" w:color="auto"/>
                                                            <w:bottom w:val="none" w:sz="0" w:space="0" w:color="auto"/>
                                                            <w:right w:val="none" w:sz="0" w:space="0" w:color="auto"/>
                                                          </w:divBdr>
                                                        </w:div>
                                                        <w:div w:id="927083335">
                                                          <w:marLeft w:val="640"/>
                                                          <w:marRight w:val="0"/>
                                                          <w:marTop w:val="0"/>
                                                          <w:marBottom w:val="0"/>
                                                          <w:divBdr>
                                                            <w:top w:val="none" w:sz="0" w:space="0" w:color="auto"/>
                                                            <w:left w:val="none" w:sz="0" w:space="0" w:color="auto"/>
                                                            <w:bottom w:val="none" w:sz="0" w:space="0" w:color="auto"/>
                                                            <w:right w:val="none" w:sz="0" w:space="0" w:color="auto"/>
                                                          </w:divBdr>
                                                        </w:div>
                                                        <w:div w:id="982320065">
                                                          <w:marLeft w:val="640"/>
                                                          <w:marRight w:val="0"/>
                                                          <w:marTop w:val="0"/>
                                                          <w:marBottom w:val="0"/>
                                                          <w:divBdr>
                                                            <w:top w:val="none" w:sz="0" w:space="0" w:color="auto"/>
                                                            <w:left w:val="none" w:sz="0" w:space="0" w:color="auto"/>
                                                            <w:bottom w:val="none" w:sz="0" w:space="0" w:color="auto"/>
                                                            <w:right w:val="none" w:sz="0" w:space="0" w:color="auto"/>
                                                          </w:divBdr>
                                                        </w:div>
                                                        <w:div w:id="986281674">
                                                          <w:marLeft w:val="640"/>
                                                          <w:marRight w:val="0"/>
                                                          <w:marTop w:val="0"/>
                                                          <w:marBottom w:val="0"/>
                                                          <w:divBdr>
                                                            <w:top w:val="none" w:sz="0" w:space="0" w:color="auto"/>
                                                            <w:left w:val="none" w:sz="0" w:space="0" w:color="auto"/>
                                                            <w:bottom w:val="none" w:sz="0" w:space="0" w:color="auto"/>
                                                            <w:right w:val="none" w:sz="0" w:space="0" w:color="auto"/>
                                                          </w:divBdr>
                                                        </w:div>
                                                        <w:div w:id="1022129491">
                                                          <w:marLeft w:val="640"/>
                                                          <w:marRight w:val="0"/>
                                                          <w:marTop w:val="0"/>
                                                          <w:marBottom w:val="0"/>
                                                          <w:divBdr>
                                                            <w:top w:val="none" w:sz="0" w:space="0" w:color="auto"/>
                                                            <w:left w:val="none" w:sz="0" w:space="0" w:color="auto"/>
                                                            <w:bottom w:val="none" w:sz="0" w:space="0" w:color="auto"/>
                                                            <w:right w:val="none" w:sz="0" w:space="0" w:color="auto"/>
                                                          </w:divBdr>
                                                        </w:div>
                                                        <w:div w:id="1030835016">
                                                          <w:marLeft w:val="640"/>
                                                          <w:marRight w:val="0"/>
                                                          <w:marTop w:val="0"/>
                                                          <w:marBottom w:val="0"/>
                                                          <w:divBdr>
                                                            <w:top w:val="none" w:sz="0" w:space="0" w:color="auto"/>
                                                            <w:left w:val="none" w:sz="0" w:space="0" w:color="auto"/>
                                                            <w:bottom w:val="none" w:sz="0" w:space="0" w:color="auto"/>
                                                            <w:right w:val="none" w:sz="0" w:space="0" w:color="auto"/>
                                                          </w:divBdr>
                                                        </w:div>
                                                        <w:div w:id="1049184957">
                                                          <w:marLeft w:val="640"/>
                                                          <w:marRight w:val="0"/>
                                                          <w:marTop w:val="0"/>
                                                          <w:marBottom w:val="0"/>
                                                          <w:divBdr>
                                                            <w:top w:val="none" w:sz="0" w:space="0" w:color="auto"/>
                                                            <w:left w:val="none" w:sz="0" w:space="0" w:color="auto"/>
                                                            <w:bottom w:val="none" w:sz="0" w:space="0" w:color="auto"/>
                                                            <w:right w:val="none" w:sz="0" w:space="0" w:color="auto"/>
                                                          </w:divBdr>
                                                        </w:div>
                                                        <w:div w:id="1243880442">
                                                          <w:marLeft w:val="640"/>
                                                          <w:marRight w:val="0"/>
                                                          <w:marTop w:val="0"/>
                                                          <w:marBottom w:val="0"/>
                                                          <w:divBdr>
                                                            <w:top w:val="none" w:sz="0" w:space="0" w:color="auto"/>
                                                            <w:left w:val="none" w:sz="0" w:space="0" w:color="auto"/>
                                                            <w:bottom w:val="none" w:sz="0" w:space="0" w:color="auto"/>
                                                            <w:right w:val="none" w:sz="0" w:space="0" w:color="auto"/>
                                                          </w:divBdr>
                                                        </w:div>
                                                        <w:div w:id="1276867903">
                                                          <w:marLeft w:val="640"/>
                                                          <w:marRight w:val="0"/>
                                                          <w:marTop w:val="0"/>
                                                          <w:marBottom w:val="0"/>
                                                          <w:divBdr>
                                                            <w:top w:val="none" w:sz="0" w:space="0" w:color="auto"/>
                                                            <w:left w:val="none" w:sz="0" w:space="0" w:color="auto"/>
                                                            <w:bottom w:val="none" w:sz="0" w:space="0" w:color="auto"/>
                                                            <w:right w:val="none" w:sz="0" w:space="0" w:color="auto"/>
                                                          </w:divBdr>
                                                        </w:div>
                                                        <w:div w:id="1285114616">
                                                          <w:marLeft w:val="640"/>
                                                          <w:marRight w:val="0"/>
                                                          <w:marTop w:val="0"/>
                                                          <w:marBottom w:val="0"/>
                                                          <w:divBdr>
                                                            <w:top w:val="none" w:sz="0" w:space="0" w:color="auto"/>
                                                            <w:left w:val="none" w:sz="0" w:space="0" w:color="auto"/>
                                                            <w:bottom w:val="none" w:sz="0" w:space="0" w:color="auto"/>
                                                            <w:right w:val="none" w:sz="0" w:space="0" w:color="auto"/>
                                                          </w:divBdr>
                                                        </w:div>
                                                        <w:div w:id="1308125388">
                                                          <w:marLeft w:val="640"/>
                                                          <w:marRight w:val="0"/>
                                                          <w:marTop w:val="0"/>
                                                          <w:marBottom w:val="0"/>
                                                          <w:divBdr>
                                                            <w:top w:val="none" w:sz="0" w:space="0" w:color="auto"/>
                                                            <w:left w:val="none" w:sz="0" w:space="0" w:color="auto"/>
                                                            <w:bottom w:val="none" w:sz="0" w:space="0" w:color="auto"/>
                                                            <w:right w:val="none" w:sz="0" w:space="0" w:color="auto"/>
                                                          </w:divBdr>
                                                        </w:div>
                                                        <w:div w:id="1377971667">
                                                          <w:marLeft w:val="640"/>
                                                          <w:marRight w:val="0"/>
                                                          <w:marTop w:val="0"/>
                                                          <w:marBottom w:val="0"/>
                                                          <w:divBdr>
                                                            <w:top w:val="none" w:sz="0" w:space="0" w:color="auto"/>
                                                            <w:left w:val="none" w:sz="0" w:space="0" w:color="auto"/>
                                                            <w:bottom w:val="none" w:sz="0" w:space="0" w:color="auto"/>
                                                            <w:right w:val="none" w:sz="0" w:space="0" w:color="auto"/>
                                                          </w:divBdr>
                                                        </w:div>
                                                        <w:div w:id="1465467144">
                                                          <w:marLeft w:val="640"/>
                                                          <w:marRight w:val="0"/>
                                                          <w:marTop w:val="0"/>
                                                          <w:marBottom w:val="0"/>
                                                          <w:divBdr>
                                                            <w:top w:val="none" w:sz="0" w:space="0" w:color="auto"/>
                                                            <w:left w:val="none" w:sz="0" w:space="0" w:color="auto"/>
                                                            <w:bottom w:val="none" w:sz="0" w:space="0" w:color="auto"/>
                                                            <w:right w:val="none" w:sz="0" w:space="0" w:color="auto"/>
                                                          </w:divBdr>
                                                        </w:div>
                                                        <w:div w:id="1514417449">
                                                          <w:marLeft w:val="640"/>
                                                          <w:marRight w:val="0"/>
                                                          <w:marTop w:val="0"/>
                                                          <w:marBottom w:val="0"/>
                                                          <w:divBdr>
                                                            <w:top w:val="none" w:sz="0" w:space="0" w:color="auto"/>
                                                            <w:left w:val="none" w:sz="0" w:space="0" w:color="auto"/>
                                                            <w:bottom w:val="none" w:sz="0" w:space="0" w:color="auto"/>
                                                            <w:right w:val="none" w:sz="0" w:space="0" w:color="auto"/>
                                                          </w:divBdr>
                                                        </w:div>
                                                        <w:div w:id="1532719771">
                                                          <w:marLeft w:val="640"/>
                                                          <w:marRight w:val="0"/>
                                                          <w:marTop w:val="0"/>
                                                          <w:marBottom w:val="0"/>
                                                          <w:divBdr>
                                                            <w:top w:val="none" w:sz="0" w:space="0" w:color="auto"/>
                                                            <w:left w:val="none" w:sz="0" w:space="0" w:color="auto"/>
                                                            <w:bottom w:val="none" w:sz="0" w:space="0" w:color="auto"/>
                                                            <w:right w:val="none" w:sz="0" w:space="0" w:color="auto"/>
                                                          </w:divBdr>
                                                        </w:div>
                                                        <w:div w:id="1569225994">
                                                          <w:marLeft w:val="640"/>
                                                          <w:marRight w:val="0"/>
                                                          <w:marTop w:val="0"/>
                                                          <w:marBottom w:val="0"/>
                                                          <w:divBdr>
                                                            <w:top w:val="none" w:sz="0" w:space="0" w:color="auto"/>
                                                            <w:left w:val="none" w:sz="0" w:space="0" w:color="auto"/>
                                                            <w:bottom w:val="none" w:sz="0" w:space="0" w:color="auto"/>
                                                            <w:right w:val="none" w:sz="0" w:space="0" w:color="auto"/>
                                                          </w:divBdr>
                                                        </w:div>
                                                        <w:div w:id="1595823117">
                                                          <w:marLeft w:val="640"/>
                                                          <w:marRight w:val="0"/>
                                                          <w:marTop w:val="0"/>
                                                          <w:marBottom w:val="0"/>
                                                          <w:divBdr>
                                                            <w:top w:val="none" w:sz="0" w:space="0" w:color="auto"/>
                                                            <w:left w:val="none" w:sz="0" w:space="0" w:color="auto"/>
                                                            <w:bottom w:val="none" w:sz="0" w:space="0" w:color="auto"/>
                                                            <w:right w:val="none" w:sz="0" w:space="0" w:color="auto"/>
                                                          </w:divBdr>
                                                        </w:div>
                                                        <w:div w:id="1617788580">
                                                          <w:marLeft w:val="640"/>
                                                          <w:marRight w:val="0"/>
                                                          <w:marTop w:val="0"/>
                                                          <w:marBottom w:val="0"/>
                                                          <w:divBdr>
                                                            <w:top w:val="none" w:sz="0" w:space="0" w:color="auto"/>
                                                            <w:left w:val="none" w:sz="0" w:space="0" w:color="auto"/>
                                                            <w:bottom w:val="none" w:sz="0" w:space="0" w:color="auto"/>
                                                            <w:right w:val="none" w:sz="0" w:space="0" w:color="auto"/>
                                                          </w:divBdr>
                                                        </w:div>
                                                        <w:div w:id="1633051040">
                                                          <w:marLeft w:val="640"/>
                                                          <w:marRight w:val="0"/>
                                                          <w:marTop w:val="0"/>
                                                          <w:marBottom w:val="0"/>
                                                          <w:divBdr>
                                                            <w:top w:val="none" w:sz="0" w:space="0" w:color="auto"/>
                                                            <w:left w:val="none" w:sz="0" w:space="0" w:color="auto"/>
                                                            <w:bottom w:val="none" w:sz="0" w:space="0" w:color="auto"/>
                                                            <w:right w:val="none" w:sz="0" w:space="0" w:color="auto"/>
                                                          </w:divBdr>
                                                        </w:div>
                                                        <w:div w:id="1638217092">
                                                          <w:marLeft w:val="640"/>
                                                          <w:marRight w:val="0"/>
                                                          <w:marTop w:val="0"/>
                                                          <w:marBottom w:val="0"/>
                                                          <w:divBdr>
                                                            <w:top w:val="none" w:sz="0" w:space="0" w:color="auto"/>
                                                            <w:left w:val="none" w:sz="0" w:space="0" w:color="auto"/>
                                                            <w:bottom w:val="none" w:sz="0" w:space="0" w:color="auto"/>
                                                            <w:right w:val="none" w:sz="0" w:space="0" w:color="auto"/>
                                                          </w:divBdr>
                                                        </w:div>
                                                        <w:div w:id="1645816605">
                                                          <w:marLeft w:val="640"/>
                                                          <w:marRight w:val="0"/>
                                                          <w:marTop w:val="0"/>
                                                          <w:marBottom w:val="0"/>
                                                          <w:divBdr>
                                                            <w:top w:val="none" w:sz="0" w:space="0" w:color="auto"/>
                                                            <w:left w:val="none" w:sz="0" w:space="0" w:color="auto"/>
                                                            <w:bottom w:val="none" w:sz="0" w:space="0" w:color="auto"/>
                                                            <w:right w:val="none" w:sz="0" w:space="0" w:color="auto"/>
                                                          </w:divBdr>
                                                        </w:div>
                                                        <w:div w:id="1662735344">
                                                          <w:marLeft w:val="640"/>
                                                          <w:marRight w:val="0"/>
                                                          <w:marTop w:val="0"/>
                                                          <w:marBottom w:val="0"/>
                                                          <w:divBdr>
                                                            <w:top w:val="none" w:sz="0" w:space="0" w:color="auto"/>
                                                            <w:left w:val="none" w:sz="0" w:space="0" w:color="auto"/>
                                                            <w:bottom w:val="none" w:sz="0" w:space="0" w:color="auto"/>
                                                            <w:right w:val="none" w:sz="0" w:space="0" w:color="auto"/>
                                                          </w:divBdr>
                                                        </w:div>
                                                        <w:div w:id="1720202725">
                                                          <w:marLeft w:val="640"/>
                                                          <w:marRight w:val="0"/>
                                                          <w:marTop w:val="0"/>
                                                          <w:marBottom w:val="0"/>
                                                          <w:divBdr>
                                                            <w:top w:val="none" w:sz="0" w:space="0" w:color="auto"/>
                                                            <w:left w:val="none" w:sz="0" w:space="0" w:color="auto"/>
                                                            <w:bottom w:val="none" w:sz="0" w:space="0" w:color="auto"/>
                                                            <w:right w:val="none" w:sz="0" w:space="0" w:color="auto"/>
                                                          </w:divBdr>
                                                        </w:div>
                                                        <w:div w:id="1778596856">
                                                          <w:marLeft w:val="640"/>
                                                          <w:marRight w:val="0"/>
                                                          <w:marTop w:val="0"/>
                                                          <w:marBottom w:val="0"/>
                                                          <w:divBdr>
                                                            <w:top w:val="none" w:sz="0" w:space="0" w:color="auto"/>
                                                            <w:left w:val="none" w:sz="0" w:space="0" w:color="auto"/>
                                                            <w:bottom w:val="none" w:sz="0" w:space="0" w:color="auto"/>
                                                            <w:right w:val="none" w:sz="0" w:space="0" w:color="auto"/>
                                                          </w:divBdr>
                                                        </w:div>
                                                        <w:div w:id="1886288986">
                                                          <w:marLeft w:val="640"/>
                                                          <w:marRight w:val="0"/>
                                                          <w:marTop w:val="0"/>
                                                          <w:marBottom w:val="0"/>
                                                          <w:divBdr>
                                                            <w:top w:val="none" w:sz="0" w:space="0" w:color="auto"/>
                                                            <w:left w:val="none" w:sz="0" w:space="0" w:color="auto"/>
                                                            <w:bottom w:val="none" w:sz="0" w:space="0" w:color="auto"/>
                                                            <w:right w:val="none" w:sz="0" w:space="0" w:color="auto"/>
                                                          </w:divBdr>
                                                        </w:div>
                                                        <w:div w:id="1919711521">
                                                          <w:marLeft w:val="640"/>
                                                          <w:marRight w:val="0"/>
                                                          <w:marTop w:val="0"/>
                                                          <w:marBottom w:val="0"/>
                                                          <w:divBdr>
                                                            <w:top w:val="none" w:sz="0" w:space="0" w:color="auto"/>
                                                            <w:left w:val="none" w:sz="0" w:space="0" w:color="auto"/>
                                                            <w:bottom w:val="none" w:sz="0" w:space="0" w:color="auto"/>
                                                            <w:right w:val="none" w:sz="0" w:space="0" w:color="auto"/>
                                                          </w:divBdr>
                                                        </w:div>
                                                        <w:div w:id="1940024347">
                                                          <w:marLeft w:val="640"/>
                                                          <w:marRight w:val="0"/>
                                                          <w:marTop w:val="0"/>
                                                          <w:marBottom w:val="0"/>
                                                          <w:divBdr>
                                                            <w:top w:val="none" w:sz="0" w:space="0" w:color="auto"/>
                                                            <w:left w:val="none" w:sz="0" w:space="0" w:color="auto"/>
                                                            <w:bottom w:val="none" w:sz="0" w:space="0" w:color="auto"/>
                                                            <w:right w:val="none" w:sz="0" w:space="0" w:color="auto"/>
                                                          </w:divBdr>
                                                        </w:div>
                                                        <w:div w:id="1961296359">
                                                          <w:marLeft w:val="640"/>
                                                          <w:marRight w:val="0"/>
                                                          <w:marTop w:val="0"/>
                                                          <w:marBottom w:val="0"/>
                                                          <w:divBdr>
                                                            <w:top w:val="none" w:sz="0" w:space="0" w:color="auto"/>
                                                            <w:left w:val="none" w:sz="0" w:space="0" w:color="auto"/>
                                                            <w:bottom w:val="none" w:sz="0" w:space="0" w:color="auto"/>
                                                            <w:right w:val="none" w:sz="0" w:space="0" w:color="auto"/>
                                                          </w:divBdr>
                                                        </w:div>
                                                        <w:div w:id="1970699065">
                                                          <w:marLeft w:val="640"/>
                                                          <w:marRight w:val="0"/>
                                                          <w:marTop w:val="0"/>
                                                          <w:marBottom w:val="0"/>
                                                          <w:divBdr>
                                                            <w:top w:val="none" w:sz="0" w:space="0" w:color="auto"/>
                                                            <w:left w:val="none" w:sz="0" w:space="0" w:color="auto"/>
                                                            <w:bottom w:val="none" w:sz="0" w:space="0" w:color="auto"/>
                                                            <w:right w:val="none" w:sz="0" w:space="0" w:color="auto"/>
                                                          </w:divBdr>
                                                        </w:div>
                                                        <w:div w:id="2004696076">
                                                          <w:marLeft w:val="640"/>
                                                          <w:marRight w:val="0"/>
                                                          <w:marTop w:val="0"/>
                                                          <w:marBottom w:val="0"/>
                                                          <w:divBdr>
                                                            <w:top w:val="none" w:sz="0" w:space="0" w:color="auto"/>
                                                            <w:left w:val="none" w:sz="0" w:space="0" w:color="auto"/>
                                                            <w:bottom w:val="none" w:sz="0" w:space="0" w:color="auto"/>
                                                            <w:right w:val="none" w:sz="0" w:space="0" w:color="auto"/>
                                                          </w:divBdr>
                                                        </w:div>
                                                        <w:div w:id="2025788945">
                                                          <w:marLeft w:val="640"/>
                                                          <w:marRight w:val="0"/>
                                                          <w:marTop w:val="0"/>
                                                          <w:marBottom w:val="0"/>
                                                          <w:divBdr>
                                                            <w:top w:val="none" w:sz="0" w:space="0" w:color="auto"/>
                                                            <w:left w:val="none" w:sz="0" w:space="0" w:color="auto"/>
                                                            <w:bottom w:val="none" w:sz="0" w:space="0" w:color="auto"/>
                                                            <w:right w:val="none" w:sz="0" w:space="0" w:color="auto"/>
                                                          </w:divBdr>
                                                        </w:div>
                                                        <w:div w:id="2098751438">
                                                          <w:marLeft w:val="640"/>
                                                          <w:marRight w:val="0"/>
                                                          <w:marTop w:val="0"/>
                                                          <w:marBottom w:val="0"/>
                                                          <w:divBdr>
                                                            <w:top w:val="none" w:sz="0" w:space="0" w:color="auto"/>
                                                            <w:left w:val="none" w:sz="0" w:space="0" w:color="auto"/>
                                                            <w:bottom w:val="none" w:sz="0" w:space="0" w:color="auto"/>
                                                            <w:right w:val="none" w:sz="0" w:space="0" w:color="auto"/>
                                                          </w:divBdr>
                                                        </w:div>
                                                      </w:divsChild>
                                                    </w:div>
                                                    <w:div w:id="644242809">
                                                      <w:marLeft w:val="0"/>
                                                      <w:marRight w:val="0"/>
                                                      <w:marTop w:val="0"/>
                                                      <w:marBottom w:val="0"/>
                                                      <w:divBdr>
                                                        <w:top w:val="none" w:sz="0" w:space="0" w:color="auto"/>
                                                        <w:left w:val="none" w:sz="0" w:space="0" w:color="auto"/>
                                                        <w:bottom w:val="none" w:sz="0" w:space="0" w:color="auto"/>
                                                        <w:right w:val="none" w:sz="0" w:space="0" w:color="auto"/>
                                                      </w:divBdr>
                                                      <w:divsChild>
                                                        <w:div w:id="16741546">
                                                          <w:marLeft w:val="640"/>
                                                          <w:marRight w:val="0"/>
                                                          <w:marTop w:val="0"/>
                                                          <w:marBottom w:val="0"/>
                                                          <w:divBdr>
                                                            <w:top w:val="none" w:sz="0" w:space="0" w:color="auto"/>
                                                            <w:left w:val="none" w:sz="0" w:space="0" w:color="auto"/>
                                                            <w:bottom w:val="none" w:sz="0" w:space="0" w:color="auto"/>
                                                            <w:right w:val="none" w:sz="0" w:space="0" w:color="auto"/>
                                                          </w:divBdr>
                                                        </w:div>
                                                        <w:div w:id="23362920">
                                                          <w:marLeft w:val="640"/>
                                                          <w:marRight w:val="0"/>
                                                          <w:marTop w:val="0"/>
                                                          <w:marBottom w:val="0"/>
                                                          <w:divBdr>
                                                            <w:top w:val="none" w:sz="0" w:space="0" w:color="auto"/>
                                                            <w:left w:val="none" w:sz="0" w:space="0" w:color="auto"/>
                                                            <w:bottom w:val="none" w:sz="0" w:space="0" w:color="auto"/>
                                                            <w:right w:val="none" w:sz="0" w:space="0" w:color="auto"/>
                                                          </w:divBdr>
                                                        </w:div>
                                                        <w:div w:id="91518471">
                                                          <w:marLeft w:val="640"/>
                                                          <w:marRight w:val="0"/>
                                                          <w:marTop w:val="0"/>
                                                          <w:marBottom w:val="0"/>
                                                          <w:divBdr>
                                                            <w:top w:val="none" w:sz="0" w:space="0" w:color="auto"/>
                                                            <w:left w:val="none" w:sz="0" w:space="0" w:color="auto"/>
                                                            <w:bottom w:val="none" w:sz="0" w:space="0" w:color="auto"/>
                                                            <w:right w:val="none" w:sz="0" w:space="0" w:color="auto"/>
                                                          </w:divBdr>
                                                        </w:div>
                                                        <w:div w:id="109906854">
                                                          <w:marLeft w:val="640"/>
                                                          <w:marRight w:val="0"/>
                                                          <w:marTop w:val="0"/>
                                                          <w:marBottom w:val="0"/>
                                                          <w:divBdr>
                                                            <w:top w:val="none" w:sz="0" w:space="0" w:color="auto"/>
                                                            <w:left w:val="none" w:sz="0" w:space="0" w:color="auto"/>
                                                            <w:bottom w:val="none" w:sz="0" w:space="0" w:color="auto"/>
                                                            <w:right w:val="none" w:sz="0" w:space="0" w:color="auto"/>
                                                          </w:divBdr>
                                                        </w:div>
                                                        <w:div w:id="151803200">
                                                          <w:marLeft w:val="640"/>
                                                          <w:marRight w:val="0"/>
                                                          <w:marTop w:val="0"/>
                                                          <w:marBottom w:val="0"/>
                                                          <w:divBdr>
                                                            <w:top w:val="none" w:sz="0" w:space="0" w:color="auto"/>
                                                            <w:left w:val="none" w:sz="0" w:space="0" w:color="auto"/>
                                                            <w:bottom w:val="none" w:sz="0" w:space="0" w:color="auto"/>
                                                            <w:right w:val="none" w:sz="0" w:space="0" w:color="auto"/>
                                                          </w:divBdr>
                                                        </w:div>
                                                        <w:div w:id="189340557">
                                                          <w:marLeft w:val="640"/>
                                                          <w:marRight w:val="0"/>
                                                          <w:marTop w:val="0"/>
                                                          <w:marBottom w:val="0"/>
                                                          <w:divBdr>
                                                            <w:top w:val="none" w:sz="0" w:space="0" w:color="auto"/>
                                                            <w:left w:val="none" w:sz="0" w:space="0" w:color="auto"/>
                                                            <w:bottom w:val="none" w:sz="0" w:space="0" w:color="auto"/>
                                                            <w:right w:val="none" w:sz="0" w:space="0" w:color="auto"/>
                                                          </w:divBdr>
                                                        </w:div>
                                                        <w:div w:id="240869792">
                                                          <w:marLeft w:val="640"/>
                                                          <w:marRight w:val="0"/>
                                                          <w:marTop w:val="0"/>
                                                          <w:marBottom w:val="0"/>
                                                          <w:divBdr>
                                                            <w:top w:val="none" w:sz="0" w:space="0" w:color="auto"/>
                                                            <w:left w:val="none" w:sz="0" w:space="0" w:color="auto"/>
                                                            <w:bottom w:val="none" w:sz="0" w:space="0" w:color="auto"/>
                                                            <w:right w:val="none" w:sz="0" w:space="0" w:color="auto"/>
                                                          </w:divBdr>
                                                        </w:div>
                                                        <w:div w:id="286201351">
                                                          <w:marLeft w:val="640"/>
                                                          <w:marRight w:val="0"/>
                                                          <w:marTop w:val="0"/>
                                                          <w:marBottom w:val="0"/>
                                                          <w:divBdr>
                                                            <w:top w:val="none" w:sz="0" w:space="0" w:color="auto"/>
                                                            <w:left w:val="none" w:sz="0" w:space="0" w:color="auto"/>
                                                            <w:bottom w:val="none" w:sz="0" w:space="0" w:color="auto"/>
                                                            <w:right w:val="none" w:sz="0" w:space="0" w:color="auto"/>
                                                          </w:divBdr>
                                                        </w:div>
                                                        <w:div w:id="297684141">
                                                          <w:marLeft w:val="640"/>
                                                          <w:marRight w:val="0"/>
                                                          <w:marTop w:val="0"/>
                                                          <w:marBottom w:val="0"/>
                                                          <w:divBdr>
                                                            <w:top w:val="none" w:sz="0" w:space="0" w:color="auto"/>
                                                            <w:left w:val="none" w:sz="0" w:space="0" w:color="auto"/>
                                                            <w:bottom w:val="none" w:sz="0" w:space="0" w:color="auto"/>
                                                            <w:right w:val="none" w:sz="0" w:space="0" w:color="auto"/>
                                                          </w:divBdr>
                                                        </w:div>
                                                        <w:div w:id="334116639">
                                                          <w:marLeft w:val="640"/>
                                                          <w:marRight w:val="0"/>
                                                          <w:marTop w:val="0"/>
                                                          <w:marBottom w:val="0"/>
                                                          <w:divBdr>
                                                            <w:top w:val="none" w:sz="0" w:space="0" w:color="auto"/>
                                                            <w:left w:val="none" w:sz="0" w:space="0" w:color="auto"/>
                                                            <w:bottom w:val="none" w:sz="0" w:space="0" w:color="auto"/>
                                                            <w:right w:val="none" w:sz="0" w:space="0" w:color="auto"/>
                                                          </w:divBdr>
                                                        </w:div>
                                                        <w:div w:id="404375653">
                                                          <w:marLeft w:val="640"/>
                                                          <w:marRight w:val="0"/>
                                                          <w:marTop w:val="0"/>
                                                          <w:marBottom w:val="0"/>
                                                          <w:divBdr>
                                                            <w:top w:val="none" w:sz="0" w:space="0" w:color="auto"/>
                                                            <w:left w:val="none" w:sz="0" w:space="0" w:color="auto"/>
                                                            <w:bottom w:val="none" w:sz="0" w:space="0" w:color="auto"/>
                                                            <w:right w:val="none" w:sz="0" w:space="0" w:color="auto"/>
                                                          </w:divBdr>
                                                        </w:div>
                                                        <w:div w:id="422190296">
                                                          <w:marLeft w:val="640"/>
                                                          <w:marRight w:val="0"/>
                                                          <w:marTop w:val="0"/>
                                                          <w:marBottom w:val="0"/>
                                                          <w:divBdr>
                                                            <w:top w:val="none" w:sz="0" w:space="0" w:color="auto"/>
                                                            <w:left w:val="none" w:sz="0" w:space="0" w:color="auto"/>
                                                            <w:bottom w:val="none" w:sz="0" w:space="0" w:color="auto"/>
                                                            <w:right w:val="none" w:sz="0" w:space="0" w:color="auto"/>
                                                          </w:divBdr>
                                                        </w:div>
                                                        <w:div w:id="454131493">
                                                          <w:marLeft w:val="640"/>
                                                          <w:marRight w:val="0"/>
                                                          <w:marTop w:val="0"/>
                                                          <w:marBottom w:val="0"/>
                                                          <w:divBdr>
                                                            <w:top w:val="none" w:sz="0" w:space="0" w:color="auto"/>
                                                            <w:left w:val="none" w:sz="0" w:space="0" w:color="auto"/>
                                                            <w:bottom w:val="none" w:sz="0" w:space="0" w:color="auto"/>
                                                            <w:right w:val="none" w:sz="0" w:space="0" w:color="auto"/>
                                                          </w:divBdr>
                                                        </w:div>
                                                        <w:div w:id="474682592">
                                                          <w:marLeft w:val="640"/>
                                                          <w:marRight w:val="0"/>
                                                          <w:marTop w:val="0"/>
                                                          <w:marBottom w:val="0"/>
                                                          <w:divBdr>
                                                            <w:top w:val="none" w:sz="0" w:space="0" w:color="auto"/>
                                                            <w:left w:val="none" w:sz="0" w:space="0" w:color="auto"/>
                                                            <w:bottom w:val="none" w:sz="0" w:space="0" w:color="auto"/>
                                                            <w:right w:val="none" w:sz="0" w:space="0" w:color="auto"/>
                                                          </w:divBdr>
                                                        </w:div>
                                                        <w:div w:id="488399425">
                                                          <w:marLeft w:val="640"/>
                                                          <w:marRight w:val="0"/>
                                                          <w:marTop w:val="0"/>
                                                          <w:marBottom w:val="0"/>
                                                          <w:divBdr>
                                                            <w:top w:val="none" w:sz="0" w:space="0" w:color="auto"/>
                                                            <w:left w:val="none" w:sz="0" w:space="0" w:color="auto"/>
                                                            <w:bottom w:val="none" w:sz="0" w:space="0" w:color="auto"/>
                                                            <w:right w:val="none" w:sz="0" w:space="0" w:color="auto"/>
                                                          </w:divBdr>
                                                        </w:div>
                                                        <w:div w:id="652292412">
                                                          <w:marLeft w:val="640"/>
                                                          <w:marRight w:val="0"/>
                                                          <w:marTop w:val="0"/>
                                                          <w:marBottom w:val="0"/>
                                                          <w:divBdr>
                                                            <w:top w:val="none" w:sz="0" w:space="0" w:color="auto"/>
                                                            <w:left w:val="none" w:sz="0" w:space="0" w:color="auto"/>
                                                            <w:bottom w:val="none" w:sz="0" w:space="0" w:color="auto"/>
                                                            <w:right w:val="none" w:sz="0" w:space="0" w:color="auto"/>
                                                          </w:divBdr>
                                                        </w:div>
                                                        <w:div w:id="668875338">
                                                          <w:marLeft w:val="640"/>
                                                          <w:marRight w:val="0"/>
                                                          <w:marTop w:val="0"/>
                                                          <w:marBottom w:val="0"/>
                                                          <w:divBdr>
                                                            <w:top w:val="none" w:sz="0" w:space="0" w:color="auto"/>
                                                            <w:left w:val="none" w:sz="0" w:space="0" w:color="auto"/>
                                                            <w:bottom w:val="none" w:sz="0" w:space="0" w:color="auto"/>
                                                            <w:right w:val="none" w:sz="0" w:space="0" w:color="auto"/>
                                                          </w:divBdr>
                                                        </w:div>
                                                        <w:div w:id="696927635">
                                                          <w:marLeft w:val="640"/>
                                                          <w:marRight w:val="0"/>
                                                          <w:marTop w:val="0"/>
                                                          <w:marBottom w:val="0"/>
                                                          <w:divBdr>
                                                            <w:top w:val="none" w:sz="0" w:space="0" w:color="auto"/>
                                                            <w:left w:val="none" w:sz="0" w:space="0" w:color="auto"/>
                                                            <w:bottom w:val="none" w:sz="0" w:space="0" w:color="auto"/>
                                                            <w:right w:val="none" w:sz="0" w:space="0" w:color="auto"/>
                                                          </w:divBdr>
                                                        </w:div>
                                                        <w:div w:id="715474214">
                                                          <w:marLeft w:val="640"/>
                                                          <w:marRight w:val="0"/>
                                                          <w:marTop w:val="0"/>
                                                          <w:marBottom w:val="0"/>
                                                          <w:divBdr>
                                                            <w:top w:val="none" w:sz="0" w:space="0" w:color="auto"/>
                                                            <w:left w:val="none" w:sz="0" w:space="0" w:color="auto"/>
                                                            <w:bottom w:val="none" w:sz="0" w:space="0" w:color="auto"/>
                                                            <w:right w:val="none" w:sz="0" w:space="0" w:color="auto"/>
                                                          </w:divBdr>
                                                        </w:div>
                                                        <w:div w:id="733511163">
                                                          <w:marLeft w:val="640"/>
                                                          <w:marRight w:val="0"/>
                                                          <w:marTop w:val="0"/>
                                                          <w:marBottom w:val="0"/>
                                                          <w:divBdr>
                                                            <w:top w:val="none" w:sz="0" w:space="0" w:color="auto"/>
                                                            <w:left w:val="none" w:sz="0" w:space="0" w:color="auto"/>
                                                            <w:bottom w:val="none" w:sz="0" w:space="0" w:color="auto"/>
                                                            <w:right w:val="none" w:sz="0" w:space="0" w:color="auto"/>
                                                          </w:divBdr>
                                                        </w:div>
                                                        <w:div w:id="833763959">
                                                          <w:marLeft w:val="640"/>
                                                          <w:marRight w:val="0"/>
                                                          <w:marTop w:val="0"/>
                                                          <w:marBottom w:val="0"/>
                                                          <w:divBdr>
                                                            <w:top w:val="none" w:sz="0" w:space="0" w:color="auto"/>
                                                            <w:left w:val="none" w:sz="0" w:space="0" w:color="auto"/>
                                                            <w:bottom w:val="none" w:sz="0" w:space="0" w:color="auto"/>
                                                            <w:right w:val="none" w:sz="0" w:space="0" w:color="auto"/>
                                                          </w:divBdr>
                                                        </w:div>
                                                        <w:div w:id="932474272">
                                                          <w:marLeft w:val="640"/>
                                                          <w:marRight w:val="0"/>
                                                          <w:marTop w:val="0"/>
                                                          <w:marBottom w:val="0"/>
                                                          <w:divBdr>
                                                            <w:top w:val="none" w:sz="0" w:space="0" w:color="auto"/>
                                                            <w:left w:val="none" w:sz="0" w:space="0" w:color="auto"/>
                                                            <w:bottom w:val="none" w:sz="0" w:space="0" w:color="auto"/>
                                                            <w:right w:val="none" w:sz="0" w:space="0" w:color="auto"/>
                                                          </w:divBdr>
                                                        </w:div>
                                                        <w:div w:id="934632504">
                                                          <w:marLeft w:val="640"/>
                                                          <w:marRight w:val="0"/>
                                                          <w:marTop w:val="0"/>
                                                          <w:marBottom w:val="0"/>
                                                          <w:divBdr>
                                                            <w:top w:val="none" w:sz="0" w:space="0" w:color="auto"/>
                                                            <w:left w:val="none" w:sz="0" w:space="0" w:color="auto"/>
                                                            <w:bottom w:val="none" w:sz="0" w:space="0" w:color="auto"/>
                                                            <w:right w:val="none" w:sz="0" w:space="0" w:color="auto"/>
                                                          </w:divBdr>
                                                        </w:div>
                                                        <w:div w:id="947813897">
                                                          <w:marLeft w:val="640"/>
                                                          <w:marRight w:val="0"/>
                                                          <w:marTop w:val="0"/>
                                                          <w:marBottom w:val="0"/>
                                                          <w:divBdr>
                                                            <w:top w:val="none" w:sz="0" w:space="0" w:color="auto"/>
                                                            <w:left w:val="none" w:sz="0" w:space="0" w:color="auto"/>
                                                            <w:bottom w:val="none" w:sz="0" w:space="0" w:color="auto"/>
                                                            <w:right w:val="none" w:sz="0" w:space="0" w:color="auto"/>
                                                          </w:divBdr>
                                                        </w:div>
                                                        <w:div w:id="1075319833">
                                                          <w:marLeft w:val="640"/>
                                                          <w:marRight w:val="0"/>
                                                          <w:marTop w:val="0"/>
                                                          <w:marBottom w:val="0"/>
                                                          <w:divBdr>
                                                            <w:top w:val="none" w:sz="0" w:space="0" w:color="auto"/>
                                                            <w:left w:val="none" w:sz="0" w:space="0" w:color="auto"/>
                                                            <w:bottom w:val="none" w:sz="0" w:space="0" w:color="auto"/>
                                                            <w:right w:val="none" w:sz="0" w:space="0" w:color="auto"/>
                                                          </w:divBdr>
                                                        </w:div>
                                                        <w:div w:id="1083840336">
                                                          <w:marLeft w:val="640"/>
                                                          <w:marRight w:val="0"/>
                                                          <w:marTop w:val="0"/>
                                                          <w:marBottom w:val="0"/>
                                                          <w:divBdr>
                                                            <w:top w:val="none" w:sz="0" w:space="0" w:color="auto"/>
                                                            <w:left w:val="none" w:sz="0" w:space="0" w:color="auto"/>
                                                            <w:bottom w:val="none" w:sz="0" w:space="0" w:color="auto"/>
                                                            <w:right w:val="none" w:sz="0" w:space="0" w:color="auto"/>
                                                          </w:divBdr>
                                                        </w:div>
                                                        <w:div w:id="1127628197">
                                                          <w:marLeft w:val="640"/>
                                                          <w:marRight w:val="0"/>
                                                          <w:marTop w:val="0"/>
                                                          <w:marBottom w:val="0"/>
                                                          <w:divBdr>
                                                            <w:top w:val="none" w:sz="0" w:space="0" w:color="auto"/>
                                                            <w:left w:val="none" w:sz="0" w:space="0" w:color="auto"/>
                                                            <w:bottom w:val="none" w:sz="0" w:space="0" w:color="auto"/>
                                                            <w:right w:val="none" w:sz="0" w:space="0" w:color="auto"/>
                                                          </w:divBdr>
                                                        </w:div>
                                                        <w:div w:id="1181360998">
                                                          <w:marLeft w:val="640"/>
                                                          <w:marRight w:val="0"/>
                                                          <w:marTop w:val="0"/>
                                                          <w:marBottom w:val="0"/>
                                                          <w:divBdr>
                                                            <w:top w:val="none" w:sz="0" w:space="0" w:color="auto"/>
                                                            <w:left w:val="none" w:sz="0" w:space="0" w:color="auto"/>
                                                            <w:bottom w:val="none" w:sz="0" w:space="0" w:color="auto"/>
                                                            <w:right w:val="none" w:sz="0" w:space="0" w:color="auto"/>
                                                          </w:divBdr>
                                                        </w:div>
                                                        <w:div w:id="1208880071">
                                                          <w:marLeft w:val="640"/>
                                                          <w:marRight w:val="0"/>
                                                          <w:marTop w:val="0"/>
                                                          <w:marBottom w:val="0"/>
                                                          <w:divBdr>
                                                            <w:top w:val="none" w:sz="0" w:space="0" w:color="auto"/>
                                                            <w:left w:val="none" w:sz="0" w:space="0" w:color="auto"/>
                                                            <w:bottom w:val="none" w:sz="0" w:space="0" w:color="auto"/>
                                                            <w:right w:val="none" w:sz="0" w:space="0" w:color="auto"/>
                                                          </w:divBdr>
                                                        </w:div>
                                                        <w:div w:id="1268386924">
                                                          <w:marLeft w:val="640"/>
                                                          <w:marRight w:val="0"/>
                                                          <w:marTop w:val="0"/>
                                                          <w:marBottom w:val="0"/>
                                                          <w:divBdr>
                                                            <w:top w:val="none" w:sz="0" w:space="0" w:color="auto"/>
                                                            <w:left w:val="none" w:sz="0" w:space="0" w:color="auto"/>
                                                            <w:bottom w:val="none" w:sz="0" w:space="0" w:color="auto"/>
                                                            <w:right w:val="none" w:sz="0" w:space="0" w:color="auto"/>
                                                          </w:divBdr>
                                                        </w:div>
                                                        <w:div w:id="1331059007">
                                                          <w:marLeft w:val="640"/>
                                                          <w:marRight w:val="0"/>
                                                          <w:marTop w:val="0"/>
                                                          <w:marBottom w:val="0"/>
                                                          <w:divBdr>
                                                            <w:top w:val="none" w:sz="0" w:space="0" w:color="auto"/>
                                                            <w:left w:val="none" w:sz="0" w:space="0" w:color="auto"/>
                                                            <w:bottom w:val="none" w:sz="0" w:space="0" w:color="auto"/>
                                                            <w:right w:val="none" w:sz="0" w:space="0" w:color="auto"/>
                                                          </w:divBdr>
                                                        </w:div>
                                                        <w:div w:id="1343044262">
                                                          <w:marLeft w:val="640"/>
                                                          <w:marRight w:val="0"/>
                                                          <w:marTop w:val="0"/>
                                                          <w:marBottom w:val="0"/>
                                                          <w:divBdr>
                                                            <w:top w:val="none" w:sz="0" w:space="0" w:color="auto"/>
                                                            <w:left w:val="none" w:sz="0" w:space="0" w:color="auto"/>
                                                            <w:bottom w:val="none" w:sz="0" w:space="0" w:color="auto"/>
                                                            <w:right w:val="none" w:sz="0" w:space="0" w:color="auto"/>
                                                          </w:divBdr>
                                                        </w:div>
                                                        <w:div w:id="1353528584">
                                                          <w:marLeft w:val="640"/>
                                                          <w:marRight w:val="0"/>
                                                          <w:marTop w:val="0"/>
                                                          <w:marBottom w:val="0"/>
                                                          <w:divBdr>
                                                            <w:top w:val="none" w:sz="0" w:space="0" w:color="auto"/>
                                                            <w:left w:val="none" w:sz="0" w:space="0" w:color="auto"/>
                                                            <w:bottom w:val="none" w:sz="0" w:space="0" w:color="auto"/>
                                                            <w:right w:val="none" w:sz="0" w:space="0" w:color="auto"/>
                                                          </w:divBdr>
                                                        </w:div>
                                                        <w:div w:id="1518076464">
                                                          <w:marLeft w:val="640"/>
                                                          <w:marRight w:val="0"/>
                                                          <w:marTop w:val="0"/>
                                                          <w:marBottom w:val="0"/>
                                                          <w:divBdr>
                                                            <w:top w:val="none" w:sz="0" w:space="0" w:color="auto"/>
                                                            <w:left w:val="none" w:sz="0" w:space="0" w:color="auto"/>
                                                            <w:bottom w:val="none" w:sz="0" w:space="0" w:color="auto"/>
                                                            <w:right w:val="none" w:sz="0" w:space="0" w:color="auto"/>
                                                          </w:divBdr>
                                                        </w:div>
                                                        <w:div w:id="1524247549">
                                                          <w:marLeft w:val="640"/>
                                                          <w:marRight w:val="0"/>
                                                          <w:marTop w:val="0"/>
                                                          <w:marBottom w:val="0"/>
                                                          <w:divBdr>
                                                            <w:top w:val="none" w:sz="0" w:space="0" w:color="auto"/>
                                                            <w:left w:val="none" w:sz="0" w:space="0" w:color="auto"/>
                                                            <w:bottom w:val="none" w:sz="0" w:space="0" w:color="auto"/>
                                                            <w:right w:val="none" w:sz="0" w:space="0" w:color="auto"/>
                                                          </w:divBdr>
                                                        </w:div>
                                                        <w:div w:id="1547720311">
                                                          <w:marLeft w:val="640"/>
                                                          <w:marRight w:val="0"/>
                                                          <w:marTop w:val="0"/>
                                                          <w:marBottom w:val="0"/>
                                                          <w:divBdr>
                                                            <w:top w:val="none" w:sz="0" w:space="0" w:color="auto"/>
                                                            <w:left w:val="none" w:sz="0" w:space="0" w:color="auto"/>
                                                            <w:bottom w:val="none" w:sz="0" w:space="0" w:color="auto"/>
                                                            <w:right w:val="none" w:sz="0" w:space="0" w:color="auto"/>
                                                          </w:divBdr>
                                                        </w:div>
                                                        <w:div w:id="1600792474">
                                                          <w:marLeft w:val="640"/>
                                                          <w:marRight w:val="0"/>
                                                          <w:marTop w:val="0"/>
                                                          <w:marBottom w:val="0"/>
                                                          <w:divBdr>
                                                            <w:top w:val="none" w:sz="0" w:space="0" w:color="auto"/>
                                                            <w:left w:val="none" w:sz="0" w:space="0" w:color="auto"/>
                                                            <w:bottom w:val="none" w:sz="0" w:space="0" w:color="auto"/>
                                                            <w:right w:val="none" w:sz="0" w:space="0" w:color="auto"/>
                                                          </w:divBdr>
                                                        </w:div>
                                                        <w:div w:id="1623343318">
                                                          <w:marLeft w:val="640"/>
                                                          <w:marRight w:val="0"/>
                                                          <w:marTop w:val="0"/>
                                                          <w:marBottom w:val="0"/>
                                                          <w:divBdr>
                                                            <w:top w:val="none" w:sz="0" w:space="0" w:color="auto"/>
                                                            <w:left w:val="none" w:sz="0" w:space="0" w:color="auto"/>
                                                            <w:bottom w:val="none" w:sz="0" w:space="0" w:color="auto"/>
                                                            <w:right w:val="none" w:sz="0" w:space="0" w:color="auto"/>
                                                          </w:divBdr>
                                                        </w:div>
                                                        <w:div w:id="1636714808">
                                                          <w:marLeft w:val="640"/>
                                                          <w:marRight w:val="0"/>
                                                          <w:marTop w:val="0"/>
                                                          <w:marBottom w:val="0"/>
                                                          <w:divBdr>
                                                            <w:top w:val="none" w:sz="0" w:space="0" w:color="auto"/>
                                                            <w:left w:val="none" w:sz="0" w:space="0" w:color="auto"/>
                                                            <w:bottom w:val="none" w:sz="0" w:space="0" w:color="auto"/>
                                                            <w:right w:val="none" w:sz="0" w:space="0" w:color="auto"/>
                                                          </w:divBdr>
                                                        </w:div>
                                                        <w:div w:id="1642803116">
                                                          <w:marLeft w:val="640"/>
                                                          <w:marRight w:val="0"/>
                                                          <w:marTop w:val="0"/>
                                                          <w:marBottom w:val="0"/>
                                                          <w:divBdr>
                                                            <w:top w:val="none" w:sz="0" w:space="0" w:color="auto"/>
                                                            <w:left w:val="none" w:sz="0" w:space="0" w:color="auto"/>
                                                            <w:bottom w:val="none" w:sz="0" w:space="0" w:color="auto"/>
                                                            <w:right w:val="none" w:sz="0" w:space="0" w:color="auto"/>
                                                          </w:divBdr>
                                                        </w:div>
                                                        <w:div w:id="1659772562">
                                                          <w:marLeft w:val="640"/>
                                                          <w:marRight w:val="0"/>
                                                          <w:marTop w:val="0"/>
                                                          <w:marBottom w:val="0"/>
                                                          <w:divBdr>
                                                            <w:top w:val="none" w:sz="0" w:space="0" w:color="auto"/>
                                                            <w:left w:val="none" w:sz="0" w:space="0" w:color="auto"/>
                                                            <w:bottom w:val="none" w:sz="0" w:space="0" w:color="auto"/>
                                                            <w:right w:val="none" w:sz="0" w:space="0" w:color="auto"/>
                                                          </w:divBdr>
                                                        </w:div>
                                                        <w:div w:id="1727604563">
                                                          <w:marLeft w:val="640"/>
                                                          <w:marRight w:val="0"/>
                                                          <w:marTop w:val="0"/>
                                                          <w:marBottom w:val="0"/>
                                                          <w:divBdr>
                                                            <w:top w:val="none" w:sz="0" w:space="0" w:color="auto"/>
                                                            <w:left w:val="none" w:sz="0" w:space="0" w:color="auto"/>
                                                            <w:bottom w:val="none" w:sz="0" w:space="0" w:color="auto"/>
                                                            <w:right w:val="none" w:sz="0" w:space="0" w:color="auto"/>
                                                          </w:divBdr>
                                                        </w:div>
                                                        <w:div w:id="1785297667">
                                                          <w:marLeft w:val="640"/>
                                                          <w:marRight w:val="0"/>
                                                          <w:marTop w:val="0"/>
                                                          <w:marBottom w:val="0"/>
                                                          <w:divBdr>
                                                            <w:top w:val="none" w:sz="0" w:space="0" w:color="auto"/>
                                                            <w:left w:val="none" w:sz="0" w:space="0" w:color="auto"/>
                                                            <w:bottom w:val="none" w:sz="0" w:space="0" w:color="auto"/>
                                                            <w:right w:val="none" w:sz="0" w:space="0" w:color="auto"/>
                                                          </w:divBdr>
                                                        </w:div>
                                                        <w:div w:id="1812096042">
                                                          <w:marLeft w:val="640"/>
                                                          <w:marRight w:val="0"/>
                                                          <w:marTop w:val="0"/>
                                                          <w:marBottom w:val="0"/>
                                                          <w:divBdr>
                                                            <w:top w:val="none" w:sz="0" w:space="0" w:color="auto"/>
                                                            <w:left w:val="none" w:sz="0" w:space="0" w:color="auto"/>
                                                            <w:bottom w:val="none" w:sz="0" w:space="0" w:color="auto"/>
                                                            <w:right w:val="none" w:sz="0" w:space="0" w:color="auto"/>
                                                          </w:divBdr>
                                                        </w:div>
                                                        <w:div w:id="1959098336">
                                                          <w:marLeft w:val="640"/>
                                                          <w:marRight w:val="0"/>
                                                          <w:marTop w:val="0"/>
                                                          <w:marBottom w:val="0"/>
                                                          <w:divBdr>
                                                            <w:top w:val="none" w:sz="0" w:space="0" w:color="auto"/>
                                                            <w:left w:val="none" w:sz="0" w:space="0" w:color="auto"/>
                                                            <w:bottom w:val="none" w:sz="0" w:space="0" w:color="auto"/>
                                                            <w:right w:val="none" w:sz="0" w:space="0" w:color="auto"/>
                                                          </w:divBdr>
                                                        </w:div>
                                                        <w:div w:id="1968971694">
                                                          <w:marLeft w:val="640"/>
                                                          <w:marRight w:val="0"/>
                                                          <w:marTop w:val="0"/>
                                                          <w:marBottom w:val="0"/>
                                                          <w:divBdr>
                                                            <w:top w:val="none" w:sz="0" w:space="0" w:color="auto"/>
                                                            <w:left w:val="none" w:sz="0" w:space="0" w:color="auto"/>
                                                            <w:bottom w:val="none" w:sz="0" w:space="0" w:color="auto"/>
                                                            <w:right w:val="none" w:sz="0" w:space="0" w:color="auto"/>
                                                          </w:divBdr>
                                                        </w:div>
                                                        <w:div w:id="1972831092">
                                                          <w:marLeft w:val="640"/>
                                                          <w:marRight w:val="0"/>
                                                          <w:marTop w:val="0"/>
                                                          <w:marBottom w:val="0"/>
                                                          <w:divBdr>
                                                            <w:top w:val="none" w:sz="0" w:space="0" w:color="auto"/>
                                                            <w:left w:val="none" w:sz="0" w:space="0" w:color="auto"/>
                                                            <w:bottom w:val="none" w:sz="0" w:space="0" w:color="auto"/>
                                                            <w:right w:val="none" w:sz="0" w:space="0" w:color="auto"/>
                                                          </w:divBdr>
                                                        </w:div>
                                                        <w:div w:id="1998074093">
                                                          <w:marLeft w:val="640"/>
                                                          <w:marRight w:val="0"/>
                                                          <w:marTop w:val="0"/>
                                                          <w:marBottom w:val="0"/>
                                                          <w:divBdr>
                                                            <w:top w:val="none" w:sz="0" w:space="0" w:color="auto"/>
                                                            <w:left w:val="none" w:sz="0" w:space="0" w:color="auto"/>
                                                            <w:bottom w:val="none" w:sz="0" w:space="0" w:color="auto"/>
                                                            <w:right w:val="none" w:sz="0" w:space="0" w:color="auto"/>
                                                          </w:divBdr>
                                                        </w:div>
                                                        <w:div w:id="2053193910">
                                                          <w:marLeft w:val="640"/>
                                                          <w:marRight w:val="0"/>
                                                          <w:marTop w:val="0"/>
                                                          <w:marBottom w:val="0"/>
                                                          <w:divBdr>
                                                            <w:top w:val="none" w:sz="0" w:space="0" w:color="auto"/>
                                                            <w:left w:val="none" w:sz="0" w:space="0" w:color="auto"/>
                                                            <w:bottom w:val="none" w:sz="0" w:space="0" w:color="auto"/>
                                                            <w:right w:val="none" w:sz="0" w:space="0" w:color="auto"/>
                                                          </w:divBdr>
                                                        </w:div>
                                                        <w:div w:id="2061057182">
                                                          <w:marLeft w:val="640"/>
                                                          <w:marRight w:val="0"/>
                                                          <w:marTop w:val="0"/>
                                                          <w:marBottom w:val="0"/>
                                                          <w:divBdr>
                                                            <w:top w:val="none" w:sz="0" w:space="0" w:color="auto"/>
                                                            <w:left w:val="none" w:sz="0" w:space="0" w:color="auto"/>
                                                            <w:bottom w:val="none" w:sz="0" w:space="0" w:color="auto"/>
                                                            <w:right w:val="none" w:sz="0" w:space="0" w:color="auto"/>
                                                          </w:divBdr>
                                                        </w:div>
                                                        <w:div w:id="2095469124">
                                                          <w:marLeft w:val="640"/>
                                                          <w:marRight w:val="0"/>
                                                          <w:marTop w:val="0"/>
                                                          <w:marBottom w:val="0"/>
                                                          <w:divBdr>
                                                            <w:top w:val="none" w:sz="0" w:space="0" w:color="auto"/>
                                                            <w:left w:val="none" w:sz="0" w:space="0" w:color="auto"/>
                                                            <w:bottom w:val="none" w:sz="0" w:space="0" w:color="auto"/>
                                                            <w:right w:val="none" w:sz="0" w:space="0" w:color="auto"/>
                                                          </w:divBdr>
                                                        </w:div>
                                                        <w:div w:id="2099670319">
                                                          <w:marLeft w:val="640"/>
                                                          <w:marRight w:val="0"/>
                                                          <w:marTop w:val="0"/>
                                                          <w:marBottom w:val="0"/>
                                                          <w:divBdr>
                                                            <w:top w:val="none" w:sz="0" w:space="0" w:color="auto"/>
                                                            <w:left w:val="none" w:sz="0" w:space="0" w:color="auto"/>
                                                            <w:bottom w:val="none" w:sz="0" w:space="0" w:color="auto"/>
                                                            <w:right w:val="none" w:sz="0" w:space="0" w:color="auto"/>
                                                          </w:divBdr>
                                                        </w:div>
                                                      </w:divsChild>
                                                    </w:div>
                                                    <w:div w:id="914555206">
                                                      <w:marLeft w:val="0"/>
                                                      <w:marRight w:val="0"/>
                                                      <w:marTop w:val="0"/>
                                                      <w:marBottom w:val="0"/>
                                                      <w:divBdr>
                                                        <w:top w:val="none" w:sz="0" w:space="0" w:color="auto"/>
                                                        <w:left w:val="none" w:sz="0" w:space="0" w:color="auto"/>
                                                        <w:bottom w:val="none" w:sz="0" w:space="0" w:color="auto"/>
                                                        <w:right w:val="none" w:sz="0" w:space="0" w:color="auto"/>
                                                      </w:divBdr>
                                                      <w:divsChild>
                                                        <w:div w:id="49888755">
                                                          <w:marLeft w:val="640"/>
                                                          <w:marRight w:val="0"/>
                                                          <w:marTop w:val="0"/>
                                                          <w:marBottom w:val="0"/>
                                                          <w:divBdr>
                                                            <w:top w:val="none" w:sz="0" w:space="0" w:color="auto"/>
                                                            <w:left w:val="none" w:sz="0" w:space="0" w:color="auto"/>
                                                            <w:bottom w:val="none" w:sz="0" w:space="0" w:color="auto"/>
                                                            <w:right w:val="none" w:sz="0" w:space="0" w:color="auto"/>
                                                          </w:divBdr>
                                                        </w:div>
                                                        <w:div w:id="54740164">
                                                          <w:marLeft w:val="640"/>
                                                          <w:marRight w:val="0"/>
                                                          <w:marTop w:val="0"/>
                                                          <w:marBottom w:val="0"/>
                                                          <w:divBdr>
                                                            <w:top w:val="none" w:sz="0" w:space="0" w:color="auto"/>
                                                            <w:left w:val="none" w:sz="0" w:space="0" w:color="auto"/>
                                                            <w:bottom w:val="none" w:sz="0" w:space="0" w:color="auto"/>
                                                            <w:right w:val="none" w:sz="0" w:space="0" w:color="auto"/>
                                                          </w:divBdr>
                                                        </w:div>
                                                        <w:div w:id="58947675">
                                                          <w:marLeft w:val="640"/>
                                                          <w:marRight w:val="0"/>
                                                          <w:marTop w:val="0"/>
                                                          <w:marBottom w:val="0"/>
                                                          <w:divBdr>
                                                            <w:top w:val="none" w:sz="0" w:space="0" w:color="auto"/>
                                                            <w:left w:val="none" w:sz="0" w:space="0" w:color="auto"/>
                                                            <w:bottom w:val="none" w:sz="0" w:space="0" w:color="auto"/>
                                                            <w:right w:val="none" w:sz="0" w:space="0" w:color="auto"/>
                                                          </w:divBdr>
                                                        </w:div>
                                                        <w:div w:id="113139059">
                                                          <w:marLeft w:val="640"/>
                                                          <w:marRight w:val="0"/>
                                                          <w:marTop w:val="0"/>
                                                          <w:marBottom w:val="0"/>
                                                          <w:divBdr>
                                                            <w:top w:val="none" w:sz="0" w:space="0" w:color="auto"/>
                                                            <w:left w:val="none" w:sz="0" w:space="0" w:color="auto"/>
                                                            <w:bottom w:val="none" w:sz="0" w:space="0" w:color="auto"/>
                                                            <w:right w:val="none" w:sz="0" w:space="0" w:color="auto"/>
                                                          </w:divBdr>
                                                        </w:div>
                                                        <w:div w:id="195506030">
                                                          <w:marLeft w:val="640"/>
                                                          <w:marRight w:val="0"/>
                                                          <w:marTop w:val="0"/>
                                                          <w:marBottom w:val="0"/>
                                                          <w:divBdr>
                                                            <w:top w:val="none" w:sz="0" w:space="0" w:color="auto"/>
                                                            <w:left w:val="none" w:sz="0" w:space="0" w:color="auto"/>
                                                            <w:bottom w:val="none" w:sz="0" w:space="0" w:color="auto"/>
                                                            <w:right w:val="none" w:sz="0" w:space="0" w:color="auto"/>
                                                          </w:divBdr>
                                                        </w:div>
                                                        <w:div w:id="208416748">
                                                          <w:marLeft w:val="640"/>
                                                          <w:marRight w:val="0"/>
                                                          <w:marTop w:val="0"/>
                                                          <w:marBottom w:val="0"/>
                                                          <w:divBdr>
                                                            <w:top w:val="none" w:sz="0" w:space="0" w:color="auto"/>
                                                            <w:left w:val="none" w:sz="0" w:space="0" w:color="auto"/>
                                                            <w:bottom w:val="none" w:sz="0" w:space="0" w:color="auto"/>
                                                            <w:right w:val="none" w:sz="0" w:space="0" w:color="auto"/>
                                                          </w:divBdr>
                                                        </w:div>
                                                        <w:div w:id="285817016">
                                                          <w:marLeft w:val="640"/>
                                                          <w:marRight w:val="0"/>
                                                          <w:marTop w:val="0"/>
                                                          <w:marBottom w:val="0"/>
                                                          <w:divBdr>
                                                            <w:top w:val="none" w:sz="0" w:space="0" w:color="auto"/>
                                                            <w:left w:val="none" w:sz="0" w:space="0" w:color="auto"/>
                                                            <w:bottom w:val="none" w:sz="0" w:space="0" w:color="auto"/>
                                                            <w:right w:val="none" w:sz="0" w:space="0" w:color="auto"/>
                                                          </w:divBdr>
                                                        </w:div>
                                                        <w:div w:id="317811533">
                                                          <w:marLeft w:val="640"/>
                                                          <w:marRight w:val="0"/>
                                                          <w:marTop w:val="0"/>
                                                          <w:marBottom w:val="0"/>
                                                          <w:divBdr>
                                                            <w:top w:val="none" w:sz="0" w:space="0" w:color="auto"/>
                                                            <w:left w:val="none" w:sz="0" w:space="0" w:color="auto"/>
                                                            <w:bottom w:val="none" w:sz="0" w:space="0" w:color="auto"/>
                                                            <w:right w:val="none" w:sz="0" w:space="0" w:color="auto"/>
                                                          </w:divBdr>
                                                        </w:div>
                                                        <w:div w:id="334579978">
                                                          <w:marLeft w:val="640"/>
                                                          <w:marRight w:val="0"/>
                                                          <w:marTop w:val="0"/>
                                                          <w:marBottom w:val="0"/>
                                                          <w:divBdr>
                                                            <w:top w:val="none" w:sz="0" w:space="0" w:color="auto"/>
                                                            <w:left w:val="none" w:sz="0" w:space="0" w:color="auto"/>
                                                            <w:bottom w:val="none" w:sz="0" w:space="0" w:color="auto"/>
                                                            <w:right w:val="none" w:sz="0" w:space="0" w:color="auto"/>
                                                          </w:divBdr>
                                                        </w:div>
                                                        <w:div w:id="368070858">
                                                          <w:marLeft w:val="640"/>
                                                          <w:marRight w:val="0"/>
                                                          <w:marTop w:val="0"/>
                                                          <w:marBottom w:val="0"/>
                                                          <w:divBdr>
                                                            <w:top w:val="none" w:sz="0" w:space="0" w:color="auto"/>
                                                            <w:left w:val="none" w:sz="0" w:space="0" w:color="auto"/>
                                                            <w:bottom w:val="none" w:sz="0" w:space="0" w:color="auto"/>
                                                            <w:right w:val="none" w:sz="0" w:space="0" w:color="auto"/>
                                                          </w:divBdr>
                                                        </w:div>
                                                        <w:div w:id="410860012">
                                                          <w:marLeft w:val="640"/>
                                                          <w:marRight w:val="0"/>
                                                          <w:marTop w:val="0"/>
                                                          <w:marBottom w:val="0"/>
                                                          <w:divBdr>
                                                            <w:top w:val="none" w:sz="0" w:space="0" w:color="auto"/>
                                                            <w:left w:val="none" w:sz="0" w:space="0" w:color="auto"/>
                                                            <w:bottom w:val="none" w:sz="0" w:space="0" w:color="auto"/>
                                                            <w:right w:val="none" w:sz="0" w:space="0" w:color="auto"/>
                                                          </w:divBdr>
                                                        </w:div>
                                                        <w:div w:id="445471019">
                                                          <w:marLeft w:val="640"/>
                                                          <w:marRight w:val="0"/>
                                                          <w:marTop w:val="0"/>
                                                          <w:marBottom w:val="0"/>
                                                          <w:divBdr>
                                                            <w:top w:val="none" w:sz="0" w:space="0" w:color="auto"/>
                                                            <w:left w:val="none" w:sz="0" w:space="0" w:color="auto"/>
                                                            <w:bottom w:val="none" w:sz="0" w:space="0" w:color="auto"/>
                                                            <w:right w:val="none" w:sz="0" w:space="0" w:color="auto"/>
                                                          </w:divBdr>
                                                        </w:div>
                                                        <w:div w:id="477769736">
                                                          <w:marLeft w:val="640"/>
                                                          <w:marRight w:val="0"/>
                                                          <w:marTop w:val="0"/>
                                                          <w:marBottom w:val="0"/>
                                                          <w:divBdr>
                                                            <w:top w:val="none" w:sz="0" w:space="0" w:color="auto"/>
                                                            <w:left w:val="none" w:sz="0" w:space="0" w:color="auto"/>
                                                            <w:bottom w:val="none" w:sz="0" w:space="0" w:color="auto"/>
                                                            <w:right w:val="none" w:sz="0" w:space="0" w:color="auto"/>
                                                          </w:divBdr>
                                                        </w:div>
                                                        <w:div w:id="516042052">
                                                          <w:marLeft w:val="640"/>
                                                          <w:marRight w:val="0"/>
                                                          <w:marTop w:val="0"/>
                                                          <w:marBottom w:val="0"/>
                                                          <w:divBdr>
                                                            <w:top w:val="none" w:sz="0" w:space="0" w:color="auto"/>
                                                            <w:left w:val="none" w:sz="0" w:space="0" w:color="auto"/>
                                                            <w:bottom w:val="none" w:sz="0" w:space="0" w:color="auto"/>
                                                            <w:right w:val="none" w:sz="0" w:space="0" w:color="auto"/>
                                                          </w:divBdr>
                                                        </w:div>
                                                        <w:div w:id="534120130">
                                                          <w:marLeft w:val="640"/>
                                                          <w:marRight w:val="0"/>
                                                          <w:marTop w:val="0"/>
                                                          <w:marBottom w:val="0"/>
                                                          <w:divBdr>
                                                            <w:top w:val="none" w:sz="0" w:space="0" w:color="auto"/>
                                                            <w:left w:val="none" w:sz="0" w:space="0" w:color="auto"/>
                                                            <w:bottom w:val="none" w:sz="0" w:space="0" w:color="auto"/>
                                                            <w:right w:val="none" w:sz="0" w:space="0" w:color="auto"/>
                                                          </w:divBdr>
                                                        </w:div>
                                                        <w:div w:id="561016418">
                                                          <w:marLeft w:val="640"/>
                                                          <w:marRight w:val="0"/>
                                                          <w:marTop w:val="0"/>
                                                          <w:marBottom w:val="0"/>
                                                          <w:divBdr>
                                                            <w:top w:val="none" w:sz="0" w:space="0" w:color="auto"/>
                                                            <w:left w:val="none" w:sz="0" w:space="0" w:color="auto"/>
                                                            <w:bottom w:val="none" w:sz="0" w:space="0" w:color="auto"/>
                                                            <w:right w:val="none" w:sz="0" w:space="0" w:color="auto"/>
                                                          </w:divBdr>
                                                        </w:div>
                                                        <w:div w:id="563610145">
                                                          <w:marLeft w:val="640"/>
                                                          <w:marRight w:val="0"/>
                                                          <w:marTop w:val="0"/>
                                                          <w:marBottom w:val="0"/>
                                                          <w:divBdr>
                                                            <w:top w:val="none" w:sz="0" w:space="0" w:color="auto"/>
                                                            <w:left w:val="none" w:sz="0" w:space="0" w:color="auto"/>
                                                            <w:bottom w:val="none" w:sz="0" w:space="0" w:color="auto"/>
                                                            <w:right w:val="none" w:sz="0" w:space="0" w:color="auto"/>
                                                          </w:divBdr>
                                                        </w:div>
                                                        <w:div w:id="589315797">
                                                          <w:marLeft w:val="640"/>
                                                          <w:marRight w:val="0"/>
                                                          <w:marTop w:val="0"/>
                                                          <w:marBottom w:val="0"/>
                                                          <w:divBdr>
                                                            <w:top w:val="none" w:sz="0" w:space="0" w:color="auto"/>
                                                            <w:left w:val="none" w:sz="0" w:space="0" w:color="auto"/>
                                                            <w:bottom w:val="none" w:sz="0" w:space="0" w:color="auto"/>
                                                            <w:right w:val="none" w:sz="0" w:space="0" w:color="auto"/>
                                                          </w:divBdr>
                                                        </w:div>
                                                        <w:div w:id="714162229">
                                                          <w:marLeft w:val="640"/>
                                                          <w:marRight w:val="0"/>
                                                          <w:marTop w:val="0"/>
                                                          <w:marBottom w:val="0"/>
                                                          <w:divBdr>
                                                            <w:top w:val="none" w:sz="0" w:space="0" w:color="auto"/>
                                                            <w:left w:val="none" w:sz="0" w:space="0" w:color="auto"/>
                                                            <w:bottom w:val="none" w:sz="0" w:space="0" w:color="auto"/>
                                                            <w:right w:val="none" w:sz="0" w:space="0" w:color="auto"/>
                                                          </w:divBdr>
                                                        </w:div>
                                                        <w:div w:id="737747803">
                                                          <w:marLeft w:val="640"/>
                                                          <w:marRight w:val="0"/>
                                                          <w:marTop w:val="0"/>
                                                          <w:marBottom w:val="0"/>
                                                          <w:divBdr>
                                                            <w:top w:val="none" w:sz="0" w:space="0" w:color="auto"/>
                                                            <w:left w:val="none" w:sz="0" w:space="0" w:color="auto"/>
                                                            <w:bottom w:val="none" w:sz="0" w:space="0" w:color="auto"/>
                                                            <w:right w:val="none" w:sz="0" w:space="0" w:color="auto"/>
                                                          </w:divBdr>
                                                        </w:div>
                                                        <w:div w:id="750588800">
                                                          <w:marLeft w:val="640"/>
                                                          <w:marRight w:val="0"/>
                                                          <w:marTop w:val="0"/>
                                                          <w:marBottom w:val="0"/>
                                                          <w:divBdr>
                                                            <w:top w:val="none" w:sz="0" w:space="0" w:color="auto"/>
                                                            <w:left w:val="none" w:sz="0" w:space="0" w:color="auto"/>
                                                            <w:bottom w:val="none" w:sz="0" w:space="0" w:color="auto"/>
                                                            <w:right w:val="none" w:sz="0" w:space="0" w:color="auto"/>
                                                          </w:divBdr>
                                                        </w:div>
                                                        <w:div w:id="768236156">
                                                          <w:marLeft w:val="640"/>
                                                          <w:marRight w:val="0"/>
                                                          <w:marTop w:val="0"/>
                                                          <w:marBottom w:val="0"/>
                                                          <w:divBdr>
                                                            <w:top w:val="none" w:sz="0" w:space="0" w:color="auto"/>
                                                            <w:left w:val="none" w:sz="0" w:space="0" w:color="auto"/>
                                                            <w:bottom w:val="none" w:sz="0" w:space="0" w:color="auto"/>
                                                            <w:right w:val="none" w:sz="0" w:space="0" w:color="auto"/>
                                                          </w:divBdr>
                                                        </w:div>
                                                        <w:div w:id="775905555">
                                                          <w:marLeft w:val="640"/>
                                                          <w:marRight w:val="0"/>
                                                          <w:marTop w:val="0"/>
                                                          <w:marBottom w:val="0"/>
                                                          <w:divBdr>
                                                            <w:top w:val="none" w:sz="0" w:space="0" w:color="auto"/>
                                                            <w:left w:val="none" w:sz="0" w:space="0" w:color="auto"/>
                                                            <w:bottom w:val="none" w:sz="0" w:space="0" w:color="auto"/>
                                                            <w:right w:val="none" w:sz="0" w:space="0" w:color="auto"/>
                                                          </w:divBdr>
                                                        </w:div>
                                                        <w:div w:id="789476976">
                                                          <w:marLeft w:val="640"/>
                                                          <w:marRight w:val="0"/>
                                                          <w:marTop w:val="0"/>
                                                          <w:marBottom w:val="0"/>
                                                          <w:divBdr>
                                                            <w:top w:val="none" w:sz="0" w:space="0" w:color="auto"/>
                                                            <w:left w:val="none" w:sz="0" w:space="0" w:color="auto"/>
                                                            <w:bottom w:val="none" w:sz="0" w:space="0" w:color="auto"/>
                                                            <w:right w:val="none" w:sz="0" w:space="0" w:color="auto"/>
                                                          </w:divBdr>
                                                        </w:div>
                                                        <w:div w:id="831868476">
                                                          <w:marLeft w:val="640"/>
                                                          <w:marRight w:val="0"/>
                                                          <w:marTop w:val="0"/>
                                                          <w:marBottom w:val="0"/>
                                                          <w:divBdr>
                                                            <w:top w:val="none" w:sz="0" w:space="0" w:color="auto"/>
                                                            <w:left w:val="none" w:sz="0" w:space="0" w:color="auto"/>
                                                            <w:bottom w:val="none" w:sz="0" w:space="0" w:color="auto"/>
                                                            <w:right w:val="none" w:sz="0" w:space="0" w:color="auto"/>
                                                          </w:divBdr>
                                                        </w:div>
                                                        <w:div w:id="835416401">
                                                          <w:marLeft w:val="640"/>
                                                          <w:marRight w:val="0"/>
                                                          <w:marTop w:val="0"/>
                                                          <w:marBottom w:val="0"/>
                                                          <w:divBdr>
                                                            <w:top w:val="none" w:sz="0" w:space="0" w:color="auto"/>
                                                            <w:left w:val="none" w:sz="0" w:space="0" w:color="auto"/>
                                                            <w:bottom w:val="none" w:sz="0" w:space="0" w:color="auto"/>
                                                            <w:right w:val="none" w:sz="0" w:space="0" w:color="auto"/>
                                                          </w:divBdr>
                                                        </w:div>
                                                        <w:div w:id="840855482">
                                                          <w:marLeft w:val="640"/>
                                                          <w:marRight w:val="0"/>
                                                          <w:marTop w:val="0"/>
                                                          <w:marBottom w:val="0"/>
                                                          <w:divBdr>
                                                            <w:top w:val="none" w:sz="0" w:space="0" w:color="auto"/>
                                                            <w:left w:val="none" w:sz="0" w:space="0" w:color="auto"/>
                                                            <w:bottom w:val="none" w:sz="0" w:space="0" w:color="auto"/>
                                                            <w:right w:val="none" w:sz="0" w:space="0" w:color="auto"/>
                                                          </w:divBdr>
                                                        </w:div>
                                                        <w:div w:id="903176951">
                                                          <w:marLeft w:val="640"/>
                                                          <w:marRight w:val="0"/>
                                                          <w:marTop w:val="0"/>
                                                          <w:marBottom w:val="0"/>
                                                          <w:divBdr>
                                                            <w:top w:val="none" w:sz="0" w:space="0" w:color="auto"/>
                                                            <w:left w:val="none" w:sz="0" w:space="0" w:color="auto"/>
                                                            <w:bottom w:val="none" w:sz="0" w:space="0" w:color="auto"/>
                                                            <w:right w:val="none" w:sz="0" w:space="0" w:color="auto"/>
                                                          </w:divBdr>
                                                        </w:div>
                                                        <w:div w:id="977340316">
                                                          <w:marLeft w:val="640"/>
                                                          <w:marRight w:val="0"/>
                                                          <w:marTop w:val="0"/>
                                                          <w:marBottom w:val="0"/>
                                                          <w:divBdr>
                                                            <w:top w:val="none" w:sz="0" w:space="0" w:color="auto"/>
                                                            <w:left w:val="none" w:sz="0" w:space="0" w:color="auto"/>
                                                            <w:bottom w:val="none" w:sz="0" w:space="0" w:color="auto"/>
                                                            <w:right w:val="none" w:sz="0" w:space="0" w:color="auto"/>
                                                          </w:divBdr>
                                                        </w:div>
                                                        <w:div w:id="981499626">
                                                          <w:marLeft w:val="640"/>
                                                          <w:marRight w:val="0"/>
                                                          <w:marTop w:val="0"/>
                                                          <w:marBottom w:val="0"/>
                                                          <w:divBdr>
                                                            <w:top w:val="none" w:sz="0" w:space="0" w:color="auto"/>
                                                            <w:left w:val="none" w:sz="0" w:space="0" w:color="auto"/>
                                                            <w:bottom w:val="none" w:sz="0" w:space="0" w:color="auto"/>
                                                            <w:right w:val="none" w:sz="0" w:space="0" w:color="auto"/>
                                                          </w:divBdr>
                                                        </w:div>
                                                        <w:div w:id="1070537374">
                                                          <w:marLeft w:val="640"/>
                                                          <w:marRight w:val="0"/>
                                                          <w:marTop w:val="0"/>
                                                          <w:marBottom w:val="0"/>
                                                          <w:divBdr>
                                                            <w:top w:val="none" w:sz="0" w:space="0" w:color="auto"/>
                                                            <w:left w:val="none" w:sz="0" w:space="0" w:color="auto"/>
                                                            <w:bottom w:val="none" w:sz="0" w:space="0" w:color="auto"/>
                                                            <w:right w:val="none" w:sz="0" w:space="0" w:color="auto"/>
                                                          </w:divBdr>
                                                        </w:div>
                                                        <w:div w:id="1142767550">
                                                          <w:marLeft w:val="640"/>
                                                          <w:marRight w:val="0"/>
                                                          <w:marTop w:val="0"/>
                                                          <w:marBottom w:val="0"/>
                                                          <w:divBdr>
                                                            <w:top w:val="none" w:sz="0" w:space="0" w:color="auto"/>
                                                            <w:left w:val="none" w:sz="0" w:space="0" w:color="auto"/>
                                                            <w:bottom w:val="none" w:sz="0" w:space="0" w:color="auto"/>
                                                            <w:right w:val="none" w:sz="0" w:space="0" w:color="auto"/>
                                                          </w:divBdr>
                                                        </w:div>
                                                        <w:div w:id="1161778639">
                                                          <w:marLeft w:val="640"/>
                                                          <w:marRight w:val="0"/>
                                                          <w:marTop w:val="0"/>
                                                          <w:marBottom w:val="0"/>
                                                          <w:divBdr>
                                                            <w:top w:val="none" w:sz="0" w:space="0" w:color="auto"/>
                                                            <w:left w:val="none" w:sz="0" w:space="0" w:color="auto"/>
                                                            <w:bottom w:val="none" w:sz="0" w:space="0" w:color="auto"/>
                                                            <w:right w:val="none" w:sz="0" w:space="0" w:color="auto"/>
                                                          </w:divBdr>
                                                        </w:div>
                                                        <w:div w:id="1167673757">
                                                          <w:marLeft w:val="640"/>
                                                          <w:marRight w:val="0"/>
                                                          <w:marTop w:val="0"/>
                                                          <w:marBottom w:val="0"/>
                                                          <w:divBdr>
                                                            <w:top w:val="none" w:sz="0" w:space="0" w:color="auto"/>
                                                            <w:left w:val="none" w:sz="0" w:space="0" w:color="auto"/>
                                                            <w:bottom w:val="none" w:sz="0" w:space="0" w:color="auto"/>
                                                            <w:right w:val="none" w:sz="0" w:space="0" w:color="auto"/>
                                                          </w:divBdr>
                                                        </w:div>
                                                        <w:div w:id="1231231400">
                                                          <w:marLeft w:val="640"/>
                                                          <w:marRight w:val="0"/>
                                                          <w:marTop w:val="0"/>
                                                          <w:marBottom w:val="0"/>
                                                          <w:divBdr>
                                                            <w:top w:val="none" w:sz="0" w:space="0" w:color="auto"/>
                                                            <w:left w:val="none" w:sz="0" w:space="0" w:color="auto"/>
                                                            <w:bottom w:val="none" w:sz="0" w:space="0" w:color="auto"/>
                                                            <w:right w:val="none" w:sz="0" w:space="0" w:color="auto"/>
                                                          </w:divBdr>
                                                        </w:div>
                                                        <w:div w:id="1269393216">
                                                          <w:marLeft w:val="640"/>
                                                          <w:marRight w:val="0"/>
                                                          <w:marTop w:val="0"/>
                                                          <w:marBottom w:val="0"/>
                                                          <w:divBdr>
                                                            <w:top w:val="none" w:sz="0" w:space="0" w:color="auto"/>
                                                            <w:left w:val="none" w:sz="0" w:space="0" w:color="auto"/>
                                                            <w:bottom w:val="none" w:sz="0" w:space="0" w:color="auto"/>
                                                            <w:right w:val="none" w:sz="0" w:space="0" w:color="auto"/>
                                                          </w:divBdr>
                                                        </w:div>
                                                        <w:div w:id="1299336112">
                                                          <w:marLeft w:val="640"/>
                                                          <w:marRight w:val="0"/>
                                                          <w:marTop w:val="0"/>
                                                          <w:marBottom w:val="0"/>
                                                          <w:divBdr>
                                                            <w:top w:val="none" w:sz="0" w:space="0" w:color="auto"/>
                                                            <w:left w:val="none" w:sz="0" w:space="0" w:color="auto"/>
                                                            <w:bottom w:val="none" w:sz="0" w:space="0" w:color="auto"/>
                                                            <w:right w:val="none" w:sz="0" w:space="0" w:color="auto"/>
                                                          </w:divBdr>
                                                        </w:div>
                                                        <w:div w:id="1313750048">
                                                          <w:marLeft w:val="640"/>
                                                          <w:marRight w:val="0"/>
                                                          <w:marTop w:val="0"/>
                                                          <w:marBottom w:val="0"/>
                                                          <w:divBdr>
                                                            <w:top w:val="none" w:sz="0" w:space="0" w:color="auto"/>
                                                            <w:left w:val="none" w:sz="0" w:space="0" w:color="auto"/>
                                                            <w:bottom w:val="none" w:sz="0" w:space="0" w:color="auto"/>
                                                            <w:right w:val="none" w:sz="0" w:space="0" w:color="auto"/>
                                                          </w:divBdr>
                                                        </w:div>
                                                        <w:div w:id="1318612161">
                                                          <w:marLeft w:val="640"/>
                                                          <w:marRight w:val="0"/>
                                                          <w:marTop w:val="0"/>
                                                          <w:marBottom w:val="0"/>
                                                          <w:divBdr>
                                                            <w:top w:val="none" w:sz="0" w:space="0" w:color="auto"/>
                                                            <w:left w:val="none" w:sz="0" w:space="0" w:color="auto"/>
                                                            <w:bottom w:val="none" w:sz="0" w:space="0" w:color="auto"/>
                                                            <w:right w:val="none" w:sz="0" w:space="0" w:color="auto"/>
                                                          </w:divBdr>
                                                        </w:div>
                                                        <w:div w:id="1325014904">
                                                          <w:marLeft w:val="640"/>
                                                          <w:marRight w:val="0"/>
                                                          <w:marTop w:val="0"/>
                                                          <w:marBottom w:val="0"/>
                                                          <w:divBdr>
                                                            <w:top w:val="none" w:sz="0" w:space="0" w:color="auto"/>
                                                            <w:left w:val="none" w:sz="0" w:space="0" w:color="auto"/>
                                                            <w:bottom w:val="none" w:sz="0" w:space="0" w:color="auto"/>
                                                            <w:right w:val="none" w:sz="0" w:space="0" w:color="auto"/>
                                                          </w:divBdr>
                                                        </w:div>
                                                        <w:div w:id="1504204544">
                                                          <w:marLeft w:val="640"/>
                                                          <w:marRight w:val="0"/>
                                                          <w:marTop w:val="0"/>
                                                          <w:marBottom w:val="0"/>
                                                          <w:divBdr>
                                                            <w:top w:val="none" w:sz="0" w:space="0" w:color="auto"/>
                                                            <w:left w:val="none" w:sz="0" w:space="0" w:color="auto"/>
                                                            <w:bottom w:val="none" w:sz="0" w:space="0" w:color="auto"/>
                                                            <w:right w:val="none" w:sz="0" w:space="0" w:color="auto"/>
                                                          </w:divBdr>
                                                        </w:div>
                                                        <w:div w:id="1684280418">
                                                          <w:marLeft w:val="640"/>
                                                          <w:marRight w:val="0"/>
                                                          <w:marTop w:val="0"/>
                                                          <w:marBottom w:val="0"/>
                                                          <w:divBdr>
                                                            <w:top w:val="none" w:sz="0" w:space="0" w:color="auto"/>
                                                            <w:left w:val="none" w:sz="0" w:space="0" w:color="auto"/>
                                                            <w:bottom w:val="none" w:sz="0" w:space="0" w:color="auto"/>
                                                            <w:right w:val="none" w:sz="0" w:space="0" w:color="auto"/>
                                                          </w:divBdr>
                                                        </w:div>
                                                        <w:div w:id="1695886564">
                                                          <w:marLeft w:val="640"/>
                                                          <w:marRight w:val="0"/>
                                                          <w:marTop w:val="0"/>
                                                          <w:marBottom w:val="0"/>
                                                          <w:divBdr>
                                                            <w:top w:val="none" w:sz="0" w:space="0" w:color="auto"/>
                                                            <w:left w:val="none" w:sz="0" w:space="0" w:color="auto"/>
                                                            <w:bottom w:val="none" w:sz="0" w:space="0" w:color="auto"/>
                                                            <w:right w:val="none" w:sz="0" w:space="0" w:color="auto"/>
                                                          </w:divBdr>
                                                        </w:div>
                                                        <w:div w:id="1701010521">
                                                          <w:marLeft w:val="640"/>
                                                          <w:marRight w:val="0"/>
                                                          <w:marTop w:val="0"/>
                                                          <w:marBottom w:val="0"/>
                                                          <w:divBdr>
                                                            <w:top w:val="none" w:sz="0" w:space="0" w:color="auto"/>
                                                            <w:left w:val="none" w:sz="0" w:space="0" w:color="auto"/>
                                                            <w:bottom w:val="none" w:sz="0" w:space="0" w:color="auto"/>
                                                            <w:right w:val="none" w:sz="0" w:space="0" w:color="auto"/>
                                                          </w:divBdr>
                                                        </w:div>
                                                        <w:div w:id="1721856456">
                                                          <w:marLeft w:val="640"/>
                                                          <w:marRight w:val="0"/>
                                                          <w:marTop w:val="0"/>
                                                          <w:marBottom w:val="0"/>
                                                          <w:divBdr>
                                                            <w:top w:val="none" w:sz="0" w:space="0" w:color="auto"/>
                                                            <w:left w:val="none" w:sz="0" w:space="0" w:color="auto"/>
                                                            <w:bottom w:val="none" w:sz="0" w:space="0" w:color="auto"/>
                                                            <w:right w:val="none" w:sz="0" w:space="0" w:color="auto"/>
                                                          </w:divBdr>
                                                        </w:div>
                                                        <w:div w:id="1824421085">
                                                          <w:marLeft w:val="640"/>
                                                          <w:marRight w:val="0"/>
                                                          <w:marTop w:val="0"/>
                                                          <w:marBottom w:val="0"/>
                                                          <w:divBdr>
                                                            <w:top w:val="none" w:sz="0" w:space="0" w:color="auto"/>
                                                            <w:left w:val="none" w:sz="0" w:space="0" w:color="auto"/>
                                                            <w:bottom w:val="none" w:sz="0" w:space="0" w:color="auto"/>
                                                            <w:right w:val="none" w:sz="0" w:space="0" w:color="auto"/>
                                                          </w:divBdr>
                                                        </w:div>
                                                        <w:div w:id="1868064088">
                                                          <w:marLeft w:val="640"/>
                                                          <w:marRight w:val="0"/>
                                                          <w:marTop w:val="0"/>
                                                          <w:marBottom w:val="0"/>
                                                          <w:divBdr>
                                                            <w:top w:val="none" w:sz="0" w:space="0" w:color="auto"/>
                                                            <w:left w:val="none" w:sz="0" w:space="0" w:color="auto"/>
                                                            <w:bottom w:val="none" w:sz="0" w:space="0" w:color="auto"/>
                                                            <w:right w:val="none" w:sz="0" w:space="0" w:color="auto"/>
                                                          </w:divBdr>
                                                        </w:div>
                                                        <w:div w:id="1892186157">
                                                          <w:marLeft w:val="640"/>
                                                          <w:marRight w:val="0"/>
                                                          <w:marTop w:val="0"/>
                                                          <w:marBottom w:val="0"/>
                                                          <w:divBdr>
                                                            <w:top w:val="none" w:sz="0" w:space="0" w:color="auto"/>
                                                            <w:left w:val="none" w:sz="0" w:space="0" w:color="auto"/>
                                                            <w:bottom w:val="none" w:sz="0" w:space="0" w:color="auto"/>
                                                            <w:right w:val="none" w:sz="0" w:space="0" w:color="auto"/>
                                                          </w:divBdr>
                                                        </w:div>
                                                        <w:div w:id="1992900953">
                                                          <w:marLeft w:val="640"/>
                                                          <w:marRight w:val="0"/>
                                                          <w:marTop w:val="0"/>
                                                          <w:marBottom w:val="0"/>
                                                          <w:divBdr>
                                                            <w:top w:val="none" w:sz="0" w:space="0" w:color="auto"/>
                                                            <w:left w:val="none" w:sz="0" w:space="0" w:color="auto"/>
                                                            <w:bottom w:val="none" w:sz="0" w:space="0" w:color="auto"/>
                                                            <w:right w:val="none" w:sz="0" w:space="0" w:color="auto"/>
                                                          </w:divBdr>
                                                        </w:div>
                                                        <w:div w:id="2048991563">
                                                          <w:marLeft w:val="640"/>
                                                          <w:marRight w:val="0"/>
                                                          <w:marTop w:val="0"/>
                                                          <w:marBottom w:val="0"/>
                                                          <w:divBdr>
                                                            <w:top w:val="none" w:sz="0" w:space="0" w:color="auto"/>
                                                            <w:left w:val="none" w:sz="0" w:space="0" w:color="auto"/>
                                                            <w:bottom w:val="none" w:sz="0" w:space="0" w:color="auto"/>
                                                            <w:right w:val="none" w:sz="0" w:space="0" w:color="auto"/>
                                                          </w:divBdr>
                                                        </w:div>
                                                        <w:div w:id="2094354871">
                                                          <w:marLeft w:val="640"/>
                                                          <w:marRight w:val="0"/>
                                                          <w:marTop w:val="0"/>
                                                          <w:marBottom w:val="0"/>
                                                          <w:divBdr>
                                                            <w:top w:val="none" w:sz="0" w:space="0" w:color="auto"/>
                                                            <w:left w:val="none" w:sz="0" w:space="0" w:color="auto"/>
                                                            <w:bottom w:val="none" w:sz="0" w:space="0" w:color="auto"/>
                                                            <w:right w:val="none" w:sz="0" w:space="0" w:color="auto"/>
                                                          </w:divBdr>
                                                        </w:div>
                                                        <w:div w:id="2136174608">
                                                          <w:marLeft w:val="640"/>
                                                          <w:marRight w:val="0"/>
                                                          <w:marTop w:val="0"/>
                                                          <w:marBottom w:val="0"/>
                                                          <w:divBdr>
                                                            <w:top w:val="none" w:sz="0" w:space="0" w:color="auto"/>
                                                            <w:left w:val="none" w:sz="0" w:space="0" w:color="auto"/>
                                                            <w:bottom w:val="none" w:sz="0" w:space="0" w:color="auto"/>
                                                            <w:right w:val="none" w:sz="0" w:space="0" w:color="auto"/>
                                                          </w:divBdr>
                                                        </w:div>
                                                      </w:divsChild>
                                                    </w:div>
                                                    <w:div w:id="1020667912">
                                                      <w:marLeft w:val="0"/>
                                                      <w:marRight w:val="0"/>
                                                      <w:marTop w:val="0"/>
                                                      <w:marBottom w:val="0"/>
                                                      <w:divBdr>
                                                        <w:top w:val="none" w:sz="0" w:space="0" w:color="auto"/>
                                                        <w:left w:val="none" w:sz="0" w:space="0" w:color="auto"/>
                                                        <w:bottom w:val="none" w:sz="0" w:space="0" w:color="auto"/>
                                                        <w:right w:val="none" w:sz="0" w:space="0" w:color="auto"/>
                                                      </w:divBdr>
                                                      <w:divsChild>
                                                        <w:div w:id="93717089">
                                                          <w:marLeft w:val="640"/>
                                                          <w:marRight w:val="0"/>
                                                          <w:marTop w:val="0"/>
                                                          <w:marBottom w:val="0"/>
                                                          <w:divBdr>
                                                            <w:top w:val="none" w:sz="0" w:space="0" w:color="auto"/>
                                                            <w:left w:val="none" w:sz="0" w:space="0" w:color="auto"/>
                                                            <w:bottom w:val="none" w:sz="0" w:space="0" w:color="auto"/>
                                                            <w:right w:val="none" w:sz="0" w:space="0" w:color="auto"/>
                                                          </w:divBdr>
                                                        </w:div>
                                                        <w:div w:id="157962142">
                                                          <w:marLeft w:val="640"/>
                                                          <w:marRight w:val="0"/>
                                                          <w:marTop w:val="0"/>
                                                          <w:marBottom w:val="0"/>
                                                          <w:divBdr>
                                                            <w:top w:val="none" w:sz="0" w:space="0" w:color="auto"/>
                                                            <w:left w:val="none" w:sz="0" w:space="0" w:color="auto"/>
                                                            <w:bottom w:val="none" w:sz="0" w:space="0" w:color="auto"/>
                                                            <w:right w:val="none" w:sz="0" w:space="0" w:color="auto"/>
                                                          </w:divBdr>
                                                        </w:div>
                                                        <w:div w:id="352195598">
                                                          <w:marLeft w:val="640"/>
                                                          <w:marRight w:val="0"/>
                                                          <w:marTop w:val="0"/>
                                                          <w:marBottom w:val="0"/>
                                                          <w:divBdr>
                                                            <w:top w:val="none" w:sz="0" w:space="0" w:color="auto"/>
                                                            <w:left w:val="none" w:sz="0" w:space="0" w:color="auto"/>
                                                            <w:bottom w:val="none" w:sz="0" w:space="0" w:color="auto"/>
                                                            <w:right w:val="none" w:sz="0" w:space="0" w:color="auto"/>
                                                          </w:divBdr>
                                                        </w:div>
                                                        <w:div w:id="387267131">
                                                          <w:marLeft w:val="640"/>
                                                          <w:marRight w:val="0"/>
                                                          <w:marTop w:val="0"/>
                                                          <w:marBottom w:val="0"/>
                                                          <w:divBdr>
                                                            <w:top w:val="none" w:sz="0" w:space="0" w:color="auto"/>
                                                            <w:left w:val="none" w:sz="0" w:space="0" w:color="auto"/>
                                                            <w:bottom w:val="none" w:sz="0" w:space="0" w:color="auto"/>
                                                            <w:right w:val="none" w:sz="0" w:space="0" w:color="auto"/>
                                                          </w:divBdr>
                                                        </w:div>
                                                        <w:div w:id="444271453">
                                                          <w:marLeft w:val="640"/>
                                                          <w:marRight w:val="0"/>
                                                          <w:marTop w:val="0"/>
                                                          <w:marBottom w:val="0"/>
                                                          <w:divBdr>
                                                            <w:top w:val="none" w:sz="0" w:space="0" w:color="auto"/>
                                                            <w:left w:val="none" w:sz="0" w:space="0" w:color="auto"/>
                                                            <w:bottom w:val="none" w:sz="0" w:space="0" w:color="auto"/>
                                                            <w:right w:val="none" w:sz="0" w:space="0" w:color="auto"/>
                                                          </w:divBdr>
                                                        </w:div>
                                                        <w:div w:id="455636487">
                                                          <w:marLeft w:val="640"/>
                                                          <w:marRight w:val="0"/>
                                                          <w:marTop w:val="0"/>
                                                          <w:marBottom w:val="0"/>
                                                          <w:divBdr>
                                                            <w:top w:val="none" w:sz="0" w:space="0" w:color="auto"/>
                                                            <w:left w:val="none" w:sz="0" w:space="0" w:color="auto"/>
                                                            <w:bottom w:val="none" w:sz="0" w:space="0" w:color="auto"/>
                                                            <w:right w:val="none" w:sz="0" w:space="0" w:color="auto"/>
                                                          </w:divBdr>
                                                        </w:div>
                                                        <w:div w:id="462815766">
                                                          <w:marLeft w:val="640"/>
                                                          <w:marRight w:val="0"/>
                                                          <w:marTop w:val="0"/>
                                                          <w:marBottom w:val="0"/>
                                                          <w:divBdr>
                                                            <w:top w:val="none" w:sz="0" w:space="0" w:color="auto"/>
                                                            <w:left w:val="none" w:sz="0" w:space="0" w:color="auto"/>
                                                            <w:bottom w:val="none" w:sz="0" w:space="0" w:color="auto"/>
                                                            <w:right w:val="none" w:sz="0" w:space="0" w:color="auto"/>
                                                          </w:divBdr>
                                                        </w:div>
                                                        <w:div w:id="495851537">
                                                          <w:marLeft w:val="640"/>
                                                          <w:marRight w:val="0"/>
                                                          <w:marTop w:val="0"/>
                                                          <w:marBottom w:val="0"/>
                                                          <w:divBdr>
                                                            <w:top w:val="none" w:sz="0" w:space="0" w:color="auto"/>
                                                            <w:left w:val="none" w:sz="0" w:space="0" w:color="auto"/>
                                                            <w:bottom w:val="none" w:sz="0" w:space="0" w:color="auto"/>
                                                            <w:right w:val="none" w:sz="0" w:space="0" w:color="auto"/>
                                                          </w:divBdr>
                                                        </w:div>
                                                        <w:div w:id="505360977">
                                                          <w:marLeft w:val="640"/>
                                                          <w:marRight w:val="0"/>
                                                          <w:marTop w:val="0"/>
                                                          <w:marBottom w:val="0"/>
                                                          <w:divBdr>
                                                            <w:top w:val="none" w:sz="0" w:space="0" w:color="auto"/>
                                                            <w:left w:val="none" w:sz="0" w:space="0" w:color="auto"/>
                                                            <w:bottom w:val="none" w:sz="0" w:space="0" w:color="auto"/>
                                                            <w:right w:val="none" w:sz="0" w:space="0" w:color="auto"/>
                                                          </w:divBdr>
                                                        </w:div>
                                                        <w:div w:id="520167485">
                                                          <w:marLeft w:val="640"/>
                                                          <w:marRight w:val="0"/>
                                                          <w:marTop w:val="0"/>
                                                          <w:marBottom w:val="0"/>
                                                          <w:divBdr>
                                                            <w:top w:val="none" w:sz="0" w:space="0" w:color="auto"/>
                                                            <w:left w:val="none" w:sz="0" w:space="0" w:color="auto"/>
                                                            <w:bottom w:val="none" w:sz="0" w:space="0" w:color="auto"/>
                                                            <w:right w:val="none" w:sz="0" w:space="0" w:color="auto"/>
                                                          </w:divBdr>
                                                        </w:div>
                                                        <w:div w:id="583033020">
                                                          <w:marLeft w:val="640"/>
                                                          <w:marRight w:val="0"/>
                                                          <w:marTop w:val="0"/>
                                                          <w:marBottom w:val="0"/>
                                                          <w:divBdr>
                                                            <w:top w:val="none" w:sz="0" w:space="0" w:color="auto"/>
                                                            <w:left w:val="none" w:sz="0" w:space="0" w:color="auto"/>
                                                            <w:bottom w:val="none" w:sz="0" w:space="0" w:color="auto"/>
                                                            <w:right w:val="none" w:sz="0" w:space="0" w:color="auto"/>
                                                          </w:divBdr>
                                                        </w:div>
                                                        <w:div w:id="593978255">
                                                          <w:marLeft w:val="640"/>
                                                          <w:marRight w:val="0"/>
                                                          <w:marTop w:val="0"/>
                                                          <w:marBottom w:val="0"/>
                                                          <w:divBdr>
                                                            <w:top w:val="none" w:sz="0" w:space="0" w:color="auto"/>
                                                            <w:left w:val="none" w:sz="0" w:space="0" w:color="auto"/>
                                                            <w:bottom w:val="none" w:sz="0" w:space="0" w:color="auto"/>
                                                            <w:right w:val="none" w:sz="0" w:space="0" w:color="auto"/>
                                                          </w:divBdr>
                                                        </w:div>
                                                        <w:div w:id="598878381">
                                                          <w:marLeft w:val="640"/>
                                                          <w:marRight w:val="0"/>
                                                          <w:marTop w:val="0"/>
                                                          <w:marBottom w:val="0"/>
                                                          <w:divBdr>
                                                            <w:top w:val="none" w:sz="0" w:space="0" w:color="auto"/>
                                                            <w:left w:val="none" w:sz="0" w:space="0" w:color="auto"/>
                                                            <w:bottom w:val="none" w:sz="0" w:space="0" w:color="auto"/>
                                                            <w:right w:val="none" w:sz="0" w:space="0" w:color="auto"/>
                                                          </w:divBdr>
                                                        </w:div>
                                                        <w:div w:id="638652140">
                                                          <w:marLeft w:val="640"/>
                                                          <w:marRight w:val="0"/>
                                                          <w:marTop w:val="0"/>
                                                          <w:marBottom w:val="0"/>
                                                          <w:divBdr>
                                                            <w:top w:val="none" w:sz="0" w:space="0" w:color="auto"/>
                                                            <w:left w:val="none" w:sz="0" w:space="0" w:color="auto"/>
                                                            <w:bottom w:val="none" w:sz="0" w:space="0" w:color="auto"/>
                                                            <w:right w:val="none" w:sz="0" w:space="0" w:color="auto"/>
                                                          </w:divBdr>
                                                        </w:div>
                                                        <w:div w:id="641811320">
                                                          <w:marLeft w:val="640"/>
                                                          <w:marRight w:val="0"/>
                                                          <w:marTop w:val="0"/>
                                                          <w:marBottom w:val="0"/>
                                                          <w:divBdr>
                                                            <w:top w:val="none" w:sz="0" w:space="0" w:color="auto"/>
                                                            <w:left w:val="none" w:sz="0" w:space="0" w:color="auto"/>
                                                            <w:bottom w:val="none" w:sz="0" w:space="0" w:color="auto"/>
                                                            <w:right w:val="none" w:sz="0" w:space="0" w:color="auto"/>
                                                          </w:divBdr>
                                                        </w:div>
                                                        <w:div w:id="664433995">
                                                          <w:marLeft w:val="640"/>
                                                          <w:marRight w:val="0"/>
                                                          <w:marTop w:val="0"/>
                                                          <w:marBottom w:val="0"/>
                                                          <w:divBdr>
                                                            <w:top w:val="none" w:sz="0" w:space="0" w:color="auto"/>
                                                            <w:left w:val="none" w:sz="0" w:space="0" w:color="auto"/>
                                                            <w:bottom w:val="none" w:sz="0" w:space="0" w:color="auto"/>
                                                            <w:right w:val="none" w:sz="0" w:space="0" w:color="auto"/>
                                                          </w:divBdr>
                                                        </w:div>
                                                        <w:div w:id="719984437">
                                                          <w:marLeft w:val="640"/>
                                                          <w:marRight w:val="0"/>
                                                          <w:marTop w:val="0"/>
                                                          <w:marBottom w:val="0"/>
                                                          <w:divBdr>
                                                            <w:top w:val="none" w:sz="0" w:space="0" w:color="auto"/>
                                                            <w:left w:val="none" w:sz="0" w:space="0" w:color="auto"/>
                                                            <w:bottom w:val="none" w:sz="0" w:space="0" w:color="auto"/>
                                                            <w:right w:val="none" w:sz="0" w:space="0" w:color="auto"/>
                                                          </w:divBdr>
                                                        </w:div>
                                                        <w:div w:id="786773840">
                                                          <w:marLeft w:val="640"/>
                                                          <w:marRight w:val="0"/>
                                                          <w:marTop w:val="0"/>
                                                          <w:marBottom w:val="0"/>
                                                          <w:divBdr>
                                                            <w:top w:val="none" w:sz="0" w:space="0" w:color="auto"/>
                                                            <w:left w:val="none" w:sz="0" w:space="0" w:color="auto"/>
                                                            <w:bottom w:val="none" w:sz="0" w:space="0" w:color="auto"/>
                                                            <w:right w:val="none" w:sz="0" w:space="0" w:color="auto"/>
                                                          </w:divBdr>
                                                        </w:div>
                                                        <w:div w:id="824050890">
                                                          <w:marLeft w:val="640"/>
                                                          <w:marRight w:val="0"/>
                                                          <w:marTop w:val="0"/>
                                                          <w:marBottom w:val="0"/>
                                                          <w:divBdr>
                                                            <w:top w:val="none" w:sz="0" w:space="0" w:color="auto"/>
                                                            <w:left w:val="none" w:sz="0" w:space="0" w:color="auto"/>
                                                            <w:bottom w:val="none" w:sz="0" w:space="0" w:color="auto"/>
                                                            <w:right w:val="none" w:sz="0" w:space="0" w:color="auto"/>
                                                          </w:divBdr>
                                                        </w:div>
                                                        <w:div w:id="928195933">
                                                          <w:marLeft w:val="640"/>
                                                          <w:marRight w:val="0"/>
                                                          <w:marTop w:val="0"/>
                                                          <w:marBottom w:val="0"/>
                                                          <w:divBdr>
                                                            <w:top w:val="none" w:sz="0" w:space="0" w:color="auto"/>
                                                            <w:left w:val="none" w:sz="0" w:space="0" w:color="auto"/>
                                                            <w:bottom w:val="none" w:sz="0" w:space="0" w:color="auto"/>
                                                            <w:right w:val="none" w:sz="0" w:space="0" w:color="auto"/>
                                                          </w:divBdr>
                                                        </w:div>
                                                        <w:div w:id="941495219">
                                                          <w:marLeft w:val="640"/>
                                                          <w:marRight w:val="0"/>
                                                          <w:marTop w:val="0"/>
                                                          <w:marBottom w:val="0"/>
                                                          <w:divBdr>
                                                            <w:top w:val="none" w:sz="0" w:space="0" w:color="auto"/>
                                                            <w:left w:val="none" w:sz="0" w:space="0" w:color="auto"/>
                                                            <w:bottom w:val="none" w:sz="0" w:space="0" w:color="auto"/>
                                                            <w:right w:val="none" w:sz="0" w:space="0" w:color="auto"/>
                                                          </w:divBdr>
                                                        </w:div>
                                                        <w:div w:id="964774626">
                                                          <w:marLeft w:val="640"/>
                                                          <w:marRight w:val="0"/>
                                                          <w:marTop w:val="0"/>
                                                          <w:marBottom w:val="0"/>
                                                          <w:divBdr>
                                                            <w:top w:val="none" w:sz="0" w:space="0" w:color="auto"/>
                                                            <w:left w:val="none" w:sz="0" w:space="0" w:color="auto"/>
                                                            <w:bottom w:val="none" w:sz="0" w:space="0" w:color="auto"/>
                                                            <w:right w:val="none" w:sz="0" w:space="0" w:color="auto"/>
                                                          </w:divBdr>
                                                        </w:div>
                                                        <w:div w:id="975531627">
                                                          <w:marLeft w:val="640"/>
                                                          <w:marRight w:val="0"/>
                                                          <w:marTop w:val="0"/>
                                                          <w:marBottom w:val="0"/>
                                                          <w:divBdr>
                                                            <w:top w:val="none" w:sz="0" w:space="0" w:color="auto"/>
                                                            <w:left w:val="none" w:sz="0" w:space="0" w:color="auto"/>
                                                            <w:bottom w:val="none" w:sz="0" w:space="0" w:color="auto"/>
                                                            <w:right w:val="none" w:sz="0" w:space="0" w:color="auto"/>
                                                          </w:divBdr>
                                                        </w:div>
                                                        <w:div w:id="1008484513">
                                                          <w:marLeft w:val="640"/>
                                                          <w:marRight w:val="0"/>
                                                          <w:marTop w:val="0"/>
                                                          <w:marBottom w:val="0"/>
                                                          <w:divBdr>
                                                            <w:top w:val="none" w:sz="0" w:space="0" w:color="auto"/>
                                                            <w:left w:val="none" w:sz="0" w:space="0" w:color="auto"/>
                                                            <w:bottom w:val="none" w:sz="0" w:space="0" w:color="auto"/>
                                                            <w:right w:val="none" w:sz="0" w:space="0" w:color="auto"/>
                                                          </w:divBdr>
                                                        </w:div>
                                                        <w:div w:id="1120493021">
                                                          <w:marLeft w:val="640"/>
                                                          <w:marRight w:val="0"/>
                                                          <w:marTop w:val="0"/>
                                                          <w:marBottom w:val="0"/>
                                                          <w:divBdr>
                                                            <w:top w:val="none" w:sz="0" w:space="0" w:color="auto"/>
                                                            <w:left w:val="none" w:sz="0" w:space="0" w:color="auto"/>
                                                            <w:bottom w:val="none" w:sz="0" w:space="0" w:color="auto"/>
                                                            <w:right w:val="none" w:sz="0" w:space="0" w:color="auto"/>
                                                          </w:divBdr>
                                                        </w:div>
                                                        <w:div w:id="1135635717">
                                                          <w:marLeft w:val="640"/>
                                                          <w:marRight w:val="0"/>
                                                          <w:marTop w:val="0"/>
                                                          <w:marBottom w:val="0"/>
                                                          <w:divBdr>
                                                            <w:top w:val="none" w:sz="0" w:space="0" w:color="auto"/>
                                                            <w:left w:val="none" w:sz="0" w:space="0" w:color="auto"/>
                                                            <w:bottom w:val="none" w:sz="0" w:space="0" w:color="auto"/>
                                                            <w:right w:val="none" w:sz="0" w:space="0" w:color="auto"/>
                                                          </w:divBdr>
                                                        </w:div>
                                                        <w:div w:id="1226642853">
                                                          <w:marLeft w:val="640"/>
                                                          <w:marRight w:val="0"/>
                                                          <w:marTop w:val="0"/>
                                                          <w:marBottom w:val="0"/>
                                                          <w:divBdr>
                                                            <w:top w:val="none" w:sz="0" w:space="0" w:color="auto"/>
                                                            <w:left w:val="none" w:sz="0" w:space="0" w:color="auto"/>
                                                            <w:bottom w:val="none" w:sz="0" w:space="0" w:color="auto"/>
                                                            <w:right w:val="none" w:sz="0" w:space="0" w:color="auto"/>
                                                          </w:divBdr>
                                                        </w:div>
                                                        <w:div w:id="1241675217">
                                                          <w:marLeft w:val="640"/>
                                                          <w:marRight w:val="0"/>
                                                          <w:marTop w:val="0"/>
                                                          <w:marBottom w:val="0"/>
                                                          <w:divBdr>
                                                            <w:top w:val="none" w:sz="0" w:space="0" w:color="auto"/>
                                                            <w:left w:val="none" w:sz="0" w:space="0" w:color="auto"/>
                                                            <w:bottom w:val="none" w:sz="0" w:space="0" w:color="auto"/>
                                                            <w:right w:val="none" w:sz="0" w:space="0" w:color="auto"/>
                                                          </w:divBdr>
                                                        </w:div>
                                                        <w:div w:id="1277327848">
                                                          <w:marLeft w:val="640"/>
                                                          <w:marRight w:val="0"/>
                                                          <w:marTop w:val="0"/>
                                                          <w:marBottom w:val="0"/>
                                                          <w:divBdr>
                                                            <w:top w:val="none" w:sz="0" w:space="0" w:color="auto"/>
                                                            <w:left w:val="none" w:sz="0" w:space="0" w:color="auto"/>
                                                            <w:bottom w:val="none" w:sz="0" w:space="0" w:color="auto"/>
                                                            <w:right w:val="none" w:sz="0" w:space="0" w:color="auto"/>
                                                          </w:divBdr>
                                                        </w:div>
                                                        <w:div w:id="1289162136">
                                                          <w:marLeft w:val="640"/>
                                                          <w:marRight w:val="0"/>
                                                          <w:marTop w:val="0"/>
                                                          <w:marBottom w:val="0"/>
                                                          <w:divBdr>
                                                            <w:top w:val="none" w:sz="0" w:space="0" w:color="auto"/>
                                                            <w:left w:val="none" w:sz="0" w:space="0" w:color="auto"/>
                                                            <w:bottom w:val="none" w:sz="0" w:space="0" w:color="auto"/>
                                                            <w:right w:val="none" w:sz="0" w:space="0" w:color="auto"/>
                                                          </w:divBdr>
                                                        </w:div>
                                                        <w:div w:id="1303998346">
                                                          <w:marLeft w:val="640"/>
                                                          <w:marRight w:val="0"/>
                                                          <w:marTop w:val="0"/>
                                                          <w:marBottom w:val="0"/>
                                                          <w:divBdr>
                                                            <w:top w:val="none" w:sz="0" w:space="0" w:color="auto"/>
                                                            <w:left w:val="none" w:sz="0" w:space="0" w:color="auto"/>
                                                            <w:bottom w:val="none" w:sz="0" w:space="0" w:color="auto"/>
                                                            <w:right w:val="none" w:sz="0" w:space="0" w:color="auto"/>
                                                          </w:divBdr>
                                                        </w:div>
                                                        <w:div w:id="1368144235">
                                                          <w:marLeft w:val="640"/>
                                                          <w:marRight w:val="0"/>
                                                          <w:marTop w:val="0"/>
                                                          <w:marBottom w:val="0"/>
                                                          <w:divBdr>
                                                            <w:top w:val="none" w:sz="0" w:space="0" w:color="auto"/>
                                                            <w:left w:val="none" w:sz="0" w:space="0" w:color="auto"/>
                                                            <w:bottom w:val="none" w:sz="0" w:space="0" w:color="auto"/>
                                                            <w:right w:val="none" w:sz="0" w:space="0" w:color="auto"/>
                                                          </w:divBdr>
                                                        </w:div>
                                                        <w:div w:id="1383553337">
                                                          <w:marLeft w:val="640"/>
                                                          <w:marRight w:val="0"/>
                                                          <w:marTop w:val="0"/>
                                                          <w:marBottom w:val="0"/>
                                                          <w:divBdr>
                                                            <w:top w:val="none" w:sz="0" w:space="0" w:color="auto"/>
                                                            <w:left w:val="none" w:sz="0" w:space="0" w:color="auto"/>
                                                            <w:bottom w:val="none" w:sz="0" w:space="0" w:color="auto"/>
                                                            <w:right w:val="none" w:sz="0" w:space="0" w:color="auto"/>
                                                          </w:divBdr>
                                                        </w:div>
                                                        <w:div w:id="1396976344">
                                                          <w:marLeft w:val="640"/>
                                                          <w:marRight w:val="0"/>
                                                          <w:marTop w:val="0"/>
                                                          <w:marBottom w:val="0"/>
                                                          <w:divBdr>
                                                            <w:top w:val="none" w:sz="0" w:space="0" w:color="auto"/>
                                                            <w:left w:val="none" w:sz="0" w:space="0" w:color="auto"/>
                                                            <w:bottom w:val="none" w:sz="0" w:space="0" w:color="auto"/>
                                                            <w:right w:val="none" w:sz="0" w:space="0" w:color="auto"/>
                                                          </w:divBdr>
                                                        </w:div>
                                                        <w:div w:id="1458598842">
                                                          <w:marLeft w:val="640"/>
                                                          <w:marRight w:val="0"/>
                                                          <w:marTop w:val="0"/>
                                                          <w:marBottom w:val="0"/>
                                                          <w:divBdr>
                                                            <w:top w:val="none" w:sz="0" w:space="0" w:color="auto"/>
                                                            <w:left w:val="none" w:sz="0" w:space="0" w:color="auto"/>
                                                            <w:bottom w:val="none" w:sz="0" w:space="0" w:color="auto"/>
                                                            <w:right w:val="none" w:sz="0" w:space="0" w:color="auto"/>
                                                          </w:divBdr>
                                                        </w:div>
                                                        <w:div w:id="1554195531">
                                                          <w:marLeft w:val="640"/>
                                                          <w:marRight w:val="0"/>
                                                          <w:marTop w:val="0"/>
                                                          <w:marBottom w:val="0"/>
                                                          <w:divBdr>
                                                            <w:top w:val="none" w:sz="0" w:space="0" w:color="auto"/>
                                                            <w:left w:val="none" w:sz="0" w:space="0" w:color="auto"/>
                                                            <w:bottom w:val="none" w:sz="0" w:space="0" w:color="auto"/>
                                                            <w:right w:val="none" w:sz="0" w:space="0" w:color="auto"/>
                                                          </w:divBdr>
                                                        </w:div>
                                                        <w:div w:id="1595362182">
                                                          <w:marLeft w:val="640"/>
                                                          <w:marRight w:val="0"/>
                                                          <w:marTop w:val="0"/>
                                                          <w:marBottom w:val="0"/>
                                                          <w:divBdr>
                                                            <w:top w:val="none" w:sz="0" w:space="0" w:color="auto"/>
                                                            <w:left w:val="none" w:sz="0" w:space="0" w:color="auto"/>
                                                            <w:bottom w:val="none" w:sz="0" w:space="0" w:color="auto"/>
                                                            <w:right w:val="none" w:sz="0" w:space="0" w:color="auto"/>
                                                          </w:divBdr>
                                                        </w:div>
                                                        <w:div w:id="1606569440">
                                                          <w:marLeft w:val="640"/>
                                                          <w:marRight w:val="0"/>
                                                          <w:marTop w:val="0"/>
                                                          <w:marBottom w:val="0"/>
                                                          <w:divBdr>
                                                            <w:top w:val="none" w:sz="0" w:space="0" w:color="auto"/>
                                                            <w:left w:val="none" w:sz="0" w:space="0" w:color="auto"/>
                                                            <w:bottom w:val="none" w:sz="0" w:space="0" w:color="auto"/>
                                                            <w:right w:val="none" w:sz="0" w:space="0" w:color="auto"/>
                                                          </w:divBdr>
                                                        </w:div>
                                                        <w:div w:id="1652639849">
                                                          <w:marLeft w:val="640"/>
                                                          <w:marRight w:val="0"/>
                                                          <w:marTop w:val="0"/>
                                                          <w:marBottom w:val="0"/>
                                                          <w:divBdr>
                                                            <w:top w:val="none" w:sz="0" w:space="0" w:color="auto"/>
                                                            <w:left w:val="none" w:sz="0" w:space="0" w:color="auto"/>
                                                            <w:bottom w:val="none" w:sz="0" w:space="0" w:color="auto"/>
                                                            <w:right w:val="none" w:sz="0" w:space="0" w:color="auto"/>
                                                          </w:divBdr>
                                                        </w:div>
                                                        <w:div w:id="1662541333">
                                                          <w:marLeft w:val="640"/>
                                                          <w:marRight w:val="0"/>
                                                          <w:marTop w:val="0"/>
                                                          <w:marBottom w:val="0"/>
                                                          <w:divBdr>
                                                            <w:top w:val="none" w:sz="0" w:space="0" w:color="auto"/>
                                                            <w:left w:val="none" w:sz="0" w:space="0" w:color="auto"/>
                                                            <w:bottom w:val="none" w:sz="0" w:space="0" w:color="auto"/>
                                                            <w:right w:val="none" w:sz="0" w:space="0" w:color="auto"/>
                                                          </w:divBdr>
                                                        </w:div>
                                                        <w:div w:id="1668702598">
                                                          <w:marLeft w:val="640"/>
                                                          <w:marRight w:val="0"/>
                                                          <w:marTop w:val="0"/>
                                                          <w:marBottom w:val="0"/>
                                                          <w:divBdr>
                                                            <w:top w:val="none" w:sz="0" w:space="0" w:color="auto"/>
                                                            <w:left w:val="none" w:sz="0" w:space="0" w:color="auto"/>
                                                            <w:bottom w:val="none" w:sz="0" w:space="0" w:color="auto"/>
                                                            <w:right w:val="none" w:sz="0" w:space="0" w:color="auto"/>
                                                          </w:divBdr>
                                                        </w:div>
                                                        <w:div w:id="1695114116">
                                                          <w:marLeft w:val="640"/>
                                                          <w:marRight w:val="0"/>
                                                          <w:marTop w:val="0"/>
                                                          <w:marBottom w:val="0"/>
                                                          <w:divBdr>
                                                            <w:top w:val="none" w:sz="0" w:space="0" w:color="auto"/>
                                                            <w:left w:val="none" w:sz="0" w:space="0" w:color="auto"/>
                                                            <w:bottom w:val="none" w:sz="0" w:space="0" w:color="auto"/>
                                                            <w:right w:val="none" w:sz="0" w:space="0" w:color="auto"/>
                                                          </w:divBdr>
                                                        </w:div>
                                                        <w:div w:id="1736003924">
                                                          <w:marLeft w:val="640"/>
                                                          <w:marRight w:val="0"/>
                                                          <w:marTop w:val="0"/>
                                                          <w:marBottom w:val="0"/>
                                                          <w:divBdr>
                                                            <w:top w:val="none" w:sz="0" w:space="0" w:color="auto"/>
                                                            <w:left w:val="none" w:sz="0" w:space="0" w:color="auto"/>
                                                            <w:bottom w:val="none" w:sz="0" w:space="0" w:color="auto"/>
                                                            <w:right w:val="none" w:sz="0" w:space="0" w:color="auto"/>
                                                          </w:divBdr>
                                                        </w:div>
                                                        <w:div w:id="1758401304">
                                                          <w:marLeft w:val="640"/>
                                                          <w:marRight w:val="0"/>
                                                          <w:marTop w:val="0"/>
                                                          <w:marBottom w:val="0"/>
                                                          <w:divBdr>
                                                            <w:top w:val="none" w:sz="0" w:space="0" w:color="auto"/>
                                                            <w:left w:val="none" w:sz="0" w:space="0" w:color="auto"/>
                                                            <w:bottom w:val="none" w:sz="0" w:space="0" w:color="auto"/>
                                                            <w:right w:val="none" w:sz="0" w:space="0" w:color="auto"/>
                                                          </w:divBdr>
                                                        </w:div>
                                                        <w:div w:id="1807509958">
                                                          <w:marLeft w:val="640"/>
                                                          <w:marRight w:val="0"/>
                                                          <w:marTop w:val="0"/>
                                                          <w:marBottom w:val="0"/>
                                                          <w:divBdr>
                                                            <w:top w:val="none" w:sz="0" w:space="0" w:color="auto"/>
                                                            <w:left w:val="none" w:sz="0" w:space="0" w:color="auto"/>
                                                            <w:bottom w:val="none" w:sz="0" w:space="0" w:color="auto"/>
                                                            <w:right w:val="none" w:sz="0" w:space="0" w:color="auto"/>
                                                          </w:divBdr>
                                                        </w:div>
                                                        <w:div w:id="1818955496">
                                                          <w:marLeft w:val="640"/>
                                                          <w:marRight w:val="0"/>
                                                          <w:marTop w:val="0"/>
                                                          <w:marBottom w:val="0"/>
                                                          <w:divBdr>
                                                            <w:top w:val="none" w:sz="0" w:space="0" w:color="auto"/>
                                                            <w:left w:val="none" w:sz="0" w:space="0" w:color="auto"/>
                                                            <w:bottom w:val="none" w:sz="0" w:space="0" w:color="auto"/>
                                                            <w:right w:val="none" w:sz="0" w:space="0" w:color="auto"/>
                                                          </w:divBdr>
                                                        </w:div>
                                                        <w:div w:id="1823765023">
                                                          <w:marLeft w:val="640"/>
                                                          <w:marRight w:val="0"/>
                                                          <w:marTop w:val="0"/>
                                                          <w:marBottom w:val="0"/>
                                                          <w:divBdr>
                                                            <w:top w:val="none" w:sz="0" w:space="0" w:color="auto"/>
                                                            <w:left w:val="none" w:sz="0" w:space="0" w:color="auto"/>
                                                            <w:bottom w:val="none" w:sz="0" w:space="0" w:color="auto"/>
                                                            <w:right w:val="none" w:sz="0" w:space="0" w:color="auto"/>
                                                          </w:divBdr>
                                                        </w:div>
                                                        <w:div w:id="1886022482">
                                                          <w:marLeft w:val="640"/>
                                                          <w:marRight w:val="0"/>
                                                          <w:marTop w:val="0"/>
                                                          <w:marBottom w:val="0"/>
                                                          <w:divBdr>
                                                            <w:top w:val="none" w:sz="0" w:space="0" w:color="auto"/>
                                                            <w:left w:val="none" w:sz="0" w:space="0" w:color="auto"/>
                                                            <w:bottom w:val="none" w:sz="0" w:space="0" w:color="auto"/>
                                                            <w:right w:val="none" w:sz="0" w:space="0" w:color="auto"/>
                                                          </w:divBdr>
                                                        </w:div>
                                                        <w:div w:id="1931039771">
                                                          <w:marLeft w:val="640"/>
                                                          <w:marRight w:val="0"/>
                                                          <w:marTop w:val="0"/>
                                                          <w:marBottom w:val="0"/>
                                                          <w:divBdr>
                                                            <w:top w:val="none" w:sz="0" w:space="0" w:color="auto"/>
                                                            <w:left w:val="none" w:sz="0" w:space="0" w:color="auto"/>
                                                            <w:bottom w:val="none" w:sz="0" w:space="0" w:color="auto"/>
                                                            <w:right w:val="none" w:sz="0" w:space="0" w:color="auto"/>
                                                          </w:divBdr>
                                                        </w:div>
                                                        <w:div w:id="1953320002">
                                                          <w:marLeft w:val="640"/>
                                                          <w:marRight w:val="0"/>
                                                          <w:marTop w:val="0"/>
                                                          <w:marBottom w:val="0"/>
                                                          <w:divBdr>
                                                            <w:top w:val="none" w:sz="0" w:space="0" w:color="auto"/>
                                                            <w:left w:val="none" w:sz="0" w:space="0" w:color="auto"/>
                                                            <w:bottom w:val="none" w:sz="0" w:space="0" w:color="auto"/>
                                                            <w:right w:val="none" w:sz="0" w:space="0" w:color="auto"/>
                                                          </w:divBdr>
                                                        </w:div>
                                                        <w:div w:id="1956906778">
                                                          <w:marLeft w:val="640"/>
                                                          <w:marRight w:val="0"/>
                                                          <w:marTop w:val="0"/>
                                                          <w:marBottom w:val="0"/>
                                                          <w:divBdr>
                                                            <w:top w:val="none" w:sz="0" w:space="0" w:color="auto"/>
                                                            <w:left w:val="none" w:sz="0" w:space="0" w:color="auto"/>
                                                            <w:bottom w:val="none" w:sz="0" w:space="0" w:color="auto"/>
                                                            <w:right w:val="none" w:sz="0" w:space="0" w:color="auto"/>
                                                          </w:divBdr>
                                                        </w:div>
                                                        <w:div w:id="2053799710">
                                                          <w:marLeft w:val="640"/>
                                                          <w:marRight w:val="0"/>
                                                          <w:marTop w:val="0"/>
                                                          <w:marBottom w:val="0"/>
                                                          <w:divBdr>
                                                            <w:top w:val="none" w:sz="0" w:space="0" w:color="auto"/>
                                                            <w:left w:val="none" w:sz="0" w:space="0" w:color="auto"/>
                                                            <w:bottom w:val="none" w:sz="0" w:space="0" w:color="auto"/>
                                                            <w:right w:val="none" w:sz="0" w:space="0" w:color="auto"/>
                                                          </w:divBdr>
                                                        </w:div>
                                                        <w:div w:id="2104303464">
                                                          <w:marLeft w:val="640"/>
                                                          <w:marRight w:val="0"/>
                                                          <w:marTop w:val="0"/>
                                                          <w:marBottom w:val="0"/>
                                                          <w:divBdr>
                                                            <w:top w:val="none" w:sz="0" w:space="0" w:color="auto"/>
                                                            <w:left w:val="none" w:sz="0" w:space="0" w:color="auto"/>
                                                            <w:bottom w:val="none" w:sz="0" w:space="0" w:color="auto"/>
                                                            <w:right w:val="none" w:sz="0" w:space="0" w:color="auto"/>
                                                          </w:divBdr>
                                                        </w:div>
                                                        <w:div w:id="2145191087">
                                                          <w:marLeft w:val="640"/>
                                                          <w:marRight w:val="0"/>
                                                          <w:marTop w:val="0"/>
                                                          <w:marBottom w:val="0"/>
                                                          <w:divBdr>
                                                            <w:top w:val="none" w:sz="0" w:space="0" w:color="auto"/>
                                                            <w:left w:val="none" w:sz="0" w:space="0" w:color="auto"/>
                                                            <w:bottom w:val="none" w:sz="0" w:space="0" w:color="auto"/>
                                                            <w:right w:val="none" w:sz="0" w:space="0" w:color="auto"/>
                                                          </w:divBdr>
                                                        </w:div>
                                                      </w:divsChild>
                                                    </w:div>
                                                    <w:div w:id="1023286137">
                                                      <w:marLeft w:val="0"/>
                                                      <w:marRight w:val="0"/>
                                                      <w:marTop w:val="0"/>
                                                      <w:marBottom w:val="0"/>
                                                      <w:divBdr>
                                                        <w:top w:val="none" w:sz="0" w:space="0" w:color="auto"/>
                                                        <w:left w:val="none" w:sz="0" w:space="0" w:color="auto"/>
                                                        <w:bottom w:val="none" w:sz="0" w:space="0" w:color="auto"/>
                                                        <w:right w:val="none" w:sz="0" w:space="0" w:color="auto"/>
                                                      </w:divBdr>
                                                      <w:divsChild>
                                                        <w:div w:id="3410667">
                                                          <w:marLeft w:val="640"/>
                                                          <w:marRight w:val="0"/>
                                                          <w:marTop w:val="0"/>
                                                          <w:marBottom w:val="0"/>
                                                          <w:divBdr>
                                                            <w:top w:val="none" w:sz="0" w:space="0" w:color="auto"/>
                                                            <w:left w:val="none" w:sz="0" w:space="0" w:color="auto"/>
                                                            <w:bottom w:val="none" w:sz="0" w:space="0" w:color="auto"/>
                                                            <w:right w:val="none" w:sz="0" w:space="0" w:color="auto"/>
                                                          </w:divBdr>
                                                        </w:div>
                                                        <w:div w:id="40055115">
                                                          <w:marLeft w:val="640"/>
                                                          <w:marRight w:val="0"/>
                                                          <w:marTop w:val="0"/>
                                                          <w:marBottom w:val="0"/>
                                                          <w:divBdr>
                                                            <w:top w:val="none" w:sz="0" w:space="0" w:color="auto"/>
                                                            <w:left w:val="none" w:sz="0" w:space="0" w:color="auto"/>
                                                            <w:bottom w:val="none" w:sz="0" w:space="0" w:color="auto"/>
                                                            <w:right w:val="none" w:sz="0" w:space="0" w:color="auto"/>
                                                          </w:divBdr>
                                                        </w:div>
                                                        <w:div w:id="40322610">
                                                          <w:marLeft w:val="640"/>
                                                          <w:marRight w:val="0"/>
                                                          <w:marTop w:val="0"/>
                                                          <w:marBottom w:val="0"/>
                                                          <w:divBdr>
                                                            <w:top w:val="none" w:sz="0" w:space="0" w:color="auto"/>
                                                            <w:left w:val="none" w:sz="0" w:space="0" w:color="auto"/>
                                                            <w:bottom w:val="none" w:sz="0" w:space="0" w:color="auto"/>
                                                            <w:right w:val="none" w:sz="0" w:space="0" w:color="auto"/>
                                                          </w:divBdr>
                                                        </w:div>
                                                        <w:div w:id="156925723">
                                                          <w:marLeft w:val="640"/>
                                                          <w:marRight w:val="0"/>
                                                          <w:marTop w:val="0"/>
                                                          <w:marBottom w:val="0"/>
                                                          <w:divBdr>
                                                            <w:top w:val="none" w:sz="0" w:space="0" w:color="auto"/>
                                                            <w:left w:val="none" w:sz="0" w:space="0" w:color="auto"/>
                                                            <w:bottom w:val="none" w:sz="0" w:space="0" w:color="auto"/>
                                                            <w:right w:val="none" w:sz="0" w:space="0" w:color="auto"/>
                                                          </w:divBdr>
                                                        </w:div>
                                                        <w:div w:id="344794768">
                                                          <w:marLeft w:val="640"/>
                                                          <w:marRight w:val="0"/>
                                                          <w:marTop w:val="0"/>
                                                          <w:marBottom w:val="0"/>
                                                          <w:divBdr>
                                                            <w:top w:val="none" w:sz="0" w:space="0" w:color="auto"/>
                                                            <w:left w:val="none" w:sz="0" w:space="0" w:color="auto"/>
                                                            <w:bottom w:val="none" w:sz="0" w:space="0" w:color="auto"/>
                                                            <w:right w:val="none" w:sz="0" w:space="0" w:color="auto"/>
                                                          </w:divBdr>
                                                        </w:div>
                                                        <w:div w:id="361978745">
                                                          <w:marLeft w:val="640"/>
                                                          <w:marRight w:val="0"/>
                                                          <w:marTop w:val="0"/>
                                                          <w:marBottom w:val="0"/>
                                                          <w:divBdr>
                                                            <w:top w:val="none" w:sz="0" w:space="0" w:color="auto"/>
                                                            <w:left w:val="none" w:sz="0" w:space="0" w:color="auto"/>
                                                            <w:bottom w:val="none" w:sz="0" w:space="0" w:color="auto"/>
                                                            <w:right w:val="none" w:sz="0" w:space="0" w:color="auto"/>
                                                          </w:divBdr>
                                                        </w:div>
                                                        <w:div w:id="392775394">
                                                          <w:marLeft w:val="640"/>
                                                          <w:marRight w:val="0"/>
                                                          <w:marTop w:val="0"/>
                                                          <w:marBottom w:val="0"/>
                                                          <w:divBdr>
                                                            <w:top w:val="none" w:sz="0" w:space="0" w:color="auto"/>
                                                            <w:left w:val="none" w:sz="0" w:space="0" w:color="auto"/>
                                                            <w:bottom w:val="none" w:sz="0" w:space="0" w:color="auto"/>
                                                            <w:right w:val="none" w:sz="0" w:space="0" w:color="auto"/>
                                                          </w:divBdr>
                                                        </w:div>
                                                        <w:div w:id="473530159">
                                                          <w:marLeft w:val="640"/>
                                                          <w:marRight w:val="0"/>
                                                          <w:marTop w:val="0"/>
                                                          <w:marBottom w:val="0"/>
                                                          <w:divBdr>
                                                            <w:top w:val="none" w:sz="0" w:space="0" w:color="auto"/>
                                                            <w:left w:val="none" w:sz="0" w:space="0" w:color="auto"/>
                                                            <w:bottom w:val="none" w:sz="0" w:space="0" w:color="auto"/>
                                                            <w:right w:val="none" w:sz="0" w:space="0" w:color="auto"/>
                                                          </w:divBdr>
                                                        </w:div>
                                                        <w:div w:id="489054127">
                                                          <w:marLeft w:val="640"/>
                                                          <w:marRight w:val="0"/>
                                                          <w:marTop w:val="0"/>
                                                          <w:marBottom w:val="0"/>
                                                          <w:divBdr>
                                                            <w:top w:val="none" w:sz="0" w:space="0" w:color="auto"/>
                                                            <w:left w:val="none" w:sz="0" w:space="0" w:color="auto"/>
                                                            <w:bottom w:val="none" w:sz="0" w:space="0" w:color="auto"/>
                                                            <w:right w:val="none" w:sz="0" w:space="0" w:color="auto"/>
                                                          </w:divBdr>
                                                        </w:div>
                                                        <w:div w:id="508520552">
                                                          <w:marLeft w:val="640"/>
                                                          <w:marRight w:val="0"/>
                                                          <w:marTop w:val="0"/>
                                                          <w:marBottom w:val="0"/>
                                                          <w:divBdr>
                                                            <w:top w:val="none" w:sz="0" w:space="0" w:color="auto"/>
                                                            <w:left w:val="none" w:sz="0" w:space="0" w:color="auto"/>
                                                            <w:bottom w:val="none" w:sz="0" w:space="0" w:color="auto"/>
                                                            <w:right w:val="none" w:sz="0" w:space="0" w:color="auto"/>
                                                          </w:divBdr>
                                                        </w:div>
                                                        <w:div w:id="530455960">
                                                          <w:marLeft w:val="640"/>
                                                          <w:marRight w:val="0"/>
                                                          <w:marTop w:val="0"/>
                                                          <w:marBottom w:val="0"/>
                                                          <w:divBdr>
                                                            <w:top w:val="none" w:sz="0" w:space="0" w:color="auto"/>
                                                            <w:left w:val="none" w:sz="0" w:space="0" w:color="auto"/>
                                                            <w:bottom w:val="none" w:sz="0" w:space="0" w:color="auto"/>
                                                            <w:right w:val="none" w:sz="0" w:space="0" w:color="auto"/>
                                                          </w:divBdr>
                                                        </w:div>
                                                        <w:div w:id="561140125">
                                                          <w:marLeft w:val="640"/>
                                                          <w:marRight w:val="0"/>
                                                          <w:marTop w:val="0"/>
                                                          <w:marBottom w:val="0"/>
                                                          <w:divBdr>
                                                            <w:top w:val="none" w:sz="0" w:space="0" w:color="auto"/>
                                                            <w:left w:val="none" w:sz="0" w:space="0" w:color="auto"/>
                                                            <w:bottom w:val="none" w:sz="0" w:space="0" w:color="auto"/>
                                                            <w:right w:val="none" w:sz="0" w:space="0" w:color="auto"/>
                                                          </w:divBdr>
                                                        </w:div>
                                                        <w:div w:id="682361243">
                                                          <w:marLeft w:val="640"/>
                                                          <w:marRight w:val="0"/>
                                                          <w:marTop w:val="0"/>
                                                          <w:marBottom w:val="0"/>
                                                          <w:divBdr>
                                                            <w:top w:val="none" w:sz="0" w:space="0" w:color="auto"/>
                                                            <w:left w:val="none" w:sz="0" w:space="0" w:color="auto"/>
                                                            <w:bottom w:val="none" w:sz="0" w:space="0" w:color="auto"/>
                                                            <w:right w:val="none" w:sz="0" w:space="0" w:color="auto"/>
                                                          </w:divBdr>
                                                        </w:div>
                                                        <w:div w:id="795953444">
                                                          <w:marLeft w:val="640"/>
                                                          <w:marRight w:val="0"/>
                                                          <w:marTop w:val="0"/>
                                                          <w:marBottom w:val="0"/>
                                                          <w:divBdr>
                                                            <w:top w:val="none" w:sz="0" w:space="0" w:color="auto"/>
                                                            <w:left w:val="none" w:sz="0" w:space="0" w:color="auto"/>
                                                            <w:bottom w:val="none" w:sz="0" w:space="0" w:color="auto"/>
                                                            <w:right w:val="none" w:sz="0" w:space="0" w:color="auto"/>
                                                          </w:divBdr>
                                                        </w:div>
                                                        <w:div w:id="829757856">
                                                          <w:marLeft w:val="640"/>
                                                          <w:marRight w:val="0"/>
                                                          <w:marTop w:val="0"/>
                                                          <w:marBottom w:val="0"/>
                                                          <w:divBdr>
                                                            <w:top w:val="none" w:sz="0" w:space="0" w:color="auto"/>
                                                            <w:left w:val="none" w:sz="0" w:space="0" w:color="auto"/>
                                                            <w:bottom w:val="none" w:sz="0" w:space="0" w:color="auto"/>
                                                            <w:right w:val="none" w:sz="0" w:space="0" w:color="auto"/>
                                                          </w:divBdr>
                                                        </w:div>
                                                        <w:div w:id="846404328">
                                                          <w:marLeft w:val="640"/>
                                                          <w:marRight w:val="0"/>
                                                          <w:marTop w:val="0"/>
                                                          <w:marBottom w:val="0"/>
                                                          <w:divBdr>
                                                            <w:top w:val="none" w:sz="0" w:space="0" w:color="auto"/>
                                                            <w:left w:val="none" w:sz="0" w:space="0" w:color="auto"/>
                                                            <w:bottom w:val="none" w:sz="0" w:space="0" w:color="auto"/>
                                                            <w:right w:val="none" w:sz="0" w:space="0" w:color="auto"/>
                                                          </w:divBdr>
                                                        </w:div>
                                                        <w:div w:id="865682390">
                                                          <w:marLeft w:val="640"/>
                                                          <w:marRight w:val="0"/>
                                                          <w:marTop w:val="0"/>
                                                          <w:marBottom w:val="0"/>
                                                          <w:divBdr>
                                                            <w:top w:val="none" w:sz="0" w:space="0" w:color="auto"/>
                                                            <w:left w:val="none" w:sz="0" w:space="0" w:color="auto"/>
                                                            <w:bottom w:val="none" w:sz="0" w:space="0" w:color="auto"/>
                                                            <w:right w:val="none" w:sz="0" w:space="0" w:color="auto"/>
                                                          </w:divBdr>
                                                        </w:div>
                                                        <w:div w:id="867597868">
                                                          <w:marLeft w:val="640"/>
                                                          <w:marRight w:val="0"/>
                                                          <w:marTop w:val="0"/>
                                                          <w:marBottom w:val="0"/>
                                                          <w:divBdr>
                                                            <w:top w:val="none" w:sz="0" w:space="0" w:color="auto"/>
                                                            <w:left w:val="none" w:sz="0" w:space="0" w:color="auto"/>
                                                            <w:bottom w:val="none" w:sz="0" w:space="0" w:color="auto"/>
                                                            <w:right w:val="none" w:sz="0" w:space="0" w:color="auto"/>
                                                          </w:divBdr>
                                                        </w:div>
                                                        <w:div w:id="872882828">
                                                          <w:marLeft w:val="640"/>
                                                          <w:marRight w:val="0"/>
                                                          <w:marTop w:val="0"/>
                                                          <w:marBottom w:val="0"/>
                                                          <w:divBdr>
                                                            <w:top w:val="none" w:sz="0" w:space="0" w:color="auto"/>
                                                            <w:left w:val="none" w:sz="0" w:space="0" w:color="auto"/>
                                                            <w:bottom w:val="none" w:sz="0" w:space="0" w:color="auto"/>
                                                            <w:right w:val="none" w:sz="0" w:space="0" w:color="auto"/>
                                                          </w:divBdr>
                                                        </w:div>
                                                        <w:div w:id="929509711">
                                                          <w:marLeft w:val="640"/>
                                                          <w:marRight w:val="0"/>
                                                          <w:marTop w:val="0"/>
                                                          <w:marBottom w:val="0"/>
                                                          <w:divBdr>
                                                            <w:top w:val="none" w:sz="0" w:space="0" w:color="auto"/>
                                                            <w:left w:val="none" w:sz="0" w:space="0" w:color="auto"/>
                                                            <w:bottom w:val="none" w:sz="0" w:space="0" w:color="auto"/>
                                                            <w:right w:val="none" w:sz="0" w:space="0" w:color="auto"/>
                                                          </w:divBdr>
                                                        </w:div>
                                                        <w:div w:id="977536297">
                                                          <w:marLeft w:val="640"/>
                                                          <w:marRight w:val="0"/>
                                                          <w:marTop w:val="0"/>
                                                          <w:marBottom w:val="0"/>
                                                          <w:divBdr>
                                                            <w:top w:val="none" w:sz="0" w:space="0" w:color="auto"/>
                                                            <w:left w:val="none" w:sz="0" w:space="0" w:color="auto"/>
                                                            <w:bottom w:val="none" w:sz="0" w:space="0" w:color="auto"/>
                                                            <w:right w:val="none" w:sz="0" w:space="0" w:color="auto"/>
                                                          </w:divBdr>
                                                        </w:div>
                                                        <w:div w:id="982271635">
                                                          <w:marLeft w:val="640"/>
                                                          <w:marRight w:val="0"/>
                                                          <w:marTop w:val="0"/>
                                                          <w:marBottom w:val="0"/>
                                                          <w:divBdr>
                                                            <w:top w:val="none" w:sz="0" w:space="0" w:color="auto"/>
                                                            <w:left w:val="none" w:sz="0" w:space="0" w:color="auto"/>
                                                            <w:bottom w:val="none" w:sz="0" w:space="0" w:color="auto"/>
                                                            <w:right w:val="none" w:sz="0" w:space="0" w:color="auto"/>
                                                          </w:divBdr>
                                                        </w:div>
                                                        <w:div w:id="1017191066">
                                                          <w:marLeft w:val="640"/>
                                                          <w:marRight w:val="0"/>
                                                          <w:marTop w:val="0"/>
                                                          <w:marBottom w:val="0"/>
                                                          <w:divBdr>
                                                            <w:top w:val="none" w:sz="0" w:space="0" w:color="auto"/>
                                                            <w:left w:val="none" w:sz="0" w:space="0" w:color="auto"/>
                                                            <w:bottom w:val="none" w:sz="0" w:space="0" w:color="auto"/>
                                                            <w:right w:val="none" w:sz="0" w:space="0" w:color="auto"/>
                                                          </w:divBdr>
                                                        </w:div>
                                                        <w:div w:id="1032002229">
                                                          <w:marLeft w:val="640"/>
                                                          <w:marRight w:val="0"/>
                                                          <w:marTop w:val="0"/>
                                                          <w:marBottom w:val="0"/>
                                                          <w:divBdr>
                                                            <w:top w:val="none" w:sz="0" w:space="0" w:color="auto"/>
                                                            <w:left w:val="none" w:sz="0" w:space="0" w:color="auto"/>
                                                            <w:bottom w:val="none" w:sz="0" w:space="0" w:color="auto"/>
                                                            <w:right w:val="none" w:sz="0" w:space="0" w:color="auto"/>
                                                          </w:divBdr>
                                                        </w:div>
                                                        <w:div w:id="1126697348">
                                                          <w:marLeft w:val="640"/>
                                                          <w:marRight w:val="0"/>
                                                          <w:marTop w:val="0"/>
                                                          <w:marBottom w:val="0"/>
                                                          <w:divBdr>
                                                            <w:top w:val="none" w:sz="0" w:space="0" w:color="auto"/>
                                                            <w:left w:val="none" w:sz="0" w:space="0" w:color="auto"/>
                                                            <w:bottom w:val="none" w:sz="0" w:space="0" w:color="auto"/>
                                                            <w:right w:val="none" w:sz="0" w:space="0" w:color="auto"/>
                                                          </w:divBdr>
                                                        </w:div>
                                                        <w:div w:id="1141458944">
                                                          <w:marLeft w:val="640"/>
                                                          <w:marRight w:val="0"/>
                                                          <w:marTop w:val="0"/>
                                                          <w:marBottom w:val="0"/>
                                                          <w:divBdr>
                                                            <w:top w:val="none" w:sz="0" w:space="0" w:color="auto"/>
                                                            <w:left w:val="none" w:sz="0" w:space="0" w:color="auto"/>
                                                            <w:bottom w:val="none" w:sz="0" w:space="0" w:color="auto"/>
                                                            <w:right w:val="none" w:sz="0" w:space="0" w:color="auto"/>
                                                          </w:divBdr>
                                                        </w:div>
                                                        <w:div w:id="1145664385">
                                                          <w:marLeft w:val="640"/>
                                                          <w:marRight w:val="0"/>
                                                          <w:marTop w:val="0"/>
                                                          <w:marBottom w:val="0"/>
                                                          <w:divBdr>
                                                            <w:top w:val="none" w:sz="0" w:space="0" w:color="auto"/>
                                                            <w:left w:val="none" w:sz="0" w:space="0" w:color="auto"/>
                                                            <w:bottom w:val="none" w:sz="0" w:space="0" w:color="auto"/>
                                                            <w:right w:val="none" w:sz="0" w:space="0" w:color="auto"/>
                                                          </w:divBdr>
                                                        </w:div>
                                                        <w:div w:id="1171142354">
                                                          <w:marLeft w:val="640"/>
                                                          <w:marRight w:val="0"/>
                                                          <w:marTop w:val="0"/>
                                                          <w:marBottom w:val="0"/>
                                                          <w:divBdr>
                                                            <w:top w:val="none" w:sz="0" w:space="0" w:color="auto"/>
                                                            <w:left w:val="none" w:sz="0" w:space="0" w:color="auto"/>
                                                            <w:bottom w:val="none" w:sz="0" w:space="0" w:color="auto"/>
                                                            <w:right w:val="none" w:sz="0" w:space="0" w:color="auto"/>
                                                          </w:divBdr>
                                                        </w:div>
                                                        <w:div w:id="1190221668">
                                                          <w:marLeft w:val="640"/>
                                                          <w:marRight w:val="0"/>
                                                          <w:marTop w:val="0"/>
                                                          <w:marBottom w:val="0"/>
                                                          <w:divBdr>
                                                            <w:top w:val="none" w:sz="0" w:space="0" w:color="auto"/>
                                                            <w:left w:val="none" w:sz="0" w:space="0" w:color="auto"/>
                                                            <w:bottom w:val="none" w:sz="0" w:space="0" w:color="auto"/>
                                                            <w:right w:val="none" w:sz="0" w:space="0" w:color="auto"/>
                                                          </w:divBdr>
                                                        </w:div>
                                                        <w:div w:id="1237936251">
                                                          <w:marLeft w:val="640"/>
                                                          <w:marRight w:val="0"/>
                                                          <w:marTop w:val="0"/>
                                                          <w:marBottom w:val="0"/>
                                                          <w:divBdr>
                                                            <w:top w:val="none" w:sz="0" w:space="0" w:color="auto"/>
                                                            <w:left w:val="none" w:sz="0" w:space="0" w:color="auto"/>
                                                            <w:bottom w:val="none" w:sz="0" w:space="0" w:color="auto"/>
                                                            <w:right w:val="none" w:sz="0" w:space="0" w:color="auto"/>
                                                          </w:divBdr>
                                                        </w:div>
                                                        <w:div w:id="1265772868">
                                                          <w:marLeft w:val="640"/>
                                                          <w:marRight w:val="0"/>
                                                          <w:marTop w:val="0"/>
                                                          <w:marBottom w:val="0"/>
                                                          <w:divBdr>
                                                            <w:top w:val="none" w:sz="0" w:space="0" w:color="auto"/>
                                                            <w:left w:val="none" w:sz="0" w:space="0" w:color="auto"/>
                                                            <w:bottom w:val="none" w:sz="0" w:space="0" w:color="auto"/>
                                                            <w:right w:val="none" w:sz="0" w:space="0" w:color="auto"/>
                                                          </w:divBdr>
                                                        </w:div>
                                                        <w:div w:id="1268272211">
                                                          <w:marLeft w:val="640"/>
                                                          <w:marRight w:val="0"/>
                                                          <w:marTop w:val="0"/>
                                                          <w:marBottom w:val="0"/>
                                                          <w:divBdr>
                                                            <w:top w:val="none" w:sz="0" w:space="0" w:color="auto"/>
                                                            <w:left w:val="none" w:sz="0" w:space="0" w:color="auto"/>
                                                            <w:bottom w:val="none" w:sz="0" w:space="0" w:color="auto"/>
                                                            <w:right w:val="none" w:sz="0" w:space="0" w:color="auto"/>
                                                          </w:divBdr>
                                                        </w:div>
                                                        <w:div w:id="1280726703">
                                                          <w:marLeft w:val="640"/>
                                                          <w:marRight w:val="0"/>
                                                          <w:marTop w:val="0"/>
                                                          <w:marBottom w:val="0"/>
                                                          <w:divBdr>
                                                            <w:top w:val="none" w:sz="0" w:space="0" w:color="auto"/>
                                                            <w:left w:val="none" w:sz="0" w:space="0" w:color="auto"/>
                                                            <w:bottom w:val="none" w:sz="0" w:space="0" w:color="auto"/>
                                                            <w:right w:val="none" w:sz="0" w:space="0" w:color="auto"/>
                                                          </w:divBdr>
                                                        </w:div>
                                                        <w:div w:id="1293827932">
                                                          <w:marLeft w:val="640"/>
                                                          <w:marRight w:val="0"/>
                                                          <w:marTop w:val="0"/>
                                                          <w:marBottom w:val="0"/>
                                                          <w:divBdr>
                                                            <w:top w:val="none" w:sz="0" w:space="0" w:color="auto"/>
                                                            <w:left w:val="none" w:sz="0" w:space="0" w:color="auto"/>
                                                            <w:bottom w:val="none" w:sz="0" w:space="0" w:color="auto"/>
                                                            <w:right w:val="none" w:sz="0" w:space="0" w:color="auto"/>
                                                          </w:divBdr>
                                                        </w:div>
                                                        <w:div w:id="1440680529">
                                                          <w:marLeft w:val="640"/>
                                                          <w:marRight w:val="0"/>
                                                          <w:marTop w:val="0"/>
                                                          <w:marBottom w:val="0"/>
                                                          <w:divBdr>
                                                            <w:top w:val="none" w:sz="0" w:space="0" w:color="auto"/>
                                                            <w:left w:val="none" w:sz="0" w:space="0" w:color="auto"/>
                                                            <w:bottom w:val="none" w:sz="0" w:space="0" w:color="auto"/>
                                                            <w:right w:val="none" w:sz="0" w:space="0" w:color="auto"/>
                                                          </w:divBdr>
                                                        </w:div>
                                                        <w:div w:id="1456291920">
                                                          <w:marLeft w:val="640"/>
                                                          <w:marRight w:val="0"/>
                                                          <w:marTop w:val="0"/>
                                                          <w:marBottom w:val="0"/>
                                                          <w:divBdr>
                                                            <w:top w:val="none" w:sz="0" w:space="0" w:color="auto"/>
                                                            <w:left w:val="none" w:sz="0" w:space="0" w:color="auto"/>
                                                            <w:bottom w:val="none" w:sz="0" w:space="0" w:color="auto"/>
                                                            <w:right w:val="none" w:sz="0" w:space="0" w:color="auto"/>
                                                          </w:divBdr>
                                                        </w:div>
                                                        <w:div w:id="1560360112">
                                                          <w:marLeft w:val="640"/>
                                                          <w:marRight w:val="0"/>
                                                          <w:marTop w:val="0"/>
                                                          <w:marBottom w:val="0"/>
                                                          <w:divBdr>
                                                            <w:top w:val="none" w:sz="0" w:space="0" w:color="auto"/>
                                                            <w:left w:val="none" w:sz="0" w:space="0" w:color="auto"/>
                                                            <w:bottom w:val="none" w:sz="0" w:space="0" w:color="auto"/>
                                                            <w:right w:val="none" w:sz="0" w:space="0" w:color="auto"/>
                                                          </w:divBdr>
                                                        </w:div>
                                                        <w:div w:id="1563175619">
                                                          <w:marLeft w:val="640"/>
                                                          <w:marRight w:val="0"/>
                                                          <w:marTop w:val="0"/>
                                                          <w:marBottom w:val="0"/>
                                                          <w:divBdr>
                                                            <w:top w:val="none" w:sz="0" w:space="0" w:color="auto"/>
                                                            <w:left w:val="none" w:sz="0" w:space="0" w:color="auto"/>
                                                            <w:bottom w:val="none" w:sz="0" w:space="0" w:color="auto"/>
                                                            <w:right w:val="none" w:sz="0" w:space="0" w:color="auto"/>
                                                          </w:divBdr>
                                                        </w:div>
                                                        <w:div w:id="1608347351">
                                                          <w:marLeft w:val="640"/>
                                                          <w:marRight w:val="0"/>
                                                          <w:marTop w:val="0"/>
                                                          <w:marBottom w:val="0"/>
                                                          <w:divBdr>
                                                            <w:top w:val="none" w:sz="0" w:space="0" w:color="auto"/>
                                                            <w:left w:val="none" w:sz="0" w:space="0" w:color="auto"/>
                                                            <w:bottom w:val="none" w:sz="0" w:space="0" w:color="auto"/>
                                                            <w:right w:val="none" w:sz="0" w:space="0" w:color="auto"/>
                                                          </w:divBdr>
                                                        </w:div>
                                                        <w:div w:id="1689333225">
                                                          <w:marLeft w:val="640"/>
                                                          <w:marRight w:val="0"/>
                                                          <w:marTop w:val="0"/>
                                                          <w:marBottom w:val="0"/>
                                                          <w:divBdr>
                                                            <w:top w:val="none" w:sz="0" w:space="0" w:color="auto"/>
                                                            <w:left w:val="none" w:sz="0" w:space="0" w:color="auto"/>
                                                            <w:bottom w:val="none" w:sz="0" w:space="0" w:color="auto"/>
                                                            <w:right w:val="none" w:sz="0" w:space="0" w:color="auto"/>
                                                          </w:divBdr>
                                                        </w:div>
                                                        <w:div w:id="1715696114">
                                                          <w:marLeft w:val="640"/>
                                                          <w:marRight w:val="0"/>
                                                          <w:marTop w:val="0"/>
                                                          <w:marBottom w:val="0"/>
                                                          <w:divBdr>
                                                            <w:top w:val="none" w:sz="0" w:space="0" w:color="auto"/>
                                                            <w:left w:val="none" w:sz="0" w:space="0" w:color="auto"/>
                                                            <w:bottom w:val="none" w:sz="0" w:space="0" w:color="auto"/>
                                                            <w:right w:val="none" w:sz="0" w:space="0" w:color="auto"/>
                                                          </w:divBdr>
                                                        </w:div>
                                                        <w:div w:id="1732192191">
                                                          <w:marLeft w:val="640"/>
                                                          <w:marRight w:val="0"/>
                                                          <w:marTop w:val="0"/>
                                                          <w:marBottom w:val="0"/>
                                                          <w:divBdr>
                                                            <w:top w:val="none" w:sz="0" w:space="0" w:color="auto"/>
                                                            <w:left w:val="none" w:sz="0" w:space="0" w:color="auto"/>
                                                            <w:bottom w:val="none" w:sz="0" w:space="0" w:color="auto"/>
                                                            <w:right w:val="none" w:sz="0" w:space="0" w:color="auto"/>
                                                          </w:divBdr>
                                                        </w:div>
                                                        <w:div w:id="1758818815">
                                                          <w:marLeft w:val="640"/>
                                                          <w:marRight w:val="0"/>
                                                          <w:marTop w:val="0"/>
                                                          <w:marBottom w:val="0"/>
                                                          <w:divBdr>
                                                            <w:top w:val="none" w:sz="0" w:space="0" w:color="auto"/>
                                                            <w:left w:val="none" w:sz="0" w:space="0" w:color="auto"/>
                                                            <w:bottom w:val="none" w:sz="0" w:space="0" w:color="auto"/>
                                                            <w:right w:val="none" w:sz="0" w:space="0" w:color="auto"/>
                                                          </w:divBdr>
                                                        </w:div>
                                                        <w:div w:id="1759325850">
                                                          <w:marLeft w:val="640"/>
                                                          <w:marRight w:val="0"/>
                                                          <w:marTop w:val="0"/>
                                                          <w:marBottom w:val="0"/>
                                                          <w:divBdr>
                                                            <w:top w:val="none" w:sz="0" w:space="0" w:color="auto"/>
                                                            <w:left w:val="none" w:sz="0" w:space="0" w:color="auto"/>
                                                            <w:bottom w:val="none" w:sz="0" w:space="0" w:color="auto"/>
                                                            <w:right w:val="none" w:sz="0" w:space="0" w:color="auto"/>
                                                          </w:divBdr>
                                                        </w:div>
                                                        <w:div w:id="1838960455">
                                                          <w:marLeft w:val="640"/>
                                                          <w:marRight w:val="0"/>
                                                          <w:marTop w:val="0"/>
                                                          <w:marBottom w:val="0"/>
                                                          <w:divBdr>
                                                            <w:top w:val="none" w:sz="0" w:space="0" w:color="auto"/>
                                                            <w:left w:val="none" w:sz="0" w:space="0" w:color="auto"/>
                                                            <w:bottom w:val="none" w:sz="0" w:space="0" w:color="auto"/>
                                                            <w:right w:val="none" w:sz="0" w:space="0" w:color="auto"/>
                                                          </w:divBdr>
                                                        </w:div>
                                                        <w:div w:id="1839344875">
                                                          <w:marLeft w:val="640"/>
                                                          <w:marRight w:val="0"/>
                                                          <w:marTop w:val="0"/>
                                                          <w:marBottom w:val="0"/>
                                                          <w:divBdr>
                                                            <w:top w:val="none" w:sz="0" w:space="0" w:color="auto"/>
                                                            <w:left w:val="none" w:sz="0" w:space="0" w:color="auto"/>
                                                            <w:bottom w:val="none" w:sz="0" w:space="0" w:color="auto"/>
                                                            <w:right w:val="none" w:sz="0" w:space="0" w:color="auto"/>
                                                          </w:divBdr>
                                                        </w:div>
                                                        <w:div w:id="1866138304">
                                                          <w:marLeft w:val="640"/>
                                                          <w:marRight w:val="0"/>
                                                          <w:marTop w:val="0"/>
                                                          <w:marBottom w:val="0"/>
                                                          <w:divBdr>
                                                            <w:top w:val="none" w:sz="0" w:space="0" w:color="auto"/>
                                                            <w:left w:val="none" w:sz="0" w:space="0" w:color="auto"/>
                                                            <w:bottom w:val="none" w:sz="0" w:space="0" w:color="auto"/>
                                                            <w:right w:val="none" w:sz="0" w:space="0" w:color="auto"/>
                                                          </w:divBdr>
                                                        </w:div>
                                                        <w:div w:id="1900358097">
                                                          <w:marLeft w:val="640"/>
                                                          <w:marRight w:val="0"/>
                                                          <w:marTop w:val="0"/>
                                                          <w:marBottom w:val="0"/>
                                                          <w:divBdr>
                                                            <w:top w:val="none" w:sz="0" w:space="0" w:color="auto"/>
                                                            <w:left w:val="none" w:sz="0" w:space="0" w:color="auto"/>
                                                            <w:bottom w:val="none" w:sz="0" w:space="0" w:color="auto"/>
                                                            <w:right w:val="none" w:sz="0" w:space="0" w:color="auto"/>
                                                          </w:divBdr>
                                                        </w:div>
                                                        <w:div w:id="2003195867">
                                                          <w:marLeft w:val="640"/>
                                                          <w:marRight w:val="0"/>
                                                          <w:marTop w:val="0"/>
                                                          <w:marBottom w:val="0"/>
                                                          <w:divBdr>
                                                            <w:top w:val="none" w:sz="0" w:space="0" w:color="auto"/>
                                                            <w:left w:val="none" w:sz="0" w:space="0" w:color="auto"/>
                                                            <w:bottom w:val="none" w:sz="0" w:space="0" w:color="auto"/>
                                                            <w:right w:val="none" w:sz="0" w:space="0" w:color="auto"/>
                                                          </w:divBdr>
                                                        </w:div>
                                                        <w:div w:id="2005205878">
                                                          <w:marLeft w:val="640"/>
                                                          <w:marRight w:val="0"/>
                                                          <w:marTop w:val="0"/>
                                                          <w:marBottom w:val="0"/>
                                                          <w:divBdr>
                                                            <w:top w:val="none" w:sz="0" w:space="0" w:color="auto"/>
                                                            <w:left w:val="none" w:sz="0" w:space="0" w:color="auto"/>
                                                            <w:bottom w:val="none" w:sz="0" w:space="0" w:color="auto"/>
                                                            <w:right w:val="none" w:sz="0" w:space="0" w:color="auto"/>
                                                          </w:divBdr>
                                                        </w:div>
                                                        <w:div w:id="2031906174">
                                                          <w:marLeft w:val="640"/>
                                                          <w:marRight w:val="0"/>
                                                          <w:marTop w:val="0"/>
                                                          <w:marBottom w:val="0"/>
                                                          <w:divBdr>
                                                            <w:top w:val="none" w:sz="0" w:space="0" w:color="auto"/>
                                                            <w:left w:val="none" w:sz="0" w:space="0" w:color="auto"/>
                                                            <w:bottom w:val="none" w:sz="0" w:space="0" w:color="auto"/>
                                                            <w:right w:val="none" w:sz="0" w:space="0" w:color="auto"/>
                                                          </w:divBdr>
                                                        </w:div>
                                                        <w:div w:id="2064285608">
                                                          <w:marLeft w:val="640"/>
                                                          <w:marRight w:val="0"/>
                                                          <w:marTop w:val="0"/>
                                                          <w:marBottom w:val="0"/>
                                                          <w:divBdr>
                                                            <w:top w:val="none" w:sz="0" w:space="0" w:color="auto"/>
                                                            <w:left w:val="none" w:sz="0" w:space="0" w:color="auto"/>
                                                            <w:bottom w:val="none" w:sz="0" w:space="0" w:color="auto"/>
                                                            <w:right w:val="none" w:sz="0" w:space="0" w:color="auto"/>
                                                          </w:divBdr>
                                                        </w:div>
                                                      </w:divsChild>
                                                    </w:div>
                                                    <w:div w:id="1401366883">
                                                      <w:marLeft w:val="0"/>
                                                      <w:marRight w:val="0"/>
                                                      <w:marTop w:val="0"/>
                                                      <w:marBottom w:val="0"/>
                                                      <w:divBdr>
                                                        <w:top w:val="none" w:sz="0" w:space="0" w:color="auto"/>
                                                        <w:left w:val="none" w:sz="0" w:space="0" w:color="auto"/>
                                                        <w:bottom w:val="none" w:sz="0" w:space="0" w:color="auto"/>
                                                        <w:right w:val="none" w:sz="0" w:space="0" w:color="auto"/>
                                                      </w:divBdr>
                                                      <w:divsChild>
                                                        <w:div w:id="54352972">
                                                          <w:marLeft w:val="640"/>
                                                          <w:marRight w:val="0"/>
                                                          <w:marTop w:val="0"/>
                                                          <w:marBottom w:val="0"/>
                                                          <w:divBdr>
                                                            <w:top w:val="none" w:sz="0" w:space="0" w:color="auto"/>
                                                            <w:left w:val="none" w:sz="0" w:space="0" w:color="auto"/>
                                                            <w:bottom w:val="none" w:sz="0" w:space="0" w:color="auto"/>
                                                            <w:right w:val="none" w:sz="0" w:space="0" w:color="auto"/>
                                                          </w:divBdr>
                                                        </w:div>
                                                        <w:div w:id="66995614">
                                                          <w:marLeft w:val="640"/>
                                                          <w:marRight w:val="0"/>
                                                          <w:marTop w:val="0"/>
                                                          <w:marBottom w:val="0"/>
                                                          <w:divBdr>
                                                            <w:top w:val="none" w:sz="0" w:space="0" w:color="auto"/>
                                                            <w:left w:val="none" w:sz="0" w:space="0" w:color="auto"/>
                                                            <w:bottom w:val="none" w:sz="0" w:space="0" w:color="auto"/>
                                                            <w:right w:val="none" w:sz="0" w:space="0" w:color="auto"/>
                                                          </w:divBdr>
                                                        </w:div>
                                                        <w:div w:id="126050841">
                                                          <w:marLeft w:val="640"/>
                                                          <w:marRight w:val="0"/>
                                                          <w:marTop w:val="0"/>
                                                          <w:marBottom w:val="0"/>
                                                          <w:divBdr>
                                                            <w:top w:val="none" w:sz="0" w:space="0" w:color="auto"/>
                                                            <w:left w:val="none" w:sz="0" w:space="0" w:color="auto"/>
                                                            <w:bottom w:val="none" w:sz="0" w:space="0" w:color="auto"/>
                                                            <w:right w:val="none" w:sz="0" w:space="0" w:color="auto"/>
                                                          </w:divBdr>
                                                        </w:div>
                                                        <w:div w:id="151338515">
                                                          <w:marLeft w:val="640"/>
                                                          <w:marRight w:val="0"/>
                                                          <w:marTop w:val="0"/>
                                                          <w:marBottom w:val="0"/>
                                                          <w:divBdr>
                                                            <w:top w:val="none" w:sz="0" w:space="0" w:color="auto"/>
                                                            <w:left w:val="none" w:sz="0" w:space="0" w:color="auto"/>
                                                            <w:bottom w:val="none" w:sz="0" w:space="0" w:color="auto"/>
                                                            <w:right w:val="none" w:sz="0" w:space="0" w:color="auto"/>
                                                          </w:divBdr>
                                                        </w:div>
                                                        <w:div w:id="229731679">
                                                          <w:marLeft w:val="640"/>
                                                          <w:marRight w:val="0"/>
                                                          <w:marTop w:val="0"/>
                                                          <w:marBottom w:val="0"/>
                                                          <w:divBdr>
                                                            <w:top w:val="none" w:sz="0" w:space="0" w:color="auto"/>
                                                            <w:left w:val="none" w:sz="0" w:space="0" w:color="auto"/>
                                                            <w:bottom w:val="none" w:sz="0" w:space="0" w:color="auto"/>
                                                            <w:right w:val="none" w:sz="0" w:space="0" w:color="auto"/>
                                                          </w:divBdr>
                                                        </w:div>
                                                        <w:div w:id="247230251">
                                                          <w:marLeft w:val="640"/>
                                                          <w:marRight w:val="0"/>
                                                          <w:marTop w:val="0"/>
                                                          <w:marBottom w:val="0"/>
                                                          <w:divBdr>
                                                            <w:top w:val="none" w:sz="0" w:space="0" w:color="auto"/>
                                                            <w:left w:val="none" w:sz="0" w:space="0" w:color="auto"/>
                                                            <w:bottom w:val="none" w:sz="0" w:space="0" w:color="auto"/>
                                                            <w:right w:val="none" w:sz="0" w:space="0" w:color="auto"/>
                                                          </w:divBdr>
                                                        </w:div>
                                                        <w:div w:id="315957995">
                                                          <w:marLeft w:val="640"/>
                                                          <w:marRight w:val="0"/>
                                                          <w:marTop w:val="0"/>
                                                          <w:marBottom w:val="0"/>
                                                          <w:divBdr>
                                                            <w:top w:val="none" w:sz="0" w:space="0" w:color="auto"/>
                                                            <w:left w:val="none" w:sz="0" w:space="0" w:color="auto"/>
                                                            <w:bottom w:val="none" w:sz="0" w:space="0" w:color="auto"/>
                                                            <w:right w:val="none" w:sz="0" w:space="0" w:color="auto"/>
                                                          </w:divBdr>
                                                        </w:div>
                                                        <w:div w:id="365494932">
                                                          <w:marLeft w:val="640"/>
                                                          <w:marRight w:val="0"/>
                                                          <w:marTop w:val="0"/>
                                                          <w:marBottom w:val="0"/>
                                                          <w:divBdr>
                                                            <w:top w:val="none" w:sz="0" w:space="0" w:color="auto"/>
                                                            <w:left w:val="none" w:sz="0" w:space="0" w:color="auto"/>
                                                            <w:bottom w:val="none" w:sz="0" w:space="0" w:color="auto"/>
                                                            <w:right w:val="none" w:sz="0" w:space="0" w:color="auto"/>
                                                          </w:divBdr>
                                                        </w:div>
                                                        <w:div w:id="380058004">
                                                          <w:marLeft w:val="640"/>
                                                          <w:marRight w:val="0"/>
                                                          <w:marTop w:val="0"/>
                                                          <w:marBottom w:val="0"/>
                                                          <w:divBdr>
                                                            <w:top w:val="none" w:sz="0" w:space="0" w:color="auto"/>
                                                            <w:left w:val="none" w:sz="0" w:space="0" w:color="auto"/>
                                                            <w:bottom w:val="none" w:sz="0" w:space="0" w:color="auto"/>
                                                            <w:right w:val="none" w:sz="0" w:space="0" w:color="auto"/>
                                                          </w:divBdr>
                                                        </w:div>
                                                        <w:div w:id="414863546">
                                                          <w:marLeft w:val="640"/>
                                                          <w:marRight w:val="0"/>
                                                          <w:marTop w:val="0"/>
                                                          <w:marBottom w:val="0"/>
                                                          <w:divBdr>
                                                            <w:top w:val="none" w:sz="0" w:space="0" w:color="auto"/>
                                                            <w:left w:val="none" w:sz="0" w:space="0" w:color="auto"/>
                                                            <w:bottom w:val="none" w:sz="0" w:space="0" w:color="auto"/>
                                                            <w:right w:val="none" w:sz="0" w:space="0" w:color="auto"/>
                                                          </w:divBdr>
                                                        </w:div>
                                                        <w:div w:id="462384427">
                                                          <w:marLeft w:val="640"/>
                                                          <w:marRight w:val="0"/>
                                                          <w:marTop w:val="0"/>
                                                          <w:marBottom w:val="0"/>
                                                          <w:divBdr>
                                                            <w:top w:val="none" w:sz="0" w:space="0" w:color="auto"/>
                                                            <w:left w:val="none" w:sz="0" w:space="0" w:color="auto"/>
                                                            <w:bottom w:val="none" w:sz="0" w:space="0" w:color="auto"/>
                                                            <w:right w:val="none" w:sz="0" w:space="0" w:color="auto"/>
                                                          </w:divBdr>
                                                        </w:div>
                                                        <w:div w:id="570116179">
                                                          <w:marLeft w:val="640"/>
                                                          <w:marRight w:val="0"/>
                                                          <w:marTop w:val="0"/>
                                                          <w:marBottom w:val="0"/>
                                                          <w:divBdr>
                                                            <w:top w:val="none" w:sz="0" w:space="0" w:color="auto"/>
                                                            <w:left w:val="none" w:sz="0" w:space="0" w:color="auto"/>
                                                            <w:bottom w:val="none" w:sz="0" w:space="0" w:color="auto"/>
                                                            <w:right w:val="none" w:sz="0" w:space="0" w:color="auto"/>
                                                          </w:divBdr>
                                                        </w:div>
                                                        <w:div w:id="580023341">
                                                          <w:marLeft w:val="640"/>
                                                          <w:marRight w:val="0"/>
                                                          <w:marTop w:val="0"/>
                                                          <w:marBottom w:val="0"/>
                                                          <w:divBdr>
                                                            <w:top w:val="none" w:sz="0" w:space="0" w:color="auto"/>
                                                            <w:left w:val="none" w:sz="0" w:space="0" w:color="auto"/>
                                                            <w:bottom w:val="none" w:sz="0" w:space="0" w:color="auto"/>
                                                            <w:right w:val="none" w:sz="0" w:space="0" w:color="auto"/>
                                                          </w:divBdr>
                                                        </w:div>
                                                        <w:div w:id="681318556">
                                                          <w:marLeft w:val="640"/>
                                                          <w:marRight w:val="0"/>
                                                          <w:marTop w:val="0"/>
                                                          <w:marBottom w:val="0"/>
                                                          <w:divBdr>
                                                            <w:top w:val="none" w:sz="0" w:space="0" w:color="auto"/>
                                                            <w:left w:val="none" w:sz="0" w:space="0" w:color="auto"/>
                                                            <w:bottom w:val="none" w:sz="0" w:space="0" w:color="auto"/>
                                                            <w:right w:val="none" w:sz="0" w:space="0" w:color="auto"/>
                                                          </w:divBdr>
                                                        </w:div>
                                                        <w:div w:id="697390249">
                                                          <w:marLeft w:val="640"/>
                                                          <w:marRight w:val="0"/>
                                                          <w:marTop w:val="0"/>
                                                          <w:marBottom w:val="0"/>
                                                          <w:divBdr>
                                                            <w:top w:val="none" w:sz="0" w:space="0" w:color="auto"/>
                                                            <w:left w:val="none" w:sz="0" w:space="0" w:color="auto"/>
                                                            <w:bottom w:val="none" w:sz="0" w:space="0" w:color="auto"/>
                                                            <w:right w:val="none" w:sz="0" w:space="0" w:color="auto"/>
                                                          </w:divBdr>
                                                        </w:div>
                                                        <w:div w:id="710569150">
                                                          <w:marLeft w:val="640"/>
                                                          <w:marRight w:val="0"/>
                                                          <w:marTop w:val="0"/>
                                                          <w:marBottom w:val="0"/>
                                                          <w:divBdr>
                                                            <w:top w:val="none" w:sz="0" w:space="0" w:color="auto"/>
                                                            <w:left w:val="none" w:sz="0" w:space="0" w:color="auto"/>
                                                            <w:bottom w:val="none" w:sz="0" w:space="0" w:color="auto"/>
                                                            <w:right w:val="none" w:sz="0" w:space="0" w:color="auto"/>
                                                          </w:divBdr>
                                                        </w:div>
                                                        <w:div w:id="724333459">
                                                          <w:marLeft w:val="640"/>
                                                          <w:marRight w:val="0"/>
                                                          <w:marTop w:val="0"/>
                                                          <w:marBottom w:val="0"/>
                                                          <w:divBdr>
                                                            <w:top w:val="none" w:sz="0" w:space="0" w:color="auto"/>
                                                            <w:left w:val="none" w:sz="0" w:space="0" w:color="auto"/>
                                                            <w:bottom w:val="none" w:sz="0" w:space="0" w:color="auto"/>
                                                            <w:right w:val="none" w:sz="0" w:space="0" w:color="auto"/>
                                                          </w:divBdr>
                                                        </w:div>
                                                        <w:div w:id="803735649">
                                                          <w:marLeft w:val="640"/>
                                                          <w:marRight w:val="0"/>
                                                          <w:marTop w:val="0"/>
                                                          <w:marBottom w:val="0"/>
                                                          <w:divBdr>
                                                            <w:top w:val="none" w:sz="0" w:space="0" w:color="auto"/>
                                                            <w:left w:val="none" w:sz="0" w:space="0" w:color="auto"/>
                                                            <w:bottom w:val="none" w:sz="0" w:space="0" w:color="auto"/>
                                                            <w:right w:val="none" w:sz="0" w:space="0" w:color="auto"/>
                                                          </w:divBdr>
                                                        </w:div>
                                                        <w:div w:id="845900662">
                                                          <w:marLeft w:val="640"/>
                                                          <w:marRight w:val="0"/>
                                                          <w:marTop w:val="0"/>
                                                          <w:marBottom w:val="0"/>
                                                          <w:divBdr>
                                                            <w:top w:val="none" w:sz="0" w:space="0" w:color="auto"/>
                                                            <w:left w:val="none" w:sz="0" w:space="0" w:color="auto"/>
                                                            <w:bottom w:val="none" w:sz="0" w:space="0" w:color="auto"/>
                                                            <w:right w:val="none" w:sz="0" w:space="0" w:color="auto"/>
                                                          </w:divBdr>
                                                        </w:div>
                                                        <w:div w:id="848182566">
                                                          <w:marLeft w:val="640"/>
                                                          <w:marRight w:val="0"/>
                                                          <w:marTop w:val="0"/>
                                                          <w:marBottom w:val="0"/>
                                                          <w:divBdr>
                                                            <w:top w:val="none" w:sz="0" w:space="0" w:color="auto"/>
                                                            <w:left w:val="none" w:sz="0" w:space="0" w:color="auto"/>
                                                            <w:bottom w:val="none" w:sz="0" w:space="0" w:color="auto"/>
                                                            <w:right w:val="none" w:sz="0" w:space="0" w:color="auto"/>
                                                          </w:divBdr>
                                                        </w:div>
                                                        <w:div w:id="875317858">
                                                          <w:marLeft w:val="640"/>
                                                          <w:marRight w:val="0"/>
                                                          <w:marTop w:val="0"/>
                                                          <w:marBottom w:val="0"/>
                                                          <w:divBdr>
                                                            <w:top w:val="none" w:sz="0" w:space="0" w:color="auto"/>
                                                            <w:left w:val="none" w:sz="0" w:space="0" w:color="auto"/>
                                                            <w:bottom w:val="none" w:sz="0" w:space="0" w:color="auto"/>
                                                            <w:right w:val="none" w:sz="0" w:space="0" w:color="auto"/>
                                                          </w:divBdr>
                                                        </w:div>
                                                        <w:div w:id="901601590">
                                                          <w:marLeft w:val="640"/>
                                                          <w:marRight w:val="0"/>
                                                          <w:marTop w:val="0"/>
                                                          <w:marBottom w:val="0"/>
                                                          <w:divBdr>
                                                            <w:top w:val="none" w:sz="0" w:space="0" w:color="auto"/>
                                                            <w:left w:val="none" w:sz="0" w:space="0" w:color="auto"/>
                                                            <w:bottom w:val="none" w:sz="0" w:space="0" w:color="auto"/>
                                                            <w:right w:val="none" w:sz="0" w:space="0" w:color="auto"/>
                                                          </w:divBdr>
                                                        </w:div>
                                                        <w:div w:id="919215872">
                                                          <w:marLeft w:val="640"/>
                                                          <w:marRight w:val="0"/>
                                                          <w:marTop w:val="0"/>
                                                          <w:marBottom w:val="0"/>
                                                          <w:divBdr>
                                                            <w:top w:val="none" w:sz="0" w:space="0" w:color="auto"/>
                                                            <w:left w:val="none" w:sz="0" w:space="0" w:color="auto"/>
                                                            <w:bottom w:val="none" w:sz="0" w:space="0" w:color="auto"/>
                                                            <w:right w:val="none" w:sz="0" w:space="0" w:color="auto"/>
                                                          </w:divBdr>
                                                        </w:div>
                                                        <w:div w:id="987172608">
                                                          <w:marLeft w:val="640"/>
                                                          <w:marRight w:val="0"/>
                                                          <w:marTop w:val="0"/>
                                                          <w:marBottom w:val="0"/>
                                                          <w:divBdr>
                                                            <w:top w:val="none" w:sz="0" w:space="0" w:color="auto"/>
                                                            <w:left w:val="none" w:sz="0" w:space="0" w:color="auto"/>
                                                            <w:bottom w:val="none" w:sz="0" w:space="0" w:color="auto"/>
                                                            <w:right w:val="none" w:sz="0" w:space="0" w:color="auto"/>
                                                          </w:divBdr>
                                                        </w:div>
                                                        <w:div w:id="1017731345">
                                                          <w:marLeft w:val="640"/>
                                                          <w:marRight w:val="0"/>
                                                          <w:marTop w:val="0"/>
                                                          <w:marBottom w:val="0"/>
                                                          <w:divBdr>
                                                            <w:top w:val="none" w:sz="0" w:space="0" w:color="auto"/>
                                                            <w:left w:val="none" w:sz="0" w:space="0" w:color="auto"/>
                                                            <w:bottom w:val="none" w:sz="0" w:space="0" w:color="auto"/>
                                                            <w:right w:val="none" w:sz="0" w:space="0" w:color="auto"/>
                                                          </w:divBdr>
                                                        </w:div>
                                                        <w:div w:id="1032342180">
                                                          <w:marLeft w:val="640"/>
                                                          <w:marRight w:val="0"/>
                                                          <w:marTop w:val="0"/>
                                                          <w:marBottom w:val="0"/>
                                                          <w:divBdr>
                                                            <w:top w:val="none" w:sz="0" w:space="0" w:color="auto"/>
                                                            <w:left w:val="none" w:sz="0" w:space="0" w:color="auto"/>
                                                            <w:bottom w:val="none" w:sz="0" w:space="0" w:color="auto"/>
                                                            <w:right w:val="none" w:sz="0" w:space="0" w:color="auto"/>
                                                          </w:divBdr>
                                                        </w:div>
                                                        <w:div w:id="1039090884">
                                                          <w:marLeft w:val="640"/>
                                                          <w:marRight w:val="0"/>
                                                          <w:marTop w:val="0"/>
                                                          <w:marBottom w:val="0"/>
                                                          <w:divBdr>
                                                            <w:top w:val="none" w:sz="0" w:space="0" w:color="auto"/>
                                                            <w:left w:val="none" w:sz="0" w:space="0" w:color="auto"/>
                                                            <w:bottom w:val="none" w:sz="0" w:space="0" w:color="auto"/>
                                                            <w:right w:val="none" w:sz="0" w:space="0" w:color="auto"/>
                                                          </w:divBdr>
                                                        </w:div>
                                                        <w:div w:id="1079250296">
                                                          <w:marLeft w:val="640"/>
                                                          <w:marRight w:val="0"/>
                                                          <w:marTop w:val="0"/>
                                                          <w:marBottom w:val="0"/>
                                                          <w:divBdr>
                                                            <w:top w:val="none" w:sz="0" w:space="0" w:color="auto"/>
                                                            <w:left w:val="none" w:sz="0" w:space="0" w:color="auto"/>
                                                            <w:bottom w:val="none" w:sz="0" w:space="0" w:color="auto"/>
                                                            <w:right w:val="none" w:sz="0" w:space="0" w:color="auto"/>
                                                          </w:divBdr>
                                                        </w:div>
                                                        <w:div w:id="1126772329">
                                                          <w:marLeft w:val="640"/>
                                                          <w:marRight w:val="0"/>
                                                          <w:marTop w:val="0"/>
                                                          <w:marBottom w:val="0"/>
                                                          <w:divBdr>
                                                            <w:top w:val="none" w:sz="0" w:space="0" w:color="auto"/>
                                                            <w:left w:val="none" w:sz="0" w:space="0" w:color="auto"/>
                                                            <w:bottom w:val="none" w:sz="0" w:space="0" w:color="auto"/>
                                                            <w:right w:val="none" w:sz="0" w:space="0" w:color="auto"/>
                                                          </w:divBdr>
                                                        </w:div>
                                                        <w:div w:id="1136752723">
                                                          <w:marLeft w:val="640"/>
                                                          <w:marRight w:val="0"/>
                                                          <w:marTop w:val="0"/>
                                                          <w:marBottom w:val="0"/>
                                                          <w:divBdr>
                                                            <w:top w:val="none" w:sz="0" w:space="0" w:color="auto"/>
                                                            <w:left w:val="none" w:sz="0" w:space="0" w:color="auto"/>
                                                            <w:bottom w:val="none" w:sz="0" w:space="0" w:color="auto"/>
                                                            <w:right w:val="none" w:sz="0" w:space="0" w:color="auto"/>
                                                          </w:divBdr>
                                                        </w:div>
                                                        <w:div w:id="1172794101">
                                                          <w:marLeft w:val="640"/>
                                                          <w:marRight w:val="0"/>
                                                          <w:marTop w:val="0"/>
                                                          <w:marBottom w:val="0"/>
                                                          <w:divBdr>
                                                            <w:top w:val="none" w:sz="0" w:space="0" w:color="auto"/>
                                                            <w:left w:val="none" w:sz="0" w:space="0" w:color="auto"/>
                                                            <w:bottom w:val="none" w:sz="0" w:space="0" w:color="auto"/>
                                                            <w:right w:val="none" w:sz="0" w:space="0" w:color="auto"/>
                                                          </w:divBdr>
                                                        </w:div>
                                                        <w:div w:id="1335381902">
                                                          <w:marLeft w:val="640"/>
                                                          <w:marRight w:val="0"/>
                                                          <w:marTop w:val="0"/>
                                                          <w:marBottom w:val="0"/>
                                                          <w:divBdr>
                                                            <w:top w:val="none" w:sz="0" w:space="0" w:color="auto"/>
                                                            <w:left w:val="none" w:sz="0" w:space="0" w:color="auto"/>
                                                            <w:bottom w:val="none" w:sz="0" w:space="0" w:color="auto"/>
                                                            <w:right w:val="none" w:sz="0" w:space="0" w:color="auto"/>
                                                          </w:divBdr>
                                                        </w:div>
                                                        <w:div w:id="1353729921">
                                                          <w:marLeft w:val="640"/>
                                                          <w:marRight w:val="0"/>
                                                          <w:marTop w:val="0"/>
                                                          <w:marBottom w:val="0"/>
                                                          <w:divBdr>
                                                            <w:top w:val="none" w:sz="0" w:space="0" w:color="auto"/>
                                                            <w:left w:val="none" w:sz="0" w:space="0" w:color="auto"/>
                                                            <w:bottom w:val="none" w:sz="0" w:space="0" w:color="auto"/>
                                                            <w:right w:val="none" w:sz="0" w:space="0" w:color="auto"/>
                                                          </w:divBdr>
                                                        </w:div>
                                                        <w:div w:id="1395474158">
                                                          <w:marLeft w:val="640"/>
                                                          <w:marRight w:val="0"/>
                                                          <w:marTop w:val="0"/>
                                                          <w:marBottom w:val="0"/>
                                                          <w:divBdr>
                                                            <w:top w:val="none" w:sz="0" w:space="0" w:color="auto"/>
                                                            <w:left w:val="none" w:sz="0" w:space="0" w:color="auto"/>
                                                            <w:bottom w:val="none" w:sz="0" w:space="0" w:color="auto"/>
                                                            <w:right w:val="none" w:sz="0" w:space="0" w:color="auto"/>
                                                          </w:divBdr>
                                                        </w:div>
                                                        <w:div w:id="1396663226">
                                                          <w:marLeft w:val="640"/>
                                                          <w:marRight w:val="0"/>
                                                          <w:marTop w:val="0"/>
                                                          <w:marBottom w:val="0"/>
                                                          <w:divBdr>
                                                            <w:top w:val="none" w:sz="0" w:space="0" w:color="auto"/>
                                                            <w:left w:val="none" w:sz="0" w:space="0" w:color="auto"/>
                                                            <w:bottom w:val="none" w:sz="0" w:space="0" w:color="auto"/>
                                                            <w:right w:val="none" w:sz="0" w:space="0" w:color="auto"/>
                                                          </w:divBdr>
                                                        </w:div>
                                                        <w:div w:id="1525705422">
                                                          <w:marLeft w:val="640"/>
                                                          <w:marRight w:val="0"/>
                                                          <w:marTop w:val="0"/>
                                                          <w:marBottom w:val="0"/>
                                                          <w:divBdr>
                                                            <w:top w:val="none" w:sz="0" w:space="0" w:color="auto"/>
                                                            <w:left w:val="none" w:sz="0" w:space="0" w:color="auto"/>
                                                            <w:bottom w:val="none" w:sz="0" w:space="0" w:color="auto"/>
                                                            <w:right w:val="none" w:sz="0" w:space="0" w:color="auto"/>
                                                          </w:divBdr>
                                                        </w:div>
                                                        <w:div w:id="1559828695">
                                                          <w:marLeft w:val="640"/>
                                                          <w:marRight w:val="0"/>
                                                          <w:marTop w:val="0"/>
                                                          <w:marBottom w:val="0"/>
                                                          <w:divBdr>
                                                            <w:top w:val="none" w:sz="0" w:space="0" w:color="auto"/>
                                                            <w:left w:val="none" w:sz="0" w:space="0" w:color="auto"/>
                                                            <w:bottom w:val="none" w:sz="0" w:space="0" w:color="auto"/>
                                                            <w:right w:val="none" w:sz="0" w:space="0" w:color="auto"/>
                                                          </w:divBdr>
                                                        </w:div>
                                                        <w:div w:id="1617446158">
                                                          <w:marLeft w:val="640"/>
                                                          <w:marRight w:val="0"/>
                                                          <w:marTop w:val="0"/>
                                                          <w:marBottom w:val="0"/>
                                                          <w:divBdr>
                                                            <w:top w:val="none" w:sz="0" w:space="0" w:color="auto"/>
                                                            <w:left w:val="none" w:sz="0" w:space="0" w:color="auto"/>
                                                            <w:bottom w:val="none" w:sz="0" w:space="0" w:color="auto"/>
                                                            <w:right w:val="none" w:sz="0" w:space="0" w:color="auto"/>
                                                          </w:divBdr>
                                                        </w:div>
                                                        <w:div w:id="1627545743">
                                                          <w:marLeft w:val="640"/>
                                                          <w:marRight w:val="0"/>
                                                          <w:marTop w:val="0"/>
                                                          <w:marBottom w:val="0"/>
                                                          <w:divBdr>
                                                            <w:top w:val="none" w:sz="0" w:space="0" w:color="auto"/>
                                                            <w:left w:val="none" w:sz="0" w:space="0" w:color="auto"/>
                                                            <w:bottom w:val="none" w:sz="0" w:space="0" w:color="auto"/>
                                                            <w:right w:val="none" w:sz="0" w:space="0" w:color="auto"/>
                                                          </w:divBdr>
                                                        </w:div>
                                                        <w:div w:id="1630748682">
                                                          <w:marLeft w:val="640"/>
                                                          <w:marRight w:val="0"/>
                                                          <w:marTop w:val="0"/>
                                                          <w:marBottom w:val="0"/>
                                                          <w:divBdr>
                                                            <w:top w:val="none" w:sz="0" w:space="0" w:color="auto"/>
                                                            <w:left w:val="none" w:sz="0" w:space="0" w:color="auto"/>
                                                            <w:bottom w:val="none" w:sz="0" w:space="0" w:color="auto"/>
                                                            <w:right w:val="none" w:sz="0" w:space="0" w:color="auto"/>
                                                          </w:divBdr>
                                                        </w:div>
                                                        <w:div w:id="1687705096">
                                                          <w:marLeft w:val="640"/>
                                                          <w:marRight w:val="0"/>
                                                          <w:marTop w:val="0"/>
                                                          <w:marBottom w:val="0"/>
                                                          <w:divBdr>
                                                            <w:top w:val="none" w:sz="0" w:space="0" w:color="auto"/>
                                                            <w:left w:val="none" w:sz="0" w:space="0" w:color="auto"/>
                                                            <w:bottom w:val="none" w:sz="0" w:space="0" w:color="auto"/>
                                                            <w:right w:val="none" w:sz="0" w:space="0" w:color="auto"/>
                                                          </w:divBdr>
                                                        </w:div>
                                                        <w:div w:id="1756635292">
                                                          <w:marLeft w:val="640"/>
                                                          <w:marRight w:val="0"/>
                                                          <w:marTop w:val="0"/>
                                                          <w:marBottom w:val="0"/>
                                                          <w:divBdr>
                                                            <w:top w:val="none" w:sz="0" w:space="0" w:color="auto"/>
                                                            <w:left w:val="none" w:sz="0" w:space="0" w:color="auto"/>
                                                            <w:bottom w:val="none" w:sz="0" w:space="0" w:color="auto"/>
                                                            <w:right w:val="none" w:sz="0" w:space="0" w:color="auto"/>
                                                          </w:divBdr>
                                                        </w:div>
                                                        <w:div w:id="1770343980">
                                                          <w:marLeft w:val="640"/>
                                                          <w:marRight w:val="0"/>
                                                          <w:marTop w:val="0"/>
                                                          <w:marBottom w:val="0"/>
                                                          <w:divBdr>
                                                            <w:top w:val="none" w:sz="0" w:space="0" w:color="auto"/>
                                                            <w:left w:val="none" w:sz="0" w:space="0" w:color="auto"/>
                                                            <w:bottom w:val="none" w:sz="0" w:space="0" w:color="auto"/>
                                                            <w:right w:val="none" w:sz="0" w:space="0" w:color="auto"/>
                                                          </w:divBdr>
                                                        </w:div>
                                                        <w:div w:id="1803574035">
                                                          <w:marLeft w:val="640"/>
                                                          <w:marRight w:val="0"/>
                                                          <w:marTop w:val="0"/>
                                                          <w:marBottom w:val="0"/>
                                                          <w:divBdr>
                                                            <w:top w:val="none" w:sz="0" w:space="0" w:color="auto"/>
                                                            <w:left w:val="none" w:sz="0" w:space="0" w:color="auto"/>
                                                            <w:bottom w:val="none" w:sz="0" w:space="0" w:color="auto"/>
                                                            <w:right w:val="none" w:sz="0" w:space="0" w:color="auto"/>
                                                          </w:divBdr>
                                                        </w:div>
                                                        <w:div w:id="1806195507">
                                                          <w:marLeft w:val="640"/>
                                                          <w:marRight w:val="0"/>
                                                          <w:marTop w:val="0"/>
                                                          <w:marBottom w:val="0"/>
                                                          <w:divBdr>
                                                            <w:top w:val="none" w:sz="0" w:space="0" w:color="auto"/>
                                                            <w:left w:val="none" w:sz="0" w:space="0" w:color="auto"/>
                                                            <w:bottom w:val="none" w:sz="0" w:space="0" w:color="auto"/>
                                                            <w:right w:val="none" w:sz="0" w:space="0" w:color="auto"/>
                                                          </w:divBdr>
                                                        </w:div>
                                                        <w:div w:id="1888563593">
                                                          <w:marLeft w:val="640"/>
                                                          <w:marRight w:val="0"/>
                                                          <w:marTop w:val="0"/>
                                                          <w:marBottom w:val="0"/>
                                                          <w:divBdr>
                                                            <w:top w:val="none" w:sz="0" w:space="0" w:color="auto"/>
                                                            <w:left w:val="none" w:sz="0" w:space="0" w:color="auto"/>
                                                            <w:bottom w:val="none" w:sz="0" w:space="0" w:color="auto"/>
                                                            <w:right w:val="none" w:sz="0" w:space="0" w:color="auto"/>
                                                          </w:divBdr>
                                                        </w:div>
                                                        <w:div w:id="1902062007">
                                                          <w:marLeft w:val="640"/>
                                                          <w:marRight w:val="0"/>
                                                          <w:marTop w:val="0"/>
                                                          <w:marBottom w:val="0"/>
                                                          <w:divBdr>
                                                            <w:top w:val="none" w:sz="0" w:space="0" w:color="auto"/>
                                                            <w:left w:val="none" w:sz="0" w:space="0" w:color="auto"/>
                                                            <w:bottom w:val="none" w:sz="0" w:space="0" w:color="auto"/>
                                                            <w:right w:val="none" w:sz="0" w:space="0" w:color="auto"/>
                                                          </w:divBdr>
                                                        </w:div>
                                                        <w:div w:id="1917979256">
                                                          <w:marLeft w:val="640"/>
                                                          <w:marRight w:val="0"/>
                                                          <w:marTop w:val="0"/>
                                                          <w:marBottom w:val="0"/>
                                                          <w:divBdr>
                                                            <w:top w:val="none" w:sz="0" w:space="0" w:color="auto"/>
                                                            <w:left w:val="none" w:sz="0" w:space="0" w:color="auto"/>
                                                            <w:bottom w:val="none" w:sz="0" w:space="0" w:color="auto"/>
                                                            <w:right w:val="none" w:sz="0" w:space="0" w:color="auto"/>
                                                          </w:divBdr>
                                                        </w:div>
                                                        <w:div w:id="1946617602">
                                                          <w:marLeft w:val="640"/>
                                                          <w:marRight w:val="0"/>
                                                          <w:marTop w:val="0"/>
                                                          <w:marBottom w:val="0"/>
                                                          <w:divBdr>
                                                            <w:top w:val="none" w:sz="0" w:space="0" w:color="auto"/>
                                                            <w:left w:val="none" w:sz="0" w:space="0" w:color="auto"/>
                                                            <w:bottom w:val="none" w:sz="0" w:space="0" w:color="auto"/>
                                                            <w:right w:val="none" w:sz="0" w:space="0" w:color="auto"/>
                                                          </w:divBdr>
                                                        </w:div>
                                                        <w:div w:id="1989824304">
                                                          <w:marLeft w:val="640"/>
                                                          <w:marRight w:val="0"/>
                                                          <w:marTop w:val="0"/>
                                                          <w:marBottom w:val="0"/>
                                                          <w:divBdr>
                                                            <w:top w:val="none" w:sz="0" w:space="0" w:color="auto"/>
                                                            <w:left w:val="none" w:sz="0" w:space="0" w:color="auto"/>
                                                            <w:bottom w:val="none" w:sz="0" w:space="0" w:color="auto"/>
                                                            <w:right w:val="none" w:sz="0" w:space="0" w:color="auto"/>
                                                          </w:divBdr>
                                                        </w:div>
                                                        <w:div w:id="2016762847">
                                                          <w:marLeft w:val="640"/>
                                                          <w:marRight w:val="0"/>
                                                          <w:marTop w:val="0"/>
                                                          <w:marBottom w:val="0"/>
                                                          <w:divBdr>
                                                            <w:top w:val="none" w:sz="0" w:space="0" w:color="auto"/>
                                                            <w:left w:val="none" w:sz="0" w:space="0" w:color="auto"/>
                                                            <w:bottom w:val="none" w:sz="0" w:space="0" w:color="auto"/>
                                                            <w:right w:val="none" w:sz="0" w:space="0" w:color="auto"/>
                                                          </w:divBdr>
                                                        </w:div>
                                                        <w:div w:id="2109694097">
                                                          <w:marLeft w:val="640"/>
                                                          <w:marRight w:val="0"/>
                                                          <w:marTop w:val="0"/>
                                                          <w:marBottom w:val="0"/>
                                                          <w:divBdr>
                                                            <w:top w:val="none" w:sz="0" w:space="0" w:color="auto"/>
                                                            <w:left w:val="none" w:sz="0" w:space="0" w:color="auto"/>
                                                            <w:bottom w:val="none" w:sz="0" w:space="0" w:color="auto"/>
                                                            <w:right w:val="none" w:sz="0" w:space="0" w:color="auto"/>
                                                          </w:divBdr>
                                                        </w:div>
                                                        <w:div w:id="2128615893">
                                                          <w:marLeft w:val="640"/>
                                                          <w:marRight w:val="0"/>
                                                          <w:marTop w:val="0"/>
                                                          <w:marBottom w:val="0"/>
                                                          <w:divBdr>
                                                            <w:top w:val="none" w:sz="0" w:space="0" w:color="auto"/>
                                                            <w:left w:val="none" w:sz="0" w:space="0" w:color="auto"/>
                                                            <w:bottom w:val="none" w:sz="0" w:space="0" w:color="auto"/>
                                                            <w:right w:val="none" w:sz="0" w:space="0" w:color="auto"/>
                                                          </w:divBdr>
                                                        </w:div>
                                                        <w:div w:id="2138796063">
                                                          <w:marLeft w:val="640"/>
                                                          <w:marRight w:val="0"/>
                                                          <w:marTop w:val="0"/>
                                                          <w:marBottom w:val="0"/>
                                                          <w:divBdr>
                                                            <w:top w:val="none" w:sz="0" w:space="0" w:color="auto"/>
                                                            <w:left w:val="none" w:sz="0" w:space="0" w:color="auto"/>
                                                            <w:bottom w:val="none" w:sz="0" w:space="0" w:color="auto"/>
                                                            <w:right w:val="none" w:sz="0" w:space="0" w:color="auto"/>
                                                          </w:divBdr>
                                                        </w:div>
                                                      </w:divsChild>
                                                    </w:div>
                                                    <w:div w:id="1549992317">
                                                      <w:marLeft w:val="0"/>
                                                      <w:marRight w:val="0"/>
                                                      <w:marTop w:val="0"/>
                                                      <w:marBottom w:val="0"/>
                                                      <w:divBdr>
                                                        <w:top w:val="none" w:sz="0" w:space="0" w:color="auto"/>
                                                        <w:left w:val="none" w:sz="0" w:space="0" w:color="auto"/>
                                                        <w:bottom w:val="none" w:sz="0" w:space="0" w:color="auto"/>
                                                        <w:right w:val="none" w:sz="0" w:space="0" w:color="auto"/>
                                                      </w:divBdr>
                                                      <w:divsChild>
                                                        <w:div w:id="6755106">
                                                          <w:marLeft w:val="640"/>
                                                          <w:marRight w:val="0"/>
                                                          <w:marTop w:val="0"/>
                                                          <w:marBottom w:val="0"/>
                                                          <w:divBdr>
                                                            <w:top w:val="none" w:sz="0" w:space="0" w:color="auto"/>
                                                            <w:left w:val="none" w:sz="0" w:space="0" w:color="auto"/>
                                                            <w:bottom w:val="none" w:sz="0" w:space="0" w:color="auto"/>
                                                            <w:right w:val="none" w:sz="0" w:space="0" w:color="auto"/>
                                                          </w:divBdr>
                                                        </w:div>
                                                        <w:div w:id="19087705">
                                                          <w:marLeft w:val="640"/>
                                                          <w:marRight w:val="0"/>
                                                          <w:marTop w:val="0"/>
                                                          <w:marBottom w:val="0"/>
                                                          <w:divBdr>
                                                            <w:top w:val="none" w:sz="0" w:space="0" w:color="auto"/>
                                                            <w:left w:val="none" w:sz="0" w:space="0" w:color="auto"/>
                                                            <w:bottom w:val="none" w:sz="0" w:space="0" w:color="auto"/>
                                                            <w:right w:val="none" w:sz="0" w:space="0" w:color="auto"/>
                                                          </w:divBdr>
                                                        </w:div>
                                                        <w:div w:id="58479996">
                                                          <w:marLeft w:val="640"/>
                                                          <w:marRight w:val="0"/>
                                                          <w:marTop w:val="0"/>
                                                          <w:marBottom w:val="0"/>
                                                          <w:divBdr>
                                                            <w:top w:val="none" w:sz="0" w:space="0" w:color="auto"/>
                                                            <w:left w:val="none" w:sz="0" w:space="0" w:color="auto"/>
                                                            <w:bottom w:val="none" w:sz="0" w:space="0" w:color="auto"/>
                                                            <w:right w:val="none" w:sz="0" w:space="0" w:color="auto"/>
                                                          </w:divBdr>
                                                        </w:div>
                                                        <w:div w:id="123541564">
                                                          <w:marLeft w:val="640"/>
                                                          <w:marRight w:val="0"/>
                                                          <w:marTop w:val="0"/>
                                                          <w:marBottom w:val="0"/>
                                                          <w:divBdr>
                                                            <w:top w:val="none" w:sz="0" w:space="0" w:color="auto"/>
                                                            <w:left w:val="none" w:sz="0" w:space="0" w:color="auto"/>
                                                            <w:bottom w:val="none" w:sz="0" w:space="0" w:color="auto"/>
                                                            <w:right w:val="none" w:sz="0" w:space="0" w:color="auto"/>
                                                          </w:divBdr>
                                                        </w:div>
                                                        <w:div w:id="144205230">
                                                          <w:marLeft w:val="640"/>
                                                          <w:marRight w:val="0"/>
                                                          <w:marTop w:val="0"/>
                                                          <w:marBottom w:val="0"/>
                                                          <w:divBdr>
                                                            <w:top w:val="none" w:sz="0" w:space="0" w:color="auto"/>
                                                            <w:left w:val="none" w:sz="0" w:space="0" w:color="auto"/>
                                                            <w:bottom w:val="none" w:sz="0" w:space="0" w:color="auto"/>
                                                            <w:right w:val="none" w:sz="0" w:space="0" w:color="auto"/>
                                                          </w:divBdr>
                                                        </w:div>
                                                        <w:div w:id="168059010">
                                                          <w:marLeft w:val="640"/>
                                                          <w:marRight w:val="0"/>
                                                          <w:marTop w:val="0"/>
                                                          <w:marBottom w:val="0"/>
                                                          <w:divBdr>
                                                            <w:top w:val="none" w:sz="0" w:space="0" w:color="auto"/>
                                                            <w:left w:val="none" w:sz="0" w:space="0" w:color="auto"/>
                                                            <w:bottom w:val="none" w:sz="0" w:space="0" w:color="auto"/>
                                                            <w:right w:val="none" w:sz="0" w:space="0" w:color="auto"/>
                                                          </w:divBdr>
                                                        </w:div>
                                                        <w:div w:id="250356243">
                                                          <w:marLeft w:val="640"/>
                                                          <w:marRight w:val="0"/>
                                                          <w:marTop w:val="0"/>
                                                          <w:marBottom w:val="0"/>
                                                          <w:divBdr>
                                                            <w:top w:val="none" w:sz="0" w:space="0" w:color="auto"/>
                                                            <w:left w:val="none" w:sz="0" w:space="0" w:color="auto"/>
                                                            <w:bottom w:val="none" w:sz="0" w:space="0" w:color="auto"/>
                                                            <w:right w:val="none" w:sz="0" w:space="0" w:color="auto"/>
                                                          </w:divBdr>
                                                        </w:div>
                                                        <w:div w:id="396325019">
                                                          <w:marLeft w:val="640"/>
                                                          <w:marRight w:val="0"/>
                                                          <w:marTop w:val="0"/>
                                                          <w:marBottom w:val="0"/>
                                                          <w:divBdr>
                                                            <w:top w:val="none" w:sz="0" w:space="0" w:color="auto"/>
                                                            <w:left w:val="none" w:sz="0" w:space="0" w:color="auto"/>
                                                            <w:bottom w:val="none" w:sz="0" w:space="0" w:color="auto"/>
                                                            <w:right w:val="none" w:sz="0" w:space="0" w:color="auto"/>
                                                          </w:divBdr>
                                                        </w:div>
                                                        <w:div w:id="426923172">
                                                          <w:marLeft w:val="640"/>
                                                          <w:marRight w:val="0"/>
                                                          <w:marTop w:val="0"/>
                                                          <w:marBottom w:val="0"/>
                                                          <w:divBdr>
                                                            <w:top w:val="none" w:sz="0" w:space="0" w:color="auto"/>
                                                            <w:left w:val="none" w:sz="0" w:space="0" w:color="auto"/>
                                                            <w:bottom w:val="none" w:sz="0" w:space="0" w:color="auto"/>
                                                            <w:right w:val="none" w:sz="0" w:space="0" w:color="auto"/>
                                                          </w:divBdr>
                                                        </w:div>
                                                        <w:div w:id="534391020">
                                                          <w:marLeft w:val="640"/>
                                                          <w:marRight w:val="0"/>
                                                          <w:marTop w:val="0"/>
                                                          <w:marBottom w:val="0"/>
                                                          <w:divBdr>
                                                            <w:top w:val="none" w:sz="0" w:space="0" w:color="auto"/>
                                                            <w:left w:val="none" w:sz="0" w:space="0" w:color="auto"/>
                                                            <w:bottom w:val="none" w:sz="0" w:space="0" w:color="auto"/>
                                                            <w:right w:val="none" w:sz="0" w:space="0" w:color="auto"/>
                                                          </w:divBdr>
                                                        </w:div>
                                                        <w:div w:id="543249933">
                                                          <w:marLeft w:val="640"/>
                                                          <w:marRight w:val="0"/>
                                                          <w:marTop w:val="0"/>
                                                          <w:marBottom w:val="0"/>
                                                          <w:divBdr>
                                                            <w:top w:val="none" w:sz="0" w:space="0" w:color="auto"/>
                                                            <w:left w:val="none" w:sz="0" w:space="0" w:color="auto"/>
                                                            <w:bottom w:val="none" w:sz="0" w:space="0" w:color="auto"/>
                                                            <w:right w:val="none" w:sz="0" w:space="0" w:color="auto"/>
                                                          </w:divBdr>
                                                        </w:div>
                                                        <w:div w:id="545993217">
                                                          <w:marLeft w:val="640"/>
                                                          <w:marRight w:val="0"/>
                                                          <w:marTop w:val="0"/>
                                                          <w:marBottom w:val="0"/>
                                                          <w:divBdr>
                                                            <w:top w:val="none" w:sz="0" w:space="0" w:color="auto"/>
                                                            <w:left w:val="none" w:sz="0" w:space="0" w:color="auto"/>
                                                            <w:bottom w:val="none" w:sz="0" w:space="0" w:color="auto"/>
                                                            <w:right w:val="none" w:sz="0" w:space="0" w:color="auto"/>
                                                          </w:divBdr>
                                                        </w:div>
                                                        <w:div w:id="572207329">
                                                          <w:marLeft w:val="640"/>
                                                          <w:marRight w:val="0"/>
                                                          <w:marTop w:val="0"/>
                                                          <w:marBottom w:val="0"/>
                                                          <w:divBdr>
                                                            <w:top w:val="none" w:sz="0" w:space="0" w:color="auto"/>
                                                            <w:left w:val="none" w:sz="0" w:space="0" w:color="auto"/>
                                                            <w:bottom w:val="none" w:sz="0" w:space="0" w:color="auto"/>
                                                            <w:right w:val="none" w:sz="0" w:space="0" w:color="auto"/>
                                                          </w:divBdr>
                                                        </w:div>
                                                        <w:div w:id="656610953">
                                                          <w:marLeft w:val="640"/>
                                                          <w:marRight w:val="0"/>
                                                          <w:marTop w:val="0"/>
                                                          <w:marBottom w:val="0"/>
                                                          <w:divBdr>
                                                            <w:top w:val="none" w:sz="0" w:space="0" w:color="auto"/>
                                                            <w:left w:val="none" w:sz="0" w:space="0" w:color="auto"/>
                                                            <w:bottom w:val="none" w:sz="0" w:space="0" w:color="auto"/>
                                                            <w:right w:val="none" w:sz="0" w:space="0" w:color="auto"/>
                                                          </w:divBdr>
                                                        </w:div>
                                                        <w:div w:id="678847447">
                                                          <w:marLeft w:val="640"/>
                                                          <w:marRight w:val="0"/>
                                                          <w:marTop w:val="0"/>
                                                          <w:marBottom w:val="0"/>
                                                          <w:divBdr>
                                                            <w:top w:val="none" w:sz="0" w:space="0" w:color="auto"/>
                                                            <w:left w:val="none" w:sz="0" w:space="0" w:color="auto"/>
                                                            <w:bottom w:val="none" w:sz="0" w:space="0" w:color="auto"/>
                                                            <w:right w:val="none" w:sz="0" w:space="0" w:color="auto"/>
                                                          </w:divBdr>
                                                        </w:div>
                                                        <w:div w:id="720255021">
                                                          <w:marLeft w:val="640"/>
                                                          <w:marRight w:val="0"/>
                                                          <w:marTop w:val="0"/>
                                                          <w:marBottom w:val="0"/>
                                                          <w:divBdr>
                                                            <w:top w:val="none" w:sz="0" w:space="0" w:color="auto"/>
                                                            <w:left w:val="none" w:sz="0" w:space="0" w:color="auto"/>
                                                            <w:bottom w:val="none" w:sz="0" w:space="0" w:color="auto"/>
                                                            <w:right w:val="none" w:sz="0" w:space="0" w:color="auto"/>
                                                          </w:divBdr>
                                                        </w:div>
                                                        <w:div w:id="729040886">
                                                          <w:marLeft w:val="640"/>
                                                          <w:marRight w:val="0"/>
                                                          <w:marTop w:val="0"/>
                                                          <w:marBottom w:val="0"/>
                                                          <w:divBdr>
                                                            <w:top w:val="none" w:sz="0" w:space="0" w:color="auto"/>
                                                            <w:left w:val="none" w:sz="0" w:space="0" w:color="auto"/>
                                                            <w:bottom w:val="none" w:sz="0" w:space="0" w:color="auto"/>
                                                            <w:right w:val="none" w:sz="0" w:space="0" w:color="auto"/>
                                                          </w:divBdr>
                                                        </w:div>
                                                        <w:div w:id="741148678">
                                                          <w:marLeft w:val="640"/>
                                                          <w:marRight w:val="0"/>
                                                          <w:marTop w:val="0"/>
                                                          <w:marBottom w:val="0"/>
                                                          <w:divBdr>
                                                            <w:top w:val="none" w:sz="0" w:space="0" w:color="auto"/>
                                                            <w:left w:val="none" w:sz="0" w:space="0" w:color="auto"/>
                                                            <w:bottom w:val="none" w:sz="0" w:space="0" w:color="auto"/>
                                                            <w:right w:val="none" w:sz="0" w:space="0" w:color="auto"/>
                                                          </w:divBdr>
                                                        </w:div>
                                                        <w:div w:id="750615361">
                                                          <w:marLeft w:val="640"/>
                                                          <w:marRight w:val="0"/>
                                                          <w:marTop w:val="0"/>
                                                          <w:marBottom w:val="0"/>
                                                          <w:divBdr>
                                                            <w:top w:val="none" w:sz="0" w:space="0" w:color="auto"/>
                                                            <w:left w:val="none" w:sz="0" w:space="0" w:color="auto"/>
                                                            <w:bottom w:val="none" w:sz="0" w:space="0" w:color="auto"/>
                                                            <w:right w:val="none" w:sz="0" w:space="0" w:color="auto"/>
                                                          </w:divBdr>
                                                        </w:div>
                                                        <w:div w:id="791636962">
                                                          <w:marLeft w:val="640"/>
                                                          <w:marRight w:val="0"/>
                                                          <w:marTop w:val="0"/>
                                                          <w:marBottom w:val="0"/>
                                                          <w:divBdr>
                                                            <w:top w:val="none" w:sz="0" w:space="0" w:color="auto"/>
                                                            <w:left w:val="none" w:sz="0" w:space="0" w:color="auto"/>
                                                            <w:bottom w:val="none" w:sz="0" w:space="0" w:color="auto"/>
                                                            <w:right w:val="none" w:sz="0" w:space="0" w:color="auto"/>
                                                          </w:divBdr>
                                                        </w:div>
                                                        <w:div w:id="904217919">
                                                          <w:marLeft w:val="640"/>
                                                          <w:marRight w:val="0"/>
                                                          <w:marTop w:val="0"/>
                                                          <w:marBottom w:val="0"/>
                                                          <w:divBdr>
                                                            <w:top w:val="none" w:sz="0" w:space="0" w:color="auto"/>
                                                            <w:left w:val="none" w:sz="0" w:space="0" w:color="auto"/>
                                                            <w:bottom w:val="none" w:sz="0" w:space="0" w:color="auto"/>
                                                            <w:right w:val="none" w:sz="0" w:space="0" w:color="auto"/>
                                                          </w:divBdr>
                                                        </w:div>
                                                        <w:div w:id="916668536">
                                                          <w:marLeft w:val="640"/>
                                                          <w:marRight w:val="0"/>
                                                          <w:marTop w:val="0"/>
                                                          <w:marBottom w:val="0"/>
                                                          <w:divBdr>
                                                            <w:top w:val="none" w:sz="0" w:space="0" w:color="auto"/>
                                                            <w:left w:val="none" w:sz="0" w:space="0" w:color="auto"/>
                                                            <w:bottom w:val="none" w:sz="0" w:space="0" w:color="auto"/>
                                                            <w:right w:val="none" w:sz="0" w:space="0" w:color="auto"/>
                                                          </w:divBdr>
                                                        </w:div>
                                                        <w:div w:id="956061589">
                                                          <w:marLeft w:val="640"/>
                                                          <w:marRight w:val="0"/>
                                                          <w:marTop w:val="0"/>
                                                          <w:marBottom w:val="0"/>
                                                          <w:divBdr>
                                                            <w:top w:val="none" w:sz="0" w:space="0" w:color="auto"/>
                                                            <w:left w:val="none" w:sz="0" w:space="0" w:color="auto"/>
                                                            <w:bottom w:val="none" w:sz="0" w:space="0" w:color="auto"/>
                                                            <w:right w:val="none" w:sz="0" w:space="0" w:color="auto"/>
                                                          </w:divBdr>
                                                        </w:div>
                                                        <w:div w:id="981153748">
                                                          <w:marLeft w:val="640"/>
                                                          <w:marRight w:val="0"/>
                                                          <w:marTop w:val="0"/>
                                                          <w:marBottom w:val="0"/>
                                                          <w:divBdr>
                                                            <w:top w:val="none" w:sz="0" w:space="0" w:color="auto"/>
                                                            <w:left w:val="none" w:sz="0" w:space="0" w:color="auto"/>
                                                            <w:bottom w:val="none" w:sz="0" w:space="0" w:color="auto"/>
                                                            <w:right w:val="none" w:sz="0" w:space="0" w:color="auto"/>
                                                          </w:divBdr>
                                                        </w:div>
                                                        <w:div w:id="993728895">
                                                          <w:marLeft w:val="640"/>
                                                          <w:marRight w:val="0"/>
                                                          <w:marTop w:val="0"/>
                                                          <w:marBottom w:val="0"/>
                                                          <w:divBdr>
                                                            <w:top w:val="none" w:sz="0" w:space="0" w:color="auto"/>
                                                            <w:left w:val="none" w:sz="0" w:space="0" w:color="auto"/>
                                                            <w:bottom w:val="none" w:sz="0" w:space="0" w:color="auto"/>
                                                            <w:right w:val="none" w:sz="0" w:space="0" w:color="auto"/>
                                                          </w:divBdr>
                                                        </w:div>
                                                        <w:div w:id="1025866075">
                                                          <w:marLeft w:val="640"/>
                                                          <w:marRight w:val="0"/>
                                                          <w:marTop w:val="0"/>
                                                          <w:marBottom w:val="0"/>
                                                          <w:divBdr>
                                                            <w:top w:val="none" w:sz="0" w:space="0" w:color="auto"/>
                                                            <w:left w:val="none" w:sz="0" w:space="0" w:color="auto"/>
                                                            <w:bottom w:val="none" w:sz="0" w:space="0" w:color="auto"/>
                                                            <w:right w:val="none" w:sz="0" w:space="0" w:color="auto"/>
                                                          </w:divBdr>
                                                        </w:div>
                                                        <w:div w:id="1134637814">
                                                          <w:marLeft w:val="640"/>
                                                          <w:marRight w:val="0"/>
                                                          <w:marTop w:val="0"/>
                                                          <w:marBottom w:val="0"/>
                                                          <w:divBdr>
                                                            <w:top w:val="none" w:sz="0" w:space="0" w:color="auto"/>
                                                            <w:left w:val="none" w:sz="0" w:space="0" w:color="auto"/>
                                                            <w:bottom w:val="none" w:sz="0" w:space="0" w:color="auto"/>
                                                            <w:right w:val="none" w:sz="0" w:space="0" w:color="auto"/>
                                                          </w:divBdr>
                                                        </w:div>
                                                        <w:div w:id="1172717380">
                                                          <w:marLeft w:val="640"/>
                                                          <w:marRight w:val="0"/>
                                                          <w:marTop w:val="0"/>
                                                          <w:marBottom w:val="0"/>
                                                          <w:divBdr>
                                                            <w:top w:val="none" w:sz="0" w:space="0" w:color="auto"/>
                                                            <w:left w:val="none" w:sz="0" w:space="0" w:color="auto"/>
                                                            <w:bottom w:val="none" w:sz="0" w:space="0" w:color="auto"/>
                                                            <w:right w:val="none" w:sz="0" w:space="0" w:color="auto"/>
                                                          </w:divBdr>
                                                        </w:div>
                                                        <w:div w:id="1193111881">
                                                          <w:marLeft w:val="640"/>
                                                          <w:marRight w:val="0"/>
                                                          <w:marTop w:val="0"/>
                                                          <w:marBottom w:val="0"/>
                                                          <w:divBdr>
                                                            <w:top w:val="none" w:sz="0" w:space="0" w:color="auto"/>
                                                            <w:left w:val="none" w:sz="0" w:space="0" w:color="auto"/>
                                                            <w:bottom w:val="none" w:sz="0" w:space="0" w:color="auto"/>
                                                            <w:right w:val="none" w:sz="0" w:space="0" w:color="auto"/>
                                                          </w:divBdr>
                                                        </w:div>
                                                        <w:div w:id="1195923891">
                                                          <w:marLeft w:val="640"/>
                                                          <w:marRight w:val="0"/>
                                                          <w:marTop w:val="0"/>
                                                          <w:marBottom w:val="0"/>
                                                          <w:divBdr>
                                                            <w:top w:val="none" w:sz="0" w:space="0" w:color="auto"/>
                                                            <w:left w:val="none" w:sz="0" w:space="0" w:color="auto"/>
                                                            <w:bottom w:val="none" w:sz="0" w:space="0" w:color="auto"/>
                                                            <w:right w:val="none" w:sz="0" w:space="0" w:color="auto"/>
                                                          </w:divBdr>
                                                        </w:div>
                                                        <w:div w:id="1210531187">
                                                          <w:marLeft w:val="640"/>
                                                          <w:marRight w:val="0"/>
                                                          <w:marTop w:val="0"/>
                                                          <w:marBottom w:val="0"/>
                                                          <w:divBdr>
                                                            <w:top w:val="none" w:sz="0" w:space="0" w:color="auto"/>
                                                            <w:left w:val="none" w:sz="0" w:space="0" w:color="auto"/>
                                                            <w:bottom w:val="none" w:sz="0" w:space="0" w:color="auto"/>
                                                            <w:right w:val="none" w:sz="0" w:space="0" w:color="auto"/>
                                                          </w:divBdr>
                                                        </w:div>
                                                        <w:div w:id="1224755761">
                                                          <w:marLeft w:val="640"/>
                                                          <w:marRight w:val="0"/>
                                                          <w:marTop w:val="0"/>
                                                          <w:marBottom w:val="0"/>
                                                          <w:divBdr>
                                                            <w:top w:val="none" w:sz="0" w:space="0" w:color="auto"/>
                                                            <w:left w:val="none" w:sz="0" w:space="0" w:color="auto"/>
                                                            <w:bottom w:val="none" w:sz="0" w:space="0" w:color="auto"/>
                                                            <w:right w:val="none" w:sz="0" w:space="0" w:color="auto"/>
                                                          </w:divBdr>
                                                        </w:div>
                                                        <w:div w:id="1290555517">
                                                          <w:marLeft w:val="640"/>
                                                          <w:marRight w:val="0"/>
                                                          <w:marTop w:val="0"/>
                                                          <w:marBottom w:val="0"/>
                                                          <w:divBdr>
                                                            <w:top w:val="none" w:sz="0" w:space="0" w:color="auto"/>
                                                            <w:left w:val="none" w:sz="0" w:space="0" w:color="auto"/>
                                                            <w:bottom w:val="none" w:sz="0" w:space="0" w:color="auto"/>
                                                            <w:right w:val="none" w:sz="0" w:space="0" w:color="auto"/>
                                                          </w:divBdr>
                                                        </w:div>
                                                        <w:div w:id="1420443151">
                                                          <w:marLeft w:val="640"/>
                                                          <w:marRight w:val="0"/>
                                                          <w:marTop w:val="0"/>
                                                          <w:marBottom w:val="0"/>
                                                          <w:divBdr>
                                                            <w:top w:val="none" w:sz="0" w:space="0" w:color="auto"/>
                                                            <w:left w:val="none" w:sz="0" w:space="0" w:color="auto"/>
                                                            <w:bottom w:val="none" w:sz="0" w:space="0" w:color="auto"/>
                                                            <w:right w:val="none" w:sz="0" w:space="0" w:color="auto"/>
                                                          </w:divBdr>
                                                        </w:div>
                                                        <w:div w:id="1439834462">
                                                          <w:marLeft w:val="640"/>
                                                          <w:marRight w:val="0"/>
                                                          <w:marTop w:val="0"/>
                                                          <w:marBottom w:val="0"/>
                                                          <w:divBdr>
                                                            <w:top w:val="none" w:sz="0" w:space="0" w:color="auto"/>
                                                            <w:left w:val="none" w:sz="0" w:space="0" w:color="auto"/>
                                                            <w:bottom w:val="none" w:sz="0" w:space="0" w:color="auto"/>
                                                            <w:right w:val="none" w:sz="0" w:space="0" w:color="auto"/>
                                                          </w:divBdr>
                                                        </w:div>
                                                        <w:div w:id="1463305357">
                                                          <w:marLeft w:val="640"/>
                                                          <w:marRight w:val="0"/>
                                                          <w:marTop w:val="0"/>
                                                          <w:marBottom w:val="0"/>
                                                          <w:divBdr>
                                                            <w:top w:val="none" w:sz="0" w:space="0" w:color="auto"/>
                                                            <w:left w:val="none" w:sz="0" w:space="0" w:color="auto"/>
                                                            <w:bottom w:val="none" w:sz="0" w:space="0" w:color="auto"/>
                                                            <w:right w:val="none" w:sz="0" w:space="0" w:color="auto"/>
                                                          </w:divBdr>
                                                        </w:div>
                                                        <w:div w:id="1506087100">
                                                          <w:marLeft w:val="640"/>
                                                          <w:marRight w:val="0"/>
                                                          <w:marTop w:val="0"/>
                                                          <w:marBottom w:val="0"/>
                                                          <w:divBdr>
                                                            <w:top w:val="none" w:sz="0" w:space="0" w:color="auto"/>
                                                            <w:left w:val="none" w:sz="0" w:space="0" w:color="auto"/>
                                                            <w:bottom w:val="none" w:sz="0" w:space="0" w:color="auto"/>
                                                            <w:right w:val="none" w:sz="0" w:space="0" w:color="auto"/>
                                                          </w:divBdr>
                                                        </w:div>
                                                        <w:div w:id="1521316960">
                                                          <w:marLeft w:val="640"/>
                                                          <w:marRight w:val="0"/>
                                                          <w:marTop w:val="0"/>
                                                          <w:marBottom w:val="0"/>
                                                          <w:divBdr>
                                                            <w:top w:val="none" w:sz="0" w:space="0" w:color="auto"/>
                                                            <w:left w:val="none" w:sz="0" w:space="0" w:color="auto"/>
                                                            <w:bottom w:val="none" w:sz="0" w:space="0" w:color="auto"/>
                                                            <w:right w:val="none" w:sz="0" w:space="0" w:color="auto"/>
                                                          </w:divBdr>
                                                        </w:div>
                                                        <w:div w:id="1539128868">
                                                          <w:marLeft w:val="640"/>
                                                          <w:marRight w:val="0"/>
                                                          <w:marTop w:val="0"/>
                                                          <w:marBottom w:val="0"/>
                                                          <w:divBdr>
                                                            <w:top w:val="none" w:sz="0" w:space="0" w:color="auto"/>
                                                            <w:left w:val="none" w:sz="0" w:space="0" w:color="auto"/>
                                                            <w:bottom w:val="none" w:sz="0" w:space="0" w:color="auto"/>
                                                            <w:right w:val="none" w:sz="0" w:space="0" w:color="auto"/>
                                                          </w:divBdr>
                                                        </w:div>
                                                        <w:div w:id="1567566529">
                                                          <w:marLeft w:val="640"/>
                                                          <w:marRight w:val="0"/>
                                                          <w:marTop w:val="0"/>
                                                          <w:marBottom w:val="0"/>
                                                          <w:divBdr>
                                                            <w:top w:val="none" w:sz="0" w:space="0" w:color="auto"/>
                                                            <w:left w:val="none" w:sz="0" w:space="0" w:color="auto"/>
                                                            <w:bottom w:val="none" w:sz="0" w:space="0" w:color="auto"/>
                                                            <w:right w:val="none" w:sz="0" w:space="0" w:color="auto"/>
                                                          </w:divBdr>
                                                        </w:div>
                                                        <w:div w:id="1573419246">
                                                          <w:marLeft w:val="640"/>
                                                          <w:marRight w:val="0"/>
                                                          <w:marTop w:val="0"/>
                                                          <w:marBottom w:val="0"/>
                                                          <w:divBdr>
                                                            <w:top w:val="none" w:sz="0" w:space="0" w:color="auto"/>
                                                            <w:left w:val="none" w:sz="0" w:space="0" w:color="auto"/>
                                                            <w:bottom w:val="none" w:sz="0" w:space="0" w:color="auto"/>
                                                            <w:right w:val="none" w:sz="0" w:space="0" w:color="auto"/>
                                                          </w:divBdr>
                                                        </w:div>
                                                        <w:div w:id="1603759360">
                                                          <w:marLeft w:val="640"/>
                                                          <w:marRight w:val="0"/>
                                                          <w:marTop w:val="0"/>
                                                          <w:marBottom w:val="0"/>
                                                          <w:divBdr>
                                                            <w:top w:val="none" w:sz="0" w:space="0" w:color="auto"/>
                                                            <w:left w:val="none" w:sz="0" w:space="0" w:color="auto"/>
                                                            <w:bottom w:val="none" w:sz="0" w:space="0" w:color="auto"/>
                                                            <w:right w:val="none" w:sz="0" w:space="0" w:color="auto"/>
                                                          </w:divBdr>
                                                        </w:div>
                                                        <w:div w:id="1654261619">
                                                          <w:marLeft w:val="640"/>
                                                          <w:marRight w:val="0"/>
                                                          <w:marTop w:val="0"/>
                                                          <w:marBottom w:val="0"/>
                                                          <w:divBdr>
                                                            <w:top w:val="none" w:sz="0" w:space="0" w:color="auto"/>
                                                            <w:left w:val="none" w:sz="0" w:space="0" w:color="auto"/>
                                                            <w:bottom w:val="none" w:sz="0" w:space="0" w:color="auto"/>
                                                            <w:right w:val="none" w:sz="0" w:space="0" w:color="auto"/>
                                                          </w:divBdr>
                                                        </w:div>
                                                        <w:div w:id="1668361635">
                                                          <w:marLeft w:val="640"/>
                                                          <w:marRight w:val="0"/>
                                                          <w:marTop w:val="0"/>
                                                          <w:marBottom w:val="0"/>
                                                          <w:divBdr>
                                                            <w:top w:val="none" w:sz="0" w:space="0" w:color="auto"/>
                                                            <w:left w:val="none" w:sz="0" w:space="0" w:color="auto"/>
                                                            <w:bottom w:val="none" w:sz="0" w:space="0" w:color="auto"/>
                                                            <w:right w:val="none" w:sz="0" w:space="0" w:color="auto"/>
                                                          </w:divBdr>
                                                        </w:div>
                                                        <w:div w:id="1694303492">
                                                          <w:marLeft w:val="640"/>
                                                          <w:marRight w:val="0"/>
                                                          <w:marTop w:val="0"/>
                                                          <w:marBottom w:val="0"/>
                                                          <w:divBdr>
                                                            <w:top w:val="none" w:sz="0" w:space="0" w:color="auto"/>
                                                            <w:left w:val="none" w:sz="0" w:space="0" w:color="auto"/>
                                                            <w:bottom w:val="none" w:sz="0" w:space="0" w:color="auto"/>
                                                            <w:right w:val="none" w:sz="0" w:space="0" w:color="auto"/>
                                                          </w:divBdr>
                                                        </w:div>
                                                        <w:div w:id="1743991747">
                                                          <w:marLeft w:val="640"/>
                                                          <w:marRight w:val="0"/>
                                                          <w:marTop w:val="0"/>
                                                          <w:marBottom w:val="0"/>
                                                          <w:divBdr>
                                                            <w:top w:val="none" w:sz="0" w:space="0" w:color="auto"/>
                                                            <w:left w:val="none" w:sz="0" w:space="0" w:color="auto"/>
                                                            <w:bottom w:val="none" w:sz="0" w:space="0" w:color="auto"/>
                                                            <w:right w:val="none" w:sz="0" w:space="0" w:color="auto"/>
                                                          </w:divBdr>
                                                        </w:div>
                                                        <w:div w:id="1791196032">
                                                          <w:marLeft w:val="640"/>
                                                          <w:marRight w:val="0"/>
                                                          <w:marTop w:val="0"/>
                                                          <w:marBottom w:val="0"/>
                                                          <w:divBdr>
                                                            <w:top w:val="none" w:sz="0" w:space="0" w:color="auto"/>
                                                            <w:left w:val="none" w:sz="0" w:space="0" w:color="auto"/>
                                                            <w:bottom w:val="none" w:sz="0" w:space="0" w:color="auto"/>
                                                            <w:right w:val="none" w:sz="0" w:space="0" w:color="auto"/>
                                                          </w:divBdr>
                                                        </w:div>
                                                        <w:div w:id="1897081197">
                                                          <w:marLeft w:val="640"/>
                                                          <w:marRight w:val="0"/>
                                                          <w:marTop w:val="0"/>
                                                          <w:marBottom w:val="0"/>
                                                          <w:divBdr>
                                                            <w:top w:val="none" w:sz="0" w:space="0" w:color="auto"/>
                                                            <w:left w:val="none" w:sz="0" w:space="0" w:color="auto"/>
                                                            <w:bottom w:val="none" w:sz="0" w:space="0" w:color="auto"/>
                                                            <w:right w:val="none" w:sz="0" w:space="0" w:color="auto"/>
                                                          </w:divBdr>
                                                        </w:div>
                                                        <w:div w:id="1918130369">
                                                          <w:marLeft w:val="640"/>
                                                          <w:marRight w:val="0"/>
                                                          <w:marTop w:val="0"/>
                                                          <w:marBottom w:val="0"/>
                                                          <w:divBdr>
                                                            <w:top w:val="none" w:sz="0" w:space="0" w:color="auto"/>
                                                            <w:left w:val="none" w:sz="0" w:space="0" w:color="auto"/>
                                                            <w:bottom w:val="none" w:sz="0" w:space="0" w:color="auto"/>
                                                            <w:right w:val="none" w:sz="0" w:space="0" w:color="auto"/>
                                                          </w:divBdr>
                                                        </w:div>
                                                        <w:div w:id="1928422566">
                                                          <w:marLeft w:val="640"/>
                                                          <w:marRight w:val="0"/>
                                                          <w:marTop w:val="0"/>
                                                          <w:marBottom w:val="0"/>
                                                          <w:divBdr>
                                                            <w:top w:val="none" w:sz="0" w:space="0" w:color="auto"/>
                                                            <w:left w:val="none" w:sz="0" w:space="0" w:color="auto"/>
                                                            <w:bottom w:val="none" w:sz="0" w:space="0" w:color="auto"/>
                                                            <w:right w:val="none" w:sz="0" w:space="0" w:color="auto"/>
                                                          </w:divBdr>
                                                        </w:div>
                                                        <w:div w:id="2012484309">
                                                          <w:marLeft w:val="640"/>
                                                          <w:marRight w:val="0"/>
                                                          <w:marTop w:val="0"/>
                                                          <w:marBottom w:val="0"/>
                                                          <w:divBdr>
                                                            <w:top w:val="none" w:sz="0" w:space="0" w:color="auto"/>
                                                            <w:left w:val="none" w:sz="0" w:space="0" w:color="auto"/>
                                                            <w:bottom w:val="none" w:sz="0" w:space="0" w:color="auto"/>
                                                            <w:right w:val="none" w:sz="0" w:space="0" w:color="auto"/>
                                                          </w:divBdr>
                                                        </w:div>
                                                        <w:div w:id="2026445971">
                                                          <w:marLeft w:val="640"/>
                                                          <w:marRight w:val="0"/>
                                                          <w:marTop w:val="0"/>
                                                          <w:marBottom w:val="0"/>
                                                          <w:divBdr>
                                                            <w:top w:val="none" w:sz="0" w:space="0" w:color="auto"/>
                                                            <w:left w:val="none" w:sz="0" w:space="0" w:color="auto"/>
                                                            <w:bottom w:val="none" w:sz="0" w:space="0" w:color="auto"/>
                                                            <w:right w:val="none" w:sz="0" w:space="0" w:color="auto"/>
                                                          </w:divBdr>
                                                        </w:div>
                                                        <w:div w:id="2052418274">
                                                          <w:marLeft w:val="640"/>
                                                          <w:marRight w:val="0"/>
                                                          <w:marTop w:val="0"/>
                                                          <w:marBottom w:val="0"/>
                                                          <w:divBdr>
                                                            <w:top w:val="none" w:sz="0" w:space="0" w:color="auto"/>
                                                            <w:left w:val="none" w:sz="0" w:space="0" w:color="auto"/>
                                                            <w:bottom w:val="none" w:sz="0" w:space="0" w:color="auto"/>
                                                            <w:right w:val="none" w:sz="0" w:space="0" w:color="auto"/>
                                                          </w:divBdr>
                                                        </w:div>
                                                        <w:div w:id="2065182193">
                                                          <w:marLeft w:val="640"/>
                                                          <w:marRight w:val="0"/>
                                                          <w:marTop w:val="0"/>
                                                          <w:marBottom w:val="0"/>
                                                          <w:divBdr>
                                                            <w:top w:val="none" w:sz="0" w:space="0" w:color="auto"/>
                                                            <w:left w:val="none" w:sz="0" w:space="0" w:color="auto"/>
                                                            <w:bottom w:val="none" w:sz="0" w:space="0" w:color="auto"/>
                                                            <w:right w:val="none" w:sz="0" w:space="0" w:color="auto"/>
                                                          </w:divBdr>
                                                        </w:div>
                                                        <w:div w:id="2123379853">
                                                          <w:marLeft w:val="640"/>
                                                          <w:marRight w:val="0"/>
                                                          <w:marTop w:val="0"/>
                                                          <w:marBottom w:val="0"/>
                                                          <w:divBdr>
                                                            <w:top w:val="none" w:sz="0" w:space="0" w:color="auto"/>
                                                            <w:left w:val="none" w:sz="0" w:space="0" w:color="auto"/>
                                                            <w:bottom w:val="none" w:sz="0" w:space="0" w:color="auto"/>
                                                            <w:right w:val="none" w:sz="0" w:space="0" w:color="auto"/>
                                                          </w:divBdr>
                                                        </w:div>
                                                        <w:div w:id="2131125714">
                                                          <w:marLeft w:val="640"/>
                                                          <w:marRight w:val="0"/>
                                                          <w:marTop w:val="0"/>
                                                          <w:marBottom w:val="0"/>
                                                          <w:divBdr>
                                                            <w:top w:val="none" w:sz="0" w:space="0" w:color="auto"/>
                                                            <w:left w:val="none" w:sz="0" w:space="0" w:color="auto"/>
                                                            <w:bottom w:val="none" w:sz="0" w:space="0" w:color="auto"/>
                                                            <w:right w:val="none" w:sz="0" w:space="0" w:color="auto"/>
                                                          </w:divBdr>
                                                        </w:div>
                                                        <w:div w:id="2136869601">
                                                          <w:marLeft w:val="640"/>
                                                          <w:marRight w:val="0"/>
                                                          <w:marTop w:val="0"/>
                                                          <w:marBottom w:val="0"/>
                                                          <w:divBdr>
                                                            <w:top w:val="none" w:sz="0" w:space="0" w:color="auto"/>
                                                            <w:left w:val="none" w:sz="0" w:space="0" w:color="auto"/>
                                                            <w:bottom w:val="none" w:sz="0" w:space="0" w:color="auto"/>
                                                            <w:right w:val="none" w:sz="0" w:space="0" w:color="auto"/>
                                                          </w:divBdr>
                                                        </w:div>
                                                        <w:div w:id="2143182725">
                                                          <w:marLeft w:val="640"/>
                                                          <w:marRight w:val="0"/>
                                                          <w:marTop w:val="0"/>
                                                          <w:marBottom w:val="0"/>
                                                          <w:divBdr>
                                                            <w:top w:val="none" w:sz="0" w:space="0" w:color="auto"/>
                                                            <w:left w:val="none" w:sz="0" w:space="0" w:color="auto"/>
                                                            <w:bottom w:val="none" w:sz="0" w:space="0" w:color="auto"/>
                                                            <w:right w:val="none" w:sz="0" w:space="0" w:color="auto"/>
                                                          </w:divBdr>
                                                        </w:div>
                                                      </w:divsChild>
                                                    </w:div>
                                                    <w:div w:id="1581600942">
                                                      <w:marLeft w:val="0"/>
                                                      <w:marRight w:val="0"/>
                                                      <w:marTop w:val="0"/>
                                                      <w:marBottom w:val="0"/>
                                                      <w:divBdr>
                                                        <w:top w:val="none" w:sz="0" w:space="0" w:color="auto"/>
                                                        <w:left w:val="none" w:sz="0" w:space="0" w:color="auto"/>
                                                        <w:bottom w:val="none" w:sz="0" w:space="0" w:color="auto"/>
                                                        <w:right w:val="none" w:sz="0" w:space="0" w:color="auto"/>
                                                      </w:divBdr>
                                                      <w:divsChild>
                                                        <w:div w:id="5862647">
                                                          <w:marLeft w:val="640"/>
                                                          <w:marRight w:val="0"/>
                                                          <w:marTop w:val="0"/>
                                                          <w:marBottom w:val="0"/>
                                                          <w:divBdr>
                                                            <w:top w:val="none" w:sz="0" w:space="0" w:color="auto"/>
                                                            <w:left w:val="none" w:sz="0" w:space="0" w:color="auto"/>
                                                            <w:bottom w:val="none" w:sz="0" w:space="0" w:color="auto"/>
                                                            <w:right w:val="none" w:sz="0" w:space="0" w:color="auto"/>
                                                          </w:divBdr>
                                                        </w:div>
                                                        <w:div w:id="14309276">
                                                          <w:marLeft w:val="640"/>
                                                          <w:marRight w:val="0"/>
                                                          <w:marTop w:val="0"/>
                                                          <w:marBottom w:val="0"/>
                                                          <w:divBdr>
                                                            <w:top w:val="none" w:sz="0" w:space="0" w:color="auto"/>
                                                            <w:left w:val="none" w:sz="0" w:space="0" w:color="auto"/>
                                                            <w:bottom w:val="none" w:sz="0" w:space="0" w:color="auto"/>
                                                            <w:right w:val="none" w:sz="0" w:space="0" w:color="auto"/>
                                                          </w:divBdr>
                                                        </w:div>
                                                        <w:div w:id="18050357">
                                                          <w:marLeft w:val="640"/>
                                                          <w:marRight w:val="0"/>
                                                          <w:marTop w:val="0"/>
                                                          <w:marBottom w:val="0"/>
                                                          <w:divBdr>
                                                            <w:top w:val="none" w:sz="0" w:space="0" w:color="auto"/>
                                                            <w:left w:val="none" w:sz="0" w:space="0" w:color="auto"/>
                                                            <w:bottom w:val="none" w:sz="0" w:space="0" w:color="auto"/>
                                                            <w:right w:val="none" w:sz="0" w:space="0" w:color="auto"/>
                                                          </w:divBdr>
                                                        </w:div>
                                                        <w:div w:id="67267908">
                                                          <w:marLeft w:val="640"/>
                                                          <w:marRight w:val="0"/>
                                                          <w:marTop w:val="0"/>
                                                          <w:marBottom w:val="0"/>
                                                          <w:divBdr>
                                                            <w:top w:val="none" w:sz="0" w:space="0" w:color="auto"/>
                                                            <w:left w:val="none" w:sz="0" w:space="0" w:color="auto"/>
                                                            <w:bottom w:val="none" w:sz="0" w:space="0" w:color="auto"/>
                                                            <w:right w:val="none" w:sz="0" w:space="0" w:color="auto"/>
                                                          </w:divBdr>
                                                        </w:div>
                                                        <w:div w:id="156113665">
                                                          <w:marLeft w:val="640"/>
                                                          <w:marRight w:val="0"/>
                                                          <w:marTop w:val="0"/>
                                                          <w:marBottom w:val="0"/>
                                                          <w:divBdr>
                                                            <w:top w:val="none" w:sz="0" w:space="0" w:color="auto"/>
                                                            <w:left w:val="none" w:sz="0" w:space="0" w:color="auto"/>
                                                            <w:bottom w:val="none" w:sz="0" w:space="0" w:color="auto"/>
                                                            <w:right w:val="none" w:sz="0" w:space="0" w:color="auto"/>
                                                          </w:divBdr>
                                                        </w:div>
                                                        <w:div w:id="171990491">
                                                          <w:marLeft w:val="640"/>
                                                          <w:marRight w:val="0"/>
                                                          <w:marTop w:val="0"/>
                                                          <w:marBottom w:val="0"/>
                                                          <w:divBdr>
                                                            <w:top w:val="none" w:sz="0" w:space="0" w:color="auto"/>
                                                            <w:left w:val="none" w:sz="0" w:space="0" w:color="auto"/>
                                                            <w:bottom w:val="none" w:sz="0" w:space="0" w:color="auto"/>
                                                            <w:right w:val="none" w:sz="0" w:space="0" w:color="auto"/>
                                                          </w:divBdr>
                                                        </w:div>
                                                        <w:div w:id="243226207">
                                                          <w:marLeft w:val="640"/>
                                                          <w:marRight w:val="0"/>
                                                          <w:marTop w:val="0"/>
                                                          <w:marBottom w:val="0"/>
                                                          <w:divBdr>
                                                            <w:top w:val="none" w:sz="0" w:space="0" w:color="auto"/>
                                                            <w:left w:val="none" w:sz="0" w:space="0" w:color="auto"/>
                                                            <w:bottom w:val="none" w:sz="0" w:space="0" w:color="auto"/>
                                                            <w:right w:val="none" w:sz="0" w:space="0" w:color="auto"/>
                                                          </w:divBdr>
                                                        </w:div>
                                                        <w:div w:id="356388113">
                                                          <w:marLeft w:val="640"/>
                                                          <w:marRight w:val="0"/>
                                                          <w:marTop w:val="0"/>
                                                          <w:marBottom w:val="0"/>
                                                          <w:divBdr>
                                                            <w:top w:val="none" w:sz="0" w:space="0" w:color="auto"/>
                                                            <w:left w:val="none" w:sz="0" w:space="0" w:color="auto"/>
                                                            <w:bottom w:val="none" w:sz="0" w:space="0" w:color="auto"/>
                                                            <w:right w:val="none" w:sz="0" w:space="0" w:color="auto"/>
                                                          </w:divBdr>
                                                        </w:div>
                                                        <w:div w:id="421492232">
                                                          <w:marLeft w:val="640"/>
                                                          <w:marRight w:val="0"/>
                                                          <w:marTop w:val="0"/>
                                                          <w:marBottom w:val="0"/>
                                                          <w:divBdr>
                                                            <w:top w:val="none" w:sz="0" w:space="0" w:color="auto"/>
                                                            <w:left w:val="none" w:sz="0" w:space="0" w:color="auto"/>
                                                            <w:bottom w:val="none" w:sz="0" w:space="0" w:color="auto"/>
                                                            <w:right w:val="none" w:sz="0" w:space="0" w:color="auto"/>
                                                          </w:divBdr>
                                                        </w:div>
                                                        <w:div w:id="457181943">
                                                          <w:marLeft w:val="640"/>
                                                          <w:marRight w:val="0"/>
                                                          <w:marTop w:val="0"/>
                                                          <w:marBottom w:val="0"/>
                                                          <w:divBdr>
                                                            <w:top w:val="none" w:sz="0" w:space="0" w:color="auto"/>
                                                            <w:left w:val="none" w:sz="0" w:space="0" w:color="auto"/>
                                                            <w:bottom w:val="none" w:sz="0" w:space="0" w:color="auto"/>
                                                            <w:right w:val="none" w:sz="0" w:space="0" w:color="auto"/>
                                                          </w:divBdr>
                                                        </w:div>
                                                        <w:div w:id="489447453">
                                                          <w:marLeft w:val="640"/>
                                                          <w:marRight w:val="0"/>
                                                          <w:marTop w:val="0"/>
                                                          <w:marBottom w:val="0"/>
                                                          <w:divBdr>
                                                            <w:top w:val="none" w:sz="0" w:space="0" w:color="auto"/>
                                                            <w:left w:val="none" w:sz="0" w:space="0" w:color="auto"/>
                                                            <w:bottom w:val="none" w:sz="0" w:space="0" w:color="auto"/>
                                                            <w:right w:val="none" w:sz="0" w:space="0" w:color="auto"/>
                                                          </w:divBdr>
                                                        </w:div>
                                                        <w:div w:id="531385234">
                                                          <w:marLeft w:val="640"/>
                                                          <w:marRight w:val="0"/>
                                                          <w:marTop w:val="0"/>
                                                          <w:marBottom w:val="0"/>
                                                          <w:divBdr>
                                                            <w:top w:val="none" w:sz="0" w:space="0" w:color="auto"/>
                                                            <w:left w:val="none" w:sz="0" w:space="0" w:color="auto"/>
                                                            <w:bottom w:val="none" w:sz="0" w:space="0" w:color="auto"/>
                                                            <w:right w:val="none" w:sz="0" w:space="0" w:color="auto"/>
                                                          </w:divBdr>
                                                        </w:div>
                                                        <w:div w:id="562646567">
                                                          <w:marLeft w:val="640"/>
                                                          <w:marRight w:val="0"/>
                                                          <w:marTop w:val="0"/>
                                                          <w:marBottom w:val="0"/>
                                                          <w:divBdr>
                                                            <w:top w:val="none" w:sz="0" w:space="0" w:color="auto"/>
                                                            <w:left w:val="none" w:sz="0" w:space="0" w:color="auto"/>
                                                            <w:bottom w:val="none" w:sz="0" w:space="0" w:color="auto"/>
                                                            <w:right w:val="none" w:sz="0" w:space="0" w:color="auto"/>
                                                          </w:divBdr>
                                                        </w:div>
                                                        <w:div w:id="567611112">
                                                          <w:marLeft w:val="640"/>
                                                          <w:marRight w:val="0"/>
                                                          <w:marTop w:val="0"/>
                                                          <w:marBottom w:val="0"/>
                                                          <w:divBdr>
                                                            <w:top w:val="none" w:sz="0" w:space="0" w:color="auto"/>
                                                            <w:left w:val="none" w:sz="0" w:space="0" w:color="auto"/>
                                                            <w:bottom w:val="none" w:sz="0" w:space="0" w:color="auto"/>
                                                            <w:right w:val="none" w:sz="0" w:space="0" w:color="auto"/>
                                                          </w:divBdr>
                                                        </w:div>
                                                        <w:div w:id="604769046">
                                                          <w:marLeft w:val="640"/>
                                                          <w:marRight w:val="0"/>
                                                          <w:marTop w:val="0"/>
                                                          <w:marBottom w:val="0"/>
                                                          <w:divBdr>
                                                            <w:top w:val="none" w:sz="0" w:space="0" w:color="auto"/>
                                                            <w:left w:val="none" w:sz="0" w:space="0" w:color="auto"/>
                                                            <w:bottom w:val="none" w:sz="0" w:space="0" w:color="auto"/>
                                                            <w:right w:val="none" w:sz="0" w:space="0" w:color="auto"/>
                                                          </w:divBdr>
                                                        </w:div>
                                                        <w:div w:id="618606670">
                                                          <w:marLeft w:val="640"/>
                                                          <w:marRight w:val="0"/>
                                                          <w:marTop w:val="0"/>
                                                          <w:marBottom w:val="0"/>
                                                          <w:divBdr>
                                                            <w:top w:val="none" w:sz="0" w:space="0" w:color="auto"/>
                                                            <w:left w:val="none" w:sz="0" w:space="0" w:color="auto"/>
                                                            <w:bottom w:val="none" w:sz="0" w:space="0" w:color="auto"/>
                                                            <w:right w:val="none" w:sz="0" w:space="0" w:color="auto"/>
                                                          </w:divBdr>
                                                        </w:div>
                                                        <w:div w:id="662702786">
                                                          <w:marLeft w:val="640"/>
                                                          <w:marRight w:val="0"/>
                                                          <w:marTop w:val="0"/>
                                                          <w:marBottom w:val="0"/>
                                                          <w:divBdr>
                                                            <w:top w:val="none" w:sz="0" w:space="0" w:color="auto"/>
                                                            <w:left w:val="none" w:sz="0" w:space="0" w:color="auto"/>
                                                            <w:bottom w:val="none" w:sz="0" w:space="0" w:color="auto"/>
                                                            <w:right w:val="none" w:sz="0" w:space="0" w:color="auto"/>
                                                          </w:divBdr>
                                                        </w:div>
                                                        <w:div w:id="680667212">
                                                          <w:marLeft w:val="640"/>
                                                          <w:marRight w:val="0"/>
                                                          <w:marTop w:val="0"/>
                                                          <w:marBottom w:val="0"/>
                                                          <w:divBdr>
                                                            <w:top w:val="none" w:sz="0" w:space="0" w:color="auto"/>
                                                            <w:left w:val="none" w:sz="0" w:space="0" w:color="auto"/>
                                                            <w:bottom w:val="none" w:sz="0" w:space="0" w:color="auto"/>
                                                            <w:right w:val="none" w:sz="0" w:space="0" w:color="auto"/>
                                                          </w:divBdr>
                                                        </w:div>
                                                        <w:div w:id="682899951">
                                                          <w:marLeft w:val="640"/>
                                                          <w:marRight w:val="0"/>
                                                          <w:marTop w:val="0"/>
                                                          <w:marBottom w:val="0"/>
                                                          <w:divBdr>
                                                            <w:top w:val="none" w:sz="0" w:space="0" w:color="auto"/>
                                                            <w:left w:val="none" w:sz="0" w:space="0" w:color="auto"/>
                                                            <w:bottom w:val="none" w:sz="0" w:space="0" w:color="auto"/>
                                                            <w:right w:val="none" w:sz="0" w:space="0" w:color="auto"/>
                                                          </w:divBdr>
                                                        </w:div>
                                                        <w:div w:id="693651565">
                                                          <w:marLeft w:val="640"/>
                                                          <w:marRight w:val="0"/>
                                                          <w:marTop w:val="0"/>
                                                          <w:marBottom w:val="0"/>
                                                          <w:divBdr>
                                                            <w:top w:val="none" w:sz="0" w:space="0" w:color="auto"/>
                                                            <w:left w:val="none" w:sz="0" w:space="0" w:color="auto"/>
                                                            <w:bottom w:val="none" w:sz="0" w:space="0" w:color="auto"/>
                                                            <w:right w:val="none" w:sz="0" w:space="0" w:color="auto"/>
                                                          </w:divBdr>
                                                        </w:div>
                                                        <w:div w:id="747531405">
                                                          <w:marLeft w:val="640"/>
                                                          <w:marRight w:val="0"/>
                                                          <w:marTop w:val="0"/>
                                                          <w:marBottom w:val="0"/>
                                                          <w:divBdr>
                                                            <w:top w:val="none" w:sz="0" w:space="0" w:color="auto"/>
                                                            <w:left w:val="none" w:sz="0" w:space="0" w:color="auto"/>
                                                            <w:bottom w:val="none" w:sz="0" w:space="0" w:color="auto"/>
                                                            <w:right w:val="none" w:sz="0" w:space="0" w:color="auto"/>
                                                          </w:divBdr>
                                                        </w:div>
                                                        <w:div w:id="751121054">
                                                          <w:marLeft w:val="640"/>
                                                          <w:marRight w:val="0"/>
                                                          <w:marTop w:val="0"/>
                                                          <w:marBottom w:val="0"/>
                                                          <w:divBdr>
                                                            <w:top w:val="none" w:sz="0" w:space="0" w:color="auto"/>
                                                            <w:left w:val="none" w:sz="0" w:space="0" w:color="auto"/>
                                                            <w:bottom w:val="none" w:sz="0" w:space="0" w:color="auto"/>
                                                            <w:right w:val="none" w:sz="0" w:space="0" w:color="auto"/>
                                                          </w:divBdr>
                                                        </w:div>
                                                        <w:div w:id="751124285">
                                                          <w:marLeft w:val="640"/>
                                                          <w:marRight w:val="0"/>
                                                          <w:marTop w:val="0"/>
                                                          <w:marBottom w:val="0"/>
                                                          <w:divBdr>
                                                            <w:top w:val="none" w:sz="0" w:space="0" w:color="auto"/>
                                                            <w:left w:val="none" w:sz="0" w:space="0" w:color="auto"/>
                                                            <w:bottom w:val="none" w:sz="0" w:space="0" w:color="auto"/>
                                                            <w:right w:val="none" w:sz="0" w:space="0" w:color="auto"/>
                                                          </w:divBdr>
                                                        </w:div>
                                                        <w:div w:id="753552317">
                                                          <w:marLeft w:val="640"/>
                                                          <w:marRight w:val="0"/>
                                                          <w:marTop w:val="0"/>
                                                          <w:marBottom w:val="0"/>
                                                          <w:divBdr>
                                                            <w:top w:val="none" w:sz="0" w:space="0" w:color="auto"/>
                                                            <w:left w:val="none" w:sz="0" w:space="0" w:color="auto"/>
                                                            <w:bottom w:val="none" w:sz="0" w:space="0" w:color="auto"/>
                                                            <w:right w:val="none" w:sz="0" w:space="0" w:color="auto"/>
                                                          </w:divBdr>
                                                        </w:div>
                                                        <w:div w:id="757334569">
                                                          <w:marLeft w:val="640"/>
                                                          <w:marRight w:val="0"/>
                                                          <w:marTop w:val="0"/>
                                                          <w:marBottom w:val="0"/>
                                                          <w:divBdr>
                                                            <w:top w:val="none" w:sz="0" w:space="0" w:color="auto"/>
                                                            <w:left w:val="none" w:sz="0" w:space="0" w:color="auto"/>
                                                            <w:bottom w:val="none" w:sz="0" w:space="0" w:color="auto"/>
                                                            <w:right w:val="none" w:sz="0" w:space="0" w:color="auto"/>
                                                          </w:divBdr>
                                                        </w:div>
                                                        <w:div w:id="760569833">
                                                          <w:marLeft w:val="640"/>
                                                          <w:marRight w:val="0"/>
                                                          <w:marTop w:val="0"/>
                                                          <w:marBottom w:val="0"/>
                                                          <w:divBdr>
                                                            <w:top w:val="none" w:sz="0" w:space="0" w:color="auto"/>
                                                            <w:left w:val="none" w:sz="0" w:space="0" w:color="auto"/>
                                                            <w:bottom w:val="none" w:sz="0" w:space="0" w:color="auto"/>
                                                            <w:right w:val="none" w:sz="0" w:space="0" w:color="auto"/>
                                                          </w:divBdr>
                                                        </w:div>
                                                        <w:div w:id="841166257">
                                                          <w:marLeft w:val="640"/>
                                                          <w:marRight w:val="0"/>
                                                          <w:marTop w:val="0"/>
                                                          <w:marBottom w:val="0"/>
                                                          <w:divBdr>
                                                            <w:top w:val="none" w:sz="0" w:space="0" w:color="auto"/>
                                                            <w:left w:val="none" w:sz="0" w:space="0" w:color="auto"/>
                                                            <w:bottom w:val="none" w:sz="0" w:space="0" w:color="auto"/>
                                                            <w:right w:val="none" w:sz="0" w:space="0" w:color="auto"/>
                                                          </w:divBdr>
                                                        </w:div>
                                                        <w:div w:id="888996016">
                                                          <w:marLeft w:val="640"/>
                                                          <w:marRight w:val="0"/>
                                                          <w:marTop w:val="0"/>
                                                          <w:marBottom w:val="0"/>
                                                          <w:divBdr>
                                                            <w:top w:val="none" w:sz="0" w:space="0" w:color="auto"/>
                                                            <w:left w:val="none" w:sz="0" w:space="0" w:color="auto"/>
                                                            <w:bottom w:val="none" w:sz="0" w:space="0" w:color="auto"/>
                                                            <w:right w:val="none" w:sz="0" w:space="0" w:color="auto"/>
                                                          </w:divBdr>
                                                        </w:div>
                                                        <w:div w:id="912549983">
                                                          <w:marLeft w:val="640"/>
                                                          <w:marRight w:val="0"/>
                                                          <w:marTop w:val="0"/>
                                                          <w:marBottom w:val="0"/>
                                                          <w:divBdr>
                                                            <w:top w:val="none" w:sz="0" w:space="0" w:color="auto"/>
                                                            <w:left w:val="none" w:sz="0" w:space="0" w:color="auto"/>
                                                            <w:bottom w:val="none" w:sz="0" w:space="0" w:color="auto"/>
                                                            <w:right w:val="none" w:sz="0" w:space="0" w:color="auto"/>
                                                          </w:divBdr>
                                                        </w:div>
                                                        <w:div w:id="964386736">
                                                          <w:marLeft w:val="640"/>
                                                          <w:marRight w:val="0"/>
                                                          <w:marTop w:val="0"/>
                                                          <w:marBottom w:val="0"/>
                                                          <w:divBdr>
                                                            <w:top w:val="none" w:sz="0" w:space="0" w:color="auto"/>
                                                            <w:left w:val="none" w:sz="0" w:space="0" w:color="auto"/>
                                                            <w:bottom w:val="none" w:sz="0" w:space="0" w:color="auto"/>
                                                            <w:right w:val="none" w:sz="0" w:space="0" w:color="auto"/>
                                                          </w:divBdr>
                                                        </w:div>
                                                        <w:div w:id="1118644753">
                                                          <w:marLeft w:val="640"/>
                                                          <w:marRight w:val="0"/>
                                                          <w:marTop w:val="0"/>
                                                          <w:marBottom w:val="0"/>
                                                          <w:divBdr>
                                                            <w:top w:val="none" w:sz="0" w:space="0" w:color="auto"/>
                                                            <w:left w:val="none" w:sz="0" w:space="0" w:color="auto"/>
                                                            <w:bottom w:val="none" w:sz="0" w:space="0" w:color="auto"/>
                                                            <w:right w:val="none" w:sz="0" w:space="0" w:color="auto"/>
                                                          </w:divBdr>
                                                        </w:div>
                                                        <w:div w:id="1176385397">
                                                          <w:marLeft w:val="640"/>
                                                          <w:marRight w:val="0"/>
                                                          <w:marTop w:val="0"/>
                                                          <w:marBottom w:val="0"/>
                                                          <w:divBdr>
                                                            <w:top w:val="none" w:sz="0" w:space="0" w:color="auto"/>
                                                            <w:left w:val="none" w:sz="0" w:space="0" w:color="auto"/>
                                                            <w:bottom w:val="none" w:sz="0" w:space="0" w:color="auto"/>
                                                            <w:right w:val="none" w:sz="0" w:space="0" w:color="auto"/>
                                                          </w:divBdr>
                                                        </w:div>
                                                        <w:div w:id="1230576358">
                                                          <w:marLeft w:val="640"/>
                                                          <w:marRight w:val="0"/>
                                                          <w:marTop w:val="0"/>
                                                          <w:marBottom w:val="0"/>
                                                          <w:divBdr>
                                                            <w:top w:val="none" w:sz="0" w:space="0" w:color="auto"/>
                                                            <w:left w:val="none" w:sz="0" w:space="0" w:color="auto"/>
                                                            <w:bottom w:val="none" w:sz="0" w:space="0" w:color="auto"/>
                                                            <w:right w:val="none" w:sz="0" w:space="0" w:color="auto"/>
                                                          </w:divBdr>
                                                        </w:div>
                                                        <w:div w:id="1247181395">
                                                          <w:marLeft w:val="640"/>
                                                          <w:marRight w:val="0"/>
                                                          <w:marTop w:val="0"/>
                                                          <w:marBottom w:val="0"/>
                                                          <w:divBdr>
                                                            <w:top w:val="none" w:sz="0" w:space="0" w:color="auto"/>
                                                            <w:left w:val="none" w:sz="0" w:space="0" w:color="auto"/>
                                                            <w:bottom w:val="none" w:sz="0" w:space="0" w:color="auto"/>
                                                            <w:right w:val="none" w:sz="0" w:space="0" w:color="auto"/>
                                                          </w:divBdr>
                                                        </w:div>
                                                        <w:div w:id="1303536890">
                                                          <w:marLeft w:val="640"/>
                                                          <w:marRight w:val="0"/>
                                                          <w:marTop w:val="0"/>
                                                          <w:marBottom w:val="0"/>
                                                          <w:divBdr>
                                                            <w:top w:val="none" w:sz="0" w:space="0" w:color="auto"/>
                                                            <w:left w:val="none" w:sz="0" w:space="0" w:color="auto"/>
                                                            <w:bottom w:val="none" w:sz="0" w:space="0" w:color="auto"/>
                                                            <w:right w:val="none" w:sz="0" w:space="0" w:color="auto"/>
                                                          </w:divBdr>
                                                        </w:div>
                                                        <w:div w:id="1318922869">
                                                          <w:marLeft w:val="640"/>
                                                          <w:marRight w:val="0"/>
                                                          <w:marTop w:val="0"/>
                                                          <w:marBottom w:val="0"/>
                                                          <w:divBdr>
                                                            <w:top w:val="none" w:sz="0" w:space="0" w:color="auto"/>
                                                            <w:left w:val="none" w:sz="0" w:space="0" w:color="auto"/>
                                                            <w:bottom w:val="none" w:sz="0" w:space="0" w:color="auto"/>
                                                            <w:right w:val="none" w:sz="0" w:space="0" w:color="auto"/>
                                                          </w:divBdr>
                                                        </w:div>
                                                        <w:div w:id="1345011258">
                                                          <w:marLeft w:val="640"/>
                                                          <w:marRight w:val="0"/>
                                                          <w:marTop w:val="0"/>
                                                          <w:marBottom w:val="0"/>
                                                          <w:divBdr>
                                                            <w:top w:val="none" w:sz="0" w:space="0" w:color="auto"/>
                                                            <w:left w:val="none" w:sz="0" w:space="0" w:color="auto"/>
                                                            <w:bottom w:val="none" w:sz="0" w:space="0" w:color="auto"/>
                                                            <w:right w:val="none" w:sz="0" w:space="0" w:color="auto"/>
                                                          </w:divBdr>
                                                        </w:div>
                                                        <w:div w:id="1351760974">
                                                          <w:marLeft w:val="640"/>
                                                          <w:marRight w:val="0"/>
                                                          <w:marTop w:val="0"/>
                                                          <w:marBottom w:val="0"/>
                                                          <w:divBdr>
                                                            <w:top w:val="none" w:sz="0" w:space="0" w:color="auto"/>
                                                            <w:left w:val="none" w:sz="0" w:space="0" w:color="auto"/>
                                                            <w:bottom w:val="none" w:sz="0" w:space="0" w:color="auto"/>
                                                            <w:right w:val="none" w:sz="0" w:space="0" w:color="auto"/>
                                                          </w:divBdr>
                                                        </w:div>
                                                        <w:div w:id="1424495931">
                                                          <w:marLeft w:val="640"/>
                                                          <w:marRight w:val="0"/>
                                                          <w:marTop w:val="0"/>
                                                          <w:marBottom w:val="0"/>
                                                          <w:divBdr>
                                                            <w:top w:val="none" w:sz="0" w:space="0" w:color="auto"/>
                                                            <w:left w:val="none" w:sz="0" w:space="0" w:color="auto"/>
                                                            <w:bottom w:val="none" w:sz="0" w:space="0" w:color="auto"/>
                                                            <w:right w:val="none" w:sz="0" w:space="0" w:color="auto"/>
                                                          </w:divBdr>
                                                        </w:div>
                                                        <w:div w:id="1481189224">
                                                          <w:marLeft w:val="640"/>
                                                          <w:marRight w:val="0"/>
                                                          <w:marTop w:val="0"/>
                                                          <w:marBottom w:val="0"/>
                                                          <w:divBdr>
                                                            <w:top w:val="none" w:sz="0" w:space="0" w:color="auto"/>
                                                            <w:left w:val="none" w:sz="0" w:space="0" w:color="auto"/>
                                                            <w:bottom w:val="none" w:sz="0" w:space="0" w:color="auto"/>
                                                            <w:right w:val="none" w:sz="0" w:space="0" w:color="auto"/>
                                                          </w:divBdr>
                                                        </w:div>
                                                        <w:div w:id="1620603942">
                                                          <w:marLeft w:val="640"/>
                                                          <w:marRight w:val="0"/>
                                                          <w:marTop w:val="0"/>
                                                          <w:marBottom w:val="0"/>
                                                          <w:divBdr>
                                                            <w:top w:val="none" w:sz="0" w:space="0" w:color="auto"/>
                                                            <w:left w:val="none" w:sz="0" w:space="0" w:color="auto"/>
                                                            <w:bottom w:val="none" w:sz="0" w:space="0" w:color="auto"/>
                                                            <w:right w:val="none" w:sz="0" w:space="0" w:color="auto"/>
                                                          </w:divBdr>
                                                        </w:div>
                                                        <w:div w:id="1705910165">
                                                          <w:marLeft w:val="640"/>
                                                          <w:marRight w:val="0"/>
                                                          <w:marTop w:val="0"/>
                                                          <w:marBottom w:val="0"/>
                                                          <w:divBdr>
                                                            <w:top w:val="none" w:sz="0" w:space="0" w:color="auto"/>
                                                            <w:left w:val="none" w:sz="0" w:space="0" w:color="auto"/>
                                                            <w:bottom w:val="none" w:sz="0" w:space="0" w:color="auto"/>
                                                            <w:right w:val="none" w:sz="0" w:space="0" w:color="auto"/>
                                                          </w:divBdr>
                                                        </w:div>
                                                        <w:div w:id="1762800747">
                                                          <w:marLeft w:val="640"/>
                                                          <w:marRight w:val="0"/>
                                                          <w:marTop w:val="0"/>
                                                          <w:marBottom w:val="0"/>
                                                          <w:divBdr>
                                                            <w:top w:val="none" w:sz="0" w:space="0" w:color="auto"/>
                                                            <w:left w:val="none" w:sz="0" w:space="0" w:color="auto"/>
                                                            <w:bottom w:val="none" w:sz="0" w:space="0" w:color="auto"/>
                                                            <w:right w:val="none" w:sz="0" w:space="0" w:color="auto"/>
                                                          </w:divBdr>
                                                        </w:div>
                                                        <w:div w:id="1814905927">
                                                          <w:marLeft w:val="640"/>
                                                          <w:marRight w:val="0"/>
                                                          <w:marTop w:val="0"/>
                                                          <w:marBottom w:val="0"/>
                                                          <w:divBdr>
                                                            <w:top w:val="none" w:sz="0" w:space="0" w:color="auto"/>
                                                            <w:left w:val="none" w:sz="0" w:space="0" w:color="auto"/>
                                                            <w:bottom w:val="none" w:sz="0" w:space="0" w:color="auto"/>
                                                            <w:right w:val="none" w:sz="0" w:space="0" w:color="auto"/>
                                                          </w:divBdr>
                                                        </w:div>
                                                        <w:div w:id="1838230893">
                                                          <w:marLeft w:val="640"/>
                                                          <w:marRight w:val="0"/>
                                                          <w:marTop w:val="0"/>
                                                          <w:marBottom w:val="0"/>
                                                          <w:divBdr>
                                                            <w:top w:val="none" w:sz="0" w:space="0" w:color="auto"/>
                                                            <w:left w:val="none" w:sz="0" w:space="0" w:color="auto"/>
                                                            <w:bottom w:val="none" w:sz="0" w:space="0" w:color="auto"/>
                                                            <w:right w:val="none" w:sz="0" w:space="0" w:color="auto"/>
                                                          </w:divBdr>
                                                        </w:div>
                                                        <w:div w:id="1877541664">
                                                          <w:marLeft w:val="640"/>
                                                          <w:marRight w:val="0"/>
                                                          <w:marTop w:val="0"/>
                                                          <w:marBottom w:val="0"/>
                                                          <w:divBdr>
                                                            <w:top w:val="none" w:sz="0" w:space="0" w:color="auto"/>
                                                            <w:left w:val="none" w:sz="0" w:space="0" w:color="auto"/>
                                                            <w:bottom w:val="none" w:sz="0" w:space="0" w:color="auto"/>
                                                            <w:right w:val="none" w:sz="0" w:space="0" w:color="auto"/>
                                                          </w:divBdr>
                                                        </w:div>
                                                        <w:div w:id="1897474174">
                                                          <w:marLeft w:val="640"/>
                                                          <w:marRight w:val="0"/>
                                                          <w:marTop w:val="0"/>
                                                          <w:marBottom w:val="0"/>
                                                          <w:divBdr>
                                                            <w:top w:val="none" w:sz="0" w:space="0" w:color="auto"/>
                                                            <w:left w:val="none" w:sz="0" w:space="0" w:color="auto"/>
                                                            <w:bottom w:val="none" w:sz="0" w:space="0" w:color="auto"/>
                                                            <w:right w:val="none" w:sz="0" w:space="0" w:color="auto"/>
                                                          </w:divBdr>
                                                        </w:div>
                                                        <w:div w:id="1898930742">
                                                          <w:marLeft w:val="640"/>
                                                          <w:marRight w:val="0"/>
                                                          <w:marTop w:val="0"/>
                                                          <w:marBottom w:val="0"/>
                                                          <w:divBdr>
                                                            <w:top w:val="none" w:sz="0" w:space="0" w:color="auto"/>
                                                            <w:left w:val="none" w:sz="0" w:space="0" w:color="auto"/>
                                                            <w:bottom w:val="none" w:sz="0" w:space="0" w:color="auto"/>
                                                            <w:right w:val="none" w:sz="0" w:space="0" w:color="auto"/>
                                                          </w:divBdr>
                                                        </w:div>
                                                        <w:div w:id="1918007912">
                                                          <w:marLeft w:val="640"/>
                                                          <w:marRight w:val="0"/>
                                                          <w:marTop w:val="0"/>
                                                          <w:marBottom w:val="0"/>
                                                          <w:divBdr>
                                                            <w:top w:val="none" w:sz="0" w:space="0" w:color="auto"/>
                                                            <w:left w:val="none" w:sz="0" w:space="0" w:color="auto"/>
                                                            <w:bottom w:val="none" w:sz="0" w:space="0" w:color="auto"/>
                                                            <w:right w:val="none" w:sz="0" w:space="0" w:color="auto"/>
                                                          </w:divBdr>
                                                        </w:div>
                                                        <w:div w:id="1929267831">
                                                          <w:marLeft w:val="640"/>
                                                          <w:marRight w:val="0"/>
                                                          <w:marTop w:val="0"/>
                                                          <w:marBottom w:val="0"/>
                                                          <w:divBdr>
                                                            <w:top w:val="none" w:sz="0" w:space="0" w:color="auto"/>
                                                            <w:left w:val="none" w:sz="0" w:space="0" w:color="auto"/>
                                                            <w:bottom w:val="none" w:sz="0" w:space="0" w:color="auto"/>
                                                            <w:right w:val="none" w:sz="0" w:space="0" w:color="auto"/>
                                                          </w:divBdr>
                                                        </w:div>
                                                        <w:div w:id="1948081641">
                                                          <w:marLeft w:val="640"/>
                                                          <w:marRight w:val="0"/>
                                                          <w:marTop w:val="0"/>
                                                          <w:marBottom w:val="0"/>
                                                          <w:divBdr>
                                                            <w:top w:val="none" w:sz="0" w:space="0" w:color="auto"/>
                                                            <w:left w:val="none" w:sz="0" w:space="0" w:color="auto"/>
                                                            <w:bottom w:val="none" w:sz="0" w:space="0" w:color="auto"/>
                                                            <w:right w:val="none" w:sz="0" w:space="0" w:color="auto"/>
                                                          </w:divBdr>
                                                        </w:div>
                                                        <w:div w:id="2069259219">
                                                          <w:marLeft w:val="640"/>
                                                          <w:marRight w:val="0"/>
                                                          <w:marTop w:val="0"/>
                                                          <w:marBottom w:val="0"/>
                                                          <w:divBdr>
                                                            <w:top w:val="none" w:sz="0" w:space="0" w:color="auto"/>
                                                            <w:left w:val="none" w:sz="0" w:space="0" w:color="auto"/>
                                                            <w:bottom w:val="none" w:sz="0" w:space="0" w:color="auto"/>
                                                            <w:right w:val="none" w:sz="0" w:space="0" w:color="auto"/>
                                                          </w:divBdr>
                                                        </w:div>
                                                        <w:div w:id="2079280631">
                                                          <w:marLeft w:val="640"/>
                                                          <w:marRight w:val="0"/>
                                                          <w:marTop w:val="0"/>
                                                          <w:marBottom w:val="0"/>
                                                          <w:divBdr>
                                                            <w:top w:val="none" w:sz="0" w:space="0" w:color="auto"/>
                                                            <w:left w:val="none" w:sz="0" w:space="0" w:color="auto"/>
                                                            <w:bottom w:val="none" w:sz="0" w:space="0" w:color="auto"/>
                                                            <w:right w:val="none" w:sz="0" w:space="0" w:color="auto"/>
                                                          </w:divBdr>
                                                        </w:div>
                                                        <w:div w:id="2127383338">
                                                          <w:marLeft w:val="640"/>
                                                          <w:marRight w:val="0"/>
                                                          <w:marTop w:val="0"/>
                                                          <w:marBottom w:val="0"/>
                                                          <w:divBdr>
                                                            <w:top w:val="none" w:sz="0" w:space="0" w:color="auto"/>
                                                            <w:left w:val="none" w:sz="0" w:space="0" w:color="auto"/>
                                                            <w:bottom w:val="none" w:sz="0" w:space="0" w:color="auto"/>
                                                            <w:right w:val="none" w:sz="0" w:space="0" w:color="auto"/>
                                                          </w:divBdr>
                                                        </w:div>
                                                      </w:divsChild>
                                                    </w:div>
                                                    <w:div w:id="1617171898">
                                                      <w:marLeft w:val="0"/>
                                                      <w:marRight w:val="0"/>
                                                      <w:marTop w:val="0"/>
                                                      <w:marBottom w:val="0"/>
                                                      <w:divBdr>
                                                        <w:top w:val="none" w:sz="0" w:space="0" w:color="auto"/>
                                                        <w:left w:val="none" w:sz="0" w:space="0" w:color="auto"/>
                                                        <w:bottom w:val="none" w:sz="0" w:space="0" w:color="auto"/>
                                                        <w:right w:val="none" w:sz="0" w:space="0" w:color="auto"/>
                                                      </w:divBdr>
                                                      <w:divsChild>
                                                        <w:div w:id="36593597">
                                                          <w:marLeft w:val="640"/>
                                                          <w:marRight w:val="0"/>
                                                          <w:marTop w:val="0"/>
                                                          <w:marBottom w:val="0"/>
                                                          <w:divBdr>
                                                            <w:top w:val="none" w:sz="0" w:space="0" w:color="auto"/>
                                                            <w:left w:val="none" w:sz="0" w:space="0" w:color="auto"/>
                                                            <w:bottom w:val="none" w:sz="0" w:space="0" w:color="auto"/>
                                                            <w:right w:val="none" w:sz="0" w:space="0" w:color="auto"/>
                                                          </w:divBdr>
                                                        </w:div>
                                                        <w:div w:id="48648126">
                                                          <w:marLeft w:val="640"/>
                                                          <w:marRight w:val="0"/>
                                                          <w:marTop w:val="0"/>
                                                          <w:marBottom w:val="0"/>
                                                          <w:divBdr>
                                                            <w:top w:val="none" w:sz="0" w:space="0" w:color="auto"/>
                                                            <w:left w:val="none" w:sz="0" w:space="0" w:color="auto"/>
                                                            <w:bottom w:val="none" w:sz="0" w:space="0" w:color="auto"/>
                                                            <w:right w:val="none" w:sz="0" w:space="0" w:color="auto"/>
                                                          </w:divBdr>
                                                        </w:div>
                                                        <w:div w:id="55666094">
                                                          <w:marLeft w:val="640"/>
                                                          <w:marRight w:val="0"/>
                                                          <w:marTop w:val="0"/>
                                                          <w:marBottom w:val="0"/>
                                                          <w:divBdr>
                                                            <w:top w:val="none" w:sz="0" w:space="0" w:color="auto"/>
                                                            <w:left w:val="none" w:sz="0" w:space="0" w:color="auto"/>
                                                            <w:bottom w:val="none" w:sz="0" w:space="0" w:color="auto"/>
                                                            <w:right w:val="none" w:sz="0" w:space="0" w:color="auto"/>
                                                          </w:divBdr>
                                                        </w:div>
                                                        <w:div w:id="83844024">
                                                          <w:marLeft w:val="640"/>
                                                          <w:marRight w:val="0"/>
                                                          <w:marTop w:val="0"/>
                                                          <w:marBottom w:val="0"/>
                                                          <w:divBdr>
                                                            <w:top w:val="none" w:sz="0" w:space="0" w:color="auto"/>
                                                            <w:left w:val="none" w:sz="0" w:space="0" w:color="auto"/>
                                                            <w:bottom w:val="none" w:sz="0" w:space="0" w:color="auto"/>
                                                            <w:right w:val="none" w:sz="0" w:space="0" w:color="auto"/>
                                                          </w:divBdr>
                                                        </w:div>
                                                        <w:div w:id="170150723">
                                                          <w:marLeft w:val="640"/>
                                                          <w:marRight w:val="0"/>
                                                          <w:marTop w:val="0"/>
                                                          <w:marBottom w:val="0"/>
                                                          <w:divBdr>
                                                            <w:top w:val="none" w:sz="0" w:space="0" w:color="auto"/>
                                                            <w:left w:val="none" w:sz="0" w:space="0" w:color="auto"/>
                                                            <w:bottom w:val="none" w:sz="0" w:space="0" w:color="auto"/>
                                                            <w:right w:val="none" w:sz="0" w:space="0" w:color="auto"/>
                                                          </w:divBdr>
                                                        </w:div>
                                                        <w:div w:id="232353549">
                                                          <w:marLeft w:val="640"/>
                                                          <w:marRight w:val="0"/>
                                                          <w:marTop w:val="0"/>
                                                          <w:marBottom w:val="0"/>
                                                          <w:divBdr>
                                                            <w:top w:val="none" w:sz="0" w:space="0" w:color="auto"/>
                                                            <w:left w:val="none" w:sz="0" w:space="0" w:color="auto"/>
                                                            <w:bottom w:val="none" w:sz="0" w:space="0" w:color="auto"/>
                                                            <w:right w:val="none" w:sz="0" w:space="0" w:color="auto"/>
                                                          </w:divBdr>
                                                        </w:div>
                                                        <w:div w:id="277640888">
                                                          <w:marLeft w:val="640"/>
                                                          <w:marRight w:val="0"/>
                                                          <w:marTop w:val="0"/>
                                                          <w:marBottom w:val="0"/>
                                                          <w:divBdr>
                                                            <w:top w:val="none" w:sz="0" w:space="0" w:color="auto"/>
                                                            <w:left w:val="none" w:sz="0" w:space="0" w:color="auto"/>
                                                            <w:bottom w:val="none" w:sz="0" w:space="0" w:color="auto"/>
                                                            <w:right w:val="none" w:sz="0" w:space="0" w:color="auto"/>
                                                          </w:divBdr>
                                                        </w:div>
                                                        <w:div w:id="430518295">
                                                          <w:marLeft w:val="640"/>
                                                          <w:marRight w:val="0"/>
                                                          <w:marTop w:val="0"/>
                                                          <w:marBottom w:val="0"/>
                                                          <w:divBdr>
                                                            <w:top w:val="none" w:sz="0" w:space="0" w:color="auto"/>
                                                            <w:left w:val="none" w:sz="0" w:space="0" w:color="auto"/>
                                                            <w:bottom w:val="none" w:sz="0" w:space="0" w:color="auto"/>
                                                            <w:right w:val="none" w:sz="0" w:space="0" w:color="auto"/>
                                                          </w:divBdr>
                                                        </w:div>
                                                        <w:div w:id="435708936">
                                                          <w:marLeft w:val="640"/>
                                                          <w:marRight w:val="0"/>
                                                          <w:marTop w:val="0"/>
                                                          <w:marBottom w:val="0"/>
                                                          <w:divBdr>
                                                            <w:top w:val="none" w:sz="0" w:space="0" w:color="auto"/>
                                                            <w:left w:val="none" w:sz="0" w:space="0" w:color="auto"/>
                                                            <w:bottom w:val="none" w:sz="0" w:space="0" w:color="auto"/>
                                                            <w:right w:val="none" w:sz="0" w:space="0" w:color="auto"/>
                                                          </w:divBdr>
                                                        </w:div>
                                                        <w:div w:id="458181945">
                                                          <w:marLeft w:val="640"/>
                                                          <w:marRight w:val="0"/>
                                                          <w:marTop w:val="0"/>
                                                          <w:marBottom w:val="0"/>
                                                          <w:divBdr>
                                                            <w:top w:val="none" w:sz="0" w:space="0" w:color="auto"/>
                                                            <w:left w:val="none" w:sz="0" w:space="0" w:color="auto"/>
                                                            <w:bottom w:val="none" w:sz="0" w:space="0" w:color="auto"/>
                                                            <w:right w:val="none" w:sz="0" w:space="0" w:color="auto"/>
                                                          </w:divBdr>
                                                        </w:div>
                                                        <w:div w:id="494607695">
                                                          <w:marLeft w:val="640"/>
                                                          <w:marRight w:val="0"/>
                                                          <w:marTop w:val="0"/>
                                                          <w:marBottom w:val="0"/>
                                                          <w:divBdr>
                                                            <w:top w:val="none" w:sz="0" w:space="0" w:color="auto"/>
                                                            <w:left w:val="none" w:sz="0" w:space="0" w:color="auto"/>
                                                            <w:bottom w:val="none" w:sz="0" w:space="0" w:color="auto"/>
                                                            <w:right w:val="none" w:sz="0" w:space="0" w:color="auto"/>
                                                          </w:divBdr>
                                                        </w:div>
                                                        <w:div w:id="585460677">
                                                          <w:marLeft w:val="640"/>
                                                          <w:marRight w:val="0"/>
                                                          <w:marTop w:val="0"/>
                                                          <w:marBottom w:val="0"/>
                                                          <w:divBdr>
                                                            <w:top w:val="none" w:sz="0" w:space="0" w:color="auto"/>
                                                            <w:left w:val="none" w:sz="0" w:space="0" w:color="auto"/>
                                                            <w:bottom w:val="none" w:sz="0" w:space="0" w:color="auto"/>
                                                            <w:right w:val="none" w:sz="0" w:space="0" w:color="auto"/>
                                                          </w:divBdr>
                                                        </w:div>
                                                        <w:div w:id="587739391">
                                                          <w:marLeft w:val="640"/>
                                                          <w:marRight w:val="0"/>
                                                          <w:marTop w:val="0"/>
                                                          <w:marBottom w:val="0"/>
                                                          <w:divBdr>
                                                            <w:top w:val="none" w:sz="0" w:space="0" w:color="auto"/>
                                                            <w:left w:val="none" w:sz="0" w:space="0" w:color="auto"/>
                                                            <w:bottom w:val="none" w:sz="0" w:space="0" w:color="auto"/>
                                                            <w:right w:val="none" w:sz="0" w:space="0" w:color="auto"/>
                                                          </w:divBdr>
                                                        </w:div>
                                                        <w:div w:id="616567685">
                                                          <w:marLeft w:val="640"/>
                                                          <w:marRight w:val="0"/>
                                                          <w:marTop w:val="0"/>
                                                          <w:marBottom w:val="0"/>
                                                          <w:divBdr>
                                                            <w:top w:val="none" w:sz="0" w:space="0" w:color="auto"/>
                                                            <w:left w:val="none" w:sz="0" w:space="0" w:color="auto"/>
                                                            <w:bottom w:val="none" w:sz="0" w:space="0" w:color="auto"/>
                                                            <w:right w:val="none" w:sz="0" w:space="0" w:color="auto"/>
                                                          </w:divBdr>
                                                        </w:div>
                                                        <w:div w:id="622419916">
                                                          <w:marLeft w:val="640"/>
                                                          <w:marRight w:val="0"/>
                                                          <w:marTop w:val="0"/>
                                                          <w:marBottom w:val="0"/>
                                                          <w:divBdr>
                                                            <w:top w:val="none" w:sz="0" w:space="0" w:color="auto"/>
                                                            <w:left w:val="none" w:sz="0" w:space="0" w:color="auto"/>
                                                            <w:bottom w:val="none" w:sz="0" w:space="0" w:color="auto"/>
                                                            <w:right w:val="none" w:sz="0" w:space="0" w:color="auto"/>
                                                          </w:divBdr>
                                                        </w:div>
                                                        <w:div w:id="756903168">
                                                          <w:marLeft w:val="640"/>
                                                          <w:marRight w:val="0"/>
                                                          <w:marTop w:val="0"/>
                                                          <w:marBottom w:val="0"/>
                                                          <w:divBdr>
                                                            <w:top w:val="none" w:sz="0" w:space="0" w:color="auto"/>
                                                            <w:left w:val="none" w:sz="0" w:space="0" w:color="auto"/>
                                                            <w:bottom w:val="none" w:sz="0" w:space="0" w:color="auto"/>
                                                            <w:right w:val="none" w:sz="0" w:space="0" w:color="auto"/>
                                                          </w:divBdr>
                                                        </w:div>
                                                        <w:div w:id="761605569">
                                                          <w:marLeft w:val="640"/>
                                                          <w:marRight w:val="0"/>
                                                          <w:marTop w:val="0"/>
                                                          <w:marBottom w:val="0"/>
                                                          <w:divBdr>
                                                            <w:top w:val="none" w:sz="0" w:space="0" w:color="auto"/>
                                                            <w:left w:val="none" w:sz="0" w:space="0" w:color="auto"/>
                                                            <w:bottom w:val="none" w:sz="0" w:space="0" w:color="auto"/>
                                                            <w:right w:val="none" w:sz="0" w:space="0" w:color="auto"/>
                                                          </w:divBdr>
                                                        </w:div>
                                                        <w:div w:id="765854433">
                                                          <w:marLeft w:val="640"/>
                                                          <w:marRight w:val="0"/>
                                                          <w:marTop w:val="0"/>
                                                          <w:marBottom w:val="0"/>
                                                          <w:divBdr>
                                                            <w:top w:val="none" w:sz="0" w:space="0" w:color="auto"/>
                                                            <w:left w:val="none" w:sz="0" w:space="0" w:color="auto"/>
                                                            <w:bottom w:val="none" w:sz="0" w:space="0" w:color="auto"/>
                                                            <w:right w:val="none" w:sz="0" w:space="0" w:color="auto"/>
                                                          </w:divBdr>
                                                        </w:div>
                                                        <w:div w:id="769816605">
                                                          <w:marLeft w:val="640"/>
                                                          <w:marRight w:val="0"/>
                                                          <w:marTop w:val="0"/>
                                                          <w:marBottom w:val="0"/>
                                                          <w:divBdr>
                                                            <w:top w:val="none" w:sz="0" w:space="0" w:color="auto"/>
                                                            <w:left w:val="none" w:sz="0" w:space="0" w:color="auto"/>
                                                            <w:bottom w:val="none" w:sz="0" w:space="0" w:color="auto"/>
                                                            <w:right w:val="none" w:sz="0" w:space="0" w:color="auto"/>
                                                          </w:divBdr>
                                                        </w:div>
                                                        <w:div w:id="836505581">
                                                          <w:marLeft w:val="640"/>
                                                          <w:marRight w:val="0"/>
                                                          <w:marTop w:val="0"/>
                                                          <w:marBottom w:val="0"/>
                                                          <w:divBdr>
                                                            <w:top w:val="none" w:sz="0" w:space="0" w:color="auto"/>
                                                            <w:left w:val="none" w:sz="0" w:space="0" w:color="auto"/>
                                                            <w:bottom w:val="none" w:sz="0" w:space="0" w:color="auto"/>
                                                            <w:right w:val="none" w:sz="0" w:space="0" w:color="auto"/>
                                                          </w:divBdr>
                                                        </w:div>
                                                        <w:div w:id="868764024">
                                                          <w:marLeft w:val="640"/>
                                                          <w:marRight w:val="0"/>
                                                          <w:marTop w:val="0"/>
                                                          <w:marBottom w:val="0"/>
                                                          <w:divBdr>
                                                            <w:top w:val="none" w:sz="0" w:space="0" w:color="auto"/>
                                                            <w:left w:val="none" w:sz="0" w:space="0" w:color="auto"/>
                                                            <w:bottom w:val="none" w:sz="0" w:space="0" w:color="auto"/>
                                                            <w:right w:val="none" w:sz="0" w:space="0" w:color="auto"/>
                                                          </w:divBdr>
                                                        </w:div>
                                                        <w:div w:id="899903752">
                                                          <w:marLeft w:val="640"/>
                                                          <w:marRight w:val="0"/>
                                                          <w:marTop w:val="0"/>
                                                          <w:marBottom w:val="0"/>
                                                          <w:divBdr>
                                                            <w:top w:val="none" w:sz="0" w:space="0" w:color="auto"/>
                                                            <w:left w:val="none" w:sz="0" w:space="0" w:color="auto"/>
                                                            <w:bottom w:val="none" w:sz="0" w:space="0" w:color="auto"/>
                                                            <w:right w:val="none" w:sz="0" w:space="0" w:color="auto"/>
                                                          </w:divBdr>
                                                        </w:div>
                                                        <w:div w:id="910382240">
                                                          <w:marLeft w:val="640"/>
                                                          <w:marRight w:val="0"/>
                                                          <w:marTop w:val="0"/>
                                                          <w:marBottom w:val="0"/>
                                                          <w:divBdr>
                                                            <w:top w:val="none" w:sz="0" w:space="0" w:color="auto"/>
                                                            <w:left w:val="none" w:sz="0" w:space="0" w:color="auto"/>
                                                            <w:bottom w:val="none" w:sz="0" w:space="0" w:color="auto"/>
                                                            <w:right w:val="none" w:sz="0" w:space="0" w:color="auto"/>
                                                          </w:divBdr>
                                                        </w:div>
                                                        <w:div w:id="987593824">
                                                          <w:marLeft w:val="640"/>
                                                          <w:marRight w:val="0"/>
                                                          <w:marTop w:val="0"/>
                                                          <w:marBottom w:val="0"/>
                                                          <w:divBdr>
                                                            <w:top w:val="none" w:sz="0" w:space="0" w:color="auto"/>
                                                            <w:left w:val="none" w:sz="0" w:space="0" w:color="auto"/>
                                                            <w:bottom w:val="none" w:sz="0" w:space="0" w:color="auto"/>
                                                            <w:right w:val="none" w:sz="0" w:space="0" w:color="auto"/>
                                                          </w:divBdr>
                                                        </w:div>
                                                        <w:div w:id="989165017">
                                                          <w:marLeft w:val="640"/>
                                                          <w:marRight w:val="0"/>
                                                          <w:marTop w:val="0"/>
                                                          <w:marBottom w:val="0"/>
                                                          <w:divBdr>
                                                            <w:top w:val="none" w:sz="0" w:space="0" w:color="auto"/>
                                                            <w:left w:val="none" w:sz="0" w:space="0" w:color="auto"/>
                                                            <w:bottom w:val="none" w:sz="0" w:space="0" w:color="auto"/>
                                                            <w:right w:val="none" w:sz="0" w:space="0" w:color="auto"/>
                                                          </w:divBdr>
                                                        </w:div>
                                                        <w:div w:id="1030105178">
                                                          <w:marLeft w:val="640"/>
                                                          <w:marRight w:val="0"/>
                                                          <w:marTop w:val="0"/>
                                                          <w:marBottom w:val="0"/>
                                                          <w:divBdr>
                                                            <w:top w:val="none" w:sz="0" w:space="0" w:color="auto"/>
                                                            <w:left w:val="none" w:sz="0" w:space="0" w:color="auto"/>
                                                            <w:bottom w:val="none" w:sz="0" w:space="0" w:color="auto"/>
                                                            <w:right w:val="none" w:sz="0" w:space="0" w:color="auto"/>
                                                          </w:divBdr>
                                                        </w:div>
                                                        <w:div w:id="1133252528">
                                                          <w:marLeft w:val="640"/>
                                                          <w:marRight w:val="0"/>
                                                          <w:marTop w:val="0"/>
                                                          <w:marBottom w:val="0"/>
                                                          <w:divBdr>
                                                            <w:top w:val="none" w:sz="0" w:space="0" w:color="auto"/>
                                                            <w:left w:val="none" w:sz="0" w:space="0" w:color="auto"/>
                                                            <w:bottom w:val="none" w:sz="0" w:space="0" w:color="auto"/>
                                                            <w:right w:val="none" w:sz="0" w:space="0" w:color="auto"/>
                                                          </w:divBdr>
                                                        </w:div>
                                                        <w:div w:id="1185483001">
                                                          <w:marLeft w:val="640"/>
                                                          <w:marRight w:val="0"/>
                                                          <w:marTop w:val="0"/>
                                                          <w:marBottom w:val="0"/>
                                                          <w:divBdr>
                                                            <w:top w:val="none" w:sz="0" w:space="0" w:color="auto"/>
                                                            <w:left w:val="none" w:sz="0" w:space="0" w:color="auto"/>
                                                            <w:bottom w:val="none" w:sz="0" w:space="0" w:color="auto"/>
                                                            <w:right w:val="none" w:sz="0" w:space="0" w:color="auto"/>
                                                          </w:divBdr>
                                                        </w:div>
                                                        <w:div w:id="1219513555">
                                                          <w:marLeft w:val="640"/>
                                                          <w:marRight w:val="0"/>
                                                          <w:marTop w:val="0"/>
                                                          <w:marBottom w:val="0"/>
                                                          <w:divBdr>
                                                            <w:top w:val="none" w:sz="0" w:space="0" w:color="auto"/>
                                                            <w:left w:val="none" w:sz="0" w:space="0" w:color="auto"/>
                                                            <w:bottom w:val="none" w:sz="0" w:space="0" w:color="auto"/>
                                                            <w:right w:val="none" w:sz="0" w:space="0" w:color="auto"/>
                                                          </w:divBdr>
                                                        </w:div>
                                                        <w:div w:id="1302536776">
                                                          <w:marLeft w:val="640"/>
                                                          <w:marRight w:val="0"/>
                                                          <w:marTop w:val="0"/>
                                                          <w:marBottom w:val="0"/>
                                                          <w:divBdr>
                                                            <w:top w:val="none" w:sz="0" w:space="0" w:color="auto"/>
                                                            <w:left w:val="none" w:sz="0" w:space="0" w:color="auto"/>
                                                            <w:bottom w:val="none" w:sz="0" w:space="0" w:color="auto"/>
                                                            <w:right w:val="none" w:sz="0" w:space="0" w:color="auto"/>
                                                          </w:divBdr>
                                                        </w:div>
                                                        <w:div w:id="1312175915">
                                                          <w:marLeft w:val="640"/>
                                                          <w:marRight w:val="0"/>
                                                          <w:marTop w:val="0"/>
                                                          <w:marBottom w:val="0"/>
                                                          <w:divBdr>
                                                            <w:top w:val="none" w:sz="0" w:space="0" w:color="auto"/>
                                                            <w:left w:val="none" w:sz="0" w:space="0" w:color="auto"/>
                                                            <w:bottom w:val="none" w:sz="0" w:space="0" w:color="auto"/>
                                                            <w:right w:val="none" w:sz="0" w:space="0" w:color="auto"/>
                                                          </w:divBdr>
                                                        </w:div>
                                                        <w:div w:id="1328098897">
                                                          <w:marLeft w:val="640"/>
                                                          <w:marRight w:val="0"/>
                                                          <w:marTop w:val="0"/>
                                                          <w:marBottom w:val="0"/>
                                                          <w:divBdr>
                                                            <w:top w:val="none" w:sz="0" w:space="0" w:color="auto"/>
                                                            <w:left w:val="none" w:sz="0" w:space="0" w:color="auto"/>
                                                            <w:bottom w:val="none" w:sz="0" w:space="0" w:color="auto"/>
                                                            <w:right w:val="none" w:sz="0" w:space="0" w:color="auto"/>
                                                          </w:divBdr>
                                                        </w:div>
                                                        <w:div w:id="1330987767">
                                                          <w:marLeft w:val="640"/>
                                                          <w:marRight w:val="0"/>
                                                          <w:marTop w:val="0"/>
                                                          <w:marBottom w:val="0"/>
                                                          <w:divBdr>
                                                            <w:top w:val="none" w:sz="0" w:space="0" w:color="auto"/>
                                                            <w:left w:val="none" w:sz="0" w:space="0" w:color="auto"/>
                                                            <w:bottom w:val="none" w:sz="0" w:space="0" w:color="auto"/>
                                                            <w:right w:val="none" w:sz="0" w:space="0" w:color="auto"/>
                                                          </w:divBdr>
                                                        </w:div>
                                                        <w:div w:id="1359044224">
                                                          <w:marLeft w:val="640"/>
                                                          <w:marRight w:val="0"/>
                                                          <w:marTop w:val="0"/>
                                                          <w:marBottom w:val="0"/>
                                                          <w:divBdr>
                                                            <w:top w:val="none" w:sz="0" w:space="0" w:color="auto"/>
                                                            <w:left w:val="none" w:sz="0" w:space="0" w:color="auto"/>
                                                            <w:bottom w:val="none" w:sz="0" w:space="0" w:color="auto"/>
                                                            <w:right w:val="none" w:sz="0" w:space="0" w:color="auto"/>
                                                          </w:divBdr>
                                                        </w:div>
                                                        <w:div w:id="1389963192">
                                                          <w:marLeft w:val="640"/>
                                                          <w:marRight w:val="0"/>
                                                          <w:marTop w:val="0"/>
                                                          <w:marBottom w:val="0"/>
                                                          <w:divBdr>
                                                            <w:top w:val="none" w:sz="0" w:space="0" w:color="auto"/>
                                                            <w:left w:val="none" w:sz="0" w:space="0" w:color="auto"/>
                                                            <w:bottom w:val="none" w:sz="0" w:space="0" w:color="auto"/>
                                                            <w:right w:val="none" w:sz="0" w:space="0" w:color="auto"/>
                                                          </w:divBdr>
                                                        </w:div>
                                                        <w:div w:id="1390808396">
                                                          <w:marLeft w:val="640"/>
                                                          <w:marRight w:val="0"/>
                                                          <w:marTop w:val="0"/>
                                                          <w:marBottom w:val="0"/>
                                                          <w:divBdr>
                                                            <w:top w:val="none" w:sz="0" w:space="0" w:color="auto"/>
                                                            <w:left w:val="none" w:sz="0" w:space="0" w:color="auto"/>
                                                            <w:bottom w:val="none" w:sz="0" w:space="0" w:color="auto"/>
                                                            <w:right w:val="none" w:sz="0" w:space="0" w:color="auto"/>
                                                          </w:divBdr>
                                                        </w:div>
                                                        <w:div w:id="1410957244">
                                                          <w:marLeft w:val="640"/>
                                                          <w:marRight w:val="0"/>
                                                          <w:marTop w:val="0"/>
                                                          <w:marBottom w:val="0"/>
                                                          <w:divBdr>
                                                            <w:top w:val="none" w:sz="0" w:space="0" w:color="auto"/>
                                                            <w:left w:val="none" w:sz="0" w:space="0" w:color="auto"/>
                                                            <w:bottom w:val="none" w:sz="0" w:space="0" w:color="auto"/>
                                                            <w:right w:val="none" w:sz="0" w:space="0" w:color="auto"/>
                                                          </w:divBdr>
                                                        </w:div>
                                                        <w:div w:id="1411973635">
                                                          <w:marLeft w:val="640"/>
                                                          <w:marRight w:val="0"/>
                                                          <w:marTop w:val="0"/>
                                                          <w:marBottom w:val="0"/>
                                                          <w:divBdr>
                                                            <w:top w:val="none" w:sz="0" w:space="0" w:color="auto"/>
                                                            <w:left w:val="none" w:sz="0" w:space="0" w:color="auto"/>
                                                            <w:bottom w:val="none" w:sz="0" w:space="0" w:color="auto"/>
                                                            <w:right w:val="none" w:sz="0" w:space="0" w:color="auto"/>
                                                          </w:divBdr>
                                                        </w:div>
                                                        <w:div w:id="1424649140">
                                                          <w:marLeft w:val="640"/>
                                                          <w:marRight w:val="0"/>
                                                          <w:marTop w:val="0"/>
                                                          <w:marBottom w:val="0"/>
                                                          <w:divBdr>
                                                            <w:top w:val="none" w:sz="0" w:space="0" w:color="auto"/>
                                                            <w:left w:val="none" w:sz="0" w:space="0" w:color="auto"/>
                                                            <w:bottom w:val="none" w:sz="0" w:space="0" w:color="auto"/>
                                                            <w:right w:val="none" w:sz="0" w:space="0" w:color="auto"/>
                                                          </w:divBdr>
                                                        </w:div>
                                                        <w:div w:id="1466007412">
                                                          <w:marLeft w:val="640"/>
                                                          <w:marRight w:val="0"/>
                                                          <w:marTop w:val="0"/>
                                                          <w:marBottom w:val="0"/>
                                                          <w:divBdr>
                                                            <w:top w:val="none" w:sz="0" w:space="0" w:color="auto"/>
                                                            <w:left w:val="none" w:sz="0" w:space="0" w:color="auto"/>
                                                            <w:bottom w:val="none" w:sz="0" w:space="0" w:color="auto"/>
                                                            <w:right w:val="none" w:sz="0" w:space="0" w:color="auto"/>
                                                          </w:divBdr>
                                                        </w:div>
                                                        <w:div w:id="1487208826">
                                                          <w:marLeft w:val="640"/>
                                                          <w:marRight w:val="0"/>
                                                          <w:marTop w:val="0"/>
                                                          <w:marBottom w:val="0"/>
                                                          <w:divBdr>
                                                            <w:top w:val="none" w:sz="0" w:space="0" w:color="auto"/>
                                                            <w:left w:val="none" w:sz="0" w:space="0" w:color="auto"/>
                                                            <w:bottom w:val="none" w:sz="0" w:space="0" w:color="auto"/>
                                                            <w:right w:val="none" w:sz="0" w:space="0" w:color="auto"/>
                                                          </w:divBdr>
                                                        </w:div>
                                                        <w:div w:id="1509784537">
                                                          <w:marLeft w:val="640"/>
                                                          <w:marRight w:val="0"/>
                                                          <w:marTop w:val="0"/>
                                                          <w:marBottom w:val="0"/>
                                                          <w:divBdr>
                                                            <w:top w:val="none" w:sz="0" w:space="0" w:color="auto"/>
                                                            <w:left w:val="none" w:sz="0" w:space="0" w:color="auto"/>
                                                            <w:bottom w:val="none" w:sz="0" w:space="0" w:color="auto"/>
                                                            <w:right w:val="none" w:sz="0" w:space="0" w:color="auto"/>
                                                          </w:divBdr>
                                                        </w:div>
                                                        <w:div w:id="1560360420">
                                                          <w:marLeft w:val="640"/>
                                                          <w:marRight w:val="0"/>
                                                          <w:marTop w:val="0"/>
                                                          <w:marBottom w:val="0"/>
                                                          <w:divBdr>
                                                            <w:top w:val="none" w:sz="0" w:space="0" w:color="auto"/>
                                                            <w:left w:val="none" w:sz="0" w:space="0" w:color="auto"/>
                                                            <w:bottom w:val="none" w:sz="0" w:space="0" w:color="auto"/>
                                                            <w:right w:val="none" w:sz="0" w:space="0" w:color="auto"/>
                                                          </w:divBdr>
                                                        </w:div>
                                                        <w:div w:id="1564948042">
                                                          <w:marLeft w:val="640"/>
                                                          <w:marRight w:val="0"/>
                                                          <w:marTop w:val="0"/>
                                                          <w:marBottom w:val="0"/>
                                                          <w:divBdr>
                                                            <w:top w:val="none" w:sz="0" w:space="0" w:color="auto"/>
                                                            <w:left w:val="none" w:sz="0" w:space="0" w:color="auto"/>
                                                            <w:bottom w:val="none" w:sz="0" w:space="0" w:color="auto"/>
                                                            <w:right w:val="none" w:sz="0" w:space="0" w:color="auto"/>
                                                          </w:divBdr>
                                                        </w:div>
                                                        <w:div w:id="1574461250">
                                                          <w:marLeft w:val="640"/>
                                                          <w:marRight w:val="0"/>
                                                          <w:marTop w:val="0"/>
                                                          <w:marBottom w:val="0"/>
                                                          <w:divBdr>
                                                            <w:top w:val="none" w:sz="0" w:space="0" w:color="auto"/>
                                                            <w:left w:val="none" w:sz="0" w:space="0" w:color="auto"/>
                                                            <w:bottom w:val="none" w:sz="0" w:space="0" w:color="auto"/>
                                                            <w:right w:val="none" w:sz="0" w:space="0" w:color="auto"/>
                                                          </w:divBdr>
                                                        </w:div>
                                                        <w:div w:id="1667323582">
                                                          <w:marLeft w:val="640"/>
                                                          <w:marRight w:val="0"/>
                                                          <w:marTop w:val="0"/>
                                                          <w:marBottom w:val="0"/>
                                                          <w:divBdr>
                                                            <w:top w:val="none" w:sz="0" w:space="0" w:color="auto"/>
                                                            <w:left w:val="none" w:sz="0" w:space="0" w:color="auto"/>
                                                            <w:bottom w:val="none" w:sz="0" w:space="0" w:color="auto"/>
                                                            <w:right w:val="none" w:sz="0" w:space="0" w:color="auto"/>
                                                          </w:divBdr>
                                                        </w:div>
                                                        <w:div w:id="1676612082">
                                                          <w:marLeft w:val="640"/>
                                                          <w:marRight w:val="0"/>
                                                          <w:marTop w:val="0"/>
                                                          <w:marBottom w:val="0"/>
                                                          <w:divBdr>
                                                            <w:top w:val="none" w:sz="0" w:space="0" w:color="auto"/>
                                                            <w:left w:val="none" w:sz="0" w:space="0" w:color="auto"/>
                                                            <w:bottom w:val="none" w:sz="0" w:space="0" w:color="auto"/>
                                                            <w:right w:val="none" w:sz="0" w:space="0" w:color="auto"/>
                                                          </w:divBdr>
                                                        </w:div>
                                                        <w:div w:id="1712267141">
                                                          <w:marLeft w:val="640"/>
                                                          <w:marRight w:val="0"/>
                                                          <w:marTop w:val="0"/>
                                                          <w:marBottom w:val="0"/>
                                                          <w:divBdr>
                                                            <w:top w:val="none" w:sz="0" w:space="0" w:color="auto"/>
                                                            <w:left w:val="none" w:sz="0" w:space="0" w:color="auto"/>
                                                            <w:bottom w:val="none" w:sz="0" w:space="0" w:color="auto"/>
                                                            <w:right w:val="none" w:sz="0" w:space="0" w:color="auto"/>
                                                          </w:divBdr>
                                                        </w:div>
                                                        <w:div w:id="1763985177">
                                                          <w:marLeft w:val="640"/>
                                                          <w:marRight w:val="0"/>
                                                          <w:marTop w:val="0"/>
                                                          <w:marBottom w:val="0"/>
                                                          <w:divBdr>
                                                            <w:top w:val="none" w:sz="0" w:space="0" w:color="auto"/>
                                                            <w:left w:val="none" w:sz="0" w:space="0" w:color="auto"/>
                                                            <w:bottom w:val="none" w:sz="0" w:space="0" w:color="auto"/>
                                                            <w:right w:val="none" w:sz="0" w:space="0" w:color="auto"/>
                                                          </w:divBdr>
                                                        </w:div>
                                                        <w:div w:id="1772697988">
                                                          <w:marLeft w:val="640"/>
                                                          <w:marRight w:val="0"/>
                                                          <w:marTop w:val="0"/>
                                                          <w:marBottom w:val="0"/>
                                                          <w:divBdr>
                                                            <w:top w:val="none" w:sz="0" w:space="0" w:color="auto"/>
                                                            <w:left w:val="none" w:sz="0" w:space="0" w:color="auto"/>
                                                            <w:bottom w:val="none" w:sz="0" w:space="0" w:color="auto"/>
                                                            <w:right w:val="none" w:sz="0" w:space="0" w:color="auto"/>
                                                          </w:divBdr>
                                                        </w:div>
                                                        <w:div w:id="1824275794">
                                                          <w:marLeft w:val="640"/>
                                                          <w:marRight w:val="0"/>
                                                          <w:marTop w:val="0"/>
                                                          <w:marBottom w:val="0"/>
                                                          <w:divBdr>
                                                            <w:top w:val="none" w:sz="0" w:space="0" w:color="auto"/>
                                                            <w:left w:val="none" w:sz="0" w:space="0" w:color="auto"/>
                                                            <w:bottom w:val="none" w:sz="0" w:space="0" w:color="auto"/>
                                                            <w:right w:val="none" w:sz="0" w:space="0" w:color="auto"/>
                                                          </w:divBdr>
                                                        </w:div>
                                                        <w:div w:id="1844659237">
                                                          <w:marLeft w:val="640"/>
                                                          <w:marRight w:val="0"/>
                                                          <w:marTop w:val="0"/>
                                                          <w:marBottom w:val="0"/>
                                                          <w:divBdr>
                                                            <w:top w:val="none" w:sz="0" w:space="0" w:color="auto"/>
                                                            <w:left w:val="none" w:sz="0" w:space="0" w:color="auto"/>
                                                            <w:bottom w:val="none" w:sz="0" w:space="0" w:color="auto"/>
                                                            <w:right w:val="none" w:sz="0" w:space="0" w:color="auto"/>
                                                          </w:divBdr>
                                                        </w:div>
                                                        <w:div w:id="1877769346">
                                                          <w:marLeft w:val="640"/>
                                                          <w:marRight w:val="0"/>
                                                          <w:marTop w:val="0"/>
                                                          <w:marBottom w:val="0"/>
                                                          <w:divBdr>
                                                            <w:top w:val="none" w:sz="0" w:space="0" w:color="auto"/>
                                                            <w:left w:val="none" w:sz="0" w:space="0" w:color="auto"/>
                                                            <w:bottom w:val="none" w:sz="0" w:space="0" w:color="auto"/>
                                                            <w:right w:val="none" w:sz="0" w:space="0" w:color="auto"/>
                                                          </w:divBdr>
                                                        </w:div>
                                                        <w:div w:id="1904750902">
                                                          <w:marLeft w:val="640"/>
                                                          <w:marRight w:val="0"/>
                                                          <w:marTop w:val="0"/>
                                                          <w:marBottom w:val="0"/>
                                                          <w:divBdr>
                                                            <w:top w:val="none" w:sz="0" w:space="0" w:color="auto"/>
                                                            <w:left w:val="none" w:sz="0" w:space="0" w:color="auto"/>
                                                            <w:bottom w:val="none" w:sz="0" w:space="0" w:color="auto"/>
                                                            <w:right w:val="none" w:sz="0" w:space="0" w:color="auto"/>
                                                          </w:divBdr>
                                                        </w:div>
                                                        <w:div w:id="2037268944">
                                                          <w:marLeft w:val="640"/>
                                                          <w:marRight w:val="0"/>
                                                          <w:marTop w:val="0"/>
                                                          <w:marBottom w:val="0"/>
                                                          <w:divBdr>
                                                            <w:top w:val="none" w:sz="0" w:space="0" w:color="auto"/>
                                                            <w:left w:val="none" w:sz="0" w:space="0" w:color="auto"/>
                                                            <w:bottom w:val="none" w:sz="0" w:space="0" w:color="auto"/>
                                                            <w:right w:val="none" w:sz="0" w:space="0" w:color="auto"/>
                                                          </w:divBdr>
                                                        </w:div>
                                                        <w:div w:id="2088379796">
                                                          <w:marLeft w:val="640"/>
                                                          <w:marRight w:val="0"/>
                                                          <w:marTop w:val="0"/>
                                                          <w:marBottom w:val="0"/>
                                                          <w:divBdr>
                                                            <w:top w:val="none" w:sz="0" w:space="0" w:color="auto"/>
                                                            <w:left w:val="none" w:sz="0" w:space="0" w:color="auto"/>
                                                            <w:bottom w:val="none" w:sz="0" w:space="0" w:color="auto"/>
                                                            <w:right w:val="none" w:sz="0" w:space="0" w:color="auto"/>
                                                          </w:divBdr>
                                                        </w:div>
                                                        <w:div w:id="2090613088">
                                                          <w:marLeft w:val="640"/>
                                                          <w:marRight w:val="0"/>
                                                          <w:marTop w:val="0"/>
                                                          <w:marBottom w:val="0"/>
                                                          <w:divBdr>
                                                            <w:top w:val="none" w:sz="0" w:space="0" w:color="auto"/>
                                                            <w:left w:val="none" w:sz="0" w:space="0" w:color="auto"/>
                                                            <w:bottom w:val="none" w:sz="0" w:space="0" w:color="auto"/>
                                                            <w:right w:val="none" w:sz="0" w:space="0" w:color="auto"/>
                                                          </w:divBdr>
                                                        </w:div>
                                                        <w:div w:id="2093117801">
                                                          <w:marLeft w:val="640"/>
                                                          <w:marRight w:val="0"/>
                                                          <w:marTop w:val="0"/>
                                                          <w:marBottom w:val="0"/>
                                                          <w:divBdr>
                                                            <w:top w:val="none" w:sz="0" w:space="0" w:color="auto"/>
                                                            <w:left w:val="none" w:sz="0" w:space="0" w:color="auto"/>
                                                            <w:bottom w:val="none" w:sz="0" w:space="0" w:color="auto"/>
                                                            <w:right w:val="none" w:sz="0" w:space="0" w:color="auto"/>
                                                          </w:divBdr>
                                                        </w:div>
                                                        <w:div w:id="2109959056">
                                                          <w:marLeft w:val="640"/>
                                                          <w:marRight w:val="0"/>
                                                          <w:marTop w:val="0"/>
                                                          <w:marBottom w:val="0"/>
                                                          <w:divBdr>
                                                            <w:top w:val="none" w:sz="0" w:space="0" w:color="auto"/>
                                                            <w:left w:val="none" w:sz="0" w:space="0" w:color="auto"/>
                                                            <w:bottom w:val="none" w:sz="0" w:space="0" w:color="auto"/>
                                                            <w:right w:val="none" w:sz="0" w:space="0" w:color="auto"/>
                                                          </w:divBdr>
                                                        </w:div>
                                                      </w:divsChild>
                                                    </w:div>
                                                    <w:div w:id="1621569205">
                                                      <w:marLeft w:val="0"/>
                                                      <w:marRight w:val="0"/>
                                                      <w:marTop w:val="0"/>
                                                      <w:marBottom w:val="0"/>
                                                      <w:divBdr>
                                                        <w:top w:val="none" w:sz="0" w:space="0" w:color="auto"/>
                                                        <w:left w:val="none" w:sz="0" w:space="0" w:color="auto"/>
                                                        <w:bottom w:val="none" w:sz="0" w:space="0" w:color="auto"/>
                                                        <w:right w:val="none" w:sz="0" w:space="0" w:color="auto"/>
                                                      </w:divBdr>
                                                      <w:divsChild>
                                                        <w:div w:id="18627259">
                                                          <w:marLeft w:val="640"/>
                                                          <w:marRight w:val="0"/>
                                                          <w:marTop w:val="0"/>
                                                          <w:marBottom w:val="0"/>
                                                          <w:divBdr>
                                                            <w:top w:val="none" w:sz="0" w:space="0" w:color="auto"/>
                                                            <w:left w:val="none" w:sz="0" w:space="0" w:color="auto"/>
                                                            <w:bottom w:val="none" w:sz="0" w:space="0" w:color="auto"/>
                                                            <w:right w:val="none" w:sz="0" w:space="0" w:color="auto"/>
                                                          </w:divBdr>
                                                        </w:div>
                                                        <w:div w:id="43331969">
                                                          <w:marLeft w:val="640"/>
                                                          <w:marRight w:val="0"/>
                                                          <w:marTop w:val="0"/>
                                                          <w:marBottom w:val="0"/>
                                                          <w:divBdr>
                                                            <w:top w:val="none" w:sz="0" w:space="0" w:color="auto"/>
                                                            <w:left w:val="none" w:sz="0" w:space="0" w:color="auto"/>
                                                            <w:bottom w:val="none" w:sz="0" w:space="0" w:color="auto"/>
                                                            <w:right w:val="none" w:sz="0" w:space="0" w:color="auto"/>
                                                          </w:divBdr>
                                                        </w:div>
                                                        <w:div w:id="45876888">
                                                          <w:marLeft w:val="640"/>
                                                          <w:marRight w:val="0"/>
                                                          <w:marTop w:val="0"/>
                                                          <w:marBottom w:val="0"/>
                                                          <w:divBdr>
                                                            <w:top w:val="none" w:sz="0" w:space="0" w:color="auto"/>
                                                            <w:left w:val="none" w:sz="0" w:space="0" w:color="auto"/>
                                                            <w:bottom w:val="none" w:sz="0" w:space="0" w:color="auto"/>
                                                            <w:right w:val="none" w:sz="0" w:space="0" w:color="auto"/>
                                                          </w:divBdr>
                                                        </w:div>
                                                        <w:div w:id="64034680">
                                                          <w:marLeft w:val="640"/>
                                                          <w:marRight w:val="0"/>
                                                          <w:marTop w:val="0"/>
                                                          <w:marBottom w:val="0"/>
                                                          <w:divBdr>
                                                            <w:top w:val="none" w:sz="0" w:space="0" w:color="auto"/>
                                                            <w:left w:val="none" w:sz="0" w:space="0" w:color="auto"/>
                                                            <w:bottom w:val="none" w:sz="0" w:space="0" w:color="auto"/>
                                                            <w:right w:val="none" w:sz="0" w:space="0" w:color="auto"/>
                                                          </w:divBdr>
                                                        </w:div>
                                                        <w:div w:id="73820349">
                                                          <w:marLeft w:val="640"/>
                                                          <w:marRight w:val="0"/>
                                                          <w:marTop w:val="0"/>
                                                          <w:marBottom w:val="0"/>
                                                          <w:divBdr>
                                                            <w:top w:val="none" w:sz="0" w:space="0" w:color="auto"/>
                                                            <w:left w:val="none" w:sz="0" w:space="0" w:color="auto"/>
                                                            <w:bottom w:val="none" w:sz="0" w:space="0" w:color="auto"/>
                                                            <w:right w:val="none" w:sz="0" w:space="0" w:color="auto"/>
                                                          </w:divBdr>
                                                        </w:div>
                                                        <w:div w:id="132673993">
                                                          <w:marLeft w:val="640"/>
                                                          <w:marRight w:val="0"/>
                                                          <w:marTop w:val="0"/>
                                                          <w:marBottom w:val="0"/>
                                                          <w:divBdr>
                                                            <w:top w:val="none" w:sz="0" w:space="0" w:color="auto"/>
                                                            <w:left w:val="none" w:sz="0" w:space="0" w:color="auto"/>
                                                            <w:bottom w:val="none" w:sz="0" w:space="0" w:color="auto"/>
                                                            <w:right w:val="none" w:sz="0" w:space="0" w:color="auto"/>
                                                          </w:divBdr>
                                                        </w:div>
                                                        <w:div w:id="152717840">
                                                          <w:marLeft w:val="640"/>
                                                          <w:marRight w:val="0"/>
                                                          <w:marTop w:val="0"/>
                                                          <w:marBottom w:val="0"/>
                                                          <w:divBdr>
                                                            <w:top w:val="none" w:sz="0" w:space="0" w:color="auto"/>
                                                            <w:left w:val="none" w:sz="0" w:space="0" w:color="auto"/>
                                                            <w:bottom w:val="none" w:sz="0" w:space="0" w:color="auto"/>
                                                            <w:right w:val="none" w:sz="0" w:space="0" w:color="auto"/>
                                                          </w:divBdr>
                                                        </w:div>
                                                        <w:div w:id="162668360">
                                                          <w:marLeft w:val="640"/>
                                                          <w:marRight w:val="0"/>
                                                          <w:marTop w:val="0"/>
                                                          <w:marBottom w:val="0"/>
                                                          <w:divBdr>
                                                            <w:top w:val="none" w:sz="0" w:space="0" w:color="auto"/>
                                                            <w:left w:val="none" w:sz="0" w:space="0" w:color="auto"/>
                                                            <w:bottom w:val="none" w:sz="0" w:space="0" w:color="auto"/>
                                                            <w:right w:val="none" w:sz="0" w:space="0" w:color="auto"/>
                                                          </w:divBdr>
                                                        </w:div>
                                                        <w:div w:id="204145725">
                                                          <w:marLeft w:val="640"/>
                                                          <w:marRight w:val="0"/>
                                                          <w:marTop w:val="0"/>
                                                          <w:marBottom w:val="0"/>
                                                          <w:divBdr>
                                                            <w:top w:val="none" w:sz="0" w:space="0" w:color="auto"/>
                                                            <w:left w:val="none" w:sz="0" w:space="0" w:color="auto"/>
                                                            <w:bottom w:val="none" w:sz="0" w:space="0" w:color="auto"/>
                                                            <w:right w:val="none" w:sz="0" w:space="0" w:color="auto"/>
                                                          </w:divBdr>
                                                        </w:div>
                                                        <w:div w:id="333995586">
                                                          <w:marLeft w:val="640"/>
                                                          <w:marRight w:val="0"/>
                                                          <w:marTop w:val="0"/>
                                                          <w:marBottom w:val="0"/>
                                                          <w:divBdr>
                                                            <w:top w:val="none" w:sz="0" w:space="0" w:color="auto"/>
                                                            <w:left w:val="none" w:sz="0" w:space="0" w:color="auto"/>
                                                            <w:bottom w:val="none" w:sz="0" w:space="0" w:color="auto"/>
                                                            <w:right w:val="none" w:sz="0" w:space="0" w:color="auto"/>
                                                          </w:divBdr>
                                                        </w:div>
                                                        <w:div w:id="399642060">
                                                          <w:marLeft w:val="640"/>
                                                          <w:marRight w:val="0"/>
                                                          <w:marTop w:val="0"/>
                                                          <w:marBottom w:val="0"/>
                                                          <w:divBdr>
                                                            <w:top w:val="none" w:sz="0" w:space="0" w:color="auto"/>
                                                            <w:left w:val="none" w:sz="0" w:space="0" w:color="auto"/>
                                                            <w:bottom w:val="none" w:sz="0" w:space="0" w:color="auto"/>
                                                            <w:right w:val="none" w:sz="0" w:space="0" w:color="auto"/>
                                                          </w:divBdr>
                                                        </w:div>
                                                        <w:div w:id="428701779">
                                                          <w:marLeft w:val="640"/>
                                                          <w:marRight w:val="0"/>
                                                          <w:marTop w:val="0"/>
                                                          <w:marBottom w:val="0"/>
                                                          <w:divBdr>
                                                            <w:top w:val="none" w:sz="0" w:space="0" w:color="auto"/>
                                                            <w:left w:val="none" w:sz="0" w:space="0" w:color="auto"/>
                                                            <w:bottom w:val="none" w:sz="0" w:space="0" w:color="auto"/>
                                                            <w:right w:val="none" w:sz="0" w:space="0" w:color="auto"/>
                                                          </w:divBdr>
                                                        </w:div>
                                                        <w:div w:id="481511215">
                                                          <w:marLeft w:val="640"/>
                                                          <w:marRight w:val="0"/>
                                                          <w:marTop w:val="0"/>
                                                          <w:marBottom w:val="0"/>
                                                          <w:divBdr>
                                                            <w:top w:val="none" w:sz="0" w:space="0" w:color="auto"/>
                                                            <w:left w:val="none" w:sz="0" w:space="0" w:color="auto"/>
                                                            <w:bottom w:val="none" w:sz="0" w:space="0" w:color="auto"/>
                                                            <w:right w:val="none" w:sz="0" w:space="0" w:color="auto"/>
                                                          </w:divBdr>
                                                        </w:div>
                                                        <w:div w:id="511915151">
                                                          <w:marLeft w:val="640"/>
                                                          <w:marRight w:val="0"/>
                                                          <w:marTop w:val="0"/>
                                                          <w:marBottom w:val="0"/>
                                                          <w:divBdr>
                                                            <w:top w:val="none" w:sz="0" w:space="0" w:color="auto"/>
                                                            <w:left w:val="none" w:sz="0" w:space="0" w:color="auto"/>
                                                            <w:bottom w:val="none" w:sz="0" w:space="0" w:color="auto"/>
                                                            <w:right w:val="none" w:sz="0" w:space="0" w:color="auto"/>
                                                          </w:divBdr>
                                                        </w:div>
                                                        <w:div w:id="520363943">
                                                          <w:marLeft w:val="640"/>
                                                          <w:marRight w:val="0"/>
                                                          <w:marTop w:val="0"/>
                                                          <w:marBottom w:val="0"/>
                                                          <w:divBdr>
                                                            <w:top w:val="none" w:sz="0" w:space="0" w:color="auto"/>
                                                            <w:left w:val="none" w:sz="0" w:space="0" w:color="auto"/>
                                                            <w:bottom w:val="none" w:sz="0" w:space="0" w:color="auto"/>
                                                            <w:right w:val="none" w:sz="0" w:space="0" w:color="auto"/>
                                                          </w:divBdr>
                                                        </w:div>
                                                        <w:div w:id="582491959">
                                                          <w:marLeft w:val="640"/>
                                                          <w:marRight w:val="0"/>
                                                          <w:marTop w:val="0"/>
                                                          <w:marBottom w:val="0"/>
                                                          <w:divBdr>
                                                            <w:top w:val="none" w:sz="0" w:space="0" w:color="auto"/>
                                                            <w:left w:val="none" w:sz="0" w:space="0" w:color="auto"/>
                                                            <w:bottom w:val="none" w:sz="0" w:space="0" w:color="auto"/>
                                                            <w:right w:val="none" w:sz="0" w:space="0" w:color="auto"/>
                                                          </w:divBdr>
                                                        </w:div>
                                                        <w:div w:id="597103516">
                                                          <w:marLeft w:val="640"/>
                                                          <w:marRight w:val="0"/>
                                                          <w:marTop w:val="0"/>
                                                          <w:marBottom w:val="0"/>
                                                          <w:divBdr>
                                                            <w:top w:val="none" w:sz="0" w:space="0" w:color="auto"/>
                                                            <w:left w:val="none" w:sz="0" w:space="0" w:color="auto"/>
                                                            <w:bottom w:val="none" w:sz="0" w:space="0" w:color="auto"/>
                                                            <w:right w:val="none" w:sz="0" w:space="0" w:color="auto"/>
                                                          </w:divBdr>
                                                        </w:div>
                                                        <w:div w:id="627779684">
                                                          <w:marLeft w:val="640"/>
                                                          <w:marRight w:val="0"/>
                                                          <w:marTop w:val="0"/>
                                                          <w:marBottom w:val="0"/>
                                                          <w:divBdr>
                                                            <w:top w:val="none" w:sz="0" w:space="0" w:color="auto"/>
                                                            <w:left w:val="none" w:sz="0" w:space="0" w:color="auto"/>
                                                            <w:bottom w:val="none" w:sz="0" w:space="0" w:color="auto"/>
                                                            <w:right w:val="none" w:sz="0" w:space="0" w:color="auto"/>
                                                          </w:divBdr>
                                                        </w:div>
                                                        <w:div w:id="690568285">
                                                          <w:marLeft w:val="640"/>
                                                          <w:marRight w:val="0"/>
                                                          <w:marTop w:val="0"/>
                                                          <w:marBottom w:val="0"/>
                                                          <w:divBdr>
                                                            <w:top w:val="none" w:sz="0" w:space="0" w:color="auto"/>
                                                            <w:left w:val="none" w:sz="0" w:space="0" w:color="auto"/>
                                                            <w:bottom w:val="none" w:sz="0" w:space="0" w:color="auto"/>
                                                            <w:right w:val="none" w:sz="0" w:space="0" w:color="auto"/>
                                                          </w:divBdr>
                                                        </w:div>
                                                        <w:div w:id="700672443">
                                                          <w:marLeft w:val="640"/>
                                                          <w:marRight w:val="0"/>
                                                          <w:marTop w:val="0"/>
                                                          <w:marBottom w:val="0"/>
                                                          <w:divBdr>
                                                            <w:top w:val="none" w:sz="0" w:space="0" w:color="auto"/>
                                                            <w:left w:val="none" w:sz="0" w:space="0" w:color="auto"/>
                                                            <w:bottom w:val="none" w:sz="0" w:space="0" w:color="auto"/>
                                                            <w:right w:val="none" w:sz="0" w:space="0" w:color="auto"/>
                                                          </w:divBdr>
                                                        </w:div>
                                                        <w:div w:id="760834672">
                                                          <w:marLeft w:val="640"/>
                                                          <w:marRight w:val="0"/>
                                                          <w:marTop w:val="0"/>
                                                          <w:marBottom w:val="0"/>
                                                          <w:divBdr>
                                                            <w:top w:val="none" w:sz="0" w:space="0" w:color="auto"/>
                                                            <w:left w:val="none" w:sz="0" w:space="0" w:color="auto"/>
                                                            <w:bottom w:val="none" w:sz="0" w:space="0" w:color="auto"/>
                                                            <w:right w:val="none" w:sz="0" w:space="0" w:color="auto"/>
                                                          </w:divBdr>
                                                        </w:div>
                                                        <w:div w:id="770589890">
                                                          <w:marLeft w:val="640"/>
                                                          <w:marRight w:val="0"/>
                                                          <w:marTop w:val="0"/>
                                                          <w:marBottom w:val="0"/>
                                                          <w:divBdr>
                                                            <w:top w:val="none" w:sz="0" w:space="0" w:color="auto"/>
                                                            <w:left w:val="none" w:sz="0" w:space="0" w:color="auto"/>
                                                            <w:bottom w:val="none" w:sz="0" w:space="0" w:color="auto"/>
                                                            <w:right w:val="none" w:sz="0" w:space="0" w:color="auto"/>
                                                          </w:divBdr>
                                                        </w:div>
                                                        <w:div w:id="845487284">
                                                          <w:marLeft w:val="640"/>
                                                          <w:marRight w:val="0"/>
                                                          <w:marTop w:val="0"/>
                                                          <w:marBottom w:val="0"/>
                                                          <w:divBdr>
                                                            <w:top w:val="none" w:sz="0" w:space="0" w:color="auto"/>
                                                            <w:left w:val="none" w:sz="0" w:space="0" w:color="auto"/>
                                                            <w:bottom w:val="none" w:sz="0" w:space="0" w:color="auto"/>
                                                            <w:right w:val="none" w:sz="0" w:space="0" w:color="auto"/>
                                                          </w:divBdr>
                                                        </w:div>
                                                        <w:div w:id="885216515">
                                                          <w:marLeft w:val="640"/>
                                                          <w:marRight w:val="0"/>
                                                          <w:marTop w:val="0"/>
                                                          <w:marBottom w:val="0"/>
                                                          <w:divBdr>
                                                            <w:top w:val="none" w:sz="0" w:space="0" w:color="auto"/>
                                                            <w:left w:val="none" w:sz="0" w:space="0" w:color="auto"/>
                                                            <w:bottom w:val="none" w:sz="0" w:space="0" w:color="auto"/>
                                                            <w:right w:val="none" w:sz="0" w:space="0" w:color="auto"/>
                                                          </w:divBdr>
                                                        </w:div>
                                                        <w:div w:id="904145698">
                                                          <w:marLeft w:val="640"/>
                                                          <w:marRight w:val="0"/>
                                                          <w:marTop w:val="0"/>
                                                          <w:marBottom w:val="0"/>
                                                          <w:divBdr>
                                                            <w:top w:val="none" w:sz="0" w:space="0" w:color="auto"/>
                                                            <w:left w:val="none" w:sz="0" w:space="0" w:color="auto"/>
                                                            <w:bottom w:val="none" w:sz="0" w:space="0" w:color="auto"/>
                                                            <w:right w:val="none" w:sz="0" w:space="0" w:color="auto"/>
                                                          </w:divBdr>
                                                        </w:div>
                                                        <w:div w:id="1057388361">
                                                          <w:marLeft w:val="640"/>
                                                          <w:marRight w:val="0"/>
                                                          <w:marTop w:val="0"/>
                                                          <w:marBottom w:val="0"/>
                                                          <w:divBdr>
                                                            <w:top w:val="none" w:sz="0" w:space="0" w:color="auto"/>
                                                            <w:left w:val="none" w:sz="0" w:space="0" w:color="auto"/>
                                                            <w:bottom w:val="none" w:sz="0" w:space="0" w:color="auto"/>
                                                            <w:right w:val="none" w:sz="0" w:space="0" w:color="auto"/>
                                                          </w:divBdr>
                                                        </w:div>
                                                        <w:div w:id="1127894252">
                                                          <w:marLeft w:val="640"/>
                                                          <w:marRight w:val="0"/>
                                                          <w:marTop w:val="0"/>
                                                          <w:marBottom w:val="0"/>
                                                          <w:divBdr>
                                                            <w:top w:val="none" w:sz="0" w:space="0" w:color="auto"/>
                                                            <w:left w:val="none" w:sz="0" w:space="0" w:color="auto"/>
                                                            <w:bottom w:val="none" w:sz="0" w:space="0" w:color="auto"/>
                                                            <w:right w:val="none" w:sz="0" w:space="0" w:color="auto"/>
                                                          </w:divBdr>
                                                        </w:div>
                                                        <w:div w:id="1137797893">
                                                          <w:marLeft w:val="640"/>
                                                          <w:marRight w:val="0"/>
                                                          <w:marTop w:val="0"/>
                                                          <w:marBottom w:val="0"/>
                                                          <w:divBdr>
                                                            <w:top w:val="none" w:sz="0" w:space="0" w:color="auto"/>
                                                            <w:left w:val="none" w:sz="0" w:space="0" w:color="auto"/>
                                                            <w:bottom w:val="none" w:sz="0" w:space="0" w:color="auto"/>
                                                            <w:right w:val="none" w:sz="0" w:space="0" w:color="auto"/>
                                                          </w:divBdr>
                                                        </w:div>
                                                        <w:div w:id="1202747814">
                                                          <w:marLeft w:val="640"/>
                                                          <w:marRight w:val="0"/>
                                                          <w:marTop w:val="0"/>
                                                          <w:marBottom w:val="0"/>
                                                          <w:divBdr>
                                                            <w:top w:val="none" w:sz="0" w:space="0" w:color="auto"/>
                                                            <w:left w:val="none" w:sz="0" w:space="0" w:color="auto"/>
                                                            <w:bottom w:val="none" w:sz="0" w:space="0" w:color="auto"/>
                                                            <w:right w:val="none" w:sz="0" w:space="0" w:color="auto"/>
                                                          </w:divBdr>
                                                        </w:div>
                                                        <w:div w:id="1213157199">
                                                          <w:marLeft w:val="640"/>
                                                          <w:marRight w:val="0"/>
                                                          <w:marTop w:val="0"/>
                                                          <w:marBottom w:val="0"/>
                                                          <w:divBdr>
                                                            <w:top w:val="none" w:sz="0" w:space="0" w:color="auto"/>
                                                            <w:left w:val="none" w:sz="0" w:space="0" w:color="auto"/>
                                                            <w:bottom w:val="none" w:sz="0" w:space="0" w:color="auto"/>
                                                            <w:right w:val="none" w:sz="0" w:space="0" w:color="auto"/>
                                                          </w:divBdr>
                                                        </w:div>
                                                        <w:div w:id="1280991291">
                                                          <w:marLeft w:val="640"/>
                                                          <w:marRight w:val="0"/>
                                                          <w:marTop w:val="0"/>
                                                          <w:marBottom w:val="0"/>
                                                          <w:divBdr>
                                                            <w:top w:val="none" w:sz="0" w:space="0" w:color="auto"/>
                                                            <w:left w:val="none" w:sz="0" w:space="0" w:color="auto"/>
                                                            <w:bottom w:val="none" w:sz="0" w:space="0" w:color="auto"/>
                                                            <w:right w:val="none" w:sz="0" w:space="0" w:color="auto"/>
                                                          </w:divBdr>
                                                        </w:div>
                                                        <w:div w:id="1325665176">
                                                          <w:marLeft w:val="640"/>
                                                          <w:marRight w:val="0"/>
                                                          <w:marTop w:val="0"/>
                                                          <w:marBottom w:val="0"/>
                                                          <w:divBdr>
                                                            <w:top w:val="none" w:sz="0" w:space="0" w:color="auto"/>
                                                            <w:left w:val="none" w:sz="0" w:space="0" w:color="auto"/>
                                                            <w:bottom w:val="none" w:sz="0" w:space="0" w:color="auto"/>
                                                            <w:right w:val="none" w:sz="0" w:space="0" w:color="auto"/>
                                                          </w:divBdr>
                                                        </w:div>
                                                        <w:div w:id="1460686355">
                                                          <w:marLeft w:val="640"/>
                                                          <w:marRight w:val="0"/>
                                                          <w:marTop w:val="0"/>
                                                          <w:marBottom w:val="0"/>
                                                          <w:divBdr>
                                                            <w:top w:val="none" w:sz="0" w:space="0" w:color="auto"/>
                                                            <w:left w:val="none" w:sz="0" w:space="0" w:color="auto"/>
                                                            <w:bottom w:val="none" w:sz="0" w:space="0" w:color="auto"/>
                                                            <w:right w:val="none" w:sz="0" w:space="0" w:color="auto"/>
                                                          </w:divBdr>
                                                        </w:div>
                                                        <w:div w:id="1475952731">
                                                          <w:marLeft w:val="640"/>
                                                          <w:marRight w:val="0"/>
                                                          <w:marTop w:val="0"/>
                                                          <w:marBottom w:val="0"/>
                                                          <w:divBdr>
                                                            <w:top w:val="none" w:sz="0" w:space="0" w:color="auto"/>
                                                            <w:left w:val="none" w:sz="0" w:space="0" w:color="auto"/>
                                                            <w:bottom w:val="none" w:sz="0" w:space="0" w:color="auto"/>
                                                            <w:right w:val="none" w:sz="0" w:space="0" w:color="auto"/>
                                                          </w:divBdr>
                                                        </w:div>
                                                        <w:div w:id="1529637466">
                                                          <w:marLeft w:val="640"/>
                                                          <w:marRight w:val="0"/>
                                                          <w:marTop w:val="0"/>
                                                          <w:marBottom w:val="0"/>
                                                          <w:divBdr>
                                                            <w:top w:val="none" w:sz="0" w:space="0" w:color="auto"/>
                                                            <w:left w:val="none" w:sz="0" w:space="0" w:color="auto"/>
                                                            <w:bottom w:val="none" w:sz="0" w:space="0" w:color="auto"/>
                                                            <w:right w:val="none" w:sz="0" w:space="0" w:color="auto"/>
                                                          </w:divBdr>
                                                        </w:div>
                                                        <w:div w:id="1595282769">
                                                          <w:marLeft w:val="640"/>
                                                          <w:marRight w:val="0"/>
                                                          <w:marTop w:val="0"/>
                                                          <w:marBottom w:val="0"/>
                                                          <w:divBdr>
                                                            <w:top w:val="none" w:sz="0" w:space="0" w:color="auto"/>
                                                            <w:left w:val="none" w:sz="0" w:space="0" w:color="auto"/>
                                                            <w:bottom w:val="none" w:sz="0" w:space="0" w:color="auto"/>
                                                            <w:right w:val="none" w:sz="0" w:space="0" w:color="auto"/>
                                                          </w:divBdr>
                                                        </w:div>
                                                        <w:div w:id="1600719724">
                                                          <w:marLeft w:val="640"/>
                                                          <w:marRight w:val="0"/>
                                                          <w:marTop w:val="0"/>
                                                          <w:marBottom w:val="0"/>
                                                          <w:divBdr>
                                                            <w:top w:val="none" w:sz="0" w:space="0" w:color="auto"/>
                                                            <w:left w:val="none" w:sz="0" w:space="0" w:color="auto"/>
                                                            <w:bottom w:val="none" w:sz="0" w:space="0" w:color="auto"/>
                                                            <w:right w:val="none" w:sz="0" w:space="0" w:color="auto"/>
                                                          </w:divBdr>
                                                        </w:div>
                                                        <w:div w:id="1627539863">
                                                          <w:marLeft w:val="640"/>
                                                          <w:marRight w:val="0"/>
                                                          <w:marTop w:val="0"/>
                                                          <w:marBottom w:val="0"/>
                                                          <w:divBdr>
                                                            <w:top w:val="none" w:sz="0" w:space="0" w:color="auto"/>
                                                            <w:left w:val="none" w:sz="0" w:space="0" w:color="auto"/>
                                                            <w:bottom w:val="none" w:sz="0" w:space="0" w:color="auto"/>
                                                            <w:right w:val="none" w:sz="0" w:space="0" w:color="auto"/>
                                                          </w:divBdr>
                                                        </w:div>
                                                        <w:div w:id="1713651392">
                                                          <w:marLeft w:val="640"/>
                                                          <w:marRight w:val="0"/>
                                                          <w:marTop w:val="0"/>
                                                          <w:marBottom w:val="0"/>
                                                          <w:divBdr>
                                                            <w:top w:val="none" w:sz="0" w:space="0" w:color="auto"/>
                                                            <w:left w:val="none" w:sz="0" w:space="0" w:color="auto"/>
                                                            <w:bottom w:val="none" w:sz="0" w:space="0" w:color="auto"/>
                                                            <w:right w:val="none" w:sz="0" w:space="0" w:color="auto"/>
                                                          </w:divBdr>
                                                        </w:div>
                                                        <w:div w:id="1746222429">
                                                          <w:marLeft w:val="640"/>
                                                          <w:marRight w:val="0"/>
                                                          <w:marTop w:val="0"/>
                                                          <w:marBottom w:val="0"/>
                                                          <w:divBdr>
                                                            <w:top w:val="none" w:sz="0" w:space="0" w:color="auto"/>
                                                            <w:left w:val="none" w:sz="0" w:space="0" w:color="auto"/>
                                                            <w:bottom w:val="none" w:sz="0" w:space="0" w:color="auto"/>
                                                            <w:right w:val="none" w:sz="0" w:space="0" w:color="auto"/>
                                                          </w:divBdr>
                                                        </w:div>
                                                        <w:div w:id="1776099384">
                                                          <w:marLeft w:val="640"/>
                                                          <w:marRight w:val="0"/>
                                                          <w:marTop w:val="0"/>
                                                          <w:marBottom w:val="0"/>
                                                          <w:divBdr>
                                                            <w:top w:val="none" w:sz="0" w:space="0" w:color="auto"/>
                                                            <w:left w:val="none" w:sz="0" w:space="0" w:color="auto"/>
                                                            <w:bottom w:val="none" w:sz="0" w:space="0" w:color="auto"/>
                                                            <w:right w:val="none" w:sz="0" w:space="0" w:color="auto"/>
                                                          </w:divBdr>
                                                        </w:div>
                                                        <w:div w:id="1779255204">
                                                          <w:marLeft w:val="640"/>
                                                          <w:marRight w:val="0"/>
                                                          <w:marTop w:val="0"/>
                                                          <w:marBottom w:val="0"/>
                                                          <w:divBdr>
                                                            <w:top w:val="none" w:sz="0" w:space="0" w:color="auto"/>
                                                            <w:left w:val="none" w:sz="0" w:space="0" w:color="auto"/>
                                                            <w:bottom w:val="none" w:sz="0" w:space="0" w:color="auto"/>
                                                            <w:right w:val="none" w:sz="0" w:space="0" w:color="auto"/>
                                                          </w:divBdr>
                                                        </w:div>
                                                        <w:div w:id="1795907034">
                                                          <w:marLeft w:val="640"/>
                                                          <w:marRight w:val="0"/>
                                                          <w:marTop w:val="0"/>
                                                          <w:marBottom w:val="0"/>
                                                          <w:divBdr>
                                                            <w:top w:val="none" w:sz="0" w:space="0" w:color="auto"/>
                                                            <w:left w:val="none" w:sz="0" w:space="0" w:color="auto"/>
                                                            <w:bottom w:val="none" w:sz="0" w:space="0" w:color="auto"/>
                                                            <w:right w:val="none" w:sz="0" w:space="0" w:color="auto"/>
                                                          </w:divBdr>
                                                        </w:div>
                                                        <w:div w:id="1969122659">
                                                          <w:marLeft w:val="640"/>
                                                          <w:marRight w:val="0"/>
                                                          <w:marTop w:val="0"/>
                                                          <w:marBottom w:val="0"/>
                                                          <w:divBdr>
                                                            <w:top w:val="none" w:sz="0" w:space="0" w:color="auto"/>
                                                            <w:left w:val="none" w:sz="0" w:space="0" w:color="auto"/>
                                                            <w:bottom w:val="none" w:sz="0" w:space="0" w:color="auto"/>
                                                            <w:right w:val="none" w:sz="0" w:space="0" w:color="auto"/>
                                                          </w:divBdr>
                                                        </w:div>
                                                        <w:div w:id="1997756116">
                                                          <w:marLeft w:val="640"/>
                                                          <w:marRight w:val="0"/>
                                                          <w:marTop w:val="0"/>
                                                          <w:marBottom w:val="0"/>
                                                          <w:divBdr>
                                                            <w:top w:val="none" w:sz="0" w:space="0" w:color="auto"/>
                                                            <w:left w:val="none" w:sz="0" w:space="0" w:color="auto"/>
                                                            <w:bottom w:val="none" w:sz="0" w:space="0" w:color="auto"/>
                                                            <w:right w:val="none" w:sz="0" w:space="0" w:color="auto"/>
                                                          </w:divBdr>
                                                        </w:div>
                                                        <w:div w:id="2026903906">
                                                          <w:marLeft w:val="640"/>
                                                          <w:marRight w:val="0"/>
                                                          <w:marTop w:val="0"/>
                                                          <w:marBottom w:val="0"/>
                                                          <w:divBdr>
                                                            <w:top w:val="none" w:sz="0" w:space="0" w:color="auto"/>
                                                            <w:left w:val="none" w:sz="0" w:space="0" w:color="auto"/>
                                                            <w:bottom w:val="none" w:sz="0" w:space="0" w:color="auto"/>
                                                            <w:right w:val="none" w:sz="0" w:space="0" w:color="auto"/>
                                                          </w:divBdr>
                                                        </w:div>
                                                        <w:div w:id="2041323705">
                                                          <w:marLeft w:val="640"/>
                                                          <w:marRight w:val="0"/>
                                                          <w:marTop w:val="0"/>
                                                          <w:marBottom w:val="0"/>
                                                          <w:divBdr>
                                                            <w:top w:val="none" w:sz="0" w:space="0" w:color="auto"/>
                                                            <w:left w:val="none" w:sz="0" w:space="0" w:color="auto"/>
                                                            <w:bottom w:val="none" w:sz="0" w:space="0" w:color="auto"/>
                                                            <w:right w:val="none" w:sz="0" w:space="0" w:color="auto"/>
                                                          </w:divBdr>
                                                        </w:div>
                                                        <w:div w:id="2051877474">
                                                          <w:marLeft w:val="640"/>
                                                          <w:marRight w:val="0"/>
                                                          <w:marTop w:val="0"/>
                                                          <w:marBottom w:val="0"/>
                                                          <w:divBdr>
                                                            <w:top w:val="none" w:sz="0" w:space="0" w:color="auto"/>
                                                            <w:left w:val="none" w:sz="0" w:space="0" w:color="auto"/>
                                                            <w:bottom w:val="none" w:sz="0" w:space="0" w:color="auto"/>
                                                            <w:right w:val="none" w:sz="0" w:space="0" w:color="auto"/>
                                                          </w:divBdr>
                                                        </w:div>
                                                        <w:div w:id="2075809112">
                                                          <w:marLeft w:val="640"/>
                                                          <w:marRight w:val="0"/>
                                                          <w:marTop w:val="0"/>
                                                          <w:marBottom w:val="0"/>
                                                          <w:divBdr>
                                                            <w:top w:val="none" w:sz="0" w:space="0" w:color="auto"/>
                                                            <w:left w:val="none" w:sz="0" w:space="0" w:color="auto"/>
                                                            <w:bottom w:val="none" w:sz="0" w:space="0" w:color="auto"/>
                                                            <w:right w:val="none" w:sz="0" w:space="0" w:color="auto"/>
                                                          </w:divBdr>
                                                        </w:div>
                                                        <w:div w:id="2108958510">
                                                          <w:marLeft w:val="640"/>
                                                          <w:marRight w:val="0"/>
                                                          <w:marTop w:val="0"/>
                                                          <w:marBottom w:val="0"/>
                                                          <w:divBdr>
                                                            <w:top w:val="none" w:sz="0" w:space="0" w:color="auto"/>
                                                            <w:left w:val="none" w:sz="0" w:space="0" w:color="auto"/>
                                                            <w:bottom w:val="none" w:sz="0" w:space="0" w:color="auto"/>
                                                            <w:right w:val="none" w:sz="0" w:space="0" w:color="auto"/>
                                                          </w:divBdr>
                                                        </w:div>
                                                        <w:div w:id="2118408953">
                                                          <w:marLeft w:val="640"/>
                                                          <w:marRight w:val="0"/>
                                                          <w:marTop w:val="0"/>
                                                          <w:marBottom w:val="0"/>
                                                          <w:divBdr>
                                                            <w:top w:val="none" w:sz="0" w:space="0" w:color="auto"/>
                                                            <w:left w:val="none" w:sz="0" w:space="0" w:color="auto"/>
                                                            <w:bottom w:val="none" w:sz="0" w:space="0" w:color="auto"/>
                                                            <w:right w:val="none" w:sz="0" w:space="0" w:color="auto"/>
                                                          </w:divBdr>
                                                        </w:div>
                                                        <w:div w:id="2136218896">
                                                          <w:marLeft w:val="640"/>
                                                          <w:marRight w:val="0"/>
                                                          <w:marTop w:val="0"/>
                                                          <w:marBottom w:val="0"/>
                                                          <w:divBdr>
                                                            <w:top w:val="none" w:sz="0" w:space="0" w:color="auto"/>
                                                            <w:left w:val="none" w:sz="0" w:space="0" w:color="auto"/>
                                                            <w:bottom w:val="none" w:sz="0" w:space="0" w:color="auto"/>
                                                            <w:right w:val="none" w:sz="0" w:space="0" w:color="auto"/>
                                                          </w:divBdr>
                                                        </w:div>
                                                      </w:divsChild>
                                                    </w:div>
                                                    <w:div w:id="1684939803">
                                                      <w:marLeft w:val="0"/>
                                                      <w:marRight w:val="0"/>
                                                      <w:marTop w:val="0"/>
                                                      <w:marBottom w:val="0"/>
                                                      <w:divBdr>
                                                        <w:top w:val="none" w:sz="0" w:space="0" w:color="auto"/>
                                                        <w:left w:val="none" w:sz="0" w:space="0" w:color="auto"/>
                                                        <w:bottom w:val="none" w:sz="0" w:space="0" w:color="auto"/>
                                                        <w:right w:val="none" w:sz="0" w:space="0" w:color="auto"/>
                                                      </w:divBdr>
                                                      <w:divsChild>
                                                        <w:div w:id="113136801">
                                                          <w:marLeft w:val="640"/>
                                                          <w:marRight w:val="0"/>
                                                          <w:marTop w:val="0"/>
                                                          <w:marBottom w:val="0"/>
                                                          <w:divBdr>
                                                            <w:top w:val="none" w:sz="0" w:space="0" w:color="auto"/>
                                                            <w:left w:val="none" w:sz="0" w:space="0" w:color="auto"/>
                                                            <w:bottom w:val="none" w:sz="0" w:space="0" w:color="auto"/>
                                                            <w:right w:val="none" w:sz="0" w:space="0" w:color="auto"/>
                                                          </w:divBdr>
                                                        </w:div>
                                                        <w:div w:id="116916486">
                                                          <w:marLeft w:val="640"/>
                                                          <w:marRight w:val="0"/>
                                                          <w:marTop w:val="0"/>
                                                          <w:marBottom w:val="0"/>
                                                          <w:divBdr>
                                                            <w:top w:val="none" w:sz="0" w:space="0" w:color="auto"/>
                                                            <w:left w:val="none" w:sz="0" w:space="0" w:color="auto"/>
                                                            <w:bottom w:val="none" w:sz="0" w:space="0" w:color="auto"/>
                                                            <w:right w:val="none" w:sz="0" w:space="0" w:color="auto"/>
                                                          </w:divBdr>
                                                        </w:div>
                                                        <w:div w:id="145586078">
                                                          <w:marLeft w:val="640"/>
                                                          <w:marRight w:val="0"/>
                                                          <w:marTop w:val="0"/>
                                                          <w:marBottom w:val="0"/>
                                                          <w:divBdr>
                                                            <w:top w:val="none" w:sz="0" w:space="0" w:color="auto"/>
                                                            <w:left w:val="none" w:sz="0" w:space="0" w:color="auto"/>
                                                            <w:bottom w:val="none" w:sz="0" w:space="0" w:color="auto"/>
                                                            <w:right w:val="none" w:sz="0" w:space="0" w:color="auto"/>
                                                          </w:divBdr>
                                                        </w:div>
                                                        <w:div w:id="203443486">
                                                          <w:marLeft w:val="640"/>
                                                          <w:marRight w:val="0"/>
                                                          <w:marTop w:val="0"/>
                                                          <w:marBottom w:val="0"/>
                                                          <w:divBdr>
                                                            <w:top w:val="none" w:sz="0" w:space="0" w:color="auto"/>
                                                            <w:left w:val="none" w:sz="0" w:space="0" w:color="auto"/>
                                                            <w:bottom w:val="none" w:sz="0" w:space="0" w:color="auto"/>
                                                            <w:right w:val="none" w:sz="0" w:space="0" w:color="auto"/>
                                                          </w:divBdr>
                                                        </w:div>
                                                        <w:div w:id="390348550">
                                                          <w:marLeft w:val="640"/>
                                                          <w:marRight w:val="0"/>
                                                          <w:marTop w:val="0"/>
                                                          <w:marBottom w:val="0"/>
                                                          <w:divBdr>
                                                            <w:top w:val="none" w:sz="0" w:space="0" w:color="auto"/>
                                                            <w:left w:val="none" w:sz="0" w:space="0" w:color="auto"/>
                                                            <w:bottom w:val="none" w:sz="0" w:space="0" w:color="auto"/>
                                                            <w:right w:val="none" w:sz="0" w:space="0" w:color="auto"/>
                                                          </w:divBdr>
                                                        </w:div>
                                                        <w:div w:id="397242107">
                                                          <w:marLeft w:val="640"/>
                                                          <w:marRight w:val="0"/>
                                                          <w:marTop w:val="0"/>
                                                          <w:marBottom w:val="0"/>
                                                          <w:divBdr>
                                                            <w:top w:val="none" w:sz="0" w:space="0" w:color="auto"/>
                                                            <w:left w:val="none" w:sz="0" w:space="0" w:color="auto"/>
                                                            <w:bottom w:val="none" w:sz="0" w:space="0" w:color="auto"/>
                                                            <w:right w:val="none" w:sz="0" w:space="0" w:color="auto"/>
                                                          </w:divBdr>
                                                        </w:div>
                                                        <w:div w:id="397827219">
                                                          <w:marLeft w:val="640"/>
                                                          <w:marRight w:val="0"/>
                                                          <w:marTop w:val="0"/>
                                                          <w:marBottom w:val="0"/>
                                                          <w:divBdr>
                                                            <w:top w:val="none" w:sz="0" w:space="0" w:color="auto"/>
                                                            <w:left w:val="none" w:sz="0" w:space="0" w:color="auto"/>
                                                            <w:bottom w:val="none" w:sz="0" w:space="0" w:color="auto"/>
                                                            <w:right w:val="none" w:sz="0" w:space="0" w:color="auto"/>
                                                          </w:divBdr>
                                                        </w:div>
                                                        <w:div w:id="421879024">
                                                          <w:marLeft w:val="640"/>
                                                          <w:marRight w:val="0"/>
                                                          <w:marTop w:val="0"/>
                                                          <w:marBottom w:val="0"/>
                                                          <w:divBdr>
                                                            <w:top w:val="none" w:sz="0" w:space="0" w:color="auto"/>
                                                            <w:left w:val="none" w:sz="0" w:space="0" w:color="auto"/>
                                                            <w:bottom w:val="none" w:sz="0" w:space="0" w:color="auto"/>
                                                            <w:right w:val="none" w:sz="0" w:space="0" w:color="auto"/>
                                                          </w:divBdr>
                                                        </w:div>
                                                        <w:div w:id="433403249">
                                                          <w:marLeft w:val="640"/>
                                                          <w:marRight w:val="0"/>
                                                          <w:marTop w:val="0"/>
                                                          <w:marBottom w:val="0"/>
                                                          <w:divBdr>
                                                            <w:top w:val="none" w:sz="0" w:space="0" w:color="auto"/>
                                                            <w:left w:val="none" w:sz="0" w:space="0" w:color="auto"/>
                                                            <w:bottom w:val="none" w:sz="0" w:space="0" w:color="auto"/>
                                                            <w:right w:val="none" w:sz="0" w:space="0" w:color="auto"/>
                                                          </w:divBdr>
                                                        </w:div>
                                                        <w:div w:id="491988229">
                                                          <w:marLeft w:val="640"/>
                                                          <w:marRight w:val="0"/>
                                                          <w:marTop w:val="0"/>
                                                          <w:marBottom w:val="0"/>
                                                          <w:divBdr>
                                                            <w:top w:val="none" w:sz="0" w:space="0" w:color="auto"/>
                                                            <w:left w:val="none" w:sz="0" w:space="0" w:color="auto"/>
                                                            <w:bottom w:val="none" w:sz="0" w:space="0" w:color="auto"/>
                                                            <w:right w:val="none" w:sz="0" w:space="0" w:color="auto"/>
                                                          </w:divBdr>
                                                        </w:div>
                                                        <w:div w:id="700588021">
                                                          <w:marLeft w:val="640"/>
                                                          <w:marRight w:val="0"/>
                                                          <w:marTop w:val="0"/>
                                                          <w:marBottom w:val="0"/>
                                                          <w:divBdr>
                                                            <w:top w:val="none" w:sz="0" w:space="0" w:color="auto"/>
                                                            <w:left w:val="none" w:sz="0" w:space="0" w:color="auto"/>
                                                            <w:bottom w:val="none" w:sz="0" w:space="0" w:color="auto"/>
                                                            <w:right w:val="none" w:sz="0" w:space="0" w:color="auto"/>
                                                          </w:divBdr>
                                                        </w:div>
                                                        <w:div w:id="712651504">
                                                          <w:marLeft w:val="640"/>
                                                          <w:marRight w:val="0"/>
                                                          <w:marTop w:val="0"/>
                                                          <w:marBottom w:val="0"/>
                                                          <w:divBdr>
                                                            <w:top w:val="none" w:sz="0" w:space="0" w:color="auto"/>
                                                            <w:left w:val="none" w:sz="0" w:space="0" w:color="auto"/>
                                                            <w:bottom w:val="none" w:sz="0" w:space="0" w:color="auto"/>
                                                            <w:right w:val="none" w:sz="0" w:space="0" w:color="auto"/>
                                                          </w:divBdr>
                                                        </w:div>
                                                        <w:div w:id="716320874">
                                                          <w:marLeft w:val="640"/>
                                                          <w:marRight w:val="0"/>
                                                          <w:marTop w:val="0"/>
                                                          <w:marBottom w:val="0"/>
                                                          <w:divBdr>
                                                            <w:top w:val="none" w:sz="0" w:space="0" w:color="auto"/>
                                                            <w:left w:val="none" w:sz="0" w:space="0" w:color="auto"/>
                                                            <w:bottom w:val="none" w:sz="0" w:space="0" w:color="auto"/>
                                                            <w:right w:val="none" w:sz="0" w:space="0" w:color="auto"/>
                                                          </w:divBdr>
                                                        </w:div>
                                                        <w:div w:id="731344182">
                                                          <w:marLeft w:val="640"/>
                                                          <w:marRight w:val="0"/>
                                                          <w:marTop w:val="0"/>
                                                          <w:marBottom w:val="0"/>
                                                          <w:divBdr>
                                                            <w:top w:val="none" w:sz="0" w:space="0" w:color="auto"/>
                                                            <w:left w:val="none" w:sz="0" w:space="0" w:color="auto"/>
                                                            <w:bottom w:val="none" w:sz="0" w:space="0" w:color="auto"/>
                                                            <w:right w:val="none" w:sz="0" w:space="0" w:color="auto"/>
                                                          </w:divBdr>
                                                        </w:div>
                                                        <w:div w:id="758797688">
                                                          <w:marLeft w:val="640"/>
                                                          <w:marRight w:val="0"/>
                                                          <w:marTop w:val="0"/>
                                                          <w:marBottom w:val="0"/>
                                                          <w:divBdr>
                                                            <w:top w:val="none" w:sz="0" w:space="0" w:color="auto"/>
                                                            <w:left w:val="none" w:sz="0" w:space="0" w:color="auto"/>
                                                            <w:bottom w:val="none" w:sz="0" w:space="0" w:color="auto"/>
                                                            <w:right w:val="none" w:sz="0" w:space="0" w:color="auto"/>
                                                          </w:divBdr>
                                                        </w:div>
                                                        <w:div w:id="760486832">
                                                          <w:marLeft w:val="640"/>
                                                          <w:marRight w:val="0"/>
                                                          <w:marTop w:val="0"/>
                                                          <w:marBottom w:val="0"/>
                                                          <w:divBdr>
                                                            <w:top w:val="none" w:sz="0" w:space="0" w:color="auto"/>
                                                            <w:left w:val="none" w:sz="0" w:space="0" w:color="auto"/>
                                                            <w:bottom w:val="none" w:sz="0" w:space="0" w:color="auto"/>
                                                            <w:right w:val="none" w:sz="0" w:space="0" w:color="auto"/>
                                                          </w:divBdr>
                                                        </w:div>
                                                        <w:div w:id="820855455">
                                                          <w:marLeft w:val="640"/>
                                                          <w:marRight w:val="0"/>
                                                          <w:marTop w:val="0"/>
                                                          <w:marBottom w:val="0"/>
                                                          <w:divBdr>
                                                            <w:top w:val="none" w:sz="0" w:space="0" w:color="auto"/>
                                                            <w:left w:val="none" w:sz="0" w:space="0" w:color="auto"/>
                                                            <w:bottom w:val="none" w:sz="0" w:space="0" w:color="auto"/>
                                                            <w:right w:val="none" w:sz="0" w:space="0" w:color="auto"/>
                                                          </w:divBdr>
                                                        </w:div>
                                                        <w:div w:id="821048363">
                                                          <w:marLeft w:val="640"/>
                                                          <w:marRight w:val="0"/>
                                                          <w:marTop w:val="0"/>
                                                          <w:marBottom w:val="0"/>
                                                          <w:divBdr>
                                                            <w:top w:val="none" w:sz="0" w:space="0" w:color="auto"/>
                                                            <w:left w:val="none" w:sz="0" w:space="0" w:color="auto"/>
                                                            <w:bottom w:val="none" w:sz="0" w:space="0" w:color="auto"/>
                                                            <w:right w:val="none" w:sz="0" w:space="0" w:color="auto"/>
                                                          </w:divBdr>
                                                        </w:div>
                                                        <w:div w:id="822039728">
                                                          <w:marLeft w:val="640"/>
                                                          <w:marRight w:val="0"/>
                                                          <w:marTop w:val="0"/>
                                                          <w:marBottom w:val="0"/>
                                                          <w:divBdr>
                                                            <w:top w:val="none" w:sz="0" w:space="0" w:color="auto"/>
                                                            <w:left w:val="none" w:sz="0" w:space="0" w:color="auto"/>
                                                            <w:bottom w:val="none" w:sz="0" w:space="0" w:color="auto"/>
                                                            <w:right w:val="none" w:sz="0" w:space="0" w:color="auto"/>
                                                          </w:divBdr>
                                                        </w:div>
                                                        <w:div w:id="841041565">
                                                          <w:marLeft w:val="640"/>
                                                          <w:marRight w:val="0"/>
                                                          <w:marTop w:val="0"/>
                                                          <w:marBottom w:val="0"/>
                                                          <w:divBdr>
                                                            <w:top w:val="none" w:sz="0" w:space="0" w:color="auto"/>
                                                            <w:left w:val="none" w:sz="0" w:space="0" w:color="auto"/>
                                                            <w:bottom w:val="none" w:sz="0" w:space="0" w:color="auto"/>
                                                            <w:right w:val="none" w:sz="0" w:space="0" w:color="auto"/>
                                                          </w:divBdr>
                                                        </w:div>
                                                        <w:div w:id="851913142">
                                                          <w:marLeft w:val="640"/>
                                                          <w:marRight w:val="0"/>
                                                          <w:marTop w:val="0"/>
                                                          <w:marBottom w:val="0"/>
                                                          <w:divBdr>
                                                            <w:top w:val="none" w:sz="0" w:space="0" w:color="auto"/>
                                                            <w:left w:val="none" w:sz="0" w:space="0" w:color="auto"/>
                                                            <w:bottom w:val="none" w:sz="0" w:space="0" w:color="auto"/>
                                                            <w:right w:val="none" w:sz="0" w:space="0" w:color="auto"/>
                                                          </w:divBdr>
                                                        </w:div>
                                                        <w:div w:id="880826100">
                                                          <w:marLeft w:val="640"/>
                                                          <w:marRight w:val="0"/>
                                                          <w:marTop w:val="0"/>
                                                          <w:marBottom w:val="0"/>
                                                          <w:divBdr>
                                                            <w:top w:val="none" w:sz="0" w:space="0" w:color="auto"/>
                                                            <w:left w:val="none" w:sz="0" w:space="0" w:color="auto"/>
                                                            <w:bottom w:val="none" w:sz="0" w:space="0" w:color="auto"/>
                                                            <w:right w:val="none" w:sz="0" w:space="0" w:color="auto"/>
                                                          </w:divBdr>
                                                        </w:div>
                                                        <w:div w:id="890461598">
                                                          <w:marLeft w:val="640"/>
                                                          <w:marRight w:val="0"/>
                                                          <w:marTop w:val="0"/>
                                                          <w:marBottom w:val="0"/>
                                                          <w:divBdr>
                                                            <w:top w:val="none" w:sz="0" w:space="0" w:color="auto"/>
                                                            <w:left w:val="none" w:sz="0" w:space="0" w:color="auto"/>
                                                            <w:bottom w:val="none" w:sz="0" w:space="0" w:color="auto"/>
                                                            <w:right w:val="none" w:sz="0" w:space="0" w:color="auto"/>
                                                          </w:divBdr>
                                                        </w:div>
                                                        <w:div w:id="919947046">
                                                          <w:marLeft w:val="640"/>
                                                          <w:marRight w:val="0"/>
                                                          <w:marTop w:val="0"/>
                                                          <w:marBottom w:val="0"/>
                                                          <w:divBdr>
                                                            <w:top w:val="none" w:sz="0" w:space="0" w:color="auto"/>
                                                            <w:left w:val="none" w:sz="0" w:space="0" w:color="auto"/>
                                                            <w:bottom w:val="none" w:sz="0" w:space="0" w:color="auto"/>
                                                            <w:right w:val="none" w:sz="0" w:space="0" w:color="auto"/>
                                                          </w:divBdr>
                                                        </w:div>
                                                        <w:div w:id="943802497">
                                                          <w:marLeft w:val="640"/>
                                                          <w:marRight w:val="0"/>
                                                          <w:marTop w:val="0"/>
                                                          <w:marBottom w:val="0"/>
                                                          <w:divBdr>
                                                            <w:top w:val="none" w:sz="0" w:space="0" w:color="auto"/>
                                                            <w:left w:val="none" w:sz="0" w:space="0" w:color="auto"/>
                                                            <w:bottom w:val="none" w:sz="0" w:space="0" w:color="auto"/>
                                                            <w:right w:val="none" w:sz="0" w:space="0" w:color="auto"/>
                                                          </w:divBdr>
                                                        </w:div>
                                                        <w:div w:id="1046418231">
                                                          <w:marLeft w:val="640"/>
                                                          <w:marRight w:val="0"/>
                                                          <w:marTop w:val="0"/>
                                                          <w:marBottom w:val="0"/>
                                                          <w:divBdr>
                                                            <w:top w:val="none" w:sz="0" w:space="0" w:color="auto"/>
                                                            <w:left w:val="none" w:sz="0" w:space="0" w:color="auto"/>
                                                            <w:bottom w:val="none" w:sz="0" w:space="0" w:color="auto"/>
                                                            <w:right w:val="none" w:sz="0" w:space="0" w:color="auto"/>
                                                          </w:divBdr>
                                                        </w:div>
                                                        <w:div w:id="1073234200">
                                                          <w:marLeft w:val="640"/>
                                                          <w:marRight w:val="0"/>
                                                          <w:marTop w:val="0"/>
                                                          <w:marBottom w:val="0"/>
                                                          <w:divBdr>
                                                            <w:top w:val="none" w:sz="0" w:space="0" w:color="auto"/>
                                                            <w:left w:val="none" w:sz="0" w:space="0" w:color="auto"/>
                                                            <w:bottom w:val="none" w:sz="0" w:space="0" w:color="auto"/>
                                                            <w:right w:val="none" w:sz="0" w:space="0" w:color="auto"/>
                                                          </w:divBdr>
                                                        </w:div>
                                                        <w:div w:id="1202792017">
                                                          <w:marLeft w:val="640"/>
                                                          <w:marRight w:val="0"/>
                                                          <w:marTop w:val="0"/>
                                                          <w:marBottom w:val="0"/>
                                                          <w:divBdr>
                                                            <w:top w:val="none" w:sz="0" w:space="0" w:color="auto"/>
                                                            <w:left w:val="none" w:sz="0" w:space="0" w:color="auto"/>
                                                            <w:bottom w:val="none" w:sz="0" w:space="0" w:color="auto"/>
                                                            <w:right w:val="none" w:sz="0" w:space="0" w:color="auto"/>
                                                          </w:divBdr>
                                                        </w:div>
                                                        <w:div w:id="1209492426">
                                                          <w:marLeft w:val="640"/>
                                                          <w:marRight w:val="0"/>
                                                          <w:marTop w:val="0"/>
                                                          <w:marBottom w:val="0"/>
                                                          <w:divBdr>
                                                            <w:top w:val="none" w:sz="0" w:space="0" w:color="auto"/>
                                                            <w:left w:val="none" w:sz="0" w:space="0" w:color="auto"/>
                                                            <w:bottom w:val="none" w:sz="0" w:space="0" w:color="auto"/>
                                                            <w:right w:val="none" w:sz="0" w:space="0" w:color="auto"/>
                                                          </w:divBdr>
                                                        </w:div>
                                                        <w:div w:id="1212884970">
                                                          <w:marLeft w:val="640"/>
                                                          <w:marRight w:val="0"/>
                                                          <w:marTop w:val="0"/>
                                                          <w:marBottom w:val="0"/>
                                                          <w:divBdr>
                                                            <w:top w:val="none" w:sz="0" w:space="0" w:color="auto"/>
                                                            <w:left w:val="none" w:sz="0" w:space="0" w:color="auto"/>
                                                            <w:bottom w:val="none" w:sz="0" w:space="0" w:color="auto"/>
                                                            <w:right w:val="none" w:sz="0" w:space="0" w:color="auto"/>
                                                          </w:divBdr>
                                                        </w:div>
                                                        <w:div w:id="1267352144">
                                                          <w:marLeft w:val="640"/>
                                                          <w:marRight w:val="0"/>
                                                          <w:marTop w:val="0"/>
                                                          <w:marBottom w:val="0"/>
                                                          <w:divBdr>
                                                            <w:top w:val="none" w:sz="0" w:space="0" w:color="auto"/>
                                                            <w:left w:val="none" w:sz="0" w:space="0" w:color="auto"/>
                                                            <w:bottom w:val="none" w:sz="0" w:space="0" w:color="auto"/>
                                                            <w:right w:val="none" w:sz="0" w:space="0" w:color="auto"/>
                                                          </w:divBdr>
                                                        </w:div>
                                                        <w:div w:id="1290623042">
                                                          <w:marLeft w:val="640"/>
                                                          <w:marRight w:val="0"/>
                                                          <w:marTop w:val="0"/>
                                                          <w:marBottom w:val="0"/>
                                                          <w:divBdr>
                                                            <w:top w:val="none" w:sz="0" w:space="0" w:color="auto"/>
                                                            <w:left w:val="none" w:sz="0" w:space="0" w:color="auto"/>
                                                            <w:bottom w:val="none" w:sz="0" w:space="0" w:color="auto"/>
                                                            <w:right w:val="none" w:sz="0" w:space="0" w:color="auto"/>
                                                          </w:divBdr>
                                                        </w:div>
                                                        <w:div w:id="1336421050">
                                                          <w:marLeft w:val="640"/>
                                                          <w:marRight w:val="0"/>
                                                          <w:marTop w:val="0"/>
                                                          <w:marBottom w:val="0"/>
                                                          <w:divBdr>
                                                            <w:top w:val="none" w:sz="0" w:space="0" w:color="auto"/>
                                                            <w:left w:val="none" w:sz="0" w:space="0" w:color="auto"/>
                                                            <w:bottom w:val="none" w:sz="0" w:space="0" w:color="auto"/>
                                                            <w:right w:val="none" w:sz="0" w:space="0" w:color="auto"/>
                                                          </w:divBdr>
                                                        </w:div>
                                                        <w:div w:id="1355183347">
                                                          <w:marLeft w:val="640"/>
                                                          <w:marRight w:val="0"/>
                                                          <w:marTop w:val="0"/>
                                                          <w:marBottom w:val="0"/>
                                                          <w:divBdr>
                                                            <w:top w:val="none" w:sz="0" w:space="0" w:color="auto"/>
                                                            <w:left w:val="none" w:sz="0" w:space="0" w:color="auto"/>
                                                            <w:bottom w:val="none" w:sz="0" w:space="0" w:color="auto"/>
                                                            <w:right w:val="none" w:sz="0" w:space="0" w:color="auto"/>
                                                          </w:divBdr>
                                                        </w:div>
                                                        <w:div w:id="1385985806">
                                                          <w:marLeft w:val="640"/>
                                                          <w:marRight w:val="0"/>
                                                          <w:marTop w:val="0"/>
                                                          <w:marBottom w:val="0"/>
                                                          <w:divBdr>
                                                            <w:top w:val="none" w:sz="0" w:space="0" w:color="auto"/>
                                                            <w:left w:val="none" w:sz="0" w:space="0" w:color="auto"/>
                                                            <w:bottom w:val="none" w:sz="0" w:space="0" w:color="auto"/>
                                                            <w:right w:val="none" w:sz="0" w:space="0" w:color="auto"/>
                                                          </w:divBdr>
                                                        </w:div>
                                                        <w:div w:id="1493911692">
                                                          <w:marLeft w:val="640"/>
                                                          <w:marRight w:val="0"/>
                                                          <w:marTop w:val="0"/>
                                                          <w:marBottom w:val="0"/>
                                                          <w:divBdr>
                                                            <w:top w:val="none" w:sz="0" w:space="0" w:color="auto"/>
                                                            <w:left w:val="none" w:sz="0" w:space="0" w:color="auto"/>
                                                            <w:bottom w:val="none" w:sz="0" w:space="0" w:color="auto"/>
                                                            <w:right w:val="none" w:sz="0" w:space="0" w:color="auto"/>
                                                          </w:divBdr>
                                                        </w:div>
                                                        <w:div w:id="1499466489">
                                                          <w:marLeft w:val="640"/>
                                                          <w:marRight w:val="0"/>
                                                          <w:marTop w:val="0"/>
                                                          <w:marBottom w:val="0"/>
                                                          <w:divBdr>
                                                            <w:top w:val="none" w:sz="0" w:space="0" w:color="auto"/>
                                                            <w:left w:val="none" w:sz="0" w:space="0" w:color="auto"/>
                                                            <w:bottom w:val="none" w:sz="0" w:space="0" w:color="auto"/>
                                                            <w:right w:val="none" w:sz="0" w:space="0" w:color="auto"/>
                                                          </w:divBdr>
                                                        </w:div>
                                                        <w:div w:id="1505125349">
                                                          <w:marLeft w:val="640"/>
                                                          <w:marRight w:val="0"/>
                                                          <w:marTop w:val="0"/>
                                                          <w:marBottom w:val="0"/>
                                                          <w:divBdr>
                                                            <w:top w:val="none" w:sz="0" w:space="0" w:color="auto"/>
                                                            <w:left w:val="none" w:sz="0" w:space="0" w:color="auto"/>
                                                            <w:bottom w:val="none" w:sz="0" w:space="0" w:color="auto"/>
                                                            <w:right w:val="none" w:sz="0" w:space="0" w:color="auto"/>
                                                          </w:divBdr>
                                                        </w:div>
                                                        <w:div w:id="1532061970">
                                                          <w:marLeft w:val="640"/>
                                                          <w:marRight w:val="0"/>
                                                          <w:marTop w:val="0"/>
                                                          <w:marBottom w:val="0"/>
                                                          <w:divBdr>
                                                            <w:top w:val="none" w:sz="0" w:space="0" w:color="auto"/>
                                                            <w:left w:val="none" w:sz="0" w:space="0" w:color="auto"/>
                                                            <w:bottom w:val="none" w:sz="0" w:space="0" w:color="auto"/>
                                                            <w:right w:val="none" w:sz="0" w:space="0" w:color="auto"/>
                                                          </w:divBdr>
                                                        </w:div>
                                                        <w:div w:id="1546288230">
                                                          <w:marLeft w:val="640"/>
                                                          <w:marRight w:val="0"/>
                                                          <w:marTop w:val="0"/>
                                                          <w:marBottom w:val="0"/>
                                                          <w:divBdr>
                                                            <w:top w:val="none" w:sz="0" w:space="0" w:color="auto"/>
                                                            <w:left w:val="none" w:sz="0" w:space="0" w:color="auto"/>
                                                            <w:bottom w:val="none" w:sz="0" w:space="0" w:color="auto"/>
                                                            <w:right w:val="none" w:sz="0" w:space="0" w:color="auto"/>
                                                          </w:divBdr>
                                                        </w:div>
                                                        <w:div w:id="1613130352">
                                                          <w:marLeft w:val="640"/>
                                                          <w:marRight w:val="0"/>
                                                          <w:marTop w:val="0"/>
                                                          <w:marBottom w:val="0"/>
                                                          <w:divBdr>
                                                            <w:top w:val="none" w:sz="0" w:space="0" w:color="auto"/>
                                                            <w:left w:val="none" w:sz="0" w:space="0" w:color="auto"/>
                                                            <w:bottom w:val="none" w:sz="0" w:space="0" w:color="auto"/>
                                                            <w:right w:val="none" w:sz="0" w:space="0" w:color="auto"/>
                                                          </w:divBdr>
                                                        </w:div>
                                                        <w:div w:id="1664966398">
                                                          <w:marLeft w:val="640"/>
                                                          <w:marRight w:val="0"/>
                                                          <w:marTop w:val="0"/>
                                                          <w:marBottom w:val="0"/>
                                                          <w:divBdr>
                                                            <w:top w:val="none" w:sz="0" w:space="0" w:color="auto"/>
                                                            <w:left w:val="none" w:sz="0" w:space="0" w:color="auto"/>
                                                            <w:bottom w:val="none" w:sz="0" w:space="0" w:color="auto"/>
                                                            <w:right w:val="none" w:sz="0" w:space="0" w:color="auto"/>
                                                          </w:divBdr>
                                                        </w:div>
                                                        <w:div w:id="1705903930">
                                                          <w:marLeft w:val="640"/>
                                                          <w:marRight w:val="0"/>
                                                          <w:marTop w:val="0"/>
                                                          <w:marBottom w:val="0"/>
                                                          <w:divBdr>
                                                            <w:top w:val="none" w:sz="0" w:space="0" w:color="auto"/>
                                                            <w:left w:val="none" w:sz="0" w:space="0" w:color="auto"/>
                                                            <w:bottom w:val="none" w:sz="0" w:space="0" w:color="auto"/>
                                                            <w:right w:val="none" w:sz="0" w:space="0" w:color="auto"/>
                                                          </w:divBdr>
                                                        </w:div>
                                                        <w:div w:id="1754158358">
                                                          <w:marLeft w:val="640"/>
                                                          <w:marRight w:val="0"/>
                                                          <w:marTop w:val="0"/>
                                                          <w:marBottom w:val="0"/>
                                                          <w:divBdr>
                                                            <w:top w:val="none" w:sz="0" w:space="0" w:color="auto"/>
                                                            <w:left w:val="none" w:sz="0" w:space="0" w:color="auto"/>
                                                            <w:bottom w:val="none" w:sz="0" w:space="0" w:color="auto"/>
                                                            <w:right w:val="none" w:sz="0" w:space="0" w:color="auto"/>
                                                          </w:divBdr>
                                                        </w:div>
                                                        <w:div w:id="1784642696">
                                                          <w:marLeft w:val="640"/>
                                                          <w:marRight w:val="0"/>
                                                          <w:marTop w:val="0"/>
                                                          <w:marBottom w:val="0"/>
                                                          <w:divBdr>
                                                            <w:top w:val="none" w:sz="0" w:space="0" w:color="auto"/>
                                                            <w:left w:val="none" w:sz="0" w:space="0" w:color="auto"/>
                                                            <w:bottom w:val="none" w:sz="0" w:space="0" w:color="auto"/>
                                                            <w:right w:val="none" w:sz="0" w:space="0" w:color="auto"/>
                                                          </w:divBdr>
                                                        </w:div>
                                                        <w:div w:id="1788504347">
                                                          <w:marLeft w:val="640"/>
                                                          <w:marRight w:val="0"/>
                                                          <w:marTop w:val="0"/>
                                                          <w:marBottom w:val="0"/>
                                                          <w:divBdr>
                                                            <w:top w:val="none" w:sz="0" w:space="0" w:color="auto"/>
                                                            <w:left w:val="none" w:sz="0" w:space="0" w:color="auto"/>
                                                            <w:bottom w:val="none" w:sz="0" w:space="0" w:color="auto"/>
                                                            <w:right w:val="none" w:sz="0" w:space="0" w:color="auto"/>
                                                          </w:divBdr>
                                                        </w:div>
                                                        <w:div w:id="1810853002">
                                                          <w:marLeft w:val="640"/>
                                                          <w:marRight w:val="0"/>
                                                          <w:marTop w:val="0"/>
                                                          <w:marBottom w:val="0"/>
                                                          <w:divBdr>
                                                            <w:top w:val="none" w:sz="0" w:space="0" w:color="auto"/>
                                                            <w:left w:val="none" w:sz="0" w:space="0" w:color="auto"/>
                                                            <w:bottom w:val="none" w:sz="0" w:space="0" w:color="auto"/>
                                                            <w:right w:val="none" w:sz="0" w:space="0" w:color="auto"/>
                                                          </w:divBdr>
                                                        </w:div>
                                                        <w:div w:id="1813866190">
                                                          <w:marLeft w:val="640"/>
                                                          <w:marRight w:val="0"/>
                                                          <w:marTop w:val="0"/>
                                                          <w:marBottom w:val="0"/>
                                                          <w:divBdr>
                                                            <w:top w:val="none" w:sz="0" w:space="0" w:color="auto"/>
                                                            <w:left w:val="none" w:sz="0" w:space="0" w:color="auto"/>
                                                            <w:bottom w:val="none" w:sz="0" w:space="0" w:color="auto"/>
                                                            <w:right w:val="none" w:sz="0" w:space="0" w:color="auto"/>
                                                          </w:divBdr>
                                                        </w:div>
                                                        <w:div w:id="1893537594">
                                                          <w:marLeft w:val="640"/>
                                                          <w:marRight w:val="0"/>
                                                          <w:marTop w:val="0"/>
                                                          <w:marBottom w:val="0"/>
                                                          <w:divBdr>
                                                            <w:top w:val="none" w:sz="0" w:space="0" w:color="auto"/>
                                                            <w:left w:val="none" w:sz="0" w:space="0" w:color="auto"/>
                                                            <w:bottom w:val="none" w:sz="0" w:space="0" w:color="auto"/>
                                                            <w:right w:val="none" w:sz="0" w:space="0" w:color="auto"/>
                                                          </w:divBdr>
                                                        </w:div>
                                                        <w:div w:id="1932426289">
                                                          <w:marLeft w:val="640"/>
                                                          <w:marRight w:val="0"/>
                                                          <w:marTop w:val="0"/>
                                                          <w:marBottom w:val="0"/>
                                                          <w:divBdr>
                                                            <w:top w:val="none" w:sz="0" w:space="0" w:color="auto"/>
                                                            <w:left w:val="none" w:sz="0" w:space="0" w:color="auto"/>
                                                            <w:bottom w:val="none" w:sz="0" w:space="0" w:color="auto"/>
                                                            <w:right w:val="none" w:sz="0" w:space="0" w:color="auto"/>
                                                          </w:divBdr>
                                                        </w:div>
                                                        <w:div w:id="1979919444">
                                                          <w:marLeft w:val="640"/>
                                                          <w:marRight w:val="0"/>
                                                          <w:marTop w:val="0"/>
                                                          <w:marBottom w:val="0"/>
                                                          <w:divBdr>
                                                            <w:top w:val="none" w:sz="0" w:space="0" w:color="auto"/>
                                                            <w:left w:val="none" w:sz="0" w:space="0" w:color="auto"/>
                                                            <w:bottom w:val="none" w:sz="0" w:space="0" w:color="auto"/>
                                                            <w:right w:val="none" w:sz="0" w:space="0" w:color="auto"/>
                                                          </w:divBdr>
                                                        </w:div>
                                                        <w:div w:id="1980840714">
                                                          <w:marLeft w:val="640"/>
                                                          <w:marRight w:val="0"/>
                                                          <w:marTop w:val="0"/>
                                                          <w:marBottom w:val="0"/>
                                                          <w:divBdr>
                                                            <w:top w:val="none" w:sz="0" w:space="0" w:color="auto"/>
                                                            <w:left w:val="none" w:sz="0" w:space="0" w:color="auto"/>
                                                            <w:bottom w:val="none" w:sz="0" w:space="0" w:color="auto"/>
                                                            <w:right w:val="none" w:sz="0" w:space="0" w:color="auto"/>
                                                          </w:divBdr>
                                                        </w:div>
                                                      </w:divsChild>
                                                    </w:div>
                                                    <w:div w:id="1851287555">
                                                      <w:marLeft w:val="0"/>
                                                      <w:marRight w:val="0"/>
                                                      <w:marTop w:val="0"/>
                                                      <w:marBottom w:val="0"/>
                                                      <w:divBdr>
                                                        <w:top w:val="none" w:sz="0" w:space="0" w:color="auto"/>
                                                        <w:left w:val="none" w:sz="0" w:space="0" w:color="auto"/>
                                                        <w:bottom w:val="none" w:sz="0" w:space="0" w:color="auto"/>
                                                        <w:right w:val="none" w:sz="0" w:space="0" w:color="auto"/>
                                                      </w:divBdr>
                                                      <w:divsChild>
                                                        <w:div w:id="19358990">
                                                          <w:marLeft w:val="640"/>
                                                          <w:marRight w:val="0"/>
                                                          <w:marTop w:val="0"/>
                                                          <w:marBottom w:val="0"/>
                                                          <w:divBdr>
                                                            <w:top w:val="none" w:sz="0" w:space="0" w:color="auto"/>
                                                            <w:left w:val="none" w:sz="0" w:space="0" w:color="auto"/>
                                                            <w:bottom w:val="none" w:sz="0" w:space="0" w:color="auto"/>
                                                            <w:right w:val="none" w:sz="0" w:space="0" w:color="auto"/>
                                                          </w:divBdr>
                                                        </w:div>
                                                        <w:div w:id="60491121">
                                                          <w:marLeft w:val="640"/>
                                                          <w:marRight w:val="0"/>
                                                          <w:marTop w:val="0"/>
                                                          <w:marBottom w:val="0"/>
                                                          <w:divBdr>
                                                            <w:top w:val="none" w:sz="0" w:space="0" w:color="auto"/>
                                                            <w:left w:val="none" w:sz="0" w:space="0" w:color="auto"/>
                                                            <w:bottom w:val="none" w:sz="0" w:space="0" w:color="auto"/>
                                                            <w:right w:val="none" w:sz="0" w:space="0" w:color="auto"/>
                                                          </w:divBdr>
                                                        </w:div>
                                                        <w:div w:id="64500299">
                                                          <w:marLeft w:val="640"/>
                                                          <w:marRight w:val="0"/>
                                                          <w:marTop w:val="0"/>
                                                          <w:marBottom w:val="0"/>
                                                          <w:divBdr>
                                                            <w:top w:val="none" w:sz="0" w:space="0" w:color="auto"/>
                                                            <w:left w:val="none" w:sz="0" w:space="0" w:color="auto"/>
                                                            <w:bottom w:val="none" w:sz="0" w:space="0" w:color="auto"/>
                                                            <w:right w:val="none" w:sz="0" w:space="0" w:color="auto"/>
                                                          </w:divBdr>
                                                        </w:div>
                                                        <w:div w:id="127746589">
                                                          <w:marLeft w:val="640"/>
                                                          <w:marRight w:val="0"/>
                                                          <w:marTop w:val="0"/>
                                                          <w:marBottom w:val="0"/>
                                                          <w:divBdr>
                                                            <w:top w:val="none" w:sz="0" w:space="0" w:color="auto"/>
                                                            <w:left w:val="none" w:sz="0" w:space="0" w:color="auto"/>
                                                            <w:bottom w:val="none" w:sz="0" w:space="0" w:color="auto"/>
                                                            <w:right w:val="none" w:sz="0" w:space="0" w:color="auto"/>
                                                          </w:divBdr>
                                                        </w:div>
                                                        <w:div w:id="203757682">
                                                          <w:marLeft w:val="640"/>
                                                          <w:marRight w:val="0"/>
                                                          <w:marTop w:val="0"/>
                                                          <w:marBottom w:val="0"/>
                                                          <w:divBdr>
                                                            <w:top w:val="none" w:sz="0" w:space="0" w:color="auto"/>
                                                            <w:left w:val="none" w:sz="0" w:space="0" w:color="auto"/>
                                                            <w:bottom w:val="none" w:sz="0" w:space="0" w:color="auto"/>
                                                            <w:right w:val="none" w:sz="0" w:space="0" w:color="auto"/>
                                                          </w:divBdr>
                                                        </w:div>
                                                        <w:div w:id="251624257">
                                                          <w:marLeft w:val="640"/>
                                                          <w:marRight w:val="0"/>
                                                          <w:marTop w:val="0"/>
                                                          <w:marBottom w:val="0"/>
                                                          <w:divBdr>
                                                            <w:top w:val="none" w:sz="0" w:space="0" w:color="auto"/>
                                                            <w:left w:val="none" w:sz="0" w:space="0" w:color="auto"/>
                                                            <w:bottom w:val="none" w:sz="0" w:space="0" w:color="auto"/>
                                                            <w:right w:val="none" w:sz="0" w:space="0" w:color="auto"/>
                                                          </w:divBdr>
                                                        </w:div>
                                                        <w:div w:id="260185185">
                                                          <w:marLeft w:val="640"/>
                                                          <w:marRight w:val="0"/>
                                                          <w:marTop w:val="0"/>
                                                          <w:marBottom w:val="0"/>
                                                          <w:divBdr>
                                                            <w:top w:val="none" w:sz="0" w:space="0" w:color="auto"/>
                                                            <w:left w:val="none" w:sz="0" w:space="0" w:color="auto"/>
                                                            <w:bottom w:val="none" w:sz="0" w:space="0" w:color="auto"/>
                                                            <w:right w:val="none" w:sz="0" w:space="0" w:color="auto"/>
                                                          </w:divBdr>
                                                        </w:div>
                                                        <w:div w:id="299573159">
                                                          <w:marLeft w:val="640"/>
                                                          <w:marRight w:val="0"/>
                                                          <w:marTop w:val="0"/>
                                                          <w:marBottom w:val="0"/>
                                                          <w:divBdr>
                                                            <w:top w:val="none" w:sz="0" w:space="0" w:color="auto"/>
                                                            <w:left w:val="none" w:sz="0" w:space="0" w:color="auto"/>
                                                            <w:bottom w:val="none" w:sz="0" w:space="0" w:color="auto"/>
                                                            <w:right w:val="none" w:sz="0" w:space="0" w:color="auto"/>
                                                          </w:divBdr>
                                                        </w:div>
                                                        <w:div w:id="385180715">
                                                          <w:marLeft w:val="640"/>
                                                          <w:marRight w:val="0"/>
                                                          <w:marTop w:val="0"/>
                                                          <w:marBottom w:val="0"/>
                                                          <w:divBdr>
                                                            <w:top w:val="none" w:sz="0" w:space="0" w:color="auto"/>
                                                            <w:left w:val="none" w:sz="0" w:space="0" w:color="auto"/>
                                                            <w:bottom w:val="none" w:sz="0" w:space="0" w:color="auto"/>
                                                            <w:right w:val="none" w:sz="0" w:space="0" w:color="auto"/>
                                                          </w:divBdr>
                                                        </w:div>
                                                        <w:div w:id="392044452">
                                                          <w:marLeft w:val="640"/>
                                                          <w:marRight w:val="0"/>
                                                          <w:marTop w:val="0"/>
                                                          <w:marBottom w:val="0"/>
                                                          <w:divBdr>
                                                            <w:top w:val="none" w:sz="0" w:space="0" w:color="auto"/>
                                                            <w:left w:val="none" w:sz="0" w:space="0" w:color="auto"/>
                                                            <w:bottom w:val="none" w:sz="0" w:space="0" w:color="auto"/>
                                                            <w:right w:val="none" w:sz="0" w:space="0" w:color="auto"/>
                                                          </w:divBdr>
                                                        </w:div>
                                                        <w:div w:id="395593696">
                                                          <w:marLeft w:val="640"/>
                                                          <w:marRight w:val="0"/>
                                                          <w:marTop w:val="0"/>
                                                          <w:marBottom w:val="0"/>
                                                          <w:divBdr>
                                                            <w:top w:val="none" w:sz="0" w:space="0" w:color="auto"/>
                                                            <w:left w:val="none" w:sz="0" w:space="0" w:color="auto"/>
                                                            <w:bottom w:val="none" w:sz="0" w:space="0" w:color="auto"/>
                                                            <w:right w:val="none" w:sz="0" w:space="0" w:color="auto"/>
                                                          </w:divBdr>
                                                        </w:div>
                                                        <w:div w:id="500046714">
                                                          <w:marLeft w:val="640"/>
                                                          <w:marRight w:val="0"/>
                                                          <w:marTop w:val="0"/>
                                                          <w:marBottom w:val="0"/>
                                                          <w:divBdr>
                                                            <w:top w:val="none" w:sz="0" w:space="0" w:color="auto"/>
                                                            <w:left w:val="none" w:sz="0" w:space="0" w:color="auto"/>
                                                            <w:bottom w:val="none" w:sz="0" w:space="0" w:color="auto"/>
                                                            <w:right w:val="none" w:sz="0" w:space="0" w:color="auto"/>
                                                          </w:divBdr>
                                                        </w:div>
                                                        <w:div w:id="548952453">
                                                          <w:marLeft w:val="640"/>
                                                          <w:marRight w:val="0"/>
                                                          <w:marTop w:val="0"/>
                                                          <w:marBottom w:val="0"/>
                                                          <w:divBdr>
                                                            <w:top w:val="none" w:sz="0" w:space="0" w:color="auto"/>
                                                            <w:left w:val="none" w:sz="0" w:space="0" w:color="auto"/>
                                                            <w:bottom w:val="none" w:sz="0" w:space="0" w:color="auto"/>
                                                            <w:right w:val="none" w:sz="0" w:space="0" w:color="auto"/>
                                                          </w:divBdr>
                                                        </w:div>
                                                        <w:div w:id="621301955">
                                                          <w:marLeft w:val="640"/>
                                                          <w:marRight w:val="0"/>
                                                          <w:marTop w:val="0"/>
                                                          <w:marBottom w:val="0"/>
                                                          <w:divBdr>
                                                            <w:top w:val="none" w:sz="0" w:space="0" w:color="auto"/>
                                                            <w:left w:val="none" w:sz="0" w:space="0" w:color="auto"/>
                                                            <w:bottom w:val="none" w:sz="0" w:space="0" w:color="auto"/>
                                                            <w:right w:val="none" w:sz="0" w:space="0" w:color="auto"/>
                                                          </w:divBdr>
                                                        </w:div>
                                                        <w:div w:id="627276841">
                                                          <w:marLeft w:val="640"/>
                                                          <w:marRight w:val="0"/>
                                                          <w:marTop w:val="0"/>
                                                          <w:marBottom w:val="0"/>
                                                          <w:divBdr>
                                                            <w:top w:val="none" w:sz="0" w:space="0" w:color="auto"/>
                                                            <w:left w:val="none" w:sz="0" w:space="0" w:color="auto"/>
                                                            <w:bottom w:val="none" w:sz="0" w:space="0" w:color="auto"/>
                                                            <w:right w:val="none" w:sz="0" w:space="0" w:color="auto"/>
                                                          </w:divBdr>
                                                        </w:div>
                                                        <w:div w:id="631787762">
                                                          <w:marLeft w:val="640"/>
                                                          <w:marRight w:val="0"/>
                                                          <w:marTop w:val="0"/>
                                                          <w:marBottom w:val="0"/>
                                                          <w:divBdr>
                                                            <w:top w:val="none" w:sz="0" w:space="0" w:color="auto"/>
                                                            <w:left w:val="none" w:sz="0" w:space="0" w:color="auto"/>
                                                            <w:bottom w:val="none" w:sz="0" w:space="0" w:color="auto"/>
                                                            <w:right w:val="none" w:sz="0" w:space="0" w:color="auto"/>
                                                          </w:divBdr>
                                                        </w:div>
                                                        <w:div w:id="657344714">
                                                          <w:marLeft w:val="640"/>
                                                          <w:marRight w:val="0"/>
                                                          <w:marTop w:val="0"/>
                                                          <w:marBottom w:val="0"/>
                                                          <w:divBdr>
                                                            <w:top w:val="none" w:sz="0" w:space="0" w:color="auto"/>
                                                            <w:left w:val="none" w:sz="0" w:space="0" w:color="auto"/>
                                                            <w:bottom w:val="none" w:sz="0" w:space="0" w:color="auto"/>
                                                            <w:right w:val="none" w:sz="0" w:space="0" w:color="auto"/>
                                                          </w:divBdr>
                                                        </w:div>
                                                        <w:div w:id="669017013">
                                                          <w:marLeft w:val="640"/>
                                                          <w:marRight w:val="0"/>
                                                          <w:marTop w:val="0"/>
                                                          <w:marBottom w:val="0"/>
                                                          <w:divBdr>
                                                            <w:top w:val="none" w:sz="0" w:space="0" w:color="auto"/>
                                                            <w:left w:val="none" w:sz="0" w:space="0" w:color="auto"/>
                                                            <w:bottom w:val="none" w:sz="0" w:space="0" w:color="auto"/>
                                                            <w:right w:val="none" w:sz="0" w:space="0" w:color="auto"/>
                                                          </w:divBdr>
                                                        </w:div>
                                                        <w:div w:id="727454407">
                                                          <w:marLeft w:val="640"/>
                                                          <w:marRight w:val="0"/>
                                                          <w:marTop w:val="0"/>
                                                          <w:marBottom w:val="0"/>
                                                          <w:divBdr>
                                                            <w:top w:val="none" w:sz="0" w:space="0" w:color="auto"/>
                                                            <w:left w:val="none" w:sz="0" w:space="0" w:color="auto"/>
                                                            <w:bottom w:val="none" w:sz="0" w:space="0" w:color="auto"/>
                                                            <w:right w:val="none" w:sz="0" w:space="0" w:color="auto"/>
                                                          </w:divBdr>
                                                        </w:div>
                                                        <w:div w:id="735590712">
                                                          <w:marLeft w:val="640"/>
                                                          <w:marRight w:val="0"/>
                                                          <w:marTop w:val="0"/>
                                                          <w:marBottom w:val="0"/>
                                                          <w:divBdr>
                                                            <w:top w:val="none" w:sz="0" w:space="0" w:color="auto"/>
                                                            <w:left w:val="none" w:sz="0" w:space="0" w:color="auto"/>
                                                            <w:bottom w:val="none" w:sz="0" w:space="0" w:color="auto"/>
                                                            <w:right w:val="none" w:sz="0" w:space="0" w:color="auto"/>
                                                          </w:divBdr>
                                                        </w:div>
                                                        <w:div w:id="737822807">
                                                          <w:marLeft w:val="640"/>
                                                          <w:marRight w:val="0"/>
                                                          <w:marTop w:val="0"/>
                                                          <w:marBottom w:val="0"/>
                                                          <w:divBdr>
                                                            <w:top w:val="none" w:sz="0" w:space="0" w:color="auto"/>
                                                            <w:left w:val="none" w:sz="0" w:space="0" w:color="auto"/>
                                                            <w:bottom w:val="none" w:sz="0" w:space="0" w:color="auto"/>
                                                            <w:right w:val="none" w:sz="0" w:space="0" w:color="auto"/>
                                                          </w:divBdr>
                                                        </w:div>
                                                        <w:div w:id="741606194">
                                                          <w:marLeft w:val="640"/>
                                                          <w:marRight w:val="0"/>
                                                          <w:marTop w:val="0"/>
                                                          <w:marBottom w:val="0"/>
                                                          <w:divBdr>
                                                            <w:top w:val="none" w:sz="0" w:space="0" w:color="auto"/>
                                                            <w:left w:val="none" w:sz="0" w:space="0" w:color="auto"/>
                                                            <w:bottom w:val="none" w:sz="0" w:space="0" w:color="auto"/>
                                                            <w:right w:val="none" w:sz="0" w:space="0" w:color="auto"/>
                                                          </w:divBdr>
                                                        </w:div>
                                                        <w:div w:id="759914199">
                                                          <w:marLeft w:val="640"/>
                                                          <w:marRight w:val="0"/>
                                                          <w:marTop w:val="0"/>
                                                          <w:marBottom w:val="0"/>
                                                          <w:divBdr>
                                                            <w:top w:val="none" w:sz="0" w:space="0" w:color="auto"/>
                                                            <w:left w:val="none" w:sz="0" w:space="0" w:color="auto"/>
                                                            <w:bottom w:val="none" w:sz="0" w:space="0" w:color="auto"/>
                                                            <w:right w:val="none" w:sz="0" w:space="0" w:color="auto"/>
                                                          </w:divBdr>
                                                        </w:div>
                                                        <w:div w:id="838927974">
                                                          <w:marLeft w:val="640"/>
                                                          <w:marRight w:val="0"/>
                                                          <w:marTop w:val="0"/>
                                                          <w:marBottom w:val="0"/>
                                                          <w:divBdr>
                                                            <w:top w:val="none" w:sz="0" w:space="0" w:color="auto"/>
                                                            <w:left w:val="none" w:sz="0" w:space="0" w:color="auto"/>
                                                            <w:bottom w:val="none" w:sz="0" w:space="0" w:color="auto"/>
                                                            <w:right w:val="none" w:sz="0" w:space="0" w:color="auto"/>
                                                          </w:divBdr>
                                                        </w:div>
                                                        <w:div w:id="852379560">
                                                          <w:marLeft w:val="640"/>
                                                          <w:marRight w:val="0"/>
                                                          <w:marTop w:val="0"/>
                                                          <w:marBottom w:val="0"/>
                                                          <w:divBdr>
                                                            <w:top w:val="none" w:sz="0" w:space="0" w:color="auto"/>
                                                            <w:left w:val="none" w:sz="0" w:space="0" w:color="auto"/>
                                                            <w:bottom w:val="none" w:sz="0" w:space="0" w:color="auto"/>
                                                            <w:right w:val="none" w:sz="0" w:space="0" w:color="auto"/>
                                                          </w:divBdr>
                                                        </w:div>
                                                        <w:div w:id="943071420">
                                                          <w:marLeft w:val="640"/>
                                                          <w:marRight w:val="0"/>
                                                          <w:marTop w:val="0"/>
                                                          <w:marBottom w:val="0"/>
                                                          <w:divBdr>
                                                            <w:top w:val="none" w:sz="0" w:space="0" w:color="auto"/>
                                                            <w:left w:val="none" w:sz="0" w:space="0" w:color="auto"/>
                                                            <w:bottom w:val="none" w:sz="0" w:space="0" w:color="auto"/>
                                                            <w:right w:val="none" w:sz="0" w:space="0" w:color="auto"/>
                                                          </w:divBdr>
                                                        </w:div>
                                                        <w:div w:id="947860037">
                                                          <w:marLeft w:val="640"/>
                                                          <w:marRight w:val="0"/>
                                                          <w:marTop w:val="0"/>
                                                          <w:marBottom w:val="0"/>
                                                          <w:divBdr>
                                                            <w:top w:val="none" w:sz="0" w:space="0" w:color="auto"/>
                                                            <w:left w:val="none" w:sz="0" w:space="0" w:color="auto"/>
                                                            <w:bottom w:val="none" w:sz="0" w:space="0" w:color="auto"/>
                                                            <w:right w:val="none" w:sz="0" w:space="0" w:color="auto"/>
                                                          </w:divBdr>
                                                        </w:div>
                                                        <w:div w:id="1016465644">
                                                          <w:marLeft w:val="640"/>
                                                          <w:marRight w:val="0"/>
                                                          <w:marTop w:val="0"/>
                                                          <w:marBottom w:val="0"/>
                                                          <w:divBdr>
                                                            <w:top w:val="none" w:sz="0" w:space="0" w:color="auto"/>
                                                            <w:left w:val="none" w:sz="0" w:space="0" w:color="auto"/>
                                                            <w:bottom w:val="none" w:sz="0" w:space="0" w:color="auto"/>
                                                            <w:right w:val="none" w:sz="0" w:space="0" w:color="auto"/>
                                                          </w:divBdr>
                                                        </w:div>
                                                        <w:div w:id="1032223141">
                                                          <w:marLeft w:val="640"/>
                                                          <w:marRight w:val="0"/>
                                                          <w:marTop w:val="0"/>
                                                          <w:marBottom w:val="0"/>
                                                          <w:divBdr>
                                                            <w:top w:val="none" w:sz="0" w:space="0" w:color="auto"/>
                                                            <w:left w:val="none" w:sz="0" w:space="0" w:color="auto"/>
                                                            <w:bottom w:val="none" w:sz="0" w:space="0" w:color="auto"/>
                                                            <w:right w:val="none" w:sz="0" w:space="0" w:color="auto"/>
                                                          </w:divBdr>
                                                        </w:div>
                                                        <w:div w:id="1088694437">
                                                          <w:marLeft w:val="640"/>
                                                          <w:marRight w:val="0"/>
                                                          <w:marTop w:val="0"/>
                                                          <w:marBottom w:val="0"/>
                                                          <w:divBdr>
                                                            <w:top w:val="none" w:sz="0" w:space="0" w:color="auto"/>
                                                            <w:left w:val="none" w:sz="0" w:space="0" w:color="auto"/>
                                                            <w:bottom w:val="none" w:sz="0" w:space="0" w:color="auto"/>
                                                            <w:right w:val="none" w:sz="0" w:space="0" w:color="auto"/>
                                                          </w:divBdr>
                                                        </w:div>
                                                        <w:div w:id="1137839450">
                                                          <w:marLeft w:val="640"/>
                                                          <w:marRight w:val="0"/>
                                                          <w:marTop w:val="0"/>
                                                          <w:marBottom w:val="0"/>
                                                          <w:divBdr>
                                                            <w:top w:val="none" w:sz="0" w:space="0" w:color="auto"/>
                                                            <w:left w:val="none" w:sz="0" w:space="0" w:color="auto"/>
                                                            <w:bottom w:val="none" w:sz="0" w:space="0" w:color="auto"/>
                                                            <w:right w:val="none" w:sz="0" w:space="0" w:color="auto"/>
                                                          </w:divBdr>
                                                        </w:div>
                                                        <w:div w:id="1167743956">
                                                          <w:marLeft w:val="640"/>
                                                          <w:marRight w:val="0"/>
                                                          <w:marTop w:val="0"/>
                                                          <w:marBottom w:val="0"/>
                                                          <w:divBdr>
                                                            <w:top w:val="none" w:sz="0" w:space="0" w:color="auto"/>
                                                            <w:left w:val="none" w:sz="0" w:space="0" w:color="auto"/>
                                                            <w:bottom w:val="none" w:sz="0" w:space="0" w:color="auto"/>
                                                            <w:right w:val="none" w:sz="0" w:space="0" w:color="auto"/>
                                                          </w:divBdr>
                                                        </w:div>
                                                        <w:div w:id="1201745492">
                                                          <w:marLeft w:val="640"/>
                                                          <w:marRight w:val="0"/>
                                                          <w:marTop w:val="0"/>
                                                          <w:marBottom w:val="0"/>
                                                          <w:divBdr>
                                                            <w:top w:val="none" w:sz="0" w:space="0" w:color="auto"/>
                                                            <w:left w:val="none" w:sz="0" w:space="0" w:color="auto"/>
                                                            <w:bottom w:val="none" w:sz="0" w:space="0" w:color="auto"/>
                                                            <w:right w:val="none" w:sz="0" w:space="0" w:color="auto"/>
                                                          </w:divBdr>
                                                        </w:div>
                                                        <w:div w:id="1212694284">
                                                          <w:marLeft w:val="640"/>
                                                          <w:marRight w:val="0"/>
                                                          <w:marTop w:val="0"/>
                                                          <w:marBottom w:val="0"/>
                                                          <w:divBdr>
                                                            <w:top w:val="none" w:sz="0" w:space="0" w:color="auto"/>
                                                            <w:left w:val="none" w:sz="0" w:space="0" w:color="auto"/>
                                                            <w:bottom w:val="none" w:sz="0" w:space="0" w:color="auto"/>
                                                            <w:right w:val="none" w:sz="0" w:space="0" w:color="auto"/>
                                                          </w:divBdr>
                                                        </w:div>
                                                        <w:div w:id="1244298828">
                                                          <w:marLeft w:val="640"/>
                                                          <w:marRight w:val="0"/>
                                                          <w:marTop w:val="0"/>
                                                          <w:marBottom w:val="0"/>
                                                          <w:divBdr>
                                                            <w:top w:val="none" w:sz="0" w:space="0" w:color="auto"/>
                                                            <w:left w:val="none" w:sz="0" w:space="0" w:color="auto"/>
                                                            <w:bottom w:val="none" w:sz="0" w:space="0" w:color="auto"/>
                                                            <w:right w:val="none" w:sz="0" w:space="0" w:color="auto"/>
                                                          </w:divBdr>
                                                        </w:div>
                                                        <w:div w:id="1264530963">
                                                          <w:marLeft w:val="640"/>
                                                          <w:marRight w:val="0"/>
                                                          <w:marTop w:val="0"/>
                                                          <w:marBottom w:val="0"/>
                                                          <w:divBdr>
                                                            <w:top w:val="none" w:sz="0" w:space="0" w:color="auto"/>
                                                            <w:left w:val="none" w:sz="0" w:space="0" w:color="auto"/>
                                                            <w:bottom w:val="none" w:sz="0" w:space="0" w:color="auto"/>
                                                            <w:right w:val="none" w:sz="0" w:space="0" w:color="auto"/>
                                                          </w:divBdr>
                                                        </w:div>
                                                        <w:div w:id="1318261869">
                                                          <w:marLeft w:val="640"/>
                                                          <w:marRight w:val="0"/>
                                                          <w:marTop w:val="0"/>
                                                          <w:marBottom w:val="0"/>
                                                          <w:divBdr>
                                                            <w:top w:val="none" w:sz="0" w:space="0" w:color="auto"/>
                                                            <w:left w:val="none" w:sz="0" w:space="0" w:color="auto"/>
                                                            <w:bottom w:val="none" w:sz="0" w:space="0" w:color="auto"/>
                                                            <w:right w:val="none" w:sz="0" w:space="0" w:color="auto"/>
                                                          </w:divBdr>
                                                        </w:div>
                                                        <w:div w:id="1450781196">
                                                          <w:marLeft w:val="640"/>
                                                          <w:marRight w:val="0"/>
                                                          <w:marTop w:val="0"/>
                                                          <w:marBottom w:val="0"/>
                                                          <w:divBdr>
                                                            <w:top w:val="none" w:sz="0" w:space="0" w:color="auto"/>
                                                            <w:left w:val="none" w:sz="0" w:space="0" w:color="auto"/>
                                                            <w:bottom w:val="none" w:sz="0" w:space="0" w:color="auto"/>
                                                            <w:right w:val="none" w:sz="0" w:space="0" w:color="auto"/>
                                                          </w:divBdr>
                                                        </w:div>
                                                        <w:div w:id="1518079909">
                                                          <w:marLeft w:val="640"/>
                                                          <w:marRight w:val="0"/>
                                                          <w:marTop w:val="0"/>
                                                          <w:marBottom w:val="0"/>
                                                          <w:divBdr>
                                                            <w:top w:val="none" w:sz="0" w:space="0" w:color="auto"/>
                                                            <w:left w:val="none" w:sz="0" w:space="0" w:color="auto"/>
                                                            <w:bottom w:val="none" w:sz="0" w:space="0" w:color="auto"/>
                                                            <w:right w:val="none" w:sz="0" w:space="0" w:color="auto"/>
                                                          </w:divBdr>
                                                        </w:div>
                                                        <w:div w:id="1559975704">
                                                          <w:marLeft w:val="640"/>
                                                          <w:marRight w:val="0"/>
                                                          <w:marTop w:val="0"/>
                                                          <w:marBottom w:val="0"/>
                                                          <w:divBdr>
                                                            <w:top w:val="none" w:sz="0" w:space="0" w:color="auto"/>
                                                            <w:left w:val="none" w:sz="0" w:space="0" w:color="auto"/>
                                                            <w:bottom w:val="none" w:sz="0" w:space="0" w:color="auto"/>
                                                            <w:right w:val="none" w:sz="0" w:space="0" w:color="auto"/>
                                                          </w:divBdr>
                                                        </w:div>
                                                        <w:div w:id="1572960270">
                                                          <w:marLeft w:val="640"/>
                                                          <w:marRight w:val="0"/>
                                                          <w:marTop w:val="0"/>
                                                          <w:marBottom w:val="0"/>
                                                          <w:divBdr>
                                                            <w:top w:val="none" w:sz="0" w:space="0" w:color="auto"/>
                                                            <w:left w:val="none" w:sz="0" w:space="0" w:color="auto"/>
                                                            <w:bottom w:val="none" w:sz="0" w:space="0" w:color="auto"/>
                                                            <w:right w:val="none" w:sz="0" w:space="0" w:color="auto"/>
                                                          </w:divBdr>
                                                        </w:div>
                                                        <w:div w:id="1599488892">
                                                          <w:marLeft w:val="640"/>
                                                          <w:marRight w:val="0"/>
                                                          <w:marTop w:val="0"/>
                                                          <w:marBottom w:val="0"/>
                                                          <w:divBdr>
                                                            <w:top w:val="none" w:sz="0" w:space="0" w:color="auto"/>
                                                            <w:left w:val="none" w:sz="0" w:space="0" w:color="auto"/>
                                                            <w:bottom w:val="none" w:sz="0" w:space="0" w:color="auto"/>
                                                            <w:right w:val="none" w:sz="0" w:space="0" w:color="auto"/>
                                                          </w:divBdr>
                                                        </w:div>
                                                        <w:div w:id="1603951553">
                                                          <w:marLeft w:val="640"/>
                                                          <w:marRight w:val="0"/>
                                                          <w:marTop w:val="0"/>
                                                          <w:marBottom w:val="0"/>
                                                          <w:divBdr>
                                                            <w:top w:val="none" w:sz="0" w:space="0" w:color="auto"/>
                                                            <w:left w:val="none" w:sz="0" w:space="0" w:color="auto"/>
                                                            <w:bottom w:val="none" w:sz="0" w:space="0" w:color="auto"/>
                                                            <w:right w:val="none" w:sz="0" w:space="0" w:color="auto"/>
                                                          </w:divBdr>
                                                        </w:div>
                                                        <w:div w:id="1607810565">
                                                          <w:marLeft w:val="640"/>
                                                          <w:marRight w:val="0"/>
                                                          <w:marTop w:val="0"/>
                                                          <w:marBottom w:val="0"/>
                                                          <w:divBdr>
                                                            <w:top w:val="none" w:sz="0" w:space="0" w:color="auto"/>
                                                            <w:left w:val="none" w:sz="0" w:space="0" w:color="auto"/>
                                                            <w:bottom w:val="none" w:sz="0" w:space="0" w:color="auto"/>
                                                            <w:right w:val="none" w:sz="0" w:space="0" w:color="auto"/>
                                                          </w:divBdr>
                                                        </w:div>
                                                        <w:div w:id="1655797916">
                                                          <w:marLeft w:val="640"/>
                                                          <w:marRight w:val="0"/>
                                                          <w:marTop w:val="0"/>
                                                          <w:marBottom w:val="0"/>
                                                          <w:divBdr>
                                                            <w:top w:val="none" w:sz="0" w:space="0" w:color="auto"/>
                                                            <w:left w:val="none" w:sz="0" w:space="0" w:color="auto"/>
                                                            <w:bottom w:val="none" w:sz="0" w:space="0" w:color="auto"/>
                                                            <w:right w:val="none" w:sz="0" w:space="0" w:color="auto"/>
                                                          </w:divBdr>
                                                        </w:div>
                                                        <w:div w:id="1661033873">
                                                          <w:marLeft w:val="640"/>
                                                          <w:marRight w:val="0"/>
                                                          <w:marTop w:val="0"/>
                                                          <w:marBottom w:val="0"/>
                                                          <w:divBdr>
                                                            <w:top w:val="none" w:sz="0" w:space="0" w:color="auto"/>
                                                            <w:left w:val="none" w:sz="0" w:space="0" w:color="auto"/>
                                                            <w:bottom w:val="none" w:sz="0" w:space="0" w:color="auto"/>
                                                            <w:right w:val="none" w:sz="0" w:space="0" w:color="auto"/>
                                                          </w:divBdr>
                                                        </w:div>
                                                        <w:div w:id="1765490647">
                                                          <w:marLeft w:val="640"/>
                                                          <w:marRight w:val="0"/>
                                                          <w:marTop w:val="0"/>
                                                          <w:marBottom w:val="0"/>
                                                          <w:divBdr>
                                                            <w:top w:val="none" w:sz="0" w:space="0" w:color="auto"/>
                                                            <w:left w:val="none" w:sz="0" w:space="0" w:color="auto"/>
                                                            <w:bottom w:val="none" w:sz="0" w:space="0" w:color="auto"/>
                                                            <w:right w:val="none" w:sz="0" w:space="0" w:color="auto"/>
                                                          </w:divBdr>
                                                        </w:div>
                                                        <w:div w:id="1843281559">
                                                          <w:marLeft w:val="640"/>
                                                          <w:marRight w:val="0"/>
                                                          <w:marTop w:val="0"/>
                                                          <w:marBottom w:val="0"/>
                                                          <w:divBdr>
                                                            <w:top w:val="none" w:sz="0" w:space="0" w:color="auto"/>
                                                            <w:left w:val="none" w:sz="0" w:space="0" w:color="auto"/>
                                                            <w:bottom w:val="none" w:sz="0" w:space="0" w:color="auto"/>
                                                            <w:right w:val="none" w:sz="0" w:space="0" w:color="auto"/>
                                                          </w:divBdr>
                                                        </w:div>
                                                        <w:div w:id="1863933645">
                                                          <w:marLeft w:val="640"/>
                                                          <w:marRight w:val="0"/>
                                                          <w:marTop w:val="0"/>
                                                          <w:marBottom w:val="0"/>
                                                          <w:divBdr>
                                                            <w:top w:val="none" w:sz="0" w:space="0" w:color="auto"/>
                                                            <w:left w:val="none" w:sz="0" w:space="0" w:color="auto"/>
                                                            <w:bottom w:val="none" w:sz="0" w:space="0" w:color="auto"/>
                                                            <w:right w:val="none" w:sz="0" w:space="0" w:color="auto"/>
                                                          </w:divBdr>
                                                        </w:div>
                                                        <w:div w:id="1931430281">
                                                          <w:marLeft w:val="640"/>
                                                          <w:marRight w:val="0"/>
                                                          <w:marTop w:val="0"/>
                                                          <w:marBottom w:val="0"/>
                                                          <w:divBdr>
                                                            <w:top w:val="none" w:sz="0" w:space="0" w:color="auto"/>
                                                            <w:left w:val="none" w:sz="0" w:space="0" w:color="auto"/>
                                                            <w:bottom w:val="none" w:sz="0" w:space="0" w:color="auto"/>
                                                            <w:right w:val="none" w:sz="0" w:space="0" w:color="auto"/>
                                                          </w:divBdr>
                                                        </w:div>
                                                        <w:div w:id="1940091419">
                                                          <w:marLeft w:val="640"/>
                                                          <w:marRight w:val="0"/>
                                                          <w:marTop w:val="0"/>
                                                          <w:marBottom w:val="0"/>
                                                          <w:divBdr>
                                                            <w:top w:val="none" w:sz="0" w:space="0" w:color="auto"/>
                                                            <w:left w:val="none" w:sz="0" w:space="0" w:color="auto"/>
                                                            <w:bottom w:val="none" w:sz="0" w:space="0" w:color="auto"/>
                                                            <w:right w:val="none" w:sz="0" w:space="0" w:color="auto"/>
                                                          </w:divBdr>
                                                        </w:div>
                                                        <w:div w:id="1978873146">
                                                          <w:marLeft w:val="640"/>
                                                          <w:marRight w:val="0"/>
                                                          <w:marTop w:val="0"/>
                                                          <w:marBottom w:val="0"/>
                                                          <w:divBdr>
                                                            <w:top w:val="none" w:sz="0" w:space="0" w:color="auto"/>
                                                            <w:left w:val="none" w:sz="0" w:space="0" w:color="auto"/>
                                                            <w:bottom w:val="none" w:sz="0" w:space="0" w:color="auto"/>
                                                            <w:right w:val="none" w:sz="0" w:space="0" w:color="auto"/>
                                                          </w:divBdr>
                                                        </w:div>
                                                        <w:div w:id="2014212809">
                                                          <w:marLeft w:val="640"/>
                                                          <w:marRight w:val="0"/>
                                                          <w:marTop w:val="0"/>
                                                          <w:marBottom w:val="0"/>
                                                          <w:divBdr>
                                                            <w:top w:val="none" w:sz="0" w:space="0" w:color="auto"/>
                                                            <w:left w:val="none" w:sz="0" w:space="0" w:color="auto"/>
                                                            <w:bottom w:val="none" w:sz="0" w:space="0" w:color="auto"/>
                                                            <w:right w:val="none" w:sz="0" w:space="0" w:color="auto"/>
                                                          </w:divBdr>
                                                        </w:div>
                                                        <w:div w:id="2074690356">
                                                          <w:marLeft w:val="640"/>
                                                          <w:marRight w:val="0"/>
                                                          <w:marTop w:val="0"/>
                                                          <w:marBottom w:val="0"/>
                                                          <w:divBdr>
                                                            <w:top w:val="none" w:sz="0" w:space="0" w:color="auto"/>
                                                            <w:left w:val="none" w:sz="0" w:space="0" w:color="auto"/>
                                                            <w:bottom w:val="none" w:sz="0" w:space="0" w:color="auto"/>
                                                            <w:right w:val="none" w:sz="0" w:space="0" w:color="auto"/>
                                                          </w:divBdr>
                                                        </w:div>
                                                      </w:divsChild>
                                                    </w:div>
                                                    <w:div w:id="1909414612">
                                                      <w:marLeft w:val="0"/>
                                                      <w:marRight w:val="0"/>
                                                      <w:marTop w:val="0"/>
                                                      <w:marBottom w:val="0"/>
                                                      <w:divBdr>
                                                        <w:top w:val="none" w:sz="0" w:space="0" w:color="auto"/>
                                                        <w:left w:val="none" w:sz="0" w:space="0" w:color="auto"/>
                                                        <w:bottom w:val="none" w:sz="0" w:space="0" w:color="auto"/>
                                                        <w:right w:val="none" w:sz="0" w:space="0" w:color="auto"/>
                                                      </w:divBdr>
                                                      <w:divsChild>
                                                        <w:div w:id="18626057">
                                                          <w:marLeft w:val="640"/>
                                                          <w:marRight w:val="0"/>
                                                          <w:marTop w:val="0"/>
                                                          <w:marBottom w:val="0"/>
                                                          <w:divBdr>
                                                            <w:top w:val="none" w:sz="0" w:space="0" w:color="auto"/>
                                                            <w:left w:val="none" w:sz="0" w:space="0" w:color="auto"/>
                                                            <w:bottom w:val="none" w:sz="0" w:space="0" w:color="auto"/>
                                                            <w:right w:val="none" w:sz="0" w:space="0" w:color="auto"/>
                                                          </w:divBdr>
                                                        </w:div>
                                                        <w:div w:id="27994761">
                                                          <w:marLeft w:val="640"/>
                                                          <w:marRight w:val="0"/>
                                                          <w:marTop w:val="0"/>
                                                          <w:marBottom w:val="0"/>
                                                          <w:divBdr>
                                                            <w:top w:val="none" w:sz="0" w:space="0" w:color="auto"/>
                                                            <w:left w:val="none" w:sz="0" w:space="0" w:color="auto"/>
                                                            <w:bottom w:val="none" w:sz="0" w:space="0" w:color="auto"/>
                                                            <w:right w:val="none" w:sz="0" w:space="0" w:color="auto"/>
                                                          </w:divBdr>
                                                        </w:div>
                                                        <w:div w:id="50887441">
                                                          <w:marLeft w:val="640"/>
                                                          <w:marRight w:val="0"/>
                                                          <w:marTop w:val="0"/>
                                                          <w:marBottom w:val="0"/>
                                                          <w:divBdr>
                                                            <w:top w:val="none" w:sz="0" w:space="0" w:color="auto"/>
                                                            <w:left w:val="none" w:sz="0" w:space="0" w:color="auto"/>
                                                            <w:bottom w:val="none" w:sz="0" w:space="0" w:color="auto"/>
                                                            <w:right w:val="none" w:sz="0" w:space="0" w:color="auto"/>
                                                          </w:divBdr>
                                                        </w:div>
                                                        <w:div w:id="56439626">
                                                          <w:marLeft w:val="640"/>
                                                          <w:marRight w:val="0"/>
                                                          <w:marTop w:val="0"/>
                                                          <w:marBottom w:val="0"/>
                                                          <w:divBdr>
                                                            <w:top w:val="none" w:sz="0" w:space="0" w:color="auto"/>
                                                            <w:left w:val="none" w:sz="0" w:space="0" w:color="auto"/>
                                                            <w:bottom w:val="none" w:sz="0" w:space="0" w:color="auto"/>
                                                            <w:right w:val="none" w:sz="0" w:space="0" w:color="auto"/>
                                                          </w:divBdr>
                                                        </w:div>
                                                        <w:div w:id="75901814">
                                                          <w:marLeft w:val="640"/>
                                                          <w:marRight w:val="0"/>
                                                          <w:marTop w:val="0"/>
                                                          <w:marBottom w:val="0"/>
                                                          <w:divBdr>
                                                            <w:top w:val="none" w:sz="0" w:space="0" w:color="auto"/>
                                                            <w:left w:val="none" w:sz="0" w:space="0" w:color="auto"/>
                                                            <w:bottom w:val="none" w:sz="0" w:space="0" w:color="auto"/>
                                                            <w:right w:val="none" w:sz="0" w:space="0" w:color="auto"/>
                                                          </w:divBdr>
                                                        </w:div>
                                                        <w:div w:id="79328984">
                                                          <w:marLeft w:val="640"/>
                                                          <w:marRight w:val="0"/>
                                                          <w:marTop w:val="0"/>
                                                          <w:marBottom w:val="0"/>
                                                          <w:divBdr>
                                                            <w:top w:val="none" w:sz="0" w:space="0" w:color="auto"/>
                                                            <w:left w:val="none" w:sz="0" w:space="0" w:color="auto"/>
                                                            <w:bottom w:val="none" w:sz="0" w:space="0" w:color="auto"/>
                                                            <w:right w:val="none" w:sz="0" w:space="0" w:color="auto"/>
                                                          </w:divBdr>
                                                        </w:div>
                                                        <w:div w:id="243564420">
                                                          <w:marLeft w:val="640"/>
                                                          <w:marRight w:val="0"/>
                                                          <w:marTop w:val="0"/>
                                                          <w:marBottom w:val="0"/>
                                                          <w:divBdr>
                                                            <w:top w:val="none" w:sz="0" w:space="0" w:color="auto"/>
                                                            <w:left w:val="none" w:sz="0" w:space="0" w:color="auto"/>
                                                            <w:bottom w:val="none" w:sz="0" w:space="0" w:color="auto"/>
                                                            <w:right w:val="none" w:sz="0" w:space="0" w:color="auto"/>
                                                          </w:divBdr>
                                                        </w:div>
                                                        <w:div w:id="264768419">
                                                          <w:marLeft w:val="640"/>
                                                          <w:marRight w:val="0"/>
                                                          <w:marTop w:val="0"/>
                                                          <w:marBottom w:val="0"/>
                                                          <w:divBdr>
                                                            <w:top w:val="none" w:sz="0" w:space="0" w:color="auto"/>
                                                            <w:left w:val="none" w:sz="0" w:space="0" w:color="auto"/>
                                                            <w:bottom w:val="none" w:sz="0" w:space="0" w:color="auto"/>
                                                            <w:right w:val="none" w:sz="0" w:space="0" w:color="auto"/>
                                                          </w:divBdr>
                                                        </w:div>
                                                        <w:div w:id="304630668">
                                                          <w:marLeft w:val="640"/>
                                                          <w:marRight w:val="0"/>
                                                          <w:marTop w:val="0"/>
                                                          <w:marBottom w:val="0"/>
                                                          <w:divBdr>
                                                            <w:top w:val="none" w:sz="0" w:space="0" w:color="auto"/>
                                                            <w:left w:val="none" w:sz="0" w:space="0" w:color="auto"/>
                                                            <w:bottom w:val="none" w:sz="0" w:space="0" w:color="auto"/>
                                                            <w:right w:val="none" w:sz="0" w:space="0" w:color="auto"/>
                                                          </w:divBdr>
                                                        </w:div>
                                                        <w:div w:id="359357740">
                                                          <w:marLeft w:val="640"/>
                                                          <w:marRight w:val="0"/>
                                                          <w:marTop w:val="0"/>
                                                          <w:marBottom w:val="0"/>
                                                          <w:divBdr>
                                                            <w:top w:val="none" w:sz="0" w:space="0" w:color="auto"/>
                                                            <w:left w:val="none" w:sz="0" w:space="0" w:color="auto"/>
                                                            <w:bottom w:val="none" w:sz="0" w:space="0" w:color="auto"/>
                                                            <w:right w:val="none" w:sz="0" w:space="0" w:color="auto"/>
                                                          </w:divBdr>
                                                        </w:div>
                                                        <w:div w:id="377818984">
                                                          <w:marLeft w:val="640"/>
                                                          <w:marRight w:val="0"/>
                                                          <w:marTop w:val="0"/>
                                                          <w:marBottom w:val="0"/>
                                                          <w:divBdr>
                                                            <w:top w:val="none" w:sz="0" w:space="0" w:color="auto"/>
                                                            <w:left w:val="none" w:sz="0" w:space="0" w:color="auto"/>
                                                            <w:bottom w:val="none" w:sz="0" w:space="0" w:color="auto"/>
                                                            <w:right w:val="none" w:sz="0" w:space="0" w:color="auto"/>
                                                          </w:divBdr>
                                                        </w:div>
                                                        <w:div w:id="435710498">
                                                          <w:marLeft w:val="640"/>
                                                          <w:marRight w:val="0"/>
                                                          <w:marTop w:val="0"/>
                                                          <w:marBottom w:val="0"/>
                                                          <w:divBdr>
                                                            <w:top w:val="none" w:sz="0" w:space="0" w:color="auto"/>
                                                            <w:left w:val="none" w:sz="0" w:space="0" w:color="auto"/>
                                                            <w:bottom w:val="none" w:sz="0" w:space="0" w:color="auto"/>
                                                            <w:right w:val="none" w:sz="0" w:space="0" w:color="auto"/>
                                                          </w:divBdr>
                                                        </w:div>
                                                        <w:div w:id="453136911">
                                                          <w:marLeft w:val="640"/>
                                                          <w:marRight w:val="0"/>
                                                          <w:marTop w:val="0"/>
                                                          <w:marBottom w:val="0"/>
                                                          <w:divBdr>
                                                            <w:top w:val="none" w:sz="0" w:space="0" w:color="auto"/>
                                                            <w:left w:val="none" w:sz="0" w:space="0" w:color="auto"/>
                                                            <w:bottom w:val="none" w:sz="0" w:space="0" w:color="auto"/>
                                                            <w:right w:val="none" w:sz="0" w:space="0" w:color="auto"/>
                                                          </w:divBdr>
                                                        </w:div>
                                                        <w:div w:id="462579847">
                                                          <w:marLeft w:val="640"/>
                                                          <w:marRight w:val="0"/>
                                                          <w:marTop w:val="0"/>
                                                          <w:marBottom w:val="0"/>
                                                          <w:divBdr>
                                                            <w:top w:val="none" w:sz="0" w:space="0" w:color="auto"/>
                                                            <w:left w:val="none" w:sz="0" w:space="0" w:color="auto"/>
                                                            <w:bottom w:val="none" w:sz="0" w:space="0" w:color="auto"/>
                                                            <w:right w:val="none" w:sz="0" w:space="0" w:color="auto"/>
                                                          </w:divBdr>
                                                        </w:div>
                                                        <w:div w:id="514998553">
                                                          <w:marLeft w:val="640"/>
                                                          <w:marRight w:val="0"/>
                                                          <w:marTop w:val="0"/>
                                                          <w:marBottom w:val="0"/>
                                                          <w:divBdr>
                                                            <w:top w:val="none" w:sz="0" w:space="0" w:color="auto"/>
                                                            <w:left w:val="none" w:sz="0" w:space="0" w:color="auto"/>
                                                            <w:bottom w:val="none" w:sz="0" w:space="0" w:color="auto"/>
                                                            <w:right w:val="none" w:sz="0" w:space="0" w:color="auto"/>
                                                          </w:divBdr>
                                                        </w:div>
                                                        <w:div w:id="520361203">
                                                          <w:marLeft w:val="640"/>
                                                          <w:marRight w:val="0"/>
                                                          <w:marTop w:val="0"/>
                                                          <w:marBottom w:val="0"/>
                                                          <w:divBdr>
                                                            <w:top w:val="none" w:sz="0" w:space="0" w:color="auto"/>
                                                            <w:left w:val="none" w:sz="0" w:space="0" w:color="auto"/>
                                                            <w:bottom w:val="none" w:sz="0" w:space="0" w:color="auto"/>
                                                            <w:right w:val="none" w:sz="0" w:space="0" w:color="auto"/>
                                                          </w:divBdr>
                                                        </w:div>
                                                        <w:div w:id="614482654">
                                                          <w:marLeft w:val="640"/>
                                                          <w:marRight w:val="0"/>
                                                          <w:marTop w:val="0"/>
                                                          <w:marBottom w:val="0"/>
                                                          <w:divBdr>
                                                            <w:top w:val="none" w:sz="0" w:space="0" w:color="auto"/>
                                                            <w:left w:val="none" w:sz="0" w:space="0" w:color="auto"/>
                                                            <w:bottom w:val="none" w:sz="0" w:space="0" w:color="auto"/>
                                                            <w:right w:val="none" w:sz="0" w:space="0" w:color="auto"/>
                                                          </w:divBdr>
                                                        </w:div>
                                                        <w:div w:id="655764262">
                                                          <w:marLeft w:val="640"/>
                                                          <w:marRight w:val="0"/>
                                                          <w:marTop w:val="0"/>
                                                          <w:marBottom w:val="0"/>
                                                          <w:divBdr>
                                                            <w:top w:val="none" w:sz="0" w:space="0" w:color="auto"/>
                                                            <w:left w:val="none" w:sz="0" w:space="0" w:color="auto"/>
                                                            <w:bottom w:val="none" w:sz="0" w:space="0" w:color="auto"/>
                                                            <w:right w:val="none" w:sz="0" w:space="0" w:color="auto"/>
                                                          </w:divBdr>
                                                        </w:div>
                                                        <w:div w:id="711348815">
                                                          <w:marLeft w:val="640"/>
                                                          <w:marRight w:val="0"/>
                                                          <w:marTop w:val="0"/>
                                                          <w:marBottom w:val="0"/>
                                                          <w:divBdr>
                                                            <w:top w:val="none" w:sz="0" w:space="0" w:color="auto"/>
                                                            <w:left w:val="none" w:sz="0" w:space="0" w:color="auto"/>
                                                            <w:bottom w:val="none" w:sz="0" w:space="0" w:color="auto"/>
                                                            <w:right w:val="none" w:sz="0" w:space="0" w:color="auto"/>
                                                          </w:divBdr>
                                                        </w:div>
                                                        <w:div w:id="790512219">
                                                          <w:marLeft w:val="640"/>
                                                          <w:marRight w:val="0"/>
                                                          <w:marTop w:val="0"/>
                                                          <w:marBottom w:val="0"/>
                                                          <w:divBdr>
                                                            <w:top w:val="none" w:sz="0" w:space="0" w:color="auto"/>
                                                            <w:left w:val="none" w:sz="0" w:space="0" w:color="auto"/>
                                                            <w:bottom w:val="none" w:sz="0" w:space="0" w:color="auto"/>
                                                            <w:right w:val="none" w:sz="0" w:space="0" w:color="auto"/>
                                                          </w:divBdr>
                                                        </w:div>
                                                        <w:div w:id="896210902">
                                                          <w:marLeft w:val="640"/>
                                                          <w:marRight w:val="0"/>
                                                          <w:marTop w:val="0"/>
                                                          <w:marBottom w:val="0"/>
                                                          <w:divBdr>
                                                            <w:top w:val="none" w:sz="0" w:space="0" w:color="auto"/>
                                                            <w:left w:val="none" w:sz="0" w:space="0" w:color="auto"/>
                                                            <w:bottom w:val="none" w:sz="0" w:space="0" w:color="auto"/>
                                                            <w:right w:val="none" w:sz="0" w:space="0" w:color="auto"/>
                                                          </w:divBdr>
                                                        </w:div>
                                                        <w:div w:id="961031219">
                                                          <w:marLeft w:val="640"/>
                                                          <w:marRight w:val="0"/>
                                                          <w:marTop w:val="0"/>
                                                          <w:marBottom w:val="0"/>
                                                          <w:divBdr>
                                                            <w:top w:val="none" w:sz="0" w:space="0" w:color="auto"/>
                                                            <w:left w:val="none" w:sz="0" w:space="0" w:color="auto"/>
                                                            <w:bottom w:val="none" w:sz="0" w:space="0" w:color="auto"/>
                                                            <w:right w:val="none" w:sz="0" w:space="0" w:color="auto"/>
                                                          </w:divBdr>
                                                        </w:div>
                                                        <w:div w:id="966356892">
                                                          <w:marLeft w:val="640"/>
                                                          <w:marRight w:val="0"/>
                                                          <w:marTop w:val="0"/>
                                                          <w:marBottom w:val="0"/>
                                                          <w:divBdr>
                                                            <w:top w:val="none" w:sz="0" w:space="0" w:color="auto"/>
                                                            <w:left w:val="none" w:sz="0" w:space="0" w:color="auto"/>
                                                            <w:bottom w:val="none" w:sz="0" w:space="0" w:color="auto"/>
                                                            <w:right w:val="none" w:sz="0" w:space="0" w:color="auto"/>
                                                          </w:divBdr>
                                                        </w:div>
                                                        <w:div w:id="1018702646">
                                                          <w:marLeft w:val="640"/>
                                                          <w:marRight w:val="0"/>
                                                          <w:marTop w:val="0"/>
                                                          <w:marBottom w:val="0"/>
                                                          <w:divBdr>
                                                            <w:top w:val="none" w:sz="0" w:space="0" w:color="auto"/>
                                                            <w:left w:val="none" w:sz="0" w:space="0" w:color="auto"/>
                                                            <w:bottom w:val="none" w:sz="0" w:space="0" w:color="auto"/>
                                                            <w:right w:val="none" w:sz="0" w:space="0" w:color="auto"/>
                                                          </w:divBdr>
                                                        </w:div>
                                                        <w:div w:id="1051460798">
                                                          <w:marLeft w:val="640"/>
                                                          <w:marRight w:val="0"/>
                                                          <w:marTop w:val="0"/>
                                                          <w:marBottom w:val="0"/>
                                                          <w:divBdr>
                                                            <w:top w:val="none" w:sz="0" w:space="0" w:color="auto"/>
                                                            <w:left w:val="none" w:sz="0" w:space="0" w:color="auto"/>
                                                            <w:bottom w:val="none" w:sz="0" w:space="0" w:color="auto"/>
                                                            <w:right w:val="none" w:sz="0" w:space="0" w:color="auto"/>
                                                          </w:divBdr>
                                                        </w:div>
                                                        <w:div w:id="1059398234">
                                                          <w:marLeft w:val="640"/>
                                                          <w:marRight w:val="0"/>
                                                          <w:marTop w:val="0"/>
                                                          <w:marBottom w:val="0"/>
                                                          <w:divBdr>
                                                            <w:top w:val="none" w:sz="0" w:space="0" w:color="auto"/>
                                                            <w:left w:val="none" w:sz="0" w:space="0" w:color="auto"/>
                                                            <w:bottom w:val="none" w:sz="0" w:space="0" w:color="auto"/>
                                                            <w:right w:val="none" w:sz="0" w:space="0" w:color="auto"/>
                                                          </w:divBdr>
                                                        </w:div>
                                                        <w:div w:id="1072200438">
                                                          <w:marLeft w:val="640"/>
                                                          <w:marRight w:val="0"/>
                                                          <w:marTop w:val="0"/>
                                                          <w:marBottom w:val="0"/>
                                                          <w:divBdr>
                                                            <w:top w:val="none" w:sz="0" w:space="0" w:color="auto"/>
                                                            <w:left w:val="none" w:sz="0" w:space="0" w:color="auto"/>
                                                            <w:bottom w:val="none" w:sz="0" w:space="0" w:color="auto"/>
                                                            <w:right w:val="none" w:sz="0" w:space="0" w:color="auto"/>
                                                          </w:divBdr>
                                                        </w:div>
                                                        <w:div w:id="1074856345">
                                                          <w:marLeft w:val="640"/>
                                                          <w:marRight w:val="0"/>
                                                          <w:marTop w:val="0"/>
                                                          <w:marBottom w:val="0"/>
                                                          <w:divBdr>
                                                            <w:top w:val="none" w:sz="0" w:space="0" w:color="auto"/>
                                                            <w:left w:val="none" w:sz="0" w:space="0" w:color="auto"/>
                                                            <w:bottom w:val="none" w:sz="0" w:space="0" w:color="auto"/>
                                                            <w:right w:val="none" w:sz="0" w:space="0" w:color="auto"/>
                                                          </w:divBdr>
                                                        </w:div>
                                                        <w:div w:id="1087385365">
                                                          <w:marLeft w:val="640"/>
                                                          <w:marRight w:val="0"/>
                                                          <w:marTop w:val="0"/>
                                                          <w:marBottom w:val="0"/>
                                                          <w:divBdr>
                                                            <w:top w:val="none" w:sz="0" w:space="0" w:color="auto"/>
                                                            <w:left w:val="none" w:sz="0" w:space="0" w:color="auto"/>
                                                            <w:bottom w:val="none" w:sz="0" w:space="0" w:color="auto"/>
                                                            <w:right w:val="none" w:sz="0" w:space="0" w:color="auto"/>
                                                          </w:divBdr>
                                                        </w:div>
                                                        <w:div w:id="1197157870">
                                                          <w:marLeft w:val="640"/>
                                                          <w:marRight w:val="0"/>
                                                          <w:marTop w:val="0"/>
                                                          <w:marBottom w:val="0"/>
                                                          <w:divBdr>
                                                            <w:top w:val="none" w:sz="0" w:space="0" w:color="auto"/>
                                                            <w:left w:val="none" w:sz="0" w:space="0" w:color="auto"/>
                                                            <w:bottom w:val="none" w:sz="0" w:space="0" w:color="auto"/>
                                                            <w:right w:val="none" w:sz="0" w:space="0" w:color="auto"/>
                                                          </w:divBdr>
                                                        </w:div>
                                                        <w:div w:id="1201628593">
                                                          <w:marLeft w:val="640"/>
                                                          <w:marRight w:val="0"/>
                                                          <w:marTop w:val="0"/>
                                                          <w:marBottom w:val="0"/>
                                                          <w:divBdr>
                                                            <w:top w:val="none" w:sz="0" w:space="0" w:color="auto"/>
                                                            <w:left w:val="none" w:sz="0" w:space="0" w:color="auto"/>
                                                            <w:bottom w:val="none" w:sz="0" w:space="0" w:color="auto"/>
                                                            <w:right w:val="none" w:sz="0" w:space="0" w:color="auto"/>
                                                          </w:divBdr>
                                                        </w:div>
                                                        <w:div w:id="1207447450">
                                                          <w:marLeft w:val="640"/>
                                                          <w:marRight w:val="0"/>
                                                          <w:marTop w:val="0"/>
                                                          <w:marBottom w:val="0"/>
                                                          <w:divBdr>
                                                            <w:top w:val="none" w:sz="0" w:space="0" w:color="auto"/>
                                                            <w:left w:val="none" w:sz="0" w:space="0" w:color="auto"/>
                                                            <w:bottom w:val="none" w:sz="0" w:space="0" w:color="auto"/>
                                                            <w:right w:val="none" w:sz="0" w:space="0" w:color="auto"/>
                                                          </w:divBdr>
                                                        </w:div>
                                                        <w:div w:id="1220287543">
                                                          <w:marLeft w:val="640"/>
                                                          <w:marRight w:val="0"/>
                                                          <w:marTop w:val="0"/>
                                                          <w:marBottom w:val="0"/>
                                                          <w:divBdr>
                                                            <w:top w:val="none" w:sz="0" w:space="0" w:color="auto"/>
                                                            <w:left w:val="none" w:sz="0" w:space="0" w:color="auto"/>
                                                            <w:bottom w:val="none" w:sz="0" w:space="0" w:color="auto"/>
                                                            <w:right w:val="none" w:sz="0" w:space="0" w:color="auto"/>
                                                          </w:divBdr>
                                                        </w:div>
                                                        <w:div w:id="1224290405">
                                                          <w:marLeft w:val="640"/>
                                                          <w:marRight w:val="0"/>
                                                          <w:marTop w:val="0"/>
                                                          <w:marBottom w:val="0"/>
                                                          <w:divBdr>
                                                            <w:top w:val="none" w:sz="0" w:space="0" w:color="auto"/>
                                                            <w:left w:val="none" w:sz="0" w:space="0" w:color="auto"/>
                                                            <w:bottom w:val="none" w:sz="0" w:space="0" w:color="auto"/>
                                                            <w:right w:val="none" w:sz="0" w:space="0" w:color="auto"/>
                                                          </w:divBdr>
                                                        </w:div>
                                                        <w:div w:id="1295258383">
                                                          <w:marLeft w:val="640"/>
                                                          <w:marRight w:val="0"/>
                                                          <w:marTop w:val="0"/>
                                                          <w:marBottom w:val="0"/>
                                                          <w:divBdr>
                                                            <w:top w:val="none" w:sz="0" w:space="0" w:color="auto"/>
                                                            <w:left w:val="none" w:sz="0" w:space="0" w:color="auto"/>
                                                            <w:bottom w:val="none" w:sz="0" w:space="0" w:color="auto"/>
                                                            <w:right w:val="none" w:sz="0" w:space="0" w:color="auto"/>
                                                          </w:divBdr>
                                                        </w:div>
                                                        <w:div w:id="1346903279">
                                                          <w:marLeft w:val="640"/>
                                                          <w:marRight w:val="0"/>
                                                          <w:marTop w:val="0"/>
                                                          <w:marBottom w:val="0"/>
                                                          <w:divBdr>
                                                            <w:top w:val="none" w:sz="0" w:space="0" w:color="auto"/>
                                                            <w:left w:val="none" w:sz="0" w:space="0" w:color="auto"/>
                                                            <w:bottom w:val="none" w:sz="0" w:space="0" w:color="auto"/>
                                                            <w:right w:val="none" w:sz="0" w:space="0" w:color="auto"/>
                                                          </w:divBdr>
                                                        </w:div>
                                                        <w:div w:id="1433622292">
                                                          <w:marLeft w:val="640"/>
                                                          <w:marRight w:val="0"/>
                                                          <w:marTop w:val="0"/>
                                                          <w:marBottom w:val="0"/>
                                                          <w:divBdr>
                                                            <w:top w:val="none" w:sz="0" w:space="0" w:color="auto"/>
                                                            <w:left w:val="none" w:sz="0" w:space="0" w:color="auto"/>
                                                            <w:bottom w:val="none" w:sz="0" w:space="0" w:color="auto"/>
                                                            <w:right w:val="none" w:sz="0" w:space="0" w:color="auto"/>
                                                          </w:divBdr>
                                                        </w:div>
                                                        <w:div w:id="1478716726">
                                                          <w:marLeft w:val="640"/>
                                                          <w:marRight w:val="0"/>
                                                          <w:marTop w:val="0"/>
                                                          <w:marBottom w:val="0"/>
                                                          <w:divBdr>
                                                            <w:top w:val="none" w:sz="0" w:space="0" w:color="auto"/>
                                                            <w:left w:val="none" w:sz="0" w:space="0" w:color="auto"/>
                                                            <w:bottom w:val="none" w:sz="0" w:space="0" w:color="auto"/>
                                                            <w:right w:val="none" w:sz="0" w:space="0" w:color="auto"/>
                                                          </w:divBdr>
                                                        </w:div>
                                                        <w:div w:id="1508515247">
                                                          <w:marLeft w:val="640"/>
                                                          <w:marRight w:val="0"/>
                                                          <w:marTop w:val="0"/>
                                                          <w:marBottom w:val="0"/>
                                                          <w:divBdr>
                                                            <w:top w:val="none" w:sz="0" w:space="0" w:color="auto"/>
                                                            <w:left w:val="none" w:sz="0" w:space="0" w:color="auto"/>
                                                            <w:bottom w:val="none" w:sz="0" w:space="0" w:color="auto"/>
                                                            <w:right w:val="none" w:sz="0" w:space="0" w:color="auto"/>
                                                          </w:divBdr>
                                                        </w:div>
                                                        <w:div w:id="1617369072">
                                                          <w:marLeft w:val="640"/>
                                                          <w:marRight w:val="0"/>
                                                          <w:marTop w:val="0"/>
                                                          <w:marBottom w:val="0"/>
                                                          <w:divBdr>
                                                            <w:top w:val="none" w:sz="0" w:space="0" w:color="auto"/>
                                                            <w:left w:val="none" w:sz="0" w:space="0" w:color="auto"/>
                                                            <w:bottom w:val="none" w:sz="0" w:space="0" w:color="auto"/>
                                                            <w:right w:val="none" w:sz="0" w:space="0" w:color="auto"/>
                                                          </w:divBdr>
                                                        </w:div>
                                                        <w:div w:id="1637487219">
                                                          <w:marLeft w:val="640"/>
                                                          <w:marRight w:val="0"/>
                                                          <w:marTop w:val="0"/>
                                                          <w:marBottom w:val="0"/>
                                                          <w:divBdr>
                                                            <w:top w:val="none" w:sz="0" w:space="0" w:color="auto"/>
                                                            <w:left w:val="none" w:sz="0" w:space="0" w:color="auto"/>
                                                            <w:bottom w:val="none" w:sz="0" w:space="0" w:color="auto"/>
                                                            <w:right w:val="none" w:sz="0" w:space="0" w:color="auto"/>
                                                          </w:divBdr>
                                                        </w:div>
                                                        <w:div w:id="1661538806">
                                                          <w:marLeft w:val="640"/>
                                                          <w:marRight w:val="0"/>
                                                          <w:marTop w:val="0"/>
                                                          <w:marBottom w:val="0"/>
                                                          <w:divBdr>
                                                            <w:top w:val="none" w:sz="0" w:space="0" w:color="auto"/>
                                                            <w:left w:val="none" w:sz="0" w:space="0" w:color="auto"/>
                                                            <w:bottom w:val="none" w:sz="0" w:space="0" w:color="auto"/>
                                                            <w:right w:val="none" w:sz="0" w:space="0" w:color="auto"/>
                                                          </w:divBdr>
                                                        </w:div>
                                                        <w:div w:id="1698702565">
                                                          <w:marLeft w:val="640"/>
                                                          <w:marRight w:val="0"/>
                                                          <w:marTop w:val="0"/>
                                                          <w:marBottom w:val="0"/>
                                                          <w:divBdr>
                                                            <w:top w:val="none" w:sz="0" w:space="0" w:color="auto"/>
                                                            <w:left w:val="none" w:sz="0" w:space="0" w:color="auto"/>
                                                            <w:bottom w:val="none" w:sz="0" w:space="0" w:color="auto"/>
                                                            <w:right w:val="none" w:sz="0" w:space="0" w:color="auto"/>
                                                          </w:divBdr>
                                                        </w:div>
                                                        <w:div w:id="1723094479">
                                                          <w:marLeft w:val="640"/>
                                                          <w:marRight w:val="0"/>
                                                          <w:marTop w:val="0"/>
                                                          <w:marBottom w:val="0"/>
                                                          <w:divBdr>
                                                            <w:top w:val="none" w:sz="0" w:space="0" w:color="auto"/>
                                                            <w:left w:val="none" w:sz="0" w:space="0" w:color="auto"/>
                                                            <w:bottom w:val="none" w:sz="0" w:space="0" w:color="auto"/>
                                                            <w:right w:val="none" w:sz="0" w:space="0" w:color="auto"/>
                                                          </w:divBdr>
                                                        </w:div>
                                                        <w:div w:id="1770000971">
                                                          <w:marLeft w:val="640"/>
                                                          <w:marRight w:val="0"/>
                                                          <w:marTop w:val="0"/>
                                                          <w:marBottom w:val="0"/>
                                                          <w:divBdr>
                                                            <w:top w:val="none" w:sz="0" w:space="0" w:color="auto"/>
                                                            <w:left w:val="none" w:sz="0" w:space="0" w:color="auto"/>
                                                            <w:bottom w:val="none" w:sz="0" w:space="0" w:color="auto"/>
                                                            <w:right w:val="none" w:sz="0" w:space="0" w:color="auto"/>
                                                          </w:divBdr>
                                                        </w:div>
                                                        <w:div w:id="1789079007">
                                                          <w:marLeft w:val="640"/>
                                                          <w:marRight w:val="0"/>
                                                          <w:marTop w:val="0"/>
                                                          <w:marBottom w:val="0"/>
                                                          <w:divBdr>
                                                            <w:top w:val="none" w:sz="0" w:space="0" w:color="auto"/>
                                                            <w:left w:val="none" w:sz="0" w:space="0" w:color="auto"/>
                                                            <w:bottom w:val="none" w:sz="0" w:space="0" w:color="auto"/>
                                                            <w:right w:val="none" w:sz="0" w:space="0" w:color="auto"/>
                                                          </w:divBdr>
                                                        </w:div>
                                                        <w:div w:id="1862695903">
                                                          <w:marLeft w:val="640"/>
                                                          <w:marRight w:val="0"/>
                                                          <w:marTop w:val="0"/>
                                                          <w:marBottom w:val="0"/>
                                                          <w:divBdr>
                                                            <w:top w:val="none" w:sz="0" w:space="0" w:color="auto"/>
                                                            <w:left w:val="none" w:sz="0" w:space="0" w:color="auto"/>
                                                            <w:bottom w:val="none" w:sz="0" w:space="0" w:color="auto"/>
                                                            <w:right w:val="none" w:sz="0" w:space="0" w:color="auto"/>
                                                          </w:divBdr>
                                                        </w:div>
                                                        <w:div w:id="1873953172">
                                                          <w:marLeft w:val="640"/>
                                                          <w:marRight w:val="0"/>
                                                          <w:marTop w:val="0"/>
                                                          <w:marBottom w:val="0"/>
                                                          <w:divBdr>
                                                            <w:top w:val="none" w:sz="0" w:space="0" w:color="auto"/>
                                                            <w:left w:val="none" w:sz="0" w:space="0" w:color="auto"/>
                                                            <w:bottom w:val="none" w:sz="0" w:space="0" w:color="auto"/>
                                                            <w:right w:val="none" w:sz="0" w:space="0" w:color="auto"/>
                                                          </w:divBdr>
                                                        </w:div>
                                                        <w:div w:id="1882935635">
                                                          <w:marLeft w:val="640"/>
                                                          <w:marRight w:val="0"/>
                                                          <w:marTop w:val="0"/>
                                                          <w:marBottom w:val="0"/>
                                                          <w:divBdr>
                                                            <w:top w:val="none" w:sz="0" w:space="0" w:color="auto"/>
                                                            <w:left w:val="none" w:sz="0" w:space="0" w:color="auto"/>
                                                            <w:bottom w:val="none" w:sz="0" w:space="0" w:color="auto"/>
                                                            <w:right w:val="none" w:sz="0" w:space="0" w:color="auto"/>
                                                          </w:divBdr>
                                                        </w:div>
                                                        <w:div w:id="1928612181">
                                                          <w:marLeft w:val="640"/>
                                                          <w:marRight w:val="0"/>
                                                          <w:marTop w:val="0"/>
                                                          <w:marBottom w:val="0"/>
                                                          <w:divBdr>
                                                            <w:top w:val="none" w:sz="0" w:space="0" w:color="auto"/>
                                                            <w:left w:val="none" w:sz="0" w:space="0" w:color="auto"/>
                                                            <w:bottom w:val="none" w:sz="0" w:space="0" w:color="auto"/>
                                                            <w:right w:val="none" w:sz="0" w:space="0" w:color="auto"/>
                                                          </w:divBdr>
                                                        </w:div>
                                                        <w:div w:id="2016691055">
                                                          <w:marLeft w:val="640"/>
                                                          <w:marRight w:val="0"/>
                                                          <w:marTop w:val="0"/>
                                                          <w:marBottom w:val="0"/>
                                                          <w:divBdr>
                                                            <w:top w:val="none" w:sz="0" w:space="0" w:color="auto"/>
                                                            <w:left w:val="none" w:sz="0" w:space="0" w:color="auto"/>
                                                            <w:bottom w:val="none" w:sz="0" w:space="0" w:color="auto"/>
                                                            <w:right w:val="none" w:sz="0" w:space="0" w:color="auto"/>
                                                          </w:divBdr>
                                                        </w:div>
                                                        <w:div w:id="2019650636">
                                                          <w:marLeft w:val="640"/>
                                                          <w:marRight w:val="0"/>
                                                          <w:marTop w:val="0"/>
                                                          <w:marBottom w:val="0"/>
                                                          <w:divBdr>
                                                            <w:top w:val="none" w:sz="0" w:space="0" w:color="auto"/>
                                                            <w:left w:val="none" w:sz="0" w:space="0" w:color="auto"/>
                                                            <w:bottom w:val="none" w:sz="0" w:space="0" w:color="auto"/>
                                                            <w:right w:val="none" w:sz="0" w:space="0" w:color="auto"/>
                                                          </w:divBdr>
                                                        </w:div>
                                                        <w:div w:id="2049604743">
                                                          <w:marLeft w:val="640"/>
                                                          <w:marRight w:val="0"/>
                                                          <w:marTop w:val="0"/>
                                                          <w:marBottom w:val="0"/>
                                                          <w:divBdr>
                                                            <w:top w:val="none" w:sz="0" w:space="0" w:color="auto"/>
                                                            <w:left w:val="none" w:sz="0" w:space="0" w:color="auto"/>
                                                            <w:bottom w:val="none" w:sz="0" w:space="0" w:color="auto"/>
                                                            <w:right w:val="none" w:sz="0" w:space="0" w:color="auto"/>
                                                          </w:divBdr>
                                                        </w:div>
                                                        <w:div w:id="2102480995">
                                                          <w:marLeft w:val="640"/>
                                                          <w:marRight w:val="0"/>
                                                          <w:marTop w:val="0"/>
                                                          <w:marBottom w:val="0"/>
                                                          <w:divBdr>
                                                            <w:top w:val="none" w:sz="0" w:space="0" w:color="auto"/>
                                                            <w:left w:val="none" w:sz="0" w:space="0" w:color="auto"/>
                                                            <w:bottom w:val="none" w:sz="0" w:space="0" w:color="auto"/>
                                                            <w:right w:val="none" w:sz="0" w:space="0" w:color="auto"/>
                                                          </w:divBdr>
                                                        </w:div>
                                                      </w:divsChild>
                                                    </w:div>
                                                    <w:div w:id="2013293343">
                                                      <w:marLeft w:val="0"/>
                                                      <w:marRight w:val="0"/>
                                                      <w:marTop w:val="0"/>
                                                      <w:marBottom w:val="0"/>
                                                      <w:divBdr>
                                                        <w:top w:val="none" w:sz="0" w:space="0" w:color="auto"/>
                                                        <w:left w:val="none" w:sz="0" w:space="0" w:color="auto"/>
                                                        <w:bottom w:val="none" w:sz="0" w:space="0" w:color="auto"/>
                                                        <w:right w:val="none" w:sz="0" w:space="0" w:color="auto"/>
                                                      </w:divBdr>
                                                      <w:divsChild>
                                                        <w:div w:id="19093754">
                                                          <w:marLeft w:val="640"/>
                                                          <w:marRight w:val="0"/>
                                                          <w:marTop w:val="0"/>
                                                          <w:marBottom w:val="0"/>
                                                          <w:divBdr>
                                                            <w:top w:val="none" w:sz="0" w:space="0" w:color="auto"/>
                                                            <w:left w:val="none" w:sz="0" w:space="0" w:color="auto"/>
                                                            <w:bottom w:val="none" w:sz="0" w:space="0" w:color="auto"/>
                                                            <w:right w:val="none" w:sz="0" w:space="0" w:color="auto"/>
                                                          </w:divBdr>
                                                        </w:div>
                                                        <w:div w:id="55934571">
                                                          <w:marLeft w:val="640"/>
                                                          <w:marRight w:val="0"/>
                                                          <w:marTop w:val="0"/>
                                                          <w:marBottom w:val="0"/>
                                                          <w:divBdr>
                                                            <w:top w:val="none" w:sz="0" w:space="0" w:color="auto"/>
                                                            <w:left w:val="none" w:sz="0" w:space="0" w:color="auto"/>
                                                            <w:bottom w:val="none" w:sz="0" w:space="0" w:color="auto"/>
                                                            <w:right w:val="none" w:sz="0" w:space="0" w:color="auto"/>
                                                          </w:divBdr>
                                                        </w:div>
                                                        <w:div w:id="73862580">
                                                          <w:marLeft w:val="640"/>
                                                          <w:marRight w:val="0"/>
                                                          <w:marTop w:val="0"/>
                                                          <w:marBottom w:val="0"/>
                                                          <w:divBdr>
                                                            <w:top w:val="none" w:sz="0" w:space="0" w:color="auto"/>
                                                            <w:left w:val="none" w:sz="0" w:space="0" w:color="auto"/>
                                                            <w:bottom w:val="none" w:sz="0" w:space="0" w:color="auto"/>
                                                            <w:right w:val="none" w:sz="0" w:space="0" w:color="auto"/>
                                                          </w:divBdr>
                                                        </w:div>
                                                        <w:div w:id="121656276">
                                                          <w:marLeft w:val="640"/>
                                                          <w:marRight w:val="0"/>
                                                          <w:marTop w:val="0"/>
                                                          <w:marBottom w:val="0"/>
                                                          <w:divBdr>
                                                            <w:top w:val="none" w:sz="0" w:space="0" w:color="auto"/>
                                                            <w:left w:val="none" w:sz="0" w:space="0" w:color="auto"/>
                                                            <w:bottom w:val="none" w:sz="0" w:space="0" w:color="auto"/>
                                                            <w:right w:val="none" w:sz="0" w:space="0" w:color="auto"/>
                                                          </w:divBdr>
                                                        </w:div>
                                                        <w:div w:id="140969245">
                                                          <w:marLeft w:val="640"/>
                                                          <w:marRight w:val="0"/>
                                                          <w:marTop w:val="0"/>
                                                          <w:marBottom w:val="0"/>
                                                          <w:divBdr>
                                                            <w:top w:val="none" w:sz="0" w:space="0" w:color="auto"/>
                                                            <w:left w:val="none" w:sz="0" w:space="0" w:color="auto"/>
                                                            <w:bottom w:val="none" w:sz="0" w:space="0" w:color="auto"/>
                                                            <w:right w:val="none" w:sz="0" w:space="0" w:color="auto"/>
                                                          </w:divBdr>
                                                        </w:div>
                                                        <w:div w:id="161701625">
                                                          <w:marLeft w:val="640"/>
                                                          <w:marRight w:val="0"/>
                                                          <w:marTop w:val="0"/>
                                                          <w:marBottom w:val="0"/>
                                                          <w:divBdr>
                                                            <w:top w:val="none" w:sz="0" w:space="0" w:color="auto"/>
                                                            <w:left w:val="none" w:sz="0" w:space="0" w:color="auto"/>
                                                            <w:bottom w:val="none" w:sz="0" w:space="0" w:color="auto"/>
                                                            <w:right w:val="none" w:sz="0" w:space="0" w:color="auto"/>
                                                          </w:divBdr>
                                                        </w:div>
                                                        <w:div w:id="169638546">
                                                          <w:marLeft w:val="640"/>
                                                          <w:marRight w:val="0"/>
                                                          <w:marTop w:val="0"/>
                                                          <w:marBottom w:val="0"/>
                                                          <w:divBdr>
                                                            <w:top w:val="none" w:sz="0" w:space="0" w:color="auto"/>
                                                            <w:left w:val="none" w:sz="0" w:space="0" w:color="auto"/>
                                                            <w:bottom w:val="none" w:sz="0" w:space="0" w:color="auto"/>
                                                            <w:right w:val="none" w:sz="0" w:space="0" w:color="auto"/>
                                                          </w:divBdr>
                                                        </w:div>
                                                        <w:div w:id="177426518">
                                                          <w:marLeft w:val="640"/>
                                                          <w:marRight w:val="0"/>
                                                          <w:marTop w:val="0"/>
                                                          <w:marBottom w:val="0"/>
                                                          <w:divBdr>
                                                            <w:top w:val="none" w:sz="0" w:space="0" w:color="auto"/>
                                                            <w:left w:val="none" w:sz="0" w:space="0" w:color="auto"/>
                                                            <w:bottom w:val="none" w:sz="0" w:space="0" w:color="auto"/>
                                                            <w:right w:val="none" w:sz="0" w:space="0" w:color="auto"/>
                                                          </w:divBdr>
                                                        </w:div>
                                                        <w:div w:id="181558155">
                                                          <w:marLeft w:val="640"/>
                                                          <w:marRight w:val="0"/>
                                                          <w:marTop w:val="0"/>
                                                          <w:marBottom w:val="0"/>
                                                          <w:divBdr>
                                                            <w:top w:val="none" w:sz="0" w:space="0" w:color="auto"/>
                                                            <w:left w:val="none" w:sz="0" w:space="0" w:color="auto"/>
                                                            <w:bottom w:val="none" w:sz="0" w:space="0" w:color="auto"/>
                                                            <w:right w:val="none" w:sz="0" w:space="0" w:color="auto"/>
                                                          </w:divBdr>
                                                        </w:div>
                                                        <w:div w:id="184177754">
                                                          <w:marLeft w:val="640"/>
                                                          <w:marRight w:val="0"/>
                                                          <w:marTop w:val="0"/>
                                                          <w:marBottom w:val="0"/>
                                                          <w:divBdr>
                                                            <w:top w:val="none" w:sz="0" w:space="0" w:color="auto"/>
                                                            <w:left w:val="none" w:sz="0" w:space="0" w:color="auto"/>
                                                            <w:bottom w:val="none" w:sz="0" w:space="0" w:color="auto"/>
                                                            <w:right w:val="none" w:sz="0" w:space="0" w:color="auto"/>
                                                          </w:divBdr>
                                                        </w:div>
                                                        <w:div w:id="187447882">
                                                          <w:marLeft w:val="640"/>
                                                          <w:marRight w:val="0"/>
                                                          <w:marTop w:val="0"/>
                                                          <w:marBottom w:val="0"/>
                                                          <w:divBdr>
                                                            <w:top w:val="none" w:sz="0" w:space="0" w:color="auto"/>
                                                            <w:left w:val="none" w:sz="0" w:space="0" w:color="auto"/>
                                                            <w:bottom w:val="none" w:sz="0" w:space="0" w:color="auto"/>
                                                            <w:right w:val="none" w:sz="0" w:space="0" w:color="auto"/>
                                                          </w:divBdr>
                                                        </w:div>
                                                        <w:div w:id="196089479">
                                                          <w:marLeft w:val="640"/>
                                                          <w:marRight w:val="0"/>
                                                          <w:marTop w:val="0"/>
                                                          <w:marBottom w:val="0"/>
                                                          <w:divBdr>
                                                            <w:top w:val="none" w:sz="0" w:space="0" w:color="auto"/>
                                                            <w:left w:val="none" w:sz="0" w:space="0" w:color="auto"/>
                                                            <w:bottom w:val="none" w:sz="0" w:space="0" w:color="auto"/>
                                                            <w:right w:val="none" w:sz="0" w:space="0" w:color="auto"/>
                                                          </w:divBdr>
                                                        </w:div>
                                                        <w:div w:id="259535708">
                                                          <w:marLeft w:val="640"/>
                                                          <w:marRight w:val="0"/>
                                                          <w:marTop w:val="0"/>
                                                          <w:marBottom w:val="0"/>
                                                          <w:divBdr>
                                                            <w:top w:val="none" w:sz="0" w:space="0" w:color="auto"/>
                                                            <w:left w:val="none" w:sz="0" w:space="0" w:color="auto"/>
                                                            <w:bottom w:val="none" w:sz="0" w:space="0" w:color="auto"/>
                                                            <w:right w:val="none" w:sz="0" w:space="0" w:color="auto"/>
                                                          </w:divBdr>
                                                        </w:div>
                                                        <w:div w:id="313147522">
                                                          <w:marLeft w:val="640"/>
                                                          <w:marRight w:val="0"/>
                                                          <w:marTop w:val="0"/>
                                                          <w:marBottom w:val="0"/>
                                                          <w:divBdr>
                                                            <w:top w:val="none" w:sz="0" w:space="0" w:color="auto"/>
                                                            <w:left w:val="none" w:sz="0" w:space="0" w:color="auto"/>
                                                            <w:bottom w:val="none" w:sz="0" w:space="0" w:color="auto"/>
                                                            <w:right w:val="none" w:sz="0" w:space="0" w:color="auto"/>
                                                          </w:divBdr>
                                                        </w:div>
                                                        <w:div w:id="430127598">
                                                          <w:marLeft w:val="640"/>
                                                          <w:marRight w:val="0"/>
                                                          <w:marTop w:val="0"/>
                                                          <w:marBottom w:val="0"/>
                                                          <w:divBdr>
                                                            <w:top w:val="none" w:sz="0" w:space="0" w:color="auto"/>
                                                            <w:left w:val="none" w:sz="0" w:space="0" w:color="auto"/>
                                                            <w:bottom w:val="none" w:sz="0" w:space="0" w:color="auto"/>
                                                            <w:right w:val="none" w:sz="0" w:space="0" w:color="auto"/>
                                                          </w:divBdr>
                                                        </w:div>
                                                        <w:div w:id="453914164">
                                                          <w:marLeft w:val="640"/>
                                                          <w:marRight w:val="0"/>
                                                          <w:marTop w:val="0"/>
                                                          <w:marBottom w:val="0"/>
                                                          <w:divBdr>
                                                            <w:top w:val="none" w:sz="0" w:space="0" w:color="auto"/>
                                                            <w:left w:val="none" w:sz="0" w:space="0" w:color="auto"/>
                                                            <w:bottom w:val="none" w:sz="0" w:space="0" w:color="auto"/>
                                                            <w:right w:val="none" w:sz="0" w:space="0" w:color="auto"/>
                                                          </w:divBdr>
                                                        </w:div>
                                                        <w:div w:id="472451537">
                                                          <w:marLeft w:val="640"/>
                                                          <w:marRight w:val="0"/>
                                                          <w:marTop w:val="0"/>
                                                          <w:marBottom w:val="0"/>
                                                          <w:divBdr>
                                                            <w:top w:val="none" w:sz="0" w:space="0" w:color="auto"/>
                                                            <w:left w:val="none" w:sz="0" w:space="0" w:color="auto"/>
                                                            <w:bottom w:val="none" w:sz="0" w:space="0" w:color="auto"/>
                                                            <w:right w:val="none" w:sz="0" w:space="0" w:color="auto"/>
                                                          </w:divBdr>
                                                        </w:div>
                                                        <w:div w:id="478814825">
                                                          <w:marLeft w:val="640"/>
                                                          <w:marRight w:val="0"/>
                                                          <w:marTop w:val="0"/>
                                                          <w:marBottom w:val="0"/>
                                                          <w:divBdr>
                                                            <w:top w:val="none" w:sz="0" w:space="0" w:color="auto"/>
                                                            <w:left w:val="none" w:sz="0" w:space="0" w:color="auto"/>
                                                            <w:bottom w:val="none" w:sz="0" w:space="0" w:color="auto"/>
                                                            <w:right w:val="none" w:sz="0" w:space="0" w:color="auto"/>
                                                          </w:divBdr>
                                                        </w:div>
                                                        <w:div w:id="569266127">
                                                          <w:marLeft w:val="640"/>
                                                          <w:marRight w:val="0"/>
                                                          <w:marTop w:val="0"/>
                                                          <w:marBottom w:val="0"/>
                                                          <w:divBdr>
                                                            <w:top w:val="none" w:sz="0" w:space="0" w:color="auto"/>
                                                            <w:left w:val="none" w:sz="0" w:space="0" w:color="auto"/>
                                                            <w:bottom w:val="none" w:sz="0" w:space="0" w:color="auto"/>
                                                            <w:right w:val="none" w:sz="0" w:space="0" w:color="auto"/>
                                                          </w:divBdr>
                                                        </w:div>
                                                        <w:div w:id="582449125">
                                                          <w:marLeft w:val="640"/>
                                                          <w:marRight w:val="0"/>
                                                          <w:marTop w:val="0"/>
                                                          <w:marBottom w:val="0"/>
                                                          <w:divBdr>
                                                            <w:top w:val="none" w:sz="0" w:space="0" w:color="auto"/>
                                                            <w:left w:val="none" w:sz="0" w:space="0" w:color="auto"/>
                                                            <w:bottom w:val="none" w:sz="0" w:space="0" w:color="auto"/>
                                                            <w:right w:val="none" w:sz="0" w:space="0" w:color="auto"/>
                                                          </w:divBdr>
                                                        </w:div>
                                                        <w:div w:id="591818306">
                                                          <w:marLeft w:val="640"/>
                                                          <w:marRight w:val="0"/>
                                                          <w:marTop w:val="0"/>
                                                          <w:marBottom w:val="0"/>
                                                          <w:divBdr>
                                                            <w:top w:val="none" w:sz="0" w:space="0" w:color="auto"/>
                                                            <w:left w:val="none" w:sz="0" w:space="0" w:color="auto"/>
                                                            <w:bottom w:val="none" w:sz="0" w:space="0" w:color="auto"/>
                                                            <w:right w:val="none" w:sz="0" w:space="0" w:color="auto"/>
                                                          </w:divBdr>
                                                        </w:div>
                                                        <w:div w:id="620843529">
                                                          <w:marLeft w:val="640"/>
                                                          <w:marRight w:val="0"/>
                                                          <w:marTop w:val="0"/>
                                                          <w:marBottom w:val="0"/>
                                                          <w:divBdr>
                                                            <w:top w:val="none" w:sz="0" w:space="0" w:color="auto"/>
                                                            <w:left w:val="none" w:sz="0" w:space="0" w:color="auto"/>
                                                            <w:bottom w:val="none" w:sz="0" w:space="0" w:color="auto"/>
                                                            <w:right w:val="none" w:sz="0" w:space="0" w:color="auto"/>
                                                          </w:divBdr>
                                                        </w:div>
                                                        <w:div w:id="667057157">
                                                          <w:marLeft w:val="640"/>
                                                          <w:marRight w:val="0"/>
                                                          <w:marTop w:val="0"/>
                                                          <w:marBottom w:val="0"/>
                                                          <w:divBdr>
                                                            <w:top w:val="none" w:sz="0" w:space="0" w:color="auto"/>
                                                            <w:left w:val="none" w:sz="0" w:space="0" w:color="auto"/>
                                                            <w:bottom w:val="none" w:sz="0" w:space="0" w:color="auto"/>
                                                            <w:right w:val="none" w:sz="0" w:space="0" w:color="auto"/>
                                                          </w:divBdr>
                                                        </w:div>
                                                        <w:div w:id="782577217">
                                                          <w:marLeft w:val="640"/>
                                                          <w:marRight w:val="0"/>
                                                          <w:marTop w:val="0"/>
                                                          <w:marBottom w:val="0"/>
                                                          <w:divBdr>
                                                            <w:top w:val="none" w:sz="0" w:space="0" w:color="auto"/>
                                                            <w:left w:val="none" w:sz="0" w:space="0" w:color="auto"/>
                                                            <w:bottom w:val="none" w:sz="0" w:space="0" w:color="auto"/>
                                                            <w:right w:val="none" w:sz="0" w:space="0" w:color="auto"/>
                                                          </w:divBdr>
                                                        </w:div>
                                                        <w:div w:id="793786984">
                                                          <w:marLeft w:val="640"/>
                                                          <w:marRight w:val="0"/>
                                                          <w:marTop w:val="0"/>
                                                          <w:marBottom w:val="0"/>
                                                          <w:divBdr>
                                                            <w:top w:val="none" w:sz="0" w:space="0" w:color="auto"/>
                                                            <w:left w:val="none" w:sz="0" w:space="0" w:color="auto"/>
                                                            <w:bottom w:val="none" w:sz="0" w:space="0" w:color="auto"/>
                                                            <w:right w:val="none" w:sz="0" w:space="0" w:color="auto"/>
                                                          </w:divBdr>
                                                        </w:div>
                                                        <w:div w:id="826290710">
                                                          <w:marLeft w:val="640"/>
                                                          <w:marRight w:val="0"/>
                                                          <w:marTop w:val="0"/>
                                                          <w:marBottom w:val="0"/>
                                                          <w:divBdr>
                                                            <w:top w:val="none" w:sz="0" w:space="0" w:color="auto"/>
                                                            <w:left w:val="none" w:sz="0" w:space="0" w:color="auto"/>
                                                            <w:bottom w:val="none" w:sz="0" w:space="0" w:color="auto"/>
                                                            <w:right w:val="none" w:sz="0" w:space="0" w:color="auto"/>
                                                          </w:divBdr>
                                                        </w:div>
                                                        <w:div w:id="863250263">
                                                          <w:marLeft w:val="640"/>
                                                          <w:marRight w:val="0"/>
                                                          <w:marTop w:val="0"/>
                                                          <w:marBottom w:val="0"/>
                                                          <w:divBdr>
                                                            <w:top w:val="none" w:sz="0" w:space="0" w:color="auto"/>
                                                            <w:left w:val="none" w:sz="0" w:space="0" w:color="auto"/>
                                                            <w:bottom w:val="none" w:sz="0" w:space="0" w:color="auto"/>
                                                            <w:right w:val="none" w:sz="0" w:space="0" w:color="auto"/>
                                                          </w:divBdr>
                                                        </w:div>
                                                        <w:div w:id="918098025">
                                                          <w:marLeft w:val="640"/>
                                                          <w:marRight w:val="0"/>
                                                          <w:marTop w:val="0"/>
                                                          <w:marBottom w:val="0"/>
                                                          <w:divBdr>
                                                            <w:top w:val="none" w:sz="0" w:space="0" w:color="auto"/>
                                                            <w:left w:val="none" w:sz="0" w:space="0" w:color="auto"/>
                                                            <w:bottom w:val="none" w:sz="0" w:space="0" w:color="auto"/>
                                                            <w:right w:val="none" w:sz="0" w:space="0" w:color="auto"/>
                                                          </w:divBdr>
                                                        </w:div>
                                                        <w:div w:id="919829594">
                                                          <w:marLeft w:val="640"/>
                                                          <w:marRight w:val="0"/>
                                                          <w:marTop w:val="0"/>
                                                          <w:marBottom w:val="0"/>
                                                          <w:divBdr>
                                                            <w:top w:val="none" w:sz="0" w:space="0" w:color="auto"/>
                                                            <w:left w:val="none" w:sz="0" w:space="0" w:color="auto"/>
                                                            <w:bottom w:val="none" w:sz="0" w:space="0" w:color="auto"/>
                                                            <w:right w:val="none" w:sz="0" w:space="0" w:color="auto"/>
                                                          </w:divBdr>
                                                        </w:div>
                                                        <w:div w:id="935482736">
                                                          <w:marLeft w:val="640"/>
                                                          <w:marRight w:val="0"/>
                                                          <w:marTop w:val="0"/>
                                                          <w:marBottom w:val="0"/>
                                                          <w:divBdr>
                                                            <w:top w:val="none" w:sz="0" w:space="0" w:color="auto"/>
                                                            <w:left w:val="none" w:sz="0" w:space="0" w:color="auto"/>
                                                            <w:bottom w:val="none" w:sz="0" w:space="0" w:color="auto"/>
                                                            <w:right w:val="none" w:sz="0" w:space="0" w:color="auto"/>
                                                          </w:divBdr>
                                                        </w:div>
                                                        <w:div w:id="992220961">
                                                          <w:marLeft w:val="640"/>
                                                          <w:marRight w:val="0"/>
                                                          <w:marTop w:val="0"/>
                                                          <w:marBottom w:val="0"/>
                                                          <w:divBdr>
                                                            <w:top w:val="none" w:sz="0" w:space="0" w:color="auto"/>
                                                            <w:left w:val="none" w:sz="0" w:space="0" w:color="auto"/>
                                                            <w:bottom w:val="none" w:sz="0" w:space="0" w:color="auto"/>
                                                            <w:right w:val="none" w:sz="0" w:space="0" w:color="auto"/>
                                                          </w:divBdr>
                                                        </w:div>
                                                        <w:div w:id="1065908309">
                                                          <w:marLeft w:val="640"/>
                                                          <w:marRight w:val="0"/>
                                                          <w:marTop w:val="0"/>
                                                          <w:marBottom w:val="0"/>
                                                          <w:divBdr>
                                                            <w:top w:val="none" w:sz="0" w:space="0" w:color="auto"/>
                                                            <w:left w:val="none" w:sz="0" w:space="0" w:color="auto"/>
                                                            <w:bottom w:val="none" w:sz="0" w:space="0" w:color="auto"/>
                                                            <w:right w:val="none" w:sz="0" w:space="0" w:color="auto"/>
                                                          </w:divBdr>
                                                        </w:div>
                                                        <w:div w:id="1066873973">
                                                          <w:marLeft w:val="640"/>
                                                          <w:marRight w:val="0"/>
                                                          <w:marTop w:val="0"/>
                                                          <w:marBottom w:val="0"/>
                                                          <w:divBdr>
                                                            <w:top w:val="none" w:sz="0" w:space="0" w:color="auto"/>
                                                            <w:left w:val="none" w:sz="0" w:space="0" w:color="auto"/>
                                                            <w:bottom w:val="none" w:sz="0" w:space="0" w:color="auto"/>
                                                            <w:right w:val="none" w:sz="0" w:space="0" w:color="auto"/>
                                                          </w:divBdr>
                                                        </w:div>
                                                        <w:div w:id="1102654146">
                                                          <w:marLeft w:val="640"/>
                                                          <w:marRight w:val="0"/>
                                                          <w:marTop w:val="0"/>
                                                          <w:marBottom w:val="0"/>
                                                          <w:divBdr>
                                                            <w:top w:val="none" w:sz="0" w:space="0" w:color="auto"/>
                                                            <w:left w:val="none" w:sz="0" w:space="0" w:color="auto"/>
                                                            <w:bottom w:val="none" w:sz="0" w:space="0" w:color="auto"/>
                                                            <w:right w:val="none" w:sz="0" w:space="0" w:color="auto"/>
                                                          </w:divBdr>
                                                        </w:div>
                                                        <w:div w:id="1149857446">
                                                          <w:marLeft w:val="640"/>
                                                          <w:marRight w:val="0"/>
                                                          <w:marTop w:val="0"/>
                                                          <w:marBottom w:val="0"/>
                                                          <w:divBdr>
                                                            <w:top w:val="none" w:sz="0" w:space="0" w:color="auto"/>
                                                            <w:left w:val="none" w:sz="0" w:space="0" w:color="auto"/>
                                                            <w:bottom w:val="none" w:sz="0" w:space="0" w:color="auto"/>
                                                            <w:right w:val="none" w:sz="0" w:space="0" w:color="auto"/>
                                                          </w:divBdr>
                                                        </w:div>
                                                        <w:div w:id="1211258704">
                                                          <w:marLeft w:val="640"/>
                                                          <w:marRight w:val="0"/>
                                                          <w:marTop w:val="0"/>
                                                          <w:marBottom w:val="0"/>
                                                          <w:divBdr>
                                                            <w:top w:val="none" w:sz="0" w:space="0" w:color="auto"/>
                                                            <w:left w:val="none" w:sz="0" w:space="0" w:color="auto"/>
                                                            <w:bottom w:val="none" w:sz="0" w:space="0" w:color="auto"/>
                                                            <w:right w:val="none" w:sz="0" w:space="0" w:color="auto"/>
                                                          </w:divBdr>
                                                        </w:div>
                                                        <w:div w:id="1240598565">
                                                          <w:marLeft w:val="640"/>
                                                          <w:marRight w:val="0"/>
                                                          <w:marTop w:val="0"/>
                                                          <w:marBottom w:val="0"/>
                                                          <w:divBdr>
                                                            <w:top w:val="none" w:sz="0" w:space="0" w:color="auto"/>
                                                            <w:left w:val="none" w:sz="0" w:space="0" w:color="auto"/>
                                                            <w:bottom w:val="none" w:sz="0" w:space="0" w:color="auto"/>
                                                            <w:right w:val="none" w:sz="0" w:space="0" w:color="auto"/>
                                                          </w:divBdr>
                                                        </w:div>
                                                        <w:div w:id="1253050334">
                                                          <w:marLeft w:val="640"/>
                                                          <w:marRight w:val="0"/>
                                                          <w:marTop w:val="0"/>
                                                          <w:marBottom w:val="0"/>
                                                          <w:divBdr>
                                                            <w:top w:val="none" w:sz="0" w:space="0" w:color="auto"/>
                                                            <w:left w:val="none" w:sz="0" w:space="0" w:color="auto"/>
                                                            <w:bottom w:val="none" w:sz="0" w:space="0" w:color="auto"/>
                                                            <w:right w:val="none" w:sz="0" w:space="0" w:color="auto"/>
                                                          </w:divBdr>
                                                        </w:div>
                                                        <w:div w:id="1274022539">
                                                          <w:marLeft w:val="640"/>
                                                          <w:marRight w:val="0"/>
                                                          <w:marTop w:val="0"/>
                                                          <w:marBottom w:val="0"/>
                                                          <w:divBdr>
                                                            <w:top w:val="none" w:sz="0" w:space="0" w:color="auto"/>
                                                            <w:left w:val="none" w:sz="0" w:space="0" w:color="auto"/>
                                                            <w:bottom w:val="none" w:sz="0" w:space="0" w:color="auto"/>
                                                            <w:right w:val="none" w:sz="0" w:space="0" w:color="auto"/>
                                                          </w:divBdr>
                                                        </w:div>
                                                        <w:div w:id="1322080183">
                                                          <w:marLeft w:val="640"/>
                                                          <w:marRight w:val="0"/>
                                                          <w:marTop w:val="0"/>
                                                          <w:marBottom w:val="0"/>
                                                          <w:divBdr>
                                                            <w:top w:val="none" w:sz="0" w:space="0" w:color="auto"/>
                                                            <w:left w:val="none" w:sz="0" w:space="0" w:color="auto"/>
                                                            <w:bottom w:val="none" w:sz="0" w:space="0" w:color="auto"/>
                                                            <w:right w:val="none" w:sz="0" w:space="0" w:color="auto"/>
                                                          </w:divBdr>
                                                        </w:div>
                                                        <w:div w:id="1379551355">
                                                          <w:marLeft w:val="640"/>
                                                          <w:marRight w:val="0"/>
                                                          <w:marTop w:val="0"/>
                                                          <w:marBottom w:val="0"/>
                                                          <w:divBdr>
                                                            <w:top w:val="none" w:sz="0" w:space="0" w:color="auto"/>
                                                            <w:left w:val="none" w:sz="0" w:space="0" w:color="auto"/>
                                                            <w:bottom w:val="none" w:sz="0" w:space="0" w:color="auto"/>
                                                            <w:right w:val="none" w:sz="0" w:space="0" w:color="auto"/>
                                                          </w:divBdr>
                                                        </w:div>
                                                        <w:div w:id="1420131231">
                                                          <w:marLeft w:val="640"/>
                                                          <w:marRight w:val="0"/>
                                                          <w:marTop w:val="0"/>
                                                          <w:marBottom w:val="0"/>
                                                          <w:divBdr>
                                                            <w:top w:val="none" w:sz="0" w:space="0" w:color="auto"/>
                                                            <w:left w:val="none" w:sz="0" w:space="0" w:color="auto"/>
                                                            <w:bottom w:val="none" w:sz="0" w:space="0" w:color="auto"/>
                                                            <w:right w:val="none" w:sz="0" w:space="0" w:color="auto"/>
                                                          </w:divBdr>
                                                        </w:div>
                                                        <w:div w:id="1457605373">
                                                          <w:marLeft w:val="640"/>
                                                          <w:marRight w:val="0"/>
                                                          <w:marTop w:val="0"/>
                                                          <w:marBottom w:val="0"/>
                                                          <w:divBdr>
                                                            <w:top w:val="none" w:sz="0" w:space="0" w:color="auto"/>
                                                            <w:left w:val="none" w:sz="0" w:space="0" w:color="auto"/>
                                                            <w:bottom w:val="none" w:sz="0" w:space="0" w:color="auto"/>
                                                            <w:right w:val="none" w:sz="0" w:space="0" w:color="auto"/>
                                                          </w:divBdr>
                                                        </w:div>
                                                        <w:div w:id="1458138530">
                                                          <w:marLeft w:val="640"/>
                                                          <w:marRight w:val="0"/>
                                                          <w:marTop w:val="0"/>
                                                          <w:marBottom w:val="0"/>
                                                          <w:divBdr>
                                                            <w:top w:val="none" w:sz="0" w:space="0" w:color="auto"/>
                                                            <w:left w:val="none" w:sz="0" w:space="0" w:color="auto"/>
                                                            <w:bottom w:val="none" w:sz="0" w:space="0" w:color="auto"/>
                                                            <w:right w:val="none" w:sz="0" w:space="0" w:color="auto"/>
                                                          </w:divBdr>
                                                        </w:div>
                                                        <w:div w:id="1581330230">
                                                          <w:marLeft w:val="640"/>
                                                          <w:marRight w:val="0"/>
                                                          <w:marTop w:val="0"/>
                                                          <w:marBottom w:val="0"/>
                                                          <w:divBdr>
                                                            <w:top w:val="none" w:sz="0" w:space="0" w:color="auto"/>
                                                            <w:left w:val="none" w:sz="0" w:space="0" w:color="auto"/>
                                                            <w:bottom w:val="none" w:sz="0" w:space="0" w:color="auto"/>
                                                            <w:right w:val="none" w:sz="0" w:space="0" w:color="auto"/>
                                                          </w:divBdr>
                                                        </w:div>
                                                        <w:div w:id="1650205718">
                                                          <w:marLeft w:val="640"/>
                                                          <w:marRight w:val="0"/>
                                                          <w:marTop w:val="0"/>
                                                          <w:marBottom w:val="0"/>
                                                          <w:divBdr>
                                                            <w:top w:val="none" w:sz="0" w:space="0" w:color="auto"/>
                                                            <w:left w:val="none" w:sz="0" w:space="0" w:color="auto"/>
                                                            <w:bottom w:val="none" w:sz="0" w:space="0" w:color="auto"/>
                                                            <w:right w:val="none" w:sz="0" w:space="0" w:color="auto"/>
                                                          </w:divBdr>
                                                        </w:div>
                                                        <w:div w:id="1712336580">
                                                          <w:marLeft w:val="640"/>
                                                          <w:marRight w:val="0"/>
                                                          <w:marTop w:val="0"/>
                                                          <w:marBottom w:val="0"/>
                                                          <w:divBdr>
                                                            <w:top w:val="none" w:sz="0" w:space="0" w:color="auto"/>
                                                            <w:left w:val="none" w:sz="0" w:space="0" w:color="auto"/>
                                                            <w:bottom w:val="none" w:sz="0" w:space="0" w:color="auto"/>
                                                            <w:right w:val="none" w:sz="0" w:space="0" w:color="auto"/>
                                                          </w:divBdr>
                                                        </w:div>
                                                        <w:div w:id="1719741375">
                                                          <w:marLeft w:val="640"/>
                                                          <w:marRight w:val="0"/>
                                                          <w:marTop w:val="0"/>
                                                          <w:marBottom w:val="0"/>
                                                          <w:divBdr>
                                                            <w:top w:val="none" w:sz="0" w:space="0" w:color="auto"/>
                                                            <w:left w:val="none" w:sz="0" w:space="0" w:color="auto"/>
                                                            <w:bottom w:val="none" w:sz="0" w:space="0" w:color="auto"/>
                                                            <w:right w:val="none" w:sz="0" w:space="0" w:color="auto"/>
                                                          </w:divBdr>
                                                        </w:div>
                                                        <w:div w:id="1736312626">
                                                          <w:marLeft w:val="640"/>
                                                          <w:marRight w:val="0"/>
                                                          <w:marTop w:val="0"/>
                                                          <w:marBottom w:val="0"/>
                                                          <w:divBdr>
                                                            <w:top w:val="none" w:sz="0" w:space="0" w:color="auto"/>
                                                            <w:left w:val="none" w:sz="0" w:space="0" w:color="auto"/>
                                                            <w:bottom w:val="none" w:sz="0" w:space="0" w:color="auto"/>
                                                            <w:right w:val="none" w:sz="0" w:space="0" w:color="auto"/>
                                                          </w:divBdr>
                                                        </w:div>
                                                        <w:div w:id="1740446165">
                                                          <w:marLeft w:val="640"/>
                                                          <w:marRight w:val="0"/>
                                                          <w:marTop w:val="0"/>
                                                          <w:marBottom w:val="0"/>
                                                          <w:divBdr>
                                                            <w:top w:val="none" w:sz="0" w:space="0" w:color="auto"/>
                                                            <w:left w:val="none" w:sz="0" w:space="0" w:color="auto"/>
                                                            <w:bottom w:val="none" w:sz="0" w:space="0" w:color="auto"/>
                                                            <w:right w:val="none" w:sz="0" w:space="0" w:color="auto"/>
                                                          </w:divBdr>
                                                        </w:div>
                                                        <w:div w:id="1845246807">
                                                          <w:marLeft w:val="640"/>
                                                          <w:marRight w:val="0"/>
                                                          <w:marTop w:val="0"/>
                                                          <w:marBottom w:val="0"/>
                                                          <w:divBdr>
                                                            <w:top w:val="none" w:sz="0" w:space="0" w:color="auto"/>
                                                            <w:left w:val="none" w:sz="0" w:space="0" w:color="auto"/>
                                                            <w:bottom w:val="none" w:sz="0" w:space="0" w:color="auto"/>
                                                            <w:right w:val="none" w:sz="0" w:space="0" w:color="auto"/>
                                                          </w:divBdr>
                                                        </w:div>
                                                        <w:div w:id="1940143319">
                                                          <w:marLeft w:val="640"/>
                                                          <w:marRight w:val="0"/>
                                                          <w:marTop w:val="0"/>
                                                          <w:marBottom w:val="0"/>
                                                          <w:divBdr>
                                                            <w:top w:val="none" w:sz="0" w:space="0" w:color="auto"/>
                                                            <w:left w:val="none" w:sz="0" w:space="0" w:color="auto"/>
                                                            <w:bottom w:val="none" w:sz="0" w:space="0" w:color="auto"/>
                                                            <w:right w:val="none" w:sz="0" w:space="0" w:color="auto"/>
                                                          </w:divBdr>
                                                        </w:div>
                                                        <w:div w:id="1955860494">
                                                          <w:marLeft w:val="640"/>
                                                          <w:marRight w:val="0"/>
                                                          <w:marTop w:val="0"/>
                                                          <w:marBottom w:val="0"/>
                                                          <w:divBdr>
                                                            <w:top w:val="none" w:sz="0" w:space="0" w:color="auto"/>
                                                            <w:left w:val="none" w:sz="0" w:space="0" w:color="auto"/>
                                                            <w:bottom w:val="none" w:sz="0" w:space="0" w:color="auto"/>
                                                            <w:right w:val="none" w:sz="0" w:space="0" w:color="auto"/>
                                                          </w:divBdr>
                                                        </w:div>
                                                        <w:div w:id="1998848130">
                                                          <w:marLeft w:val="640"/>
                                                          <w:marRight w:val="0"/>
                                                          <w:marTop w:val="0"/>
                                                          <w:marBottom w:val="0"/>
                                                          <w:divBdr>
                                                            <w:top w:val="none" w:sz="0" w:space="0" w:color="auto"/>
                                                            <w:left w:val="none" w:sz="0" w:space="0" w:color="auto"/>
                                                            <w:bottom w:val="none" w:sz="0" w:space="0" w:color="auto"/>
                                                            <w:right w:val="none" w:sz="0" w:space="0" w:color="auto"/>
                                                          </w:divBdr>
                                                        </w:div>
                                                        <w:div w:id="2050182999">
                                                          <w:marLeft w:val="640"/>
                                                          <w:marRight w:val="0"/>
                                                          <w:marTop w:val="0"/>
                                                          <w:marBottom w:val="0"/>
                                                          <w:divBdr>
                                                            <w:top w:val="none" w:sz="0" w:space="0" w:color="auto"/>
                                                            <w:left w:val="none" w:sz="0" w:space="0" w:color="auto"/>
                                                            <w:bottom w:val="none" w:sz="0" w:space="0" w:color="auto"/>
                                                            <w:right w:val="none" w:sz="0" w:space="0" w:color="auto"/>
                                                          </w:divBdr>
                                                        </w:div>
                                                        <w:div w:id="206163641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20558352">
                                                  <w:marLeft w:val="640"/>
                                                  <w:marRight w:val="0"/>
                                                  <w:marTop w:val="0"/>
                                                  <w:marBottom w:val="0"/>
                                                  <w:divBdr>
                                                    <w:top w:val="none" w:sz="0" w:space="0" w:color="auto"/>
                                                    <w:left w:val="none" w:sz="0" w:space="0" w:color="auto"/>
                                                    <w:bottom w:val="none" w:sz="0" w:space="0" w:color="auto"/>
                                                    <w:right w:val="none" w:sz="0" w:space="0" w:color="auto"/>
                                                  </w:divBdr>
                                                </w:div>
                                                <w:div w:id="228880792">
                                                  <w:marLeft w:val="640"/>
                                                  <w:marRight w:val="0"/>
                                                  <w:marTop w:val="0"/>
                                                  <w:marBottom w:val="0"/>
                                                  <w:divBdr>
                                                    <w:top w:val="none" w:sz="0" w:space="0" w:color="auto"/>
                                                    <w:left w:val="none" w:sz="0" w:space="0" w:color="auto"/>
                                                    <w:bottom w:val="none" w:sz="0" w:space="0" w:color="auto"/>
                                                    <w:right w:val="none" w:sz="0" w:space="0" w:color="auto"/>
                                                  </w:divBdr>
                                                </w:div>
                                                <w:div w:id="252396298">
                                                  <w:marLeft w:val="640"/>
                                                  <w:marRight w:val="0"/>
                                                  <w:marTop w:val="0"/>
                                                  <w:marBottom w:val="0"/>
                                                  <w:divBdr>
                                                    <w:top w:val="none" w:sz="0" w:space="0" w:color="auto"/>
                                                    <w:left w:val="none" w:sz="0" w:space="0" w:color="auto"/>
                                                    <w:bottom w:val="none" w:sz="0" w:space="0" w:color="auto"/>
                                                    <w:right w:val="none" w:sz="0" w:space="0" w:color="auto"/>
                                                  </w:divBdr>
                                                </w:div>
                                                <w:div w:id="294721720">
                                                  <w:marLeft w:val="640"/>
                                                  <w:marRight w:val="0"/>
                                                  <w:marTop w:val="0"/>
                                                  <w:marBottom w:val="0"/>
                                                  <w:divBdr>
                                                    <w:top w:val="none" w:sz="0" w:space="0" w:color="auto"/>
                                                    <w:left w:val="none" w:sz="0" w:space="0" w:color="auto"/>
                                                    <w:bottom w:val="none" w:sz="0" w:space="0" w:color="auto"/>
                                                    <w:right w:val="none" w:sz="0" w:space="0" w:color="auto"/>
                                                  </w:divBdr>
                                                </w:div>
                                                <w:div w:id="409892784">
                                                  <w:marLeft w:val="640"/>
                                                  <w:marRight w:val="0"/>
                                                  <w:marTop w:val="0"/>
                                                  <w:marBottom w:val="0"/>
                                                  <w:divBdr>
                                                    <w:top w:val="none" w:sz="0" w:space="0" w:color="auto"/>
                                                    <w:left w:val="none" w:sz="0" w:space="0" w:color="auto"/>
                                                    <w:bottom w:val="none" w:sz="0" w:space="0" w:color="auto"/>
                                                    <w:right w:val="none" w:sz="0" w:space="0" w:color="auto"/>
                                                  </w:divBdr>
                                                </w:div>
                                                <w:div w:id="441996950">
                                                  <w:marLeft w:val="640"/>
                                                  <w:marRight w:val="0"/>
                                                  <w:marTop w:val="0"/>
                                                  <w:marBottom w:val="0"/>
                                                  <w:divBdr>
                                                    <w:top w:val="none" w:sz="0" w:space="0" w:color="auto"/>
                                                    <w:left w:val="none" w:sz="0" w:space="0" w:color="auto"/>
                                                    <w:bottom w:val="none" w:sz="0" w:space="0" w:color="auto"/>
                                                    <w:right w:val="none" w:sz="0" w:space="0" w:color="auto"/>
                                                  </w:divBdr>
                                                </w:div>
                                                <w:div w:id="474369816">
                                                  <w:marLeft w:val="640"/>
                                                  <w:marRight w:val="0"/>
                                                  <w:marTop w:val="0"/>
                                                  <w:marBottom w:val="0"/>
                                                  <w:divBdr>
                                                    <w:top w:val="none" w:sz="0" w:space="0" w:color="auto"/>
                                                    <w:left w:val="none" w:sz="0" w:space="0" w:color="auto"/>
                                                    <w:bottom w:val="none" w:sz="0" w:space="0" w:color="auto"/>
                                                    <w:right w:val="none" w:sz="0" w:space="0" w:color="auto"/>
                                                  </w:divBdr>
                                                </w:div>
                                                <w:div w:id="485902662">
                                                  <w:marLeft w:val="640"/>
                                                  <w:marRight w:val="0"/>
                                                  <w:marTop w:val="0"/>
                                                  <w:marBottom w:val="0"/>
                                                  <w:divBdr>
                                                    <w:top w:val="none" w:sz="0" w:space="0" w:color="auto"/>
                                                    <w:left w:val="none" w:sz="0" w:space="0" w:color="auto"/>
                                                    <w:bottom w:val="none" w:sz="0" w:space="0" w:color="auto"/>
                                                    <w:right w:val="none" w:sz="0" w:space="0" w:color="auto"/>
                                                  </w:divBdr>
                                                </w:div>
                                                <w:div w:id="491140391">
                                                  <w:marLeft w:val="640"/>
                                                  <w:marRight w:val="0"/>
                                                  <w:marTop w:val="0"/>
                                                  <w:marBottom w:val="0"/>
                                                  <w:divBdr>
                                                    <w:top w:val="none" w:sz="0" w:space="0" w:color="auto"/>
                                                    <w:left w:val="none" w:sz="0" w:space="0" w:color="auto"/>
                                                    <w:bottom w:val="none" w:sz="0" w:space="0" w:color="auto"/>
                                                    <w:right w:val="none" w:sz="0" w:space="0" w:color="auto"/>
                                                  </w:divBdr>
                                                </w:div>
                                                <w:div w:id="496270539">
                                                  <w:marLeft w:val="640"/>
                                                  <w:marRight w:val="0"/>
                                                  <w:marTop w:val="0"/>
                                                  <w:marBottom w:val="0"/>
                                                  <w:divBdr>
                                                    <w:top w:val="none" w:sz="0" w:space="0" w:color="auto"/>
                                                    <w:left w:val="none" w:sz="0" w:space="0" w:color="auto"/>
                                                    <w:bottom w:val="none" w:sz="0" w:space="0" w:color="auto"/>
                                                    <w:right w:val="none" w:sz="0" w:space="0" w:color="auto"/>
                                                  </w:divBdr>
                                                </w:div>
                                                <w:div w:id="595557199">
                                                  <w:marLeft w:val="640"/>
                                                  <w:marRight w:val="0"/>
                                                  <w:marTop w:val="0"/>
                                                  <w:marBottom w:val="0"/>
                                                  <w:divBdr>
                                                    <w:top w:val="none" w:sz="0" w:space="0" w:color="auto"/>
                                                    <w:left w:val="none" w:sz="0" w:space="0" w:color="auto"/>
                                                    <w:bottom w:val="none" w:sz="0" w:space="0" w:color="auto"/>
                                                    <w:right w:val="none" w:sz="0" w:space="0" w:color="auto"/>
                                                  </w:divBdr>
                                                </w:div>
                                                <w:div w:id="605426882">
                                                  <w:marLeft w:val="640"/>
                                                  <w:marRight w:val="0"/>
                                                  <w:marTop w:val="0"/>
                                                  <w:marBottom w:val="0"/>
                                                  <w:divBdr>
                                                    <w:top w:val="none" w:sz="0" w:space="0" w:color="auto"/>
                                                    <w:left w:val="none" w:sz="0" w:space="0" w:color="auto"/>
                                                    <w:bottom w:val="none" w:sz="0" w:space="0" w:color="auto"/>
                                                    <w:right w:val="none" w:sz="0" w:space="0" w:color="auto"/>
                                                  </w:divBdr>
                                                </w:div>
                                                <w:div w:id="626786309">
                                                  <w:marLeft w:val="640"/>
                                                  <w:marRight w:val="0"/>
                                                  <w:marTop w:val="0"/>
                                                  <w:marBottom w:val="0"/>
                                                  <w:divBdr>
                                                    <w:top w:val="none" w:sz="0" w:space="0" w:color="auto"/>
                                                    <w:left w:val="none" w:sz="0" w:space="0" w:color="auto"/>
                                                    <w:bottom w:val="none" w:sz="0" w:space="0" w:color="auto"/>
                                                    <w:right w:val="none" w:sz="0" w:space="0" w:color="auto"/>
                                                  </w:divBdr>
                                                </w:div>
                                                <w:div w:id="632291825">
                                                  <w:marLeft w:val="640"/>
                                                  <w:marRight w:val="0"/>
                                                  <w:marTop w:val="0"/>
                                                  <w:marBottom w:val="0"/>
                                                  <w:divBdr>
                                                    <w:top w:val="none" w:sz="0" w:space="0" w:color="auto"/>
                                                    <w:left w:val="none" w:sz="0" w:space="0" w:color="auto"/>
                                                    <w:bottom w:val="none" w:sz="0" w:space="0" w:color="auto"/>
                                                    <w:right w:val="none" w:sz="0" w:space="0" w:color="auto"/>
                                                  </w:divBdr>
                                                </w:div>
                                                <w:div w:id="653609688">
                                                  <w:marLeft w:val="640"/>
                                                  <w:marRight w:val="0"/>
                                                  <w:marTop w:val="0"/>
                                                  <w:marBottom w:val="0"/>
                                                  <w:divBdr>
                                                    <w:top w:val="none" w:sz="0" w:space="0" w:color="auto"/>
                                                    <w:left w:val="none" w:sz="0" w:space="0" w:color="auto"/>
                                                    <w:bottom w:val="none" w:sz="0" w:space="0" w:color="auto"/>
                                                    <w:right w:val="none" w:sz="0" w:space="0" w:color="auto"/>
                                                  </w:divBdr>
                                                </w:div>
                                                <w:div w:id="690953713">
                                                  <w:marLeft w:val="640"/>
                                                  <w:marRight w:val="0"/>
                                                  <w:marTop w:val="0"/>
                                                  <w:marBottom w:val="0"/>
                                                  <w:divBdr>
                                                    <w:top w:val="none" w:sz="0" w:space="0" w:color="auto"/>
                                                    <w:left w:val="none" w:sz="0" w:space="0" w:color="auto"/>
                                                    <w:bottom w:val="none" w:sz="0" w:space="0" w:color="auto"/>
                                                    <w:right w:val="none" w:sz="0" w:space="0" w:color="auto"/>
                                                  </w:divBdr>
                                                </w:div>
                                                <w:div w:id="713382316">
                                                  <w:marLeft w:val="640"/>
                                                  <w:marRight w:val="0"/>
                                                  <w:marTop w:val="0"/>
                                                  <w:marBottom w:val="0"/>
                                                  <w:divBdr>
                                                    <w:top w:val="none" w:sz="0" w:space="0" w:color="auto"/>
                                                    <w:left w:val="none" w:sz="0" w:space="0" w:color="auto"/>
                                                    <w:bottom w:val="none" w:sz="0" w:space="0" w:color="auto"/>
                                                    <w:right w:val="none" w:sz="0" w:space="0" w:color="auto"/>
                                                  </w:divBdr>
                                                </w:div>
                                                <w:div w:id="769159413">
                                                  <w:marLeft w:val="640"/>
                                                  <w:marRight w:val="0"/>
                                                  <w:marTop w:val="0"/>
                                                  <w:marBottom w:val="0"/>
                                                  <w:divBdr>
                                                    <w:top w:val="none" w:sz="0" w:space="0" w:color="auto"/>
                                                    <w:left w:val="none" w:sz="0" w:space="0" w:color="auto"/>
                                                    <w:bottom w:val="none" w:sz="0" w:space="0" w:color="auto"/>
                                                    <w:right w:val="none" w:sz="0" w:space="0" w:color="auto"/>
                                                  </w:divBdr>
                                                </w:div>
                                                <w:div w:id="795291410">
                                                  <w:marLeft w:val="640"/>
                                                  <w:marRight w:val="0"/>
                                                  <w:marTop w:val="0"/>
                                                  <w:marBottom w:val="0"/>
                                                  <w:divBdr>
                                                    <w:top w:val="none" w:sz="0" w:space="0" w:color="auto"/>
                                                    <w:left w:val="none" w:sz="0" w:space="0" w:color="auto"/>
                                                    <w:bottom w:val="none" w:sz="0" w:space="0" w:color="auto"/>
                                                    <w:right w:val="none" w:sz="0" w:space="0" w:color="auto"/>
                                                  </w:divBdr>
                                                </w:div>
                                                <w:div w:id="877353532">
                                                  <w:marLeft w:val="640"/>
                                                  <w:marRight w:val="0"/>
                                                  <w:marTop w:val="0"/>
                                                  <w:marBottom w:val="0"/>
                                                  <w:divBdr>
                                                    <w:top w:val="none" w:sz="0" w:space="0" w:color="auto"/>
                                                    <w:left w:val="none" w:sz="0" w:space="0" w:color="auto"/>
                                                    <w:bottom w:val="none" w:sz="0" w:space="0" w:color="auto"/>
                                                    <w:right w:val="none" w:sz="0" w:space="0" w:color="auto"/>
                                                  </w:divBdr>
                                                </w:div>
                                                <w:div w:id="913587529">
                                                  <w:marLeft w:val="640"/>
                                                  <w:marRight w:val="0"/>
                                                  <w:marTop w:val="0"/>
                                                  <w:marBottom w:val="0"/>
                                                  <w:divBdr>
                                                    <w:top w:val="none" w:sz="0" w:space="0" w:color="auto"/>
                                                    <w:left w:val="none" w:sz="0" w:space="0" w:color="auto"/>
                                                    <w:bottom w:val="none" w:sz="0" w:space="0" w:color="auto"/>
                                                    <w:right w:val="none" w:sz="0" w:space="0" w:color="auto"/>
                                                  </w:divBdr>
                                                </w:div>
                                                <w:div w:id="924069391">
                                                  <w:marLeft w:val="640"/>
                                                  <w:marRight w:val="0"/>
                                                  <w:marTop w:val="0"/>
                                                  <w:marBottom w:val="0"/>
                                                  <w:divBdr>
                                                    <w:top w:val="none" w:sz="0" w:space="0" w:color="auto"/>
                                                    <w:left w:val="none" w:sz="0" w:space="0" w:color="auto"/>
                                                    <w:bottom w:val="none" w:sz="0" w:space="0" w:color="auto"/>
                                                    <w:right w:val="none" w:sz="0" w:space="0" w:color="auto"/>
                                                  </w:divBdr>
                                                </w:div>
                                                <w:div w:id="925269235">
                                                  <w:marLeft w:val="640"/>
                                                  <w:marRight w:val="0"/>
                                                  <w:marTop w:val="0"/>
                                                  <w:marBottom w:val="0"/>
                                                  <w:divBdr>
                                                    <w:top w:val="none" w:sz="0" w:space="0" w:color="auto"/>
                                                    <w:left w:val="none" w:sz="0" w:space="0" w:color="auto"/>
                                                    <w:bottom w:val="none" w:sz="0" w:space="0" w:color="auto"/>
                                                    <w:right w:val="none" w:sz="0" w:space="0" w:color="auto"/>
                                                  </w:divBdr>
                                                </w:div>
                                                <w:div w:id="938411310">
                                                  <w:marLeft w:val="640"/>
                                                  <w:marRight w:val="0"/>
                                                  <w:marTop w:val="0"/>
                                                  <w:marBottom w:val="0"/>
                                                  <w:divBdr>
                                                    <w:top w:val="none" w:sz="0" w:space="0" w:color="auto"/>
                                                    <w:left w:val="none" w:sz="0" w:space="0" w:color="auto"/>
                                                    <w:bottom w:val="none" w:sz="0" w:space="0" w:color="auto"/>
                                                    <w:right w:val="none" w:sz="0" w:space="0" w:color="auto"/>
                                                  </w:divBdr>
                                                </w:div>
                                                <w:div w:id="1073430782">
                                                  <w:marLeft w:val="640"/>
                                                  <w:marRight w:val="0"/>
                                                  <w:marTop w:val="0"/>
                                                  <w:marBottom w:val="0"/>
                                                  <w:divBdr>
                                                    <w:top w:val="none" w:sz="0" w:space="0" w:color="auto"/>
                                                    <w:left w:val="none" w:sz="0" w:space="0" w:color="auto"/>
                                                    <w:bottom w:val="none" w:sz="0" w:space="0" w:color="auto"/>
                                                    <w:right w:val="none" w:sz="0" w:space="0" w:color="auto"/>
                                                  </w:divBdr>
                                                </w:div>
                                                <w:div w:id="1091658963">
                                                  <w:marLeft w:val="640"/>
                                                  <w:marRight w:val="0"/>
                                                  <w:marTop w:val="0"/>
                                                  <w:marBottom w:val="0"/>
                                                  <w:divBdr>
                                                    <w:top w:val="none" w:sz="0" w:space="0" w:color="auto"/>
                                                    <w:left w:val="none" w:sz="0" w:space="0" w:color="auto"/>
                                                    <w:bottom w:val="none" w:sz="0" w:space="0" w:color="auto"/>
                                                    <w:right w:val="none" w:sz="0" w:space="0" w:color="auto"/>
                                                  </w:divBdr>
                                                </w:div>
                                                <w:div w:id="1162085462">
                                                  <w:marLeft w:val="640"/>
                                                  <w:marRight w:val="0"/>
                                                  <w:marTop w:val="0"/>
                                                  <w:marBottom w:val="0"/>
                                                  <w:divBdr>
                                                    <w:top w:val="none" w:sz="0" w:space="0" w:color="auto"/>
                                                    <w:left w:val="none" w:sz="0" w:space="0" w:color="auto"/>
                                                    <w:bottom w:val="none" w:sz="0" w:space="0" w:color="auto"/>
                                                    <w:right w:val="none" w:sz="0" w:space="0" w:color="auto"/>
                                                  </w:divBdr>
                                                </w:div>
                                                <w:div w:id="1250388334">
                                                  <w:marLeft w:val="640"/>
                                                  <w:marRight w:val="0"/>
                                                  <w:marTop w:val="0"/>
                                                  <w:marBottom w:val="0"/>
                                                  <w:divBdr>
                                                    <w:top w:val="none" w:sz="0" w:space="0" w:color="auto"/>
                                                    <w:left w:val="none" w:sz="0" w:space="0" w:color="auto"/>
                                                    <w:bottom w:val="none" w:sz="0" w:space="0" w:color="auto"/>
                                                    <w:right w:val="none" w:sz="0" w:space="0" w:color="auto"/>
                                                  </w:divBdr>
                                                </w:div>
                                                <w:div w:id="1266571316">
                                                  <w:marLeft w:val="640"/>
                                                  <w:marRight w:val="0"/>
                                                  <w:marTop w:val="0"/>
                                                  <w:marBottom w:val="0"/>
                                                  <w:divBdr>
                                                    <w:top w:val="none" w:sz="0" w:space="0" w:color="auto"/>
                                                    <w:left w:val="none" w:sz="0" w:space="0" w:color="auto"/>
                                                    <w:bottom w:val="none" w:sz="0" w:space="0" w:color="auto"/>
                                                    <w:right w:val="none" w:sz="0" w:space="0" w:color="auto"/>
                                                  </w:divBdr>
                                                </w:div>
                                                <w:div w:id="1308362051">
                                                  <w:marLeft w:val="640"/>
                                                  <w:marRight w:val="0"/>
                                                  <w:marTop w:val="0"/>
                                                  <w:marBottom w:val="0"/>
                                                  <w:divBdr>
                                                    <w:top w:val="none" w:sz="0" w:space="0" w:color="auto"/>
                                                    <w:left w:val="none" w:sz="0" w:space="0" w:color="auto"/>
                                                    <w:bottom w:val="none" w:sz="0" w:space="0" w:color="auto"/>
                                                    <w:right w:val="none" w:sz="0" w:space="0" w:color="auto"/>
                                                  </w:divBdr>
                                                </w:div>
                                                <w:div w:id="1310554657">
                                                  <w:marLeft w:val="640"/>
                                                  <w:marRight w:val="0"/>
                                                  <w:marTop w:val="0"/>
                                                  <w:marBottom w:val="0"/>
                                                  <w:divBdr>
                                                    <w:top w:val="none" w:sz="0" w:space="0" w:color="auto"/>
                                                    <w:left w:val="none" w:sz="0" w:space="0" w:color="auto"/>
                                                    <w:bottom w:val="none" w:sz="0" w:space="0" w:color="auto"/>
                                                    <w:right w:val="none" w:sz="0" w:space="0" w:color="auto"/>
                                                  </w:divBdr>
                                                </w:div>
                                                <w:div w:id="1357779423">
                                                  <w:marLeft w:val="640"/>
                                                  <w:marRight w:val="0"/>
                                                  <w:marTop w:val="0"/>
                                                  <w:marBottom w:val="0"/>
                                                  <w:divBdr>
                                                    <w:top w:val="none" w:sz="0" w:space="0" w:color="auto"/>
                                                    <w:left w:val="none" w:sz="0" w:space="0" w:color="auto"/>
                                                    <w:bottom w:val="none" w:sz="0" w:space="0" w:color="auto"/>
                                                    <w:right w:val="none" w:sz="0" w:space="0" w:color="auto"/>
                                                  </w:divBdr>
                                                </w:div>
                                                <w:div w:id="1371569687">
                                                  <w:marLeft w:val="640"/>
                                                  <w:marRight w:val="0"/>
                                                  <w:marTop w:val="0"/>
                                                  <w:marBottom w:val="0"/>
                                                  <w:divBdr>
                                                    <w:top w:val="none" w:sz="0" w:space="0" w:color="auto"/>
                                                    <w:left w:val="none" w:sz="0" w:space="0" w:color="auto"/>
                                                    <w:bottom w:val="none" w:sz="0" w:space="0" w:color="auto"/>
                                                    <w:right w:val="none" w:sz="0" w:space="0" w:color="auto"/>
                                                  </w:divBdr>
                                                </w:div>
                                                <w:div w:id="1629048727">
                                                  <w:marLeft w:val="640"/>
                                                  <w:marRight w:val="0"/>
                                                  <w:marTop w:val="0"/>
                                                  <w:marBottom w:val="0"/>
                                                  <w:divBdr>
                                                    <w:top w:val="none" w:sz="0" w:space="0" w:color="auto"/>
                                                    <w:left w:val="none" w:sz="0" w:space="0" w:color="auto"/>
                                                    <w:bottom w:val="none" w:sz="0" w:space="0" w:color="auto"/>
                                                    <w:right w:val="none" w:sz="0" w:space="0" w:color="auto"/>
                                                  </w:divBdr>
                                                </w:div>
                                                <w:div w:id="1646658949">
                                                  <w:marLeft w:val="640"/>
                                                  <w:marRight w:val="0"/>
                                                  <w:marTop w:val="0"/>
                                                  <w:marBottom w:val="0"/>
                                                  <w:divBdr>
                                                    <w:top w:val="none" w:sz="0" w:space="0" w:color="auto"/>
                                                    <w:left w:val="none" w:sz="0" w:space="0" w:color="auto"/>
                                                    <w:bottom w:val="none" w:sz="0" w:space="0" w:color="auto"/>
                                                    <w:right w:val="none" w:sz="0" w:space="0" w:color="auto"/>
                                                  </w:divBdr>
                                                </w:div>
                                                <w:div w:id="1658067807">
                                                  <w:marLeft w:val="640"/>
                                                  <w:marRight w:val="0"/>
                                                  <w:marTop w:val="0"/>
                                                  <w:marBottom w:val="0"/>
                                                  <w:divBdr>
                                                    <w:top w:val="none" w:sz="0" w:space="0" w:color="auto"/>
                                                    <w:left w:val="none" w:sz="0" w:space="0" w:color="auto"/>
                                                    <w:bottom w:val="none" w:sz="0" w:space="0" w:color="auto"/>
                                                    <w:right w:val="none" w:sz="0" w:space="0" w:color="auto"/>
                                                  </w:divBdr>
                                                </w:div>
                                                <w:div w:id="1686400805">
                                                  <w:marLeft w:val="640"/>
                                                  <w:marRight w:val="0"/>
                                                  <w:marTop w:val="0"/>
                                                  <w:marBottom w:val="0"/>
                                                  <w:divBdr>
                                                    <w:top w:val="none" w:sz="0" w:space="0" w:color="auto"/>
                                                    <w:left w:val="none" w:sz="0" w:space="0" w:color="auto"/>
                                                    <w:bottom w:val="none" w:sz="0" w:space="0" w:color="auto"/>
                                                    <w:right w:val="none" w:sz="0" w:space="0" w:color="auto"/>
                                                  </w:divBdr>
                                                </w:div>
                                                <w:div w:id="1698699735">
                                                  <w:marLeft w:val="640"/>
                                                  <w:marRight w:val="0"/>
                                                  <w:marTop w:val="0"/>
                                                  <w:marBottom w:val="0"/>
                                                  <w:divBdr>
                                                    <w:top w:val="none" w:sz="0" w:space="0" w:color="auto"/>
                                                    <w:left w:val="none" w:sz="0" w:space="0" w:color="auto"/>
                                                    <w:bottom w:val="none" w:sz="0" w:space="0" w:color="auto"/>
                                                    <w:right w:val="none" w:sz="0" w:space="0" w:color="auto"/>
                                                  </w:divBdr>
                                                </w:div>
                                                <w:div w:id="1723822259">
                                                  <w:marLeft w:val="640"/>
                                                  <w:marRight w:val="0"/>
                                                  <w:marTop w:val="0"/>
                                                  <w:marBottom w:val="0"/>
                                                  <w:divBdr>
                                                    <w:top w:val="none" w:sz="0" w:space="0" w:color="auto"/>
                                                    <w:left w:val="none" w:sz="0" w:space="0" w:color="auto"/>
                                                    <w:bottom w:val="none" w:sz="0" w:space="0" w:color="auto"/>
                                                    <w:right w:val="none" w:sz="0" w:space="0" w:color="auto"/>
                                                  </w:divBdr>
                                                </w:div>
                                                <w:div w:id="1730684954">
                                                  <w:marLeft w:val="640"/>
                                                  <w:marRight w:val="0"/>
                                                  <w:marTop w:val="0"/>
                                                  <w:marBottom w:val="0"/>
                                                  <w:divBdr>
                                                    <w:top w:val="none" w:sz="0" w:space="0" w:color="auto"/>
                                                    <w:left w:val="none" w:sz="0" w:space="0" w:color="auto"/>
                                                    <w:bottom w:val="none" w:sz="0" w:space="0" w:color="auto"/>
                                                    <w:right w:val="none" w:sz="0" w:space="0" w:color="auto"/>
                                                  </w:divBdr>
                                                </w:div>
                                                <w:div w:id="1771122101">
                                                  <w:marLeft w:val="640"/>
                                                  <w:marRight w:val="0"/>
                                                  <w:marTop w:val="0"/>
                                                  <w:marBottom w:val="0"/>
                                                  <w:divBdr>
                                                    <w:top w:val="none" w:sz="0" w:space="0" w:color="auto"/>
                                                    <w:left w:val="none" w:sz="0" w:space="0" w:color="auto"/>
                                                    <w:bottom w:val="none" w:sz="0" w:space="0" w:color="auto"/>
                                                    <w:right w:val="none" w:sz="0" w:space="0" w:color="auto"/>
                                                  </w:divBdr>
                                                </w:div>
                                                <w:div w:id="1805344962">
                                                  <w:marLeft w:val="640"/>
                                                  <w:marRight w:val="0"/>
                                                  <w:marTop w:val="0"/>
                                                  <w:marBottom w:val="0"/>
                                                  <w:divBdr>
                                                    <w:top w:val="none" w:sz="0" w:space="0" w:color="auto"/>
                                                    <w:left w:val="none" w:sz="0" w:space="0" w:color="auto"/>
                                                    <w:bottom w:val="none" w:sz="0" w:space="0" w:color="auto"/>
                                                    <w:right w:val="none" w:sz="0" w:space="0" w:color="auto"/>
                                                  </w:divBdr>
                                                </w:div>
                                                <w:div w:id="1810782186">
                                                  <w:marLeft w:val="640"/>
                                                  <w:marRight w:val="0"/>
                                                  <w:marTop w:val="0"/>
                                                  <w:marBottom w:val="0"/>
                                                  <w:divBdr>
                                                    <w:top w:val="none" w:sz="0" w:space="0" w:color="auto"/>
                                                    <w:left w:val="none" w:sz="0" w:space="0" w:color="auto"/>
                                                    <w:bottom w:val="none" w:sz="0" w:space="0" w:color="auto"/>
                                                    <w:right w:val="none" w:sz="0" w:space="0" w:color="auto"/>
                                                  </w:divBdr>
                                                </w:div>
                                                <w:div w:id="1841889639">
                                                  <w:marLeft w:val="640"/>
                                                  <w:marRight w:val="0"/>
                                                  <w:marTop w:val="0"/>
                                                  <w:marBottom w:val="0"/>
                                                  <w:divBdr>
                                                    <w:top w:val="none" w:sz="0" w:space="0" w:color="auto"/>
                                                    <w:left w:val="none" w:sz="0" w:space="0" w:color="auto"/>
                                                    <w:bottom w:val="none" w:sz="0" w:space="0" w:color="auto"/>
                                                    <w:right w:val="none" w:sz="0" w:space="0" w:color="auto"/>
                                                  </w:divBdr>
                                                </w:div>
                                                <w:div w:id="1875658635">
                                                  <w:marLeft w:val="640"/>
                                                  <w:marRight w:val="0"/>
                                                  <w:marTop w:val="0"/>
                                                  <w:marBottom w:val="0"/>
                                                  <w:divBdr>
                                                    <w:top w:val="none" w:sz="0" w:space="0" w:color="auto"/>
                                                    <w:left w:val="none" w:sz="0" w:space="0" w:color="auto"/>
                                                    <w:bottom w:val="none" w:sz="0" w:space="0" w:color="auto"/>
                                                    <w:right w:val="none" w:sz="0" w:space="0" w:color="auto"/>
                                                  </w:divBdr>
                                                </w:div>
                                                <w:div w:id="1887182851">
                                                  <w:marLeft w:val="640"/>
                                                  <w:marRight w:val="0"/>
                                                  <w:marTop w:val="0"/>
                                                  <w:marBottom w:val="0"/>
                                                  <w:divBdr>
                                                    <w:top w:val="none" w:sz="0" w:space="0" w:color="auto"/>
                                                    <w:left w:val="none" w:sz="0" w:space="0" w:color="auto"/>
                                                    <w:bottom w:val="none" w:sz="0" w:space="0" w:color="auto"/>
                                                    <w:right w:val="none" w:sz="0" w:space="0" w:color="auto"/>
                                                  </w:divBdr>
                                                </w:div>
                                                <w:div w:id="1924753238">
                                                  <w:marLeft w:val="640"/>
                                                  <w:marRight w:val="0"/>
                                                  <w:marTop w:val="0"/>
                                                  <w:marBottom w:val="0"/>
                                                  <w:divBdr>
                                                    <w:top w:val="none" w:sz="0" w:space="0" w:color="auto"/>
                                                    <w:left w:val="none" w:sz="0" w:space="0" w:color="auto"/>
                                                    <w:bottom w:val="none" w:sz="0" w:space="0" w:color="auto"/>
                                                    <w:right w:val="none" w:sz="0" w:space="0" w:color="auto"/>
                                                  </w:divBdr>
                                                </w:div>
                                                <w:div w:id="1987934780">
                                                  <w:marLeft w:val="640"/>
                                                  <w:marRight w:val="0"/>
                                                  <w:marTop w:val="0"/>
                                                  <w:marBottom w:val="0"/>
                                                  <w:divBdr>
                                                    <w:top w:val="none" w:sz="0" w:space="0" w:color="auto"/>
                                                    <w:left w:val="none" w:sz="0" w:space="0" w:color="auto"/>
                                                    <w:bottom w:val="none" w:sz="0" w:space="0" w:color="auto"/>
                                                    <w:right w:val="none" w:sz="0" w:space="0" w:color="auto"/>
                                                  </w:divBdr>
                                                </w:div>
                                                <w:div w:id="2018076320">
                                                  <w:marLeft w:val="640"/>
                                                  <w:marRight w:val="0"/>
                                                  <w:marTop w:val="0"/>
                                                  <w:marBottom w:val="0"/>
                                                  <w:divBdr>
                                                    <w:top w:val="none" w:sz="0" w:space="0" w:color="auto"/>
                                                    <w:left w:val="none" w:sz="0" w:space="0" w:color="auto"/>
                                                    <w:bottom w:val="none" w:sz="0" w:space="0" w:color="auto"/>
                                                    <w:right w:val="none" w:sz="0" w:space="0" w:color="auto"/>
                                                  </w:divBdr>
                                                </w:div>
                                                <w:div w:id="2026319949">
                                                  <w:marLeft w:val="640"/>
                                                  <w:marRight w:val="0"/>
                                                  <w:marTop w:val="0"/>
                                                  <w:marBottom w:val="0"/>
                                                  <w:divBdr>
                                                    <w:top w:val="none" w:sz="0" w:space="0" w:color="auto"/>
                                                    <w:left w:val="none" w:sz="0" w:space="0" w:color="auto"/>
                                                    <w:bottom w:val="none" w:sz="0" w:space="0" w:color="auto"/>
                                                    <w:right w:val="none" w:sz="0" w:space="0" w:color="auto"/>
                                                  </w:divBdr>
                                                </w:div>
                                                <w:div w:id="2078740016">
                                                  <w:marLeft w:val="640"/>
                                                  <w:marRight w:val="0"/>
                                                  <w:marTop w:val="0"/>
                                                  <w:marBottom w:val="0"/>
                                                  <w:divBdr>
                                                    <w:top w:val="none" w:sz="0" w:space="0" w:color="auto"/>
                                                    <w:left w:val="none" w:sz="0" w:space="0" w:color="auto"/>
                                                    <w:bottom w:val="none" w:sz="0" w:space="0" w:color="auto"/>
                                                    <w:right w:val="none" w:sz="0" w:space="0" w:color="auto"/>
                                                  </w:divBdr>
                                                </w:div>
                                                <w:div w:id="2123527876">
                                                  <w:marLeft w:val="640"/>
                                                  <w:marRight w:val="0"/>
                                                  <w:marTop w:val="0"/>
                                                  <w:marBottom w:val="0"/>
                                                  <w:divBdr>
                                                    <w:top w:val="none" w:sz="0" w:space="0" w:color="auto"/>
                                                    <w:left w:val="none" w:sz="0" w:space="0" w:color="auto"/>
                                                    <w:bottom w:val="none" w:sz="0" w:space="0" w:color="auto"/>
                                                    <w:right w:val="none" w:sz="0" w:space="0" w:color="auto"/>
                                                  </w:divBdr>
                                                </w:div>
                                              </w:divsChild>
                                            </w:div>
                                            <w:div w:id="1904757033">
                                              <w:marLeft w:val="0"/>
                                              <w:marRight w:val="0"/>
                                              <w:marTop w:val="0"/>
                                              <w:marBottom w:val="0"/>
                                              <w:divBdr>
                                                <w:top w:val="none" w:sz="0" w:space="0" w:color="auto"/>
                                                <w:left w:val="none" w:sz="0" w:space="0" w:color="auto"/>
                                                <w:bottom w:val="none" w:sz="0" w:space="0" w:color="auto"/>
                                                <w:right w:val="none" w:sz="0" w:space="0" w:color="auto"/>
                                              </w:divBdr>
                                              <w:divsChild>
                                                <w:div w:id="55007104">
                                                  <w:marLeft w:val="640"/>
                                                  <w:marRight w:val="0"/>
                                                  <w:marTop w:val="0"/>
                                                  <w:marBottom w:val="0"/>
                                                  <w:divBdr>
                                                    <w:top w:val="none" w:sz="0" w:space="0" w:color="auto"/>
                                                    <w:left w:val="none" w:sz="0" w:space="0" w:color="auto"/>
                                                    <w:bottom w:val="none" w:sz="0" w:space="0" w:color="auto"/>
                                                    <w:right w:val="none" w:sz="0" w:space="0" w:color="auto"/>
                                                  </w:divBdr>
                                                </w:div>
                                                <w:div w:id="91174286">
                                                  <w:marLeft w:val="640"/>
                                                  <w:marRight w:val="0"/>
                                                  <w:marTop w:val="0"/>
                                                  <w:marBottom w:val="0"/>
                                                  <w:divBdr>
                                                    <w:top w:val="none" w:sz="0" w:space="0" w:color="auto"/>
                                                    <w:left w:val="none" w:sz="0" w:space="0" w:color="auto"/>
                                                    <w:bottom w:val="none" w:sz="0" w:space="0" w:color="auto"/>
                                                    <w:right w:val="none" w:sz="0" w:space="0" w:color="auto"/>
                                                  </w:divBdr>
                                                </w:div>
                                                <w:div w:id="104887989">
                                                  <w:marLeft w:val="640"/>
                                                  <w:marRight w:val="0"/>
                                                  <w:marTop w:val="0"/>
                                                  <w:marBottom w:val="0"/>
                                                  <w:divBdr>
                                                    <w:top w:val="none" w:sz="0" w:space="0" w:color="auto"/>
                                                    <w:left w:val="none" w:sz="0" w:space="0" w:color="auto"/>
                                                    <w:bottom w:val="none" w:sz="0" w:space="0" w:color="auto"/>
                                                    <w:right w:val="none" w:sz="0" w:space="0" w:color="auto"/>
                                                  </w:divBdr>
                                                </w:div>
                                                <w:div w:id="144593758">
                                                  <w:marLeft w:val="640"/>
                                                  <w:marRight w:val="0"/>
                                                  <w:marTop w:val="0"/>
                                                  <w:marBottom w:val="0"/>
                                                  <w:divBdr>
                                                    <w:top w:val="none" w:sz="0" w:space="0" w:color="auto"/>
                                                    <w:left w:val="none" w:sz="0" w:space="0" w:color="auto"/>
                                                    <w:bottom w:val="none" w:sz="0" w:space="0" w:color="auto"/>
                                                    <w:right w:val="none" w:sz="0" w:space="0" w:color="auto"/>
                                                  </w:divBdr>
                                                </w:div>
                                                <w:div w:id="155462330">
                                                  <w:marLeft w:val="640"/>
                                                  <w:marRight w:val="0"/>
                                                  <w:marTop w:val="0"/>
                                                  <w:marBottom w:val="0"/>
                                                  <w:divBdr>
                                                    <w:top w:val="none" w:sz="0" w:space="0" w:color="auto"/>
                                                    <w:left w:val="none" w:sz="0" w:space="0" w:color="auto"/>
                                                    <w:bottom w:val="none" w:sz="0" w:space="0" w:color="auto"/>
                                                    <w:right w:val="none" w:sz="0" w:space="0" w:color="auto"/>
                                                  </w:divBdr>
                                                </w:div>
                                                <w:div w:id="156724544">
                                                  <w:marLeft w:val="640"/>
                                                  <w:marRight w:val="0"/>
                                                  <w:marTop w:val="0"/>
                                                  <w:marBottom w:val="0"/>
                                                  <w:divBdr>
                                                    <w:top w:val="none" w:sz="0" w:space="0" w:color="auto"/>
                                                    <w:left w:val="none" w:sz="0" w:space="0" w:color="auto"/>
                                                    <w:bottom w:val="none" w:sz="0" w:space="0" w:color="auto"/>
                                                    <w:right w:val="none" w:sz="0" w:space="0" w:color="auto"/>
                                                  </w:divBdr>
                                                </w:div>
                                                <w:div w:id="192235786">
                                                  <w:marLeft w:val="640"/>
                                                  <w:marRight w:val="0"/>
                                                  <w:marTop w:val="0"/>
                                                  <w:marBottom w:val="0"/>
                                                  <w:divBdr>
                                                    <w:top w:val="none" w:sz="0" w:space="0" w:color="auto"/>
                                                    <w:left w:val="none" w:sz="0" w:space="0" w:color="auto"/>
                                                    <w:bottom w:val="none" w:sz="0" w:space="0" w:color="auto"/>
                                                    <w:right w:val="none" w:sz="0" w:space="0" w:color="auto"/>
                                                  </w:divBdr>
                                                </w:div>
                                                <w:div w:id="198126614">
                                                  <w:marLeft w:val="640"/>
                                                  <w:marRight w:val="0"/>
                                                  <w:marTop w:val="0"/>
                                                  <w:marBottom w:val="0"/>
                                                  <w:divBdr>
                                                    <w:top w:val="none" w:sz="0" w:space="0" w:color="auto"/>
                                                    <w:left w:val="none" w:sz="0" w:space="0" w:color="auto"/>
                                                    <w:bottom w:val="none" w:sz="0" w:space="0" w:color="auto"/>
                                                    <w:right w:val="none" w:sz="0" w:space="0" w:color="auto"/>
                                                  </w:divBdr>
                                                </w:div>
                                                <w:div w:id="199367552">
                                                  <w:marLeft w:val="640"/>
                                                  <w:marRight w:val="0"/>
                                                  <w:marTop w:val="0"/>
                                                  <w:marBottom w:val="0"/>
                                                  <w:divBdr>
                                                    <w:top w:val="none" w:sz="0" w:space="0" w:color="auto"/>
                                                    <w:left w:val="none" w:sz="0" w:space="0" w:color="auto"/>
                                                    <w:bottom w:val="none" w:sz="0" w:space="0" w:color="auto"/>
                                                    <w:right w:val="none" w:sz="0" w:space="0" w:color="auto"/>
                                                  </w:divBdr>
                                                </w:div>
                                                <w:div w:id="220483068">
                                                  <w:marLeft w:val="640"/>
                                                  <w:marRight w:val="0"/>
                                                  <w:marTop w:val="0"/>
                                                  <w:marBottom w:val="0"/>
                                                  <w:divBdr>
                                                    <w:top w:val="none" w:sz="0" w:space="0" w:color="auto"/>
                                                    <w:left w:val="none" w:sz="0" w:space="0" w:color="auto"/>
                                                    <w:bottom w:val="none" w:sz="0" w:space="0" w:color="auto"/>
                                                    <w:right w:val="none" w:sz="0" w:space="0" w:color="auto"/>
                                                  </w:divBdr>
                                                </w:div>
                                                <w:div w:id="340592422">
                                                  <w:marLeft w:val="640"/>
                                                  <w:marRight w:val="0"/>
                                                  <w:marTop w:val="0"/>
                                                  <w:marBottom w:val="0"/>
                                                  <w:divBdr>
                                                    <w:top w:val="none" w:sz="0" w:space="0" w:color="auto"/>
                                                    <w:left w:val="none" w:sz="0" w:space="0" w:color="auto"/>
                                                    <w:bottom w:val="none" w:sz="0" w:space="0" w:color="auto"/>
                                                    <w:right w:val="none" w:sz="0" w:space="0" w:color="auto"/>
                                                  </w:divBdr>
                                                </w:div>
                                                <w:div w:id="349113876">
                                                  <w:marLeft w:val="640"/>
                                                  <w:marRight w:val="0"/>
                                                  <w:marTop w:val="0"/>
                                                  <w:marBottom w:val="0"/>
                                                  <w:divBdr>
                                                    <w:top w:val="none" w:sz="0" w:space="0" w:color="auto"/>
                                                    <w:left w:val="none" w:sz="0" w:space="0" w:color="auto"/>
                                                    <w:bottom w:val="none" w:sz="0" w:space="0" w:color="auto"/>
                                                    <w:right w:val="none" w:sz="0" w:space="0" w:color="auto"/>
                                                  </w:divBdr>
                                                </w:div>
                                                <w:div w:id="354964743">
                                                  <w:marLeft w:val="640"/>
                                                  <w:marRight w:val="0"/>
                                                  <w:marTop w:val="0"/>
                                                  <w:marBottom w:val="0"/>
                                                  <w:divBdr>
                                                    <w:top w:val="none" w:sz="0" w:space="0" w:color="auto"/>
                                                    <w:left w:val="none" w:sz="0" w:space="0" w:color="auto"/>
                                                    <w:bottom w:val="none" w:sz="0" w:space="0" w:color="auto"/>
                                                    <w:right w:val="none" w:sz="0" w:space="0" w:color="auto"/>
                                                  </w:divBdr>
                                                </w:div>
                                                <w:div w:id="383255112">
                                                  <w:marLeft w:val="640"/>
                                                  <w:marRight w:val="0"/>
                                                  <w:marTop w:val="0"/>
                                                  <w:marBottom w:val="0"/>
                                                  <w:divBdr>
                                                    <w:top w:val="none" w:sz="0" w:space="0" w:color="auto"/>
                                                    <w:left w:val="none" w:sz="0" w:space="0" w:color="auto"/>
                                                    <w:bottom w:val="none" w:sz="0" w:space="0" w:color="auto"/>
                                                    <w:right w:val="none" w:sz="0" w:space="0" w:color="auto"/>
                                                  </w:divBdr>
                                                </w:div>
                                                <w:div w:id="407312584">
                                                  <w:marLeft w:val="640"/>
                                                  <w:marRight w:val="0"/>
                                                  <w:marTop w:val="0"/>
                                                  <w:marBottom w:val="0"/>
                                                  <w:divBdr>
                                                    <w:top w:val="none" w:sz="0" w:space="0" w:color="auto"/>
                                                    <w:left w:val="none" w:sz="0" w:space="0" w:color="auto"/>
                                                    <w:bottom w:val="none" w:sz="0" w:space="0" w:color="auto"/>
                                                    <w:right w:val="none" w:sz="0" w:space="0" w:color="auto"/>
                                                  </w:divBdr>
                                                </w:div>
                                                <w:div w:id="494541138">
                                                  <w:marLeft w:val="640"/>
                                                  <w:marRight w:val="0"/>
                                                  <w:marTop w:val="0"/>
                                                  <w:marBottom w:val="0"/>
                                                  <w:divBdr>
                                                    <w:top w:val="none" w:sz="0" w:space="0" w:color="auto"/>
                                                    <w:left w:val="none" w:sz="0" w:space="0" w:color="auto"/>
                                                    <w:bottom w:val="none" w:sz="0" w:space="0" w:color="auto"/>
                                                    <w:right w:val="none" w:sz="0" w:space="0" w:color="auto"/>
                                                  </w:divBdr>
                                                </w:div>
                                                <w:div w:id="607736084">
                                                  <w:marLeft w:val="640"/>
                                                  <w:marRight w:val="0"/>
                                                  <w:marTop w:val="0"/>
                                                  <w:marBottom w:val="0"/>
                                                  <w:divBdr>
                                                    <w:top w:val="none" w:sz="0" w:space="0" w:color="auto"/>
                                                    <w:left w:val="none" w:sz="0" w:space="0" w:color="auto"/>
                                                    <w:bottom w:val="none" w:sz="0" w:space="0" w:color="auto"/>
                                                    <w:right w:val="none" w:sz="0" w:space="0" w:color="auto"/>
                                                  </w:divBdr>
                                                </w:div>
                                                <w:div w:id="725759853">
                                                  <w:marLeft w:val="640"/>
                                                  <w:marRight w:val="0"/>
                                                  <w:marTop w:val="0"/>
                                                  <w:marBottom w:val="0"/>
                                                  <w:divBdr>
                                                    <w:top w:val="none" w:sz="0" w:space="0" w:color="auto"/>
                                                    <w:left w:val="none" w:sz="0" w:space="0" w:color="auto"/>
                                                    <w:bottom w:val="none" w:sz="0" w:space="0" w:color="auto"/>
                                                    <w:right w:val="none" w:sz="0" w:space="0" w:color="auto"/>
                                                  </w:divBdr>
                                                </w:div>
                                                <w:div w:id="744498155">
                                                  <w:marLeft w:val="640"/>
                                                  <w:marRight w:val="0"/>
                                                  <w:marTop w:val="0"/>
                                                  <w:marBottom w:val="0"/>
                                                  <w:divBdr>
                                                    <w:top w:val="none" w:sz="0" w:space="0" w:color="auto"/>
                                                    <w:left w:val="none" w:sz="0" w:space="0" w:color="auto"/>
                                                    <w:bottom w:val="none" w:sz="0" w:space="0" w:color="auto"/>
                                                    <w:right w:val="none" w:sz="0" w:space="0" w:color="auto"/>
                                                  </w:divBdr>
                                                </w:div>
                                                <w:div w:id="777677831">
                                                  <w:marLeft w:val="640"/>
                                                  <w:marRight w:val="0"/>
                                                  <w:marTop w:val="0"/>
                                                  <w:marBottom w:val="0"/>
                                                  <w:divBdr>
                                                    <w:top w:val="none" w:sz="0" w:space="0" w:color="auto"/>
                                                    <w:left w:val="none" w:sz="0" w:space="0" w:color="auto"/>
                                                    <w:bottom w:val="none" w:sz="0" w:space="0" w:color="auto"/>
                                                    <w:right w:val="none" w:sz="0" w:space="0" w:color="auto"/>
                                                  </w:divBdr>
                                                </w:div>
                                                <w:div w:id="827475720">
                                                  <w:marLeft w:val="640"/>
                                                  <w:marRight w:val="0"/>
                                                  <w:marTop w:val="0"/>
                                                  <w:marBottom w:val="0"/>
                                                  <w:divBdr>
                                                    <w:top w:val="none" w:sz="0" w:space="0" w:color="auto"/>
                                                    <w:left w:val="none" w:sz="0" w:space="0" w:color="auto"/>
                                                    <w:bottom w:val="none" w:sz="0" w:space="0" w:color="auto"/>
                                                    <w:right w:val="none" w:sz="0" w:space="0" w:color="auto"/>
                                                  </w:divBdr>
                                                </w:div>
                                                <w:div w:id="829324077">
                                                  <w:marLeft w:val="640"/>
                                                  <w:marRight w:val="0"/>
                                                  <w:marTop w:val="0"/>
                                                  <w:marBottom w:val="0"/>
                                                  <w:divBdr>
                                                    <w:top w:val="none" w:sz="0" w:space="0" w:color="auto"/>
                                                    <w:left w:val="none" w:sz="0" w:space="0" w:color="auto"/>
                                                    <w:bottom w:val="none" w:sz="0" w:space="0" w:color="auto"/>
                                                    <w:right w:val="none" w:sz="0" w:space="0" w:color="auto"/>
                                                  </w:divBdr>
                                                </w:div>
                                                <w:div w:id="917902146">
                                                  <w:marLeft w:val="640"/>
                                                  <w:marRight w:val="0"/>
                                                  <w:marTop w:val="0"/>
                                                  <w:marBottom w:val="0"/>
                                                  <w:divBdr>
                                                    <w:top w:val="none" w:sz="0" w:space="0" w:color="auto"/>
                                                    <w:left w:val="none" w:sz="0" w:space="0" w:color="auto"/>
                                                    <w:bottom w:val="none" w:sz="0" w:space="0" w:color="auto"/>
                                                    <w:right w:val="none" w:sz="0" w:space="0" w:color="auto"/>
                                                  </w:divBdr>
                                                </w:div>
                                                <w:div w:id="955139750">
                                                  <w:marLeft w:val="640"/>
                                                  <w:marRight w:val="0"/>
                                                  <w:marTop w:val="0"/>
                                                  <w:marBottom w:val="0"/>
                                                  <w:divBdr>
                                                    <w:top w:val="none" w:sz="0" w:space="0" w:color="auto"/>
                                                    <w:left w:val="none" w:sz="0" w:space="0" w:color="auto"/>
                                                    <w:bottom w:val="none" w:sz="0" w:space="0" w:color="auto"/>
                                                    <w:right w:val="none" w:sz="0" w:space="0" w:color="auto"/>
                                                  </w:divBdr>
                                                </w:div>
                                                <w:div w:id="960843456">
                                                  <w:marLeft w:val="640"/>
                                                  <w:marRight w:val="0"/>
                                                  <w:marTop w:val="0"/>
                                                  <w:marBottom w:val="0"/>
                                                  <w:divBdr>
                                                    <w:top w:val="none" w:sz="0" w:space="0" w:color="auto"/>
                                                    <w:left w:val="none" w:sz="0" w:space="0" w:color="auto"/>
                                                    <w:bottom w:val="none" w:sz="0" w:space="0" w:color="auto"/>
                                                    <w:right w:val="none" w:sz="0" w:space="0" w:color="auto"/>
                                                  </w:divBdr>
                                                </w:div>
                                                <w:div w:id="1069428483">
                                                  <w:marLeft w:val="640"/>
                                                  <w:marRight w:val="0"/>
                                                  <w:marTop w:val="0"/>
                                                  <w:marBottom w:val="0"/>
                                                  <w:divBdr>
                                                    <w:top w:val="none" w:sz="0" w:space="0" w:color="auto"/>
                                                    <w:left w:val="none" w:sz="0" w:space="0" w:color="auto"/>
                                                    <w:bottom w:val="none" w:sz="0" w:space="0" w:color="auto"/>
                                                    <w:right w:val="none" w:sz="0" w:space="0" w:color="auto"/>
                                                  </w:divBdr>
                                                </w:div>
                                                <w:div w:id="1074011356">
                                                  <w:marLeft w:val="640"/>
                                                  <w:marRight w:val="0"/>
                                                  <w:marTop w:val="0"/>
                                                  <w:marBottom w:val="0"/>
                                                  <w:divBdr>
                                                    <w:top w:val="none" w:sz="0" w:space="0" w:color="auto"/>
                                                    <w:left w:val="none" w:sz="0" w:space="0" w:color="auto"/>
                                                    <w:bottom w:val="none" w:sz="0" w:space="0" w:color="auto"/>
                                                    <w:right w:val="none" w:sz="0" w:space="0" w:color="auto"/>
                                                  </w:divBdr>
                                                </w:div>
                                                <w:div w:id="1093165145">
                                                  <w:marLeft w:val="640"/>
                                                  <w:marRight w:val="0"/>
                                                  <w:marTop w:val="0"/>
                                                  <w:marBottom w:val="0"/>
                                                  <w:divBdr>
                                                    <w:top w:val="none" w:sz="0" w:space="0" w:color="auto"/>
                                                    <w:left w:val="none" w:sz="0" w:space="0" w:color="auto"/>
                                                    <w:bottom w:val="none" w:sz="0" w:space="0" w:color="auto"/>
                                                    <w:right w:val="none" w:sz="0" w:space="0" w:color="auto"/>
                                                  </w:divBdr>
                                                </w:div>
                                                <w:div w:id="1103763075">
                                                  <w:marLeft w:val="640"/>
                                                  <w:marRight w:val="0"/>
                                                  <w:marTop w:val="0"/>
                                                  <w:marBottom w:val="0"/>
                                                  <w:divBdr>
                                                    <w:top w:val="none" w:sz="0" w:space="0" w:color="auto"/>
                                                    <w:left w:val="none" w:sz="0" w:space="0" w:color="auto"/>
                                                    <w:bottom w:val="none" w:sz="0" w:space="0" w:color="auto"/>
                                                    <w:right w:val="none" w:sz="0" w:space="0" w:color="auto"/>
                                                  </w:divBdr>
                                                </w:div>
                                                <w:div w:id="1103765537">
                                                  <w:marLeft w:val="640"/>
                                                  <w:marRight w:val="0"/>
                                                  <w:marTop w:val="0"/>
                                                  <w:marBottom w:val="0"/>
                                                  <w:divBdr>
                                                    <w:top w:val="none" w:sz="0" w:space="0" w:color="auto"/>
                                                    <w:left w:val="none" w:sz="0" w:space="0" w:color="auto"/>
                                                    <w:bottom w:val="none" w:sz="0" w:space="0" w:color="auto"/>
                                                    <w:right w:val="none" w:sz="0" w:space="0" w:color="auto"/>
                                                  </w:divBdr>
                                                </w:div>
                                                <w:div w:id="1144738689">
                                                  <w:marLeft w:val="640"/>
                                                  <w:marRight w:val="0"/>
                                                  <w:marTop w:val="0"/>
                                                  <w:marBottom w:val="0"/>
                                                  <w:divBdr>
                                                    <w:top w:val="none" w:sz="0" w:space="0" w:color="auto"/>
                                                    <w:left w:val="none" w:sz="0" w:space="0" w:color="auto"/>
                                                    <w:bottom w:val="none" w:sz="0" w:space="0" w:color="auto"/>
                                                    <w:right w:val="none" w:sz="0" w:space="0" w:color="auto"/>
                                                  </w:divBdr>
                                                </w:div>
                                                <w:div w:id="1216236710">
                                                  <w:marLeft w:val="640"/>
                                                  <w:marRight w:val="0"/>
                                                  <w:marTop w:val="0"/>
                                                  <w:marBottom w:val="0"/>
                                                  <w:divBdr>
                                                    <w:top w:val="none" w:sz="0" w:space="0" w:color="auto"/>
                                                    <w:left w:val="none" w:sz="0" w:space="0" w:color="auto"/>
                                                    <w:bottom w:val="none" w:sz="0" w:space="0" w:color="auto"/>
                                                    <w:right w:val="none" w:sz="0" w:space="0" w:color="auto"/>
                                                  </w:divBdr>
                                                </w:div>
                                                <w:div w:id="1232741402">
                                                  <w:marLeft w:val="640"/>
                                                  <w:marRight w:val="0"/>
                                                  <w:marTop w:val="0"/>
                                                  <w:marBottom w:val="0"/>
                                                  <w:divBdr>
                                                    <w:top w:val="none" w:sz="0" w:space="0" w:color="auto"/>
                                                    <w:left w:val="none" w:sz="0" w:space="0" w:color="auto"/>
                                                    <w:bottom w:val="none" w:sz="0" w:space="0" w:color="auto"/>
                                                    <w:right w:val="none" w:sz="0" w:space="0" w:color="auto"/>
                                                  </w:divBdr>
                                                </w:div>
                                                <w:div w:id="1234390555">
                                                  <w:marLeft w:val="640"/>
                                                  <w:marRight w:val="0"/>
                                                  <w:marTop w:val="0"/>
                                                  <w:marBottom w:val="0"/>
                                                  <w:divBdr>
                                                    <w:top w:val="none" w:sz="0" w:space="0" w:color="auto"/>
                                                    <w:left w:val="none" w:sz="0" w:space="0" w:color="auto"/>
                                                    <w:bottom w:val="none" w:sz="0" w:space="0" w:color="auto"/>
                                                    <w:right w:val="none" w:sz="0" w:space="0" w:color="auto"/>
                                                  </w:divBdr>
                                                </w:div>
                                                <w:div w:id="1245068292">
                                                  <w:marLeft w:val="640"/>
                                                  <w:marRight w:val="0"/>
                                                  <w:marTop w:val="0"/>
                                                  <w:marBottom w:val="0"/>
                                                  <w:divBdr>
                                                    <w:top w:val="none" w:sz="0" w:space="0" w:color="auto"/>
                                                    <w:left w:val="none" w:sz="0" w:space="0" w:color="auto"/>
                                                    <w:bottom w:val="none" w:sz="0" w:space="0" w:color="auto"/>
                                                    <w:right w:val="none" w:sz="0" w:space="0" w:color="auto"/>
                                                  </w:divBdr>
                                                </w:div>
                                                <w:div w:id="1317147650">
                                                  <w:marLeft w:val="640"/>
                                                  <w:marRight w:val="0"/>
                                                  <w:marTop w:val="0"/>
                                                  <w:marBottom w:val="0"/>
                                                  <w:divBdr>
                                                    <w:top w:val="none" w:sz="0" w:space="0" w:color="auto"/>
                                                    <w:left w:val="none" w:sz="0" w:space="0" w:color="auto"/>
                                                    <w:bottom w:val="none" w:sz="0" w:space="0" w:color="auto"/>
                                                    <w:right w:val="none" w:sz="0" w:space="0" w:color="auto"/>
                                                  </w:divBdr>
                                                </w:div>
                                                <w:div w:id="1345788209">
                                                  <w:marLeft w:val="640"/>
                                                  <w:marRight w:val="0"/>
                                                  <w:marTop w:val="0"/>
                                                  <w:marBottom w:val="0"/>
                                                  <w:divBdr>
                                                    <w:top w:val="none" w:sz="0" w:space="0" w:color="auto"/>
                                                    <w:left w:val="none" w:sz="0" w:space="0" w:color="auto"/>
                                                    <w:bottom w:val="none" w:sz="0" w:space="0" w:color="auto"/>
                                                    <w:right w:val="none" w:sz="0" w:space="0" w:color="auto"/>
                                                  </w:divBdr>
                                                </w:div>
                                                <w:div w:id="1515027905">
                                                  <w:marLeft w:val="640"/>
                                                  <w:marRight w:val="0"/>
                                                  <w:marTop w:val="0"/>
                                                  <w:marBottom w:val="0"/>
                                                  <w:divBdr>
                                                    <w:top w:val="none" w:sz="0" w:space="0" w:color="auto"/>
                                                    <w:left w:val="none" w:sz="0" w:space="0" w:color="auto"/>
                                                    <w:bottom w:val="none" w:sz="0" w:space="0" w:color="auto"/>
                                                    <w:right w:val="none" w:sz="0" w:space="0" w:color="auto"/>
                                                  </w:divBdr>
                                                </w:div>
                                                <w:div w:id="1515848519">
                                                  <w:marLeft w:val="640"/>
                                                  <w:marRight w:val="0"/>
                                                  <w:marTop w:val="0"/>
                                                  <w:marBottom w:val="0"/>
                                                  <w:divBdr>
                                                    <w:top w:val="none" w:sz="0" w:space="0" w:color="auto"/>
                                                    <w:left w:val="none" w:sz="0" w:space="0" w:color="auto"/>
                                                    <w:bottom w:val="none" w:sz="0" w:space="0" w:color="auto"/>
                                                    <w:right w:val="none" w:sz="0" w:space="0" w:color="auto"/>
                                                  </w:divBdr>
                                                </w:div>
                                                <w:div w:id="1538934689">
                                                  <w:marLeft w:val="640"/>
                                                  <w:marRight w:val="0"/>
                                                  <w:marTop w:val="0"/>
                                                  <w:marBottom w:val="0"/>
                                                  <w:divBdr>
                                                    <w:top w:val="none" w:sz="0" w:space="0" w:color="auto"/>
                                                    <w:left w:val="none" w:sz="0" w:space="0" w:color="auto"/>
                                                    <w:bottom w:val="none" w:sz="0" w:space="0" w:color="auto"/>
                                                    <w:right w:val="none" w:sz="0" w:space="0" w:color="auto"/>
                                                  </w:divBdr>
                                                </w:div>
                                                <w:div w:id="1541045352">
                                                  <w:marLeft w:val="640"/>
                                                  <w:marRight w:val="0"/>
                                                  <w:marTop w:val="0"/>
                                                  <w:marBottom w:val="0"/>
                                                  <w:divBdr>
                                                    <w:top w:val="none" w:sz="0" w:space="0" w:color="auto"/>
                                                    <w:left w:val="none" w:sz="0" w:space="0" w:color="auto"/>
                                                    <w:bottom w:val="none" w:sz="0" w:space="0" w:color="auto"/>
                                                    <w:right w:val="none" w:sz="0" w:space="0" w:color="auto"/>
                                                  </w:divBdr>
                                                </w:div>
                                                <w:div w:id="1588077287">
                                                  <w:marLeft w:val="640"/>
                                                  <w:marRight w:val="0"/>
                                                  <w:marTop w:val="0"/>
                                                  <w:marBottom w:val="0"/>
                                                  <w:divBdr>
                                                    <w:top w:val="none" w:sz="0" w:space="0" w:color="auto"/>
                                                    <w:left w:val="none" w:sz="0" w:space="0" w:color="auto"/>
                                                    <w:bottom w:val="none" w:sz="0" w:space="0" w:color="auto"/>
                                                    <w:right w:val="none" w:sz="0" w:space="0" w:color="auto"/>
                                                  </w:divBdr>
                                                </w:div>
                                                <w:div w:id="1625962851">
                                                  <w:marLeft w:val="640"/>
                                                  <w:marRight w:val="0"/>
                                                  <w:marTop w:val="0"/>
                                                  <w:marBottom w:val="0"/>
                                                  <w:divBdr>
                                                    <w:top w:val="none" w:sz="0" w:space="0" w:color="auto"/>
                                                    <w:left w:val="none" w:sz="0" w:space="0" w:color="auto"/>
                                                    <w:bottom w:val="none" w:sz="0" w:space="0" w:color="auto"/>
                                                    <w:right w:val="none" w:sz="0" w:space="0" w:color="auto"/>
                                                  </w:divBdr>
                                                </w:div>
                                                <w:div w:id="1635671586">
                                                  <w:marLeft w:val="640"/>
                                                  <w:marRight w:val="0"/>
                                                  <w:marTop w:val="0"/>
                                                  <w:marBottom w:val="0"/>
                                                  <w:divBdr>
                                                    <w:top w:val="none" w:sz="0" w:space="0" w:color="auto"/>
                                                    <w:left w:val="none" w:sz="0" w:space="0" w:color="auto"/>
                                                    <w:bottom w:val="none" w:sz="0" w:space="0" w:color="auto"/>
                                                    <w:right w:val="none" w:sz="0" w:space="0" w:color="auto"/>
                                                  </w:divBdr>
                                                </w:div>
                                                <w:div w:id="1646885787">
                                                  <w:marLeft w:val="640"/>
                                                  <w:marRight w:val="0"/>
                                                  <w:marTop w:val="0"/>
                                                  <w:marBottom w:val="0"/>
                                                  <w:divBdr>
                                                    <w:top w:val="none" w:sz="0" w:space="0" w:color="auto"/>
                                                    <w:left w:val="none" w:sz="0" w:space="0" w:color="auto"/>
                                                    <w:bottom w:val="none" w:sz="0" w:space="0" w:color="auto"/>
                                                    <w:right w:val="none" w:sz="0" w:space="0" w:color="auto"/>
                                                  </w:divBdr>
                                                </w:div>
                                                <w:div w:id="1796754190">
                                                  <w:marLeft w:val="640"/>
                                                  <w:marRight w:val="0"/>
                                                  <w:marTop w:val="0"/>
                                                  <w:marBottom w:val="0"/>
                                                  <w:divBdr>
                                                    <w:top w:val="none" w:sz="0" w:space="0" w:color="auto"/>
                                                    <w:left w:val="none" w:sz="0" w:space="0" w:color="auto"/>
                                                    <w:bottom w:val="none" w:sz="0" w:space="0" w:color="auto"/>
                                                    <w:right w:val="none" w:sz="0" w:space="0" w:color="auto"/>
                                                  </w:divBdr>
                                                </w:div>
                                                <w:div w:id="1825703895">
                                                  <w:marLeft w:val="640"/>
                                                  <w:marRight w:val="0"/>
                                                  <w:marTop w:val="0"/>
                                                  <w:marBottom w:val="0"/>
                                                  <w:divBdr>
                                                    <w:top w:val="none" w:sz="0" w:space="0" w:color="auto"/>
                                                    <w:left w:val="none" w:sz="0" w:space="0" w:color="auto"/>
                                                    <w:bottom w:val="none" w:sz="0" w:space="0" w:color="auto"/>
                                                    <w:right w:val="none" w:sz="0" w:space="0" w:color="auto"/>
                                                  </w:divBdr>
                                                </w:div>
                                                <w:div w:id="1921064389">
                                                  <w:marLeft w:val="640"/>
                                                  <w:marRight w:val="0"/>
                                                  <w:marTop w:val="0"/>
                                                  <w:marBottom w:val="0"/>
                                                  <w:divBdr>
                                                    <w:top w:val="none" w:sz="0" w:space="0" w:color="auto"/>
                                                    <w:left w:val="none" w:sz="0" w:space="0" w:color="auto"/>
                                                    <w:bottom w:val="none" w:sz="0" w:space="0" w:color="auto"/>
                                                    <w:right w:val="none" w:sz="0" w:space="0" w:color="auto"/>
                                                  </w:divBdr>
                                                </w:div>
                                                <w:div w:id="1945646381">
                                                  <w:marLeft w:val="640"/>
                                                  <w:marRight w:val="0"/>
                                                  <w:marTop w:val="0"/>
                                                  <w:marBottom w:val="0"/>
                                                  <w:divBdr>
                                                    <w:top w:val="none" w:sz="0" w:space="0" w:color="auto"/>
                                                    <w:left w:val="none" w:sz="0" w:space="0" w:color="auto"/>
                                                    <w:bottom w:val="none" w:sz="0" w:space="0" w:color="auto"/>
                                                    <w:right w:val="none" w:sz="0" w:space="0" w:color="auto"/>
                                                  </w:divBdr>
                                                </w:div>
                                                <w:div w:id="1966960208">
                                                  <w:marLeft w:val="640"/>
                                                  <w:marRight w:val="0"/>
                                                  <w:marTop w:val="0"/>
                                                  <w:marBottom w:val="0"/>
                                                  <w:divBdr>
                                                    <w:top w:val="none" w:sz="0" w:space="0" w:color="auto"/>
                                                    <w:left w:val="none" w:sz="0" w:space="0" w:color="auto"/>
                                                    <w:bottom w:val="none" w:sz="0" w:space="0" w:color="auto"/>
                                                    <w:right w:val="none" w:sz="0" w:space="0" w:color="auto"/>
                                                  </w:divBdr>
                                                </w:div>
                                              </w:divsChild>
                                            </w:div>
                                            <w:div w:id="2139763085">
                                              <w:marLeft w:val="0"/>
                                              <w:marRight w:val="0"/>
                                              <w:marTop w:val="0"/>
                                              <w:marBottom w:val="0"/>
                                              <w:divBdr>
                                                <w:top w:val="none" w:sz="0" w:space="0" w:color="auto"/>
                                                <w:left w:val="none" w:sz="0" w:space="0" w:color="auto"/>
                                                <w:bottom w:val="none" w:sz="0" w:space="0" w:color="auto"/>
                                                <w:right w:val="none" w:sz="0" w:space="0" w:color="auto"/>
                                              </w:divBdr>
                                              <w:divsChild>
                                                <w:div w:id="36514700">
                                                  <w:marLeft w:val="640"/>
                                                  <w:marRight w:val="0"/>
                                                  <w:marTop w:val="0"/>
                                                  <w:marBottom w:val="0"/>
                                                  <w:divBdr>
                                                    <w:top w:val="none" w:sz="0" w:space="0" w:color="auto"/>
                                                    <w:left w:val="none" w:sz="0" w:space="0" w:color="auto"/>
                                                    <w:bottom w:val="none" w:sz="0" w:space="0" w:color="auto"/>
                                                    <w:right w:val="none" w:sz="0" w:space="0" w:color="auto"/>
                                                  </w:divBdr>
                                                </w:div>
                                                <w:div w:id="72700025">
                                                  <w:marLeft w:val="640"/>
                                                  <w:marRight w:val="0"/>
                                                  <w:marTop w:val="0"/>
                                                  <w:marBottom w:val="0"/>
                                                  <w:divBdr>
                                                    <w:top w:val="none" w:sz="0" w:space="0" w:color="auto"/>
                                                    <w:left w:val="none" w:sz="0" w:space="0" w:color="auto"/>
                                                    <w:bottom w:val="none" w:sz="0" w:space="0" w:color="auto"/>
                                                    <w:right w:val="none" w:sz="0" w:space="0" w:color="auto"/>
                                                  </w:divBdr>
                                                </w:div>
                                                <w:div w:id="90706467">
                                                  <w:marLeft w:val="640"/>
                                                  <w:marRight w:val="0"/>
                                                  <w:marTop w:val="0"/>
                                                  <w:marBottom w:val="0"/>
                                                  <w:divBdr>
                                                    <w:top w:val="none" w:sz="0" w:space="0" w:color="auto"/>
                                                    <w:left w:val="none" w:sz="0" w:space="0" w:color="auto"/>
                                                    <w:bottom w:val="none" w:sz="0" w:space="0" w:color="auto"/>
                                                    <w:right w:val="none" w:sz="0" w:space="0" w:color="auto"/>
                                                  </w:divBdr>
                                                </w:div>
                                                <w:div w:id="164786584">
                                                  <w:marLeft w:val="640"/>
                                                  <w:marRight w:val="0"/>
                                                  <w:marTop w:val="0"/>
                                                  <w:marBottom w:val="0"/>
                                                  <w:divBdr>
                                                    <w:top w:val="none" w:sz="0" w:space="0" w:color="auto"/>
                                                    <w:left w:val="none" w:sz="0" w:space="0" w:color="auto"/>
                                                    <w:bottom w:val="none" w:sz="0" w:space="0" w:color="auto"/>
                                                    <w:right w:val="none" w:sz="0" w:space="0" w:color="auto"/>
                                                  </w:divBdr>
                                                </w:div>
                                                <w:div w:id="225117479">
                                                  <w:marLeft w:val="640"/>
                                                  <w:marRight w:val="0"/>
                                                  <w:marTop w:val="0"/>
                                                  <w:marBottom w:val="0"/>
                                                  <w:divBdr>
                                                    <w:top w:val="none" w:sz="0" w:space="0" w:color="auto"/>
                                                    <w:left w:val="none" w:sz="0" w:space="0" w:color="auto"/>
                                                    <w:bottom w:val="none" w:sz="0" w:space="0" w:color="auto"/>
                                                    <w:right w:val="none" w:sz="0" w:space="0" w:color="auto"/>
                                                  </w:divBdr>
                                                </w:div>
                                                <w:div w:id="276448868">
                                                  <w:marLeft w:val="640"/>
                                                  <w:marRight w:val="0"/>
                                                  <w:marTop w:val="0"/>
                                                  <w:marBottom w:val="0"/>
                                                  <w:divBdr>
                                                    <w:top w:val="none" w:sz="0" w:space="0" w:color="auto"/>
                                                    <w:left w:val="none" w:sz="0" w:space="0" w:color="auto"/>
                                                    <w:bottom w:val="none" w:sz="0" w:space="0" w:color="auto"/>
                                                    <w:right w:val="none" w:sz="0" w:space="0" w:color="auto"/>
                                                  </w:divBdr>
                                                </w:div>
                                                <w:div w:id="293292903">
                                                  <w:marLeft w:val="640"/>
                                                  <w:marRight w:val="0"/>
                                                  <w:marTop w:val="0"/>
                                                  <w:marBottom w:val="0"/>
                                                  <w:divBdr>
                                                    <w:top w:val="none" w:sz="0" w:space="0" w:color="auto"/>
                                                    <w:left w:val="none" w:sz="0" w:space="0" w:color="auto"/>
                                                    <w:bottom w:val="none" w:sz="0" w:space="0" w:color="auto"/>
                                                    <w:right w:val="none" w:sz="0" w:space="0" w:color="auto"/>
                                                  </w:divBdr>
                                                </w:div>
                                                <w:div w:id="320474681">
                                                  <w:marLeft w:val="640"/>
                                                  <w:marRight w:val="0"/>
                                                  <w:marTop w:val="0"/>
                                                  <w:marBottom w:val="0"/>
                                                  <w:divBdr>
                                                    <w:top w:val="none" w:sz="0" w:space="0" w:color="auto"/>
                                                    <w:left w:val="none" w:sz="0" w:space="0" w:color="auto"/>
                                                    <w:bottom w:val="none" w:sz="0" w:space="0" w:color="auto"/>
                                                    <w:right w:val="none" w:sz="0" w:space="0" w:color="auto"/>
                                                  </w:divBdr>
                                                </w:div>
                                                <w:div w:id="427847056">
                                                  <w:marLeft w:val="640"/>
                                                  <w:marRight w:val="0"/>
                                                  <w:marTop w:val="0"/>
                                                  <w:marBottom w:val="0"/>
                                                  <w:divBdr>
                                                    <w:top w:val="none" w:sz="0" w:space="0" w:color="auto"/>
                                                    <w:left w:val="none" w:sz="0" w:space="0" w:color="auto"/>
                                                    <w:bottom w:val="none" w:sz="0" w:space="0" w:color="auto"/>
                                                    <w:right w:val="none" w:sz="0" w:space="0" w:color="auto"/>
                                                  </w:divBdr>
                                                </w:div>
                                                <w:div w:id="525141001">
                                                  <w:marLeft w:val="640"/>
                                                  <w:marRight w:val="0"/>
                                                  <w:marTop w:val="0"/>
                                                  <w:marBottom w:val="0"/>
                                                  <w:divBdr>
                                                    <w:top w:val="none" w:sz="0" w:space="0" w:color="auto"/>
                                                    <w:left w:val="none" w:sz="0" w:space="0" w:color="auto"/>
                                                    <w:bottom w:val="none" w:sz="0" w:space="0" w:color="auto"/>
                                                    <w:right w:val="none" w:sz="0" w:space="0" w:color="auto"/>
                                                  </w:divBdr>
                                                </w:div>
                                                <w:div w:id="529874666">
                                                  <w:marLeft w:val="640"/>
                                                  <w:marRight w:val="0"/>
                                                  <w:marTop w:val="0"/>
                                                  <w:marBottom w:val="0"/>
                                                  <w:divBdr>
                                                    <w:top w:val="none" w:sz="0" w:space="0" w:color="auto"/>
                                                    <w:left w:val="none" w:sz="0" w:space="0" w:color="auto"/>
                                                    <w:bottom w:val="none" w:sz="0" w:space="0" w:color="auto"/>
                                                    <w:right w:val="none" w:sz="0" w:space="0" w:color="auto"/>
                                                  </w:divBdr>
                                                </w:div>
                                                <w:div w:id="691418803">
                                                  <w:marLeft w:val="640"/>
                                                  <w:marRight w:val="0"/>
                                                  <w:marTop w:val="0"/>
                                                  <w:marBottom w:val="0"/>
                                                  <w:divBdr>
                                                    <w:top w:val="none" w:sz="0" w:space="0" w:color="auto"/>
                                                    <w:left w:val="none" w:sz="0" w:space="0" w:color="auto"/>
                                                    <w:bottom w:val="none" w:sz="0" w:space="0" w:color="auto"/>
                                                    <w:right w:val="none" w:sz="0" w:space="0" w:color="auto"/>
                                                  </w:divBdr>
                                                </w:div>
                                                <w:div w:id="718558350">
                                                  <w:marLeft w:val="640"/>
                                                  <w:marRight w:val="0"/>
                                                  <w:marTop w:val="0"/>
                                                  <w:marBottom w:val="0"/>
                                                  <w:divBdr>
                                                    <w:top w:val="none" w:sz="0" w:space="0" w:color="auto"/>
                                                    <w:left w:val="none" w:sz="0" w:space="0" w:color="auto"/>
                                                    <w:bottom w:val="none" w:sz="0" w:space="0" w:color="auto"/>
                                                    <w:right w:val="none" w:sz="0" w:space="0" w:color="auto"/>
                                                  </w:divBdr>
                                                </w:div>
                                                <w:div w:id="782463206">
                                                  <w:marLeft w:val="640"/>
                                                  <w:marRight w:val="0"/>
                                                  <w:marTop w:val="0"/>
                                                  <w:marBottom w:val="0"/>
                                                  <w:divBdr>
                                                    <w:top w:val="none" w:sz="0" w:space="0" w:color="auto"/>
                                                    <w:left w:val="none" w:sz="0" w:space="0" w:color="auto"/>
                                                    <w:bottom w:val="none" w:sz="0" w:space="0" w:color="auto"/>
                                                    <w:right w:val="none" w:sz="0" w:space="0" w:color="auto"/>
                                                  </w:divBdr>
                                                </w:div>
                                                <w:div w:id="796337133">
                                                  <w:marLeft w:val="640"/>
                                                  <w:marRight w:val="0"/>
                                                  <w:marTop w:val="0"/>
                                                  <w:marBottom w:val="0"/>
                                                  <w:divBdr>
                                                    <w:top w:val="none" w:sz="0" w:space="0" w:color="auto"/>
                                                    <w:left w:val="none" w:sz="0" w:space="0" w:color="auto"/>
                                                    <w:bottom w:val="none" w:sz="0" w:space="0" w:color="auto"/>
                                                    <w:right w:val="none" w:sz="0" w:space="0" w:color="auto"/>
                                                  </w:divBdr>
                                                </w:div>
                                                <w:div w:id="836112706">
                                                  <w:marLeft w:val="640"/>
                                                  <w:marRight w:val="0"/>
                                                  <w:marTop w:val="0"/>
                                                  <w:marBottom w:val="0"/>
                                                  <w:divBdr>
                                                    <w:top w:val="none" w:sz="0" w:space="0" w:color="auto"/>
                                                    <w:left w:val="none" w:sz="0" w:space="0" w:color="auto"/>
                                                    <w:bottom w:val="none" w:sz="0" w:space="0" w:color="auto"/>
                                                    <w:right w:val="none" w:sz="0" w:space="0" w:color="auto"/>
                                                  </w:divBdr>
                                                </w:div>
                                                <w:div w:id="867988638">
                                                  <w:marLeft w:val="640"/>
                                                  <w:marRight w:val="0"/>
                                                  <w:marTop w:val="0"/>
                                                  <w:marBottom w:val="0"/>
                                                  <w:divBdr>
                                                    <w:top w:val="none" w:sz="0" w:space="0" w:color="auto"/>
                                                    <w:left w:val="none" w:sz="0" w:space="0" w:color="auto"/>
                                                    <w:bottom w:val="none" w:sz="0" w:space="0" w:color="auto"/>
                                                    <w:right w:val="none" w:sz="0" w:space="0" w:color="auto"/>
                                                  </w:divBdr>
                                                </w:div>
                                                <w:div w:id="883492104">
                                                  <w:marLeft w:val="640"/>
                                                  <w:marRight w:val="0"/>
                                                  <w:marTop w:val="0"/>
                                                  <w:marBottom w:val="0"/>
                                                  <w:divBdr>
                                                    <w:top w:val="none" w:sz="0" w:space="0" w:color="auto"/>
                                                    <w:left w:val="none" w:sz="0" w:space="0" w:color="auto"/>
                                                    <w:bottom w:val="none" w:sz="0" w:space="0" w:color="auto"/>
                                                    <w:right w:val="none" w:sz="0" w:space="0" w:color="auto"/>
                                                  </w:divBdr>
                                                </w:div>
                                                <w:div w:id="1001272430">
                                                  <w:marLeft w:val="640"/>
                                                  <w:marRight w:val="0"/>
                                                  <w:marTop w:val="0"/>
                                                  <w:marBottom w:val="0"/>
                                                  <w:divBdr>
                                                    <w:top w:val="none" w:sz="0" w:space="0" w:color="auto"/>
                                                    <w:left w:val="none" w:sz="0" w:space="0" w:color="auto"/>
                                                    <w:bottom w:val="none" w:sz="0" w:space="0" w:color="auto"/>
                                                    <w:right w:val="none" w:sz="0" w:space="0" w:color="auto"/>
                                                  </w:divBdr>
                                                </w:div>
                                                <w:div w:id="1070225297">
                                                  <w:marLeft w:val="640"/>
                                                  <w:marRight w:val="0"/>
                                                  <w:marTop w:val="0"/>
                                                  <w:marBottom w:val="0"/>
                                                  <w:divBdr>
                                                    <w:top w:val="none" w:sz="0" w:space="0" w:color="auto"/>
                                                    <w:left w:val="none" w:sz="0" w:space="0" w:color="auto"/>
                                                    <w:bottom w:val="none" w:sz="0" w:space="0" w:color="auto"/>
                                                    <w:right w:val="none" w:sz="0" w:space="0" w:color="auto"/>
                                                  </w:divBdr>
                                                </w:div>
                                                <w:div w:id="1144808531">
                                                  <w:marLeft w:val="640"/>
                                                  <w:marRight w:val="0"/>
                                                  <w:marTop w:val="0"/>
                                                  <w:marBottom w:val="0"/>
                                                  <w:divBdr>
                                                    <w:top w:val="none" w:sz="0" w:space="0" w:color="auto"/>
                                                    <w:left w:val="none" w:sz="0" w:space="0" w:color="auto"/>
                                                    <w:bottom w:val="none" w:sz="0" w:space="0" w:color="auto"/>
                                                    <w:right w:val="none" w:sz="0" w:space="0" w:color="auto"/>
                                                  </w:divBdr>
                                                </w:div>
                                                <w:div w:id="1222985926">
                                                  <w:marLeft w:val="640"/>
                                                  <w:marRight w:val="0"/>
                                                  <w:marTop w:val="0"/>
                                                  <w:marBottom w:val="0"/>
                                                  <w:divBdr>
                                                    <w:top w:val="none" w:sz="0" w:space="0" w:color="auto"/>
                                                    <w:left w:val="none" w:sz="0" w:space="0" w:color="auto"/>
                                                    <w:bottom w:val="none" w:sz="0" w:space="0" w:color="auto"/>
                                                    <w:right w:val="none" w:sz="0" w:space="0" w:color="auto"/>
                                                  </w:divBdr>
                                                </w:div>
                                                <w:div w:id="1247113427">
                                                  <w:marLeft w:val="640"/>
                                                  <w:marRight w:val="0"/>
                                                  <w:marTop w:val="0"/>
                                                  <w:marBottom w:val="0"/>
                                                  <w:divBdr>
                                                    <w:top w:val="none" w:sz="0" w:space="0" w:color="auto"/>
                                                    <w:left w:val="none" w:sz="0" w:space="0" w:color="auto"/>
                                                    <w:bottom w:val="none" w:sz="0" w:space="0" w:color="auto"/>
                                                    <w:right w:val="none" w:sz="0" w:space="0" w:color="auto"/>
                                                  </w:divBdr>
                                                </w:div>
                                                <w:div w:id="1262763110">
                                                  <w:marLeft w:val="640"/>
                                                  <w:marRight w:val="0"/>
                                                  <w:marTop w:val="0"/>
                                                  <w:marBottom w:val="0"/>
                                                  <w:divBdr>
                                                    <w:top w:val="none" w:sz="0" w:space="0" w:color="auto"/>
                                                    <w:left w:val="none" w:sz="0" w:space="0" w:color="auto"/>
                                                    <w:bottom w:val="none" w:sz="0" w:space="0" w:color="auto"/>
                                                    <w:right w:val="none" w:sz="0" w:space="0" w:color="auto"/>
                                                  </w:divBdr>
                                                </w:div>
                                                <w:div w:id="1266184933">
                                                  <w:marLeft w:val="640"/>
                                                  <w:marRight w:val="0"/>
                                                  <w:marTop w:val="0"/>
                                                  <w:marBottom w:val="0"/>
                                                  <w:divBdr>
                                                    <w:top w:val="none" w:sz="0" w:space="0" w:color="auto"/>
                                                    <w:left w:val="none" w:sz="0" w:space="0" w:color="auto"/>
                                                    <w:bottom w:val="none" w:sz="0" w:space="0" w:color="auto"/>
                                                    <w:right w:val="none" w:sz="0" w:space="0" w:color="auto"/>
                                                  </w:divBdr>
                                                </w:div>
                                                <w:div w:id="1268123860">
                                                  <w:marLeft w:val="640"/>
                                                  <w:marRight w:val="0"/>
                                                  <w:marTop w:val="0"/>
                                                  <w:marBottom w:val="0"/>
                                                  <w:divBdr>
                                                    <w:top w:val="none" w:sz="0" w:space="0" w:color="auto"/>
                                                    <w:left w:val="none" w:sz="0" w:space="0" w:color="auto"/>
                                                    <w:bottom w:val="none" w:sz="0" w:space="0" w:color="auto"/>
                                                    <w:right w:val="none" w:sz="0" w:space="0" w:color="auto"/>
                                                  </w:divBdr>
                                                </w:div>
                                                <w:div w:id="1279677281">
                                                  <w:marLeft w:val="640"/>
                                                  <w:marRight w:val="0"/>
                                                  <w:marTop w:val="0"/>
                                                  <w:marBottom w:val="0"/>
                                                  <w:divBdr>
                                                    <w:top w:val="none" w:sz="0" w:space="0" w:color="auto"/>
                                                    <w:left w:val="none" w:sz="0" w:space="0" w:color="auto"/>
                                                    <w:bottom w:val="none" w:sz="0" w:space="0" w:color="auto"/>
                                                    <w:right w:val="none" w:sz="0" w:space="0" w:color="auto"/>
                                                  </w:divBdr>
                                                </w:div>
                                                <w:div w:id="1309894478">
                                                  <w:marLeft w:val="640"/>
                                                  <w:marRight w:val="0"/>
                                                  <w:marTop w:val="0"/>
                                                  <w:marBottom w:val="0"/>
                                                  <w:divBdr>
                                                    <w:top w:val="none" w:sz="0" w:space="0" w:color="auto"/>
                                                    <w:left w:val="none" w:sz="0" w:space="0" w:color="auto"/>
                                                    <w:bottom w:val="none" w:sz="0" w:space="0" w:color="auto"/>
                                                    <w:right w:val="none" w:sz="0" w:space="0" w:color="auto"/>
                                                  </w:divBdr>
                                                </w:div>
                                                <w:div w:id="1347902232">
                                                  <w:marLeft w:val="640"/>
                                                  <w:marRight w:val="0"/>
                                                  <w:marTop w:val="0"/>
                                                  <w:marBottom w:val="0"/>
                                                  <w:divBdr>
                                                    <w:top w:val="none" w:sz="0" w:space="0" w:color="auto"/>
                                                    <w:left w:val="none" w:sz="0" w:space="0" w:color="auto"/>
                                                    <w:bottom w:val="none" w:sz="0" w:space="0" w:color="auto"/>
                                                    <w:right w:val="none" w:sz="0" w:space="0" w:color="auto"/>
                                                  </w:divBdr>
                                                </w:div>
                                                <w:div w:id="1364356922">
                                                  <w:marLeft w:val="640"/>
                                                  <w:marRight w:val="0"/>
                                                  <w:marTop w:val="0"/>
                                                  <w:marBottom w:val="0"/>
                                                  <w:divBdr>
                                                    <w:top w:val="none" w:sz="0" w:space="0" w:color="auto"/>
                                                    <w:left w:val="none" w:sz="0" w:space="0" w:color="auto"/>
                                                    <w:bottom w:val="none" w:sz="0" w:space="0" w:color="auto"/>
                                                    <w:right w:val="none" w:sz="0" w:space="0" w:color="auto"/>
                                                  </w:divBdr>
                                                </w:div>
                                                <w:div w:id="1373723988">
                                                  <w:marLeft w:val="640"/>
                                                  <w:marRight w:val="0"/>
                                                  <w:marTop w:val="0"/>
                                                  <w:marBottom w:val="0"/>
                                                  <w:divBdr>
                                                    <w:top w:val="none" w:sz="0" w:space="0" w:color="auto"/>
                                                    <w:left w:val="none" w:sz="0" w:space="0" w:color="auto"/>
                                                    <w:bottom w:val="none" w:sz="0" w:space="0" w:color="auto"/>
                                                    <w:right w:val="none" w:sz="0" w:space="0" w:color="auto"/>
                                                  </w:divBdr>
                                                </w:div>
                                                <w:div w:id="1390036780">
                                                  <w:marLeft w:val="640"/>
                                                  <w:marRight w:val="0"/>
                                                  <w:marTop w:val="0"/>
                                                  <w:marBottom w:val="0"/>
                                                  <w:divBdr>
                                                    <w:top w:val="none" w:sz="0" w:space="0" w:color="auto"/>
                                                    <w:left w:val="none" w:sz="0" w:space="0" w:color="auto"/>
                                                    <w:bottom w:val="none" w:sz="0" w:space="0" w:color="auto"/>
                                                    <w:right w:val="none" w:sz="0" w:space="0" w:color="auto"/>
                                                  </w:divBdr>
                                                </w:div>
                                                <w:div w:id="1391885875">
                                                  <w:marLeft w:val="640"/>
                                                  <w:marRight w:val="0"/>
                                                  <w:marTop w:val="0"/>
                                                  <w:marBottom w:val="0"/>
                                                  <w:divBdr>
                                                    <w:top w:val="none" w:sz="0" w:space="0" w:color="auto"/>
                                                    <w:left w:val="none" w:sz="0" w:space="0" w:color="auto"/>
                                                    <w:bottom w:val="none" w:sz="0" w:space="0" w:color="auto"/>
                                                    <w:right w:val="none" w:sz="0" w:space="0" w:color="auto"/>
                                                  </w:divBdr>
                                                </w:div>
                                                <w:div w:id="1398897220">
                                                  <w:marLeft w:val="640"/>
                                                  <w:marRight w:val="0"/>
                                                  <w:marTop w:val="0"/>
                                                  <w:marBottom w:val="0"/>
                                                  <w:divBdr>
                                                    <w:top w:val="none" w:sz="0" w:space="0" w:color="auto"/>
                                                    <w:left w:val="none" w:sz="0" w:space="0" w:color="auto"/>
                                                    <w:bottom w:val="none" w:sz="0" w:space="0" w:color="auto"/>
                                                    <w:right w:val="none" w:sz="0" w:space="0" w:color="auto"/>
                                                  </w:divBdr>
                                                </w:div>
                                                <w:div w:id="1456607220">
                                                  <w:marLeft w:val="640"/>
                                                  <w:marRight w:val="0"/>
                                                  <w:marTop w:val="0"/>
                                                  <w:marBottom w:val="0"/>
                                                  <w:divBdr>
                                                    <w:top w:val="none" w:sz="0" w:space="0" w:color="auto"/>
                                                    <w:left w:val="none" w:sz="0" w:space="0" w:color="auto"/>
                                                    <w:bottom w:val="none" w:sz="0" w:space="0" w:color="auto"/>
                                                    <w:right w:val="none" w:sz="0" w:space="0" w:color="auto"/>
                                                  </w:divBdr>
                                                </w:div>
                                                <w:div w:id="1518303860">
                                                  <w:marLeft w:val="640"/>
                                                  <w:marRight w:val="0"/>
                                                  <w:marTop w:val="0"/>
                                                  <w:marBottom w:val="0"/>
                                                  <w:divBdr>
                                                    <w:top w:val="none" w:sz="0" w:space="0" w:color="auto"/>
                                                    <w:left w:val="none" w:sz="0" w:space="0" w:color="auto"/>
                                                    <w:bottom w:val="none" w:sz="0" w:space="0" w:color="auto"/>
                                                    <w:right w:val="none" w:sz="0" w:space="0" w:color="auto"/>
                                                  </w:divBdr>
                                                </w:div>
                                                <w:div w:id="1579249205">
                                                  <w:marLeft w:val="640"/>
                                                  <w:marRight w:val="0"/>
                                                  <w:marTop w:val="0"/>
                                                  <w:marBottom w:val="0"/>
                                                  <w:divBdr>
                                                    <w:top w:val="none" w:sz="0" w:space="0" w:color="auto"/>
                                                    <w:left w:val="none" w:sz="0" w:space="0" w:color="auto"/>
                                                    <w:bottom w:val="none" w:sz="0" w:space="0" w:color="auto"/>
                                                    <w:right w:val="none" w:sz="0" w:space="0" w:color="auto"/>
                                                  </w:divBdr>
                                                </w:div>
                                                <w:div w:id="1630623944">
                                                  <w:marLeft w:val="640"/>
                                                  <w:marRight w:val="0"/>
                                                  <w:marTop w:val="0"/>
                                                  <w:marBottom w:val="0"/>
                                                  <w:divBdr>
                                                    <w:top w:val="none" w:sz="0" w:space="0" w:color="auto"/>
                                                    <w:left w:val="none" w:sz="0" w:space="0" w:color="auto"/>
                                                    <w:bottom w:val="none" w:sz="0" w:space="0" w:color="auto"/>
                                                    <w:right w:val="none" w:sz="0" w:space="0" w:color="auto"/>
                                                  </w:divBdr>
                                                </w:div>
                                                <w:div w:id="1636370918">
                                                  <w:marLeft w:val="640"/>
                                                  <w:marRight w:val="0"/>
                                                  <w:marTop w:val="0"/>
                                                  <w:marBottom w:val="0"/>
                                                  <w:divBdr>
                                                    <w:top w:val="none" w:sz="0" w:space="0" w:color="auto"/>
                                                    <w:left w:val="none" w:sz="0" w:space="0" w:color="auto"/>
                                                    <w:bottom w:val="none" w:sz="0" w:space="0" w:color="auto"/>
                                                    <w:right w:val="none" w:sz="0" w:space="0" w:color="auto"/>
                                                  </w:divBdr>
                                                </w:div>
                                                <w:div w:id="1654605723">
                                                  <w:marLeft w:val="640"/>
                                                  <w:marRight w:val="0"/>
                                                  <w:marTop w:val="0"/>
                                                  <w:marBottom w:val="0"/>
                                                  <w:divBdr>
                                                    <w:top w:val="none" w:sz="0" w:space="0" w:color="auto"/>
                                                    <w:left w:val="none" w:sz="0" w:space="0" w:color="auto"/>
                                                    <w:bottom w:val="none" w:sz="0" w:space="0" w:color="auto"/>
                                                    <w:right w:val="none" w:sz="0" w:space="0" w:color="auto"/>
                                                  </w:divBdr>
                                                </w:div>
                                                <w:div w:id="1690065784">
                                                  <w:marLeft w:val="640"/>
                                                  <w:marRight w:val="0"/>
                                                  <w:marTop w:val="0"/>
                                                  <w:marBottom w:val="0"/>
                                                  <w:divBdr>
                                                    <w:top w:val="none" w:sz="0" w:space="0" w:color="auto"/>
                                                    <w:left w:val="none" w:sz="0" w:space="0" w:color="auto"/>
                                                    <w:bottom w:val="none" w:sz="0" w:space="0" w:color="auto"/>
                                                    <w:right w:val="none" w:sz="0" w:space="0" w:color="auto"/>
                                                  </w:divBdr>
                                                </w:div>
                                                <w:div w:id="1710253717">
                                                  <w:marLeft w:val="640"/>
                                                  <w:marRight w:val="0"/>
                                                  <w:marTop w:val="0"/>
                                                  <w:marBottom w:val="0"/>
                                                  <w:divBdr>
                                                    <w:top w:val="none" w:sz="0" w:space="0" w:color="auto"/>
                                                    <w:left w:val="none" w:sz="0" w:space="0" w:color="auto"/>
                                                    <w:bottom w:val="none" w:sz="0" w:space="0" w:color="auto"/>
                                                    <w:right w:val="none" w:sz="0" w:space="0" w:color="auto"/>
                                                  </w:divBdr>
                                                </w:div>
                                                <w:div w:id="1715537380">
                                                  <w:marLeft w:val="640"/>
                                                  <w:marRight w:val="0"/>
                                                  <w:marTop w:val="0"/>
                                                  <w:marBottom w:val="0"/>
                                                  <w:divBdr>
                                                    <w:top w:val="none" w:sz="0" w:space="0" w:color="auto"/>
                                                    <w:left w:val="none" w:sz="0" w:space="0" w:color="auto"/>
                                                    <w:bottom w:val="none" w:sz="0" w:space="0" w:color="auto"/>
                                                    <w:right w:val="none" w:sz="0" w:space="0" w:color="auto"/>
                                                  </w:divBdr>
                                                </w:div>
                                                <w:div w:id="1730179482">
                                                  <w:marLeft w:val="640"/>
                                                  <w:marRight w:val="0"/>
                                                  <w:marTop w:val="0"/>
                                                  <w:marBottom w:val="0"/>
                                                  <w:divBdr>
                                                    <w:top w:val="none" w:sz="0" w:space="0" w:color="auto"/>
                                                    <w:left w:val="none" w:sz="0" w:space="0" w:color="auto"/>
                                                    <w:bottom w:val="none" w:sz="0" w:space="0" w:color="auto"/>
                                                    <w:right w:val="none" w:sz="0" w:space="0" w:color="auto"/>
                                                  </w:divBdr>
                                                </w:div>
                                                <w:div w:id="1766875049">
                                                  <w:marLeft w:val="640"/>
                                                  <w:marRight w:val="0"/>
                                                  <w:marTop w:val="0"/>
                                                  <w:marBottom w:val="0"/>
                                                  <w:divBdr>
                                                    <w:top w:val="none" w:sz="0" w:space="0" w:color="auto"/>
                                                    <w:left w:val="none" w:sz="0" w:space="0" w:color="auto"/>
                                                    <w:bottom w:val="none" w:sz="0" w:space="0" w:color="auto"/>
                                                    <w:right w:val="none" w:sz="0" w:space="0" w:color="auto"/>
                                                  </w:divBdr>
                                                </w:div>
                                                <w:div w:id="1805345190">
                                                  <w:marLeft w:val="640"/>
                                                  <w:marRight w:val="0"/>
                                                  <w:marTop w:val="0"/>
                                                  <w:marBottom w:val="0"/>
                                                  <w:divBdr>
                                                    <w:top w:val="none" w:sz="0" w:space="0" w:color="auto"/>
                                                    <w:left w:val="none" w:sz="0" w:space="0" w:color="auto"/>
                                                    <w:bottom w:val="none" w:sz="0" w:space="0" w:color="auto"/>
                                                    <w:right w:val="none" w:sz="0" w:space="0" w:color="auto"/>
                                                  </w:divBdr>
                                                </w:div>
                                                <w:div w:id="1861122022">
                                                  <w:marLeft w:val="640"/>
                                                  <w:marRight w:val="0"/>
                                                  <w:marTop w:val="0"/>
                                                  <w:marBottom w:val="0"/>
                                                  <w:divBdr>
                                                    <w:top w:val="none" w:sz="0" w:space="0" w:color="auto"/>
                                                    <w:left w:val="none" w:sz="0" w:space="0" w:color="auto"/>
                                                    <w:bottom w:val="none" w:sz="0" w:space="0" w:color="auto"/>
                                                    <w:right w:val="none" w:sz="0" w:space="0" w:color="auto"/>
                                                  </w:divBdr>
                                                </w:div>
                                                <w:div w:id="1866290589">
                                                  <w:marLeft w:val="640"/>
                                                  <w:marRight w:val="0"/>
                                                  <w:marTop w:val="0"/>
                                                  <w:marBottom w:val="0"/>
                                                  <w:divBdr>
                                                    <w:top w:val="none" w:sz="0" w:space="0" w:color="auto"/>
                                                    <w:left w:val="none" w:sz="0" w:space="0" w:color="auto"/>
                                                    <w:bottom w:val="none" w:sz="0" w:space="0" w:color="auto"/>
                                                    <w:right w:val="none" w:sz="0" w:space="0" w:color="auto"/>
                                                  </w:divBdr>
                                                </w:div>
                                                <w:div w:id="1953586771">
                                                  <w:marLeft w:val="640"/>
                                                  <w:marRight w:val="0"/>
                                                  <w:marTop w:val="0"/>
                                                  <w:marBottom w:val="0"/>
                                                  <w:divBdr>
                                                    <w:top w:val="none" w:sz="0" w:space="0" w:color="auto"/>
                                                    <w:left w:val="none" w:sz="0" w:space="0" w:color="auto"/>
                                                    <w:bottom w:val="none" w:sz="0" w:space="0" w:color="auto"/>
                                                    <w:right w:val="none" w:sz="0" w:space="0" w:color="auto"/>
                                                  </w:divBdr>
                                                </w:div>
                                                <w:div w:id="2066953080">
                                                  <w:marLeft w:val="640"/>
                                                  <w:marRight w:val="0"/>
                                                  <w:marTop w:val="0"/>
                                                  <w:marBottom w:val="0"/>
                                                  <w:divBdr>
                                                    <w:top w:val="none" w:sz="0" w:space="0" w:color="auto"/>
                                                    <w:left w:val="none" w:sz="0" w:space="0" w:color="auto"/>
                                                    <w:bottom w:val="none" w:sz="0" w:space="0" w:color="auto"/>
                                                    <w:right w:val="none" w:sz="0" w:space="0" w:color="auto"/>
                                                  </w:divBdr>
                                                </w:div>
                                                <w:div w:id="2068911524">
                                                  <w:marLeft w:val="640"/>
                                                  <w:marRight w:val="0"/>
                                                  <w:marTop w:val="0"/>
                                                  <w:marBottom w:val="0"/>
                                                  <w:divBdr>
                                                    <w:top w:val="none" w:sz="0" w:space="0" w:color="auto"/>
                                                    <w:left w:val="none" w:sz="0" w:space="0" w:color="auto"/>
                                                    <w:bottom w:val="none" w:sz="0" w:space="0" w:color="auto"/>
                                                    <w:right w:val="none" w:sz="0" w:space="0" w:color="auto"/>
                                                  </w:divBdr>
                                                </w:div>
                                                <w:div w:id="207889916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99878387">
                                          <w:marLeft w:val="640"/>
                                          <w:marRight w:val="0"/>
                                          <w:marTop w:val="0"/>
                                          <w:marBottom w:val="0"/>
                                          <w:divBdr>
                                            <w:top w:val="none" w:sz="0" w:space="0" w:color="auto"/>
                                            <w:left w:val="none" w:sz="0" w:space="0" w:color="auto"/>
                                            <w:bottom w:val="none" w:sz="0" w:space="0" w:color="auto"/>
                                            <w:right w:val="none" w:sz="0" w:space="0" w:color="auto"/>
                                          </w:divBdr>
                                        </w:div>
                                        <w:div w:id="113181011">
                                          <w:marLeft w:val="640"/>
                                          <w:marRight w:val="0"/>
                                          <w:marTop w:val="0"/>
                                          <w:marBottom w:val="0"/>
                                          <w:divBdr>
                                            <w:top w:val="none" w:sz="0" w:space="0" w:color="auto"/>
                                            <w:left w:val="none" w:sz="0" w:space="0" w:color="auto"/>
                                            <w:bottom w:val="none" w:sz="0" w:space="0" w:color="auto"/>
                                            <w:right w:val="none" w:sz="0" w:space="0" w:color="auto"/>
                                          </w:divBdr>
                                        </w:div>
                                        <w:div w:id="139269053">
                                          <w:marLeft w:val="640"/>
                                          <w:marRight w:val="0"/>
                                          <w:marTop w:val="0"/>
                                          <w:marBottom w:val="0"/>
                                          <w:divBdr>
                                            <w:top w:val="none" w:sz="0" w:space="0" w:color="auto"/>
                                            <w:left w:val="none" w:sz="0" w:space="0" w:color="auto"/>
                                            <w:bottom w:val="none" w:sz="0" w:space="0" w:color="auto"/>
                                            <w:right w:val="none" w:sz="0" w:space="0" w:color="auto"/>
                                          </w:divBdr>
                                        </w:div>
                                        <w:div w:id="252590281">
                                          <w:marLeft w:val="640"/>
                                          <w:marRight w:val="0"/>
                                          <w:marTop w:val="0"/>
                                          <w:marBottom w:val="0"/>
                                          <w:divBdr>
                                            <w:top w:val="none" w:sz="0" w:space="0" w:color="auto"/>
                                            <w:left w:val="none" w:sz="0" w:space="0" w:color="auto"/>
                                            <w:bottom w:val="none" w:sz="0" w:space="0" w:color="auto"/>
                                            <w:right w:val="none" w:sz="0" w:space="0" w:color="auto"/>
                                          </w:divBdr>
                                        </w:div>
                                        <w:div w:id="259802820">
                                          <w:marLeft w:val="640"/>
                                          <w:marRight w:val="0"/>
                                          <w:marTop w:val="0"/>
                                          <w:marBottom w:val="0"/>
                                          <w:divBdr>
                                            <w:top w:val="none" w:sz="0" w:space="0" w:color="auto"/>
                                            <w:left w:val="none" w:sz="0" w:space="0" w:color="auto"/>
                                            <w:bottom w:val="none" w:sz="0" w:space="0" w:color="auto"/>
                                            <w:right w:val="none" w:sz="0" w:space="0" w:color="auto"/>
                                          </w:divBdr>
                                        </w:div>
                                        <w:div w:id="310133540">
                                          <w:marLeft w:val="640"/>
                                          <w:marRight w:val="0"/>
                                          <w:marTop w:val="0"/>
                                          <w:marBottom w:val="0"/>
                                          <w:divBdr>
                                            <w:top w:val="none" w:sz="0" w:space="0" w:color="auto"/>
                                            <w:left w:val="none" w:sz="0" w:space="0" w:color="auto"/>
                                            <w:bottom w:val="none" w:sz="0" w:space="0" w:color="auto"/>
                                            <w:right w:val="none" w:sz="0" w:space="0" w:color="auto"/>
                                          </w:divBdr>
                                        </w:div>
                                        <w:div w:id="321280697">
                                          <w:marLeft w:val="640"/>
                                          <w:marRight w:val="0"/>
                                          <w:marTop w:val="0"/>
                                          <w:marBottom w:val="0"/>
                                          <w:divBdr>
                                            <w:top w:val="none" w:sz="0" w:space="0" w:color="auto"/>
                                            <w:left w:val="none" w:sz="0" w:space="0" w:color="auto"/>
                                            <w:bottom w:val="none" w:sz="0" w:space="0" w:color="auto"/>
                                            <w:right w:val="none" w:sz="0" w:space="0" w:color="auto"/>
                                          </w:divBdr>
                                        </w:div>
                                        <w:div w:id="428892319">
                                          <w:marLeft w:val="640"/>
                                          <w:marRight w:val="0"/>
                                          <w:marTop w:val="0"/>
                                          <w:marBottom w:val="0"/>
                                          <w:divBdr>
                                            <w:top w:val="none" w:sz="0" w:space="0" w:color="auto"/>
                                            <w:left w:val="none" w:sz="0" w:space="0" w:color="auto"/>
                                            <w:bottom w:val="none" w:sz="0" w:space="0" w:color="auto"/>
                                            <w:right w:val="none" w:sz="0" w:space="0" w:color="auto"/>
                                          </w:divBdr>
                                        </w:div>
                                        <w:div w:id="448399499">
                                          <w:marLeft w:val="640"/>
                                          <w:marRight w:val="0"/>
                                          <w:marTop w:val="0"/>
                                          <w:marBottom w:val="0"/>
                                          <w:divBdr>
                                            <w:top w:val="none" w:sz="0" w:space="0" w:color="auto"/>
                                            <w:left w:val="none" w:sz="0" w:space="0" w:color="auto"/>
                                            <w:bottom w:val="none" w:sz="0" w:space="0" w:color="auto"/>
                                            <w:right w:val="none" w:sz="0" w:space="0" w:color="auto"/>
                                          </w:divBdr>
                                        </w:div>
                                        <w:div w:id="461925931">
                                          <w:marLeft w:val="640"/>
                                          <w:marRight w:val="0"/>
                                          <w:marTop w:val="0"/>
                                          <w:marBottom w:val="0"/>
                                          <w:divBdr>
                                            <w:top w:val="none" w:sz="0" w:space="0" w:color="auto"/>
                                            <w:left w:val="none" w:sz="0" w:space="0" w:color="auto"/>
                                            <w:bottom w:val="none" w:sz="0" w:space="0" w:color="auto"/>
                                            <w:right w:val="none" w:sz="0" w:space="0" w:color="auto"/>
                                          </w:divBdr>
                                        </w:div>
                                        <w:div w:id="466817365">
                                          <w:marLeft w:val="640"/>
                                          <w:marRight w:val="0"/>
                                          <w:marTop w:val="0"/>
                                          <w:marBottom w:val="0"/>
                                          <w:divBdr>
                                            <w:top w:val="none" w:sz="0" w:space="0" w:color="auto"/>
                                            <w:left w:val="none" w:sz="0" w:space="0" w:color="auto"/>
                                            <w:bottom w:val="none" w:sz="0" w:space="0" w:color="auto"/>
                                            <w:right w:val="none" w:sz="0" w:space="0" w:color="auto"/>
                                          </w:divBdr>
                                        </w:div>
                                        <w:div w:id="493225478">
                                          <w:marLeft w:val="640"/>
                                          <w:marRight w:val="0"/>
                                          <w:marTop w:val="0"/>
                                          <w:marBottom w:val="0"/>
                                          <w:divBdr>
                                            <w:top w:val="none" w:sz="0" w:space="0" w:color="auto"/>
                                            <w:left w:val="none" w:sz="0" w:space="0" w:color="auto"/>
                                            <w:bottom w:val="none" w:sz="0" w:space="0" w:color="auto"/>
                                            <w:right w:val="none" w:sz="0" w:space="0" w:color="auto"/>
                                          </w:divBdr>
                                        </w:div>
                                        <w:div w:id="608664111">
                                          <w:marLeft w:val="640"/>
                                          <w:marRight w:val="0"/>
                                          <w:marTop w:val="0"/>
                                          <w:marBottom w:val="0"/>
                                          <w:divBdr>
                                            <w:top w:val="none" w:sz="0" w:space="0" w:color="auto"/>
                                            <w:left w:val="none" w:sz="0" w:space="0" w:color="auto"/>
                                            <w:bottom w:val="none" w:sz="0" w:space="0" w:color="auto"/>
                                            <w:right w:val="none" w:sz="0" w:space="0" w:color="auto"/>
                                          </w:divBdr>
                                        </w:div>
                                        <w:div w:id="661465543">
                                          <w:marLeft w:val="640"/>
                                          <w:marRight w:val="0"/>
                                          <w:marTop w:val="0"/>
                                          <w:marBottom w:val="0"/>
                                          <w:divBdr>
                                            <w:top w:val="none" w:sz="0" w:space="0" w:color="auto"/>
                                            <w:left w:val="none" w:sz="0" w:space="0" w:color="auto"/>
                                            <w:bottom w:val="none" w:sz="0" w:space="0" w:color="auto"/>
                                            <w:right w:val="none" w:sz="0" w:space="0" w:color="auto"/>
                                          </w:divBdr>
                                        </w:div>
                                        <w:div w:id="797802433">
                                          <w:marLeft w:val="640"/>
                                          <w:marRight w:val="0"/>
                                          <w:marTop w:val="0"/>
                                          <w:marBottom w:val="0"/>
                                          <w:divBdr>
                                            <w:top w:val="none" w:sz="0" w:space="0" w:color="auto"/>
                                            <w:left w:val="none" w:sz="0" w:space="0" w:color="auto"/>
                                            <w:bottom w:val="none" w:sz="0" w:space="0" w:color="auto"/>
                                            <w:right w:val="none" w:sz="0" w:space="0" w:color="auto"/>
                                          </w:divBdr>
                                        </w:div>
                                        <w:div w:id="828255867">
                                          <w:marLeft w:val="640"/>
                                          <w:marRight w:val="0"/>
                                          <w:marTop w:val="0"/>
                                          <w:marBottom w:val="0"/>
                                          <w:divBdr>
                                            <w:top w:val="none" w:sz="0" w:space="0" w:color="auto"/>
                                            <w:left w:val="none" w:sz="0" w:space="0" w:color="auto"/>
                                            <w:bottom w:val="none" w:sz="0" w:space="0" w:color="auto"/>
                                            <w:right w:val="none" w:sz="0" w:space="0" w:color="auto"/>
                                          </w:divBdr>
                                        </w:div>
                                        <w:div w:id="833452778">
                                          <w:marLeft w:val="640"/>
                                          <w:marRight w:val="0"/>
                                          <w:marTop w:val="0"/>
                                          <w:marBottom w:val="0"/>
                                          <w:divBdr>
                                            <w:top w:val="none" w:sz="0" w:space="0" w:color="auto"/>
                                            <w:left w:val="none" w:sz="0" w:space="0" w:color="auto"/>
                                            <w:bottom w:val="none" w:sz="0" w:space="0" w:color="auto"/>
                                            <w:right w:val="none" w:sz="0" w:space="0" w:color="auto"/>
                                          </w:divBdr>
                                        </w:div>
                                        <w:div w:id="900364091">
                                          <w:marLeft w:val="640"/>
                                          <w:marRight w:val="0"/>
                                          <w:marTop w:val="0"/>
                                          <w:marBottom w:val="0"/>
                                          <w:divBdr>
                                            <w:top w:val="none" w:sz="0" w:space="0" w:color="auto"/>
                                            <w:left w:val="none" w:sz="0" w:space="0" w:color="auto"/>
                                            <w:bottom w:val="none" w:sz="0" w:space="0" w:color="auto"/>
                                            <w:right w:val="none" w:sz="0" w:space="0" w:color="auto"/>
                                          </w:divBdr>
                                        </w:div>
                                        <w:div w:id="912469878">
                                          <w:marLeft w:val="640"/>
                                          <w:marRight w:val="0"/>
                                          <w:marTop w:val="0"/>
                                          <w:marBottom w:val="0"/>
                                          <w:divBdr>
                                            <w:top w:val="none" w:sz="0" w:space="0" w:color="auto"/>
                                            <w:left w:val="none" w:sz="0" w:space="0" w:color="auto"/>
                                            <w:bottom w:val="none" w:sz="0" w:space="0" w:color="auto"/>
                                            <w:right w:val="none" w:sz="0" w:space="0" w:color="auto"/>
                                          </w:divBdr>
                                        </w:div>
                                        <w:div w:id="1013073892">
                                          <w:marLeft w:val="640"/>
                                          <w:marRight w:val="0"/>
                                          <w:marTop w:val="0"/>
                                          <w:marBottom w:val="0"/>
                                          <w:divBdr>
                                            <w:top w:val="none" w:sz="0" w:space="0" w:color="auto"/>
                                            <w:left w:val="none" w:sz="0" w:space="0" w:color="auto"/>
                                            <w:bottom w:val="none" w:sz="0" w:space="0" w:color="auto"/>
                                            <w:right w:val="none" w:sz="0" w:space="0" w:color="auto"/>
                                          </w:divBdr>
                                        </w:div>
                                        <w:div w:id="1021980165">
                                          <w:marLeft w:val="640"/>
                                          <w:marRight w:val="0"/>
                                          <w:marTop w:val="0"/>
                                          <w:marBottom w:val="0"/>
                                          <w:divBdr>
                                            <w:top w:val="none" w:sz="0" w:space="0" w:color="auto"/>
                                            <w:left w:val="none" w:sz="0" w:space="0" w:color="auto"/>
                                            <w:bottom w:val="none" w:sz="0" w:space="0" w:color="auto"/>
                                            <w:right w:val="none" w:sz="0" w:space="0" w:color="auto"/>
                                          </w:divBdr>
                                        </w:div>
                                        <w:div w:id="1038776172">
                                          <w:marLeft w:val="640"/>
                                          <w:marRight w:val="0"/>
                                          <w:marTop w:val="0"/>
                                          <w:marBottom w:val="0"/>
                                          <w:divBdr>
                                            <w:top w:val="none" w:sz="0" w:space="0" w:color="auto"/>
                                            <w:left w:val="none" w:sz="0" w:space="0" w:color="auto"/>
                                            <w:bottom w:val="none" w:sz="0" w:space="0" w:color="auto"/>
                                            <w:right w:val="none" w:sz="0" w:space="0" w:color="auto"/>
                                          </w:divBdr>
                                        </w:div>
                                        <w:div w:id="1077946399">
                                          <w:marLeft w:val="640"/>
                                          <w:marRight w:val="0"/>
                                          <w:marTop w:val="0"/>
                                          <w:marBottom w:val="0"/>
                                          <w:divBdr>
                                            <w:top w:val="none" w:sz="0" w:space="0" w:color="auto"/>
                                            <w:left w:val="none" w:sz="0" w:space="0" w:color="auto"/>
                                            <w:bottom w:val="none" w:sz="0" w:space="0" w:color="auto"/>
                                            <w:right w:val="none" w:sz="0" w:space="0" w:color="auto"/>
                                          </w:divBdr>
                                        </w:div>
                                        <w:div w:id="1207331071">
                                          <w:marLeft w:val="640"/>
                                          <w:marRight w:val="0"/>
                                          <w:marTop w:val="0"/>
                                          <w:marBottom w:val="0"/>
                                          <w:divBdr>
                                            <w:top w:val="none" w:sz="0" w:space="0" w:color="auto"/>
                                            <w:left w:val="none" w:sz="0" w:space="0" w:color="auto"/>
                                            <w:bottom w:val="none" w:sz="0" w:space="0" w:color="auto"/>
                                            <w:right w:val="none" w:sz="0" w:space="0" w:color="auto"/>
                                          </w:divBdr>
                                        </w:div>
                                        <w:div w:id="1249461929">
                                          <w:marLeft w:val="640"/>
                                          <w:marRight w:val="0"/>
                                          <w:marTop w:val="0"/>
                                          <w:marBottom w:val="0"/>
                                          <w:divBdr>
                                            <w:top w:val="none" w:sz="0" w:space="0" w:color="auto"/>
                                            <w:left w:val="none" w:sz="0" w:space="0" w:color="auto"/>
                                            <w:bottom w:val="none" w:sz="0" w:space="0" w:color="auto"/>
                                            <w:right w:val="none" w:sz="0" w:space="0" w:color="auto"/>
                                          </w:divBdr>
                                        </w:div>
                                        <w:div w:id="1259362422">
                                          <w:marLeft w:val="640"/>
                                          <w:marRight w:val="0"/>
                                          <w:marTop w:val="0"/>
                                          <w:marBottom w:val="0"/>
                                          <w:divBdr>
                                            <w:top w:val="none" w:sz="0" w:space="0" w:color="auto"/>
                                            <w:left w:val="none" w:sz="0" w:space="0" w:color="auto"/>
                                            <w:bottom w:val="none" w:sz="0" w:space="0" w:color="auto"/>
                                            <w:right w:val="none" w:sz="0" w:space="0" w:color="auto"/>
                                          </w:divBdr>
                                        </w:div>
                                        <w:div w:id="1262492838">
                                          <w:marLeft w:val="640"/>
                                          <w:marRight w:val="0"/>
                                          <w:marTop w:val="0"/>
                                          <w:marBottom w:val="0"/>
                                          <w:divBdr>
                                            <w:top w:val="none" w:sz="0" w:space="0" w:color="auto"/>
                                            <w:left w:val="none" w:sz="0" w:space="0" w:color="auto"/>
                                            <w:bottom w:val="none" w:sz="0" w:space="0" w:color="auto"/>
                                            <w:right w:val="none" w:sz="0" w:space="0" w:color="auto"/>
                                          </w:divBdr>
                                        </w:div>
                                        <w:div w:id="1370838276">
                                          <w:marLeft w:val="640"/>
                                          <w:marRight w:val="0"/>
                                          <w:marTop w:val="0"/>
                                          <w:marBottom w:val="0"/>
                                          <w:divBdr>
                                            <w:top w:val="none" w:sz="0" w:space="0" w:color="auto"/>
                                            <w:left w:val="none" w:sz="0" w:space="0" w:color="auto"/>
                                            <w:bottom w:val="none" w:sz="0" w:space="0" w:color="auto"/>
                                            <w:right w:val="none" w:sz="0" w:space="0" w:color="auto"/>
                                          </w:divBdr>
                                        </w:div>
                                        <w:div w:id="1374230877">
                                          <w:marLeft w:val="640"/>
                                          <w:marRight w:val="0"/>
                                          <w:marTop w:val="0"/>
                                          <w:marBottom w:val="0"/>
                                          <w:divBdr>
                                            <w:top w:val="none" w:sz="0" w:space="0" w:color="auto"/>
                                            <w:left w:val="none" w:sz="0" w:space="0" w:color="auto"/>
                                            <w:bottom w:val="none" w:sz="0" w:space="0" w:color="auto"/>
                                            <w:right w:val="none" w:sz="0" w:space="0" w:color="auto"/>
                                          </w:divBdr>
                                        </w:div>
                                        <w:div w:id="1402488460">
                                          <w:marLeft w:val="640"/>
                                          <w:marRight w:val="0"/>
                                          <w:marTop w:val="0"/>
                                          <w:marBottom w:val="0"/>
                                          <w:divBdr>
                                            <w:top w:val="none" w:sz="0" w:space="0" w:color="auto"/>
                                            <w:left w:val="none" w:sz="0" w:space="0" w:color="auto"/>
                                            <w:bottom w:val="none" w:sz="0" w:space="0" w:color="auto"/>
                                            <w:right w:val="none" w:sz="0" w:space="0" w:color="auto"/>
                                          </w:divBdr>
                                        </w:div>
                                        <w:div w:id="1416975733">
                                          <w:marLeft w:val="640"/>
                                          <w:marRight w:val="0"/>
                                          <w:marTop w:val="0"/>
                                          <w:marBottom w:val="0"/>
                                          <w:divBdr>
                                            <w:top w:val="none" w:sz="0" w:space="0" w:color="auto"/>
                                            <w:left w:val="none" w:sz="0" w:space="0" w:color="auto"/>
                                            <w:bottom w:val="none" w:sz="0" w:space="0" w:color="auto"/>
                                            <w:right w:val="none" w:sz="0" w:space="0" w:color="auto"/>
                                          </w:divBdr>
                                        </w:div>
                                        <w:div w:id="1473670376">
                                          <w:marLeft w:val="640"/>
                                          <w:marRight w:val="0"/>
                                          <w:marTop w:val="0"/>
                                          <w:marBottom w:val="0"/>
                                          <w:divBdr>
                                            <w:top w:val="none" w:sz="0" w:space="0" w:color="auto"/>
                                            <w:left w:val="none" w:sz="0" w:space="0" w:color="auto"/>
                                            <w:bottom w:val="none" w:sz="0" w:space="0" w:color="auto"/>
                                            <w:right w:val="none" w:sz="0" w:space="0" w:color="auto"/>
                                          </w:divBdr>
                                        </w:div>
                                        <w:div w:id="1564944807">
                                          <w:marLeft w:val="640"/>
                                          <w:marRight w:val="0"/>
                                          <w:marTop w:val="0"/>
                                          <w:marBottom w:val="0"/>
                                          <w:divBdr>
                                            <w:top w:val="none" w:sz="0" w:space="0" w:color="auto"/>
                                            <w:left w:val="none" w:sz="0" w:space="0" w:color="auto"/>
                                            <w:bottom w:val="none" w:sz="0" w:space="0" w:color="auto"/>
                                            <w:right w:val="none" w:sz="0" w:space="0" w:color="auto"/>
                                          </w:divBdr>
                                        </w:div>
                                        <w:div w:id="1612976443">
                                          <w:marLeft w:val="640"/>
                                          <w:marRight w:val="0"/>
                                          <w:marTop w:val="0"/>
                                          <w:marBottom w:val="0"/>
                                          <w:divBdr>
                                            <w:top w:val="none" w:sz="0" w:space="0" w:color="auto"/>
                                            <w:left w:val="none" w:sz="0" w:space="0" w:color="auto"/>
                                            <w:bottom w:val="none" w:sz="0" w:space="0" w:color="auto"/>
                                            <w:right w:val="none" w:sz="0" w:space="0" w:color="auto"/>
                                          </w:divBdr>
                                        </w:div>
                                        <w:div w:id="1668482949">
                                          <w:marLeft w:val="640"/>
                                          <w:marRight w:val="0"/>
                                          <w:marTop w:val="0"/>
                                          <w:marBottom w:val="0"/>
                                          <w:divBdr>
                                            <w:top w:val="none" w:sz="0" w:space="0" w:color="auto"/>
                                            <w:left w:val="none" w:sz="0" w:space="0" w:color="auto"/>
                                            <w:bottom w:val="none" w:sz="0" w:space="0" w:color="auto"/>
                                            <w:right w:val="none" w:sz="0" w:space="0" w:color="auto"/>
                                          </w:divBdr>
                                        </w:div>
                                        <w:div w:id="1675306035">
                                          <w:marLeft w:val="640"/>
                                          <w:marRight w:val="0"/>
                                          <w:marTop w:val="0"/>
                                          <w:marBottom w:val="0"/>
                                          <w:divBdr>
                                            <w:top w:val="none" w:sz="0" w:space="0" w:color="auto"/>
                                            <w:left w:val="none" w:sz="0" w:space="0" w:color="auto"/>
                                            <w:bottom w:val="none" w:sz="0" w:space="0" w:color="auto"/>
                                            <w:right w:val="none" w:sz="0" w:space="0" w:color="auto"/>
                                          </w:divBdr>
                                        </w:div>
                                        <w:div w:id="1736396468">
                                          <w:marLeft w:val="640"/>
                                          <w:marRight w:val="0"/>
                                          <w:marTop w:val="0"/>
                                          <w:marBottom w:val="0"/>
                                          <w:divBdr>
                                            <w:top w:val="none" w:sz="0" w:space="0" w:color="auto"/>
                                            <w:left w:val="none" w:sz="0" w:space="0" w:color="auto"/>
                                            <w:bottom w:val="none" w:sz="0" w:space="0" w:color="auto"/>
                                            <w:right w:val="none" w:sz="0" w:space="0" w:color="auto"/>
                                          </w:divBdr>
                                        </w:div>
                                        <w:div w:id="1810705942">
                                          <w:marLeft w:val="640"/>
                                          <w:marRight w:val="0"/>
                                          <w:marTop w:val="0"/>
                                          <w:marBottom w:val="0"/>
                                          <w:divBdr>
                                            <w:top w:val="none" w:sz="0" w:space="0" w:color="auto"/>
                                            <w:left w:val="none" w:sz="0" w:space="0" w:color="auto"/>
                                            <w:bottom w:val="none" w:sz="0" w:space="0" w:color="auto"/>
                                            <w:right w:val="none" w:sz="0" w:space="0" w:color="auto"/>
                                          </w:divBdr>
                                        </w:div>
                                        <w:div w:id="1812792327">
                                          <w:marLeft w:val="640"/>
                                          <w:marRight w:val="0"/>
                                          <w:marTop w:val="0"/>
                                          <w:marBottom w:val="0"/>
                                          <w:divBdr>
                                            <w:top w:val="none" w:sz="0" w:space="0" w:color="auto"/>
                                            <w:left w:val="none" w:sz="0" w:space="0" w:color="auto"/>
                                            <w:bottom w:val="none" w:sz="0" w:space="0" w:color="auto"/>
                                            <w:right w:val="none" w:sz="0" w:space="0" w:color="auto"/>
                                          </w:divBdr>
                                        </w:div>
                                        <w:div w:id="1843158129">
                                          <w:marLeft w:val="640"/>
                                          <w:marRight w:val="0"/>
                                          <w:marTop w:val="0"/>
                                          <w:marBottom w:val="0"/>
                                          <w:divBdr>
                                            <w:top w:val="none" w:sz="0" w:space="0" w:color="auto"/>
                                            <w:left w:val="none" w:sz="0" w:space="0" w:color="auto"/>
                                            <w:bottom w:val="none" w:sz="0" w:space="0" w:color="auto"/>
                                            <w:right w:val="none" w:sz="0" w:space="0" w:color="auto"/>
                                          </w:divBdr>
                                        </w:div>
                                        <w:div w:id="1853258526">
                                          <w:marLeft w:val="640"/>
                                          <w:marRight w:val="0"/>
                                          <w:marTop w:val="0"/>
                                          <w:marBottom w:val="0"/>
                                          <w:divBdr>
                                            <w:top w:val="none" w:sz="0" w:space="0" w:color="auto"/>
                                            <w:left w:val="none" w:sz="0" w:space="0" w:color="auto"/>
                                            <w:bottom w:val="none" w:sz="0" w:space="0" w:color="auto"/>
                                            <w:right w:val="none" w:sz="0" w:space="0" w:color="auto"/>
                                          </w:divBdr>
                                        </w:div>
                                        <w:div w:id="1872567237">
                                          <w:marLeft w:val="640"/>
                                          <w:marRight w:val="0"/>
                                          <w:marTop w:val="0"/>
                                          <w:marBottom w:val="0"/>
                                          <w:divBdr>
                                            <w:top w:val="none" w:sz="0" w:space="0" w:color="auto"/>
                                            <w:left w:val="none" w:sz="0" w:space="0" w:color="auto"/>
                                            <w:bottom w:val="none" w:sz="0" w:space="0" w:color="auto"/>
                                            <w:right w:val="none" w:sz="0" w:space="0" w:color="auto"/>
                                          </w:divBdr>
                                        </w:div>
                                        <w:div w:id="1984850725">
                                          <w:marLeft w:val="640"/>
                                          <w:marRight w:val="0"/>
                                          <w:marTop w:val="0"/>
                                          <w:marBottom w:val="0"/>
                                          <w:divBdr>
                                            <w:top w:val="none" w:sz="0" w:space="0" w:color="auto"/>
                                            <w:left w:val="none" w:sz="0" w:space="0" w:color="auto"/>
                                            <w:bottom w:val="none" w:sz="0" w:space="0" w:color="auto"/>
                                            <w:right w:val="none" w:sz="0" w:space="0" w:color="auto"/>
                                          </w:divBdr>
                                        </w:div>
                                        <w:div w:id="2043629159">
                                          <w:marLeft w:val="640"/>
                                          <w:marRight w:val="0"/>
                                          <w:marTop w:val="0"/>
                                          <w:marBottom w:val="0"/>
                                          <w:divBdr>
                                            <w:top w:val="none" w:sz="0" w:space="0" w:color="auto"/>
                                            <w:left w:val="none" w:sz="0" w:space="0" w:color="auto"/>
                                            <w:bottom w:val="none" w:sz="0" w:space="0" w:color="auto"/>
                                            <w:right w:val="none" w:sz="0" w:space="0" w:color="auto"/>
                                          </w:divBdr>
                                        </w:div>
                                        <w:div w:id="2072190534">
                                          <w:marLeft w:val="640"/>
                                          <w:marRight w:val="0"/>
                                          <w:marTop w:val="0"/>
                                          <w:marBottom w:val="0"/>
                                          <w:divBdr>
                                            <w:top w:val="none" w:sz="0" w:space="0" w:color="auto"/>
                                            <w:left w:val="none" w:sz="0" w:space="0" w:color="auto"/>
                                            <w:bottom w:val="none" w:sz="0" w:space="0" w:color="auto"/>
                                            <w:right w:val="none" w:sz="0" w:space="0" w:color="auto"/>
                                          </w:divBdr>
                                        </w:div>
                                        <w:div w:id="2142184278">
                                          <w:marLeft w:val="640"/>
                                          <w:marRight w:val="0"/>
                                          <w:marTop w:val="0"/>
                                          <w:marBottom w:val="0"/>
                                          <w:divBdr>
                                            <w:top w:val="none" w:sz="0" w:space="0" w:color="auto"/>
                                            <w:left w:val="none" w:sz="0" w:space="0" w:color="auto"/>
                                            <w:bottom w:val="none" w:sz="0" w:space="0" w:color="auto"/>
                                            <w:right w:val="none" w:sz="0" w:space="0" w:color="auto"/>
                                          </w:divBdr>
                                        </w:div>
                                      </w:divsChild>
                                    </w:div>
                                    <w:div w:id="1379283206">
                                      <w:marLeft w:val="0"/>
                                      <w:marRight w:val="0"/>
                                      <w:marTop w:val="0"/>
                                      <w:marBottom w:val="0"/>
                                      <w:divBdr>
                                        <w:top w:val="none" w:sz="0" w:space="0" w:color="auto"/>
                                        <w:left w:val="none" w:sz="0" w:space="0" w:color="auto"/>
                                        <w:bottom w:val="none" w:sz="0" w:space="0" w:color="auto"/>
                                        <w:right w:val="none" w:sz="0" w:space="0" w:color="auto"/>
                                      </w:divBdr>
                                      <w:divsChild>
                                        <w:div w:id="32586211">
                                          <w:marLeft w:val="640"/>
                                          <w:marRight w:val="0"/>
                                          <w:marTop w:val="0"/>
                                          <w:marBottom w:val="0"/>
                                          <w:divBdr>
                                            <w:top w:val="none" w:sz="0" w:space="0" w:color="auto"/>
                                            <w:left w:val="none" w:sz="0" w:space="0" w:color="auto"/>
                                            <w:bottom w:val="none" w:sz="0" w:space="0" w:color="auto"/>
                                            <w:right w:val="none" w:sz="0" w:space="0" w:color="auto"/>
                                          </w:divBdr>
                                        </w:div>
                                        <w:div w:id="148333601">
                                          <w:marLeft w:val="640"/>
                                          <w:marRight w:val="0"/>
                                          <w:marTop w:val="0"/>
                                          <w:marBottom w:val="0"/>
                                          <w:divBdr>
                                            <w:top w:val="none" w:sz="0" w:space="0" w:color="auto"/>
                                            <w:left w:val="none" w:sz="0" w:space="0" w:color="auto"/>
                                            <w:bottom w:val="none" w:sz="0" w:space="0" w:color="auto"/>
                                            <w:right w:val="none" w:sz="0" w:space="0" w:color="auto"/>
                                          </w:divBdr>
                                        </w:div>
                                        <w:div w:id="160435990">
                                          <w:marLeft w:val="640"/>
                                          <w:marRight w:val="0"/>
                                          <w:marTop w:val="0"/>
                                          <w:marBottom w:val="0"/>
                                          <w:divBdr>
                                            <w:top w:val="none" w:sz="0" w:space="0" w:color="auto"/>
                                            <w:left w:val="none" w:sz="0" w:space="0" w:color="auto"/>
                                            <w:bottom w:val="none" w:sz="0" w:space="0" w:color="auto"/>
                                            <w:right w:val="none" w:sz="0" w:space="0" w:color="auto"/>
                                          </w:divBdr>
                                        </w:div>
                                        <w:div w:id="251202006">
                                          <w:marLeft w:val="640"/>
                                          <w:marRight w:val="0"/>
                                          <w:marTop w:val="0"/>
                                          <w:marBottom w:val="0"/>
                                          <w:divBdr>
                                            <w:top w:val="none" w:sz="0" w:space="0" w:color="auto"/>
                                            <w:left w:val="none" w:sz="0" w:space="0" w:color="auto"/>
                                            <w:bottom w:val="none" w:sz="0" w:space="0" w:color="auto"/>
                                            <w:right w:val="none" w:sz="0" w:space="0" w:color="auto"/>
                                          </w:divBdr>
                                        </w:div>
                                        <w:div w:id="282926356">
                                          <w:marLeft w:val="640"/>
                                          <w:marRight w:val="0"/>
                                          <w:marTop w:val="0"/>
                                          <w:marBottom w:val="0"/>
                                          <w:divBdr>
                                            <w:top w:val="none" w:sz="0" w:space="0" w:color="auto"/>
                                            <w:left w:val="none" w:sz="0" w:space="0" w:color="auto"/>
                                            <w:bottom w:val="none" w:sz="0" w:space="0" w:color="auto"/>
                                            <w:right w:val="none" w:sz="0" w:space="0" w:color="auto"/>
                                          </w:divBdr>
                                        </w:div>
                                        <w:div w:id="398141485">
                                          <w:marLeft w:val="640"/>
                                          <w:marRight w:val="0"/>
                                          <w:marTop w:val="0"/>
                                          <w:marBottom w:val="0"/>
                                          <w:divBdr>
                                            <w:top w:val="none" w:sz="0" w:space="0" w:color="auto"/>
                                            <w:left w:val="none" w:sz="0" w:space="0" w:color="auto"/>
                                            <w:bottom w:val="none" w:sz="0" w:space="0" w:color="auto"/>
                                            <w:right w:val="none" w:sz="0" w:space="0" w:color="auto"/>
                                          </w:divBdr>
                                        </w:div>
                                        <w:div w:id="581569932">
                                          <w:marLeft w:val="640"/>
                                          <w:marRight w:val="0"/>
                                          <w:marTop w:val="0"/>
                                          <w:marBottom w:val="0"/>
                                          <w:divBdr>
                                            <w:top w:val="none" w:sz="0" w:space="0" w:color="auto"/>
                                            <w:left w:val="none" w:sz="0" w:space="0" w:color="auto"/>
                                            <w:bottom w:val="none" w:sz="0" w:space="0" w:color="auto"/>
                                            <w:right w:val="none" w:sz="0" w:space="0" w:color="auto"/>
                                          </w:divBdr>
                                        </w:div>
                                        <w:div w:id="613367426">
                                          <w:marLeft w:val="640"/>
                                          <w:marRight w:val="0"/>
                                          <w:marTop w:val="0"/>
                                          <w:marBottom w:val="0"/>
                                          <w:divBdr>
                                            <w:top w:val="none" w:sz="0" w:space="0" w:color="auto"/>
                                            <w:left w:val="none" w:sz="0" w:space="0" w:color="auto"/>
                                            <w:bottom w:val="none" w:sz="0" w:space="0" w:color="auto"/>
                                            <w:right w:val="none" w:sz="0" w:space="0" w:color="auto"/>
                                          </w:divBdr>
                                        </w:div>
                                        <w:div w:id="678586346">
                                          <w:marLeft w:val="640"/>
                                          <w:marRight w:val="0"/>
                                          <w:marTop w:val="0"/>
                                          <w:marBottom w:val="0"/>
                                          <w:divBdr>
                                            <w:top w:val="none" w:sz="0" w:space="0" w:color="auto"/>
                                            <w:left w:val="none" w:sz="0" w:space="0" w:color="auto"/>
                                            <w:bottom w:val="none" w:sz="0" w:space="0" w:color="auto"/>
                                            <w:right w:val="none" w:sz="0" w:space="0" w:color="auto"/>
                                          </w:divBdr>
                                        </w:div>
                                        <w:div w:id="688020323">
                                          <w:marLeft w:val="640"/>
                                          <w:marRight w:val="0"/>
                                          <w:marTop w:val="0"/>
                                          <w:marBottom w:val="0"/>
                                          <w:divBdr>
                                            <w:top w:val="none" w:sz="0" w:space="0" w:color="auto"/>
                                            <w:left w:val="none" w:sz="0" w:space="0" w:color="auto"/>
                                            <w:bottom w:val="none" w:sz="0" w:space="0" w:color="auto"/>
                                            <w:right w:val="none" w:sz="0" w:space="0" w:color="auto"/>
                                          </w:divBdr>
                                        </w:div>
                                        <w:div w:id="691806444">
                                          <w:marLeft w:val="640"/>
                                          <w:marRight w:val="0"/>
                                          <w:marTop w:val="0"/>
                                          <w:marBottom w:val="0"/>
                                          <w:divBdr>
                                            <w:top w:val="none" w:sz="0" w:space="0" w:color="auto"/>
                                            <w:left w:val="none" w:sz="0" w:space="0" w:color="auto"/>
                                            <w:bottom w:val="none" w:sz="0" w:space="0" w:color="auto"/>
                                            <w:right w:val="none" w:sz="0" w:space="0" w:color="auto"/>
                                          </w:divBdr>
                                        </w:div>
                                        <w:div w:id="738593669">
                                          <w:marLeft w:val="640"/>
                                          <w:marRight w:val="0"/>
                                          <w:marTop w:val="0"/>
                                          <w:marBottom w:val="0"/>
                                          <w:divBdr>
                                            <w:top w:val="none" w:sz="0" w:space="0" w:color="auto"/>
                                            <w:left w:val="none" w:sz="0" w:space="0" w:color="auto"/>
                                            <w:bottom w:val="none" w:sz="0" w:space="0" w:color="auto"/>
                                            <w:right w:val="none" w:sz="0" w:space="0" w:color="auto"/>
                                          </w:divBdr>
                                        </w:div>
                                        <w:div w:id="768549958">
                                          <w:marLeft w:val="640"/>
                                          <w:marRight w:val="0"/>
                                          <w:marTop w:val="0"/>
                                          <w:marBottom w:val="0"/>
                                          <w:divBdr>
                                            <w:top w:val="none" w:sz="0" w:space="0" w:color="auto"/>
                                            <w:left w:val="none" w:sz="0" w:space="0" w:color="auto"/>
                                            <w:bottom w:val="none" w:sz="0" w:space="0" w:color="auto"/>
                                            <w:right w:val="none" w:sz="0" w:space="0" w:color="auto"/>
                                          </w:divBdr>
                                        </w:div>
                                        <w:div w:id="784347570">
                                          <w:marLeft w:val="640"/>
                                          <w:marRight w:val="0"/>
                                          <w:marTop w:val="0"/>
                                          <w:marBottom w:val="0"/>
                                          <w:divBdr>
                                            <w:top w:val="none" w:sz="0" w:space="0" w:color="auto"/>
                                            <w:left w:val="none" w:sz="0" w:space="0" w:color="auto"/>
                                            <w:bottom w:val="none" w:sz="0" w:space="0" w:color="auto"/>
                                            <w:right w:val="none" w:sz="0" w:space="0" w:color="auto"/>
                                          </w:divBdr>
                                        </w:div>
                                        <w:div w:id="799231092">
                                          <w:marLeft w:val="640"/>
                                          <w:marRight w:val="0"/>
                                          <w:marTop w:val="0"/>
                                          <w:marBottom w:val="0"/>
                                          <w:divBdr>
                                            <w:top w:val="none" w:sz="0" w:space="0" w:color="auto"/>
                                            <w:left w:val="none" w:sz="0" w:space="0" w:color="auto"/>
                                            <w:bottom w:val="none" w:sz="0" w:space="0" w:color="auto"/>
                                            <w:right w:val="none" w:sz="0" w:space="0" w:color="auto"/>
                                          </w:divBdr>
                                        </w:div>
                                        <w:div w:id="829173359">
                                          <w:marLeft w:val="640"/>
                                          <w:marRight w:val="0"/>
                                          <w:marTop w:val="0"/>
                                          <w:marBottom w:val="0"/>
                                          <w:divBdr>
                                            <w:top w:val="none" w:sz="0" w:space="0" w:color="auto"/>
                                            <w:left w:val="none" w:sz="0" w:space="0" w:color="auto"/>
                                            <w:bottom w:val="none" w:sz="0" w:space="0" w:color="auto"/>
                                            <w:right w:val="none" w:sz="0" w:space="0" w:color="auto"/>
                                          </w:divBdr>
                                        </w:div>
                                        <w:div w:id="838807241">
                                          <w:marLeft w:val="640"/>
                                          <w:marRight w:val="0"/>
                                          <w:marTop w:val="0"/>
                                          <w:marBottom w:val="0"/>
                                          <w:divBdr>
                                            <w:top w:val="none" w:sz="0" w:space="0" w:color="auto"/>
                                            <w:left w:val="none" w:sz="0" w:space="0" w:color="auto"/>
                                            <w:bottom w:val="none" w:sz="0" w:space="0" w:color="auto"/>
                                            <w:right w:val="none" w:sz="0" w:space="0" w:color="auto"/>
                                          </w:divBdr>
                                        </w:div>
                                        <w:div w:id="886138533">
                                          <w:marLeft w:val="640"/>
                                          <w:marRight w:val="0"/>
                                          <w:marTop w:val="0"/>
                                          <w:marBottom w:val="0"/>
                                          <w:divBdr>
                                            <w:top w:val="none" w:sz="0" w:space="0" w:color="auto"/>
                                            <w:left w:val="none" w:sz="0" w:space="0" w:color="auto"/>
                                            <w:bottom w:val="none" w:sz="0" w:space="0" w:color="auto"/>
                                            <w:right w:val="none" w:sz="0" w:space="0" w:color="auto"/>
                                          </w:divBdr>
                                        </w:div>
                                        <w:div w:id="1008554584">
                                          <w:marLeft w:val="640"/>
                                          <w:marRight w:val="0"/>
                                          <w:marTop w:val="0"/>
                                          <w:marBottom w:val="0"/>
                                          <w:divBdr>
                                            <w:top w:val="none" w:sz="0" w:space="0" w:color="auto"/>
                                            <w:left w:val="none" w:sz="0" w:space="0" w:color="auto"/>
                                            <w:bottom w:val="none" w:sz="0" w:space="0" w:color="auto"/>
                                            <w:right w:val="none" w:sz="0" w:space="0" w:color="auto"/>
                                          </w:divBdr>
                                        </w:div>
                                        <w:div w:id="1035813008">
                                          <w:marLeft w:val="640"/>
                                          <w:marRight w:val="0"/>
                                          <w:marTop w:val="0"/>
                                          <w:marBottom w:val="0"/>
                                          <w:divBdr>
                                            <w:top w:val="none" w:sz="0" w:space="0" w:color="auto"/>
                                            <w:left w:val="none" w:sz="0" w:space="0" w:color="auto"/>
                                            <w:bottom w:val="none" w:sz="0" w:space="0" w:color="auto"/>
                                            <w:right w:val="none" w:sz="0" w:space="0" w:color="auto"/>
                                          </w:divBdr>
                                        </w:div>
                                        <w:div w:id="1071195935">
                                          <w:marLeft w:val="640"/>
                                          <w:marRight w:val="0"/>
                                          <w:marTop w:val="0"/>
                                          <w:marBottom w:val="0"/>
                                          <w:divBdr>
                                            <w:top w:val="none" w:sz="0" w:space="0" w:color="auto"/>
                                            <w:left w:val="none" w:sz="0" w:space="0" w:color="auto"/>
                                            <w:bottom w:val="none" w:sz="0" w:space="0" w:color="auto"/>
                                            <w:right w:val="none" w:sz="0" w:space="0" w:color="auto"/>
                                          </w:divBdr>
                                        </w:div>
                                        <w:div w:id="1096899102">
                                          <w:marLeft w:val="640"/>
                                          <w:marRight w:val="0"/>
                                          <w:marTop w:val="0"/>
                                          <w:marBottom w:val="0"/>
                                          <w:divBdr>
                                            <w:top w:val="none" w:sz="0" w:space="0" w:color="auto"/>
                                            <w:left w:val="none" w:sz="0" w:space="0" w:color="auto"/>
                                            <w:bottom w:val="none" w:sz="0" w:space="0" w:color="auto"/>
                                            <w:right w:val="none" w:sz="0" w:space="0" w:color="auto"/>
                                          </w:divBdr>
                                        </w:div>
                                        <w:div w:id="1168599305">
                                          <w:marLeft w:val="640"/>
                                          <w:marRight w:val="0"/>
                                          <w:marTop w:val="0"/>
                                          <w:marBottom w:val="0"/>
                                          <w:divBdr>
                                            <w:top w:val="none" w:sz="0" w:space="0" w:color="auto"/>
                                            <w:left w:val="none" w:sz="0" w:space="0" w:color="auto"/>
                                            <w:bottom w:val="none" w:sz="0" w:space="0" w:color="auto"/>
                                            <w:right w:val="none" w:sz="0" w:space="0" w:color="auto"/>
                                          </w:divBdr>
                                        </w:div>
                                        <w:div w:id="1189489658">
                                          <w:marLeft w:val="640"/>
                                          <w:marRight w:val="0"/>
                                          <w:marTop w:val="0"/>
                                          <w:marBottom w:val="0"/>
                                          <w:divBdr>
                                            <w:top w:val="none" w:sz="0" w:space="0" w:color="auto"/>
                                            <w:left w:val="none" w:sz="0" w:space="0" w:color="auto"/>
                                            <w:bottom w:val="none" w:sz="0" w:space="0" w:color="auto"/>
                                            <w:right w:val="none" w:sz="0" w:space="0" w:color="auto"/>
                                          </w:divBdr>
                                        </w:div>
                                        <w:div w:id="1220281717">
                                          <w:marLeft w:val="640"/>
                                          <w:marRight w:val="0"/>
                                          <w:marTop w:val="0"/>
                                          <w:marBottom w:val="0"/>
                                          <w:divBdr>
                                            <w:top w:val="none" w:sz="0" w:space="0" w:color="auto"/>
                                            <w:left w:val="none" w:sz="0" w:space="0" w:color="auto"/>
                                            <w:bottom w:val="none" w:sz="0" w:space="0" w:color="auto"/>
                                            <w:right w:val="none" w:sz="0" w:space="0" w:color="auto"/>
                                          </w:divBdr>
                                        </w:div>
                                        <w:div w:id="1239680804">
                                          <w:marLeft w:val="640"/>
                                          <w:marRight w:val="0"/>
                                          <w:marTop w:val="0"/>
                                          <w:marBottom w:val="0"/>
                                          <w:divBdr>
                                            <w:top w:val="none" w:sz="0" w:space="0" w:color="auto"/>
                                            <w:left w:val="none" w:sz="0" w:space="0" w:color="auto"/>
                                            <w:bottom w:val="none" w:sz="0" w:space="0" w:color="auto"/>
                                            <w:right w:val="none" w:sz="0" w:space="0" w:color="auto"/>
                                          </w:divBdr>
                                        </w:div>
                                        <w:div w:id="1283458452">
                                          <w:marLeft w:val="640"/>
                                          <w:marRight w:val="0"/>
                                          <w:marTop w:val="0"/>
                                          <w:marBottom w:val="0"/>
                                          <w:divBdr>
                                            <w:top w:val="none" w:sz="0" w:space="0" w:color="auto"/>
                                            <w:left w:val="none" w:sz="0" w:space="0" w:color="auto"/>
                                            <w:bottom w:val="none" w:sz="0" w:space="0" w:color="auto"/>
                                            <w:right w:val="none" w:sz="0" w:space="0" w:color="auto"/>
                                          </w:divBdr>
                                        </w:div>
                                        <w:div w:id="1287463687">
                                          <w:marLeft w:val="640"/>
                                          <w:marRight w:val="0"/>
                                          <w:marTop w:val="0"/>
                                          <w:marBottom w:val="0"/>
                                          <w:divBdr>
                                            <w:top w:val="none" w:sz="0" w:space="0" w:color="auto"/>
                                            <w:left w:val="none" w:sz="0" w:space="0" w:color="auto"/>
                                            <w:bottom w:val="none" w:sz="0" w:space="0" w:color="auto"/>
                                            <w:right w:val="none" w:sz="0" w:space="0" w:color="auto"/>
                                          </w:divBdr>
                                        </w:div>
                                        <w:div w:id="1292715002">
                                          <w:marLeft w:val="640"/>
                                          <w:marRight w:val="0"/>
                                          <w:marTop w:val="0"/>
                                          <w:marBottom w:val="0"/>
                                          <w:divBdr>
                                            <w:top w:val="none" w:sz="0" w:space="0" w:color="auto"/>
                                            <w:left w:val="none" w:sz="0" w:space="0" w:color="auto"/>
                                            <w:bottom w:val="none" w:sz="0" w:space="0" w:color="auto"/>
                                            <w:right w:val="none" w:sz="0" w:space="0" w:color="auto"/>
                                          </w:divBdr>
                                        </w:div>
                                        <w:div w:id="1351183651">
                                          <w:marLeft w:val="640"/>
                                          <w:marRight w:val="0"/>
                                          <w:marTop w:val="0"/>
                                          <w:marBottom w:val="0"/>
                                          <w:divBdr>
                                            <w:top w:val="none" w:sz="0" w:space="0" w:color="auto"/>
                                            <w:left w:val="none" w:sz="0" w:space="0" w:color="auto"/>
                                            <w:bottom w:val="none" w:sz="0" w:space="0" w:color="auto"/>
                                            <w:right w:val="none" w:sz="0" w:space="0" w:color="auto"/>
                                          </w:divBdr>
                                        </w:div>
                                        <w:div w:id="1388796919">
                                          <w:marLeft w:val="640"/>
                                          <w:marRight w:val="0"/>
                                          <w:marTop w:val="0"/>
                                          <w:marBottom w:val="0"/>
                                          <w:divBdr>
                                            <w:top w:val="none" w:sz="0" w:space="0" w:color="auto"/>
                                            <w:left w:val="none" w:sz="0" w:space="0" w:color="auto"/>
                                            <w:bottom w:val="none" w:sz="0" w:space="0" w:color="auto"/>
                                            <w:right w:val="none" w:sz="0" w:space="0" w:color="auto"/>
                                          </w:divBdr>
                                        </w:div>
                                        <w:div w:id="1393196841">
                                          <w:marLeft w:val="640"/>
                                          <w:marRight w:val="0"/>
                                          <w:marTop w:val="0"/>
                                          <w:marBottom w:val="0"/>
                                          <w:divBdr>
                                            <w:top w:val="none" w:sz="0" w:space="0" w:color="auto"/>
                                            <w:left w:val="none" w:sz="0" w:space="0" w:color="auto"/>
                                            <w:bottom w:val="none" w:sz="0" w:space="0" w:color="auto"/>
                                            <w:right w:val="none" w:sz="0" w:space="0" w:color="auto"/>
                                          </w:divBdr>
                                        </w:div>
                                        <w:div w:id="1406223275">
                                          <w:marLeft w:val="640"/>
                                          <w:marRight w:val="0"/>
                                          <w:marTop w:val="0"/>
                                          <w:marBottom w:val="0"/>
                                          <w:divBdr>
                                            <w:top w:val="none" w:sz="0" w:space="0" w:color="auto"/>
                                            <w:left w:val="none" w:sz="0" w:space="0" w:color="auto"/>
                                            <w:bottom w:val="none" w:sz="0" w:space="0" w:color="auto"/>
                                            <w:right w:val="none" w:sz="0" w:space="0" w:color="auto"/>
                                          </w:divBdr>
                                        </w:div>
                                        <w:div w:id="1415937720">
                                          <w:marLeft w:val="640"/>
                                          <w:marRight w:val="0"/>
                                          <w:marTop w:val="0"/>
                                          <w:marBottom w:val="0"/>
                                          <w:divBdr>
                                            <w:top w:val="none" w:sz="0" w:space="0" w:color="auto"/>
                                            <w:left w:val="none" w:sz="0" w:space="0" w:color="auto"/>
                                            <w:bottom w:val="none" w:sz="0" w:space="0" w:color="auto"/>
                                            <w:right w:val="none" w:sz="0" w:space="0" w:color="auto"/>
                                          </w:divBdr>
                                        </w:div>
                                        <w:div w:id="1464689089">
                                          <w:marLeft w:val="640"/>
                                          <w:marRight w:val="0"/>
                                          <w:marTop w:val="0"/>
                                          <w:marBottom w:val="0"/>
                                          <w:divBdr>
                                            <w:top w:val="none" w:sz="0" w:space="0" w:color="auto"/>
                                            <w:left w:val="none" w:sz="0" w:space="0" w:color="auto"/>
                                            <w:bottom w:val="none" w:sz="0" w:space="0" w:color="auto"/>
                                            <w:right w:val="none" w:sz="0" w:space="0" w:color="auto"/>
                                          </w:divBdr>
                                        </w:div>
                                        <w:div w:id="1491289061">
                                          <w:marLeft w:val="640"/>
                                          <w:marRight w:val="0"/>
                                          <w:marTop w:val="0"/>
                                          <w:marBottom w:val="0"/>
                                          <w:divBdr>
                                            <w:top w:val="none" w:sz="0" w:space="0" w:color="auto"/>
                                            <w:left w:val="none" w:sz="0" w:space="0" w:color="auto"/>
                                            <w:bottom w:val="none" w:sz="0" w:space="0" w:color="auto"/>
                                            <w:right w:val="none" w:sz="0" w:space="0" w:color="auto"/>
                                          </w:divBdr>
                                        </w:div>
                                        <w:div w:id="1521358916">
                                          <w:marLeft w:val="640"/>
                                          <w:marRight w:val="0"/>
                                          <w:marTop w:val="0"/>
                                          <w:marBottom w:val="0"/>
                                          <w:divBdr>
                                            <w:top w:val="none" w:sz="0" w:space="0" w:color="auto"/>
                                            <w:left w:val="none" w:sz="0" w:space="0" w:color="auto"/>
                                            <w:bottom w:val="none" w:sz="0" w:space="0" w:color="auto"/>
                                            <w:right w:val="none" w:sz="0" w:space="0" w:color="auto"/>
                                          </w:divBdr>
                                        </w:div>
                                        <w:div w:id="1528179912">
                                          <w:marLeft w:val="640"/>
                                          <w:marRight w:val="0"/>
                                          <w:marTop w:val="0"/>
                                          <w:marBottom w:val="0"/>
                                          <w:divBdr>
                                            <w:top w:val="none" w:sz="0" w:space="0" w:color="auto"/>
                                            <w:left w:val="none" w:sz="0" w:space="0" w:color="auto"/>
                                            <w:bottom w:val="none" w:sz="0" w:space="0" w:color="auto"/>
                                            <w:right w:val="none" w:sz="0" w:space="0" w:color="auto"/>
                                          </w:divBdr>
                                        </w:div>
                                        <w:div w:id="1608198714">
                                          <w:marLeft w:val="640"/>
                                          <w:marRight w:val="0"/>
                                          <w:marTop w:val="0"/>
                                          <w:marBottom w:val="0"/>
                                          <w:divBdr>
                                            <w:top w:val="none" w:sz="0" w:space="0" w:color="auto"/>
                                            <w:left w:val="none" w:sz="0" w:space="0" w:color="auto"/>
                                            <w:bottom w:val="none" w:sz="0" w:space="0" w:color="auto"/>
                                            <w:right w:val="none" w:sz="0" w:space="0" w:color="auto"/>
                                          </w:divBdr>
                                        </w:div>
                                        <w:div w:id="1615362806">
                                          <w:marLeft w:val="640"/>
                                          <w:marRight w:val="0"/>
                                          <w:marTop w:val="0"/>
                                          <w:marBottom w:val="0"/>
                                          <w:divBdr>
                                            <w:top w:val="none" w:sz="0" w:space="0" w:color="auto"/>
                                            <w:left w:val="none" w:sz="0" w:space="0" w:color="auto"/>
                                            <w:bottom w:val="none" w:sz="0" w:space="0" w:color="auto"/>
                                            <w:right w:val="none" w:sz="0" w:space="0" w:color="auto"/>
                                          </w:divBdr>
                                        </w:div>
                                        <w:div w:id="1653020978">
                                          <w:marLeft w:val="640"/>
                                          <w:marRight w:val="0"/>
                                          <w:marTop w:val="0"/>
                                          <w:marBottom w:val="0"/>
                                          <w:divBdr>
                                            <w:top w:val="none" w:sz="0" w:space="0" w:color="auto"/>
                                            <w:left w:val="none" w:sz="0" w:space="0" w:color="auto"/>
                                            <w:bottom w:val="none" w:sz="0" w:space="0" w:color="auto"/>
                                            <w:right w:val="none" w:sz="0" w:space="0" w:color="auto"/>
                                          </w:divBdr>
                                        </w:div>
                                        <w:div w:id="1715036975">
                                          <w:marLeft w:val="640"/>
                                          <w:marRight w:val="0"/>
                                          <w:marTop w:val="0"/>
                                          <w:marBottom w:val="0"/>
                                          <w:divBdr>
                                            <w:top w:val="none" w:sz="0" w:space="0" w:color="auto"/>
                                            <w:left w:val="none" w:sz="0" w:space="0" w:color="auto"/>
                                            <w:bottom w:val="none" w:sz="0" w:space="0" w:color="auto"/>
                                            <w:right w:val="none" w:sz="0" w:space="0" w:color="auto"/>
                                          </w:divBdr>
                                        </w:div>
                                        <w:div w:id="1734310704">
                                          <w:marLeft w:val="640"/>
                                          <w:marRight w:val="0"/>
                                          <w:marTop w:val="0"/>
                                          <w:marBottom w:val="0"/>
                                          <w:divBdr>
                                            <w:top w:val="none" w:sz="0" w:space="0" w:color="auto"/>
                                            <w:left w:val="none" w:sz="0" w:space="0" w:color="auto"/>
                                            <w:bottom w:val="none" w:sz="0" w:space="0" w:color="auto"/>
                                            <w:right w:val="none" w:sz="0" w:space="0" w:color="auto"/>
                                          </w:divBdr>
                                        </w:div>
                                        <w:div w:id="1817648108">
                                          <w:marLeft w:val="640"/>
                                          <w:marRight w:val="0"/>
                                          <w:marTop w:val="0"/>
                                          <w:marBottom w:val="0"/>
                                          <w:divBdr>
                                            <w:top w:val="none" w:sz="0" w:space="0" w:color="auto"/>
                                            <w:left w:val="none" w:sz="0" w:space="0" w:color="auto"/>
                                            <w:bottom w:val="none" w:sz="0" w:space="0" w:color="auto"/>
                                            <w:right w:val="none" w:sz="0" w:space="0" w:color="auto"/>
                                          </w:divBdr>
                                        </w:div>
                                        <w:div w:id="1862547246">
                                          <w:marLeft w:val="640"/>
                                          <w:marRight w:val="0"/>
                                          <w:marTop w:val="0"/>
                                          <w:marBottom w:val="0"/>
                                          <w:divBdr>
                                            <w:top w:val="none" w:sz="0" w:space="0" w:color="auto"/>
                                            <w:left w:val="none" w:sz="0" w:space="0" w:color="auto"/>
                                            <w:bottom w:val="none" w:sz="0" w:space="0" w:color="auto"/>
                                            <w:right w:val="none" w:sz="0" w:space="0" w:color="auto"/>
                                          </w:divBdr>
                                        </w:div>
                                        <w:div w:id="1893424524">
                                          <w:marLeft w:val="640"/>
                                          <w:marRight w:val="0"/>
                                          <w:marTop w:val="0"/>
                                          <w:marBottom w:val="0"/>
                                          <w:divBdr>
                                            <w:top w:val="none" w:sz="0" w:space="0" w:color="auto"/>
                                            <w:left w:val="none" w:sz="0" w:space="0" w:color="auto"/>
                                            <w:bottom w:val="none" w:sz="0" w:space="0" w:color="auto"/>
                                            <w:right w:val="none" w:sz="0" w:space="0" w:color="auto"/>
                                          </w:divBdr>
                                        </w:div>
                                        <w:div w:id="2007631273">
                                          <w:marLeft w:val="640"/>
                                          <w:marRight w:val="0"/>
                                          <w:marTop w:val="0"/>
                                          <w:marBottom w:val="0"/>
                                          <w:divBdr>
                                            <w:top w:val="none" w:sz="0" w:space="0" w:color="auto"/>
                                            <w:left w:val="none" w:sz="0" w:space="0" w:color="auto"/>
                                            <w:bottom w:val="none" w:sz="0" w:space="0" w:color="auto"/>
                                            <w:right w:val="none" w:sz="0" w:space="0" w:color="auto"/>
                                          </w:divBdr>
                                        </w:div>
                                        <w:div w:id="2048138442">
                                          <w:marLeft w:val="640"/>
                                          <w:marRight w:val="0"/>
                                          <w:marTop w:val="0"/>
                                          <w:marBottom w:val="0"/>
                                          <w:divBdr>
                                            <w:top w:val="none" w:sz="0" w:space="0" w:color="auto"/>
                                            <w:left w:val="none" w:sz="0" w:space="0" w:color="auto"/>
                                            <w:bottom w:val="none" w:sz="0" w:space="0" w:color="auto"/>
                                            <w:right w:val="none" w:sz="0" w:space="0" w:color="auto"/>
                                          </w:divBdr>
                                        </w:div>
                                        <w:div w:id="2060666917">
                                          <w:marLeft w:val="640"/>
                                          <w:marRight w:val="0"/>
                                          <w:marTop w:val="0"/>
                                          <w:marBottom w:val="0"/>
                                          <w:divBdr>
                                            <w:top w:val="none" w:sz="0" w:space="0" w:color="auto"/>
                                            <w:left w:val="none" w:sz="0" w:space="0" w:color="auto"/>
                                            <w:bottom w:val="none" w:sz="0" w:space="0" w:color="auto"/>
                                            <w:right w:val="none" w:sz="0" w:space="0" w:color="auto"/>
                                          </w:divBdr>
                                        </w:div>
                                        <w:div w:id="212495293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94973407">
                                  <w:marLeft w:val="640"/>
                                  <w:marRight w:val="0"/>
                                  <w:marTop w:val="0"/>
                                  <w:marBottom w:val="0"/>
                                  <w:divBdr>
                                    <w:top w:val="none" w:sz="0" w:space="0" w:color="auto"/>
                                    <w:left w:val="none" w:sz="0" w:space="0" w:color="auto"/>
                                    <w:bottom w:val="none" w:sz="0" w:space="0" w:color="auto"/>
                                    <w:right w:val="none" w:sz="0" w:space="0" w:color="auto"/>
                                  </w:divBdr>
                                </w:div>
                                <w:div w:id="1019937050">
                                  <w:marLeft w:val="640"/>
                                  <w:marRight w:val="0"/>
                                  <w:marTop w:val="0"/>
                                  <w:marBottom w:val="0"/>
                                  <w:divBdr>
                                    <w:top w:val="none" w:sz="0" w:space="0" w:color="auto"/>
                                    <w:left w:val="none" w:sz="0" w:space="0" w:color="auto"/>
                                    <w:bottom w:val="none" w:sz="0" w:space="0" w:color="auto"/>
                                    <w:right w:val="none" w:sz="0" w:space="0" w:color="auto"/>
                                  </w:divBdr>
                                </w:div>
                                <w:div w:id="1100029776">
                                  <w:marLeft w:val="640"/>
                                  <w:marRight w:val="0"/>
                                  <w:marTop w:val="0"/>
                                  <w:marBottom w:val="0"/>
                                  <w:divBdr>
                                    <w:top w:val="none" w:sz="0" w:space="0" w:color="auto"/>
                                    <w:left w:val="none" w:sz="0" w:space="0" w:color="auto"/>
                                    <w:bottom w:val="none" w:sz="0" w:space="0" w:color="auto"/>
                                    <w:right w:val="none" w:sz="0" w:space="0" w:color="auto"/>
                                  </w:divBdr>
                                </w:div>
                                <w:div w:id="1192694697">
                                  <w:marLeft w:val="640"/>
                                  <w:marRight w:val="0"/>
                                  <w:marTop w:val="0"/>
                                  <w:marBottom w:val="0"/>
                                  <w:divBdr>
                                    <w:top w:val="none" w:sz="0" w:space="0" w:color="auto"/>
                                    <w:left w:val="none" w:sz="0" w:space="0" w:color="auto"/>
                                    <w:bottom w:val="none" w:sz="0" w:space="0" w:color="auto"/>
                                    <w:right w:val="none" w:sz="0" w:space="0" w:color="auto"/>
                                  </w:divBdr>
                                </w:div>
                                <w:div w:id="1208881214">
                                  <w:marLeft w:val="640"/>
                                  <w:marRight w:val="0"/>
                                  <w:marTop w:val="0"/>
                                  <w:marBottom w:val="0"/>
                                  <w:divBdr>
                                    <w:top w:val="none" w:sz="0" w:space="0" w:color="auto"/>
                                    <w:left w:val="none" w:sz="0" w:space="0" w:color="auto"/>
                                    <w:bottom w:val="none" w:sz="0" w:space="0" w:color="auto"/>
                                    <w:right w:val="none" w:sz="0" w:space="0" w:color="auto"/>
                                  </w:divBdr>
                                </w:div>
                                <w:div w:id="1291783542">
                                  <w:marLeft w:val="640"/>
                                  <w:marRight w:val="0"/>
                                  <w:marTop w:val="0"/>
                                  <w:marBottom w:val="0"/>
                                  <w:divBdr>
                                    <w:top w:val="none" w:sz="0" w:space="0" w:color="auto"/>
                                    <w:left w:val="none" w:sz="0" w:space="0" w:color="auto"/>
                                    <w:bottom w:val="none" w:sz="0" w:space="0" w:color="auto"/>
                                    <w:right w:val="none" w:sz="0" w:space="0" w:color="auto"/>
                                  </w:divBdr>
                                </w:div>
                                <w:div w:id="1328170016">
                                  <w:marLeft w:val="640"/>
                                  <w:marRight w:val="0"/>
                                  <w:marTop w:val="0"/>
                                  <w:marBottom w:val="0"/>
                                  <w:divBdr>
                                    <w:top w:val="none" w:sz="0" w:space="0" w:color="auto"/>
                                    <w:left w:val="none" w:sz="0" w:space="0" w:color="auto"/>
                                    <w:bottom w:val="none" w:sz="0" w:space="0" w:color="auto"/>
                                    <w:right w:val="none" w:sz="0" w:space="0" w:color="auto"/>
                                  </w:divBdr>
                                </w:div>
                                <w:div w:id="1368947583">
                                  <w:marLeft w:val="640"/>
                                  <w:marRight w:val="0"/>
                                  <w:marTop w:val="0"/>
                                  <w:marBottom w:val="0"/>
                                  <w:divBdr>
                                    <w:top w:val="none" w:sz="0" w:space="0" w:color="auto"/>
                                    <w:left w:val="none" w:sz="0" w:space="0" w:color="auto"/>
                                    <w:bottom w:val="none" w:sz="0" w:space="0" w:color="auto"/>
                                    <w:right w:val="none" w:sz="0" w:space="0" w:color="auto"/>
                                  </w:divBdr>
                                </w:div>
                                <w:div w:id="1520585029">
                                  <w:marLeft w:val="640"/>
                                  <w:marRight w:val="0"/>
                                  <w:marTop w:val="0"/>
                                  <w:marBottom w:val="0"/>
                                  <w:divBdr>
                                    <w:top w:val="none" w:sz="0" w:space="0" w:color="auto"/>
                                    <w:left w:val="none" w:sz="0" w:space="0" w:color="auto"/>
                                    <w:bottom w:val="none" w:sz="0" w:space="0" w:color="auto"/>
                                    <w:right w:val="none" w:sz="0" w:space="0" w:color="auto"/>
                                  </w:divBdr>
                                </w:div>
                                <w:div w:id="1550218583">
                                  <w:marLeft w:val="640"/>
                                  <w:marRight w:val="0"/>
                                  <w:marTop w:val="0"/>
                                  <w:marBottom w:val="0"/>
                                  <w:divBdr>
                                    <w:top w:val="none" w:sz="0" w:space="0" w:color="auto"/>
                                    <w:left w:val="none" w:sz="0" w:space="0" w:color="auto"/>
                                    <w:bottom w:val="none" w:sz="0" w:space="0" w:color="auto"/>
                                    <w:right w:val="none" w:sz="0" w:space="0" w:color="auto"/>
                                  </w:divBdr>
                                </w:div>
                                <w:div w:id="1625962821">
                                  <w:marLeft w:val="640"/>
                                  <w:marRight w:val="0"/>
                                  <w:marTop w:val="0"/>
                                  <w:marBottom w:val="0"/>
                                  <w:divBdr>
                                    <w:top w:val="none" w:sz="0" w:space="0" w:color="auto"/>
                                    <w:left w:val="none" w:sz="0" w:space="0" w:color="auto"/>
                                    <w:bottom w:val="none" w:sz="0" w:space="0" w:color="auto"/>
                                    <w:right w:val="none" w:sz="0" w:space="0" w:color="auto"/>
                                  </w:divBdr>
                                </w:div>
                                <w:div w:id="1701322197">
                                  <w:marLeft w:val="640"/>
                                  <w:marRight w:val="0"/>
                                  <w:marTop w:val="0"/>
                                  <w:marBottom w:val="0"/>
                                  <w:divBdr>
                                    <w:top w:val="none" w:sz="0" w:space="0" w:color="auto"/>
                                    <w:left w:val="none" w:sz="0" w:space="0" w:color="auto"/>
                                    <w:bottom w:val="none" w:sz="0" w:space="0" w:color="auto"/>
                                    <w:right w:val="none" w:sz="0" w:space="0" w:color="auto"/>
                                  </w:divBdr>
                                </w:div>
                                <w:div w:id="1833250979">
                                  <w:marLeft w:val="640"/>
                                  <w:marRight w:val="0"/>
                                  <w:marTop w:val="0"/>
                                  <w:marBottom w:val="0"/>
                                  <w:divBdr>
                                    <w:top w:val="none" w:sz="0" w:space="0" w:color="auto"/>
                                    <w:left w:val="none" w:sz="0" w:space="0" w:color="auto"/>
                                    <w:bottom w:val="none" w:sz="0" w:space="0" w:color="auto"/>
                                    <w:right w:val="none" w:sz="0" w:space="0" w:color="auto"/>
                                  </w:divBdr>
                                </w:div>
                                <w:div w:id="1860116209">
                                  <w:marLeft w:val="640"/>
                                  <w:marRight w:val="0"/>
                                  <w:marTop w:val="0"/>
                                  <w:marBottom w:val="0"/>
                                  <w:divBdr>
                                    <w:top w:val="none" w:sz="0" w:space="0" w:color="auto"/>
                                    <w:left w:val="none" w:sz="0" w:space="0" w:color="auto"/>
                                    <w:bottom w:val="none" w:sz="0" w:space="0" w:color="auto"/>
                                    <w:right w:val="none" w:sz="0" w:space="0" w:color="auto"/>
                                  </w:divBdr>
                                </w:div>
                                <w:div w:id="1879853847">
                                  <w:marLeft w:val="640"/>
                                  <w:marRight w:val="0"/>
                                  <w:marTop w:val="0"/>
                                  <w:marBottom w:val="0"/>
                                  <w:divBdr>
                                    <w:top w:val="none" w:sz="0" w:space="0" w:color="auto"/>
                                    <w:left w:val="none" w:sz="0" w:space="0" w:color="auto"/>
                                    <w:bottom w:val="none" w:sz="0" w:space="0" w:color="auto"/>
                                    <w:right w:val="none" w:sz="0" w:space="0" w:color="auto"/>
                                  </w:divBdr>
                                </w:div>
                                <w:div w:id="1979534630">
                                  <w:marLeft w:val="640"/>
                                  <w:marRight w:val="0"/>
                                  <w:marTop w:val="0"/>
                                  <w:marBottom w:val="0"/>
                                  <w:divBdr>
                                    <w:top w:val="none" w:sz="0" w:space="0" w:color="auto"/>
                                    <w:left w:val="none" w:sz="0" w:space="0" w:color="auto"/>
                                    <w:bottom w:val="none" w:sz="0" w:space="0" w:color="auto"/>
                                    <w:right w:val="none" w:sz="0" w:space="0" w:color="auto"/>
                                  </w:divBdr>
                                </w:div>
                                <w:div w:id="1990473352">
                                  <w:marLeft w:val="640"/>
                                  <w:marRight w:val="0"/>
                                  <w:marTop w:val="0"/>
                                  <w:marBottom w:val="0"/>
                                  <w:divBdr>
                                    <w:top w:val="none" w:sz="0" w:space="0" w:color="auto"/>
                                    <w:left w:val="none" w:sz="0" w:space="0" w:color="auto"/>
                                    <w:bottom w:val="none" w:sz="0" w:space="0" w:color="auto"/>
                                    <w:right w:val="none" w:sz="0" w:space="0" w:color="auto"/>
                                  </w:divBdr>
                                </w:div>
                                <w:div w:id="2004432877">
                                  <w:marLeft w:val="640"/>
                                  <w:marRight w:val="0"/>
                                  <w:marTop w:val="0"/>
                                  <w:marBottom w:val="0"/>
                                  <w:divBdr>
                                    <w:top w:val="none" w:sz="0" w:space="0" w:color="auto"/>
                                    <w:left w:val="none" w:sz="0" w:space="0" w:color="auto"/>
                                    <w:bottom w:val="none" w:sz="0" w:space="0" w:color="auto"/>
                                    <w:right w:val="none" w:sz="0" w:space="0" w:color="auto"/>
                                  </w:divBdr>
                                </w:div>
                                <w:div w:id="2033532351">
                                  <w:marLeft w:val="640"/>
                                  <w:marRight w:val="0"/>
                                  <w:marTop w:val="0"/>
                                  <w:marBottom w:val="0"/>
                                  <w:divBdr>
                                    <w:top w:val="none" w:sz="0" w:space="0" w:color="auto"/>
                                    <w:left w:val="none" w:sz="0" w:space="0" w:color="auto"/>
                                    <w:bottom w:val="none" w:sz="0" w:space="0" w:color="auto"/>
                                    <w:right w:val="none" w:sz="0" w:space="0" w:color="auto"/>
                                  </w:divBdr>
                                </w:div>
                                <w:div w:id="2084598505">
                                  <w:marLeft w:val="640"/>
                                  <w:marRight w:val="0"/>
                                  <w:marTop w:val="0"/>
                                  <w:marBottom w:val="0"/>
                                  <w:divBdr>
                                    <w:top w:val="none" w:sz="0" w:space="0" w:color="auto"/>
                                    <w:left w:val="none" w:sz="0" w:space="0" w:color="auto"/>
                                    <w:bottom w:val="none" w:sz="0" w:space="0" w:color="auto"/>
                                    <w:right w:val="none" w:sz="0" w:space="0" w:color="auto"/>
                                  </w:divBdr>
                                </w:div>
                                <w:div w:id="2111974456">
                                  <w:marLeft w:val="640"/>
                                  <w:marRight w:val="0"/>
                                  <w:marTop w:val="0"/>
                                  <w:marBottom w:val="0"/>
                                  <w:divBdr>
                                    <w:top w:val="none" w:sz="0" w:space="0" w:color="auto"/>
                                    <w:left w:val="none" w:sz="0" w:space="0" w:color="auto"/>
                                    <w:bottom w:val="none" w:sz="0" w:space="0" w:color="auto"/>
                                    <w:right w:val="none" w:sz="0" w:space="0" w:color="auto"/>
                                  </w:divBdr>
                                </w:div>
                                <w:div w:id="2118672751">
                                  <w:marLeft w:val="640"/>
                                  <w:marRight w:val="0"/>
                                  <w:marTop w:val="0"/>
                                  <w:marBottom w:val="0"/>
                                  <w:divBdr>
                                    <w:top w:val="none" w:sz="0" w:space="0" w:color="auto"/>
                                    <w:left w:val="none" w:sz="0" w:space="0" w:color="auto"/>
                                    <w:bottom w:val="none" w:sz="0" w:space="0" w:color="auto"/>
                                    <w:right w:val="none" w:sz="0" w:space="0" w:color="auto"/>
                                  </w:divBdr>
                                </w:div>
                                <w:div w:id="2123110724">
                                  <w:marLeft w:val="640"/>
                                  <w:marRight w:val="0"/>
                                  <w:marTop w:val="0"/>
                                  <w:marBottom w:val="0"/>
                                  <w:divBdr>
                                    <w:top w:val="none" w:sz="0" w:space="0" w:color="auto"/>
                                    <w:left w:val="none" w:sz="0" w:space="0" w:color="auto"/>
                                    <w:bottom w:val="none" w:sz="0" w:space="0" w:color="auto"/>
                                    <w:right w:val="none" w:sz="0" w:space="0" w:color="auto"/>
                                  </w:divBdr>
                                </w:div>
                              </w:divsChild>
                            </w:div>
                            <w:div w:id="2134134274">
                              <w:marLeft w:val="0"/>
                              <w:marRight w:val="0"/>
                              <w:marTop w:val="0"/>
                              <w:marBottom w:val="0"/>
                              <w:divBdr>
                                <w:top w:val="none" w:sz="0" w:space="0" w:color="auto"/>
                                <w:left w:val="none" w:sz="0" w:space="0" w:color="auto"/>
                                <w:bottom w:val="none" w:sz="0" w:space="0" w:color="auto"/>
                                <w:right w:val="none" w:sz="0" w:space="0" w:color="auto"/>
                              </w:divBdr>
                              <w:divsChild>
                                <w:div w:id="55512282">
                                  <w:marLeft w:val="640"/>
                                  <w:marRight w:val="0"/>
                                  <w:marTop w:val="0"/>
                                  <w:marBottom w:val="0"/>
                                  <w:divBdr>
                                    <w:top w:val="none" w:sz="0" w:space="0" w:color="auto"/>
                                    <w:left w:val="none" w:sz="0" w:space="0" w:color="auto"/>
                                    <w:bottom w:val="none" w:sz="0" w:space="0" w:color="auto"/>
                                    <w:right w:val="none" w:sz="0" w:space="0" w:color="auto"/>
                                  </w:divBdr>
                                </w:div>
                                <w:div w:id="81033516">
                                  <w:marLeft w:val="640"/>
                                  <w:marRight w:val="0"/>
                                  <w:marTop w:val="0"/>
                                  <w:marBottom w:val="0"/>
                                  <w:divBdr>
                                    <w:top w:val="none" w:sz="0" w:space="0" w:color="auto"/>
                                    <w:left w:val="none" w:sz="0" w:space="0" w:color="auto"/>
                                    <w:bottom w:val="none" w:sz="0" w:space="0" w:color="auto"/>
                                    <w:right w:val="none" w:sz="0" w:space="0" w:color="auto"/>
                                  </w:divBdr>
                                </w:div>
                                <w:div w:id="135530978">
                                  <w:marLeft w:val="640"/>
                                  <w:marRight w:val="0"/>
                                  <w:marTop w:val="0"/>
                                  <w:marBottom w:val="0"/>
                                  <w:divBdr>
                                    <w:top w:val="none" w:sz="0" w:space="0" w:color="auto"/>
                                    <w:left w:val="none" w:sz="0" w:space="0" w:color="auto"/>
                                    <w:bottom w:val="none" w:sz="0" w:space="0" w:color="auto"/>
                                    <w:right w:val="none" w:sz="0" w:space="0" w:color="auto"/>
                                  </w:divBdr>
                                </w:div>
                                <w:div w:id="163866459">
                                  <w:marLeft w:val="640"/>
                                  <w:marRight w:val="0"/>
                                  <w:marTop w:val="0"/>
                                  <w:marBottom w:val="0"/>
                                  <w:divBdr>
                                    <w:top w:val="none" w:sz="0" w:space="0" w:color="auto"/>
                                    <w:left w:val="none" w:sz="0" w:space="0" w:color="auto"/>
                                    <w:bottom w:val="none" w:sz="0" w:space="0" w:color="auto"/>
                                    <w:right w:val="none" w:sz="0" w:space="0" w:color="auto"/>
                                  </w:divBdr>
                                </w:div>
                                <w:div w:id="345833891">
                                  <w:marLeft w:val="640"/>
                                  <w:marRight w:val="0"/>
                                  <w:marTop w:val="0"/>
                                  <w:marBottom w:val="0"/>
                                  <w:divBdr>
                                    <w:top w:val="none" w:sz="0" w:space="0" w:color="auto"/>
                                    <w:left w:val="none" w:sz="0" w:space="0" w:color="auto"/>
                                    <w:bottom w:val="none" w:sz="0" w:space="0" w:color="auto"/>
                                    <w:right w:val="none" w:sz="0" w:space="0" w:color="auto"/>
                                  </w:divBdr>
                                </w:div>
                                <w:div w:id="451099753">
                                  <w:marLeft w:val="640"/>
                                  <w:marRight w:val="0"/>
                                  <w:marTop w:val="0"/>
                                  <w:marBottom w:val="0"/>
                                  <w:divBdr>
                                    <w:top w:val="none" w:sz="0" w:space="0" w:color="auto"/>
                                    <w:left w:val="none" w:sz="0" w:space="0" w:color="auto"/>
                                    <w:bottom w:val="none" w:sz="0" w:space="0" w:color="auto"/>
                                    <w:right w:val="none" w:sz="0" w:space="0" w:color="auto"/>
                                  </w:divBdr>
                                </w:div>
                                <w:div w:id="495149550">
                                  <w:marLeft w:val="640"/>
                                  <w:marRight w:val="0"/>
                                  <w:marTop w:val="0"/>
                                  <w:marBottom w:val="0"/>
                                  <w:divBdr>
                                    <w:top w:val="none" w:sz="0" w:space="0" w:color="auto"/>
                                    <w:left w:val="none" w:sz="0" w:space="0" w:color="auto"/>
                                    <w:bottom w:val="none" w:sz="0" w:space="0" w:color="auto"/>
                                    <w:right w:val="none" w:sz="0" w:space="0" w:color="auto"/>
                                  </w:divBdr>
                                </w:div>
                                <w:div w:id="528034091">
                                  <w:marLeft w:val="640"/>
                                  <w:marRight w:val="0"/>
                                  <w:marTop w:val="0"/>
                                  <w:marBottom w:val="0"/>
                                  <w:divBdr>
                                    <w:top w:val="none" w:sz="0" w:space="0" w:color="auto"/>
                                    <w:left w:val="none" w:sz="0" w:space="0" w:color="auto"/>
                                    <w:bottom w:val="none" w:sz="0" w:space="0" w:color="auto"/>
                                    <w:right w:val="none" w:sz="0" w:space="0" w:color="auto"/>
                                  </w:divBdr>
                                </w:div>
                                <w:div w:id="558395606">
                                  <w:marLeft w:val="640"/>
                                  <w:marRight w:val="0"/>
                                  <w:marTop w:val="0"/>
                                  <w:marBottom w:val="0"/>
                                  <w:divBdr>
                                    <w:top w:val="none" w:sz="0" w:space="0" w:color="auto"/>
                                    <w:left w:val="none" w:sz="0" w:space="0" w:color="auto"/>
                                    <w:bottom w:val="none" w:sz="0" w:space="0" w:color="auto"/>
                                    <w:right w:val="none" w:sz="0" w:space="0" w:color="auto"/>
                                  </w:divBdr>
                                </w:div>
                                <w:div w:id="604654554">
                                  <w:marLeft w:val="640"/>
                                  <w:marRight w:val="0"/>
                                  <w:marTop w:val="0"/>
                                  <w:marBottom w:val="0"/>
                                  <w:divBdr>
                                    <w:top w:val="none" w:sz="0" w:space="0" w:color="auto"/>
                                    <w:left w:val="none" w:sz="0" w:space="0" w:color="auto"/>
                                    <w:bottom w:val="none" w:sz="0" w:space="0" w:color="auto"/>
                                    <w:right w:val="none" w:sz="0" w:space="0" w:color="auto"/>
                                  </w:divBdr>
                                </w:div>
                                <w:div w:id="663895650">
                                  <w:marLeft w:val="640"/>
                                  <w:marRight w:val="0"/>
                                  <w:marTop w:val="0"/>
                                  <w:marBottom w:val="0"/>
                                  <w:divBdr>
                                    <w:top w:val="none" w:sz="0" w:space="0" w:color="auto"/>
                                    <w:left w:val="none" w:sz="0" w:space="0" w:color="auto"/>
                                    <w:bottom w:val="none" w:sz="0" w:space="0" w:color="auto"/>
                                    <w:right w:val="none" w:sz="0" w:space="0" w:color="auto"/>
                                  </w:divBdr>
                                </w:div>
                                <w:div w:id="680930289">
                                  <w:marLeft w:val="640"/>
                                  <w:marRight w:val="0"/>
                                  <w:marTop w:val="0"/>
                                  <w:marBottom w:val="0"/>
                                  <w:divBdr>
                                    <w:top w:val="none" w:sz="0" w:space="0" w:color="auto"/>
                                    <w:left w:val="none" w:sz="0" w:space="0" w:color="auto"/>
                                    <w:bottom w:val="none" w:sz="0" w:space="0" w:color="auto"/>
                                    <w:right w:val="none" w:sz="0" w:space="0" w:color="auto"/>
                                  </w:divBdr>
                                </w:div>
                                <w:div w:id="802768777">
                                  <w:marLeft w:val="640"/>
                                  <w:marRight w:val="0"/>
                                  <w:marTop w:val="0"/>
                                  <w:marBottom w:val="0"/>
                                  <w:divBdr>
                                    <w:top w:val="none" w:sz="0" w:space="0" w:color="auto"/>
                                    <w:left w:val="none" w:sz="0" w:space="0" w:color="auto"/>
                                    <w:bottom w:val="none" w:sz="0" w:space="0" w:color="auto"/>
                                    <w:right w:val="none" w:sz="0" w:space="0" w:color="auto"/>
                                  </w:divBdr>
                                </w:div>
                                <w:div w:id="924728489">
                                  <w:marLeft w:val="640"/>
                                  <w:marRight w:val="0"/>
                                  <w:marTop w:val="0"/>
                                  <w:marBottom w:val="0"/>
                                  <w:divBdr>
                                    <w:top w:val="none" w:sz="0" w:space="0" w:color="auto"/>
                                    <w:left w:val="none" w:sz="0" w:space="0" w:color="auto"/>
                                    <w:bottom w:val="none" w:sz="0" w:space="0" w:color="auto"/>
                                    <w:right w:val="none" w:sz="0" w:space="0" w:color="auto"/>
                                  </w:divBdr>
                                </w:div>
                                <w:div w:id="939332549">
                                  <w:marLeft w:val="640"/>
                                  <w:marRight w:val="0"/>
                                  <w:marTop w:val="0"/>
                                  <w:marBottom w:val="0"/>
                                  <w:divBdr>
                                    <w:top w:val="none" w:sz="0" w:space="0" w:color="auto"/>
                                    <w:left w:val="none" w:sz="0" w:space="0" w:color="auto"/>
                                    <w:bottom w:val="none" w:sz="0" w:space="0" w:color="auto"/>
                                    <w:right w:val="none" w:sz="0" w:space="0" w:color="auto"/>
                                  </w:divBdr>
                                </w:div>
                                <w:div w:id="941649360">
                                  <w:marLeft w:val="640"/>
                                  <w:marRight w:val="0"/>
                                  <w:marTop w:val="0"/>
                                  <w:marBottom w:val="0"/>
                                  <w:divBdr>
                                    <w:top w:val="none" w:sz="0" w:space="0" w:color="auto"/>
                                    <w:left w:val="none" w:sz="0" w:space="0" w:color="auto"/>
                                    <w:bottom w:val="none" w:sz="0" w:space="0" w:color="auto"/>
                                    <w:right w:val="none" w:sz="0" w:space="0" w:color="auto"/>
                                  </w:divBdr>
                                </w:div>
                                <w:div w:id="991132800">
                                  <w:marLeft w:val="640"/>
                                  <w:marRight w:val="0"/>
                                  <w:marTop w:val="0"/>
                                  <w:marBottom w:val="0"/>
                                  <w:divBdr>
                                    <w:top w:val="none" w:sz="0" w:space="0" w:color="auto"/>
                                    <w:left w:val="none" w:sz="0" w:space="0" w:color="auto"/>
                                    <w:bottom w:val="none" w:sz="0" w:space="0" w:color="auto"/>
                                    <w:right w:val="none" w:sz="0" w:space="0" w:color="auto"/>
                                  </w:divBdr>
                                </w:div>
                                <w:div w:id="1058944180">
                                  <w:marLeft w:val="640"/>
                                  <w:marRight w:val="0"/>
                                  <w:marTop w:val="0"/>
                                  <w:marBottom w:val="0"/>
                                  <w:divBdr>
                                    <w:top w:val="none" w:sz="0" w:space="0" w:color="auto"/>
                                    <w:left w:val="none" w:sz="0" w:space="0" w:color="auto"/>
                                    <w:bottom w:val="none" w:sz="0" w:space="0" w:color="auto"/>
                                    <w:right w:val="none" w:sz="0" w:space="0" w:color="auto"/>
                                  </w:divBdr>
                                </w:div>
                                <w:div w:id="1119881737">
                                  <w:marLeft w:val="640"/>
                                  <w:marRight w:val="0"/>
                                  <w:marTop w:val="0"/>
                                  <w:marBottom w:val="0"/>
                                  <w:divBdr>
                                    <w:top w:val="none" w:sz="0" w:space="0" w:color="auto"/>
                                    <w:left w:val="none" w:sz="0" w:space="0" w:color="auto"/>
                                    <w:bottom w:val="none" w:sz="0" w:space="0" w:color="auto"/>
                                    <w:right w:val="none" w:sz="0" w:space="0" w:color="auto"/>
                                  </w:divBdr>
                                </w:div>
                                <w:div w:id="1126046668">
                                  <w:marLeft w:val="640"/>
                                  <w:marRight w:val="0"/>
                                  <w:marTop w:val="0"/>
                                  <w:marBottom w:val="0"/>
                                  <w:divBdr>
                                    <w:top w:val="none" w:sz="0" w:space="0" w:color="auto"/>
                                    <w:left w:val="none" w:sz="0" w:space="0" w:color="auto"/>
                                    <w:bottom w:val="none" w:sz="0" w:space="0" w:color="auto"/>
                                    <w:right w:val="none" w:sz="0" w:space="0" w:color="auto"/>
                                  </w:divBdr>
                                </w:div>
                                <w:div w:id="1137185882">
                                  <w:marLeft w:val="640"/>
                                  <w:marRight w:val="0"/>
                                  <w:marTop w:val="0"/>
                                  <w:marBottom w:val="0"/>
                                  <w:divBdr>
                                    <w:top w:val="none" w:sz="0" w:space="0" w:color="auto"/>
                                    <w:left w:val="none" w:sz="0" w:space="0" w:color="auto"/>
                                    <w:bottom w:val="none" w:sz="0" w:space="0" w:color="auto"/>
                                    <w:right w:val="none" w:sz="0" w:space="0" w:color="auto"/>
                                  </w:divBdr>
                                </w:div>
                                <w:div w:id="1204824382">
                                  <w:marLeft w:val="640"/>
                                  <w:marRight w:val="0"/>
                                  <w:marTop w:val="0"/>
                                  <w:marBottom w:val="0"/>
                                  <w:divBdr>
                                    <w:top w:val="none" w:sz="0" w:space="0" w:color="auto"/>
                                    <w:left w:val="none" w:sz="0" w:space="0" w:color="auto"/>
                                    <w:bottom w:val="none" w:sz="0" w:space="0" w:color="auto"/>
                                    <w:right w:val="none" w:sz="0" w:space="0" w:color="auto"/>
                                  </w:divBdr>
                                </w:div>
                                <w:div w:id="1268729022">
                                  <w:marLeft w:val="640"/>
                                  <w:marRight w:val="0"/>
                                  <w:marTop w:val="0"/>
                                  <w:marBottom w:val="0"/>
                                  <w:divBdr>
                                    <w:top w:val="none" w:sz="0" w:space="0" w:color="auto"/>
                                    <w:left w:val="none" w:sz="0" w:space="0" w:color="auto"/>
                                    <w:bottom w:val="none" w:sz="0" w:space="0" w:color="auto"/>
                                    <w:right w:val="none" w:sz="0" w:space="0" w:color="auto"/>
                                  </w:divBdr>
                                </w:div>
                                <w:div w:id="1329822897">
                                  <w:marLeft w:val="640"/>
                                  <w:marRight w:val="0"/>
                                  <w:marTop w:val="0"/>
                                  <w:marBottom w:val="0"/>
                                  <w:divBdr>
                                    <w:top w:val="none" w:sz="0" w:space="0" w:color="auto"/>
                                    <w:left w:val="none" w:sz="0" w:space="0" w:color="auto"/>
                                    <w:bottom w:val="none" w:sz="0" w:space="0" w:color="auto"/>
                                    <w:right w:val="none" w:sz="0" w:space="0" w:color="auto"/>
                                  </w:divBdr>
                                </w:div>
                                <w:div w:id="1440757217">
                                  <w:marLeft w:val="640"/>
                                  <w:marRight w:val="0"/>
                                  <w:marTop w:val="0"/>
                                  <w:marBottom w:val="0"/>
                                  <w:divBdr>
                                    <w:top w:val="none" w:sz="0" w:space="0" w:color="auto"/>
                                    <w:left w:val="none" w:sz="0" w:space="0" w:color="auto"/>
                                    <w:bottom w:val="none" w:sz="0" w:space="0" w:color="auto"/>
                                    <w:right w:val="none" w:sz="0" w:space="0" w:color="auto"/>
                                  </w:divBdr>
                                </w:div>
                                <w:div w:id="1524980321">
                                  <w:marLeft w:val="640"/>
                                  <w:marRight w:val="0"/>
                                  <w:marTop w:val="0"/>
                                  <w:marBottom w:val="0"/>
                                  <w:divBdr>
                                    <w:top w:val="none" w:sz="0" w:space="0" w:color="auto"/>
                                    <w:left w:val="none" w:sz="0" w:space="0" w:color="auto"/>
                                    <w:bottom w:val="none" w:sz="0" w:space="0" w:color="auto"/>
                                    <w:right w:val="none" w:sz="0" w:space="0" w:color="auto"/>
                                  </w:divBdr>
                                </w:div>
                                <w:div w:id="1546720489">
                                  <w:marLeft w:val="640"/>
                                  <w:marRight w:val="0"/>
                                  <w:marTop w:val="0"/>
                                  <w:marBottom w:val="0"/>
                                  <w:divBdr>
                                    <w:top w:val="none" w:sz="0" w:space="0" w:color="auto"/>
                                    <w:left w:val="none" w:sz="0" w:space="0" w:color="auto"/>
                                    <w:bottom w:val="none" w:sz="0" w:space="0" w:color="auto"/>
                                    <w:right w:val="none" w:sz="0" w:space="0" w:color="auto"/>
                                  </w:divBdr>
                                </w:div>
                                <w:div w:id="1736590944">
                                  <w:marLeft w:val="640"/>
                                  <w:marRight w:val="0"/>
                                  <w:marTop w:val="0"/>
                                  <w:marBottom w:val="0"/>
                                  <w:divBdr>
                                    <w:top w:val="none" w:sz="0" w:space="0" w:color="auto"/>
                                    <w:left w:val="none" w:sz="0" w:space="0" w:color="auto"/>
                                    <w:bottom w:val="none" w:sz="0" w:space="0" w:color="auto"/>
                                    <w:right w:val="none" w:sz="0" w:space="0" w:color="auto"/>
                                  </w:divBdr>
                                </w:div>
                                <w:div w:id="1751922548">
                                  <w:marLeft w:val="640"/>
                                  <w:marRight w:val="0"/>
                                  <w:marTop w:val="0"/>
                                  <w:marBottom w:val="0"/>
                                  <w:divBdr>
                                    <w:top w:val="none" w:sz="0" w:space="0" w:color="auto"/>
                                    <w:left w:val="none" w:sz="0" w:space="0" w:color="auto"/>
                                    <w:bottom w:val="none" w:sz="0" w:space="0" w:color="auto"/>
                                    <w:right w:val="none" w:sz="0" w:space="0" w:color="auto"/>
                                  </w:divBdr>
                                </w:div>
                                <w:div w:id="1752239667">
                                  <w:marLeft w:val="640"/>
                                  <w:marRight w:val="0"/>
                                  <w:marTop w:val="0"/>
                                  <w:marBottom w:val="0"/>
                                  <w:divBdr>
                                    <w:top w:val="none" w:sz="0" w:space="0" w:color="auto"/>
                                    <w:left w:val="none" w:sz="0" w:space="0" w:color="auto"/>
                                    <w:bottom w:val="none" w:sz="0" w:space="0" w:color="auto"/>
                                    <w:right w:val="none" w:sz="0" w:space="0" w:color="auto"/>
                                  </w:divBdr>
                                </w:div>
                                <w:div w:id="1797485833">
                                  <w:marLeft w:val="640"/>
                                  <w:marRight w:val="0"/>
                                  <w:marTop w:val="0"/>
                                  <w:marBottom w:val="0"/>
                                  <w:divBdr>
                                    <w:top w:val="none" w:sz="0" w:space="0" w:color="auto"/>
                                    <w:left w:val="none" w:sz="0" w:space="0" w:color="auto"/>
                                    <w:bottom w:val="none" w:sz="0" w:space="0" w:color="auto"/>
                                    <w:right w:val="none" w:sz="0" w:space="0" w:color="auto"/>
                                  </w:divBdr>
                                </w:div>
                                <w:div w:id="1806973368">
                                  <w:marLeft w:val="640"/>
                                  <w:marRight w:val="0"/>
                                  <w:marTop w:val="0"/>
                                  <w:marBottom w:val="0"/>
                                  <w:divBdr>
                                    <w:top w:val="none" w:sz="0" w:space="0" w:color="auto"/>
                                    <w:left w:val="none" w:sz="0" w:space="0" w:color="auto"/>
                                    <w:bottom w:val="none" w:sz="0" w:space="0" w:color="auto"/>
                                    <w:right w:val="none" w:sz="0" w:space="0" w:color="auto"/>
                                  </w:divBdr>
                                </w:div>
                                <w:div w:id="1809013958">
                                  <w:marLeft w:val="640"/>
                                  <w:marRight w:val="0"/>
                                  <w:marTop w:val="0"/>
                                  <w:marBottom w:val="0"/>
                                  <w:divBdr>
                                    <w:top w:val="none" w:sz="0" w:space="0" w:color="auto"/>
                                    <w:left w:val="none" w:sz="0" w:space="0" w:color="auto"/>
                                    <w:bottom w:val="none" w:sz="0" w:space="0" w:color="auto"/>
                                    <w:right w:val="none" w:sz="0" w:space="0" w:color="auto"/>
                                  </w:divBdr>
                                </w:div>
                                <w:div w:id="1825580630">
                                  <w:marLeft w:val="640"/>
                                  <w:marRight w:val="0"/>
                                  <w:marTop w:val="0"/>
                                  <w:marBottom w:val="0"/>
                                  <w:divBdr>
                                    <w:top w:val="none" w:sz="0" w:space="0" w:color="auto"/>
                                    <w:left w:val="none" w:sz="0" w:space="0" w:color="auto"/>
                                    <w:bottom w:val="none" w:sz="0" w:space="0" w:color="auto"/>
                                    <w:right w:val="none" w:sz="0" w:space="0" w:color="auto"/>
                                  </w:divBdr>
                                </w:div>
                                <w:div w:id="1871919652">
                                  <w:marLeft w:val="640"/>
                                  <w:marRight w:val="0"/>
                                  <w:marTop w:val="0"/>
                                  <w:marBottom w:val="0"/>
                                  <w:divBdr>
                                    <w:top w:val="none" w:sz="0" w:space="0" w:color="auto"/>
                                    <w:left w:val="none" w:sz="0" w:space="0" w:color="auto"/>
                                    <w:bottom w:val="none" w:sz="0" w:space="0" w:color="auto"/>
                                    <w:right w:val="none" w:sz="0" w:space="0" w:color="auto"/>
                                  </w:divBdr>
                                </w:div>
                                <w:div w:id="1873759298">
                                  <w:marLeft w:val="640"/>
                                  <w:marRight w:val="0"/>
                                  <w:marTop w:val="0"/>
                                  <w:marBottom w:val="0"/>
                                  <w:divBdr>
                                    <w:top w:val="none" w:sz="0" w:space="0" w:color="auto"/>
                                    <w:left w:val="none" w:sz="0" w:space="0" w:color="auto"/>
                                    <w:bottom w:val="none" w:sz="0" w:space="0" w:color="auto"/>
                                    <w:right w:val="none" w:sz="0" w:space="0" w:color="auto"/>
                                  </w:divBdr>
                                </w:div>
                                <w:div w:id="1875848606">
                                  <w:marLeft w:val="640"/>
                                  <w:marRight w:val="0"/>
                                  <w:marTop w:val="0"/>
                                  <w:marBottom w:val="0"/>
                                  <w:divBdr>
                                    <w:top w:val="none" w:sz="0" w:space="0" w:color="auto"/>
                                    <w:left w:val="none" w:sz="0" w:space="0" w:color="auto"/>
                                    <w:bottom w:val="none" w:sz="0" w:space="0" w:color="auto"/>
                                    <w:right w:val="none" w:sz="0" w:space="0" w:color="auto"/>
                                  </w:divBdr>
                                </w:div>
                                <w:div w:id="1879052598">
                                  <w:marLeft w:val="640"/>
                                  <w:marRight w:val="0"/>
                                  <w:marTop w:val="0"/>
                                  <w:marBottom w:val="0"/>
                                  <w:divBdr>
                                    <w:top w:val="none" w:sz="0" w:space="0" w:color="auto"/>
                                    <w:left w:val="none" w:sz="0" w:space="0" w:color="auto"/>
                                    <w:bottom w:val="none" w:sz="0" w:space="0" w:color="auto"/>
                                    <w:right w:val="none" w:sz="0" w:space="0" w:color="auto"/>
                                  </w:divBdr>
                                </w:div>
                                <w:div w:id="1981956591">
                                  <w:marLeft w:val="640"/>
                                  <w:marRight w:val="0"/>
                                  <w:marTop w:val="0"/>
                                  <w:marBottom w:val="0"/>
                                  <w:divBdr>
                                    <w:top w:val="none" w:sz="0" w:space="0" w:color="auto"/>
                                    <w:left w:val="none" w:sz="0" w:space="0" w:color="auto"/>
                                    <w:bottom w:val="none" w:sz="0" w:space="0" w:color="auto"/>
                                    <w:right w:val="none" w:sz="0" w:space="0" w:color="auto"/>
                                  </w:divBdr>
                                </w:div>
                                <w:div w:id="1990743350">
                                  <w:marLeft w:val="640"/>
                                  <w:marRight w:val="0"/>
                                  <w:marTop w:val="0"/>
                                  <w:marBottom w:val="0"/>
                                  <w:divBdr>
                                    <w:top w:val="none" w:sz="0" w:space="0" w:color="auto"/>
                                    <w:left w:val="none" w:sz="0" w:space="0" w:color="auto"/>
                                    <w:bottom w:val="none" w:sz="0" w:space="0" w:color="auto"/>
                                    <w:right w:val="none" w:sz="0" w:space="0" w:color="auto"/>
                                  </w:divBdr>
                                </w:div>
                                <w:div w:id="2042583616">
                                  <w:marLeft w:val="640"/>
                                  <w:marRight w:val="0"/>
                                  <w:marTop w:val="0"/>
                                  <w:marBottom w:val="0"/>
                                  <w:divBdr>
                                    <w:top w:val="none" w:sz="0" w:space="0" w:color="auto"/>
                                    <w:left w:val="none" w:sz="0" w:space="0" w:color="auto"/>
                                    <w:bottom w:val="none" w:sz="0" w:space="0" w:color="auto"/>
                                    <w:right w:val="none" w:sz="0" w:space="0" w:color="auto"/>
                                  </w:divBdr>
                                </w:div>
                              </w:divsChild>
                            </w:div>
                            <w:div w:id="2140882099">
                              <w:marLeft w:val="0"/>
                              <w:marRight w:val="0"/>
                              <w:marTop w:val="0"/>
                              <w:marBottom w:val="0"/>
                              <w:divBdr>
                                <w:top w:val="none" w:sz="0" w:space="0" w:color="auto"/>
                                <w:left w:val="none" w:sz="0" w:space="0" w:color="auto"/>
                                <w:bottom w:val="none" w:sz="0" w:space="0" w:color="auto"/>
                                <w:right w:val="none" w:sz="0" w:space="0" w:color="auto"/>
                              </w:divBdr>
                              <w:divsChild>
                                <w:div w:id="29186885">
                                  <w:marLeft w:val="640"/>
                                  <w:marRight w:val="0"/>
                                  <w:marTop w:val="0"/>
                                  <w:marBottom w:val="0"/>
                                  <w:divBdr>
                                    <w:top w:val="none" w:sz="0" w:space="0" w:color="auto"/>
                                    <w:left w:val="none" w:sz="0" w:space="0" w:color="auto"/>
                                    <w:bottom w:val="none" w:sz="0" w:space="0" w:color="auto"/>
                                    <w:right w:val="none" w:sz="0" w:space="0" w:color="auto"/>
                                  </w:divBdr>
                                </w:div>
                                <w:div w:id="74673732">
                                  <w:marLeft w:val="640"/>
                                  <w:marRight w:val="0"/>
                                  <w:marTop w:val="0"/>
                                  <w:marBottom w:val="0"/>
                                  <w:divBdr>
                                    <w:top w:val="none" w:sz="0" w:space="0" w:color="auto"/>
                                    <w:left w:val="none" w:sz="0" w:space="0" w:color="auto"/>
                                    <w:bottom w:val="none" w:sz="0" w:space="0" w:color="auto"/>
                                    <w:right w:val="none" w:sz="0" w:space="0" w:color="auto"/>
                                  </w:divBdr>
                                </w:div>
                                <w:div w:id="107436292">
                                  <w:marLeft w:val="640"/>
                                  <w:marRight w:val="0"/>
                                  <w:marTop w:val="0"/>
                                  <w:marBottom w:val="0"/>
                                  <w:divBdr>
                                    <w:top w:val="none" w:sz="0" w:space="0" w:color="auto"/>
                                    <w:left w:val="none" w:sz="0" w:space="0" w:color="auto"/>
                                    <w:bottom w:val="none" w:sz="0" w:space="0" w:color="auto"/>
                                    <w:right w:val="none" w:sz="0" w:space="0" w:color="auto"/>
                                  </w:divBdr>
                                </w:div>
                                <w:div w:id="138574700">
                                  <w:marLeft w:val="640"/>
                                  <w:marRight w:val="0"/>
                                  <w:marTop w:val="0"/>
                                  <w:marBottom w:val="0"/>
                                  <w:divBdr>
                                    <w:top w:val="none" w:sz="0" w:space="0" w:color="auto"/>
                                    <w:left w:val="none" w:sz="0" w:space="0" w:color="auto"/>
                                    <w:bottom w:val="none" w:sz="0" w:space="0" w:color="auto"/>
                                    <w:right w:val="none" w:sz="0" w:space="0" w:color="auto"/>
                                  </w:divBdr>
                                </w:div>
                                <w:div w:id="204760961">
                                  <w:marLeft w:val="640"/>
                                  <w:marRight w:val="0"/>
                                  <w:marTop w:val="0"/>
                                  <w:marBottom w:val="0"/>
                                  <w:divBdr>
                                    <w:top w:val="none" w:sz="0" w:space="0" w:color="auto"/>
                                    <w:left w:val="none" w:sz="0" w:space="0" w:color="auto"/>
                                    <w:bottom w:val="none" w:sz="0" w:space="0" w:color="auto"/>
                                    <w:right w:val="none" w:sz="0" w:space="0" w:color="auto"/>
                                  </w:divBdr>
                                </w:div>
                                <w:div w:id="295070458">
                                  <w:marLeft w:val="640"/>
                                  <w:marRight w:val="0"/>
                                  <w:marTop w:val="0"/>
                                  <w:marBottom w:val="0"/>
                                  <w:divBdr>
                                    <w:top w:val="none" w:sz="0" w:space="0" w:color="auto"/>
                                    <w:left w:val="none" w:sz="0" w:space="0" w:color="auto"/>
                                    <w:bottom w:val="none" w:sz="0" w:space="0" w:color="auto"/>
                                    <w:right w:val="none" w:sz="0" w:space="0" w:color="auto"/>
                                  </w:divBdr>
                                </w:div>
                                <w:div w:id="346567716">
                                  <w:marLeft w:val="640"/>
                                  <w:marRight w:val="0"/>
                                  <w:marTop w:val="0"/>
                                  <w:marBottom w:val="0"/>
                                  <w:divBdr>
                                    <w:top w:val="none" w:sz="0" w:space="0" w:color="auto"/>
                                    <w:left w:val="none" w:sz="0" w:space="0" w:color="auto"/>
                                    <w:bottom w:val="none" w:sz="0" w:space="0" w:color="auto"/>
                                    <w:right w:val="none" w:sz="0" w:space="0" w:color="auto"/>
                                  </w:divBdr>
                                </w:div>
                                <w:div w:id="410004648">
                                  <w:marLeft w:val="640"/>
                                  <w:marRight w:val="0"/>
                                  <w:marTop w:val="0"/>
                                  <w:marBottom w:val="0"/>
                                  <w:divBdr>
                                    <w:top w:val="none" w:sz="0" w:space="0" w:color="auto"/>
                                    <w:left w:val="none" w:sz="0" w:space="0" w:color="auto"/>
                                    <w:bottom w:val="none" w:sz="0" w:space="0" w:color="auto"/>
                                    <w:right w:val="none" w:sz="0" w:space="0" w:color="auto"/>
                                  </w:divBdr>
                                </w:div>
                                <w:div w:id="413473493">
                                  <w:marLeft w:val="640"/>
                                  <w:marRight w:val="0"/>
                                  <w:marTop w:val="0"/>
                                  <w:marBottom w:val="0"/>
                                  <w:divBdr>
                                    <w:top w:val="none" w:sz="0" w:space="0" w:color="auto"/>
                                    <w:left w:val="none" w:sz="0" w:space="0" w:color="auto"/>
                                    <w:bottom w:val="none" w:sz="0" w:space="0" w:color="auto"/>
                                    <w:right w:val="none" w:sz="0" w:space="0" w:color="auto"/>
                                  </w:divBdr>
                                </w:div>
                                <w:div w:id="421338906">
                                  <w:marLeft w:val="640"/>
                                  <w:marRight w:val="0"/>
                                  <w:marTop w:val="0"/>
                                  <w:marBottom w:val="0"/>
                                  <w:divBdr>
                                    <w:top w:val="none" w:sz="0" w:space="0" w:color="auto"/>
                                    <w:left w:val="none" w:sz="0" w:space="0" w:color="auto"/>
                                    <w:bottom w:val="none" w:sz="0" w:space="0" w:color="auto"/>
                                    <w:right w:val="none" w:sz="0" w:space="0" w:color="auto"/>
                                  </w:divBdr>
                                </w:div>
                                <w:div w:id="529956755">
                                  <w:marLeft w:val="640"/>
                                  <w:marRight w:val="0"/>
                                  <w:marTop w:val="0"/>
                                  <w:marBottom w:val="0"/>
                                  <w:divBdr>
                                    <w:top w:val="none" w:sz="0" w:space="0" w:color="auto"/>
                                    <w:left w:val="none" w:sz="0" w:space="0" w:color="auto"/>
                                    <w:bottom w:val="none" w:sz="0" w:space="0" w:color="auto"/>
                                    <w:right w:val="none" w:sz="0" w:space="0" w:color="auto"/>
                                  </w:divBdr>
                                </w:div>
                                <w:div w:id="590772274">
                                  <w:marLeft w:val="640"/>
                                  <w:marRight w:val="0"/>
                                  <w:marTop w:val="0"/>
                                  <w:marBottom w:val="0"/>
                                  <w:divBdr>
                                    <w:top w:val="none" w:sz="0" w:space="0" w:color="auto"/>
                                    <w:left w:val="none" w:sz="0" w:space="0" w:color="auto"/>
                                    <w:bottom w:val="none" w:sz="0" w:space="0" w:color="auto"/>
                                    <w:right w:val="none" w:sz="0" w:space="0" w:color="auto"/>
                                  </w:divBdr>
                                </w:div>
                                <w:div w:id="647973246">
                                  <w:marLeft w:val="640"/>
                                  <w:marRight w:val="0"/>
                                  <w:marTop w:val="0"/>
                                  <w:marBottom w:val="0"/>
                                  <w:divBdr>
                                    <w:top w:val="none" w:sz="0" w:space="0" w:color="auto"/>
                                    <w:left w:val="none" w:sz="0" w:space="0" w:color="auto"/>
                                    <w:bottom w:val="none" w:sz="0" w:space="0" w:color="auto"/>
                                    <w:right w:val="none" w:sz="0" w:space="0" w:color="auto"/>
                                  </w:divBdr>
                                </w:div>
                                <w:div w:id="654649430">
                                  <w:marLeft w:val="640"/>
                                  <w:marRight w:val="0"/>
                                  <w:marTop w:val="0"/>
                                  <w:marBottom w:val="0"/>
                                  <w:divBdr>
                                    <w:top w:val="none" w:sz="0" w:space="0" w:color="auto"/>
                                    <w:left w:val="none" w:sz="0" w:space="0" w:color="auto"/>
                                    <w:bottom w:val="none" w:sz="0" w:space="0" w:color="auto"/>
                                    <w:right w:val="none" w:sz="0" w:space="0" w:color="auto"/>
                                  </w:divBdr>
                                </w:div>
                                <w:div w:id="655108984">
                                  <w:marLeft w:val="640"/>
                                  <w:marRight w:val="0"/>
                                  <w:marTop w:val="0"/>
                                  <w:marBottom w:val="0"/>
                                  <w:divBdr>
                                    <w:top w:val="none" w:sz="0" w:space="0" w:color="auto"/>
                                    <w:left w:val="none" w:sz="0" w:space="0" w:color="auto"/>
                                    <w:bottom w:val="none" w:sz="0" w:space="0" w:color="auto"/>
                                    <w:right w:val="none" w:sz="0" w:space="0" w:color="auto"/>
                                  </w:divBdr>
                                </w:div>
                                <w:div w:id="825902273">
                                  <w:marLeft w:val="640"/>
                                  <w:marRight w:val="0"/>
                                  <w:marTop w:val="0"/>
                                  <w:marBottom w:val="0"/>
                                  <w:divBdr>
                                    <w:top w:val="none" w:sz="0" w:space="0" w:color="auto"/>
                                    <w:left w:val="none" w:sz="0" w:space="0" w:color="auto"/>
                                    <w:bottom w:val="none" w:sz="0" w:space="0" w:color="auto"/>
                                    <w:right w:val="none" w:sz="0" w:space="0" w:color="auto"/>
                                  </w:divBdr>
                                </w:div>
                                <w:div w:id="831599659">
                                  <w:marLeft w:val="640"/>
                                  <w:marRight w:val="0"/>
                                  <w:marTop w:val="0"/>
                                  <w:marBottom w:val="0"/>
                                  <w:divBdr>
                                    <w:top w:val="none" w:sz="0" w:space="0" w:color="auto"/>
                                    <w:left w:val="none" w:sz="0" w:space="0" w:color="auto"/>
                                    <w:bottom w:val="none" w:sz="0" w:space="0" w:color="auto"/>
                                    <w:right w:val="none" w:sz="0" w:space="0" w:color="auto"/>
                                  </w:divBdr>
                                </w:div>
                                <w:div w:id="906963210">
                                  <w:marLeft w:val="640"/>
                                  <w:marRight w:val="0"/>
                                  <w:marTop w:val="0"/>
                                  <w:marBottom w:val="0"/>
                                  <w:divBdr>
                                    <w:top w:val="none" w:sz="0" w:space="0" w:color="auto"/>
                                    <w:left w:val="none" w:sz="0" w:space="0" w:color="auto"/>
                                    <w:bottom w:val="none" w:sz="0" w:space="0" w:color="auto"/>
                                    <w:right w:val="none" w:sz="0" w:space="0" w:color="auto"/>
                                  </w:divBdr>
                                </w:div>
                                <w:div w:id="975184604">
                                  <w:marLeft w:val="640"/>
                                  <w:marRight w:val="0"/>
                                  <w:marTop w:val="0"/>
                                  <w:marBottom w:val="0"/>
                                  <w:divBdr>
                                    <w:top w:val="none" w:sz="0" w:space="0" w:color="auto"/>
                                    <w:left w:val="none" w:sz="0" w:space="0" w:color="auto"/>
                                    <w:bottom w:val="none" w:sz="0" w:space="0" w:color="auto"/>
                                    <w:right w:val="none" w:sz="0" w:space="0" w:color="auto"/>
                                  </w:divBdr>
                                </w:div>
                                <w:div w:id="1019896004">
                                  <w:marLeft w:val="640"/>
                                  <w:marRight w:val="0"/>
                                  <w:marTop w:val="0"/>
                                  <w:marBottom w:val="0"/>
                                  <w:divBdr>
                                    <w:top w:val="none" w:sz="0" w:space="0" w:color="auto"/>
                                    <w:left w:val="none" w:sz="0" w:space="0" w:color="auto"/>
                                    <w:bottom w:val="none" w:sz="0" w:space="0" w:color="auto"/>
                                    <w:right w:val="none" w:sz="0" w:space="0" w:color="auto"/>
                                  </w:divBdr>
                                </w:div>
                                <w:div w:id="1131093625">
                                  <w:marLeft w:val="640"/>
                                  <w:marRight w:val="0"/>
                                  <w:marTop w:val="0"/>
                                  <w:marBottom w:val="0"/>
                                  <w:divBdr>
                                    <w:top w:val="none" w:sz="0" w:space="0" w:color="auto"/>
                                    <w:left w:val="none" w:sz="0" w:space="0" w:color="auto"/>
                                    <w:bottom w:val="none" w:sz="0" w:space="0" w:color="auto"/>
                                    <w:right w:val="none" w:sz="0" w:space="0" w:color="auto"/>
                                  </w:divBdr>
                                </w:div>
                                <w:div w:id="1146780162">
                                  <w:marLeft w:val="640"/>
                                  <w:marRight w:val="0"/>
                                  <w:marTop w:val="0"/>
                                  <w:marBottom w:val="0"/>
                                  <w:divBdr>
                                    <w:top w:val="none" w:sz="0" w:space="0" w:color="auto"/>
                                    <w:left w:val="none" w:sz="0" w:space="0" w:color="auto"/>
                                    <w:bottom w:val="none" w:sz="0" w:space="0" w:color="auto"/>
                                    <w:right w:val="none" w:sz="0" w:space="0" w:color="auto"/>
                                  </w:divBdr>
                                </w:div>
                                <w:div w:id="1151022648">
                                  <w:marLeft w:val="640"/>
                                  <w:marRight w:val="0"/>
                                  <w:marTop w:val="0"/>
                                  <w:marBottom w:val="0"/>
                                  <w:divBdr>
                                    <w:top w:val="none" w:sz="0" w:space="0" w:color="auto"/>
                                    <w:left w:val="none" w:sz="0" w:space="0" w:color="auto"/>
                                    <w:bottom w:val="none" w:sz="0" w:space="0" w:color="auto"/>
                                    <w:right w:val="none" w:sz="0" w:space="0" w:color="auto"/>
                                  </w:divBdr>
                                </w:div>
                                <w:div w:id="1160773664">
                                  <w:marLeft w:val="640"/>
                                  <w:marRight w:val="0"/>
                                  <w:marTop w:val="0"/>
                                  <w:marBottom w:val="0"/>
                                  <w:divBdr>
                                    <w:top w:val="none" w:sz="0" w:space="0" w:color="auto"/>
                                    <w:left w:val="none" w:sz="0" w:space="0" w:color="auto"/>
                                    <w:bottom w:val="none" w:sz="0" w:space="0" w:color="auto"/>
                                    <w:right w:val="none" w:sz="0" w:space="0" w:color="auto"/>
                                  </w:divBdr>
                                </w:div>
                                <w:div w:id="1178085075">
                                  <w:marLeft w:val="640"/>
                                  <w:marRight w:val="0"/>
                                  <w:marTop w:val="0"/>
                                  <w:marBottom w:val="0"/>
                                  <w:divBdr>
                                    <w:top w:val="none" w:sz="0" w:space="0" w:color="auto"/>
                                    <w:left w:val="none" w:sz="0" w:space="0" w:color="auto"/>
                                    <w:bottom w:val="none" w:sz="0" w:space="0" w:color="auto"/>
                                    <w:right w:val="none" w:sz="0" w:space="0" w:color="auto"/>
                                  </w:divBdr>
                                </w:div>
                                <w:div w:id="1212881917">
                                  <w:marLeft w:val="640"/>
                                  <w:marRight w:val="0"/>
                                  <w:marTop w:val="0"/>
                                  <w:marBottom w:val="0"/>
                                  <w:divBdr>
                                    <w:top w:val="none" w:sz="0" w:space="0" w:color="auto"/>
                                    <w:left w:val="none" w:sz="0" w:space="0" w:color="auto"/>
                                    <w:bottom w:val="none" w:sz="0" w:space="0" w:color="auto"/>
                                    <w:right w:val="none" w:sz="0" w:space="0" w:color="auto"/>
                                  </w:divBdr>
                                </w:div>
                                <w:div w:id="1234462180">
                                  <w:marLeft w:val="640"/>
                                  <w:marRight w:val="0"/>
                                  <w:marTop w:val="0"/>
                                  <w:marBottom w:val="0"/>
                                  <w:divBdr>
                                    <w:top w:val="none" w:sz="0" w:space="0" w:color="auto"/>
                                    <w:left w:val="none" w:sz="0" w:space="0" w:color="auto"/>
                                    <w:bottom w:val="none" w:sz="0" w:space="0" w:color="auto"/>
                                    <w:right w:val="none" w:sz="0" w:space="0" w:color="auto"/>
                                  </w:divBdr>
                                </w:div>
                                <w:div w:id="1374384966">
                                  <w:marLeft w:val="640"/>
                                  <w:marRight w:val="0"/>
                                  <w:marTop w:val="0"/>
                                  <w:marBottom w:val="0"/>
                                  <w:divBdr>
                                    <w:top w:val="none" w:sz="0" w:space="0" w:color="auto"/>
                                    <w:left w:val="none" w:sz="0" w:space="0" w:color="auto"/>
                                    <w:bottom w:val="none" w:sz="0" w:space="0" w:color="auto"/>
                                    <w:right w:val="none" w:sz="0" w:space="0" w:color="auto"/>
                                  </w:divBdr>
                                </w:div>
                                <w:div w:id="1460028736">
                                  <w:marLeft w:val="640"/>
                                  <w:marRight w:val="0"/>
                                  <w:marTop w:val="0"/>
                                  <w:marBottom w:val="0"/>
                                  <w:divBdr>
                                    <w:top w:val="none" w:sz="0" w:space="0" w:color="auto"/>
                                    <w:left w:val="none" w:sz="0" w:space="0" w:color="auto"/>
                                    <w:bottom w:val="none" w:sz="0" w:space="0" w:color="auto"/>
                                    <w:right w:val="none" w:sz="0" w:space="0" w:color="auto"/>
                                  </w:divBdr>
                                </w:div>
                                <w:div w:id="1479224559">
                                  <w:marLeft w:val="640"/>
                                  <w:marRight w:val="0"/>
                                  <w:marTop w:val="0"/>
                                  <w:marBottom w:val="0"/>
                                  <w:divBdr>
                                    <w:top w:val="none" w:sz="0" w:space="0" w:color="auto"/>
                                    <w:left w:val="none" w:sz="0" w:space="0" w:color="auto"/>
                                    <w:bottom w:val="none" w:sz="0" w:space="0" w:color="auto"/>
                                    <w:right w:val="none" w:sz="0" w:space="0" w:color="auto"/>
                                  </w:divBdr>
                                </w:div>
                                <w:div w:id="1606233547">
                                  <w:marLeft w:val="640"/>
                                  <w:marRight w:val="0"/>
                                  <w:marTop w:val="0"/>
                                  <w:marBottom w:val="0"/>
                                  <w:divBdr>
                                    <w:top w:val="none" w:sz="0" w:space="0" w:color="auto"/>
                                    <w:left w:val="none" w:sz="0" w:space="0" w:color="auto"/>
                                    <w:bottom w:val="none" w:sz="0" w:space="0" w:color="auto"/>
                                    <w:right w:val="none" w:sz="0" w:space="0" w:color="auto"/>
                                  </w:divBdr>
                                </w:div>
                                <w:div w:id="1640526282">
                                  <w:marLeft w:val="640"/>
                                  <w:marRight w:val="0"/>
                                  <w:marTop w:val="0"/>
                                  <w:marBottom w:val="0"/>
                                  <w:divBdr>
                                    <w:top w:val="none" w:sz="0" w:space="0" w:color="auto"/>
                                    <w:left w:val="none" w:sz="0" w:space="0" w:color="auto"/>
                                    <w:bottom w:val="none" w:sz="0" w:space="0" w:color="auto"/>
                                    <w:right w:val="none" w:sz="0" w:space="0" w:color="auto"/>
                                  </w:divBdr>
                                </w:div>
                                <w:div w:id="1647204924">
                                  <w:marLeft w:val="640"/>
                                  <w:marRight w:val="0"/>
                                  <w:marTop w:val="0"/>
                                  <w:marBottom w:val="0"/>
                                  <w:divBdr>
                                    <w:top w:val="none" w:sz="0" w:space="0" w:color="auto"/>
                                    <w:left w:val="none" w:sz="0" w:space="0" w:color="auto"/>
                                    <w:bottom w:val="none" w:sz="0" w:space="0" w:color="auto"/>
                                    <w:right w:val="none" w:sz="0" w:space="0" w:color="auto"/>
                                  </w:divBdr>
                                </w:div>
                                <w:div w:id="1651982990">
                                  <w:marLeft w:val="640"/>
                                  <w:marRight w:val="0"/>
                                  <w:marTop w:val="0"/>
                                  <w:marBottom w:val="0"/>
                                  <w:divBdr>
                                    <w:top w:val="none" w:sz="0" w:space="0" w:color="auto"/>
                                    <w:left w:val="none" w:sz="0" w:space="0" w:color="auto"/>
                                    <w:bottom w:val="none" w:sz="0" w:space="0" w:color="auto"/>
                                    <w:right w:val="none" w:sz="0" w:space="0" w:color="auto"/>
                                  </w:divBdr>
                                </w:div>
                                <w:div w:id="1672610086">
                                  <w:marLeft w:val="640"/>
                                  <w:marRight w:val="0"/>
                                  <w:marTop w:val="0"/>
                                  <w:marBottom w:val="0"/>
                                  <w:divBdr>
                                    <w:top w:val="none" w:sz="0" w:space="0" w:color="auto"/>
                                    <w:left w:val="none" w:sz="0" w:space="0" w:color="auto"/>
                                    <w:bottom w:val="none" w:sz="0" w:space="0" w:color="auto"/>
                                    <w:right w:val="none" w:sz="0" w:space="0" w:color="auto"/>
                                  </w:divBdr>
                                </w:div>
                                <w:div w:id="1681158286">
                                  <w:marLeft w:val="640"/>
                                  <w:marRight w:val="0"/>
                                  <w:marTop w:val="0"/>
                                  <w:marBottom w:val="0"/>
                                  <w:divBdr>
                                    <w:top w:val="none" w:sz="0" w:space="0" w:color="auto"/>
                                    <w:left w:val="none" w:sz="0" w:space="0" w:color="auto"/>
                                    <w:bottom w:val="none" w:sz="0" w:space="0" w:color="auto"/>
                                    <w:right w:val="none" w:sz="0" w:space="0" w:color="auto"/>
                                  </w:divBdr>
                                </w:div>
                                <w:div w:id="1699624584">
                                  <w:marLeft w:val="640"/>
                                  <w:marRight w:val="0"/>
                                  <w:marTop w:val="0"/>
                                  <w:marBottom w:val="0"/>
                                  <w:divBdr>
                                    <w:top w:val="none" w:sz="0" w:space="0" w:color="auto"/>
                                    <w:left w:val="none" w:sz="0" w:space="0" w:color="auto"/>
                                    <w:bottom w:val="none" w:sz="0" w:space="0" w:color="auto"/>
                                    <w:right w:val="none" w:sz="0" w:space="0" w:color="auto"/>
                                  </w:divBdr>
                                </w:div>
                                <w:div w:id="1700617862">
                                  <w:marLeft w:val="640"/>
                                  <w:marRight w:val="0"/>
                                  <w:marTop w:val="0"/>
                                  <w:marBottom w:val="0"/>
                                  <w:divBdr>
                                    <w:top w:val="none" w:sz="0" w:space="0" w:color="auto"/>
                                    <w:left w:val="none" w:sz="0" w:space="0" w:color="auto"/>
                                    <w:bottom w:val="none" w:sz="0" w:space="0" w:color="auto"/>
                                    <w:right w:val="none" w:sz="0" w:space="0" w:color="auto"/>
                                  </w:divBdr>
                                </w:div>
                                <w:div w:id="1798177882">
                                  <w:marLeft w:val="640"/>
                                  <w:marRight w:val="0"/>
                                  <w:marTop w:val="0"/>
                                  <w:marBottom w:val="0"/>
                                  <w:divBdr>
                                    <w:top w:val="none" w:sz="0" w:space="0" w:color="auto"/>
                                    <w:left w:val="none" w:sz="0" w:space="0" w:color="auto"/>
                                    <w:bottom w:val="none" w:sz="0" w:space="0" w:color="auto"/>
                                    <w:right w:val="none" w:sz="0" w:space="0" w:color="auto"/>
                                  </w:divBdr>
                                </w:div>
                                <w:div w:id="1839227324">
                                  <w:marLeft w:val="640"/>
                                  <w:marRight w:val="0"/>
                                  <w:marTop w:val="0"/>
                                  <w:marBottom w:val="0"/>
                                  <w:divBdr>
                                    <w:top w:val="none" w:sz="0" w:space="0" w:color="auto"/>
                                    <w:left w:val="none" w:sz="0" w:space="0" w:color="auto"/>
                                    <w:bottom w:val="none" w:sz="0" w:space="0" w:color="auto"/>
                                    <w:right w:val="none" w:sz="0" w:space="0" w:color="auto"/>
                                  </w:divBdr>
                                </w:div>
                                <w:div w:id="1870872029">
                                  <w:marLeft w:val="640"/>
                                  <w:marRight w:val="0"/>
                                  <w:marTop w:val="0"/>
                                  <w:marBottom w:val="0"/>
                                  <w:divBdr>
                                    <w:top w:val="none" w:sz="0" w:space="0" w:color="auto"/>
                                    <w:left w:val="none" w:sz="0" w:space="0" w:color="auto"/>
                                    <w:bottom w:val="none" w:sz="0" w:space="0" w:color="auto"/>
                                    <w:right w:val="none" w:sz="0" w:space="0" w:color="auto"/>
                                  </w:divBdr>
                                </w:div>
                                <w:div w:id="1878204062">
                                  <w:marLeft w:val="640"/>
                                  <w:marRight w:val="0"/>
                                  <w:marTop w:val="0"/>
                                  <w:marBottom w:val="0"/>
                                  <w:divBdr>
                                    <w:top w:val="none" w:sz="0" w:space="0" w:color="auto"/>
                                    <w:left w:val="none" w:sz="0" w:space="0" w:color="auto"/>
                                    <w:bottom w:val="none" w:sz="0" w:space="0" w:color="auto"/>
                                    <w:right w:val="none" w:sz="0" w:space="0" w:color="auto"/>
                                  </w:divBdr>
                                </w:div>
                                <w:div w:id="1892378603">
                                  <w:marLeft w:val="640"/>
                                  <w:marRight w:val="0"/>
                                  <w:marTop w:val="0"/>
                                  <w:marBottom w:val="0"/>
                                  <w:divBdr>
                                    <w:top w:val="none" w:sz="0" w:space="0" w:color="auto"/>
                                    <w:left w:val="none" w:sz="0" w:space="0" w:color="auto"/>
                                    <w:bottom w:val="none" w:sz="0" w:space="0" w:color="auto"/>
                                    <w:right w:val="none" w:sz="0" w:space="0" w:color="auto"/>
                                  </w:divBdr>
                                </w:div>
                                <w:div w:id="1902206881">
                                  <w:marLeft w:val="640"/>
                                  <w:marRight w:val="0"/>
                                  <w:marTop w:val="0"/>
                                  <w:marBottom w:val="0"/>
                                  <w:divBdr>
                                    <w:top w:val="none" w:sz="0" w:space="0" w:color="auto"/>
                                    <w:left w:val="none" w:sz="0" w:space="0" w:color="auto"/>
                                    <w:bottom w:val="none" w:sz="0" w:space="0" w:color="auto"/>
                                    <w:right w:val="none" w:sz="0" w:space="0" w:color="auto"/>
                                  </w:divBdr>
                                </w:div>
                                <w:div w:id="1980187000">
                                  <w:marLeft w:val="640"/>
                                  <w:marRight w:val="0"/>
                                  <w:marTop w:val="0"/>
                                  <w:marBottom w:val="0"/>
                                  <w:divBdr>
                                    <w:top w:val="none" w:sz="0" w:space="0" w:color="auto"/>
                                    <w:left w:val="none" w:sz="0" w:space="0" w:color="auto"/>
                                    <w:bottom w:val="none" w:sz="0" w:space="0" w:color="auto"/>
                                    <w:right w:val="none" w:sz="0" w:space="0" w:color="auto"/>
                                  </w:divBdr>
                                </w:div>
                                <w:div w:id="2099908274">
                                  <w:marLeft w:val="640"/>
                                  <w:marRight w:val="0"/>
                                  <w:marTop w:val="0"/>
                                  <w:marBottom w:val="0"/>
                                  <w:divBdr>
                                    <w:top w:val="none" w:sz="0" w:space="0" w:color="auto"/>
                                    <w:left w:val="none" w:sz="0" w:space="0" w:color="auto"/>
                                    <w:bottom w:val="none" w:sz="0" w:space="0" w:color="auto"/>
                                    <w:right w:val="none" w:sz="0" w:space="0" w:color="auto"/>
                                  </w:divBdr>
                                </w:div>
                                <w:div w:id="2121605962">
                                  <w:marLeft w:val="640"/>
                                  <w:marRight w:val="0"/>
                                  <w:marTop w:val="0"/>
                                  <w:marBottom w:val="0"/>
                                  <w:divBdr>
                                    <w:top w:val="none" w:sz="0" w:space="0" w:color="auto"/>
                                    <w:left w:val="none" w:sz="0" w:space="0" w:color="auto"/>
                                    <w:bottom w:val="none" w:sz="0" w:space="0" w:color="auto"/>
                                    <w:right w:val="none" w:sz="0" w:space="0" w:color="auto"/>
                                  </w:divBdr>
                                </w:div>
                                <w:div w:id="214493155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30806284">
                          <w:marLeft w:val="640"/>
                          <w:marRight w:val="0"/>
                          <w:marTop w:val="0"/>
                          <w:marBottom w:val="0"/>
                          <w:divBdr>
                            <w:top w:val="none" w:sz="0" w:space="0" w:color="auto"/>
                            <w:left w:val="none" w:sz="0" w:space="0" w:color="auto"/>
                            <w:bottom w:val="none" w:sz="0" w:space="0" w:color="auto"/>
                            <w:right w:val="none" w:sz="0" w:space="0" w:color="auto"/>
                          </w:divBdr>
                        </w:div>
                        <w:div w:id="618996715">
                          <w:marLeft w:val="640"/>
                          <w:marRight w:val="0"/>
                          <w:marTop w:val="0"/>
                          <w:marBottom w:val="0"/>
                          <w:divBdr>
                            <w:top w:val="none" w:sz="0" w:space="0" w:color="auto"/>
                            <w:left w:val="none" w:sz="0" w:space="0" w:color="auto"/>
                            <w:bottom w:val="none" w:sz="0" w:space="0" w:color="auto"/>
                            <w:right w:val="none" w:sz="0" w:space="0" w:color="auto"/>
                          </w:divBdr>
                        </w:div>
                        <w:div w:id="660813463">
                          <w:marLeft w:val="640"/>
                          <w:marRight w:val="0"/>
                          <w:marTop w:val="0"/>
                          <w:marBottom w:val="0"/>
                          <w:divBdr>
                            <w:top w:val="none" w:sz="0" w:space="0" w:color="auto"/>
                            <w:left w:val="none" w:sz="0" w:space="0" w:color="auto"/>
                            <w:bottom w:val="none" w:sz="0" w:space="0" w:color="auto"/>
                            <w:right w:val="none" w:sz="0" w:space="0" w:color="auto"/>
                          </w:divBdr>
                        </w:div>
                        <w:div w:id="726104918">
                          <w:marLeft w:val="640"/>
                          <w:marRight w:val="0"/>
                          <w:marTop w:val="0"/>
                          <w:marBottom w:val="0"/>
                          <w:divBdr>
                            <w:top w:val="none" w:sz="0" w:space="0" w:color="auto"/>
                            <w:left w:val="none" w:sz="0" w:space="0" w:color="auto"/>
                            <w:bottom w:val="none" w:sz="0" w:space="0" w:color="auto"/>
                            <w:right w:val="none" w:sz="0" w:space="0" w:color="auto"/>
                          </w:divBdr>
                        </w:div>
                        <w:div w:id="760876787">
                          <w:marLeft w:val="640"/>
                          <w:marRight w:val="0"/>
                          <w:marTop w:val="0"/>
                          <w:marBottom w:val="0"/>
                          <w:divBdr>
                            <w:top w:val="none" w:sz="0" w:space="0" w:color="auto"/>
                            <w:left w:val="none" w:sz="0" w:space="0" w:color="auto"/>
                            <w:bottom w:val="none" w:sz="0" w:space="0" w:color="auto"/>
                            <w:right w:val="none" w:sz="0" w:space="0" w:color="auto"/>
                          </w:divBdr>
                        </w:div>
                        <w:div w:id="1088110774">
                          <w:marLeft w:val="640"/>
                          <w:marRight w:val="0"/>
                          <w:marTop w:val="0"/>
                          <w:marBottom w:val="0"/>
                          <w:divBdr>
                            <w:top w:val="none" w:sz="0" w:space="0" w:color="auto"/>
                            <w:left w:val="none" w:sz="0" w:space="0" w:color="auto"/>
                            <w:bottom w:val="none" w:sz="0" w:space="0" w:color="auto"/>
                            <w:right w:val="none" w:sz="0" w:space="0" w:color="auto"/>
                          </w:divBdr>
                        </w:div>
                        <w:div w:id="1161778905">
                          <w:marLeft w:val="640"/>
                          <w:marRight w:val="0"/>
                          <w:marTop w:val="0"/>
                          <w:marBottom w:val="0"/>
                          <w:divBdr>
                            <w:top w:val="none" w:sz="0" w:space="0" w:color="auto"/>
                            <w:left w:val="none" w:sz="0" w:space="0" w:color="auto"/>
                            <w:bottom w:val="none" w:sz="0" w:space="0" w:color="auto"/>
                            <w:right w:val="none" w:sz="0" w:space="0" w:color="auto"/>
                          </w:divBdr>
                        </w:div>
                        <w:div w:id="1227108504">
                          <w:marLeft w:val="640"/>
                          <w:marRight w:val="0"/>
                          <w:marTop w:val="0"/>
                          <w:marBottom w:val="0"/>
                          <w:divBdr>
                            <w:top w:val="none" w:sz="0" w:space="0" w:color="auto"/>
                            <w:left w:val="none" w:sz="0" w:space="0" w:color="auto"/>
                            <w:bottom w:val="none" w:sz="0" w:space="0" w:color="auto"/>
                            <w:right w:val="none" w:sz="0" w:space="0" w:color="auto"/>
                          </w:divBdr>
                        </w:div>
                        <w:div w:id="1343816353">
                          <w:marLeft w:val="640"/>
                          <w:marRight w:val="0"/>
                          <w:marTop w:val="0"/>
                          <w:marBottom w:val="0"/>
                          <w:divBdr>
                            <w:top w:val="none" w:sz="0" w:space="0" w:color="auto"/>
                            <w:left w:val="none" w:sz="0" w:space="0" w:color="auto"/>
                            <w:bottom w:val="none" w:sz="0" w:space="0" w:color="auto"/>
                            <w:right w:val="none" w:sz="0" w:space="0" w:color="auto"/>
                          </w:divBdr>
                        </w:div>
                        <w:div w:id="1348100875">
                          <w:marLeft w:val="640"/>
                          <w:marRight w:val="0"/>
                          <w:marTop w:val="0"/>
                          <w:marBottom w:val="0"/>
                          <w:divBdr>
                            <w:top w:val="none" w:sz="0" w:space="0" w:color="auto"/>
                            <w:left w:val="none" w:sz="0" w:space="0" w:color="auto"/>
                            <w:bottom w:val="none" w:sz="0" w:space="0" w:color="auto"/>
                            <w:right w:val="none" w:sz="0" w:space="0" w:color="auto"/>
                          </w:divBdr>
                        </w:div>
                        <w:div w:id="1393309758">
                          <w:marLeft w:val="640"/>
                          <w:marRight w:val="0"/>
                          <w:marTop w:val="0"/>
                          <w:marBottom w:val="0"/>
                          <w:divBdr>
                            <w:top w:val="none" w:sz="0" w:space="0" w:color="auto"/>
                            <w:left w:val="none" w:sz="0" w:space="0" w:color="auto"/>
                            <w:bottom w:val="none" w:sz="0" w:space="0" w:color="auto"/>
                            <w:right w:val="none" w:sz="0" w:space="0" w:color="auto"/>
                          </w:divBdr>
                        </w:div>
                        <w:div w:id="1397439591">
                          <w:marLeft w:val="640"/>
                          <w:marRight w:val="0"/>
                          <w:marTop w:val="0"/>
                          <w:marBottom w:val="0"/>
                          <w:divBdr>
                            <w:top w:val="none" w:sz="0" w:space="0" w:color="auto"/>
                            <w:left w:val="none" w:sz="0" w:space="0" w:color="auto"/>
                            <w:bottom w:val="none" w:sz="0" w:space="0" w:color="auto"/>
                            <w:right w:val="none" w:sz="0" w:space="0" w:color="auto"/>
                          </w:divBdr>
                        </w:div>
                        <w:div w:id="1404991588">
                          <w:marLeft w:val="640"/>
                          <w:marRight w:val="0"/>
                          <w:marTop w:val="0"/>
                          <w:marBottom w:val="0"/>
                          <w:divBdr>
                            <w:top w:val="none" w:sz="0" w:space="0" w:color="auto"/>
                            <w:left w:val="none" w:sz="0" w:space="0" w:color="auto"/>
                            <w:bottom w:val="none" w:sz="0" w:space="0" w:color="auto"/>
                            <w:right w:val="none" w:sz="0" w:space="0" w:color="auto"/>
                          </w:divBdr>
                        </w:div>
                        <w:div w:id="1498492514">
                          <w:marLeft w:val="640"/>
                          <w:marRight w:val="0"/>
                          <w:marTop w:val="0"/>
                          <w:marBottom w:val="0"/>
                          <w:divBdr>
                            <w:top w:val="none" w:sz="0" w:space="0" w:color="auto"/>
                            <w:left w:val="none" w:sz="0" w:space="0" w:color="auto"/>
                            <w:bottom w:val="none" w:sz="0" w:space="0" w:color="auto"/>
                            <w:right w:val="none" w:sz="0" w:space="0" w:color="auto"/>
                          </w:divBdr>
                        </w:div>
                        <w:div w:id="1603218218">
                          <w:marLeft w:val="640"/>
                          <w:marRight w:val="0"/>
                          <w:marTop w:val="0"/>
                          <w:marBottom w:val="0"/>
                          <w:divBdr>
                            <w:top w:val="none" w:sz="0" w:space="0" w:color="auto"/>
                            <w:left w:val="none" w:sz="0" w:space="0" w:color="auto"/>
                            <w:bottom w:val="none" w:sz="0" w:space="0" w:color="auto"/>
                            <w:right w:val="none" w:sz="0" w:space="0" w:color="auto"/>
                          </w:divBdr>
                        </w:div>
                        <w:div w:id="1627082067">
                          <w:marLeft w:val="640"/>
                          <w:marRight w:val="0"/>
                          <w:marTop w:val="0"/>
                          <w:marBottom w:val="0"/>
                          <w:divBdr>
                            <w:top w:val="none" w:sz="0" w:space="0" w:color="auto"/>
                            <w:left w:val="none" w:sz="0" w:space="0" w:color="auto"/>
                            <w:bottom w:val="none" w:sz="0" w:space="0" w:color="auto"/>
                            <w:right w:val="none" w:sz="0" w:space="0" w:color="auto"/>
                          </w:divBdr>
                        </w:div>
                        <w:div w:id="1721325810">
                          <w:marLeft w:val="640"/>
                          <w:marRight w:val="0"/>
                          <w:marTop w:val="0"/>
                          <w:marBottom w:val="0"/>
                          <w:divBdr>
                            <w:top w:val="none" w:sz="0" w:space="0" w:color="auto"/>
                            <w:left w:val="none" w:sz="0" w:space="0" w:color="auto"/>
                            <w:bottom w:val="none" w:sz="0" w:space="0" w:color="auto"/>
                            <w:right w:val="none" w:sz="0" w:space="0" w:color="auto"/>
                          </w:divBdr>
                        </w:div>
                        <w:div w:id="1815488564">
                          <w:marLeft w:val="640"/>
                          <w:marRight w:val="0"/>
                          <w:marTop w:val="0"/>
                          <w:marBottom w:val="0"/>
                          <w:divBdr>
                            <w:top w:val="none" w:sz="0" w:space="0" w:color="auto"/>
                            <w:left w:val="none" w:sz="0" w:space="0" w:color="auto"/>
                            <w:bottom w:val="none" w:sz="0" w:space="0" w:color="auto"/>
                            <w:right w:val="none" w:sz="0" w:space="0" w:color="auto"/>
                          </w:divBdr>
                        </w:div>
                        <w:div w:id="1916939512">
                          <w:marLeft w:val="640"/>
                          <w:marRight w:val="0"/>
                          <w:marTop w:val="0"/>
                          <w:marBottom w:val="0"/>
                          <w:divBdr>
                            <w:top w:val="none" w:sz="0" w:space="0" w:color="auto"/>
                            <w:left w:val="none" w:sz="0" w:space="0" w:color="auto"/>
                            <w:bottom w:val="none" w:sz="0" w:space="0" w:color="auto"/>
                            <w:right w:val="none" w:sz="0" w:space="0" w:color="auto"/>
                          </w:divBdr>
                        </w:div>
                        <w:div w:id="1937857931">
                          <w:marLeft w:val="640"/>
                          <w:marRight w:val="0"/>
                          <w:marTop w:val="0"/>
                          <w:marBottom w:val="0"/>
                          <w:divBdr>
                            <w:top w:val="none" w:sz="0" w:space="0" w:color="auto"/>
                            <w:left w:val="none" w:sz="0" w:space="0" w:color="auto"/>
                            <w:bottom w:val="none" w:sz="0" w:space="0" w:color="auto"/>
                            <w:right w:val="none" w:sz="0" w:space="0" w:color="auto"/>
                          </w:divBdr>
                        </w:div>
                        <w:div w:id="2054571873">
                          <w:marLeft w:val="640"/>
                          <w:marRight w:val="0"/>
                          <w:marTop w:val="0"/>
                          <w:marBottom w:val="0"/>
                          <w:divBdr>
                            <w:top w:val="none" w:sz="0" w:space="0" w:color="auto"/>
                            <w:left w:val="none" w:sz="0" w:space="0" w:color="auto"/>
                            <w:bottom w:val="none" w:sz="0" w:space="0" w:color="auto"/>
                            <w:right w:val="none" w:sz="0" w:space="0" w:color="auto"/>
                          </w:divBdr>
                        </w:div>
                        <w:div w:id="2063669429">
                          <w:marLeft w:val="640"/>
                          <w:marRight w:val="0"/>
                          <w:marTop w:val="0"/>
                          <w:marBottom w:val="0"/>
                          <w:divBdr>
                            <w:top w:val="none" w:sz="0" w:space="0" w:color="auto"/>
                            <w:left w:val="none" w:sz="0" w:space="0" w:color="auto"/>
                            <w:bottom w:val="none" w:sz="0" w:space="0" w:color="auto"/>
                            <w:right w:val="none" w:sz="0" w:space="0" w:color="auto"/>
                          </w:divBdr>
                        </w:div>
                        <w:div w:id="2142991389">
                          <w:marLeft w:val="640"/>
                          <w:marRight w:val="0"/>
                          <w:marTop w:val="0"/>
                          <w:marBottom w:val="0"/>
                          <w:divBdr>
                            <w:top w:val="none" w:sz="0" w:space="0" w:color="auto"/>
                            <w:left w:val="none" w:sz="0" w:space="0" w:color="auto"/>
                            <w:bottom w:val="none" w:sz="0" w:space="0" w:color="auto"/>
                            <w:right w:val="none" w:sz="0" w:space="0" w:color="auto"/>
                          </w:divBdr>
                        </w:div>
                      </w:divsChild>
                    </w:div>
                    <w:div w:id="1260214141">
                      <w:marLeft w:val="0"/>
                      <w:marRight w:val="0"/>
                      <w:marTop w:val="0"/>
                      <w:marBottom w:val="0"/>
                      <w:divBdr>
                        <w:top w:val="none" w:sz="0" w:space="0" w:color="auto"/>
                        <w:left w:val="none" w:sz="0" w:space="0" w:color="auto"/>
                        <w:bottom w:val="none" w:sz="0" w:space="0" w:color="auto"/>
                        <w:right w:val="none" w:sz="0" w:space="0" w:color="auto"/>
                      </w:divBdr>
                      <w:divsChild>
                        <w:div w:id="6949079">
                          <w:marLeft w:val="640"/>
                          <w:marRight w:val="0"/>
                          <w:marTop w:val="0"/>
                          <w:marBottom w:val="0"/>
                          <w:divBdr>
                            <w:top w:val="none" w:sz="0" w:space="0" w:color="auto"/>
                            <w:left w:val="none" w:sz="0" w:space="0" w:color="auto"/>
                            <w:bottom w:val="none" w:sz="0" w:space="0" w:color="auto"/>
                            <w:right w:val="none" w:sz="0" w:space="0" w:color="auto"/>
                          </w:divBdr>
                        </w:div>
                        <w:div w:id="13966661">
                          <w:marLeft w:val="640"/>
                          <w:marRight w:val="0"/>
                          <w:marTop w:val="0"/>
                          <w:marBottom w:val="0"/>
                          <w:divBdr>
                            <w:top w:val="none" w:sz="0" w:space="0" w:color="auto"/>
                            <w:left w:val="none" w:sz="0" w:space="0" w:color="auto"/>
                            <w:bottom w:val="none" w:sz="0" w:space="0" w:color="auto"/>
                            <w:right w:val="none" w:sz="0" w:space="0" w:color="auto"/>
                          </w:divBdr>
                        </w:div>
                        <w:div w:id="155387399">
                          <w:marLeft w:val="640"/>
                          <w:marRight w:val="0"/>
                          <w:marTop w:val="0"/>
                          <w:marBottom w:val="0"/>
                          <w:divBdr>
                            <w:top w:val="none" w:sz="0" w:space="0" w:color="auto"/>
                            <w:left w:val="none" w:sz="0" w:space="0" w:color="auto"/>
                            <w:bottom w:val="none" w:sz="0" w:space="0" w:color="auto"/>
                            <w:right w:val="none" w:sz="0" w:space="0" w:color="auto"/>
                          </w:divBdr>
                        </w:div>
                        <w:div w:id="232159690">
                          <w:marLeft w:val="640"/>
                          <w:marRight w:val="0"/>
                          <w:marTop w:val="0"/>
                          <w:marBottom w:val="0"/>
                          <w:divBdr>
                            <w:top w:val="none" w:sz="0" w:space="0" w:color="auto"/>
                            <w:left w:val="none" w:sz="0" w:space="0" w:color="auto"/>
                            <w:bottom w:val="none" w:sz="0" w:space="0" w:color="auto"/>
                            <w:right w:val="none" w:sz="0" w:space="0" w:color="auto"/>
                          </w:divBdr>
                        </w:div>
                        <w:div w:id="291910380">
                          <w:marLeft w:val="640"/>
                          <w:marRight w:val="0"/>
                          <w:marTop w:val="0"/>
                          <w:marBottom w:val="0"/>
                          <w:divBdr>
                            <w:top w:val="none" w:sz="0" w:space="0" w:color="auto"/>
                            <w:left w:val="none" w:sz="0" w:space="0" w:color="auto"/>
                            <w:bottom w:val="none" w:sz="0" w:space="0" w:color="auto"/>
                            <w:right w:val="none" w:sz="0" w:space="0" w:color="auto"/>
                          </w:divBdr>
                        </w:div>
                        <w:div w:id="308364725">
                          <w:marLeft w:val="640"/>
                          <w:marRight w:val="0"/>
                          <w:marTop w:val="0"/>
                          <w:marBottom w:val="0"/>
                          <w:divBdr>
                            <w:top w:val="none" w:sz="0" w:space="0" w:color="auto"/>
                            <w:left w:val="none" w:sz="0" w:space="0" w:color="auto"/>
                            <w:bottom w:val="none" w:sz="0" w:space="0" w:color="auto"/>
                            <w:right w:val="none" w:sz="0" w:space="0" w:color="auto"/>
                          </w:divBdr>
                        </w:div>
                        <w:div w:id="663436384">
                          <w:marLeft w:val="640"/>
                          <w:marRight w:val="0"/>
                          <w:marTop w:val="0"/>
                          <w:marBottom w:val="0"/>
                          <w:divBdr>
                            <w:top w:val="none" w:sz="0" w:space="0" w:color="auto"/>
                            <w:left w:val="none" w:sz="0" w:space="0" w:color="auto"/>
                            <w:bottom w:val="none" w:sz="0" w:space="0" w:color="auto"/>
                            <w:right w:val="none" w:sz="0" w:space="0" w:color="auto"/>
                          </w:divBdr>
                        </w:div>
                        <w:div w:id="698430487">
                          <w:marLeft w:val="640"/>
                          <w:marRight w:val="0"/>
                          <w:marTop w:val="0"/>
                          <w:marBottom w:val="0"/>
                          <w:divBdr>
                            <w:top w:val="none" w:sz="0" w:space="0" w:color="auto"/>
                            <w:left w:val="none" w:sz="0" w:space="0" w:color="auto"/>
                            <w:bottom w:val="none" w:sz="0" w:space="0" w:color="auto"/>
                            <w:right w:val="none" w:sz="0" w:space="0" w:color="auto"/>
                          </w:divBdr>
                        </w:div>
                        <w:div w:id="848982265">
                          <w:marLeft w:val="640"/>
                          <w:marRight w:val="0"/>
                          <w:marTop w:val="0"/>
                          <w:marBottom w:val="0"/>
                          <w:divBdr>
                            <w:top w:val="none" w:sz="0" w:space="0" w:color="auto"/>
                            <w:left w:val="none" w:sz="0" w:space="0" w:color="auto"/>
                            <w:bottom w:val="none" w:sz="0" w:space="0" w:color="auto"/>
                            <w:right w:val="none" w:sz="0" w:space="0" w:color="auto"/>
                          </w:divBdr>
                        </w:div>
                        <w:div w:id="898904978">
                          <w:marLeft w:val="640"/>
                          <w:marRight w:val="0"/>
                          <w:marTop w:val="0"/>
                          <w:marBottom w:val="0"/>
                          <w:divBdr>
                            <w:top w:val="none" w:sz="0" w:space="0" w:color="auto"/>
                            <w:left w:val="none" w:sz="0" w:space="0" w:color="auto"/>
                            <w:bottom w:val="none" w:sz="0" w:space="0" w:color="auto"/>
                            <w:right w:val="none" w:sz="0" w:space="0" w:color="auto"/>
                          </w:divBdr>
                        </w:div>
                        <w:div w:id="928386764">
                          <w:marLeft w:val="640"/>
                          <w:marRight w:val="0"/>
                          <w:marTop w:val="0"/>
                          <w:marBottom w:val="0"/>
                          <w:divBdr>
                            <w:top w:val="none" w:sz="0" w:space="0" w:color="auto"/>
                            <w:left w:val="none" w:sz="0" w:space="0" w:color="auto"/>
                            <w:bottom w:val="none" w:sz="0" w:space="0" w:color="auto"/>
                            <w:right w:val="none" w:sz="0" w:space="0" w:color="auto"/>
                          </w:divBdr>
                        </w:div>
                        <w:div w:id="954752276">
                          <w:marLeft w:val="640"/>
                          <w:marRight w:val="0"/>
                          <w:marTop w:val="0"/>
                          <w:marBottom w:val="0"/>
                          <w:divBdr>
                            <w:top w:val="none" w:sz="0" w:space="0" w:color="auto"/>
                            <w:left w:val="none" w:sz="0" w:space="0" w:color="auto"/>
                            <w:bottom w:val="none" w:sz="0" w:space="0" w:color="auto"/>
                            <w:right w:val="none" w:sz="0" w:space="0" w:color="auto"/>
                          </w:divBdr>
                        </w:div>
                        <w:div w:id="1022515233">
                          <w:marLeft w:val="640"/>
                          <w:marRight w:val="0"/>
                          <w:marTop w:val="0"/>
                          <w:marBottom w:val="0"/>
                          <w:divBdr>
                            <w:top w:val="none" w:sz="0" w:space="0" w:color="auto"/>
                            <w:left w:val="none" w:sz="0" w:space="0" w:color="auto"/>
                            <w:bottom w:val="none" w:sz="0" w:space="0" w:color="auto"/>
                            <w:right w:val="none" w:sz="0" w:space="0" w:color="auto"/>
                          </w:divBdr>
                        </w:div>
                        <w:div w:id="1217471854">
                          <w:marLeft w:val="640"/>
                          <w:marRight w:val="0"/>
                          <w:marTop w:val="0"/>
                          <w:marBottom w:val="0"/>
                          <w:divBdr>
                            <w:top w:val="none" w:sz="0" w:space="0" w:color="auto"/>
                            <w:left w:val="none" w:sz="0" w:space="0" w:color="auto"/>
                            <w:bottom w:val="none" w:sz="0" w:space="0" w:color="auto"/>
                            <w:right w:val="none" w:sz="0" w:space="0" w:color="auto"/>
                          </w:divBdr>
                        </w:div>
                        <w:div w:id="1231966280">
                          <w:marLeft w:val="640"/>
                          <w:marRight w:val="0"/>
                          <w:marTop w:val="0"/>
                          <w:marBottom w:val="0"/>
                          <w:divBdr>
                            <w:top w:val="none" w:sz="0" w:space="0" w:color="auto"/>
                            <w:left w:val="none" w:sz="0" w:space="0" w:color="auto"/>
                            <w:bottom w:val="none" w:sz="0" w:space="0" w:color="auto"/>
                            <w:right w:val="none" w:sz="0" w:space="0" w:color="auto"/>
                          </w:divBdr>
                        </w:div>
                        <w:div w:id="1235896917">
                          <w:marLeft w:val="640"/>
                          <w:marRight w:val="0"/>
                          <w:marTop w:val="0"/>
                          <w:marBottom w:val="0"/>
                          <w:divBdr>
                            <w:top w:val="none" w:sz="0" w:space="0" w:color="auto"/>
                            <w:left w:val="none" w:sz="0" w:space="0" w:color="auto"/>
                            <w:bottom w:val="none" w:sz="0" w:space="0" w:color="auto"/>
                            <w:right w:val="none" w:sz="0" w:space="0" w:color="auto"/>
                          </w:divBdr>
                        </w:div>
                        <w:div w:id="1380517161">
                          <w:marLeft w:val="640"/>
                          <w:marRight w:val="0"/>
                          <w:marTop w:val="0"/>
                          <w:marBottom w:val="0"/>
                          <w:divBdr>
                            <w:top w:val="none" w:sz="0" w:space="0" w:color="auto"/>
                            <w:left w:val="none" w:sz="0" w:space="0" w:color="auto"/>
                            <w:bottom w:val="none" w:sz="0" w:space="0" w:color="auto"/>
                            <w:right w:val="none" w:sz="0" w:space="0" w:color="auto"/>
                          </w:divBdr>
                        </w:div>
                        <w:div w:id="1492596092">
                          <w:marLeft w:val="640"/>
                          <w:marRight w:val="0"/>
                          <w:marTop w:val="0"/>
                          <w:marBottom w:val="0"/>
                          <w:divBdr>
                            <w:top w:val="none" w:sz="0" w:space="0" w:color="auto"/>
                            <w:left w:val="none" w:sz="0" w:space="0" w:color="auto"/>
                            <w:bottom w:val="none" w:sz="0" w:space="0" w:color="auto"/>
                            <w:right w:val="none" w:sz="0" w:space="0" w:color="auto"/>
                          </w:divBdr>
                        </w:div>
                        <w:div w:id="1604847059">
                          <w:marLeft w:val="640"/>
                          <w:marRight w:val="0"/>
                          <w:marTop w:val="0"/>
                          <w:marBottom w:val="0"/>
                          <w:divBdr>
                            <w:top w:val="none" w:sz="0" w:space="0" w:color="auto"/>
                            <w:left w:val="none" w:sz="0" w:space="0" w:color="auto"/>
                            <w:bottom w:val="none" w:sz="0" w:space="0" w:color="auto"/>
                            <w:right w:val="none" w:sz="0" w:space="0" w:color="auto"/>
                          </w:divBdr>
                        </w:div>
                        <w:div w:id="1672105148">
                          <w:marLeft w:val="640"/>
                          <w:marRight w:val="0"/>
                          <w:marTop w:val="0"/>
                          <w:marBottom w:val="0"/>
                          <w:divBdr>
                            <w:top w:val="none" w:sz="0" w:space="0" w:color="auto"/>
                            <w:left w:val="none" w:sz="0" w:space="0" w:color="auto"/>
                            <w:bottom w:val="none" w:sz="0" w:space="0" w:color="auto"/>
                            <w:right w:val="none" w:sz="0" w:space="0" w:color="auto"/>
                          </w:divBdr>
                        </w:div>
                        <w:div w:id="1792170518">
                          <w:marLeft w:val="640"/>
                          <w:marRight w:val="0"/>
                          <w:marTop w:val="0"/>
                          <w:marBottom w:val="0"/>
                          <w:divBdr>
                            <w:top w:val="none" w:sz="0" w:space="0" w:color="auto"/>
                            <w:left w:val="none" w:sz="0" w:space="0" w:color="auto"/>
                            <w:bottom w:val="none" w:sz="0" w:space="0" w:color="auto"/>
                            <w:right w:val="none" w:sz="0" w:space="0" w:color="auto"/>
                          </w:divBdr>
                        </w:div>
                        <w:div w:id="1850021836">
                          <w:marLeft w:val="640"/>
                          <w:marRight w:val="0"/>
                          <w:marTop w:val="0"/>
                          <w:marBottom w:val="0"/>
                          <w:divBdr>
                            <w:top w:val="none" w:sz="0" w:space="0" w:color="auto"/>
                            <w:left w:val="none" w:sz="0" w:space="0" w:color="auto"/>
                            <w:bottom w:val="none" w:sz="0" w:space="0" w:color="auto"/>
                            <w:right w:val="none" w:sz="0" w:space="0" w:color="auto"/>
                          </w:divBdr>
                        </w:div>
                        <w:div w:id="1851724499">
                          <w:marLeft w:val="640"/>
                          <w:marRight w:val="0"/>
                          <w:marTop w:val="0"/>
                          <w:marBottom w:val="0"/>
                          <w:divBdr>
                            <w:top w:val="none" w:sz="0" w:space="0" w:color="auto"/>
                            <w:left w:val="none" w:sz="0" w:space="0" w:color="auto"/>
                            <w:bottom w:val="none" w:sz="0" w:space="0" w:color="auto"/>
                            <w:right w:val="none" w:sz="0" w:space="0" w:color="auto"/>
                          </w:divBdr>
                        </w:div>
                        <w:div w:id="1891842763">
                          <w:marLeft w:val="640"/>
                          <w:marRight w:val="0"/>
                          <w:marTop w:val="0"/>
                          <w:marBottom w:val="0"/>
                          <w:divBdr>
                            <w:top w:val="none" w:sz="0" w:space="0" w:color="auto"/>
                            <w:left w:val="none" w:sz="0" w:space="0" w:color="auto"/>
                            <w:bottom w:val="none" w:sz="0" w:space="0" w:color="auto"/>
                            <w:right w:val="none" w:sz="0" w:space="0" w:color="auto"/>
                          </w:divBdr>
                        </w:div>
                        <w:div w:id="1992758342">
                          <w:marLeft w:val="640"/>
                          <w:marRight w:val="0"/>
                          <w:marTop w:val="0"/>
                          <w:marBottom w:val="0"/>
                          <w:divBdr>
                            <w:top w:val="none" w:sz="0" w:space="0" w:color="auto"/>
                            <w:left w:val="none" w:sz="0" w:space="0" w:color="auto"/>
                            <w:bottom w:val="none" w:sz="0" w:space="0" w:color="auto"/>
                            <w:right w:val="none" w:sz="0" w:space="0" w:color="auto"/>
                          </w:divBdr>
                        </w:div>
                        <w:div w:id="2003502157">
                          <w:marLeft w:val="640"/>
                          <w:marRight w:val="0"/>
                          <w:marTop w:val="0"/>
                          <w:marBottom w:val="0"/>
                          <w:divBdr>
                            <w:top w:val="none" w:sz="0" w:space="0" w:color="auto"/>
                            <w:left w:val="none" w:sz="0" w:space="0" w:color="auto"/>
                            <w:bottom w:val="none" w:sz="0" w:space="0" w:color="auto"/>
                            <w:right w:val="none" w:sz="0" w:space="0" w:color="auto"/>
                          </w:divBdr>
                        </w:div>
                        <w:div w:id="2087920957">
                          <w:marLeft w:val="640"/>
                          <w:marRight w:val="0"/>
                          <w:marTop w:val="0"/>
                          <w:marBottom w:val="0"/>
                          <w:divBdr>
                            <w:top w:val="none" w:sz="0" w:space="0" w:color="auto"/>
                            <w:left w:val="none" w:sz="0" w:space="0" w:color="auto"/>
                            <w:bottom w:val="none" w:sz="0" w:space="0" w:color="auto"/>
                            <w:right w:val="none" w:sz="0" w:space="0" w:color="auto"/>
                          </w:divBdr>
                        </w:div>
                        <w:div w:id="2133549138">
                          <w:marLeft w:val="640"/>
                          <w:marRight w:val="0"/>
                          <w:marTop w:val="0"/>
                          <w:marBottom w:val="0"/>
                          <w:divBdr>
                            <w:top w:val="none" w:sz="0" w:space="0" w:color="auto"/>
                            <w:left w:val="none" w:sz="0" w:space="0" w:color="auto"/>
                            <w:bottom w:val="none" w:sz="0" w:space="0" w:color="auto"/>
                            <w:right w:val="none" w:sz="0" w:space="0" w:color="auto"/>
                          </w:divBdr>
                        </w:div>
                      </w:divsChild>
                    </w:div>
                    <w:div w:id="1603535400">
                      <w:marLeft w:val="0"/>
                      <w:marRight w:val="0"/>
                      <w:marTop w:val="0"/>
                      <w:marBottom w:val="0"/>
                      <w:divBdr>
                        <w:top w:val="none" w:sz="0" w:space="0" w:color="auto"/>
                        <w:left w:val="none" w:sz="0" w:space="0" w:color="auto"/>
                        <w:bottom w:val="none" w:sz="0" w:space="0" w:color="auto"/>
                        <w:right w:val="none" w:sz="0" w:space="0" w:color="auto"/>
                      </w:divBdr>
                      <w:divsChild>
                        <w:div w:id="184948884">
                          <w:marLeft w:val="640"/>
                          <w:marRight w:val="0"/>
                          <w:marTop w:val="0"/>
                          <w:marBottom w:val="0"/>
                          <w:divBdr>
                            <w:top w:val="none" w:sz="0" w:space="0" w:color="auto"/>
                            <w:left w:val="none" w:sz="0" w:space="0" w:color="auto"/>
                            <w:bottom w:val="none" w:sz="0" w:space="0" w:color="auto"/>
                            <w:right w:val="none" w:sz="0" w:space="0" w:color="auto"/>
                          </w:divBdr>
                        </w:div>
                        <w:div w:id="188492277">
                          <w:marLeft w:val="640"/>
                          <w:marRight w:val="0"/>
                          <w:marTop w:val="0"/>
                          <w:marBottom w:val="0"/>
                          <w:divBdr>
                            <w:top w:val="none" w:sz="0" w:space="0" w:color="auto"/>
                            <w:left w:val="none" w:sz="0" w:space="0" w:color="auto"/>
                            <w:bottom w:val="none" w:sz="0" w:space="0" w:color="auto"/>
                            <w:right w:val="none" w:sz="0" w:space="0" w:color="auto"/>
                          </w:divBdr>
                        </w:div>
                        <w:div w:id="221722359">
                          <w:marLeft w:val="640"/>
                          <w:marRight w:val="0"/>
                          <w:marTop w:val="0"/>
                          <w:marBottom w:val="0"/>
                          <w:divBdr>
                            <w:top w:val="none" w:sz="0" w:space="0" w:color="auto"/>
                            <w:left w:val="none" w:sz="0" w:space="0" w:color="auto"/>
                            <w:bottom w:val="none" w:sz="0" w:space="0" w:color="auto"/>
                            <w:right w:val="none" w:sz="0" w:space="0" w:color="auto"/>
                          </w:divBdr>
                        </w:div>
                        <w:div w:id="314577632">
                          <w:marLeft w:val="640"/>
                          <w:marRight w:val="0"/>
                          <w:marTop w:val="0"/>
                          <w:marBottom w:val="0"/>
                          <w:divBdr>
                            <w:top w:val="none" w:sz="0" w:space="0" w:color="auto"/>
                            <w:left w:val="none" w:sz="0" w:space="0" w:color="auto"/>
                            <w:bottom w:val="none" w:sz="0" w:space="0" w:color="auto"/>
                            <w:right w:val="none" w:sz="0" w:space="0" w:color="auto"/>
                          </w:divBdr>
                        </w:div>
                        <w:div w:id="335304229">
                          <w:marLeft w:val="640"/>
                          <w:marRight w:val="0"/>
                          <w:marTop w:val="0"/>
                          <w:marBottom w:val="0"/>
                          <w:divBdr>
                            <w:top w:val="none" w:sz="0" w:space="0" w:color="auto"/>
                            <w:left w:val="none" w:sz="0" w:space="0" w:color="auto"/>
                            <w:bottom w:val="none" w:sz="0" w:space="0" w:color="auto"/>
                            <w:right w:val="none" w:sz="0" w:space="0" w:color="auto"/>
                          </w:divBdr>
                        </w:div>
                        <w:div w:id="364839435">
                          <w:marLeft w:val="640"/>
                          <w:marRight w:val="0"/>
                          <w:marTop w:val="0"/>
                          <w:marBottom w:val="0"/>
                          <w:divBdr>
                            <w:top w:val="none" w:sz="0" w:space="0" w:color="auto"/>
                            <w:left w:val="none" w:sz="0" w:space="0" w:color="auto"/>
                            <w:bottom w:val="none" w:sz="0" w:space="0" w:color="auto"/>
                            <w:right w:val="none" w:sz="0" w:space="0" w:color="auto"/>
                          </w:divBdr>
                        </w:div>
                        <w:div w:id="370226105">
                          <w:marLeft w:val="640"/>
                          <w:marRight w:val="0"/>
                          <w:marTop w:val="0"/>
                          <w:marBottom w:val="0"/>
                          <w:divBdr>
                            <w:top w:val="none" w:sz="0" w:space="0" w:color="auto"/>
                            <w:left w:val="none" w:sz="0" w:space="0" w:color="auto"/>
                            <w:bottom w:val="none" w:sz="0" w:space="0" w:color="auto"/>
                            <w:right w:val="none" w:sz="0" w:space="0" w:color="auto"/>
                          </w:divBdr>
                        </w:div>
                        <w:div w:id="429207861">
                          <w:marLeft w:val="640"/>
                          <w:marRight w:val="0"/>
                          <w:marTop w:val="0"/>
                          <w:marBottom w:val="0"/>
                          <w:divBdr>
                            <w:top w:val="none" w:sz="0" w:space="0" w:color="auto"/>
                            <w:left w:val="none" w:sz="0" w:space="0" w:color="auto"/>
                            <w:bottom w:val="none" w:sz="0" w:space="0" w:color="auto"/>
                            <w:right w:val="none" w:sz="0" w:space="0" w:color="auto"/>
                          </w:divBdr>
                        </w:div>
                        <w:div w:id="463423162">
                          <w:marLeft w:val="640"/>
                          <w:marRight w:val="0"/>
                          <w:marTop w:val="0"/>
                          <w:marBottom w:val="0"/>
                          <w:divBdr>
                            <w:top w:val="none" w:sz="0" w:space="0" w:color="auto"/>
                            <w:left w:val="none" w:sz="0" w:space="0" w:color="auto"/>
                            <w:bottom w:val="none" w:sz="0" w:space="0" w:color="auto"/>
                            <w:right w:val="none" w:sz="0" w:space="0" w:color="auto"/>
                          </w:divBdr>
                        </w:div>
                        <w:div w:id="525480828">
                          <w:marLeft w:val="640"/>
                          <w:marRight w:val="0"/>
                          <w:marTop w:val="0"/>
                          <w:marBottom w:val="0"/>
                          <w:divBdr>
                            <w:top w:val="none" w:sz="0" w:space="0" w:color="auto"/>
                            <w:left w:val="none" w:sz="0" w:space="0" w:color="auto"/>
                            <w:bottom w:val="none" w:sz="0" w:space="0" w:color="auto"/>
                            <w:right w:val="none" w:sz="0" w:space="0" w:color="auto"/>
                          </w:divBdr>
                        </w:div>
                        <w:div w:id="651102382">
                          <w:marLeft w:val="640"/>
                          <w:marRight w:val="0"/>
                          <w:marTop w:val="0"/>
                          <w:marBottom w:val="0"/>
                          <w:divBdr>
                            <w:top w:val="none" w:sz="0" w:space="0" w:color="auto"/>
                            <w:left w:val="none" w:sz="0" w:space="0" w:color="auto"/>
                            <w:bottom w:val="none" w:sz="0" w:space="0" w:color="auto"/>
                            <w:right w:val="none" w:sz="0" w:space="0" w:color="auto"/>
                          </w:divBdr>
                        </w:div>
                        <w:div w:id="655382132">
                          <w:marLeft w:val="640"/>
                          <w:marRight w:val="0"/>
                          <w:marTop w:val="0"/>
                          <w:marBottom w:val="0"/>
                          <w:divBdr>
                            <w:top w:val="none" w:sz="0" w:space="0" w:color="auto"/>
                            <w:left w:val="none" w:sz="0" w:space="0" w:color="auto"/>
                            <w:bottom w:val="none" w:sz="0" w:space="0" w:color="auto"/>
                            <w:right w:val="none" w:sz="0" w:space="0" w:color="auto"/>
                          </w:divBdr>
                        </w:div>
                        <w:div w:id="697466430">
                          <w:marLeft w:val="640"/>
                          <w:marRight w:val="0"/>
                          <w:marTop w:val="0"/>
                          <w:marBottom w:val="0"/>
                          <w:divBdr>
                            <w:top w:val="none" w:sz="0" w:space="0" w:color="auto"/>
                            <w:left w:val="none" w:sz="0" w:space="0" w:color="auto"/>
                            <w:bottom w:val="none" w:sz="0" w:space="0" w:color="auto"/>
                            <w:right w:val="none" w:sz="0" w:space="0" w:color="auto"/>
                          </w:divBdr>
                        </w:div>
                        <w:div w:id="707030449">
                          <w:marLeft w:val="640"/>
                          <w:marRight w:val="0"/>
                          <w:marTop w:val="0"/>
                          <w:marBottom w:val="0"/>
                          <w:divBdr>
                            <w:top w:val="none" w:sz="0" w:space="0" w:color="auto"/>
                            <w:left w:val="none" w:sz="0" w:space="0" w:color="auto"/>
                            <w:bottom w:val="none" w:sz="0" w:space="0" w:color="auto"/>
                            <w:right w:val="none" w:sz="0" w:space="0" w:color="auto"/>
                          </w:divBdr>
                        </w:div>
                        <w:div w:id="714235277">
                          <w:marLeft w:val="640"/>
                          <w:marRight w:val="0"/>
                          <w:marTop w:val="0"/>
                          <w:marBottom w:val="0"/>
                          <w:divBdr>
                            <w:top w:val="none" w:sz="0" w:space="0" w:color="auto"/>
                            <w:left w:val="none" w:sz="0" w:space="0" w:color="auto"/>
                            <w:bottom w:val="none" w:sz="0" w:space="0" w:color="auto"/>
                            <w:right w:val="none" w:sz="0" w:space="0" w:color="auto"/>
                          </w:divBdr>
                        </w:div>
                        <w:div w:id="939140969">
                          <w:marLeft w:val="640"/>
                          <w:marRight w:val="0"/>
                          <w:marTop w:val="0"/>
                          <w:marBottom w:val="0"/>
                          <w:divBdr>
                            <w:top w:val="none" w:sz="0" w:space="0" w:color="auto"/>
                            <w:left w:val="none" w:sz="0" w:space="0" w:color="auto"/>
                            <w:bottom w:val="none" w:sz="0" w:space="0" w:color="auto"/>
                            <w:right w:val="none" w:sz="0" w:space="0" w:color="auto"/>
                          </w:divBdr>
                        </w:div>
                        <w:div w:id="951089745">
                          <w:marLeft w:val="640"/>
                          <w:marRight w:val="0"/>
                          <w:marTop w:val="0"/>
                          <w:marBottom w:val="0"/>
                          <w:divBdr>
                            <w:top w:val="none" w:sz="0" w:space="0" w:color="auto"/>
                            <w:left w:val="none" w:sz="0" w:space="0" w:color="auto"/>
                            <w:bottom w:val="none" w:sz="0" w:space="0" w:color="auto"/>
                            <w:right w:val="none" w:sz="0" w:space="0" w:color="auto"/>
                          </w:divBdr>
                        </w:div>
                        <w:div w:id="1020858268">
                          <w:marLeft w:val="640"/>
                          <w:marRight w:val="0"/>
                          <w:marTop w:val="0"/>
                          <w:marBottom w:val="0"/>
                          <w:divBdr>
                            <w:top w:val="none" w:sz="0" w:space="0" w:color="auto"/>
                            <w:left w:val="none" w:sz="0" w:space="0" w:color="auto"/>
                            <w:bottom w:val="none" w:sz="0" w:space="0" w:color="auto"/>
                            <w:right w:val="none" w:sz="0" w:space="0" w:color="auto"/>
                          </w:divBdr>
                        </w:div>
                        <w:div w:id="1030766293">
                          <w:marLeft w:val="640"/>
                          <w:marRight w:val="0"/>
                          <w:marTop w:val="0"/>
                          <w:marBottom w:val="0"/>
                          <w:divBdr>
                            <w:top w:val="none" w:sz="0" w:space="0" w:color="auto"/>
                            <w:left w:val="none" w:sz="0" w:space="0" w:color="auto"/>
                            <w:bottom w:val="none" w:sz="0" w:space="0" w:color="auto"/>
                            <w:right w:val="none" w:sz="0" w:space="0" w:color="auto"/>
                          </w:divBdr>
                        </w:div>
                        <w:div w:id="1199702462">
                          <w:marLeft w:val="640"/>
                          <w:marRight w:val="0"/>
                          <w:marTop w:val="0"/>
                          <w:marBottom w:val="0"/>
                          <w:divBdr>
                            <w:top w:val="none" w:sz="0" w:space="0" w:color="auto"/>
                            <w:left w:val="none" w:sz="0" w:space="0" w:color="auto"/>
                            <w:bottom w:val="none" w:sz="0" w:space="0" w:color="auto"/>
                            <w:right w:val="none" w:sz="0" w:space="0" w:color="auto"/>
                          </w:divBdr>
                        </w:div>
                        <w:div w:id="1367174952">
                          <w:marLeft w:val="640"/>
                          <w:marRight w:val="0"/>
                          <w:marTop w:val="0"/>
                          <w:marBottom w:val="0"/>
                          <w:divBdr>
                            <w:top w:val="none" w:sz="0" w:space="0" w:color="auto"/>
                            <w:left w:val="none" w:sz="0" w:space="0" w:color="auto"/>
                            <w:bottom w:val="none" w:sz="0" w:space="0" w:color="auto"/>
                            <w:right w:val="none" w:sz="0" w:space="0" w:color="auto"/>
                          </w:divBdr>
                        </w:div>
                        <w:div w:id="1577737709">
                          <w:marLeft w:val="640"/>
                          <w:marRight w:val="0"/>
                          <w:marTop w:val="0"/>
                          <w:marBottom w:val="0"/>
                          <w:divBdr>
                            <w:top w:val="none" w:sz="0" w:space="0" w:color="auto"/>
                            <w:left w:val="none" w:sz="0" w:space="0" w:color="auto"/>
                            <w:bottom w:val="none" w:sz="0" w:space="0" w:color="auto"/>
                            <w:right w:val="none" w:sz="0" w:space="0" w:color="auto"/>
                          </w:divBdr>
                        </w:div>
                        <w:div w:id="1614168539">
                          <w:marLeft w:val="640"/>
                          <w:marRight w:val="0"/>
                          <w:marTop w:val="0"/>
                          <w:marBottom w:val="0"/>
                          <w:divBdr>
                            <w:top w:val="none" w:sz="0" w:space="0" w:color="auto"/>
                            <w:left w:val="none" w:sz="0" w:space="0" w:color="auto"/>
                            <w:bottom w:val="none" w:sz="0" w:space="0" w:color="auto"/>
                            <w:right w:val="none" w:sz="0" w:space="0" w:color="auto"/>
                          </w:divBdr>
                        </w:div>
                        <w:div w:id="1685159509">
                          <w:marLeft w:val="640"/>
                          <w:marRight w:val="0"/>
                          <w:marTop w:val="0"/>
                          <w:marBottom w:val="0"/>
                          <w:divBdr>
                            <w:top w:val="none" w:sz="0" w:space="0" w:color="auto"/>
                            <w:left w:val="none" w:sz="0" w:space="0" w:color="auto"/>
                            <w:bottom w:val="none" w:sz="0" w:space="0" w:color="auto"/>
                            <w:right w:val="none" w:sz="0" w:space="0" w:color="auto"/>
                          </w:divBdr>
                        </w:div>
                        <w:div w:id="1845317672">
                          <w:marLeft w:val="640"/>
                          <w:marRight w:val="0"/>
                          <w:marTop w:val="0"/>
                          <w:marBottom w:val="0"/>
                          <w:divBdr>
                            <w:top w:val="none" w:sz="0" w:space="0" w:color="auto"/>
                            <w:left w:val="none" w:sz="0" w:space="0" w:color="auto"/>
                            <w:bottom w:val="none" w:sz="0" w:space="0" w:color="auto"/>
                            <w:right w:val="none" w:sz="0" w:space="0" w:color="auto"/>
                          </w:divBdr>
                        </w:div>
                        <w:div w:id="1871603474">
                          <w:marLeft w:val="640"/>
                          <w:marRight w:val="0"/>
                          <w:marTop w:val="0"/>
                          <w:marBottom w:val="0"/>
                          <w:divBdr>
                            <w:top w:val="none" w:sz="0" w:space="0" w:color="auto"/>
                            <w:left w:val="none" w:sz="0" w:space="0" w:color="auto"/>
                            <w:bottom w:val="none" w:sz="0" w:space="0" w:color="auto"/>
                            <w:right w:val="none" w:sz="0" w:space="0" w:color="auto"/>
                          </w:divBdr>
                        </w:div>
                        <w:div w:id="1919485337">
                          <w:marLeft w:val="640"/>
                          <w:marRight w:val="0"/>
                          <w:marTop w:val="0"/>
                          <w:marBottom w:val="0"/>
                          <w:divBdr>
                            <w:top w:val="none" w:sz="0" w:space="0" w:color="auto"/>
                            <w:left w:val="none" w:sz="0" w:space="0" w:color="auto"/>
                            <w:bottom w:val="none" w:sz="0" w:space="0" w:color="auto"/>
                            <w:right w:val="none" w:sz="0" w:space="0" w:color="auto"/>
                          </w:divBdr>
                        </w:div>
                        <w:div w:id="1997411040">
                          <w:marLeft w:val="640"/>
                          <w:marRight w:val="0"/>
                          <w:marTop w:val="0"/>
                          <w:marBottom w:val="0"/>
                          <w:divBdr>
                            <w:top w:val="none" w:sz="0" w:space="0" w:color="auto"/>
                            <w:left w:val="none" w:sz="0" w:space="0" w:color="auto"/>
                            <w:bottom w:val="none" w:sz="0" w:space="0" w:color="auto"/>
                            <w:right w:val="none" w:sz="0" w:space="0" w:color="auto"/>
                          </w:divBdr>
                        </w:div>
                      </w:divsChild>
                    </w:div>
                    <w:div w:id="1661618847">
                      <w:marLeft w:val="0"/>
                      <w:marRight w:val="0"/>
                      <w:marTop w:val="0"/>
                      <w:marBottom w:val="0"/>
                      <w:divBdr>
                        <w:top w:val="none" w:sz="0" w:space="0" w:color="auto"/>
                        <w:left w:val="none" w:sz="0" w:space="0" w:color="auto"/>
                        <w:bottom w:val="none" w:sz="0" w:space="0" w:color="auto"/>
                        <w:right w:val="none" w:sz="0" w:space="0" w:color="auto"/>
                      </w:divBdr>
                      <w:divsChild>
                        <w:div w:id="65226681">
                          <w:marLeft w:val="640"/>
                          <w:marRight w:val="0"/>
                          <w:marTop w:val="0"/>
                          <w:marBottom w:val="0"/>
                          <w:divBdr>
                            <w:top w:val="none" w:sz="0" w:space="0" w:color="auto"/>
                            <w:left w:val="none" w:sz="0" w:space="0" w:color="auto"/>
                            <w:bottom w:val="none" w:sz="0" w:space="0" w:color="auto"/>
                            <w:right w:val="none" w:sz="0" w:space="0" w:color="auto"/>
                          </w:divBdr>
                        </w:div>
                        <w:div w:id="77868987">
                          <w:marLeft w:val="640"/>
                          <w:marRight w:val="0"/>
                          <w:marTop w:val="0"/>
                          <w:marBottom w:val="0"/>
                          <w:divBdr>
                            <w:top w:val="none" w:sz="0" w:space="0" w:color="auto"/>
                            <w:left w:val="none" w:sz="0" w:space="0" w:color="auto"/>
                            <w:bottom w:val="none" w:sz="0" w:space="0" w:color="auto"/>
                            <w:right w:val="none" w:sz="0" w:space="0" w:color="auto"/>
                          </w:divBdr>
                        </w:div>
                        <w:div w:id="117259950">
                          <w:marLeft w:val="640"/>
                          <w:marRight w:val="0"/>
                          <w:marTop w:val="0"/>
                          <w:marBottom w:val="0"/>
                          <w:divBdr>
                            <w:top w:val="none" w:sz="0" w:space="0" w:color="auto"/>
                            <w:left w:val="none" w:sz="0" w:space="0" w:color="auto"/>
                            <w:bottom w:val="none" w:sz="0" w:space="0" w:color="auto"/>
                            <w:right w:val="none" w:sz="0" w:space="0" w:color="auto"/>
                          </w:divBdr>
                        </w:div>
                        <w:div w:id="203102306">
                          <w:marLeft w:val="640"/>
                          <w:marRight w:val="0"/>
                          <w:marTop w:val="0"/>
                          <w:marBottom w:val="0"/>
                          <w:divBdr>
                            <w:top w:val="none" w:sz="0" w:space="0" w:color="auto"/>
                            <w:left w:val="none" w:sz="0" w:space="0" w:color="auto"/>
                            <w:bottom w:val="none" w:sz="0" w:space="0" w:color="auto"/>
                            <w:right w:val="none" w:sz="0" w:space="0" w:color="auto"/>
                          </w:divBdr>
                        </w:div>
                        <w:div w:id="306667897">
                          <w:marLeft w:val="640"/>
                          <w:marRight w:val="0"/>
                          <w:marTop w:val="0"/>
                          <w:marBottom w:val="0"/>
                          <w:divBdr>
                            <w:top w:val="none" w:sz="0" w:space="0" w:color="auto"/>
                            <w:left w:val="none" w:sz="0" w:space="0" w:color="auto"/>
                            <w:bottom w:val="none" w:sz="0" w:space="0" w:color="auto"/>
                            <w:right w:val="none" w:sz="0" w:space="0" w:color="auto"/>
                          </w:divBdr>
                        </w:div>
                        <w:div w:id="330838960">
                          <w:marLeft w:val="640"/>
                          <w:marRight w:val="0"/>
                          <w:marTop w:val="0"/>
                          <w:marBottom w:val="0"/>
                          <w:divBdr>
                            <w:top w:val="none" w:sz="0" w:space="0" w:color="auto"/>
                            <w:left w:val="none" w:sz="0" w:space="0" w:color="auto"/>
                            <w:bottom w:val="none" w:sz="0" w:space="0" w:color="auto"/>
                            <w:right w:val="none" w:sz="0" w:space="0" w:color="auto"/>
                          </w:divBdr>
                        </w:div>
                        <w:div w:id="523255192">
                          <w:marLeft w:val="640"/>
                          <w:marRight w:val="0"/>
                          <w:marTop w:val="0"/>
                          <w:marBottom w:val="0"/>
                          <w:divBdr>
                            <w:top w:val="none" w:sz="0" w:space="0" w:color="auto"/>
                            <w:left w:val="none" w:sz="0" w:space="0" w:color="auto"/>
                            <w:bottom w:val="none" w:sz="0" w:space="0" w:color="auto"/>
                            <w:right w:val="none" w:sz="0" w:space="0" w:color="auto"/>
                          </w:divBdr>
                        </w:div>
                        <w:div w:id="600725948">
                          <w:marLeft w:val="640"/>
                          <w:marRight w:val="0"/>
                          <w:marTop w:val="0"/>
                          <w:marBottom w:val="0"/>
                          <w:divBdr>
                            <w:top w:val="none" w:sz="0" w:space="0" w:color="auto"/>
                            <w:left w:val="none" w:sz="0" w:space="0" w:color="auto"/>
                            <w:bottom w:val="none" w:sz="0" w:space="0" w:color="auto"/>
                            <w:right w:val="none" w:sz="0" w:space="0" w:color="auto"/>
                          </w:divBdr>
                        </w:div>
                        <w:div w:id="644118179">
                          <w:marLeft w:val="640"/>
                          <w:marRight w:val="0"/>
                          <w:marTop w:val="0"/>
                          <w:marBottom w:val="0"/>
                          <w:divBdr>
                            <w:top w:val="none" w:sz="0" w:space="0" w:color="auto"/>
                            <w:left w:val="none" w:sz="0" w:space="0" w:color="auto"/>
                            <w:bottom w:val="none" w:sz="0" w:space="0" w:color="auto"/>
                            <w:right w:val="none" w:sz="0" w:space="0" w:color="auto"/>
                          </w:divBdr>
                        </w:div>
                        <w:div w:id="674113698">
                          <w:marLeft w:val="640"/>
                          <w:marRight w:val="0"/>
                          <w:marTop w:val="0"/>
                          <w:marBottom w:val="0"/>
                          <w:divBdr>
                            <w:top w:val="none" w:sz="0" w:space="0" w:color="auto"/>
                            <w:left w:val="none" w:sz="0" w:space="0" w:color="auto"/>
                            <w:bottom w:val="none" w:sz="0" w:space="0" w:color="auto"/>
                            <w:right w:val="none" w:sz="0" w:space="0" w:color="auto"/>
                          </w:divBdr>
                        </w:div>
                        <w:div w:id="689913975">
                          <w:marLeft w:val="640"/>
                          <w:marRight w:val="0"/>
                          <w:marTop w:val="0"/>
                          <w:marBottom w:val="0"/>
                          <w:divBdr>
                            <w:top w:val="none" w:sz="0" w:space="0" w:color="auto"/>
                            <w:left w:val="none" w:sz="0" w:space="0" w:color="auto"/>
                            <w:bottom w:val="none" w:sz="0" w:space="0" w:color="auto"/>
                            <w:right w:val="none" w:sz="0" w:space="0" w:color="auto"/>
                          </w:divBdr>
                        </w:div>
                        <w:div w:id="734553504">
                          <w:marLeft w:val="640"/>
                          <w:marRight w:val="0"/>
                          <w:marTop w:val="0"/>
                          <w:marBottom w:val="0"/>
                          <w:divBdr>
                            <w:top w:val="none" w:sz="0" w:space="0" w:color="auto"/>
                            <w:left w:val="none" w:sz="0" w:space="0" w:color="auto"/>
                            <w:bottom w:val="none" w:sz="0" w:space="0" w:color="auto"/>
                            <w:right w:val="none" w:sz="0" w:space="0" w:color="auto"/>
                          </w:divBdr>
                        </w:div>
                        <w:div w:id="788275987">
                          <w:marLeft w:val="640"/>
                          <w:marRight w:val="0"/>
                          <w:marTop w:val="0"/>
                          <w:marBottom w:val="0"/>
                          <w:divBdr>
                            <w:top w:val="none" w:sz="0" w:space="0" w:color="auto"/>
                            <w:left w:val="none" w:sz="0" w:space="0" w:color="auto"/>
                            <w:bottom w:val="none" w:sz="0" w:space="0" w:color="auto"/>
                            <w:right w:val="none" w:sz="0" w:space="0" w:color="auto"/>
                          </w:divBdr>
                        </w:div>
                        <w:div w:id="834997666">
                          <w:marLeft w:val="640"/>
                          <w:marRight w:val="0"/>
                          <w:marTop w:val="0"/>
                          <w:marBottom w:val="0"/>
                          <w:divBdr>
                            <w:top w:val="none" w:sz="0" w:space="0" w:color="auto"/>
                            <w:left w:val="none" w:sz="0" w:space="0" w:color="auto"/>
                            <w:bottom w:val="none" w:sz="0" w:space="0" w:color="auto"/>
                            <w:right w:val="none" w:sz="0" w:space="0" w:color="auto"/>
                          </w:divBdr>
                        </w:div>
                        <w:div w:id="995113432">
                          <w:marLeft w:val="640"/>
                          <w:marRight w:val="0"/>
                          <w:marTop w:val="0"/>
                          <w:marBottom w:val="0"/>
                          <w:divBdr>
                            <w:top w:val="none" w:sz="0" w:space="0" w:color="auto"/>
                            <w:left w:val="none" w:sz="0" w:space="0" w:color="auto"/>
                            <w:bottom w:val="none" w:sz="0" w:space="0" w:color="auto"/>
                            <w:right w:val="none" w:sz="0" w:space="0" w:color="auto"/>
                          </w:divBdr>
                        </w:div>
                        <w:div w:id="998507387">
                          <w:marLeft w:val="640"/>
                          <w:marRight w:val="0"/>
                          <w:marTop w:val="0"/>
                          <w:marBottom w:val="0"/>
                          <w:divBdr>
                            <w:top w:val="none" w:sz="0" w:space="0" w:color="auto"/>
                            <w:left w:val="none" w:sz="0" w:space="0" w:color="auto"/>
                            <w:bottom w:val="none" w:sz="0" w:space="0" w:color="auto"/>
                            <w:right w:val="none" w:sz="0" w:space="0" w:color="auto"/>
                          </w:divBdr>
                        </w:div>
                        <w:div w:id="1004286277">
                          <w:marLeft w:val="640"/>
                          <w:marRight w:val="0"/>
                          <w:marTop w:val="0"/>
                          <w:marBottom w:val="0"/>
                          <w:divBdr>
                            <w:top w:val="none" w:sz="0" w:space="0" w:color="auto"/>
                            <w:left w:val="none" w:sz="0" w:space="0" w:color="auto"/>
                            <w:bottom w:val="none" w:sz="0" w:space="0" w:color="auto"/>
                            <w:right w:val="none" w:sz="0" w:space="0" w:color="auto"/>
                          </w:divBdr>
                        </w:div>
                        <w:div w:id="1260286135">
                          <w:marLeft w:val="640"/>
                          <w:marRight w:val="0"/>
                          <w:marTop w:val="0"/>
                          <w:marBottom w:val="0"/>
                          <w:divBdr>
                            <w:top w:val="none" w:sz="0" w:space="0" w:color="auto"/>
                            <w:left w:val="none" w:sz="0" w:space="0" w:color="auto"/>
                            <w:bottom w:val="none" w:sz="0" w:space="0" w:color="auto"/>
                            <w:right w:val="none" w:sz="0" w:space="0" w:color="auto"/>
                          </w:divBdr>
                        </w:div>
                        <w:div w:id="1350251228">
                          <w:marLeft w:val="640"/>
                          <w:marRight w:val="0"/>
                          <w:marTop w:val="0"/>
                          <w:marBottom w:val="0"/>
                          <w:divBdr>
                            <w:top w:val="none" w:sz="0" w:space="0" w:color="auto"/>
                            <w:left w:val="none" w:sz="0" w:space="0" w:color="auto"/>
                            <w:bottom w:val="none" w:sz="0" w:space="0" w:color="auto"/>
                            <w:right w:val="none" w:sz="0" w:space="0" w:color="auto"/>
                          </w:divBdr>
                        </w:div>
                        <w:div w:id="1398162262">
                          <w:marLeft w:val="640"/>
                          <w:marRight w:val="0"/>
                          <w:marTop w:val="0"/>
                          <w:marBottom w:val="0"/>
                          <w:divBdr>
                            <w:top w:val="none" w:sz="0" w:space="0" w:color="auto"/>
                            <w:left w:val="none" w:sz="0" w:space="0" w:color="auto"/>
                            <w:bottom w:val="none" w:sz="0" w:space="0" w:color="auto"/>
                            <w:right w:val="none" w:sz="0" w:space="0" w:color="auto"/>
                          </w:divBdr>
                        </w:div>
                        <w:div w:id="1444885759">
                          <w:marLeft w:val="640"/>
                          <w:marRight w:val="0"/>
                          <w:marTop w:val="0"/>
                          <w:marBottom w:val="0"/>
                          <w:divBdr>
                            <w:top w:val="none" w:sz="0" w:space="0" w:color="auto"/>
                            <w:left w:val="none" w:sz="0" w:space="0" w:color="auto"/>
                            <w:bottom w:val="none" w:sz="0" w:space="0" w:color="auto"/>
                            <w:right w:val="none" w:sz="0" w:space="0" w:color="auto"/>
                          </w:divBdr>
                        </w:div>
                        <w:div w:id="1449154458">
                          <w:marLeft w:val="640"/>
                          <w:marRight w:val="0"/>
                          <w:marTop w:val="0"/>
                          <w:marBottom w:val="0"/>
                          <w:divBdr>
                            <w:top w:val="none" w:sz="0" w:space="0" w:color="auto"/>
                            <w:left w:val="none" w:sz="0" w:space="0" w:color="auto"/>
                            <w:bottom w:val="none" w:sz="0" w:space="0" w:color="auto"/>
                            <w:right w:val="none" w:sz="0" w:space="0" w:color="auto"/>
                          </w:divBdr>
                        </w:div>
                        <w:div w:id="1480340588">
                          <w:marLeft w:val="640"/>
                          <w:marRight w:val="0"/>
                          <w:marTop w:val="0"/>
                          <w:marBottom w:val="0"/>
                          <w:divBdr>
                            <w:top w:val="none" w:sz="0" w:space="0" w:color="auto"/>
                            <w:left w:val="none" w:sz="0" w:space="0" w:color="auto"/>
                            <w:bottom w:val="none" w:sz="0" w:space="0" w:color="auto"/>
                            <w:right w:val="none" w:sz="0" w:space="0" w:color="auto"/>
                          </w:divBdr>
                        </w:div>
                        <w:div w:id="1500923806">
                          <w:marLeft w:val="640"/>
                          <w:marRight w:val="0"/>
                          <w:marTop w:val="0"/>
                          <w:marBottom w:val="0"/>
                          <w:divBdr>
                            <w:top w:val="none" w:sz="0" w:space="0" w:color="auto"/>
                            <w:left w:val="none" w:sz="0" w:space="0" w:color="auto"/>
                            <w:bottom w:val="none" w:sz="0" w:space="0" w:color="auto"/>
                            <w:right w:val="none" w:sz="0" w:space="0" w:color="auto"/>
                          </w:divBdr>
                        </w:div>
                        <w:div w:id="1718698418">
                          <w:marLeft w:val="640"/>
                          <w:marRight w:val="0"/>
                          <w:marTop w:val="0"/>
                          <w:marBottom w:val="0"/>
                          <w:divBdr>
                            <w:top w:val="none" w:sz="0" w:space="0" w:color="auto"/>
                            <w:left w:val="none" w:sz="0" w:space="0" w:color="auto"/>
                            <w:bottom w:val="none" w:sz="0" w:space="0" w:color="auto"/>
                            <w:right w:val="none" w:sz="0" w:space="0" w:color="auto"/>
                          </w:divBdr>
                        </w:div>
                        <w:div w:id="1719861438">
                          <w:marLeft w:val="640"/>
                          <w:marRight w:val="0"/>
                          <w:marTop w:val="0"/>
                          <w:marBottom w:val="0"/>
                          <w:divBdr>
                            <w:top w:val="none" w:sz="0" w:space="0" w:color="auto"/>
                            <w:left w:val="none" w:sz="0" w:space="0" w:color="auto"/>
                            <w:bottom w:val="none" w:sz="0" w:space="0" w:color="auto"/>
                            <w:right w:val="none" w:sz="0" w:space="0" w:color="auto"/>
                          </w:divBdr>
                        </w:div>
                        <w:div w:id="1817183095">
                          <w:marLeft w:val="640"/>
                          <w:marRight w:val="0"/>
                          <w:marTop w:val="0"/>
                          <w:marBottom w:val="0"/>
                          <w:divBdr>
                            <w:top w:val="none" w:sz="0" w:space="0" w:color="auto"/>
                            <w:left w:val="none" w:sz="0" w:space="0" w:color="auto"/>
                            <w:bottom w:val="none" w:sz="0" w:space="0" w:color="auto"/>
                            <w:right w:val="none" w:sz="0" w:space="0" w:color="auto"/>
                          </w:divBdr>
                        </w:div>
                        <w:div w:id="1822505523">
                          <w:marLeft w:val="640"/>
                          <w:marRight w:val="0"/>
                          <w:marTop w:val="0"/>
                          <w:marBottom w:val="0"/>
                          <w:divBdr>
                            <w:top w:val="none" w:sz="0" w:space="0" w:color="auto"/>
                            <w:left w:val="none" w:sz="0" w:space="0" w:color="auto"/>
                            <w:bottom w:val="none" w:sz="0" w:space="0" w:color="auto"/>
                            <w:right w:val="none" w:sz="0" w:space="0" w:color="auto"/>
                          </w:divBdr>
                        </w:div>
                        <w:div w:id="1831016624">
                          <w:marLeft w:val="640"/>
                          <w:marRight w:val="0"/>
                          <w:marTop w:val="0"/>
                          <w:marBottom w:val="0"/>
                          <w:divBdr>
                            <w:top w:val="none" w:sz="0" w:space="0" w:color="auto"/>
                            <w:left w:val="none" w:sz="0" w:space="0" w:color="auto"/>
                            <w:bottom w:val="none" w:sz="0" w:space="0" w:color="auto"/>
                            <w:right w:val="none" w:sz="0" w:space="0" w:color="auto"/>
                          </w:divBdr>
                        </w:div>
                        <w:div w:id="1929996861">
                          <w:marLeft w:val="640"/>
                          <w:marRight w:val="0"/>
                          <w:marTop w:val="0"/>
                          <w:marBottom w:val="0"/>
                          <w:divBdr>
                            <w:top w:val="none" w:sz="0" w:space="0" w:color="auto"/>
                            <w:left w:val="none" w:sz="0" w:space="0" w:color="auto"/>
                            <w:bottom w:val="none" w:sz="0" w:space="0" w:color="auto"/>
                            <w:right w:val="none" w:sz="0" w:space="0" w:color="auto"/>
                          </w:divBdr>
                        </w:div>
                        <w:div w:id="2017535248">
                          <w:marLeft w:val="640"/>
                          <w:marRight w:val="0"/>
                          <w:marTop w:val="0"/>
                          <w:marBottom w:val="0"/>
                          <w:divBdr>
                            <w:top w:val="none" w:sz="0" w:space="0" w:color="auto"/>
                            <w:left w:val="none" w:sz="0" w:space="0" w:color="auto"/>
                            <w:bottom w:val="none" w:sz="0" w:space="0" w:color="auto"/>
                            <w:right w:val="none" w:sz="0" w:space="0" w:color="auto"/>
                          </w:divBdr>
                        </w:div>
                      </w:divsChild>
                    </w:div>
                    <w:div w:id="1766733091">
                      <w:marLeft w:val="0"/>
                      <w:marRight w:val="0"/>
                      <w:marTop w:val="0"/>
                      <w:marBottom w:val="0"/>
                      <w:divBdr>
                        <w:top w:val="none" w:sz="0" w:space="0" w:color="auto"/>
                        <w:left w:val="none" w:sz="0" w:space="0" w:color="auto"/>
                        <w:bottom w:val="none" w:sz="0" w:space="0" w:color="auto"/>
                        <w:right w:val="none" w:sz="0" w:space="0" w:color="auto"/>
                      </w:divBdr>
                      <w:divsChild>
                        <w:div w:id="17439229">
                          <w:marLeft w:val="640"/>
                          <w:marRight w:val="0"/>
                          <w:marTop w:val="0"/>
                          <w:marBottom w:val="0"/>
                          <w:divBdr>
                            <w:top w:val="none" w:sz="0" w:space="0" w:color="auto"/>
                            <w:left w:val="none" w:sz="0" w:space="0" w:color="auto"/>
                            <w:bottom w:val="none" w:sz="0" w:space="0" w:color="auto"/>
                            <w:right w:val="none" w:sz="0" w:space="0" w:color="auto"/>
                          </w:divBdr>
                        </w:div>
                        <w:div w:id="55323289">
                          <w:marLeft w:val="640"/>
                          <w:marRight w:val="0"/>
                          <w:marTop w:val="0"/>
                          <w:marBottom w:val="0"/>
                          <w:divBdr>
                            <w:top w:val="none" w:sz="0" w:space="0" w:color="auto"/>
                            <w:left w:val="none" w:sz="0" w:space="0" w:color="auto"/>
                            <w:bottom w:val="none" w:sz="0" w:space="0" w:color="auto"/>
                            <w:right w:val="none" w:sz="0" w:space="0" w:color="auto"/>
                          </w:divBdr>
                        </w:div>
                        <w:div w:id="107706357">
                          <w:marLeft w:val="640"/>
                          <w:marRight w:val="0"/>
                          <w:marTop w:val="0"/>
                          <w:marBottom w:val="0"/>
                          <w:divBdr>
                            <w:top w:val="none" w:sz="0" w:space="0" w:color="auto"/>
                            <w:left w:val="none" w:sz="0" w:space="0" w:color="auto"/>
                            <w:bottom w:val="none" w:sz="0" w:space="0" w:color="auto"/>
                            <w:right w:val="none" w:sz="0" w:space="0" w:color="auto"/>
                          </w:divBdr>
                        </w:div>
                        <w:div w:id="191967957">
                          <w:marLeft w:val="640"/>
                          <w:marRight w:val="0"/>
                          <w:marTop w:val="0"/>
                          <w:marBottom w:val="0"/>
                          <w:divBdr>
                            <w:top w:val="none" w:sz="0" w:space="0" w:color="auto"/>
                            <w:left w:val="none" w:sz="0" w:space="0" w:color="auto"/>
                            <w:bottom w:val="none" w:sz="0" w:space="0" w:color="auto"/>
                            <w:right w:val="none" w:sz="0" w:space="0" w:color="auto"/>
                          </w:divBdr>
                        </w:div>
                        <w:div w:id="284852210">
                          <w:marLeft w:val="640"/>
                          <w:marRight w:val="0"/>
                          <w:marTop w:val="0"/>
                          <w:marBottom w:val="0"/>
                          <w:divBdr>
                            <w:top w:val="none" w:sz="0" w:space="0" w:color="auto"/>
                            <w:left w:val="none" w:sz="0" w:space="0" w:color="auto"/>
                            <w:bottom w:val="none" w:sz="0" w:space="0" w:color="auto"/>
                            <w:right w:val="none" w:sz="0" w:space="0" w:color="auto"/>
                          </w:divBdr>
                        </w:div>
                        <w:div w:id="428820459">
                          <w:marLeft w:val="640"/>
                          <w:marRight w:val="0"/>
                          <w:marTop w:val="0"/>
                          <w:marBottom w:val="0"/>
                          <w:divBdr>
                            <w:top w:val="none" w:sz="0" w:space="0" w:color="auto"/>
                            <w:left w:val="none" w:sz="0" w:space="0" w:color="auto"/>
                            <w:bottom w:val="none" w:sz="0" w:space="0" w:color="auto"/>
                            <w:right w:val="none" w:sz="0" w:space="0" w:color="auto"/>
                          </w:divBdr>
                        </w:div>
                        <w:div w:id="591671188">
                          <w:marLeft w:val="640"/>
                          <w:marRight w:val="0"/>
                          <w:marTop w:val="0"/>
                          <w:marBottom w:val="0"/>
                          <w:divBdr>
                            <w:top w:val="none" w:sz="0" w:space="0" w:color="auto"/>
                            <w:left w:val="none" w:sz="0" w:space="0" w:color="auto"/>
                            <w:bottom w:val="none" w:sz="0" w:space="0" w:color="auto"/>
                            <w:right w:val="none" w:sz="0" w:space="0" w:color="auto"/>
                          </w:divBdr>
                        </w:div>
                        <w:div w:id="627901671">
                          <w:marLeft w:val="640"/>
                          <w:marRight w:val="0"/>
                          <w:marTop w:val="0"/>
                          <w:marBottom w:val="0"/>
                          <w:divBdr>
                            <w:top w:val="none" w:sz="0" w:space="0" w:color="auto"/>
                            <w:left w:val="none" w:sz="0" w:space="0" w:color="auto"/>
                            <w:bottom w:val="none" w:sz="0" w:space="0" w:color="auto"/>
                            <w:right w:val="none" w:sz="0" w:space="0" w:color="auto"/>
                          </w:divBdr>
                        </w:div>
                        <w:div w:id="638343357">
                          <w:marLeft w:val="640"/>
                          <w:marRight w:val="0"/>
                          <w:marTop w:val="0"/>
                          <w:marBottom w:val="0"/>
                          <w:divBdr>
                            <w:top w:val="none" w:sz="0" w:space="0" w:color="auto"/>
                            <w:left w:val="none" w:sz="0" w:space="0" w:color="auto"/>
                            <w:bottom w:val="none" w:sz="0" w:space="0" w:color="auto"/>
                            <w:right w:val="none" w:sz="0" w:space="0" w:color="auto"/>
                          </w:divBdr>
                        </w:div>
                        <w:div w:id="644315558">
                          <w:marLeft w:val="640"/>
                          <w:marRight w:val="0"/>
                          <w:marTop w:val="0"/>
                          <w:marBottom w:val="0"/>
                          <w:divBdr>
                            <w:top w:val="none" w:sz="0" w:space="0" w:color="auto"/>
                            <w:left w:val="none" w:sz="0" w:space="0" w:color="auto"/>
                            <w:bottom w:val="none" w:sz="0" w:space="0" w:color="auto"/>
                            <w:right w:val="none" w:sz="0" w:space="0" w:color="auto"/>
                          </w:divBdr>
                        </w:div>
                        <w:div w:id="647244664">
                          <w:marLeft w:val="640"/>
                          <w:marRight w:val="0"/>
                          <w:marTop w:val="0"/>
                          <w:marBottom w:val="0"/>
                          <w:divBdr>
                            <w:top w:val="none" w:sz="0" w:space="0" w:color="auto"/>
                            <w:left w:val="none" w:sz="0" w:space="0" w:color="auto"/>
                            <w:bottom w:val="none" w:sz="0" w:space="0" w:color="auto"/>
                            <w:right w:val="none" w:sz="0" w:space="0" w:color="auto"/>
                          </w:divBdr>
                        </w:div>
                        <w:div w:id="736054217">
                          <w:marLeft w:val="640"/>
                          <w:marRight w:val="0"/>
                          <w:marTop w:val="0"/>
                          <w:marBottom w:val="0"/>
                          <w:divBdr>
                            <w:top w:val="none" w:sz="0" w:space="0" w:color="auto"/>
                            <w:left w:val="none" w:sz="0" w:space="0" w:color="auto"/>
                            <w:bottom w:val="none" w:sz="0" w:space="0" w:color="auto"/>
                            <w:right w:val="none" w:sz="0" w:space="0" w:color="auto"/>
                          </w:divBdr>
                        </w:div>
                        <w:div w:id="862134491">
                          <w:marLeft w:val="640"/>
                          <w:marRight w:val="0"/>
                          <w:marTop w:val="0"/>
                          <w:marBottom w:val="0"/>
                          <w:divBdr>
                            <w:top w:val="none" w:sz="0" w:space="0" w:color="auto"/>
                            <w:left w:val="none" w:sz="0" w:space="0" w:color="auto"/>
                            <w:bottom w:val="none" w:sz="0" w:space="0" w:color="auto"/>
                            <w:right w:val="none" w:sz="0" w:space="0" w:color="auto"/>
                          </w:divBdr>
                        </w:div>
                        <w:div w:id="887185439">
                          <w:marLeft w:val="640"/>
                          <w:marRight w:val="0"/>
                          <w:marTop w:val="0"/>
                          <w:marBottom w:val="0"/>
                          <w:divBdr>
                            <w:top w:val="none" w:sz="0" w:space="0" w:color="auto"/>
                            <w:left w:val="none" w:sz="0" w:space="0" w:color="auto"/>
                            <w:bottom w:val="none" w:sz="0" w:space="0" w:color="auto"/>
                            <w:right w:val="none" w:sz="0" w:space="0" w:color="auto"/>
                          </w:divBdr>
                        </w:div>
                        <w:div w:id="892619949">
                          <w:marLeft w:val="640"/>
                          <w:marRight w:val="0"/>
                          <w:marTop w:val="0"/>
                          <w:marBottom w:val="0"/>
                          <w:divBdr>
                            <w:top w:val="none" w:sz="0" w:space="0" w:color="auto"/>
                            <w:left w:val="none" w:sz="0" w:space="0" w:color="auto"/>
                            <w:bottom w:val="none" w:sz="0" w:space="0" w:color="auto"/>
                            <w:right w:val="none" w:sz="0" w:space="0" w:color="auto"/>
                          </w:divBdr>
                        </w:div>
                        <w:div w:id="923805452">
                          <w:marLeft w:val="640"/>
                          <w:marRight w:val="0"/>
                          <w:marTop w:val="0"/>
                          <w:marBottom w:val="0"/>
                          <w:divBdr>
                            <w:top w:val="none" w:sz="0" w:space="0" w:color="auto"/>
                            <w:left w:val="none" w:sz="0" w:space="0" w:color="auto"/>
                            <w:bottom w:val="none" w:sz="0" w:space="0" w:color="auto"/>
                            <w:right w:val="none" w:sz="0" w:space="0" w:color="auto"/>
                          </w:divBdr>
                        </w:div>
                        <w:div w:id="929853419">
                          <w:marLeft w:val="640"/>
                          <w:marRight w:val="0"/>
                          <w:marTop w:val="0"/>
                          <w:marBottom w:val="0"/>
                          <w:divBdr>
                            <w:top w:val="none" w:sz="0" w:space="0" w:color="auto"/>
                            <w:left w:val="none" w:sz="0" w:space="0" w:color="auto"/>
                            <w:bottom w:val="none" w:sz="0" w:space="0" w:color="auto"/>
                            <w:right w:val="none" w:sz="0" w:space="0" w:color="auto"/>
                          </w:divBdr>
                        </w:div>
                        <w:div w:id="1071007896">
                          <w:marLeft w:val="640"/>
                          <w:marRight w:val="0"/>
                          <w:marTop w:val="0"/>
                          <w:marBottom w:val="0"/>
                          <w:divBdr>
                            <w:top w:val="none" w:sz="0" w:space="0" w:color="auto"/>
                            <w:left w:val="none" w:sz="0" w:space="0" w:color="auto"/>
                            <w:bottom w:val="none" w:sz="0" w:space="0" w:color="auto"/>
                            <w:right w:val="none" w:sz="0" w:space="0" w:color="auto"/>
                          </w:divBdr>
                        </w:div>
                        <w:div w:id="1141995064">
                          <w:marLeft w:val="640"/>
                          <w:marRight w:val="0"/>
                          <w:marTop w:val="0"/>
                          <w:marBottom w:val="0"/>
                          <w:divBdr>
                            <w:top w:val="none" w:sz="0" w:space="0" w:color="auto"/>
                            <w:left w:val="none" w:sz="0" w:space="0" w:color="auto"/>
                            <w:bottom w:val="none" w:sz="0" w:space="0" w:color="auto"/>
                            <w:right w:val="none" w:sz="0" w:space="0" w:color="auto"/>
                          </w:divBdr>
                        </w:div>
                        <w:div w:id="1337271667">
                          <w:marLeft w:val="640"/>
                          <w:marRight w:val="0"/>
                          <w:marTop w:val="0"/>
                          <w:marBottom w:val="0"/>
                          <w:divBdr>
                            <w:top w:val="none" w:sz="0" w:space="0" w:color="auto"/>
                            <w:left w:val="none" w:sz="0" w:space="0" w:color="auto"/>
                            <w:bottom w:val="none" w:sz="0" w:space="0" w:color="auto"/>
                            <w:right w:val="none" w:sz="0" w:space="0" w:color="auto"/>
                          </w:divBdr>
                        </w:div>
                        <w:div w:id="1383139168">
                          <w:marLeft w:val="640"/>
                          <w:marRight w:val="0"/>
                          <w:marTop w:val="0"/>
                          <w:marBottom w:val="0"/>
                          <w:divBdr>
                            <w:top w:val="none" w:sz="0" w:space="0" w:color="auto"/>
                            <w:left w:val="none" w:sz="0" w:space="0" w:color="auto"/>
                            <w:bottom w:val="none" w:sz="0" w:space="0" w:color="auto"/>
                            <w:right w:val="none" w:sz="0" w:space="0" w:color="auto"/>
                          </w:divBdr>
                        </w:div>
                        <w:div w:id="1391422508">
                          <w:marLeft w:val="640"/>
                          <w:marRight w:val="0"/>
                          <w:marTop w:val="0"/>
                          <w:marBottom w:val="0"/>
                          <w:divBdr>
                            <w:top w:val="none" w:sz="0" w:space="0" w:color="auto"/>
                            <w:left w:val="none" w:sz="0" w:space="0" w:color="auto"/>
                            <w:bottom w:val="none" w:sz="0" w:space="0" w:color="auto"/>
                            <w:right w:val="none" w:sz="0" w:space="0" w:color="auto"/>
                          </w:divBdr>
                        </w:div>
                        <w:div w:id="1423454795">
                          <w:marLeft w:val="640"/>
                          <w:marRight w:val="0"/>
                          <w:marTop w:val="0"/>
                          <w:marBottom w:val="0"/>
                          <w:divBdr>
                            <w:top w:val="none" w:sz="0" w:space="0" w:color="auto"/>
                            <w:left w:val="none" w:sz="0" w:space="0" w:color="auto"/>
                            <w:bottom w:val="none" w:sz="0" w:space="0" w:color="auto"/>
                            <w:right w:val="none" w:sz="0" w:space="0" w:color="auto"/>
                          </w:divBdr>
                        </w:div>
                        <w:div w:id="1457485159">
                          <w:marLeft w:val="640"/>
                          <w:marRight w:val="0"/>
                          <w:marTop w:val="0"/>
                          <w:marBottom w:val="0"/>
                          <w:divBdr>
                            <w:top w:val="none" w:sz="0" w:space="0" w:color="auto"/>
                            <w:left w:val="none" w:sz="0" w:space="0" w:color="auto"/>
                            <w:bottom w:val="none" w:sz="0" w:space="0" w:color="auto"/>
                            <w:right w:val="none" w:sz="0" w:space="0" w:color="auto"/>
                          </w:divBdr>
                        </w:div>
                        <w:div w:id="1472480260">
                          <w:marLeft w:val="640"/>
                          <w:marRight w:val="0"/>
                          <w:marTop w:val="0"/>
                          <w:marBottom w:val="0"/>
                          <w:divBdr>
                            <w:top w:val="none" w:sz="0" w:space="0" w:color="auto"/>
                            <w:left w:val="none" w:sz="0" w:space="0" w:color="auto"/>
                            <w:bottom w:val="none" w:sz="0" w:space="0" w:color="auto"/>
                            <w:right w:val="none" w:sz="0" w:space="0" w:color="auto"/>
                          </w:divBdr>
                        </w:div>
                        <w:div w:id="1504707174">
                          <w:marLeft w:val="640"/>
                          <w:marRight w:val="0"/>
                          <w:marTop w:val="0"/>
                          <w:marBottom w:val="0"/>
                          <w:divBdr>
                            <w:top w:val="none" w:sz="0" w:space="0" w:color="auto"/>
                            <w:left w:val="none" w:sz="0" w:space="0" w:color="auto"/>
                            <w:bottom w:val="none" w:sz="0" w:space="0" w:color="auto"/>
                            <w:right w:val="none" w:sz="0" w:space="0" w:color="auto"/>
                          </w:divBdr>
                        </w:div>
                        <w:div w:id="1519008231">
                          <w:marLeft w:val="640"/>
                          <w:marRight w:val="0"/>
                          <w:marTop w:val="0"/>
                          <w:marBottom w:val="0"/>
                          <w:divBdr>
                            <w:top w:val="none" w:sz="0" w:space="0" w:color="auto"/>
                            <w:left w:val="none" w:sz="0" w:space="0" w:color="auto"/>
                            <w:bottom w:val="none" w:sz="0" w:space="0" w:color="auto"/>
                            <w:right w:val="none" w:sz="0" w:space="0" w:color="auto"/>
                          </w:divBdr>
                        </w:div>
                        <w:div w:id="1599603705">
                          <w:marLeft w:val="640"/>
                          <w:marRight w:val="0"/>
                          <w:marTop w:val="0"/>
                          <w:marBottom w:val="0"/>
                          <w:divBdr>
                            <w:top w:val="none" w:sz="0" w:space="0" w:color="auto"/>
                            <w:left w:val="none" w:sz="0" w:space="0" w:color="auto"/>
                            <w:bottom w:val="none" w:sz="0" w:space="0" w:color="auto"/>
                            <w:right w:val="none" w:sz="0" w:space="0" w:color="auto"/>
                          </w:divBdr>
                        </w:div>
                        <w:div w:id="1733888945">
                          <w:marLeft w:val="640"/>
                          <w:marRight w:val="0"/>
                          <w:marTop w:val="0"/>
                          <w:marBottom w:val="0"/>
                          <w:divBdr>
                            <w:top w:val="none" w:sz="0" w:space="0" w:color="auto"/>
                            <w:left w:val="none" w:sz="0" w:space="0" w:color="auto"/>
                            <w:bottom w:val="none" w:sz="0" w:space="0" w:color="auto"/>
                            <w:right w:val="none" w:sz="0" w:space="0" w:color="auto"/>
                          </w:divBdr>
                        </w:div>
                        <w:div w:id="1804537075">
                          <w:marLeft w:val="640"/>
                          <w:marRight w:val="0"/>
                          <w:marTop w:val="0"/>
                          <w:marBottom w:val="0"/>
                          <w:divBdr>
                            <w:top w:val="none" w:sz="0" w:space="0" w:color="auto"/>
                            <w:left w:val="none" w:sz="0" w:space="0" w:color="auto"/>
                            <w:bottom w:val="none" w:sz="0" w:space="0" w:color="auto"/>
                            <w:right w:val="none" w:sz="0" w:space="0" w:color="auto"/>
                          </w:divBdr>
                        </w:div>
                        <w:div w:id="2125344213">
                          <w:marLeft w:val="640"/>
                          <w:marRight w:val="0"/>
                          <w:marTop w:val="0"/>
                          <w:marBottom w:val="0"/>
                          <w:divBdr>
                            <w:top w:val="none" w:sz="0" w:space="0" w:color="auto"/>
                            <w:left w:val="none" w:sz="0" w:space="0" w:color="auto"/>
                            <w:bottom w:val="none" w:sz="0" w:space="0" w:color="auto"/>
                            <w:right w:val="none" w:sz="0" w:space="0" w:color="auto"/>
                          </w:divBdr>
                        </w:div>
                      </w:divsChild>
                    </w:div>
                    <w:div w:id="1814250795">
                      <w:marLeft w:val="0"/>
                      <w:marRight w:val="0"/>
                      <w:marTop w:val="0"/>
                      <w:marBottom w:val="0"/>
                      <w:divBdr>
                        <w:top w:val="none" w:sz="0" w:space="0" w:color="auto"/>
                        <w:left w:val="none" w:sz="0" w:space="0" w:color="auto"/>
                        <w:bottom w:val="none" w:sz="0" w:space="0" w:color="auto"/>
                        <w:right w:val="none" w:sz="0" w:space="0" w:color="auto"/>
                      </w:divBdr>
                      <w:divsChild>
                        <w:div w:id="67967215">
                          <w:marLeft w:val="640"/>
                          <w:marRight w:val="0"/>
                          <w:marTop w:val="0"/>
                          <w:marBottom w:val="0"/>
                          <w:divBdr>
                            <w:top w:val="none" w:sz="0" w:space="0" w:color="auto"/>
                            <w:left w:val="none" w:sz="0" w:space="0" w:color="auto"/>
                            <w:bottom w:val="none" w:sz="0" w:space="0" w:color="auto"/>
                            <w:right w:val="none" w:sz="0" w:space="0" w:color="auto"/>
                          </w:divBdr>
                        </w:div>
                        <w:div w:id="94325491">
                          <w:marLeft w:val="640"/>
                          <w:marRight w:val="0"/>
                          <w:marTop w:val="0"/>
                          <w:marBottom w:val="0"/>
                          <w:divBdr>
                            <w:top w:val="none" w:sz="0" w:space="0" w:color="auto"/>
                            <w:left w:val="none" w:sz="0" w:space="0" w:color="auto"/>
                            <w:bottom w:val="none" w:sz="0" w:space="0" w:color="auto"/>
                            <w:right w:val="none" w:sz="0" w:space="0" w:color="auto"/>
                          </w:divBdr>
                        </w:div>
                        <w:div w:id="160005629">
                          <w:marLeft w:val="640"/>
                          <w:marRight w:val="0"/>
                          <w:marTop w:val="0"/>
                          <w:marBottom w:val="0"/>
                          <w:divBdr>
                            <w:top w:val="none" w:sz="0" w:space="0" w:color="auto"/>
                            <w:left w:val="none" w:sz="0" w:space="0" w:color="auto"/>
                            <w:bottom w:val="none" w:sz="0" w:space="0" w:color="auto"/>
                            <w:right w:val="none" w:sz="0" w:space="0" w:color="auto"/>
                          </w:divBdr>
                        </w:div>
                        <w:div w:id="272785578">
                          <w:marLeft w:val="640"/>
                          <w:marRight w:val="0"/>
                          <w:marTop w:val="0"/>
                          <w:marBottom w:val="0"/>
                          <w:divBdr>
                            <w:top w:val="none" w:sz="0" w:space="0" w:color="auto"/>
                            <w:left w:val="none" w:sz="0" w:space="0" w:color="auto"/>
                            <w:bottom w:val="none" w:sz="0" w:space="0" w:color="auto"/>
                            <w:right w:val="none" w:sz="0" w:space="0" w:color="auto"/>
                          </w:divBdr>
                        </w:div>
                        <w:div w:id="282422213">
                          <w:marLeft w:val="640"/>
                          <w:marRight w:val="0"/>
                          <w:marTop w:val="0"/>
                          <w:marBottom w:val="0"/>
                          <w:divBdr>
                            <w:top w:val="none" w:sz="0" w:space="0" w:color="auto"/>
                            <w:left w:val="none" w:sz="0" w:space="0" w:color="auto"/>
                            <w:bottom w:val="none" w:sz="0" w:space="0" w:color="auto"/>
                            <w:right w:val="none" w:sz="0" w:space="0" w:color="auto"/>
                          </w:divBdr>
                        </w:div>
                        <w:div w:id="447624239">
                          <w:marLeft w:val="640"/>
                          <w:marRight w:val="0"/>
                          <w:marTop w:val="0"/>
                          <w:marBottom w:val="0"/>
                          <w:divBdr>
                            <w:top w:val="none" w:sz="0" w:space="0" w:color="auto"/>
                            <w:left w:val="none" w:sz="0" w:space="0" w:color="auto"/>
                            <w:bottom w:val="none" w:sz="0" w:space="0" w:color="auto"/>
                            <w:right w:val="none" w:sz="0" w:space="0" w:color="auto"/>
                          </w:divBdr>
                        </w:div>
                        <w:div w:id="545875163">
                          <w:marLeft w:val="640"/>
                          <w:marRight w:val="0"/>
                          <w:marTop w:val="0"/>
                          <w:marBottom w:val="0"/>
                          <w:divBdr>
                            <w:top w:val="none" w:sz="0" w:space="0" w:color="auto"/>
                            <w:left w:val="none" w:sz="0" w:space="0" w:color="auto"/>
                            <w:bottom w:val="none" w:sz="0" w:space="0" w:color="auto"/>
                            <w:right w:val="none" w:sz="0" w:space="0" w:color="auto"/>
                          </w:divBdr>
                        </w:div>
                        <w:div w:id="597954940">
                          <w:marLeft w:val="640"/>
                          <w:marRight w:val="0"/>
                          <w:marTop w:val="0"/>
                          <w:marBottom w:val="0"/>
                          <w:divBdr>
                            <w:top w:val="none" w:sz="0" w:space="0" w:color="auto"/>
                            <w:left w:val="none" w:sz="0" w:space="0" w:color="auto"/>
                            <w:bottom w:val="none" w:sz="0" w:space="0" w:color="auto"/>
                            <w:right w:val="none" w:sz="0" w:space="0" w:color="auto"/>
                          </w:divBdr>
                        </w:div>
                        <w:div w:id="599070032">
                          <w:marLeft w:val="640"/>
                          <w:marRight w:val="0"/>
                          <w:marTop w:val="0"/>
                          <w:marBottom w:val="0"/>
                          <w:divBdr>
                            <w:top w:val="none" w:sz="0" w:space="0" w:color="auto"/>
                            <w:left w:val="none" w:sz="0" w:space="0" w:color="auto"/>
                            <w:bottom w:val="none" w:sz="0" w:space="0" w:color="auto"/>
                            <w:right w:val="none" w:sz="0" w:space="0" w:color="auto"/>
                          </w:divBdr>
                        </w:div>
                        <w:div w:id="627274508">
                          <w:marLeft w:val="640"/>
                          <w:marRight w:val="0"/>
                          <w:marTop w:val="0"/>
                          <w:marBottom w:val="0"/>
                          <w:divBdr>
                            <w:top w:val="none" w:sz="0" w:space="0" w:color="auto"/>
                            <w:left w:val="none" w:sz="0" w:space="0" w:color="auto"/>
                            <w:bottom w:val="none" w:sz="0" w:space="0" w:color="auto"/>
                            <w:right w:val="none" w:sz="0" w:space="0" w:color="auto"/>
                          </w:divBdr>
                        </w:div>
                        <w:div w:id="692345771">
                          <w:marLeft w:val="640"/>
                          <w:marRight w:val="0"/>
                          <w:marTop w:val="0"/>
                          <w:marBottom w:val="0"/>
                          <w:divBdr>
                            <w:top w:val="none" w:sz="0" w:space="0" w:color="auto"/>
                            <w:left w:val="none" w:sz="0" w:space="0" w:color="auto"/>
                            <w:bottom w:val="none" w:sz="0" w:space="0" w:color="auto"/>
                            <w:right w:val="none" w:sz="0" w:space="0" w:color="auto"/>
                          </w:divBdr>
                        </w:div>
                        <w:div w:id="856390577">
                          <w:marLeft w:val="640"/>
                          <w:marRight w:val="0"/>
                          <w:marTop w:val="0"/>
                          <w:marBottom w:val="0"/>
                          <w:divBdr>
                            <w:top w:val="none" w:sz="0" w:space="0" w:color="auto"/>
                            <w:left w:val="none" w:sz="0" w:space="0" w:color="auto"/>
                            <w:bottom w:val="none" w:sz="0" w:space="0" w:color="auto"/>
                            <w:right w:val="none" w:sz="0" w:space="0" w:color="auto"/>
                          </w:divBdr>
                        </w:div>
                        <w:div w:id="913393819">
                          <w:marLeft w:val="640"/>
                          <w:marRight w:val="0"/>
                          <w:marTop w:val="0"/>
                          <w:marBottom w:val="0"/>
                          <w:divBdr>
                            <w:top w:val="none" w:sz="0" w:space="0" w:color="auto"/>
                            <w:left w:val="none" w:sz="0" w:space="0" w:color="auto"/>
                            <w:bottom w:val="none" w:sz="0" w:space="0" w:color="auto"/>
                            <w:right w:val="none" w:sz="0" w:space="0" w:color="auto"/>
                          </w:divBdr>
                        </w:div>
                        <w:div w:id="977878154">
                          <w:marLeft w:val="640"/>
                          <w:marRight w:val="0"/>
                          <w:marTop w:val="0"/>
                          <w:marBottom w:val="0"/>
                          <w:divBdr>
                            <w:top w:val="none" w:sz="0" w:space="0" w:color="auto"/>
                            <w:left w:val="none" w:sz="0" w:space="0" w:color="auto"/>
                            <w:bottom w:val="none" w:sz="0" w:space="0" w:color="auto"/>
                            <w:right w:val="none" w:sz="0" w:space="0" w:color="auto"/>
                          </w:divBdr>
                        </w:div>
                        <w:div w:id="985744835">
                          <w:marLeft w:val="640"/>
                          <w:marRight w:val="0"/>
                          <w:marTop w:val="0"/>
                          <w:marBottom w:val="0"/>
                          <w:divBdr>
                            <w:top w:val="none" w:sz="0" w:space="0" w:color="auto"/>
                            <w:left w:val="none" w:sz="0" w:space="0" w:color="auto"/>
                            <w:bottom w:val="none" w:sz="0" w:space="0" w:color="auto"/>
                            <w:right w:val="none" w:sz="0" w:space="0" w:color="auto"/>
                          </w:divBdr>
                        </w:div>
                        <w:div w:id="1002706738">
                          <w:marLeft w:val="640"/>
                          <w:marRight w:val="0"/>
                          <w:marTop w:val="0"/>
                          <w:marBottom w:val="0"/>
                          <w:divBdr>
                            <w:top w:val="none" w:sz="0" w:space="0" w:color="auto"/>
                            <w:left w:val="none" w:sz="0" w:space="0" w:color="auto"/>
                            <w:bottom w:val="none" w:sz="0" w:space="0" w:color="auto"/>
                            <w:right w:val="none" w:sz="0" w:space="0" w:color="auto"/>
                          </w:divBdr>
                        </w:div>
                        <w:div w:id="1013343862">
                          <w:marLeft w:val="640"/>
                          <w:marRight w:val="0"/>
                          <w:marTop w:val="0"/>
                          <w:marBottom w:val="0"/>
                          <w:divBdr>
                            <w:top w:val="none" w:sz="0" w:space="0" w:color="auto"/>
                            <w:left w:val="none" w:sz="0" w:space="0" w:color="auto"/>
                            <w:bottom w:val="none" w:sz="0" w:space="0" w:color="auto"/>
                            <w:right w:val="none" w:sz="0" w:space="0" w:color="auto"/>
                          </w:divBdr>
                        </w:div>
                        <w:div w:id="1154030357">
                          <w:marLeft w:val="640"/>
                          <w:marRight w:val="0"/>
                          <w:marTop w:val="0"/>
                          <w:marBottom w:val="0"/>
                          <w:divBdr>
                            <w:top w:val="none" w:sz="0" w:space="0" w:color="auto"/>
                            <w:left w:val="none" w:sz="0" w:space="0" w:color="auto"/>
                            <w:bottom w:val="none" w:sz="0" w:space="0" w:color="auto"/>
                            <w:right w:val="none" w:sz="0" w:space="0" w:color="auto"/>
                          </w:divBdr>
                        </w:div>
                        <w:div w:id="1239554507">
                          <w:marLeft w:val="640"/>
                          <w:marRight w:val="0"/>
                          <w:marTop w:val="0"/>
                          <w:marBottom w:val="0"/>
                          <w:divBdr>
                            <w:top w:val="none" w:sz="0" w:space="0" w:color="auto"/>
                            <w:left w:val="none" w:sz="0" w:space="0" w:color="auto"/>
                            <w:bottom w:val="none" w:sz="0" w:space="0" w:color="auto"/>
                            <w:right w:val="none" w:sz="0" w:space="0" w:color="auto"/>
                          </w:divBdr>
                        </w:div>
                        <w:div w:id="1278171475">
                          <w:marLeft w:val="640"/>
                          <w:marRight w:val="0"/>
                          <w:marTop w:val="0"/>
                          <w:marBottom w:val="0"/>
                          <w:divBdr>
                            <w:top w:val="none" w:sz="0" w:space="0" w:color="auto"/>
                            <w:left w:val="none" w:sz="0" w:space="0" w:color="auto"/>
                            <w:bottom w:val="none" w:sz="0" w:space="0" w:color="auto"/>
                            <w:right w:val="none" w:sz="0" w:space="0" w:color="auto"/>
                          </w:divBdr>
                        </w:div>
                        <w:div w:id="1523543573">
                          <w:marLeft w:val="640"/>
                          <w:marRight w:val="0"/>
                          <w:marTop w:val="0"/>
                          <w:marBottom w:val="0"/>
                          <w:divBdr>
                            <w:top w:val="none" w:sz="0" w:space="0" w:color="auto"/>
                            <w:left w:val="none" w:sz="0" w:space="0" w:color="auto"/>
                            <w:bottom w:val="none" w:sz="0" w:space="0" w:color="auto"/>
                            <w:right w:val="none" w:sz="0" w:space="0" w:color="auto"/>
                          </w:divBdr>
                        </w:div>
                        <w:div w:id="1555771181">
                          <w:marLeft w:val="640"/>
                          <w:marRight w:val="0"/>
                          <w:marTop w:val="0"/>
                          <w:marBottom w:val="0"/>
                          <w:divBdr>
                            <w:top w:val="none" w:sz="0" w:space="0" w:color="auto"/>
                            <w:left w:val="none" w:sz="0" w:space="0" w:color="auto"/>
                            <w:bottom w:val="none" w:sz="0" w:space="0" w:color="auto"/>
                            <w:right w:val="none" w:sz="0" w:space="0" w:color="auto"/>
                          </w:divBdr>
                        </w:div>
                        <w:div w:id="1608123003">
                          <w:marLeft w:val="640"/>
                          <w:marRight w:val="0"/>
                          <w:marTop w:val="0"/>
                          <w:marBottom w:val="0"/>
                          <w:divBdr>
                            <w:top w:val="none" w:sz="0" w:space="0" w:color="auto"/>
                            <w:left w:val="none" w:sz="0" w:space="0" w:color="auto"/>
                            <w:bottom w:val="none" w:sz="0" w:space="0" w:color="auto"/>
                            <w:right w:val="none" w:sz="0" w:space="0" w:color="auto"/>
                          </w:divBdr>
                        </w:div>
                        <w:div w:id="1627588717">
                          <w:marLeft w:val="640"/>
                          <w:marRight w:val="0"/>
                          <w:marTop w:val="0"/>
                          <w:marBottom w:val="0"/>
                          <w:divBdr>
                            <w:top w:val="none" w:sz="0" w:space="0" w:color="auto"/>
                            <w:left w:val="none" w:sz="0" w:space="0" w:color="auto"/>
                            <w:bottom w:val="none" w:sz="0" w:space="0" w:color="auto"/>
                            <w:right w:val="none" w:sz="0" w:space="0" w:color="auto"/>
                          </w:divBdr>
                        </w:div>
                        <w:div w:id="1749768860">
                          <w:marLeft w:val="640"/>
                          <w:marRight w:val="0"/>
                          <w:marTop w:val="0"/>
                          <w:marBottom w:val="0"/>
                          <w:divBdr>
                            <w:top w:val="none" w:sz="0" w:space="0" w:color="auto"/>
                            <w:left w:val="none" w:sz="0" w:space="0" w:color="auto"/>
                            <w:bottom w:val="none" w:sz="0" w:space="0" w:color="auto"/>
                            <w:right w:val="none" w:sz="0" w:space="0" w:color="auto"/>
                          </w:divBdr>
                        </w:div>
                        <w:div w:id="1751808080">
                          <w:marLeft w:val="640"/>
                          <w:marRight w:val="0"/>
                          <w:marTop w:val="0"/>
                          <w:marBottom w:val="0"/>
                          <w:divBdr>
                            <w:top w:val="none" w:sz="0" w:space="0" w:color="auto"/>
                            <w:left w:val="none" w:sz="0" w:space="0" w:color="auto"/>
                            <w:bottom w:val="none" w:sz="0" w:space="0" w:color="auto"/>
                            <w:right w:val="none" w:sz="0" w:space="0" w:color="auto"/>
                          </w:divBdr>
                        </w:div>
                        <w:div w:id="1985502404">
                          <w:marLeft w:val="640"/>
                          <w:marRight w:val="0"/>
                          <w:marTop w:val="0"/>
                          <w:marBottom w:val="0"/>
                          <w:divBdr>
                            <w:top w:val="none" w:sz="0" w:space="0" w:color="auto"/>
                            <w:left w:val="none" w:sz="0" w:space="0" w:color="auto"/>
                            <w:bottom w:val="none" w:sz="0" w:space="0" w:color="auto"/>
                            <w:right w:val="none" w:sz="0" w:space="0" w:color="auto"/>
                          </w:divBdr>
                        </w:div>
                        <w:div w:id="2076972638">
                          <w:marLeft w:val="640"/>
                          <w:marRight w:val="0"/>
                          <w:marTop w:val="0"/>
                          <w:marBottom w:val="0"/>
                          <w:divBdr>
                            <w:top w:val="none" w:sz="0" w:space="0" w:color="auto"/>
                            <w:left w:val="none" w:sz="0" w:space="0" w:color="auto"/>
                            <w:bottom w:val="none" w:sz="0" w:space="0" w:color="auto"/>
                            <w:right w:val="none" w:sz="0" w:space="0" w:color="auto"/>
                          </w:divBdr>
                        </w:div>
                      </w:divsChild>
                    </w:div>
                    <w:div w:id="2134470823">
                      <w:marLeft w:val="0"/>
                      <w:marRight w:val="0"/>
                      <w:marTop w:val="0"/>
                      <w:marBottom w:val="0"/>
                      <w:divBdr>
                        <w:top w:val="none" w:sz="0" w:space="0" w:color="auto"/>
                        <w:left w:val="none" w:sz="0" w:space="0" w:color="auto"/>
                        <w:bottom w:val="none" w:sz="0" w:space="0" w:color="auto"/>
                        <w:right w:val="none" w:sz="0" w:space="0" w:color="auto"/>
                      </w:divBdr>
                      <w:divsChild>
                        <w:div w:id="137378250">
                          <w:marLeft w:val="640"/>
                          <w:marRight w:val="0"/>
                          <w:marTop w:val="0"/>
                          <w:marBottom w:val="0"/>
                          <w:divBdr>
                            <w:top w:val="none" w:sz="0" w:space="0" w:color="auto"/>
                            <w:left w:val="none" w:sz="0" w:space="0" w:color="auto"/>
                            <w:bottom w:val="none" w:sz="0" w:space="0" w:color="auto"/>
                            <w:right w:val="none" w:sz="0" w:space="0" w:color="auto"/>
                          </w:divBdr>
                        </w:div>
                        <w:div w:id="157617243">
                          <w:marLeft w:val="640"/>
                          <w:marRight w:val="0"/>
                          <w:marTop w:val="0"/>
                          <w:marBottom w:val="0"/>
                          <w:divBdr>
                            <w:top w:val="none" w:sz="0" w:space="0" w:color="auto"/>
                            <w:left w:val="none" w:sz="0" w:space="0" w:color="auto"/>
                            <w:bottom w:val="none" w:sz="0" w:space="0" w:color="auto"/>
                            <w:right w:val="none" w:sz="0" w:space="0" w:color="auto"/>
                          </w:divBdr>
                        </w:div>
                        <w:div w:id="198864570">
                          <w:marLeft w:val="640"/>
                          <w:marRight w:val="0"/>
                          <w:marTop w:val="0"/>
                          <w:marBottom w:val="0"/>
                          <w:divBdr>
                            <w:top w:val="none" w:sz="0" w:space="0" w:color="auto"/>
                            <w:left w:val="none" w:sz="0" w:space="0" w:color="auto"/>
                            <w:bottom w:val="none" w:sz="0" w:space="0" w:color="auto"/>
                            <w:right w:val="none" w:sz="0" w:space="0" w:color="auto"/>
                          </w:divBdr>
                        </w:div>
                        <w:div w:id="312682103">
                          <w:marLeft w:val="640"/>
                          <w:marRight w:val="0"/>
                          <w:marTop w:val="0"/>
                          <w:marBottom w:val="0"/>
                          <w:divBdr>
                            <w:top w:val="none" w:sz="0" w:space="0" w:color="auto"/>
                            <w:left w:val="none" w:sz="0" w:space="0" w:color="auto"/>
                            <w:bottom w:val="none" w:sz="0" w:space="0" w:color="auto"/>
                            <w:right w:val="none" w:sz="0" w:space="0" w:color="auto"/>
                          </w:divBdr>
                        </w:div>
                        <w:div w:id="326444919">
                          <w:marLeft w:val="640"/>
                          <w:marRight w:val="0"/>
                          <w:marTop w:val="0"/>
                          <w:marBottom w:val="0"/>
                          <w:divBdr>
                            <w:top w:val="none" w:sz="0" w:space="0" w:color="auto"/>
                            <w:left w:val="none" w:sz="0" w:space="0" w:color="auto"/>
                            <w:bottom w:val="none" w:sz="0" w:space="0" w:color="auto"/>
                            <w:right w:val="none" w:sz="0" w:space="0" w:color="auto"/>
                          </w:divBdr>
                        </w:div>
                        <w:div w:id="427238878">
                          <w:marLeft w:val="640"/>
                          <w:marRight w:val="0"/>
                          <w:marTop w:val="0"/>
                          <w:marBottom w:val="0"/>
                          <w:divBdr>
                            <w:top w:val="none" w:sz="0" w:space="0" w:color="auto"/>
                            <w:left w:val="none" w:sz="0" w:space="0" w:color="auto"/>
                            <w:bottom w:val="none" w:sz="0" w:space="0" w:color="auto"/>
                            <w:right w:val="none" w:sz="0" w:space="0" w:color="auto"/>
                          </w:divBdr>
                        </w:div>
                        <w:div w:id="429857220">
                          <w:marLeft w:val="640"/>
                          <w:marRight w:val="0"/>
                          <w:marTop w:val="0"/>
                          <w:marBottom w:val="0"/>
                          <w:divBdr>
                            <w:top w:val="none" w:sz="0" w:space="0" w:color="auto"/>
                            <w:left w:val="none" w:sz="0" w:space="0" w:color="auto"/>
                            <w:bottom w:val="none" w:sz="0" w:space="0" w:color="auto"/>
                            <w:right w:val="none" w:sz="0" w:space="0" w:color="auto"/>
                          </w:divBdr>
                        </w:div>
                        <w:div w:id="624655778">
                          <w:marLeft w:val="640"/>
                          <w:marRight w:val="0"/>
                          <w:marTop w:val="0"/>
                          <w:marBottom w:val="0"/>
                          <w:divBdr>
                            <w:top w:val="none" w:sz="0" w:space="0" w:color="auto"/>
                            <w:left w:val="none" w:sz="0" w:space="0" w:color="auto"/>
                            <w:bottom w:val="none" w:sz="0" w:space="0" w:color="auto"/>
                            <w:right w:val="none" w:sz="0" w:space="0" w:color="auto"/>
                          </w:divBdr>
                        </w:div>
                        <w:div w:id="651183356">
                          <w:marLeft w:val="640"/>
                          <w:marRight w:val="0"/>
                          <w:marTop w:val="0"/>
                          <w:marBottom w:val="0"/>
                          <w:divBdr>
                            <w:top w:val="none" w:sz="0" w:space="0" w:color="auto"/>
                            <w:left w:val="none" w:sz="0" w:space="0" w:color="auto"/>
                            <w:bottom w:val="none" w:sz="0" w:space="0" w:color="auto"/>
                            <w:right w:val="none" w:sz="0" w:space="0" w:color="auto"/>
                          </w:divBdr>
                        </w:div>
                        <w:div w:id="661591247">
                          <w:marLeft w:val="640"/>
                          <w:marRight w:val="0"/>
                          <w:marTop w:val="0"/>
                          <w:marBottom w:val="0"/>
                          <w:divBdr>
                            <w:top w:val="none" w:sz="0" w:space="0" w:color="auto"/>
                            <w:left w:val="none" w:sz="0" w:space="0" w:color="auto"/>
                            <w:bottom w:val="none" w:sz="0" w:space="0" w:color="auto"/>
                            <w:right w:val="none" w:sz="0" w:space="0" w:color="auto"/>
                          </w:divBdr>
                        </w:div>
                        <w:div w:id="686520166">
                          <w:marLeft w:val="640"/>
                          <w:marRight w:val="0"/>
                          <w:marTop w:val="0"/>
                          <w:marBottom w:val="0"/>
                          <w:divBdr>
                            <w:top w:val="none" w:sz="0" w:space="0" w:color="auto"/>
                            <w:left w:val="none" w:sz="0" w:space="0" w:color="auto"/>
                            <w:bottom w:val="none" w:sz="0" w:space="0" w:color="auto"/>
                            <w:right w:val="none" w:sz="0" w:space="0" w:color="auto"/>
                          </w:divBdr>
                        </w:div>
                        <w:div w:id="700714031">
                          <w:marLeft w:val="640"/>
                          <w:marRight w:val="0"/>
                          <w:marTop w:val="0"/>
                          <w:marBottom w:val="0"/>
                          <w:divBdr>
                            <w:top w:val="none" w:sz="0" w:space="0" w:color="auto"/>
                            <w:left w:val="none" w:sz="0" w:space="0" w:color="auto"/>
                            <w:bottom w:val="none" w:sz="0" w:space="0" w:color="auto"/>
                            <w:right w:val="none" w:sz="0" w:space="0" w:color="auto"/>
                          </w:divBdr>
                        </w:div>
                        <w:div w:id="773480783">
                          <w:marLeft w:val="640"/>
                          <w:marRight w:val="0"/>
                          <w:marTop w:val="0"/>
                          <w:marBottom w:val="0"/>
                          <w:divBdr>
                            <w:top w:val="none" w:sz="0" w:space="0" w:color="auto"/>
                            <w:left w:val="none" w:sz="0" w:space="0" w:color="auto"/>
                            <w:bottom w:val="none" w:sz="0" w:space="0" w:color="auto"/>
                            <w:right w:val="none" w:sz="0" w:space="0" w:color="auto"/>
                          </w:divBdr>
                        </w:div>
                        <w:div w:id="829102957">
                          <w:marLeft w:val="640"/>
                          <w:marRight w:val="0"/>
                          <w:marTop w:val="0"/>
                          <w:marBottom w:val="0"/>
                          <w:divBdr>
                            <w:top w:val="none" w:sz="0" w:space="0" w:color="auto"/>
                            <w:left w:val="none" w:sz="0" w:space="0" w:color="auto"/>
                            <w:bottom w:val="none" w:sz="0" w:space="0" w:color="auto"/>
                            <w:right w:val="none" w:sz="0" w:space="0" w:color="auto"/>
                          </w:divBdr>
                        </w:div>
                        <w:div w:id="869613387">
                          <w:marLeft w:val="640"/>
                          <w:marRight w:val="0"/>
                          <w:marTop w:val="0"/>
                          <w:marBottom w:val="0"/>
                          <w:divBdr>
                            <w:top w:val="none" w:sz="0" w:space="0" w:color="auto"/>
                            <w:left w:val="none" w:sz="0" w:space="0" w:color="auto"/>
                            <w:bottom w:val="none" w:sz="0" w:space="0" w:color="auto"/>
                            <w:right w:val="none" w:sz="0" w:space="0" w:color="auto"/>
                          </w:divBdr>
                        </w:div>
                        <w:div w:id="1058236964">
                          <w:marLeft w:val="640"/>
                          <w:marRight w:val="0"/>
                          <w:marTop w:val="0"/>
                          <w:marBottom w:val="0"/>
                          <w:divBdr>
                            <w:top w:val="none" w:sz="0" w:space="0" w:color="auto"/>
                            <w:left w:val="none" w:sz="0" w:space="0" w:color="auto"/>
                            <w:bottom w:val="none" w:sz="0" w:space="0" w:color="auto"/>
                            <w:right w:val="none" w:sz="0" w:space="0" w:color="auto"/>
                          </w:divBdr>
                        </w:div>
                        <w:div w:id="1155028080">
                          <w:marLeft w:val="640"/>
                          <w:marRight w:val="0"/>
                          <w:marTop w:val="0"/>
                          <w:marBottom w:val="0"/>
                          <w:divBdr>
                            <w:top w:val="none" w:sz="0" w:space="0" w:color="auto"/>
                            <w:left w:val="none" w:sz="0" w:space="0" w:color="auto"/>
                            <w:bottom w:val="none" w:sz="0" w:space="0" w:color="auto"/>
                            <w:right w:val="none" w:sz="0" w:space="0" w:color="auto"/>
                          </w:divBdr>
                        </w:div>
                        <w:div w:id="1257132503">
                          <w:marLeft w:val="640"/>
                          <w:marRight w:val="0"/>
                          <w:marTop w:val="0"/>
                          <w:marBottom w:val="0"/>
                          <w:divBdr>
                            <w:top w:val="none" w:sz="0" w:space="0" w:color="auto"/>
                            <w:left w:val="none" w:sz="0" w:space="0" w:color="auto"/>
                            <w:bottom w:val="none" w:sz="0" w:space="0" w:color="auto"/>
                            <w:right w:val="none" w:sz="0" w:space="0" w:color="auto"/>
                          </w:divBdr>
                        </w:div>
                        <w:div w:id="1265724155">
                          <w:marLeft w:val="640"/>
                          <w:marRight w:val="0"/>
                          <w:marTop w:val="0"/>
                          <w:marBottom w:val="0"/>
                          <w:divBdr>
                            <w:top w:val="none" w:sz="0" w:space="0" w:color="auto"/>
                            <w:left w:val="none" w:sz="0" w:space="0" w:color="auto"/>
                            <w:bottom w:val="none" w:sz="0" w:space="0" w:color="auto"/>
                            <w:right w:val="none" w:sz="0" w:space="0" w:color="auto"/>
                          </w:divBdr>
                        </w:div>
                        <w:div w:id="1377926406">
                          <w:marLeft w:val="640"/>
                          <w:marRight w:val="0"/>
                          <w:marTop w:val="0"/>
                          <w:marBottom w:val="0"/>
                          <w:divBdr>
                            <w:top w:val="none" w:sz="0" w:space="0" w:color="auto"/>
                            <w:left w:val="none" w:sz="0" w:space="0" w:color="auto"/>
                            <w:bottom w:val="none" w:sz="0" w:space="0" w:color="auto"/>
                            <w:right w:val="none" w:sz="0" w:space="0" w:color="auto"/>
                          </w:divBdr>
                        </w:div>
                        <w:div w:id="1422678216">
                          <w:marLeft w:val="640"/>
                          <w:marRight w:val="0"/>
                          <w:marTop w:val="0"/>
                          <w:marBottom w:val="0"/>
                          <w:divBdr>
                            <w:top w:val="none" w:sz="0" w:space="0" w:color="auto"/>
                            <w:left w:val="none" w:sz="0" w:space="0" w:color="auto"/>
                            <w:bottom w:val="none" w:sz="0" w:space="0" w:color="auto"/>
                            <w:right w:val="none" w:sz="0" w:space="0" w:color="auto"/>
                          </w:divBdr>
                        </w:div>
                        <w:div w:id="1469587076">
                          <w:marLeft w:val="640"/>
                          <w:marRight w:val="0"/>
                          <w:marTop w:val="0"/>
                          <w:marBottom w:val="0"/>
                          <w:divBdr>
                            <w:top w:val="none" w:sz="0" w:space="0" w:color="auto"/>
                            <w:left w:val="none" w:sz="0" w:space="0" w:color="auto"/>
                            <w:bottom w:val="none" w:sz="0" w:space="0" w:color="auto"/>
                            <w:right w:val="none" w:sz="0" w:space="0" w:color="auto"/>
                          </w:divBdr>
                        </w:div>
                        <w:div w:id="1493449373">
                          <w:marLeft w:val="640"/>
                          <w:marRight w:val="0"/>
                          <w:marTop w:val="0"/>
                          <w:marBottom w:val="0"/>
                          <w:divBdr>
                            <w:top w:val="none" w:sz="0" w:space="0" w:color="auto"/>
                            <w:left w:val="none" w:sz="0" w:space="0" w:color="auto"/>
                            <w:bottom w:val="none" w:sz="0" w:space="0" w:color="auto"/>
                            <w:right w:val="none" w:sz="0" w:space="0" w:color="auto"/>
                          </w:divBdr>
                        </w:div>
                        <w:div w:id="1671979510">
                          <w:marLeft w:val="640"/>
                          <w:marRight w:val="0"/>
                          <w:marTop w:val="0"/>
                          <w:marBottom w:val="0"/>
                          <w:divBdr>
                            <w:top w:val="none" w:sz="0" w:space="0" w:color="auto"/>
                            <w:left w:val="none" w:sz="0" w:space="0" w:color="auto"/>
                            <w:bottom w:val="none" w:sz="0" w:space="0" w:color="auto"/>
                            <w:right w:val="none" w:sz="0" w:space="0" w:color="auto"/>
                          </w:divBdr>
                        </w:div>
                        <w:div w:id="1828545548">
                          <w:marLeft w:val="640"/>
                          <w:marRight w:val="0"/>
                          <w:marTop w:val="0"/>
                          <w:marBottom w:val="0"/>
                          <w:divBdr>
                            <w:top w:val="none" w:sz="0" w:space="0" w:color="auto"/>
                            <w:left w:val="none" w:sz="0" w:space="0" w:color="auto"/>
                            <w:bottom w:val="none" w:sz="0" w:space="0" w:color="auto"/>
                            <w:right w:val="none" w:sz="0" w:space="0" w:color="auto"/>
                          </w:divBdr>
                        </w:div>
                        <w:div w:id="1841577988">
                          <w:marLeft w:val="640"/>
                          <w:marRight w:val="0"/>
                          <w:marTop w:val="0"/>
                          <w:marBottom w:val="0"/>
                          <w:divBdr>
                            <w:top w:val="none" w:sz="0" w:space="0" w:color="auto"/>
                            <w:left w:val="none" w:sz="0" w:space="0" w:color="auto"/>
                            <w:bottom w:val="none" w:sz="0" w:space="0" w:color="auto"/>
                            <w:right w:val="none" w:sz="0" w:space="0" w:color="auto"/>
                          </w:divBdr>
                        </w:div>
                        <w:div w:id="1860846517">
                          <w:marLeft w:val="640"/>
                          <w:marRight w:val="0"/>
                          <w:marTop w:val="0"/>
                          <w:marBottom w:val="0"/>
                          <w:divBdr>
                            <w:top w:val="none" w:sz="0" w:space="0" w:color="auto"/>
                            <w:left w:val="none" w:sz="0" w:space="0" w:color="auto"/>
                            <w:bottom w:val="none" w:sz="0" w:space="0" w:color="auto"/>
                            <w:right w:val="none" w:sz="0" w:space="0" w:color="auto"/>
                          </w:divBdr>
                        </w:div>
                        <w:div w:id="1975255095">
                          <w:marLeft w:val="640"/>
                          <w:marRight w:val="0"/>
                          <w:marTop w:val="0"/>
                          <w:marBottom w:val="0"/>
                          <w:divBdr>
                            <w:top w:val="none" w:sz="0" w:space="0" w:color="auto"/>
                            <w:left w:val="none" w:sz="0" w:space="0" w:color="auto"/>
                            <w:bottom w:val="none" w:sz="0" w:space="0" w:color="auto"/>
                            <w:right w:val="none" w:sz="0" w:space="0" w:color="auto"/>
                          </w:divBdr>
                        </w:div>
                        <w:div w:id="2012567039">
                          <w:marLeft w:val="640"/>
                          <w:marRight w:val="0"/>
                          <w:marTop w:val="0"/>
                          <w:marBottom w:val="0"/>
                          <w:divBdr>
                            <w:top w:val="none" w:sz="0" w:space="0" w:color="auto"/>
                            <w:left w:val="none" w:sz="0" w:space="0" w:color="auto"/>
                            <w:bottom w:val="none" w:sz="0" w:space="0" w:color="auto"/>
                            <w:right w:val="none" w:sz="0" w:space="0" w:color="auto"/>
                          </w:divBdr>
                        </w:div>
                        <w:div w:id="2041976529">
                          <w:marLeft w:val="640"/>
                          <w:marRight w:val="0"/>
                          <w:marTop w:val="0"/>
                          <w:marBottom w:val="0"/>
                          <w:divBdr>
                            <w:top w:val="none" w:sz="0" w:space="0" w:color="auto"/>
                            <w:left w:val="none" w:sz="0" w:space="0" w:color="auto"/>
                            <w:bottom w:val="none" w:sz="0" w:space="0" w:color="auto"/>
                            <w:right w:val="none" w:sz="0" w:space="0" w:color="auto"/>
                          </w:divBdr>
                        </w:div>
                        <w:div w:id="207257669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54201821">
                  <w:marLeft w:val="640"/>
                  <w:marRight w:val="0"/>
                  <w:marTop w:val="0"/>
                  <w:marBottom w:val="0"/>
                  <w:divBdr>
                    <w:top w:val="none" w:sz="0" w:space="0" w:color="auto"/>
                    <w:left w:val="none" w:sz="0" w:space="0" w:color="auto"/>
                    <w:bottom w:val="none" w:sz="0" w:space="0" w:color="auto"/>
                    <w:right w:val="none" w:sz="0" w:space="0" w:color="auto"/>
                  </w:divBdr>
                </w:div>
                <w:div w:id="841354280">
                  <w:marLeft w:val="640"/>
                  <w:marRight w:val="0"/>
                  <w:marTop w:val="0"/>
                  <w:marBottom w:val="0"/>
                  <w:divBdr>
                    <w:top w:val="none" w:sz="0" w:space="0" w:color="auto"/>
                    <w:left w:val="none" w:sz="0" w:space="0" w:color="auto"/>
                    <w:bottom w:val="none" w:sz="0" w:space="0" w:color="auto"/>
                    <w:right w:val="none" w:sz="0" w:space="0" w:color="auto"/>
                  </w:divBdr>
                </w:div>
                <w:div w:id="1019501691">
                  <w:marLeft w:val="640"/>
                  <w:marRight w:val="0"/>
                  <w:marTop w:val="0"/>
                  <w:marBottom w:val="0"/>
                  <w:divBdr>
                    <w:top w:val="none" w:sz="0" w:space="0" w:color="auto"/>
                    <w:left w:val="none" w:sz="0" w:space="0" w:color="auto"/>
                    <w:bottom w:val="none" w:sz="0" w:space="0" w:color="auto"/>
                    <w:right w:val="none" w:sz="0" w:space="0" w:color="auto"/>
                  </w:divBdr>
                </w:div>
                <w:div w:id="1042709549">
                  <w:marLeft w:val="640"/>
                  <w:marRight w:val="0"/>
                  <w:marTop w:val="0"/>
                  <w:marBottom w:val="0"/>
                  <w:divBdr>
                    <w:top w:val="none" w:sz="0" w:space="0" w:color="auto"/>
                    <w:left w:val="none" w:sz="0" w:space="0" w:color="auto"/>
                    <w:bottom w:val="none" w:sz="0" w:space="0" w:color="auto"/>
                    <w:right w:val="none" w:sz="0" w:space="0" w:color="auto"/>
                  </w:divBdr>
                </w:div>
                <w:div w:id="1093011367">
                  <w:marLeft w:val="640"/>
                  <w:marRight w:val="0"/>
                  <w:marTop w:val="0"/>
                  <w:marBottom w:val="0"/>
                  <w:divBdr>
                    <w:top w:val="none" w:sz="0" w:space="0" w:color="auto"/>
                    <w:left w:val="none" w:sz="0" w:space="0" w:color="auto"/>
                    <w:bottom w:val="none" w:sz="0" w:space="0" w:color="auto"/>
                    <w:right w:val="none" w:sz="0" w:space="0" w:color="auto"/>
                  </w:divBdr>
                </w:div>
                <w:div w:id="1152142439">
                  <w:marLeft w:val="640"/>
                  <w:marRight w:val="0"/>
                  <w:marTop w:val="0"/>
                  <w:marBottom w:val="0"/>
                  <w:divBdr>
                    <w:top w:val="none" w:sz="0" w:space="0" w:color="auto"/>
                    <w:left w:val="none" w:sz="0" w:space="0" w:color="auto"/>
                    <w:bottom w:val="none" w:sz="0" w:space="0" w:color="auto"/>
                    <w:right w:val="none" w:sz="0" w:space="0" w:color="auto"/>
                  </w:divBdr>
                </w:div>
                <w:div w:id="1152284535">
                  <w:marLeft w:val="640"/>
                  <w:marRight w:val="0"/>
                  <w:marTop w:val="0"/>
                  <w:marBottom w:val="0"/>
                  <w:divBdr>
                    <w:top w:val="none" w:sz="0" w:space="0" w:color="auto"/>
                    <w:left w:val="none" w:sz="0" w:space="0" w:color="auto"/>
                    <w:bottom w:val="none" w:sz="0" w:space="0" w:color="auto"/>
                    <w:right w:val="none" w:sz="0" w:space="0" w:color="auto"/>
                  </w:divBdr>
                </w:div>
                <w:div w:id="1179388076">
                  <w:marLeft w:val="640"/>
                  <w:marRight w:val="0"/>
                  <w:marTop w:val="0"/>
                  <w:marBottom w:val="0"/>
                  <w:divBdr>
                    <w:top w:val="none" w:sz="0" w:space="0" w:color="auto"/>
                    <w:left w:val="none" w:sz="0" w:space="0" w:color="auto"/>
                    <w:bottom w:val="none" w:sz="0" w:space="0" w:color="auto"/>
                    <w:right w:val="none" w:sz="0" w:space="0" w:color="auto"/>
                  </w:divBdr>
                </w:div>
                <w:div w:id="1275407034">
                  <w:marLeft w:val="640"/>
                  <w:marRight w:val="0"/>
                  <w:marTop w:val="0"/>
                  <w:marBottom w:val="0"/>
                  <w:divBdr>
                    <w:top w:val="none" w:sz="0" w:space="0" w:color="auto"/>
                    <w:left w:val="none" w:sz="0" w:space="0" w:color="auto"/>
                    <w:bottom w:val="none" w:sz="0" w:space="0" w:color="auto"/>
                    <w:right w:val="none" w:sz="0" w:space="0" w:color="auto"/>
                  </w:divBdr>
                </w:div>
                <w:div w:id="1415586858">
                  <w:marLeft w:val="640"/>
                  <w:marRight w:val="0"/>
                  <w:marTop w:val="0"/>
                  <w:marBottom w:val="0"/>
                  <w:divBdr>
                    <w:top w:val="none" w:sz="0" w:space="0" w:color="auto"/>
                    <w:left w:val="none" w:sz="0" w:space="0" w:color="auto"/>
                    <w:bottom w:val="none" w:sz="0" w:space="0" w:color="auto"/>
                    <w:right w:val="none" w:sz="0" w:space="0" w:color="auto"/>
                  </w:divBdr>
                </w:div>
                <w:div w:id="1539975005">
                  <w:marLeft w:val="640"/>
                  <w:marRight w:val="0"/>
                  <w:marTop w:val="0"/>
                  <w:marBottom w:val="0"/>
                  <w:divBdr>
                    <w:top w:val="none" w:sz="0" w:space="0" w:color="auto"/>
                    <w:left w:val="none" w:sz="0" w:space="0" w:color="auto"/>
                    <w:bottom w:val="none" w:sz="0" w:space="0" w:color="auto"/>
                    <w:right w:val="none" w:sz="0" w:space="0" w:color="auto"/>
                  </w:divBdr>
                </w:div>
                <w:div w:id="1603294026">
                  <w:marLeft w:val="640"/>
                  <w:marRight w:val="0"/>
                  <w:marTop w:val="0"/>
                  <w:marBottom w:val="0"/>
                  <w:divBdr>
                    <w:top w:val="none" w:sz="0" w:space="0" w:color="auto"/>
                    <w:left w:val="none" w:sz="0" w:space="0" w:color="auto"/>
                    <w:bottom w:val="none" w:sz="0" w:space="0" w:color="auto"/>
                    <w:right w:val="none" w:sz="0" w:space="0" w:color="auto"/>
                  </w:divBdr>
                </w:div>
                <w:div w:id="1960214257">
                  <w:marLeft w:val="640"/>
                  <w:marRight w:val="0"/>
                  <w:marTop w:val="0"/>
                  <w:marBottom w:val="0"/>
                  <w:divBdr>
                    <w:top w:val="none" w:sz="0" w:space="0" w:color="auto"/>
                    <w:left w:val="none" w:sz="0" w:space="0" w:color="auto"/>
                    <w:bottom w:val="none" w:sz="0" w:space="0" w:color="auto"/>
                    <w:right w:val="none" w:sz="0" w:space="0" w:color="auto"/>
                  </w:divBdr>
                </w:div>
                <w:div w:id="2077971380">
                  <w:marLeft w:val="640"/>
                  <w:marRight w:val="0"/>
                  <w:marTop w:val="0"/>
                  <w:marBottom w:val="0"/>
                  <w:divBdr>
                    <w:top w:val="none" w:sz="0" w:space="0" w:color="auto"/>
                    <w:left w:val="none" w:sz="0" w:space="0" w:color="auto"/>
                    <w:bottom w:val="none" w:sz="0" w:space="0" w:color="auto"/>
                    <w:right w:val="none" w:sz="0" w:space="0" w:color="auto"/>
                  </w:divBdr>
                </w:div>
                <w:div w:id="2101218347">
                  <w:marLeft w:val="640"/>
                  <w:marRight w:val="0"/>
                  <w:marTop w:val="0"/>
                  <w:marBottom w:val="0"/>
                  <w:divBdr>
                    <w:top w:val="none" w:sz="0" w:space="0" w:color="auto"/>
                    <w:left w:val="none" w:sz="0" w:space="0" w:color="auto"/>
                    <w:bottom w:val="none" w:sz="0" w:space="0" w:color="auto"/>
                    <w:right w:val="none" w:sz="0" w:space="0" w:color="auto"/>
                  </w:divBdr>
                </w:div>
              </w:divsChild>
            </w:div>
            <w:div w:id="2137406252">
              <w:marLeft w:val="0"/>
              <w:marRight w:val="0"/>
              <w:marTop w:val="0"/>
              <w:marBottom w:val="0"/>
              <w:divBdr>
                <w:top w:val="none" w:sz="0" w:space="0" w:color="auto"/>
                <w:left w:val="none" w:sz="0" w:space="0" w:color="auto"/>
                <w:bottom w:val="none" w:sz="0" w:space="0" w:color="auto"/>
                <w:right w:val="none" w:sz="0" w:space="0" w:color="auto"/>
              </w:divBdr>
              <w:divsChild>
                <w:div w:id="466359110">
                  <w:marLeft w:val="640"/>
                  <w:marRight w:val="0"/>
                  <w:marTop w:val="0"/>
                  <w:marBottom w:val="0"/>
                  <w:divBdr>
                    <w:top w:val="none" w:sz="0" w:space="0" w:color="auto"/>
                    <w:left w:val="none" w:sz="0" w:space="0" w:color="auto"/>
                    <w:bottom w:val="none" w:sz="0" w:space="0" w:color="auto"/>
                    <w:right w:val="none" w:sz="0" w:space="0" w:color="auto"/>
                  </w:divBdr>
                </w:div>
                <w:div w:id="1789230925">
                  <w:marLeft w:val="640"/>
                  <w:marRight w:val="0"/>
                  <w:marTop w:val="0"/>
                  <w:marBottom w:val="0"/>
                  <w:divBdr>
                    <w:top w:val="none" w:sz="0" w:space="0" w:color="auto"/>
                    <w:left w:val="none" w:sz="0" w:space="0" w:color="auto"/>
                    <w:bottom w:val="none" w:sz="0" w:space="0" w:color="auto"/>
                    <w:right w:val="none" w:sz="0" w:space="0" w:color="auto"/>
                  </w:divBdr>
                </w:div>
                <w:div w:id="1815871809">
                  <w:marLeft w:val="640"/>
                  <w:marRight w:val="0"/>
                  <w:marTop w:val="0"/>
                  <w:marBottom w:val="0"/>
                  <w:divBdr>
                    <w:top w:val="none" w:sz="0" w:space="0" w:color="auto"/>
                    <w:left w:val="none" w:sz="0" w:space="0" w:color="auto"/>
                    <w:bottom w:val="none" w:sz="0" w:space="0" w:color="auto"/>
                    <w:right w:val="none" w:sz="0" w:space="0" w:color="auto"/>
                  </w:divBdr>
                </w:div>
                <w:div w:id="1884094621">
                  <w:marLeft w:val="640"/>
                  <w:marRight w:val="0"/>
                  <w:marTop w:val="0"/>
                  <w:marBottom w:val="0"/>
                  <w:divBdr>
                    <w:top w:val="none" w:sz="0" w:space="0" w:color="auto"/>
                    <w:left w:val="none" w:sz="0" w:space="0" w:color="auto"/>
                    <w:bottom w:val="none" w:sz="0" w:space="0" w:color="auto"/>
                    <w:right w:val="none" w:sz="0" w:space="0" w:color="auto"/>
                  </w:divBdr>
                </w:div>
                <w:div w:id="1967077985">
                  <w:marLeft w:val="640"/>
                  <w:marRight w:val="0"/>
                  <w:marTop w:val="0"/>
                  <w:marBottom w:val="0"/>
                  <w:divBdr>
                    <w:top w:val="none" w:sz="0" w:space="0" w:color="auto"/>
                    <w:left w:val="none" w:sz="0" w:space="0" w:color="auto"/>
                    <w:bottom w:val="none" w:sz="0" w:space="0" w:color="auto"/>
                    <w:right w:val="none" w:sz="0" w:space="0" w:color="auto"/>
                  </w:divBdr>
                </w:div>
                <w:div w:id="1987779159">
                  <w:marLeft w:val="640"/>
                  <w:marRight w:val="0"/>
                  <w:marTop w:val="0"/>
                  <w:marBottom w:val="0"/>
                  <w:divBdr>
                    <w:top w:val="none" w:sz="0" w:space="0" w:color="auto"/>
                    <w:left w:val="none" w:sz="0" w:space="0" w:color="auto"/>
                    <w:bottom w:val="none" w:sz="0" w:space="0" w:color="auto"/>
                    <w:right w:val="none" w:sz="0" w:space="0" w:color="auto"/>
                  </w:divBdr>
                </w:div>
              </w:divsChild>
            </w:div>
            <w:div w:id="2142338062">
              <w:marLeft w:val="0"/>
              <w:marRight w:val="0"/>
              <w:marTop w:val="0"/>
              <w:marBottom w:val="0"/>
              <w:divBdr>
                <w:top w:val="none" w:sz="0" w:space="0" w:color="auto"/>
                <w:left w:val="none" w:sz="0" w:space="0" w:color="auto"/>
                <w:bottom w:val="none" w:sz="0" w:space="0" w:color="auto"/>
                <w:right w:val="none" w:sz="0" w:space="0" w:color="auto"/>
              </w:divBdr>
              <w:divsChild>
                <w:div w:id="60913306">
                  <w:marLeft w:val="640"/>
                  <w:marRight w:val="0"/>
                  <w:marTop w:val="0"/>
                  <w:marBottom w:val="0"/>
                  <w:divBdr>
                    <w:top w:val="none" w:sz="0" w:space="0" w:color="auto"/>
                    <w:left w:val="none" w:sz="0" w:space="0" w:color="auto"/>
                    <w:bottom w:val="none" w:sz="0" w:space="0" w:color="auto"/>
                    <w:right w:val="none" w:sz="0" w:space="0" w:color="auto"/>
                  </w:divBdr>
                </w:div>
                <w:div w:id="236139256">
                  <w:marLeft w:val="640"/>
                  <w:marRight w:val="0"/>
                  <w:marTop w:val="0"/>
                  <w:marBottom w:val="0"/>
                  <w:divBdr>
                    <w:top w:val="none" w:sz="0" w:space="0" w:color="auto"/>
                    <w:left w:val="none" w:sz="0" w:space="0" w:color="auto"/>
                    <w:bottom w:val="none" w:sz="0" w:space="0" w:color="auto"/>
                    <w:right w:val="none" w:sz="0" w:space="0" w:color="auto"/>
                  </w:divBdr>
                </w:div>
                <w:div w:id="330764944">
                  <w:marLeft w:val="640"/>
                  <w:marRight w:val="0"/>
                  <w:marTop w:val="0"/>
                  <w:marBottom w:val="0"/>
                  <w:divBdr>
                    <w:top w:val="none" w:sz="0" w:space="0" w:color="auto"/>
                    <w:left w:val="none" w:sz="0" w:space="0" w:color="auto"/>
                    <w:bottom w:val="none" w:sz="0" w:space="0" w:color="auto"/>
                    <w:right w:val="none" w:sz="0" w:space="0" w:color="auto"/>
                  </w:divBdr>
                </w:div>
                <w:div w:id="767123427">
                  <w:marLeft w:val="640"/>
                  <w:marRight w:val="0"/>
                  <w:marTop w:val="0"/>
                  <w:marBottom w:val="0"/>
                  <w:divBdr>
                    <w:top w:val="none" w:sz="0" w:space="0" w:color="auto"/>
                    <w:left w:val="none" w:sz="0" w:space="0" w:color="auto"/>
                    <w:bottom w:val="none" w:sz="0" w:space="0" w:color="auto"/>
                    <w:right w:val="none" w:sz="0" w:space="0" w:color="auto"/>
                  </w:divBdr>
                </w:div>
                <w:div w:id="1333291117">
                  <w:marLeft w:val="640"/>
                  <w:marRight w:val="0"/>
                  <w:marTop w:val="0"/>
                  <w:marBottom w:val="0"/>
                  <w:divBdr>
                    <w:top w:val="none" w:sz="0" w:space="0" w:color="auto"/>
                    <w:left w:val="none" w:sz="0" w:space="0" w:color="auto"/>
                    <w:bottom w:val="none" w:sz="0" w:space="0" w:color="auto"/>
                    <w:right w:val="none" w:sz="0" w:space="0" w:color="auto"/>
                  </w:divBdr>
                </w:div>
                <w:div w:id="1348169257">
                  <w:marLeft w:val="640"/>
                  <w:marRight w:val="0"/>
                  <w:marTop w:val="0"/>
                  <w:marBottom w:val="0"/>
                  <w:divBdr>
                    <w:top w:val="none" w:sz="0" w:space="0" w:color="auto"/>
                    <w:left w:val="none" w:sz="0" w:space="0" w:color="auto"/>
                    <w:bottom w:val="none" w:sz="0" w:space="0" w:color="auto"/>
                    <w:right w:val="none" w:sz="0" w:space="0" w:color="auto"/>
                  </w:divBdr>
                </w:div>
                <w:div w:id="1524436752">
                  <w:marLeft w:val="640"/>
                  <w:marRight w:val="0"/>
                  <w:marTop w:val="0"/>
                  <w:marBottom w:val="0"/>
                  <w:divBdr>
                    <w:top w:val="none" w:sz="0" w:space="0" w:color="auto"/>
                    <w:left w:val="none" w:sz="0" w:space="0" w:color="auto"/>
                    <w:bottom w:val="none" w:sz="0" w:space="0" w:color="auto"/>
                    <w:right w:val="none" w:sz="0" w:space="0" w:color="auto"/>
                  </w:divBdr>
                </w:div>
                <w:div w:id="1807553164">
                  <w:marLeft w:val="640"/>
                  <w:marRight w:val="0"/>
                  <w:marTop w:val="0"/>
                  <w:marBottom w:val="0"/>
                  <w:divBdr>
                    <w:top w:val="none" w:sz="0" w:space="0" w:color="auto"/>
                    <w:left w:val="none" w:sz="0" w:space="0" w:color="auto"/>
                    <w:bottom w:val="none" w:sz="0" w:space="0" w:color="auto"/>
                    <w:right w:val="none" w:sz="0" w:space="0" w:color="auto"/>
                  </w:divBdr>
                </w:div>
                <w:div w:id="1812600799">
                  <w:marLeft w:val="640"/>
                  <w:marRight w:val="0"/>
                  <w:marTop w:val="0"/>
                  <w:marBottom w:val="0"/>
                  <w:divBdr>
                    <w:top w:val="none" w:sz="0" w:space="0" w:color="auto"/>
                    <w:left w:val="none" w:sz="0" w:space="0" w:color="auto"/>
                    <w:bottom w:val="none" w:sz="0" w:space="0" w:color="auto"/>
                    <w:right w:val="none" w:sz="0" w:space="0" w:color="auto"/>
                  </w:divBdr>
                </w:div>
                <w:div w:id="208675530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7367">
      <w:bodyDiv w:val="1"/>
      <w:marLeft w:val="0"/>
      <w:marRight w:val="0"/>
      <w:marTop w:val="0"/>
      <w:marBottom w:val="0"/>
      <w:divBdr>
        <w:top w:val="none" w:sz="0" w:space="0" w:color="auto"/>
        <w:left w:val="none" w:sz="0" w:space="0" w:color="auto"/>
        <w:bottom w:val="none" w:sz="0" w:space="0" w:color="auto"/>
        <w:right w:val="none" w:sz="0" w:space="0" w:color="auto"/>
      </w:divBdr>
    </w:div>
    <w:div w:id="864369003">
      <w:bodyDiv w:val="1"/>
      <w:marLeft w:val="0"/>
      <w:marRight w:val="0"/>
      <w:marTop w:val="0"/>
      <w:marBottom w:val="0"/>
      <w:divBdr>
        <w:top w:val="none" w:sz="0" w:space="0" w:color="auto"/>
        <w:left w:val="none" w:sz="0" w:space="0" w:color="auto"/>
        <w:bottom w:val="none" w:sz="0" w:space="0" w:color="auto"/>
        <w:right w:val="none" w:sz="0" w:space="0" w:color="auto"/>
      </w:divBdr>
      <w:divsChild>
        <w:div w:id="19477115">
          <w:marLeft w:val="640"/>
          <w:marRight w:val="0"/>
          <w:marTop w:val="0"/>
          <w:marBottom w:val="0"/>
          <w:divBdr>
            <w:top w:val="none" w:sz="0" w:space="0" w:color="auto"/>
            <w:left w:val="none" w:sz="0" w:space="0" w:color="auto"/>
            <w:bottom w:val="none" w:sz="0" w:space="0" w:color="auto"/>
            <w:right w:val="none" w:sz="0" w:space="0" w:color="auto"/>
          </w:divBdr>
        </w:div>
        <w:div w:id="768236128">
          <w:marLeft w:val="640"/>
          <w:marRight w:val="0"/>
          <w:marTop w:val="0"/>
          <w:marBottom w:val="0"/>
          <w:divBdr>
            <w:top w:val="none" w:sz="0" w:space="0" w:color="auto"/>
            <w:left w:val="none" w:sz="0" w:space="0" w:color="auto"/>
            <w:bottom w:val="none" w:sz="0" w:space="0" w:color="auto"/>
            <w:right w:val="none" w:sz="0" w:space="0" w:color="auto"/>
          </w:divBdr>
        </w:div>
      </w:divsChild>
    </w:div>
    <w:div w:id="876771025">
      <w:bodyDiv w:val="1"/>
      <w:marLeft w:val="0"/>
      <w:marRight w:val="0"/>
      <w:marTop w:val="0"/>
      <w:marBottom w:val="0"/>
      <w:divBdr>
        <w:top w:val="none" w:sz="0" w:space="0" w:color="auto"/>
        <w:left w:val="none" w:sz="0" w:space="0" w:color="auto"/>
        <w:bottom w:val="none" w:sz="0" w:space="0" w:color="auto"/>
        <w:right w:val="none" w:sz="0" w:space="0" w:color="auto"/>
      </w:divBdr>
      <w:divsChild>
        <w:div w:id="523979300">
          <w:marLeft w:val="640"/>
          <w:marRight w:val="0"/>
          <w:marTop w:val="0"/>
          <w:marBottom w:val="0"/>
          <w:divBdr>
            <w:top w:val="none" w:sz="0" w:space="0" w:color="auto"/>
            <w:left w:val="none" w:sz="0" w:space="0" w:color="auto"/>
            <w:bottom w:val="none" w:sz="0" w:space="0" w:color="auto"/>
            <w:right w:val="none" w:sz="0" w:space="0" w:color="auto"/>
          </w:divBdr>
        </w:div>
        <w:div w:id="1413045732">
          <w:marLeft w:val="640"/>
          <w:marRight w:val="0"/>
          <w:marTop w:val="0"/>
          <w:marBottom w:val="0"/>
          <w:divBdr>
            <w:top w:val="none" w:sz="0" w:space="0" w:color="auto"/>
            <w:left w:val="none" w:sz="0" w:space="0" w:color="auto"/>
            <w:bottom w:val="none" w:sz="0" w:space="0" w:color="auto"/>
            <w:right w:val="none" w:sz="0" w:space="0" w:color="auto"/>
          </w:divBdr>
        </w:div>
        <w:div w:id="1592934683">
          <w:marLeft w:val="640"/>
          <w:marRight w:val="0"/>
          <w:marTop w:val="0"/>
          <w:marBottom w:val="0"/>
          <w:divBdr>
            <w:top w:val="none" w:sz="0" w:space="0" w:color="auto"/>
            <w:left w:val="none" w:sz="0" w:space="0" w:color="auto"/>
            <w:bottom w:val="none" w:sz="0" w:space="0" w:color="auto"/>
            <w:right w:val="none" w:sz="0" w:space="0" w:color="auto"/>
          </w:divBdr>
        </w:div>
      </w:divsChild>
    </w:div>
    <w:div w:id="895313273">
      <w:bodyDiv w:val="1"/>
      <w:marLeft w:val="0"/>
      <w:marRight w:val="0"/>
      <w:marTop w:val="0"/>
      <w:marBottom w:val="0"/>
      <w:divBdr>
        <w:top w:val="none" w:sz="0" w:space="0" w:color="auto"/>
        <w:left w:val="none" w:sz="0" w:space="0" w:color="auto"/>
        <w:bottom w:val="none" w:sz="0" w:space="0" w:color="auto"/>
        <w:right w:val="none" w:sz="0" w:space="0" w:color="auto"/>
      </w:divBdr>
      <w:divsChild>
        <w:div w:id="450052860">
          <w:marLeft w:val="640"/>
          <w:marRight w:val="0"/>
          <w:marTop w:val="0"/>
          <w:marBottom w:val="0"/>
          <w:divBdr>
            <w:top w:val="none" w:sz="0" w:space="0" w:color="auto"/>
            <w:left w:val="none" w:sz="0" w:space="0" w:color="auto"/>
            <w:bottom w:val="none" w:sz="0" w:space="0" w:color="auto"/>
            <w:right w:val="none" w:sz="0" w:space="0" w:color="auto"/>
          </w:divBdr>
        </w:div>
        <w:div w:id="1448087535">
          <w:marLeft w:val="640"/>
          <w:marRight w:val="0"/>
          <w:marTop w:val="0"/>
          <w:marBottom w:val="0"/>
          <w:divBdr>
            <w:top w:val="none" w:sz="0" w:space="0" w:color="auto"/>
            <w:left w:val="none" w:sz="0" w:space="0" w:color="auto"/>
            <w:bottom w:val="none" w:sz="0" w:space="0" w:color="auto"/>
            <w:right w:val="none" w:sz="0" w:space="0" w:color="auto"/>
          </w:divBdr>
          <w:divsChild>
            <w:div w:id="819343171">
              <w:marLeft w:val="0"/>
              <w:marRight w:val="0"/>
              <w:marTop w:val="0"/>
              <w:marBottom w:val="0"/>
              <w:divBdr>
                <w:top w:val="none" w:sz="0" w:space="0" w:color="auto"/>
                <w:left w:val="none" w:sz="0" w:space="0" w:color="auto"/>
                <w:bottom w:val="none" w:sz="0" w:space="0" w:color="auto"/>
                <w:right w:val="none" w:sz="0" w:space="0" w:color="auto"/>
              </w:divBdr>
              <w:divsChild>
                <w:div w:id="1988626554">
                  <w:marLeft w:val="640"/>
                  <w:marRight w:val="0"/>
                  <w:marTop w:val="0"/>
                  <w:marBottom w:val="0"/>
                  <w:divBdr>
                    <w:top w:val="none" w:sz="0" w:space="0" w:color="auto"/>
                    <w:left w:val="none" w:sz="0" w:space="0" w:color="auto"/>
                    <w:bottom w:val="none" w:sz="0" w:space="0" w:color="auto"/>
                    <w:right w:val="none" w:sz="0" w:space="0" w:color="auto"/>
                  </w:divBdr>
                </w:div>
                <w:div w:id="202625049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477144487">
          <w:marLeft w:val="640"/>
          <w:marRight w:val="0"/>
          <w:marTop w:val="0"/>
          <w:marBottom w:val="0"/>
          <w:divBdr>
            <w:top w:val="none" w:sz="0" w:space="0" w:color="auto"/>
            <w:left w:val="none" w:sz="0" w:space="0" w:color="auto"/>
            <w:bottom w:val="none" w:sz="0" w:space="0" w:color="auto"/>
            <w:right w:val="none" w:sz="0" w:space="0" w:color="auto"/>
          </w:divBdr>
        </w:div>
      </w:divsChild>
    </w:div>
    <w:div w:id="898172218">
      <w:bodyDiv w:val="1"/>
      <w:marLeft w:val="0"/>
      <w:marRight w:val="0"/>
      <w:marTop w:val="0"/>
      <w:marBottom w:val="0"/>
      <w:divBdr>
        <w:top w:val="none" w:sz="0" w:space="0" w:color="auto"/>
        <w:left w:val="none" w:sz="0" w:space="0" w:color="auto"/>
        <w:bottom w:val="none" w:sz="0" w:space="0" w:color="auto"/>
        <w:right w:val="none" w:sz="0" w:space="0" w:color="auto"/>
      </w:divBdr>
      <w:divsChild>
        <w:div w:id="685329267">
          <w:marLeft w:val="640"/>
          <w:marRight w:val="0"/>
          <w:marTop w:val="0"/>
          <w:marBottom w:val="0"/>
          <w:divBdr>
            <w:top w:val="none" w:sz="0" w:space="0" w:color="auto"/>
            <w:left w:val="none" w:sz="0" w:space="0" w:color="auto"/>
            <w:bottom w:val="none" w:sz="0" w:space="0" w:color="auto"/>
            <w:right w:val="none" w:sz="0" w:space="0" w:color="auto"/>
          </w:divBdr>
        </w:div>
        <w:div w:id="849221935">
          <w:marLeft w:val="640"/>
          <w:marRight w:val="0"/>
          <w:marTop w:val="0"/>
          <w:marBottom w:val="0"/>
          <w:divBdr>
            <w:top w:val="none" w:sz="0" w:space="0" w:color="auto"/>
            <w:left w:val="none" w:sz="0" w:space="0" w:color="auto"/>
            <w:bottom w:val="none" w:sz="0" w:space="0" w:color="auto"/>
            <w:right w:val="none" w:sz="0" w:space="0" w:color="auto"/>
          </w:divBdr>
        </w:div>
        <w:div w:id="2029984720">
          <w:marLeft w:val="640"/>
          <w:marRight w:val="0"/>
          <w:marTop w:val="0"/>
          <w:marBottom w:val="0"/>
          <w:divBdr>
            <w:top w:val="none" w:sz="0" w:space="0" w:color="auto"/>
            <w:left w:val="none" w:sz="0" w:space="0" w:color="auto"/>
            <w:bottom w:val="none" w:sz="0" w:space="0" w:color="auto"/>
            <w:right w:val="none" w:sz="0" w:space="0" w:color="auto"/>
          </w:divBdr>
        </w:div>
      </w:divsChild>
    </w:div>
    <w:div w:id="898251384">
      <w:bodyDiv w:val="1"/>
      <w:marLeft w:val="0"/>
      <w:marRight w:val="0"/>
      <w:marTop w:val="0"/>
      <w:marBottom w:val="0"/>
      <w:divBdr>
        <w:top w:val="none" w:sz="0" w:space="0" w:color="auto"/>
        <w:left w:val="none" w:sz="0" w:space="0" w:color="auto"/>
        <w:bottom w:val="none" w:sz="0" w:space="0" w:color="auto"/>
        <w:right w:val="none" w:sz="0" w:space="0" w:color="auto"/>
      </w:divBdr>
      <w:divsChild>
        <w:div w:id="397292981">
          <w:marLeft w:val="640"/>
          <w:marRight w:val="0"/>
          <w:marTop w:val="0"/>
          <w:marBottom w:val="0"/>
          <w:divBdr>
            <w:top w:val="none" w:sz="0" w:space="0" w:color="auto"/>
            <w:left w:val="none" w:sz="0" w:space="0" w:color="auto"/>
            <w:bottom w:val="none" w:sz="0" w:space="0" w:color="auto"/>
            <w:right w:val="none" w:sz="0" w:space="0" w:color="auto"/>
          </w:divBdr>
        </w:div>
        <w:div w:id="1354724591">
          <w:marLeft w:val="640"/>
          <w:marRight w:val="0"/>
          <w:marTop w:val="0"/>
          <w:marBottom w:val="0"/>
          <w:divBdr>
            <w:top w:val="none" w:sz="0" w:space="0" w:color="auto"/>
            <w:left w:val="none" w:sz="0" w:space="0" w:color="auto"/>
            <w:bottom w:val="none" w:sz="0" w:space="0" w:color="auto"/>
            <w:right w:val="none" w:sz="0" w:space="0" w:color="auto"/>
          </w:divBdr>
        </w:div>
        <w:div w:id="1884095793">
          <w:marLeft w:val="640"/>
          <w:marRight w:val="0"/>
          <w:marTop w:val="0"/>
          <w:marBottom w:val="0"/>
          <w:divBdr>
            <w:top w:val="none" w:sz="0" w:space="0" w:color="auto"/>
            <w:left w:val="none" w:sz="0" w:space="0" w:color="auto"/>
            <w:bottom w:val="none" w:sz="0" w:space="0" w:color="auto"/>
            <w:right w:val="none" w:sz="0" w:space="0" w:color="auto"/>
          </w:divBdr>
        </w:div>
      </w:divsChild>
    </w:div>
    <w:div w:id="931738604">
      <w:bodyDiv w:val="1"/>
      <w:marLeft w:val="0"/>
      <w:marRight w:val="0"/>
      <w:marTop w:val="0"/>
      <w:marBottom w:val="0"/>
      <w:divBdr>
        <w:top w:val="none" w:sz="0" w:space="0" w:color="auto"/>
        <w:left w:val="none" w:sz="0" w:space="0" w:color="auto"/>
        <w:bottom w:val="none" w:sz="0" w:space="0" w:color="auto"/>
        <w:right w:val="none" w:sz="0" w:space="0" w:color="auto"/>
      </w:divBdr>
      <w:divsChild>
        <w:div w:id="137039414">
          <w:marLeft w:val="0"/>
          <w:marRight w:val="0"/>
          <w:marTop w:val="0"/>
          <w:marBottom w:val="0"/>
          <w:divBdr>
            <w:top w:val="none" w:sz="0" w:space="0" w:color="auto"/>
            <w:left w:val="none" w:sz="0" w:space="0" w:color="auto"/>
            <w:bottom w:val="none" w:sz="0" w:space="0" w:color="auto"/>
            <w:right w:val="none" w:sz="0" w:space="0" w:color="auto"/>
          </w:divBdr>
          <w:divsChild>
            <w:div w:id="1891722984">
              <w:marLeft w:val="0"/>
              <w:marRight w:val="0"/>
              <w:marTop w:val="0"/>
              <w:marBottom w:val="0"/>
              <w:divBdr>
                <w:top w:val="none" w:sz="0" w:space="0" w:color="auto"/>
                <w:left w:val="none" w:sz="0" w:space="0" w:color="auto"/>
                <w:bottom w:val="none" w:sz="0" w:space="0" w:color="auto"/>
                <w:right w:val="none" w:sz="0" w:space="0" w:color="auto"/>
              </w:divBdr>
              <w:divsChild>
                <w:div w:id="43140601">
                  <w:marLeft w:val="0"/>
                  <w:marRight w:val="0"/>
                  <w:marTop w:val="0"/>
                  <w:marBottom w:val="0"/>
                  <w:divBdr>
                    <w:top w:val="none" w:sz="0" w:space="0" w:color="auto"/>
                    <w:left w:val="none" w:sz="0" w:space="0" w:color="auto"/>
                    <w:bottom w:val="none" w:sz="0" w:space="0" w:color="auto"/>
                    <w:right w:val="none" w:sz="0" w:space="0" w:color="auto"/>
                  </w:divBdr>
                  <w:divsChild>
                    <w:div w:id="14022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93498">
      <w:bodyDiv w:val="1"/>
      <w:marLeft w:val="0"/>
      <w:marRight w:val="0"/>
      <w:marTop w:val="0"/>
      <w:marBottom w:val="0"/>
      <w:divBdr>
        <w:top w:val="none" w:sz="0" w:space="0" w:color="auto"/>
        <w:left w:val="none" w:sz="0" w:space="0" w:color="auto"/>
        <w:bottom w:val="none" w:sz="0" w:space="0" w:color="auto"/>
        <w:right w:val="none" w:sz="0" w:space="0" w:color="auto"/>
      </w:divBdr>
      <w:divsChild>
        <w:div w:id="383220812">
          <w:marLeft w:val="640"/>
          <w:marRight w:val="0"/>
          <w:marTop w:val="0"/>
          <w:marBottom w:val="0"/>
          <w:divBdr>
            <w:top w:val="none" w:sz="0" w:space="0" w:color="auto"/>
            <w:left w:val="none" w:sz="0" w:space="0" w:color="auto"/>
            <w:bottom w:val="none" w:sz="0" w:space="0" w:color="auto"/>
            <w:right w:val="none" w:sz="0" w:space="0" w:color="auto"/>
          </w:divBdr>
        </w:div>
        <w:div w:id="537857640">
          <w:marLeft w:val="640"/>
          <w:marRight w:val="0"/>
          <w:marTop w:val="0"/>
          <w:marBottom w:val="0"/>
          <w:divBdr>
            <w:top w:val="none" w:sz="0" w:space="0" w:color="auto"/>
            <w:left w:val="none" w:sz="0" w:space="0" w:color="auto"/>
            <w:bottom w:val="none" w:sz="0" w:space="0" w:color="auto"/>
            <w:right w:val="none" w:sz="0" w:space="0" w:color="auto"/>
          </w:divBdr>
        </w:div>
        <w:div w:id="1612543810">
          <w:marLeft w:val="640"/>
          <w:marRight w:val="0"/>
          <w:marTop w:val="0"/>
          <w:marBottom w:val="0"/>
          <w:divBdr>
            <w:top w:val="none" w:sz="0" w:space="0" w:color="auto"/>
            <w:left w:val="none" w:sz="0" w:space="0" w:color="auto"/>
            <w:bottom w:val="none" w:sz="0" w:space="0" w:color="auto"/>
            <w:right w:val="none" w:sz="0" w:space="0" w:color="auto"/>
          </w:divBdr>
        </w:div>
      </w:divsChild>
    </w:div>
    <w:div w:id="943153602">
      <w:bodyDiv w:val="1"/>
      <w:marLeft w:val="0"/>
      <w:marRight w:val="0"/>
      <w:marTop w:val="0"/>
      <w:marBottom w:val="0"/>
      <w:divBdr>
        <w:top w:val="none" w:sz="0" w:space="0" w:color="auto"/>
        <w:left w:val="none" w:sz="0" w:space="0" w:color="auto"/>
        <w:bottom w:val="none" w:sz="0" w:space="0" w:color="auto"/>
        <w:right w:val="none" w:sz="0" w:space="0" w:color="auto"/>
      </w:divBdr>
      <w:divsChild>
        <w:div w:id="409692692">
          <w:marLeft w:val="640"/>
          <w:marRight w:val="0"/>
          <w:marTop w:val="0"/>
          <w:marBottom w:val="0"/>
          <w:divBdr>
            <w:top w:val="none" w:sz="0" w:space="0" w:color="auto"/>
            <w:left w:val="none" w:sz="0" w:space="0" w:color="auto"/>
            <w:bottom w:val="none" w:sz="0" w:space="0" w:color="auto"/>
            <w:right w:val="none" w:sz="0" w:space="0" w:color="auto"/>
          </w:divBdr>
        </w:div>
        <w:div w:id="977495533">
          <w:marLeft w:val="640"/>
          <w:marRight w:val="0"/>
          <w:marTop w:val="0"/>
          <w:marBottom w:val="0"/>
          <w:divBdr>
            <w:top w:val="none" w:sz="0" w:space="0" w:color="auto"/>
            <w:left w:val="none" w:sz="0" w:space="0" w:color="auto"/>
            <w:bottom w:val="none" w:sz="0" w:space="0" w:color="auto"/>
            <w:right w:val="none" w:sz="0" w:space="0" w:color="auto"/>
          </w:divBdr>
        </w:div>
        <w:div w:id="1923760576">
          <w:marLeft w:val="640"/>
          <w:marRight w:val="0"/>
          <w:marTop w:val="0"/>
          <w:marBottom w:val="0"/>
          <w:divBdr>
            <w:top w:val="none" w:sz="0" w:space="0" w:color="auto"/>
            <w:left w:val="none" w:sz="0" w:space="0" w:color="auto"/>
            <w:bottom w:val="none" w:sz="0" w:space="0" w:color="auto"/>
            <w:right w:val="none" w:sz="0" w:space="0" w:color="auto"/>
          </w:divBdr>
        </w:div>
      </w:divsChild>
    </w:div>
    <w:div w:id="947007448">
      <w:bodyDiv w:val="1"/>
      <w:marLeft w:val="0"/>
      <w:marRight w:val="0"/>
      <w:marTop w:val="0"/>
      <w:marBottom w:val="0"/>
      <w:divBdr>
        <w:top w:val="none" w:sz="0" w:space="0" w:color="auto"/>
        <w:left w:val="none" w:sz="0" w:space="0" w:color="auto"/>
        <w:bottom w:val="none" w:sz="0" w:space="0" w:color="auto"/>
        <w:right w:val="none" w:sz="0" w:space="0" w:color="auto"/>
      </w:divBdr>
      <w:divsChild>
        <w:div w:id="1530876136">
          <w:marLeft w:val="640"/>
          <w:marRight w:val="0"/>
          <w:marTop w:val="0"/>
          <w:marBottom w:val="0"/>
          <w:divBdr>
            <w:top w:val="none" w:sz="0" w:space="0" w:color="auto"/>
            <w:left w:val="none" w:sz="0" w:space="0" w:color="auto"/>
            <w:bottom w:val="none" w:sz="0" w:space="0" w:color="auto"/>
            <w:right w:val="none" w:sz="0" w:space="0" w:color="auto"/>
          </w:divBdr>
        </w:div>
        <w:div w:id="2138331934">
          <w:marLeft w:val="640"/>
          <w:marRight w:val="0"/>
          <w:marTop w:val="0"/>
          <w:marBottom w:val="0"/>
          <w:divBdr>
            <w:top w:val="none" w:sz="0" w:space="0" w:color="auto"/>
            <w:left w:val="none" w:sz="0" w:space="0" w:color="auto"/>
            <w:bottom w:val="none" w:sz="0" w:space="0" w:color="auto"/>
            <w:right w:val="none" w:sz="0" w:space="0" w:color="auto"/>
          </w:divBdr>
        </w:div>
      </w:divsChild>
    </w:div>
    <w:div w:id="954672342">
      <w:bodyDiv w:val="1"/>
      <w:marLeft w:val="0"/>
      <w:marRight w:val="0"/>
      <w:marTop w:val="0"/>
      <w:marBottom w:val="0"/>
      <w:divBdr>
        <w:top w:val="none" w:sz="0" w:space="0" w:color="auto"/>
        <w:left w:val="none" w:sz="0" w:space="0" w:color="auto"/>
        <w:bottom w:val="none" w:sz="0" w:space="0" w:color="auto"/>
        <w:right w:val="none" w:sz="0" w:space="0" w:color="auto"/>
      </w:divBdr>
      <w:divsChild>
        <w:div w:id="135536102">
          <w:marLeft w:val="640"/>
          <w:marRight w:val="0"/>
          <w:marTop w:val="0"/>
          <w:marBottom w:val="0"/>
          <w:divBdr>
            <w:top w:val="none" w:sz="0" w:space="0" w:color="auto"/>
            <w:left w:val="none" w:sz="0" w:space="0" w:color="auto"/>
            <w:bottom w:val="none" w:sz="0" w:space="0" w:color="auto"/>
            <w:right w:val="none" w:sz="0" w:space="0" w:color="auto"/>
          </w:divBdr>
        </w:div>
        <w:div w:id="325473619">
          <w:marLeft w:val="640"/>
          <w:marRight w:val="0"/>
          <w:marTop w:val="0"/>
          <w:marBottom w:val="0"/>
          <w:divBdr>
            <w:top w:val="none" w:sz="0" w:space="0" w:color="auto"/>
            <w:left w:val="none" w:sz="0" w:space="0" w:color="auto"/>
            <w:bottom w:val="none" w:sz="0" w:space="0" w:color="auto"/>
            <w:right w:val="none" w:sz="0" w:space="0" w:color="auto"/>
          </w:divBdr>
        </w:div>
        <w:div w:id="753480311">
          <w:marLeft w:val="640"/>
          <w:marRight w:val="0"/>
          <w:marTop w:val="0"/>
          <w:marBottom w:val="0"/>
          <w:divBdr>
            <w:top w:val="none" w:sz="0" w:space="0" w:color="auto"/>
            <w:left w:val="none" w:sz="0" w:space="0" w:color="auto"/>
            <w:bottom w:val="none" w:sz="0" w:space="0" w:color="auto"/>
            <w:right w:val="none" w:sz="0" w:space="0" w:color="auto"/>
          </w:divBdr>
        </w:div>
      </w:divsChild>
    </w:div>
    <w:div w:id="980698372">
      <w:bodyDiv w:val="1"/>
      <w:marLeft w:val="0"/>
      <w:marRight w:val="0"/>
      <w:marTop w:val="0"/>
      <w:marBottom w:val="0"/>
      <w:divBdr>
        <w:top w:val="none" w:sz="0" w:space="0" w:color="auto"/>
        <w:left w:val="none" w:sz="0" w:space="0" w:color="auto"/>
        <w:bottom w:val="none" w:sz="0" w:space="0" w:color="auto"/>
        <w:right w:val="none" w:sz="0" w:space="0" w:color="auto"/>
      </w:divBdr>
    </w:div>
    <w:div w:id="998462795">
      <w:bodyDiv w:val="1"/>
      <w:marLeft w:val="0"/>
      <w:marRight w:val="0"/>
      <w:marTop w:val="0"/>
      <w:marBottom w:val="0"/>
      <w:divBdr>
        <w:top w:val="none" w:sz="0" w:space="0" w:color="auto"/>
        <w:left w:val="none" w:sz="0" w:space="0" w:color="auto"/>
        <w:bottom w:val="none" w:sz="0" w:space="0" w:color="auto"/>
        <w:right w:val="none" w:sz="0" w:space="0" w:color="auto"/>
      </w:divBdr>
      <w:divsChild>
        <w:div w:id="1595620">
          <w:marLeft w:val="640"/>
          <w:marRight w:val="0"/>
          <w:marTop w:val="0"/>
          <w:marBottom w:val="0"/>
          <w:divBdr>
            <w:top w:val="none" w:sz="0" w:space="0" w:color="auto"/>
            <w:left w:val="none" w:sz="0" w:space="0" w:color="auto"/>
            <w:bottom w:val="none" w:sz="0" w:space="0" w:color="auto"/>
            <w:right w:val="none" w:sz="0" w:space="0" w:color="auto"/>
          </w:divBdr>
        </w:div>
        <w:div w:id="323433412">
          <w:marLeft w:val="640"/>
          <w:marRight w:val="0"/>
          <w:marTop w:val="0"/>
          <w:marBottom w:val="0"/>
          <w:divBdr>
            <w:top w:val="none" w:sz="0" w:space="0" w:color="auto"/>
            <w:left w:val="none" w:sz="0" w:space="0" w:color="auto"/>
            <w:bottom w:val="none" w:sz="0" w:space="0" w:color="auto"/>
            <w:right w:val="none" w:sz="0" w:space="0" w:color="auto"/>
          </w:divBdr>
        </w:div>
      </w:divsChild>
    </w:div>
    <w:div w:id="1003505879">
      <w:bodyDiv w:val="1"/>
      <w:marLeft w:val="0"/>
      <w:marRight w:val="0"/>
      <w:marTop w:val="0"/>
      <w:marBottom w:val="0"/>
      <w:divBdr>
        <w:top w:val="none" w:sz="0" w:space="0" w:color="auto"/>
        <w:left w:val="none" w:sz="0" w:space="0" w:color="auto"/>
        <w:bottom w:val="none" w:sz="0" w:space="0" w:color="auto"/>
        <w:right w:val="none" w:sz="0" w:space="0" w:color="auto"/>
      </w:divBdr>
    </w:div>
    <w:div w:id="1007634531">
      <w:bodyDiv w:val="1"/>
      <w:marLeft w:val="0"/>
      <w:marRight w:val="0"/>
      <w:marTop w:val="0"/>
      <w:marBottom w:val="0"/>
      <w:divBdr>
        <w:top w:val="none" w:sz="0" w:space="0" w:color="auto"/>
        <w:left w:val="none" w:sz="0" w:space="0" w:color="auto"/>
        <w:bottom w:val="none" w:sz="0" w:space="0" w:color="auto"/>
        <w:right w:val="none" w:sz="0" w:space="0" w:color="auto"/>
      </w:divBdr>
      <w:divsChild>
        <w:div w:id="335884622">
          <w:marLeft w:val="640"/>
          <w:marRight w:val="0"/>
          <w:marTop w:val="0"/>
          <w:marBottom w:val="0"/>
          <w:divBdr>
            <w:top w:val="none" w:sz="0" w:space="0" w:color="auto"/>
            <w:left w:val="none" w:sz="0" w:space="0" w:color="auto"/>
            <w:bottom w:val="none" w:sz="0" w:space="0" w:color="auto"/>
            <w:right w:val="none" w:sz="0" w:space="0" w:color="auto"/>
          </w:divBdr>
          <w:divsChild>
            <w:div w:id="1227034324">
              <w:marLeft w:val="0"/>
              <w:marRight w:val="0"/>
              <w:marTop w:val="0"/>
              <w:marBottom w:val="0"/>
              <w:divBdr>
                <w:top w:val="none" w:sz="0" w:space="0" w:color="auto"/>
                <w:left w:val="none" w:sz="0" w:space="0" w:color="auto"/>
                <w:bottom w:val="none" w:sz="0" w:space="0" w:color="auto"/>
                <w:right w:val="none" w:sz="0" w:space="0" w:color="auto"/>
              </w:divBdr>
              <w:divsChild>
                <w:div w:id="47607691">
                  <w:marLeft w:val="640"/>
                  <w:marRight w:val="0"/>
                  <w:marTop w:val="0"/>
                  <w:marBottom w:val="0"/>
                  <w:divBdr>
                    <w:top w:val="none" w:sz="0" w:space="0" w:color="auto"/>
                    <w:left w:val="none" w:sz="0" w:space="0" w:color="auto"/>
                    <w:bottom w:val="none" w:sz="0" w:space="0" w:color="auto"/>
                    <w:right w:val="none" w:sz="0" w:space="0" w:color="auto"/>
                  </w:divBdr>
                </w:div>
                <w:div w:id="261769099">
                  <w:marLeft w:val="640"/>
                  <w:marRight w:val="0"/>
                  <w:marTop w:val="0"/>
                  <w:marBottom w:val="0"/>
                  <w:divBdr>
                    <w:top w:val="none" w:sz="0" w:space="0" w:color="auto"/>
                    <w:left w:val="none" w:sz="0" w:space="0" w:color="auto"/>
                    <w:bottom w:val="none" w:sz="0" w:space="0" w:color="auto"/>
                    <w:right w:val="none" w:sz="0" w:space="0" w:color="auto"/>
                  </w:divBdr>
                </w:div>
                <w:div w:id="188691489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386028828">
          <w:marLeft w:val="640"/>
          <w:marRight w:val="0"/>
          <w:marTop w:val="0"/>
          <w:marBottom w:val="0"/>
          <w:divBdr>
            <w:top w:val="none" w:sz="0" w:space="0" w:color="auto"/>
            <w:left w:val="none" w:sz="0" w:space="0" w:color="auto"/>
            <w:bottom w:val="none" w:sz="0" w:space="0" w:color="auto"/>
            <w:right w:val="none" w:sz="0" w:space="0" w:color="auto"/>
          </w:divBdr>
        </w:div>
        <w:div w:id="897404089">
          <w:marLeft w:val="640"/>
          <w:marRight w:val="0"/>
          <w:marTop w:val="0"/>
          <w:marBottom w:val="0"/>
          <w:divBdr>
            <w:top w:val="none" w:sz="0" w:space="0" w:color="auto"/>
            <w:left w:val="none" w:sz="0" w:space="0" w:color="auto"/>
            <w:bottom w:val="none" w:sz="0" w:space="0" w:color="auto"/>
            <w:right w:val="none" w:sz="0" w:space="0" w:color="auto"/>
          </w:divBdr>
        </w:div>
      </w:divsChild>
    </w:div>
    <w:div w:id="1018432443">
      <w:bodyDiv w:val="1"/>
      <w:marLeft w:val="0"/>
      <w:marRight w:val="0"/>
      <w:marTop w:val="0"/>
      <w:marBottom w:val="0"/>
      <w:divBdr>
        <w:top w:val="none" w:sz="0" w:space="0" w:color="auto"/>
        <w:left w:val="none" w:sz="0" w:space="0" w:color="auto"/>
        <w:bottom w:val="none" w:sz="0" w:space="0" w:color="auto"/>
        <w:right w:val="none" w:sz="0" w:space="0" w:color="auto"/>
      </w:divBdr>
      <w:divsChild>
        <w:div w:id="595598149">
          <w:marLeft w:val="640"/>
          <w:marRight w:val="0"/>
          <w:marTop w:val="0"/>
          <w:marBottom w:val="0"/>
          <w:divBdr>
            <w:top w:val="none" w:sz="0" w:space="0" w:color="auto"/>
            <w:left w:val="none" w:sz="0" w:space="0" w:color="auto"/>
            <w:bottom w:val="none" w:sz="0" w:space="0" w:color="auto"/>
            <w:right w:val="none" w:sz="0" w:space="0" w:color="auto"/>
          </w:divBdr>
        </w:div>
        <w:div w:id="1988121029">
          <w:marLeft w:val="640"/>
          <w:marRight w:val="0"/>
          <w:marTop w:val="0"/>
          <w:marBottom w:val="0"/>
          <w:divBdr>
            <w:top w:val="none" w:sz="0" w:space="0" w:color="auto"/>
            <w:left w:val="none" w:sz="0" w:space="0" w:color="auto"/>
            <w:bottom w:val="none" w:sz="0" w:space="0" w:color="auto"/>
            <w:right w:val="none" w:sz="0" w:space="0" w:color="auto"/>
          </w:divBdr>
        </w:div>
      </w:divsChild>
    </w:div>
    <w:div w:id="1019428474">
      <w:bodyDiv w:val="1"/>
      <w:marLeft w:val="0"/>
      <w:marRight w:val="0"/>
      <w:marTop w:val="0"/>
      <w:marBottom w:val="0"/>
      <w:divBdr>
        <w:top w:val="none" w:sz="0" w:space="0" w:color="auto"/>
        <w:left w:val="none" w:sz="0" w:space="0" w:color="auto"/>
        <w:bottom w:val="none" w:sz="0" w:space="0" w:color="auto"/>
        <w:right w:val="none" w:sz="0" w:space="0" w:color="auto"/>
      </w:divBdr>
      <w:divsChild>
        <w:div w:id="767774590">
          <w:marLeft w:val="640"/>
          <w:marRight w:val="0"/>
          <w:marTop w:val="0"/>
          <w:marBottom w:val="0"/>
          <w:divBdr>
            <w:top w:val="none" w:sz="0" w:space="0" w:color="auto"/>
            <w:left w:val="none" w:sz="0" w:space="0" w:color="auto"/>
            <w:bottom w:val="none" w:sz="0" w:space="0" w:color="auto"/>
            <w:right w:val="none" w:sz="0" w:space="0" w:color="auto"/>
          </w:divBdr>
        </w:div>
        <w:div w:id="1394616702">
          <w:marLeft w:val="640"/>
          <w:marRight w:val="0"/>
          <w:marTop w:val="0"/>
          <w:marBottom w:val="0"/>
          <w:divBdr>
            <w:top w:val="none" w:sz="0" w:space="0" w:color="auto"/>
            <w:left w:val="none" w:sz="0" w:space="0" w:color="auto"/>
            <w:bottom w:val="none" w:sz="0" w:space="0" w:color="auto"/>
            <w:right w:val="none" w:sz="0" w:space="0" w:color="auto"/>
          </w:divBdr>
        </w:div>
        <w:div w:id="1850096945">
          <w:marLeft w:val="640"/>
          <w:marRight w:val="0"/>
          <w:marTop w:val="0"/>
          <w:marBottom w:val="0"/>
          <w:divBdr>
            <w:top w:val="none" w:sz="0" w:space="0" w:color="auto"/>
            <w:left w:val="none" w:sz="0" w:space="0" w:color="auto"/>
            <w:bottom w:val="none" w:sz="0" w:space="0" w:color="auto"/>
            <w:right w:val="none" w:sz="0" w:space="0" w:color="auto"/>
          </w:divBdr>
        </w:div>
      </w:divsChild>
    </w:div>
    <w:div w:id="1024938223">
      <w:bodyDiv w:val="1"/>
      <w:marLeft w:val="0"/>
      <w:marRight w:val="0"/>
      <w:marTop w:val="0"/>
      <w:marBottom w:val="0"/>
      <w:divBdr>
        <w:top w:val="none" w:sz="0" w:space="0" w:color="auto"/>
        <w:left w:val="none" w:sz="0" w:space="0" w:color="auto"/>
        <w:bottom w:val="none" w:sz="0" w:space="0" w:color="auto"/>
        <w:right w:val="none" w:sz="0" w:space="0" w:color="auto"/>
      </w:divBdr>
      <w:divsChild>
        <w:div w:id="493181716">
          <w:marLeft w:val="640"/>
          <w:marRight w:val="0"/>
          <w:marTop w:val="0"/>
          <w:marBottom w:val="0"/>
          <w:divBdr>
            <w:top w:val="none" w:sz="0" w:space="0" w:color="auto"/>
            <w:left w:val="none" w:sz="0" w:space="0" w:color="auto"/>
            <w:bottom w:val="none" w:sz="0" w:space="0" w:color="auto"/>
            <w:right w:val="none" w:sz="0" w:space="0" w:color="auto"/>
          </w:divBdr>
        </w:div>
        <w:div w:id="677343050">
          <w:marLeft w:val="640"/>
          <w:marRight w:val="0"/>
          <w:marTop w:val="0"/>
          <w:marBottom w:val="0"/>
          <w:divBdr>
            <w:top w:val="none" w:sz="0" w:space="0" w:color="auto"/>
            <w:left w:val="none" w:sz="0" w:space="0" w:color="auto"/>
            <w:bottom w:val="none" w:sz="0" w:space="0" w:color="auto"/>
            <w:right w:val="none" w:sz="0" w:space="0" w:color="auto"/>
          </w:divBdr>
        </w:div>
      </w:divsChild>
    </w:div>
    <w:div w:id="1037853002">
      <w:bodyDiv w:val="1"/>
      <w:marLeft w:val="0"/>
      <w:marRight w:val="0"/>
      <w:marTop w:val="0"/>
      <w:marBottom w:val="0"/>
      <w:divBdr>
        <w:top w:val="none" w:sz="0" w:space="0" w:color="auto"/>
        <w:left w:val="none" w:sz="0" w:space="0" w:color="auto"/>
        <w:bottom w:val="none" w:sz="0" w:space="0" w:color="auto"/>
        <w:right w:val="none" w:sz="0" w:space="0" w:color="auto"/>
      </w:divBdr>
    </w:div>
    <w:div w:id="1047336480">
      <w:bodyDiv w:val="1"/>
      <w:marLeft w:val="0"/>
      <w:marRight w:val="0"/>
      <w:marTop w:val="0"/>
      <w:marBottom w:val="0"/>
      <w:divBdr>
        <w:top w:val="none" w:sz="0" w:space="0" w:color="auto"/>
        <w:left w:val="none" w:sz="0" w:space="0" w:color="auto"/>
        <w:bottom w:val="none" w:sz="0" w:space="0" w:color="auto"/>
        <w:right w:val="none" w:sz="0" w:space="0" w:color="auto"/>
      </w:divBdr>
      <w:divsChild>
        <w:div w:id="113864974">
          <w:marLeft w:val="640"/>
          <w:marRight w:val="0"/>
          <w:marTop w:val="0"/>
          <w:marBottom w:val="0"/>
          <w:divBdr>
            <w:top w:val="none" w:sz="0" w:space="0" w:color="auto"/>
            <w:left w:val="none" w:sz="0" w:space="0" w:color="auto"/>
            <w:bottom w:val="none" w:sz="0" w:space="0" w:color="auto"/>
            <w:right w:val="none" w:sz="0" w:space="0" w:color="auto"/>
          </w:divBdr>
        </w:div>
        <w:div w:id="1334138639">
          <w:marLeft w:val="640"/>
          <w:marRight w:val="0"/>
          <w:marTop w:val="0"/>
          <w:marBottom w:val="0"/>
          <w:divBdr>
            <w:top w:val="none" w:sz="0" w:space="0" w:color="auto"/>
            <w:left w:val="none" w:sz="0" w:space="0" w:color="auto"/>
            <w:bottom w:val="none" w:sz="0" w:space="0" w:color="auto"/>
            <w:right w:val="none" w:sz="0" w:space="0" w:color="auto"/>
          </w:divBdr>
        </w:div>
      </w:divsChild>
    </w:div>
    <w:div w:id="1071195478">
      <w:bodyDiv w:val="1"/>
      <w:marLeft w:val="0"/>
      <w:marRight w:val="0"/>
      <w:marTop w:val="0"/>
      <w:marBottom w:val="0"/>
      <w:divBdr>
        <w:top w:val="none" w:sz="0" w:space="0" w:color="auto"/>
        <w:left w:val="none" w:sz="0" w:space="0" w:color="auto"/>
        <w:bottom w:val="none" w:sz="0" w:space="0" w:color="auto"/>
        <w:right w:val="none" w:sz="0" w:space="0" w:color="auto"/>
      </w:divBdr>
      <w:divsChild>
        <w:div w:id="1828865082">
          <w:marLeft w:val="640"/>
          <w:marRight w:val="0"/>
          <w:marTop w:val="0"/>
          <w:marBottom w:val="0"/>
          <w:divBdr>
            <w:top w:val="none" w:sz="0" w:space="0" w:color="auto"/>
            <w:left w:val="none" w:sz="0" w:space="0" w:color="auto"/>
            <w:bottom w:val="none" w:sz="0" w:space="0" w:color="auto"/>
            <w:right w:val="none" w:sz="0" w:space="0" w:color="auto"/>
          </w:divBdr>
        </w:div>
        <w:div w:id="2044209256">
          <w:marLeft w:val="640"/>
          <w:marRight w:val="0"/>
          <w:marTop w:val="0"/>
          <w:marBottom w:val="0"/>
          <w:divBdr>
            <w:top w:val="none" w:sz="0" w:space="0" w:color="auto"/>
            <w:left w:val="none" w:sz="0" w:space="0" w:color="auto"/>
            <w:bottom w:val="none" w:sz="0" w:space="0" w:color="auto"/>
            <w:right w:val="none" w:sz="0" w:space="0" w:color="auto"/>
          </w:divBdr>
        </w:div>
      </w:divsChild>
    </w:div>
    <w:div w:id="1074475540">
      <w:bodyDiv w:val="1"/>
      <w:marLeft w:val="0"/>
      <w:marRight w:val="0"/>
      <w:marTop w:val="0"/>
      <w:marBottom w:val="0"/>
      <w:divBdr>
        <w:top w:val="none" w:sz="0" w:space="0" w:color="auto"/>
        <w:left w:val="none" w:sz="0" w:space="0" w:color="auto"/>
        <w:bottom w:val="none" w:sz="0" w:space="0" w:color="auto"/>
        <w:right w:val="none" w:sz="0" w:space="0" w:color="auto"/>
      </w:divBdr>
      <w:divsChild>
        <w:div w:id="477966261">
          <w:marLeft w:val="640"/>
          <w:marRight w:val="0"/>
          <w:marTop w:val="0"/>
          <w:marBottom w:val="0"/>
          <w:divBdr>
            <w:top w:val="none" w:sz="0" w:space="0" w:color="auto"/>
            <w:left w:val="none" w:sz="0" w:space="0" w:color="auto"/>
            <w:bottom w:val="none" w:sz="0" w:space="0" w:color="auto"/>
            <w:right w:val="none" w:sz="0" w:space="0" w:color="auto"/>
          </w:divBdr>
        </w:div>
        <w:div w:id="805659208">
          <w:marLeft w:val="640"/>
          <w:marRight w:val="0"/>
          <w:marTop w:val="0"/>
          <w:marBottom w:val="0"/>
          <w:divBdr>
            <w:top w:val="none" w:sz="0" w:space="0" w:color="auto"/>
            <w:left w:val="none" w:sz="0" w:space="0" w:color="auto"/>
            <w:bottom w:val="none" w:sz="0" w:space="0" w:color="auto"/>
            <w:right w:val="none" w:sz="0" w:space="0" w:color="auto"/>
          </w:divBdr>
        </w:div>
      </w:divsChild>
    </w:div>
    <w:div w:id="1075009675">
      <w:bodyDiv w:val="1"/>
      <w:marLeft w:val="0"/>
      <w:marRight w:val="0"/>
      <w:marTop w:val="0"/>
      <w:marBottom w:val="0"/>
      <w:divBdr>
        <w:top w:val="none" w:sz="0" w:space="0" w:color="auto"/>
        <w:left w:val="none" w:sz="0" w:space="0" w:color="auto"/>
        <w:bottom w:val="none" w:sz="0" w:space="0" w:color="auto"/>
        <w:right w:val="none" w:sz="0" w:space="0" w:color="auto"/>
      </w:divBdr>
      <w:divsChild>
        <w:div w:id="38018974">
          <w:marLeft w:val="640"/>
          <w:marRight w:val="0"/>
          <w:marTop w:val="0"/>
          <w:marBottom w:val="0"/>
          <w:divBdr>
            <w:top w:val="none" w:sz="0" w:space="0" w:color="auto"/>
            <w:left w:val="none" w:sz="0" w:space="0" w:color="auto"/>
            <w:bottom w:val="none" w:sz="0" w:space="0" w:color="auto"/>
            <w:right w:val="none" w:sz="0" w:space="0" w:color="auto"/>
          </w:divBdr>
        </w:div>
        <w:div w:id="79067000">
          <w:marLeft w:val="640"/>
          <w:marRight w:val="0"/>
          <w:marTop w:val="0"/>
          <w:marBottom w:val="0"/>
          <w:divBdr>
            <w:top w:val="none" w:sz="0" w:space="0" w:color="auto"/>
            <w:left w:val="none" w:sz="0" w:space="0" w:color="auto"/>
            <w:bottom w:val="none" w:sz="0" w:space="0" w:color="auto"/>
            <w:right w:val="none" w:sz="0" w:space="0" w:color="auto"/>
          </w:divBdr>
        </w:div>
        <w:div w:id="81267776">
          <w:marLeft w:val="640"/>
          <w:marRight w:val="0"/>
          <w:marTop w:val="0"/>
          <w:marBottom w:val="0"/>
          <w:divBdr>
            <w:top w:val="none" w:sz="0" w:space="0" w:color="auto"/>
            <w:left w:val="none" w:sz="0" w:space="0" w:color="auto"/>
            <w:bottom w:val="none" w:sz="0" w:space="0" w:color="auto"/>
            <w:right w:val="none" w:sz="0" w:space="0" w:color="auto"/>
          </w:divBdr>
        </w:div>
        <w:div w:id="188178023">
          <w:marLeft w:val="640"/>
          <w:marRight w:val="0"/>
          <w:marTop w:val="0"/>
          <w:marBottom w:val="0"/>
          <w:divBdr>
            <w:top w:val="none" w:sz="0" w:space="0" w:color="auto"/>
            <w:left w:val="none" w:sz="0" w:space="0" w:color="auto"/>
            <w:bottom w:val="none" w:sz="0" w:space="0" w:color="auto"/>
            <w:right w:val="none" w:sz="0" w:space="0" w:color="auto"/>
          </w:divBdr>
        </w:div>
        <w:div w:id="204026632">
          <w:marLeft w:val="640"/>
          <w:marRight w:val="0"/>
          <w:marTop w:val="0"/>
          <w:marBottom w:val="0"/>
          <w:divBdr>
            <w:top w:val="none" w:sz="0" w:space="0" w:color="auto"/>
            <w:left w:val="none" w:sz="0" w:space="0" w:color="auto"/>
            <w:bottom w:val="none" w:sz="0" w:space="0" w:color="auto"/>
            <w:right w:val="none" w:sz="0" w:space="0" w:color="auto"/>
          </w:divBdr>
        </w:div>
        <w:div w:id="226886980">
          <w:marLeft w:val="640"/>
          <w:marRight w:val="0"/>
          <w:marTop w:val="0"/>
          <w:marBottom w:val="0"/>
          <w:divBdr>
            <w:top w:val="none" w:sz="0" w:space="0" w:color="auto"/>
            <w:left w:val="none" w:sz="0" w:space="0" w:color="auto"/>
            <w:bottom w:val="none" w:sz="0" w:space="0" w:color="auto"/>
            <w:right w:val="none" w:sz="0" w:space="0" w:color="auto"/>
          </w:divBdr>
        </w:div>
        <w:div w:id="237979760">
          <w:marLeft w:val="640"/>
          <w:marRight w:val="0"/>
          <w:marTop w:val="0"/>
          <w:marBottom w:val="0"/>
          <w:divBdr>
            <w:top w:val="none" w:sz="0" w:space="0" w:color="auto"/>
            <w:left w:val="none" w:sz="0" w:space="0" w:color="auto"/>
            <w:bottom w:val="none" w:sz="0" w:space="0" w:color="auto"/>
            <w:right w:val="none" w:sz="0" w:space="0" w:color="auto"/>
          </w:divBdr>
        </w:div>
        <w:div w:id="255602591">
          <w:marLeft w:val="640"/>
          <w:marRight w:val="0"/>
          <w:marTop w:val="0"/>
          <w:marBottom w:val="0"/>
          <w:divBdr>
            <w:top w:val="none" w:sz="0" w:space="0" w:color="auto"/>
            <w:left w:val="none" w:sz="0" w:space="0" w:color="auto"/>
            <w:bottom w:val="none" w:sz="0" w:space="0" w:color="auto"/>
            <w:right w:val="none" w:sz="0" w:space="0" w:color="auto"/>
          </w:divBdr>
        </w:div>
        <w:div w:id="269364689">
          <w:marLeft w:val="640"/>
          <w:marRight w:val="0"/>
          <w:marTop w:val="0"/>
          <w:marBottom w:val="0"/>
          <w:divBdr>
            <w:top w:val="none" w:sz="0" w:space="0" w:color="auto"/>
            <w:left w:val="none" w:sz="0" w:space="0" w:color="auto"/>
            <w:bottom w:val="none" w:sz="0" w:space="0" w:color="auto"/>
            <w:right w:val="none" w:sz="0" w:space="0" w:color="auto"/>
          </w:divBdr>
        </w:div>
        <w:div w:id="277176646">
          <w:marLeft w:val="640"/>
          <w:marRight w:val="0"/>
          <w:marTop w:val="0"/>
          <w:marBottom w:val="0"/>
          <w:divBdr>
            <w:top w:val="none" w:sz="0" w:space="0" w:color="auto"/>
            <w:left w:val="none" w:sz="0" w:space="0" w:color="auto"/>
            <w:bottom w:val="none" w:sz="0" w:space="0" w:color="auto"/>
            <w:right w:val="none" w:sz="0" w:space="0" w:color="auto"/>
          </w:divBdr>
        </w:div>
        <w:div w:id="293409430">
          <w:marLeft w:val="640"/>
          <w:marRight w:val="0"/>
          <w:marTop w:val="0"/>
          <w:marBottom w:val="0"/>
          <w:divBdr>
            <w:top w:val="none" w:sz="0" w:space="0" w:color="auto"/>
            <w:left w:val="none" w:sz="0" w:space="0" w:color="auto"/>
            <w:bottom w:val="none" w:sz="0" w:space="0" w:color="auto"/>
            <w:right w:val="none" w:sz="0" w:space="0" w:color="auto"/>
          </w:divBdr>
        </w:div>
        <w:div w:id="338194609">
          <w:marLeft w:val="640"/>
          <w:marRight w:val="0"/>
          <w:marTop w:val="0"/>
          <w:marBottom w:val="0"/>
          <w:divBdr>
            <w:top w:val="none" w:sz="0" w:space="0" w:color="auto"/>
            <w:left w:val="none" w:sz="0" w:space="0" w:color="auto"/>
            <w:bottom w:val="none" w:sz="0" w:space="0" w:color="auto"/>
            <w:right w:val="none" w:sz="0" w:space="0" w:color="auto"/>
          </w:divBdr>
        </w:div>
        <w:div w:id="349071833">
          <w:marLeft w:val="640"/>
          <w:marRight w:val="0"/>
          <w:marTop w:val="0"/>
          <w:marBottom w:val="0"/>
          <w:divBdr>
            <w:top w:val="none" w:sz="0" w:space="0" w:color="auto"/>
            <w:left w:val="none" w:sz="0" w:space="0" w:color="auto"/>
            <w:bottom w:val="none" w:sz="0" w:space="0" w:color="auto"/>
            <w:right w:val="none" w:sz="0" w:space="0" w:color="auto"/>
          </w:divBdr>
        </w:div>
        <w:div w:id="387264569">
          <w:marLeft w:val="640"/>
          <w:marRight w:val="0"/>
          <w:marTop w:val="0"/>
          <w:marBottom w:val="0"/>
          <w:divBdr>
            <w:top w:val="none" w:sz="0" w:space="0" w:color="auto"/>
            <w:left w:val="none" w:sz="0" w:space="0" w:color="auto"/>
            <w:bottom w:val="none" w:sz="0" w:space="0" w:color="auto"/>
            <w:right w:val="none" w:sz="0" w:space="0" w:color="auto"/>
          </w:divBdr>
        </w:div>
        <w:div w:id="404227937">
          <w:marLeft w:val="640"/>
          <w:marRight w:val="0"/>
          <w:marTop w:val="0"/>
          <w:marBottom w:val="0"/>
          <w:divBdr>
            <w:top w:val="none" w:sz="0" w:space="0" w:color="auto"/>
            <w:left w:val="none" w:sz="0" w:space="0" w:color="auto"/>
            <w:bottom w:val="none" w:sz="0" w:space="0" w:color="auto"/>
            <w:right w:val="none" w:sz="0" w:space="0" w:color="auto"/>
          </w:divBdr>
        </w:div>
        <w:div w:id="418525317">
          <w:marLeft w:val="640"/>
          <w:marRight w:val="0"/>
          <w:marTop w:val="0"/>
          <w:marBottom w:val="0"/>
          <w:divBdr>
            <w:top w:val="none" w:sz="0" w:space="0" w:color="auto"/>
            <w:left w:val="none" w:sz="0" w:space="0" w:color="auto"/>
            <w:bottom w:val="none" w:sz="0" w:space="0" w:color="auto"/>
            <w:right w:val="none" w:sz="0" w:space="0" w:color="auto"/>
          </w:divBdr>
        </w:div>
        <w:div w:id="459887022">
          <w:marLeft w:val="640"/>
          <w:marRight w:val="0"/>
          <w:marTop w:val="0"/>
          <w:marBottom w:val="0"/>
          <w:divBdr>
            <w:top w:val="none" w:sz="0" w:space="0" w:color="auto"/>
            <w:left w:val="none" w:sz="0" w:space="0" w:color="auto"/>
            <w:bottom w:val="none" w:sz="0" w:space="0" w:color="auto"/>
            <w:right w:val="none" w:sz="0" w:space="0" w:color="auto"/>
          </w:divBdr>
        </w:div>
        <w:div w:id="480734732">
          <w:marLeft w:val="640"/>
          <w:marRight w:val="0"/>
          <w:marTop w:val="0"/>
          <w:marBottom w:val="0"/>
          <w:divBdr>
            <w:top w:val="none" w:sz="0" w:space="0" w:color="auto"/>
            <w:left w:val="none" w:sz="0" w:space="0" w:color="auto"/>
            <w:bottom w:val="none" w:sz="0" w:space="0" w:color="auto"/>
            <w:right w:val="none" w:sz="0" w:space="0" w:color="auto"/>
          </w:divBdr>
        </w:div>
        <w:div w:id="498349626">
          <w:marLeft w:val="640"/>
          <w:marRight w:val="0"/>
          <w:marTop w:val="0"/>
          <w:marBottom w:val="0"/>
          <w:divBdr>
            <w:top w:val="none" w:sz="0" w:space="0" w:color="auto"/>
            <w:left w:val="none" w:sz="0" w:space="0" w:color="auto"/>
            <w:bottom w:val="none" w:sz="0" w:space="0" w:color="auto"/>
            <w:right w:val="none" w:sz="0" w:space="0" w:color="auto"/>
          </w:divBdr>
        </w:div>
        <w:div w:id="514806335">
          <w:marLeft w:val="640"/>
          <w:marRight w:val="0"/>
          <w:marTop w:val="0"/>
          <w:marBottom w:val="0"/>
          <w:divBdr>
            <w:top w:val="none" w:sz="0" w:space="0" w:color="auto"/>
            <w:left w:val="none" w:sz="0" w:space="0" w:color="auto"/>
            <w:bottom w:val="none" w:sz="0" w:space="0" w:color="auto"/>
            <w:right w:val="none" w:sz="0" w:space="0" w:color="auto"/>
          </w:divBdr>
        </w:div>
        <w:div w:id="528687470">
          <w:marLeft w:val="640"/>
          <w:marRight w:val="0"/>
          <w:marTop w:val="0"/>
          <w:marBottom w:val="0"/>
          <w:divBdr>
            <w:top w:val="none" w:sz="0" w:space="0" w:color="auto"/>
            <w:left w:val="none" w:sz="0" w:space="0" w:color="auto"/>
            <w:bottom w:val="none" w:sz="0" w:space="0" w:color="auto"/>
            <w:right w:val="none" w:sz="0" w:space="0" w:color="auto"/>
          </w:divBdr>
        </w:div>
        <w:div w:id="534583519">
          <w:marLeft w:val="640"/>
          <w:marRight w:val="0"/>
          <w:marTop w:val="0"/>
          <w:marBottom w:val="0"/>
          <w:divBdr>
            <w:top w:val="none" w:sz="0" w:space="0" w:color="auto"/>
            <w:left w:val="none" w:sz="0" w:space="0" w:color="auto"/>
            <w:bottom w:val="none" w:sz="0" w:space="0" w:color="auto"/>
            <w:right w:val="none" w:sz="0" w:space="0" w:color="auto"/>
          </w:divBdr>
        </w:div>
        <w:div w:id="542064724">
          <w:marLeft w:val="640"/>
          <w:marRight w:val="0"/>
          <w:marTop w:val="0"/>
          <w:marBottom w:val="0"/>
          <w:divBdr>
            <w:top w:val="none" w:sz="0" w:space="0" w:color="auto"/>
            <w:left w:val="none" w:sz="0" w:space="0" w:color="auto"/>
            <w:bottom w:val="none" w:sz="0" w:space="0" w:color="auto"/>
            <w:right w:val="none" w:sz="0" w:space="0" w:color="auto"/>
          </w:divBdr>
        </w:div>
        <w:div w:id="548420174">
          <w:marLeft w:val="640"/>
          <w:marRight w:val="0"/>
          <w:marTop w:val="0"/>
          <w:marBottom w:val="0"/>
          <w:divBdr>
            <w:top w:val="none" w:sz="0" w:space="0" w:color="auto"/>
            <w:left w:val="none" w:sz="0" w:space="0" w:color="auto"/>
            <w:bottom w:val="none" w:sz="0" w:space="0" w:color="auto"/>
            <w:right w:val="none" w:sz="0" w:space="0" w:color="auto"/>
          </w:divBdr>
        </w:div>
        <w:div w:id="555895168">
          <w:marLeft w:val="640"/>
          <w:marRight w:val="0"/>
          <w:marTop w:val="0"/>
          <w:marBottom w:val="0"/>
          <w:divBdr>
            <w:top w:val="none" w:sz="0" w:space="0" w:color="auto"/>
            <w:left w:val="none" w:sz="0" w:space="0" w:color="auto"/>
            <w:bottom w:val="none" w:sz="0" w:space="0" w:color="auto"/>
            <w:right w:val="none" w:sz="0" w:space="0" w:color="auto"/>
          </w:divBdr>
        </w:div>
        <w:div w:id="614292022">
          <w:marLeft w:val="640"/>
          <w:marRight w:val="0"/>
          <w:marTop w:val="0"/>
          <w:marBottom w:val="0"/>
          <w:divBdr>
            <w:top w:val="none" w:sz="0" w:space="0" w:color="auto"/>
            <w:left w:val="none" w:sz="0" w:space="0" w:color="auto"/>
            <w:bottom w:val="none" w:sz="0" w:space="0" w:color="auto"/>
            <w:right w:val="none" w:sz="0" w:space="0" w:color="auto"/>
          </w:divBdr>
        </w:div>
        <w:div w:id="696270280">
          <w:marLeft w:val="640"/>
          <w:marRight w:val="0"/>
          <w:marTop w:val="0"/>
          <w:marBottom w:val="0"/>
          <w:divBdr>
            <w:top w:val="none" w:sz="0" w:space="0" w:color="auto"/>
            <w:left w:val="none" w:sz="0" w:space="0" w:color="auto"/>
            <w:bottom w:val="none" w:sz="0" w:space="0" w:color="auto"/>
            <w:right w:val="none" w:sz="0" w:space="0" w:color="auto"/>
          </w:divBdr>
        </w:div>
        <w:div w:id="698700780">
          <w:marLeft w:val="640"/>
          <w:marRight w:val="0"/>
          <w:marTop w:val="0"/>
          <w:marBottom w:val="0"/>
          <w:divBdr>
            <w:top w:val="none" w:sz="0" w:space="0" w:color="auto"/>
            <w:left w:val="none" w:sz="0" w:space="0" w:color="auto"/>
            <w:bottom w:val="none" w:sz="0" w:space="0" w:color="auto"/>
            <w:right w:val="none" w:sz="0" w:space="0" w:color="auto"/>
          </w:divBdr>
        </w:div>
        <w:div w:id="781270668">
          <w:marLeft w:val="640"/>
          <w:marRight w:val="0"/>
          <w:marTop w:val="0"/>
          <w:marBottom w:val="0"/>
          <w:divBdr>
            <w:top w:val="none" w:sz="0" w:space="0" w:color="auto"/>
            <w:left w:val="none" w:sz="0" w:space="0" w:color="auto"/>
            <w:bottom w:val="none" w:sz="0" w:space="0" w:color="auto"/>
            <w:right w:val="none" w:sz="0" w:space="0" w:color="auto"/>
          </w:divBdr>
        </w:div>
        <w:div w:id="834879738">
          <w:marLeft w:val="640"/>
          <w:marRight w:val="0"/>
          <w:marTop w:val="0"/>
          <w:marBottom w:val="0"/>
          <w:divBdr>
            <w:top w:val="none" w:sz="0" w:space="0" w:color="auto"/>
            <w:left w:val="none" w:sz="0" w:space="0" w:color="auto"/>
            <w:bottom w:val="none" w:sz="0" w:space="0" w:color="auto"/>
            <w:right w:val="none" w:sz="0" w:space="0" w:color="auto"/>
          </w:divBdr>
        </w:div>
        <w:div w:id="849024099">
          <w:marLeft w:val="640"/>
          <w:marRight w:val="0"/>
          <w:marTop w:val="0"/>
          <w:marBottom w:val="0"/>
          <w:divBdr>
            <w:top w:val="none" w:sz="0" w:space="0" w:color="auto"/>
            <w:left w:val="none" w:sz="0" w:space="0" w:color="auto"/>
            <w:bottom w:val="none" w:sz="0" w:space="0" w:color="auto"/>
            <w:right w:val="none" w:sz="0" w:space="0" w:color="auto"/>
          </w:divBdr>
        </w:div>
        <w:div w:id="869949803">
          <w:marLeft w:val="640"/>
          <w:marRight w:val="0"/>
          <w:marTop w:val="0"/>
          <w:marBottom w:val="0"/>
          <w:divBdr>
            <w:top w:val="none" w:sz="0" w:space="0" w:color="auto"/>
            <w:left w:val="none" w:sz="0" w:space="0" w:color="auto"/>
            <w:bottom w:val="none" w:sz="0" w:space="0" w:color="auto"/>
            <w:right w:val="none" w:sz="0" w:space="0" w:color="auto"/>
          </w:divBdr>
        </w:div>
        <w:div w:id="975914759">
          <w:marLeft w:val="640"/>
          <w:marRight w:val="0"/>
          <w:marTop w:val="0"/>
          <w:marBottom w:val="0"/>
          <w:divBdr>
            <w:top w:val="none" w:sz="0" w:space="0" w:color="auto"/>
            <w:left w:val="none" w:sz="0" w:space="0" w:color="auto"/>
            <w:bottom w:val="none" w:sz="0" w:space="0" w:color="auto"/>
            <w:right w:val="none" w:sz="0" w:space="0" w:color="auto"/>
          </w:divBdr>
        </w:div>
        <w:div w:id="1002396802">
          <w:marLeft w:val="640"/>
          <w:marRight w:val="0"/>
          <w:marTop w:val="0"/>
          <w:marBottom w:val="0"/>
          <w:divBdr>
            <w:top w:val="none" w:sz="0" w:space="0" w:color="auto"/>
            <w:left w:val="none" w:sz="0" w:space="0" w:color="auto"/>
            <w:bottom w:val="none" w:sz="0" w:space="0" w:color="auto"/>
            <w:right w:val="none" w:sz="0" w:space="0" w:color="auto"/>
          </w:divBdr>
        </w:div>
        <w:div w:id="1039358426">
          <w:marLeft w:val="640"/>
          <w:marRight w:val="0"/>
          <w:marTop w:val="0"/>
          <w:marBottom w:val="0"/>
          <w:divBdr>
            <w:top w:val="none" w:sz="0" w:space="0" w:color="auto"/>
            <w:left w:val="none" w:sz="0" w:space="0" w:color="auto"/>
            <w:bottom w:val="none" w:sz="0" w:space="0" w:color="auto"/>
            <w:right w:val="none" w:sz="0" w:space="0" w:color="auto"/>
          </w:divBdr>
        </w:div>
        <w:div w:id="1081218677">
          <w:marLeft w:val="640"/>
          <w:marRight w:val="0"/>
          <w:marTop w:val="0"/>
          <w:marBottom w:val="0"/>
          <w:divBdr>
            <w:top w:val="none" w:sz="0" w:space="0" w:color="auto"/>
            <w:left w:val="none" w:sz="0" w:space="0" w:color="auto"/>
            <w:bottom w:val="none" w:sz="0" w:space="0" w:color="auto"/>
            <w:right w:val="none" w:sz="0" w:space="0" w:color="auto"/>
          </w:divBdr>
        </w:div>
        <w:div w:id="1094399584">
          <w:marLeft w:val="640"/>
          <w:marRight w:val="0"/>
          <w:marTop w:val="0"/>
          <w:marBottom w:val="0"/>
          <w:divBdr>
            <w:top w:val="none" w:sz="0" w:space="0" w:color="auto"/>
            <w:left w:val="none" w:sz="0" w:space="0" w:color="auto"/>
            <w:bottom w:val="none" w:sz="0" w:space="0" w:color="auto"/>
            <w:right w:val="none" w:sz="0" w:space="0" w:color="auto"/>
          </w:divBdr>
        </w:div>
        <w:div w:id="1234393781">
          <w:marLeft w:val="640"/>
          <w:marRight w:val="0"/>
          <w:marTop w:val="0"/>
          <w:marBottom w:val="0"/>
          <w:divBdr>
            <w:top w:val="none" w:sz="0" w:space="0" w:color="auto"/>
            <w:left w:val="none" w:sz="0" w:space="0" w:color="auto"/>
            <w:bottom w:val="none" w:sz="0" w:space="0" w:color="auto"/>
            <w:right w:val="none" w:sz="0" w:space="0" w:color="auto"/>
          </w:divBdr>
        </w:div>
        <w:div w:id="1289122981">
          <w:marLeft w:val="640"/>
          <w:marRight w:val="0"/>
          <w:marTop w:val="0"/>
          <w:marBottom w:val="0"/>
          <w:divBdr>
            <w:top w:val="none" w:sz="0" w:space="0" w:color="auto"/>
            <w:left w:val="none" w:sz="0" w:space="0" w:color="auto"/>
            <w:bottom w:val="none" w:sz="0" w:space="0" w:color="auto"/>
            <w:right w:val="none" w:sz="0" w:space="0" w:color="auto"/>
          </w:divBdr>
        </w:div>
        <w:div w:id="1290550531">
          <w:marLeft w:val="640"/>
          <w:marRight w:val="0"/>
          <w:marTop w:val="0"/>
          <w:marBottom w:val="0"/>
          <w:divBdr>
            <w:top w:val="none" w:sz="0" w:space="0" w:color="auto"/>
            <w:left w:val="none" w:sz="0" w:space="0" w:color="auto"/>
            <w:bottom w:val="none" w:sz="0" w:space="0" w:color="auto"/>
            <w:right w:val="none" w:sz="0" w:space="0" w:color="auto"/>
          </w:divBdr>
        </w:div>
        <w:div w:id="1292858391">
          <w:marLeft w:val="640"/>
          <w:marRight w:val="0"/>
          <w:marTop w:val="0"/>
          <w:marBottom w:val="0"/>
          <w:divBdr>
            <w:top w:val="none" w:sz="0" w:space="0" w:color="auto"/>
            <w:left w:val="none" w:sz="0" w:space="0" w:color="auto"/>
            <w:bottom w:val="none" w:sz="0" w:space="0" w:color="auto"/>
            <w:right w:val="none" w:sz="0" w:space="0" w:color="auto"/>
          </w:divBdr>
        </w:div>
        <w:div w:id="1304894718">
          <w:marLeft w:val="640"/>
          <w:marRight w:val="0"/>
          <w:marTop w:val="0"/>
          <w:marBottom w:val="0"/>
          <w:divBdr>
            <w:top w:val="none" w:sz="0" w:space="0" w:color="auto"/>
            <w:left w:val="none" w:sz="0" w:space="0" w:color="auto"/>
            <w:bottom w:val="none" w:sz="0" w:space="0" w:color="auto"/>
            <w:right w:val="none" w:sz="0" w:space="0" w:color="auto"/>
          </w:divBdr>
        </w:div>
        <w:div w:id="1309633550">
          <w:marLeft w:val="640"/>
          <w:marRight w:val="0"/>
          <w:marTop w:val="0"/>
          <w:marBottom w:val="0"/>
          <w:divBdr>
            <w:top w:val="none" w:sz="0" w:space="0" w:color="auto"/>
            <w:left w:val="none" w:sz="0" w:space="0" w:color="auto"/>
            <w:bottom w:val="none" w:sz="0" w:space="0" w:color="auto"/>
            <w:right w:val="none" w:sz="0" w:space="0" w:color="auto"/>
          </w:divBdr>
        </w:div>
        <w:div w:id="1314605622">
          <w:marLeft w:val="640"/>
          <w:marRight w:val="0"/>
          <w:marTop w:val="0"/>
          <w:marBottom w:val="0"/>
          <w:divBdr>
            <w:top w:val="none" w:sz="0" w:space="0" w:color="auto"/>
            <w:left w:val="none" w:sz="0" w:space="0" w:color="auto"/>
            <w:bottom w:val="none" w:sz="0" w:space="0" w:color="auto"/>
            <w:right w:val="none" w:sz="0" w:space="0" w:color="auto"/>
          </w:divBdr>
          <w:divsChild>
            <w:div w:id="53966096">
              <w:marLeft w:val="0"/>
              <w:marRight w:val="0"/>
              <w:marTop w:val="0"/>
              <w:marBottom w:val="0"/>
              <w:divBdr>
                <w:top w:val="none" w:sz="0" w:space="0" w:color="auto"/>
                <w:left w:val="none" w:sz="0" w:space="0" w:color="auto"/>
                <w:bottom w:val="none" w:sz="0" w:space="0" w:color="auto"/>
                <w:right w:val="none" w:sz="0" w:space="0" w:color="auto"/>
              </w:divBdr>
              <w:divsChild>
                <w:div w:id="7410396">
                  <w:marLeft w:val="640"/>
                  <w:marRight w:val="0"/>
                  <w:marTop w:val="0"/>
                  <w:marBottom w:val="0"/>
                  <w:divBdr>
                    <w:top w:val="none" w:sz="0" w:space="0" w:color="auto"/>
                    <w:left w:val="none" w:sz="0" w:space="0" w:color="auto"/>
                    <w:bottom w:val="none" w:sz="0" w:space="0" w:color="auto"/>
                    <w:right w:val="none" w:sz="0" w:space="0" w:color="auto"/>
                  </w:divBdr>
                </w:div>
                <w:div w:id="9649821">
                  <w:marLeft w:val="640"/>
                  <w:marRight w:val="0"/>
                  <w:marTop w:val="0"/>
                  <w:marBottom w:val="0"/>
                  <w:divBdr>
                    <w:top w:val="none" w:sz="0" w:space="0" w:color="auto"/>
                    <w:left w:val="none" w:sz="0" w:space="0" w:color="auto"/>
                    <w:bottom w:val="none" w:sz="0" w:space="0" w:color="auto"/>
                    <w:right w:val="none" w:sz="0" w:space="0" w:color="auto"/>
                  </w:divBdr>
                </w:div>
                <w:div w:id="34161944">
                  <w:marLeft w:val="640"/>
                  <w:marRight w:val="0"/>
                  <w:marTop w:val="0"/>
                  <w:marBottom w:val="0"/>
                  <w:divBdr>
                    <w:top w:val="none" w:sz="0" w:space="0" w:color="auto"/>
                    <w:left w:val="none" w:sz="0" w:space="0" w:color="auto"/>
                    <w:bottom w:val="none" w:sz="0" w:space="0" w:color="auto"/>
                    <w:right w:val="none" w:sz="0" w:space="0" w:color="auto"/>
                  </w:divBdr>
                </w:div>
                <w:div w:id="72360610">
                  <w:marLeft w:val="640"/>
                  <w:marRight w:val="0"/>
                  <w:marTop w:val="0"/>
                  <w:marBottom w:val="0"/>
                  <w:divBdr>
                    <w:top w:val="none" w:sz="0" w:space="0" w:color="auto"/>
                    <w:left w:val="none" w:sz="0" w:space="0" w:color="auto"/>
                    <w:bottom w:val="none" w:sz="0" w:space="0" w:color="auto"/>
                    <w:right w:val="none" w:sz="0" w:space="0" w:color="auto"/>
                  </w:divBdr>
                </w:div>
                <w:div w:id="73018598">
                  <w:marLeft w:val="640"/>
                  <w:marRight w:val="0"/>
                  <w:marTop w:val="0"/>
                  <w:marBottom w:val="0"/>
                  <w:divBdr>
                    <w:top w:val="none" w:sz="0" w:space="0" w:color="auto"/>
                    <w:left w:val="none" w:sz="0" w:space="0" w:color="auto"/>
                    <w:bottom w:val="none" w:sz="0" w:space="0" w:color="auto"/>
                    <w:right w:val="none" w:sz="0" w:space="0" w:color="auto"/>
                  </w:divBdr>
                </w:div>
                <w:div w:id="73477817">
                  <w:marLeft w:val="640"/>
                  <w:marRight w:val="0"/>
                  <w:marTop w:val="0"/>
                  <w:marBottom w:val="0"/>
                  <w:divBdr>
                    <w:top w:val="none" w:sz="0" w:space="0" w:color="auto"/>
                    <w:left w:val="none" w:sz="0" w:space="0" w:color="auto"/>
                    <w:bottom w:val="none" w:sz="0" w:space="0" w:color="auto"/>
                    <w:right w:val="none" w:sz="0" w:space="0" w:color="auto"/>
                  </w:divBdr>
                </w:div>
                <w:div w:id="142234074">
                  <w:marLeft w:val="640"/>
                  <w:marRight w:val="0"/>
                  <w:marTop w:val="0"/>
                  <w:marBottom w:val="0"/>
                  <w:divBdr>
                    <w:top w:val="none" w:sz="0" w:space="0" w:color="auto"/>
                    <w:left w:val="none" w:sz="0" w:space="0" w:color="auto"/>
                    <w:bottom w:val="none" w:sz="0" w:space="0" w:color="auto"/>
                    <w:right w:val="none" w:sz="0" w:space="0" w:color="auto"/>
                  </w:divBdr>
                </w:div>
                <w:div w:id="179928384">
                  <w:marLeft w:val="640"/>
                  <w:marRight w:val="0"/>
                  <w:marTop w:val="0"/>
                  <w:marBottom w:val="0"/>
                  <w:divBdr>
                    <w:top w:val="none" w:sz="0" w:space="0" w:color="auto"/>
                    <w:left w:val="none" w:sz="0" w:space="0" w:color="auto"/>
                    <w:bottom w:val="none" w:sz="0" w:space="0" w:color="auto"/>
                    <w:right w:val="none" w:sz="0" w:space="0" w:color="auto"/>
                  </w:divBdr>
                </w:div>
                <w:div w:id="180093973">
                  <w:marLeft w:val="640"/>
                  <w:marRight w:val="0"/>
                  <w:marTop w:val="0"/>
                  <w:marBottom w:val="0"/>
                  <w:divBdr>
                    <w:top w:val="none" w:sz="0" w:space="0" w:color="auto"/>
                    <w:left w:val="none" w:sz="0" w:space="0" w:color="auto"/>
                    <w:bottom w:val="none" w:sz="0" w:space="0" w:color="auto"/>
                    <w:right w:val="none" w:sz="0" w:space="0" w:color="auto"/>
                  </w:divBdr>
                </w:div>
                <w:div w:id="198669481">
                  <w:marLeft w:val="640"/>
                  <w:marRight w:val="0"/>
                  <w:marTop w:val="0"/>
                  <w:marBottom w:val="0"/>
                  <w:divBdr>
                    <w:top w:val="none" w:sz="0" w:space="0" w:color="auto"/>
                    <w:left w:val="none" w:sz="0" w:space="0" w:color="auto"/>
                    <w:bottom w:val="none" w:sz="0" w:space="0" w:color="auto"/>
                    <w:right w:val="none" w:sz="0" w:space="0" w:color="auto"/>
                  </w:divBdr>
                </w:div>
                <w:div w:id="228617313">
                  <w:marLeft w:val="640"/>
                  <w:marRight w:val="0"/>
                  <w:marTop w:val="0"/>
                  <w:marBottom w:val="0"/>
                  <w:divBdr>
                    <w:top w:val="none" w:sz="0" w:space="0" w:color="auto"/>
                    <w:left w:val="none" w:sz="0" w:space="0" w:color="auto"/>
                    <w:bottom w:val="none" w:sz="0" w:space="0" w:color="auto"/>
                    <w:right w:val="none" w:sz="0" w:space="0" w:color="auto"/>
                  </w:divBdr>
                </w:div>
                <w:div w:id="303702637">
                  <w:marLeft w:val="640"/>
                  <w:marRight w:val="0"/>
                  <w:marTop w:val="0"/>
                  <w:marBottom w:val="0"/>
                  <w:divBdr>
                    <w:top w:val="none" w:sz="0" w:space="0" w:color="auto"/>
                    <w:left w:val="none" w:sz="0" w:space="0" w:color="auto"/>
                    <w:bottom w:val="none" w:sz="0" w:space="0" w:color="auto"/>
                    <w:right w:val="none" w:sz="0" w:space="0" w:color="auto"/>
                  </w:divBdr>
                </w:div>
                <w:div w:id="307899155">
                  <w:marLeft w:val="640"/>
                  <w:marRight w:val="0"/>
                  <w:marTop w:val="0"/>
                  <w:marBottom w:val="0"/>
                  <w:divBdr>
                    <w:top w:val="none" w:sz="0" w:space="0" w:color="auto"/>
                    <w:left w:val="none" w:sz="0" w:space="0" w:color="auto"/>
                    <w:bottom w:val="none" w:sz="0" w:space="0" w:color="auto"/>
                    <w:right w:val="none" w:sz="0" w:space="0" w:color="auto"/>
                  </w:divBdr>
                </w:div>
                <w:div w:id="319235784">
                  <w:marLeft w:val="640"/>
                  <w:marRight w:val="0"/>
                  <w:marTop w:val="0"/>
                  <w:marBottom w:val="0"/>
                  <w:divBdr>
                    <w:top w:val="none" w:sz="0" w:space="0" w:color="auto"/>
                    <w:left w:val="none" w:sz="0" w:space="0" w:color="auto"/>
                    <w:bottom w:val="none" w:sz="0" w:space="0" w:color="auto"/>
                    <w:right w:val="none" w:sz="0" w:space="0" w:color="auto"/>
                  </w:divBdr>
                </w:div>
                <w:div w:id="333535859">
                  <w:marLeft w:val="640"/>
                  <w:marRight w:val="0"/>
                  <w:marTop w:val="0"/>
                  <w:marBottom w:val="0"/>
                  <w:divBdr>
                    <w:top w:val="none" w:sz="0" w:space="0" w:color="auto"/>
                    <w:left w:val="none" w:sz="0" w:space="0" w:color="auto"/>
                    <w:bottom w:val="none" w:sz="0" w:space="0" w:color="auto"/>
                    <w:right w:val="none" w:sz="0" w:space="0" w:color="auto"/>
                  </w:divBdr>
                </w:div>
                <w:div w:id="348719614">
                  <w:marLeft w:val="640"/>
                  <w:marRight w:val="0"/>
                  <w:marTop w:val="0"/>
                  <w:marBottom w:val="0"/>
                  <w:divBdr>
                    <w:top w:val="none" w:sz="0" w:space="0" w:color="auto"/>
                    <w:left w:val="none" w:sz="0" w:space="0" w:color="auto"/>
                    <w:bottom w:val="none" w:sz="0" w:space="0" w:color="auto"/>
                    <w:right w:val="none" w:sz="0" w:space="0" w:color="auto"/>
                  </w:divBdr>
                </w:div>
                <w:div w:id="470445809">
                  <w:marLeft w:val="640"/>
                  <w:marRight w:val="0"/>
                  <w:marTop w:val="0"/>
                  <w:marBottom w:val="0"/>
                  <w:divBdr>
                    <w:top w:val="none" w:sz="0" w:space="0" w:color="auto"/>
                    <w:left w:val="none" w:sz="0" w:space="0" w:color="auto"/>
                    <w:bottom w:val="none" w:sz="0" w:space="0" w:color="auto"/>
                    <w:right w:val="none" w:sz="0" w:space="0" w:color="auto"/>
                  </w:divBdr>
                </w:div>
                <w:div w:id="481391834">
                  <w:marLeft w:val="640"/>
                  <w:marRight w:val="0"/>
                  <w:marTop w:val="0"/>
                  <w:marBottom w:val="0"/>
                  <w:divBdr>
                    <w:top w:val="none" w:sz="0" w:space="0" w:color="auto"/>
                    <w:left w:val="none" w:sz="0" w:space="0" w:color="auto"/>
                    <w:bottom w:val="none" w:sz="0" w:space="0" w:color="auto"/>
                    <w:right w:val="none" w:sz="0" w:space="0" w:color="auto"/>
                  </w:divBdr>
                </w:div>
                <w:div w:id="483593139">
                  <w:marLeft w:val="640"/>
                  <w:marRight w:val="0"/>
                  <w:marTop w:val="0"/>
                  <w:marBottom w:val="0"/>
                  <w:divBdr>
                    <w:top w:val="none" w:sz="0" w:space="0" w:color="auto"/>
                    <w:left w:val="none" w:sz="0" w:space="0" w:color="auto"/>
                    <w:bottom w:val="none" w:sz="0" w:space="0" w:color="auto"/>
                    <w:right w:val="none" w:sz="0" w:space="0" w:color="auto"/>
                  </w:divBdr>
                </w:div>
                <w:div w:id="490293533">
                  <w:marLeft w:val="640"/>
                  <w:marRight w:val="0"/>
                  <w:marTop w:val="0"/>
                  <w:marBottom w:val="0"/>
                  <w:divBdr>
                    <w:top w:val="none" w:sz="0" w:space="0" w:color="auto"/>
                    <w:left w:val="none" w:sz="0" w:space="0" w:color="auto"/>
                    <w:bottom w:val="none" w:sz="0" w:space="0" w:color="auto"/>
                    <w:right w:val="none" w:sz="0" w:space="0" w:color="auto"/>
                  </w:divBdr>
                </w:div>
                <w:div w:id="494227395">
                  <w:marLeft w:val="640"/>
                  <w:marRight w:val="0"/>
                  <w:marTop w:val="0"/>
                  <w:marBottom w:val="0"/>
                  <w:divBdr>
                    <w:top w:val="none" w:sz="0" w:space="0" w:color="auto"/>
                    <w:left w:val="none" w:sz="0" w:space="0" w:color="auto"/>
                    <w:bottom w:val="none" w:sz="0" w:space="0" w:color="auto"/>
                    <w:right w:val="none" w:sz="0" w:space="0" w:color="auto"/>
                  </w:divBdr>
                </w:div>
                <w:div w:id="589698597">
                  <w:marLeft w:val="640"/>
                  <w:marRight w:val="0"/>
                  <w:marTop w:val="0"/>
                  <w:marBottom w:val="0"/>
                  <w:divBdr>
                    <w:top w:val="none" w:sz="0" w:space="0" w:color="auto"/>
                    <w:left w:val="none" w:sz="0" w:space="0" w:color="auto"/>
                    <w:bottom w:val="none" w:sz="0" w:space="0" w:color="auto"/>
                    <w:right w:val="none" w:sz="0" w:space="0" w:color="auto"/>
                  </w:divBdr>
                </w:div>
                <w:div w:id="594284940">
                  <w:marLeft w:val="640"/>
                  <w:marRight w:val="0"/>
                  <w:marTop w:val="0"/>
                  <w:marBottom w:val="0"/>
                  <w:divBdr>
                    <w:top w:val="none" w:sz="0" w:space="0" w:color="auto"/>
                    <w:left w:val="none" w:sz="0" w:space="0" w:color="auto"/>
                    <w:bottom w:val="none" w:sz="0" w:space="0" w:color="auto"/>
                    <w:right w:val="none" w:sz="0" w:space="0" w:color="auto"/>
                  </w:divBdr>
                </w:div>
                <w:div w:id="608972000">
                  <w:marLeft w:val="640"/>
                  <w:marRight w:val="0"/>
                  <w:marTop w:val="0"/>
                  <w:marBottom w:val="0"/>
                  <w:divBdr>
                    <w:top w:val="none" w:sz="0" w:space="0" w:color="auto"/>
                    <w:left w:val="none" w:sz="0" w:space="0" w:color="auto"/>
                    <w:bottom w:val="none" w:sz="0" w:space="0" w:color="auto"/>
                    <w:right w:val="none" w:sz="0" w:space="0" w:color="auto"/>
                  </w:divBdr>
                </w:div>
                <w:div w:id="658270886">
                  <w:marLeft w:val="640"/>
                  <w:marRight w:val="0"/>
                  <w:marTop w:val="0"/>
                  <w:marBottom w:val="0"/>
                  <w:divBdr>
                    <w:top w:val="none" w:sz="0" w:space="0" w:color="auto"/>
                    <w:left w:val="none" w:sz="0" w:space="0" w:color="auto"/>
                    <w:bottom w:val="none" w:sz="0" w:space="0" w:color="auto"/>
                    <w:right w:val="none" w:sz="0" w:space="0" w:color="auto"/>
                  </w:divBdr>
                </w:div>
                <w:div w:id="662046633">
                  <w:marLeft w:val="640"/>
                  <w:marRight w:val="0"/>
                  <w:marTop w:val="0"/>
                  <w:marBottom w:val="0"/>
                  <w:divBdr>
                    <w:top w:val="none" w:sz="0" w:space="0" w:color="auto"/>
                    <w:left w:val="none" w:sz="0" w:space="0" w:color="auto"/>
                    <w:bottom w:val="none" w:sz="0" w:space="0" w:color="auto"/>
                    <w:right w:val="none" w:sz="0" w:space="0" w:color="auto"/>
                  </w:divBdr>
                </w:div>
                <w:div w:id="735974533">
                  <w:marLeft w:val="640"/>
                  <w:marRight w:val="0"/>
                  <w:marTop w:val="0"/>
                  <w:marBottom w:val="0"/>
                  <w:divBdr>
                    <w:top w:val="none" w:sz="0" w:space="0" w:color="auto"/>
                    <w:left w:val="none" w:sz="0" w:space="0" w:color="auto"/>
                    <w:bottom w:val="none" w:sz="0" w:space="0" w:color="auto"/>
                    <w:right w:val="none" w:sz="0" w:space="0" w:color="auto"/>
                  </w:divBdr>
                </w:div>
                <w:div w:id="786780905">
                  <w:marLeft w:val="640"/>
                  <w:marRight w:val="0"/>
                  <w:marTop w:val="0"/>
                  <w:marBottom w:val="0"/>
                  <w:divBdr>
                    <w:top w:val="none" w:sz="0" w:space="0" w:color="auto"/>
                    <w:left w:val="none" w:sz="0" w:space="0" w:color="auto"/>
                    <w:bottom w:val="none" w:sz="0" w:space="0" w:color="auto"/>
                    <w:right w:val="none" w:sz="0" w:space="0" w:color="auto"/>
                  </w:divBdr>
                </w:div>
                <w:div w:id="813644103">
                  <w:marLeft w:val="640"/>
                  <w:marRight w:val="0"/>
                  <w:marTop w:val="0"/>
                  <w:marBottom w:val="0"/>
                  <w:divBdr>
                    <w:top w:val="none" w:sz="0" w:space="0" w:color="auto"/>
                    <w:left w:val="none" w:sz="0" w:space="0" w:color="auto"/>
                    <w:bottom w:val="none" w:sz="0" w:space="0" w:color="auto"/>
                    <w:right w:val="none" w:sz="0" w:space="0" w:color="auto"/>
                  </w:divBdr>
                </w:div>
                <w:div w:id="821041810">
                  <w:marLeft w:val="640"/>
                  <w:marRight w:val="0"/>
                  <w:marTop w:val="0"/>
                  <w:marBottom w:val="0"/>
                  <w:divBdr>
                    <w:top w:val="none" w:sz="0" w:space="0" w:color="auto"/>
                    <w:left w:val="none" w:sz="0" w:space="0" w:color="auto"/>
                    <w:bottom w:val="none" w:sz="0" w:space="0" w:color="auto"/>
                    <w:right w:val="none" w:sz="0" w:space="0" w:color="auto"/>
                  </w:divBdr>
                </w:div>
                <w:div w:id="835849505">
                  <w:marLeft w:val="640"/>
                  <w:marRight w:val="0"/>
                  <w:marTop w:val="0"/>
                  <w:marBottom w:val="0"/>
                  <w:divBdr>
                    <w:top w:val="none" w:sz="0" w:space="0" w:color="auto"/>
                    <w:left w:val="none" w:sz="0" w:space="0" w:color="auto"/>
                    <w:bottom w:val="none" w:sz="0" w:space="0" w:color="auto"/>
                    <w:right w:val="none" w:sz="0" w:space="0" w:color="auto"/>
                  </w:divBdr>
                </w:div>
                <w:div w:id="870339161">
                  <w:marLeft w:val="640"/>
                  <w:marRight w:val="0"/>
                  <w:marTop w:val="0"/>
                  <w:marBottom w:val="0"/>
                  <w:divBdr>
                    <w:top w:val="none" w:sz="0" w:space="0" w:color="auto"/>
                    <w:left w:val="none" w:sz="0" w:space="0" w:color="auto"/>
                    <w:bottom w:val="none" w:sz="0" w:space="0" w:color="auto"/>
                    <w:right w:val="none" w:sz="0" w:space="0" w:color="auto"/>
                  </w:divBdr>
                </w:div>
                <w:div w:id="878202380">
                  <w:marLeft w:val="640"/>
                  <w:marRight w:val="0"/>
                  <w:marTop w:val="0"/>
                  <w:marBottom w:val="0"/>
                  <w:divBdr>
                    <w:top w:val="none" w:sz="0" w:space="0" w:color="auto"/>
                    <w:left w:val="none" w:sz="0" w:space="0" w:color="auto"/>
                    <w:bottom w:val="none" w:sz="0" w:space="0" w:color="auto"/>
                    <w:right w:val="none" w:sz="0" w:space="0" w:color="auto"/>
                  </w:divBdr>
                </w:div>
                <w:div w:id="887685846">
                  <w:marLeft w:val="640"/>
                  <w:marRight w:val="0"/>
                  <w:marTop w:val="0"/>
                  <w:marBottom w:val="0"/>
                  <w:divBdr>
                    <w:top w:val="none" w:sz="0" w:space="0" w:color="auto"/>
                    <w:left w:val="none" w:sz="0" w:space="0" w:color="auto"/>
                    <w:bottom w:val="none" w:sz="0" w:space="0" w:color="auto"/>
                    <w:right w:val="none" w:sz="0" w:space="0" w:color="auto"/>
                  </w:divBdr>
                </w:div>
                <w:div w:id="919098719">
                  <w:marLeft w:val="640"/>
                  <w:marRight w:val="0"/>
                  <w:marTop w:val="0"/>
                  <w:marBottom w:val="0"/>
                  <w:divBdr>
                    <w:top w:val="none" w:sz="0" w:space="0" w:color="auto"/>
                    <w:left w:val="none" w:sz="0" w:space="0" w:color="auto"/>
                    <w:bottom w:val="none" w:sz="0" w:space="0" w:color="auto"/>
                    <w:right w:val="none" w:sz="0" w:space="0" w:color="auto"/>
                  </w:divBdr>
                </w:div>
                <w:div w:id="935212631">
                  <w:marLeft w:val="640"/>
                  <w:marRight w:val="0"/>
                  <w:marTop w:val="0"/>
                  <w:marBottom w:val="0"/>
                  <w:divBdr>
                    <w:top w:val="none" w:sz="0" w:space="0" w:color="auto"/>
                    <w:left w:val="none" w:sz="0" w:space="0" w:color="auto"/>
                    <w:bottom w:val="none" w:sz="0" w:space="0" w:color="auto"/>
                    <w:right w:val="none" w:sz="0" w:space="0" w:color="auto"/>
                  </w:divBdr>
                </w:div>
                <w:div w:id="953056836">
                  <w:marLeft w:val="640"/>
                  <w:marRight w:val="0"/>
                  <w:marTop w:val="0"/>
                  <w:marBottom w:val="0"/>
                  <w:divBdr>
                    <w:top w:val="none" w:sz="0" w:space="0" w:color="auto"/>
                    <w:left w:val="none" w:sz="0" w:space="0" w:color="auto"/>
                    <w:bottom w:val="none" w:sz="0" w:space="0" w:color="auto"/>
                    <w:right w:val="none" w:sz="0" w:space="0" w:color="auto"/>
                  </w:divBdr>
                </w:div>
                <w:div w:id="962157046">
                  <w:marLeft w:val="640"/>
                  <w:marRight w:val="0"/>
                  <w:marTop w:val="0"/>
                  <w:marBottom w:val="0"/>
                  <w:divBdr>
                    <w:top w:val="none" w:sz="0" w:space="0" w:color="auto"/>
                    <w:left w:val="none" w:sz="0" w:space="0" w:color="auto"/>
                    <w:bottom w:val="none" w:sz="0" w:space="0" w:color="auto"/>
                    <w:right w:val="none" w:sz="0" w:space="0" w:color="auto"/>
                  </w:divBdr>
                </w:div>
                <w:div w:id="977029367">
                  <w:marLeft w:val="640"/>
                  <w:marRight w:val="0"/>
                  <w:marTop w:val="0"/>
                  <w:marBottom w:val="0"/>
                  <w:divBdr>
                    <w:top w:val="none" w:sz="0" w:space="0" w:color="auto"/>
                    <w:left w:val="none" w:sz="0" w:space="0" w:color="auto"/>
                    <w:bottom w:val="none" w:sz="0" w:space="0" w:color="auto"/>
                    <w:right w:val="none" w:sz="0" w:space="0" w:color="auto"/>
                  </w:divBdr>
                </w:div>
                <w:div w:id="1002591350">
                  <w:marLeft w:val="640"/>
                  <w:marRight w:val="0"/>
                  <w:marTop w:val="0"/>
                  <w:marBottom w:val="0"/>
                  <w:divBdr>
                    <w:top w:val="none" w:sz="0" w:space="0" w:color="auto"/>
                    <w:left w:val="none" w:sz="0" w:space="0" w:color="auto"/>
                    <w:bottom w:val="none" w:sz="0" w:space="0" w:color="auto"/>
                    <w:right w:val="none" w:sz="0" w:space="0" w:color="auto"/>
                  </w:divBdr>
                </w:div>
                <w:div w:id="1013653093">
                  <w:marLeft w:val="640"/>
                  <w:marRight w:val="0"/>
                  <w:marTop w:val="0"/>
                  <w:marBottom w:val="0"/>
                  <w:divBdr>
                    <w:top w:val="none" w:sz="0" w:space="0" w:color="auto"/>
                    <w:left w:val="none" w:sz="0" w:space="0" w:color="auto"/>
                    <w:bottom w:val="none" w:sz="0" w:space="0" w:color="auto"/>
                    <w:right w:val="none" w:sz="0" w:space="0" w:color="auto"/>
                  </w:divBdr>
                </w:div>
                <w:div w:id="1057166757">
                  <w:marLeft w:val="640"/>
                  <w:marRight w:val="0"/>
                  <w:marTop w:val="0"/>
                  <w:marBottom w:val="0"/>
                  <w:divBdr>
                    <w:top w:val="none" w:sz="0" w:space="0" w:color="auto"/>
                    <w:left w:val="none" w:sz="0" w:space="0" w:color="auto"/>
                    <w:bottom w:val="none" w:sz="0" w:space="0" w:color="auto"/>
                    <w:right w:val="none" w:sz="0" w:space="0" w:color="auto"/>
                  </w:divBdr>
                </w:div>
                <w:div w:id="1118793499">
                  <w:marLeft w:val="640"/>
                  <w:marRight w:val="0"/>
                  <w:marTop w:val="0"/>
                  <w:marBottom w:val="0"/>
                  <w:divBdr>
                    <w:top w:val="none" w:sz="0" w:space="0" w:color="auto"/>
                    <w:left w:val="none" w:sz="0" w:space="0" w:color="auto"/>
                    <w:bottom w:val="none" w:sz="0" w:space="0" w:color="auto"/>
                    <w:right w:val="none" w:sz="0" w:space="0" w:color="auto"/>
                  </w:divBdr>
                </w:div>
                <w:div w:id="1168910225">
                  <w:marLeft w:val="640"/>
                  <w:marRight w:val="0"/>
                  <w:marTop w:val="0"/>
                  <w:marBottom w:val="0"/>
                  <w:divBdr>
                    <w:top w:val="none" w:sz="0" w:space="0" w:color="auto"/>
                    <w:left w:val="none" w:sz="0" w:space="0" w:color="auto"/>
                    <w:bottom w:val="none" w:sz="0" w:space="0" w:color="auto"/>
                    <w:right w:val="none" w:sz="0" w:space="0" w:color="auto"/>
                  </w:divBdr>
                </w:div>
                <w:div w:id="1192307852">
                  <w:marLeft w:val="640"/>
                  <w:marRight w:val="0"/>
                  <w:marTop w:val="0"/>
                  <w:marBottom w:val="0"/>
                  <w:divBdr>
                    <w:top w:val="none" w:sz="0" w:space="0" w:color="auto"/>
                    <w:left w:val="none" w:sz="0" w:space="0" w:color="auto"/>
                    <w:bottom w:val="none" w:sz="0" w:space="0" w:color="auto"/>
                    <w:right w:val="none" w:sz="0" w:space="0" w:color="auto"/>
                  </w:divBdr>
                </w:div>
                <w:div w:id="1216311854">
                  <w:marLeft w:val="640"/>
                  <w:marRight w:val="0"/>
                  <w:marTop w:val="0"/>
                  <w:marBottom w:val="0"/>
                  <w:divBdr>
                    <w:top w:val="none" w:sz="0" w:space="0" w:color="auto"/>
                    <w:left w:val="none" w:sz="0" w:space="0" w:color="auto"/>
                    <w:bottom w:val="none" w:sz="0" w:space="0" w:color="auto"/>
                    <w:right w:val="none" w:sz="0" w:space="0" w:color="auto"/>
                  </w:divBdr>
                </w:div>
                <w:div w:id="1219515387">
                  <w:marLeft w:val="640"/>
                  <w:marRight w:val="0"/>
                  <w:marTop w:val="0"/>
                  <w:marBottom w:val="0"/>
                  <w:divBdr>
                    <w:top w:val="none" w:sz="0" w:space="0" w:color="auto"/>
                    <w:left w:val="none" w:sz="0" w:space="0" w:color="auto"/>
                    <w:bottom w:val="none" w:sz="0" w:space="0" w:color="auto"/>
                    <w:right w:val="none" w:sz="0" w:space="0" w:color="auto"/>
                  </w:divBdr>
                </w:div>
                <w:div w:id="1235356822">
                  <w:marLeft w:val="640"/>
                  <w:marRight w:val="0"/>
                  <w:marTop w:val="0"/>
                  <w:marBottom w:val="0"/>
                  <w:divBdr>
                    <w:top w:val="none" w:sz="0" w:space="0" w:color="auto"/>
                    <w:left w:val="none" w:sz="0" w:space="0" w:color="auto"/>
                    <w:bottom w:val="none" w:sz="0" w:space="0" w:color="auto"/>
                    <w:right w:val="none" w:sz="0" w:space="0" w:color="auto"/>
                  </w:divBdr>
                </w:div>
                <w:div w:id="1374036828">
                  <w:marLeft w:val="640"/>
                  <w:marRight w:val="0"/>
                  <w:marTop w:val="0"/>
                  <w:marBottom w:val="0"/>
                  <w:divBdr>
                    <w:top w:val="none" w:sz="0" w:space="0" w:color="auto"/>
                    <w:left w:val="none" w:sz="0" w:space="0" w:color="auto"/>
                    <w:bottom w:val="none" w:sz="0" w:space="0" w:color="auto"/>
                    <w:right w:val="none" w:sz="0" w:space="0" w:color="auto"/>
                  </w:divBdr>
                </w:div>
                <w:div w:id="1457067597">
                  <w:marLeft w:val="640"/>
                  <w:marRight w:val="0"/>
                  <w:marTop w:val="0"/>
                  <w:marBottom w:val="0"/>
                  <w:divBdr>
                    <w:top w:val="none" w:sz="0" w:space="0" w:color="auto"/>
                    <w:left w:val="none" w:sz="0" w:space="0" w:color="auto"/>
                    <w:bottom w:val="none" w:sz="0" w:space="0" w:color="auto"/>
                    <w:right w:val="none" w:sz="0" w:space="0" w:color="auto"/>
                  </w:divBdr>
                </w:div>
                <w:div w:id="1492794676">
                  <w:marLeft w:val="640"/>
                  <w:marRight w:val="0"/>
                  <w:marTop w:val="0"/>
                  <w:marBottom w:val="0"/>
                  <w:divBdr>
                    <w:top w:val="none" w:sz="0" w:space="0" w:color="auto"/>
                    <w:left w:val="none" w:sz="0" w:space="0" w:color="auto"/>
                    <w:bottom w:val="none" w:sz="0" w:space="0" w:color="auto"/>
                    <w:right w:val="none" w:sz="0" w:space="0" w:color="auto"/>
                  </w:divBdr>
                </w:div>
                <w:div w:id="1525633134">
                  <w:marLeft w:val="640"/>
                  <w:marRight w:val="0"/>
                  <w:marTop w:val="0"/>
                  <w:marBottom w:val="0"/>
                  <w:divBdr>
                    <w:top w:val="none" w:sz="0" w:space="0" w:color="auto"/>
                    <w:left w:val="none" w:sz="0" w:space="0" w:color="auto"/>
                    <w:bottom w:val="none" w:sz="0" w:space="0" w:color="auto"/>
                    <w:right w:val="none" w:sz="0" w:space="0" w:color="auto"/>
                  </w:divBdr>
                </w:div>
                <w:div w:id="1541670321">
                  <w:marLeft w:val="640"/>
                  <w:marRight w:val="0"/>
                  <w:marTop w:val="0"/>
                  <w:marBottom w:val="0"/>
                  <w:divBdr>
                    <w:top w:val="none" w:sz="0" w:space="0" w:color="auto"/>
                    <w:left w:val="none" w:sz="0" w:space="0" w:color="auto"/>
                    <w:bottom w:val="none" w:sz="0" w:space="0" w:color="auto"/>
                    <w:right w:val="none" w:sz="0" w:space="0" w:color="auto"/>
                  </w:divBdr>
                </w:div>
                <w:div w:id="1571038845">
                  <w:marLeft w:val="640"/>
                  <w:marRight w:val="0"/>
                  <w:marTop w:val="0"/>
                  <w:marBottom w:val="0"/>
                  <w:divBdr>
                    <w:top w:val="none" w:sz="0" w:space="0" w:color="auto"/>
                    <w:left w:val="none" w:sz="0" w:space="0" w:color="auto"/>
                    <w:bottom w:val="none" w:sz="0" w:space="0" w:color="auto"/>
                    <w:right w:val="none" w:sz="0" w:space="0" w:color="auto"/>
                  </w:divBdr>
                </w:div>
                <w:div w:id="1652128849">
                  <w:marLeft w:val="640"/>
                  <w:marRight w:val="0"/>
                  <w:marTop w:val="0"/>
                  <w:marBottom w:val="0"/>
                  <w:divBdr>
                    <w:top w:val="none" w:sz="0" w:space="0" w:color="auto"/>
                    <w:left w:val="none" w:sz="0" w:space="0" w:color="auto"/>
                    <w:bottom w:val="none" w:sz="0" w:space="0" w:color="auto"/>
                    <w:right w:val="none" w:sz="0" w:space="0" w:color="auto"/>
                  </w:divBdr>
                </w:div>
                <w:div w:id="1666546971">
                  <w:marLeft w:val="640"/>
                  <w:marRight w:val="0"/>
                  <w:marTop w:val="0"/>
                  <w:marBottom w:val="0"/>
                  <w:divBdr>
                    <w:top w:val="none" w:sz="0" w:space="0" w:color="auto"/>
                    <w:left w:val="none" w:sz="0" w:space="0" w:color="auto"/>
                    <w:bottom w:val="none" w:sz="0" w:space="0" w:color="auto"/>
                    <w:right w:val="none" w:sz="0" w:space="0" w:color="auto"/>
                  </w:divBdr>
                </w:div>
                <w:div w:id="1692487216">
                  <w:marLeft w:val="640"/>
                  <w:marRight w:val="0"/>
                  <w:marTop w:val="0"/>
                  <w:marBottom w:val="0"/>
                  <w:divBdr>
                    <w:top w:val="none" w:sz="0" w:space="0" w:color="auto"/>
                    <w:left w:val="none" w:sz="0" w:space="0" w:color="auto"/>
                    <w:bottom w:val="none" w:sz="0" w:space="0" w:color="auto"/>
                    <w:right w:val="none" w:sz="0" w:space="0" w:color="auto"/>
                  </w:divBdr>
                </w:div>
                <w:div w:id="1779451427">
                  <w:marLeft w:val="640"/>
                  <w:marRight w:val="0"/>
                  <w:marTop w:val="0"/>
                  <w:marBottom w:val="0"/>
                  <w:divBdr>
                    <w:top w:val="none" w:sz="0" w:space="0" w:color="auto"/>
                    <w:left w:val="none" w:sz="0" w:space="0" w:color="auto"/>
                    <w:bottom w:val="none" w:sz="0" w:space="0" w:color="auto"/>
                    <w:right w:val="none" w:sz="0" w:space="0" w:color="auto"/>
                  </w:divBdr>
                </w:div>
                <w:div w:id="1807354962">
                  <w:marLeft w:val="640"/>
                  <w:marRight w:val="0"/>
                  <w:marTop w:val="0"/>
                  <w:marBottom w:val="0"/>
                  <w:divBdr>
                    <w:top w:val="none" w:sz="0" w:space="0" w:color="auto"/>
                    <w:left w:val="none" w:sz="0" w:space="0" w:color="auto"/>
                    <w:bottom w:val="none" w:sz="0" w:space="0" w:color="auto"/>
                    <w:right w:val="none" w:sz="0" w:space="0" w:color="auto"/>
                  </w:divBdr>
                </w:div>
                <w:div w:id="1814175663">
                  <w:marLeft w:val="640"/>
                  <w:marRight w:val="0"/>
                  <w:marTop w:val="0"/>
                  <w:marBottom w:val="0"/>
                  <w:divBdr>
                    <w:top w:val="none" w:sz="0" w:space="0" w:color="auto"/>
                    <w:left w:val="none" w:sz="0" w:space="0" w:color="auto"/>
                    <w:bottom w:val="none" w:sz="0" w:space="0" w:color="auto"/>
                    <w:right w:val="none" w:sz="0" w:space="0" w:color="auto"/>
                  </w:divBdr>
                </w:div>
                <w:div w:id="1846476917">
                  <w:marLeft w:val="640"/>
                  <w:marRight w:val="0"/>
                  <w:marTop w:val="0"/>
                  <w:marBottom w:val="0"/>
                  <w:divBdr>
                    <w:top w:val="none" w:sz="0" w:space="0" w:color="auto"/>
                    <w:left w:val="none" w:sz="0" w:space="0" w:color="auto"/>
                    <w:bottom w:val="none" w:sz="0" w:space="0" w:color="auto"/>
                    <w:right w:val="none" w:sz="0" w:space="0" w:color="auto"/>
                  </w:divBdr>
                </w:div>
                <w:div w:id="1892231804">
                  <w:marLeft w:val="640"/>
                  <w:marRight w:val="0"/>
                  <w:marTop w:val="0"/>
                  <w:marBottom w:val="0"/>
                  <w:divBdr>
                    <w:top w:val="none" w:sz="0" w:space="0" w:color="auto"/>
                    <w:left w:val="none" w:sz="0" w:space="0" w:color="auto"/>
                    <w:bottom w:val="none" w:sz="0" w:space="0" w:color="auto"/>
                    <w:right w:val="none" w:sz="0" w:space="0" w:color="auto"/>
                  </w:divBdr>
                </w:div>
                <w:div w:id="1908031735">
                  <w:marLeft w:val="640"/>
                  <w:marRight w:val="0"/>
                  <w:marTop w:val="0"/>
                  <w:marBottom w:val="0"/>
                  <w:divBdr>
                    <w:top w:val="none" w:sz="0" w:space="0" w:color="auto"/>
                    <w:left w:val="none" w:sz="0" w:space="0" w:color="auto"/>
                    <w:bottom w:val="none" w:sz="0" w:space="0" w:color="auto"/>
                    <w:right w:val="none" w:sz="0" w:space="0" w:color="auto"/>
                  </w:divBdr>
                </w:div>
                <w:div w:id="1945310336">
                  <w:marLeft w:val="640"/>
                  <w:marRight w:val="0"/>
                  <w:marTop w:val="0"/>
                  <w:marBottom w:val="0"/>
                  <w:divBdr>
                    <w:top w:val="none" w:sz="0" w:space="0" w:color="auto"/>
                    <w:left w:val="none" w:sz="0" w:space="0" w:color="auto"/>
                    <w:bottom w:val="none" w:sz="0" w:space="0" w:color="auto"/>
                    <w:right w:val="none" w:sz="0" w:space="0" w:color="auto"/>
                  </w:divBdr>
                </w:div>
                <w:div w:id="1946571385">
                  <w:marLeft w:val="640"/>
                  <w:marRight w:val="0"/>
                  <w:marTop w:val="0"/>
                  <w:marBottom w:val="0"/>
                  <w:divBdr>
                    <w:top w:val="none" w:sz="0" w:space="0" w:color="auto"/>
                    <w:left w:val="none" w:sz="0" w:space="0" w:color="auto"/>
                    <w:bottom w:val="none" w:sz="0" w:space="0" w:color="auto"/>
                    <w:right w:val="none" w:sz="0" w:space="0" w:color="auto"/>
                  </w:divBdr>
                </w:div>
                <w:div w:id="1973049168">
                  <w:marLeft w:val="640"/>
                  <w:marRight w:val="0"/>
                  <w:marTop w:val="0"/>
                  <w:marBottom w:val="0"/>
                  <w:divBdr>
                    <w:top w:val="none" w:sz="0" w:space="0" w:color="auto"/>
                    <w:left w:val="none" w:sz="0" w:space="0" w:color="auto"/>
                    <w:bottom w:val="none" w:sz="0" w:space="0" w:color="auto"/>
                    <w:right w:val="none" w:sz="0" w:space="0" w:color="auto"/>
                  </w:divBdr>
                </w:div>
                <w:div w:id="2050059906">
                  <w:marLeft w:val="640"/>
                  <w:marRight w:val="0"/>
                  <w:marTop w:val="0"/>
                  <w:marBottom w:val="0"/>
                  <w:divBdr>
                    <w:top w:val="none" w:sz="0" w:space="0" w:color="auto"/>
                    <w:left w:val="none" w:sz="0" w:space="0" w:color="auto"/>
                    <w:bottom w:val="none" w:sz="0" w:space="0" w:color="auto"/>
                    <w:right w:val="none" w:sz="0" w:space="0" w:color="auto"/>
                  </w:divBdr>
                </w:div>
                <w:div w:id="2071608921">
                  <w:marLeft w:val="640"/>
                  <w:marRight w:val="0"/>
                  <w:marTop w:val="0"/>
                  <w:marBottom w:val="0"/>
                  <w:divBdr>
                    <w:top w:val="none" w:sz="0" w:space="0" w:color="auto"/>
                    <w:left w:val="none" w:sz="0" w:space="0" w:color="auto"/>
                    <w:bottom w:val="none" w:sz="0" w:space="0" w:color="auto"/>
                    <w:right w:val="none" w:sz="0" w:space="0" w:color="auto"/>
                  </w:divBdr>
                </w:div>
                <w:div w:id="2107966504">
                  <w:marLeft w:val="640"/>
                  <w:marRight w:val="0"/>
                  <w:marTop w:val="0"/>
                  <w:marBottom w:val="0"/>
                  <w:divBdr>
                    <w:top w:val="none" w:sz="0" w:space="0" w:color="auto"/>
                    <w:left w:val="none" w:sz="0" w:space="0" w:color="auto"/>
                    <w:bottom w:val="none" w:sz="0" w:space="0" w:color="auto"/>
                    <w:right w:val="none" w:sz="0" w:space="0" w:color="auto"/>
                  </w:divBdr>
                </w:div>
                <w:div w:id="2134791438">
                  <w:marLeft w:val="640"/>
                  <w:marRight w:val="0"/>
                  <w:marTop w:val="0"/>
                  <w:marBottom w:val="0"/>
                  <w:divBdr>
                    <w:top w:val="none" w:sz="0" w:space="0" w:color="auto"/>
                    <w:left w:val="none" w:sz="0" w:space="0" w:color="auto"/>
                    <w:bottom w:val="none" w:sz="0" w:space="0" w:color="auto"/>
                    <w:right w:val="none" w:sz="0" w:space="0" w:color="auto"/>
                  </w:divBdr>
                </w:div>
              </w:divsChild>
            </w:div>
            <w:div w:id="62027711">
              <w:marLeft w:val="0"/>
              <w:marRight w:val="0"/>
              <w:marTop w:val="0"/>
              <w:marBottom w:val="0"/>
              <w:divBdr>
                <w:top w:val="none" w:sz="0" w:space="0" w:color="auto"/>
                <w:left w:val="none" w:sz="0" w:space="0" w:color="auto"/>
                <w:bottom w:val="none" w:sz="0" w:space="0" w:color="auto"/>
                <w:right w:val="none" w:sz="0" w:space="0" w:color="auto"/>
              </w:divBdr>
              <w:divsChild>
                <w:div w:id="97531327">
                  <w:marLeft w:val="640"/>
                  <w:marRight w:val="0"/>
                  <w:marTop w:val="0"/>
                  <w:marBottom w:val="0"/>
                  <w:divBdr>
                    <w:top w:val="none" w:sz="0" w:space="0" w:color="auto"/>
                    <w:left w:val="none" w:sz="0" w:space="0" w:color="auto"/>
                    <w:bottom w:val="none" w:sz="0" w:space="0" w:color="auto"/>
                    <w:right w:val="none" w:sz="0" w:space="0" w:color="auto"/>
                  </w:divBdr>
                </w:div>
                <w:div w:id="159203773">
                  <w:marLeft w:val="640"/>
                  <w:marRight w:val="0"/>
                  <w:marTop w:val="0"/>
                  <w:marBottom w:val="0"/>
                  <w:divBdr>
                    <w:top w:val="none" w:sz="0" w:space="0" w:color="auto"/>
                    <w:left w:val="none" w:sz="0" w:space="0" w:color="auto"/>
                    <w:bottom w:val="none" w:sz="0" w:space="0" w:color="auto"/>
                    <w:right w:val="none" w:sz="0" w:space="0" w:color="auto"/>
                  </w:divBdr>
                </w:div>
                <w:div w:id="210505874">
                  <w:marLeft w:val="640"/>
                  <w:marRight w:val="0"/>
                  <w:marTop w:val="0"/>
                  <w:marBottom w:val="0"/>
                  <w:divBdr>
                    <w:top w:val="none" w:sz="0" w:space="0" w:color="auto"/>
                    <w:left w:val="none" w:sz="0" w:space="0" w:color="auto"/>
                    <w:bottom w:val="none" w:sz="0" w:space="0" w:color="auto"/>
                    <w:right w:val="none" w:sz="0" w:space="0" w:color="auto"/>
                  </w:divBdr>
                </w:div>
                <w:div w:id="223837199">
                  <w:marLeft w:val="640"/>
                  <w:marRight w:val="0"/>
                  <w:marTop w:val="0"/>
                  <w:marBottom w:val="0"/>
                  <w:divBdr>
                    <w:top w:val="none" w:sz="0" w:space="0" w:color="auto"/>
                    <w:left w:val="none" w:sz="0" w:space="0" w:color="auto"/>
                    <w:bottom w:val="none" w:sz="0" w:space="0" w:color="auto"/>
                    <w:right w:val="none" w:sz="0" w:space="0" w:color="auto"/>
                  </w:divBdr>
                </w:div>
                <w:div w:id="288172649">
                  <w:marLeft w:val="640"/>
                  <w:marRight w:val="0"/>
                  <w:marTop w:val="0"/>
                  <w:marBottom w:val="0"/>
                  <w:divBdr>
                    <w:top w:val="none" w:sz="0" w:space="0" w:color="auto"/>
                    <w:left w:val="none" w:sz="0" w:space="0" w:color="auto"/>
                    <w:bottom w:val="none" w:sz="0" w:space="0" w:color="auto"/>
                    <w:right w:val="none" w:sz="0" w:space="0" w:color="auto"/>
                  </w:divBdr>
                </w:div>
                <w:div w:id="298536977">
                  <w:marLeft w:val="640"/>
                  <w:marRight w:val="0"/>
                  <w:marTop w:val="0"/>
                  <w:marBottom w:val="0"/>
                  <w:divBdr>
                    <w:top w:val="none" w:sz="0" w:space="0" w:color="auto"/>
                    <w:left w:val="none" w:sz="0" w:space="0" w:color="auto"/>
                    <w:bottom w:val="none" w:sz="0" w:space="0" w:color="auto"/>
                    <w:right w:val="none" w:sz="0" w:space="0" w:color="auto"/>
                  </w:divBdr>
                </w:div>
                <w:div w:id="391582174">
                  <w:marLeft w:val="640"/>
                  <w:marRight w:val="0"/>
                  <w:marTop w:val="0"/>
                  <w:marBottom w:val="0"/>
                  <w:divBdr>
                    <w:top w:val="none" w:sz="0" w:space="0" w:color="auto"/>
                    <w:left w:val="none" w:sz="0" w:space="0" w:color="auto"/>
                    <w:bottom w:val="none" w:sz="0" w:space="0" w:color="auto"/>
                    <w:right w:val="none" w:sz="0" w:space="0" w:color="auto"/>
                  </w:divBdr>
                </w:div>
                <w:div w:id="400567181">
                  <w:marLeft w:val="640"/>
                  <w:marRight w:val="0"/>
                  <w:marTop w:val="0"/>
                  <w:marBottom w:val="0"/>
                  <w:divBdr>
                    <w:top w:val="none" w:sz="0" w:space="0" w:color="auto"/>
                    <w:left w:val="none" w:sz="0" w:space="0" w:color="auto"/>
                    <w:bottom w:val="none" w:sz="0" w:space="0" w:color="auto"/>
                    <w:right w:val="none" w:sz="0" w:space="0" w:color="auto"/>
                  </w:divBdr>
                </w:div>
                <w:div w:id="420302448">
                  <w:marLeft w:val="640"/>
                  <w:marRight w:val="0"/>
                  <w:marTop w:val="0"/>
                  <w:marBottom w:val="0"/>
                  <w:divBdr>
                    <w:top w:val="none" w:sz="0" w:space="0" w:color="auto"/>
                    <w:left w:val="none" w:sz="0" w:space="0" w:color="auto"/>
                    <w:bottom w:val="none" w:sz="0" w:space="0" w:color="auto"/>
                    <w:right w:val="none" w:sz="0" w:space="0" w:color="auto"/>
                  </w:divBdr>
                </w:div>
                <w:div w:id="434176564">
                  <w:marLeft w:val="640"/>
                  <w:marRight w:val="0"/>
                  <w:marTop w:val="0"/>
                  <w:marBottom w:val="0"/>
                  <w:divBdr>
                    <w:top w:val="none" w:sz="0" w:space="0" w:color="auto"/>
                    <w:left w:val="none" w:sz="0" w:space="0" w:color="auto"/>
                    <w:bottom w:val="none" w:sz="0" w:space="0" w:color="auto"/>
                    <w:right w:val="none" w:sz="0" w:space="0" w:color="auto"/>
                  </w:divBdr>
                </w:div>
                <w:div w:id="454448208">
                  <w:marLeft w:val="640"/>
                  <w:marRight w:val="0"/>
                  <w:marTop w:val="0"/>
                  <w:marBottom w:val="0"/>
                  <w:divBdr>
                    <w:top w:val="none" w:sz="0" w:space="0" w:color="auto"/>
                    <w:left w:val="none" w:sz="0" w:space="0" w:color="auto"/>
                    <w:bottom w:val="none" w:sz="0" w:space="0" w:color="auto"/>
                    <w:right w:val="none" w:sz="0" w:space="0" w:color="auto"/>
                  </w:divBdr>
                </w:div>
                <w:div w:id="475072606">
                  <w:marLeft w:val="640"/>
                  <w:marRight w:val="0"/>
                  <w:marTop w:val="0"/>
                  <w:marBottom w:val="0"/>
                  <w:divBdr>
                    <w:top w:val="none" w:sz="0" w:space="0" w:color="auto"/>
                    <w:left w:val="none" w:sz="0" w:space="0" w:color="auto"/>
                    <w:bottom w:val="none" w:sz="0" w:space="0" w:color="auto"/>
                    <w:right w:val="none" w:sz="0" w:space="0" w:color="auto"/>
                  </w:divBdr>
                </w:div>
                <w:div w:id="482159079">
                  <w:marLeft w:val="640"/>
                  <w:marRight w:val="0"/>
                  <w:marTop w:val="0"/>
                  <w:marBottom w:val="0"/>
                  <w:divBdr>
                    <w:top w:val="none" w:sz="0" w:space="0" w:color="auto"/>
                    <w:left w:val="none" w:sz="0" w:space="0" w:color="auto"/>
                    <w:bottom w:val="none" w:sz="0" w:space="0" w:color="auto"/>
                    <w:right w:val="none" w:sz="0" w:space="0" w:color="auto"/>
                  </w:divBdr>
                </w:div>
                <w:div w:id="482622643">
                  <w:marLeft w:val="640"/>
                  <w:marRight w:val="0"/>
                  <w:marTop w:val="0"/>
                  <w:marBottom w:val="0"/>
                  <w:divBdr>
                    <w:top w:val="none" w:sz="0" w:space="0" w:color="auto"/>
                    <w:left w:val="none" w:sz="0" w:space="0" w:color="auto"/>
                    <w:bottom w:val="none" w:sz="0" w:space="0" w:color="auto"/>
                    <w:right w:val="none" w:sz="0" w:space="0" w:color="auto"/>
                  </w:divBdr>
                </w:div>
                <w:div w:id="512956108">
                  <w:marLeft w:val="640"/>
                  <w:marRight w:val="0"/>
                  <w:marTop w:val="0"/>
                  <w:marBottom w:val="0"/>
                  <w:divBdr>
                    <w:top w:val="none" w:sz="0" w:space="0" w:color="auto"/>
                    <w:left w:val="none" w:sz="0" w:space="0" w:color="auto"/>
                    <w:bottom w:val="none" w:sz="0" w:space="0" w:color="auto"/>
                    <w:right w:val="none" w:sz="0" w:space="0" w:color="auto"/>
                  </w:divBdr>
                </w:div>
                <w:div w:id="524056280">
                  <w:marLeft w:val="640"/>
                  <w:marRight w:val="0"/>
                  <w:marTop w:val="0"/>
                  <w:marBottom w:val="0"/>
                  <w:divBdr>
                    <w:top w:val="none" w:sz="0" w:space="0" w:color="auto"/>
                    <w:left w:val="none" w:sz="0" w:space="0" w:color="auto"/>
                    <w:bottom w:val="none" w:sz="0" w:space="0" w:color="auto"/>
                    <w:right w:val="none" w:sz="0" w:space="0" w:color="auto"/>
                  </w:divBdr>
                </w:div>
                <w:div w:id="564072561">
                  <w:marLeft w:val="640"/>
                  <w:marRight w:val="0"/>
                  <w:marTop w:val="0"/>
                  <w:marBottom w:val="0"/>
                  <w:divBdr>
                    <w:top w:val="none" w:sz="0" w:space="0" w:color="auto"/>
                    <w:left w:val="none" w:sz="0" w:space="0" w:color="auto"/>
                    <w:bottom w:val="none" w:sz="0" w:space="0" w:color="auto"/>
                    <w:right w:val="none" w:sz="0" w:space="0" w:color="auto"/>
                  </w:divBdr>
                </w:div>
                <w:div w:id="573441432">
                  <w:marLeft w:val="640"/>
                  <w:marRight w:val="0"/>
                  <w:marTop w:val="0"/>
                  <w:marBottom w:val="0"/>
                  <w:divBdr>
                    <w:top w:val="none" w:sz="0" w:space="0" w:color="auto"/>
                    <w:left w:val="none" w:sz="0" w:space="0" w:color="auto"/>
                    <w:bottom w:val="none" w:sz="0" w:space="0" w:color="auto"/>
                    <w:right w:val="none" w:sz="0" w:space="0" w:color="auto"/>
                  </w:divBdr>
                </w:div>
                <w:div w:id="586040869">
                  <w:marLeft w:val="640"/>
                  <w:marRight w:val="0"/>
                  <w:marTop w:val="0"/>
                  <w:marBottom w:val="0"/>
                  <w:divBdr>
                    <w:top w:val="none" w:sz="0" w:space="0" w:color="auto"/>
                    <w:left w:val="none" w:sz="0" w:space="0" w:color="auto"/>
                    <w:bottom w:val="none" w:sz="0" w:space="0" w:color="auto"/>
                    <w:right w:val="none" w:sz="0" w:space="0" w:color="auto"/>
                  </w:divBdr>
                </w:div>
                <w:div w:id="608239930">
                  <w:marLeft w:val="640"/>
                  <w:marRight w:val="0"/>
                  <w:marTop w:val="0"/>
                  <w:marBottom w:val="0"/>
                  <w:divBdr>
                    <w:top w:val="none" w:sz="0" w:space="0" w:color="auto"/>
                    <w:left w:val="none" w:sz="0" w:space="0" w:color="auto"/>
                    <w:bottom w:val="none" w:sz="0" w:space="0" w:color="auto"/>
                    <w:right w:val="none" w:sz="0" w:space="0" w:color="auto"/>
                  </w:divBdr>
                </w:div>
                <w:div w:id="614141336">
                  <w:marLeft w:val="640"/>
                  <w:marRight w:val="0"/>
                  <w:marTop w:val="0"/>
                  <w:marBottom w:val="0"/>
                  <w:divBdr>
                    <w:top w:val="none" w:sz="0" w:space="0" w:color="auto"/>
                    <w:left w:val="none" w:sz="0" w:space="0" w:color="auto"/>
                    <w:bottom w:val="none" w:sz="0" w:space="0" w:color="auto"/>
                    <w:right w:val="none" w:sz="0" w:space="0" w:color="auto"/>
                  </w:divBdr>
                </w:div>
                <w:div w:id="710350128">
                  <w:marLeft w:val="640"/>
                  <w:marRight w:val="0"/>
                  <w:marTop w:val="0"/>
                  <w:marBottom w:val="0"/>
                  <w:divBdr>
                    <w:top w:val="none" w:sz="0" w:space="0" w:color="auto"/>
                    <w:left w:val="none" w:sz="0" w:space="0" w:color="auto"/>
                    <w:bottom w:val="none" w:sz="0" w:space="0" w:color="auto"/>
                    <w:right w:val="none" w:sz="0" w:space="0" w:color="auto"/>
                  </w:divBdr>
                </w:div>
                <w:div w:id="751633088">
                  <w:marLeft w:val="640"/>
                  <w:marRight w:val="0"/>
                  <w:marTop w:val="0"/>
                  <w:marBottom w:val="0"/>
                  <w:divBdr>
                    <w:top w:val="none" w:sz="0" w:space="0" w:color="auto"/>
                    <w:left w:val="none" w:sz="0" w:space="0" w:color="auto"/>
                    <w:bottom w:val="none" w:sz="0" w:space="0" w:color="auto"/>
                    <w:right w:val="none" w:sz="0" w:space="0" w:color="auto"/>
                  </w:divBdr>
                </w:div>
                <w:div w:id="753473598">
                  <w:marLeft w:val="640"/>
                  <w:marRight w:val="0"/>
                  <w:marTop w:val="0"/>
                  <w:marBottom w:val="0"/>
                  <w:divBdr>
                    <w:top w:val="none" w:sz="0" w:space="0" w:color="auto"/>
                    <w:left w:val="none" w:sz="0" w:space="0" w:color="auto"/>
                    <w:bottom w:val="none" w:sz="0" w:space="0" w:color="auto"/>
                    <w:right w:val="none" w:sz="0" w:space="0" w:color="auto"/>
                  </w:divBdr>
                </w:div>
                <w:div w:id="776753851">
                  <w:marLeft w:val="640"/>
                  <w:marRight w:val="0"/>
                  <w:marTop w:val="0"/>
                  <w:marBottom w:val="0"/>
                  <w:divBdr>
                    <w:top w:val="none" w:sz="0" w:space="0" w:color="auto"/>
                    <w:left w:val="none" w:sz="0" w:space="0" w:color="auto"/>
                    <w:bottom w:val="none" w:sz="0" w:space="0" w:color="auto"/>
                    <w:right w:val="none" w:sz="0" w:space="0" w:color="auto"/>
                  </w:divBdr>
                </w:div>
                <w:div w:id="814030274">
                  <w:marLeft w:val="640"/>
                  <w:marRight w:val="0"/>
                  <w:marTop w:val="0"/>
                  <w:marBottom w:val="0"/>
                  <w:divBdr>
                    <w:top w:val="none" w:sz="0" w:space="0" w:color="auto"/>
                    <w:left w:val="none" w:sz="0" w:space="0" w:color="auto"/>
                    <w:bottom w:val="none" w:sz="0" w:space="0" w:color="auto"/>
                    <w:right w:val="none" w:sz="0" w:space="0" w:color="auto"/>
                  </w:divBdr>
                </w:div>
                <w:div w:id="828445101">
                  <w:marLeft w:val="640"/>
                  <w:marRight w:val="0"/>
                  <w:marTop w:val="0"/>
                  <w:marBottom w:val="0"/>
                  <w:divBdr>
                    <w:top w:val="none" w:sz="0" w:space="0" w:color="auto"/>
                    <w:left w:val="none" w:sz="0" w:space="0" w:color="auto"/>
                    <w:bottom w:val="none" w:sz="0" w:space="0" w:color="auto"/>
                    <w:right w:val="none" w:sz="0" w:space="0" w:color="auto"/>
                  </w:divBdr>
                </w:div>
                <w:div w:id="833883181">
                  <w:marLeft w:val="640"/>
                  <w:marRight w:val="0"/>
                  <w:marTop w:val="0"/>
                  <w:marBottom w:val="0"/>
                  <w:divBdr>
                    <w:top w:val="none" w:sz="0" w:space="0" w:color="auto"/>
                    <w:left w:val="none" w:sz="0" w:space="0" w:color="auto"/>
                    <w:bottom w:val="none" w:sz="0" w:space="0" w:color="auto"/>
                    <w:right w:val="none" w:sz="0" w:space="0" w:color="auto"/>
                  </w:divBdr>
                </w:div>
                <w:div w:id="877862626">
                  <w:marLeft w:val="640"/>
                  <w:marRight w:val="0"/>
                  <w:marTop w:val="0"/>
                  <w:marBottom w:val="0"/>
                  <w:divBdr>
                    <w:top w:val="none" w:sz="0" w:space="0" w:color="auto"/>
                    <w:left w:val="none" w:sz="0" w:space="0" w:color="auto"/>
                    <w:bottom w:val="none" w:sz="0" w:space="0" w:color="auto"/>
                    <w:right w:val="none" w:sz="0" w:space="0" w:color="auto"/>
                  </w:divBdr>
                </w:div>
                <w:div w:id="910233762">
                  <w:marLeft w:val="640"/>
                  <w:marRight w:val="0"/>
                  <w:marTop w:val="0"/>
                  <w:marBottom w:val="0"/>
                  <w:divBdr>
                    <w:top w:val="none" w:sz="0" w:space="0" w:color="auto"/>
                    <w:left w:val="none" w:sz="0" w:space="0" w:color="auto"/>
                    <w:bottom w:val="none" w:sz="0" w:space="0" w:color="auto"/>
                    <w:right w:val="none" w:sz="0" w:space="0" w:color="auto"/>
                  </w:divBdr>
                </w:div>
                <w:div w:id="923686118">
                  <w:marLeft w:val="640"/>
                  <w:marRight w:val="0"/>
                  <w:marTop w:val="0"/>
                  <w:marBottom w:val="0"/>
                  <w:divBdr>
                    <w:top w:val="none" w:sz="0" w:space="0" w:color="auto"/>
                    <w:left w:val="none" w:sz="0" w:space="0" w:color="auto"/>
                    <w:bottom w:val="none" w:sz="0" w:space="0" w:color="auto"/>
                    <w:right w:val="none" w:sz="0" w:space="0" w:color="auto"/>
                  </w:divBdr>
                </w:div>
                <w:div w:id="933172856">
                  <w:marLeft w:val="640"/>
                  <w:marRight w:val="0"/>
                  <w:marTop w:val="0"/>
                  <w:marBottom w:val="0"/>
                  <w:divBdr>
                    <w:top w:val="none" w:sz="0" w:space="0" w:color="auto"/>
                    <w:left w:val="none" w:sz="0" w:space="0" w:color="auto"/>
                    <w:bottom w:val="none" w:sz="0" w:space="0" w:color="auto"/>
                    <w:right w:val="none" w:sz="0" w:space="0" w:color="auto"/>
                  </w:divBdr>
                </w:div>
                <w:div w:id="938562289">
                  <w:marLeft w:val="640"/>
                  <w:marRight w:val="0"/>
                  <w:marTop w:val="0"/>
                  <w:marBottom w:val="0"/>
                  <w:divBdr>
                    <w:top w:val="none" w:sz="0" w:space="0" w:color="auto"/>
                    <w:left w:val="none" w:sz="0" w:space="0" w:color="auto"/>
                    <w:bottom w:val="none" w:sz="0" w:space="0" w:color="auto"/>
                    <w:right w:val="none" w:sz="0" w:space="0" w:color="auto"/>
                  </w:divBdr>
                </w:div>
                <w:div w:id="1029643415">
                  <w:marLeft w:val="640"/>
                  <w:marRight w:val="0"/>
                  <w:marTop w:val="0"/>
                  <w:marBottom w:val="0"/>
                  <w:divBdr>
                    <w:top w:val="none" w:sz="0" w:space="0" w:color="auto"/>
                    <w:left w:val="none" w:sz="0" w:space="0" w:color="auto"/>
                    <w:bottom w:val="none" w:sz="0" w:space="0" w:color="auto"/>
                    <w:right w:val="none" w:sz="0" w:space="0" w:color="auto"/>
                  </w:divBdr>
                </w:div>
                <w:div w:id="1072191191">
                  <w:marLeft w:val="640"/>
                  <w:marRight w:val="0"/>
                  <w:marTop w:val="0"/>
                  <w:marBottom w:val="0"/>
                  <w:divBdr>
                    <w:top w:val="none" w:sz="0" w:space="0" w:color="auto"/>
                    <w:left w:val="none" w:sz="0" w:space="0" w:color="auto"/>
                    <w:bottom w:val="none" w:sz="0" w:space="0" w:color="auto"/>
                    <w:right w:val="none" w:sz="0" w:space="0" w:color="auto"/>
                  </w:divBdr>
                </w:div>
                <w:div w:id="1075012890">
                  <w:marLeft w:val="640"/>
                  <w:marRight w:val="0"/>
                  <w:marTop w:val="0"/>
                  <w:marBottom w:val="0"/>
                  <w:divBdr>
                    <w:top w:val="none" w:sz="0" w:space="0" w:color="auto"/>
                    <w:left w:val="none" w:sz="0" w:space="0" w:color="auto"/>
                    <w:bottom w:val="none" w:sz="0" w:space="0" w:color="auto"/>
                    <w:right w:val="none" w:sz="0" w:space="0" w:color="auto"/>
                  </w:divBdr>
                </w:div>
                <w:div w:id="1110586263">
                  <w:marLeft w:val="640"/>
                  <w:marRight w:val="0"/>
                  <w:marTop w:val="0"/>
                  <w:marBottom w:val="0"/>
                  <w:divBdr>
                    <w:top w:val="none" w:sz="0" w:space="0" w:color="auto"/>
                    <w:left w:val="none" w:sz="0" w:space="0" w:color="auto"/>
                    <w:bottom w:val="none" w:sz="0" w:space="0" w:color="auto"/>
                    <w:right w:val="none" w:sz="0" w:space="0" w:color="auto"/>
                  </w:divBdr>
                </w:div>
                <w:div w:id="1132937730">
                  <w:marLeft w:val="640"/>
                  <w:marRight w:val="0"/>
                  <w:marTop w:val="0"/>
                  <w:marBottom w:val="0"/>
                  <w:divBdr>
                    <w:top w:val="none" w:sz="0" w:space="0" w:color="auto"/>
                    <w:left w:val="none" w:sz="0" w:space="0" w:color="auto"/>
                    <w:bottom w:val="none" w:sz="0" w:space="0" w:color="auto"/>
                    <w:right w:val="none" w:sz="0" w:space="0" w:color="auto"/>
                  </w:divBdr>
                </w:div>
                <w:div w:id="1167600116">
                  <w:marLeft w:val="640"/>
                  <w:marRight w:val="0"/>
                  <w:marTop w:val="0"/>
                  <w:marBottom w:val="0"/>
                  <w:divBdr>
                    <w:top w:val="none" w:sz="0" w:space="0" w:color="auto"/>
                    <w:left w:val="none" w:sz="0" w:space="0" w:color="auto"/>
                    <w:bottom w:val="none" w:sz="0" w:space="0" w:color="auto"/>
                    <w:right w:val="none" w:sz="0" w:space="0" w:color="auto"/>
                  </w:divBdr>
                </w:div>
                <w:div w:id="1194265958">
                  <w:marLeft w:val="640"/>
                  <w:marRight w:val="0"/>
                  <w:marTop w:val="0"/>
                  <w:marBottom w:val="0"/>
                  <w:divBdr>
                    <w:top w:val="none" w:sz="0" w:space="0" w:color="auto"/>
                    <w:left w:val="none" w:sz="0" w:space="0" w:color="auto"/>
                    <w:bottom w:val="none" w:sz="0" w:space="0" w:color="auto"/>
                    <w:right w:val="none" w:sz="0" w:space="0" w:color="auto"/>
                  </w:divBdr>
                </w:div>
                <w:div w:id="1217669758">
                  <w:marLeft w:val="640"/>
                  <w:marRight w:val="0"/>
                  <w:marTop w:val="0"/>
                  <w:marBottom w:val="0"/>
                  <w:divBdr>
                    <w:top w:val="none" w:sz="0" w:space="0" w:color="auto"/>
                    <w:left w:val="none" w:sz="0" w:space="0" w:color="auto"/>
                    <w:bottom w:val="none" w:sz="0" w:space="0" w:color="auto"/>
                    <w:right w:val="none" w:sz="0" w:space="0" w:color="auto"/>
                  </w:divBdr>
                </w:div>
                <w:div w:id="1298797733">
                  <w:marLeft w:val="640"/>
                  <w:marRight w:val="0"/>
                  <w:marTop w:val="0"/>
                  <w:marBottom w:val="0"/>
                  <w:divBdr>
                    <w:top w:val="none" w:sz="0" w:space="0" w:color="auto"/>
                    <w:left w:val="none" w:sz="0" w:space="0" w:color="auto"/>
                    <w:bottom w:val="none" w:sz="0" w:space="0" w:color="auto"/>
                    <w:right w:val="none" w:sz="0" w:space="0" w:color="auto"/>
                  </w:divBdr>
                </w:div>
                <w:div w:id="1344356853">
                  <w:marLeft w:val="640"/>
                  <w:marRight w:val="0"/>
                  <w:marTop w:val="0"/>
                  <w:marBottom w:val="0"/>
                  <w:divBdr>
                    <w:top w:val="none" w:sz="0" w:space="0" w:color="auto"/>
                    <w:left w:val="none" w:sz="0" w:space="0" w:color="auto"/>
                    <w:bottom w:val="none" w:sz="0" w:space="0" w:color="auto"/>
                    <w:right w:val="none" w:sz="0" w:space="0" w:color="auto"/>
                  </w:divBdr>
                </w:div>
                <w:div w:id="1354989215">
                  <w:marLeft w:val="640"/>
                  <w:marRight w:val="0"/>
                  <w:marTop w:val="0"/>
                  <w:marBottom w:val="0"/>
                  <w:divBdr>
                    <w:top w:val="none" w:sz="0" w:space="0" w:color="auto"/>
                    <w:left w:val="none" w:sz="0" w:space="0" w:color="auto"/>
                    <w:bottom w:val="none" w:sz="0" w:space="0" w:color="auto"/>
                    <w:right w:val="none" w:sz="0" w:space="0" w:color="auto"/>
                  </w:divBdr>
                </w:div>
                <w:div w:id="1385563979">
                  <w:marLeft w:val="640"/>
                  <w:marRight w:val="0"/>
                  <w:marTop w:val="0"/>
                  <w:marBottom w:val="0"/>
                  <w:divBdr>
                    <w:top w:val="none" w:sz="0" w:space="0" w:color="auto"/>
                    <w:left w:val="none" w:sz="0" w:space="0" w:color="auto"/>
                    <w:bottom w:val="none" w:sz="0" w:space="0" w:color="auto"/>
                    <w:right w:val="none" w:sz="0" w:space="0" w:color="auto"/>
                  </w:divBdr>
                </w:div>
                <w:div w:id="1405952520">
                  <w:marLeft w:val="640"/>
                  <w:marRight w:val="0"/>
                  <w:marTop w:val="0"/>
                  <w:marBottom w:val="0"/>
                  <w:divBdr>
                    <w:top w:val="none" w:sz="0" w:space="0" w:color="auto"/>
                    <w:left w:val="none" w:sz="0" w:space="0" w:color="auto"/>
                    <w:bottom w:val="none" w:sz="0" w:space="0" w:color="auto"/>
                    <w:right w:val="none" w:sz="0" w:space="0" w:color="auto"/>
                  </w:divBdr>
                </w:div>
                <w:div w:id="1412118819">
                  <w:marLeft w:val="640"/>
                  <w:marRight w:val="0"/>
                  <w:marTop w:val="0"/>
                  <w:marBottom w:val="0"/>
                  <w:divBdr>
                    <w:top w:val="none" w:sz="0" w:space="0" w:color="auto"/>
                    <w:left w:val="none" w:sz="0" w:space="0" w:color="auto"/>
                    <w:bottom w:val="none" w:sz="0" w:space="0" w:color="auto"/>
                    <w:right w:val="none" w:sz="0" w:space="0" w:color="auto"/>
                  </w:divBdr>
                </w:div>
                <w:div w:id="1416780036">
                  <w:marLeft w:val="640"/>
                  <w:marRight w:val="0"/>
                  <w:marTop w:val="0"/>
                  <w:marBottom w:val="0"/>
                  <w:divBdr>
                    <w:top w:val="none" w:sz="0" w:space="0" w:color="auto"/>
                    <w:left w:val="none" w:sz="0" w:space="0" w:color="auto"/>
                    <w:bottom w:val="none" w:sz="0" w:space="0" w:color="auto"/>
                    <w:right w:val="none" w:sz="0" w:space="0" w:color="auto"/>
                  </w:divBdr>
                </w:div>
                <w:div w:id="1503157999">
                  <w:marLeft w:val="640"/>
                  <w:marRight w:val="0"/>
                  <w:marTop w:val="0"/>
                  <w:marBottom w:val="0"/>
                  <w:divBdr>
                    <w:top w:val="none" w:sz="0" w:space="0" w:color="auto"/>
                    <w:left w:val="none" w:sz="0" w:space="0" w:color="auto"/>
                    <w:bottom w:val="none" w:sz="0" w:space="0" w:color="auto"/>
                    <w:right w:val="none" w:sz="0" w:space="0" w:color="auto"/>
                  </w:divBdr>
                </w:div>
                <w:div w:id="1547063474">
                  <w:marLeft w:val="640"/>
                  <w:marRight w:val="0"/>
                  <w:marTop w:val="0"/>
                  <w:marBottom w:val="0"/>
                  <w:divBdr>
                    <w:top w:val="none" w:sz="0" w:space="0" w:color="auto"/>
                    <w:left w:val="none" w:sz="0" w:space="0" w:color="auto"/>
                    <w:bottom w:val="none" w:sz="0" w:space="0" w:color="auto"/>
                    <w:right w:val="none" w:sz="0" w:space="0" w:color="auto"/>
                  </w:divBdr>
                </w:div>
                <w:div w:id="1586458851">
                  <w:marLeft w:val="640"/>
                  <w:marRight w:val="0"/>
                  <w:marTop w:val="0"/>
                  <w:marBottom w:val="0"/>
                  <w:divBdr>
                    <w:top w:val="none" w:sz="0" w:space="0" w:color="auto"/>
                    <w:left w:val="none" w:sz="0" w:space="0" w:color="auto"/>
                    <w:bottom w:val="none" w:sz="0" w:space="0" w:color="auto"/>
                    <w:right w:val="none" w:sz="0" w:space="0" w:color="auto"/>
                  </w:divBdr>
                </w:div>
                <w:div w:id="1590457755">
                  <w:marLeft w:val="640"/>
                  <w:marRight w:val="0"/>
                  <w:marTop w:val="0"/>
                  <w:marBottom w:val="0"/>
                  <w:divBdr>
                    <w:top w:val="none" w:sz="0" w:space="0" w:color="auto"/>
                    <w:left w:val="none" w:sz="0" w:space="0" w:color="auto"/>
                    <w:bottom w:val="none" w:sz="0" w:space="0" w:color="auto"/>
                    <w:right w:val="none" w:sz="0" w:space="0" w:color="auto"/>
                  </w:divBdr>
                </w:div>
                <w:div w:id="1628856994">
                  <w:marLeft w:val="640"/>
                  <w:marRight w:val="0"/>
                  <w:marTop w:val="0"/>
                  <w:marBottom w:val="0"/>
                  <w:divBdr>
                    <w:top w:val="none" w:sz="0" w:space="0" w:color="auto"/>
                    <w:left w:val="none" w:sz="0" w:space="0" w:color="auto"/>
                    <w:bottom w:val="none" w:sz="0" w:space="0" w:color="auto"/>
                    <w:right w:val="none" w:sz="0" w:space="0" w:color="auto"/>
                  </w:divBdr>
                </w:div>
                <w:div w:id="1677807508">
                  <w:marLeft w:val="640"/>
                  <w:marRight w:val="0"/>
                  <w:marTop w:val="0"/>
                  <w:marBottom w:val="0"/>
                  <w:divBdr>
                    <w:top w:val="none" w:sz="0" w:space="0" w:color="auto"/>
                    <w:left w:val="none" w:sz="0" w:space="0" w:color="auto"/>
                    <w:bottom w:val="none" w:sz="0" w:space="0" w:color="auto"/>
                    <w:right w:val="none" w:sz="0" w:space="0" w:color="auto"/>
                  </w:divBdr>
                </w:div>
                <w:div w:id="1697384733">
                  <w:marLeft w:val="640"/>
                  <w:marRight w:val="0"/>
                  <w:marTop w:val="0"/>
                  <w:marBottom w:val="0"/>
                  <w:divBdr>
                    <w:top w:val="none" w:sz="0" w:space="0" w:color="auto"/>
                    <w:left w:val="none" w:sz="0" w:space="0" w:color="auto"/>
                    <w:bottom w:val="none" w:sz="0" w:space="0" w:color="auto"/>
                    <w:right w:val="none" w:sz="0" w:space="0" w:color="auto"/>
                  </w:divBdr>
                </w:div>
                <w:div w:id="1718775161">
                  <w:marLeft w:val="640"/>
                  <w:marRight w:val="0"/>
                  <w:marTop w:val="0"/>
                  <w:marBottom w:val="0"/>
                  <w:divBdr>
                    <w:top w:val="none" w:sz="0" w:space="0" w:color="auto"/>
                    <w:left w:val="none" w:sz="0" w:space="0" w:color="auto"/>
                    <w:bottom w:val="none" w:sz="0" w:space="0" w:color="auto"/>
                    <w:right w:val="none" w:sz="0" w:space="0" w:color="auto"/>
                  </w:divBdr>
                </w:div>
                <w:div w:id="1772629463">
                  <w:marLeft w:val="640"/>
                  <w:marRight w:val="0"/>
                  <w:marTop w:val="0"/>
                  <w:marBottom w:val="0"/>
                  <w:divBdr>
                    <w:top w:val="none" w:sz="0" w:space="0" w:color="auto"/>
                    <w:left w:val="none" w:sz="0" w:space="0" w:color="auto"/>
                    <w:bottom w:val="none" w:sz="0" w:space="0" w:color="auto"/>
                    <w:right w:val="none" w:sz="0" w:space="0" w:color="auto"/>
                  </w:divBdr>
                </w:div>
                <w:div w:id="1781685857">
                  <w:marLeft w:val="640"/>
                  <w:marRight w:val="0"/>
                  <w:marTop w:val="0"/>
                  <w:marBottom w:val="0"/>
                  <w:divBdr>
                    <w:top w:val="none" w:sz="0" w:space="0" w:color="auto"/>
                    <w:left w:val="none" w:sz="0" w:space="0" w:color="auto"/>
                    <w:bottom w:val="none" w:sz="0" w:space="0" w:color="auto"/>
                    <w:right w:val="none" w:sz="0" w:space="0" w:color="auto"/>
                  </w:divBdr>
                </w:div>
                <w:div w:id="1808547487">
                  <w:marLeft w:val="640"/>
                  <w:marRight w:val="0"/>
                  <w:marTop w:val="0"/>
                  <w:marBottom w:val="0"/>
                  <w:divBdr>
                    <w:top w:val="none" w:sz="0" w:space="0" w:color="auto"/>
                    <w:left w:val="none" w:sz="0" w:space="0" w:color="auto"/>
                    <w:bottom w:val="none" w:sz="0" w:space="0" w:color="auto"/>
                    <w:right w:val="none" w:sz="0" w:space="0" w:color="auto"/>
                  </w:divBdr>
                </w:div>
                <w:div w:id="1819304099">
                  <w:marLeft w:val="640"/>
                  <w:marRight w:val="0"/>
                  <w:marTop w:val="0"/>
                  <w:marBottom w:val="0"/>
                  <w:divBdr>
                    <w:top w:val="none" w:sz="0" w:space="0" w:color="auto"/>
                    <w:left w:val="none" w:sz="0" w:space="0" w:color="auto"/>
                    <w:bottom w:val="none" w:sz="0" w:space="0" w:color="auto"/>
                    <w:right w:val="none" w:sz="0" w:space="0" w:color="auto"/>
                  </w:divBdr>
                </w:div>
                <w:div w:id="1841582316">
                  <w:marLeft w:val="640"/>
                  <w:marRight w:val="0"/>
                  <w:marTop w:val="0"/>
                  <w:marBottom w:val="0"/>
                  <w:divBdr>
                    <w:top w:val="none" w:sz="0" w:space="0" w:color="auto"/>
                    <w:left w:val="none" w:sz="0" w:space="0" w:color="auto"/>
                    <w:bottom w:val="none" w:sz="0" w:space="0" w:color="auto"/>
                    <w:right w:val="none" w:sz="0" w:space="0" w:color="auto"/>
                  </w:divBdr>
                </w:div>
                <w:div w:id="1864242163">
                  <w:marLeft w:val="640"/>
                  <w:marRight w:val="0"/>
                  <w:marTop w:val="0"/>
                  <w:marBottom w:val="0"/>
                  <w:divBdr>
                    <w:top w:val="none" w:sz="0" w:space="0" w:color="auto"/>
                    <w:left w:val="none" w:sz="0" w:space="0" w:color="auto"/>
                    <w:bottom w:val="none" w:sz="0" w:space="0" w:color="auto"/>
                    <w:right w:val="none" w:sz="0" w:space="0" w:color="auto"/>
                  </w:divBdr>
                </w:div>
                <w:div w:id="1878545504">
                  <w:marLeft w:val="640"/>
                  <w:marRight w:val="0"/>
                  <w:marTop w:val="0"/>
                  <w:marBottom w:val="0"/>
                  <w:divBdr>
                    <w:top w:val="none" w:sz="0" w:space="0" w:color="auto"/>
                    <w:left w:val="none" w:sz="0" w:space="0" w:color="auto"/>
                    <w:bottom w:val="none" w:sz="0" w:space="0" w:color="auto"/>
                    <w:right w:val="none" w:sz="0" w:space="0" w:color="auto"/>
                  </w:divBdr>
                </w:div>
                <w:div w:id="1939828068">
                  <w:marLeft w:val="640"/>
                  <w:marRight w:val="0"/>
                  <w:marTop w:val="0"/>
                  <w:marBottom w:val="0"/>
                  <w:divBdr>
                    <w:top w:val="none" w:sz="0" w:space="0" w:color="auto"/>
                    <w:left w:val="none" w:sz="0" w:space="0" w:color="auto"/>
                    <w:bottom w:val="none" w:sz="0" w:space="0" w:color="auto"/>
                    <w:right w:val="none" w:sz="0" w:space="0" w:color="auto"/>
                  </w:divBdr>
                </w:div>
                <w:div w:id="1953005131">
                  <w:marLeft w:val="640"/>
                  <w:marRight w:val="0"/>
                  <w:marTop w:val="0"/>
                  <w:marBottom w:val="0"/>
                  <w:divBdr>
                    <w:top w:val="none" w:sz="0" w:space="0" w:color="auto"/>
                    <w:left w:val="none" w:sz="0" w:space="0" w:color="auto"/>
                    <w:bottom w:val="none" w:sz="0" w:space="0" w:color="auto"/>
                    <w:right w:val="none" w:sz="0" w:space="0" w:color="auto"/>
                  </w:divBdr>
                </w:div>
                <w:div w:id="1976518561">
                  <w:marLeft w:val="640"/>
                  <w:marRight w:val="0"/>
                  <w:marTop w:val="0"/>
                  <w:marBottom w:val="0"/>
                  <w:divBdr>
                    <w:top w:val="none" w:sz="0" w:space="0" w:color="auto"/>
                    <w:left w:val="none" w:sz="0" w:space="0" w:color="auto"/>
                    <w:bottom w:val="none" w:sz="0" w:space="0" w:color="auto"/>
                    <w:right w:val="none" w:sz="0" w:space="0" w:color="auto"/>
                  </w:divBdr>
                </w:div>
                <w:div w:id="2006128799">
                  <w:marLeft w:val="640"/>
                  <w:marRight w:val="0"/>
                  <w:marTop w:val="0"/>
                  <w:marBottom w:val="0"/>
                  <w:divBdr>
                    <w:top w:val="none" w:sz="0" w:space="0" w:color="auto"/>
                    <w:left w:val="none" w:sz="0" w:space="0" w:color="auto"/>
                    <w:bottom w:val="none" w:sz="0" w:space="0" w:color="auto"/>
                    <w:right w:val="none" w:sz="0" w:space="0" w:color="auto"/>
                  </w:divBdr>
                </w:div>
                <w:div w:id="2011373946">
                  <w:marLeft w:val="640"/>
                  <w:marRight w:val="0"/>
                  <w:marTop w:val="0"/>
                  <w:marBottom w:val="0"/>
                  <w:divBdr>
                    <w:top w:val="none" w:sz="0" w:space="0" w:color="auto"/>
                    <w:left w:val="none" w:sz="0" w:space="0" w:color="auto"/>
                    <w:bottom w:val="none" w:sz="0" w:space="0" w:color="auto"/>
                    <w:right w:val="none" w:sz="0" w:space="0" w:color="auto"/>
                  </w:divBdr>
                </w:div>
                <w:div w:id="2033870914">
                  <w:marLeft w:val="640"/>
                  <w:marRight w:val="0"/>
                  <w:marTop w:val="0"/>
                  <w:marBottom w:val="0"/>
                  <w:divBdr>
                    <w:top w:val="none" w:sz="0" w:space="0" w:color="auto"/>
                    <w:left w:val="none" w:sz="0" w:space="0" w:color="auto"/>
                    <w:bottom w:val="none" w:sz="0" w:space="0" w:color="auto"/>
                    <w:right w:val="none" w:sz="0" w:space="0" w:color="auto"/>
                  </w:divBdr>
                </w:div>
                <w:div w:id="2077389348">
                  <w:marLeft w:val="640"/>
                  <w:marRight w:val="0"/>
                  <w:marTop w:val="0"/>
                  <w:marBottom w:val="0"/>
                  <w:divBdr>
                    <w:top w:val="none" w:sz="0" w:space="0" w:color="auto"/>
                    <w:left w:val="none" w:sz="0" w:space="0" w:color="auto"/>
                    <w:bottom w:val="none" w:sz="0" w:space="0" w:color="auto"/>
                    <w:right w:val="none" w:sz="0" w:space="0" w:color="auto"/>
                  </w:divBdr>
                </w:div>
              </w:divsChild>
            </w:div>
            <w:div w:id="95181320">
              <w:marLeft w:val="0"/>
              <w:marRight w:val="0"/>
              <w:marTop w:val="0"/>
              <w:marBottom w:val="0"/>
              <w:divBdr>
                <w:top w:val="none" w:sz="0" w:space="0" w:color="auto"/>
                <w:left w:val="none" w:sz="0" w:space="0" w:color="auto"/>
                <w:bottom w:val="none" w:sz="0" w:space="0" w:color="auto"/>
                <w:right w:val="none" w:sz="0" w:space="0" w:color="auto"/>
              </w:divBdr>
              <w:divsChild>
                <w:div w:id="26218554">
                  <w:marLeft w:val="640"/>
                  <w:marRight w:val="0"/>
                  <w:marTop w:val="0"/>
                  <w:marBottom w:val="0"/>
                  <w:divBdr>
                    <w:top w:val="none" w:sz="0" w:space="0" w:color="auto"/>
                    <w:left w:val="none" w:sz="0" w:space="0" w:color="auto"/>
                    <w:bottom w:val="none" w:sz="0" w:space="0" w:color="auto"/>
                    <w:right w:val="none" w:sz="0" w:space="0" w:color="auto"/>
                  </w:divBdr>
                </w:div>
                <w:div w:id="124855475">
                  <w:marLeft w:val="640"/>
                  <w:marRight w:val="0"/>
                  <w:marTop w:val="0"/>
                  <w:marBottom w:val="0"/>
                  <w:divBdr>
                    <w:top w:val="none" w:sz="0" w:space="0" w:color="auto"/>
                    <w:left w:val="none" w:sz="0" w:space="0" w:color="auto"/>
                    <w:bottom w:val="none" w:sz="0" w:space="0" w:color="auto"/>
                    <w:right w:val="none" w:sz="0" w:space="0" w:color="auto"/>
                  </w:divBdr>
                </w:div>
                <w:div w:id="240069686">
                  <w:marLeft w:val="640"/>
                  <w:marRight w:val="0"/>
                  <w:marTop w:val="0"/>
                  <w:marBottom w:val="0"/>
                  <w:divBdr>
                    <w:top w:val="none" w:sz="0" w:space="0" w:color="auto"/>
                    <w:left w:val="none" w:sz="0" w:space="0" w:color="auto"/>
                    <w:bottom w:val="none" w:sz="0" w:space="0" w:color="auto"/>
                    <w:right w:val="none" w:sz="0" w:space="0" w:color="auto"/>
                  </w:divBdr>
                </w:div>
                <w:div w:id="273829205">
                  <w:marLeft w:val="640"/>
                  <w:marRight w:val="0"/>
                  <w:marTop w:val="0"/>
                  <w:marBottom w:val="0"/>
                  <w:divBdr>
                    <w:top w:val="none" w:sz="0" w:space="0" w:color="auto"/>
                    <w:left w:val="none" w:sz="0" w:space="0" w:color="auto"/>
                    <w:bottom w:val="none" w:sz="0" w:space="0" w:color="auto"/>
                    <w:right w:val="none" w:sz="0" w:space="0" w:color="auto"/>
                  </w:divBdr>
                </w:div>
                <w:div w:id="276837373">
                  <w:marLeft w:val="640"/>
                  <w:marRight w:val="0"/>
                  <w:marTop w:val="0"/>
                  <w:marBottom w:val="0"/>
                  <w:divBdr>
                    <w:top w:val="none" w:sz="0" w:space="0" w:color="auto"/>
                    <w:left w:val="none" w:sz="0" w:space="0" w:color="auto"/>
                    <w:bottom w:val="none" w:sz="0" w:space="0" w:color="auto"/>
                    <w:right w:val="none" w:sz="0" w:space="0" w:color="auto"/>
                  </w:divBdr>
                </w:div>
                <w:div w:id="277572295">
                  <w:marLeft w:val="640"/>
                  <w:marRight w:val="0"/>
                  <w:marTop w:val="0"/>
                  <w:marBottom w:val="0"/>
                  <w:divBdr>
                    <w:top w:val="none" w:sz="0" w:space="0" w:color="auto"/>
                    <w:left w:val="none" w:sz="0" w:space="0" w:color="auto"/>
                    <w:bottom w:val="none" w:sz="0" w:space="0" w:color="auto"/>
                    <w:right w:val="none" w:sz="0" w:space="0" w:color="auto"/>
                  </w:divBdr>
                </w:div>
                <w:div w:id="280772674">
                  <w:marLeft w:val="640"/>
                  <w:marRight w:val="0"/>
                  <w:marTop w:val="0"/>
                  <w:marBottom w:val="0"/>
                  <w:divBdr>
                    <w:top w:val="none" w:sz="0" w:space="0" w:color="auto"/>
                    <w:left w:val="none" w:sz="0" w:space="0" w:color="auto"/>
                    <w:bottom w:val="none" w:sz="0" w:space="0" w:color="auto"/>
                    <w:right w:val="none" w:sz="0" w:space="0" w:color="auto"/>
                  </w:divBdr>
                </w:div>
                <w:div w:id="284239912">
                  <w:marLeft w:val="640"/>
                  <w:marRight w:val="0"/>
                  <w:marTop w:val="0"/>
                  <w:marBottom w:val="0"/>
                  <w:divBdr>
                    <w:top w:val="none" w:sz="0" w:space="0" w:color="auto"/>
                    <w:left w:val="none" w:sz="0" w:space="0" w:color="auto"/>
                    <w:bottom w:val="none" w:sz="0" w:space="0" w:color="auto"/>
                    <w:right w:val="none" w:sz="0" w:space="0" w:color="auto"/>
                  </w:divBdr>
                </w:div>
                <w:div w:id="340276686">
                  <w:marLeft w:val="640"/>
                  <w:marRight w:val="0"/>
                  <w:marTop w:val="0"/>
                  <w:marBottom w:val="0"/>
                  <w:divBdr>
                    <w:top w:val="none" w:sz="0" w:space="0" w:color="auto"/>
                    <w:left w:val="none" w:sz="0" w:space="0" w:color="auto"/>
                    <w:bottom w:val="none" w:sz="0" w:space="0" w:color="auto"/>
                    <w:right w:val="none" w:sz="0" w:space="0" w:color="auto"/>
                  </w:divBdr>
                </w:div>
                <w:div w:id="366837029">
                  <w:marLeft w:val="640"/>
                  <w:marRight w:val="0"/>
                  <w:marTop w:val="0"/>
                  <w:marBottom w:val="0"/>
                  <w:divBdr>
                    <w:top w:val="none" w:sz="0" w:space="0" w:color="auto"/>
                    <w:left w:val="none" w:sz="0" w:space="0" w:color="auto"/>
                    <w:bottom w:val="none" w:sz="0" w:space="0" w:color="auto"/>
                    <w:right w:val="none" w:sz="0" w:space="0" w:color="auto"/>
                  </w:divBdr>
                </w:div>
                <w:div w:id="372846897">
                  <w:marLeft w:val="640"/>
                  <w:marRight w:val="0"/>
                  <w:marTop w:val="0"/>
                  <w:marBottom w:val="0"/>
                  <w:divBdr>
                    <w:top w:val="none" w:sz="0" w:space="0" w:color="auto"/>
                    <w:left w:val="none" w:sz="0" w:space="0" w:color="auto"/>
                    <w:bottom w:val="none" w:sz="0" w:space="0" w:color="auto"/>
                    <w:right w:val="none" w:sz="0" w:space="0" w:color="auto"/>
                  </w:divBdr>
                </w:div>
                <w:div w:id="387412779">
                  <w:marLeft w:val="640"/>
                  <w:marRight w:val="0"/>
                  <w:marTop w:val="0"/>
                  <w:marBottom w:val="0"/>
                  <w:divBdr>
                    <w:top w:val="none" w:sz="0" w:space="0" w:color="auto"/>
                    <w:left w:val="none" w:sz="0" w:space="0" w:color="auto"/>
                    <w:bottom w:val="none" w:sz="0" w:space="0" w:color="auto"/>
                    <w:right w:val="none" w:sz="0" w:space="0" w:color="auto"/>
                  </w:divBdr>
                </w:div>
                <w:div w:id="429392661">
                  <w:marLeft w:val="640"/>
                  <w:marRight w:val="0"/>
                  <w:marTop w:val="0"/>
                  <w:marBottom w:val="0"/>
                  <w:divBdr>
                    <w:top w:val="none" w:sz="0" w:space="0" w:color="auto"/>
                    <w:left w:val="none" w:sz="0" w:space="0" w:color="auto"/>
                    <w:bottom w:val="none" w:sz="0" w:space="0" w:color="auto"/>
                    <w:right w:val="none" w:sz="0" w:space="0" w:color="auto"/>
                  </w:divBdr>
                </w:div>
                <w:div w:id="511771313">
                  <w:marLeft w:val="640"/>
                  <w:marRight w:val="0"/>
                  <w:marTop w:val="0"/>
                  <w:marBottom w:val="0"/>
                  <w:divBdr>
                    <w:top w:val="none" w:sz="0" w:space="0" w:color="auto"/>
                    <w:left w:val="none" w:sz="0" w:space="0" w:color="auto"/>
                    <w:bottom w:val="none" w:sz="0" w:space="0" w:color="auto"/>
                    <w:right w:val="none" w:sz="0" w:space="0" w:color="auto"/>
                  </w:divBdr>
                </w:div>
                <w:div w:id="564679379">
                  <w:marLeft w:val="640"/>
                  <w:marRight w:val="0"/>
                  <w:marTop w:val="0"/>
                  <w:marBottom w:val="0"/>
                  <w:divBdr>
                    <w:top w:val="none" w:sz="0" w:space="0" w:color="auto"/>
                    <w:left w:val="none" w:sz="0" w:space="0" w:color="auto"/>
                    <w:bottom w:val="none" w:sz="0" w:space="0" w:color="auto"/>
                    <w:right w:val="none" w:sz="0" w:space="0" w:color="auto"/>
                  </w:divBdr>
                </w:div>
                <w:div w:id="564876708">
                  <w:marLeft w:val="640"/>
                  <w:marRight w:val="0"/>
                  <w:marTop w:val="0"/>
                  <w:marBottom w:val="0"/>
                  <w:divBdr>
                    <w:top w:val="none" w:sz="0" w:space="0" w:color="auto"/>
                    <w:left w:val="none" w:sz="0" w:space="0" w:color="auto"/>
                    <w:bottom w:val="none" w:sz="0" w:space="0" w:color="auto"/>
                    <w:right w:val="none" w:sz="0" w:space="0" w:color="auto"/>
                  </w:divBdr>
                </w:div>
                <w:div w:id="569734157">
                  <w:marLeft w:val="640"/>
                  <w:marRight w:val="0"/>
                  <w:marTop w:val="0"/>
                  <w:marBottom w:val="0"/>
                  <w:divBdr>
                    <w:top w:val="none" w:sz="0" w:space="0" w:color="auto"/>
                    <w:left w:val="none" w:sz="0" w:space="0" w:color="auto"/>
                    <w:bottom w:val="none" w:sz="0" w:space="0" w:color="auto"/>
                    <w:right w:val="none" w:sz="0" w:space="0" w:color="auto"/>
                  </w:divBdr>
                </w:div>
                <w:div w:id="570118067">
                  <w:marLeft w:val="640"/>
                  <w:marRight w:val="0"/>
                  <w:marTop w:val="0"/>
                  <w:marBottom w:val="0"/>
                  <w:divBdr>
                    <w:top w:val="none" w:sz="0" w:space="0" w:color="auto"/>
                    <w:left w:val="none" w:sz="0" w:space="0" w:color="auto"/>
                    <w:bottom w:val="none" w:sz="0" w:space="0" w:color="auto"/>
                    <w:right w:val="none" w:sz="0" w:space="0" w:color="auto"/>
                  </w:divBdr>
                </w:div>
                <w:div w:id="572860370">
                  <w:marLeft w:val="640"/>
                  <w:marRight w:val="0"/>
                  <w:marTop w:val="0"/>
                  <w:marBottom w:val="0"/>
                  <w:divBdr>
                    <w:top w:val="none" w:sz="0" w:space="0" w:color="auto"/>
                    <w:left w:val="none" w:sz="0" w:space="0" w:color="auto"/>
                    <w:bottom w:val="none" w:sz="0" w:space="0" w:color="auto"/>
                    <w:right w:val="none" w:sz="0" w:space="0" w:color="auto"/>
                  </w:divBdr>
                </w:div>
                <w:div w:id="609317064">
                  <w:marLeft w:val="640"/>
                  <w:marRight w:val="0"/>
                  <w:marTop w:val="0"/>
                  <w:marBottom w:val="0"/>
                  <w:divBdr>
                    <w:top w:val="none" w:sz="0" w:space="0" w:color="auto"/>
                    <w:left w:val="none" w:sz="0" w:space="0" w:color="auto"/>
                    <w:bottom w:val="none" w:sz="0" w:space="0" w:color="auto"/>
                    <w:right w:val="none" w:sz="0" w:space="0" w:color="auto"/>
                  </w:divBdr>
                </w:div>
                <w:div w:id="715467245">
                  <w:marLeft w:val="640"/>
                  <w:marRight w:val="0"/>
                  <w:marTop w:val="0"/>
                  <w:marBottom w:val="0"/>
                  <w:divBdr>
                    <w:top w:val="none" w:sz="0" w:space="0" w:color="auto"/>
                    <w:left w:val="none" w:sz="0" w:space="0" w:color="auto"/>
                    <w:bottom w:val="none" w:sz="0" w:space="0" w:color="auto"/>
                    <w:right w:val="none" w:sz="0" w:space="0" w:color="auto"/>
                  </w:divBdr>
                </w:div>
                <w:div w:id="767386637">
                  <w:marLeft w:val="640"/>
                  <w:marRight w:val="0"/>
                  <w:marTop w:val="0"/>
                  <w:marBottom w:val="0"/>
                  <w:divBdr>
                    <w:top w:val="none" w:sz="0" w:space="0" w:color="auto"/>
                    <w:left w:val="none" w:sz="0" w:space="0" w:color="auto"/>
                    <w:bottom w:val="none" w:sz="0" w:space="0" w:color="auto"/>
                    <w:right w:val="none" w:sz="0" w:space="0" w:color="auto"/>
                  </w:divBdr>
                </w:div>
                <w:div w:id="793254173">
                  <w:marLeft w:val="640"/>
                  <w:marRight w:val="0"/>
                  <w:marTop w:val="0"/>
                  <w:marBottom w:val="0"/>
                  <w:divBdr>
                    <w:top w:val="none" w:sz="0" w:space="0" w:color="auto"/>
                    <w:left w:val="none" w:sz="0" w:space="0" w:color="auto"/>
                    <w:bottom w:val="none" w:sz="0" w:space="0" w:color="auto"/>
                    <w:right w:val="none" w:sz="0" w:space="0" w:color="auto"/>
                  </w:divBdr>
                </w:div>
                <w:div w:id="848565965">
                  <w:marLeft w:val="640"/>
                  <w:marRight w:val="0"/>
                  <w:marTop w:val="0"/>
                  <w:marBottom w:val="0"/>
                  <w:divBdr>
                    <w:top w:val="none" w:sz="0" w:space="0" w:color="auto"/>
                    <w:left w:val="none" w:sz="0" w:space="0" w:color="auto"/>
                    <w:bottom w:val="none" w:sz="0" w:space="0" w:color="auto"/>
                    <w:right w:val="none" w:sz="0" w:space="0" w:color="auto"/>
                  </w:divBdr>
                </w:div>
                <w:div w:id="933437344">
                  <w:marLeft w:val="640"/>
                  <w:marRight w:val="0"/>
                  <w:marTop w:val="0"/>
                  <w:marBottom w:val="0"/>
                  <w:divBdr>
                    <w:top w:val="none" w:sz="0" w:space="0" w:color="auto"/>
                    <w:left w:val="none" w:sz="0" w:space="0" w:color="auto"/>
                    <w:bottom w:val="none" w:sz="0" w:space="0" w:color="auto"/>
                    <w:right w:val="none" w:sz="0" w:space="0" w:color="auto"/>
                  </w:divBdr>
                </w:div>
                <w:div w:id="992294367">
                  <w:marLeft w:val="640"/>
                  <w:marRight w:val="0"/>
                  <w:marTop w:val="0"/>
                  <w:marBottom w:val="0"/>
                  <w:divBdr>
                    <w:top w:val="none" w:sz="0" w:space="0" w:color="auto"/>
                    <w:left w:val="none" w:sz="0" w:space="0" w:color="auto"/>
                    <w:bottom w:val="none" w:sz="0" w:space="0" w:color="auto"/>
                    <w:right w:val="none" w:sz="0" w:space="0" w:color="auto"/>
                  </w:divBdr>
                </w:div>
                <w:div w:id="1078677929">
                  <w:marLeft w:val="640"/>
                  <w:marRight w:val="0"/>
                  <w:marTop w:val="0"/>
                  <w:marBottom w:val="0"/>
                  <w:divBdr>
                    <w:top w:val="none" w:sz="0" w:space="0" w:color="auto"/>
                    <w:left w:val="none" w:sz="0" w:space="0" w:color="auto"/>
                    <w:bottom w:val="none" w:sz="0" w:space="0" w:color="auto"/>
                    <w:right w:val="none" w:sz="0" w:space="0" w:color="auto"/>
                  </w:divBdr>
                </w:div>
                <w:div w:id="1082068033">
                  <w:marLeft w:val="640"/>
                  <w:marRight w:val="0"/>
                  <w:marTop w:val="0"/>
                  <w:marBottom w:val="0"/>
                  <w:divBdr>
                    <w:top w:val="none" w:sz="0" w:space="0" w:color="auto"/>
                    <w:left w:val="none" w:sz="0" w:space="0" w:color="auto"/>
                    <w:bottom w:val="none" w:sz="0" w:space="0" w:color="auto"/>
                    <w:right w:val="none" w:sz="0" w:space="0" w:color="auto"/>
                  </w:divBdr>
                </w:div>
                <w:div w:id="1084910060">
                  <w:marLeft w:val="640"/>
                  <w:marRight w:val="0"/>
                  <w:marTop w:val="0"/>
                  <w:marBottom w:val="0"/>
                  <w:divBdr>
                    <w:top w:val="none" w:sz="0" w:space="0" w:color="auto"/>
                    <w:left w:val="none" w:sz="0" w:space="0" w:color="auto"/>
                    <w:bottom w:val="none" w:sz="0" w:space="0" w:color="auto"/>
                    <w:right w:val="none" w:sz="0" w:space="0" w:color="auto"/>
                  </w:divBdr>
                </w:div>
                <w:div w:id="1094352055">
                  <w:marLeft w:val="640"/>
                  <w:marRight w:val="0"/>
                  <w:marTop w:val="0"/>
                  <w:marBottom w:val="0"/>
                  <w:divBdr>
                    <w:top w:val="none" w:sz="0" w:space="0" w:color="auto"/>
                    <w:left w:val="none" w:sz="0" w:space="0" w:color="auto"/>
                    <w:bottom w:val="none" w:sz="0" w:space="0" w:color="auto"/>
                    <w:right w:val="none" w:sz="0" w:space="0" w:color="auto"/>
                  </w:divBdr>
                </w:div>
                <w:div w:id="1110277531">
                  <w:marLeft w:val="640"/>
                  <w:marRight w:val="0"/>
                  <w:marTop w:val="0"/>
                  <w:marBottom w:val="0"/>
                  <w:divBdr>
                    <w:top w:val="none" w:sz="0" w:space="0" w:color="auto"/>
                    <w:left w:val="none" w:sz="0" w:space="0" w:color="auto"/>
                    <w:bottom w:val="none" w:sz="0" w:space="0" w:color="auto"/>
                    <w:right w:val="none" w:sz="0" w:space="0" w:color="auto"/>
                  </w:divBdr>
                </w:div>
                <w:div w:id="1133714098">
                  <w:marLeft w:val="640"/>
                  <w:marRight w:val="0"/>
                  <w:marTop w:val="0"/>
                  <w:marBottom w:val="0"/>
                  <w:divBdr>
                    <w:top w:val="none" w:sz="0" w:space="0" w:color="auto"/>
                    <w:left w:val="none" w:sz="0" w:space="0" w:color="auto"/>
                    <w:bottom w:val="none" w:sz="0" w:space="0" w:color="auto"/>
                    <w:right w:val="none" w:sz="0" w:space="0" w:color="auto"/>
                  </w:divBdr>
                </w:div>
                <w:div w:id="1147436211">
                  <w:marLeft w:val="640"/>
                  <w:marRight w:val="0"/>
                  <w:marTop w:val="0"/>
                  <w:marBottom w:val="0"/>
                  <w:divBdr>
                    <w:top w:val="none" w:sz="0" w:space="0" w:color="auto"/>
                    <w:left w:val="none" w:sz="0" w:space="0" w:color="auto"/>
                    <w:bottom w:val="none" w:sz="0" w:space="0" w:color="auto"/>
                    <w:right w:val="none" w:sz="0" w:space="0" w:color="auto"/>
                  </w:divBdr>
                </w:div>
                <w:div w:id="1215968829">
                  <w:marLeft w:val="640"/>
                  <w:marRight w:val="0"/>
                  <w:marTop w:val="0"/>
                  <w:marBottom w:val="0"/>
                  <w:divBdr>
                    <w:top w:val="none" w:sz="0" w:space="0" w:color="auto"/>
                    <w:left w:val="none" w:sz="0" w:space="0" w:color="auto"/>
                    <w:bottom w:val="none" w:sz="0" w:space="0" w:color="auto"/>
                    <w:right w:val="none" w:sz="0" w:space="0" w:color="auto"/>
                  </w:divBdr>
                </w:div>
                <w:div w:id="1252733917">
                  <w:marLeft w:val="640"/>
                  <w:marRight w:val="0"/>
                  <w:marTop w:val="0"/>
                  <w:marBottom w:val="0"/>
                  <w:divBdr>
                    <w:top w:val="none" w:sz="0" w:space="0" w:color="auto"/>
                    <w:left w:val="none" w:sz="0" w:space="0" w:color="auto"/>
                    <w:bottom w:val="none" w:sz="0" w:space="0" w:color="auto"/>
                    <w:right w:val="none" w:sz="0" w:space="0" w:color="auto"/>
                  </w:divBdr>
                </w:div>
                <w:div w:id="1263687492">
                  <w:marLeft w:val="640"/>
                  <w:marRight w:val="0"/>
                  <w:marTop w:val="0"/>
                  <w:marBottom w:val="0"/>
                  <w:divBdr>
                    <w:top w:val="none" w:sz="0" w:space="0" w:color="auto"/>
                    <w:left w:val="none" w:sz="0" w:space="0" w:color="auto"/>
                    <w:bottom w:val="none" w:sz="0" w:space="0" w:color="auto"/>
                    <w:right w:val="none" w:sz="0" w:space="0" w:color="auto"/>
                  </w:divBdr>
                </w:div>
                <w:div w:id="1270622232">
                  <w:marLeft w:val="640"/>
                  <w:marRight w:val="0"/>
                  <w:marTop w:val="0"/>
                  <w:marBottom w:val="0"/>
                  <w:divBdr>
                    <w:top w:val="none" w:sz="0" w:space="0" w:color="auto"/>
                    <w:left w:val="none" w:sz="0" w:space="0" w:color="auto"/>
                    <w:bottom w:val="none" w:sz="0" w:space="0" w:color="auto"/>
                    <w:right w:val="none" w:sz="0" w:space="0" w:color="auto"/>
                  </w:divBdr>
                </w:div>
                <w:div w:id="1280801943">
                  <w:marLeft w:val="640"/>
                  <w:marRight w:val="0"/>
                  <w:marTop w:val="0"/>
                  <w:marBottom w:val="0"/>
                  <w:divBdr>
                    <w:top w:val="none" w:sz="0" w:space="0" w:color="auto"/>
                    <w:left w:val="none" w:sz="0" w:space="0" w:color="auto"/>
                    <w:bottom w:val="none" w:sz="0" w:space="0" w:color="auto"/>
                    <w:right w:val="none" w:sz="0" w:space="0" w:color="auto"/>
                  </w:divBdr>
                </w:div>
                <w:div w:id="1307277780">
                  <w:marLeft w:val="640"/>
                  <w:marRight w:val="0"/>
                  <w:marTop w:val="0"/>
                  <w:marBottom w:val="0"/>
                  <w:divBdr>
                    <w:top w:val="none" w:sz="0" w:space="0" w:color="auto"/>
                    <w:left w:val="none" w:sz="0" w:space="0" w:color="auto"/>
                    <w:bottom w:val="none" w:sz="0" w:space="0" w:color="auto"/>
                    <w:right w:val="none" w:sz="0" w:space="0" w:color="auto"/>
                  </w:divBdr>
                </w:div>
                <w:div w:id="1332290676">
                  <w:marLeft w:val="640"/>
                  <w:marRight w:val="0"/>
                  <w:marTop w:val="0"/>
                  <w:marBottom w:val="0"/>
                  <w:divBdr>
                    <w:top w:val="none" w:sz="0" w:space="0" w:color="auto"/>
                    <w:left w:val="none" w:sz="0" w:space="0" w:color="auto"/>
                    <w:bottom w:val="none" w:sz="0" w:space="0" w:color="auto"/>
                    <w:right w:val="none" w:sz="0" w:space="0" w:color="auto"/>
                  </w:divBdr>
                </w:div>
                <w:div w:id="1353259676">
                  <w:marLeft w:val="640"/>
                  <w:marRight w:val="0"/>
                  <w:marTop w:val="0"/>
                  <w:marBottom w:val="0"/>
                  <w:divBdr>
                    <w:top w:val="none" w:sz="0" w:space="0" w:color="auto"/>
                    <w:left w:val="none" w:sz="0" w:space="0" w:color="auto"/>
                    <w:bottom w:val="none" w:sz="0" w:space="0" w:color="auto"/>
                    <w:right w:val="none" w:sz="0" w:space="0" w:color="auto"/>
                  </w:divBdr>
                </w:div>
                <w:div w:id="1360278550">
                  <w:marLeft w:val="640"/>
                  <w:marRight w:val="0"/>
                  <w:marTop w:val="0"/>
                  <w:marBottom w:val="0"/>
                  <w:divBdr>
                    <w:top w:val="none" w:sz="0" w:space="0" w:color="auto"/>
                    <w:left w:val="none" w:sz="0" w:space="0" w:color="auto"/>
                    <w:bottom w:val="none" w:sz="0" w:space="0" w:color="auto"/>
                    <w:right w:val="none" w:sz="0" w:space="0" w:color="auto"/>
                  </w:divBdr>
                </w:div>
                <w:div w:id="1361784445">
                  <w:marLeft w:val="640"/>
                  <w:marRight w:val="0"/>
                  <w:marTop w:val="0"/>
                  <w:marBottom w:val="0"/>
                  <w:divBdr>
                    <w:top w:val="none" w:sz="0" w:space="0" w:color="auto"/>
                    <w:left w:val="none" w:sz="0" w:space="0" w:color="auto"/>
                    <w:bottom w:val="none" w:sz="0" w:space="0" w:color="auto"/>
                    <w:right w:val="none" w:sz="0" w:space="0" w:color="auto"/>
                  </w:divBdr>
                </w:div>
                <w:div w:id="1391879157">
                  <w:marLeft w:val="640"/>
                  <w:marRight w:val="0"/>
                  <w:marTop w:val="0"/>
                  <w:marBottom w:val="0"/>
                  <w:divBdr>
                    <w:top w:val="none" w:sz="0" w:space="0" w:color="auto"/>
                    <w:left w:val="none" w:sz="0" w:space="0" w:color="auto"/>
                    <w:bottom w:val="none" w:sz="0" w:space="0" w:color="auto"/>
                    <w:right w:val="none" w:sz="0" w:space="0" w:color="auto"/>
                  </w:divBdr>
                </w:div>
                <w:div w:id="1496650750">
                  <w:marLeft w:val="640"/>
                  <w:marRight w:val="0"/>
                  <w:marTop w:val="0"/>
                  <w:marBottom w:val="0"/>
                  <w:divBdr>
                    <w:top w:val="none" w:sz="0" w:space="0" w:color="auto"/>
                    <w:left w:val="none" w:sz="0" w:space="0" w:color="auto"/>
                    <w:bottom w:val="none" w:sz="0" w:space="0" w:color="auto"/>
                    <w:right w:val="none" w:sz="0" w:space="0" w:color="auto"/>
                  </w:divBdr>
                </w:div>
                <w:div w:id="1508979178">
                  <w:marLeft w:val="640"/>
                  <w:marRight w:val="0"/>
                  <w:marTop w:val="0"/>
                  <w:marBottom w:val="0"/>
                  <w:divBdr>
                    <w:top w:val="none" w:sz="0" w:space="0" w:color="auto"/>
                    <w:left w:val="none" w:sz="0" w:space="0" w:color="auto"/>
                    <w:bottom w:val="none" w:sz="0" w:space="0" w:color="auto"/>
                    <w:right w:val="none" w:sz="0" w:space="0" w:color="auto"/>
                  </w:divBdr>
                </w:div>
                <w:div w:id="1630625453">
                  <w:marLeft w:val="640"/>
                  <w:marRight w:val="0"/>
                  <w:marTop w:val="0"/>
                  <w:marBottom w:val="0"/>
                  <w:divBdr>
                    <w:top w:val="none" w:sz="0" w:space="0" w:color="auto"/>
                    <w:left w:val="none" w:sz="0" w:space="0" w:color="auto"/>
                    <w:bottom w:val="none" w:sz="0" w:space="0" w:color="auto"/>
                    <w:right w:val="none" w:sz="0" w:space="0" w:color="auto"/>
                  </w:divBdr>
                </w:div>
                <w:div w:id="1631589656">
                  <w:marLeft w:val="640"/>
                  <w:marRight w:val="0"/>
                  <w:marTop w:val="0"/>
                  <w:marBottom w:val="0"/>
                  <w:divBdr>
                    <w:top w:val="none" w:sz="0" w:space="0" w:color="auto"/>
                    <w:left w:val="none" w:sz="0" w:space="0" w:color="auto"/>
                    <w:bottom w:val="none" w:sz="0" w:space="0" w:color="auto"/>
                    <w:right w:val="none" w:sz="0" w:space="0" w:color="auto"/>
                  </w:divBdr>
                </w:div>
                <w:div w:id="1631596969">
                  <w:marLeft w:val="640"/>
                  <w:marRight w:val="0"/>
                  <w:marTop w:val="0"/>
                  <w:marBottom w:val="0"/>
                  <w:divBdr>
                    <w:top w:val="none" w:sz="0" w:space="0" w:color="auto"/>
                    <w:left w:val="none" w:sz="0" w:space="0" w:color="auto"/>
                    <w:bottom w:val="none" w:sz="0" w:space="0" w:color="auto"/>
                    <w:right w:val="none" w:sz="0" w:space="0" w:color="auto"/>
                  </w:divBdr>
                </w:div>
                <w:div w:id="1635599328">
                  <w:marLeft w:val="640"/>
                  <w:marRight w:val="0"/>
                  <w:marTop w:val="0"/>
                  <w:marBottom w:val="0"/>
                  <w:divBdr>
                    <w:top w:val="none" w:sz="0" w:space="0" w:color="auto"/>
                    <w:left w:val="none" w:sz="0" w:space="0" w:color="auto"/>
                    <w:bottom w:val="none" w:sz="0" w:space="0" w:color="auto"/>
                    <w:right w:val="none" w:sz="0" w:space="0" w:color="auto"/>
                  </w:divBdr>
                </w:div>
                <w:div w:id="1647856906">
                  <w:marLeft w:val="640"/>
                  <w:marRight w:val="0"/>
                  <w:marTop w:val="0"/>
                  <w:marBottom w:val="0"/>
                  <w:divBdr>
                    <w:top w:val="none" w:sz="0" w:space="0" w:color="auto"/>
                    <w:left w:val="none" w:sz="0" w:space="0" w:color="auto"/>
                    <w:bottom w:val="none" w:sz="0" w:space="0" w:color="auto"/>
                    <w:right w:val="none" w:sz="0" w:space="0" w:color="auto"/>
                  </w:divBdr>
                </w:div>
                <w:div w:id="1671830002">
                  <w:marLeft w:val="640"/>
                  <w:marRight w:val="0"/>
                  <w:marTop w:val="0"/>
                  <w:marBottom w:val="0"/>
                  <w:divBdr>
                    <w:top w:val="none" w:sz="0" w:space="0" w:color="auto"/>
                    <w:left w:val="none" w:sz="0" w:space="0" w:color="auto"/>
                    <w:bottom w:val="none" w:sz="0" w:space="0" w:color="auto"/>
                    <w:right w:val="none" w:sz="0" w:space="0" w:color="auto"/>
                  </w:divBdr>
                </w:div>
                <w:div w:id="1769035044">
                  <w:marLeft w:val="640"/>
                  <w:marRight w:val="0"/>
                  <w:marTop w:val="0"/>
                  <w:marBottom w:val="0"/>
                  <w:divBdr>
                    <w:top w:val="none" w:sz="0" w:space="0" w:color="auto"/>
                    <w:left w:val="none" w:sz="0" w:space="0" w:color="auto"/>
                    <w:bottom w:val="none" w:sz="0" w:space="0" w:color="auto"/>
                    <w:right w:val="none" w:sz="0" w:space="0" w:color="auto"/>
                  </w:divBdr>
                </w:div>
                <w:div w:id="1778910577">
                  <w:marLeft w:val="640"/>
                  <w:marRight w:val="0"/>
                  <w:marTop w:val="0"/>
                  <w:marBottom w:val="0"/>
                  <w:divBdr>
                    <w:top w:val="none" w:sz="0" w:space="0" w:color="auto"/>
                    <w:left w:val="none" w:sz="0" w:space="0" w:color="auto"/>
                    <w:bottom w:val="none" w:sz="0" w:space="0" w:color="auto"/>
                    <w:right w:val="none" w:sz="0" w:space="0" w:color="auto"/>
                  </w:divBdr>
                </w:div>
                <w:div w:id="1786922327">
                  <w:marLeft w:val="640"/>
                  <w:marRight w:val="0"/>
                  <w:marTop w:val="0"/>
                  <w:marBottom w:val="0"/>
                  <w:divBdr>
                    <w:top w:val="none" w:sz="0" w:space="0" w:color="auto"/>
                    <w:left w:val="none" w:sz="0" w:space="0" w:color="auto"/>
                    <w:bottom w:val="none" w:sz="0" w:space="0" w:color="auto"/>
                    <w:right w:val="none" w:sz="0" w:space="0" w:color="auto"/>
                  </w:divBdr>
                </w:div>
                <w:div w:id="1816528764">
                  <w:marLeft w:val="640"/>
                  <w:marRight w:val="0"/>
                  <w:marTop w:val="0"/>
                  <w:marBottom w:val="0"/>
                  <w:divBdr>
                    <w:top w:val="none" w:sz="0" w:space="0" w:color="auto"/>
                    <w:left w:val="none" w:sz="0" w:space="0" w:color="auto"/>
                    <w:bottom w:val="none" w:sz="0" w:space="0" w:color="auto"/>
                    <w:right w:val="none" w:sz="0" w:space="0" w:color="auto"/>
                  </w:divBdr>
                </w:div>
                <w:div w:id="1850411816">
                  <w:marLeft w:val="640"/>
                  <w:marRight w:val="0"/>
                  <w:marTop w:val="0"/>
                  <w:marBottom w:val="0"/>
                  <w:divBdr>
                    <w:top w:val="none" w:sz="0" w:space="0" w:color="auto"/>
                    <w:left w:val="none" w:sz="0" w:space="0" w:color="auto"/>
                    <w:bottom w:val="none" w:sz="0" w:space="0" w:color="auto"/>
                    <w:right w:val="none" w:sz="0" w:space="0" w:color="auto"/>
                  </w:divBdr>
                </w:div>
                <w:div w:id="1859006898">
                  <w:marLeft w:val="640"/>
                  <w:marRight w:val="0"/>
                  <w:marTop w:val="0"/>
                  <w:marBottom w:val="0"/>
                  <w:divBdr>
                    <w:top w:val="none" w:sz="0" w:space="0" w:color="auto"/>
                    <w:left w:val="none" w:sz="0" w:space="0" w:color="auto"/>
                    <w:bottom w:val="none" w:sz="0" w:space="0" w:color="auto"/>
                    <w:right w:val="none" w:sz="0" w:space="0" w:color="auto"/>
                  </w:divBdr>
                </w:div>
                <w:div w:id="1887720914">
                  <w:marLeft w:val="640"/>
                  <w:marRight w:val="0"/>
                  <w:marTop w:val="0"/>
                  <w:marBottom w:val="0"/>
                  <w:divBdr>
                    <w:top w:val="none" w:sz="0" w:space="0" w:color="auto"/>
                    <w:left w:val="none" w:sz="0" w:space="0" w:color="auto"/>
                    <w:bottom w:val="none" w:sz="0" w:space="0" w:color="auto"/>
                    <w:right w:val="none" w:sz="0" w:space="0" w:color="auto"/>
                  </w:divBdr>
                </w:div>
                <w:div w:id="1927613309">
                  <w:marLeft w:val="640"/>
                  <w:marRight w:val="0"/>
                  <w:marTop w:val="0"/>
                  <w:marBottom w:val="0"/>
                  <w:divBdr>
                    <w:top w:val="none" w:sz="0" w:space="0" w:color="auto"/>
                    <w:left w:val="none" w:sz="0" w:space="0" w:color="auto"/>
                    <w:bottom w:val="none" w:sz="0" w:space="0" w:color="auto"/>
                    <w:right w:val="none" w:sz="0" w:space="0" w:color="auto"/>
                  </w:divBdr>
                </w:div>
                <w:div w:id="1939830509">
                  <w:marLeft w:val="640"/>
                  <w:marRight w:val="0"/>
                  <w:marTop w:val="0"/>
                  <w:marBottom w:val="0"/>
                  <w:divBdr>
                    <w:top w:val="none" w:sz="0" w:space="0" w:color="auto"/>
                    <w:left w:val="none" w:sz="0" w:space="0" w:color="auto"/>
                    <w:bottom w:val="none" w:sz="0" w:space="0" w:color="auto"/>
                    <w:right w:val="none" w:sz="0" w:space="0" w:color="auto"/>
                  </w:divBdr>
                </w:div>
                <w:div w:id="1980304461">
                  <w:marLeft w:val="640"/>
                  <w:marRight w:val="0"/>
                  <w:marTop w:val="0"/>
                  <w:marBottom w:val="0"/>
                  <w:divBdr>
                    <w:top w:val="none" w:sz="0" w:space="0" w:color="auto"/>
                    <w:left w:val="none" w:sz="0" w:space="0" w:color="auto"/>
                    <w:bottom w:val="none" w:sz="0" w:space="0" w:color="auto"/>
                    <w:right w:val="none" w:sz="0" w:space="0" w:color="auto"/>
                  </w:divBdr>
                </w:div>
                <w:div w:id="2050840909">
                  <w:marLeft w:val="640"/>
                  <w:marRight w:val="0"/>
                  <w:marTop w:val="0"/>
                  <w:marBottom w:val="0"/>
                  <w:divBdr>
                    <w:top w:val="none" w:sz="0" w:space="0" w:color="auto"/>
                    <w:left w:val="none" w:sz="0" w:space="0" w:color="auto"/>
                    <w:bottom w:val="none" w:sz="0" w:space="0" w:color="auto"/>
                    <w:right w:val="none" w:sz="0" w:space="0" w:color="auto"/>
                  </w:divBdr>
                </w:div>
                <w:div w:id="2061200631">
                  <w:marLeft w:val="640"/>
                  <w:marRight w:val="0"/>
                  <w:marTop w:val="0"/>
                  <w:marBottom w:val="0"/>
                  <w:divBdr>
                    <w:top w:val="none" w:sz="0" w:space="0" w:color="auto"/>
                    <w:left w:val="none" w:sz="0" w:space="0" w:color="auto"/>
                    <w:bottom w:val="none" w:sz="0" w:space="0" w:color="auto"/>
                    <w:right w:val="none" w:sz="0" w:space="0" w:color="auto"/>
                  </w:divBdr>
                </w:div>
                <w:div w:id="2074355084">
                  <w:marLeft w:val="640"/>
                  <w:marRight w:val="0"/>
                  <w:marTop w:val="0"/>
                  <w:marBottom w:val="0"/>
                  <w:divBdr>
                    <w:top w:val="none" w:sz="0" w:space="0" w:color="auto"/>
                    <w:left w:val="none" w:sz="0" w:space="0" w:color="auto"/>
                    <w:bottom w:val="none" w:sz="0" w:space="0" w:color="auto"/>
                    <w:right w:val="none" w:sz="0" w:space="0" w:color="auto"/>
                  </w:divBdr>
                </w:div>
                <w:div w:id="2076466423">
                  <w:marLeft w:val="640"/>
                  <w:marRight w:val="0"/>
                  <w:marTop w:val="0"/>
                  <w:marBottom w:val="0"/>
                  <w:divBdr>
                    <w:top w:val="none" w:sz="0" w:space="0" w:color="auto"/>
                    <w:left w:val="none" w:sz="0" w:space="0" w:color="auto"/>
                    <w:bottom w:val="none" w:sz="0" w:space="0" w:color="auto"/>
                    <w:right w:val="none" w:sz="0" w:space="0" w:color="auto"/>
                  </w:divBdr>
                </w:div>
                <w:div w:id="2077167379">
                  <w:marLeft w:val="640"/>
                  <w:marRight w:val="0"/>
                  <w:marTop w:val="0"/>
                  <w:marBottom w:val="0"/>
                  <w:divBdr>
                    <w:top w:val="none" w:sz="0" w:space="0" w:color="auto"/>
                    <w:left w:val="none" w:sz="0" w:space="0" w:color="auto"/>
                    <w:bottom w:val="none" w:sz="0" w:space="0" w:color="auto"/>
                    <w:right w:val="none" w:sz="0" w:space="0" w:color="auto"/>
                  </w:divBdr>
                </w:div>
                <w:div w:id="2087604937">
                  <w:marLeft w:val="640"/>
                  <w:marRight w:val="0"/>
                  <w:marTop w:val="0"/>
                  <w:marBottom w:val="0"/>
                  <w:divBdr>
                    <w:top w:val="none" w:sz="0" w:space="0" w:color="auto"/>
                    <w:left w:val="none" w:sz="0" w:space="0" w:color="auto"/>
                    <w:bottom w:val="none" w:sz="0" w:space="0" w:color="auto"/>
                    <w:right w:val="none" w:sz="0" w:space="0" w:color="auto"/>
                  </w:divBdr>
                </w:div>
                <w:div w:id="2109346556">
                  <w:marLeft w:val="640"/>
                  <w:marRight w:val="0"/>
                  <w:marTop w:val="0"/>
                  <w:marBottom w:val="0"/>
                  <w:divBdr>
                    <w:top w:val="none" w:sz="0" w:space="0" w:color="auto"/>
                    <w:left w:val="none" w:sz="0" w:space="0" w:color="auto"/>
                    <w:bottom w:val="none" w:sz="0" w:space="0" w:color="auto"/>
                    <w:right w:val="none" w:sz="0" w:space="0" w:color="auto"/>
                  </w:divBdr>
                </w:div>
                <w:div w:id="2121948543">
                  <w:marLeft w:val="640"/>
                  <w:marRight w:val="0"/>
                  <w:marTop w:val="0"/>
                  <w:marBottom w:val="0"/>
                  <w:divBdr>
                    <w:top w:val="none" w:sz="0" w:space="0" w:color="auto"/>
                    <w:left w:val="none" w:sz="0" w:space="0" w:color="auto"/>
                    <w:bottom w:val="none" w:sz="0" w:space="0" w:color="auto"/>
                    <w:right w:val="none" w:sz="0" w:space="0" w:color="auto"/>
                  </w:divBdr>
                </w:div>
              </w:divsChild>
            </w:div>
            <w:div w:id="95289960">
              <w:marLeft w:val="0"/>
              <w:marRight w:val="0"/>
              <w:marTop w:val="0"/>
              <w:marBottom w:val="0"/>
              <w:divBdr>
                <w:top w:val="none" w:sz="0" w:space="0" w:color="auto"/>
                <w:left w:val="none" w:sz="0" w:space="0" w:color="auto"/>
                <w:bottom w:val="none" w:sz="0" w:space="0" w:color="auto"/>
                <w:right w:val="none" w:sz="0" w:space="0" w:color="auto"/>
              </w:divBdr>
              <w:divsChild>
                <w:div w:id="12004591">
                  <w:marLeft w:val="640"/>
                  <w:marRight w:val="0"/>
                  <w:marTop w:val="0"/>
                  <w:marBottom w:val="0"/>
                  <w:divBdr>
                    <w:top w:val="none" w:sz="0" w:space="0" w:color="auto"/>
                    <w:left w:val="none" w:sz="0" w:space="0" w:color="auto"/>
                    <w:bottom w:val="none" w:sz="0" w:space="0" w:color="auto"/>
                    <w:right w:val="none" w:sz="0" w:space="0" w:color="auto"/>
                  </w:divBdr>
                </w:div>
                <w:div w:id="27418123">
                  <w:marLeft w:val="640"/>
                  <w:marRight w:val="0"/>
                  <w:marTop w:val="0"/>
                  <w:marBottom w:val="0"/>
                  <w:divBdr>
                    <w:top w:val="none" w:sz="0" w:space="0" w:color="auto"/>
                    <w:left w:val="none" w:sz="0" w:space="0" w:color="auto"/>
                    <w:bottom w:val="none" w:sz="0" w:space="0" w:color="auto"/>
                    <w:right w:val="none" w:sz="0" w:space="0" w:color="auto"/>
                  </w:divBdr>
                </w:div>
                <w:div w:id="92172620">
                  <w:marLeft w:val="640"/>
                  <w:marRight w:val="0"/>
                  <w:marTop w:val="0"/>
                  <w:marBottom w:val="0"/>
                  <w:divBdr>
                    <w:top w:val="none" w:sz="0" w:space="0" w:color="auto"/>
                    <w:left w:val="none" w:sz="0" w:space="0" w:color="auto"/>
                    <w:bottom w:val="none" w:sz="0" w:space="0" w:color="auto"/>
                    <w:right w:val="none" w:sz="0" w:space="0" w:color="auto"/>
                  </w:divBdr>
                </w:div>
                <w:div w:id="110053794">
                  <w:marLeft w:val="640"/>
                  <w:marRight w:val="0"/>
                  <w:marTop w:val="0"/>
                  <w:marBottom w:val="0"/>
                  <w:divBdr>
                    <w:top w:val="none" w:sz="0" w:space="0" w:color="auto"/>
                    <w:left w:val="none" w:sz="0" w:space="0" w:color="auto"/>
                    <w:bottom w:val="none" w:sz="0" w:space="0" w:color="auto"/>
                    <w:right w:val="none" w:sz="0" w:space="0" w:color="auto"/>
                  </w:divBdr>
                </w:div>
                <w:div w:id="119887611">
                  <w:marLeft w:val="640"/>
                  <w:marRight w:val="0"/>
                  <w:marTop w:val="0"/>
                  <w:marBottom w:val="0"/>
                  <w:divBdr>
                    <w:top w:val="none" w:sz="0" w:space="0" w:color="auto"/>
                    <w:left w:val="none" w:sz="0" w:space="0" w:color="auto"/>
                    <w:bottom w:val="none" w:sz="0" w:space="0" w:color="auto"/>
                    <w:right w:val="none" w:sz="0" w:space="0" w:color="auto"/>
                  </w:divBdr>
                </w:div>
                <w:div w:id="129368446">
                  <w:marLeft w:val="640"/>
                  <w:marRight w:val="0"/>
                  <w:marTop w:val="0"/>
                  <w:marBottom w:val="0"/>
                  <w:divBdr>
                    <w:top w:val="none" w:sz="0" w:space="0" w:color="auto"/>
                    <w:left w:val="none" w:sz="0" w:space="0" w:color="auto"/>
                    <w:bottom w:val="none" w:sz="0" w:space="0" w:color="auto"/>
                    <w:right w:val="none" w:sz="0" w:space="0" w:color="auto"/>
                  </w:divBdr>
                </w:div>
                <w:div w:id="194394669">
                  <w:marLeft w:val="640"/>
                  <w:marRight w:val="0"/>
                  <w:marTop w:val="0"/>
                  <w:marBottom w:val="0"/>
                  <w:divBdr>
                    <w:top w:val="none" w:sz="0" w:space="0" w:color="auto"/>
                    <w:left w:val="none" w:sz="0" w:space="0" w:color="auto"/>
                    <w:bottom w:val="none" w:sz="0" w:space="0" w:color="auto"/>
                    <w:right w:val="none" w:sz="0" w:space="0" w:color="auto"/>
                  </w:divBdr>
                </w:div>
                <w:div w:id="287590523">
                  <w:marLeft w:val="640"/>
                  <w:marRight w:val="0"/>
                  <w:marTop w:val="0"/>
                  <w:marBottom w:val="0"/>
                  <w:divBdr>
                    <w:top w:val="none" w:sz="0" w:space="0" w:color="auto"/>
                    <w:left w:val="none" w:sz="0" w:space="0" w:color="auto"/>
                    <w:bottom w:val="none" w:sz="0" w:space="0" w:color="auto"/>
                    <w:right w:val="none" w:sz="0" w:space="0" w:color="auto"/>
                  </w:divBdr>
                </w:div>
                <w:div w:id="291988157">
                  <w:marLeft w:val="640"/>
                  <w:marRight w:val="0"/>
                  <w:marTop w:val="0"/>
                  <w:marBottom w:val="0"/>
                  <w:divBdr>
                    <w:top w:val="none" w:sz="0" w:space="0" w:color="auto"/>
                    <w:left w:val="none" w:sz="0" w:space="0" w:color="auto"/>
                    <w:bottom w:val="none" w:sz="0" w:space="0" w:color="auto"/>
                    <w:right w:val="none" w:sz="0" w:space="0" w:color="auto"/>
                  </w:divBdr>
                </w:div>
                <w:div w:id="305623972">
                  <w:marLeft w:val="640"/>
                  <w:marRight w:val="0"/>
                  <w:marTop w:val="0"/>
                  <w:marBottom w:val="0"/>
                  <w:divBdr>
                    <w:top w:val="none" w:sz="0" w:space="0" w:color="auto"/>
                    <w:left w:val="none" w:sz="0" w:space="0" w:color="auto"/>
                    <w:bottom w:val="none" w:sz="0" w:space="0" w:color="auto"/>
                    <w:right w:val="none" w:sz="0" w:space="0" w:color="auto"/>
                  </w:divBdr>
                </w:div>
                <w:div w:id="367878251">
                  <w:marLeft w:val="640"/>
                  <w:marRight w:val="0"/>
                  <w:marTop w:val="0"/>
                  <w:marBottom w:val="0"/>
                  <w:divBdr>
                    <w:top w:val="none" w:sz="0" w:space="0" w:color="auto"/>
                    <w:left w:val="none" w:sz="0" w:space="0" w:color="auto"/>
                    <w:bottom w:val="none" w:sz="0" w:space="0" w:color="auto"/>
                    <w:right w:val="none" w:sz="0" w:space="0" w:color="auto"/>
                  </w:divBdr>
                </w:div>
                <w:div w:id="376635609">
                  <w:marLeft w:val="640"/>
                  <w:marRight w:val="0"/>
                  <w:marTop w:val="0"/>
                  <w:marBottom w:val="0"/>
                  <w:divBdr>
                    <w:top w:val="none" w:sz="0" w:space="0" w:color="auto"/>
                    <w:left w:val="none" w:sz="0" w:space="0" w:color="auto"/>
                    <w:bottom w:val="none" w:sz="0" w:space="0" w:color="auto"/>
                    <w:right w:val="none" w:sz="0" w:space="0" w:color="auto"/>
                  </w:divBdr>
                </w:div>
                <w:div w:id="406147943">
                  <w:marLeft w:val="640"/>
                  <w:marRight w:val="0"/>
                  <w:marTop w:val="0"/>
                  <w:marBottom w:val="0"/>
                  <w:divBdr>
                    <w:top w:val="none" w:sz="0" w:space="0" w:color="auto"/>
                    <w:left w:val="none" w:sz="0" w:space="0" w:color="auto"/>
                    <w:bottom w:val="none" w:sz="0" w:space="0" w:color="auto"/>
                    <w:right w:val="none" w:sz="0" w:space="0" w:color="auto"/>
                  </w:divBdr>
                </w:div>
                <w:div w:id="431439719">
                  <w:marLeft w:val="640"/>
                  <w:marRight w:val="0"/>
                  <w:marTop w:val="0"/>
                  <w:marBottom w:val="0"/>
                  <w:divBdr>
                    <w:top w:val="none" w:sz="0" w:space="0" w:color="auto"/>
                    <w:left w:val="none" w:sz="0" w:space="0" w:color="auto"/>
                    <w:bottom w:val="none" w:sz="0" w:space="0" w:color="auto"/>
                    <w:right w:val="none" w:sz="0" w:space="0" w:color="auto"/>
                  </w:divBdr>
                </w:div>
                <w:div w:id="559902602">
                  <w:marLeft w:val="640"/>
                  <w:marRight w:val="0"/>
                  <w:marTop w:val="0"/>
                  <w:marBottom w:val="0"/>
                  <w:divBdr>
                    <w:top w:val="none" w:sz="0" w:space="0" w:color="auto"/>
                    <w:left w:val="none" w:sz="0" w:space="0" w:color="auto"/>
                    <w:bottom w:val="none" w:sz="0" w:space="0" w:color="auto"/>
                    <w:right w:val="none" w:sz="0" w:space="0" w:color="auto"/>
                  </w:divBdr>
                </w:div>
                <w:div w:id="587691884">
                  <w:marLeft w:val="640"/>
                  <w:marRight w:val="0"/>
                  <w:marTop w:val="0"/>
                  <w:marBottom w:val="0"/>
                  <w:divBdr>
                    <w:top w:val="none" w:sz="0" w:space="0" w:color="auto"/>
                    <w:left w:val="none" w:sz="0" w:space="0" w:color="auto"/>
                    <w:bottom w:val="none" w:sz="0" w:space="0" w:color="auto"/>
                    <w:right w:val="none" w:sz="0" w:space="0" w:color="auto"/>
                  </w:divBdr>
                </w:div>
                <w:div w:id="673922643">
                  <w:marLeft w:val="640"/>
                  <w:marRight w:val="0"/>
                  <w:marTop w:val="0"/>
                  <w:marBottom w:val="0"/>
                  <w:divBdr>
                    <w:top w:val="none" w:sz="0" w:space="0" w:color="auto"/>
                    <w:left w:val="none" w:sz="0" w:space="0" w:color="auto"/>
                    <w:bottom w:val="none" w:sz="0" w:space="0" w:color="auto"/>
                    <w:right w:val="none" w:sz="0" w:space="0" w:color="auto"/>
                  </w:divBdr>
                </w:div>
                <w:div w:id="717894279">
                  <w:marLeft w:val="640"/>
                  <w:marRight w:val="0"/>
                  <w:marTop w:val="0"/>
                  <w:marBottom w:val="0"/>
                  <w:divBdr>
                    <w:top w:val="none" w:sz="0" w:space="0" w:color="auto"/>
                    <w:left w:val="none" w:sz="0" w:space="0" w:color="auto"/>
                    <w:bottom w:val="none" w:sz="0" w:space="0" w:color="auto"/>
                    <w:right w:val="none" w:sz="0" w:space="0" w:color="auto"/>
                  </w:divBdr>
                </w:div>
                <w:div w:id="817647148">
                  <w:marLeft w:val="640"/>
                  <w:marRight w:val="0"/>
                  <w:marTop w:val="0"/>
                  <w:marBottom w:val="0"/>
                  <w:divBdr>
                    <w:top w:val="none" w:sz="0" w:space="0" w:color="auto"/>
                    <w:left w:val="none" w:sz="0" w:space="0" w:color="auto"/>
                    <w:bottom w:val="none" w:sz="0" w:space="0" w:color="auto"/>
                    <w:right w:val="none" w:sz="0" w:space="0" w:color="auto"/>
                  </w:divBdr>
                </w:div>
                <w:div w:id="825826687">
                  <w:marLeft w:val="640"/>
                  <w:marRight w:val="0"/>
                  <w:marTop w:val="0"/>
                  <w:marBottom w:val="0"/>
                  <w:divBdr>
                    <w:top w:val="none" w:sz="0" w:space="0" w:color="auto"/>
                    <w:left w:val="none" w:sz="0" w:space="0" w:color="auto"/>
                    <w:bottom w:val="none" w:sz="0" w:space="0" w:color="auto"/>
                    <w:right w:val="none" w:sz="0" w:space="0" w:color="auto"/>
                  </w:divBdr>
                </w:div>
                <w:div w:id="855773503">
                  <w:marLeft w:val="640"/>
                  <w:marRight w:val="0"/>
                  <w:marTop w:val="0"/>
                  <w:marBottom w:val="0"/>
                  <w:divBdr>
                    <w:top w:val="none" w:sz="0" w:space="0" w:color="auto"/>
                    <w:left w:val="none" w:sz="0" w:space="0" w:color="auto"/>
                    <w:bottom w:val="none" w:sz="0" w:space="0" w:color="auto"/>
                    <w:right w:val="none" w:sz="0" w:space="0" w:color="auto"/>
                  </w:divBdr>
                </w:div>
                <w:div w:id="871768813">
                  <w:marLeft w:val="640"/>
                  <w:marRight w:val="0"/>
                  <w:marTop w:val="0"/>
                  <w:marBottom w:val="0"/>
                  <w:divBdr>
                    <w:top w:val="none" w:sz="0" w:space="0" w:color="auto"/>
                    <w:left w:val="none" w:sz="0" w:space="0" w:color="auto"/>
                    <w:bottom w:val="none" w:sz="0" w:space="0" w:color="auto"/>
                    <w:right w:val="none" w:sz="0" w:space="0" w:color="auto"/>
                  </w:divBdr>
                </w:div>
                <w:div w:id="905608763">
                  <w:marLeft w:val="640"/>
                  <w:marRight w:val="0"/>
                  <w:marTop w:val="0"/>
                  <w:marBottom w:val="0"/>
                  <w:divBdr>
                    <w:top w:val="none" w:sz="0" w:space="0" w:color="auto"/>
                    <w:left w:val="none" w:sz="0" w:space="0" w:color="auto"/>
                    <w:bottom w:val="none" w:sz="0" w:space="0" w:color="auto"/>
                    <w:right w:val="none" w:sz="0" w:space="0" w:color="auto"/>
                  </w:divBdr>
                </w:div>
                <w:div w:id="909971618">
                  <w:marLeft w:val="640"/>
                  <w:marRight w:val="0"/>
                  <w:marTop w:val="0"/>
                  <w:marBottom w:val="0"/>
                  <w:divBdr>
                    <w:top w:val="none" w:sz="0" w:space="0" w:color="auto"/>
                    <w:left w:val="none" w:sz="0" w:space="0" w:color="auto"/>
                    <w:bottom w:val="none" w:sz="0" w:space="0" w:color="auto"/>
                    <w:right w:val="none" w:sz="0" w:space="0" w:color="auto"/>
                  </w:divBdr>
                </w:div>
                <w:div w:id="920721171">
                  <w:marLeft w:val="640"/>
                  <w:marRight w:val="0"/>
                  <w:marTop w:val="0"/>
                  <w:marBottom w:val="0"/>
                  <w:divBdr>
                    <w:top w:val="none" w:sz="0" w:space="0" w:color="auto"/>
                    <w:left w:val="none" w:sz="0" w:space="0" w:color="auto"/>
                    <w:bottom w:val="none" w:sz="0" w:space="0" w:color="auto"/>
                    <w:right w:val="none" w:sz="0" w:space="0" w:color="auto"/>
                  </w:divBdr>
                </w:div>
                <w:div w:id="922449630">
                  <w:marLeft w:val="640"/>
                  <w:marRight w:val="0"/>
                  <w:marTop w:val="0"/>
                  <w:marBottom w:val="0"/>
                  <w:divBdr>
                    <w:top w:val="none" w:sz="0" w:space="0" w:color="auto"/>
                    <w:left w:val="none" w:sz="0" w:space="0" w:color="auto"/>
                    <w:bottom w:val="none" w:sz="0" w:space="0" w:color="auto"/>
                    <w:right w:val="none" w:sz="0" w:space="0" w:color="auto"/>
                  </w:divBdr>
                </w:div>
                <w:div w:id="961040776">
                  <w:marLeft w:val="640"/>
                  <w:marRight w:val="0"/>
                  <w:marTop w:val="0"/>
                  <w:marBottom w:val="0"/>
                  <w:divBdr>
                    <w:top w:val="none" w:sz="0" w:space="0" w:color="auto"/>
                    <w:left w:val="none" w:sz="0" w:space="0" w:color="auto"/>
                    <w:bottom w:val="none" w:sz="0" w:space="0" w:color="auto"/>
                    <w:right w:val="none" w:sz="0" w:space="0" w:color="auto"/>
                  </w:divBdr>
                </w:div>
                <w:div w:id="1023045920">
                  <w:marLeft w:val="640"/>
                  <w:marRight w:val="0"/>
                  <w:marTop w:val="0"/>
                  <w:marBottom w:val="0"/>
                  <w:divBdr>
                    <w:top w:val="none" w:sz="0" w:space="0" w:color="auto"/>
                    <w:left w:val="none" w:sz="0" w:space="0" w:color="auto"/>
                    <w:bottom w:val="none" w:sz="0" w:space="0" w:color="auto"/>
                    <w:right w:val="none" w:sz="0" w:space="0" w:color="auto"/>
                  </w:divBdr>
                </w:div>
                <w:div w:id="1036196875">
                  <w:marLeft w:val="640"/>
                  <w:marRight w:val="0"/>
                  <w:marTop w:val="0"/>
                  <w:marBottom w:val="0"/>
                  <w:divBdr>
                    <w:top w:val="none" w:sz="0" w:space="0" w:color="auto"/>
                    <w:left w:val="none" w:sz="0" w:space="0" w:color="auto"/>
                    <w:bottom w:val="none" w:sz="0" w:space="0" w:color="auto"/>
                    <w:right w:val="none" w:sz="0" w:space="0" w:color="auto"/>
                  </w:divBdr>
                </w:div>
                <w:div w:id="1037510691">
                  <w:marLeft w:val="640"/>
                  <w:marRight w:val="0"/>
                  <w:marTop w:val="0"/>
                  <w:marBottom w:val="0"/>
                  <w:divBdr>
                    <w:top w:val="none" w:sz="0" w:space="0" w:color="auto"/>
                    <w:left w:val="none" w:sz="0" w:space="0" w:color="auto"/>
                    <w:bottom w:val="none" w:sz="0" w:space="0" w:color="auto"/>
                    <w:right w:val="none" w:sz="0" w:space="0" w:color="auto"/>
                  </w:divBdr>
                </w:div>
                <w:div w:id="1113473919">
                  <w:marLeft w:val="640"/>
                  <w:marRight w:val="0"/>
                  <w:marTop w:val="0"/>
                  <w:marBottom w:val="0"/>
                  <w:divBdr>
                    <w:top w:val="none" w:sz="0" w:space="0" w:color="auto"/>
                    <w:left w:val="none" w:sz="0" w:space="0" w:color="auto"/>
                    <w:bottom w:val="none" w:sz="0" w:space="0" w:color="auto"/>
                    <w:right w:val="none" w:sz="0" w:space="0" w:color="auto"/>
                  </w:divBdr>
                </w:div>
                <w:div w:id="1128400598">
                  <w:marLeft w:val="640"/>
                  <w:marRight w:val="0"/>
                  <w:marTop w:val="0"/>
                  <w:marBottom w:val="0"/>
                  <w:divBdr>
                    <w:top w:val="none" w:sz="0" w:space="0" w:color="auto"/>
                    <w:left w:val="none" w:sz="0" w:space="0" w:color="auto"/>
                    <w:bottom w:val="none" w:sz="0" w:space="0" w:color="auto"/>
                    <w:right w:val="none" w:sz="0" w:space="0" w:color="auto"/>
                  </w:divBdr>
                </w:div>
                <w:div w:id="1133600972">
                  <w:marLeft w:val="640"/>
                  <w:marRight w:val="0"/>
                  <w:marTop w:val="0"/>
                  <w:marBottom w:val="0"/>
                  <w:divBdr>
                    <w:top w:val="none" w:sz="0" w:space="0" w:color="auto"/>
                    <w:left w:val="none" w:sz="0" w:space="0" w:color="auto"/>
                    <w:bottom w:val="none" w:sz="0" w:space="0" w:color="auto"/>
                    <w:right w:val="none" w:sz="0" w:space="0" w:color="auto"/>
                  </w:divBdr>
                </w:div>
                <w:div w:id="1174606663">
                  <w:marLeft w:val="640"/>
                  <w:marRight w:val="0"/>
                  <w:marTop w:val="0"/>
                  <w:marBottom w:val="0"/>
                  <w:divBdr>
                    <w:top w:val="none" w:sz="0" w:space="0" w:color="auto"/>
                    <w:left w:val="none" w:sz="0" w:space="0" w:color="auto"/>
                    <w:bottom w:val="none" w:sz="0" w:space="0" w:color="auto"/>
                    <w:right w:val="none" w:sz="0" w:space="0" w:color="auto"/>
                  </w:divBdr>
                </w:div>
                <w:div w:id="1190220708">
                  <w:marLeft w:val="640"/>
                  <w:marRight w:val="0"/>
                  <w:marTop w:val="0"/>
                  <w:marBottom w:val="0"/>
                  <w:divBdr>
                    <w:top w:val="none" w:sz="0" w:space="0" w:color="auto"/>
                    <w:left w:val="none" w:sz="0" w:space="0" w:color="auto"/>
                    <w:bottom w:val="none" w:sz="0" w:space="0" w:color="auto"/>
                    <w:right w:val="none" w:sz="0" w:space="0" w:color="auto"/>
                  </w:divBdr>
                </w:div>
                <w:div w:id="1190296199">
                  <w:marLeft w:val="640"/>
                  <w:marRight w:val="0"/>
                  <w:marTop w:val="0"/>
                  <w:marBottom w:val="0"/>
                  <w:divBdr>
                    <w:top w:val="none" w:sz="0" w:space="0" w:color="auto"/>
                    <w:left w:val="none" w:sz="0" w:space="0" w:color="auto"/>
                    <w:bottom w:val="none" w:sz="0" w:space="0" w:color="auto"/>
                    <w:right w:val="none" w:sz="0" w:space="0" w:color="auto"/>
                  </w:divBdr>
                </w:div>
                <w:div w:id="1194735247">
                  <w:marLeft w:val="640"/>
                  <w:marRight w:val="0"/>
                  <w:marTop w:val="0"/>
                  <w:marBottom w:val="0"/>
                  <w:divBdr>
                    <w:top w:val="none" w:sz="0" w:space="0" w:color="auto"/>
                    <w:left w:val="none" w:sz="0" w:space="0" w:color="auto"/>
                    <w:bottom w:val="none" w:sz="0" w:space="0" w:color="auto"/>
                    <w:right w:val="none" w:sz="0" w:space="0" w:color="auto"/>
                  </w:divBdr>
                </w:div>
                <w:div w:id="1195341216">
                  <w:marLeft w:val="640"/>
                  <w:marRight w:val="0"/>
                  <w:marTop w:val="0"/>
                  <w:marBottom w:val="0"/>
                  <w:divBdr>
                    <w:top w:val="none" w:sz="0" w:space="0" w:color="auto"/>
                    <w:left w:val="none" w:sz="0" w:space="0" w:color="auto"/>
                    <w:bottom w:val="none" w:sz="0" w:space="0" w:color="auto"/>
                    <w:right w:val="none" w:sz="0" w:space="0" w:color="auto"/>
                  </w:divBdr>
                </w:div>
                <w:div w:id="1216284159">
                  <w:marLeft w:val="640"/>
                  <w:marRight w:val="0"/>
                  <w:marTop w:val="0"/>
                  <w:marBottom w:val="0"/>
                  <w:divBdr>
                    <w:top w:val="none" w:sz="0" w:space="0" w:color="auto"/>
                    <w:left w:val="none" w:sz="0" w:space="0" w:color="auto"/>
                    <w:bottom w:val="none" w:sz="0" w:space="0" w:color="auto"/>
                    <w:right w:val="none" w:sz="0" w:space="0" w:color="auto"/>
                  </w:divBdr>
                </w:div>
                <w:div w:id="1217820499">
                  <w:marLeft w:val="640"/>
                  <w:marRight w:val="0"/>
                  <w:marTop w:val="0"/>
                  <w:marBottom w:val="0"/>
                  <w:divBdr>
                    <w:top w:val="none" w:sz="0" w:space="0" w:color="auto"/>
                    <w:left w:val="none" w:sz="0" w:space="0" w:color="auto"/>
                    <w:bottom w:val="none" w:sz="0" w:space="0" w:color="auto"/>
                    <w:right w:val="none" w:sz="0" w:space="0" w:color="auto"/>
                  </w:divBdr>
                </w:div>
                <w:div w:id="1245991474">
                  <w:marLeft w:val="640"/>
                  <w:marRight w:val="0"/>
                  <w:marTop w:val="0"/>
                  <w:marBottom w:val="0"/>
                  <w:divBdr>
                    <w:top w:val="none" w:sz="0" w:space="0" w:color="auto"/>
                    <w:left w:val="none" w:sz="0" w:space="0" w:color="auto"/>
                    <w:bottom w:val="none" w:sz="0" w:space="0" w:color="auto"/>
                    <w:right w:val="none" w:sz="0" w:space="0" w:color="auto"/>
                  </w:divBdr>
                </w:div>
                <w:div w:id="1260017712">
                  <w:marLeft w:val="640"/>
                  <w:marRight w:val="0"/>
                  <w:marTop w:val="0"/>
                  <w:marBottom w:val="0"/>
                  <w:divBdr>
                    <w:top w:val="none" w:sz="0" w:space="0" w:color="auto"/>
                    <w:left w:val="none" w:sz="0" w:space="0" w:color="auto"/>
                    <w:bottom w:val="none" w:sz="0" w:space="0" w:color="auto"/>
                    <w:right w:val="none" w:sz="0" w:space="0" w:color="auto"/>
                  </w:divBdr>
                </w:div>
                <w:div w:id="1308439356">
                  <w:marLeft w:val="640"/>
                  <w:marRight w:val="0"/>
                  <w:marTop w:val="0"/>
                  <w:marBottom w:val="0"/>
                  <w:divBdr>
                    <w:top w:val="none" w:sz="0" w:space="0" w:color="auto"/>
                    <w:left w:val="none" w:sz="0" w:space="0" w:color="auto"/>
                    <w:bottom w:val="none" w:sz="0" w:space="0" w:color="auto"/>
                    <w:right w:val="none" w:sz="0" w:space="0" w:color="auto"/>
                  </w:divBdr>
                </w:div>
                <w:div w:id="1354651295">
                  <w:marLeft w:val="640"/>
                  <w:marRight w:val="0"/>
                  <w:marTop w:val="0"/>
                  <w:marBottom w:val="0"/>
                  <w:divBdr>
                    <w:top w:val="none" w:sz="0" w:space="0" w:color="auto"/>
                    <w:left w:val="none" w:sz="0" w:space="0" w:color="auto"/>
                    <w:bottom w:val="none" w:sz="0" w:space="0" w:color="auto"/>
                    <w:right w:val="none" w:sz="0" w:space="0" w:color="auto"/>
                  </w:divBdr>
                </w:div>
                <w:div w:id="1413577397">
                  <w:marLeft w:val="640"/>
                  <w:marRight w:val="0"/>
                  <w:marTop w:val="0"/>
                  <w:marBottom w:val="0"/>
                  <w:divBdr>
                    <w:top w:val="none" w:sz="0" w:space="0" w:color="auto"/>
                    <w:left w:val="none" w:sz="0" w:space="0" w:color="auto"/>
                    <w:bottom w:val="none" w:sz="0" w:space="0" w:color="auto"/>
                    <w:right w:val="none" w:sz="0" w:space="0" w:color="auto"/>
                  </w:divBdr>
                </w:div>
                <w:div w:id="1429808986">
                  <w:marLeft w:val="640"/>
                  <w:marRight w:val="0"/>
                  <w:marTop w:val="0"/>
                  <w:marBottom w:val="0"/>
                  <w:divBdr>
                    <w:top w:val="none" w:sz="0" w:space="0" w:color="auto"/>
                    <w:left w:val="none" w:sz="0" w:space="0" w:color="auto"/>
                    <w:bottom w:val="none" w:sz="0" w:space="0" w:color="auto"/>
                    <w:right w:val="none" w:sz="0" w:space="0" w:color="auto"/>
                  </w:divBdr>
                </w:div>
                <w:div w:id="1438908804">
                  <w:marLeft w:val="640"/>
                  <w:marRight w:val="0"/>
                  <w:marTop w:val="0"/>
                  <w:marBottom w:val="0"/>
                  <w:divBdr>
                    <w:top w:val="none" w:sz="0" w:space="0" w:color="auto"/>
                    <w:left w:val="none" w:sz="0" w:space="0" w:color="auto"/>
                    <w:bottom w:val="none" w:sz="0" w:space="0" w:color="auto"/>
                    <w:right w:val="none" w:sz="0" w:space="0" w:color="auto"/>
                  </w:divBdr>
                </w:div>
                <w:div w:id="1493375355">
                  <w:marLeft w:val="640"/>
                  <w:marRight w:val="0"/>
                  <w:marTop w:val="0"/>
                  <w:marBottom w:val="0"/>
                  <w:divBdr>
                    <w:top w:val="none" w:sz="0" w:space="0" w:color="auto"/>
                    <w:left w:val="none" w:sz="0" w:space="0" w:color="auto"/>
                    <w:bottom w:val="none" w:sz="0" w:space="0" w:color="auto"/>
                    <w:right w:val="none" w:sz="0" w:space="0" w:color="auto"/>
                  </w:divBdr>
                </w:div>
                <w:div w:id="1501314968">
                  <w:marLeft w:val="640"/>
                  <w:marRight w:val="0"/>
                  <w:marTop w:val="0"/>
                  <w:marBottom w:val="0"/>
                  <w:divBdr>
                    <w:top w:val="none" w:sz="0" w:space="0" w:color="auto"/>
                    <w:left w:val="none" w:sz="0" w:space="0" w:color="auto"/>
                    <w:bottom w:val="none" w:sz="0" w:space="0" w:color="auto"/>
                    <w:right w:val="none" w:sz="0" w:space="0" w:color="auto"/>
                  </w:divBdr>
                </w:div>
                <w:div w:id="1507668863">
                  <w:marLeft w:val="640"/>
                  <w:marRight w:val="0"/>
                  <w:marTop w:val="0"/>
                  <w:marBottom w:val="0"/>
                  <w:divBdr>
                    <w:top w:val="none" w:sz="0" w:space="0" w:color="auto"/>
                    <w:left w:val="none" w:sz="0" w:space="0" w:color="auto"/>
                    <w:bottom w:val="none" w:sz="0" w:space="0" w:color="auto"/>
                    <w:right w:val="none" w:sz="0" w:space="0" w:color="auto"/>
                  </w:divBdr>
                </w:div>
                <w:div w:id="1606572907">
                  <w:marLeft w:val="640"/>
                  <w:marRight w:val="0"/>
                  <w:marTop w:val="0"/>
                  <w:marBottom w:val="0"/>
                  <w:divBdr>
                    <w:top w:val="none" w:sz="0" w:space="0" w:color="auto"/>
                    <w:left w:val="none" w:sz="0" w:space="0" w:color="auto"/>
                    <w:bottom w:val="none" w:sz="0" w:space="0" w:color="auto"/>
                    <w:right w:val="none" w:sz="0" w:space="0" w:color="auto"/>
                  </w:divBdr>
                </w:div>
                <w:div w:id="1625765859">
                  <w:marLeft w:val="640"/>
                  <w:marRight w:val="0"/>
                  <w:marTop w:val="0"/>
                  <w:marBottom w:val="0"/>
                  <w:divBdr>
                    <w:top w:val="none" w:sz="0" w:space="0" w:color="auto"/>
                    <w:left w:val="none" w:sz="0" w:space="0" w:color="auto"/>
                    <w:bottom w:val="none" w:sz="0" w:space="0" w:color="auto"/>
                    <w:right w:val="none" w:sz="0" w:space="0" w:color="auto"/>
                  </w:divBdr>
                </w:div>
                <w:div w:id="1630672341">
                  <w:marLeft w:val="640"/>
                  <w:marRight w:val="0"/>
                  <w:marTop w:val="0"/>
                  <w:marBottom w:val="0"/>
                  <w:divBdr>
                    <w:top w:val="none" w:sz="0" w:space="0" w:color="auto"/>
                    <w:left w:val="none" w:sz="0" w:space="0" w:color="auto"/>
                    <w:bottom w:val="none" w:sz="0" w:space="0" w:color="auto"/>
                    <w:right w:val="none" w:sz="0" w:space="0" w:color="auto"/>
                  </w:divBdr>
                </w:div>
                <w:div w:id="1665553164">
                  <w:marLeft w:val="640"/>
                  <w:marRight w:val="0"/>
                  <w:marTop w:val="0"/>
                  <w:marBottom w:val="0"/>
                  <w:divBdr>
                    <w:top w:val="none" w:sz="0" w:space="0" w:color="auto"/>
                    <w:left w:val="none" w:sz="0" w:space="0" w:color="auto"/>
                    <w:bottom w:val="none" w:sz="0" w:space="0" w:color="auto"/>
                    <w:right w:val="none" w:sz="0" w:space="0" w:color="auto"/>
                  </w:divBdr>
                </w:div>
                <w:div w:id="1716929677">
                  <w:marLeft w:val="640"/>
                  <w:marRight w:val="0"/>
                  <w:marTop w:val="0"/>
                  <w:marBottom w:val="0"/>
                  <w:divBdr>
                    <w:top w:val="none" w:sz="0" w:space="0" w:color="auto"/>
                    <w:left w:val="none" w:sz="0" w:space="0" w:color="auto"/>
                    <w:bottom w:val="none" w:sz="0" w:space="0" w:color="auto"/>
                    <w:right w:val="none" w:sz="0" w:space="0" w:color="auto"/>
                  </w:divBdr>
                </w:div>
                <w:div w:id="1734889169">
                  <w:marLeft w:val="640"/>
                  <w:marRight w:val="0"/>
                  <w:marTop w:val="0"/>
                  <w:marBottom w:val="0"/>
                  <w:divBdr>
                    <w:top w:val="none" w:sz="0" w:space="0" w:color="auto"/>
                    <w:left w:val="none" w:sz="0" w:space="0" w:color="auto"/>
                    <w:bottom w:val="none" w:sz="0" w:space="0" w:color="auto"/>
                    <w:right w:val="none" w:sz="0" w:space="0" w:color="auto"/>
                  </w:divBdr>
                </w:div>
                <w:div w:id="1745030580">
                  <w:marLeft w:val="640"/>
                  <w:marRight w:val="0"/>
                  <w:marTop w:val="0"/>
                  <w:marBottom w:val="0"/>
                  <w:divBdr>
                    <w:top w:val="none" w:sz="0" w:space="0" w:color="auto"/>
                    <w:left w:val="none" w:sz="0" w:space="0" w:color="auto"/>
                    <w:bottom w:val="none" w:sz="0" w:space="0" w:color="auto"/>
                    <w:right w:val="none" w:sz="0" w:space="0" w:color="auto"/>
                  </w:divBdr>
                </w:div>
                <w:div w:id="1793011746">
                  <w:marLeft w:val="640"/>
                  <w:marRight w:val="0"/>
                  <w:marTop w:val="0"/>
                  <w:marBottom w:val="0"/>
                  <w:divBdr>
                    <w:top w:val="none" w:sz="0" w:space="0" w:color="auto"/>
                    <w:left w:val="none" w:sz="0" w:space="0" w:color="auto"/>
                    <w:bottom w:val="none" w:sz="0" w:space="0" w:color="auto"/>
                    <w:right w:val="none" w:sz="0" w:space="0" w:color="auto"/>
                  </w:divBdr>
                </w:div>
                <w:div w:id="1796681951">
                  <w:marLeft w:val="640"/>
                  <w:marRight w:val="0"/>
                  <w:marTop w:val="0"/>
                  <w:marBottom w:val="0"/>
                  <w:divBdr>
                    <w:top w:val="none" w:sz="0" w:space="0" w:color="auto"/>
                    <w:left w:val="none" w:sz="0" w:space="0" w:color="auto"/>
                    <w:bottom w:val="none" w:sz="0" w:space="0" w:color="auto"/>
                    <w:right w:val="none" w:sz="0" w:space="0" w:color="auto"/>
                  </w:divBdr>
                </w:div>
                <w:div w:id="1818377476">
                  <w:marLeft w:val="640"/>
                  <w:marRight w:val="0"/>
                  <w:marTop w:val="0"/>
                  <w:marBottom w:val="0"/>
                  <w:divBdr>
                    <w:top w:val="none" w:sz="0" w:space="0" w:color="auto"/>
                    <w:left w:val="none" w:sz="0" w:space="0" w:color="auto"/>
                    <w:bottom w:val="none" w:sz="0" w:space="0" w:color="auto"/>
                    <w:right w:val="none" w:sz="0" w:space="0" w:color="auto"/>
                  </w:divBdr>
                </w:div>
                <w:div w:id="1850562821">
                  <w:marLeft w:val="640"/>
                  <w:marRight w:val="0"/>
                  <w:marTop w:val="0"/>
                  <w:marBottom w:val="0"/>
                  <w:divBdr>
                    <w:top w:val="none" w:sz="0" w:space="0" w:color="auto"/>
                    <w:left w:val="none" w:sz="0" w:space="0" w:color="auto"/>
                    <w:bottom w:val="none" w:sz="0" w:space="0" w:color="auto"/>
                    <w:right w:val="none" w:sz="0" w:space="0" w:color="auto"/>
                  </w:divBdr>
                </w:div>
                <w:div w:id="1861121775">
                  <w:marLeft w:val="640"/>
                  <w:marRight w:val="0"/>
                  <w:marTop w:val="0"/>
                  <w:marBottom w:val="0"/>
                  <w:divBdr>
                    <w:top w:val="none" w:sz="0" w:space="0" w:color="auto"/>
                    <w:left w:val="none" w:sz="0" w:space="0" w:color="auto"/>
                    <w:bottom w:val="none" w:sz="0" w:space="0" w:color="auto"/>
                    <w:right w:val="none" w:sz="0" w:space="0" w:color="auto"/>
                  </w:divBdr>
                </w:div>
                <w:div w:id="1947806228">
                  <w:marLeft w:val="640"/>
                  <w:marRight w:val="0"/>
                  <w:marTop w:val="0"/>
                  <w:marBottom w:val="0"/>
                  <w:divBdr>
                    <w:top w:val="none" w:sz="0" w:space="0" w:color="auto"/>
                    <w:left w:val="none" w:sz="0" w:space="0" w:color="auto"/>
                    <w:bottom w:val="none" w:sz="0" w:space="0" w:color="auto"/>
                    <w:right w:val="none" w:sz="0" w:space="0" w:color="auto"/>
                  </w:divBdr>
                </w:div>
                <w:div w:id="1974021128">
                  <w:marLeft w:val="640"/>
                  <w:marRight w:val="0"/>
                  <w:marTop w:val="0"/>
                  <w:marBottom w:val="0"/>
                  <w:divBdr>
                    <w:top w:val="none" w:sz="0" w:space="0" w:color="auto"/>
                    <w:left w:val="none" w:sz="0" w:space="0" w:color="auto"/>
                    <w:bottom w:val="none" w:sz="0" w:space="0" w:color="auto"/>
                    <w:right w:val="none" w:sz="0" w:space="0" w:color="auto"/>
                  </w:divBdr>
                </w:div>
                <w:div w:id="2031712017">
                  <w:marLeft w:val="640"/>
                  <w:marRight w:val="0"/>
                  <w:marTop w:val="0"/>
                  <w:marBottom w:val="0"/>
                  <w:divBdr>
                    <w:top w:val="none" w:sz="0" w:space="0" w:color="auto"/>
                    <w:left w:val="none" w:sz="0" w:space="0" w:color="auto"/>
                    <w:bottom w:val="none" w:sz="0" w:space="0" w:color="auto"/>
                    <w:right w:val="none" w:sz="0" w:space="0" w:color="auto"/>
                  </w:divBdr>
                </w:div>
                <w:div w:id="2039970284">
                  <w:marLeft w:val="640"/>
                  <w:marRight w:val="0"/>
                  <w:marTop w:val="0"/>
                  <w:marBottom w:val="0"/>
                  <w:divBdr>
                    <w:top w:val="none" w:sz="0" w:space="0" w:color="auto"/>
                    <w:left w:val="none" w:sz="0" w:space="0" w:color="auto"/>
                    <w:bottom w:val="none" w:sz="0" w:space="0" w:color="auto"/>
                    <w:right w:val="none" w:sz="0" w:space="0" w:color="auto"/>
                  </w:divBdr>
                </w:div>
                <w:div w:id="2051952432">
                  <w:marLeft w:val="640"/>
                  <w:marRight w:val="0"/>
                  <w:marTop w:val="0"/>
                  <w:marBottom w:val="0"/>
                  <w:divBdr>
                    <w:top w:val="none" w:sz="0" w:space="0" w:color="auto"/>
                    <w:left w:val="none" w:sz="0" w:space="0" w:color="auto"/>
                    <w:bottom w:val="none" w:sz="0" w:space="0" w:color="auto"/>
                    <w:right w:val="none" w:sz="0" w:space="0" w:color="auto"/>
                  </w:divBdr>
                </w:div>
                <w:div w:id="2087336449">
                  <w:marLeft w:val="640"/>
                  <w:marRight w:val="0"/>
                  <w:marTop w:val="0"/>
                  <w:marBottom w:val="0"/>
                  <w:divBdr>
                    <w:top w:val="none" w:sz="0" w:space="0" w:color="auto"/>
                    <w:left w:val="none" w:sz="0" w:space="0" w:color="auto"/>
                    <w:bottom w:val="none" w:sz="0" w:space="0" w:color="auto"/>
                    <w:right w:val="none" w:sz="0" w:space="0" w:color="auto"/>
                  </w:divBdr>
                </w:div>
                <w:div w:id="2111579176">
                  <w:marLeft w:val="640"/>
                  <w:marRight w:val="0"/>
                  <w:marTop w:val="0"/>
                  <w:marBottom w:val="0"/>
                  <w:divBdr>
                    <w:top w:val="none" w:sz="0" w:space="0" w:color="auto"/>
                    <w:left w:val="none" w:sz="0" w:space="0" w:color="auto"/>
                    <w:bottom w:val="none" w:sz="0" w:space="0" w:color="auto"/>
                    <w:right w:val="none" w:sz="0" w:space="0" w:color="auto"/>
                  </w:divBdr>
                </w:div>
                <w:div w:id="2141799817">
                  <w:marLeft w:val="640"/>
                  <w:marRight w:val="0"/>
                  <w:marTop w:val="0"/>
                  <w:marBottom w:val="0"/>
                  <w:divBdr>
                    <w:top w:val="none" w:sz="0" w:space="0" w:color="auto"/>
                    <w:left w:val="none" w:sz="0" w:space="0" w:color="auto"/>
                    <w:bottom w:val="none" w:sz="0" w:space="0" w:color="auto"/>
                    <w:right w:val="none" w:sz="0" w:space="0" w:color="auto"/>
                  </w:divBdr>
                </w:div>
              </w:divsChild>
            </w:div>
            <w:div w:id="116723303">
              <w:marLeft w:val="0"/>
              <w:marRight w:val="0"/>
              <w:marTop w:val="0"/>
              <w:marBottom w:val="0"/>
              <w:divBdr>
                <w:top w:val="none" w:sz="0" w:space="0" w:color="auto"/>
                <w:left w:val="none" w:sz="0" w:space="0" w:color="auto"/>
                <w:bottom w:val="none" w:sz="0" w:space="0" w:color="auto"/>
                <w:right w:val="none" w:sz="0" w:space="0" w:color="auto"/>
              </w:divBdr>
              <w:divsChild>
                <w:div w:id="17896270">
                  <w:marLeft w:val="640"/>
                  <w:marRight w:val="0"/>
                  <w:marTop w:val="0"/>
                  <w:marBottom w:val="0"/>
                  <w:divBdr>
                    <w:top w:val="none" w:sz="0" w:space="0" w:color="auto"/>
                    <w:left w:val="none" w:sz="0" w:space="0" w:color="auto"/>
                    <w:bottom w:val="none" w:sz="0" w:space="0" w:color="auto"/>
                    <w:right w:val="none" w:sz="0" w:space="0" w:color="auto"/>
                  </w:divBdr>
                </w:div>
                <w:div w:id="45447433">
                  <w:marLeft w:val="640"/>
                  <w:marRight w:val="0"/>
                  <w:marTop w:val="0"/>
                  <w:marBottom w:val="0"/>
                  <w:divBdr>
                    <w:top w:val="none" w:sz="0" w:space="0" w:color="auto"/>
                    <w:left w:val="none" w:sz="0" w:space="0" w:color="auto"/>
                    <w:bottom w:val="none" w:sz="0" w:space="0" w:color="auto"/>
                    <w:right w:val="none" w:sz="0" w:space="0" w:color="auto"/>
                  </w:divBdr>
                </w:div>
                <w:div w:id="46924396">
                  <w:marLeft w:val="640"/>
                  <w:marRight w:val="0"/>
                  <w:marTop w:val="0"/>
                  <w:marBottom w:val="0"/>
                  <w:divBdr>
                    <w:top w:val="none" w:sz="0" w:space="0" w:color="auto"/>
                    <w:left w:val="none" w:sz="0" w:space="0" w:color="auto"/>
                    <w:bottom w:val="none" w:sz="0" w:space="0" w:color="auto"/>
                    <w:right w:val="none" w:sz="0" w:space="0" w:color="auto"/>
                  </w:divBdr>
                </w:div>
                <w:div w:id="128473282">
                  <w:marLeft w:val="640"/>
                  <w:marRight w:val="0"/>
                  <w:marTop w:val="0"/>
                  <w:marBottom w:val="0"/>
                  <w:divBdr>
                    <w:top w:val="none" w:sz="0" w:space="0" w:color="auto"/>
                    <w:left w:val="none" w:sz="0" w:space="0" w:color="auto"/>
                    <w:bottom w:val="none" w:sz="0" w:space="0" w:color="auto"/>
                    <w:right w:val="none" w:sz="0" w:space="0" w:color="auto"/>
                  </w:divBdr>
                </w:div>
                <w:div w:id="133067884">
                  <w:marLeft w:val="640"/>
                  <w:marRight w:val="0"/>
                  <w:marTop w:val="0"/>
                  <w:marBottom w:val="0"/>
                  <w:divBdr>
                    <w:top w:val="none" w:sz="0" w:space="0" w:color="auto"/>
                    <w:left w:val="none" w:sz="0" w:space="0" w:color="auto"/>
                    <w:bottom w:val="none" w:sz="0" w:space="0" w:color="auto"/>
                    <w:right w:val="none" w:sz="0" w:space="0" w:color="auto"/>
                  </w:divBdr>
                </w:div>
                <w:div w:id="135221112">
                  <w:marLeft w:val="640"/>
                  <w:marRight w:val="0"/>
                  <w:marTop w:val="0"/>
                  <w:marBottom w:val="0"/>
                  <w:divBdr>
                    <w:top w:val="none" w:sz="0" w:space="0" w:color="auto"/>
                    <w:left w:val="none" w:sz="0" w:space="0" w:color="auto"/>
                    <w:bottom w:val="none" w:sz="0" w:space="0" w:color="auto"/>
                    <w:right w:val="none" w:sz="0" w:space="0" w:color="auto"/>
                  </w:divBdr>
                </w:div>
                <w:div w:id="138152531">
                  <w:marLeft w:val="640"/>
                  <w:marRight w:val="0"/>
                  <w:marTop w:val="0"/>
                  <w:marBottom w:val="0"/>
                  <w:divBdr>
                    <w:top w:val="none" w:sz="0" w:space="0" w:color="auto"/>
                    <w:left w:val="none" w:sz="0" w:space="0" w:color="auto"/>
                    <w:bottom w:val="none" w:sz="0" w:space="0" w:color="auto"/>
                    <w:right w:val="none" w:sz="0" w:space="0" w:color="auto"/>
                  </w:divBdr>
                </w:div>
                <w:div w:id="154537082">
                  <w:marLeft w:val="640"/>
                  <w:marRight w:val="0"/>
                  <w:marTop w:val="0"/>
                  <w:marBottom w:val="0"/>
                  <w:divBdr>
                    <w:top w:val="none" w:sz="0" w:space="0" w:color="auto"/>
                    <w:left w:val="none" w:sz="0" w:space="0" w:color="auto"/>
                    <w:bottom w:val="none" w:sz="0" w:space="0" w:color="auto"/>
                    <w:right w:val="none" w:sz="0" w:space="0" w:color="auto"/>
                  </w:divBdr>
                </w:div>
                <w:div w:id="203368756">
                  <w:marLeft w:val="640"/>
                  <w:marRight w:val="0"/>
                  <w:marTop w:val="0"/>
                  <w:marBottom w:val="0"/>
                  <w:divBdr>
                    <w:top w:val="none" w:sz="0" w:space="0" w:color="auto"/>
                    <w:left w:val="none" w:sz="0" w:space="0" w:color="auto"/>
                    <w:bottom w:val="none" w:sz="0" w:space="0" w:color="auto"/>
                    <w:right w:val="none" w:sz="0" w:space="0" w:color="auto"/>
                  </w:divBdr>
                </w:div>
                <w:div w:id="215900342">
                  <w:marLeft w:val="640"/>
                  <w:marRight w:val="0"/>
                  <w:marTop w:val="0"/>
                  <w:marBottom w:val="0"/>
                  <w:divBdr>
                    <w:top w:val="none" w:sz="0" w:space="0" w:color="auto"/>
                    <w:left w:val="none" w:sz="0" w:space="0" w:color="auto"/>
                    <w:bottom w:val="none" w:sz="0" w:space="0" w:color="auto"/>
                    <w:right w:val="none" w:sz="0" w:space="0" w:color="auto"/>
                  </w:divBdr>
                </w:div>
                <w:div w:id="257103299">
                  <w:marLeft w:val="640"/>
                  <w:marRight w:val="0"/>
                  <w:marTop w:val="0"/>
                  <w:marBottom w:val="0"/>
                  <w:divBdr>
                    <w:top w:val="none" w:sz="0" w:space="0" w:color="auto"/>
                    <w:left w:val="none" w:sz="0" w:space="0" w:color="auto"/>
                    <w:bottom w:val="none" w:sz="0" w:space="0" w:color="auto"/>
                    <w:right w:val="none" w:sz="0" w:space="0" w:color="auto"/>
                  </w:divBdr>
                </w:div>
                <w:div w:id="285081909">
                  <w:marLeft w:val="640"/>
                  <w:marRight w:val="0"/>
                  <w:marTop w:val="0"/>
                  <w:marBottom w:val="0"/>
                  <w:divBdr>
                    <w:top w:val="none" w:sz="0" w:space="0" w:color="auto"/>
                    <w:left w:val="none" w:sz="0" w:space="0" w:color="auto"/>
                    <w:bottom w:val="none" w:sz="0" w:space="0" w:color="auto"/>
                    <w:right w:val="none" w:sz="0" w:space="0" w:color="auto"/>
                  </w:divBdr>
                </w:div>
                <w:div w:id="306788393">
                  <w:marLeft w:val="640"/>
                  <w:marRight w:val="0"/>
                  <w:marTop w:val="0"/>
                  <w:marBottom w:val="0"/>
                  <w:divBdr>
                    <w:top w:val="none" w:sz="0" w:space="0" w:color="auto"/>
                    <w:left w:val="none" w:sz="0" w:space="0" w:color="auto"/>
                    <w:bottom w:val="none" w:sz="0" w:space="0" w:color="auto"/>
                    <w:right w:val="none" w:sz="0" w:space="0" w:color="auto"/>
                  </w:divBdr>
                </w:div>
                <w:div w:id="428157862">
                  <w:marLeft w:val="640"/>
                  <w:marRight w:val="0"/>
                  <w:marTop w:val="0"/>
                  <w:marBottom w:val="0"/>
                  <w:divBdr>
                    <w:top w:val="none" w:sz="0" w:space="0" w:color="auto"/>
                    <w:left w:val="none" w:sz="0" w:space="0" w:color="auto"/>
                    <w:bottom w:val="none" w:sz="0" w:space="0" w:color="auto"/>
                    <w:right w:val="none" w:sz="0" w:space="0" w:color="auto"/>
                  </w:divBdr>
                </w:div>
                <w:div w:id="452863388">
                  <w:marLeft w:val="640"/>
                  <w:marRight w:val="0"/>
                  <w:marTop w:val="0"/>
                  <w:marBottom w:val="0"/>
                  <w:divBdr>
                    <w:top w:val="none" w:sz="0" w:space="0" w:color="auto"/>
                    <w:left w:val="none" w:sz="0" w:space="0" w:color="auto"/>
                    <w:bottom w:val="none" w:sz="0" w:space="0" w:color="auto"/>
                    <w:right w:val="none" w:sz="0" w:space="0" w:color="auto"/>
                  </w:divBdr>
                </w:div>
                <w:div w:id="476462288">
                  <w:marLeft w:val="640"/>
                  <w:marRight w:val="0"/>
                  <w:marTop w:val="0"/>
                  <w:marBottom w:val="0"/>
                  <w:divBdr>
                    <w:top w:val="none" w:sz="0" w:space="0" w:color="auto"/>
                    <w:left w:val="none" w:sz="0" w:space="0" w:color="auto"/>
                    <w:bottom w:val="none" w:sz="0" w:space="0" w:color="auto"/>
                    <w:right w:val="none" w:sz="0" w:space="0" w:color="auto"/>
                  </w:divBdr>
                </w:div>
                <w:div w:id="504133105">
                  <w:marLeft w:val="640"/>
                  <w:marRight w:val="0"/>
                  <w:marTop w:val="0"/>
                  <w:marBottom w:val="0"/>
                  <w:divBdr>
                    <w:top w:val="none" w:sz="0" w:space="0" w:color="auto"/>
                    <w:left w:val="none" w:sz="0" w:space="0" w:color="auto"/>
                    <w:bottom w:val="none" w:sz="0" w:space="0" w:color="auto"/>
                    <w:right w:val="none" w:sz="0" w:space="0" w:color="auto"/>
                  </w:divBdr>
                </w:div>
                <w:div w:id="590622816">
                  <w:marLeft w:val="640"/>
                  <w:marRight w:val="0"/>
                  <w:marTop w:val="0"/>
                  <w:marBottom w:val="0"/>
                  <w:divBdr>
                    <w:top w:val="none" w:sz="0" w:space="0" w:color="auto"/>
                    <w:left w:val="none" w:sz="0" w:space="0" w:color="auto"/>
                    <w:bottom w:val="none" w:sz="0" w:space="0" w:color="auto"/>
                    <w:right w:val="none" w:sz="0" w:space="0" w:color="auto"/>
                  </w:divBdr>
                </w:div>
                <w:div w:id="610402950">
                  <w:marLeft w:val="640"/>
                  <w:marRight w:val="0"/>
                  <w:marTop w:val="0"/>
                  <w:marBottom w:val="0"/>
                  <w:divBdr>
                    <w:top w:val="none" w:sz="0" w:space="0" w:color="auto"/>
                    <w:left w:val="none" w:sz="0" w:space="0" w:color="auto"/>
                    <w:bottom w:val="none" w:sz="0" w:space="0" w:color="auto"/>
                    <w:right w:val="none" w:sz="0" w:space="0" w:color="auto"/>
                  </w:divBdr>
                </w:div>
                <w:div w:id="670068160">
                  <w:marLeft w:val="640"/>
                  <w:marRight w:val="0"/>
                  <w:marTop w:val="0"/>
                  <w:marBottom w:val="0"/>
                  <w:divBdr>
                    <w:top w:val="none" w:sz="0" w:space="0" w:color="auto"/>
                    <w:left w:val="none" w:sz="0" w:space="0" w:color="auto"/>
                    <w:bottom w:val="none" w:sz="0" w:space="0" w:color="auto"/>
                    <w:right w:val="none" w:sz="0" w:space="0" w:color="auto"/>
                  </w:divBdr>
                </w:div>
                <w:div w:id="678310989">
                  <w:marLeft w:val="640"/>
                  <w:marRight w:val="0"/>
                  <w:marTop w:val="0"/>
                  <w:marBottom w:val="0"/>
                  <w:divBdr>
                    <w:top w:val="none" w:sz="0" w:space="0" w:color="auto"/>
                    <w:left w:val="none" w:sz="0" w:space="0" w:color="auto"/>
                    <w:bottom w:val="none" w:sz="0" w:space="0" w:color="auto"/>
                    <w:right w:val="none" w:sz="0" w:space="0" w:color="auto"/>
                  </w:divBdr>
                </w:div>
                <w:div w:id="697900573">
                  <w:marLeft w:val="640"/>
                  <w:marRight w:val="0"/>
                  <w:marTop w:val="0"/>
                  <w:marBottom w:val="0"/>
                  <w:divBdr>
                    <w:top w:val="none" w:sz="0" w:space="0" w:color="auto"/>
                    <w:left w:val="none" w:sz="0" w:space="0" w:color="auto"/>
                    <w:bottom w:val="none" w:sz="0" w:space="0" w:color="auto"/>
                    <w:right w:val="none" w:sz="0" w:space="0" w:color="auto"/>
                  </w:divBdr>
                </w:div>
                <w:div w:id="698701659">
                  <w:marLeft w:val="640"/>
                  <w:marRight w:val="0"/>
                  <w:marTop w:val="0"/>
                  <w:marBottom w:val="0"/>
                  <w:divBdr>
                    <w:top w:val="none" w:sz="0" w:space="0" w:color="auto"/>
                    <w:left w:val="none" w:sz="0" w:space="0" w:color="auto"/>
                    <w:bottom w:val="none" w:sz="0" w:space="0" w:color="auto"/>
                    <w:right w:val="none" w:sz="0" w:space="0" w:color="auto"/>
                  </w:divBdr>
                </w:div>
                <w:div w:id="722867911">
                  <w:marLeft w:val="640"/>
                  <w:marRight w:val="0"/>
                  <w:marTop w:val="0"/>
                  <w:marBottom w:val="0"/>
                  <w:divBdr>
                    <w:top w:val="none" w:sz="0" w:space="0" w:color="auto"/>
                    <w:left w:val="none" w:sz="0" w:space="0" w:color="auto"/>
                    <w:bottom w:val="none" w:sz="0" w:space="0" w:color="auto"/>
                    <w:right w:val="none" w:sz="0" w:space="0" w:color="auto"/>
                  </w:divBdr>
                </w:div>
                <w:div w:id="759562462">
                  <w:marLeft w:val="640"/>
                  <w:marRight w:val="0"/>
                  <w:marTop w:val="0"/>
                  <w:marBottom w:val="0"/>
                  <w:divBdr>
                    <w:top w:val="none" w:sz="0" w:space="0" w:color="auto"/>
                    <w:left w:val="none" w:sz="0" w:space="0" w:color="auto"/>
                    <w:bottom w:val="none" w:sz="0" w:space="0" w:color="auto"/>
                    <w:right w:val="none" w:sz="0" w:space="0" w:color="auto"/>
                  </w:divBdr>
                </w:div>
                <w:div w:id="772095433">
                  <w:marLeft w:val="640"/>
                  <w:marRight w:val="0"/>
                  <w:marTop w:val="0"/>
                  <w:marBottom w:val="0"/>
                  <w:divBdr>
                    <w:top w:val="none" w:sz="0" w:space="0" w:color="auto"/>
                    <w:left w:val="none" w:sz="0" w:space="0" w:color="auto"/>
                    <w:bottom w:val="none" w:sz="0" w:space="0" w:color="auto"/>
                    <w:right w:val="none" w:sz="0" w:space="0" w:color="auto"/>
                  </w:divBdr>
                </w:div>
                <w:div w:id="831144025">
                  <w:marLeft w:val="640"/>
                  <w:marRight w:val="0"/>
                  <w:marTop w:val="0"/>
                  <w:marBottom w:val="0"/>
                  <w:divBdr>
                    <w:top w:val="none" w:sz="0" w:space="0" w:color="auto"/>
                    <w:left w:val="none" w:sz="0" w:space="0" w:color="auto"/>
                    <w:bottom w:val="none" w:sz="0" w:space="0" w:color="auto"/>
                    <w:right w:val="none" w:sz="0" w:space="0" w:color="auto"/>
                  </w:divBdr>
                </w:div>
                <w:div w:id="838426551">
                  <w:marLeft w:val="640"/>
                  <w:marRight w:val="0"/>
                  <w:marTop w:val="0"/>
                  <w:marBottom w:val="0"/>
                  <w:divBdr>
                    <w:top w:val="none" w:sz="0" w:space="0" w:color="auto"/>
                    <w:left w:val="none" w:sz="0" w:space="0" w:color="auto"/>
                    <w:bottom w:val="none" w:sz="0" w:space="0" w:color="auto"/>
                    <w:right w:val="none" w:sz="0" w:space="0" w:color="auto"/>
                  </w:divBdr>
                </w:div>
                <w:div w:id="841746452">
                  <w:marLeft w:val="640"/>
                  <w:marRight w:val="0"/>
                  <w:marTop w:val="0"/>
                  <w:marBottom w:val="0"/>
                  <w:divBdr>
                    <w:top w:val="none" w:sz="0" w:space="0" w:color="auto"/>
                    <w:left w:val="none" w:sz="0" w:space="0" w:color="auto"/>
                    <w:bottom w:val="none" w:sz="0" w:space="0" w:color="auto"/>
                    <w:right w:val="none" w:sz="0" w:space="0" w:color="auto"/>
                  </w:divBdr>
                </w:div>
                <w:div w:id="907569603">
                  <w:marLeft w:val="640"/>
                  <w:marRight w:val="0"/>
                  <w:marTop w:val="0"/>
                  <w:marBottom w:val="0"/>
                  <w:divBdr>
                    <w:top w:val="none" w:sz="0" w:space="0" w:color="auto"/>
                    <w:left w:val="none" w:sz="0" w:space="0" w:color="auto"/>
                    <w:bottom w:val="none" w:sz="0" w:space="0" w:color="auto"/>
                    <w:right w:val="none" w:sz="0" w:space="0" w:color="auto"/>
                  </w:divBdr>
                </w:div>
                <w:div w:id="984050246">
                  <w:marLeft w:val="640"/>
                  <w:marRight w:val="0"/>
                  <w:marTop w:val="0"/>
                  <w:marBottom w:val="0"/>
                  <w:divBdr>
                    <w:top w:val="none" w:sz="0" w:space="0" w:color="auto"/>
                    <w:left w:val="none" w:sz="0" w:space="0" w:color="auto"/>
                    <w:bottom w:val="none" w:sz="0" w:space="0" w:color="auto"/>
                    <w:right w:val="none" w:sz="0" w:space="0" w:color="auto"/>
                  </w:divBdr>
                </w:div>
                <w:div w:id="1001422054">
                  <w:marLeft w:val="640"/>
                  <w:marRight w:val="0"/>
                  <w:marTop w:val="0"/>
                  <w:marBottom w:val="0"/>
                  <w:divBdr>
                    <w:top w:val="none" w:sz="0" w:space="0" w:color="auto"/>
                    <w:left w:val="none" w:sz="0" w:space="0" w:color="auto"/>
                    <w:bottom w:val="none" w:sz="0" w:space="0" w:color="auto"/>
                    <w:right w:val="none" w:sz="0" w:space="0" w:color="auto"/>
                  </w:divBdr>
                </w:div>
                <w:div w:id="1006395978">
                  <w:marLeft w:val="640"/>
                  <w:marRight w:val="0"/>
                  <w:marTop w:val="0"/>
                  <w:marBottom w:val="0"/>
                  <w:divBdr>
                    <w:top w:val="none" w:sz="0" w:space="0" w:color="auto"/>
                    <w:left w:val="none" w:sz="0" w:space="0" w:color="auto"/>
                    <w:bottom w:val="none" w:sz="0" w:space="0" w:color="auto"/>
                    <w:right w:val="none" w:sz="0" w:space="0" w:color="auto"/>
                  </w:divBdr>
                </w:div>
                <w:div w:id="1016733839">
                  <w:marLeft w:val="640"/>
                  <w:marRight w:val="0"/>
                  <w:marTop w:val="0"/>
                  <w:marBottom w:val="0"/>
                  <w:divBdr>
                    <w:top w:val="none" w:sz="0" w:space="0" w:color="auto"/>
                    <w:left w:val="none" w:sz="0" w:space="0" w:color="auto"/>
                    <w:bottom w:val="none" w:sz="0" w:space="0" w:color="auto"/>
                    <w:right w:val="none" w:sz="0" w:space="0" w:color="auto"/>
                  </w:divBdr>
                </w:div>
                <w:div w:id="1063484259">
                  <w:marLeft w:val="640"/>
                  <w:marRight w:val="0"/>
                  <w:marTop w:val="0"/>
                  <w:marBottom w:val="0"/>
                  <w:divBdr>
                    <w:top w:val="none" w:sz="0" w:space="0" w:color="auto"/>
                    <w:left w:val="none" w:sz="0" w:space="0" w:color="auto"/>
                    <w:bottom w:val="none" w:sz="0" w:space="0" w:color="auto"/>
                    <w:right w:val="none" w:sz="0" w:space="0" w:color="auto"/>
                  </w:divBdr>
                </w:div>
                <w:div w:id="1108550081">
                  <w:marLeft w:val="640"/>
                  <w:marRight w:val="0"/>
                  <w:marTop w:val="0"/>
                  <w:marBottom w:val="0"/>
                  <w:divBdr>
                    <w:top w:val="none" w:sz="0" w:space="0" w:color="auto"/>
                    <w:left w:val="none" w:sz="0" w:space="0" w:color="auto"/>
                    <w:bottom w:val="none" w:sz="0" w:space="0" w:color="auto"/>
                    <w:right w:val="none" w:sz="0" w:space="0" w:color="auto"/>
                  </w:divBdr>
                </w:div>
                <w:div w:id="1144811336">
                  <w:marLeft w:val="640"/>
                  <w:marRight w:val="0"/>
                  <w:marTop w:val="0"/>
                  <w:marBottom w:val="0"/>
                  <w:divBdr>
                    <w:top w:val="none" w:sz="0" w:space="0" w:color="auto"/>
                    <w:left w:val="none" w:sz="0" w:space="0" w:color="auto"/>
                    <w:bottom w:val="none" w:sz="0" w:space="0" w:color="auto"/>
                    <w:right w:val="none" w:sz="0" w:space="0" w:color="auto"/>
                  </w:divBdr>
                </w:div>
                <w:div w:id="1235815980">
                  <w:marLeft w:val="640"/>
                  <w:marRight w:val="0"/>
                  <w:marTop w:val="0"/>
                  <w:marBottom w:val="0"/>
                  <w:divBdr>
                    <w:top w:val="none" w:sz="0" w:space="0" w:color="auto"/>
                    <w:left w:val="none" w:sz="0" w:space="0" w:color="auto"/>
                    <w:bottom w:val="none" w:sz="0" w:space="0" w:color="auto"/>
                    <w:right w:val="none" w:sz="0" w:space="0" w:color="auto"/>
                  </w:divBdr>
                </w:div>
                <w:div w:id="1266032748">
                  <w:marLeft w:val="640"/>
                  <w:marRight w:val="0"/>
                  <w:marTop w:val="0"/>
                  <w:marBottom w:val="0"/>
                  <w:divBdr>
                    <w:top w:val="none" w:sz="0" w:space="0" w:color="auto"/>
                    <w:left w:val="none" w:sz="0" w:space="0" w:color="auto"/>
                    <w:bottom w:val="none" w:sz="0" w:space="0" w:color="auto"/>
                    <w:right w:val="none" w:sz="0" w:space="0" w:color="auto"/>
                  </w:divBdr>
                </w:div>
                <w:div w:id="1313021480">
                  <w:marLeft w:val="640"/>
                  <w:marRight w:val="0"/>
                  <w:marTop w:val="0"/>
                  <w:marBottom w:val="0"/>
                  <w:divBdr>
                    <w:top w:val="none" w:sz="0" w:space="0" w:color="auto"/>
                    <w:left w:val="none" w:sz="0" w:space="0" w:color="auto"/>
                    <w:bottom w:val="none" w:sz="0" w:space="0" w:color="auto"/>
                    <w:right w:val="none" w:sz="0" w:space="0" w:color="auto"/>
                  </w:divBdr>
                </w:div>
                <w:div w:id="1319382416">
                  <w:marLeft w:val="640"/>
                  <w:marRight w:val="0"/>
                  <w:marTop w:val="0"/>
                  <w:marBottom w:val="0"/>
                  <w:divBdr>
                    <w:top w:val="none" w:sz="0" w:space="0" w:color="auto"/>
                    <w:left w:val="none" w:sz="0" w:space="0" w:color="auto"/>
                    <w:bottom w:val="none" w:sz="0" w:space="0" w:color="auto"/>
                    <w:right w:val="none" w:sz="0" w:space="0" w:color="auto"/>
                  </w:divBdr>
                </w:div>
                <w:div w:id="1337808683">
                  <w:marLeft w:val="640"/>
                  <w:marRight w:val="0"/>
                  <w:marTop w:val="0"/>
                  <w:marBottom w:val="0"/>
                  <w:divBdr>
                    <w:top w:val="none" w:sz="0" w:space="0" w:color="auto"/>
                    <w:left w:val="none" w:sz="0" w:space="0" w:color="auto"/>
                    <w:bottom w:val="none" w:sz="0" w:space="0" w:color="auto"/>
                    <w:right w:val="none" w:sz="0" w:space="0" w:color="auto"/>
                  </w:divBdr>
                </w:div>
                <w:div w:id="1420954053">
                  <w:marLeft w:val="640"/>
                  <w:marRight w:val="0"/>
                  <w:marTop w:val="0"/>
                  <w:marBottom w:val="0"/>
                  <w:divBdr>
                    <w:top w:val="none" w:sz="0" w:space="0" w:color="auto"/>
                    <w:left w:val="none" w:sz="0" w:space="0" w:color="auto"/>
                    <w:bottom w:val="none" w:sz="0" w:space="0" w:color="auto"/>
                    <w:right w:val="none" w:sz="0" w:space="0" w:color="auto"/>
                  </w:divBdr>
                </w:div>
                <w:div w:id="1443305431">
                  <w:marLeft w:val="640"/>
                  <w:marRight w:val="0"/>
                  <w:marTop w:val="0"/>
                  <w:marBottom w:val="0"/>
                  <w:divBdr>
                    <w:top w:val="none" w:sz="0" w:space="0" w:color="auto"/>
                    <w:left w:val="none" w:sz="0" w:space="0" w:color="auto"/>
                    <w:bottom w:val="none" w:sz="0" w:space="0" w:color="auto"/>
                    <w:right w:val="none" w:sz="0" w:space="0" w:color="auto"/>
                  </w:divBdr>
                </w:div>
                <w:div w:id="1494905040">
                  <w:marLeft w:val="640"/>
                  <w:marRight w:val="0"/>
                  <w:marTop w:val="0"/>
                  <w:marBottom w:val="0"/>
                  <w:divBdr>
                    <w:top w:val="none" w:sz="0" w:space="0" w:color="auto"/>
                    <w:left w:val="none" w:sz="0" w:space="0" w:color="auto"/>
                    <w:bottom w:val="none" w:sz="0" w:space="0" w:color="auto"/>
                    <w:right w:val="none" w:sz="0" w:space="0" w:color="auto"/>
                  </w:divBdr>
                </w:div>
                <w:div w:id="1495606567">
                  <w:marLeft w:val="640"/>
                  <w:marRight w:val="0"/>
                  <w:marTop w:val="0"/>
                  <w:marBottom w:val="0"/>
                  <w:divBdr>
                    <w:top w:val="none" w:sz="0" w:space="0" w:color="auto"/>
                    <w:left w:val="none" w:sz="0" w:space="0" w:color="auto"/>
                    <w:bottom w:val="none" w:sz="0" w:space="0" w:color="auto"/>
                    <w:right w:val="none" w:sz="0" w:space="0" w:color="auto"/>
                  </w:divBdr>
                </w:div>
                <w:div w:id="1513564245">
                  <w:marLeft w:val="640"/>
                  <w:marRight w:val="0"/>
                  <w:marTop w:val="0"/>
                  <w:marBottom w:val="0"/>
                  <w:divBdr>
                    <w:top w:val="none" w:sz="0" w:space="0" w:color="auto"/>
                    <w:left w:val="none" w:sz="0" w:space="0" w:color="auto"/>
                    <w:bottom w:val="none" w:sz="0" w:space="0" w:color="auto"/>
                    <w:right w:val="none" w:sz="0" w:space="0" w:color="auto"/>
                  </w:divBdr>
                </w:div>
                <w:div w:id="1525747179">
                  <w:marLeft w:val="640"/>
                  <w:marRight w:val="0"/>
                  <w:marTop w:val="0"/>
                  <w:marBottom w:val="0"/>
                  <w:divBdr>
                    <w:top w:val="none" w:sz="0" w:space="0" w:color="auto"/>
                    <w:left w:val="none" w:sz="0" w:space="0" w:color="auto"/>
                    <w:bottom w:val="none" w:sz="0" w:space="0" w:color="auto"/>
                    <w:right w:val="none" w:sz="0" w:space="0" w:color="auto"/>
                  </w:divBdr>
                </w:div>
                <w:div w:id="1552352208">
                  <w:marLeft w:val="640"/>
                  <w:marRight w:val="0"/>
                  <w:marTop w:val="0"/>
                  <w:marBottom w:val="0"/>
                  <w:divBdr>
                    <w:top w:val="none" w:sz="0" w:space="0" w:color="auto"/>
                    <w:left w:val="none" w:sz="0" w:space="0" w:color="auto"/>
                    <w:bottom w:val="none" w:sz="0" w:space="0" w:color="auto"/>
                    <w:right w:val="none" w:sz="0" w:space="0" w:color="auto"/>
                  </w:divBdr>
                </w:div>
                <w:div w:id="1561399029">
                  <w:marLeft w:val="640"/>
                  <w:marRight w:val="0"/>
                  <w:marTop w:val="0"/>
                  <w:marBottom w:val="0"/>
                  <w:divBdr>
                    <w:top w:val="none" w:sz="0" w:space="0" w:color="auto"/>
                    <w:left w:val="none" w:sz="0" w:space="0" w:color="auto"/>
                    <w:bottom w:val="none" w:sz="0" w:space="0" w:color="auto"/>
                    <w:right w:val="none" w:sz="0" w:space="0" w:color="auto"/>
                  </w:divBdr>
                </w:div>
                <w:div w:id="1575434794">
                  <w:marLeft w:val="640"/>
                  <w:marRight w:val="0"/>
                  <w:marTop w:val="0"/>
                  <w:marBottom w:val="0"/>
                  <w:divBdr>
                    <w:top w:val="none" w:sz="0" w:space="0" w:color="auto"/>
                    <w:left w:val="none" w:sz="0" w:space="0" w:color="auto"/>
                    <w:bottom w:val="none" w:sz="0" w:space="0" w:color="auto"/>
                    <w:right w:val="none" w:sz="0" w:space="0" w:color="auto"/>
                  </w:divBdr>
                </w:div>
                <w:div w:id="1575551133">
                  <w:marLeft w:val="640"/>
                  <w:marRight w:val="0"/>
                  <w:marTop w:val="0"/>
                  <w:marBottom w:val="0"/>
                  <w:divBdr>
                    <w:top w:val="none" w:sz="0" w:space="0" w:color="auto"/>
                    <w:left w:val="none" w:sz="0" w:space="0" w:color="auto"/>
                    <w:bottom w:val="none" w:sz="0" w:space="0" w:color="auto"/>
                    <w:right w:val="none" w:sz="0" w:space="0" w:color="auto"/>
                  </w:divBdr>
                </w:div>
                <w:div w:id="1634018809">
                  <w:marLeft w:val="640"/>
                  <w:marRight w:val="0"/>
                  <w:marTop w:val="0"/>
                  <w:marBottom w:val="0"/>
                  <w:divBdr>
                    <w:top w:val="none" w:sz="0" w:space="0" w:color="auto"/>
                    <w:left w:val="none" w:sz="0" w:space="0" w:color="auto"/>
                    <w:bottom w:val="none" w:sz="0" w:space="0" w:color="auto"/>
                    <w:right w:val="none" w:sz="0" w:space="0" w:color="auto"/>
                  </w:divBdr>
                </w:div>
                <w:div w:id="1636565745">
                  <w:marLeft w:val="640"/>
                  <w:marRight w:val="0"/>
                  <w:marTop w:val="0"/>
                  <w:marBottom w:val="0"/>
                  <w:divBdr>
                    <w:top w:val="none" w:sz="0" w:space="0" w:color="auto"/>
                    <w:left w:val="none" w:sz="0" w:space="0" w:color="auto"/>
                    <w:bottom w:val="none" w:sz="0" w:space="0" w:color="auto"/>
                    <w:right w:val="none" w:sz="0" w:space="0" w:color="auto"/>
                  </w:divBdr>
                </w:div>
                <w:div w:id="1636638759">
                  <w:marLeft w:val="640"/>
                  <w:marRight w:val="0"/>
                  <w:marTop w:val="0"/>
                  <w:marBottom w:val="0"/>
                  <w:divBdr>
                    <w:top w:val="none" w:sz="0" w:space="0" w:color="auto"/>
                    <w:left w:val="none" w:sz="0" w:space="0" w:color="auto"/>
                    <w:bottom w:val="none" w:sz="0" w:space="0" w:color="auto"/>
                    <w:right w:val="none" w:sz="0" w:space="0" w:color="auto"/>
                  </w:divBdr>
                </w:div>
                <w:div w:id="1662735803">
                  <w:marLeft w:val="640"/>
                  <w:marRight w:val="0"/>
                  <w:marTop w:val="0"/>
                  <w:marBottom w:val="0"/>
                  <w:divBdr>
                    <w:top w:val="none" w:sz="0" w:space="0" w:color="auto"/>
                    <w:left w:val="none" w:sz="0" w:space="0" w:color="auto"/>
                    <w:bottom w:val="none" w:sz="0" w:space="0" w:color="auto"/>
                    <w:right w:val="none" w:sz="0" w:space="0" w:color="auto"/>
                  </w:divBdr>
                </w:div>
                <w:div w:id="1692487617">
                  <w:marLeft w:val="640"/>
                  <w:marRight w:val="0"/>
                  <w:marTop w:val="0"/>
                  <w:marBottom w:val="0"/>
                  <w:divBdr>
                    <w:top w:val="none" w:sz="0" w:space="0" w:color="auto"/>
                    <w:left w:val="none" w:sz="0" w:space="0" w:color="auto"/>
                    <w:bottom w:val="none" w:sz="0" w:space="0" w:color="auto"/>
                    <w:right w:val="none" w:sz="0" w:space="0" w:color="auto"/>
                  </w:divBdr>
                </w:div>
                <w:div w:id="1703893925">
                  <w:marLeft w:val="640"/>
                  <w:marRight w:val="0"/>
                  <w:marTop w:val="0"/>
                  <w:marBottom w:val="0"/>
                  <w:divBdr>
                    <w:top w:val="none" w:sz="0" w:space="0" w:color="auto"/>
                    <w:left w:val="none" w:sz="0" w:space="0" w:color="auto"/>
                    <w:bottom w:val="none" w:sz="0" w:space="0" w:color="auto"/>
                    <w:right w:val="none" w:sz="0" w:space="0" w:color="auto"/>
                  </w:divBdr>
                </w:div>
                <w:div w:id="1709142437">
                  <w:marLeft w:val="640"/>
                  <w:marRight w:val="0"/>
                  <w:marTop w:val="0"/>
                  <w:marBottom w:val="0"/>
                  <w:divBdr>
                    <w:top w:val="none" w:sz="0" w:space="0" w:color="auto"/>
                    <w:left w:val="none" w:sz="0" w:space="0" w:color="auto"/>
                    <w:bottom w:val="none" w:sz="0" w:space="0" w:color="auto"/>
                    <w:right w:val="none" w:sz="0" w:space="0" w:color="auto"/>
                  </w:divBdr>
                </w:div>
                <w:div w:id="1725987535">
                  <w:marLeft w:val="640"/>
                  <w:marRight w:val="0"/>
                  <w:marTop w:val="0"/>
                  <w:marBottom w:val="0"/>
                  <w:divBdr>
                    <w:top w:val="none" w:sz="0" w:space="0" w:color="auto"/>
                    <w:left w:val="none" w:sz="0" w:space="0" w:color="auto"/>
                    <w:bottom w:val="none" w:sz="0" w:space="0" w:color="auto"/>
                    <w:right w:val="none" w:sz="0" w:space="0" w:color="auto"/>
                  </w:divBdr>
                </w:div>
                <w:div w:id="1736585142">
                  <w:marLeft w:val="640"/>
                  <w:marRight w:val="0"/>
                  <w:marTop w:val="0"/>
                  <w:marBottom w:val="0"/>
                  <w:divBdr>
                    <w:top w:val="none" w:sz="0" w:space="0" w:color="auto"/>
                    <w:left w:val="none" w:sz="0" w:space="0" w:color="auto"/>
                    <w:bottom w:val="none" w:sz="0" w:space="0" w:color="auto"/>
                    <w:right w:val="none" w:sz="0" w:space="0" w:color="auto"/>
                  </w:divBdr>
                </w:div>
                <w:div w:id="1765030485">
                  <w:marLeft w:val="640"/>
                  <w:marRight w:val="0"/>
                  <w:marTop w:val="0"/>
                  <w:marBottom w:val="0"/>
                  <w:divBdr>
                    <w:top w:val="none" w:sz="0" w:space="0" w:color="auto"/>
                    <w:left w:val="none" w:sz="0" w:space="0" w:color="auto"/>
                    <w:bottom w:val="none" w:sz="0" w:space="0" w:color="auto"/>
                    <w:right w:val="none" w:sz="0" w:space="0" w:color="auto"/>
                  </w:divBdr>
                </w:div>
                <w:div w:id="1778597406">
                  <w:marLeft w:val="640"/>
                  <w:marRight w:val="0"/>
                  <w:marTop w:val="0"/>
                  <w:marBottom w:val="0"/>
                  <w:divBdr>
                    <w:top w:val="none" w:sz="0" w:space="0" w:color="auto"/>
                    <w:left w:val="none" w:sz="0" w:space="0" w:color="auto"/>
                    <w:bottom w:val="none" w:sz="0" w:space="0" w:color="auto"/>
                    <w:right w:val="none" w:sz="0" w:space="0" w:color="auto"/>
                  </w:divBdr>
                </w:div>
                <w:div w:id="1814717722">
                  <w:marLeft w:val="640"/>
                  <w:marRight w:val="0"/>
                  <w:marTop w:val="0"/>
                  <w:marBottom w:val="0"/>
                  <w:divBdr>
                    <w:top w:val="none" w:sz="0" w:space="0" w:color="auto"/>
                    <w:left w:val="none" w:sz="0" w:space="0" w:color="auto"/>
                    <w:bottom w:val="none" w:sz="0" w:space="0" w:color="auto"/>
                    <w:right w:val="none" w:sz="0" w:space="0" w:color="auto"/>
                  </w:divBdr>
                </w:div>
                <w:div w:id="1821849483">
                  <w:marLeft w:val="640"/>
                  <w:marRight w:val="0"/>
                  <w:marTop w:val="0"/>
                  <w:marBottom w:val="0"/>
                  <w:divBdr>
                    <w:top w:val="none" w:sz="0" w:space="0" w:color="auto"/>
                    <w:left w:val="none" w:sz="0" w:space="0" w:color="auto"/>
                    <w:bottom w:val="none" w:sz="0" w:space="0" w:color="auto"/>
                    <w:right w:val="none" w:sz="0" w:space="0" w:color="auto"/>
                  </w:divBdr>
                </w:div>
                <w:div w:id="1873833888">
                  <w:marLeft w:val="640"/>
                  <w:marRight w:val="0"/>
                  <w:marTop w:val="0"/>
                  <w:marBottom w:val="0"/>
                  <w:divBdr>
                    <w:top w:val="none" w:sz="0" w:space="0" w:color="auto"/>
                    <w:left w:val="none" w:sz="0" w:space="0" w:color="auto"/>
                    <w:bottom w:val="none" w:sz="0" w:space="0" w:color="auto"/>
                    <w:right w:val="none" w:sz="0" w:space="0" w:color="auto"/>
                  </w:divBdr>
                </w:div>
                <w:div w:id="1928342799">
                  <w:marLeft w:val="640"/>
                  <w:marRight w:val="0"/>
                  <w:marTop w:val="0"/>
                  <w:marBottom w:val="0"/>
                  <w:divBdr>
                    <w:top w:val="none" w:sz="0" w:space="0" w:color="auto"/>
                    <w:left w:val="none" w:sz="0" w:space="0" w:color="auto"/>
                    <w:bottom w:val="none" w:sz="0" w:space="0" w:color="auto"/>
                    <w:right w:val="none" w:sz="0" w:space="0" w:color="auto"/>
                  </w:divBdr>
                </w:div>
                <w:div w:id="1958759209">
                  <w:marLeft w:val="640"/>
                  <w:marRight w:val="0"/>
                  <w:marTop w:val="0"/>
                  <w:marBottom w:val="0"/>
                  <w:divBdr>
                    <w:top w:val="none" w:sz="0" w:space="0" w:color="auto"/>
                    <w:left w:val="none" w:sz="0" w:space="0" w:color="auto"/>
                    <w:bottom w:val="none" w:sz="0" w:space="0" w:color="auto"/>
                    <w:right w:val="none" w:sz="0" w:space="0" w:color="auto"/>
                  </w:divBdr>
                </w:div>
                <w:div w:id="2047101891">
                  <w:marLeft w:val="640"/>
                  <w:marRight w:val="0"/>
                  <w:marTop w:val="0"/>
                  <w:marBottom w:val="0"/>
                  <w:divBdr>
                    <w:top w:val="none" w:sz="0" w:space="0" w:color="auto"/>
                    <w:left w:val="none" w:sz="0" w:space="0" w:color="auto"/>
                    <w:bottom w:val="none" w:sz="0" w:space="0" w:color="auto"/>
                    <w:right w:val="none" w:sz="0" w:space="0" w:color="auto"/>
                  </w:divBdr>
                </w:div>
                <w:div w:id="2124840410">
                  <w:marLeft w:val="640"/>
                  <w:marRight w:val="0"/>
                  <w:marTop w:val="0"/>
                  <w:marBottom w:val="0"/>
                  <w:divBdr>
                    <w:top w:val="none" w:sz="0" w:space="0" w:color="auto"/>
                    <w:left w:val="none" w:sz="0" w:space="0" w:color="auto"/>
                    <w:bottom w:val="none" w:sz="0" w:space="0" w:color="auto"/>
                    <w:right w:val="none" w:sz="0" w:space="0" w:color="auto"/>
                  </w:divBdr>
                </w:div>
              </w:divsChild>
            </w:div>
            <w:div w:id="124586808">
              <w:marLeft w:val="0"/>
              <w:marRight w:val="0"/>
              <w:marTop w:val="0"/>
              <w:marBottom w:val="0"/>
              <w:divBdr>
                <w:top w:val="none" w:sz="0" w:space="0" w:color="auto"/>
                <w:left w:val="none" w:sz="0" w:space="0" w:color="auto"/>
                <w:bottom w:val="none" w:sz="0" w:space="0" w:color="auto"/>
                <w:right w:val="none" w:sz="0" w:space="0" w:color="auto"/>
              </w:divBdr>
              <w:divsChild>
                <w:div w:id="8916320">
                  <w:marLeft w:val="640"/>
                  <w:marRight w:val="0"/>
                  <w:marTop w:val="0"/>
                  <w:marBottom w:val="0"/>
                  <w:divBdr>
                    <w:top w:val="none" w:sz="0" w:space="0" w:color="auto"/>
                    <w:left w:val="none" w:sz="0" w:space="0" w:color="auto"/>
                    <w:bottom w:val="none" w:sz="0" w:space="0" w:color="auto"/>
                    <w:right w:val="none" w:sz="0" w:space="0" w:color="auto"/>
                  </w:divBdr>
                </w:div>
                <w:div w:id="26219736">
                  <w:marLeft w:val="640"/>
                  <w:marRight w:val="0"/>
                  <w:marTop w:val="0"/>
                  <w:marBottom w:val="0"/>
                  <w:divBdr>
                    <w:top w:val="none" w:sz="0" w:space="0" w:color="auto"/>
                    <w:left w:val="none" w:sz="0" w:space="0" w:color="auto"/>
                    <w:bottom w:val="none" w:sz="0" w:space="0" w:color="auto"/>
                    <w:right w:val="none" w:sz="0" w:space="0" w:color="auto"/>
                  </w:divBdr>
                </w:div>
                <w:div w:id="54285342">
                  <w:marLeft w:val="640"/>
                  <w:marRight w:val="0"/>
                  <w:marTop w:val="0"/>
                  <w:marBottom w:val="0"/>
                  <w:divBdr>
                    <w:top w:val="none" w:sz="0" w:space="0" w:color="auto"/>
                    <w:left w:val="none" w:sz="0" w:space="0" w:color="auto"/>
                    <w:bottom w:val="none" w:sz="0" w:space="0" w:color="auto"/>
                    <w:right w:val="none" w:sz="0" w:space="0" w:color="auto"/>
                  </w:divBdr>
                </w:div>
                <w:div w:id="127163153">
                  <w:marLeft w:val="640"/>
                  <w:marRight w:val="0"/>
                  <w:marTop w:val="0"/>
                  <w:marBottom w:val="0"/>
                  <w:divBdr>
                    <w:top w:val="none" w:sz="0" w:space="0" w:color="auto"/>
                    <w:left w:val="none" w:sz="0" w:space="0" w:color="auto"/>
                    <w:bottom w:val="none" w:sz="0" w:space="0" w:color="auto"/>
                    <w:right w:val="none" w:sz="0" w:space="0" w:color="auto"/>
                  </w:divBdr>
                </w:div>
                <w:div w:id="197548270">
                  <w:marLeft w:val="640"/>
                  <w:marRight w:val="0"/>
                  <w:marTop w:val="0"/>
                  <w:marBottom w:val="0"/>
                  <w:divBdr>
                    <w:top w:val="none" w:sz="0" w:space="0" w:color="auto"/>
                    <w:left w:val="none" w:sz="0" w:space="0" w:color="auto"/>
                    <w:bottom w:val="none" w:sz="0" w:space="0" w:color="auto"/>
                    <w:right w:val="none" w:sz="0" w:space="0" w:color="auto"/>
                  </w:divBdr>
                </w:div>
                <w:div w:id="197936003">
                  <w:marLeft w:val="640"/>
                  <w:marRight w:val="0"/>
                  <w:marTop w:val="0"/>
                  <w:marBottom w:val="0"/>
                  <w:divBdr>
                    <w:top w:val="none" w:sz="0" w:space="0" w:color="auto"/>
                    <w:left w:val="none" w:sz="0" w:space="0" w:color="auto"/>
                    <w:bottom w:val="none" w:sz="0" w:space="0" w:color="auto"/>
                    <w:right w:val="none" w:sz="0" w:space="0" w:color="auto"/>
                  </w:divBdr>
                </w:div>
                <w:div w:id="244187730">
                  <w:marLeft w:val="640"/>
                  <w:marRight w:val="0"/>
                  <w:marTop w:val="0"/>
                  <w:marBottom w:val="0"/>
                  <w:divBdr>
                    <w:top w:val="none" w:sz="0" w:space="0" w:color="auto"/>
                    <w:left w:val="none" w:sz="0" w:space="0" w:color="auto"/>
                    <w:bottom w:val="none" w:sz="0" w:space="0" w:color="auto"/>
                    <w:right w:val="none" w:sz="0" w:space="0" w:color="auto"/>
                  </w:divBdr>
                </w:div>
                <w:div w:id="289751181">
                  <w:marLeft w:val="640"/>
                  <w:marRight w:val="0"/>
                  <w:marTop w:val="0"/>
                  <w:marBottom w:val="0"/>
                  <w:divBdr>
                    <w:top w:val="none" w:sz="0" w:space="0" w:color="auto"/>
                    <w:left w:val="none" w:sz="0" w:space="0" w:color="auto"/>
                    <w:bottom w:val="none" w:sz="0" w:space="0" w:color="auto"/>
                    <w:right w:val="none" w:sz="0" w:space="0" w:color="auto"/>
                  </w:divBdr>
                </w:div>
                <w:div w:id="300234405">
                  <w:marLeft w:val="640"/>
                  <w:marRight w:val="0"/>
                  <w:marTop w:val="0"/>
                  <w:marBottom w:val="0"/>
                  <w:divBdr>
                    <w:top w:val="none" w:sz="0" w:space="0" w:color="auto"/>
                    <w:left w:val="none" w:sz="0" w:space="0" w:color="auto"/>
                    <w:bottom w:val="none" w:sz="0" w:space="0" w:color="auto"/>
                    <w:right w:val="none" w:sz="0" w:space="0" w:color="auto"/>
                  </w:divBdr>
                </w:div>
                <w:div w:id="357051390">
                  <w:marLeft w:val="640"/>
                  <w:marRight w:val="0"/>
                  <w:marTop w:val="0"/>
                  <w:marBottom w:val="0"/>
                  <w:divBdr>
                    <w:top w:val="none" w:sz="0" w:space="0" w:color="auto"/>
                    <w:left w:val="none" w:sz="0" w:space="0" w:color="auto"/>
                    <w:bottom w:val="none" w:sz="0" w:space="0" w:color="auto"/>
                    <w:right w:val="none" w:sz="0" w:space="0" w:color="auto"/>
                  </w:divBdr>
                </w:div>
                <w:div w:id="367074382">
                  <w:marLeft w:val="640"/>
                  <w:marRight w:val="0"/>
                  <w:marTop w:val="0"/>
                  <w:marBottom w:val="0"/>
                  <w:divBdr>
                    <w:top w:val="none" w:sz="0" w:space="0" w:color="auto"/>
                    <w:left w:val="none" w:sz="0" w:space="0" w:color="auto"/>
                    <w:bottom w:val="none" w:sz="0" w:space="0" w:color="auto"/>
                    <w:right w:val="none" w:sz="0" w:space="0" w:color="auto"/>
                  </w:divBdr>
                </w:div>
                <w:div w:id="391343433">
                  <w:marLeft w:val="640"/>
                  <w:marRight w:val="0"/>
                  <w:marTop w:val="0"/>
                  <w:marBottom w:val="0"/>
                  <w:divBdr>
                    <w:top w:val="none" w:sz="0" w:space="0" w:color="auto"/>
                    <w:left w:val="none" w:sz="0" w:space="0" w:color="auto"/>
                    <w:bottom w:val="none" w:sz="0" w:space="0" w:color="auto"/>
                    <w:right w:val="none" w:sz="0" w:space="0" w:color="auto"/>
                  </w:divBdr>
                </w:div>
                <w:div w:id="430079754">
                  <w:marLeft w:val="640"/>
                  <w:marRight w:val="0"/>
                  <w:marTop w:val="0"/>
                  <w:marBottom w:val="0"/>
                  <w:divBdr>
                    <w:top w:val="none" w:sz="0" w:space="0" w:color="auto"/>
                    <w:left w:val="none" w:sz="0" w:space="0" w:color="auto"/>
                    <w:bottom w:val="none" w:sz="0" w:space="0" w:color="auto"/>
                    <w:right w:val="none" w:sz="0" w:space="0" w:color="auto"/>
                  </w:divBdr>
                </w:div>
                <w:div w:id="540018922">
                  <w:marLeft w:val="640"/>
                  <w:marRight w:val="0"/>
                  <w:marTop w:val="0"/>
                  <w:marBottom w:val="0"/>
                  <w:divBdr>
                    <w:top w:val="none" w:sz="0" w:space="0" w:color="auto"/>
                    <w:left w:val="none" w:sz="0" w:space="0" w:color="auto"/>
                    <w:bottom w:val="none" w:sz="0" w:space="0" w:color="auto"/>
                    <w:right w:val="none" w:sz="0" w:space="0" w:color="auto"/>
                  </w:divBdr>
                </w:div>
                <w:div w:id="556820909">
                  <w:marLeft w:val="640"/>
                  <w:marRight w:val="0"/>
                  <w:marTop w:val="0"/>
                  <w:marBottom w:val="0"/>
                  <w:divBdr>
                    <w:top w:val="none" w:sz="0" w:space="0" w:color="auto"/>
                    <w:left w:val="none" w:sz="0" w:space="0" w:color="auto"/>
                    <w:bottom w:val="none" w:sz="0" w:space="0" w:color="auto"/>
                    <w:right w:val="none" w:sz="0" w:space="0" w:color="auto"/>
                  </w:divBdr>
                </w:div>
                <w:div w:id="574972579">
                  <w:marLeft w:val="640"/>
                  <w:marRight w:val="0"/>
                  <w:marTop w:val="0"/>
                  <w:marBottom w:val="0"/>
                  <w:divBdr>
                    <w:top w:val="none" w:sz="0" w:space="0" w:color="auto"/>
                    <w:left w:val="none" w:sz="0" w:space="0" w:color="auto"/>
                    <w:bottom w:val="none" w:sz="0" w:space="0" w:color="auto"/>
                    <w:right w:val="none" w:sz="0" w:space="0" w:color="auto"/>
                  </w:divBdr>
                </w:div>
                <w:div w:id="576675129">
                  <w:marLeft w:val="640"/>
                  <w:marRight w:val="0"/>
                  <w:marTop w:val="0"/>
                  <w:marBottom w:val="0"/>
                  <w:divBdr>
                    <w:top w:val="none" w:sz="0" w:space="0" w:color="auto"/>
                    <w:left w:val="none" w:sz="0" w:space="0" w:color="auto"/>
                    <w:bottom w:val="none" w:sz="0" w:space="0" w:color="auto"/>
                    <w:right w:val="none" w:sz="0" w:space="0" w:color="auto"/>
                  </w:divBdr>
                </w:div>
                <w:div w:id="581984608">
                  <w:marLeft w:val="640"/>
                  <w:marRight w:val="0"/>
                  <w:marTop w:val="0"/>
                  <w:marBottom w:val="0"/>
                  <w:divBdr>
                    <w:top w:val="none" w:sz="0" w:space="0" w:color="auto"/>
                    <w:left w:val="none" w:sz="0" w:space="0" w:color="auto"/>
                    <w:bottom w:val="none" w:sz="0" w:space="0" w:color="auto"/>
                    <w:right w:val="none" w:sz="0" w:space="0" w:color="auto"/>
                  </w:divBdr>
                </w:div>
                <w:div w:id="624429254">
                  <w:marLeft w:val="640"/>
                  <w:marRight w:val="0"/>
                  <w:marTop w:val="0"/>
                  <w:marBottom w:val="0"/>
                  <w:divBdr>
                    <w:top w:val="none" w:sz="0" w:space="0" w:color="auto"/>
                    <w:left w:val="none" w:sz="0" w:space="0" w:color="auto"/>
                    <w:bottom w:val="none" w:sz="0" w:space="0" w:color="auto"/>
                    <w:right w:val="none" w:sz="0" w:space="0" w:color="auto"/>
                  </w:divBdr>
                </w:div>
                <w:div w:id="653795898">
                  <w:marLeft w:val="640"/>
                  <w:marRight w:val="0"/>
                  <w:marTop w:val="0"/>
                  <w:marBottom w:val="0"/>
                  <w:divBdr>
                    <w:top w:val="none" w:sz="0" w:space="0" w:color="auto"/>
                    <w:left w:val="none" w:sz="0" w:space="0" w:color="auto"/>
                    <w:bottom w:val="none" w:sz="0" w:space="0" w:color="auto"/>
                    <w:right w:val="none" w:sz="0" w:space="0" w:color="auto"/>
                  </w:divBdr>
                </w:div>
                <w:div w:id="720516774">
                  <w:marLeft w:val="640"/>
                  <w:marRight w:val="0"/>
                  <w:marTop w:val="0"/>
                  <w:marBottom w:val="0"/>
                  <w:divBdr>
                    <w:top w:val="none" w:sz="0" w:space="0" w:color="auto"/>
                    <w:left w:val="none" w:sz="0" w:space="0" w:color="auto"/>
                    <w:bottom w:val="none" w:sz="0" w:space="0" w:color="auto"/>
                    <w:right w:val="none" w:sz="0" w:space="0" w:color="auto"/>
                  </w:divBdr>
                </w:div>
                <w:div w:id="775060502">
                  <w:marLeft w:val="640"/>
                  <w:marRight w:val="0"/>
                  <w:marTop w:val="0"/>
                  <w:marBottom w:val="0"/>
                  <w:divBdr>
                    <w:top w:val="none" w:sz="0" w:space="0" w:color="auto"/>
                    <w:left w:val="none" w:sz="0" w:space="0" w:color="auto"/>
                    <w:bottom w:val="none" w:sz="0" w:space="0" w:color="auto"/>
                    <w:right w:val="none" w:sz="0" w:space="0" w:color="auto"/>
                  </w:divBdr>
                </w:div>
                <w:div w:id="820004348">
                  <w:marLeft w:val="640"/>
                  <w:marRight w:val="0"/>
                  <w:marTop w:val="0"/>
                  <w:marBottom w:val="0"/>
                  <w:divBdr>
                    <w:top w:val="none" w:sz="0" w:space="0" w:color="auto"/>
                    <w:left w:val="none" w:sz="0" w:space="0" w:color="auto"/>
                    <w:bottom w:val="none" w:sz="0" w:space="0" w:color="auto"/>
                    <w:right w:val="none" w:sz="0" w:space="0" w:color="auto"/>
                  </w:divBdr>
                </w:div>
                <w:div w:id="825390884">
                  <w:marLeft w:val="640"/>
                  <w:marRight w:val="0"/>
                  <w:marTop w:val="0"/>
                  <w:marBottom w:val="0"/>
                  <w:divBdr>
                    <w:top w:val="none" w:sz="0" w:space="0" w:color="auto"/>
                    <w:left w:val="none" w:sz="0" w:space="0" w:color="auto"/>
                    <w:bottom w:val="none" w:sz="0" w:space="0" w:color="auto"/>
                    <w:right w:val="none" w:sz="0" w:space="0" w:color="auto"/>
                  </w:divBdr>
                </w:div>
                <w:div w:id="847915142">
                  <w:marLeft w:val="640"/>
                  <w:marRight w:val="0"/>
                  <w:marTop w:val="0"/>
                  <w:marBottom w:val="0"/>
                  <w:divBdr>
                    <w:top w:val="none" w:sz="0" w:space="0" w:color="auto"/>
                    <w:left w:val="none" w:sz="0" w:space="0" w:color="auto"/>
                    <w:bottom w:val="none" w:sz="0" w:space="0" w:color="auto"/>
                    <w:right w:val="none" w:sz="0" w:space="0" w:color="auto"/>
                  </w:divBdr>
                </w:div>
                <w:div w:id="888691793">
                  <w:marLeft w:val="640"/>
                  <w:marRight w:val="0"/>
                  <w:marTop w:val="0"/>
                  <w:marBottom w:val="0"/>
                  <w:divBdr>
                    <w:top w:val="none" w:sz="0" w:space="0" w:color="auto"/>
                    <w:left w:val="none" w:sz="0" w:space="0" w:color="auto"/>
                    <w:bottom w:val="none" w:sz="0" w:space="0" w:color="auto"/>
                    <w:right w:val="none" w:sz="0" w:space="0" w:color="auto"/>
                  </w:divBdr>
                </w:div>
                <w:div w:id="890309284">
                  <w:marLeft w:val="640"/>
                  <w:marRight w:val="0"/>
                  <w:marTop w:val="0"/>
                  <w:marBottom w:val="0"/>
                  <w:divBdr>
                    <w:top w:val="none" w:sz="0" w:space="0" w:color="auto"/>
                    <w:left w:val="none" w:sz="0" w:space="0" w:color="auto"/>
                    <w:bottom w:val="none" w:sz="0" w:space="0" w:color="auto"/>
                    <w:right w:val="none" w:sz="0" w:space="0" w:color="auto"/>
                  </w:divBdr>
                </w:div>
                <w:div w:id="911160872">
                  <w:marLeft w:val="640"/>
                  <w:marRight w:val="0"/>
                  <w:marTop w:val="0"/>
                  <w:marBottom w:val="0"/>
                  <w:divBdr>
                    <w:top w:val="none" w:sz="0" w:space="0" w:color="auto"/>
                    <w:left w:val="none" w:sz="0" w:space="0" w:color="auto"/>
                    <w:bottom w:val="none" w:sz="0" w:space="0" w:color="auto"/>
                    <w:right w:val="none" w:sz="0" w:space="0" w:color="auto"/>
                  </w:divBdr>
                </w:div>
                <w:div w:id="921377372">
                  <w:marLeft w:val="640"/>
                  <w:marRight w:val="0"/>
                  <w:marTop w:val="0"/>
                  <w:marBottom w:val="0"/>
                  <w:divBdr>
                    <w:top w:val="none" w:sz="0" w:space="0" w:color="auto"/>
                    <w:left w:val="none" w:sz="0" w:space="0" w:color="auto"/>
                    <w:bottom w:val="none" w:sz="0" w:space="0" w:color="auto"/>
                    <w:right w:val="none" w:sz="0" w:space="0" w:color="auto"/>
                  </w:divBdr>
                </w:div>
                <w:div w:id="937061932">
                  <w:marLeft w:val="640"/>
                  <w:marRight w:val="0"/>
                  <w:marTop w:val="0"/>
                  <w:marBottom w:val="0"/>
                  <w:divBdr>
                    <w:top w:val="none" w:sz="0" w:space="0" w:color="auto"/>
                    <w:left w:val="none" w:sz="0" w:space="0" w:color="auto"/>
                    <w:bottom w:val="none" w:sz="0" w:space="0" w:color="auto"/>
                    <w:right w:val="none" w:sz="0" w:space="0" w:color="auto"/>
                  </w:divBdr>
                </w:div>
                <w:div w:id="950550377">
                  <w:marLeft w:val="640"/>
                  <w:marRight w:val="0"/>
                  <w:marTop w:val="0"/>
                  <w:marBottom w:val="0"/>
                  <w:divBdr>
                    <w:top w:val="none" w:sz="0" w:space="0" w:color="auto"/>
                    <w:left w:val="none" w:sz="0" w:space="0" w:color="auto"/>
                    <w:bottom w:val="none" w:sz="0" w:space="0" w:color="auto"/>
                    <w:right w:val="none" w:sz="0" w:space="0" w:color="auto"/>
                  </w:divBdr>
                </w:div>
                <w:div w:id="976034595">
                  <w:marLeft w:val="640"/>
                  <w:marRight w:val="0"/>
                  <w:marTop w:val="0"/>
                  <w:marBottom w:val="0"/>
                  <w:divBdr>
                    <w:top w:val="none" w:sz="0" w:space="0" w:color="auto"/>
                    <w:left w:val="none" w:sz="0" w:space="0" w:color="auto"/>
                    <w:bottom w:val="none" w:sz="0" w:space="0" w:color="auto"/>
                    <w:right w:val="none" w:sz="0" w:space="0" w:color="auto"/>
                  </w:divBdr>
                </w:div>
                <w:div w:id="1023479353">
                  <w:marLeft w:val="640"/>
                  <w:marRight w:val="0"/>
                  <w:marTop w:val="0"/>
                  <w:marBottom w:val="0"/>
                  <w:divBdr>
                    <w:top w:val="none" w:sz="0" w:space="0" w:color="auto"/>
                    <w:left w:val="none" w:sz="0" w:space="0" w:color="auto"/>
                    <w:bottom w:val="none" w:sz="0" w:space="0" w:color="auto"/>
                    <w:right w:val="none" w:sz="0" w:space="0" w:color="auto"/>
                  </w:divBdr>
                </w:div>
                <w:div w:id="1061367852">
                  <w:marLeft w:val="640"/>
                  <w:marRight w:val="0"/>
                  <w:marTop w:val="0"/>
                  <w:marBottom w:val="0"/>
                  <w:divBdr>
                    <w:top w:val="none" w:sz="0" w:space="0" w:color="auto"/>
                    <w:left w:val="none" w:sz="0" w:space="0" w:color="auto"/>
                    <w:bottom w:val="none" w:sz="0" w:space="0" w:color="auto"/>
                    <w:right w:val="none" w:sz="0" w:space="0" w:color="auto"/>
                  </w:divBdr>
                </w:div>
                <w:div w:id="1111050923">
                  <w:marLeft w:val="640"/>
                  <w:marRight w:val="0"/>
                  <w:marTop w:val="0"/>
                  <w:marBottom w:val="0"/>
                  <w:divBdr>
                    <w:top w:val="none" w:sz="0" w:space="0" w:color="auto"/>
                    <w:left w:val="none" w:sz="0" w:space="0" w:color="auto"/>
                    <w:bottom w:val="none" w:sz="0" w:space="0" w:color="auto"/>
                    <w:right w:val="none" w:sz="0" w:space="0" w:color="auto"/>
                  </w:divBdr>
                </w:div>
                <w:div w:id="1131284333">
                  <w:marLeft w:val="640"/>
                  <w:marRight w:val="0"/>
                  <w:marTop w:val="0"/>
                  <w:marBottom w:val="0"/>
                  <w:divBdr>
                    <w:top w:val="none" w:sz="0" w:space="0" w:color="auto"/>
                    <w:left w:val="none" w:sz="0" w:space="0" w:color="auto"/>
                    <w:bottom w:val="none" w:sz="0" w:space="0" w:color="auto"/>
                    <w:right w:val="none" w:sz="0" w:space="0" w:color="auto"/>
                  </w:divBdr>
                </w:div>
                <w:div w:id="1149132081">
                  <w:marLeft w:val="640"/>
                  <w:marRight w:val="0"/>
                  <w:marTop w:val="0"/>
                  <w:marBottom w:val="0"/>
                  <w:divBdr>
                    <w:top w:val="none" w:sz="0" w:space="0" w:color="auto"/>
                    <w:left w:val="none" w:sz="0" w:space="0" w:color="auto"/>
                    <w:bottom w:val="none" w:sz="0" w:space="0" w:color="auto"/>
                    <w:right w:val="none" w:sz="0" w:space="0" w:color="auto"/>
                  </w:divBdr>
                </w:div>
                <w:div w:id="1149322397">
                  <w:marLeft w:val="640"/>
                  <w:marRight w:val="0"/>
                  <w:marTop w:val="0"/>
                  <w:marBottom w:val="0"/>
                  <w:divBdr>
                    <w:top w:val="none" w:sz="0" w:space="0" w:color="auto"/>
                    <w:left w:val="none" w:sz="0" w:space="0" w:color="auto"/>
                    <w:bottom w:val="none" w:sz="0" w:space="0" w:color="auto"/>
                    <w:right w:val="none" w:sz="0" w:space="0" w:color="auto"/>
                  </w:divBdr>
                </w:div>
                <w:div w:id="1153720837">
                  <w:marLeft w:val="640"/>
                  <w:marRight w:val="0"/>
                  <w:marTop w:val="0"/>
                  <w:marBottom w:val="0"/>
                  <w:divBdr>
                    <w:top w:val="none" w:sz="0" w:space="0" w:color="auto"/>
                    <w:left w:val="none" w:sz="0" w:space="0" w:color="auto"/>
                    <w:bottom w:val="none" w:sz="0" w:space="0" w:color="auto"/>
                    <w:right w:val="none" w:sz="0" w:space="0" w:color="auto"/>
                  </w:divBdr>
                </w:div>
                <w:div w:id="1156918780">
                  <w:marLeft w:val="640"/>
                  <w:marRight w:val="0"/>
                  <w:marTop w:val="0"/>
                  <w:marBottom w:val="0"/>
                  <w:divBdr>
                    <w:top w:val="none" w:sz="0" w:space="0" w:color="auto"/>
                    <w:left w:val="none" w:sz="0" w:space="0" w:color="auto"/>
                    <w:bottom w:val="none" w:sz="0" w:space="0" w:color="auto"/>
                    <w:right w:val="none" w:sz="0" w:space="0" w:color="auto"/>
                  </w:divBdr>
                </w:div>
                <w:div w:id="1181431257">
                  <w:marLeft w:val="640"/>
                  <w:marRight w:val="0"/>
                  <w:marTop w:val="0"/>
                  <w:marBottom w:val="0"/>
                  <w:divBdr>
                    <w:top w:val="none" w:sz="0" w:space="0" w:color="auto"/>
                    <w:left w:val="none" w:sz="0" w:space="0" w:color="auto"/>
                    <w:bottom w:val="none" w:sz="0" w:space="0" w:color="auto"/>
                    <w:right w:val="none" w:sz="0" w:space="0" w:color="auto"/>
                  </w:divBdr>
                </w:div>
                <w:div w:id="1190528941">
                  <w:marLeft w:val="640"/>
                  <w:marRight w:val="0"/>
                  <w:marTop w:val="0"/>
                  <w:marBottom w:val="0"/>
                  <w:divBdr>
                    <w:top w:val="none" w:sz="0" w:space="0" w:color="auto"/>
                    <w:left w:val="none" w:sz="0" w:space="0" w:color="auto"/>
                    <w:bottom w:val="none" w:sz="0" w:space="0" w:color="auto"/>
                    <w:right w:val="none" w:sz="0" w:space="0" w:color="auto"/>
                  </w:divBdr>
                </w:div>
                <w:div w:id="1259480953">
                  <w:marLeft w:val="640"/>
                  <w:marRight w:val="0"/>
                  <w:marTop w:val="0"/>
                  <w:marBottom w:val="0"/>
                  <w:divBdr>
                    <w:top w:val="none" w:sz="0" w:space="0" w:color="auto"/>
                    <w:left w:val="none" w:sz="0" w:space="0" w:color="auto"/>
                    <w:bottom w:val="none" w:sz="0" w:space="0" w:color="auto"/>
                    <w:right w:val="none" w:sz="0" w:space="0" w:color="auto"/>
                  </w:divBdr>
                </w:div>
                <w:div w:id="1283536882">
                  <w:marLeft w:val="640"/>
                  <w:marRight w:val="0"/>
                  <w:marTop w:val="0"/>
                  <w:marBottom w:val="0"/>
                  <w:divBdr>
                    <w:top w:val="none" w:sz="0" w:space="0" w:color="auto"/>
                    <w:left w:val="none" w:sz="0" w:space="0" w:color="auto"/>
                    <w:bottom w:val="none" w:sz="0" w:space="0" w:color="auto"/>
                    <w:right w:val="none" w:sz="0" w:space="0" w:color="auto"/>
                  </w:divBdr>
                </w:div>
                <w:div w:id="1286427107">
                  <w:marLeft w:val="640"/>
                  <w:marRight w:val="0"/>
                  <w:marTop w:val="0"/>
                  <w:marBottom w:val="0"/>
                  <w:divBdr>
                    <w:top w:val="none" w:sz="0" w:space="0" w:color="auto"/>
                    <w:left w:val="none" w:sz="0" w:space="0" w:color="auto"/>
                    <w:bottom w:val="none" w:sz="0" w:space="0" w:color="auto"/>
                    <w:right w:val="none" w:sz="0" w:space="0" w:color="auto"/>
                  </w:divBdr>
                </w:div>
                <w:div w:id="1343357074">
                  <w:marLeft w:val="640"/>
                  <w:marRight w:val="0"/>
                  <w:marTop w:val="0"/>
                  <w:marBottom w:val="0"/>
                  <w:divBdr>
                    <w:top w:val="none" w:sz="0" w:space="0" w:color="auto"/>
                    <w:left w:val="none" w:sz="0" w:space="0" w:color="auto"/>
                    <w:bottom w:val="none" w:sz="0" w:space="0" w:color="auto"/>
                    <w:right w:val="none" w:sz="0" w:space="0" w:color="auto"/>
                  </w:divBdr>
                </w:div>
                <w:div w:id="1362777871">
                  <w:marLeft w:val="640"/>
                  <w:marRight w:val="0"/>
                  <w:marTop w:val="0"/>
                  <w:marBottom w:val="0"/>
                  <w:divBdr>
                    <w:top w:val="none" w:sz="0" w:space="0" w:color="auto"/>
                    <w:left w:val="none" w:sz="0" w:space="0" w:color="auto"/>
                    <w:bottom w:val="none" w:sz="0" w:space="0" w:color="auto"/>
                    <w:right w:val="none" w:sz="0" w:space="0" w:color="auto"/>
                  </w:divBdr>
                </w:div>
                <w:div w:id="1381513081">
                  <w:marLeft w:val="640"/>
                  <w:marRight w:val="0"/>
                  <w:marTop w:val="0"/>
                  <w:marBottom w:val="0"/>
                  <w:divBdr>
                    <w:top w:val="none" w:sz="0" w:space="0" w:color="auto"/>
                    <w:left w:val="none" w:sz="0" w:space="0" w:color="auto"/>
                    <w:bottom w:val="none" w:sz="0" w:space="0" w:color="auto"/>
                    <w:right w:val="none" w:sz="0" w:space="0" w:color="auto"/>
                  </w:divBdr>
                </w:div>
                <w:div w:id="1493057209">
                  <w:marLeft w:val="640"/>
                  <w:marRight w:val="0"/>
                  <w:marTop w:val="0"/>
                  <w:marBottom w:val="0"/>
                  <w:divBdr>
                    <w:top w:val="none" w:sz="0" w:space="0" w:color="auto"/>
                    <w:left w:val="none" w:sz="0" w:space="0" w:color="auto"/>
                    <w:bottom w:val="none" w:sz="0" w:space="0" w:color="auto"/>
                    <w:right w:val="none" w:sz="0" w:space="0" w:color="auto"/>
                  </w:divBdr>
                </w:div>
                <w:div w:id="1506704495">
                  <w:marLeft w:val="640"/>
                  <w:marRight w:val="0"/>
                  <w:marTop w:val="0"/>
                  <w:marBottom w:val="0"/>
                  <w:divBdr>
                    <w:top w:val="none" w:sz="0" w:space="0" w:color="auto"/>
                    <w:left w:val="none" w:sz="0" w:space="0" w:color="auto"/>
                    <w:bottom w:val="none" w:sz="0" w:space="0" w:color="auto"/>
                    <w:right w:val="none" w:sz="0" w:space="0" w:color="auto"/>
                  </w:divBdr>
                </w:div>
                <w:div w:id="1526289657">
                  <w:marLeft w:val="640"/>
                  <w:marRight w:val="0"/>
                  <w:marTop w:val="0"/>
                  <w:marBottom w:val="0"/>
                  <w:divBdr>
                    <w:top w:val="none" w:sz="0" w:space="0" w:color="auto"/>
                    <w:left w:val="none" w:sz="0" w:space="0" w:color="auto"/>
                    <w:bottom w:val="none" w:sz="0" w:space="0" w:color="auto"/>
                    <w:right w:val="none" w:sz="0" w:space="0" w:color="auto"/>
                  </w:divBdr>
                </w:div>
                <w:div w:id="1528719493">
                  <w:marLeft w:val="640"/>
                  <w:marRight w:val="0"/>
                  <w:marTop w:val="0"/>
                  <w:marBottom w:val="0"/>
                  <w:divBdr>
                    <w:top w:val="none" w:sz="0" w:space="0" w:color="auto"/>
                    <w:left w:val="none" w:sz="0" w:space="0" w:color="auto"/>
                    <w:bottom w:val="none" w:sz="0" w:space="0" w:color="auto"/>
                    <w:right w:val="none" w:sz="0" w:space="0" w:color="auto"/>
                  </w:divBdr>
                </w:div>
                <w:div w:id="1541934610">
                  <w:marLeft w:val="640"/>
                  <w:marRight w:val="0"/>
                  <w:marTop w:val="0"/>
                  <w:marBottom w:val="0"/>
                  <w:divBdr>
                    <w:top w:val="none" w:sz="0" w:space="0" w:color="auto"/>
                    <w:left w:val="none" w:sz="0" w:space="0" w:color="auto"/>
                    <w:bottom w:val="none" w:sz="0" w:space="0" w:color="auto"/>
                    <w:right w:val="none" w:sz="0" w:space="0" w:color="auto"/>
                  </w:divBdr>
                </w:div>
                <w:div w:id="1634754540">
                  <w:marLeft w:val="640"/>
                  <w:marRight w:val="0"/>
                  <w:marTop w:val="0"/>
                  <w:marBottom w:val="0"/>
                  <w:divBdr>
                    <w:top w:val="none" w:sz="0" w:space="0" w:color="auto"/>
                    <w:left w:val="none" w:sz="0" w:space="0" w:color="auto"/>
                    <w:bottom w:val="none" w:sz="0" w:space="0" w:color="auto"/>
                    <w:right w:val="none" w:sz="0" w:space="0" w:color="auto"/>
                  </w:divBdr>
                </w:div>
                <w:div w:id="1662811485">
                  <w:marLeft w:val="640"/>
                  <w:marRight w:val="0"/>
                  <w:marTop w:val="0"/>
                  <w:marBottom w:val="0"/>
                  <w:divBdr>
                    <w:top w:val="none" w:sz="0" w:space="0" w:color="auto"/>
                    <w:left w:val="none" w:sz="0" w:space="0" w:color="auto"/>
                    <w:bottom w:val="none" w:sz="0" w:space="0" w:color="auto"/>
                    <w:right w:val="none" w:sz="0" w:space="0" w:color="auto"/>
                  </w:divBdr>
                </w:div>
                <w:div w:id="1686051373">
                  <w:marLeft w:val="640"/>
                  <w:marRight w:val="0"/>
                  <w:marTop w:val="0"/>
                  <w:marBottom w:val="0"/>
                  <w:divBdr>
                    <w:top w:val="none" w:sz="0" w:space="0" w:color="auto"/>
                    <w:left w:val="none" w:sz="0" w:space="0" w:color="auto"/>
                    <w:bottom w:val="none" w:sz="0" w:space="0" w:color="auto"/>
                    <w:right w:val="none" w:sz="0" w:space="0" w:color="auto"/>
                  </w:divBdr>
                </w:div>
                <w:div w:id="1689482192">
                  <w:marLeft w:val="640"/>
                  <w:marRight w:val="0"/>
                  <w:marTop w:val="0"/>
                  <w:marBottom w:val="0"/>
                  <w:divBdr>
                    <w:top w:val="none" w:sz="0" w:space="0" w:color="auto"/>
                    <w:left w:val="none" w:sz="0" w:space="0" w:color="auto"/>
                    <w:bottom w:val="none" w:sz="0" w:space="0" w:color="auto"/>
                    <w:right w:val="none" w:sz="0" w:space="0" w:color="auto"/>
                  </w:divBdr>
                </w:div>
                <w:div w:id="1724254508">
                  <w:marLeft w:val="640"/>
                  <w:marRight w:val="0"/>
                  <w:marTop w:val="0"/>
                  <w:marBottom w:val="0"/>
                  <w:divBdr>
                    <w:top w:val="none" w:sz="0" w:space="0" w:color="auto"/>
                    <w:left w:val="none" w:sz="0" w:space="0" w:color="auto"/>
                    <w:bottom w:val="none" w:sz="0" w:space="0" w:color="auto"/>
                    <w:right w:val="none" w:sz="0" w:space="0" w:color="auto"/>
                  </w:divBdr>
                </w:div>
                <w:div w:id="1813473973">
                  <w:marLeft w:val="640"/>
                  <w:marRight w:val="0"/>
                  <w:marTop w:val="0"/>
                  <w:marBottom w:val="0"/>
                  <w:divBdr>
                    <w:top w:val="none" w:sz="0" w:space="0" w:color="auto"/>
                    <w:left w:val="none" w:sz="0" w:space="0" w:color="auto"/>
                    <w:bottom w:val="none" w:sz="0" w:space="0" w:color="auto"/>
                    <w:right w:val="none" w:sz="0" w:space="0" w:color="auto"/>
                  </w:divBdr>
                </w:div>
                <w:div w:id="1814827453">
                  <w:marLeft w:val="640"/>
                  <w:marRight w:val="0"/>
                  <w:marTop w:val="0"/>
                  <w:marBottom w:val="0"/>
                  <w:divBdr>
                    <w:top w:val="none" w:sz="0" w:space="0" w:color="auto"/>
                    <w:left w:val="none" w:sz="0" w:space="0" w:color="auto"/>
                    <w:bottom w:val="none" w:sz="0" w:space="0" w:color="auto"/>
                    <w:right w:val="none" w:sz="0" w:space="0" w:color="auto"/>
                  </w:divBdr>
                </w:div>
                <w:div w:id="1815953716">
                  <w:marLeft w:val="640"/>
                  <w:marRight w:val="0"/>
                  <w:marTop w:val="0"/>
                  <w:marBottom w:val="0"/>
                  <w:divBdr>
                    <w:top w:val="none" w:sz="0" w:space="0" w:color="auto"/>
                    <w:left w:val="none" w:sz="0" w:space="0" w:color="auto"/>
                    <w:bottom w:val="none" w:sz="0" w:space="0" w:color="auto"/>
                    <w:right w:val="none" w:sz="0" w:space="0" w:color="auto"/>
                  </w:divBdr>
                </w:div>
                <w:div w:id="1835338517">
                  <w:marLeft w:val="640"/>
                  <w:marRight w:val="0"/>
                  <w:marTop w:val="0"/>
                  <w:marBottom w:val="0"/>
                  <w:divBdr>
                    <w:top w:val="none" w:sz="0" w:space="0" w:color="auto"/>
                    <w:left w:val="none" w:sz="0" w:space="0" w:color="auto"/>
                    <w:bottom w:val="none" w:sz="0" w:space="0" w:color="auto"/>
                    <w:right w:val="none" w:sz="0" w:space="0" w:color="auto"/>
                  </w:divBdr>
                </w:div>
                <w:div w:id="1850409026">
                  <w:marLeft w:val="640"/>
                  <w:marRight w:val="0"/>
                  <w:marTop w:val="0"/>
                  <w:marBottom w:val="0"/>
                  <w:divBdr>
                    <w:top w:val="none" w:sz="0" w:space="0" w:color="auto"/>
                    <w:left w:val="none" w:sz="0" w:space="0" w:color="auto"/>
                    <w:bottom w:val="none" w:sz="0" w:space="0" w:color="auto"/>
                    <w:right w:val="none" w:sz="0" w:space="0" w:color="auto"/>
                  </w:divBdr>
                </w:div>
                <w:div w:id="1856116172">
                  <w:marLeft w:val="640"/>
                  <w:marRight w:val="0"/>
                  <w:marTop w:val="0"/>
                  <w:marBottom w:val="0"/>
                  <w:divBdr>
                    <w:top w:val="none" w:sz="0" w:space="0" w:color="auto"/>
                    <w:left w:val="none" w:sz="0" w:space="0" w:color="auto"/>
                    <w:bottom w:val="none" w:sz="0" w:space="0" w:color="auto"/>
                    <w:right w:val="none" w:sz="0" w:space="0" w:color="auto"/>
                  </w:divBdr>
                </w:div>
                <w:div w:id="1880315391">
                  <w:marLeft w:val="640"/>
                  <w:marRight w:val="0"/>
                  <w:marTop w:val="0"/>
                  <w:marBottom w:val="0"/>
                  <w:divBdr>
                    <w:top w:val="none" w:sz="0" w:space="0" w:color="auto"/>
                    <w:left w:val="none" w:sz="0" w:space="0" w:color="auto"/>
                    <w:bottom w:val="none" w:sz="0" w:space="0" w:color="auto"/>
                    <w:right w:val="none" w:sz="0" w:space="0" w:color="auto"/>
                  </w:divBdr>
                </w:div>
                <w:div w:id="1889561652">
                  <w:marLeft w:val="640"/>
                  <w:marRight w:val="0"/>
                  <w:marTop w:val="0"/>
                  <w:marBottom w:val="0"/>
                  <w:divBdr>
                    <w:top w:val="none" w:sz="0" w:space="0" w:color="auto"/>
                    <w:left w:val="none" w:sz="0" w:space="0" w:color="auto"/>
                    <w:bottom w:val="none" w:sz="0" w:space="0" w:color="auto"/>
                    <w:right w:val="none" w:sz="0" w:space="0" w:color="auto"/>
                  </w:divBdr>
                </w:div>
                <w:div w:id="1918437747">
                  <w:marLeft w:val="640"/>
                  <w:marRight w:val="0"/>
                  <w:marTop w:val="0"/>
                  <w:marBottom w:val="0"/>
                  <w:divBdr>
                    <w:top w:val="none" w:sz="0" w:space="0" w:color="auto"/>
                    <w:left w:val="none" w:sz="0" w:space="0" w:color="auto"/>
                    <w:bottom w:val="none" w:sz="0" w:space="0" w:color="auto"/>
                    <w:right w:val="none" w:sz="0" w:space="0" w:color="auto"/>
                  </w:divBdr>
                </w:div>
                <w:div w:id="2029060183">
                  <w:marLeft w:val="640"/>
                  <w:marRight w:val="0"/>
                  <w:marTop w:val="0"/>
                  <w:marBottom w:val="0"/>
                  <w:divBdr>
                    <w:top w:val="none" w:sz="0" w:space="0" w:color="auto"/>
                    <w:left w:val="none" w:sz="0" w:space="0" w:color="auto"/>
                    <w:bottom w:val="none" w:sz="0" w:space="0" w:color="auto"/>
                    <w:right w:val="none" w:sz="0" w:space="0" w:color="auto"/>
                  </w:divBdr>
                </w:div>
                <w:div w:id="2097630859">
                  <w:marLeft w:val="640"/>
                  <w:marRight w:val="0"/>
                  <w:marTop w:val="0"/>
                  <w:marBottom w:val="0"/>
                  <w:divBdr>
                    <w:top w:val="none" w:sz="0" w:space="0" w:color="auto"/>
                    <w:left w:val="none" w:sz="0" w:space="0" w:color="auto"/>
                    <w:bottom w:val="none" w:sz="0" w:space="0" w:color="auto"/>
                    <w:right w:val="none" w:sz="0" w:space="0" w:color="auto"/>
                  </w:divBdr>
                </w:div>
                <w:div w:id="2144544555">
                  <w:marLeft w:val="640"/>
                  <w:marRight w:val="0"/>
                  <w:marTop w:val="0"/>
                  <w:marBottom w:val="0"/>
                  <w:divBdr>
                    <w:top w:val="none" w:sz="0" w:space="0" w:color="auto"/>
                    <w:left w:val="none" w:sz="0" w:space="0" w:color="auto"/>
                    <w:bottom w:val="none" w:sz="0" w:space="0" w:color="auto"/>
                    <w:right w:val="none" w:sz="0" w:space="0" w:color="auto"/>
                  </w:divBdr>
                </w:div>
              </w:divsChild>
            </w:div>
            <w:div w:id="170874754">
              <w:marLeft w:val="0"/>
              <w:marRight w:val="0"/>
              <w:marTop w:val="0"/>
              <w:marBottom w:val="0"/>
              <w:divBdr>
                <w:top w:val="none" w:sz="0" w:space="0" w:color="auto"/>
                <w:left w:val="none" w:sz="0" w:space="0" w:color="auto"/>
                <w:bottom w:val="none" w:sz="0" w:space="0" w:color="auto"/>
                <w:right w:val="none" w:sz="0" w:space="0" w:color="auto"/>
              </w:divBdr>
              <w:divsChild>
                <w:div w:id="470536">
                  <w:marLeft w:val="640"/>
                  <w:marRight w:val="0"/>
                  <w:marTop w:val="0"/>
                  <w:marBottom w:val="0"/>
                  <w:divBdr>
                    <w:top w:val="none" w:sz="0" w:space="0" w:color="auto"/>
                    <w:left w:val="none" w:sz="0" w:space="0" w:color="auto"/>
                    <w:bottom w:val="none" w:sz="0" w:space="0" w:color="auto"/>
                    <w:right w:val="none" w:sz="0" w:space="0" w:color="auto"/>
                  </w:divBdr>
                </w:div>
                <w:div w:id="58066975">
                  <w:marLeft w:val="640"/>
                  <w:marRight w:val="0"/>
                  <w:marTop w:val="0"/>
                  <w:marBottom w:val="0"/>
                  <w:divBdr>
                    <w:top w:val="none" w:sz="0" w:space="0" w:color="auto"/>
                    <w:left w:val="none" w:sz="0" w:space="0" w:color="auto"/>
                    <w:bottom w:val="none" w:sz="0" w:space="0" w:color="auto"/>
                    <w:right w:val="none" w:sz="0" w:space="0" w:color="auto"/>
                  </w:divBdr>
                </w:div>
                <w:div w:id="64033313">
                  <w:marLeft w:val="640"/>
                  <w:marRight w:val="0"/>
                  <w:marTop w:val="0"/>
                  <w:marBottom w:val="0"/>
                  <w:divBdr>
                    <w:top w:val="none" w:sz="0" w:space="0" w:color="auto"/>
                    <w:left w:val="none" w:sz="0" w:space="0" w:color="auto"/>
                    <w:bottom w:val="none" w:sz="0" w:space="0" w:color="auto"/>
                    <w:right w:val="none" w:sz="0" w:space="0" w:color="auto"/>
                  </w:divBdr>
                </w:div>
                <w:div w:id="104734625">
                  <w:marLeft w:val="640"/>
                  <w:marRight w:val="0"/>
                  <w:marTop w:val="0"/>
                  <w:marBottom w:val="0"/>
                  <w:divBdr>
                    <w:top w:val="none" w:sz="0" w:space="0" w:color="auto"/>
                    <w:left w:val="none" w:sz="0" w:space="0" w:color="auto"/>
                    <w:bottom w:val="none" w:sz="0" w:space="0" w:color="auto"/>
                    <w:right w:val="none" w:sz="0" w:space="0" w:color="auto"/>
                  </w:divBdr>
                </w:div>
                <w:div w:id="132412335">
                  <w:marLeft w:val="640"/>
                  <w:marRight w:val="0"/>
                  <w:marTop w:val="0"/>
                  <w:marBottom w:val="0"/>
                  <w:divBdr>
                    <w:top w:val="none" w:sz="0" w:space="0" w:color="auto"/>
                    <w:left w:val="none" w:sz="0" w:space="0" w:color="auto"/>
                    <w:bottom w:val="none" w:sz="0" w:space="0" w:color="auto"/>
                    <w:right w:val="none" w:sz="0" w:space="0" w:color="auto"/>
                  </w:divBdr>
                </w:div>
                <w:div w:id="162283868">
                  <w:marLeft w:val="640"/>
                  <w:marRight w:val="0"/>
                  <w:marTop w:val="0"/>
                  <w:marBottom w:val="0"/>
                  <w:divBdr>
                    <w:top w:val="none" w:sz="0" w:space="0" w:color="auto"/>
                    <w:left w:val="none" w:sz="0" w:space="0" w:color="auto"/>
                    <w:bottom w:val="none" w:sz="0" w:space="0" w:color="auto"/>
                    <w:right w:val="none" w:sz="0" w:space="0" w:color="auto"/>
                  </w:divBdr>
                </w:div>
                <w:div w:id="173419678">
                  <w:marLeft w:val="640"/>
                  <w:marRight w:val="0"/>
                  <w:marTop w:val="0"/>
                  <w:marBottom w:val="0"/>
                  <w:divBdr>
                    <w:top w:val="none" w:sz="0" w:space="0" w:color="auto"/>
                    <w:left w:val="none" w:sz="0" w:space="0" w:color="auto"/>
                    <w:bottom w:val="none" w:sz="0" w:space="0" w:color="auto"/>
                    <w:right w:val="none" w:sz="0" w:space="0" w:color="auto"/>
                  </w:divBdr>
                </w:div>
                <w:div w:id="177086666">
                  <w:marLeft w:val="640"/>
                  <w:marRight w:val="0"/>
                  <w:marTop w:val="0"/>
                  <w:marBottom w:val="0"/>
                  <w:divBdr>
                    <w:top w:val="none" w:sz="0" w:space="0" w:color="auto"/>
                    <w:left w:val="none" w:sz="0" w:space="0" w:color="auto"/>
                    <w:bottom w:val="none" w:sz="0" w:space="0" w:color="auto"/>
                    <w:right w:val="none" w:sz="0" w:space="0" w:color="auto"/>
                  </w:divBdr>
                </w:div>
                <w:div w:id="180359398">
                  <w:marLeft w:val="640"/>
                  <w:marRight w:val="0"/>
                  <w:marTop w:val="0"/>
                  <w:marBottom w:val="0"/>
                  <w:divBdr>
                    <w:top w:val="none" w:sz="0" w:space="0" w:color="auto"/>
                    <w:left w:val="none" w:sz="0" w:space="0" w:color="auto"/>
                    <w:bottom w:val="none" w:sz="0" w:space="0" w:color="auto"/>
                    <w:right w:val="none" w:sz="0" w:space="0" w:color="auto"/>
                  </w:divBdr>
                </w:div>
                <w:div w:id="185868165">
                  <w:marLeft w:val="640"/>
                  <w:marRight w:val="0"/>
                  <w:marTop w:val="0"/>
                  <w:marBottom w:val="0"/>
                  <w:divBdr>
                    <w:top w:val="none" w:sz="0" w:space="0" w:color="auto"/>
                    <w:left w:val="none" w:sz="0" w:space="0" w:color="auto"/>
                    <w:bottom w:val="none" w:sz="0" w:space="0" w:color="auto"/>
                    <w:right w:val="none" w:sz="0" w:space="0" w:color="auto"/>
                  </w:divBdr>
                </w:div>
                <w:div w:id="208733410">
                  <w:marLeft w:val="640"/>
                  <w:marRight w:val="0"/>
                  <w:marTop w:val="0"/>
                  <w:marBottom w:val="0"/>
                  <w:divBdr>
                    <w:top w:val="none" w:sz="0" w:space="0" w:color="auto"/>
                    <w:left w:val="none" w:sz="0" w:space="0" w:color="auto"/>
                    <w:bottom w:val="none" w:sz="0" w:space="0" w:color="auto"/>
                    <w:right w:val="none" w:sz="0" w:space="0" w:color="auto"/>
                  </w:divBdr>
                </w:div>
                <w:div w:id="220215291">
                  <w:marLeft w:val="640"/>
                  <w:marRight w:val="0"/>
                  <w:marTop w:val="0"/>
                  <w:marBottom w:val="0"/>
                  <w:divBdr>
                    <w:top w:val="none" w:sz="0" w:space="0" w:color="auto"/>
                    <w:left w:val="none" w:sz="0" w:space="0" w:color="auto"/>
                    <w:bottom w:val="none" w:sz="0" w:space="0" w:color="auto"/>
                    <w:right w:val="none" w:sz="0" w:space="0" w:color="auto"/>
                  </w:divBdr>
                </w:div>
                <w:div w:id="226840032">
                  <w:marLeft w:val="640"/>
                  <w:marRight w:val="0"/>
                  <w:marTop w:val="0"/>
                  <w:marBottom w:val="0"/>
                  <w:divBdr>
                    <w:top w:val="none" w:sz="0" w:space="0" w:color="auto"/>
                    <w:left w:val="none" w:sz="0" w:space="0" w:color="auto"/>
                    <w:bottom w:val="none" w:sz="0" w:space="0" w:color="auto"/>
                    <w:right w:val="none" w:sz="0" w:space="0" w:color="auto"/>
                  </w:divBdr>
                </w:div>
                <w:div w:id="228882280">
                  <w:marLeft w:val="640"/>
                  <w:marRight w:val="0"/>
                  <w:marTop w:val="0"/>
                  <w:marBottom w:val="0"/>
                  <w:divBdr>
                    <w:top w:val="none" w:sz="0" w:space="0" w:color="auto"/>
                    <w:left w:val="none" w:sz="0" w:space="0" w:color="auto"/>
                    <w:bottom w:val="none" w:sz="0" w:space="0" w:color="auto"/>
                    <w:right w:val="none" w:sz="0" w:space="0" w:color="auto"/>
                  </w:divBdr>
                </w:div>
                <w:div w:id="257367572">
                  <w:marLeft w:val="640"/>
                  <w:marRight w:val="0"/>
                  <w:marTop w:val="0"/>
                  <w:marBottom w:val="0"/>
                  <w:divBdr>
                    <w:top w:val="none" w:sz="0" w:space="0" w:color="auto"/>
                    <w:left w:val="none" w:sz="0" w:space="0" w:color="auto"/>
                    <w:bottom w:val="none" w:sz="0" w:space="0" w:color="auto"/>
                    <w:right w:val="none" w:sz="0" w:space="0" w:color="auto"/>
                  </w:divBdr>
                </w:div>
                <w:div w:id="301078881">
                  <w:marLeft w:val="640"/>
                  <w:marRight w:val="0"/>
                  <w:marTop w:val="0"/>
                  <w:marBottom w:val="0"/>
                  <w:divBdr>
                    <w:top w:val="none" w:sz="0" w:space="0" w:color="auto"/>
                    <w:left w:val="none" w:sz="0" w:space="0" w:color="auto"/>
                    <w:bottom w:val="none" w:sz="0" w:space="0" w:color="auto"/>
                    <w:right w:val="none" w:sz="0" w:space="0" w:color="auto"/>
                  </w:divBdr>
                </w:div>
                <w:div w:id="302085705">
                  <w:marLeft w:val="640"/>
                  <w:marRight w:val="0"/>
                  <w:marTop w:val="0"/>
                  <w:marBottom w:val="0"/>
                  <w:divBdr>
                    <w:top w:val="none" w:sz="0" w:space="0" w:color="auto"/>
                    <w:left w:val="none" w:sz="0" w:space="0" w:color="auto"/>
                    <w:bottom w:val="none" w:sz="0" w:space="0" w:color="auto"/>
                    <w:right w:val="none" w:sz="0" w:space="0" w:color="auto"/>
                  </w:divBdr>
                </w:div>
                <w:div w:id="316805958">
                  <w:marLeft w:val="640"/>
                  <w:marRight w:val="0"/>
                  <w:marTop w:val="0"/>
                  <w:marBottom w:val="0"/>
                  <w:divBdr>
                    <w:top w:val="none" w:sz="0" w:space="0" w:color="auto"/>
                    <w:left w:val="none" w:sz="0" w:space="0" w:color="auto"/>
                    <w:bottom w:val="none" w:sz="0" w:space="0" w:color="auto"/>
                    <w:right w:val="none" w:sz="0" w:space="0" w:color="auto"/>
                  </w:divBdr>
                </w:div>
                <w:div w:id="327245096">
                  <w:marLeft w:val="640"/>
                  <w:marRight w:val="0"/>
                  <w:marTop w:val="0"/>
                  <w:marBottom w:val="0"/>
                  <w:divBdr>
                    <w:top w:val="none" w:sz="0" w:space="0" w:color="auto"/>
                    <w:left w:val="none" w:sz="0" w:space="0" w:color="auto"/>
                    <w:bottom w:val="none" w:sz="0" w:space="0" w:color="auto"/>
                    <w:right w:val="none" w:sz="0" w:space="0" w:color="auto"/>
                  </w:divBdr>
                </w:div>
                <w:div w:id="364794594">
                  <w:marLeft w:val="640"/>
                  <w:marRight w:val="0"/>
                  <w:marTop w:val="0"/>
                  <w:marBottom w:val="0"/>
                  <w:divBdr>
                    <w:top w:val="none" w:sz="0" w:space="0" w:color="auto"/>
                    <w:left w:val="none" w:sz="0" w:space="0" w:color="auto"/>
                    <w:bottom w:val="none" w:sz="0" w:space="0" w:color="auto"/>
                    <w:right w:val="none" w:sz="0" w:space="0" w:color="auto"/>
                  </w:divBdr>
                </w:div>
                <w:div w:id="406851079">
                  <w:marLeft w:val="640"/>
                  <w:marRight w:val="0"/>
                  <w:marTop w:val="0"/>
                  <w:marBottom w:val="0"/>
                  <w:divBdr>
                    <w:top w:val="none" w:sz="0" w:space="0" w:color="auto"/>
                    <w:left w:val="none" w:sz="0" w:space="0" w:color="auto"/>
                    <w:bottom w:val="none" w:sz="0" w:space="0" w:color="auto"/>
                    <w:right w:val="none" w:sz="0" w:space="0" w:color="auto"/>
                  </w:divBdr>
                </w:div>
                <w:div w:id="429787571">
                  <w:marLeft w:val="640"/>
                  <w:marRight w:val="0"/>
                  <w:marTop w:val="0"/>
                  <w:marBottom w:val="0"/>
                  <w:divBdr>
                    <w:top w:val="none" w:sz="0" w:space="0" w:color="auto"/>
                    <w:left w:val="none" w:sz="0" w:space="0" w:color="auto"/>
                    <w:bottom w:val="none" w:sz="0" w:space="0" w:color="auto"/>
                    <w:right w:val="none" w:sz="0" w:space="0" w:color="auto"/>
                  </w:divBdr>
                </w:div>
                <w:div w:id="451898327">
                  <w:marLeft w:val="640"/>
                  <w:marRight w:val="0"/>
                  <w:marTop w:val="0"/>
                  <w:marBottom w:val="0"/>
                  <w:divBdr>
                    <w:top w:val="none" w:sz="0" w:space="0" w:color="auto"/>
                    <w:left w:val="none" w:sz="0" w:space="0" w:color="auto"/>
                    <w:bottom w:val="none" w:sz="0" w:space="0" w:color="auto"/>
                    <w:right w:val="none" w:sz="0" w:space="0" w:color="auto"/>
                  </w:divBdr>
                </w:div>
                <w:div w:id="501624170">
                  <w:marLeft w:val="640"/>
                  <w:marRight w:val="0"/>
                  <w:marTop w:val="0"/>
                  <w:marBottom w:val="0"/>
                  <w:divBdr>
                    <w:top w:val="none" w:sz="0" w:space="0" w:color="auto"/>
                    <w:left w:val="none" w:sz="0" w:space="0" w:color="auto"/>
                    <w:bottom w:val="none" w:sz="0" w:space="0" w:color="auto"/>
                    <w:right w:val="none" w:sz="0" w:space="0" w:color="auto"/>
                  </w:divBdr>
                </w:div>
                <w:div w:id="528300408">
                  <w:marLeft w:val="640"/>
                  <w:marRight w:val="0"/>
                  <w:marTop w:val="0"/>
                  <w:marBottom w:val="0"/>
                  <w:divBdr>
                    <w:top w:val="none" w:sz="0" w:space="0" w:color="auto"/>
                    <w:left w:val="none" w:sz="0" w:space="0" w:color="auto"/>
                    <w:bottom w:val="none" w:sz="0" w:space="0" w:color="auto"/>
                    <w:right w:val="none" w:sz="0" w:space="0" w:color="auto"/>
                  </w:divBdr>
                </w:div>
                <w:div w:id="530729082">
                  <w:marLeft w:val="640"/>
                  <w:marRight w:val="0"/>
                  <w:marTop w:val="0"/>
                  <w:marBottom w:val="0"/>
                  <w:divBdr>
                    <w:top w:val="none" w:sz="0" w:space="0" w:color="auto"/>
                    <w:left w:val="none" w:sz="0" w:space="0" w:color="auto"/>
                    <w:bottom w:val="none" w:sz="0" w:space="0" w:color="auto"/>
                    <w:right w:val="none" w:sz="0" w:space="0" w:color="auto"/>
                  </w:divBdr>
                </w:div>
                <w:div w:id="533544239">
                  <w:marLeft w:val="640"/>
                  <w:marRight w:val="0"/>
                  <w:marTop w:val="0"/>
                  <w:marBottom w:val="0"/>
                  <w:divBdr>
                    <w:top w:val="none" w:sz="0" w:space="0" w:color="auto"/>
                    <w:left w:val="none" w:sz="0" w:space="0" w:color="auto"/>
                    <w:bottom w:val="none" w:sz="0" w:space="0" w:color="auto"/>
                    <w:right w:val="none" w:sz="0" w:space="0" w:color="auto"/>
                  </w:divBdr>
                </w:div>
                <w:div w:id="572812551">
                  <w:marLeft w:val="640"/>
                  <w:marRight w:val="0"/>
                  <w:marTop w:val="0"/>
                  <w:marBottom w:val="0"/>
                  <w:divBdr>
                    <w:top w:val="none" w:sz="0" w:space="0" w:color="auto"/>
                    <w:left w:val="none" w:sz="0" w:space="0" w:color="auto"/>
                    <w:bottom w:val="none" w:sz="0" w:space="0" w:color="auto"/>
                    <w:right w:val="none" w:sz="0" w:space="0" w:color="auto"/>
                  </w:divBdr>
                </w:div>
                <w:div w:id="575358536">
                  <w:marLeft w:val="640"/>
                  <w:marRight w:val="0"/>
                  <w:marTop w:val="0"/>
                  <w:marBottom w:val="0"/>
                  <w:divBdr>
                    <w:top w:val="none" w:sz="0" w:space="0" w:color="auto"/>
                    <w:left w:val="none" w:sz="0" w:space="0" w:color="auto"/>
                    <w:bottom w:val="none" w:sz="0" w:space="0" w:color="auto"/>
                    <w:right w:val="none" w:sz="0" w:space="0" w:color="auto"/>
                  </w:divBdr>
                </w:div>
                <w:div w:id="577985321">
                  <w:marLeft w:val="640"/>
                  <w:marRight w:val="0"/>
                  <w:marTop w:val="0"/>
                  <w:marBottom w:val="0"/>
                  <w:divBdr>
                    <w:top w:val="none" w:sz="0" w:space="0" w:color="auto"/>
                    <w:left w:val="none" w:sz="0" w:space="0" w:color="auto"/>
                    <w:bottom w:val="none" w:sz="0" w:space="0" w:color="auto"/>
                    <w:right w:val="none" w:sz="0" w:space="0" w:color="auto"/>
                  </w:divBdr>
                </w:div>
                <w:div w:id="591203005">
                  <w:marLeft w:val="640"/>
                  <w:marRight w:val="0"/>
                  <w:marTop w:val="0"/>
                  <w:marBottom w:val="0"/>
                  <w:divBdr>
                    <w:top w:val="none" w:sz="0" w:space="0" w:color="auto"/>
                    <w:left w:val="none" w:sz="0" w:space="0" w:color="auto"/>
                    <w:bottom w:val="none" w:sz="0" w:space="0" w:color="auto"/>
                    <w:right w:val="none" w:sz="0" w:space="0" w:color="auto"/>
                  </w:divBdr>
                </w:div>
                <w:div w:id="666983414">
                  <w:marLeft w:val="640"/>
                  <w:marRight w:val="0"/>
                  <w:marTop w:val="0"/>
                  <w:marBottom w:val="0"/>
                  <w:divBdr>
                    <w:top w:val="none" w:sz="0" w:space="0" w:color="auto"/>
                    <w:left w:val="none" w:sz="0" w:space="0" w:color="auto"/>
                    <w:bottom w:val="none" w:sz="0" w:space="0" w:color="auto"/>
                    <w:right w:val="none" w:sz="0" w:space="0" w:color="auto"/>
                  </w:divBdr>
                </w:div>
                <w:div w:id="675694323">
                  <w:marLeft w:val="640"/>
                  <w:marRight w:val="0"/>
                  <w:marTop w:val="0"/>
                  <w:marBottom w:val="0"/>
                  <w:divBdr>
                    <w:top w:val="none" w:sz="0" w:space="0" w:color="auto"/>
                    <w:left w:val="none" w:sz="0" w:space="0" w:color="auto"/>
                    <w:bottom w:val="none" w:sz="0" w:space="0" w:color="auto"/>
                    <w:right w:val="none" w:sz="0" w:space="0" w:color="auto"/>
                  </w:divBdr>
                </w:div>
                <w:div w:id="729959626">
                  <w:marLeft w:val="640"/>
                  <w:marRight w:val="0"/>
                  <w:marTop w:val="0"/>
                  <w:marBottom w:val="0"/>
                  <w:divBdr>
                    <w:top w:val="none" w:sz="0" w:space="0" w:color="auto"/>
                    <w:left w:val="none" w:sz="0" w:space="0" w:color="auto"/>
                    <w:bottom w:val="none" w:sz="0" w:space="0" w:color="auto"/>
                    <w:right w:val="none" w:sz="0" w:space="0" w:color="auto"/>
                  </w:divBdr>
                </w:div>
                <w:div w:id="735082724">
                  <w:marLeft w:val="640"/>
                  <w:marRight w:val="0"/>
                  <w:marTop w:val="0"/>
                  <w:marBottom w:val="0"/>
                  <w:divBdr>
                    <w:top w:val="none" w:sz="0" w:space="0" w:color="auto"/>
                    <w:left w:val="none" w:sz="0" w:space="0" w:color="auto"/>
                    <w:bottom w:val="none" w:sz="0" w:space="0" w:color="auto"/>
                    <w:right w:val="none" w:sz="0" w:space="0" w:color="auto"/>
                  </w:divBdr>
                </w:div>
                <w:div w:id="741215802">
                  <w:marLeft w:val="640"/>
                  <w:marRight w:val="0"/>
                  <w:marTop w:val="0"/>
                  <w:marBottom w:val="0"/>
                  <w:divBdr>
                    <w:top w:val="none" w:sz="0" w:space="0" w:color="auto"/>
                    <w:left w:val="none" w:sz="0" w:space="0" w:color="auto"/>
                    <w:bottom w:val="none" w:sz="0" w:space="0" w:color="auto"/>
                    <w:right w:val="none" w:sz="0" w:space="0" w:color="auto"/>
                  </w:divBdr>
                </w:div>
                <w:div w:id="764888514">
                  <w:marLeft w:val="640"/>
                  <w:marRight w:val="0"/>
                  <w:marTop w:val="0"/>
                  <w:marBottom w:val="0"/>
                  <w:divBdr>
                    <w:top w:val="none" w:sz="0" w:space="0" w:color="auto"/>
                    <w:left w:val="none" w:sz="0" w:space="0" w:color="auto"/>
                    <w:bottom w:val="none" w:sz="0" w:space="0" w:color="auto"/>
                    <w:right w:val="none" w:sz="0" w:space="0" w:color="auto"/>
                  </w:divBdr>
                </w:div>
                <w:div w:id="766535361">
                  <w:marLeft w:val="640"/>
                  <w:marRight w:val="0"/>
                  <w:marTop w:val="0"/>
                  <w:marBottom w:val="0"/>
                  <w:divBdr>
                    <w:top w:val="none" w:sz="0" w:space="0" w:color="auto"/>
                    <w:left w:val="none" w:sz="0" w:space="0" w:color="auto"/>
                    <w:bottom w:val="none" w:sz="0" w:space="0" w:color="auto"/>
                    <w:right w:val="none" w:sz="0" w:space="0" w:color="auto"/>
                  </w:divBdr>
                </w:div>
                <w:div w:id="778649517">
                  <w:marLeft w:val="640"/>
                  <w:marRight w:val="0"/>
                  <w:marTop w:val="0"/>
                  <w:marBottom w:val="0"/>
                  <w:divBdr>
                    <w:top w:val="none" w:sz="0" w:space="0" w:color="auto"/>
                    <w:left w:val="none" w:sz="0" w:space="0" w:color="auto"/>
                    <w:bottom w:val="none" w:sz="0" w:space="0" w:color="auto"/>
                    <w:right w:val="none" w:sz="0" w:space="0" w:color="auto"/>
                  </w:divBdr>
                </w:div>
                <w:div w:id="828442131">
                  <w:marLeft w:val="640"/>
                  <w:marRight w:val="0"/>
                  <w:marTop w:val="0"/>
                  <w:marBottom w:val="0"/>
                  <w:divBdr>
                    <w:top w:val="none" w:sz="0" w:space="0" w:color="auto"/>
                    <w:left w:val="none" w:sz="0" w:space="0" w:color="auto"/>
                    <w:bottom w:val="none" w:sz="0" w:space="0" w:color="auto"/>
                    <w:right w:val="none" w:sz="0" w:space="0" w:color="auto"/>
                  </w:divBdr>
                </w:div>
                <w:div w:id="852185706">
                  <w:marLeft w:val="640"/>
                  <w:marRight w:val="0"/>
                  <w:marTop w:val="0"/>
                  <w:marBottom w:val="0"/>
                  <w:divBdr>
                    <w:top w:val="none" w:sz="0" w:space="0" w:color="auto"/>
                    <w:left w:val="none" w:sz="0" w:space="0" w:color="auto"/>
                    <w:bottom w:val="none" w:sz="0" w:space="0" w:color="auto"/>
                    <w:right w:val="none" w:sz="0" w:space="0" w:color="auto"/>
                  </w:divBdr>
                </w:div>
                <w:div w:id="908422373">
                  <w:marLeft w:val="640"/>
                  <w:marRight w:val="0"/>
                  <w:marTop w:val="0"/>
                  <w:marBottom w:val="0"/>
                  <w:divBdr>
                    <w:top w:val="none" w:sz="0" w:space="0" w:color="auto"/>
                    <w:left w:val="none" w:sz="0" w:space="0" w:color="auto"/>
                    <w:bottom w:val="none" w:sz="0" w:space="0" w:color="auto"/>
                    <w:right w:val="none" w:sz="0" w:space="0" w:color="auto"/>
                  </w:divBdr>
                </w:div>
                <w:div w:id="1021274835">
                  <w:marLeft w:val="640"/>
                  <w:marRight w:val="0"/>
                  <w:marTop w:val="0"/>
                  <w:marBottom w:val="0"/>
                  <w:divBdr>
                    <w:top w:val="none" w:sz="0" w:space="0" w:color="auto"/>
                    <w:left w:val="none" w:sz="0" w:space="0" w:color="auto"/>
                    <w:bottom w:val="none" w:sz="0" w:space="0" w:color="auto"/>
                    <w:right w:val="none" w:sz="0" w:space="0" w:color="auto"/>
                  </w:divBdr>
                </w:div>
                <w:div w:id="1033962334">
                  <w:marLeft w:val="640"/>
                  <w:marRight w:val="0"/>
                  <w:marTop w:val="0"/>
                  <w:marBottom w:val="0"/>
                  <w:divBdr>
                    <w:top w:val="none" w:sz="0" w:space="0" w:color="auto"/>
                    <w:left w:val="none" w:sz="0" w:space="0" w:color="auto"/>
                    <w:bottom w:val="none" w:sz="0" w:space="0" w:color="auto"/>
                    <w:right w:val="none" w:sz="0" w:space="0" w:color="auto"/>
                  </w:divBdr>
                </w:div>
                <w:div w:id="1042512401">
                  <w:marLeft w:val="640"/>
                  <w:marRight w:val="0"/>
                  <w:marTop w:val="0"/>
                  <w:marBottom w:val="0"/>
                  <w:divBdr>
                    <w:top w:val="none" w:sz="0" w:space="0" w:color="auto"/>
                    <w:left w:val="none" w:sz="0" w:space="0" w:color="auto"/>
                    <w:bottom w:val="none" w:sz="0" w:space="0" w:color="auto"/>
                    <w:right w:val="none" w:sz="0" w:space="0" w:color="auto"/>
                  </w:divBdr>
                </w:div>
                <w:div w:id="1071537356">
                  <w:marLeft w:val="640"/>
                  <w:marRight w:val="0"/>
                  <w:marTop w:val="0"/>
                  <w:marBottom w:val="0"/>
                  <w:divBdr>
                    <w:top w:val="none" w:sz="0" w:space="0" w:color="auto"/>
                    <w:left w:val="none" w:sz="0" w:space="0" w:color="auto"/>
                    <w:bottom w:val="none" w:sz="0" w:space="0" w:color="auto"/>
                    <w:right w:val="none" w:sz="0" w:space="0" w:color="auto"/>
                  </w:divBdr>
                </w:div>
                <w:div w:id="1181892116">
                  <w:marLeft w:val="640"/>
                  <w:marRight w:val="0"/>
                  <w:marTop w:val="0"/>
                  <w:marBottom w:val="0"/>
                  <w:divBdr>
                    <w:top w:val="none" w:sz="0" w:space="0" w:color="auto"/>
                    <w:left w:val="none" w:sz="0" w:space="0" w:color="auto"/>
                    <w:bottom w:val="none" w:sz="0" w:space="0" w:color="auto"/>
                    <w:right w:val="none" w:sz="0" w:space="0" w:color="auto"/>
                  </w:divBdr>
                </w:div>
                <w:div w:id="1223055620">
                  <w:marLeft w:val="640"/>
                  <w:marRight w:val="0"/>
                  <w:marTop w:val="0"/>
                  <w:marBottom w:val="0"/>
                  <w:divBdr>
                    <w:top w:val="none" w:sz="0" w:space="0" w:color="auto"/>
                    <w:left w:val="none" w:sz="0" w:space="0" w:color="auto"/>
                    <w:bottom w:val="none" w:sz="0" w:space="0" w:color="auto"/>
                    <w:right w:val="none" w:sz="0" w:space="0" w:color="auto"/>
                  </w:divBdr>
                </w:div>
                <w:div w:id="1245603810">
                  <w:marLeft w:val="640"/>
                  <w:marRight w:val="0"/>
                  <w:marTop w:val="0"/>
                  <w:marBottom w:val="0"/>
                  <w:divBdr>
                    <w:top w:val="none" w:sz="0" w:space="0" w:color="auto"/>
                    <w:left w:val="none" w:sz="0" w:space="0" w:color="auto"/>
                    <w:bottom w:val="none" w:sz="0" w:space="0" w:color="auto"/>
                    <w:right w:val="none" w:sz="0" w:space="0" w:color="auto"/>
                  </w:divBdr>
                </w:div>
                <w:div w:id="1266618645">
                  <w:marLeft w:val="640"/>
                  <w:marRight w:val="0"/>
                  <w:marTop w:val="0"/>
                  <w:marBottom w:val="0"/>
                  <w:divBdr>
                    <w:top w:val="none" w:sz="0" w:space="0" w:color="auto"/>
                    <w:left w:val="none" w:sz="0" w:space="0" w:color="auto"/>
                    <w:bottom w:val="none" w:sz="0" w:space="0" w:color="auto"/>
                    <w:right w:val="none" w:sz="0" w:space="0" w:color="auto"/>
                  </w:divBdr>
                </w:div>
                <w:div w:id="1290548416">
                  <w:marLeft w:val="640"/>
                  <w:marRight w:val="0"/>
                  <w:marTop w:val="0"/>
                  <w:marBottom w:val="0"/>
                  <w:divBdr>
                    <w:top w:val="none" w:sz="0" w:space="0" w:color="auto"/>
                    <w:left w:val="none" w:sz="0" w:space="0" w:color="auto"/>
                    <w:bottom w:val="none" w:sz="0" w:space="0" w:color="auto"/>
                    <w:right w:val="none" w:sz="0" w:space="0" w:color="auto"/>
                  </w:divBdr>
                </w:div>
                <w:div w:id="1321929327">
                  <w:marLeft w:val="640"/>
                  <w:marRight w:val="0"/>
                  <w:marTop w:val="0"/>
                  <w:marBottom w:val="0"/>
                  <w:divBdr>
                    <w:top w:val="none" w:sz="0" w:space="0" w:color="auto"/>
                    <w:left w:val="none" w:sz="0" w:space="0" w:color="auto"/>
                    <w:bottom w:val="none" w:sz="0" w:space="0" w:color="auto"/>
                    <w:right w:val="none" w:sz="0" w:space="0" w:color="auto"/>
                  </w:divBdr>
                </w:div>
                <w:div w:id="1335184329">
                  <w:marLeft w:val="640"/>
                  <w:marRight w:val="0"/>
                  <w:marTop w:val="0"/>
                  <w:marBottom w:val="0"/>
                  <w:divBdr>
                    <w:top w:val="none" w:sz="0" w:space="0" w:color="auto"/>
                    <w:left w:val="none" w:sz="0" w:space="0" w:color="auto"/>
                    <w:bottom w:val="none" w:sz="0" w:space="0" w:color="auto"/>
                    <w:right w:val="none" w:sz="0" w:space="0" w:color="auto"/>
                  </w:divBdr>
                </w:div>
                <w:div w:id="1407921215">
                  <w:marLeft w:val="640"/>
                  <w:marRight w:val="0"/>
                  <w:marTop w:val="0"/>
                  <w:marBottom w:val="0"/>
                  <w:divBdr>
                    <w:top w:val="none" w:sz="0" w:space="0" w:color="auto"/>
                    <w:left w:val="none" w:sz="0" w:space="0" w:color="auto"/>
                    <w:bottom w:val="none" w:sz="0" w:space="0" w:color="auto"/>
                    <w:right w:val="none" w:sz="0" w:space="0" w:color="auto"/>
                  </w:divBdr>
                </w:div>
                <w:div w:id="1419597303">
                  <w:marLeft w:val="640"/>
                  <w:marRight w:val="0"/>
                  <w:marTop w:val="0"/>
                  <w:marBottom w:val="0"/>
                  <w:divBdr>
                    <w:top w:val="none" w:sz="0" w:space="0" w:color="auto"/>
                    <w:left w:val="none" w:sz="0" w:space="0" w:color="auto"/>
                    <w:bottom w:val="none" w:sz="0" w:space="0" w:color="auto"/>
                    <w:right w:val="none" w:sz="0" w:space="0" w:color="auto"/>
                  </w:divBdr>
                </w:div>
                <w:div w:id="1550145912">
                  <w:marLeft w:val="640"/>
                  <w:marRight w:val="0"/>
                  <w:marTop w:val="0"/>
                  <w:marBottom w:val="0"/>
                  <w:divBdr>
                    <w:top w:val="none" w:sz="0" w:space="0" w:color="auto"/>
                    <w:left w:val="none" w:sz="0" w:space="0" w:color="auto"/>
                    <w:bottom w:val="none" w:sz="0" w:space="0" w:color="auto"/>
                    <w:right w:val="none" w:sz="0" w:space="0" w:color="auto"/>
                  </w:divBdr>
                </w:div>
                <w:div w:id="1556967131">
                  <w:marLeft w:val="640"/>
                  <w:marRight w:val="0"/>
                  <w:marTop w:val="0"/>
                  <w:marBottom w:val="0"/>
                  <w:divBdr>
                    <w:top w:val="none" w:sz="0" w:space="0" w:color="auto"/>
                    <w:left w:val="none" w:sz="0" w:space="0" w:color="auto"/>
                    <w:bottom w:val="none" w:sz="0" w:space="0" w:color="auto"/>
                    <w:right w:val="none" w:sz="0" w:space="0" w:color="auto"/>
                  </w:divBdr>
                </w:div>
                <w:div w:id="1597638586">
                  <w:marLeft w:val="640"/>
                  <w:marRight w:val="0"/>
                  <w:marTop w:val="0"/>
                  <w:marBottom w:val="0"/>
                  <w:divBdr>
                    <w:top w:val="none" w:sz="0" w:space="0" w:color="auto"/>
                    <w:left w:val="none" w:sz="0" w:space="0" w:color="auto"/>
                    <w:bottom w:val="none" w:sz="0" w:space="0" w:color="auto"/>
                    <w:right w:val="none" w:sz="0" w:space="0" w:color="auto"/>
                  </w:divBdr>
                </w:div>
                <w:div w:id="1624537973">
                  <w:marLeft w:val="640"/>
                  <w:marRight w:val="0"/>
                  <w:marTop w:val="0"/>
                  <w:marBottom w:val="0"/>
                  <w:divBdr>
                    <w:top w:val="none" w:sz="0" w:space="0" w:color="auto"/>
                    <w:left w:val="none" w:sz="0" w:space="0" w:color="auto"/>
                    <w:bottom w:val="none" w:sz="0" w:space="0" w:color="auto"/>
                    <w:right w:val="none" w:sz="0" w:space="0" w:color="auto"/>
                  </w:divBdr>
                </w:div>
                <w:div w:id="1685404242">
                  <w:marLeft w:val="640"/>
                  <w:marRight w:val="0"/>
                  <w:marTop w:val="0"/>
                  <w:marBottom w:val="0"/>
                  <w:divBdr>
                    <w:top w:val="none" w:sz="0" w:space="0" w:color="auto"/>
                    <w:left w:val="none" w:sz="0" w:space="0" w:color="auto"/>
                    <w:bottom w:val="none" w:sz="0" w:space="0" w:color="auto"/>
                    <w:right w:val="none" w:sz="0" w:space="0" w:color="auto"/>
                  </w:divBdr>
                </w:div>
                <w:div w:id="1716852393">
                  <w:marLeft w:val="640"/>
                  <w:marRight w:val="0"/>
                  <w:marTop w:val="0"/>
                  <w:marBottom w:val="0"/>
                  <w:divBdr>
                    <w:top w:val="none" w:sz="0" w:space="0" w:color="auto"/>
                    <w:left w:val="none" w:sz="0" w:space="0" w:color="auto"/>
                    <w:bottom w:val="none" w:sz="0" w:space="0" w:color="auto"/>
                    <w:right w:val="none" w:sz="0" w:space="0" w:color="auto"/>
                  </w:divBdr>
                </w:div>
                <w:div w:id="1752189794">
                  <w:marLeft w:val="640"/>
                  <w:marRight w:val="0"/>
                  <w:marTop w:val="0"/>
                  <w:marBottom w:val="0"/>
                  <w:divBdr>
                    <w:top w:val="none" w:sz="0" w:space="0" w:color="auto"/>
                    <w:left w:val="none" w:sz="0" w:space="0" w:color="auto"/>
                    <w:bottom w:val="none" w:sz="0" w:space="0" w:color="auto"/>
                    <w:right w:val="none" w:sz="0" w:space="0" w:color="auto"/>
                  </w:divBdr>
                </w:div>
                <w:div w:id="1895850939">
                  <w:marLeft w:val="640"/>
                  <w:marRight w:val="0"/>
                  <w:marTop w:val="0"/>
                  <w:marBottom w:val="0"/>
                  <w:divBdr>
                    <w:top w:val="none" w:sz="0" w:space="0" w:color="auto"/>
                    <w:left w:val="none" w:sz="0" w:space="0" w:color="auto"/>
                    <w:bottom w:val="none" w:sz="0" w:space="0" w:color="auto"/>
                    <w:right w:val="none" w:sz="0" w:space="0" w:color="auto"/>
                  </w:divBdr>
                </w:div>
                <w:div w:id="1930693299">
                  <w:marLeft w:val="640"/>
                  <w:marRight w:val="0"/>
                  <w:marTop w:val="0"/>
                  <w:marBottom w:val="0"/>
                  <w:divBdr>
                    <w:top w:val="none" w:sz="0" w:space="0" w:color="auto"/>
                    <w:left w:val="none" w:sz="0" w:space="0" w:color="auto"/>
                    <w:bottom w:val="none" w:sz="0" w:space="0" w:color="auto"/>
                    <w:right w:val="none" w:sz="0" w:space="0" w:color="auto"/>
                  </w:divBdr>
                </w:div>
                <w:div w:id="1993946658">
                  <w:marLeft w:val="640"/>
                  <w:marRight w:val="0"/>
                  <w:marTop w:val="0"/>
                  <w:marBottom w:val="0"/>
                  <w:divBdr>
                    <w:top w:val="none" w:sz="0" w:space="0" w:color="auto"/>
                    <w:left w:val="none" w:sz="0" w:space="0" w:color="auto"/>
                    <w:bottom w:val="none" w:sz="0" w:space="0" w:color="auto"/>
                    <w:right w:val="none" w:sz="0" w:space="0" w:color="auto"/>
                  </w:divBdr>
                </w:div>
                <w:div w:id="2005166002">
                  <w:marLeft w:val="640"/>
                  <w:marRight w:val="0"/>
                  <w:marTop w:val="0"/>
                  <w:marBottom w:val="0"/>
                  <w:divBdr>
                    <w:top w:val="none" w:sz="0" w:space="0" w:color="auto"/>
                    <w:left w:val="none" w:sz="0" w:space="0" w:color="auto"/>
                    <w:bottom w:val="none" w:sz="0" w:space="0" w:color="auto"/>
                    <w:right w:val="none" w:sz="0" w:space="0" w:color="auto"/>
                  </w:divBdr>
                </w:div>
                <w:div w:id="2023703477">
                  <w:marLeft w:val="640"/>
                  <w:marRight w:val="0"/>
                  <w:marTop w:val="0"/>
                  <w:marBottom w:val="0"/>
                  <w:divBdr>
                    <w:top w:val="none" w:sz="0" w:space="0" w:color="auto"/>
                    <w:left w:val="none" w:sz="0" w:space="0" w:color="auto"/>
                    <w:bottom w:val="none" w:sz="0" w:space="0" w:color="auto"/>
                    <w:right w:val="none" w:sz="0" w:space="0" w:color="auto"/>
                  </w:divBdr>
                </w:div>
                <w:div w:id="2041586880">
                  <w:marLeft w:val="640"/>
                  <w:marRight w:val="0"/>
                  <w:marTop w:val="0"/>
                  <w:marBottom w:val="0"/>
                  <w:divBdr>
                    <w:top w:val="none" w:sz="0" w:space="0" w:color="auto"/>
                    <w:left w:val="none" w:sz="0" w:space="0" w:color="auto"/>
                    <w:bottom w:val="none" w:sz="0" w:space="0" w:color="auto"/>
                    <w:right w:val="none" w:sz="0" w:space="0" w:color="auto"/>
                  </w:divBdr>
                </w:div>
                <w:div w:id="2072381122">
                  <w:marLeft w:val="640"/>
                  <w:marRight w:val="0"/>
                  <w:marTop w:val="0"/>
                  <w:marBottom w:val="0"/>
                  <w:divBdr>
                    <w:top w:val="none" w:sz="0" w:space="0" w:color="auto"/>
                    <w:left w:val="none" w:sz="0" w:space="0" w:color="auto"/>
                    <w:bottom w:val="none" w:sz="0" w:space="0" w:color="auto"/>
                    <w:right w:val="none" w:sz="0" w:space="0" w:color="auto"/>
                  </w:divBdr>
                </w:div>
                <w:div w:id="2112974261">
                  <w:marLeft w:val="640"/>
                  <w:marRight w:val="0"/>
                  <w:marTop w:val="0"/>
                  <w:marBottom w:val="0"/>
                  <w:divBdr>
                    <w:top w:val="none" w:sz="0" w:space="0" w:color="auto"/>
                    <w:left w:val="none" w:sz="0" w:space="0" w:color="auto"/>
                    <w:bottom w:val="none" w:sz="0" w:space="0" w:color="auto"/>
                    <w:right w:val="none" w:sz="0" w:space="0" w:color="auto"/>
                  </w:divBdr>
                </w:div>
              </w:divsChild>
            </w:div>
            <w:div w:id="201865716">
              <w:marLeft w:val="0"/>
              <w:marRight w:val="0"/>
              <w:marTop w:val="0"/>
              <w:marBottom w:val="0"/>
              <w:divBdr>
                <w:top w:val="none" w:sz="0" w:space="0" w:color="auto"/>
                <w:left w:val="none" w:sz="0" w:space="0" w:color="auto"/>
                <w:bottom w:val="none" w:sz="0" w:space="0" w:color="auto"/>
                <w:right w:val="none" w:sz="0" w:space="0" w:color="auto"/>
              </w:divBdr>
              <w:divsChild>
                <w:div w:id="11958905">
                  <w:marLeft w:val="640"/>
                  <w:marRight w:val="0"/>
                  <w:marTop w:val="0"/>
                  <w:marBottom w:val="0"/>
                  <w:divBdr>
                    <w:top w:val="none" w:sz="0" w:space="0" w:color="auto"/>
                    <w:left w:val="none" w:sz="0" w:space="0" w:color="auto"/>
                    <w:bottom w:val="none" w:sz="0" w:space="0" w:color="auto"/>
                    <w:right w:val="none" w:sz="0" w:space="0" w:color="auto"/>
                  </w:divBdr>
                </w:div>
                <w:div w:id="116412700">
                  <w:marLeft w:val="640"/>
                  <w:marRight w:val="0"/>
                  <w:marTop w:val="0"/>
                  <w:marBottom w:val="0"/>
                  <w:divBdr>
                    <w:top w:val="none" w:sz="0" w:space="0" w:color="auto"/>
                    <w:left w:val="none" w:sz="0" w:space="0" w:color="auto"/>
                    <w:bottom w:val="none" w:sz="0" w:space="0" w:color="auto"/>
                    <w:right w:val="none" w:sz="0" w:space="0" w:color="auto"/>
                  </w:divBdr>
                </w:div>
                <w:div w:id="147333688">
                  <w:marLeft w:val="640"/>
                  <w:marRight w:val="0"/>
                  <w:marTop w:val="0"/>
                  <w:marBottom w:val="0"/>
                  <w:divBdr>
                    <w:top w:val="none" w:sz="0" w:space="0" w:color="auto"/>
                    <w:left w:val="none" w:sz="0" w:space="0" w:color="auto"/>
                    <w:bottom w:val="none" w:sz="0" w:space="0" w:color="auto"/>
                    <w:right w:val="none" w:sz="0" w:space="0" w:color="auto"/>
                  </w:divBdr>
                </w:div>
                <w:div w:id="175854320">
                  <w:marLeft w:val="640"/>
                  <w:marRight w:val="0"/>
                  <w:marTop w:val="0"/>
                  <w:marBottom w:val="0"/>
                  <w:divBdr>
                    <w:top w:val="none" w:sz="0" w:space="0" w:color="auto"/>
                    <w:left w:val="none" w:sz="0" w:space="0" w:color="auto"/>
                    <w:bottom w:val="none" w:sz="0" w:space="0" w:color="auto"/>
                    <w:right w:val="none" w:sz="0" w:space="0" w:color="auto"/>
                  </w:divBdr>
                </w:div>
                <w:div w:id="219633148">
                  <w:marLeft w:val="640"/>
                  <w:marRight w:val="0"/>
                  <w:marTop w:val="0"/>
                  <w:marBottom w:val="0"/>
                  <w:divBdr>
                    <w:top w:val="none" w:sz="0" w:space="0" w:color="auto"/>
                    <w:left w:val="none" w:sz="0" w:space="0" w:color="auto"/>
                    <w:bottom w:val="none" w:sz="0" w:space="0" w:color="auto"/>
                    <w:right w:val="none" w:sz="0" w:space="0" w:color="auto"/>
                  </w:divBdr>
                </w:div>
                <w:div w:id="265045202">
                  <w:marLeft w:val="640"/>
                  <w:marRight w:val="0"/>
                  <w:marTop w:val="0"/>
                  <w:marBottom w:val="0"/>
                  <w:divBdr>
                    <w:top w:val="none" w:sz="0" w:space="0" w:color="auto"/>
                    <w:left w:val="none" w:sz="0" w:space="0" w:color="auto"/>
                    <w:bottom w:val="none" w:sz="0" w:space="0" w:color="auto"/>
                    <w:right w:val="none" w:sz="0" w:space="0" w:color="auto"/>
                  </w:divBdr>
                </w:div>
                <w:div w:id="279839998">
                  <w:marLeft w:val="640"/>
                  <w:marRight w:val="0"/>
                  <w:marTop w:val="0"/>
                  <w:marBottom w:val="0"/>
                  <w:divBdr>
                    <w:top w:val="none" w:sz="0" w:space="0" w:color="auto"/>
                    <w:left w:val="none" w:sz="0" w:space="0" w:color="auto"/>
                    <w:bottom w:val="none" w:sz="0" w:space="0" w:color="auto"/>
                    <w:right w:val="none" w:sz="0" w:space="0" w:color="auto"/>
                  </w:divBdr>
                </w:div>
                <w:div w:id="283928649">
                  <w:marLeft w:val="640"/>
                  <w:marRight w:val="0"/>
                  <w:marTop w:val="0"/>
                  <w:marBottom w:val="0"/>
                  <w:divBdr>
                    <w:top w:val="none" w:sz="0" w:space="0" w:color="auto"/>
                    <w:left w:val="none" w:sz="0" w:space="0" w:color="auto"/>
                    <w:bottom w:val="none" w:sz="0" w:space="0" w:color="auto"/>
                    <w:right w:val="none" w:sz="0" w:space="0" w:color="auto"/>
                  </w:divBdr>
                </w:div>
                <w:div w:id="325476609">
                  <w:marLeft w:val="640"/>
                  <w:marRight w:val="0"/>
                  <w:marTop w:val="0"/>
                  <w:marBottom w:val="0"/>
                  <w:divBdr>
                    <w:top w:val="none" w:sz="0" w:space="0" w:color="auto"/>
                    <w:left w:val="none" w:sz="0" w:space="0" w:color="auto"/>
                    <w:bottom w:val="none" w:sz="0" w:space="0" w:color="auto"/>
                    <w:right w:val="none" w:sz="0" w:space="0" w:color="auto"/>
                  </w:divBdr>
                </w:div>
                <w:div w:id="335812183">
                  <w:marLeft w:val="640"/>
                  <w:marRight w:val="0"/>
                  <w:marTop w:val="0"/>
                  <w:marBottom w:val="0"/>
                  <w:divBdr>
                    <w:top w:val="none" w:sz="0" w:space="0" w:color="auto"/>
                    <w:left w:val="none" w:sz="0" w:space="0" w:color="auto"/>
                    <w:bottom w:val="none" w:sz="0" w:space="0" w:color="auto"/>
                    <w:right w:val="none" w:sz="0" w:space="0" w:color="auto"/>
                  </w:divBdr>
                </w:div>
                <w:div w:id="339625375">
                  <w:marLeft w:val="640"/>
                  <w:marRight w:val="0"/>
                  <w:marTop w:val="0"/>
                  <w:marBottom w:val="0"/>
                  <w:divBdr>
                    <w:top w:val="none" w:sz="0" w:space="0" w:color="auto"/>
                    <w:left w:val="none" w:sz="0" w:space="0" w:color="auto"/>
                    <w:bottom w:val="none" w:sz="0" w:space="0" w:color="auto"/>
                    <w:right w:val="none" w:sz="0" w:space="0" w:color="auto"/>
                  </w:divBdr>
                </w:div>
                <w:div w:id="349257932">
                  <w:marLeft w:val="640"/>
                  <w:marRight w:val="0"/>
                  <w:marTop w:val="0"/>
                  <w:marBottom w:val="0"/>
                  <w:divBdr>
                    <w:top w:val="none" w:sz="0" w:space="0" w:color="auto"/>
                    <w:left w:val="none" w:sz="0" w:space="0" w:color="auto"/>
                    <w:bottom w:val="none" w:sz="0" w:space="0" w:color="auto"/>
                    <w:right w:val="none" w:sz="0" w:space="0" w:color="auto"/>
                  </w:divBdr>
                </w:div>
                <w:div w:id="368527140">
                  <w:marLeft w:val="640"/>
                  <w:marRight w:val="0"/>
                  <w:marTop w:val="0"/>
                  <w:marBottom w:val="0"/>
                  <w:divBdr>
                    <w:top w:val="none" w:sz="0" w:space="0" w:color="auto"/>
                    <w:left w:val="none" w:sz="0" w:space="0" w:color="auto"/>
                    <w:bottom w:val="none" w:sz="0" w:space="0" w:color="auto"/>
                    <w:right w:val="none" w:sz="0" w:space="0" w:color="auto"/>
                  </w:divBdr>
                </w:div>
                <w:div w:id="408384715">
                  <w:marLeft w:val="640"/>
                  <w:marRight w:val="0"/>
                  <w:marTop w:val="0"/>
                  <w:marBottom w:val="0"/>
                  <w:divBdr>
                    <w:top w:val="none" w:sz="0" w:space="0" w:color="auto"/>
                    <w:left w:val="none" w:sz="0" w:space="0" w:color="auto"/>
                    <w:bottom w:val="none" w:sz="0" w:space="0" w:color="auto"/>
                    <w:right w:val="none" w:sz="0" w:space="0" w:color="auto"/>
                  </w:divBdr>
                </w:div>
                <w:div w:id="430127199">
                  <w:marLeft w:val="640"/>
                  <w:marRight w:val="0"/>
                  <w:marTop w:val="0"/>
                  <w:marBottom w:val="0"/>
                  <w:divBdr>
                    <w:top w:val="none" w:sz="0" w:space="0" w:color="auto"/>
                    <w:left w:val="none" w:sz="0" w:space="0" w:color="auto"/>
                    <w:bottom w:val="none" w:sz="0" w:space="0" w:color="auto"/>
                    <w:right w:val="none" w:sz="0" w:space="0" w:color="auto"/>
                  </w:divBdr>
                </w:div>
                <w:div w:id="454370733">
                  <w:marLeft w:val="640"/>
                  <w:marRight w:val="0"/>
                  <w:marTop w:val="0"/>
                  <w:marBottom w:val="0"/>
                  <w:divBdr>
                    <w:top w:val="none" w:sz="0" w:space="0" w:color="auto"/>
                    <w:left w:val="none" w:sz="0" w:space="0" w:color="auto"/>
                    <w:bottom w:val="none" w:sz="0" w:space="0" w:color="auto"/>
                    <w:right w:val="none" w:sz="0" w:space="0" w:color="auto"/>
                  </w:divBdr>
                </w:div>
                <w:div w:id="472990541">
                  <w:marLeft w:val="640"/>
                  <w:marRight w:val="0"/>
                  <w:marTop w:val="0"/>
                  <w:marBottom w:val="0"/>
                  <w:divBdr>
                    <w:top w:val="none" w:sz="0" w:space="0" w:color="auto"/>
                    <w:left w:val="none" w:sz="0" w:space="0" w:color="auto"/>
                    <w:bottom w:val="none" w:sz="0" w:space="0" w:color="auto"/>
                    <w:right w:val="none" w:sz="0" w:space="0" w:color="auto"/>
                  </w:divBdr>
                </w:div>
                <w:div w:id="497187169">
                  <w:marLeft w:val="640"/>
                  <w:marRight w:val="0"/>
                  <w:marTop w:val="0"/>
                  <w:marBottom w:val="0"/>
                  <w:divBdr>
                    <w:top w:val="none" w:sz="0" w:space="0" w:color="auto"/>
                    <w:left w:val="none" w:sz="0" w:space="0" w:color="auto"/>
                    <w:bottom w:val="none" w:sz="0" w:space="0" w:color="auto"/>
                    <w:right w:val="none" w:sz="0" w:space="0" w:color="auto"/>
                  </w:divBdr>
                </w:div>
                <w:div w:id="516039107">
                  <w:marLeft w:val="640"/>
                  <w:marRight w:val="0"/>
                  <w:marTop w:val="0"/>
                  <w:marBottom w:val="0"/>
                  <w:divBdr>
                    <w:top w:val="none" w:sz="0" w:space="0" w:color="auto"/>
                    <w:left w:val="none" w:sz="0" w:space="0" w:color="auto"/>
                    <w:bottom w:val="none" w:sz="0" w:space="0" w:color="auto"/>
                    <w:right w:val="none" w:sz="0" w:space="0" w:color="auto"/>
                  </w:divBdr>
                </w:div>
                <w:div w:id="537359439">
                  <w:marLeft w:val="640"/>
                  <w:marRight w:val="0"/>
                  <w:marTop w:val="0"/>
                  <w:marBottom w:val="0"/>
                  <w:divBdr>
                    <w:top w:val="none" w:sz="0" w:space="0" w:color="auto"/>
                    <w:left w:val="none" w:sz="0" w:space="0" w:color="auto"/>
                    <w:bottom w:val="none" w:sz="0" w:space="0" w:color="auto"/>
                    <w:right w:val="none" w:sz="0" w:space="0" w:color="auto"/>
                  </w:divBdr>
                </w:div>
                <w:div w:id="569191763">
                  <w:marLeft w:val="640"/>
                  <w:marRight w:val="0"/>
                  <w:marTop w:val="0"/>
                  <w:marBottom w:val="0"/>
                  <w:divBdr>
                    <w:top w:val="none" w:sz="0" w:space="0" w:color="auto"/>
                    <w:left w:val="none" w:sz="0" w:space="0" w:color="auto"/>
                    <w:bottom w:val="none" w:sz="0" w:space="0" w:color="auto"/>
                    <w:right w:val="none" w:sz="0" w:space="0" w:color="auto"/>
                  </w:divBdr>
                </w:div>
                <w:div w:id="606229484">
                  <w:marLeft w:val="640"/>
                  <w:marRight w:val="0"/>
                  <w:marTop w:val="0"/>
                  <w:marBottom w:val="0"/>
                  <w:divBdr>
                    <w:top w:val="none" w:sz="0" w:space="0" w:color="auto"/>
                    <w:left w:val="none" w:sz="0" w:space="0" w:color="auto"/>
                    <w:bottom w:val="none" w:sz="0" w:space="0" w:color="auto"/>
                    <w:right w:val="none" w:sz="0" w:space="0" w:color="auto"/>
                  </w:divBdr>
                </w:div>
                <w:div w:id="635448017">
                  <w:marLeft w:val="640"/>
                  <w:marRight w:val="0"/>
                  <w:marTop w:val="0"/>
                  <w:marBottom w:val="0"/>
                  <w:divBdr>
                    <w:top w:val="none" w:sz="0" w:space="0" w:color="auto"/>
                    <w:left w:val="none" w:sz="0" w:space="0" w:color="auto"/>
                    <w:bottom w:val="none" w:sz="0" w:space="0" w:color="auto"/>
                    <w:right w:val="none" w:sz="0" w:space="0" w:color="auto"/>
                  </w:divBdr>
                </w:div>
                <w:div w:id="675575371">
                  <w:marLeft w:val="640"/>
                  <w:marRight w:val="0"/>
                  <w:marTop w:val="0"/>
                  <w:marBottom w:val="0"/>
                  <w:divBdr>
                    <w:top w:val="none" w:sz="0" w:space="0" w:color="auto"/>
                    <w:left w:val="none" w:sz="0" w:space="0" w:color="auto"/>
                    <w:bottom w:val="none" w:sz="0" w:space="0" w:color="auto"/>
                    <w:right w:val="none" w:sz="0" w:space="0" w:color="auto"/>
                  </w:divBdr>
                </w:div>
                <w:div w:id="732508729">
                  <w:marLeft w:val="640"/>
                  <w:marRight w:val="0"/>
                  <w:marTop w:val="0"/>
                  <w:marBottom w:val="0"/>
                  <w:divBdr>
                    <w:top w:val="none" w:sz="0" w:space="0" w:color="auto"/>
                    <w:left w:val="none" w:sz="0" w:space="0" w:color="auto"/>
                    <w:bottom w:val="none" w:sz="0" w:space="0" w:color="auto"/>
                    <w:right w:val="none" w:sz="0" w:space="0" w:color="auto"/>
                  </w:divBdr>
                </w:div>
                <w:div w:id="735930187">
                  <w:marLeft w:val="640"/>
                  <w:marRight w:val="0"/>
                  <w:marTop w:val="0"/>
                  <w:marBottom w:val="0"/>
                  <w:divBdr>
                    <w:top w:val="none" w:sz="0" w:space="0" w:color="auto"/>
                    <w:left w:val="none" w:sz="0" w:space="0" w:color="auto"/>
                    <w:bottom w:val="none" w:sz="0" w:space="0" w:color="auto"/>
                    <w:right w:val="none" w:sz="0" w:space="0" w:color="auto"/>
                  </w:divBdr>
                </w:div>
                <w:div w:id="785008001">
                  <w:marLeft w:val="640"/>
                  <w:marRight w:val="0"/>
                  <w:marTop w:val="0"/>
                  <w:marBottom w:val="0"/>
                  <w:divBdr>
                    <w:top w:val="none" w:sz="0" w:space="0" w:color="auto"/>
                    <w:left w:val="none" w:sz="0" w:space="0" w:color="auto"/>
                    <w:bottom w:val="none" w:sz="0" w:space="0" w:color="auto"/>
                    <w:right w:val="none" w:sz="0" w:space="0" w:color="auto"/>
                  </w:divBdr>
                </w:div>
                <w:div w:id="791482603">
                  <w:marLeft w:val="640"/>
                  <w:marRight w:val="0"/>
                  <w:marTop w:val="0"/>
                  <w:marBottom w:val="0"/>
                  <w:divBdr>
                    <w:top w:val="none" w:sz="0" w:space="0" w:color="auto"/>
                    <w:left w:val="none" w:sz="0" w:space="0" w:color="auto"/>
                    <w:bottom w:val="none" w:sz="0" w:space="0" w:color="auto"/>
                    <w:right w:val="none" w:sz="0" w:space="0" w:color="auto"/>
                  </w:divBdr>
                </w:div>
                <w:div w:id="796338054">
                  <w:marLeft w:val="640"/>
                  <w:marRight w:val="0"/>
                  <w:marTop w:val="0"/>
                  <w:marBottom w:val="0"/>
                  <w:divBdr>
                    <w:top w:val="none" w:sz="0" w:space="0" w:color="auto"/>
                    <w:left w:val="none" w:sz="0" w:space="0" w:color="auto"/>
                    <w:bottom w:val="none" w:sz="0" w:space="0" w:color="auto"/>
                    <w:right w:val="none" w:sz="0" w:space="0" w:color="auto"/>
                  </w:divBdr>
                </w:div>
                <w:div w:id="840658258">
                  <w:marLeft w:val="640"/>
                  <w:marRight w:val="0"/>
                  <w:marTop w:val="0"/>
                  <w:marBottom w:val="0"/>
                  <w:divBdr>
                    <w:top w:val="none" w:sz="0" w:space="0" w:color="auto"/>
                    <w:left w:val="none" w:sz="0" w:space="0" w:color="auto"/>
                    <w:bottom w:val="none" w:sz="0" w:space="0" w:color="auto"/>
                    <w:right w:val="none" w:sz="0" w:space="0" w:color="auto"/>
                  </w:divBdr>
                </w:div>
                <w:div w:id="880050145">
                  <w:marLeft w:val="640"/>
                  <w:marRight w:val="0"/>
                  <w:marTop w:val="0"/>
                  <w:marBottom w:val="0"/>
                  <w:divBdr>
                    <w:top w:val="none" w:sz="0" w:space="0" w:color="auto"/>
                    <w:left w:val="none" w:sz="0" w:space="0" w:color="auto"/>
                    <w:bottom w:val="none" w:sz="0" w:space="0" w:color="auto"/>
                    <w:right w:val="none" w:sz="0" w:space="0" w:color="auto"/>
                  </w:divBdr>
                </w:div>
                <w:div w:id="904027227">
                  <w:marLeft w:val="640"/>
                  <w:marRight w:val="0"/>
                  <w:marTop w:val="0"/>
                  <w:marBottom w:val="0"/>
                  <w:divBdr>
                    <w:top w:val="none" w:sz="0" w:space="0" w:color="auto"/>
                    <w:left w:val="none" w:sz="0" w:space="0" w:color="auto"/>
                    <w:bottom w:val="none" w:sz="0" w:space="0" w:color="auto"/>
                    <w:right w:val="none" w:sz="0" w:space="0" w:color="auto"/>
                  </w:divBdr>
                </w:div>
                <w:div w:id="913710586">
                  <w:marLeft w:val="640"/>
                  <w:marRight w:val="0"/>
                  <w:marTop w:val="0"/>
                  <w:marBottom w:val="0"/>
                  <w:divBdr>
                    <w:top w:val="none" w:sz="0" w:space="0" w:color="auto"/>
                    <w:left w:val="none" w:sz="0" w:space="0" w:color="auto"/>
                    <w:bottom w:val="none" w:sz="0" w:space="0" w:color="auto"/>
                    <w:right w:val="none" w:sz="0" w:space="0" w:color="auto"/>
                  </w:divBdr>
                </w:div>
                <w:div w:id="917901530">
                  <w:marLeft w:val="640"/>
                  <w:marRight w:val="0"/>
                  <w:marTop w:val="0"/>
                  <w:marBottom w:val="0"/>
                  <w:divBdr>
                    <w:top w:val="none" w:sz="0" w:space="0" w:color="auto"/>
                    <w:left w:val="none" w:sz="0" w:space="0" w:color="auto"/>
                    <w:bottom w:val="none" w:sz="0" w:space="0" w:color="auto"/>
                    <w:right w:val="none" w:sz="0" w:space="0" w:color="auto"/>
                  </w:divBdr>
                </w:div>
                <w:div w:id="972102574">
                  <w:marLeft w:val="640"/>
                  <w:marRight w:val="0"/>
                  <w:marTop w:val="0"/>
                  <w:marBottom w:val="0"/>
                  <w:divBdr>
                    <w:top w:val="none" w:sz="0" w:space="0" w:color="auto"/>
                    <w:left w:val="none" w:sz="0" w:space="0" w:color="auto"/>
                    <w:bottom w:val="none" w:sz="0" w:space="0" w:color="auto"/>
                    <w:right w:val="none" w:sz="0" w:space="0" w:color="auto"/>
                  </w:divBdr>
                </w:div>
                <w:div w:id="988480520">
                  <w:marLeft w:val="640"/>
                  <w:marRight w:val="0"/>
                  <w:marTop w:val="0"/>
                  <w:marBottom w:val="0"/>
                  <w:divBdr>
                    <w:top w:val="none" w:sz="0" w:space="0" w:color="auto"/>
                    <w:left w:val="none" w:sz="0" w:space="0" w:color="auto"/>
                    <w:bottom w:val="none" w:sz="0" w:space="0" w:color="auto"/>
                    <w:right w:val="none" w:sz="0" w:space="0" w:color="auto"/>
                  </w:divBdr>
                </w:div>
                <w:div w:id="1078676037">
                  <w:marLeft w:val="640"/>
                  <w:marRight w:val="0"/>
                  <w:marTop w:val="0"/>
                  <w:marBottom w:val="0"/>
                  <w:divBdr>
                    <w:top w:val="none" w:sz="0" w:space="0" w:color="auto"/>
                    <w:left w:val="none" w:sz="0" w:space="0" w:color="auto"/>
                    <w:bottom w:val="none" w:sz="0" w:space="0" w:color="auto"/>
                    <w:right w:val="none" w:sz="0" w:space="0" w:color="auto"/>
                  </w:divBdr>
                </w:div>
                <w:div w:id="1084305108">
                  <w:marLeft w:val="640"/>
                  <w:marRight w:val="0"/>
                  <w:marTop w:val="0"/>
                  <w:marBottom w:val="0"/>
                  <w:divBdr>
                    <w:top w:val="none" w:sz="0" w:space="0" w:color="auto"/>
                    <w:left w:val="none" w:sz="0" w:space="0" w:color="auto"/>
                    <w:bottom w:val="none" w:sz="0" w:space="0" w:color="auto"/>
                    <w:right w:val="none" w:sz="0" w:space="0" w:color="auto"/>
                  </w:divBdr>
                </w:div>
                <w:div w:id="1141457255">
                  <w:marLeft w:val="640"/>
                  <w:marRight w:val="0"/>
                  <w:marTop w:val="0"/>
                  <w:marBottom w:val="0"/>
                  <w:divBdr>
                    <w:top w:val="none" w:sz="0" w:space="0" w:color="auto"/>
                    <w:left w:val="none" w:sz="0" w:space="0" w:color="auto"/>
                    <w:bottom w:val="none" w:sz="0" w:space="0" w:color="auto"/>
                    <w:right w:val="none" w:sz="0" w:space="0" w:color="auto"/>
                  </w:divBdr>
                </w:div>
                <w:div w:id="1161655265">
                  <w:marLeft w:val="640"/>
                  <w:marRight w:val="0"/>
                  <w:marTop w:val="0"/>
                  <w:marBottom w:val="0"/>
                  <w:divBdr>
                    <w:top w:val="none" w:sz="0" w:space="0" w:color="auto"/>
                    <w:left w:val="none" w:sz="0" w:space="0" w:color="auto"/>
                    <w:bottom w:val="none" w:sz="0" w:space="0" w:color="auto"/>
                    <w:right w:val="none" w:sz="0" w:space="0" w:color="auto"/>
                  </w:divBdr>
                </w:div>
                <w:div w:id="1292908104">
                  <w:marLeft w:val="640"/>
                  <w:marRight w:val="0"/>
                  <w:marTop w:val="0"/>
                  <w:marBottom w:val="0"/>
                  <w:divBdr>
                    <w:top w:val="none" w:sz="0" w:space="0" w:color="auto"/>
                    <w:left w:val="none" w:sz="0" w:space="0" w:color="auto"/>
                    <w:bottom w:val="none" w:sz="0" w:space="0" w:color="auto"/>
                    <w:right w:val="none" w:sz="0" w:space="0" w:color="auto"/>
                  </w:divBdr>
                </w:div>
                <w:div w:id="1304890268">
                  <w:marLeft w:val="640"/>
                  <w:marRight w:val="0"/>
                  <w:marTop w:val="0"/>
                  <w:marBottom w:val="0"/>
                  <w:divBdr>
                    <w:top w:val="none" w:sz="0" w:space="0" w:color="auto"/>
                    <w:left w:val="none" w:sz="0" w:space="0" w:color="auto"/>
                    <w:bottom w:val="none" w:sz="0" w:space="0" w:color="auto"/>
                    <w:right w:val="none" w:sz="0" w:space="0" w:color="auto"/>
                  </w:divBdr>
                </w:div>
                <w:div w:id="1363241679">
                  <w:marLeft w:val="640"/>
                  <w:marRight w:val="0"/>
                  <w:marTop w:val="0"/>
                  <w:marBottom w:val="0"/>
                  <w:divBdr>
                    <w:top w:val="none" w:sz="0" w:space="0" w:color="auto"/>
                    <w:left w:val="none" w:sz="0" w:space="0" w:color="auto"/>
                    <w:bottom w:val="none" w:sz="0" w:space="0" w:color="auto"/>
                    <w:right w:val="none" w:sz="0" w:space="0" w:color="auto"/>
                  </w:divBdr>
                </w:div>
                <w:div w:id="1380518367">
                  <w:marLeft w:val="640"/>
                  <w:marRight w:val="0"/>
                  <w:marTop w:val="0"/>
                  <w:marBottom w:val="0"/>
                  <w:divBdr>
                    <w:top w:val="none" w:sz="0" w:space="0" w:color="auto"/>
                    <w:left w:val="none" w:sz="0" w:space="0" w:color="auto"/>
                    <w:bottom w:val="none" w:sz="0" w:space="0" w:color="auto"/>
                    <w:right w:val="none" w:sz="0" w:space="0" w:color="auto"/>
                  </w:divBdr>
                </w:div>
                <w:div w:id="1426851526">
                  <w:marLeft w:val="640"/>
                  <w:marRight w:val="0"/>
                  <w:marTop w:val="0"/>
                  <w:marBottom w:val="0"/>
                  <w:divBdr>
                    <w:top w:val="none" w:sz="0" w:space="0" w:color="auto"/>
                    <w:left w:val="none" w:sz="0" w:space="0" w:color="auto"/>
                    <w:bottom w:val="none" w:sz="0" w:space="0" w:color="auto"/>
                    <w:right w:val="none" w:sz="0" w:space="0" w:color="auto"/>
                  </w:divBdr>
                </w:div>
                <w:div w:id="1430734006">
                  <w:marLeft w:val="640"/>
                  <w:marRight w:val="0"/>
                  <w:marTop w:val="0"/>
                  <w:marBottom w:val="0"/>
                  <w:divBdr>
                    <w:top w:val="none" w:sz="0" w:space="0" w:color="auto"/>
                    <w:left w:val="none" w:sz="0" w:space="0" w:color="auto"/>
                    <w:bottom w:val="none" w:sz="0" w:space="0" w:color="auto"/>
                    <w:right w:val="none" w:sz="0" w:space="0" w:color="auto"/>
                  </w:divBdr>
                </w:div>
                <w:div w:id="1448500956">
                  <w:marLeft w:val="640"/>
                  <w:marRight w:val="0"/>
                  <w:marTop w:val="0"/>
                  <w:marBottom w:val="0"/>
                  <w:divBdr>
                    <w:top w:val="none" w:sz="0" w:space="0" w:color="auto"/>
                    <w:left w:val="none" w:sz="0" w:space="0" w:color="auto"/>
                    <w:bottom w:val="none" w:sz="0" w:space="0" w:color="auto"/>
                    <w:right w:val="none" w:sz="0" w:space="0" w:color="auto"/>
                  </w:divBdr>
                </w:div>
                <w:div w:id="1455714896">
                  <w:marLeft w:val="640"/>
                  <w:marRight w:val="0"/>
                  <w:marTop w:val="0"/>
                  <w:marBottom w:val="0"/>
                  <w:divBdr>
                    <w:top w:val="none" w:sz="0" w:space="0" w:color="auto"/>
                    <w:left w:val="none" w:sz="0" w:space="0" w:color="auto"/>
                    <w:bottom w:val="none" w:sz="0" w:space="0" w:color="auto"/>
                    <w:right w:val="none" w:sz="0" w:space="0" w:color="auto"/>
                  </w:divBdr>
                </w:div>
                <w:div w:id="1468738711">
                  <w:marLeft w:val="640"/>
                  <w:marRight w:val="0"/>
                  <w:marTop w:val="0"/>
                  <w:marBottom w:val="0"/>
                  <w:divBdr>
                    <w:top w:val="none" w:sz="0" w:space="0" w:color="auto"/>
                    <w:left w:val="none" w:sz="0" w:space="0" w:color="auto"/>
                    <w:bottom w:val="none" w:sz="0" w:space="0" w:color="auto"/>
                    <w:right w:val="none" w:sz="0" w:space="0" w:color="auto"/>
                  </w:divBdr>
                </w:div>
                <w:div w:id="1575775131">
                  <w:marLeft w:val="640"/>
                  <w:marRight w:val="0"/>
                  <w:marTop w:val="0"/>
                  <w:marBottom w:val="0"/>
                  <w:divBdr>
                    <w:top w:val="none" w:sz="0" w:space="0" w:color="auto"/>
                    <w:left w:val="none" w:sz="0" w:space="0" w:color="auto"/>
                    <w:bottom w:val="none" w:sz="0" w:space="0" w:color="auto"/>
                    <w:right w:val="none" w:sz="0" w:space="0" w:color="auto"/>
                  </w:divBdr>
                </w:div>
                <w:div w:id="1593125433">
                  <w:marLeft w:val="640"/>
                  <w:marRight w:val="0"/>
                  <w:marTop w:val="0"/>
                  <w:marBottom w:val="0"/>
                  <w:divBdr>
                    <w:top w:val="none" w:sz="0" w:space="0" w:color="auto"/>
                    <w:left w:val="none" w:sz="0" w:space="0" w:color="auto"/>
                    <w:bottom w:val="none" w:sz="0" w:space="0" w:color="auto"/>
                    <w:right w:val="none" w:sz="0" w:space="0" w:color="auto"/>
                  </w:divBdr>
                </w:div>
                <w:div w:id="1701737106">
                  <w:marLeft w:val="640"/>
                  <w:marRight w:val="0"/>
                  <w:marTop w:val="0"/>
                  <w:marBottom w:val="0"/>
                  <w:divBdr>
                    <w:top w:val="none" w:sz="0" w:space="0" w:color="auto"/>
                    <w:left w:val="none" w:sz="0" w:space="0" w:color="auto"/>
                    <w:bottom w:val="none" w:sz="0" w:space="0" w:color="auto"/>
                    <w:right w:val="none" w:sz="0" w:space="0" w:color="auto"/>
                  </w:divBdr>
                </w:div>
                <w:div w:id="1717201525">
                  <w:marLeft w:val="640"/>
                  <w:marRight w:val="0"/>
                  <w:marTop w:val="0"/>
                  <w:marBottom w:val="0"/>
                  <w:divBdr>
                    <w:top w:val="none" w:sz="0" w:space="0" w:color="auto"/>
                    <w:left w:val="none" w:sz="0" w:space="0" w:color="auto"/>
                    <w:bottom w:val="none" w:sz="0" w:space="0" w:color="auto"/>
                    <w:right w:val="none" w:sz="0" w:space="0" w:color="auto"/>
                  </w:divBdr>
                </w:div>
                <w:div w:id="1746608466">
                  <w:marLeft w:val="640"/>
                  <w:marRight w:val="0"/>
                  <w:marTop w:val="0"/>
                  <w:marBottom w:val="0"/>
                  <w:divBdr>
                    <w:top w:val="none" w:sz="0" w:space="0" w:color="auto"/>
                    <w:left w:val="none" w:sz="0" w:space="0" w:color="auto"/>
                    <w:bottom w:val="none" w:sz="0" w:space="0" w:color="auto"/>
                    <w:right w:val="none" w:sz="0" w:space="0" w:color="auto"/>
                  </w:divBdr>
                </w:div>
                <w:div w:id="1755055549">
                  <w:marLeft w:val="640"/>
                  <w:marRight w:val="0"/>
                  <w:marTop w:val="0"/>
                  <w:marBottom w:val="0"/>
                  <w:divBdr>
                    <w:top w:val="none" w:sz="0" w:space="0" w:color="auto"/>
                    <w:left w:val="none" w:sz="0" w:space="0" w:color="auto"/>
                    <w:bottom w:val="none" w:sz="0" w:space="0" w:color="auto"/>
                    <w:right w:val="none" w:sz="0" w:space="0" w:color="auto"/>
                  </w:divBdr>
                </w:div>
                <w:div w:id="1763984762">
                  <w:marLeft w:val="640"/>
                  <w:marRight w:val="0"/>
                  <w:marTop w:val="0"/>
                  <w:marBottom w:val="0"/>
                  <w:divBdr>
                    <w:top w:val="none" w:sz="0" w:space="0" w:color="auto"/>
                    <w:left w:val="none" w:sz="0" w:space="0" w:color="auto"/>
                    <w:bottom w:val="none" w:sz="0" w:space="0" w:color="auto"/>
                    <w:right w:val="none" w:sz="0" w:space="0" w:color="auto"/>
                  </w:divBdr>
                </w:div>
                <w:div w:id="1774857079">
                  <w:marLeft w:val="640"/>
                  <w:marRight w:val="0"/>
                  <w:marTop w:val="0"/>
                  <w:marBottom w:val="0"/>
                  <w:divBdr>
                    <w:top w:val="none" w:sz="0" w:space="0" w:color="auto"/>
                    <w:left w:val="none" w:sz="0" w:space="0" w:color="auto"/>
                    <w:bottom w:val="none" w:sz="0" w:space="0" w:color="auto"/>
                    <w:right w:val="none" w:sz="0" w:space="0" w:color="auto"/>
                  </w:divBdr>
                </w:div>
                <w:div w:id="1779983818">
                  <w:marLeft w:val="640"/>
                  <w:marRight w:val="0"/>
                  <w:marTop w:val="0"/>
                  <w:marBottom w:val="0"/>
                  <w:divBdr>
                    <w:top w:val="none" w:sz="0" w:space="0" w:color="auto"/>
                    <w:left w:val="none" w:sz="0" w:space="0" w:color="auto"/>
                    <w:bottom w:val="none" w:sz="0" w:space="0" w:color="auto"/>
                    <w:right w:val="none" w:sz="0" w:space="0" w:color="auto"/>
                  </w:divBdr>
                </w:div>
                <w:div w:id="1807624991">
                  <w:marLeft w:val="640"/>
                  <w:marRight w:val="0"/>
                  <w:marTop w:val="0"/>
                  <w:marBottom w:val="0"/>
                  <w:divBdr>
                    <w:top w:val="none" w:sz="0" w:space="0" w:color="auto"/>
                    <w:left w:val="none" w:sz="0" w:space="0" w:color="auto"/>
                    <w:bottom w:val="none" w:sz="0" w:space="0" w:color="auto"/>
                    <w:right w:val="none" w:sz="0" w:space="0" w:color="auto"/>
                  </w:divBdr>
                </w:div>
                <w:div w:id="1818299468">
                  <w:marLeft w:val="640"/>
                  <w:marRight w:val="0"/>
                  <w:marTop w:val="0"/>
                  <w:marBottom w:val="0"/>
                  <w:divBdr>
                    <w:top w:val="none" w:sz="0" w:space="0" w:color="auto"/>
                    <w:left w:val="none" w:sz="0" w:space="0" w:color="auto"/>
                    <w:bottom w:val="none" w:sz="0" w:space="0" w:color="auto"/>
                    <w:right w:val="none" w:sz="0" w:space="0" w:color="auto"/>
                  </w:divBdr>
                </w:div>
                <w:div w:id="1892421069">
                  <w:marLeft w:val="640"/>
                  <w:marRight w:val="0"/>
                  <w:marTop w:val="0"/>
                  <w:marBottom w:val="0"/>
                  <w:divBdr>
                    <w:top w:val="none" w:sz="0" w:space="0" w:color="auto"/>
                    <w:left w:val="none" w:sz="0" w:space="0" w:color="auto"/>
                    <w:bottom w:val="none" w:sz="0" w:space="0" w:color="auto"/>
                    <w:right w:val="none" w:sz="0" w:space="0" w:color="auto"/>
                  </w:divBdr>
                </w:div>
                <w:div w:id="1912349020">
                  <w:marLeft w:val="640"/>
                  <w:marRight w:val="0"/>
                  <w:marTop w:val="0"/>
                  <w:marBottom w:val="0"/>
                  <w:divBdr>
                    <w:top w:val="none" w:sz="0" w:space="0" w:color="auto"/>
                    <w:left w:val="none" w:sz="0" w:space="0" w:color="auto"/>
                    <w:bottom w:val="none" w:sz="0" w:space="0" w:color="auto"/>
                    <w:right w:val="none" w:sz="0" w:space="0" w:color="auto"/>
                  </w:divBdr>
                </w:div>
                <w:div w:id="1953780307">
                  <w:marLeft w:val="640"/>
                  <w:marRight w:val="0"/>
                  <w:marTop w:val="0"/>
                  <w:marBottom w:val="0"/>
                  <w:divBdr>
                    <w:top w:val="none" w:sz="0" w:space="0" w:color="auto"/>
                    <w:left w:val="none" w:sz="0" w:space="0" w:color="auto"/>
                    <w:bottom w:val="none" w:sz="0" w:space="0" w:color="auto"/>
                    <w:right w:val="none" w:sz="0" w:space="0" w:color="auto"/>
                  </w:divBdr>
                </w:div>
                <w:div w:id="1980259581">
                  <w:marLeft w:val="640"/>
                  <w:marRight w:val="0"/>
                  <w:marTop w:val="0"/>
                  <w:marBottom w:val="0"/>
                  <w:divBdr>
                    <w:top w:val="none" w:sz="0" w:space="0" w:color="auto"/>
                    <w:left w:val="none" w:sz="0" w:space="0" w:color="auto"/>
                    <w:bottom w:val="none" w:sz="0" w:space="0" w:color="auto"/>
                    <w:right w:val="none" w:sz="0" w:space="0" w:color="auto"/>
                  </w:divBdr>
                </w:div>
                <w:div w:id="1999110576">
                  <w:marLeft w:val="640"/>
                  <w:marRight w:val="0"/>
                  <w:marTop w:val="0"/>
                  <w:marBottom w:val="0"/>
                  <w:divBdr>
                    <w:top w:val="none" w:sz="0" w:space="0" w:color="auto"/>
                    <w:left w:val="none" w:sz="0" w:space="0" w:color="auto"/>
                    <w:bottom w:val="none" w:sz="0" w:space="0" w:color="auto"/>
                    <w:right w:val="none" w:sz="0" w:space="0" w:color="auto"/>
                  </w:divBdr>
                </w:div>
                <w:div w:id="2063600953">
                  <w:marLeft w:val="640"/>
                  <w:marRight w:val="0"/>
                  <w:marTop w:val="0"/>
                  <w:marBottom w:val="0"/>
                  <w:divBdr>
                    <w:top w:val="none" w:sz="0" w:space="0" w:color="auto"/>
                    <w:left w:val="none" w:sz="0" w:space="0" w:color="auto"/>
                    <w:bottom w:val="none" w:sz="0" w:space="0" w:color="auto"/>
                    <w:right w:val="none" w:sz="0" w:space="0" w:color="auto"/>
                  </w:divBdr>
                </w:div>
                <w:div w:id="2115242332">
                  <w:marLeft w:val="640"/>
                  <w:marRight w:val="0"/>
                  <w:marTop w:val="0"/>
                  <w:marBottom w:val="0"/>
                  <w:divBdr>
                    <w:top w:val="none" w:sz="0" w:space="0" w:color="auto"/>
                    <w:left w:val="none" w:sz="0" w:space="0" w:color="auto"/>
                    <w:bottom w:val="none" w:sz="0" w:space="0" w:color="auto"/>
                    <w:right w:val="none" w:sz="0" w:space="0" w:color="auto"/>
                  </w:divBdr>
                </w:div>
                <w:div w:id="2137750742">
                  <w:marLeft w:val="640"/>
                  <w:marRight w:val="0"/>
                  <w:marTop w:val="0"/>
                  <w:marBottom w:val="0"/>
                  <w:divBdr>
                    <w:top w:val="none" w:sz="0" w:space="0" w:color="auto"/>
                    <w:left w:val="none" w:sz="0" w:space="0" w:color="auto"/>
                    <w:bottom w:val="none" w:sz="0" w:space="0" w:color="auto"/>
                    <w:right w:val="none" w:sz="0" w:space="0" w:color="auto"/>
                  </w:divBdr>
                </w:div>
                <w:div w:id="2139839343">
                  <w:marLeft w:val="640"/>
                  <w:marRight w:val="0"/>
                  <w:marTop w:val="0"/>
                  <w:marBottom w:val="0"/>
                  <w:divBdr>
                    <w:top w:val="none" w:sz="0" w:space="0" w:color="auto"/>
                    <w:left w:val="none" w:sz="0" w:space="0" w:color="auto"/>
                    <w:bottom w:val="none" w:sz="0" w:space="0" w:color="auto"/>
                    <w:right w:val="none" w:sz="0" w:space="0" w:color="auto"/>
                  </w:divBdr>
                </w:div>
                <w:div w:id="2140144798">
                  <w:marLeft w:val="640"/>
                  <w:marRight w:val="0"/>
                  <w:marTop w:val="0"/>
                  <w:marBottom w:val="0"/>
                  <w:divBdr>
                    <w:top w:val="none" w:sz="0" w:space="0" w:color="auto"/>
                    <w:left w:val="none" w:sz="0" w:space="0" w:color="auto"/>
                    <w:bottom w:val="none" w:sz="0" w:space="0" w:color="auto"/>
                    <w:right w:val="none" w:sz="0" w:space="0" w:color="auto"/>
                  </w:divBdr>
                </w:div>
              </w:divsChild>
            </w:div>
            <w:div w:id="273751435">
              <w:marLeft w:val="0"/>
              <w:marRight w:val="0"/>
              <w:marTop w:val="0"/>
              <w:marBottom w:val="0"/>
              <w:divBdr>
                <w:top w:val="none" w:sz="0" w:space="0" w:color="auto"/>
                <w:left w:val="none" w:sz="0" w:space="0" w:color="auto"/>
                <w:bottom w:val="none" w:sz="0" w:space="0" w:color="auto"/>
                <w:right w:val="none" w:sz="0" w:space="0" w:color="auto"/>
              </w:divBdr>
              <w:divsChild>
                <w:div w:id="27149056">
                  <w:marLeft w:val="640"/>
                  <w:marRight w:val="0"/>
                  <w:marTop w:val="0"/>
                  <w:marBottom w:val="0"/>
                  <w:divBdr>
                    <w:top w:val="none" w:sz="0" w:space="0" w:color="auto"/>
                    <w:left w:val="none" w:sz="0" w:space="0" w:color="auto"/>
                    <w:bottom w:val="none" w:sz="0" w:space="0" w:color="auto"/>
                    <w:right w:val="none" w:sz="0" w:space="0" w:color="auto"/>
                  </w:divBdr>
                </w:div>
                <w:div w:id="77412360">
                  <w:marLeft w:val="640"/>
                  <w:marRight w:val="0"/>
                  <w:marTop w:val="0"/>
                  <w:marBottom w:val="0"/>
                  <w:divBdr>
                    <w:top w:val="none" w:sz="0" w:space="0" w:color="auto"/>
                    <w:left w:val="none" w:sz="0" w:space="0" w:color="auto"/>
                    <w:bottom w:val="none" w:sz="0" w:space="0" w:color="auto"/>
                    <w:right w:val="none" w:sz="0" w:space="0" w:color="auto"/>
                  </w:divBdr>
                </w:div>
                <w:div w:id="101340664">
                  <w:marLeft w:val="640"/>
                  <w:marRight w:val="0"/>
                  <w:marTop w:val="0"/>
                  <w:marBottom w:val="0"/>
                  <w:divBdr>
                    <w:top w:val="none" w:sz="0" w:space="0" w:color="auto"/>
                    <w:left w:val="none" w:sz="0" w:space="0" w:color="auto"/>
                    <w:bottom w:val="none" w:sz="0" w:space="0" w:color="auto"/>
                    <w:right w:val="none" w:sz="0" w:space="0" w:color="auto"/>
                  </w:divBdr>
                </w:div>
                <w:div w:id="102501637">
                  <w:marLeft w:val="640"/>
                  <w:marRight w:val="0"/>
                  <w:marTop w:val="0"/>
                  <w:marBottom w:val="0"/>
                  <w:divBdr>
                    <w:top w:val="none" w:sz="0" w:space="0" w:color="auto"/>
                    <w:left w:val="none" w:sz="0" w:space="0" w:color="auto"/>
                    <w:bottom w:val="none" w:sz="0" w:space="0" w:color="auto"/>
                    <w:right w:val="none" w:sz="0" w:space="0" w:color="auto"/>
                  </w:divBdr>
                </w:div>
                <w:div w:id="105849554">
                  <w:marLeft w:val="640"/>
                  <w:marRight w:val="0"/>
                  <w:marTop w:val="0"/>
                  <w:marBottom w:val="0"/>
                  <w:divBdr>
                    <w:top w:val="none" w:sz="0" w:space="0" w:color="auto"/>
                    <w:left w:val="none" w:sz="0" w:space="0" w:color="auto"/>
                    <w:bottom w:val="none" w:sz="0" w:space="0" w:color="auto"/>
                    <w:right w:val="none" w:sz="0" w:space="0" w:color="auto"/>
                  </w:divBdr>
                </w:div>
                <w:div w:id="129132990">
                  <w:marLeft w:val="640"/>
                  <w:marRight w:val="0"/>
                  <w:marTop w:val="0"/>
                  <w:marBottom w:val="0"/>
                  <w:divBdr>
                    <w:top w:val="none" w:sz="0" w:space="0" w:color="auto"/>
                    <w:left w:val="none" w:sz="0" w:space="0" w:color="auto"/>
                    <w:bottom w:val="none" w:sz="0" w:space="0" w:color="auto"/>
                    <w:right w:val="none" w:sz="0" w:space="0" w:color="auto"/>
                  </w:divBdr>
                </w:div>
                <w:div w:id="134958087">
                  <w:marLeft w:val="640"/>
                  <w:marRight w:val="0"/>
                  <w:marTop w:val="0"/>
                  <w:marBottom w:val="0"/>
                  <w:divBdr>
                    <w:top w:val="none" w:sz="0" w:space="0" w:color="auto"/>
                    <w:left w:val="none" w:sz="0" w:space="0" w:color="auto"/>
                    <w:bottom w:val="none" w:sz="0" w:space="0" w:color="auto"/>
                    <w:right w:val="none" w:sz="0" w:space="0" w:color="auto"/>
                  </w:divBdr>
                </w:div>
                <w:div w:id="167840541">
                  <w:marLeft w:val="640"/>
                  <w:marRight w:val="0"/>
                  <w:marTop w:val="0"/>
                  <w:marBottom w:val="0"/>
                  <w:divBdr>
                    <w:top w:val="none" w:sz="0" w:space="0" w:color="auto"/>
                    <w:left w:val="none" w:sz="0" w:space="0" w:color="auto"/>
                    <w:bottom w:val="none" w:sz="0" w:space="0" w:color="auto"/>
                    <w:right w:val="none" w:sz="0" w:space="0" w:color="auto"/>
                  </w:divBdr>
                </w:div>
                <w:div w:id="171646853">
                  <w:marLeft w:val="640"/>
                  <w:marRight w:val="0"/>
                  <w:marTop w:val="0"/>
                  <w:marBottom w:val="0"/>
                  <w:divBdr>
                    <w:top w:val="none" w:sz="0" w:space="0" w:color="auto"/>
                    <w:left w:val="none" w:sz="0" w:space="0" w:color="auto"/>
                    <w:bottom w:val="none" w:sz="0" w:space="0" w:color="auto"/>
                    <w:right w:val="none" w:sz="0" w:space="0" w:color="auto"/>
                  </w:divBdr>
                </w:div>
                <w:div w:id="181013655">
                  <w:marLeft w:val="640"/>
                  <w:marRight w:val="0"/>
                  <w:marTop w:val="0"/>
                  <w:marBottom w:val="0"/>
                  <w:divBdr>
                    <w:top w:val="none" w:sz="0" w:space="0" w:color="auto"/>
                    <w:left w:val="none" w:sz="0" w:space="0" w:color="auto"/>
                    <w:bottom w:val="none" w:sz="0" w:space="0" w:color="auto"/>
                    <w:right w:val="none" w:sz="0" w:space="0" w:color="auto"/>
                  </w:divBdr>
                </w:div>
                <w:div w:id="217863789">
                  <w:marLeft w:val="640"/>
                  <w:marRight w:val="0"/>
                  <w:marTop w:val="0"/>
                  <w:marBottom w:val="0"/>
                  <w:divBdr>
                    <w:top w:val="none" w:sz="0" w:space="0" w:color="auto"/>
                    <w:left w:val="none" w:sz="0" w:space="0" w:color="auto"/>
                    <w:bottom w:val="none" w:sz="0" w:space="0" w:color="auto"/>
                    <w:right w:val="none" w:sz="0" w:space="0" w:color="auto"/>
                  </w:divBdr>
                </w:div>
                <w:div w:id="251936282">
                  <w:marLeft w:val="640"/>
                  <w:marRight w:val="0"/>
                  <w:marTop w:val="0"/>
                  <w:marBottom w:val="0"/>
                  <w:divBdr>
                    <w:top w:val="none" w:sz="0" w:space="0" w:color="auto"/>
                    <w:left w:val="none" w:sz="0" w:space="0" w:color="auto"/>
                    <w:bottom w:val="none" w:sz="0" w:space="0" w:color="auto"/>
                    <w:right w:val="none" w:sz="0" w:space="0" w:color="auto"/>
                  </w:divBdr>
                </w:div>
                <w:div w:id="256795230">
                  <w:marLeft w:val="640"/>
                  <w:marRight w:val="0"/>
                  <w:marTop w:val="0"/>
                  <w:marBottom w:val="0"/>
                  <w:divBdr>
                    <w:top w:val="none" w:sz="0" w:space="0" w:color="auto"/>
                    <w:left w:val="none" w:sz="0" w:space="0" w:color="auto"/>
                    <w:bottom w:val="none" w:sz="0" w:space="0" w:color="auto"/>
                    <w:right w:val="none" w:sz="0" w:space="0" w:color="auto"/>
                  </w:divBdr>
                </w:div>
                <w:div w:id="330455112">
                  <w:marLeft w:val="640"/>
                  <w:marRight w:val="0"/>
                  <w:marTop w:val="0"/>
                  <w:marBottom w:val="0"/>
                  <w:divBdr>
                    <w:top w:val="none" w:sz="0" w:space="0" w:color="auto"/>
                    <w:left w:val="none" w:sz="0" w:space="0" w:color="auto"/>
                    <w:bottom w:val="none" w:sz="0" w:space="0" w:color="auto"/>
                    <w:right w:val="none" w:sz="0" w:space="0" w:color="auto"/>
                  </w:divBdr>
                </w:div>
                <w:div w:id="331031950">
                  <w:marLeft w:val="640"/>
                  <w:marRight w:val="0"/>
                  <w:marTop w:val="0"/>
                  <w:marBottom w:val="0"/>
                  <w:divBdr>
                    <w:top w:val="none" w:sz="0" w:space="0" w:color="auto"/>
                    <w:left w:val="none" w:sz="0" w:space="0" w:color="auto"/>
                    <w:bottom w:val="none" w:sz="0" w:space="0" w:color="auto"/>
                    <w:right w:val="none" w:sz="0" w:space="0" w:color="auto"/>
                  </w:divBdr>
                </w:div>
                <w:div w:id="360860694">
                  <w:marLeft w:val="640"/>
                  <w:marRight w:val="0"/>
                  <w:marTop w:val="0"/>
                  <w:marBottom w:val="0"/>
                  <w:divBdr>
                    <w:top w:val="none" w:sz="0" w:space="0" w:color="auto"/>
                    <w:left w:val="none" w:sz="0" w:space="0" w:color="auto"/>
                    <w:bottom w:val="none" w:sz="0" w:space="0" w:color="auto"/>
                    <w:right w:val="none" w:sz="0" w:space="0" w:color="auto"/>
                  </w:divBdr>
                </w:div>
                <w:div w:id="395476427">
                  <w:marLeft w:val="640"/>
                  <w:marRight w:val="0"/>
                  <w:marTop w:val="0"/>
                  <w:marBottom w:val="0"/>
                  <w:divBdr>
                    <w:top w:val="none" w:sz="0" w:space="0" w:color="auto"/>
                    <w:left w:val="none" w:sz="0" w:space="0" w:color="auto"/>
                    <w:bottom w:val="none" w:sz="0" w:space="0" w:color="auto"/>
                    <w:right w:val="none" w:sz="0" w:space="0" w:color="auto"/>
                  </w:divBdr>
                </w:div>
                <w:div w:id="430124694">
                  <w:marLeft w:val="640"/>
                  <w:marRight w:val="0"/>
                  <w:marTop w:val="0"/>
                  <w:marBottom w:val="0"/>
                  <w:divBdr>
                    <w:top w:val="none" w:sz="0" w:space="0" w:color="auto"/>
                    <w:left w:val="none" w:sz="0" w:space="0" w:color="auto"/>
                    <w:bottom w:val="none" w:sz="0" w:space="0" w:color="auto"/>
                    <w:right w:val="none" w:sz="0" w:space="0" w:color="auto"/>
                  </w:divBdr>
                </w:div>
                <w:div w:id="466243688">
                  <w:marLeft w:val="640"/>
                  <w:marRight w:val="0"/>
                  <w:marTop w:val="0"/>
                  <w:marBottom w:val="0"/>
                  <w:divBdr>
                    <w:top w:val="none" w:sz="0" w:space="0" w:color="auto"/>
                    <w:left w:val="none" w:sz="0" w:space="0" w:color="auto"/>
                    <w:bottom w:val="none" w:sz="0" w:space="0" w:color="auto"/>
                    <w:right w:val="none" w:sz="0" w:space="0" w:color="auto"/>
                  </w:divBdr>
                </w:div>
                <w:div w:id="491945189">
                  <w:marLeft w:val="640"/>
                  <w:marRight w:val="0"/>
                  <w:marTop w:val="0"/>
                  <w:marBottom w:val="0"/>
                  <w:divBdr>
                    <w:top w:val="none" w:sz="0" w:space="0" w:color="auto"/>
                    <w:left w:val="none" w:sz="0" w:space="0" w:color="auto"/>
                    <w:bottom w:val="none" w:sz="0" w:space="0" w:color="auto"/>
                    <w:right w:val="none" w:sz="0" w:space="0" w:color="auto"/>
                  </w:divBdr>
                </w:div>
                <w:div w:id="538591730">
                  <w:marLeft w:val="640"/>
                  <w:marRight w:val="0"/>
                  <w:marTop w:val="0"/>
                  <w:marBottom w:val="0"/>
                  <w:divBdr>
                    <w:top w:val="none" w:sz="0" w:space="0" w:color="auto"/>
                    <w:left w:val="none" w:sz="0" w:space="0" w:color="auto"/>
                    <w:bottom w:val="none" w:sz="0" w:space="0" w:color="auto"/>
                    <w:right w:val="none" w:sz="0" w:space="0" w:color="auto"/>
                  </w:divBdr>
                </w:div>
                <w:div w:id="592202167">
                  <w:marLeft w:val="640"/>
                  <w:marRight w:val="0"/>
                  <w:marTop w:val="0"/>
                  <w:marBottom w:val="0"/>
                  <w:divBdr>
                    <w:top w:val="none" w:sz="0" w:space="0" w:color="auto"/>
                    <w:left w:val="none" w:sz="0" w:space="0" w:color="auto"/>
                    <w:bottom w:val="none" w:sz="0" w:space="0" w:color="auto"/>
                    <w:right w:val="none" w:sz="0" w:space="0" w:color="auto"/>
                  </w:divBdr>
                </w:div>
                <w:div w:id="599604450">
                  <w:marLeft w:val="640"/>
                  <w:marRight w:val="0"/>
                  <w:marTop w:val="0"/>
                  <w:marBottom w:val="0"/>
                  <w:divBdr>
                    <w:top w:val="none" w:sz="0" w:space="0" w:color="auto"/>
                    <w:left w:val="none" w:sz="0" w:space="0" w:color="auto"/>
                    <w:bottom w:val="none" w:sz="0" w:space="0" w:color="auto"/>
                    <w:right w:val="none" w:sz="0" w:space="0" w:color="auto"/>
                  </w:divBdr>
                </w:div>
                <w:div w:id="621569429">
                  <w:marLeft w:val="640"/>
                  <w:marRight w:val="0"/>
                  <w:marTop w:val="0"/>
                  <w:marBottom w:val="0"/>
                  <w:divBdr>
                    <w:top w:val="none" w:sz="0" w:space="0" w:color="auto"/>
                    <w:left w:val="none" w:sz="0" w:space="0" w:color="auto"/>
                    <w:bottom w:val="none" w:sz="0" w:space="0" w:color="auto"/>
                    <w:right w:val="none" w:sz="0" w:space="0" w:color="auto"/>
                  </w:divBdr>
                </w:div>
                <w:div w:id="630676504">
                  <w:marLeft w:val="640"/>
                  <w:marRight w:val="0"/>
                  <w:marTop w:val="0"/>
                  <w:marBottom w:val="0"/>
                  <w:divBdr>
                    <w:top w:val="none" w:sz="0" w:space="0" w:color="auto"/>
                    <w:left w:val="none" w:sz="0" w:space="0" w:color="auto"/>
                    <w:bottom w:val="none" w:sz="0" w:space="0" w:color="auto"/>
                    <w:right w:val="none" w:sz="0" w:space="0" w:color="auto"/>
                  </w:divBdr>
                </w:div>
                <w:div w:id="642197341">
                  <w:marLeft w:val="640"/>
                  <w:marRight w:val="0"/>
                  <w:marTop w:val="0"/>
                  <w:marBottom w:val="0"/>
                  <w:divBdr>
                    <w:top w:val="none" w:sz="0" w:space="0" w:color="auto"/>
                    <w:left w:val="none" w:sz="0" w:space="0" w:color="auto"/>
                    <w:bottom w:val="none" w:sz="0" w:space="0" w:color="auto"/>
                    <w:right w:val="none" w:sz="0" w:space="0" w:color="auto"/>
                  </w:divBdr>
                </w:div>
                <w:div w:id="651108064">
                  <w:marLeft w:val="640"/>
                  <w:marRight w:val="0"/>
                  <w:marTop w:val="0"/>
                  <w:marBottom w:val="0"/>
                  <w:divBdr>
                    <w:top w:val="none" w:sz="0" w:space="0" w:color="auto"/>
                    <w:left w:val="none" w:sz="0" w:space="0" w:color="auto"/>
                    <w:bottom w:val="none" w:sz="0" w:space="0" w:color="auto"/>
                    <w:right w:val="none" w:sz="0" w:space="0" w:color="auto"/>
                  </w:divBdr>
                </w:div>
                <w:div w:id="675882831">
                  <w:marLeft w:val="640"/>
                  <w:marRight w:val="0"/>
                  <w:marTop w:val="0"/>
                  <w:marBottom w:val="0"/>
                  <w:divBdr>
                    <w:top w:val="none" w:sz="0" w:space="0" w:color="auto"/>
                    <w:left w:val="none" w:sz="0" w:space="0" w:color="auto"/>
                    <w:bottom w:val="none" w:sz="0" w:space="0" w:color="auto"/>
                    <w:right w:val="none" w:sz="0" w:space="0" w:color="auto"/>
                  </w:divBdr>
                </w:div>
                <w:div w:id="676687674">
                  <w:marLeft w:val="640"/>
                  <w:marRight w:val="0"/>
                  <w:marTop w:val="0"/>
                  <w:marBottom w:val="0"/>
                  <w:divBdr>
                    <w:top w:val="none" w:sz="0" w:space="0" w:color="auto"/>
                    <w:left w:val="none" w:sz="0" w:space="0" w:color="auto"/>
                    <w:bottom w:val="none" w:sz="0" w:space="0" w:color="auto"/>
                    <w:right w:val="none" w:sz="0" w:space="0" w:color="auto"/>
                  </w:divBdr>
                </w:div>
                <w:div w:id="714961557">
                  <w:marLeft w:val="640"/>
                  <w:marRight w:val="0"/>
                  <w:marTop w:val="0"/>
                  <w:marBottom w:val="0"/>
                  <w:divBdr>
                    <w:top w:val="none" w:sz="0" w:space="0" w:color="auto"/>
                    <w:left w:val="none" w:sz="0" w:space="0" w:color="auto"/>
                    <w:bottom w:val="none" w:sz="0" w:space="0" w:color="auto"/>
                    <w:right w:val="none" w:sz="0" w:space="0" w:color="auto"/>
                  </w:divBdr>
                </w:div>
                <w:div w:id="726681270">
                  <w:marLeft w:val="640"/>
                  <w:marRight w:val="0"/>
                  <w:marTop w:val="0"/>
                  <w:marBottom w:val="0"/>
                  <w:divBdr>
                    <w:top w:val="none" w:sz="0" w:space="0" w:color="auto"/>
                    <w:left w:val="none" w:sz="0" w:space="0" w:color="auto"/>
                    <w:bottom w:val="none" w:sz="0" w:space="0" w:color="auto"/>
                    <w:right w:val="none" w:sz="0" w:space="0" w:color="auto"/>
                  </w:divBdr>
                </w:div>
                <w:div w:id="783772466">
                  <w:marLeft w:val="640"/>
                  <w:marRight w:val="0"/>
                  <w:marTop w:val="0"/>
                  <w:marBottom w:val="0"/>
                  <w:divBdr>
                    <w:top w:val="none" w:sz="0" w:space="0" w:color="auto"/>
                    <w:left w:val="none" w:sz="0" w:space="0" w:color="auto"/>
                    <w:bottom w:val="none" w:sz="0" w:space="0" w:color="auto"/>
                    <w:right w:val="none" w:sz="0" w:space="0" w:color="auto"/>
                  </w:divBdr>
                </w:div>
                <w:div w:id="805510630">
                  <w:marLeft w:val="640"/>
                  <w:marRight w:val="0"/>
                  <w:marTop w:val="0"/>
                  <w:marBottom w:val="0"/>
                  <w:divBdr>
                    <w:top w:val="none" w:sz="0" w:space="0" w:color="auto"/>
                    <w:left w:val="none" w:sz="0" w:space="0" w:color="auto"/>
                    <w:bottom w:val="none" w:sz="0" w:space="0" w:color="auto"/>
                    <w:right w:val="none" w:sz="0" w:space="0" w:color="auto"/>
                  </w:divBdr>
                </w:div>
                <w:div w:id="824903203">
                  <w:marLeft w:val="640"/>
                  <w:marRight w:val="0"/>
                  <w:marTop w:val="0"/>
                  <w:marBottom w:val="0"/>
                  <w:divBdr>
                    <w:top w:val="none" w:sz="0" w:space="0" w:color="auto"/>
                    <w:left w:val="none" w:sz="0" w:space="0" w:color="auto"/>
                    <w:bottom w:val="none" w:sz="0" w:space="0" w:color="auto"/>
                    <w:right w:val="none" w:sz="0" w:space="0" w:color="auto"/>
                  </w:divBdr>
                </w:div>
                <w:div w:id="848905959">
                  <w:marLeft w:val="640"/>
                  <w:marRight w:val="0"/>
                  <w:marTop w:val="0"/>
                  <w:marBottom w:val="0"/>
                  <w:divBdr>
                    <w:top w:val="none" w:sz="0" w:space="0" w:color="auto"/>
                    <w:left w:val="none" w:sz="0" w:space="0" w:color="auto"/>
                    <w:bottom w:val="none" w:sz="0" w:space="0" w:color="auto"/>
                    <w:right w:val="none" w:sz="0" w:space="0" w:color="auto"/>
                  </w:divBdr>
                </w:div>
                <w:div w:id="855390972">
                  <w:marLeft w:val="640"/>
                  <w:marRight w:val="0"/>
                  <w:marTop w:val="0"/>
                  <w:marBottom w:val="0"/>
                  <w:divBdr>
                    <w:top w:val="none" w:sz="0" w:space="0" w:color="auto"/>
                    <w:left w:val="none" w:sz="0" w:space="0" w:color="auto"/>
                    <w:bottom w:val="none" w:sz="0" w:space="0" w:color="auto"/>
                    <w:right w:val="none" w:sz="0" w:space="0" w:color="auto"/>
                  </w:divBdr>
                </w:div>
                <w:div w:id="932586753">
                  <w:marLeft w:val="640"/>
                  <w:marRight w:val="0"/>
                  <w:marTop w:val="0"/>
                  <w:marBottom w:val="0"/>
                  <w:divBdr>
                    <w:top w:val="none" w:sz="0" w:space="0" w:color="auto"/>
                    <w:left w:val="none" w:sz="0" w:space="0" w:color="auto"/>
                    <w:bottom w:val="none" w:sz="0" w:space="0" w:color="auto"/>
                    <w:right w:val="none" w:sz="0" w:space="0" w:color="auto"/>
                  </w:divBdr>
                </w:div>
                <w:div w:id="955021743">
                  <w:marLeft w:val="640"/>
                  <w:marRight w:val="0"/>
                  <w:marTop w:val="0"/>
                  <w:marBottom w:val="0"/>
                  <w:divBdr>
                    <w:top w:val="none" w:sz="0" w:space="0" w:color="auto"/>
                    <w:left w:val="none" w:sz="0" w:space="0" w:color="auto"/>
                    <w:bottom w:val="none" w:sz="0" w:space="0" w:color="auto"/>
                    <w:right w:val="none" w:sz="0" w:space="0" w:color="auto"/>
                  </w:divBdr>
                </w:div>
                <w:div w:id="975332430">
                  <w:marLeft w:val="640"/>
                  <w:marRight w:val="0"/>
                  <w:marTop w:val="0"/>
                  <w:marBottom w:val="0"/>
                  <w:divBdr>
                    <w:top w:val="none" w:sz="0" w:space="0" w:color="auto"/>
                    <w:left w:val="none" w:sz="0" w:space="0" w:color="auto"/>
                    <w:bottom w:val="none" w:sz="0" w:space="0" w:color="auto"/>
                    <w:right w:val="none" w:sz="0" w:space="0" w:color="auto"/>
                  </w:divBdr>
                </w:div>
                <w:div w:id="1026951770">
                  <w:marLeft w:val="640"/>
                  <w:marRight w:val="0"/>
                  <w:marTop w:val="0"/>
                  <w:marBottom w:val="0"/>
                  <w:divBdr>
                    <w:top w:val="none" w:sz="0" w:space="0" w:color="auto"/>
                    <w:left w:val="none" w:sz="0" w:space="0" w:color="auto"/>
                    <w:bottom w:val="none" w:sz="0" w:space="0" w:color="auto"/>
                    <w:right w:val="none" w:sz="0" w:space="0" w:color="auto"/>
                  </w:divBdr>
                </w:div>
                <w:div w:id="1036194171">
                  <w:marLeft w:val="640"/>
                  <w:marRight w:val="0"/>
                  <w:marTop w:val="0"/>
                  <w:marBottom w:val="0"/>
                  <w:divBdr>
                    <w:top w:val="none" w:sz="0" w:space="0" w:color="auto"/>
                    <w:left w:val="none" w:sz="0" w:space="0" w:color="auto"/>
                    <w:bottom w:val="none" w:sz="0" w:space="0" w:color="auto"/>
                    <w:right w:val="none" w:sz="0" w:space="0" w:color="auto"/>
                  </w:divBdr>
                </w:div>
                <w:div w:id="1077215306">
                  <w:marLeft w:val="640"/>
                  <w:marRight w:val="0"/>
                  <w:marTop w:val="0"/>
                  <w:marBottom w:val="0"/>
                  <w:divBdr>
                    <w:top w:val="none" w:sz="0" w:space="0" w:color="auto"/>
                    <w:left w:val="none" w:sz="0" w:space="0" w:color="auto"/>
                    <w:bottom w:val="none" w:sz="0" w:space="0" w:color="auto"/>
                    <w:right w:val="none" w:sz="0" w:space="0" w:color="auto"/>
                  </w:divBdr>
                </w:div>
                <w:div w:id="1119569912">
                  <w:marLeft w:val="640"/>
                  <w:marRight w:val="0"/>
                  <w:marTop w:val="0"/>
                  <w:marBottom w:val="0"/>
                  <w:divBdr>
                    <w:top w:val="none" w:sz="0" w:space="0" w:color="auto"/>
                    <w:left w:val="none" w:sz="0" w:space="0" w:color="auto"/>
                    <w:bottom w:val="none" w:sz="0" w:space="0" w:color="auto"/>
                    <w:right w:val="none" w:sz="0" w:space="0" w:color="auto"/>
                  </w:divBdr>
                </w:div>
                <w:div w:id="1176770263">
                  <w:marLeft w:val="640"/>
                  <w:marRight w:val="0"/>
                  <w:marTop w:val="0"/>
                  <w:marBottom w:val="0"/>
                  <w:divBdr>
                    <w:top w:val="none" w:sz="0" w:space="0" w:color="auto"/>
                    <w:left w:val="none" w:sz="0" w:space="0" w:color="auto"/>
                    <w:bottom w:val="none" w:sz="0" w:space="0" w:color="auto"/>
                    <w:right w:val="none" w:sz="0" w:space="0" w:color="auto"/>
                  </w:divBdr>
                </w:div>
                <w:div w:id="1185637204">
                  <w:marLeft w:val="640"/>
                  <w:marRight w:val="0"/>
                  <w:marTop w:val="0"/>
                  <w:marBottom w:val="0"/>
                  <w:divBdr>
                    <w:top w:val="none" w:sz="0" w:space="0" w:color="auto"/>
                    <w:left w:val="none" w:sz="0" w:space="0" w:color="auto"/>
                    <w:bottom w:val="none" w:sz="0" w:space="0" w:color="auto"/>
                    <w:right w:val="none" w:sz="0" w:space="0" w:color="auto"/>
                  </w:divBdr>
                </w:div>
                <w:div w:id="1304309655">
                  <w:marLeft w:val="640"/>
                  <w:marRight w:val="0"/>
                  <w:marTop w:val="0"/>
                  <w:marBottom w:val="0"/>
                  <w:divBdr>
                    <w:top w:val="none" w:sz="0" w:space="0" w:color="auto"/>
                    <w:left w:val="none" w:sz="0" w:space="0" w:color="auto"/>
                    <w:bottom w:val="none" w:sz="0" w:space="0" w:color="auto"/>
                    <w:right w:val="none" w:sz="0" w:space="0" w:color="auto"/>
                  </w:divBdr>
                </w:div>
                <w:div w:id="1314456858">
                  <w:marLeft w:val="640"/>
                  <w:marRight w:val="0"/>
                  <w:marTop w:val="0"/>
                  <w:marBottom w:val="0"/>
                  <w:divBdr>
                    <w:top w:val="none" w:sz="0" w:space="0" w:color="auto"/>
                    <w:left w:val="none" w:sz="0" w:space="0" w:color="auto"/>
                    <w:bottom w:val="none" w:sz="0" w:space="0" w:color="auto"/>
                    <w:right w:val="none" w:sz="0" w:space="0" w:color="auto"/>
                  </w:divBdr>
                </w:div>
                <w:div w:id="1337264228">
                  <w:marLeft w:val="640"/>
                  <w:marRight w:val="0"/>
                  <w:marTop w:val="0"/>
                  <w:marBottom w:val="0"/>
                  <w:divBdr>
                    <w:top w:val="none" w:sz="0" w:space="0" w:color="auto"/>
                    <w:left w:val="none" w:sz="0" w:space="0" w:color="auto"/>
                    <w:bottom w:val="none" w:sz="0" w:space="0" w:color="auto"/>
                    <w:right w:val="none" w:sz="0" w:space="0" w:color="auto"/>
                  </w:divBdr>
                </w:div>
                <w:div w:id="1355426839">
                  <w:marLeft w:val="640"/>
                  <w:marRight w:val="0"/>
                  <w:marTop w:val="0"/>
                  <w:marBottom w:val="0"/>
                  <w:divBdr>
                    <w:top w:val="none" w:sz="0" w:space="0" w:color="auto"/>
                    <w:left w:val="none" w:sz="0" w:space="0" w:color="auto"/>
                    <w:bottom w:val="none" w:sz="0" w:space="0" w:color="auto"/>
                    <w:right w:val="none" w:sz="0" w:space="0" w:color="auto"/>
                  </w:divBdr>
                </w:div>
                <w:div w:id="1398044526">
                  <w:marLeft w:val="640"/>
                  <w:marRight w:val="0"/>
                  <w:marTop w:val="0"/>
                  <w:marBottom w:val="0"/>
                  <w:divBdr>
                    <w:top w:val="none" w:sz="0" w:space="0" w:color="auto"/>
                    <w:left w:val="none" w:sz="0" w:space="0" w:color="auto"/>
                    <w:bottom w:val="none" w:sz="0" w:space="0" w:color="auto"/>
                    <w:right w:val="none" w:sz="0" w:space="0" w:color="auto"/>
                  </w:divBdr>
                </w:div>
                <w:div w:id="1489244432">
                  <w:marLeft w:val="640"/>
                  <w:marRight w:val="0"/>
                  <w:marTop w:val="0"/>
                  <w:marBottom w:val="0"/>
                  <w:divBdr>
                    <w:top w:val="none" w:sz="0" w:space="0" w:color="auto"/>
                    <w:left w:val="none" w:sz="0" w:space="0" w:color="auto"/>
                    <w:bottom w:val="none" w:sz="0" w:space="0" w:color="auto"/>
                    <w:right w:val="none" w:sz="0" w:space="0" w:color="auto"/>
                  </w:divBdr>
                </w:div>
                <w:div w:id="1554386928">
                  <w:marLeft w:val="640"/>
                  <w:marRight w:val="0"/>
                  <w:marTop w:val="0"/>
                  <w:marBottom w:val="0"/>
                  <w:divBdr>
                    <w:top w:val="none" w:sz="0" w:space="0" w:color="auto"/>
                    <w:left w:val="none" w:sz="0" w:space="0" w:color="auto"/>
                    <w:bottom w:val="none" w:sz="0" w:space="0" w:color="auto"/>
                    <w:right w:val="none" w:sz="0" w:space="0" w:color="auto"/>
                  </w:divBdr>
                </w:div>
                <w:div w:id="1608349586">
                  <w:marLeft w:val="640"/>
                  <w:marRight w:val="0"/>
                  <w:marTop w:val="0"/>
                  <w:marBottom w:val="0"/>
                  <w:divBdr>
                    <w:top w:val="none" w:sz="0" w:space="0" w:color="auto"/>
                    <w:left w:val="none" w:sz="0" w:space="0" w:color="auto"/>
                    <w:bottom w:val="none" w:sz="0" w:space="0" w:color="auto"/>
                    <w:right w:val="none" w:sz="0" w:space="0" w:color="auto"/>
                  </w:divBdr>
                </w:div>
                <w:div w:id="1707440155">
                  <w:marLeft w:val="640"/>
                  <w:marRight w:val="0"/>
                  <w:marTop w:val="0"/>
                  <w:marBottom w:val="0"/>
                  <w:divBdr>
                    <w:top w:val="none" w:sz="0" w:space="0" w:color="auto"/>
                    <w:left w:val="none" w:sz="0" w:space="0" w:color="auto"/>
                    <w:bottom w:val="none" w:sz="0" w:space="0" w:color="auto"/>
                    <w:right w:val="none" w:sz="0" w:space="0" w:color="auto"/>
                  </w:divBdr>
                </w:div>
                <w:div w:id="1724476135">
                  <w:marLeft w:val="640"/>
                  <w:marRight w:val="0"/>
                  <w:marTop w:val="0"/>
                  <w:marBottom w:val="0"/>
                  <w:divBdr>
                    <w:top w:val="none" w:sz="0" w:space="0" w:color="auto"/>
                    <w:left w:val="none" w:sz="0" w:space="0" w:color="auto"/>
                    <w:bottom w:val="none" w:sz="0" w:space="0" w:color="auto"/>
                    <w:right w:val="none" w:sz="0" w:space="0" w:color="auto"/>
                  </w:divBdr>
                </w:div>
                <w:div w:id="1729184177">
                  <w:marLeft w:val="640"/>
                  <w:marRight w:val="0"/>
                  <w:marTop w:val="0"/>
                  <w:marBottom w:val="0"/>
                  <w:divBdr>
                    <w:top w:val="none" w:sz="0" w:space="0" w:color="auto"/>
                    <w:left w:val="none" w:sz="0" w:space="0" w:color="auto"/>
                    <w:bottom w:val="none" w:sz="0" w:space="0" w:color="auto"/>
                    <w:right w:val="none" w:sz="0" w:space="0" w:color="auto"/>
                  </w:divBdr>
                </w:div>
                <w:div w:id="1770616973">
                  <w:marLeft w:val="640"/>
                  <w:marRight w:val="0"/>
                  <w:marTop w:val="0"/>
                  <w:marBottom w:val="0"/>
                  <w:divBdr>
                    <w:top w:val="none" w:sz="0" w:space="0" w:color="auto"/>
                    <w:left w:val="none" w:sz="0" w:space="0" w:color="auto"/>
                    <w:bottom w:val="none" w:sz="0" w:space="0" w:color="auto"/>
                    <w:right w:val="none" w:sz="0" w:space="0" w:color="auto"/>
                  </w:divBdr>
                </w:div>
                <w:div w:id="1771464093">
                  <w:marLeft w:val="640"/>
                  <w:marRight w:val="0"/>
                  <w:marTop w:val="0"/>
                  <w:marBottom w:val="0"/>
                  <w:divBdr>
                    <w:top w:val="none" w:sz="0" w:space="0" w:color="auto"/>
                    <w:left w:val="none" w:sz="0" w:space="0" w:color="auto"/>
                    <w:bottom w:val="none" w:sz="0" w:space="0" w:color="auto"/>
                    <w:right w:val="none" w:sz="0" w:space="0" w:color="auto"/>
                  </w:divBdr>
                </w:div>
                <w:div w:id="1803965649">
                  <w:marLeft w:val="640"/>
                  <w:marRight w:val="0"/>
                  <w:marTop w:val="0"/>
                  <w:marBottom w:val="0"/>
                  <w:divBdr>
                    <w:top w:val="none" w:sz="0" w:space="0" w:color="auto"/>
                    <w:left w:val="none" w:sz="0" w:space="0" w:color="auto"/>
                    <w:bottom w:val="none" w:sz="0" w:space="0" w:color="auto"/>
                    <w:right w:val="none" w:sz="0" w:space="0" w:color="auto"/>
                  </w:divBdr>
                </w:div>
                <w:div w:id="1818758908">
                  <w:marLeft w:val="640"/>
                  <w:marRight w:val="0"/>
                  <w:marTop w:val="0"/>
                  <w:marBottom w:val="0"/>
                  <w:divBdr>
                    <w:top w:val="none" w:sz="0" w:space="0" w:color="auto"/>
                    <w:left w:val="none" w:sz="0" w:space="0" w:color="auto"/>
                    <w:bottom w:val="none" w:sz="0" w:space="0" w:color="auto"/>
                    <w:right w:val="none" w:sz="0" w:space="0" w:color="auto"/>
                  </w:divBdr>
                </w:div>
                <w:div w:id="1821772117">
                  <w:marLeft w:val="640"/>
                  <w:marRight w:val="0"/>
                  <w:marTop w:val="0"/>
                  <w:marBottom w:val="0"/>
                  <w:divBdr>
                    <w:top w:val="none" w:sz="0" w:space="0" w:color="auto"/>
                    <w:left w:val="none" w:sz="0" w:space="0" w:color="auto"/>
                    <w:bottom w:val="none" w:sz="0" w:space="0" w:color="auto"/>
                    <w:right w:val="none" w:sz="0" w:space="0" w:color="auto"/>
                  </w:divBdr>
                </w:div>
                <w:div w:id="1826971465">
                  <w:marLeft w:val="640"/>
                  <w:marRight w:val="0"/>
                  <w:marTop w:val="0"/>
                  <w:marBottom w:val="0"/>
                  <w:divBdr>
                    <w:top w:val="none" w:sz="0" w:space="0" w:color="auto"/>
                    <w:left w:val="none" w:sz="0" w:space="0" w:color="auto"/>
                    <w:bottom w:val="none" w:sz="0" w:space="0" w:color="auto"/>
                    <w:right w:val="none" w:sz="0" w:space="0" w:color="auto"/>
                  </w:divBdr>
                </w:div>
                <w:div w:id="1836264669">
                  <w:marLeft w:val="640"/>
                  <w:marRight w:val="0"/>
                  <w:marTop w:val="0"/>
                  <w:marBottom w:val="0"/>
                  <w:divBdr>
                    <w:top w:val="none" w:sz="0" w:space="0" w:color="auto"/>
                    <w:left w:val="none" w:sz="0" w:space="0" w:color="auto"/>
                    <w:bottom w:val="none" w:sz="0" w:space="0" w:color="auto"/>
                    <w:right w:val="none" w:sz="0" w:space="0" w:color="auto"/>
                  </w:divBdr>
                </w:div>
                <w:div w:id="1845631673">
                  <w:marLeft w:val="640"/>
                  <w:marRight w:val="0"/>
                  <w:marTop w:val="0"/>
                  <w:marBottom w:val="0"/>
                  <w:divBdr>
                    <w:top w:val="none" w:sz="0" w:space="0" w:color="auto"/>
                    <w:left w:val="none" w:sz="0" w:space="0" w:color="auto"/>
                    <w:bottom w:val="none" w:sz="0" w:space="0" w:color="auto"/>
                    <w:right w:val="none" w:sz="0" w:space="0" w:color="auto"/>
                  </w:divBdr>
                </w:div>
                <w:div w:id="1944461187">
                  <w:marLeft w:val="640"/>
                  <w:marRight w:val="0"/>
                  <w:marTop w:val="0"/>
                  <w:marBottom w:val="0"/>
                  <w:divBdr>
                    <w:top w:val="none" w:sz="0" w:space="0" w:color="auto"/>
                    <w:left w:val="none" w:sz="0" w:space="0" w:color="auto"/>
                    <w:bottom w:val="none" w:sz="0" w:space="0" w:color="auto"/>
                    <w:right w:val="none" w:sz="0" w:space="0" w:color="auto"/>
                  </w:divBdr>
                </w:div>
                <w:div w:id="2068407033">
                  <w:marLeft w:val="640"/>
                  <w:marRight w:val="0"/>
                  <w:marTop w:val="0"/>
                  <w:marBottom w:val="0"/>
                  <w:divBdr>
                    <w:top w:val="none" w:sz="0" w:space="0" w:color="auto"/>
                    <w:left w:val="none" w:sz="0" w:space="0" w:color="auto"/>
                    <w:bottom w:val="none" w:sz="0" w:space="0" w:color="auto"/>
                    <w:right w:val="none" w:sz="0" w:space="0" w:color="auto"/>
                  </w:divBdr>
                </w:div>
                <w:div w:id="2070036614">
                  <w:marLeft w:val="640"/>
                  <w:marRight w:val="0"/>
                  <w:marTop w:val="0"/>
                  <w:marBottom w:val="0"/>
                  <w:divBdr>
                    <w:top w:val="none" w:sz="0" w:space="0" w:color="auto"/>
                    <w:left w:val="none" w:sz="0" w:space="0" w:color="auto"/>
                    <w:bottom w:val="none" w:sz="0" w:space="0" w:color="auto"/>
                    <w:right w:val="none" w:sz="0" w:space="0" w:color="auto"/>
                  </w:divBdr>
                </w:div>
                <w:div w:id="2091806250">
                  <w:marLeft w:val="640"/>
                  <w:marRight w:val="0"/>
                  <w:marTop w:val="0"/>
                  <w:marBottom w:val="0"/>
                  <w:divBdr>
                    <w:top w:val="none" w:sz="0" w:space="0" w:color="auto"/>
                    <w:left w:val="none" w:sz="0" w:space="0" w:color="auto"/>
                    <w:bottom w:val="none" w:sz="0" w:space="0" w:color="auto"/>
                    <w:right w:val="none" w:sz="0" w:space="0" w:color="auto"/>
                  </w:divBdr>
                </w:div>
                <w:div w:id="2100444057">
                  <w:marLeft w:val="640"/>
                  <w:marRight w:val="0"/>
                  <w:marTop w:val="0"/>
                  <w:marBottom w:val="0"/>
                  <w:divBdr>
                    <w:top w:val="none" w:sz="0" w:space="0" w:color="auto"/>
                    <w:left w:val="none" w:sz="0" w:space="0" w:color="auto"/>
                    <w:bottom w:val="none" w:sz="0" w:space="0" w:color="auto"/>
                    <w:right w:val="none" w:sz="0" w:space="0" w:color="auto"/>
                  </w:divBdr>
                </w:div>
              </w:divsChild>
            </w:div>
            <w:div w:id="288754264">
              <w:marLeft w:val="0"/>
              <w:marRight w:val="0"/>
              <w:marTop w:val="0"/>
              <w:marBottom w:val="0"/>
              <w:divBdr>
                <w:top w:val="none" w:sz="0" w:space="0" w:color="auto"/>
                <w:left w:val="none" w:sz="0" w:space="0" w:color="auto"/>
                <w:bottom w:val="none" w:sz="0" w:space="0" w:color="auto"/>
                <w:right w:val="none" w:sz="0" w:space="0" w:color="auto"/>
              </w:divBdr>
              <w:divsChild>
                <w:div w:id="52894221">
                  <w:marLeft w:val="640"/>
                  <w:marRight w:val="0"/>
                  <w:marTop w:val="0"/>
                  <w:marBottom w:val="0"/>
                  <w:divBdr>
                    <w:top w:val="none" w:sz="0" w:space="0" w:color="auto"/>
                    <w:left w:val="none" w:sz="0" w:space="0" w:color="auto"/>
                    <w:bottom w:val="none" w:sz="0" w:space="0" w:color="auto"/>
                    <w:right w:val="none" w:sz="0" w:space="0" w:color="auto"/>
                  </w:divBdr>
                </w:div>
                <w:div w:id="62458027">
                  <w:marLeft w:val="640"/>
                  <w:marRight w:val="0"/>
                  <w:marTop w:val="0"/>
                  <w:marBottom w:val="0"/>
                  <w:divBdr>
                    <w:top w:val="none" w:sz="0" w:space="0" w:color="auto"/>
                    <w:left w:val="none" w:sz="0" w:space="0" w:color="auto"/>
                    <w:bottom w:val="none" w:sz="0" w:space="0" w:color="auto"/>
                    <w:right w:val="none" w:sz="0" w:space="0" w:color="auto"/>
                  </w:divBdr>
                </w:div>
                <w:div w:id="71197733">
                  <w:marLeft w:val="640"/>
                  <w:marRight w:val="0"/>
                  <w:marTop w:val="0"/>
                  <w:marBottom w:val="0"/>
                  <w:divBdr>
                    <w:top w:val="none" w:sz="0" w:space="0" w:color="auto"/>
                    <w:left w:val="none" w:sz="0" w:space="0" w:color="auto"/>
                    <w:bottom w:val="none" w:sz="0" w:space="0" w:color="auto"/>
                    <w:right w:val="none" w:sz="0" w:space="0" w:color="auto"/>
                  </w:divBdr>
                </w:div>
                <w:div w:id="76632220">
                  <w:marLeft w:val="640"/>
                  <w:marRight w:val="0"/>
                  <w:marTop w:val="0"/>
                  <w:marBottom w:val="0"/>
                  <w:divBdr>
                    <w:top w:val="none" w:sz="0" w:space="0" w:color="auto"/>
                    <w:left w:val="none" w:sz="0" w:space="0" w:color="auto"/>
                    <w:bottom w:val="none" w:sz="0" w:space="0" w:color="auto"/>
                    <w:right w:val="none" w:sz="0" w:space="0" w:color="auto"/>
                  </w:divBdr>
                </w:div>
                <w:div w:id="115414485">
                  <w:marLeft w:val="640"/>
                  <w:marRight w:val="0"/>
                  <w:marTop w:val="0"/>
                  <w:marBottom w:val="0"/>
                  <w:divBdr>
                    <w:top w:val="none" w:sz="0" w:space="0" w:color="auto"/>
                    <w:left w:val="none" w:sz="0" w:space="0" w:color="auto"/>
                    <w:bottom w:val="none" w:sz="0" w:space="0" w:color="auto"/>
                    <w:right w:val="none" w:sz="0" w:space="0" w:color="auto"/>
                  </w:divBdr>
                </w:div>
                <w:div w:id="135297516">
                  <w:marLeft w:val="640"/>
                  <w:marRight w:val="0"/>
                  <w:marTop w:val="0"/>
                  <w:marBottom w:val="0"/>
                  <w:divBdr>
                    <w:top w:val="none" w:sz="0" w:space="0" w:color="auto"/>
                    <w:left w:val="none" w:sz="0" w:space="0" w:color="auto"/>
                    <w:bottom w:val="none" w:sz="0" w:space="0" w:color="auto"/>
                    <w:right w:val="none" w:sz="0" w:space="0" w:color="auto"/>
                  </w:divBdr>
                </w:div>
                <w:div w:id="246158281">
                  <w:marLeft w:val="640"/>
                  <w:marRight w:val="0"/>
                  <w:marTop w:val="0"/>
                  <w:marBottom w:val="0"/>
                  <w:divBdr>
                    <w:top w:val="none" w:sz="0" w:space="0" w:color="auto"/>
                    <w:left w:val="none" w:sz="0" w:space="0" w:color="auto"/>
                    <w:bottom w:val="none" w:sz="0" w:space="0" w:color="auto"/>
                    <w:right w:val="none" w:sz="0" w:space="0" w:color="auto"/>
                  </w:divBdr>
                </w:div>
                <w:div w:id="350298413">
                  <w:marLeft w:val="640"/>
                  <w:marRight w:val="0"/>
                  <w:marTop w:val="0"/>
                  <w:marBottom w:val="0"/>
                  <w:divBdr>
                    <w:top w:val="none" w:sz="0" w:space="0" w:color="auto"/>
                    <w:left w:val="none" w:sz="0" w:space="0" w:color="auto"/>
                    <w:bottom w:val="none" w:sz="0" w:space="0" w:color="auto"/>
                    <w:right w:val="none" w:sz="0" w:space="0" w:color="auto"/>
                  </w:divBdr>
                </w:div>
                <w:div w:id="409159760">
                  <w:marLeft w:val="640"/>
                  <w:marRight w:val="0"/>
                  <w:marTop w:val="0"/>
                  <w:marBottom w:val="0"/>
                  <w:divBdr>
                    <w:top w:val="none" w:sz="0" w:space="0" w:color="auto"/>
                    <w:left w:val="none" w:sz="0" w:space="0" w:color="auto"/>
                    <w:bottom w:val="none" w:sz="0" w:space="0" w:color="auto"/>
                    <w:right w:val="none" w:sz="0" w:space="0" w:color="auto"/>
                  </w:divBdr>
                </w:div>
                <w:div w:id="438527120">
                  <w:marLeft w:val="640"/>
                  <w:marRight w:val="0"/>
                  <w:marTop w:val="0"/>
                  <w:marBottom w:val="0"/>
                  <w:divBdr>
                    <w:top w:val="none" w:sz="0" w:space="0" w:color="auto"/>
                    <w:left w:val="none" w:sz="0" w:space="0" w:color="auto"/>
                    <w:bottom w:val="none" w:sz="0" w:space="0" w:color="auto"/>
                    <w:right w:val="none" w:sz="0" w:space="0" w:color="auto"/>
                  </w:divBdr>
                </w:div>
                <w:div w:id="464399120">
                  <w:marLeft w:val="640"/>
                  <w:marRight w:val="0"/>
                  <w:marTop w:val="0"/>
                  <w:marBottom w:val="0"/>
                  <w:divBdr>
                    <w:top w:val="none" w:sz="0" w:space="0" w:color="auto"/>
                    <w:left w:val="none" w:sz="0" w:space="0" w:color="auto"/>
                    <w:bottom w:val="none" w:sz="0" w:space="0" w:color="auto"/>
                    <w:right w:val="none" w:sz="0" w:space="0" w:color="auto"/>
                  </w:divBdr>
                </w:div>
                <w:div w:id="511800921">
                  <w:marLeft w:val="640"/>
                  <w:marRight w:val="0"/>
                  <w:marTop w:val="0"/>
                  <w:marBottom w:val="0"/>
                  <w:divBdr>
                    <w:top w:val="none" w:sz="0" w:space="0" w:color="auto"/>
                    <w:left w:val="none" w:sz="0" w:space="0" w:color="auto"/>
                    <w:bottom w:val="none" w:sz="0" w:space="0" w:color="auto"/>
                    <w:right w:val="none" w:sz="0" w:space="0" w:color="auto"/>
                  </w:divBdr>
                </w:div>
                <w:div w:id="622929560">
                  <w:marLeft w:val="640"/>
                  <w:marRight w:val="0"/>
                  <w:marTop w:val="0"/>
                  <w:marBottom w:val="0"/>
                  <w:divBdr>
                    <w:top w:val="none" w:sz="0" w:space="0" w:color="auto"/>
                    <w:left w:val="none" w:sz="0" w:space="0" w:color="auto"/>
                    <w:bottom w:val="none" w:sz="0" w:space="0" w:color="auto"/>
                    <w:right w:val="none" w:sz="0" w:space="0" w:color="auto"/>
                  </w:divBdr>
                </w:div>
                <w:div w:id="646861722">
                  <w:marLeft w:val="640"/>
                  <w:marRight w:val="0"/>
                  <w:marTop w:val="0"/>
                  <w:marBottom w:val="0"/>
                  <w:divBdr>
                    <w:top w:val="none" w:sz="0" w:space="0" w:color="auto"/>
                    <w:left w:val="none" w:sz="0" w:space="0" w:color="auto"/>
                    <w:bottom w:val="none" w:sz="0" w:space="0" w:color="auto"/>
                    <w:right w:val="none" w:sz="0" w:space="0" w:color="auto"/>
                  </w:divBdr>
                </w:div>
                <w:div w:id="656148930">
                  <w:marLeft w:val="640"/>
                  <w:marRight w:val="0"/>
                  <w:marTop w:val="0"/>
                  <w:marBottom w:val="0"/>
                  <w:divBdr>
                    <w:top w:val="none" w:sz="0" w:space="0" w:color="auto"/>
                    <w:left w:val="none" w:sz="0" w:space="0" w:color="auto"/>
                    <w:bottom w:val="none" w:sz="0" w:space="0" w:color="auto"/>
                    <w:right w:val="none" w:sz="0" w:space="0" w:color="auto"/>
                  </w:divBdr>
                </w:div>
                <w:div w:id="670255034">
                  <w:marLeft w:val="640"/>
                  <w:marRight w:val="0"/>
                  <w:marTop w:val="0"/>
                  <w:marBottom w:val="0"/>
                  <w:divBdr>
                    <w:top w:val="none" w:sz="0" w:space="0" w:color="auto"/>
                    <w:left w:val="none" w:sz="0" w:space="0" w:color="auto"/>
                    <w:bottom w:val="none" w:sz="0" w:space="0" w:color="auto"/>
                    <w:right w:val="none" w:sz="0" w:space="0" w:color="auto"/>
                  </w:divBdr>
                </w:div>
                <w:div w:id="698824462">
                  <w:marLeft w:val="640"/>
                  <w:marRight w:val="0"/>
                  <w:marTop w:val="0"/>
                  <w:marBottom w:val="0"/>
                  <w:divBdr>
                    <w:top w:val="none" w:sz="0" w:space="0" w:color="auto"/>
                    <w:left w:val="none" w:sz="0" w:space="0" w:color="auto"/>
                    <w:bottom w:val="none" w:sz="0" w:space="0" w:color="auto"/>
                    <w:right w:val="none" w:sz="0" w:space="0" w:color="auto"/>
                  </w:divBdr>
                </w:div>
                <w:div w:id="756245020">
                  <w:marLeft w:val="640"/>
                  <w:marRight w:val="0"/>
                  <w:marTop w:val="0"/>
                  <w:marBottom w:val="0"/>
                  <w:divBdr>
                    <w:top w:val="none" w:sz="0" w:space="0" w:color="auto"/>
                    <w:left w:val="none" w:sz="0" w:space="0" w:color="auto"/>
                    <w:bottom w:val="none" w:sz="0" w:space="0" w:color="auto"/>
                    <w:right w:val="none" w:sz="0" w:space="0" w:color="auto"/>
                  </w:divBdr>
                </w:div>
                <w:div w:id="792214133">
                  <w:marLeft w:val="640"/>
                  <w:marRight w:val="0"/>
                  <w:marTop w:val="0"/>
                  <w:marBottom w:val="0"/>
                  <w:divBdr>
                    <w:top w:val="none" w:sz="0" w:space="0" w:color="auto"/>
                    <w:left w:val="none" w:sz="0" w:space="0" w:color="auto"/>
                    <w:bottom w:val="none" w:sz="0" w:space="0" w:color="auto"/>
                    <w:right w:val="none" w:sz="0" w:space="0" w:color="auto"/>
                  </w:divBdr>
                </w:div>
                <w:div w:id="809715089">
                  <w:marLeft w:val="640"/>
                  <w:marRight w:val="0"/>
                  <w:marTop w:val="0"/>
                  <w:marBottom w:val="0"/>
                  <w:divBdr>
                    <w:top w:val="none" w:sz="0" w:space="0" w:color="auto"/>
                    <w:left w:val="none" w:sz="0" w:space="0" w:color="auto"/>
                    <w:bottom w:val="none" w:sz="0" w:space="0" w:color="auto"/>
                    <w:right w:val="none" w:sz="0" w:space="0" w:color="auto"/>
                  </w:divBdr>
                </w:div>
                <w:div w:id="832599694">
                  <w:marLeft w:val="640"/>
                  <w:marRight w:val="0"/>
                  <w:marTop w:val="0"/>
                  <w:marBottom w:val="0"/>
                  <w:divBdr>
                    <w:top w:val="none" w:sz="0" w:space="0" w:color="auto"/>
                    <w:left w:val="none" w:sz="0" w:space="0" w:color="auto"/>
                    <w:bottom w:val="none" w:sz="0" w:space="0" w:color="auto"/>
                    <w:right w:val="none" w:sz="0" w:space="0" w:color="auto"/>
                  </w:divBdr>
                </w:div>
                <w:div w:id="839781169">
                  <w:marLeft w:val="640"/>
                  <w:marRight w:val="0"/>
                  <w:marTop w:val="0"/>
                  <w:marBottom w:val="0"/>
                  <w:divBdr>
                    <w:top w:val="none" w:sz="0" w:space="0" w:color="auto"/>
                    <w:left w:val="none" w:sz="0" w:space="0" w:color="auto"/>
                    <w:bottom w:val="none" w:sz="0" w:space="0" w:color="auto"/>
                    <w:right w:val="none" w:sz="0" w:space="0" w:color="auto"/>
                  </w:divBdr>
                </w:div>
                <w:div w:id="879198160">
                  <w:marLeft w:val="640"/>
                  <w:marRight w:val="0"/>
                  <w:marTop w:val="0"/>
                  <w:marBottom w:val="0"/>
                  <w:divBdr>
                    <w:top w:val="none" w:sz="0" w:space="0" w:color="auto"/>
                    <w:left w:val="none" w:sz="0" w:space="0" w:color="auto"/>
                    <w:bottom w:val="none" w:sz="0" w:space="0" w:color="auto"/>
                    <w:right w:val="none" w:sz="0" w:space="0" w:color="auto"/>
                  </w:divBdr>
                </w:div>
                <w:div w:id="922226401">
                  <w:marLeft w:val="640"/>
                  <w:marRight w:val="0"/>
                  <w:marTop w:val="0"/>
                  <w:marBottom w:val="0"/>
                  <w:divBdr>
                    <w:top w:val="none" w:sz="0" w:space="0" w:color="auto"/>
                    <w:left w:val="none" w:sz="0" w:space="0" w:color="auto"/>
                    <w:bottom w:val="none" w:sz="0" w:space="0" w:color="auto"/>
                    <w:right w:val="none" w:sz="0" w:space="0" w:color="auto"/>
                  </w:divBdr>
                </w:div>
                <w:div w:id="936061686">
                  <w:marLeft w:val="640"/>
                  <w:marRight w:val="0"/>
                  <w:marTop w:val="0"/>
                  <w:marBottom w:val="0"/>
                  <w:divBdr>
                    <w:top w:val="none" w:sz="0" w:space="0" w:color="auto"/>
                    <w:left w:val="none" w:sz="0" w:space="0" w:color="auto"/>
                    <w:bottom w:val="none" w:sz="0" w:space="0" w:color="auto"/>
                    <w:right w:val="none" w:sz="0" w:space="0" w:color="auto"/>
                  </w:divBdr>
                </w:div>
                <w:div w:id="957175784">
                  <w:marLeft w:val="640"/>
                  <w:marRight w:val="0"/>
                  <w:marTop w:val="0"/>
                  <w:marBottom w:val="0"/>
                  <w:divBdr>
                    <w:top w:val="none" w:sz="0" w:space="0" w:color="auto"/>
                    <w:left w:val="none" w:sz="0" w:space="0" w:color="auto"/>
                    <w:bottom w:val="none" w:sz="0" w:space="0" w:color="auto"/>
                    <w:right w:val="none" w:sz="0" w:space="0" w:color="auto"/>
                  </w:divBdr>
                </w:div>
                <w:div w:id="966735619">
                  <w:marLeft w:val="640"/>
                  <w:marRight w:val="0"/>
                  <w:marTop w:val="0"/>
                  <w:marBottom w:val="0"/>
                  <w:divBdr>
                    <w:top w:val="none" w:sz="0" w:space="0" w:color="auto"/>
                    <w:left w:val="none" w:sz="0" w:space="0" w:color="auto"/>
                    <w:bottom w:val="none" w:sz="0" w:space="0" w:color="auto"/>
                    <w:right w:val="none" w:sz="0" w:space="0" w:color="auto"/>
                  </w:divBdr>
                </w:div>
                <w:div w:id="1000624635">
                  <w:marLeft w:val="640"/>
                  <w:marRight w:val="0"/>
                  <w:marTop w:val="0"/>
                  <w:marBottom w:val="0"/>
                  <w:divBdr>
                    <w:top w:val="none" w:sz="0" w:space="0" w:color="auto"/>
                    <w:left w:val="none" w:sz="0" w:space="0" w:color="auto"/>
                    <w:bottom w:val="none" w:sz="0" w:space="0" w:color="auto"/>
                    <w:right w:val="none" w:sz="0" w:space="0" w:color="auto"/>
                  </w:divBdr>
                </w:div>
                <w:div w:id="1026176494">
                  <w:marLeft w:val="640"/>
                  <w:marRight w:val="0"/>
                  <w:marTop w:val="0"/>
                  <w:marBottom w:val="0"/>
                  <w:divBdr>
                    <w:top w:val="none" w:sz="0" w:space="0" w:color="auto"/>
                    <w:left w:val="none" w:sz="0" w:space="0" w:color="auto"/>
                    <w:bottom w:val="none" w:sz="0" w:space="0" w:color="auto"/>
                    <w:right w:val="none" w:sz="0" w:space="0" w:color="auto"/>
                  </w:divBdr>
                </w:div>
                <w:div w:id="1058169129">
                  <w:marLeft w:val="640"/>
                  <w:marRight w:val="0"/>
                  <w:marTop w:val="0"/>
                  <w:marBottom w:val="0"/>
                  <w:divBdr>
                    <w:top w:val="none" w:sz="0" w:space="0" w:color="auto"/>
                    <w:left w:val="none" w:sz="0" w:space="0" w:color="auto"/>
                    <w:bottom w:val="none" w:sz="0" w:space="0" w:color="auto"/>
                    <w:right w:val="none" w:sz="0" w:space="0" w:color="auto"/>
                  </w:divBdr>
                </w:div>
                <w:div w:id="1079988225">
                  <w:marLeft w:val="640"/>
                  <w:marRight w:val="0"/>
                  <w:marTop w:val="0"/>
                  <w:marBottom w:val="0"/>
                  <w:divBdr>
                    <w:top w:val="none" w:sz="0" w:space="0" w:color="auto"/>
                    <w:left w:val="none" w:sz="0" w:space="0" w:color="auto"/>
                    <w:bottom w:val="none" w:sz="0" w:space="0" w:color="auto"/>
                    <w:right w:val="none" w:sz="0" w:space="0" w:color="auto"/>
                  </w:divBdr>
                </w:div>
                <w:div w:id="1091396343">
                  <w:marLeft w:val="640"/>
                  <w:marRight w:val="0"/>
                  <w:marTop w:val="0"/>
                  <w:marBottom w:val="0"/>
                  <w:divBdr>
                    <w:top w:val="none" w:sz="0" w:space="0" w:color="auto"/>
                    <w:left w:val="none" w:sz="0" w:space="0" w:color="auto"/>
                    <w:bottom w:val="none" w:sz="0" w:space="0" w:color="auto"/>
                    <w:right w:val="none" w:sz="0" w:space="0" w:color="auto"/>
                  </w:divBdr>
                </w:div>
                <w:div w:id="1100829637">
                  <w:marLeft w:val="640"/>
                  <w:marRight w:val="0"/>
                  <w:marTop w:val="0"/>
                  <w:marBottom w:val="0"/>
                  <w:divBdr>
                    <w:top w:val="none" w:sz="0" w:space="0" w:color="auto"/>
                    <w:left w:val="none" w:sz="0" w:space="0" w:color="auto"/>
                    <w:bottom w:val="none" w:sz="0" w:space="0" w:color="auto"/>
                    <w:right w:val="none" w:sz="0" w:space="0" w:color="auto"/>
                  </w:divBdr>
                </w:div>
                <w:div w:id="1142693437">
                  <w:marLeft w:val="640"/>
                  <w:marRight w:val="0"/>
                  <w:marTop w:val="0"/>
                  <w:marBottom w:val="0"/>
                  <w:divBdr>
                    <w:top w:val="none" w:sz="0" w:space="0" w:color="auto"/>
                    <w:left w:val="none" w:sz="0" w:space="0" w:color="auto"/>
                    <w:bottom w:val="none" w:sz="0" w:space="0" w:color="auto"/>
                    <w:right w:val="none" w:sz="0" w:space="0" w:color="auto"/>
                  </w:divBdr>
                </w:div>
                <w:div w:id="1145512130">
                  <w:marLeft w:val="640"/>
                  <w:marRight w:val="0"/>
                  <w:marTop w:val="0"/>
                  <w:marBottom w:val="0"/>
                  <w:divBdr>
                    <w:top w:val="none" w:sz="0" w:space="0" w:color="auto"/>
                    <w:left w:val="none" w:sz="0" w:space="0" w:color="auto"/>
                    <w:bottom w:val="none" w:sz="0" w:space="0" w:color="auto"/>
                    <w:right w:val="none" w:sz="0" w:space="0" w:color="auto"/>
                  </w:divBdr>
                </w:div>
                <w:div w:id="1172645140">
                  <w:marLeft w:val="640"/>
                  <w:marRight w:val="0"/>
                  <w:marTop w:val="0"/>
                  <w:marBottom w:val="0"/>
                  <w:divBdr>
                    <w:top w:val="none" w:sz="0" w:space="0" w:color="auto"/>
                    <w:left w:val="none" w:sz="0" w:space="0" w:color="auto"/>
                    <w:bottom w:val="none" w:sz="0" w:space="0" w:color="auto"/>
                    <w:right w:val="none" w:sz="0" w:space="0" w:color="auto"/>
                  </w:divBdr>
                </w:div>
                <w:div w:id="1239705623">
                  <w:marLeft w:val="640"/>
                  <w:marRight w:val="0"/>
                  <w:marTop w:val="0"/>
                  <w:marBottom w:val="0"/>
                  <w:divBdr>
                    <w:top w:val="none" w:sz="0" w:space="0" w:color="auto"/>
                    <w:left w:val="none" w:sz="0" w:space="0" w:color="auto"/>
                    <w:bottom w:val="none" w:sz="0" w:space="0" w:color="auto"/>
                    <w:right w:val="none" w:sz="0" w:space="0" w:color="auto"/>
                  </w:divBdr>
                </w:div>
                <w:div w:id="1250768265">
                  <w:marLeft w:val="640"/>
                  <w:marRight w:val="0"/>
                  <w:marTop w:val="0"/>
                  <w:marBottom w:val="0"/>
                  <w:divBdr>
                    <w:top w:val="none" w:sz="0" w:space="0" w:color="auto"/>
                    <w:left w:val="none" w:sz="0" w:space="0" w:color="auto"/>
                    <w:bottom w:val="none" w:sz="0" w:space="0" w:color="auto"/>
                    <w:right w:val="none" w:sz="0" w:space="0" w:color="auto"/>
                  </w:divBdr>
                </w:div>
                <w:div w:id="1321808656">
                  <w:marLeft w:val="640"/>
                  <w:marRight w:val="0"/>
                  <w:marTop w:val="0"/>
                  <w:marBottom w:val="0"/>
                  <w:divBdr>
                    <w:top w:val="none" w:sz="0" w:space="0" w:color="auto"/>
                    <w:left w:val="none" w:sz="0" w:space="0" w:color="auto"/>
                    <w:bottom w:val="none" w:sz="0" w:space="0" w:color="auto"/>
                    <w:right w:val="none" w:sz="0" w:space="0" w:color="auto"/>
                  </w:divBdr>
                </w:div>
                <w:div w:id="1355226788">
                  <w:marLeft w:val="640"/>
                  <w:marRight w:val="0"/>
                  <w:marTop w:val="0"/>
                  <w:marBottom w:val="0"/>
                  <w:divBdr>
                    <w:top w:val="none" w:sz="0" w:space="0" w:color="auto"/>
                    <w:left w:val="none" w:sz="0" w:space="0" w:color="auto"/>
                    <w:bottom w:val="none" w:sz="0" w:space="0" w:color="auto"/>
                    <w:right w:val="none" w:sz="0" w:space="0" w:color="auto"/>
                  </w:divBdr>
                </w:div>
                <w:div w:id="1366250952">
                  <w:marLeft w:val="640"/>
                  <w:marRight w:val="0"/>
                  <w:marTop w:val="0"/>
                  <w:marBottom w:val="0"/>
                  <w:divBdr>
                    <w:top w:val="none" w:sz="0" w:space="0" w:color="auto"/>
                    <w:left w:val="none" w:sz="0" w:space="0" w:color="auto"/>
                    <w:bottom w:val="none" w:sz="0" w:space="0" w:color="auto"/>
                    <w:right w:val="none" w:sz="0" w:space="0" w:color="auto"/>
                  </w:divBdr>
                </w:div>
                <w:div w:id="1367758695">
                  <w:marLeft w:val="640"/>
                  <w:marRight w:val="0"/>
                  <w:marTop w:val="0"/>
                  <w:marBottom w:val="0"/>
                  <w:divBdr>
                    <w:top w:val="none" w:sz="0" w:space="0" w:color="auto"/>
                    <w:left w:val="none" w:sz="0" w:space="0" w:color="auto"/>
                    <w:bottom w:val="none" w:sz="0" w:space="0" w:color="auto"/>
                    <w:right w:val="none" w:sz="0" w:space="0" w:color="auto"/>
                  </w:divBdr>
                </w:div>
                <w:div w:id="1375544326">
                  <w:marLeft w:val="640"/>
                  <w:marRight w:val="0"/>
                  <w:marTop w:val="0"/>
                  <w:marBottom w:val="0"/>
                  <w:divBdr>
                    <w:top w:val="none" w:sz="0" w:space="0" w:color="auto"/>
                    <w:left w:val="none" w:sz="0" w:space="0" w:color="auto"/>
                    <w:bottom w:val="none" w:sz="0" w:space="0" w:color="auto"/>
                    <w:right w:val="none" w:sz="0" w:space="0" w:color="auto"/>
                  </w:divBdr>
                </w:div>
                <w:div w:id="1448306159">
                  <w:marLeft w:val="640"/>
                  <w:marRight w:val="0"/>
                  <w:marTop w:val="0"/>
                  <w:marBottom w:val="0"/>
                  <w:divBdr>
                    <w:top w:val="none" w:sz="0" w:space="0" w:color="auto"/>
                    <w:left w:val="none" w:sz="0" w:space="0" w:color="auto"/>
                    <w:bottom w:val="none" w:sz="0" w:space="0" w:color="auto"/>
                    <w:right w:val="none" w:sz="0" w:space="0" w:color="auto"/>
                  </w:divBdr>
                </w:div>
                <w:div w:id="1475639444">
                  <w:marLeft w:val="640"/>
                  <w:marRight w:val="0"/>
                  <w:marTop w:val="0"/>
                  <w:marBottom w:val="0"/>
                  <w:divBdr>
                    <w:top w:val="none" w:sz="0" w:space="0" w:color="auto"/>
                    <w:left w:val="none" w:sz="0" w:space="0" w:color="auto"/>
                    <w:bottom w:val="none" w:sz="0" w:space="0" w:color="auto"/>
                    <w:right w:val="none" w:sz="0" w:space="0" w:color="auto"/>
                  </w:divBdr>
                </w:div>
                <w:div w:id="1558661169">
                  <w:marLeft w:val="640"/>
                  <w:marRight w:val="0"/>
                  <w:marTop w:val="0"/>
                  <w:marBottom w:val="0"/>
                  <w:divBdr>
                    <w:top w:val="none" w:sz="0" w:space="0" w:color="auto"/>
                    <w:left w:val="none" w:sz="0" w:space="0" w:color="auto"/>
                    <w:bottom w:val="none" w:sz="0" w:space="0" w:color="auto"/>
                    <w:right w:val="none" w:sz="0" w:space="0" w:color="auto"/>
                  </w:divBdr>
                </w:div>
                <w:div w:id="1563171893">
                  <w:marLeft w:val="640"/>
                  <w:marRight w:val="0"/>
                  <w:marTop w:val="0"/>
                  <w:marBottom w:val="0"/>
                  <w:divBdr>
                    <w:top w:val="none" w:sz="0" w:space="0" w:color="auto"/>
                    <w:left w:val="none" w:sz="0" w:space="0" w:color="auto"/>
                    <w:bottom w:val="none" w:sz="0" w:space="0" w:color="auto"/>
                    <w:right w:val="none" w:sz="0" w:space="0" w:color="auto"/>
                  </w:divBdr>
                </w:div>
                <w:div w:id="1583564061">
                  <w:marLeft w:val="640"/>
                  <w:marRight w:val="0"/>
                  <w:marTop w:val="0"/>
                  <w:marBottom w:val="0"/>
                  <w:divBdr>
                    <w:top w:val="none" w:sz="0" w:space="0" w:color="auto"/>
                    <w:left w:val="none" w:sz="0" w:space="0" w:color="auto"/>
                    <w:bottom w:val="none" w:sz="0" w:space="0" w:color="auto"/>
                    <w:right w:val="none" w:sz="0" w:space="0" w:color="auto"/>
                  </w:divBdr>
                </w:div>
                <w:div w:id="1593581879">
                  <w:marLeft w:val="640"/>
                  <w:marRight w:val="0"/>
                  <w:marTop w:val="0"/>
                  <w:marBottom w:val="0"/>
                  <w:divBdr>
                    <w:top w:val="none" w:sz="0" w:space="0" w:color="auto"/>
                    <w:left w:val="none" w:sz="0" w:space="0" w:color="auto"/>
                    <w:bottom w:val="none" w:sz="0" w:space="0" w:color="auto"/>
                    <w:right w:val="none" w:sz="0" w:space="0" w:color="auto"/>
                  </w:divBdr>
                </w:div>
                <w:div w:id="1706830106">
                  <w:marLeft w:val="640"/>
                  <w:marRight w:val="0"/>
                  <w:marTop w:val="0"/>
                  <w:marBottom w:val="0"/>
                  <w:divBdr>
                    <w:top w:val="none" w:sz="0" w:space="0" w:color="auto"/>
                    <w:left w:val="none" w:sz="0" w:space="0" w:color="auto"/>
                    <w:bottom w:val="none" w:sz="0" w:space="0" w:color="auto"/>
                    <w:right w:val="none" w:sz="0" w:space="0" w:color="auto"/>
                  </w:divBdr>
                </w:div>
                <w:div w:id="1727991992">
                  <w:marLeft w:val="640"/>
                  <w:marRight w:val="0"/>
                  <w:marTop w:val="0"/>
                  <w:marBottom w:val="0"/>
                  <w:divBdr>
                    <w:top w:val="none" w:sz="0" w:space="0" w:color="auto"/>
                    <w:left w:val="none" w:sz="0" w:space="0" w:color="auto"/>
                    <w:bottom w:val="none" w:sz="0" w:space="0" w:color="auto"/>
                    <w:right w:val="none" w:sz="0" w:space="0" w:color="auto"/>
                  </w:divBdr>
                </w:div>
                <w:div w:id="1729301444">
                  <w:marLeft w:val="640"/>
                  <w:marRight w:val="0"/>
                  <w:marTop w:val="0"/>
                  <w:marBottom w:val="0"/>
                  <w:divBdr>
                    <w:top w:val="none" w:sz="0" w:space="0" w:color="auto"/>
                    <w:left w:val="none" w:sz="0" w:space="0" w:color="auto"/>
                    <w:bottom w:val="none" w:sz="0" w:space="0" w:color="auto"/>
                    <w:right w:val="none" w:sz="0" w:space="0" w:color="auto"/>
                  </w:divBdr>
                </w:div>
                <w:div w:id="1731994508">
                  <w:marLeft w:val="640"/>
                  <w:marRight w:val="0"/>
                  <w:marTop w:val="0"/>
                  <w:marBottom w:val="0"/>
                  <w:divBdr>
                    <w:top w:val="none" w:sz="0" w:space="0" w:color="auto"/>
                    <w:left w:val="none" w:sz="0" w:space="0" w:color="auto"/>
                    <w:bottom w:val="none" w:sz="0" w:space="0" w:color="auto"/>
                    <w:right w:val="none" w:sz="0" w:space="0" w:color="auto"/>
                  </w:divBdr>
                </w:div>
                <w:div w:id="1735157908">
                  <w:marLeft w:val="640"/>
                  <w:marRight w:val="0"/>
                  <w:marTop w:val="0"/>
                  <w:marBottom w:val="0"/>
                  <w:divBdr>
                    <w:top w:val="none" w:sz="0" w:space="0" w:color="auto"/>
                    <w:left w:val="none" w:sz="0" w:space="0" w:color="auto"/>
                    <w:bottom w:val="none" w:sz="0" w:space="0" w:color="auto"/>
                    <w:right w:val="none" w:sz="0" w:space="0" w:color="auto"/>
                  </w:divBdr>
                </w:div>
                <w:div w:id="1794134443">
                  <w:marLeft w:val="640"/>
                  <w:marRight w:val="0"/>
                  <w:marTop w:val="0"/>
                  <w:marBottom w:val="0"/>
                  <w:divBdr>
                    <w:top w:val="none" w:sz="0" w:space="0" w:color="auto"/>
                    <w:left w:val="none" w:sz="0" w:space="0" w:color="auto"/>
                    <w:bottom w:val="none" w:sz="0" w:space="0" w:color="auto"/>
                    <w:right w:val="none" w:sz="0" w:space="0" w:color="auto"/>
                  </w:divBdr>
                </w:div>
                <w:div w:id="1813789798">
                  <w:marLeft w:val="640"/>
                  <w:marRight w:val="0"/>
                  <w:marTop w:val="0"/>
                  <w:marBottom w:val="0"/>
                  <w:divBdr>
                    <w:top w:val="none" w:sz="0" w:space="0" w:color="auto"/>
                    <w:left w:val="none" w:sz="0" w:space="0" w:color="auto"/>
                    <w:bottom w:val="none" w:sz="0" w:space="0" w:color="auto"/>
                    <w:right w:val="none" w:sz="0" w:space="0" w:color="auto"/>
                  </w:divBdr>
                </w:div>
                <w:div w:id="1828788196">
                  <w:marLeft w:val="640"/>
                  <w:marRight w:val="0"/>
                  <w:marTop w:val="0"/>
                  <w:marBottom w:val="0"/>
                  <w:divBdr>
                    <w:top w:val="none" w:sz="0" w:space="0" w:color="auto"/>
                    <w:left w:val="none" w:sz="0" w:space="0" w:color="auto"/>
                    <w:bottom w:val="none" w:sz="0" w:space="0" w:color="auto"/>
                    <w:right w:val="none" w:sz="0" w:space="0" w:color="auto"/>
                  </w:divBdr>
                </w:div>
                <w:div w:id="1832911269">
                  <w:marLeft w:val="640"/>
                  <w:marRight w:val="0"/>
                  <w:marTop w:val="0"/>
                  <w:marBottom w:val="0"/>
                  <w:divBdr>
                    <w:top w:val="none" w:sz="0" w:space="0" w:color="auto"/>
                    <w:left w:val="none" w:sz="0" w:space="0" w:color="auto"/>
                    <w:bottom w:val="none" w:sz="0" w:space="0" w:color="auto"/>
                    <w:right w:val="none" w:sz="0" w:space="0" w:color="auto"/>
                  </w:divBdr>
                </w:div>
                <w:div w:id="1833065901">
                  <w:marLeft w:val="640"/>
                  <w:marRight w:val="0"/>
                  <w:marTop w:val="0"/>
                  <w:marBottom w:val="0"/>
                  <w:divBdr>
                    <w:top w:val="none" w:sz="0" w:space="0" w:color="auto"/>
                    <w:left w:val="none" w:sz="0" w:space="0" w:color="auto"/>
                    <w:bottom w:val="none" w:sz="0" w:space="0" w:color="auto"/>
                    <w:right w:val="none" w:sz="0" w:space="0" w:color="auto"/>
                  </w:divBdr>
                </w:div>
                <w:div w:id="1870219955">
                  <w:marLeft w:val="640"/>
                  <w:marRight w:val="0"/>
                  <w:marTop w:val="0"/>
                  <w:marBottom w:val="0"/>
                  <w:divBdr>
                    <w:top w:val="none" w:sz="0" w:space="0" w:color="auto"/>
                    <w:left w:val="none" w:sz="0" w:space="0" w:color="auto"/>
                    <w:bottom w:val="none" w:sz="0" w:space="0" w:color="auto"/>
                    <w:right w:val="none" w:sz="0" w:space="0" w:color="auto"/>
                  </w:divBdr>
                </w:div>
                <w:div w:id="1934392911">
                  <w:marLeft w:val="640"/>
                  <w:marRight w:val="0"/>
                  <w:marTop w:val="0"/>
                  <w:marBottom w:val="0"/>
                  <w:divBdr>
                    <w:top w:val="none" w:sz="0" w:space="0" w:color="auto"/>
                    <w:left w:val="none" w:sz="0" w:space="0" w:color="auto"/>
                    <w:bottom w:val="none" w:sz="0" w:space="0" w:color="auto"/>
                    <w:right w:val="none" w:sz="0" w:space="0" w:color="auto"/>
                  </w:divBdr>
                </w:div>
                <w:div w:id="1957905845">
                  <w:marLeft w:val="640"/>
                  <w:marRight w:val="0"/>
                  <w:marTop w:val="0"/>
                  <w:marBottom w:val="0"/>
                  <w:divBdr>
                    <w:top w:val="none" w:sz="0" w:space="0" w:color="auto"/>
                    <w:left w:val="none" w:sz="0" w:space="0" w:color="auto"/>
                    <w:bottom w:val="none" w:sz="0" w:space="0" w:color="auto"/>
                    <w:right w:val="none" w:sz="0" w:space="0" w:color="auto"/>
                  </w:divBdr>
                </w:div>
                <w:div w:id="1960336990">
                  <w:marLeft w:val="640"/>
                  <w:marRight w:val="0"/>
                  <w:marTop w:val="0"/>
                  <w:marBottom w:val="0"/>
                  <w:divBdr>
                    <w:top w:val="none" w:sz="0" w:space="0" w:color="auto"/>
                    <w:left w:val="none" w:sz="0" w:space="0" w:color="auto"/>
                    <w:bottom w:val="none" w:sz="0" w:space="0" w:color="auto"/>
                    <w:right w:val="none" w:sz="0" w:space="0" w:color="auto"/>
                  </w:divBdr>
                </w:div>
                <w:div w:id="1960986605">
                  <w:marLeft w:val="640"/>
                  <w:marRight w:val="0"/>
                  <w:marTop w:val="0"/>
                  <w:marBottom w:val="0"/>
                  <w:divBdr>
                    <w:top w:val="none" w:sz="0" w:space="0" w:color="auto"/>
                    <w:left w:val="none" w:sz="0" w:space="0" w:color="auto"/>
                    <w:bottom w:val="none" w:sz="0" w:space="0" w:color="auto"/>
                    <w:right w:val="none" w:sz="0" w:space="0" w:color="auto"/>
                  </w:divBdr>
                </w:div>
                <w:div w:id="1989743530">
                  <w:marLeft w:val="640"/>
                  <w:marRight w:val="0"/>
                  <w:marTop w:val="0"/>
                  <w:marBottom w:val="0"/>
                  <w:divBdr>
                    <w:top w:val="none" w:sz="0" w:space="0" w:color="auto"/>
                    <w:left w:val="none" w:sz="0" w:space="0" w:color="auto"/>
                    <w:bottom w:val="none" w:sz="0" w:space="0" w:color="auto"/>
                    <w:right w:val="none" w:sz="0" w:space="0" w:color="auto"/>
                  </w:divBdr>
                </w:div>
                <w:div w:id="2022395229">
                  <w:marLeft w:val="640"/>
                  <w:marRight w:val="0"/>
                  <w:marTop w:val="0"/>
                  <w:marBottom w:val="0"/>
                  <w:divBdr>
                    <w:top w:val="none" w:sz="0" w:space="0" w:color="auto"/>
                    <w:left w:val="none" w:sz="0" w:space="0" w:color="auto"/>
                    <w:bottom w:val="none" w:sz="0" w:space="0" w:color="auto"/>
                    <w:right w:val="none" w:sz="0" w:space="0" w:color="auto"/>
                  </w:divBdr>
                </w:div>
                <w:div w:id="2061391893">
                  <w:marLeft w:val="640"/>
                  <w:marRight w:val="0"/>
                  <w:marTop w:val="0"/>
                  <w:marBottom w:val="0"/>
                  <w:divBdr>
                    <w:top w:val="none" w:sz="0" w:space="0" w:color="auto"/>
                    <w:left w:val="none" w:sz="0" w:space="0" w:color="auto"/>
                    <w:bottom w:val="none" w:sz="0" w:space="0" w:color="auto"/>
                    <w:right w:val="none" w:sz="0" w:space="0" w:color="auto"/>
                  </w:divBdr>
                </w:div>
                <w:div w:id="2111006754">
                  <w:marLeft w:val="640"/>
                  <w:marRight w:val="0"/>
                  <w:marTop w:val="0"/>
                  <w:marBottom w:val="0"/>
                  <w:divBdr>
                    <w:top w:val="none" w:sz="0" w:space="0" w:color="auto"/>
                    <w:left w:val="none" w:sz="0" w:space="0" w:color="auto"/>
                    <w:bottom w:val="none" w:sz="0" w:space="0" w:color="auto"/>
                    <w:right w:val="none" w:sz="0" w:space="0" w:color="auto"/>
                  </w:divBdr>
                </w:div>
                <w:div w:id="2116975627">
                  <w:marLeft w:val="640"/>
                  <w:marRight w:val="0"/>
                  <w:marTop w:val="0"/>
                  <w:marBottom w:val="0"/>
                  <w:divBdr>
                    <w:top w:val="none" w:sz="0" w:space="0" w:color="auto"/>
                    <w:left w:val="none" w:sz="0" w:space="0" w:color="auto"/>
                    <w:bottom w:val="none" w:sz="0" w:space="0" w:color="auto"/>
                    <w:right w:val="none" w:sz="0" w:space="0" w:color="auto"/>
                  </w:divBdr>
                </w:div>
                <w:div w:id="2118675374">
                  <w:marLeft w:val="640"/>
                  <w:marRight w:val="0"/>
                  <w:marTop w:val="0"/>
                  <w:marBottom w:val="0"/>
                  <w:divBdr>
                    <w:top w:val="none" w:sz="0" w:space="0" w:color="auto"/>
                    <w:left w:val="none" w:sz="0" w:space="0" w:color="auto"/>
                    <w:bottom w:val="none" w:sz="0" w:space="0" w:color="auto"/>
                    <w:right w:val="none" w:sz="0" w:space="0" w:color="auto"/>
                  </w:divBdr>
                </w:div>
              </w:divsChild>
            </w:div>
            <w:div w:id="328413964">
              <w:marLeft w:val="0"/>
              <w:marRight w:val="0"/>
              <w:marTop w:val="0"/>
              <w:marBottom w:val="0"/>
              <w:divBdr>
                <w:top w:val="none" w:sz="0" w:space="0" w:color="auto"/>
                <w:left w:val="none" w:sz="0" w:space="0" w:color="auto"/>
                <w:bottom w:val="none" w:sz="0" w:space="0" w:color="auto"/>
                <w:right w:val="none" w:sz="0" w:space="0" w:color="auto"/>
              </w:divBdr>
              <w:divsChild>
                <w:div w:id="12539009">
                  <w:marLeft w:val="640"/>
                  <w:marRight w:val="0"/>
                  <w:marTop w:val="0"/>
                  <w:marBottom w:val="0"/>
                  <w:divBdr>
                    <w:top w:val="none" w:sz="0" w:space="0" w:color="auto"/>
                    <w:left w:val="none" w:sz="0" w:space="0" w:color="auto"/>
                    <w:bottom w:val="none" w:sz="0" w:space="0" w:color="auto"/>
                    <w:right w:val="none" w:sz="0" w:space="0" w:color="auto"/>
                  </w:divBdr>
                </w:div>
                <w:div w:id="16273599">
                  <w:marLeft w:val="640"/>
                  <w:marRight w:val="0"/>
                  <w:marTop w:val="0"/>
                  <w:marBottom w:val="0"/>
                  <w:divBdr>
                    <w:top w:val="none" w:sz="0" w:space="0" w:color="auto"/>
                    <w:left w:val="none" w:sz="0" w:space="0" w:color="auto"/>
                    <w:bottom w:val="none" w:sz="0" w:space="0" w:color="auto"/>
                    <w:right w:val="none" w:sz="0" w:space="0" w:color="auto"/>
                  </w:divBdr>
                </w:div>
                <w:div w:id="24796504">
                  <w:marLeft w:val="640"/>
                  <w:marRight w:val="0"/>
                  <w:marTop w:val="0"/>
                  <w:marBottom w:val="0"/>
                  <w:divBdr>
                    <w:top w:val="none" w:sz="0" w:space="0" w:color="auto"/>
                    <w:left w:val="none" w:sz="0" w:space="0" w:color="auto"/>
                    <w:bottom w:val="none" w:sz="0" w:space="0" w:color="auto"/>
                    <w:right w:val="none" w:sz="0" w:space="0" w:color="auto"/>
                  </w:divBdr>
                </w:div>
                <w:div w:id="88356170">
                  <w:marLeft w:val="640"/>
                  <w:marRight w:val="0"/>
                  <w:marTop w:val="0"/>
                  <w:marBottom w:val="0"/>
                  <w:divBdr>
                    <w:top w:val="none" w:sz="0" w:space="0" w:color="auto"/>
                    <w:left w:val="none" w:sz="0" w:space="0" w:color="auto"/>
                    <w:bottom w:val="none" w:sz="0" w:space="0" w:color="auto"/>
                    <w:right w:val="none" w:sz="0" w:space="0" w:color="auto"/>
                  </w:divBdr>
                </w:div>
                <w:div w:id="123694282">
                  <w:marLeft w:val="640"/>
                  <w:marRight w:val="0"/>
                  <w:marTop w:val="0"/>
                  <w:marBottom w:val="0"/>
                  <w:divBdr>
                    <w:top w:val="none" w:sz="0" w:space="0" w:color="auto"/>
                    <w:left w:val="none" w:sz="0" w:space="0" w:color="auto"/>
                    <w:bottom w:val="none" w:sz="0" w:space="0" w:color="auto"/>
                    <w:right w:val="none" w:sz="0" w:space="0" w:color="auto"/>
                  </w:divBdr>
                </w:div>
                <w:div w:id="125662469">
                  <w:marLeft w:val="640"/>
                  <w:marRight w:val="0"/>
                  <w:marTop w:val="0"/>
                  <w:marBottom w:val="0"/>
                  <w:divBdr>
                    <w:top w:val="none" w:sz="0" w:space="0" w:color="auto"/>
                    <w:left w:val="none" w:sz="0" w:space="0" w:color="auto"/>
                    <w:bottom w:val="none" w:sz="0" w:space="0" w:color="auto"/>
                    <w:right w:val="none" w:sz="0" w:space="0" w:color="auto"/>
                  </w:divBdr>
                </w:div>
                <w:div w:id="146022059">
                  <w:marLeft w:val="640"/>
                  <w:marRight w:val="0"/>
                  <w:marTop w:val="0"/>
                  <w:marBottom w:val="0"/>
                  <w:divBdr>
                    <w:top w:val="none" w:sz="0" w:space="0" w:color="auto"/>
                    <w:left w:val="none" w:sz="0" w:space="0" w:color="auto"/>
                    <w:bottom w:val="none" w:sz="0" w:space="0" w:color="auto"/>
                    <w:right w:val="none" w:sz="0" w:space="0" w:color="auto"/>
                  </w:divBdr>
                </w:div>
                <w:div w:id="153688808">
                  <w:marLeft w:val="640"/>
                  <w:marRight w:val="0"/>
                  <w:marTop w:val="0"/>
                  <w:marBottom w:val="0"/>
                  <w:divBdr>
                    <w:top w:val="none" w:sz="0" w:space="0" w:color="auto"/>
                    <w:left w:val="none" w:sz="0" w:space="0" w:color="auto"/>
                    <w:bottom w:val="none" w:sz="0" w:space="0" w:color="auto"/>
                    <w:right w:val="none" w:sz="0" w:space="0" w:color="auto"/>
                  </w:divBdr>
                </w:div>
                <w:div w:id="235627191">
                  <w:marLeft w:val="640"/>
                  <w:marRight w:val="0"/>
                  <w:marTop w:val="0"/>
                  <w:marBottom w:val="0"/>
                  <w:divBdr>
                    <w:top w:val="none" w:sz="0" w:space="0" w:color="auto"/>
                    <w:left w:val="none" w:sz="0" w:space="0" w:color="auto"/>
                    <w:bottom w:val="none" w:sz="0" w:space="0" w:color="auto"/>
                    <w:right w:val="none" w:sz="0" w:space="0" w:color="auto"/>
                  </w:divBdr>
                </w:div>
                <w:div w:id="242885529">
                  <w:marLeft w:val="640"/>
                  <w:marRight w:val="0"/>
                  <w:marTop w:val="0"/>
                  <w:marBottom w:val="0"/>
                  <w:divBdr>
                    <w:top w:val="none" w:sz="0" w:space="0" w:color="auto"/>
                    <w:left w:val="none" w:sz="0" w:space="0" w:color="auto"/>
                    <w:bottom w:val="none" w:sz="0" w:space="0" w:color="auto"/>
                    <w:right w:val="none" w:sz="0" w:space="0" w:color="auto"/>
                  </w:divBdr>
                </w:div>
                <w:div w:id="265114371">
                  <w:marLeft w:val="640"/>
                  <w:marRight w:val="0"/>
                  <w:marTop w:val="0"/>
                  <w:marBottom w:val="0"/>
                  <w:divBdr>
                    <w:top w:val="none" w:sz="0" w:space="0" w:color="auto"/>
                    <w:left w:val="none" w:sz="0" w:space="0" w:color="auto"/>
                    <w:bottom w:val="none" w:sz="0" w:space="0" w:color="auto"/>
                    <w:right w:val="none" w:sz="0" w:space="0" w:color="auto"/>
                  </w:divBdr>
                </w:div>
                <w:div w:id="280187586">
                  <w:marLeft w:val="640"/>
                  <w:marRight w:val="0"/>
                  <w:marTop w:val="0"/>
                  <w:marBottom w:val="0"/>
                  <w:divBdr>
                    <w:top w:val="none" w:sz="0" w:space="0" w:color="auto"/>
                    <w:left w:val="none" w:sz="0" w:space="0" w:color="auto"/>
                    <w:bottom w:val="none" w:sz="0" w:space="0" w:color="auto"/>
                    <w:right w:val="none" w:sz="0" w:space="0" w:color="auto"/>
                  </w:divBdr>
                </w:div>
                <w:div w:id="316350158">
                  <w:marLeft w:val="640"/>
                  <w:marRight w:val="0"/>
                  <w:marTop w:val="0"/>
                  <w:marBottom w:val="0"/>
                  <w:divBdr>
                    <w:top w:val="none" w:sz="0" w:space="0" w:color="auto"/>
                    <w:left w:val="none" w:sz="0" w:space="0" w:color="auto"/>
                    <w:bottom w:val="none" w:sz="0" w:space="0" w:color="auto"/>
                    <w:right w:val="none" w:sz="0" w:space="0" w:color="auto"/>
                  </w:divBdr>
                </w:div>
                <w:div w:id="321323669">
                  <w:marLeft w:val="640"/>
                  <w:marRight w:val="0"/>
                  <w:marTop w:val="0"/>
                  <w:marBottom w:val="0"/>
                  <w:divBdr>
                    <w:top w:val="none" w:sz="0" w:space="0" w:color="auto"/>
                    <w:left w:val="none" w:sz="0" w:space="0" w:color="auto"/>
                    <w:bottom w:val="none" w:sz="0" w:space="0" w:color="auto"/>
                    <w:right w:val="none" w:sz="0" w:space="0" w:color="auto"/>
                  </w:divBdr>
                </w:div>
                <w:div w:id="356854318">
                  <w:marLeft w:val="640"/>
                  <w:marRight w:val="0"/>
                  <w:marTop w:val="0"/>
                  <w:marBottom w:val="0"/>
                  <w:divBdr>
                    <w:top w:val="none" w:sz="0" w:space="0" w:color="auto"/>
                    <w:left w:val="none" w:sz="0" w:space="0" w:color="auto"/>
                    <w:bottom w:val="none" w:sz="0" w:space="0" w:color="auto"/>
                    <w:right w:val="none" w:sz="0" w:space="0" w:color="auto"/>
                  </w:divBdr>
                </w:div>
                <w:div w:id="364447516">
                  <w:marLeft w:val="640"/>
                  <w:marRight w:val="0"/>
                  <w:marTop w:val="0"/>
                  <w:marBottom w:val="0"/>
                  <w:divBdr>
                    <w:top w:val="none" w:sz="0" w:space="0" w:color="auto"/>
                    <w:left w:val="none" w:sz="0" w:space="0" w:color="auto"/>
                    <w:bottom w:val="none" w:sz="0" w:space="0" w:color="auto"/>
                    <w:right w:val="none" w:sz="0" w:space="0" w:color="auto"/>
                  </w:divBdr>
                </w:div>
                <w:div w:id="416830829">
                  <w:marLeft w:val="640"/>
                  <w:marRight w:val="0"/>
                  <w:marTop w:val="0"/>
                  <w:marBottom w:val="0"/>
                  <w:divBdr>
                    <w:top w:val="none" w:sz="0" w:space="0" w:color="auto"/>
                    <w:left w:val="none" w:sz="0" w:space="0" w:color="auto"/>
                    <w:bottom w:val="none" w:sz="0" w:space="0" w:color="auto"/>
                    <w:right w:val="none" w:sz="0" w:space="0" w:color="auto"/>
                  </w:divBdr>
                </w:div>
                <w:div w:id="492844257">
                  <w:marLeft w:val="640"/>
                  <w:marRight w:val="0"/>
                  <w:marTop w:val="0"/>
                  <w:marBottom w:val="0"/>
                  <w:divBdr>
                    <w:top w:val="none" w:sz="0" w:space="0" w:color="auto"/>
                    <w:left w:val="none" w:sz="0" w:space="0" w:color="auto"/>
                    <w:bottom w:val="none" w:sz="0" w:space="0" w:color="auto"/>
                    <w:right w:val="none" w:sz="0" w:space="0" w:color="auto"/>
                  </w:divBdr>
                </w:div>
                <w:div w:id="532303582">
                  <w:marLeft w:val="640"/>
                  <w:marRight w:val="0"/>
                  <w:marTop w:val="0"/>
                  <w:marBottom w:val="0"/>
                  <w:divBdr>
                    <w:top w:val="none" w:sz="0" w:space="0" w:color="auto"/>
                    <w:left w:val="none" w:sz="0" w:space="0" w:color="auto"/>
                    <w:bottom w:val="none" w:sz="0" w:space="0" w:color="auto"/>
                    <w:right w:val="none" w:sz="0" w:space="0" w:color="auto"/>
                  </w:divBdr>
                </w:div>
                <w:div w:id="573396547">
                  <w:marLeft w:val="640"/>
                  <w:marRight w:val="0"/>
                  <w:marTop w:val="0"/>
                  <w:marBottom w:val="0"/>
                  <w:divBdr>
                    <w:top w:val="none" w:sz="0" w:space="0" w:color="auto"/>
                    <w:left w:val="none" w:sz="0" w:space="0" w:color="auto"/>
                    <w:bottom w:val="none" w:sz="0" w:space="0" w:color="auto"/>
                    <w:right w:val="none" w:sz="0" w:space="0" w:color="auto"/>
                  </w:divBdr>
                </w:div>
                <w:div w:id="589394494">
                  <w:marLeft w:val="640"/>
                  <w:marRight w:val="0"/>
                  <w:marTop w:val="0"/>
                  <w:marBottom w:val="0"/>
                  <w:divBdr>
                    <w:top w:val="none" w:sz="0" w:space="0" w:color="auto"/>
                    <w:left w:val="none" w:sz="0" w:space="0" w:color="auto"/>
                    <w:bottom w:val="none" w:sz="0" w:space="0" w:color="auto"/>
                    <w:right w:val="none" w:sz="0" w:space="0" w:color="auto"/>
                  </w:divBdr>
                </w:div>
                <w:div w:id="608044368">
                  <w:marLeft w:val="640"/>
                  <w:marRight w:val="0"/>
                  <w:marTop w:val="0"/>
                  <w:marBottom w:val="0"/>
                  <w:divBdr>
                    <w:top w:val="none" w:sz="0" w:space="0" w:color="auto"/>
                    <w:left w:val="none" w:sz="0" w:space="0" w:color="auto"/>
                    <w:bottom w:val="none" w:sz="0" w:space="0" w:color="auto"/>
                    <w:right w:val="none" w:sz="0" w:space="0" w:color="auto"/>
                  </w:divBdr>
                </w:div>
                <w:div w:id="653724292">
                  <w:marLeft w:val="640"/>
                  <w:marRight w:val="0"/>
                  <w:marTop w:val="0"/>
                  <w:marBottom w:val="0"/>
                  <w:divBdr>
                    <w:top w:val="none" w:sz="0" w:space="0" w:color="auto"/>
                    <w:left w:val="none" w:sz="0" w:space="0" w:color="auto"/>
                    <w:bottom w:val="none" w:sz="0" w:space="0" w:color="auto"/>
                    <w:right w:val="none" w:sz="0" w:space="0" w:color="auto"/>
                  </w:divBdr>
                </w:div>
                <w:div w:id="720983967">
                  <w:marLeft w:val="640"/>
                  <w:marRight w:val="0"/>
                  <w:marTop w:val="0"/>
                  <w:marBottom w:val="0"/>
                  <w:divBdr>
                    <w:top w:val="none" w:sz="0" w:space="0" w:color="auto"/>
                    <w:left w:val="none" w:sz="0" w:space="0" w:color="auto"/>
                    <w:bottom w:val="none" w:sz="0" w:space="0" w:color="auto"/>
                    <w:right w:val="none" w:sz="0" w:space="0" w:color="auto"/>
                  </w:divBdr>
                </w:div>
                <w:div w:id="810444224">
                  <w:marLeft w:val="640"/>
                  <w:marRight w:val="0"/>
                  <w:marTop w:val="0"/>
                  <w:marBottom w:val="0"/>
                  <w:divBdr>
                    <w:top w:val="none" w:sz="0" w:space="0" w:color="auto"/>
                    <w:left w:val="none" w:sz="0" w:space="0" w:color="auto"/>
                    <w:bottom w:val="none" w:sz="0" w:space="0" w:color="auto"/>
                    <w:right w:val="none" w:sz="0" w:space="0" w:color="auto"/>
                  </w:divBdr>
                </w:div>
                <w:div w:id="874779191">
                  <w:marLeft w:val="640"/>
                  <w:marRight w:val="0"/>
                  <w:marTop w:val="0"/>
                  <w:marBottom w:val="0"/>
                  <w:divBdr>
                    <w:top w:val="none" w:sz="0" w:space="0" w:color="auto"/>
                    <w:left w:val="none" w:sz="0" w:space="0" w:color="auto"/>
                    <w:bottom w:val="none" w:sz="0" w:space="0" w:color="auto"/>
                    <w:right w:val="none" w:sz="0" w:space="0" w:color="auto"/>
                  </w:divBdr>
                </w:div>
                <w:div w:id="901908296">
                  <w:marLeft w:val="640"/>
                  <w:marRight w:val="0"/>
                  <w:marTop w:val="0"/>
                  <w:marBottom w:val="0"/>
                  <w:divBdr>
                    <w:top w:val="none" w:sz="0" w:space="0" w:color="auto"/>
                    <w:left w:val="none" w:sz="0" w:space="0" w:color="auto"/>
                    <w:bottom w:val="none" w:sz="0" w:space="0" w:color="auto"/>
                    <w:right w:val="none" w:sz="0" w:space="0" w:color="auto"/>
                  </w:divBdr>
                </w:div>
                <w:div w:id="909192174">
                  <w:marLeft w:val="640"/>
                  <w:marRight w:val="0"/>
                  <w:marTop w:val="0"/>
                  <w:marBottom w:val="0"/>
                  <w:divBdr>
                    <w:top w:val="none" w:sz="0" w:space="0" w:color="auto"/>
                    <w:left w:val="none" w:sz="0" w:space="0" w:color="auto"/>
                    <w:bottom w:val="none" w:sz="0" w:space="0" w:color="auto"/>
                    <w:right w:val="none" w:sz="0" w:space="0" w:color="auto"/>
                  </w:divBdr>
                </w:div>
                <w:div w:id="927736566">
                  <w:marLeft w:val="640"/>
                  <w:marRight w:val="0"/>
                  <w:marTop w:val="0"/>
                  <w:marBottom w:val="0"/>
                  <w:divBdr>
                    <w:top w:val="none" w:sz="0" w:space="0" w:color="auto"/>
                    <w:left w:val="none" w:sz="0" w:space="0" w:color="auto"/>
                    <w:bottom w:val="none" w:sz="0" w:space="0" w:color="auto"/>
                    <w:right w:val="none" w:sz="0" w:space="0" w:color="auto"/>
                  </w:divBdr>
                </w:div>
                <w:div w:id="928588561">
                  <w:marLeft w:val="640"/>
                  <w:marRight w:val="0"/>
                  <w:marTop w:val="0"/>
                  <w:marBottom w:val="0"/>
                  <w:divBdr>
                    <w:top w:val="none" w:sz="0" w:space="0" w:color="auto"/>
                    <w:left w:val="none" w:sz="0" w:space="0" w:color="auto"/>
                    <w:bottom w:val="none" w:sz="0" w:space="0" w:color="auto"/>
                    <w:right w:val="none" w:sz="0" w:space="0" w:color="auto"/>
                  </w:divBdr>
                </w:div>
                <w:div w:id="964582451">
                  <w:marLeft w:val="640"/>
                  <w:marRight w:val="0"/>
                  <w:marTop w:val="0"/>
                  <w:marBottom w:val="0"/>
                  <w:divBdr>
                    <w:top w:val="none" w:sz="0" w:space="0" w:color="auto"/>
                    <w:left w:val="none" w:sz="0" w:space="0" w:color="auto"/>
                    <w:bottom w:val="none" w:sz="0" w:space="0" w:color="auto"/>
                    <w:right w:val="none" w:sz="0" w:space="0" w:color="auto"/>
                  </w:divBdr>
                </w:div>
                <w:div w:id="987124111">
                  <w:marLeft w:val="640"/>
                  <w:marRight w:val="0"/>
                  <w:marTop w:val="0"/>
                  <w:marBottom w:val="0"/>
                  <w:divBdr>
                    <w:top w:val="none" w:sz="0" w:space="0" w:color="auto"/>
                    <w:left w:val="none" w:sz="0" w:space="0" w:color="auto"/>
                    <w:bottom w:val="none" w:sz="0" w:space="0" w:color="auto"/>
                    <w:right w:val="none" w:sz="0" w:space="0" w:color="auto"/>
                  </w:divBdr>
                </w:div>
                <w:div w:id="1031027464">
                  <w:marLeft w:val="640"/>
                  <w:marRight w:val="0"/>
                  <w:marTop w:val="0"/>
                  <w:marBottom w:val="0"/>
                  <w:divBdr>
                    <w:top w:val="none" w:sz="0" w:space="0" w:color="auto"/>
                    <w:left w:val="none" w:sz="0" w:space="0" w:color="auto"/>
                    <w:bottom w:val="none" w:sz="0" w:space="0" w:color="auto"/>
                    <w:right w:val="none" w:sz="0" w:space="0" w:color="auto"/>
                  </w:divBdr>
                </w:div>
                <w:div w:id="1053698339">
                  <w:marLeft w:val="640"/>
                  <w:marRight w:val="0"/>
                  <w:marTop w:val="0"/>
                  <w:marBottom w:val="0"/>
                  <w:divBdr>
                    <w:top w:val="none" w:sz="0" w:space="0" w:color="auto"/>
                    <w:left w:val="none" w:sz="0" w:space="0" w:color="auto"/>
                    <w:bottom w:val="none" w:sz="0" w:space="0" w:color="auto"/>
                    <w:right w:val="none" w:sz="0" w:space="0" w:color="auto"/>
                  </w:divBdr>
                </w:div>
                <w:div w:id="1056930784">
                  <w:marLeft w:val="640"/>
                  <w:marRight w:val="0"/>
                  <w:marTop w:val="0"/>
                  <w:marBottom w:val="0"/>
                  <w:divBdr>
                    <w:top w:val="none" w:sz="0" w:space="0" w:color="auto"/>
                    <w:left w:val="none" w:sz="0" w:space="0" w:color="auto"/>
                    <w:bottom w:val="none" w:sz="0" w:space="0" w:color="auto"/>
                    <w:right w:val="none" w:sz="0" w:space="0" w:color="auto"/>
                  </w:divBdr>
                </w:div>
                <w:div w:id="1066147373">
                  <w:marLeft w:val="640"/>
                  <w:marRight w:val="0"/>
                  <w:marTop w:val="0"/>
                  <w:marBottom w:val="0"/>
                  <w:divBdr>
                    <w:top w:val="none" w:sz="0" w:space="0" w:color="auto"/>
                    <w:left w:val="none" w:sz="0" w:space="0" w:color="auto"/>
                    <w:bottom w:val="none" w:sz="0" w:space="0" w:color="auto"/>
                    <w:right w:val="none" w:sz="0" w:space="0" w:color="auto"/>
                  </w:divBdr>
                </w:div>
                <w:div w:id="1113405090">
                  <w:marLeft w:val="640"/>
                  <w:marRight w:val="0"/>
                  <w:marTop w:val="0"/>
                  <w:marBottom w:val="0"/>
                  <w:divBdr>
                    <w:top w:val="none" w:sz="0" w:space="0" w:color="auto"/>
                    <w:left w:val="none" w:sz="0" w:space="0" w:color="auto"/>
                    <w:bottom w:val="none" w:sz="0" w:space="0" w:color="auto"/>
                    <w:right w:val="none" w:sz="0" w:space="0" w:color="auto"/>
                  </w:divBdr>
                </w:div>
                <w:div w:id="1137070189">
                  <w:marLeft w:val="640"/>
                  <w:marRight w:val="0"/>
                  <w:marTop w:val="0"/>
                  <w:marBottom w:val="0"/>
                  <w:divBdr>
                    <w:top w:val="none" w:sz="0" w:space="0" w:color="auto"/>
                    <w:left w:val="none" w:sz="0" w:space="0" w:color="auto"/>
                    <w:bottom w:val="none" w:sz="0" w:space="0" w:color="auto"/>
                    <w:right w:val="none" w:sz="0" w:space="0" w:color="auto"/>
                  </w:divBdr>
                </w:div>
                <w:div w:id="1167986040">
                  <w:marLeft w:val="640"/>
                  <w:marRight w:val="0"/>
                  <w:marTop w:val="0"/>
                  <w:marBottom w:val="0"/>
                  <w:divBdr>
                    <w:top w:val="none" w:sz="0" w:space="0" w:color="auto"/>
                    <w:left w:val="none" w:sz="0" w:space="0" w:color="auto"/>
                    <w:bottom w:val="none" w:sz="0" w:space="0" w:color="auto"/>
                    <w:right w:val="none" w:sz="0" w:space="0" w:color="auto"/>
                  </w:divBdr>
                </w:div>
                <w:div w:id="1185941837">
                  <w:marLeft w:val="640"/>
                  <w:marRight w:val="0"/>
                  <w:marTop w:val="0"/>
                  <w:marBottom w:val="0"/>
                  <w:divBdr>
                    <w:top w:val="none" w:sz="0" w:space="0" w:color="auto"/>
                    <w:left w:val="none" w:sz="0" w:space="0" w:color="auto"/>
                    <w:bottom w:val="none" w:sz="0" w:space="0" w:color="auto"/>
                    <w:right w:val="none" w:sz="0" w:space="0" w:color="auto"/>
                  </w:divBdr>
                </w:div>
                <w:div w:id="1189679473">
                  <w:marLeft w:val="640"/>
                  <w:marRight w:val="0"/>
                  <w:marTop w:val="0"/>
                  <w:marBottom w:val="0"/>
                  <w:divBdr>
                    <w:top w:val="none" w:sz="0" w:space="0" w:color="auto"/>
                    <w:left w:val="none" w:sz="0" w:space="0" w:color="auto"/>
                    <w:bottom w:val="none" w:sz="0" w:space="0" w:color="auto"/>
                    <w:right w:val="none" w:sz="0" w:space="0" w:color="auto"/>
                  </w:divBdr>
                </w:div>
                <w:div w:id="1190534061">
                  <w:marLeft w:val="640"/>
                  <w:marRight w:val="0"/>
                  <w:marTop w:val="0"/>
                  <w:marBottom w:val="0"/>
                  <w:divBdr>
                    <w:top w:val="none" w:sz="0" w:space="0" w:color="auto"/>
                    <w:left w:val="none" w:sz="0" w:space="0" w:color="auto"/>
                    <w:bottom w:val="none" w:sz="0" w:space="0" w:color="auto"/>
                    <w:right w:val="none" w:sz="0" w:space="0" w:color="auto"/>
                  </w:divBdr>
                </w:div>
                <w:div w:id="1227372918">
                  <w:marLeft w:val="640"/>
                  <w:marRight w:val="0"/>
                  <w:marTop w:val="0"/>
                  <w:marBottom w:val="0"/>
                  <w:divBdr>
                    <w:top w:val="none" w:sz="0" w:space="0" w:color="auto"/>
                    <w:left w:val="none" w:sz="0" w:space="0" w:color="auto"/>
                    <w:bottom w:val="none" w:sz="0" w:space="0" w:color="auto"/>
                    <w:right w:val="none" w:sz="0" w:space="0" w:color="auto"/>
                  </w:divBdr>
                </w:div>
                <w:div w:id="1246501842">
                  <w:marLeft w:val="640"/>
                  <w:marRight w:val="0"/>
                  <w:marTop w:val="0"/>
                  <w:marBottom w:val="0"/>
                  <w:divBdr>
                    <w:top w:val="none" w:sz="0" w:space="0" w:color="auto"/>
                    <w:left w:val="none" w:sz="0" w:space="0" w:color="auto"/>
                    <w:bottom w:val="none" w:sz="0" w:space="0" w:color="auto"/>
                    <w:right w:val="none" w:sz="0" w:space="0" w:color="auto"/>
                  </w:divBdr>
                </w:div>
                <w:div w:id="1258057236">
                  <w:marLeft w:val="640"/>
                  <w:marRight w:val="0"/>
                  <w:marTop w:val="0"/>
                  <w:marBottom w:val="0"/>
                  <w:divBdr>
                    <w:top w:val="none" w:sz="0" w:space="0" w:color="auto"/>
                    <w:left w:val="none" w:sz="0" w:space="0" w:color="auto"/>
                    <w:bottom w:val="none" w:sz="0" w:space="0" w:color="auto"/>
                    <w:right w:val="none" w:sz="0" w:space="0" w:color="auto"/>
                  </w:divBdr>
                </w:div>
                <w:div w:id="1259019003">
                  <w:marLeft w:val="640"/>
                  <w:marRight w:val="0"/>
                  <w:marTop w:val="0"/>
                  <w:marBottom w:val="0"/>
                  <w:divBdr>
                    <w:top w:val="none" w:sz="0" w:space="0" w:color="auto"/>
                    <w:left w:val="none" w:sz="0" w:space="0" w:color="auto"/>
                    <w:bottom w:val="none" w:sz="0" w:space="0" w:color="auto"/>
                    <w:right w:val="none" w:sz="0" w:space="0" w:color="auto"/>
                  </w:divBdr>
                </w:div>
                <w:div w:id="1318191249">
                  <w:marLeft w:val="640"/>
                  <w:marRight w:val="0"/>
                  <w:marTop w:val="0"/>
                  <w:marBottom w:val="0"/>
                  <w:divBdr>
                    <w:top w:val="none" w:sz="0" w:space="0" w:color="auto"/>
                    <w:left w:val="none" w:sz="0" w:space="0" w:color="auto"/>
                    <w:bottom w:val="none" w:sz="0" w:space="0" w:color="auto"/>
                    <w:right w:val="none" w:sz="0" w:space="0" w:color="auto"/>
                  </w:divBdr>
                </w:div>
                <w:div w:id="1334144469">
                  <w:marLeft w:val="640"/>
                  <w:marRight w:val="0"/>
                  <w:marTop w:val="0"/>
                  <w:marBottom w:val="0"/>
                  <w:divBdr>
                    <w:top w:val="none" w:sz="0" w:space="0" w:color="auto"/>
                    <w:left w:val="none" w:sz="0" w:space="0" w:color="auto"/>
                    <w:bottom w:val="none" w:sz="0" w:space="0" w:color="auto"/>
                    <w:right w:val="none" w:sz="0" w:space="0" w:color="auto"/>
                  </w:divBdr>
                </w:div>
                <w:div w:id="1336031847">
                  <w:marLeft w:val="640"/>
                  <w:marRight w:val="0"/>
                  <w:marTop w:val="0"/>
                  <w:marBottom w:val="0"/>
                  <w:divBdr>
                    <w:top w:val="none" w:sz="0" w:space="0" w:color="auto"/>
                    <w:left w:val="none" w:sz="0" w:space="0" w:color="auto"/>
                    <w:bottom w:val="none" w:sz="0" w:space="0" w:color="auto"/>
                    <w:right w:val="none" w:sz="0" w:space="0" w:color="auto"/>
                  </w:divBdr>
                </w:div>
                <w:div w:id="1383091747">
                  <w:marLeft w:val="640"/>
                  <w:marRight w:val="0"/>
                  <w:marTop w:val="0"/>
                  <w:marBottom w:val="0"/>
                  <w:divBdr>
                    <w:top w:val="none" w:sz="0" w:space="0" w:color="auto"/>
                    <w:left w:val="none" w:sz="0" w:space="0" w:color="auto"/>
                    <w:bottom w:val="none" w:sz="0" w:space="0" w:color="auto"/>
                    <w:right w:val="none" w:sz="0" w:space="0" w:color="auto"/>
                  </w:divBdr>
                </w:div>
                <w:div w:id="1434089684">
                  <w:marLeft w:val="640"/>
                  <w:marRight w:val="0"/>
                  <w:marTop w:val="0"/>
                  <w:marBottom w:val="0"/>
                  <w:divBdr>
                    <w:top w:val="none" w:sz="0" w:space="0" w:color="auto"/>
                    <w:left w:val="none" w:sz="0" w:space="0" w:color="auto"/>
                    <w:bottom w:val="none" w:sz="0" w:space="0" w:color="auto"/>
                    <w:right w:val="none" w:sz="0" w:space="0" w:color="auto"/>
                  </w:divBdr>
                </w:div>
                <w:div w:id="1483430759">
                  <w:marLeft w:val="640"/>
                  <w:marRight w:val="0"/>
                  <w:marTop w:val="0"/>
                  <w:marBottom w:val="0"/>
                  <w:divBdr>
                    <w:top w:val="none" w:sz="0" w:space="0" w:color="auto"/>
                    <w:left w:val="none" w:sz="0" w:space="0" w:color="auto"/>
                    <w:bottom w:val="none" w:sz="0" w:space="0" w:color="auto"/>
                    <w:right w:val="none" w:sz="0" w:space="0" w:color="auto"/>
                  </w:divBdr>
                </w:div>
                <w:div w:id="1494948845">
                  <w:marLeft w:val="640"/>
                  <w:marRight w:val="0"/>
                  <w:marTop w:val="0"/>
                  <w:marBottom w:val="0"/>
                  <w:divBdr>
                    <w:top w:val="none" w:sz="0" w:space="0" w:color="auto"/>
                    <w:left w:val="none" w:sz="0" w:space="0" w:color="auto"/>
                    <w:bottom w:val="none" w:sz="0" w:space="0" w:color="auto"/>
                    <w:right w:val="none" w:sz="0" w:space="0" w:color="auto"/>
                  </w:divBdr>
                </w:div>
                <w:div w:id="1574463632">
                  <w:marLeft w:val="640"/>
                  <w:marRight w:val="0"/>
                  <w:marTop w:val="0"/>
                  <w:marBottom w:val="0"/>
                  <w:divBdr>
                    <w:top w:val="none" w:sz="0" w:space="0" w:color="auto"/>
                    <w:left w:val="none" w:sz="0" w:space="0" w:color="auto"/>
                    <w:bottom w:val="none" w:sz="0" w:space="0" w:color="auto"/>
                    <w:right w:val="none" w:sz="0" w:space="0" w:color="auto"/>
                  </w:divBdr>
                </w:div>
                <w:div w:id="1580292655">
                  <w:marLeft w:val="640"/>
                  <w:marRight w:val="0"/>
                  <w:marTop w:val="0"/>
                  <w:marBottom w:val="0"/>
                  <w:divBdr>
                    <w:top w:val="none" w:sz="0" w:space="0" w:color="auto"/>
                    <w:left w:val="none" w:sz="0" w:space="0" w:color="auto"/>
                    <w:bottom w:val="none" w:sz="0" w:space="0" w:color="auto"/>
                    <w:right w:val="none" w:sz="0" w:space="0" w:color="auto"/>
                  </w:divBdr>
                </w:div>
                <w:div w:id="1623725284">
                  <w:marLeft w:val="640"/>
                  <w:marRight w:val="0"/>
                  <w:marTop w:val="0"/>
                  <w:marBottom w:val="0"/>
                  <w:divBdr>
                    <w:top w:val="none" w:sz="0" w:space="0" w:color="auto"/>
                    <w:left w:val="none" w:sz="0" w:space="0" w:color="auto"/>
                    <w:bottom w:val="none" w:sz="0" w:space="0" w:color="auto"/>
                    <w:right w:val="none" w:sz="0" w:space="0" w:color="auto"/>
                  </w:divBdr>
                </w:div>
                <w:div w:id="1668510316">
                  <w:marLeft w:val="640"/>
                  <w:marRight w:val="0"/>
                  <w:marTop w:val="0"/>
                  <w:marBottom w:val="0"/>
                  <w:divBdr>
                    <w:top w:val="none" w:sz="0" w:space="0" w:color="auto"/>
                    <w:left w:val="none" w:sz="0" w:space="0" w:color="auto"/>
                    <w:bottom w:val="none" w:sz="0" w:space="0" w:color="auto"/>
                    <w:right w:val="none" w:sz="0" w:space="0" w:color="auto"/>
                  </w:divBdr>
                </w:div>
                <w:div w:id="1761639669">
                  <w:marLeft w:val="640"/>
                  <w:marRight w:val="0"/>
                  <w:marTop w:val="0"/>
                  <w:marBottom w:val="0"/>
                  <w:divBdr>
                    <w:top w:val="none" w:sz="0" w:space="0" w:color="auto"/>
                    <w:left w:val="none" w:sz="0" w:space="0" w:color="auto"/>
                    <w:bottom w:val="none" w:sz="0" w:space="0" w:color="auto"/>
                    <w:right w:val="none" w:sz="0" w:space="0" w:color="auto"/>
                  </w:divBdr>
                </w:div>
                <w:div w:id="1773622993">
                  <w:marLeft w:val="640"/>
                  <w:marRight w:val="0"/>
                  <w:marTop w:val="0"/>
                  <w:marBottom w:val="0"/>
                  <w:divBdr>
                    <w:top w:val="none" w:sz="0" w:space="0" w:color="auto"/>
                    <w:left w:val="none" w:sz="0" w:space="0" w:color="auto"/>
                    <w:bottom w:val="none" w:sz="0" w:space="0" w:color="auto"/>
                    <w:right w:val="none" w:sz="0" w:space="0" w:color="auto"/>
                  </w:divBdr>
                </w:div>
                <w:div w:id="1780837745">
                  <w:marLeft w:val="640"/>
                  <w:marRight w:val="0"/>
                  <w:marTop w:val="0"/>
                  <w:marBottom w:val="0"/>
                  <w:divBdr>
                    <w:top w:val="none" w:sz="0" w:space="0" w:color="auto"/>
                    <w:left w:val="none" w:sz="0" w:space="0" w:color="auto"/>
                    <w:bottom w:val="none" w:sz="0" w:space="0" w:color="auto"/>
                    <w:right w:val="none" w:sz="0" w:space="0" w:color="auto"/>
                  </w:divBdr>
                </w:div>
                <w:div w:id="1810704441">
                  <w:marLeft w:val="640"/>
                  <w:marRight w:val="0"/>
                  <w:marTop w:val="0"/>
                  <w:marBottom w:val="0"/>
                  <w:divBdr>
                    <w:top w:val="none" w:sz="0" w:space="0" w:color="auto"/>
                    <w:left w:val="none" w:sz="0" w:space="0" w:color="auto"/>
                    <w:bottom w:val="none" w:sz="0" w:space="0" w:color="auto"/>
                    <w:right w:val="none" w:sz="0" w:space="0" w:color="auto"/>
                  </w:divBdr>
                </w:div>
                <w:div w:id="1861971952">
                  <w:marLeft w:val="640"/>
                  <w:marRight w:val="0"/>
                  <w:marTop w:val="0"/>
                  <w:marBottom w:val="0"/>
                  <w:divBdr>
                    <w:top w:val="none" w:sz="0" w:space="0" w:color="auto"/>
                    <w:left w:val="none" w:sz="0" w:space="0" w:color="auto"/>
                    <w:bottom w:val="none" w:sz="0" w:space="0" w:color="auto"/>
                    <w:right w:val="none" w:sz="0" w:space="0" w:color="auto"/>
                  </w:divBdr>
                </w:div>
                <w:div w:id="1866484278">
                  <w:marLeft w:val="640"/>
                  <w:marRight w:val="0"/>
                  <w:marTop w:val="0"/>
                  <w:marBottom w:val="0"/>
                  <w:divBdr>
                    <w:top w:val="none" w:sz="0" w:space="0" w:color="auto"/>
                    <w:left w:val="none" w:sz="0" w:space="0" w:color="auto"/>
                    <w:bottom w:val="none" w:sz="0" w:space="0" w:color="auto"/>
                    <w:right w:val="none" w:sz="0" w:space="0" w:color="auto"/>
                  </w:divBdr>
                </w:div>
                <w:div w:id="1884247238">
                  <w:marLeft w:val="640"/>
                  <w:marRight w:val="0"/>
                  <w:marTop w:val="0"/>
                  <w:marBottom w:val="0"/>
                  <w:divBdr>
                    <w:top w:val="none" w:sz="0" w:space="0" w:color="auto"/>
                    <w:left w:val="none" w:sz="0" w:space="0" w:color="auto"/>
                    <w:bottom w:val="none" w:sz="0" w:space="0" w:color="auto"/>
                    <w:right w:val="none" w:sz="0" w:space="0" w:color="auto"/>
                  </w:divBdr>
                </w:div>
                <w:div w:id="1912227029">
                  <w:marLeft w:val="640"/>
                  <w:marRight w:val="0"/>
                  <w:marTop w:val="0"/>
                  <w:marBottom w:val="0"/>
                  <w:divBdr>
                    <w:top w:val="none" w:sz="0" w:space="0" w:color="auto"/>
                    <w:left w:val="none" w:sz="0" w:space="0" w:color="auto"/>
                    <w:bottom w:val="none" w:sz="0" w:space="0" w:color="auto"/>
                    <w:right w:val="none" w:sz="0" w:space="0" w:color="auto"/>
                  </w:divBdr>
                </w:div>
                <w:div w:id="1984580249">
                  <w:marLeft w:val="640"/>
                  <w:marRight w:val="0"/>
                  <w:marTop w:val="0"/>
                  <w:marBottom w:val="0"/>
                  <w:divBdr>
                    <w:top w:val="none" w:sz="0" w:space="0" w:color="auto"/>
                    <w:left w:val="none" w:sz="0" w:space="0" w:color="auto"/>
                    <w:bottom w:val="none" w:sz="0" w:space="0" w:color="auto"/>
                    <w:right w:val="none" w:sz="0" w:space="0" w:color="auto"/>
                  </w:divBdr>
                </w:div>
                <w:div w:id="2009943690">
                  <w:marLeft w:val="640"/>
                  <w:marRight w:val="0"/>
                  <w:marTop w:val="0"/>
                  <w:marBottom w:val="0"/>
                  <w:divBdr>
                    <w:top w:val="none" w:sz="0" w:space="0" w:color="auto"/>
                    <w:left w:val="none" w:sz="0" w:space="0" w:color="auto"/>
                    <w:bottom w:val="none" w:sz="0" w:space="0" w:color="auto"/>
                    <w:right w:val="none" w:sz="0" w:space="0" w:color="auto"/>
                  </w:divBdr>
                </w:div>
                <w:div w:id="2017804714">
                  <w:marLeft w:val="640"/>
                  <w:marRight w:val="0"/>
                  <w:marTop w:val="0"/>
                  <w:marBottom w:val="0"/>
                  <w:divBdr>
                    <w:top w:val="none" w:sz="0" w:space="0" w:color="auto"/>
                    <w:left w:val="none" w:sz="0" w:space="0" w:color="auto"/>
                    <w:bottom w:val="none" w:sz="0" w:space="0" w:color="auto"/>
                    <w:right w:val="none" w:sz="0" w:space="0" w:color="auto"/>
                  </w:divBdr>
                </w:div>
                <w:div w:id="2048605316">
                  <w:marLeft w:val="640"/>
                  <w:marRight w:val="0"/>
                  <w:marTop w:val="0"/>
                  <w:marBottom w:val="0"/>
                  <w:divBdr>
                    <w:top w:val="none" w:sz="0" w:space="0" w:color="auto"/>
                    <w:left w:val="none" w:sz="0" w:space="0" w:color="auto"/>
                    <w:bottom w:val="none" w:sz="0" w:space="0" w:color="auto"/>
                    <w:right w:val="none" w:sz="0" w:space="0" w:color="auto"/>
                  </w:divBdr>
                </w:div>
                <w:div w:id="2049600338">
                  <w:marLeft w:val="640"/>
                  <w:marRight w:val="0"/>
                  <w:marTop w:val="0"/>
                  <w:marBottom w:val="0"/>
                  <w:divBdr>
                    <w:top w:val="none" w:sz="0" w:space="0" w:color="auto"/>
                    <w:left w:val="none" w:sz="0" w:space="0" w:color="auto"/>
                    <w:bottom w:val="none" w:sz="0" w:space="0" w:color="auto"/>
                    <w:right w:val="none" w:sz="0" w:space="0" w:color="auto"/>
                  </w:divBdr>
                </w:div>
              </w:divsChild>
            </w:div>
            <w:div w:id="331300553">
              <w:marLeft w:val="0"/>
              <w:marRight w:val="0"/>
              <w:marTop w:val="0"/>
              <w:marBottom w:val="0"/>
              <w:divBdr>
                <w:top w:val="none" w:sz="0" w:space="0" w:color="auto"/>
                <w:left w:val="none" w:sz="0" w:space="0" w:color="auto"/>
                <w:bottom w:val="none" w:sz="0" w:space="0" w:color="auto"/>
                <w:right w:val="none" w:sz="0" w:space="0" w:color="auto"/>
              </w:divBdr>
              <w:divsChild>
                <w:div w:id="33621211">
                  <w:marLeft w:val="640"/>
                  <w:marRight w:val="0"/>
                  <w:marTop w:val="0"/>
                  <w:marBottom w:val="0"/>
                  <w:divBdr>
                    <w:top w:val="none" w:sz="0" w:space="0" w:color="auto"/>
                    <w:left w:val="none" w:sz="0" w:space="0" w:color="auto"/>
                    <w:bottom w:val="none" w:sz="0" w:space="0" w:color="auto"/>
                    <w:right w:val="none" w:sz="0" w:space="0" w:color="auto"/>
                  </w:divBdr>
                </w:div>
                <w:div w:id="37316891">
                  <w:marLeft w:val="640"/>
                  <w:marRight w:val="0"/>
                  <w:marTop w:val="0"/>
                  <w:marBottom w:val="0"/>
                  <w:divBdr>
                    <w:top w:val="none" w:sz="0" w:space="0" w:color="auto"/>
                    <w:left w:val="none" w:sz="0" w:space="0" w:color="auto"/>
                    <w:bottom w:val="none" w:sz="0" w:space="0" w:color="auto"/>
                    <w:right w:val="none" w:sz="0" w:space="0" w:color="auto"/>
                  </w:divBdr>
                </w:div>
                <w:div w:id="70858513">
                  <w:marLeft w:val="640"/>
                  <w:marRight w:val="0"/>
                  <w:marTop w:val="0"/>
                  <w:marBottom w:val="0"/>
                  <w:divBdr>
                    <w:top w:val="none" w:sz="0" w:space="0" w:color="auto"/>
                    <w:left w:val="none" w:sz="0" w:space="0" w:color="auto"/>
                    <w:bottom w:val="none" w:sz="0" w:space="0" w:color="auto"/>
                    <w:right w:val="none" w:sz="0" w:space="0" w:color="auto"/>
                  </w:divBdr>
                </w:div>
                <w:div w:id="160659051">
                  <w:marLeft w:val="640"/>
                  <w:marRight w:val="0"/>
                  <w:marTop w:val="0"/>
                  <w:marBottom w:val="0"/>
                  <w:divBdr>
                    <w:top w:val="none" w:sz="0" w:space="0" w:color="auto"/>
                    <w:left w:val="none" w:sz="0" w:space="0" w:color="auto"/>
                    <w:bottom w:val="none" w:sz="0" w:space="0" w:color="auto"/>
                    <w:right w:val="none" w:sz="0" w:space="0" w:color="auto"/>
                  </w:divBdr>
                </w:div>
                <w:div w:id="174075356">
                  <w:marLeft w:val="640"/>
                  <w:marRight w:val="0"/>
                  <w:marTop w:val="0"/>
                  <w:marBottom w:val="0"/>
                  <w:divBdr>
                    <w:top w:val="none" w:sz="0" w:space="0" w:color="auto"/>
                    <w:left w:val="none" w:sz="0" w:space="0" w:color="auto"/>
                    <w:bottom w:val="none" w:sz="0" w:space="0" w:color="auto"/>
                    <w:right w:val="none" w:sz="0" w:space="0" w:color="auto"/>
                  </w:divBdr>
                </w:div>
                <w:div w:id="188884544">
                  <w:marLeft w:val="640"/>
                  <w:marRight w:val="0"/>
                  <w:marTop w:val="0"/>
                  <w:marBottom w:val="0"/>
                  <w:divBdr>
                    <w:top w:val="none" w:sz="0" w:space="0" w:color="auto"/>
                    <w:left w:val="none" w:sz="0" w:space="0" w:color="auto"/>
                    <w:bottom w:val="none" w:sz="0" w:space="0" w:color="auto"/>
                    <w:right w:val="none" w:sz="0" w:space="0" w:color="auto"/>
                  </w:divBdr>
                </w:div>
                <w:div w:id="198933351">
                  <w:marLeft w:val="640"/>
                  <w:marRight w:val="0"/>
                  <w:marTop w:val="0"/>
                  <w:marBottom w:val="0"/>
                  <w:divBdr>
                    <w:top w:val="none" w:sz="0" w:space="0" w:color="auto"/>
                    <w:left w:val="none" w:sz="0" w:space="0" w:color="auto"/>
                    <w:bottom w:val="none" w:sz="0" w:space="0" w:color="auto"/>
                    <w:right w:val="none" w:sz="0" w:space="0" w:color="auto"/>
                  </w:divBdr>
                </w:div>
                <w:div w:id="202986097">
                  <w:marLeft w:val="640"/>
                  <w:marRight w:val="0"/>
                  <w:marTop w:val="0"/>
                  <w:marBottom w:val="0"/>
                  <w:divBdr>
                    <w:top w:val="none" w:sz="0" w:space="0" w:color="auto"/>
                    <w:left w:val="none" w:sz="0" w:space="0" w:color="auto"/>
                    <w:bottom w:val="none" w:sz="0" w:space="0" w:color="auto"/>
                    <w:right w:val="none" w:sz="0" w:space="0" w:color="auto"/>
                  </w:divBdr>
                </w:div>
                <w:div w:id="210387999">
                  <w:marLeft w:val="640"/>
                  <w:marRight w:val="0"/>
                  <w:marTop w:val="0"/>
                  <w:marBottom w:val="0"/>
                  <w:divBdr>
                    <w:top w:val="none" w:sz="0" w:space="0" w:color="auto"/>
                    <w:left w:val="none" w:sz="0" w:space="0" w:color="auto"/>
                    <w:bottom w:val="none" w:sz="0" w:space="0" w:color="auto"/>
                    <w:right w:val="none" w:sz="0" w:space="0" w:color="auto"/>
                  </w:divBdr>
                </w:div>
                <w:div w:id="251856855">
                  <w:marLeft w:val="640"/>
                  <w:marRight w:val="0"/>
                  <w:marTop w:val="0"/>
                  <w:marBottom w:val="0"/>
                  <w:divBdr>
                    <w:top w:val="none" w:sz="0" w:space="0" w:color="auto"/>
                    <w:left w:val="none" w:sz="0" w:space="0" w:color="auto"/>
                    <w:bottom w:val="none" w:sz="0" w:space="0" w:color="auto"/>
                    <w:right w:val="none" w:sz="0" w:space="0" w:color="auto"/>
                  </w:divBdr>
                </w:div>
                <w:div w:id="268204544">
                  <w:marLeft w:val="640"/>
                  <w:marRight w:val="0"/>
                  <w:marTop w:val="0"/>
                  <w:marBottom w:val="0"/>
                  <w:divBdr>
                    <w:top w:val="none" w:sz="0" w:space="0" w:color="auto"/>
                    <w:left w:val="none" w:sz="0" w:space="0" w:color="auto"/>
                    <w:bottom w:val="none" w:sz="0" w:space="0" w:color="auto"/>
                    <w:right w:val="none" w:sz="0" w:space="0" w:color="auto"/>
                  </w:divBdr>
                </w:div>
                <w:div w:id="275908233">
                  <w:marLeft w:val="640"/>
                  <w:marRight w:val="0"/>
                  <w:marTop w:val="0"/>
                  <w:marBottom w:val="0"/>
                  <w:divBdr>
                    <w:top w:val="none" w:sz="0" w:space="0" w:color="auto"/>
                    <w:left w:val="none" w:sz="0" w:space="0" w:color="auto"/>
                    <w:bottom w:val="none" w:sz="0" w:space="0" w:color="auto"/>
                    <w:right w:val="none" w:sz="0" w:space="0" w:color="auto"/>
                  </w:divBdr>
                </w:div>
                <w:div w:id="285161022">
                  <w:marLeft w:val="640"/>
                  <w:marRight w:val="0"/>
                  <w:marTop w:val="0"/>
                  <w:marBottom w:val="0"/>
                  <w:divBdr>
                    <w:top w:val="none" w:sz="0" w:space="0" w:color="auto"/>
                    <w:left w:val="none" w:sz="0" w:space="0" w:color="auto"/>
                    <w:bottom w:val="none" w:sz="0" w:space="0" w:color="auto"/>
                    <w:right w:val="none" w:sz="0" w:space="0" w:color="auto"/>
                  </w:divBdr>
                </w:div>
                <w:div w:id="307441052">
                  <w:marLeft w:val="640"/>
                  <w:marRight w:val="0"/>
                  <w:marTop w:val="0"/>
                  <w:marBottom w:val="0"/>
                  <w:divBdr>
                    <w:top w:val="none" w:sz="0" w:space="0" w:color="auto"/>
                    <w:left w:val="none" w:sz="0" w:space="0" w:color="auto"/>
                    <w:bottom w:val="none" w:sz="0" w:space="0" w:color="auto"/>
                    <w:right w:val="none" w:sz="0" w:space="0" w:color="auto"/>
                  </w:divBdr>
                </w:div>
                <w:div w:id="312637138">
                  <w:marLeft w:val="640"/>
                  <w:marRight w:val="0"/>
                  <w:marTop w:val="0"/>
                  <w:marBottom w:val="0"/>
                  <w:divBdr>
                    <w:top w:val="none" w:sz="0" w:space="0" w:color="auto"/>
                    <w:left w:val="none" w:sz="0" w:space="0" w:color="auto"/>
                    <w:bottom w:val="none" w:sz="0" w:space="0" w:color="auto"/>
                    <w:right w:val="none" w:sz="0" w:space="0" w:color="auto"/>
                  </w:divBdr>
                </w:div>
                <w:div w:id="369887860">
                  <w:marLeft w:val="640"/>
                  <w:marRight w:val="0"/>
                  <w:marTop w:val="0"/>
                  <w:marBottom w:val="0"/>
                  <w:divBdr>
                    <w:top w:val="none" w:sz="0" w:space="0" w:color="auto"/>
                    <w:left w:val="none" w:sz="0" w:space="0" w:color="auto"/>
                    <w:bottom w:val="none" w:sz="0" w:space="0" w:color="auto"/>
                    <w:right w:val="none" w:sz="0" w:space="0" w:color="auto"/>
                  </w:divBdr>
                </w:div>
                <w:div w:id="379865216">
                  <w:marLeft w:val="640"/>
                  <w:marRight w:val="0"/>
                  <w:marTop w:val="0"/>
                  <w:marBottom w:val="0"/>
                  <w:divBdr>
                    <w:top w:val="none" w:sz="0" w:space="0" w:color="auto"/>
                    <w:left w:val="none" w:sz="0" w:space="0" w:color="auto"/>
                    <w:bottom w:val="none" w:sz="0" w:space="0" w:color="auto"/>
                    <w:right w:val="none" w:sz="0" w:space="0" w:color="auto"/>
                  </w:divBdr>
                </w:div>
                <w:div w:id="388307638">
                  <w:marLeft w:val="640"/>
                  <w:marRight w:val="0"/>
                  <w:marTop w:val="0"/>
                  <w:marBottom w:val="0"/>
                  <w:divBdr>
                    <w:top w:val="none" w:sz="0" w:space="0" w:color="auto"/>
                    <w:left w:val="none" w:sz="0" w:space="0" w:color="auto"/>
                    <w:bottom w:val="none" w:sz="0" w:space="0" w:color="auto"/>
                    <w:right w:val="none" w:sz="0" w:space="0" w:color="auto"/>
                  </w:divBdr>
                </w:div>
                <w:div w:id="399913662">
                  <w:marLeft w:val="640"/>
                  <w:marRight w:val="0"/>
                  <w:marTop w:val="0"/>
                  <w:marBottom w:val="0"/>
                  <w:divBdr>
                    <w:top w:val="none" w:sz="0" w:space="0" w:color="auto"/>
                    <w:left w:val="none" w:sz="0" w:space="0" w:color="auto"/>
                    <w:bottom w:val="none" w:sz="0" w:space="0" w:color="auto"/>
                    <w:right w:val="none" w:sz="0" w:space="0" w:color="auto"/>
                  </w:divBdr>
                </w:div>
                <w:div w:id="400107569">
                  <w:marLeft w:val="640"/>
                  <w:marRight w:val="0"/>
                  <w:marTop w:val="0"/>
                  <w:marBottom w:val="0"/>
                  <w:divBdr>
                    <w:top w:val="none" w:sz="0" w:space="0" w:color="auto"/>
                    <w:left w:val="none" w:sz="0" w:space="0" w:color="auto"/>
                    <w:bottom w:val="none" w:sz="0" w:space="0" w:color="auto"/>
                    <w:right w:val="none" w:sz="0" w:space="0" w:color="auto"/>
                  </w:divBdr>
                </w:div>
                <w:div w:id="498424493">
                  <w:marLeft w:val="640"/>
                  <w:marRight w:val="0"/>
                  <w:marTop w:val="0"/>
                  <w:marBottom w:val="0"/>
                  <w:divBdr>
                    <w:top w:val="none" w:sz="0" w:space="0" w:color="auto"/>
                    <w:left w:val="none" w:sz="0" w:space="0" w:color="auto"/>
                    <w:bottom w:val="none" w:sz="0" w:space="0" w:color="auto"/>
                    <w:right w:val="none" w:sz="0" w:space="0" w:color="auto"/>
                  </w:divBdr>
                </w:div>
                <w:div w:id="567571894">
                  <w:marLeft w:val="640"/>
                  <w:marRight w:val="0"/>
                  <w:marTop w:val="0"/>
                  <w:marBottom w:val="0"/>
                  <w:divBdr>
                    <w:top w:val="none" w:sz="0" w:space="0" w:color="auto"/>
                    <w:left w:val="none" w:sz="0" w:space="0" w:color="auto"/>
                    <w:bottom w:val="none" w:sz="0" w:space="0" w:color="auto"/>
                    <w:right w:val="none" w:sz="0" w:space="0" w:color="auto"/>
                  </w:divBdr>
                </w:div>
                <w:div w:id="575633192">
                  <w:marLeft w:val="640"/>
                  <w:marRight w:val="0"/>
                  <w:marTop w:val="0"/>
                  <w:marBottom w:val="0"/>
                  <w:divBdr>
                    <w:top w:val="none" w:sz="0" w:space="0" w:color="auto"/>
                    <w:left w:val="none" w:sz="0" w:space="0" w:color="auto"/>
                    <w:bottom w:val="none" w:sz="0" w:space="0" w:color="auto"/>
                    <w:right w:val="none" w:sz="0" w:space="0" w:color="auto"/>
                  </w:divBdr>
                </w:div>
                <w:div w:id="585385716">
                  <w:marLeft w:val="640"/>
                  <w:marRight w:val="0"/>
                  <w:marTop w:val="0"/>
                  <w:marBottom w:val="0"/>
                  <w:divBdr>
                    <w:top w:val="none" w:sz="0" w:space="0" w:color="auto"/>
                    <w:left w:val="none" w:sz="0" w:space="0" w:color="auto"/>
                    <w:bottom w:val="none" w:sz="0" w:space="0" w:color="auto"/>
                    <w:right w:val="none" w:sz="0" w:space="0" w:color="auto"/>
                  </w:divBdr>
                </w:div>
                <w:div w:id="594634629">
                  <w:marLeft w:val="640"/>
                  <w:marRight w:val="0"/>
                  <w:marTop w:val="0"/>
                  <w:marBottom w:val="0"/>
                  <w:divBdr>
                    <w:top w:val="none" w:sz="0" w:space="0" w:color="auto"/>
                    <w:left w:val="none" w:sz="0" w:space="0" w:color="auto"/>
                    <w:bottom w:val="none" w:sz="0" w:space="0" w:color="auto"/>
                    <w:right w:val="none" w:sz="0" w:space="0" w:color="auto"/>
                  </w:divBdr>
                </w:div>
                <w:div w:id="605580094">
                  <w:marLeft w:val="640"/>
                  <w:marRight w:val="0"/>
                  <w:marTop w:val="0"/>
                  <w:marBottom w:val="0"/>
                  <w:divBdr>
                    <w:top w:val="none" w:sz="0" w:space="0" w:color="auto"/>
                    <w:left w:val="none" w:sz="0" w:space="0" w:color="auto"/>
                    <w:bottom w:val="none" w:sz="0" w:space="0" w:color="auto"/>
                    <w:right w:val="none" w:sz="0" w:space="0" w:color="auto"/>
                  </w:divBdr>
                </w:div>
                <w:div w:id="629408529">
                  <w:marLeft w:val="640"/>
                  <w:marRight w:val="0"/>
                  <w:marTop w:val="0"/>
                  <w:marBottom w:val="0"/>
                  <w:divBdr>
                    <w:top w:val="none" w:sz="0" w:space="0" w:color="auto"/>
                    <w:left w:val="none" w:sz="0" w:space="0" w:color="auto"/>
                    <w:bottom w:val="none" w:sz="0" w:space="0" w:color="auto"/>
                    <w:right w:val="none" w:sz="0" w:space="0" w:color="auto"/>
                  </w:divBdr>
                </w:div>
                <w:div w:id="645815461">
                  <w:marLeft w:val="640"/>
                  <w:marRight w:val="0"/>
                  <w:marTop w:val="0"/>
                  <w:marBottom w:val="0"/>
                  <w:divBdr>
                    <w:top w:val="none" w:sz="0" w:space="0" w:color="auto"/>
                    <w:left w:val="none" w:sz="0" w:space="0" w:color="auto"/>
                    <w:bottom w:val="none" w:sz="0" w:space="0" w:color="auto"/>
                    <w:right w:val="none" w:sz="0" w:space="0" w:color="auto"/>
                  </w:divBdr>
                </w:div>
                <w:div w:id="667484558">
                  <w:marLeft w:val="640"/>
                  <w:marRight w:val="0"/>
                  <w:marTop w:val="0"/>
                  <w:marBottom w:val="0"/>
                  <w:divBdr>
                    <w:top w:val="none" w:sz="0" w:space="0" w:color="auto"/>
                    <w:left w:val="none" w:sz="0" w:space="0" w:color="auto"/>
                    <w:bottom w:val="none" w:sz="0" w:space="0" w:color="auto"/>
                    <w:right w:val="none" w:sz="0" w:space="0" w:color="auto"/>
                  </w:divBdr>
                </w:div>
                <w:div w:id="687173808">
                  <w:marLeft w:val="640"/>
                  <w:marRight w:val="0"/>
                  <w:marTop w:val="0"/>
                  <w:marBottom w:val="0"/>
                  <w:divBdr>
                    <w:top w:val="none" w:sz="0" w:space="0" w:color="auto"/>
                    <w:left w:val="none" w:sz="0" w:space="0" w:color="auto"/>
                    <w:bottom w:val="none" w:sz="0" w:space="0" w:color="auto"/>
                    <w:right w:val="none" w:sz="0" w:space="0" w:color="auto"/>
                  </w:divBdr>
                </w:div>
                <w:div w:id="710766965">
                  <w:marLeft w:val="640"/>
                  <w:marRight w:val="0"/>
                  <w:marTop w:val="0"/>
                  <w:marBottom w:val="0"/>
                  <w:divBdr>
                    <w:top w:val="none" w:sz="0" w:space="0" w:color="auto"/>
                    <w:left w:val="none" w:sz="0" w:space="0" w:color="auto"/>
                    <w:bottom w:val="none" w:sz="0" w:space="0" w:color="auto"/>
                    <w:right w:val="none" w:sz="0" w:space="0" w:color="auto"/>
                  </w:divBdr>
                </w:div>
                <w:div w:id="747578916">
                  <w:marLeft w:val="640"/>
                  <w:marRight w:val="0"/>
                  <w:marTop w:val="0"/>
                  <w:marBottom w:val="0"/>
                  <w:divBdr>
                    <w:top w:val="none" w:sz="0" w:space="0" w:color="auto"/>
                    <w:left w:val="none" w:sz="0" w:space="0" w:color="auto"/>
                    <w:bottom w:val="none" w:sz="0" w:space="0" w:color="auto"/>
                    <w:right w:val="none" w:sz="0" w:space="0" w:color="auto"/>
                  </w:divBdr>
                </w:div>
                <w:div w:id="758137845">
                  <w:marLeft w:val="640"/>
                  <w:marRight w:val="0"/>
                  <w:marTop w:val="0"/>
                  <w:marBottom w:val="0"/>
                  <w:divBdr>
                    <w:top w:val="none" w:sz="0" w:space="0" w:color="auto"/>
                    <w:left w:val="none" w:sz="0" w:space="0" w:color="auto"/>
                    <w:bottom w:val="none" w:sz="0" w:space="0" w:color="auto"/>
                    <w:right w:val="none" w:sz="0" w:space="0" w:color="auto"/>
                  </w:divBdr>
                </w:div>
                <w:div w:id="762065491">
                  <w:marLeft w:val="640"/>
                  <w:marRight w:val="0"/>
                  <w:marTop w:val="0"/>
                  <w:marBottom w:val="0"/>
                  <w:divBdr>
                    <w:top w:val="none" w:sz="0" w:space="0" w:color="auto"/>
                    <w:left w:val="none" w:sz="0" w:space="0" w:color="auto"/>
                    <w:bottom w:val="none" w:sz="0" w:space="0" w:color="auto"/>
                    <w:right w:val="none" w:sz="0" w:space="0" w:color="auto"/>
                  </w:divBdr>
                </w:div>
                <w:div w:id="786580638">
                  <w:marLeft w:val="640"/>
                  <w:marRight w:val="0"/>
                  <w:marTop w:val="0"/>
                  <w:marBottom w:val="0"/>
                  <w:divBdr>
                    <w:top w:val="none" w:sz="0" w:space="0" w:color="auto"/>
                    <w:left w:val="none" w:sz="0" w:space="0" w:color="auto"/>
                    <w:bottom w:val="none" w:sz="0" w:space="0" w:color="auto"/>
                    <w:right w:val="none" w:sz="0" w:space="0" w:color="auto"/>
                  </w:divBdr>
                </w:div>
                <w:div w:id="853569825">
                  <w:marLeft w:val="640"/>
                  <w:marRight w:val="0"/>
                  <w:marTop w:val="0"/>
                  <w:marBottom w:val="0"/>
                  <w:divBdr>
                    <w:top w:val="none" w:sz="0" w:space="0" w:color="auto"/>
                    <w:left w:val="none" w:sz="0" w:space="0" w:color="auto"/>
                    <w:bottom w:val="none" w:sz="0" w:space="0" w:color="auto"/>
                    <w:right w:val="none" w:sz="0" w:space="0" w:color="auto"/>
                  </w:divBdr>
                </w:div>
                <w:div w:id="977344975">
                  <w:marLeft w:val="640"/>
                  <w:marRight w:val="0"/>
                  <w:marTop w:val="0"/>
                  <w:marBottom w:val="0"/>
                  <w:divBdr>
                    <w:top w:val="none" w:sz="0" w:space="0" w:color="auto"/>
                    <w:left w:val="none" w:sz="0" w:space="0" w:color="auto"/>
                    <w:bottom w:val="none" w:sz="0" w:space="0" w:color="auto"/>
                    <w:right w:val="none" w:sz="0" w:space="0" w:color="auto"/>
                  </w:divBdr>
                </w:div>
                <w:div w:id="992484804">
                  <w:marLeft w:val="640"/>
                  <w:marRight w:val="0"/>
                  <w:marTop w:val="0"/>
                  <w:marBottom w:val="0"/>
                  <w:divBdr>
                    <w:top w:val="none" w:sz="0" w:space="0" w:color="auto"/>
                    <w:left w:val="none" w:sz="0" w:space="0" w:color="auto"/>
                    <w:bottom w:val="none" w:sz="0" w:space="0" w:color="auto"/>
                    <w:right w:val="none" w:sz="0" w:space="0" w:color="auto"/>
                  </w:divBdr>
                </w:div>
                <w:div w:id="1045377056">
                  <w:marLeft w:val="640"/>
                  <w:marRight w:val="0"/>
                  <w:marTop w:val="0"/>
                  <w:marBottom w:val="0"/>
                  <w:divBdr>
                    <w:top w:val="none" w:sz="0" w:space="0" w:color="auto"/>
                    <w:left w:val="none" w:sz="0" w:space="0" w:color="auto"/>
                    <w:bottom w:val="none" w:sz="0" w:space="0" w:color="auto"/>
                    <w:right w:val="none" w:sz="0" w:space="0" w:color="auto"/>
                  </w:divBdr>
                </w:div>
                <w:div w:id="1070419252">
                  <w:marLeft w:val="640"/>
                  <w:marRight w:val="0"/>
                  <w:marTop w:val="0"/>
                  <w:marBottom w:val="0"/>
                  <w:divBdr>
                    <w:top w:val="none" w:sz="0" w:space="0" w:color="auto"/>
                    <w:left w:val="none" w:sz="0" w:space="0" w:color="auto"/>
                    <w:bottom w:val="none" w:sz="0" w:space="0" w:color="auto"/>
                    <w:right w:val="none" w:sz="0" w:space="0" w:color="auto"/>
                  </w:divBdr>
                </w:div>
                <w:div w:id="1086415615">
                  <w:marLeft w:val="640"/>
                  <w:marRight w:val="0"/>
                  <w:marTop w:val="0"/>
                  <w:marBottom w:val="0"/>
                  <w:divBdr>
                    <w:top w:val="none" w:sz="0" w:space="0" w:color="auto"/>
                    <w:left w:val="none" w:sz="0" w:space="0" w:color="auto"/>
                    <w:bottom w:val="none" w:sz="0" w:space="0" w:color="auto"/>
                    <w:right w:val="none" w:sz="0" w:space="0" w:color="auto"/>
                  </w:divBdr>
                </w:div>
                <w:div w:id="1110126304">
                  <w:marLeft w:val="640"/>
                  <w:marRight w:val="0"/>
                  <w:marTop w:val="0"/>
                  <w:marBottom w:val="0"/>
                  <w:divBdr>
                    <w:top w:val="none" w:sz="0" w:space="0" w:color="auto"/>
                    <w:left w:val="none" w:sz="0" w:space="0" w:color="auto"/>
                    <w:bottom w:val="none" w:sz="0" w:space="0" w:color="auto"/>
                    <w:right w:val="none" w:sz="0" w:space="0" w:color="auto"/>
                  </w:divBdr>
                </w:div>
                <w:div w:id="1154444791">
                  <w:marLeft w:val="640"/>
                  <w:marRight w:val="0"/>
                  <w:marTop w:val="0"/>
                  <w:marBottom w:val="0"/>
                  <w:divBdr>
                    <w:top w:val="none" w:sz="0" w:space="0" w:color="auto"/>
                    <w:left w:val="none" w:sz="0" w:space="0" w:color="auto"/>
                    <w:bottom w:val="none" w:sz="0" w:space="0" w:color="auto"/>
                    <w:right w:val="none" w:sz="0" w:space="0" w:color="auto"/>
                  </w:divBdr>
                </w:div>
                <w:div w:id="1187794516">
                  <w:marLeft w:val="640"/>
                  <w:marRight w:val="0"/>
                  <w:marTop w:val="0"/>
                  <w:marBottom w:val="0"/>
                  <w:divBdr>
                    <w:top w:val="none" w:sz="0" w:space="0" w:color="auto"/>
                    <w:left w:val="none" w:sz="0" w:space="0" w:color="auto"/>
                    <w:bottom w:val="none" w:sz="0" w:space="0" w:color="auto"/>
                    <w:right w:val="none" w:sz="0" w:space="0" w:color="auto"/>
                  </w:divBdr>
                </w:div>
                <w:div w:id="1220483613">
                  <w:marLeft w:val="640"/>
                  <w:marRight w:val="0"/>
                  <w:marTop w:val="0"/>
                  <w:marBottom w:val="0"/>
                  <w:divBdr>
                    <w:top w:val="none" w:sz="0" w:space="0" w:color="auto"/>
                    <w:left w:val="none" w:sz="0" w:space="0" w:color="auto"/>
                    <w:bottom w:val="none" w:sz="0" w:space="0" w:color="auto"/>
                    <w:right w:val="none" w:sz="0" w:space="0" w:color="auto"/>
                  </w:divBdr>
                </w:div>
                <w:div w:id="1225726592">
                  <w:marLeft w:val="640"/>
                  <w:marRight w:val="0"/>
                  <w:marTop w:val="0"/>
                  <w:marBottom w:val="0"/>
                  <w:divBdr>
                    <w:top w:val="none" w:sz="0" w:space="0" w:color="auto"/>
                    <w:left w:val="none" w:sz="0" w:space="0" w:color="auto"/>
                    <w:bottom w:val="none" w:sz="0" w:space="0" w:color="auto"/>
                    <w:right w:val="none" w:sz="0" w:space="0" w:color="auto"/>
                  </w:divBdr>
                </w:div>
                <w:div w:id="1256205939">
                  <w:marLeft w:val="640"/>
                  <w:marRight w:val="0"/>
                  <w:marTop w:val="0"/>
                  <w:marBottom w:val="0"/>
                  <w:divBdr>
                    <w:top w:val="none" w:sz="0" w:space="0" w:color="auto"/>
                    <w:left w:val="none" w:sz="0" w:space="0" w:color="auto"/>
                    <w:bottom w:val="none" w:sz="0" w:space="0" w:color="auto"/>
                    <w:right w:val="none" w:sz="0" w:space="0" w:color="auto"/>
                  </w:divBdr>
                </w:div>
                <w:div w:id="1378163212">
                  <w:marLeft w:val="640"/>
                  <w:marRight w:val="0"/>
                  <w:marTop w:val="0"/>
                  <w:marBottom w:val="0"/>
                  <w:divBdr>
                    <w:top w:val="none" w:sz="0" w:space="0" w:color="auto"/>
                    <w:left w:val="none" w:sz="0" w:space="0" w:color="auto"/>
                    <w:bottom w:val="none" w:sz="0" w:space="0" w:color="auto"/>
                    <w:right w:val="none" w:sz="0" w:space="0" w:color="auto"/>
                  </w:divBdr>
                </w:div>
                <w:div w:id="1383209981">
                  <w:marLeft w:val="640"/>
                  <w:marRight w:val="0"/>
                  <w:marTop w:val="0"/>
                  <w:marBottom w:val="0"/>
                  <w:divBdr>
                    <w:top w:val="none" w:sz="0" w:space="0" w:color="auto"/>
                    <w:left w:val="none" w:sz="0" w:space="0" w:color="auto"/>
                    <w:bottom w:val="none" w:sz="0" w:space="0" w:color="auto"/>
                    <w:right w:val="none" w:sz="0" w:space="0" w:color="auto"/>
                  </w:divBdr>
                </w:div>
                <w:div w:id="1394810140">
                  <w:marLeft w:val="640"/>
                  <w:marRight w:val="0"/>
                  <w:marTop w:val="0"/>
                  <w:marBottom w:val="0"/>
                  <w:divBdr>
                    <w:top w:val="none" w:sz="0" w:space="0" w:color="auto"/>
                    <w:left w:val="none" w:sz="0" w:space="0" w:color="auto"/>
                    <w:bottom w:val="none" w:sz="0" w:space="0" w:color="auto"/>
                    <w:right w:val="none" w:sz="0" w:space="0" w:color="auto"/>
                  </w:divBdr>
                </w:div>
                <w:div w:id="1462574252">
                  <w:marLeft w:val="640"/>
                  <w:marRight w:val="0"/>
                  <w:marTop w:val="0"/>
                  <w:marBottom w:val="0"/>
                  <w:divBdr>
                    <w:top w:val="none" w:sz="0" w:space="0" w:color="auto"/>
                    <w:left w:val="none" w:sz="0" w:space="0" w:color="auto"/>
                    <w:bottom w:val="none" w:sz="0" w:space="0" w:color="auto"/>
                    <w:right w:val="none" w:sz="0" w:space="0" w:color="auto"/>
                  </w:divBdr>
                </w:div>
                <w:div w:id="1466463389">
                  <w:marLeft w:val="640"/>
                  <w:marRight w:val="0"/>
                  <w:marTop w:val="0"/>
                  <w:marBottom w:val="0"/>
                  <w:divBdr>
                    <w:top w:val="none" w:sz="0" w:space="0" w:color="auto"/>
                    <w:left w:val="none" w:sz="0" w:space="0" w:color="auto"/>
                    <w:bottom w:val="none" w:sz="0" w:space="0" w:color="auto"/>
                    <w:right w:val="none" w:sz="0" w:space="0" w:color="auto"/>
                  </w:divBdr>
                </w:div>
                <w:div w:id="1486048540">
                  <w:marLeft w:val="640"/>
                  <w:marRight w:val="0"/>
                  <w:marTop w:val="0"/>
                  <w:marBottom w:val="0"/>
                  <w:divBdr>
                    <w:top w:val="none" w:sz="0" w:space="0" w:color="auto"/>
                    <w:left w:val="none" w:sz="0" w:space="0" w:color="auto"/>
                    <w:bottom w:val="none" w:sz="0" w:space="0" w:color="auto"/>
                    <w:right w:val="none" w:sz="0" w:space="0" w:color="auto"/>
                  </w:divBdr>
                </w:div>
                <w:div w:id="1702247713">
                  <w:marLeft w:val="640"/>
                  <w:marRight w:val="0"/>
                  <w:marTop w:val="0"/>
                  <w:marBottom w:val="0"/>
                  <w:divBdr>
                    <w:top w:val="none" w:sz="0" w:space="0" w:color="auto"/>
                    <w:left w:val="none" w:sz="0" w:space="0" w:color="auto"/>
                    <w:bottom w:val="none" w:sz="0" w:space="0" w:color="auto"/>
                    <w:right w:val="none" w:sz="0" w:space="0" w:color="auto"/>
                  </w:divBdr>
                </w:div>
                <w:div w:id="1707409553">
                  <w:marLeft w:val="640"/>
                  <w:marRight w:val="0"/>
                  <w:marTop w:val="0"/>
                  <w:marBottom w:val="0"/>
                  <w:divBdr>
                    <w:top w:val="none" w:sz="0" w:space="0" w:color="auto"/>
                    <w:left w:val="none" w:sz="0" w:space="0" w:color="auto"/>
                    <w:bottom w:val="none" w:sz="0" w:space="0" w:color="auto"/>
                    <w:right w:val="none" w:sz="0" w:space="0" w:color="auto"/>
                  </w:divBdr>
                </w:div>
                <w:div w:id="1754279914">
                  <w:marLeft w:val="640"/>
                  <w:marRight w:val="0"/>
                  <w:marTop w:val="0"/>
                  <w:marBottom w:val="0"/>
                  <w:divBdr>
                    <w:top w:val="none" w:sz="0" w:space="0" w:color="auto"/>
                    <w:left w:val="none" w:sz="0" w:space="0" w:color="auto"/>
                    <w:bottom w:val="none" w:sz="0" w:space="0" w:color="auto"/>
                    <w:right w:val="none" w:sz="0" w:space="0" w:color="auto"/>
                  </w:divBdr>
                </w:div>
                <w:div w:id="1764109157">
                  <w:marLeft w:val="640"/>
                  <w:marRight w:val="0"/>
                  <w:marTop w:val="0"/>
                  <w:marBottom w:val="0"/>
                  <w:divBdr>
                    <w:top w:val="none" w:sz="0" w:space="0" w:color="auto"/>
                    <w:left w:val="none" w:sz="0" w:space="0" w:color="auto"/>
                    <w:bottom w:val="none" w:sz="0" w:space="0" w:color="auto"/>
                    <w:right w:val="none" w:sz="0" w:space="0" w:color="auto"/>
                  </w:divBdr>
                </w:div>
                <w:div w:id="1797480708">
                  <w:marLeft w:val="640"/>
                  <w:marRight w:val="0"/>
                  <w:marTop w:val="0"/>
                  <w:marBottom w:val="0"/>
                  <w:divBdr>
                    <w:top w:val="none" w:sz="0" w:space="0" w:color="auto"/>
                    <w:left w:val="none" w:sz="0" w:space="0" w:color="auto"/>
                    <w:bottom w:val="none" w:sz="0" w:space="0" w:color="auto"/>
                    <w:right w:val="none" w:sz="0" w:space="0" w:color="auto"/>
                  </w:divBdr>
                </w:div>
                <w:div w:id="1798378087">
                  <w:marLeft w:val="640"/>
                  <w:marRight w:val="0"/>
                  <w:marTop w:val="0"/>
                  <w:marBottom w:val="0"/>
                  <w:divBdr>
                    <w:top w:val="none" w:sz="0" w:space="0" w:color="auto"/>
                    <w:left w:val="none" w:sz="0" w:space="0" w:color="auto"/>
                    <w:bottom w:val="none" w:sz="0" w:space="0" w:color="auto"/>
                    <w:right w:val="none" w:sz="0" w:space="0" w:color="auto"/>
                  </w:divBdr>
                </w:div>
                <w:div w:id="1843618970">
                  <w:marLeft w:val="640"/>
                  <w:marRight w:val="0"/>
                  <w:marTop w:val="0"/>
                  <w:marBottom w:val="0"/>
                  <w:divBdr>
                    <w:top w:val="none" w:sz="0" w:space="0" w:color="auto"/>
                    <w:left w:val="none" w:sz="0" w:space="0" w:color="auto"/>
                    <w:bottom w:val="none" w:sz="0" w:space="0" w:color="auto"/>
                    <w:right w:val="none" w:sz="0" w:space="0" w:color="auto"/>
                  </w:divBdr>
                </w:div>
                <w:div w:id="1877497688">
                  <w:marLeft w:val="640"/>
                  <w:marRight w:val="0"/>
                  <w:marTop w:val="0"/>
                  <w:marBottom w:val="0"/>
                  <w:divBdr>
                    <w:top w:val="none" w:sz="0" w:space="0" w:color="auto"/>
                    <w:left w:val="none" w:sz="0" w:space="0" w:color="auto"/>
                    <w:bottom w:val="none" w:sz="0" w:space="0" w:color="auto"/>
                    <w:right w:val="none" w:sz="0" w:space="0" w:color="auto"/>
                  </w:divBdr>
                </w:div>
                <w:div w:id="1880389771">
                  <w:marLeft w:val="640"/>
                  <w:marRight w:val="0"/>
                  <w:marTop w:val="0"/>
                  <w:marBottom w:val="0"/>
                  <w:divBdr>
                    <w:top w:val="none" w:sz="0" w:space="0" w:color="auto"/>
                    <w:left w:val="none" w:sz="0" w:space="0" w:color="auto"/>
                    <w:bottom w:val="none" w:sz="0" w:space="0" w:color="auto"/>
                    <w:right w:val="none" w:sz="0" w:space="0" w:color="auto"/>
                  </w:divBdr>
                </w:div>
                <w:div w:id="1930043292">
                  <w:marLeft w:val="640"/>
                  <w:marRight w:val="0"/>
                  <w:marTop w:val="0"/>
                  <w:marBottom w:val="0"/>
                  <w:divBdr>
                    <w:top w:val="none" w:sz="0" w:space="0" w:color="auto"/>
                    <w:left w:val="none" w:sz="0" w:space="0" w:color="auto"/>
                    <w:bottom w:val="none" w:sz="0" w:space="0" w:color="auto"/>
                    <w:right w:val="none" w:sz="0" w:space="0" w:color="auto"/>
                  </w:divBdr>
                </w:div>
                <w:div w:id="1950577148">
                  <w:marLeft w:val="640"/>
                  <w:marRight w:val="0"/>
                  <w:marTop w:val="0"/>
                  <w:marBottom w:val="0"/>
                  <w:divBdr>
                    <w:top w:val="none" w:sz="0" w:space="0" w:color="auto"/>
                    <w:left w:val="none" w:sz="0" w:space="0" w:color="auto"/>
                    <w:bottom w:val="none" w:sz="0" w:space="0" w:color="auto"/>
                    <w:right w:val="none" w:sz="0" w:space="0" w:color="auto"/>
                  </w:divBdr>
                </w:div>
                <w:div w:id="1956210436">
                  <w:marLeft w:val="640"/>
                  <w:marRight w:val="0"/>
                  <w:marTop w:val="0"/>
                  <w:marBottom w:val="0"/>
                  <w:divBdr>
                    <w:top w:val="none" w:sz="0" w:space="0" w:color="auto"/>
                    <w:left w:val="none" w:sz="0" w:space="0" w:color="auto"/>
                    <w:bottom w:val="none" w:sz="0" w:space="0" w:color="auto"/>
                    <w:right w:val="none" w:sz="0" w:space="0" w:color="auto"/>
                  </w:divBdr>
                </w:div>
                <w:div w:id="1992710139">
                  <w:marLeft w:val="640"/>
                  <w:marRight w:val="0"/>
                  <w:marTop w:val="0"/>
                  <w:marBottom w:val="0"/>
                  <w:divBdr>
                    <w:top w:val="none" w:sz="0" w:space="0" w:color="auto"/>
                    <w:left w:val="none" w:sz="0" w:space="0" w:color="auto"/>
                    <w:bottom w:val="none" w:sz="0" w:space="0" w:color="auto"/>
                    <w:right w:val="none" w:sz="0" w:space="0" w:color="auto"/>
                  </w:divBdr>
                </w:div>
                <w:div w:id="1994525321">
                  <w:marLeft w:val="640"/>
                  <w:marRight w:val="0"/>
                  <w:marTop w:val="0"/>
                  <w:marBottom w:val="0"/>
                  <w:divBdr>
                    <w:top w:val="none" w:sz="0" w:space="0" w:color="auto"/>
                    <w:left w:val="none" w:sz="0" w:space="0" w:color="auto"/>
                    <w:bottom w:val="none" w:sz="0" w:space="0" w:color="auto"/>
                    <w:right w:val="none" w:sz="0" w:space="0" w:color="auto"/>
                  </w:divBdr>
                </w:div>
                <w:div w:id="2041277087">
                  <w:marLeft w:val="640"/>
                  <w:marRight w:val="0"/>
                  <w:marTop w:val="0"/>
                  <w:marBottom w:val="0"/>
                  <w:divBdr>
                    <w:top w:val="none" w:sz="0" w:space="0" w:color="auto"/>
                    <w:left w:val="none" w:sz="0" w:space="0" w:color="auto"/>
                    <w:bottom w:val="none" w:sz="0" w:space="0" w:color="auto"/>
                    <w:right w:val="none" w:sz="0" w:space="0" w:color="auto"/>
                  </w:divBdr>
                </w:div>
                <w:div w:id="2056848716">
                  <w:marLeft w:val="640"/>
                  <w:marRight w:val="0"/>
                  <w:marTop w:val="0"/>
                  <w:marBottom w:val="0"/>
                  <w:divBdr>
                    <w:top w:val="none" w:sz="0" w:space="0" w:color="auto"/>
                    <w:left w:val="none" w:sz="0" w:space="0" w:color="auto"/>
                    <w:bottom w:val="none" w:sz="0" w:space="0" w:color="auto"/>
                    <w:right w:val="none" w:sz="0" w:space="0" w:color="auto"/>
                  </w:divBdr>
                </w:div>
                <w:div w:id="2074813384">
                  <w:marLeft w:val="640"/>
                  <w:marRight w:val="0"/>
                  <w:marTop w:val="0"/>
                  <w:marBottom w:val="0"/>
                  <w:divBdr>
                    <w:top w:val="none" w:sz="0" w:space="0" w:color="auto"/>
                    <w:left w:val="none" w:sz="0" w:space="0" w:color="auto"/>
                    <w:bottom w:val="none" w:sz="0" w:space="0" w:color="auto"/>
                    <w:right w:val="none" w:sz="0" w:space="0" w:color="auto"/>
                  </w:divBdr>
                </w:div>
                <w:div w:id="2131975090">
                  <w:marLeft w:val="640"/>
                  <w:marRight w:val="0"/>
                  <w:marTop w:val="0"/>
                  <w:marBottom w:val="0"/>
                  <w:divBdr>
                    <w:top w:val="none" w:sz="0" w:space="0" w:color="auto"/>
                    <w:left w:val="none" w:sz="0" w:space="0" w:color="auto"/>
                    <w:bottom w:val="none" w:sz="0" w:space="0" w:color="auto"/>
                    <w:right w:val="none" w:sz="0" w:space="0" w:color="auto"/>
                  </w:divBdr>
                </w:div>
              </w:divsChild>
            </w:div>
            <w:div w:id="338428752">
              <w:marLeft w:val="0"/>
              <w:marRight w:val="0"/>
              <w:marTop w:val="0"/>
              <w:marBottom w:val="0"/>
              <w:divBdr>
                <w:top w:val="none" w:sz="0" w:space="0" w:color="auto"/>
                <w:left w:val="none" w:sz="0" w:space="0" w:color="auto"/>
                <w:bottom w:val="none" w:sz="0" w:space="0" w:color="auto"/>
                <w:right w:val="none" w:sz="0" w:space="0" w:color="auto"/>
              </w:divBdr>
              <w:divsChild>
                <w:div w:id="8802097">
                  <w:marLeft w:val="640"/>
                  <w:marRight w:val="0"/>
                  <w:marTop w:val="0"/>
                  <w:marBottom w:val="0"/>
                  <w:divBdr>
                    <w:top w:val="none" w:sz="0" w:space="0" w:color="auto"/>
                    <w:left w:val="none" w:sz="0" w:space="0" w:color="auto"/>
                    <w:bottom w:val="none" w:sz="0" w:space="0" w:color="auto"/>
                    <w:right w:val="none" w:sz="0" w:space="0" w:color="auto"/>
                  </w:divBdr>
                </w:div>
                <w:div w:id="22171508">
                  <w:marLeft w:val="640"/>
                  <w:marRight w:val="0"/>
                  <w:marTop w:val="0"/>
                  <w:marBottom w:val="0"/>
                  <w:divBdr>
                    <w:top w:val="none" w:sz="0" w:space="0" w:color="auto"/>
                    <w:left w:val="none" w:sz="0" w:space="0" w:color="auto"/>
                    <w:bottom w:val="none" w:sz="0" w:space="0" w:color="auto"/>
                    <w:right w:val="none" w:sz="0" w:space="0" w:color="auto"/>
                  </w:divBdr>
                </w:div>
                <w:div w:id="64763843">
                  <w:marLeft w:val="640"/>
                  <w:marRight w:val="0"/>
                  <w:marTop w:val="0"/>
                  <w:marBottom w:val="0"/>
                  <w:divBdr>
                    <w:top w:val="none" w:sz="0" w:space="0" w:color="auto"/>
                    <w:left w:val="none" w:sz="0" w:space="0" w:color="auto"/>
                    <w:bottom w:val="none" w:sz="0" w:space="0" w:color="auto"/>
                    <w:right w:val="none" w:sz="0" w:space="0" w:color="auto"/>
                  </w:divBdr>
                </w:div>
                <w:div w:id="67771487">
                  <w:marLeft w:val="640"/>
                  <w:marRight w:val="0"/>
                  <w:marTop w:val="0"/>
                  <w:marBottom w:val="0"/>
                  <w:divBdr>
                    <w:top w:val="none" w:sz="0" w:space="0" w:color="auto"/>
                    <w:left w:val="none" w:sz="0" w:space="0" w:color="auto"/>
                    <w:bottom w:val="none" w:sz="0" w:space="0" w:color="auto"/>
                    <w:right w:val="none" w:sz="0" w:space="0" w:color="auto"/>
                  </w:divBdr>
                </w:div>
                <w:div w:id="79916623">
                  <w:marLeft w:val="640"/>
                  <w:marRight w:val="0"/>
                  <w:marTop w:val="0"/>
                  <w:marBottom w:val="0"/>
                  <w:divBdr>
                    <w:top w:val="none" w:sz="0" w:space="0" w:color="auto"/>
                    <w:left w:val="none" w:sz="0" w:space="0" w:color="auto"/>
                    <w:bottom w:val="none" w:sz="0" w:space="0" w:color="auto"/>
                    <w:right w:val="none" w:sz="0" w:space="0" w:color="auto"/>
                  </w:divBdr>
                </w:div>
                <w:div w:id="85424743">
                  <w:marLeft w:val="640"/>
                  <w:marRight w:val="0"/>
                  <w:marTop w:val="0"/>
                  <w:marBottom w:val="0"/>
                  <w:divBdr>
                    <w:top w:val="none" w:sz="0" w:space="0" w:color="auto"/>
                    <w:left w:val="none" w:sz="0" w:space="0" w:color="auto"/>
                    <w:bottom w:val="none" w:sz="0" w:space="0" w:color="auto"/>
                    <w:right w:val="none" w:sz="0" w:space="0" w:color="auto"/>
                  </w:divBdr>
                </w:div>
                <w:div w:id="89863273">
                  <w:marLeft w:val="640"/>
                  <w:marRight w:val="0"/>
                  <w:marTop w:val="0"/>
                  <w:marBottom w:val="0"/>
                  <w:divBdr>
                    <w:top w:val="none" w:sz="0" w:space="0" w:color="auto"/>
                    <w:left w:val="none" w:sz="0" w:space="0" w:color="auto"/>
                    <w:bottom w:val="none" w:sz="0" w:space="0" w:color="auto"/>
                    <w:right w:val="none" w:sz="0" w:space="0" w:color="auto"/>
                  </w:divBdr>
                </w:div>
                <w:div w:id="118451979">
                  <w:marLeft w:val="640"/>
                  <w:marRight w:val="0"/>
                  <w:marTop w:val="0"/>
                  <w:marBottom w:val="0"/>
                  <w:divBdr>
                    <w:top w:val="none" w:sz="0" w:space="0" w:color="auto"/>
                    <w:left w:val="none" w:sz="0" w:space="0" w:color="auto"/>
                    <w:bottom w:val="none" w:sz="0" w:space="0" w:color="auto"/>
                    <w:right w:val="none" w:sz="0" w:space="0" w:color="auto"/>
                  </w:divBdr>
                </w:div>
                <w:div w:id="121583273">
                  <w:marLeft w:val="640"/>
                  <w:marRight w:val="0"/>
                  <w:marTop w:val="0"/>
                  <w:marBottom w:val="0"/>
                  <w:divBdr>
                    <w:top w:val="none" w:sz="0" w:space="0" w:color="auto"/>
                    <w:left w:val="none" w:sz="0" w:space="0" w:color="auto"/>
                    <w:bottom w:val="none" w:sz="0" w:space="0" w:color="auto"/>
                    <w:right w:val="none" w:sz="0" w:space="0" w:color="auto"/>
                  </w:divBdr>
                </w:div>
                <w:div w:id="188494561">
                  <w:marLeft w:val="640"/>
                  <w:marRight w:val="0"/>
                  <w:marTop w:val="0"/>
                  <w:marBottom w:val="0"/>
                  <w:divBdr>
                    <w:top w:val="none" w:sz="0" w:space="0" w:color="auto"/>
                    <w:left w:val="none" w:sz="0" w:space="0" w:color="auto"/>
                    <w:bottom w:val="none" w:sz="0" w:space="0" w:color="auto"/>
                    <w:right w:val="none" w:sz="0" w:space="0" w:color="auto"/>
                  </w:divBdr>
                </w:div>
                <w:div w:id="189346508">
                  <w:marLeft w:val="640"/>
                  <w:marRight w:val="0"/>
                  <w:marTop w:val="0"/>
                  <w:marBottom w:val="0"/>
                  <w:divBdr>
                    <w:top w:val="none" w:sz="0" w:space="0" w:color="auto"/>
                    <w:left w:val="none" w:sz="0" w:space="0" w:color="auto"/>
                    <w:bottom w:val="none" w:sz="0" w:space="0" w:color="auto"/>
                    <w:right w:val="none" w:sz="0" w:space="0" w:color="auto"/>
                  </w:divBdr>
                </w:div>
                <w:div w:id="194082158">
                  <w:marLeft w:val="640"/>
                  <w:marRight w:val="0"/>
                  <w:marTop w:val="0"/>
                  <w:marBottom w:val="0"/>
                  <w:divBdr>
                    <w:top w:val="none" w:sz="0" w:space="0" w:color="auto"/>
                    <w:left w:val="none" w:sz="0" w:space="0" w:color="auto"/>
                    <w:bottom w:val="none" w:sz="0" w:space="0" w:color="auto"/>
                    <w:right w:val="none" w:sz="0" w:space="0" w:color="auto"/>
                  </w:divBdr>
                </w:div>
                <w:div w:id="211620478">
                  <w:marLeft w:val="640"/>
                  <w:marRight w:val="0"/>
                  <w:marTop w:val="0"/>
                  <w:marBottom w:val="0"/>
                  <w:divBdr>
                    <w:top w:val="none" w:sz="0" w:space="0" w:color="auto"/>
                    <w:left w:val="none" w:sz="0" w:space="0" w:color="auto"/>
                    <w:bottom w:val="none" w:sz="0" w:space="0" w:color="auto"/>
                    <w:right w:val="none" w:sz="0" w:space="0" w:color="auto"/>
                  </w:divBdr>
                </w:div>
                <w:div w:id="218245737">
                  <w:marLeft w:val="640"/>
                  <w:marRight w:val="0"/>
                  <w:marTop w:val="0"/>
                  <w:marBottom w:val="0"/>
                  <w:divBdr>
                    <w:top w:val="none" w:sz="0" w:space="0" w:color="auto"/>
                    <w:left w:val="none" w:sz="0" w:space="0" w:color="auto"/>
                    <w:bottom w:val="none" w:sz="0" w:space="0" w:color="auto"/>
                    <w:right w:val="none" w:sz="0" w:space="0" w:color="auto"/>
                  </w:divBdr>
                </w:div>
                <w:div w:id="247889128">
                  <w:marLeft w:val="640"/>
                  <w:marRight w:val="0"/>
                  <w:marTop w:val="0"/>
                  <w:marBottom w:val="0"/>
                  <w:divBdr>
                    <w:top w:val="none" w:sz="0" w:space="0" w:color="auto"/>
                    <w:left w:val="none" w:sz="0" w:space="0" w:color="auto"/>
                    <w:bottom w:val="none" w:sz="0" w:space="0" w:color="auto"/>
                    <w:right w:val="none" w:sz="0" w:space="0" w:color="auto"/>
                  </w:divBdr>
                </w:div>
                <w:div w:id="419717318">
                  <w:marLeft w:val="640"/>
                  <w:marRight w:val="0"/>
                  <w:marTop w:val="0"/>
                  <w:marBottom w:val="0"/>
                  <w:divBdr>
                    <w:top w:val="none" w:sz="0" w:space="0" w:color="auto"/>
                    <w:left w:val="none" w:sz="0" w:space="0" w:color="auto"/>
                    <w:bottom w:val="none" w:sz="0" w:space="0" w:color="auto"/>
                    <w:right w:val="none" w:sz="0" w:space="0" w:color="auto"/>
                  </w:divBdr>
                </w:div>
                <w:div w:id="421417687">
                  <w:marLeft w:val="640"/>
                  <w:marRight w:val="0"/>
                  <w:marTop w:val="0"/>
                  <w:marBottom w:val="0"/>
                  <w:divBdr>
                    <w:top w:val="none" w:sz="0" w:space="0" w:color="auto"/>
                    <w:left w:val="none" w:sz="0" w:space="0" w:color="auto"/>
                    <w:bottom w:val="none" w:sz="0" w:space="0" w:color="auto"/>
                    <w:right w:val="none" w:sz="0" w:space="0" w:color="auto"/>
                  </w:divBdr>
                </w:div>
                <w:div w:id="477042085">
                  <w:marLeft w:val="640"/>
                  <w:marRight w:val="0"/>
                  <w:marTop w:val="0"/>
                  <w:marBottom w:val="0"/>
                  <w:divBdr>
                    <w:top w:val="none" w:sz="0" w:space="0" w:color="auto"/>
                    <w:left w:val="none" w:sz="0" w:space="0" w:color="auto"/>
                    <w:bottom w:val="none" w:sz="0" w:space="0" w:color="auto"/>
                    <w:right w:val="none" w:sz="0" w:space="0" w:color="auto"/>
                  </w:divBdr>
                </w:div>
                <w:div w:id="535655187">
                  <w:marLeft w:val="640"/>
                  <w:marRight w:val="0"/>
                  <w:marTop w:val="0"/>
                  <w:marBottom w:val="0"/>
                  <w:divBdr>
                    <w:top w:val="none" w:sz="0" w:space="0" w:color="auto"/>
                    <w:left w:val="none" w:sz="0" w:space="0" w:color="auto"/>
                    <w:bottom w:val="none" w:sz="0" w:space="0" w:color="auto"/>
                    <w:right w:val="none" w:sz="0" w:space="0" w:color="auto"/>
                  </w:divBdr>
                </w:div>
                <w:div w:id="560214041">
                  <w:marLeft w:val="640"/>
                  <w:marRight w:val="0"/>
                  <w:marTop w:val="0"/>
                  <w:marBottom w:val="0"/>
                  <w:divBdr>
                    <w:top w:val="none" w:sz="0" w:space="0" w:color="auto"/>
                    <w:left w:val="none" w:sz="0" w:space="0" w:color="auto"/>
                    <w:bottom w:val="none" w:sz="0" w:space="0" w:color="auto"/>
                    <w:right w:val="none" w:sz="0" w:space="0" w:color="auto"/>
                  </w:divBdr>
                </w:div>
                <w:div w:id="599025230">
                  <w:marLeft w:val="640"/>
                  <w:marRight w:val="0"/>
                  <w:marTop w:val="0"/>
                  <w:marBottom w:val="0"/>
                  <w:divBdr>
                    <w:top w:val="none" w:sz="0" w:space="0" w:color="auto"/>
                    <w:left w:val="none" w:sz="0" w:space="0" w:color="auto"/>
                    <w:bottom w:val="none" w:sz="0" w:space="0" w:color="auto"/>
                    <w:right w:val="none" w:sz="0" w:space="0" w:color="auto"/>
                  </w:divBdr>
                </w:div>
                <w:div w:id="599143563">
                  <w:marLeft w:val="640"/>
                  <w:marRight w:val="0"/>
                  <w:marTop w:val="0"/>
                  <w:marBottom w:val="0"/>
                  <w:divBdr>
                    <w:top w:val="none" w:sz="0" w:space="0" w:color="auto"/>
                    <w:left w:val="none" w:sz="0" w:space="0" w:color="auto"/>
                    <w:bottom w:val="none" w:sz="0" w:space="0" w:color="auto"/>
                    <w:right w:val="none" w:sz="0" w:space="0" w:color="auto"/>
                  </w:divBdr>
                </w:div>
                <w:div w:id="614747692">
                  <w:marLeft w:val="640"/>
                  <w:marRight w:val="0"/>
                  <w:marTop w:val="0"/>
                  <w:marBottom w:val="0"/>
                  <w:divBdr>
                    <w:top w:val="none" w:sz="0" w:space="0" w:color="auto"/>
                    <w:left w:val="none" w:sz="0" w:space="0" w:color="auto"/>
                    <w:bottom w:val="none" w:sz="0" w:space="0" w:color="auto"/>
                    <w:right w:val="none" w:sz="0" w:space="0" w:color="auto"/>
                  </w:divBdr>
                </w:div>
                <w:div w:id="623275184">
                  <w:marLeft w:val="640"/>
                  <w:marRight w:val="0"/>
                  <w:marTop w:val="0"/>
                  <w:marBottom w:val="0"/>
                  <w:divBdr>
                    <w:top w:val="none" w:sz="0" w:space="0" w:color="auto"/>
                    <w:left w:val="none" w:sz="0" w:space="0" w:color="auto"/>
                    <w:bottom w:val="none" w:sz="0" w:space="0" w:color="auto"/>
                    <w:right w:val="none" w:sz="0" w:space="0" w:color="auto"/>
                  </w:divBdr>
                </w:div>
                <w:div w:id="685717672">
                  <w:marLeft w:val="640"/>
                  <w:marRight w:val="0"/>
                  <w:marTop w:val="0"/>
                  <w:marBottom w:val="0"/>
                  <w:divBdr>
                    <w:top w:val="none" w:sz="0" w:space="0" w:color="auto"/>
                    <w:left w:val="none" w:sz="0" w:space="0" w:color="auto"/>
                    <w:bottom w:val="none" w:sz="0" w:space="0" w:color="auto"/>
                    <w:right w:val="none" w:sz="0" w:space="0" w:color="auto"/>
                  </w:divBdr>
                </w:div>
                <w:div w:id="698437530">
                  <w:marLeft w:val="640"/>
                  <w:marRight w:val="0"/>
                  <w:marTop w:val="0"/>
                  <w:marBottom w:val="0"/>
                  <w:divBdr>
                    <w:top w:val="none" w:sz="0" w:space="0" w:color="auto"/>
                    <w:left w:val="none" w:sz="0" w:space="0" w:color="auto"/>
                    <w:bottom w:val="none" w:sz="0" w:space="0" w:color="auto"/>
                    <w:right w:val="none" w:sz="0" w:space="0" w:color="auto"/>
                  </w:divBdr>
                </w:div>
                <w:div w:id="767967437">
                  <w:marLeft w:val="640"/>
                  <w:marRight w:val="0"/>
                  <w:marTop w:val="0"/>
                  <w:marBottom w:val="0"/>
                  <w:divBdr>
                    <w:top w:val="none" w:sz="0" w:space="0" w:color="auto"/>
                    <w:left w:val="none" w:sz="0" w:space="0" w:color="auto"/>
                    <w:bottom w:val="none" w:sz="0" w:space="0" w:color="auto"/>
                    <w:right w:val="none" w:sz="0" w:space="0" w:color="auto"/>
                  </w:divBdr>
                </w:div>
                <w:div w:id="771169078">
                  <w:marLeft w:val="640"/>
                  <w:marRight w:val="0"/>
                  <w:marTop w:val="0"/>
                  <w:marBottom w:val="0"/>
                  <w:divBdr>
                    <w:top w:val="none" w:sz="0" w:space="0" w:color="auto"/>
                    <w:left w:val="none" w:sz="0" w:space="0" w:color="auto"/>
                    <w:bottom w:val="none" w:sz="0" w:space="0" w:color="auto"/>
                    <w:right w:val="none" w:sz="0" w:space="0" w:color="auto"/>
                  </w:divBdr>
                </w:div>
                <w:div w:id="826825210">
                  <w:marLeft w:val="640"/>
                  <w:marRight w:val="0"/>
                  <w:marTop w:val="0"/>
                  <w:marBottom w:val="0"/>
                  <w:divBdr>
                    <w:top w:val="none" w:sz="0" w:space="0" w:color="auto"/>
                    <w:left w:val="none" w:sz="0" w:space="0" w:color="auto"/>
                    <w:bottom w:val="none" w:sz="0" w:space="0" w:color="auto"/>
                    <w:right w:val="none" w:sz="0" w:space="0" w:color="auto"/>
                  </w:divBdr>
                </w:div>
                <w:div w:id="871454087">
                  <w:marLeft w:val="640"/>
                  <w:marRight w:val="0"/>
                  <w:marTop w:val="0"/>
                  <w:marBottom w:val="0"/>
                  <w:divBdr>
                    <w:top w:val="none" w:sz="0" w:space="0" w:color="auto"/>
                    <w:left w:val="none" w:sz="0" w:space="0" w:color="auto"/>
                    <w:bottom w:val="none" w:sz="0" w:space="0" w:color="auto"/>
                    <w:right w:val="none" w:sz="0" w:space="0" w:color="auto"/>
                  </w:divBdr>
                </w:div>
                <w:div w:id="926503634">
                  <w:marLeft w:val="640"/>
                  <w:marRight w:val="0"/>
                  <w:marTop w:val="0"/>
                  <w:marBottom w:val="0"/>
                  <w:divBdr>
                    <w:top w:val="none" w:sz="0" w:space="0" w:color="auto"/>
                    <w:left w:val="none" w:sz="0" w:space="0" w:color="auto"/>
                    <w:bottom w:val="none" w:sz="0" w:space="0" w:color="auto"/>
                    <w:right w:val="none" w:sz="0" w:space="0" w:color="auto"/>
                  </w:divBdr>
                </w:div>
                <w:div w:id="926962654">
                  <w:marLeft w:val="640"/>
                  <w:marRight w:val="0"/>
                  <w:marTop w:val="0"/>
                  <w:marBottom w:val="0"/>
                  <w:divBdr>
                    <w:top w:val="none" w:sz="0" w:space="0" w:color="auto"/>
                    <w:left w:val="none" w:sz="0" w:space="0" w:color="auto"/>
                    <w:bottom w:val="none" w:sz="0" w:space="0" w:color="auto"/>
                    <w:right w:val="none" w:sz="0" w:space="0" w:color="auto"/>
                  </w:divBdr>
                </w:div>
                <w:div w:id="992833041">
                  <w:marLeft w:val="640"/>
                  <w:marRight w:val="0"/>
                  <w:marTop w:val="0"/>
                  <w:marBottom w:val="0"/>
                  <w:divBdr>
                    <w:top w:val="none" w:sz="0" w:space="0" w:color="auto"/>
                    <w:left w:val="none" w:sz="0" w:space="0" w:color="auto"/>
                    <w:bottom w:val="none" w:sz="0" w:space="0" w:color="auto"/>
                    <w:right w:val="none" w:sz="0" w:space="0" w:color="auto"/>
                  </w:divBdr>
                </w:div>
                <w:div w:id="995912576">
                  <w:marLeft w:val="640"/>
                  <w:marRight w:val="0"/>
                  <w:marTop w:val="0"/>
                  <w:marBottom w:val="0"/>
                  <w:divBdr>
                    <w:top w:val="none" w:sz="0" w:space="0" w:color="auto"/>
                    <w:left w:val="none" w:sz="0" w:space="0" w:color="auto"/>
                    <w:bottom w:val="none" w:sz="0" w:space="0" w:color="auto"/>
                    <w:right w:val="none" w:sz="0" w:space="0" w:color="auto"/>
                  </w:divBdr>
                </w:div>
                <w:div w:id="1021708359">
                  <w:marLeft w:val="640"/>
                  <w:marRight w:val="0"/>
                  <w:marTop w:val="0"/>
                  <w:marBottom w:val="0"/>
                  <w:divBdr>
                    <w:top w:val="none" w:sz="0" w:space="0" w:color="auto"/>
                    <w:left w:val="none" w:sz="0" w:space="0" w:color="auto"/>
                    <w:bottom w:val="none" w:sz="0" w:space="0" w:color="auto"/>
                    <w:right w:val="none" w:sz="0" w:space="0" w:color="auto"/>
                  </w:divBdr>
                </w:div>
                <w:div w:id="1042484631">
                  <w:marLeft w:val="640"/>
                  <w:marRight w:val="0"/>
                  <w:marTop w:val="0"/>
                  <w:marBottom w:val="0"/>
                  <w:divBdr>
                    <w:top w:val="none" w:sz="0" w:space="0" w:color="auto"/>
                    <w:left w:val="none" w:sz="0" w:space="0" w:color="auto"/>
                    <w:bottom w:val="none" w:sz="0" w:space="0" w:color="auto"/>
                    <w:right w:val="none" w:sz="0" w:space="0" w:color="auto"/>
                  </w:divBdr>
                </w:div>
                <w:div w:id="1087924212">
                  <w:marLeft w:val="640"/>
                  <w:marRight w:val="0"/>
                  <w:marTop w:val="0"/>
                  <w:marBottom w:val="0"/>
                  <w:divBdr>
                    <w:top w:val="none" w:sz="0" w:space="0" w:color="auto"/>
                    <w:left w:val="none" w:sz="0" w:space="0" w:color="auto"/>
                    <w:bottom w:val="none" w:sz="0" w:space="0" w:color="auto"/>
                    <w:right w:val="none" w:sz="0" w:space="0" w:color="auto"/>
                  </w:divBdr>
                </w:div>
                <w:div w:id="1121071029">
                  <w:marLeft w:val="640"/>
                  <w:marRight w:val="0"/>
                  <w:marTop w:val="0"/>
                  <w:marBottom w:val="0"/>
                  <w:divBdr>
                    <w:top w:val="none" w:sz="0" w:space="0" w:color="auto"/>
                    <w:left w:val="none" w:sz="0" w:space="0" w:color="auto"/>
                    <w:bottom w:val="none" w:sz="0" w:space="0" w:color="auto"/>
                    <w:right w:val="none" w:sz="0" w:space="0" w:color="auto"/>
                  </w:divBdr>
                </w:div>
                <w:div w:id="1125082896">
                  <w:marLeft w:val="640"/>
                  <w:marRight w:val="0"/>
                  <w:marTop w:val="0"/>
                  <w:marBottom w:val="0"/>
                  <w:divBdr>
                    <w:top w:val="none" w:sz="0" w:space="0" w:color="auto"/>
                    <w:left w:val="none" w:sz="0" w:space="0" w:color="auto"/>
                    <w:bottom w:val="none" w:sz="0" w:space="0" w:color="auto"/>
                    <w:right w:val="none" w:sz="0" w:space="0" w:color="auto"/>
                  </w:divBdr>
                </w:div>
                <w:div w:id="1148862864">
                  <w:marLeft w:val="640"/>
                  <w:marRight w:val="0"/>
                  <w:marTop w:val="0"/>
                  <w:marBottom w:val="0"/>
                  <w:divBdr>
                    <w:top w:val="none" w:sz="0" w:space="0" w:color="auto"/>
                    <w:left w:val="none" w:sz="0" w:space="0" w:color="auto"/>
                    <w:bottom w:val="none" w:sz="0" w:space="0" w:color="auto"/>
                    <w:right w:val="none" w:sz="0" w:space="0" w:color="auto"/>
                  </w:divBdr>
                </w:div>
                <w:div w:id="1180047575">
                  <w:marLeft w:val="640"/>
                  <w:marRight w:val="0"/>
                  <w:marTop w:val="0"/>
                  <w:marBottom w:val="0"/>
                  <w:divBdr>
                    <w:top w:val="none" w:sz="0" w:space="0" w:color="auto"/>
                    <w:left w:val="none" w:sz="0" w:space="0" w:color="auto"/>
                    <w:bottom w:val="none" w:sz="0" w:space="0" w:color="auto"/>
                    <w:right w:val="none" w:sz="0" w:space="0" w:color="auto"/>
                  </w:divBdr>
                </w:div>
                <w:div w:id="1211187359">
                  <w:marLeft w:val="640"/>
                  <w:marRight w:val="0"/>
                  <w:marTop w:val="0"/>
                  <w:marBottom w:val="0"/>
                  <w:divBdr>
                    <w:top w:val="none" w:sz="0" w:space="0" w:color="auto"/>
                    <w:left w:val="none" w:sz="0" w:space="0" w:color="auto"/>
                    <w:bottom w:val="none" w:sz="0" w:space="0" w:color="auto"/>
                    <w:right w:val="none" w:sz="0" w:space="0" w:color="auto"/>
                  </w:divBdr>
                </w:div>
                <w:div w:id="1234899650">
                  <w:marLeft w:val="640"/>
                  <w:marRight w:val="0"/>
                  <w:marTop w:val="0"/>
                  <w:marBottom w:val="0"/>
                  <w:divBdr>
                    <w:top w:val="none" w:sz="0" w:space="0" w:color="auto"/>
                    <w:left w:val="none" w:sz="0" w:space="0" w:color="auto"/>
                    <w:bottom w:val="none" w:sz="0" w:space="0" w:color="auto"/>
                    <w:right w:val="none" w:sz="0" w:space="0" w:color="auto"/>
                  </w:divBdr>
                </w:div>
                <w:div w:id="1260986054">
                  <w:marLeft w:val="640"/>
                  <w:marRight w:val="0"/>
                  <w:marTop w:val="0"/>
                  <w:marBottom w:val="0"/>
                  <w:divBdr>
                    <w:top w:val="none" w:sz="0" w:space="0" w:color="auto"/>
                    <w:left w:val="none" w:sz="0" w:space="0" w:color="auto"/>
                    <w:bottom w:val="none" w:sz="0" w:space="0" w:color="auto"/>
                    <w:right w:val="none" w:sz="0" w:space="0" w:color="auto"/>
                  </w:divBdr>
                </w:div>
                <w:div w:id="1444613540">
                  <w:marLeft w:val="640"/>
                  <w:marRight w:val="0"/>
                  <w:marTop w:val="0"/>
                  <w:marBottom w:val="0"/>
                  <w:divBdr>
                    <w:top w:val="none" w:sz="0" w:space="0" w:color="auto"/>
                    <w:left w:val="none" w:sz="0" w:space="0" w:color="auto"/>
                    <w:bottom w:val="none" w:sz="0" w:space="0" w:color="auto"/>
                    <w:right w:val="none" w:sz="0" w:space="0" w:color="auto"/>
                  </w:divBdr>
                </w:div>
                <w:div w:id="1543206283">
                  <w:marLeft w:val="640"/>
                  <w:marRight w:val="0"/>
                  <w:marTop w:val="0"/>
                  <w:marBottom w:val="0"/>
                  <w:divBdr>
                    <w:top w:val="none" w:sz="0" w:space="0" w:color="auto"/>
                    <w:left w:val="none" w:sz="0" w:space="0" w:color="auto"/>
                    <w:bottom w:val="none" w:sz="0" w:space="0" w:color="auto"/>
                    <w:right w:val="none" w:sz="0" w:space="0" w:color="auto"/>
                  </w:divBdr>
                </w:div>
                <w:div w:id="1575629613">
                  <w:marLeft w:val="640"/>
                  <w:marRight w:val="0"/>
                  <w:marTop w:val="0"/>
                  <w:marBottom w:val="0"/>
                  <w:divBdr>
                    <w:top w:val="none" w:sz="0" w:space="0" w:color="auto"/>
                    <w:left w:val="none" w:sz="0" w:space="0" w:color="auto"/>
                    <w:bottom w:val="none" w:sz="0" w:space="0" w:color="auto"/>
                    <w:right w:val="none" w:sz="0" w:space="0" w:color="auto"/>
                  </w:divBdr>
                </w:div>
                <w:div w:id="1668434834">
                  <w:marLeft w:val="640"/>
                  <w:marRight w:val="0"/>
                  <w:marTop w:val="0"/>
                  <w:marBottom w:val="0"/>
                  <w:divBdr>
                    <w:top w:val="none" w:sz="0" w:space="0" w:color="auto"/>
                    <w:left w:val="none" w:sz="0" w:space="0" w:color="auto"/>
                    <w:bottom w:val="none" w:sz="0" w:space="0" w:color="auto"/>
                    <w:right w:val="none" w:sz="0" w:space="0" w:color="auto"/>
                  </w:divBdr>
                </w:div>
                <w:div w:id="1680816808">
                  <w:marLeft w:val="640"/>
                  <w:marRight w:val="0"/>
                  <w:marTop w:val="0"/>
                  <w:marBottom w:val="0"/>
                  <w:divBdr>
                    <w:top w:val="none" w:sz="0" w:space="0" w:color="auto"/>
                    <w:left w:val="none" w:sz="0" w:space="0" w:color="auto"/>
                    <w:bottom w:val="none" w:sz="0" w:space="0" w:color="auto"/>
                    <w:right w:val="none" w:sz="0" w:space="0" w:color="auto"/>
                  </w:divBdr>
                </w:div>
                <w:div w:id="1692683102">
                  <w:marLeft w:val="640"/>
                  <w:marRight w:val="0"/>
                  <w:marTop w:val="0"/>
                  <w:marBottom w:val="0"/>
                  <w:divBdr>
                    <w:top w:val="none" w:sz="0" w:space="0" w:color="auto"/>
                    <w:left w:val="none" w:sz="0" w:space="0" w:color="auto"/>
                    <w:bottom w:val="none" w:sz="0" w:space="0" w:color="auto"/>
                    <w:right w:val="none" w:sz="0" w:space="0" w:color="auto"/>
                  </w:divBdr>
                </w:div>
                <w:div w:id="1757748524">
                  <w:marLeft w:val="640"/>
                  <w:marRight w:val="0"/>
                  <w:marTop w:val="0"/>
                  <w:marBottom w:val="0"/>
                  <w:divBdr>
                    <w:top w:val="none" w:sz="0" w:space="0" w:color="auto"/>
                    <w:left w:val="none" w:sz="0" w:space="0" w:color="auto"/>
                    <w:bottom w:val="none" w:sz="0" w:space="0" w:color="auto"/>
                    <w:right w:val="none" w:sz="0" w:space="0" w:color="auto"/>
                  </w:divBdr>
                </w:div>
                <w:div w:id="1763185143">
                  <w:marLeft w:val="640"/>
                  <w:marRight w:val="0"/>
                  <w:marTop w:val="0"/>
                  <w:marBottom w:val="0"/>
                  <w:divBdr>
                    <w:top w:val="none" w:sz="0" w:space="0" w:color="auto"/>
                    <w:left w:val="none" w:sz="0" w:space="0" w:color="auto"/>
                    <w:bottom w:val="none" w:sz="0" w:space="0" w:color="auto"/>
                    <w:right w:val="none" w:sz="0" w:space="0" w:color="auto"/>
                  </w:divBdr>
                </w:div>
                <w:div w:id="1777629054">
                  <w:marLeft w:val="640"/>
                  <w:marRight w:val="0"/>
                  <w:marTop w:val="0"/>
                  <w:marBottom w:val="0"/>
                  <w:divBdr>
                    <w:top w:val="none" w:sz="0" w:space="0" w:color="auto"/>
                    <w:left w:val="none" w:sz="0" w:space="0" w:color="auto"/>
                    <w:bottom w:val="none" w:sz="0" w:space="0" w:color="auto"/>
                    <w:right w:val="none" w:sz="0" w:space="0" w:color="auto"/>
                  </w:divBdr>
                </w:div>
                <w:div w:id="1781486268">
                  <w:marLeft w:val="640"/>
                  <w:marRight w:val="0"/>
                  <w:marTop w:val="0"/>
                  <w:marBottom w:val="0"/>
                  <w:divBdr>
                    <w:top w:val="none" w:sz="0" w:space="0" w:color="auto"/>
                    <w:left w:val="none" w:sz="0" w:space="0" w:color="auto"/>
                    <w:bottom w:val="none" w:sz="0" w:space="0" w:color="auto"/>
                    <w:right w:val="none" w:sz="0" w:space="0" w:color="auto"/>
                  </w:divBdr>
                </w:div>
                <w:div w:id="1810634161">
                  <w:marLeft w:val="640"/>
                  <w:marRight w:val="0"/>
                  <w:marTop w:val="0"/>
                  <w:marBottom w:val="0"/>
                  <w:divBdr>
                    <w:top w:val="none" w:sz="0" w:space="0" w:color="auto"/>
                    <w:left w:val="none" w:sz="0" w:space="0" w:color="auto"/>
                    <w:bottom w:val="none" w:sz="0" w:space="0" w:color="auto"/>
                    <w:right w:val="none" w:sz="0" w:space="0" w:color="auto"/>
                  </w:divBdr>
                </w:div>
                <w:div w:id="1817331669">
                  <w:marLeft w:val="640"/>
                  <w:marRight w:val="0"/>
                  <w:marTop w:val="0"/>
                  <w:marBottom w:val="0"/>
                  <w:divBdr>
                    <w:top w:val="none" w:sz="0" w:space="0" w:color="auto"/>
                    <w:left w:val="none" w:sz="0" w:space="0" w:color="auto"/>
                    <w:bottom w:val="none" w:sz="0" w:space="0" w:color="auto"/>
                    <w:right w:val="none" w:sz="0" w:space="0" w:color="auto"/>
                  </w:divBdr>
                </w:div>
                <w:div w:id="1819110296">
                  <w:marLeft w:val="640"/>
                  <w:marRight w:val="0"/>
                  <w:marTop w:val="0"/>
                  <w:marBottom w:val="0"/>
                  <w:divBdr>
                    <w:top w:val="none" w:sz="0" w:space="0" w:color="auto"/>
                    <w:left w:val="none" w:sz="0" w:space="0" w:color="auto"/>
                    <w:bottom w:val="none" w:sz="0" w:space="0" w:color="auto"/>
                    <w:right w:val="none" w:sz="0" w:space="0" w:color="auto"/>
                  </w:divBdr>
                </w:div>
                <w:div w:id="1884822993">
                  <w:marLeft w:val="640"/>
                  <w:marRight w:val="0"/>
                  <w:marTop w:val="0"/>
                  <w:marBottom w:val="0"/>
                  <w:divBdr>
                    <w:top w:val="none" w:sz="0" w:space="0" w:color="auto"/>
                    <w:left w:val="none" w:sz="0" w:space="0" w:color="auto"/>
                    <w:bottom w:val="none" w:sz="0" w:space="0" w:color="auto"/>
                    <w:right w:val="none" w:sz="0" w:space="0" w:color="auto"/>
                  </w:divBdr>
                </w:div>
                <w:div w:id="1890528117">
                  <w:marLeft w:val="640"/>
                  <w:marRight w:val="0"/>
                  <w:marTop w:val="0"/>
                  <w:marBottom w:val="0"/>
                  <w:divBdr>
                    <w:top w:val="none" w:sz="0" w:space="0" w:color="auto"/>
                    <w:left w:val="none" w:sz="0" w:space="0" w:color="auto"/>
                    <w:bottom w:val="none" w:sz="0" w:space="0" w:color="auto"/>
                    <w:right w:val="none" w:sz="0" w:space="0" w:color="auto"/>
                  </w:divBdr>
                </w:div>
                <w:div w:id="1902449138">
                  <w:marLeft w:val="640"/>
                  <w:marRight w:val="0"/>
                  <w:marTop w:val="0"/>
                  <w:marBottom w:val="0"/>
                  <w:divBdr>
                    <w:top w:val="none" w:sz="0" w:space="0" w:color="auto"/>
                    <w:left w:val="none" w:sz="0" w:space="0" w:color="auto"/>
                    <w:bottom w:val="none" w:sz="0" w:space="0" w:color="auto"/>
                    <w:right w:val="none" w:sz="0" w:space="0" w:color="auto"/>
                  </w:divBdr>
                </w:div>
                <w:div w:id="1908151467">
                  <w:marLeft w:val="640"/>
                  <w:marRight w:val="0"/>
                  <w:marTop w:val="0"/>
                  <w:marBottom w:val="0"/>
                  <w:divBdr>
                    <w:top w:val="none" w:sz="0" w:space="0" w:color="auto"/>
                    <w:left w:val="none" w:sz="0" w:space="0" w:color="auto"/>
                    <w:bottom w:val="none" w:sz="0" w:space="0" w:color="auto"/>
                    <w:right w:val="none" w:sz="0" w:space="0" w:color="auto"/>
                  </w:divBdr>
                </w:div>
                <w:div w:id="1911848085">
                  <w:marLeft w:val="640"/>
                  <w:marRight w:val="0"/>
                  <w:marTop w:val="0"/>
                  <w:marBottom w:val="0"/>
                  <w:divBdr>
                    <w:top w:val="none" w:sz="0" w:space="0" w:color="auto"/>
                    <w:left w:val="none" w:sz="0" w:space="0" w:color="auto"/>
                    <w:bottom w:val="none" w:sz="0" w:space="0" w:color="auto"/>
                    <w:right w:val="none" w:sz="0" w:space="0" w:color="auto"/>
                  </w:divBdr>
                </w:div>
                <w:div w:id="1928687130">
                  <w:marLeft w:val="640"/>
                  <w:marRight w:val="0"/>
                  <w:marTop w:val="0"/>
                  <w:marBottom w:val="0"/>
                  <w:divBdr>
                    <w:top w:val="none" w:sz="0" w:space="0" w:color="auto"/>
                    <w:left w:val="none" w:sz="0" w:space="0" w:color="auto"/>
                    <w:bottom w:val="none" w:sz="0" w:space="0" w:color="auto"/>
                    <w:right w:val="none" w:sz="0" w:space="0" w:color="auto"/>
                  </w:divBdr>
                </w:div>
                <w:div w:id="1956062616">
                  <w:marLeft w:val="640"/>
                  <w:marRight w:val="0"/>
                  <w:marTop w:val="0"/>
                  <w:marBottom w:val="0"/>
                  <w:divBdr>
                    <w:top w:val="none" w:sz="0" w:space="0" w:color="auto"/>
                    <w:left w:val="none" w:sz="0" w:space="0" w:color="auto"/>
                    <w:bottom w:val="none" w:sz="0" w:space="0" w:color="auto"/>
                    <w:right w:val="none" w:sz="0" w:space="0" w:color="auto"/>
                  </w:divBdr>
                </w:div>
                <w:div w:id="1967736122">
                  <w:marLeft w:val="640"/>
                  <w:marRight w:val="0"/>
                  <w:marTop w:val="0"/>
                  <w:marBottom w:val="0"/>
                  <w:divBdr>
                    <w:top w:val="none" w:sz="0" w:space="0" w:color="auto"/>
                    <w:left w:val="none" w:sz="0" w:space="0" w:color="auto"/>
                    <w:bottom w:val="none" w:sz="0" w:space="0" w:color="auto"/>
                    <w:right w:val="none" w:sz="0" w:space="0" w:color="auto"/>
                  </w:divBdr>
                </w:div>
                <w:div w:id="1976520322">
                  <w:marLeft w:val="640"/>
                  <w:marRight w:val="0"/>
                  <w:marTop w:val="0"/>
                  <w:marBottom w:val="0"/>
                  <w:divBdr>
                    <w:top w:val="none" w:sz="0" w:space="0" w:color="auto"/>
                    <w:left w:val="none" w:sz="0" w:space="0" w:color="auto"/>
                    <w:bottom w:val="none" w:sz="0" w:space="0" w:color="auto"/>
                    <w:right w:val="none" w:sz="0" w:space="0" w:color="auto"/>
                  </w:divBdr>
                </w:div>
                <w:div w:id="1989749566">
                  <w:marLeft w:val="640"/>
                  <w:marRight w:val="0"/>
                  <w:marTop w:val="0"/>
                  <w:marBottom w:val="0"/>
                  <w:divBdr>
                    <w:top w:val="none" w:sz="0" w:space="0" w:color="auto"/>
                    <w:left w:val="none" w:sz="0" w:space="0" w:color="auto"/>
                    <w:bottom w:val="none" w:sz="0" w:space="0" w:color="auto"/>
                    <w:right w:val="none" w:sz="0" w:space="0" w:color="auto"/>
                  </w:divBdr>
                </w:div>
                <w:div w:id="2047296400">
                  <w:marLeft w:val="640"/>
                  <w:marRight w:val="0"/>
                  <w:marTop w:val="0"/>
                  <w:marBottom w:val="0"/>
                  <w:divBdr>
                    <w:top w:val="none" w:sz="0" w:space="0" w:color="auto"/>
                    <w:left w:val="none" w:sz="0" w:space="0" w:color="auto"/>
                    <w:bottom w:val="none" w:sz="0" w:space="0" w:color="auto"/>
                    <w:right w:val="none" w:sz="0" w:space="0" w:color="auto"/>
                  </w:divBdr>
                </w:div>
                <w:div w:id="2050451110">
                  <w:marLeft w:val="640"/>
                  <w:marRight w:val="0"/>
                  <w:marTop w:val="0"/>
                  <w:marBottom w:val="0"/>
                  <w:divBdr>
                    <w:top w:val="none" w:sz="0" w:space="0" w:color="auto"/>
                    <w:left w:val="none" w:sz="0" w:space="0" w:color="auto"/>
                    <w:bottom w:val="none" w:sz="0" w:space="0" w:color="auto"/>
                    <w:right w:val="none" w:sz="0" w:space="0" w:color="auto"/>
                  </w:divBdr>
                </w:div>
                <w:div w:id="2143032183">
                  <w:marLeft w:val="640"/>
                  <w:marRight w:val="0"/>
                  <w:marTop w:val="0"/>
                  <w:marBottom w:val="0"/>
                  <w:divBdr>
                    <w:top w:val="none" w:sz="0" w:space="0" w:color="auto"/>
                    <w:left w:val="none" w:sz="0" w:space="0" w:color="auto"/>
                    <w:bottom w:val="none" w:sz="0" w:space="0" w:color="auto"/>
                    <w:right w:val="none" w:sz="0" w:space="0" w:color="auto"/>
                  </w:divBdr>
                </w:div>
              </w:divsChild>
            </w:div>
            <w:div w:id="399640051">
              <w:marLeft w:val="0"/>
              <w:marRight w:val="0"/>
              <w:marTop w:val="0"/>
              <w:marBottom w:val="0"/>
              <w:divBdr>
                <w:top w:val="none" w:sz="0" w:space="0" w:color="auto"/>
                <w:left w:val="none" w:sz="0" w:space="0" w:color="auto"/>
                <w:bottom w:val="none" w:sz="0" w:space="0" w:color="auto"/>
                <w:right w:val="none" w:sz="0" w:space="0" w:color="auto"/>
              </w:divBdr>
              <w:divsChild>
                <w:div w:id="20978137">
                  <w:marLeft w:val="640"/>
                  <w:marRight w:val="0"/>
                  <w:marTop w:val="0"/>
                  <w:marBottom w:val="0"/>
                  <w:divBdr>
                    <w:top w:val="none" w:sz="0" w:space="0" w:color="auto"/>
                    <w:left w:val="none" w:sz="0" w:space="0" w:color="auto"/>
                    <w:bottom w:val="none" w:sz="0" w:space="0" w:color="auto"/>
                    <w:right w:val="none" w:sz="0" w:space="0" w:color="auto"/>
                  </w:divBdr>
                </w:div>
                <w:div w:id="66919959">
                  <w:marLeft w:val="640"/>
                  <w:marRight w:val="0"/>
                  <w:marTop w:val="0"/>
                  <w:marBottom w:val="0"/>
                  <w:divBdr>
                    <w:top w:val="none" w:sz="0" w:space="0" w:color="auto"/>
                    <w:left w:val="none" w:sz="0" w:space="0" w:color="auto"/>
                    <w:bottom w:val="none" w:sz="0" w:space="0" w:color="auto"/>
                    <w:right w:val="none" w:sz="0" w:space="0" w:color="auto"/>
                  </w:divBdr>
                </w:div>
                <w:div w:id="71589047">
                  <w:marLeft w:val="640"/>
                  <w:marRight w:val="0"/>
                  <w:marTop w:val="0"/>
                  <w:marBottom w:val="0"/>
                  <w:divBdr>
                    <w:top w:val="none" w:sz="0" w:space="0" w:color="auto"/>
                    <w:left w:val="none" w:sz="0" w:space="0" w:color="auto"/>
                    <w:bottom w:val="none" w:sz="0" w:space="0" w:color="auto"/>
                    <w:right w:val="none" w:sz="0" w:space="0" w:color="auto"/>
                  </w:divBdr>
                </w:div>
                <w:div w:id="74203942">
                  <w:marLeft w:val="640"/>
                  <w:marRight w:val="0"/>
                  <w:marTop w:val="0"/>
                  <w:marBottom w:val="0"/>
                  <w:divBdr>
                    <w:top w:val="none" w:sz="0" w:space="0" w:color="auto"/>
                    <w:left w:val="none" w:sz="0" w:space="0" w:color="auto"/>
                    <w:bottom w:val="none" w:sz="0" w:space="0" w:color="auto"/>
                    <w:right w:val="none" w:sz="0" w:space="0" w:color="auto"/>
                  </w:divBdr>
                </w:div>
                <w:div w:id="92098188">
                  <w:marLeft w:val="640"/>
                  <w:marRight w:val="0"/>
                  <w:marTop w:val="0"/>
                  <w:marBottom w:val="0"/>
                  <w:divBdr>
                    <w:top w:val="none" w:sz="0" w:space="0" w:color="auto"/>
                    <w:left w:val="none" w:sz="0" w:space="0" w:color="auto"/>
                    <w:bottom w:val="none" w:sz="0" w:space="0" w:color="auto"/>
                    <w:right w:val="none" w:sz="0" w:space="0" w:color="auto"/>
                  </w:divBdr>
                </w:div>
                <w:div w:id="96365514">
                  <w:marLeft w:val="640"/>
                  <w:marRight w:val="0"/>
                  <w:marTop w:val="0"/>
                  <w:marBottom w:val="0"/>
                  <w:divBdr>
                    <w:top w:val="none" w:sz="0" w:space="0" w:color="auto"/>
                    <w:left w:val="none" w:sz="0" w:space="0" w:color="auto"/>
                    <w:bottom w:val="none" w:sz="0" w:space="0" w:color="auto"/>
                    <w:right w:val="none" w:sz="0" w:space="0" w:color="auto"/>
                  </w:divBdr>
                </w:div>
                <w:div w:id="124086033">
                  <w:marLeft w:val="640"/>
                  <w:marRight w:val="0"/>
                  <w:marTop w:val="0"/>
                  <w:marBottom w:val="0"/>
                  <w:divBdr>
                    <w:top w:val="none" w:sz="0" w:space="0" w:color="auto"/>
                    <w:left w:val="none" w:sz="0" w:space="0" w:color="auto"/>
                    <w:bottom w:val="none" w:sz="0" w:space="0" w:color="auto"/>
                    <w:right w:val="none" w:sz="0" w:space="0" w:color="auto"/>
                  </w:divBdr>
                </w:div>
                <w:div w:id="130947315">
                  <w:marLeft w:val="640"/>
                  <w:marRight w:val="0"/>
                  <w:marTop w:val="0"/>
                  <w:marBottom w:val="0"/>
                  <w:divBdr>
                    <w:top w:val="none" w:sz="0" w:space="0" w:color="auto"/>
                    <w:left w:val="none" w:sz="0" w:space="0" w:color="auto"/>
                    <w:bottom w:val="none" w:sz="0" w:space="0" w:color="auto"/>
                    <w:right w:val="none" w:sz="0" w:space="0" w:color="auto"/>
                  </w:divBdr>
                </w:div>
                <w:div w:id="158816403">
                  <w:marLeft w:val="640"/>
                  <w:marRight w:val="0"/>
                  <w:marTop w:val="0"/>
                  <w:marBottom w:val="0"/>
                  <w:divBdr>
                    <w:top w:val="none" w:sz="0" w:space="0" w:color="auto"/>
                    <w:left w:val="none" w:sz="0" w:space="0" w:color="auto"/>
                    <w:bottom w:val="none" w:sz="0" w:space="0" w:color="auto"/>
                    <w:right w:val="none" w:sz="0" w:space="0" w:color="auto"/>
                  </w:divBdr>
                </w:div>
                <w:div w:id="283391847">
                  <w:marLeft w:val="640"/>
                  <w:marRight w:val="0"/>
                  <w:marTop w:val="0"/>
                  <w:marBottom w:val="0"/>
                  <w:divBdr>
                    <w:top w:val="none" w:sz="0" w:space="0" w:color="auto"/>
                    <w:left w:val="none" w:sz="0" w:space="0" w:color="auto"/>
                    <w:bottom w:val="none" w:sz="0" w:space="0" w:color="auto"/>
                    <w:right w:val="none" w:sz="0" w:space="0" w:color="auto"/>
                  </w:divBdr>
                </w:div>
                <w:div w:id="305358693">
                  <w:marLeft w:val="640"/>
                  <w:marRight w:val="0"/>
                  <w:marTop w:val="0"/>
                  <w:marBottom w:val="0"/>
                  <w:divBdr>
                    <w:top w:val="none" w:sz="0" w:space="0" w:color="auto"/>
                    <w:left w:val="none" w:sz="0" w:space="0" w:color="auto"/>
                    <w:bottom w:val="none" w:sz="0" w:space="0" w:color="auto"/>
                    <w:right w:val="none" w:sz="0" w:space="0" w:color="auto"/>
                  </w:divBdr>
                </w:div>
                <w:div w:id="443501413">
                  <w:marLeft w:val="640"/>
                  <w:marRight w:val="0"/>
                  <w:marTop w:val="0"/>
                  <w:marBottom w:val="0"/>
                  <w:divBdr>
                    <w:top w:val="none" w:sz="0" w:space="0" w:color="auto"/>
                    <w:left w:val="none" w:sz="0" w:space="0" w:color="auto"/>
                    <w:bottom w:val="none" w:sz="0" w:space="0" w:color="auto"/>
                    <w:right w:val="none" w:sz="0" w:space="0" w:color="auto"/>
                  </w:divBdr>
                </w:div>
                <w:div w:id="477187498">
                  <w:marLeft w:val="640"/>
                  <w:marRight w:val="0"/>
                  <w:marTop w:val="0"/>
                  <w:marBottom w:val="0"/>
                  <w:divBdr>
                    <w:top w:val="none" w:sz="0" w:space="0" w:color="auto"/>
                    <w:left w:val="none" w:sz="0" w:space="0" w:color="auto"/>
                    <w:bottom w:val="none" w:sz="0" w:space="0" w:color="auto"/>
                    <w:right w:val="none" w:sz="0" w:space="0" w:color="auto"/>
                  </w:divBdr>
                </w:div>
                <w:div w:id="557470928">
                  <w:marLeft w:val="640"/>
                  <w:marRight w:val="0"/>
                  <w:marTop w:val="0"/>
                  <w:marBottom w:val="0"/>
                  <w:divBdr>
                    <w:top w:val="none" w:sz="0" w:space="0" w:color="auto"/>
                    <w:left w:val="none" w:sz="0" w:space="0" w:color="auto"/>
                    <w:bottom w:val="none" w:sz="0" w:space="0" w:color="auto"/>
                    <w:right w:val="none" w:sz="0" w:space="0" w:color="auto"/>
                  </w:divBdr>
                </w:div>
                <w:div w:id="572473424">
                  <w:marLeft w:val="640"/>
                  <w:marRight w:val="0"/>
                  <w:marTop w:val="0"/>
                  <w:marBottom w:val="0"/>
                  <w:divBdr>
                    <w:top w:val="none" w:sz="0" w:space="0" w:color="auto"/>
                    <w:left w:val="none" w:sz="0" w:space="0" w:color="auto"/>
                    <w:bottom w:val="none" w:sz="0" w:space="0" w:color="auto"/>
                    <w:right w:val="none" w:sz="0" w:space="0" w:color="auto"/>
                  </w:divBdr>
                </w:div>
                <w:div w:id="580068823">
                  <w:marLeft w:val="640"/>
                  <w:marRight w:val="0"/>
                  <w:marTop w:val="0"/>
                  <w:marBottom w:val="0"/>
                  <w:divBdr>
                    <w:top w:val="none" w:sz="0" w:space="0" w:color="auto"/>
                    <w:left w:val="none" w:sz="0" w:space="0" w:color="auto"/>
                    <w:bottom w:val="none" w:sz="0" w:space="0" w:color="auto"/>
                    <w:right w:val="none" w:sz="0" w:space="0" w:color="auto"/>
                  </w:divBdr>
                </w:div>
                <w:div w:id="611862076">
                  <w:marLeft w:val="640"/>
                  <w:marRight w:val="0"/>
                  <w:marTop w:val="0"/>
                  <w:marBottom w:val="0"/>
                  <w:divBdr>
                    <w:top w:val="none" w:sz="0" w:space="0" w:color="auto"/>
                    <w:left w:val="none" w:sz="0" w:space="0" w:color="auto"/>
                    <w:bottom w:val="none" w:sz="0" w:space="0" w:color="auto"/>
                    <w:right w:val="none" w:sz="0" w:space="0" w:color="auto"/>
                  </w:divBdr>
                </w:div>
                <w:div w:id="628127678">
                  <w:marLeft w:val="640"/>
                  <w:marRight w:val="0"/>
                  <w:marTop w:val="0"/>
                  <w:marBottom w:val="0"/>
                  <w:divBdr>
                    <w:top w:val="none" w:sz="0" w:space="0" w:color="auto"/>
                    <w:left w:val="none" w:sz="0" w:space="0" w:color="auto"/>
                    <w:bottom w:val="none" w:sz="0" w:space="0" w:color="auto"/>
                    <w:right w:val="none" w:sz="0" w:space="0" w:color="auto"/>
                  </w:divBdr>
                </w:div>
                <w:div w:id="645354790">
                  <w:marLeft w:val="640"/>
                  <w:marRight w:val="0"/>
                  <w:marTop w:val="0"/>
                  <w:marBottom w:val="0"/>
                  <w:divBdr>
                    <w:top w:val="none" w:sz="0" w:space="0" w:color="auto"/>
                    <w:left w:val="none" w:sz="0" w:space="0" w:color="auto"/>
                    <w:bottom w:val="none" w:sz="0" w:space="0" w:color="auto"/>
                    <w:right w:val="none" w:sz="0" w:space="0" w:color="auto"/>
                  </w:divBdr>
                </w:div>
                <w:div w:id="678313330">
                  <w:marLeft w:val="640"/>
                  <w:marRight w:val="0"/>
                  <w:marTop w:val="0"/>
                  <w:marBottom w:val="0"/>
                  <w:divBdr>
                    <w:top w:val="none" w:sz="0" w:space="0" w:color="auto"/>
                    <w:left w:val="none" w:sz="0" w:space="0" w:color="auto"/>
                    <w:bottom w:val="none" w:sz="0" w:space="0" w:color="auto"/>
                    <w:right w:val="none" w:sz="0" w:space="0" w:color="auto"/>
                  </w:divBdr>
                </w:div>
                <w:div w:id="687829677">
                  <w:marLeft w:val="640"/>
                  <w:marRight w:val="0"/>
                  <w:marTop w:val="0"/>
                  <w:marBottom w:val="0"/>
                  <w:divBdr>
                    <w:top w:val="none" w:sz="0" w:space="0" w:color="auto"/>
                    <w:left w:val="none" w:sz="0" w:space="0" w:color="auto"/>
                    <w:bottom w:val="none" w:sz="0" w:space="0" w:color="auto"/>
                    <w:right w:val="none" w:sz="0" w:space="0" w:color="auto"/>
                  </w:divBdr>
                </w:div>
                <w:div w:id="695496984">
                  <w:marLeft w:val="640"/>
                  <w:marRight w:val="0"/>
                  <w:marTop w:val="0"/>
                  <w:marBottom w:val="0"/>
                  <w:divBdr>
                    <w:top w:val="none" w:sz="0" w:space="0" w:color="auto"/>
                    <w:left w:val="none" w:sz="0" w:space="0" w:color="auto"/>
                    <w:bottom w:val="none" w:sz="0" w:space="0" w:color="auto"/>
                    <w:right w:val="none" w:sz="0" w:space="0" w:color="auto"/>
                  </w:divBdr>
                </w:div>
                <w:div w:id="714702053">
                  <w:marLeft w:val="640"/>
                  <w:marRight w:val="0"/>
                  <w:marTop w:val="0"/>
                  <w:marBottom w:val="0"/>
                  <w:divBdr>
                    <w:top w:val="none" w:sz="0" w:space="0" w:color="auto"/>
                    <w:left w:val="none" w:sz="0" w:space="0" w:color="auto"/>
                    <w:bottom w:val="none" w:sz="0" w:space="0" w:color="auto"/>
                    <w:right w:val="none" w:sz="0" w:space="0" w:color="auto"/>
                  </w:divBdr>
                </w:div>
                <w:div w:id="741409799">
                  <w:marLeft w:val="640"/>
                  <w:marRight w:val="0"/>
                  <w:marTop w:val="0"/>
                  <w:marBottom w:val="0"/>
                  <w:divBdr>
                    <w:top w:val="none" w:sz="0" w:space="0" w:color="auto"/>
                    <w:left w:val="none" w:sz="0" w:space="0" w:color="auto"/>
                    <w:bottom w:val="none" w:sz="0" w:space="0" w:color="auto"/>
                    <w:right w:val="none" w:sz="0" w:space="0" w:color="auto"/>
                  </w:divBdr>
                </w:div>
                <w:div w:id="742141081">
                  <w:marLeft w:val="640"/>
                  <w:marRight w:val="0"/>
                  <w:marTop w:val="0"/>
                  <w:marBottom w:val="0"/>
                  <w:divBdr>
                    <w:top w:val="none" w:sz="0" w:space="0" w:color="auto"/>
                    <w:left w:val="none" w:sz="0" w:space="0" w:color="auto"/>
                    <w:bottom w:val="none" w:sz="0" w:space="0" w:color="auto"/>
                    <w:right w:val="none" w:sz="0" w:space="0" w:color="auto"/>
                  </w:divBdr>
                </w:div>
                <w:div w:id="800224179">
                  <w:marLeft w:val="640"/>
                  <w:marRight w:val="0"/>
                  <w:marTop w:val="0"/>
                  <w:marBottom w:val="0"/>
                  <w:divBdr>
                    <w:top w:val="none" w:sz="0" w:space="0" w:color="auto"/>
                    <w:left w:val="none" w:sz="0" w:space="0" w:color="auto"/>
                    <w:bottom w:val="none" w:sz="0" w:space="0" w:color="auto"/>
                    <w:right w:val="none" w:sz="0" w:space="0" w:color="auto"/>
                  </w:divBdr>
                </w:div>
                <w:div w:id="841121508">
                  <w:marLeft w:val="640"/>
                  <w:marRight w:val="0"/>
                  <w:marTop w:val="0"/>
                  <w:marBottom w:val="0"/>
                  <w:divBdr>
                    <w:top w:val="none" w:sz="0" w:space="0" w:color="auto"/>
                    <w:left w:val="none" w:sz="0" w:space="0" w:color="auto"/>
                    <w:bottom w:val="none" w:sz="0" w:space="0" w:color="auto"/>
                    <w:right w:val="none" w:sz="0" w:space="0" w:color="auto"/>
                  </w:divBdr>
                </w:div>
                <w:div w:id="842744833">
                  <w:marLeft w:val="640"/>
                  <w:marRight w:val="0"/>
                  <w:marTop w:val="0"/>
                  <w:marBottom w:val="0"/>
                  <w:divBdr>
                    <w:top w:val="none" w:sz="0" w:space="0" w:color="auto"/>
                    <w:left w:val="none" w:sz="0" w:space="0" w:color="auto"/>
                    <w:bottom w:val="none" w:sz="0" w:space="0" w:color="auto"/>
                    <w:right w:val="none" w:sz="0" w:space="0" w:color="auto"/>
                  </w:divBdr>
                </w:div>
                <w:div w:id="912859710">
                  <w:marLeft w:val="640"/>
                  <w:marRight w:val="0"/>
                  <w:marTop w:val="0"/>
                  <w:marBottom w:val="0"/>
                  <w:divBdr>
                    <w:top w:val="none" w:sz="0" w:space="0" w:color="auto"/>
                    <w:left w:val="none" w:sz="0" w:space="0" w:color="auto"/>
                    <w:bottom w:val="none" w:sz="0" w:space="0" w:color="auto"/>
                    <w:right w:val="none" w:sz="0" w:space="0" w:color="auto"/>
                  </w:divBdr>
                </w:div>
                <w:div w:id="920530651">
                  <w:marLeft w:val="640"/>
                  <w:marRight w:val="0"/>
                  <w:marTop w:val="0"/>
                  <w:marBottom w:val="0"/>
                  <w:divBdr>
                    <w:top w:val="none" w:sz="0" w:space="0" w:color="auto"/>
                    <w:left w:val="none" w:sz="0" w:space="0" w:color="auto"/>
                    <w:bottom w:val="none" w:sz="0" w:space="0" w:color="auto"/>
                    <w:right w:val="none" w:sz="0" w:space="0" w:color="auto"/>
                  </w:divBdr>
                </w:div>
                <w:div w:id="927276694">
                  <w:marLeft w:val="640"/>
                  <w:marRight w:val="0"/>
                  <w:marTop w:val="0"/>
                  <w:marBottom w:val="0"/>
                  <w:divBdr>
                    <w:top w:val="none" w:sz="0" w:space="0" w:color="auto"/>
                    <w:left w:val="none" w:sz="0" w:space="0" w:color="auto"/>
                    <w:bottom w:val="none" w:sz="0" w:space="0" w:color="auto"/>
                    <w:right w:val="none" w:sz="0" w:space="0" w:color="auto"/>
                  </w:divBdr>
                </w:div>
                <w:div w:id="954093517">
                  <w:marLeft w:val="640"/>
                  <w:marRight w:val="0"/>
                  <w:marTop w:val="0"/>
                  <w:marBottom w:val="0"/>
                  <w:divBdr>
                    <w:top w:val="none" w:sz="0" w:space="0" w:color="auto"/>
                    <w:left w:val="none" w:sz="0" w:space="0" w:color="auto"/>
                    <w:bottom w:val="none" w:sz="0" w:space="0" w:color="auto"/>
                    <w:right w:val="none" w:sz="0" w:space="0" w:color="auto"/>
                  </w:divBdr>
                </w:div>
                <w:div w:id="1070494096">
                  <w:marLeft w:val="640"/>
                  <w:marRight w:val="0"/>
                  <w:marTop w:val="0"/>
                  <w:marBottom w:val="0"/>
                  <w:divBdr>
                    <w:top w:val="none" w:sz="0" w:space="0" w:color="auto"/>
                    <w:left w:val="none" w:sz="0" w:space="0" w:color="auto"/>
                    <w:bottom w:val="none" w:sz="0" w:space="0" w:color="auto"/>
                    <w:right w:val="none" w:sz="0" w:space="0" w:color="auto"/>
                  </w:divBdr>
                </w:div>
                <w:div w:id="1080100010">
                  <w:marLeft w:val="640"/>
                  <w:marRight w:val="0"/>
                  <w:marTop w:val="0"/>
                  <w:marBottom w:val="0"/>
                  <w:divBdr>
                    <w:top w:val="none" w:sz="0" w:space="0" w:color="auto"/>
                    <w:left w:val="none" w:sz="0" w:space="0" w:color="auto"/>
                    <w:bottom w:val="none" w:sz="0" w:space="0" w:color="auto"/>
                    <w:right w:val="none" w:sz="0" w:space="0" w:color="auto"/>
                  </w:divBdr>
                </w:div>
                <w:div w:id="1105921347">
                  <w:marLeft w:val="640"/>
                  <w:marRight w:val="0"/>
                  <w:marTop w:val="0"/>
                  <w:marBottom w:val="0"/>
                  <w:divBdr>
                    <w:top w:val="none" w:sz="0" w:space="0" w:color="auto"/>
                    <w:left w:val="none" w:sz="0" w:space="0" w:color="auto"/>
                    <w:bottom w:val="none" w:sz="0" w:space="0" w:color="auto"/>
                    <w:right w:val="none" w:sz="0" w:space="0" w:color="auto"/>
                  </w:divBdr>
                </w:div>
                <w:div w:id="1122576651">
                  <w:marLeft w:val="640"/>
                  <w:marRight w:val="0"/>
                  <w:marTop w:val="0"/>
                  <w:marBottom w:val="0"/>
                  <w:divBdr>
                    <w:top w:val="none" w:sz="0" w:space="0" w:color="auto"/>
                    <w:left w:val="none" w:sz="0" w:space="0" w:color="auto"/>
                    <w:bottom w:val="none" w:sz="0" w:space="0" w:color="auto"/>
                    <w:right w:val="none" w:sz="0" w:space="0" w:color="auto"/>
                  </w:divBdr>
                </w:div>
                <w:div w:id="1169104870">
                  <w:marLeft w:val="640"/>
                  <w:marRight w:val="0"/>
                  <w:marTop w:val="0"/>
                  <w:marBottom w:val="0"/>
                  <w:divBdr>
                    <w:top w:val="none" w:sz="0" w:space="0" w:color="auto"/>
                    <w:left w:val="none" w:sz="0" w:space="0" w:color="auto"/>
                    <w:bottom w:val="none" w:sz="0" w:space="0" w:color="auto"/>
                    <w:right w:val="none" w:sz="0" w:space="0" w:color="auto"/>
                  </w:divBdr>
                </w:div>
                <w:div w:id="1170632184">
                  <w:marLeft w:val="640"/>
                  <w:marRight w:val="0"/>
                  <w:marTop w:val="0"/>
                  <w:marBottom w:val="0"/>
                  <w:divBdr>
                    <w:top w:val="none" w:sz="0" w:space="0" w:color="auto"/>
                    <w:left w:val="none" w:sz="0" w:space="0" w:color="auto"/>
                    <w:bottom w:val="none" w:sz="0" w:space="0" w:color="auto"/>
                    <w:right w:val="none" w:sz="0" w:space="0" w:color="auto"/>
                  </w:divBdr>
                </w:div>
                <w:div w:id="1212957505">
                  <w:marLeft w:val="640"/>
                  <w:marRight w:val="0"/>
                  <w:marTop w:val="0"/>
                  <w:marBottom w:val="0"/>
                  <w:divBdr>
                    <w:top w:val="none" w:sz="0" w:space="0" w:color="auto"/>
                    <w:left w:val="none" w:sz="0" w:space="0" w:color="auto"/>
                    <w:bottom w:val="none" w:sz="0" w:space="0" w:color="auto"/>
                    <w:right w:val="none" w:sz="0" w:space="0" w:color="auto"/>
                  </w:divBdr>
                </w:div>
                <w:div w:id="1217547083">
                  <w:marLeft w:val="640"/>
                  <w:marRight w:val="0"/>
                  <w:marTop w:val="0"/>
                  <w:marBottom w:val="0"/>
                  <w:divBdr>
                    <w:top w:val="none" w:sz="0" w:space="0" w:color="auto"/>
                    <w:left w:val="none" w:sz="0" w:space="0" w:color="auto"/>
                    <w:bottom w:val="none" w:sz="0" w:space="0" w:color="auto"/>
                    <w:right w:val="none" w:sz="0" w:space="0" w:color="auto"/>
                  </w:divBdr>
                </w:div>
                <w:div w:id="1237982094">
                  <w:marLeft w:val="640"/>
                  <w:marRight w:val="0"/>
                  <w:marTop w:val="0"/>
                  <w:marBottom w:val="0"/>
                  <w:divBdr>
                    <w:top w:val="none" w:sz="0" w:space="0" w:color="auto"/>
                    <w:left w:val="none" w:sz="0" w:space="0" w:color="auto"/>
                    <w:bottom w:val="none" w:sz="0" w:space="0" w:color="auto"/>
                    <w:right w:val="none" w:sz="0" w:space="0" w:color="auto"/>
                  </w:divBdr>
                </w:div>
                <w:div w:id="1261254620">
                  <w:marLeft w:val="640"/>
                  <w:marRight w:val="0"/>
                  <w:marTop w:val="0"/>
                  <w:marBottom w:val="0"/>
                  <w:divBdr>
                    <w:top w:val="none" w:sz="0" w:space="0" w:color="auto"/>
                    <w:left w:val="none" w:sz="0" w:space="0" w:color="auto"/>
                    <w:bottom w:val="none" w:sz="0" w:space="0" w:color="auto"/>
                    <w:right w:val="none" w:sz="0" w:space="0" w:color="auto"/>
                  </w:divBdr>
                </w:div>
                <w:div w:id="1298951497">
                  <w:marLeft w:val="640"/>
                  <w:marRight w:val="0"/>
                  <w:marTop w:val="0"/>
                  <w:marBottom w:val="0"/>
                  <w:divBdr>
                    <w:top w:val="none" w:sz="0" w:space="0" w:color="auto"/>
                    <w:left w:val="none" w:sz="0" w:space="0" w:color="auto"/>
                    <w:bottom w:val="none" w:sz="0" w:space="0" w:color="auto"/>
                    <w:right w:val="none" w:sz="0" w:space="0" w:color="auto"/>
                  </w:divBdr>
                </w:div>
                <w:div w:id="1367022393">
                  <w:marLeft w:val="640"/>
                  <w:marRight w:val="0"/>
                  <w:marTop w:val="0"/>
                  <w:marBottom w:val="0"/>
                  <w:divBdr>
                    <w:top w:val="none" w:sz="0" w:space="0" w:color="auto"/>
                    <w:left w:val="none" w:sz="0" w:space="0" w:color="auto"/>
                    <w:bottom w:val="none" w:sz="0" w:space="0" w:color="auto"/>
                    <w:right w:val="none" w:sz="0" w:space="0" w:color="auto"/>
                  </w:divBdr>
                </w:div>
                <w:div w:id="1373849484">
                  <w:marLeft w:val="640"/>
                  <w:marRight w:val="0"/>
                  <w:marTop w:val="0"/>
                  <w:marBottom w:val="0"/>
                  <w:divBdr>
                    <w:top w:val="none" w:sz="0" w:space="0" w:color="auto"/>
                    <w:left w:val="none" w:sz="0" w:space="0" w:color="auto"/>
                    <w:bottom w:val="none" w:sz="0" w:space="0" w:color="auto"/>
                    <w:right w:val="none" w:sz="0" w:space="0" w:color="auto"/>
                  </w:divBdr>
                </w:div>
                <w:div w:id="1383333996">
                  <w:marLeft w:val="640"/>
                  <w:marRight w:val="0"/>
                  <w:marTop w:val="0"/>
                  <w:marBottom w:val="0"/>
                  <w:divBdr>
                    <w:top w:val="none" w:sz="0" w:space="0" w:color="auto"/>
                    <w:left w:val="none" w:sz="0" w:space="0" w:color="auto"/>
                    <w:bottom w:val="none" w:sz="0" w:space="0" w:color="auto"/>
                    <w:right w:val="none" w:sz="0" w:space="0" w:color="auto"/>
                  </w:divBdr>
                </w:div>
                <w:div w:id="1387796432">
                  <w:marLeft w:val="640"/>
                  <w:marRight w:val="0"/>
                  <w:marTop w:val="0"/>
                  <w:marBottom w:val="0"/>
                  <w:divBdr>
                    <w:top w:val="none" w:sz="0" w:space="0" w:color="auto"/>
                    <w:left w:val="none" w:sz="0" w:space="0" w:color="auto"/>
                    <w:bottom w:val="none" w:sz="0" w:space="0" w:color="auto"/>
                    <w:right w:val="none" w:sz="0" w:space="0" w:color="auto"/>
                  </w:divBdr>
                </w:div>
                <w:div w:id="1455442015">
                  <w:marLeft w:val="640"/>
                  <w:marRight w:val="0"/>
                  <w:marTop w:val="0"/>
                  <w:marBottom w:val="0"/>
                  <w:divBdr>
                    <w:top w:val="none" w:sz="0" w:space="0" w:color="auto"/>
                    <w:left w:val="none" w:sz="0" w:space="0" w:color="auto"/>
                    <w:bottom w:val="none" w:sz="0" w:space="0" w:color="auto"/>
                    <w:right w:val="none" w:sz="0" w:space="0" w:color="auto"/>
                  </w:divBdr>
                </w:div>
                <w:div w:id="1494296863">
                  <w:marLeft w:val="640"/>
                  <w:marRight w:val="0"/>
                  <w:marTop w:val="0"/>
                  <w:marBottom w:val="0"/>
                  <w:divBdr>
                    <w:top w:val="none" w:sz="0" w:space="0" w:color="auto"/>
                    <w:left w:val="none" w:sz="0" w:space="0" w:color="auto"/>
                    <w:bottom w:val="none" w:sz="0" w:space="0" w:color="auto"/>
                    <w:right w:val="none" w:sz="0" w:space="0" w:color="auto"/>
                  </w:divBdr>
                </w:div>
                <w:div w:id="1506896950">
                  <w:marLeft w:val="640"/>
                  <w:marRight w:val="0"/>
                  <w:marTop w:val="0"/>
                  <w:marBottom w:val="0"/>
                  <w:divBdr>
                    <w:top w:val="none" w:sz="0" w:space="0" w:color="auto"/>
                    <w:left w:val="none" w:sz="0" w:space="0" w:color="auto"/>
                    <w:bottom w:val="none" w:sz="0" w:space="0" w:color="auto"/>
                    <w:right w:val="none" w:sz="0" w:space="0" w:color="auto"/>
                  </w:divBdr>
                </w:div>
                <w:div w:id="1512600075">
                  <w:marLeft w:val="640"/>
                  <w:marRight w:val="0"/>
                  <w:marTop w:val="0"/>
                  <w:marBottom w:val="0"/>
                  <w:divBdr>
                    <w:top w:val="none" w:sz="0" w:space="0" w:color="auto"/>
                    <w:left w:val="none" w:sz="0" w:space="0" w:color="auto"/>
                    <w:bottom w:val="none" w:sz="0" w:space="0" w:color="auto"/>
                    <w:right w:val="none" w:sz="0" w:space="0" w:color="auto"/>
                  </w:divBdr>
                </w:div>
                <w:div w:id="1642535752">
                  <w:marLeft w:val="640"/>
                  <w:marRight w:val="0"/>
                  <w:marTop w:val="0"/>
                  <w:marBottom w:val="0"/>
                  <w:divBdr>
                    <w:top w:val="none" w:sz="0" w:space="0" w:color="auto"/>
                    <w:left w:val="none" w:sz="0" w:space="0" w:color="auto"/>
                    <w:bottom w:val="none" w:sz="0" w:space="0" w:color="auto"/>
                    <w:right w:val="none" w:sz="0" w:space="0" w:color="auto"/>
                  </w:divBdr>
                </w:div>
                <w:div w:id="1705059450">
                  <w:marLeft w:val="640"/>
                  <w:marRight w:val="0"/>
                  <w:marTop w:val="0"/>
                  <w:marBottom w:val="0"/>
                  <w:divBdr>
                    <w:top w:val="none" w:sz="0" w:space="0" w:color="auto"/>
                    <w:left w:val="none" w:sz="0" w:space="0" w:color="auto"/>
                    <w:bottom w:val="none" w:sz="0" w:space="0" w:color="auto"/>
                    <w:right w:val="none" w:sz="0" w:space="0" w:color="auto"/>
                  </w:divBdr>
                </w:div>
                <w:div w:id="1712343142">
                  <w:marLeft w:val="640"/>
                  <w:marRight w:val="0"/>
                  <w:marTop w:val="0"/>
                  <w:marBottom w:val="0"/>
                  <w:divBdr>
                    <w:top w:val="none" w:sz="0" w:space="0" w:color="auto"/>
                    <w:left w:val="none" w:sz="0" w:space="0" w:color="auto"/>
                    <w:bottom w:val="none" w:sz="0" w:space="0" w:color="auto"/>
                    <w:right w:val="none" w:sz="0" w:space="0" w:color="auto"/>
                  </w:divBdr>
                </w:div>
                <w:div w:id="1735541097">
                  <w:marLeft w:val="640"/>
                  <w:marRight w:val="0"/>
                  <w:marTop w:val="0"/>
                  <w:marBottom w:val="0"/>
                  <w:divBdr>
                    <w:top w:val="none" w:sz="0" w:space="0" w:color="auto"/>
                    <w:left w:val="none" w:sz="0" w:space="0" w:color="auto"/>
                    <w:bottom w:val="none" w:sz="0" w:space="0" w:color="auto"/>
                    <w:right w:val="none" w:sz="0" w:space="0" w:color="auto"/>
                  </w:divBdr>
                </w:div>
                <w:div w:id="1749427640">
                  <w:marLeft w:val="640"/>
                  <w:marRight w:val="0"/>
                  <w:marTop w:val="0"/>
                  <w:marBottom w:val="0"/>
                  <w:divBdr>
                    <w:top w:val="none" w:sz="0" w:space="0" w:color="auto"/>
                    <w:left w:val="none" w:sz="0" w:space="0" w:color="auto"/>
                    <w:bottom w:val="none" w:sz="0" w:space="0" w:color="auto"/>
                    <w:right w:val="none" w:sz="0" w:space="0" w:color="auto"/>
                  </w:divBdr>
                </w:div>
                <w:div w:id="1789885679">
                  <w:marLeft w:val="640"/>
                  <w:marRight w:val="0"/>
                  <w:marTop w:val="0"/>
                  <w:marBottom w:val="0"/>
                  <w:divBdr>
                    <w:top w:val="none" w:sz="0" w:space="0" w:color="auto"/>
                    <w:left w:val="none" w:sz="0" w:space="0" w:color="auto"/>
                    <w:bottom w:val="none" w:sz="0" w:space="0" w:color="auto"/>
                    <w:right w:val="none" w:sz="0" w:space="0" w:color="auto"/>
                  </w:divBdr>
                </w:div>
                <w:div w:id="1815950552">
                  <w:marLeft w:val="640"/>
                  <w:marRight w:val="0"/>
                  <w:marTop w:val="0"/>
                  <w:marBottom w:val="0"/>
                  <w:divBdr>
                    <w:top w:val="none" w:sz="0" w:space="0" w:color="auto"/>
                    <w:left w:val="none" w:sz="0" w:space="0" w:color="auto"/>
                    <w:bottom w:val="none" w:sz="0" w:space="0" w:color="auto"/>
                    <w:right w:val="none" w:sz="0" w:space="0" w:color="auto"/>
                  </w:divBdr>
                </w:div>
                <w:div w:id="1839006211">
                  <w:marLeft w:val="640"/>
                  <w:marRight w:val="0"/>
                  <w:marTop w:val="0"/>
                  <w:marBottom w:val="0"/>
                  <w:divBdr>
                    <w:top w:val="none" w:sz="0" w:space="0" w:color="auto"/>
                    <w:left w:val="none" w:sz="0" w:space="0" w:color="auto"/>
                    <w:bottom w:val="none" w:sz="0" w:space="0" w:color="auto"/>
                    <w:right w:val="none" w:sz="0" w:space="0" w:color="auto"/>
                  </w:divBdr>
                </w:div>
                <w:div w:id="1906644048">
                  <w:marLeft w:val="640"/>
                  <w:marRight w:val="0"/>
                  <w:marTop w:val="0"/>
                  <w:marBottom w:val="0"/>
                  <w:divBdr>
                    <w:top w:val="none" w:sz="0" w:space="0" w:color="auto"/>
                    <w:left w:val="none" w:sz="0" w:space="0" w:color="auto"/>
                    <w:bottom w:val="none" w:sz="0" w:space="0" w:color="auto"/>
                    <w:right w:val="none" w:sz="0" w:space="0" w:color="auto"/>
                  </w:divBdr>
                </w:div>
                <w:div w:id="1910730615">
                  <w:marLeft w:val="640"/>
                  <w:marRight w:val="0"/>
                  <w:marTop w:val="0"/>
                  <w:marBottom w:val="0"/>
                  <w:divBdr>
                    <w:top w:val="none" w:sz="0" w:space="0" w:color="auto"/>
                    <w:left w:val="none" w:sz="0" w:space="0" w:color="auto"/>
                    <w:bottom w:val="none" w:sz="0" w:space="0" w:color="auto"/>
                    <w:right w:val="none" w:sz="0" w:space="0" w:color="auto"/>
                  </w:divBdr>
                </w:div>
                <w:div w:id="1911034332">
                  <w:marLeft w:val="640"/>
                  <w:marRight w:val="0"/>
                  <w:marTop w:val="0"/>
                  <w:marBottom w:val="0"/>
                  <w:divBdr>
                    <w:top w:val="none" w:sz="0" w:space="0" w:color="auto"/>
                    <w:left w:val="none" w:sz="0" w:space="0" w:color="auto"/>
                    <w:bottom w:val="none" w:sz="0" w:space="0" w:color="auto"/>
                    <w:right w:val="none" w:sz="0" w:space="0" w:color="auto"/>
                  </w:divBdr>
                </w:div>
                <w:div w:id="1932085315">
                  <w:marLeft w:val="640"/>
                  <w:marRight w:val="0"/>
                  <w:marTop w:val="0"/>
                  <w:marBottom w:val="0"/>
                  <w:divBdr>
                    <w:top w:val="none" w:sz="0" w:space="0" w:color="auto"/>
                    <w:left w:val="none" w:sz="0" w:space="0" w:color="auto"/>
                    <w:bottom w:val="none" w:sz="0" w:space="0" w:color="auto"/>
                    <w:right w:val="none" w:sz="0" w:space="0" w:color="auto"/>
                  </w:divBdr>
                </w:div>
                <w:div w:id="1939629631">
                  <w:marLeft w:val="640"/>
                  <w:marRight w:val="0"/>
                  <w:marTop w:val="0"/>
                  <w:marBottom w:val="0"/>
                  <w:divBdr>
                    <w:top w:val="none" w:sz="0" w:space="0" w:color="auto"/>
                    <w:left w:val="none" w:sz="0" w:space="0" w:color="auto"/>
                    <w:bottom w:val="none" w:sz="0" w:space="0" w:color="auto"/>
                    <w:right w:val="none" w:sz="0" w:space="0" w:color="auto"/>
                  </w:divBdr>
                </w:div>
                <w:div w:id="1944847490">
                  <w:marLeft w:val="640"/>
                  <w:marRight w:val="0"/>
                  <w:marTop w:val="0"/>
                  <w:marBottom w:val="0"/>
                  <w:divBdr>
                    <w:top w:val="none" w:sz="0" w:space="0" w:color="auto"/>
                    <w:left w:val="none" w:sz="0" w:space="0" w:color="auto"/>
                    <w:bottom w:val="none" w:sz="0" w:space="0" w:color="auto"/>
                    <w:right w:val="none" w:sz="0" w:space="0" w:color="auto"/>
                  </w:divBdr>
                </w:div>
                <w:div w:id="1950163096">
                  <w:marLeft w:val="640"/>
                  <w:marRight w:val="0"/>
                  <w:marTop w:val="0"/>
                  <w:marBottom w:val="0"/>
                  <w:divBdr>
                    <w:top w:val="none" w:sz="0" w:space="0" w:color="auto"/>
                    <w:left w:val="none" w:sz="0" w:space="0" w:color="auto"/>
                    <w:bottom w:val="none" w:sz="0" w:space="0" w:color="auto"/>
                    <w:right w:val="none" w:sz="0" w:space="0" w:color="auto"/>
                  </w:divBdr>
                </w:div>
                <w:div w:id="1976711510">
                  <w:marLeft w:val="640"/>
                  <w:marRight w:val="0"/>
                  <w:marTop w:val="0"/>
                  <w:marBottom w:val="0"/>
                  <w:divBdr>
                    <w:top w:val="none" w:sz="0" w:space="0" w:color="auto"/>
                    <w:left w:val="none" w:sz="0" w:space="0" w:color="auto"/>
                    <w:bottom w:val="none" w:sz="0" w:space="0" w:color="auto"/>
                    <w:right w:val="none" w:sz="0" w:space="0" w:color="auto"/>
                  </w:divBdr>
                </w:div>
                <w:div w:id="2086101905">
                  <w:marLeft w:val="640"/>
                  <w:marRight w:val="0"/>
                  <w:marTop w:val="0"/>
                  <w:marBottom w:val="0"/>
                  <w:divBdr>
                    <w:top w:val="none" w:sz="0" w:space="0" w:color="auto"/>
                    <w:left w:val="none" w:sz="0" w:space="0" w:color="auto"/>
                    <w:bottom w:val="none" w:sz="0" w:space="0" w:color="auto"/>
                    <w:right w:val="none" w:sz="0" w:space="0" w:color="auto"/>
                  </w:divBdr>
                </w:div>
                <w:div w:id="2090350966">
                  <w:marLeft w:val="640"/>
                  <w:marRight w:val="0"/>
                  <w:marTop w:val="0"/>
                  <w:marBottom w:val="0"/>
                  <w:divBdr>
                    <w:top w:val="none" w:sz="0" w:space="0" w:color="auto"/>
                    <w:left w:val="none" w:sz="0" w:space="0" w:color="auto"/>
                    <w:bottom w:val="none" w:sz="0" w:space="0" w:color="auto"/>
                    <w:right w:val="none" w:sz="0" w:space="0" w:color="auto"/>
                  </w:divBdr>
                </w:div>
                <w:div w:id="2132359178">
                  <w:marLeft w:val="640"/>
                  <w:marRight w:val="0"/>
                  <w:marTop w:val="0"/>
                  <w:marBottom w:val="0"/>
                  <w:divBdr>
                    <w:top w:val="none" w:sz="0" w:space="0" w:color="auto"/>
                    <w:left w:val="none" w:sz="0" w:space="0" w:color="auto"/>
                    <w:bottom w:val="none" w:sz="0" w:space="0" w:color="auto"/>
                    <w:right w:val="none" w:sz="0" w:space="0" w:color="auto"/>
                  </w:divBdr>
                </w:div>
              </w:divsChild>
            </w:div>
            <w:div w:id="405156365">
              <w:marLeft w:val="0"/>
              <w:marRight w:val="0"/>
              <w:marTop w:val="0"/>
              <w:marBottom w:val="0"/>
              <w:divBdr>
                <w:top w:val="none" w:sz="0" w:space="0" w:color="auto"/>
                <w:left w:val="none" w:sz="0" w:space="0" w:color="auto"/>
                <w:bottom w:val="none" w:sz="0" w:space="0" w:color="auto"/>
                <w:right w:val="none" w:sz="0" w:space="0" w:color="auto"/>
              </w:divBdr>
              <w:divsChild>
                <w:div w:id="47344253">
                  <w:marLeft w:val="640"/>
                  <w:marRight w:val="0"/>
                  <w:marTop w:val="0"/>
                  <w:marBottom w:val="0"/>
                  <w:divBdr>
                    <w:top w:val="none" w:sz="0" w:space="0" w:color="auto"/>
                    <w:left w:val="none" w:sz="0" w:space="0" w:color="auto"/>
                    <w:bottom w:val="none" w:sz="0" w:space="0" w:color="auto"/>
                    <w:right w:val="none" w:sz="0" w:space="0" w:color="auto"/>
                  </w:divBdr>
                </w:div>
                <w:div w:id="50689284">
                  <w:marLeft w:val="640"/>
                  <w:marRight w:val="0"/>
                  <w:marTop w:val="0"/>
                  <w:marBottom w:val="0"/>
                  <w:divBdr>
                    <w:top w:val="none" w:sz="0" w:space="0" w:color="auto"/>
                    <w:left w:val="none" w:sz="0" w:space="0" w:color="auto"/>
                    <w:bottom w:val="none" w:sz="0" w:space="0" w:color="auto"/>
                    <w:right w:val="none" w:sz="0" w:space="0" w:color="auto"/>
                  </w:divBdr>
                </w:div>
                <w:div w:id="70154897">
                  <w:marLeft w:val="640"/>
                  <w:marRight w:val="0"/>
                  <w:marTop w:val="0"/>
                  <w:marBottom w:val="0"/>
                  <w:divBdr>
                    <w:top w:val="none" w:sz="0" w:space="0" w:color="auto"/>
                    <w:left w:val="none" w:sz="0" w:space="0" w:color="auto"/>
                    <w:bottom w:val="none" w:sz="0" w:space="0" w:color="auto"/>
                    <w:right w:val="none" w:sz="0" w:space="0" w:color="auto"/>
                  </w:divBdr>
                </w:div>
                <w:div w:id="124276267">
                  <w:marLeft w:val="640"/>
                  <w:marRight w:val="0"/>
                  <w:marTop w:val="0"/>
                  <w:marBottom w:val="0"/>
                  <w:divBdr>
                    <w:top w:val="none" w:sz="0" w:space="0" w:color="auto"/>
                    <w:left w:val="none" w:sz="0" w:space="0" w:color="auto"/>
                    <w:bottom w:val="none" w:sz="0" w:space="0" w:color="auto"/>
                    <w:right w:val="none" w:sz="0" w:space="0" w:color="auto"/>
                  </w:divBdr>
                </w:div>
                <w:div w:id="152723618">
                  <w:marLeft w:val="640"/>
                  <w:marRight w:val="0"/>
                  <w:marTop w:val="0"/>
                  <w:marBottom w:val="0"/>
                  <w:divBdr>
                    <w:top w:val="none" w:sz="0" w:space="0" w:color="auto"/>
                    <w:left w:val="none" w:sz="0" w:space="0" w:color="auto"/>
                    <w:bottom w:val="none" w:sz="0" w:space="0" w:color="auto"/>
                    <w:right w:val="none" w:sz="0" w:space="0" w:color="auto"/>
                  </w:divBdr>
                </w:div>
                <w:div w:id="168718710">
                  <w:marLeft w:val="640"/>
                  <w:marRight w:val="0"/>
                  <w:marTop w:val="0"/>
                  <w:marBottom w:val="0"/>
                  <w:divBdr>
                    <w:top w:val="none" w:sz="0" w:space="0" w:color="auto"/>
                    <w:left w:val="none" w:sz="0" w:space="0" w:color="auto"/>
                    <w:bottom w:val="none" w:sz="0" w:space="0" w:color="auto"/>
                    <w:right w:val="none" w:sz="0" w:space="0" w:color="auto"/>
                  </w:divBdr>
                </w:div>
                <w:div w:id="177935585">
                  <w:marLeft w:val="640"/>
                  <w:marRight w:val="0"/>
                  <w:marTop w:val="0"/>
                  <w:marBottom w:val="0"/>
                  <w:divBdr>
                    <w:top w:val="none" w:sz="0" w:space="0" w:color="auto"/>
                    <w:left w:val="none" w:sz="0" w:space="0" w:color="auto"/>
                    <w:bottom w:val="none" w:sz="0" w:space="0" w:color="auto"/>
                    <w:right w:val="none" w:sz="0" w:space="0" w:color="auto"/>
                  </w:divBdr>
                </w:div>
                <w:div w:id="200435309">
                  <w:marLeft w:val="640"/>
                  <w:marRight w:val="0"/>
                  <w:marTop w:val="0"/>
                  <w:marBottom w:val="0"/>
                  <w:divBdr>
                    <w:top w:val="none" w:sz="0" w:space="0" w:color="auto"/>
                    <w:left w:val="none" w:sz="0" w:space="0" w:color="auto"/>
                    <w:bottom w:val="none" w:sz="0" w:space="0" w:color="auto"/>
                    <w:right w:val="none" w:sz="0" w:space="0" w:color="auto"/>
                  </w:divBdr>
                </w:div>
                <w:div w:id="203835927">
                  <w:marLeft w:val="640"/>
                  <w:marRight w:val="0"/>
                  <w:marTop w:val="0"/>
                  <w:marBottom w:val="0"/>
                  <w:divBdr>
                    <w:top w:val="none" w:sz="0" w:space="0" w:color="auto"/>
                    <w:left w:val="none" w:sz="0" w:space="0" w:color="auto"/>
                    <w:bottom w:val="none" w:sz="0" w:space="0" w:color="auto"/>
                    <w:right w:val="none" w:sz="0" w:space="0" w:color="auto"/>
                  </w:divBdr>
                </w:div>
                <w:div w:id="220212001">
                  <w:marLeft w:val="640"/>
                  <w:marRight w:val="0"/>
                  <w:marTop w:val="0"/>
                  <w:marBottom w:val="0"/>
                  <w:divBdr>
                    <w:top w:val="none" w:sz="0" w:space="0" w:color="auto"/>
                    <w:left w:val="none" w:sz="0" w:space="0" w:color="auto"/>
                    <w:bottom w:val="none" w:sz="0" w:space="0" w:color="auto"/>
                    <w:right w:val="none" w:sz="0" w:space="0" w:color="auto"/>
                  </w:divBdr>
                </w:div>
                <w:div w:id="247076210">
                  <w:marLeft w:val="640"/>
                  <w:marRight w:val="0"/>
                  <w:marTop w:val="0"/>
                  <w:marBottom w:val="0"/>
                  <w:divBdr>
                    <w:top w:val="none" w:sz="0" w:space="0" w:color="auto"/>
                    <w:left w:val="none" w:sz="0" w:space="0" w:color="auto"/>
                    <w:bottom w:val="none" w:sz="0" w:space="0" w:color="auto"/>
                    <w:right w:val="none" w:sz="0" w:space="0" w:color="auto"/>
                  </w:divBdr>
                </w:div>
                <w:div w:id="258297414">
                  <w:marLeft w:val="640"/>
                  <w:marRight w:val="0"/>
                  <w:marTop w:val="0"/>
                  <w:marBottom w:val="0"/>
                  <w:divBdr>
                    <w:top w:val="none" w:sz="0" w:space="0" w:color="auto"/>
                    <w:left w:val="none" w:sz="0" w:space="0" w:color="auto"/>
                    <w:bottom w:val="none" w:sz="0" w:space="0" w:color="auto"/>
                    <w:right w:val="none" w:sz="0" w:space="0" w:color="auto"/>
                  </w:divBdr>
                </w:div>
                <w:div w:id="263614239">
                  <w:marLeft w:val="640"/>
                  <w:marRight w:val="0"/>
                  <w:marTop w:val="0"/>
                  <w:marBottom w:val="0"/>
                  <w:divBdr>
                    <w:top w:val="none" w:sz="0" w:space="0" w:color="auto"/>
                    <w:left w:val="none" w:sz="0" w:space="0" w:color="auto"/>
                    <w:bottom w:val="none" w:sz="0" w:space="0" w:color="auto"/>
                    <w:right w:val="none" w:sz="0" w:space="0" w:color="auto"/>
                  </w:divBdr>
                </w:div>
                <w:div w:id="285283974">
                  <w:marLeft w:val="640"/>
                  <w:marRight w:val="0"/>
                  <w:marTop w:val="0"/>
                  <w:marBottom w:val="0"/>
                  <w:divBdr>
                    <w:top w:val="none" w:sz="0" w:space="0" w:color="auto"/>
                    <w:left w:val="none" w:sz="0" w:space="0" w:color="auto"/>
                    <w:bottom w:val="none" w:sz="0" w:space="0" w:color="auto"/>
                    <w:right w:val="none" w:sz="0" w:space="0" w:color="auto"/>
                  </w:divBdr>
                </w:div>
                <w:div w:id="339089736">
                  <w:marLeft w:val="640"/>
                  <w:marRight w:val="0"/>
                  <w:marTop w:val="0"/>
                  <w:marBottom w:val="0"/>
                  <w:divBdr>
                    <w:top w:val="none" w:sz="0" w:space="0" w:color="auto"/>
                    <w:left w:val="none" w:sz="0" w:space="0" w:color="auto"/>
                    <w:bottom w:val="none" w:sz="0" w:space="0" w:color="auto"/>
                    <w:right w:val="none" w:sz="0" w:space="0" w:color="auto"/>
                  </w:divBdr>
                </w:div>
                <w:div w:id="363672930">
                  <w:marLeft w:val="640"/>
                  <w:marRight w:val="0"/>
                  <w:marTop w:val="0"/>
                  <w:marBottom w:val="0"/>
                  <w:divBdr>
                    <w:top w:val="none" w:sz="0" w:space="0" w:color="auto"/>
                    <w:left w:val="none" w:sz="0" w:space="0" w:color="auto"/>
                    <w:bottom w:val="none" w:sz="0" w:space="0" w:color="auto"/>
                    <w:right w:val="none" w:sz="0" w:space="0" w:color="auto"/>
                  </w:divBdr>
                </w:div>
                <w:div w:id="428694249">
                  <w:marLeft w:val="640"/>
                  <w:marRight w:val="0"/>
                  <w:marTop w:val="0"/>
                  <w:marBottom w:val="0"/>
                  <w:divBdr>
                    <w:top w:val="none" w:sz="0" w:space="0" w:color="auto"/>
                    <w:left w:val="none" w:sz="0" w:space="0" w:color="auto"/>
                    <w:bottom w:val="none" w:sz="0" w:space="0" w:color="auto"/>
                    <w:right w:val="none" w:sz="0" w:space="0" w:color="auto"/>
                  </w:divBdr>
                </w:div>
                <w:div w:id="430012366">
                  <w:marLeft w:val="640"/>
                  <w:marRight w:val="0"/>
                  <w:marTop w:val="0"/>
                  <w:marBottom w:val="0"/>
                  <w:divBdr>
                    <w:top w:val="none" w:sz="0" w:space="0" w:color="auto"/>
                    <w:left w:val="none" w:sz="0" w:space="0" w:color="auto"/>
                    <w:bottom w:val="none" w:sz="0" w:space="0" w:color="auto"/>
                    <w:right w:val="none" w:sz="0" w:space="0" w:color="auto"/>
                  </w:divBdr>
                </w:div>
                <w:div w:id="471944006">
                  <w:marLeft w:val="640"/>
                  <w:marRight w:val="0"/>
                  <w:marTop w:val="0"/>
                  <w:marBottom w:val="0"/>
                  <w:divBdr>
                    <w:top w:val="none" w:sz="0" w:space="0" w:color="auto"/>
                    <w:left w:val="none" w:sz="0" w:space="0" w:color="auto"/>
                    <w:bottom w:val="none" w:sz="0" w:space="0" w:color="auto"/>
                    <w:right w:val="none" w:sz="0" w:space="0" w:color="auto"/>
                  </w:divBdr>
                </w:div>
                <w:div w:id="485901368">
                  <w:marLeft w:val="640"/>
                  <w:marRight w:val="0"/>
                  <w:marTop w:val="0"/>
                  <w:marBottom w:val="0"/>
                  <w:divBdr>
                    <w:top w:val="none" w:sz="0" w:space="0" w:color="auto"/>
                    <w:left w:val="none" w:sz="0" w:space="0" w:color="auto"/>
                    <w:bottom w:val="none" w:sz="0" w:space="0" w:color="auto"/>
                    <w:right w:val="none" w:sz="0" w:space="0" w:color="auto"/>
                  </w:divBdr>
                </w:div>
                <w:div w:id="516121720">
                  <w:marLeft w:val="640"/>
                  <w:marRight w:val="0"/>
                  <w:marTop w:val="0"/>
                  <w:marBottom w:val="0"/>
                  <w:divBdr>
                    <w:top w:val="none" w:sz="0" w:space="0" w:color="auto"/>
                    <w:left w:val="none" w:sz="0" w:space="0" w:color="auto"/>
                    <w:bottom w:val="none" w:sz="0" w:space="0" w:color="auto"/>
                    <w:right w:val="none" w:sz="0" w:space="0" w:color="auto"/>
                  </w:divBdr>
                </w:div>
                <w:div w:id="526913678">
                  <w:marLeft w:val="640"/>
                  <w:marRight w:val="0"/>
                  <w:marTop w:val="0"/>
                  <w:marBottom w:val="0"/>
                  <w:divBdr>
                    <w:top w:val="none" w:sz="0" w:space="0" w:color="auto"/>
                    <w:left w:val="none" w:sz="0" w:space="0" w:color="auto"/>
                    <w:bottom w:val="none" w:sz="0" w:space="0" w:color="auto"/>
                    <w:right w:val="none" w:sz="0" w:space="0" w:color="auto"/>
                  </w:divBdr>
                </w:div>
                <w:div w:id="555431766">
                  <w:marLeft w:val="640"/>
                  <w:marRight w:val="0"/>
                  <w:marTop w:val="0"/>
                  <w:marBottom w:val="0"/>
                  <w:divBdr>
                    <w:top w:val="none" w:sz="0" w:space="0" w:color="auto"/>
                    <w:left w:val="none" w:sz="0" w:space="0" w:color="auto"/>
                    <w:bottom w:val="none" w:sz="0" w:space="0" w:color="auto"/>
                    <w:right w:val="none" w:sz="0" w:space="0" w:color="auto"/>
                  </w:divBdr>
                </w:div>
                <w:div w:id="563494231">
                  <w:marLeft w:val="640"/>
                  <w:marRight w:val="0"/>
                  <w:marTop w:val="0"/>
                  <w:marBottom w:val="0"/>
                  <w:divBdr>
                    <w:top w:val="none" w:sz="0" w:space="0" w:color="auto"/>
                    <w:left w:val="none" w:sz="0" w:space="0" w:color="auto"/>
                    <w:bottom w:val="none" w:sz="0" w:space="0" w:color="auto"/>
                    <w:right w:val="none" w:sz="0" w:space="0" w:color="auto"/>
                  </w:divBdr>
                </w:div>
                <w:div w:id="574433605">
                  <w:marLeft w:val="640"/>
                  <w:marRight w:val="0"/>
                  <w:marTop w:val="0"/>
                  <w:marBottom w:val="0"/>
                  <w:divBdr>
                    <w:top w:val="none" w:sz="0" w:space="0" w:color="auto"/>
                    <w:left w:val="none" w:sz="0" w:space="0" w:color="auto"/>
                    <w:bottom w:val="none" w:sz="0" w:space="0" w:color="auto"/>
                    <w:right w:val="none" w:sz="0" w:space="0" w:color="auto"/>
                  </w:divBdr>
                </w:div>
                <w:div w:id="703991223">
                  <w:marLeft w:val="640"/>
                  <w:marRight w:val="0"/>
                  <w:marTop w:val="0"/>
                  <w:marBottom w:val="0"/>
                  <w:divBdr>
                    <w:top w:val="none" w:sz="0" w:space="0" w:color="auto"/>
                    <w:left w:val="none" w:sz="0" w:space="0" w:color="auto"/>
                    <w:bottom w:val="none" w:sz="0" w:space="0" w:color="auto"/>
                    <w:right w:val="none" w:sz="0" w:space="0" w:color="auto"/>
                  </w:divBdr>
                </w:div>
                <w:div w:id="756558437">
                  <w:marLeft w:val="640"/>
                  <w:marRight w:val="0"/>
                  <w:marTop w:val="0"/>
                  <w:marBottom w:val="0"/>
                  <w:divBdr>
                    <w:top w:val="none" w:sz="0" w:space="0" w:color="auto"/>
                    <w:left w:val="none" w:sz="0" w:space="0" w:color="auto"/>
                    <w:bottom w:val="none" w:sz="0" w:space="0" w:color="auto"/>
                    <w:right w:val="none" w:sz="0" w:space="0" w:color="auto"/>
                  </w:divBdr>
                </w:div>
                <w:div w:id="768813099">
                  <w:marLeft w:val="640"/>
                  <w:marRight w:val="0"/>
                  <w:marTop w:val="0"/>
                  <w:marBottom w:val="0"/>
                  <w:divBdr>
                    <w:top w:val="none" w:sz="0" w:space="0" w:color="auto"/>
                    <w:left w:val="none" w:sz="0" w:space="0" w:color="auto"/>
                    <w:bottom w:val="none" w:sz="0" w:space="0" w:color="auto"/>
                    <w:right w:val="none" w:sz="0" w:space="0" w:color="auto"/>
                  </w:divBdr>
                </w:div>
                <w:div w:id="772941682">
                  <w:marLeft w:val="640"/>
                  <w:marRight w:val="0"/>
                  <w:marTop w:val="0"/>
                  <w:marBottom w:val="0"/>
                  <w:divBdr>
                    <w:top w:val="none" w:sz="0" w:space="0" w:color="auto"/>
                    <w:left w:val="none" w:sz="0" w:space="0" w:color="auto"/>
                    <w:bottom w:val="none" w:sz="0" w:space="0" w:color="auto"/>
                    <w:right w:val="none" w:sz="0" w:space="0" w:color="auto"/>
                  </w:divBdr>
                </w:div>
                <w:div w:id="774598695">
                  <w:marLeft w:val="640"/>
                  <w:marRight w:val="0"/>
                  <w:marTop w:val="0"/>
                  <w:marBottom w:val="0"/>
                  <w:divBdr>
                    <w:top w:val="none" w:sz="0" w:space="0" w:color="auto"/>
                    <w:left w:val="none" w:sz="0" w:space="0" w:color="auto"/>
                    <w:bottom w:val="none" w:sz="0" w:space="0" w:color="auto"/>
                    <w:right w:val="none" w:sz="0" w:space="0" w:color="auto"/>
                  </w:divBdr>
                </w:div>
                <w:div w:id="941688532">
                  <w:marLeft w:val="640"/>
                  <w:marRight w:val="0"/>
                  <w:marTop w:val="0"/>
                  <w:marBottom w:val="0"/>
                  <w:divBdr>
                    <w:top w:val="none" w:sz="0" w:space="0" w:color="auto"/>
                    <w:left w:val="none" w:sz="0" w:space="0" w:color="auto"/>
                    <w:bottom w:val="none" w:sz="0" w:space="0" w:color="auto"/>
                    <w:right w:val="none" w:sz="0" w:space="0" w:color="auto"/>
                  </w:divBdr>
                </w:div>
                <w:div w:id="984820116">
                  <w:marLeft w:val="640"/>
                  <w:marRight w:val="0"/>
                  <w:marTop w:val="0"/>
                  <w:marBottom w:val="0"/>
                  <w:divBdr>
                    <w:top w:val="none" w:sz="0" w:space="0" w:color="auto"/>
                    <w:left w:val="none" w:sz="0" w:space="0" w:color="auto"/>
                    <w:bottom w:val="none" w:sz="0" w:space="0" w:color="auto"/>
                    <w:right w:val="none" w:sz="0" w:space="0" w:color="auto"/>
                  </w:divBdr>
                </w:div>
                <w:div w:id="1126268904">
                  <w:marLeft w:val="640"/>
                  <w:marRight w:val="0"/>
                  <w:marTop w:val="0"/>
                  <w:marBottom w:val="0"/>
                  <w:divBdr>
                    <w:top w:val="none" w:sz="0" w:space="0" w:color="auto"/>
                    <w:left w:val="none" w:sz="0" w:space="0" w:color="auto"/>
                    <w:bottom w:val="none" w:sz="0" w:space="0" w:color="auto"/>
                    <w:right w:val="none" w:sz="0" w:space="0" w:color="auto"/>
                  </w:divBdr>
                </w:div>
                <w:div w:id="1180193846">
                  <w:marLeft w:val="640"/>
                  <w:marRight w:val="0"/>
                  <w:marTop w:val="0"/>
                  <w:marBottom w:val="0"/>
                  <w:divBdr>
                    <w:top w:val="none" w:sz="0" w:space="0" w:color="auto"/>
                    <w:left w:val="none" w:sz="0" w:space="0" w:color="auto"/>
                    <w:bottom w:val="none" w:sz="0" w:space="0" w:color="auto"/>
                    <w:right w:val="none" w:sz="0" w:space="0" w:color="auto"/>
                  </w:divBdr>
                </w:div>
                <w:div w:id="1182551576">
                  <w:marLeft w:val="640"/>
                  <w:marRight w:val="0"/>
                  <w:marTop w:val="0"/>
                  <w:marBottom w:val="0"/>
                  <w:divBdr>
                    <w:top w:val="none" w:sz="0" w:space="0" w:color="auto"/>
                    <w:left w:val="none" w:sz="0" w:space="0" w:color="auto"/>
                    <w:bottom w:val="none" w:sz="0" w:space="0" w:color="auto"/>
                    <w:right w:val="none" w:sz="0" w:space="0" w:color="auto"/>
                  </w:divBdr>
                </w:div>
                <w:div w:id="1194226181">
                  <w:marLeft w:val="640"/>
                  <w:marRight w:val="0"/>
                  <w:marTop w:val="0"/>
                  <w:marBottom w:val="0"/>
                  <w:divBdr>
                    <w:top w:val="none" w:sz="0" w:space="0" w:color="auto"/>
                    <w:left w:val="none" w:sz="0" w:space="0" w:color="auto"/>
                    <w:bottom w:val="none" w:sz="0" w:space="0" w:color="auto"/>
                    <w:right w:val="none" w:sz="0" w:space="0" w:color="auto"/>
                  </w:divBdr>
                </w:div>
                <w:div w:id="1201241339">
                  <w:marLeft w:val="640"/>
                  <w:marRight w:val="0"/>
                  <w:marTop w:val="0"/>
                  <w:marBottom w:val="0"/>
                  <w:divBdr>
                    <w:top w:val="none" w:sz="0" w:space="0" w:color="auto"/>
                    <w:left w:val="none" w:sz="0" w:space="0" w:color="auto"/>
                    <w:bottom w:val="none" w:sz="0" w:space="0" w:color="auto"/>
                    <w:right w:val="none" w:sz="0" w:space="0" w:color="auto"/>
                  </w:divBdr>
                </w:div>
                <w:div w:id="1203783376">
                  <w:marLeft w:val="640"/>
                  <w:marRight w:val="0"/>
                  <w:marTop w:val="0"/>
                  <w:marBottom w:val="0"/>
                  <w:divBdr>
                    <w:top w:val="none" w:sz="0" w:space="0" w:color="auto"/>
                    <w:left w:val="none" w:sz="0" w:space="0" w:color="auto"/>
                    <w:bottom w:val="none" w:sz="0" w:space="0" w:color="auto"/>
                    <w:right w:val="none" w:sz="0" w:space="0" w:color="auto"/>
                  </w:divBdr>
                </w:div>
                <w:div w:id="1269199688">
                  <w:marLeft w:val="640"/>
                  <w:marRight w:val="0"/>
                  <w:marTop w:val="0"/>
                  <w:marBottom w:val="0"/>
                  <w:divBdr>
                    <w:top w:val="none" w:sz="0" w:space="0" w:color="auto"/>
                    <w:left w:val="none" w:sz="0" w:space="0" w:color="auto"/>
                    <w:bottom w:val="none" w:sz="0" w:space="0" w:color="auto"/>
                    <w:right w:val="none" w:sz="0" w:space="0" w:color="auto"/>
                  </w:divBdr>
                </w:div>
                <w:div w:id="1294628762">
                  <w:marLeft w:val="640"/>
                  <w:marRight w:val="0"/>
                  <w:marTop w:val="0"/>
                  <w:marBottom w:val="0"/>
                  <w:divBdr>
                    <w:top w:val="none" w:sz="0" w:space="0" w:color="auto"/>
                    <w:left w:val="none" w:sz="0" w:space="0" w:color="auto"/>
                    <w:bottom w:val="none" w:sz="0" w:space="0" w:color="auto"/>
                    <w:right w:val="none" w:sz="0" w:space="0" w:color="auto"/>
                  </w:divBdr>
                </w:div>
                <w:div w:id="1305965021">
                  <w:marLeft w:val="640"/>
                  <w:marRight w:val="0"/>
                  <w:marTop w:val="0"/>
                  <w:marBottom w:val="0"/>
                  <w:divBdr>
                    <w:top w:val="none" w:sz="0" w:space="0" w:color="auto"/>
                    <w:left w:val="none" w:sz="0" w:space="0" w:color="auto"/>
                    <w:bottom w:val="none" w:sz="0" w:space="0" w:color="auto"/>
                    <w:right w:val="none" w:sz="0" w:space="0" w:color="auto"/>
                  </w:divBdr>
                </w:div>
                <w:div w:id="1315986858">
                  <w:marLeft w:val="640"/>
                  <w:marRight w:val="0"/>
                  <w:marTop w:val="0"/>
                  <w:marBottom w:val="0"/>
                  <w:divBdr>
                    <w:top w:val="none" w:sz="0" w:space="0" w:color="auto"/>
                    <w:left w:val="none" w:sz="0" w:space="0" w:color="auto"/>
                    <w:bottom w:val="none" w:sz="0" w:space="0" w:color="auto"/>
                    <w:right w:val="none" w:sz="0" w:space="0" w:color="auto"/>
                  </w:divBdr>
                </w:div>
                <w:div w:id="1342661339">
                  <w:marLeft w:val="640"/>
                  <w:marRight w:val="0"/>
                  <w:marTop w:val="0"/>
                  <w:marBottom w:val="0"/>
                  <w:divBdr>
                    <w:top w:val="none" w:sz="0" w:space="0" w:color="auto"/>
                    <w:left w:val="none" w:sz="0" w:space="0" w:color="auto"/>
                    <w:bottom w:val="none" w:sz="0" w:space="0" w:color="auto"/>
                    <w:right w:val="none" w:sz="0" w:space="0" w:color="auto"/>
                  </w:divBdr>
                </w:div>
                <w:div w:id="1377701499">
                  <w:marLeft w:val="640"/>
                  <w:marRight w:val="0"/>
                  <w:marTop w:val="0"/>
                  <w:marBottom w:val="0"/>
                  <w:divBdr>
                    <w:top w:val="none" w:sz="0" w:space="0" w:color="auto"/>
                    <w:left w:val="none" w:sz="0" w:space="0" w:color="auto"/>
                    <w:bottom w:val="none" w:sz="0" w:space="0" w:color="auto"/>
                    <w:right w:val="none" w:sz="0" w:space="0" w:color="auto"/>
                  </w:divBdr>
                </w:div>
                <w:div w:id="1387483394">
                  <w:marLeft w:val="640"/>
                  <w:marRight w:val="0"/>
                  <w:marTop w:val="0"/>
                  <w:marBottom w:val="0"/>
                  <w:divBdr>
                    <w:top w:val="none" w:sz="0" w:space="0" w:color="auto"/>
                    <w:left w:val="none" w:sz="0" w:space="0" w:color="auto"/>
                    <w:bottom w:val="none" w:sz="0" w:space="0" w:color="auto"/>
                    <w:right w:val="none" w:sz="0" w:space="0" w:color="auto"/>
                  </w:divBdr>
                </w:div>
                <w:div w:id="1428500592">
                  <w:marLeft w:val="640"/>
                  <w:marRight w:val="0"/>
                  <w:marTop w:val="0"/>
                  <w:marBottom w:val="0"/>
                  <w:divBdr>
                    <w:top w:val="none" w:sz="0" w:space="0" w:color="auto"/>
                    <w:left w:val="none" w:sz="0" w:space="0" w:color="auto"/>
                    <w:bottom w:val="none" w:sz="0" w:space="0" w:color="auto"/>
                    <w:right w:val="none" w:sz="0" w:space="0" w:color="auto"/>
                  </w:divBdr>
                </w:div>
                <w:div w:id="1537544078">
                  <w:marLeft w:val="640"/>
                  <w:marRight w:val="0"/>
                  <w:marTop w:val="0"/>
                  <w:marBottom w:val="0"/>
                  <w:divBdr>
                    <w:top w:val="none" w:sz="0" w:space="0" w:color="auto"/>
                    <w:left w:val="none" w:sz="0" w:space="0" w:color="auto"/>
                    <w:bottom w:val="none" w:sz="0" w:space="0" w:color="auto"/>
                    <w:right w:val="none" w:sz="0" w:space="0" w:color="auto"/>
                  </w:divBdr>
                </w:div>
                <w:div w:id="1538588833">
                  <w:marLeft w:val="640"/>
                  <w:marRight w:val="0"/>
                  <w:marTop w:val="0"/>
                  <w:marBottom w:val="0"/>
                  <w:divBdr>
                    <w:top w:val="none" w:sz="0" w:space="0" w:color="auto"/>
                    <w:left w:val="none" w:sz="0" w:space="0" w:color="auto"/>
                    <w:bottom w:val="none" w:sz="0" w:space="0" w:color="auto"/>
                    <w:right w:val="none" w:sz="0" w:space="0" w:color="auto"/>
                  </w:divBdr>
                </w:div>
                <w:div w:id="1542400044">
                  <w:marLeft w:val="640"/>
                  <w:marRight w:val="0"/>
                  <w:marTop w:val="0"/>
                  <w:marBottom w:val="0"/>
                  <w:divBdr>
                    <w:top w:val="none" w:sz="0" w:space="0" w:color="auto"/>
                    <w:left w:val="none" w:sz="0" w:space="0" w:color="auto"/>
                    <w:bottom w:val="none" w:sz="0" w:space="0" w:color="auto"/>
                    <w:right w:val="none" w:sz="0" w:space="0" w:color="auto"/>
                  </w:divBdr>
                </w:div>
                <w:div w:id="1547448028">
                  <w:marLeft w:val="640"/>
                  <w:marRight w:val="0"/>
                  <w:marTop w:val="0"/>
                  <w:marBottom w:val="0"/>
                  <w:divBdr>
                    <w:top w:val="none" w:sz="0" w:space="0" w:color="auto"/>
                    <w:left w:val="none" w:sz="0" w:space="0" w:color="auto"/>
                    <w:bottom w:val="none" w:sz="0" w:space="0" w:color="auto"/>
                    <w:right w:val="none" w:sz="0" w:space="0" w:color="auto"/>
                  </w:divBdr>
                </w:div>
                <w:div w:id="1598560102">
                  <w:marLeft w:val="640"/>
                  <w:marRight w:val="0"/>
                  <w:marTop w:val="0"/>
                  <w:marBottom w:val="0"/>
                  <w:divBdr>
                    <w:top w:val="none" w:sz="0" w:space="0" w:color="auto"/>
                    <w:left w:val="none" w:sz="0" w:space="0" w:color="auto"/>
                    <w:bottom w:val="none" w:sz="0" w:space="0" w:color="auto"/>
                    <w:right w:val="none" w:sz="0" w:space="0" w:color="auto"/>
                  </w:divBdr>
                </w:div>
                <w:div w:id="1622303797">
                  <w:marLeft w:val="640"/>
                  <w:marRight w:val="0"/>
                  <w:marTop w:val="0"/>
                  <w:marBottom w:val="0"/>
                  <w:divBdr>
                    <w:top w:val="none" w:sz="0" w:space="0" w:color="auto"/>
                    <w:left w:val="none" w:sz="0" w:space="0" w:color="auto"/>
                    <w:bottom w:val="none" w:sz="0" w:space="0" w:color="auto"/>
                    <w:right w:val="none" w:sz="0" w:space="0" w:color="auto"/>
                  </w:divBdr>
                </w:div>
                <w:div w:id="1632979081">
                  <w:marLeft w:val="640"/>
                  <w:marRight w:val="0"/>
                  <w:marTop w:val="0"/>
                  <w:marBottom w:val="0"/>
                  <w:divBdr>
                    <w:top w:val="none" w:sz="0" w:space="0" w:color="auto"/>
                    <w:left w:val="none" w:sz="0" w:space="0" w:color="auto"/>
                    <w:bottom w:val="none" w:sz="0" w:space="0" w:color="auto"/>
                    <w:right w:val="none" w:sz="0" w:space="0" w:color="auto"/>
                  </w:divBdr>
                </w:div>
                <w:div w:id="1639601930">
                  <w:marLeft w:val="640"/>
                  <w:marRight w:val="0"/>
                  <w:marTop w:val="0"/>
                  <w:marBottom w:val="0"/>
                  <w:divBdr>
                    <w:top w:val="none" w:sz="0" w:space="0" w:color="auto"/>
                    <w:left w:val="none" w:sz="0" w:space="0" w:color="auto"/>
                    <w:bottom w:val="none" w:sz="0" w:space="0" w:color="auto"/>
                    <w:right w:val="none" w:sz="0" w:space="0" w:color="auto"/>
                  </w:divBdr>
                </w:div>
                <w:div w:id="1642036748">
                  <w:marLeft w:val="640"/>
                  <w:marRight w:val="0"/>
                  <w:marTop w:val="0"/>
                  <w:marBottom w:val="0"/>
                  <w:divBdr>
                    <w:top w:val="none" w:sz="0" w:space="0" w:color="auto"/>
                    <w:left w:val="none" w:sz="0" w:space="0" w:color="auto"/>
                    <w:bottom w:val="none" w:sz="0" w:space="0" w:color="auto"/>
                    <w:right w:val="none" w:sz="0" w:space="0" w:color="auto"/>
                  </w:divBdr>
                </w:div>
                <w:div w:id="1646082048">
                  <w:marLeft w:val="640"/>
                  <w:marRight w:val="0"/>
                  <w:marTop w:val="0"/>
                  <w:marBottom w:val="0"/>
                  <w:divBdr>
                    <w:top w:val="none" w:sz="0" w:space="0" w:color="auto"/>
                    <w:left w:val="none" w:sz="0" w:space="0" w:color="auto"/>
                    <w:bottom w:val="none" w:sz="0" w:space="0" w:color="auto"/>
                    <w:right w:val="none" w:sz="0" w:space="0" w:color="auto"/>
                  </w:divBdr>
                </w:div>
                <w:div w:id="1682119397">
                  <w:marLeft w:val="640"/>
                  <w:marRight w:val="0"/>
                  <w:marTop w:val="0"/>
                  <w:marBottom w:val="0"/>
                  <w:divBdr>
                    <w:top w:val="none" w:sz="0" w:space="0" w:color="auto"/>
                    <w:left w:val="none" w:sz="0" w:space="0" w:color="auto"/>
                    <w:bottom w:val="none" w:sz="0" w:space="0" w:color="auto"/>
                    <w:right w:val="none" w:sz="0" w:space="0" w:color="auto"/>
                  </w:divBdr>
                </w:div>
                <w:div w:id="1694305063">
                  <w:marLeft w:val="640"/>
                  <w:marRight w:val="0"/>
                  <w:marTop w:val="0"/>
                  <w:marBottom w:val="0"/>
                  <w:divBdr>
                    <w:top w:val="none" w:sz="0" w:space="0" w:color="auto"/>
                    <w:left w:val="none" w:sz="0" w:space="0" w:color="auto"/>
                    <w:bottom w:val="none" w:sz="0" w:space="0" w:color="auto"/>
                    <w:right w:val="none" w:sz="0" w:space="0" w:color="auto"/>
                  </w:divBdr>
                </w:div>
                <w:div w:id="1815370160">
                  <w:marLeft w:val="640"/>
                  <w:marRight w:val="0"/>
                  <w:marTop w:val="0"/>
                  <w:marBottom w:val="0"/>
                  <w:divBdr>
                    <w:top w:val="none" w:sz="0" w:space="0" w:color="auto"/>
                    <w:left w:val="none" w:sz="0" w:space="0" w:color="auto"/>
                    <w:bottom w:val="none" w:sz="0" w:space="0" w:color="auto"/>
                    <w:right w:val="none" w:sz="0" w:space="0" w:color="auto"/>
                  </w:divBdr>
                </w:div>
                <w:div w:id="1943563760">
                  <w:marLeft w:val="640"/>
                  <w:marRight w:val="0"/>
                  <w:marTop w:val="0"/>
                  <w:marBottom w:val="0"/>
                  <w:divBdr>
                    <w:top w:val="none" w:sz="0" w:space="0" w:color="auto"/>
                    <w:left w:val="none" w:sz="0" w:space="0" w:color="auto"/>
                    <w:bottom w:val="none" w:sz="0" w:space="0" w:color="auto"/>
                    <w:right w:val="none" w:sz="0" w:space="0" w:color="auto"/>
                  </w:divBdr>
                </w:div>
                <w:div w:id="1981183208">
                  <w:marLeft w:val="640"/>
                  <w:marRight w:val="0"/>
                  <w:marTop w:val="0"/>
                  <w:marBottom w:val="0"/>
                  <w:divBdr>
                    <w:top w:val="none" w:sz="0" w:space="0" w:color="auto"/>
                    <w:left w:val="none" w:sz="0" w:space="0" w:color="auto"/>
                    <w:bottom w:val="none" w:sz="0" w:space="0" w:color="auto"/>
                    <w:right w:val="none" w:sz="0" w:space="0" w:color="auto"/>
                  </w:divBdr>
                </w:div>
                <w:div w:id="2020545782">
                  <w:marLeft w:val="640"/>
                  <w:marRight w:val="0"/>
                  <w:marTop w:val="0"/>
                  <w:marBottom w:val="0"/>
                  <w:divBdr>
                    <w:top w:val="none" w:sz="0" w:space="0" w:color="auto"/>
                    <w:left w:val="none" w:sz="0" w:space="0" w:color="auto"/>
                    <w:bottom w:val="none" w:sz="0" w:space="0" w:color="auto"/>
                    <w:right w:val="none" w:sz="0" w:space="0" w:color="auto"/>
                  </w:divBdr>
                </w:div>
                <w:div w:id="2024433305">
                  <w:marLeft w:val="640"/>
                  <w:marRight w:val="0"/>
                  <w:marTop w:val="0"/>
                  <w:marBottom w:val="0"/>
                  <w:divBdr>
                    <w:top w:val="none" w:sz="0" w:space="0" w:color="auto"/>
                    <w:left w:val="none" w:sz="0" w:space="0" w:color="auto"/>
                    <w:bottom w:val="none" w:sz="0" w:space="0" w:color="auto"/>
                    <w:right w:val="none" w:sz="0" w:space="0" w:color="auto"/>
                  </w:divBdr>
                </w:div>
                <w:div w:id="2026594157">
                  <w:marLeft w:val="640"/>
                  <w:marRight w:val="0"/>
                  <w:marTop w:val="0"/>
                  <w:marBottom w:val="0"/>
                  <w:divBdr>
                    <w:top w:val="none" w:sz="0" w:space="0" w:color="auto"/>
                    <w:left w:val="none" w:sz="0" w:space="0" w:color="auto"/>
                    <w:bottom w:val="none" w:sz="0" w:space="0" w:color="auto"/>
                    <w:right w:val="none" w:sz="0" w:space="0" w:color="auto"/>
                  </w:divBdr>
                </w:div>
                <w:div w:id="2036157026">
                  <w:marLeft w:val="640"/>
                  <w:marRight w:val="0"/>
                  <w:marTop w:val="0"/>
                  <w:marBottom w:val="0"/>
                  <w:divBdr>
                    <w:top w:val="none" w:sz="0" w:space="0" w:color="auto"/>
                    <w:left w:val="none" w:sz="0" w:space="0" w:color="auto"/>
                    <w:bottom w:val="none" w:sz="0" w:space="0" w:color="auto"/>
                    <w:right w:val="none" w:sz="0" w:space="0" w:color="auto"/>
                  </w:divBdr>
                </w:div>
                <w:div w:id="2041007279">
                  <w:marLeft w:val="640"/>
                  <w:marRight w:val="0"/>
                  <w:marTop w:val="0"/>
                  <w:marBottom w:val="0"/>
                  <w:divBdr>
                    <w:top w:val="none" w:sz="0" w:space="0" w:color="auto"/>
                    <w:left w:val="none" w:sz="0" w:space="0" w:color="auto"/>
                    <w:bottom w:val="none" w:sz="0" w:space="0" w:color="auto"/>
                    <w:right w:val="none" w:sz="0" w:space="0" w:color="auto"/>
                  </w:divBdr>
                </w:div>
                <w:div w:id="2053117407">
                  <w:marLeft w:val="640"/>
                  <w:marRight w:val="0"/>
                  <w:marTop w:val="0"/>
                  <w:marBottom w:val="0"/>
                  <w:divBdr>
                    <w:top w:val="none" w:sz="0" w:space="0" w:color="auto"/>
                    <w:left w:val="none" w:sz="0" w:space="0" w:color="auto"/>
                    <w:bottom w:val="none" w:sz="0" w:space="0" w:color="auto"/>
                    <w:right w:val="none" w:sz="0" w:space="0" w:color="auto"/>
                  </w:divBdr>
                </w:div>
                <w:div w:id="2079132547">
                  <w:marLeft w:val="640"/>
                  <w:marRight w:val="0"/>
                  <w:marTop w:val="0"/>
                  <w:marBottom w:val="0"/>
                  <w:divBdr>
                    <w:top w:val="none" w:sz="0" w:space="0" w:color="auto"/>
                    <w:left w:val="none" w:sz="0" w:space="0" w:color="auto"/>
                    <w:bottom w:val="none" w:sz="0" w:space="0" w:color="auto"/>
                    <w:right w:val="none" w:sz="0" w:space="0" w:color="auto"/>
                  </w:divBdr>
                </w:div>
                <w:div w:id="2085029682">
                  <w:marLeft w:val="640"/>
                  <w:marRight w:val="0"/>
                  <w:marTop w:val="0"/>
                  <w:marBottom w:val="0"/>
                  <w:divBdr>
                    <w:top w:val="none" w:sz="0" w:space="0" w:color="auto"/>
                    <w:left w:val="none" w:sz="0" w:space="0" w:color="auto"/>
                    <w:bottom w:val="none" w:sz="0" w:space="0" w:color="auto"/>
                    <w:right w:val="none" w:sz="0" w:space="0" w:color="auto"/>
                  </w:divBdr>
                </w:div>
              </w:divsChild>
            </w:div>
            <w:div w:id="414783060">
              <w:marLeft w:val="0"/>
              <w:marRight w:val="0"/>
              <w:marTop w:val="0"/>
              <w:marBottom w:val="0"/>
              <w:divBdr>
                <w:top w:val="none" w:sz="0" w:space="0" w:color="auto"/>
                <w:left w:val="none" w:sz="0" w:space="0" w:color="auto"/>
                <w:bottom w:val="none" w:sz="0" w:space="0" w:color="auto"/>
                <w:right w:val="none" w:sz="0" w:space="0" w:color="auto"/>
              </w:divBdr>
              <w:divsChild>
                <w:div w:id="30497003">
                  <w:marLeft w:val="640"/>
                  <w:marRight w:val="0"/>
                  <w:marTop w:val="0"/>
                  <w:marBottom w:val="0"/>
                  <w:divBdr>
                    <w:top w:val="none" w:sz="0" w:space="0" w:color="auto"/>
                    <w:left w:val="none" w:sz="0" w:space="0" w:color="auto"/>
                    <w:bottom w:val="none" w:sz="0" w:space="0" w:color="auto"/>
                    <w:right w:val="none" w:sz="0" w:space="0" w:color="auto"/>
                  </w:divBdr>
                </w:div>
                <w:div w:id="53507274">
                  <w:marLeft w:val="640"/>
                  <w:marRight w:val="0"/>
                  <w:marTop w:val="0"/>
                  <w:marBottom w:val="0"/>
                  <w:divBdr>
                    <w:top w:val="none" w:sz="0" w:space="0" w:color="auto"/>
                    <w:left w:val="none" w:sz="0" w:space="0" w:color="auto"/>
                    <w:bottom w:val="none" w:sz="0" w:space="0" w:color="auto"/>
                    <w:right w:val="none" w:sz="0" w:space="0" w:color="auto"/>
                  </w:divBdr>
                </w:div>
                <w:div w:id="76833418">
                  <w:marLeft w:val="640"/>
                  <w:marRight w:val="0"/>
                  <w:marTop w:val="0"/>
                  <w:marBottom w:val="0"/>
                  <w:divBdr>
                    <w:top w:val="none" w:sz="0" w:space="0" w:color="auto"/>
                    <w:left w:val="none" w:sz="0" w:space="0" w:color="auto"/>
                    <w:bottom w:val="none" w:sz="0" w:space="0" w:color="auto"/>
                    <w:right w:val="none" w:sz="0" w:space="0" w:color="auto"/>
                  </w:divBdr>
                </w:div>
                <w:div w:id="82386962">
                  <w:marLeft w:val="640"/>
                  <w:marRight w:val="0"/>
                  <w:marTop w:val="0"/>
                  <w:marBottom w:val="0"/>
                  <w:divBdr>
                    <w:top w:val="none" w:sz="0" w:space="0" w:color="auto"/>
                    <w:left w:val="none" w:sz="0" w:space="0" w:color="auto"/>
                    <w:bottom w:val="none" w:sz="0" w:space="0" w:color="auto"/>
                    <w:right w:val="none" w:sz="0" w:space="0" w:color="auto"/>
                  </w:divBdr>
                </w:div>
                <w:div w:id="135268142">
                  <w:marLeft w:val="640"/>
                  <w:marRight w:val="0"/>
                  <w:marTop w:val="0"/>
                  <w:marBottom w:val="0"/>
                  <w:divBdr>
                    <w:top w:val="none" w:sz="0" w:space="0" w:color="auto"/>
                    <w:left w:val="none" w:sz="0" w:space="0" w:color="auto"/>
                    <w:bottom w:val="none" w:sz="0" w:space="0" w:color="auto"/>
                    <w:right w:val="none" w:sz="0" w:space="0" w:color="auto"/>
                  </w:divBdr>
                </w:div>
                <w:div w:id="178085567">
                  <w:marLeft w:val="640"/>
                  <w:marRight w:val="0"/>
                  <w:marTop w:val="0"/>
                  <w:marBottom w:val="0"/>
                  <w:divBdr>
                    <w:top w:val="none" w:sz="0" w:space="0" w:color="auto"/>
                    <w:left w:val="none" w:sz="0" w:space="0" w:color="auto"/>
                    <w:bottom w:val="none" w:sz="0" w:space="0" w:color="auto"/>
                    <w:right w:val="none" w:sz="0" w:space="0" w:color="auto"/>
                  </w:divBdr>
                </w:div>
                <w:div w:id="243418761">
                  <w:marLeft w:val="640"/>
                  <w:marRight w:val="0"/>
                  <w:marTop w:val="0"/>
                  <w:marBottom w:val="0"/>
                  <w:divBdr>
                    <w:top w:val="none" w:sz="0" w:space="0" w:color="auto"/>
                    <w:left w:val="none" w:sz="0" w:space="0" w:color="auto"/>
                    <w:bottom w:val="none" w:sz="0" w:space="0" w:color="auto"/>
                    <w:right w:val="none" w:sz="0" w:space="0" w:color="auto"/>
                  </w:divBdr>
                </w:div>
                <w:div w:id="344601239">
                  <w:marLeft w:val="640"/>
                  <w:marRight w:val="0"/>
                  <w:marTop w:val="0"/>
                  <w:marBottom w:val="0"/>
                  <w:divBdr>
                    <w:top w:val="none" w:sz="0" w:space="0" w:color="auto"/>
                    <w:left w:val="none" w:sz="0" w:space="0" w:color="auto"/>
                    <w:bottom w:val="none" w:sz="0" w:space="0" w:color="auto"/>
                    <w:right w:val="none" w:sz="0" w:space="0" w:color="auto"/>
                  </w:divBdr>
                </w:div>
                <w:div w:id="370153692">
                  <w:marLeft w:val="640"/>
                  <w:marRight w:val="0"/>
                  <w:marTop w:val="0"/>
                  <w:marBottom w:val="0"/>
                  <w:divBdr>
                    <w:top w:val="none" w:sz="0" w:space="0" w:color="auto"/>
                    <w:left w:val="none" w:sz="0" w:space="0" w:color="auto"/>
                    <w:bottom w:val="none" w:sz="0" w:space="0" w:color="auto"/>
                    <w:right w:val="none" w:sz="0" w:space="0" w:color="auto"/>
                  </w:divBdr>
                </w:div>
                <w:div w:id="380179893">
                  <w:marLeft w:val="640"/>
                  <w:marRight w:val="0"/>
                  <w:marTop w:val="0"/>
                  <w:marBottom w:val="0"/>
                  <w:divBdr>
                    <w:top w:val="none" w:sz="0" w:space="0" w:color="auto"/>
                    <w:left w:val="none" w:sz="0" w:space="0" w:color="auto"/>
                    <w:bottom w:val="none" w:sz="0" w:space="0" w:color="auto"/>
                    <w:right w:val="none" w:sz="0" w:space="0" w:color="auto"/>
                  </w:divBdr>
                </w:div>
                <w:div w:id="386925199">
                  <w:marLeft w:val="640"/>
                  <w:marRight w:val="0"/>
                  <w:marTop w:val="0"/>
                  <w:marBottom w:val="0"/>
                  <w:divBdr>
                    <w:top w:val="none" w:sz="0" w:space="0" w:color="auto"/>
                    <w:left w:val="none" w:sz="0" w:space="0" w:color="auto"/>
                    <w:bottom w:val="none" w:sz="0" w:space="0" w:color="auto"/>
                    <w:right w:val="none" w:sz="0" w:space="0" w:color="auto"/>
                  </w:divBdr>
                </w:div>
                <w:div w:id="437025697">
                  <w:marLeft w:val="640"/>
                  <w:marRight w:val="0"/>
                  <w:marTop w:val="0"/>
                  <w:marBottom w:val="0"/>
                  <w:divBdr>
                    <w:top w:val="none" w:sz="0" w:space="0" w:color="auto"/>
                    <w:left w:val="none" w:sz="0" w:space="0" w:color="auto"/>
                    <w:bottom w:val="none" w:sz="0" w:space="0" w:color="auto"/>
                    <w:right w:val="none" w:sz="0" w:space="0" w:color="auto"/>
                  </w:divBdr>
                </w:div>
                <w:div w:id="477654743">
                  <w:marLeft w:val="640"/>
                  <w:marRight w:val="0"/>
                  <w:marTop w:val="0"/>
                  <w:marBottom w:val="0"/>
                  <w:divBdr>
                    <w:top w:val="none" w:sz="0" w:space="0" w:color="auto"/>
                    <w:left w:val="none" w:sz="0" w:space="0" w:color="auto"/>
                    <w:bottom w:val="none" w:sz="0" w:space="0" w:color="auto"/>
                    <w:right w:val="none" w:sz="0" w:space="0" w:color="auto"/>
                  </w:divBdr>
                </w:div>
                <w:div w:id="511847268">
                  <w:marLeft w:val="640"/>
                  <w:marRight w:val="0"/>
                  <w:marTop w:val="0"/>
                  <w:marBottom w:val="0"/>
                  <w:divBdr>
                    <w:top w:val="none" w:sz="0" w:space="0" w:color="auto"/>
                    <w:left w:val="none" w:sz="0" w:space="0" w:color="auto"/>
                    <w:bottom w:val="none" w:sz="0" w:space="0" w:color="auto"/>
                    <w:right w:val="none" w:sz="0" w:space="0" w:color="auto"/>
                  </w:divBdr>
                </w:div>
                <w:div w:id="555245504">
                  <w:marLeft w:val="640"/>
                  <w:marRight w:val="0"/>
                  <w:marTop w:val="0"/>
                  <w:marBottom w:val="0"/>
                  <w:divBdr>
                    <w:top w:val="none" w:sz="0" w:space="0" w:color="auto"/>
                    <w:left w:val="none" w:sz="0" w:space="0" w:color="auto"/>
                    <w:bottom w:val="none" w:sz="0" w:space="0" w:color="auto"/>
                    <w:right w:val="none" w:sz="0" w:space="0" w:color="auto"/>
                  </w:divBdr>
                </w:div>
                <w:div w:id="555551745">
                  <w:marLeft w:val="640"/>
                  <w:marRight w:val="0"/>
                  <w:marTop w:val="0"/>
                  <w:marBottom w:val="0"/>
                  <w:divBdr>
                    <w:top w:val="none" w:sz="0" w:space="0" w:color="auto"/>
                    <w:left w:val="none" w:sz="0" w:space="0" w:color="auto"/>
                    <w:bottom w:val="none" w:sz="0" w:space="0" w:color="auto"/>
                    <w:right w:val="none" w:sz="0" w:space="0" w:color="auto"/>
                  </w:divBdr>
                </w:div>
                <w:div w:id="606810121">
                  <w:marLeft w:val="640"/>
                  <w:marRight w:val="0"/>
                  <w:marTop w:val="0"/>
                  <w:marBottom w:val="0"/>
                  <w:divBdr>
                    <w:top w:val="none" w:sz="0" w:space="0" w:color="auto"/>
                    <w:left w:val="none" w:sz="0" w:space="0" w:color="auto"/>
                    <w:bottom w:val="none" w:sz="0" w:space="0" w:color="auto"/>
                    <w:right w:val="none" w:sz="0" w:space="0" w:color="auto"/>
                  </w:divBdr>
                </w:div>
                <w:div w:id="611786242">
                  <w:marLeft w:val="640"/>
                  <w:marRight w:val="0"/>
                  <w:marTop w:val="0"/>
                  <w:marBottom w:val="0"/>
                  <w:divBdr>
                    <w:top w:val="none" w:sz="0" w:space="0" w:color="auto"/>
                    <w:left w:val="none" w:sz="0" w:space="0" w:color="auto"/>
                    <w:bottom w:val="none" w:sz="0" w:space="0" w:color="auto"/>
                    <w:right w:val="none" w:sz="0" w:space="0" w:color="auto"/>
                  </w:divBdr>
                </w:div>
                <w:div w:id="615992486">
                  <w:marLeft w:val="640"/>
                  <w:marRight w:val="0"/>
                  <w:marTop w:val="0"/>
                  <w:marBottom w:val="0"/>
                  <w:divBdr>
                    <w:top w:val="none" w:sz="0" w:space="0" w:color="auto"/>
                    <w:left w:val="none" w:sz="0" w:space="0" w:color="auto"/>
                    <w:bottom w:val="none" w:sz="0" w:space="0" w:color="auto"/>
                    <w:right w:val="none" w:sz="0" w:space="0" w:color="auto"/>
                  </w:divBdr>
                </w:div>
                <w:div w:id="683016729">
                  <w:marLeft w:val="640"/>
                  <w:marRight w:val="0"/>
                  <w:marTop w:val="0"/>
                  <w:marBottom w:val="0"/>
                  <w:divBdr>
                    <w:top w:val="none" w:sz="0" w:space="0" w:color="auto"/>
                    <w:left w:val="none" w:sz="0" w:space="0" w:color="auto"/>
                    <w:bottom w:val="none" w:sz="0" w:space="0" w:color="auto"/>
                    <w:right w:val="none" w:sz="0" w:space="0" w:color="auto"/>
                  </w:divBdr>
                </w:div>
                <w:div w:id="703529674">
                  <w:marLeft w:val="640"/>
                  <w:marRight w:val="0"/>
                  <w:marTop w:val="0"/>
                  <w:marBottom w:val="0"/>
                  <w:divBdr>
                    <w:top w:val="none" w:sz="0" w:space="0" w:color="auto"/>
                    <w:left w:val="none" w:sz="0" w:space="0" w:color="auto"/>
                    <w:bottom w:val="none" w:sz="0" w:space="0" w:color="auto"/>
                    <w:right w:val="none" w:sz="0" w:space="0" w:color="auto"/>
                  </w:divBdr>
                </w:div>
                <w:div w:id="748699721">
                  <w:marLeft w:val="640"/>
                  <w:marRight w:val="0"/>
                  <w:marTop w:val="0"/>
                  <w:marBottom w:val="0"/>
                  <w:divBdr>
                    <w:top w:val="none" w:sz="0" w:space="0" w:color="auto"/>
                    <w:left w:val="none" w:sz="0" w:space="0" w:color="auto"/>
                    <w:bottom w:val="none" w:sz="0" w:space="0" w:color="auto"/>
                    <w:right w:val="none" w:sz="0" w:space="0" w:color="auto"/>
                  </w:divBdr>
                </w:div>
                <w:div w:id="756175980">
                  <w:marLeft w:val="640"/>
                  <w:marRight w:val="0"/>
                  <w:marTop w:val="0"/>
                  <w:marBottom w:val="0"/>
                  <w:divBdr>
                    <w:top w:val="none" w:sz="0" w:space="0" w:color="auto"/>
                    <w:left w:val="none" w:sz="0" w:space="0" w:color="auto"/>
                    <w:bottom w:val="none" w:sz="0" w:space="0" w:color="auto"/>
                    <w:right w:val="none" w:sz="0" w:space="0" w:color="auto"/>
                  </w:divBdr>
                </w:div>
                <w:div w:id="777145477">
                  <w:marLeft w:val="640"/>
                  <w:marRight w:val="0"/>
                  <w:marTop w:val="0"/>
                  <w:marBottom w:val="0"/>
                  <w:divBdr>
                    <w:top w:val="none" w:sz="0" w:space="0" w:color="auto"/>
                    <w:left w:val="none" w:sz="0" w:space="0" w:color="auto"/>
                    <w:bottom w:val="none" w:sz="0" w:space="0" w:color="auto"/>
                    <w:right w:val="none" w:sz="0" w:space="0" w:color="auto"/>
                  </w:divBdr>
                </w:div>
                <w:div w:id="791704219">
                  <w:marLeft w:val="640"/>
                  <w:marRight w:val="0"/>
                  <w:marTop w:val="0"/>
                  <w:marBottom w:val="0"/>
                  <w:divBdr>
                    <w:top w:val="none" w:sz="0" w:space="0" w:color="auto"/>
                    <w:left w:val="none" w:sz="0" w:space="0" w:color="auto"/>
                    <w:bottom w:val="none" w:sz="0" w:space="0" w:color="auto"/>
                    <w:right w:val="none" w:sz="0" w:space="0" w:color="auto"/>
                  </w:divBdr>
                </w:div>
                <w:div w:id="810754171">
                  <w:marLeft w:val="640"/>
                  <w:marRight w:val="0"/>
                  <w:marTop w:val="0"/>
                  <w:marBottom w:val="0"/>
                  <w:divBdr>
                    <w:top w:val="none" w:sz="0" w:space="0" w:color="auto"/>
                    <w:left w:val="none" w:sz="0" w:space="0" w:color="auto"/>
                    <w:bottom w:val="none" w:sz="0" w:space="0" w:color="auto"/>
                    <w:right w:val="none" w:sz="0" w:space="0" w:color="auto"/>
                  </w:divBdr>
                </w:div>
                <w:div w:id="852913760">
                  <w:marLeft w:val="640"/>
                  <w:marRight w:val="0"/>
                  <w:marTop w:val="0"/>
                  <w:marBottom w:val="0"/>
                  <w:divBdr>
                    <w:top w:val="none" w:sz="0" w:space="0" w:color="auto"/>
                    <w:left w:val="none" w:sz="0" w:space="0" w:color="auto"/>
                    <w:bottom w:val="none" w:sz="0" w:space="0" w:color="auto"/>
                    <w:right w:val="none" w:sz="0" w:space="0" w:color="auto"/>
                  </w:divBdr>
                </w:div>
                <w:div w:id="891424711">
                  <w:marLeft w:val="640"/>
                  <w:marRight w:val="0"/>
                  <w:marTop w:val="0"/>
                  <w:marBottom w:val="0"/>
                  <w:divBdr>
                    <w:top w:val="none" w:sz="0" w:space="0" w:color="auto"/>
                    <w:left w:val="none" w:sz="0" w:space="0" w:color="auto"/>
                    <w:bottom w:val="none" w:sz="0" w:space="0" w:color="auto"/>
                    <w:right w:val="none" w:sz="0" w:space="0" w:color="auto"/>
                  </w:divBdr>
                </w:div>
                <w:div w:id="916747913">
                  <w:marLeft w:val="640"/>
                  <w:marRight w:val="0"/>
                  <w:marTop w:val="0"/>
                  <w:marBottom w:val="0"/>
                  <w:divBdr>
                    <w:top w:val="none" w:sz="0" w:space="0" w:color="auto"/>
                    <w:left w:val="none" w:sz="0" w:space="0" w:color="auto"/>
                    <w:bottom w:val="none" w:sz="0" w:space="0" w:color="auto"/>
                    <w:right w:val="none" w:sz="0" w:space="0" w:color="auto"/>
                  </w:divBdr>
                </w:div>
                <w:div w:id="925921266">
                  <w:marLeft w:val="640"/>
                  <w:marRight w:val="0"/>
                  <w:marTop w:val="0"/>
                  <w:marBottom w:val="0"/>
                  <w:divBdr>
                    <w:top w:val="none" w:sz="0" w:space="0" w:color="auto"/>
                    <w:left w:val="none" w:sz="0" w:space="0" w:color="auto"/>
                    <w:bottom w:val="none" w:sz="0" w:space="0" w:color="auto"/>
                    <w:right w:val="none" w:sz="0" w:space="0" w:color="auto"/>
                  </w:divBdr>
                </w:div>
                <w:div w:id="959647842">
                  <w:marLeft w:val="640"/>
                  <w:marRight w:val="0"/>
                  <w:marTop w:val="0"/>
                  <w:marBottom w:val="0"/>
                  <w:divBdr>
                    <w:top w:val="none" w:sz="0" w:space="0" w:color="auto"/>
                    <w:left w:val="none" w:sz="0" w:space="0" w:color="auto"/>
                    <w:bottom w:val="none" w:sz="0" w:space="0" w:color="auto"/>
                    <w:right w:val="none" w:sz="0" w:space="0" w:color="auto"/>
                  </w:divBdr>
                </w:div>
                <w:div w:id="959846219">
                  <w:marLeft w:val="640"/>
                  <w:marRight w:val="0"/>
                  <w:marTop w:val="0"/>
                  <w:marBottom w:val="0"/>
                  <w:divBdr>
                    <w:top w:val="none" w:sz="0" w:space="0" w:color="auto"/>
                    <w:left w:val="none" w:sz="0" w:space="0" w:color="auto"/>
                    <w:bottom w:val="none" w:sz="0" w:space="0" w:color="auto"/>
                    <w:right w:val="none" w:sz="0" w:space="0" w:color="auto"/>
                  </w:divBdr>
                </w:div>
                <w:div w:id="1002784560">
                  <w:marLeft w:val="640"/>
                  <w:marRight w:val="0"/>
                  <w:marTop w:val="0"/>
                  <w:marBottom w:val="0"/>
                  <w:divBdr>
                    <w:top w:val="none" w:sz="0" w:space="0" w:color="auto"/>
                    <w:left w:val="none" w:sz="0" w:space="0" w:color="auto"/>
                    <w:bottom w:val="none" w:sz="0" w:space="0" w:color="auto"/>
                    <w:right w:val="none" w:sz="0" w:space="0" w:color="auto"/>
                  </w:divBdr>
                </w:div>
                <w:div w:id="1061637873">
                  <w:marLeft w:val="640"/>
                  <w:marRight w:val="0"/>
                  <w:marTop w:val="0"/>
                  <w:marBottom w:val="0"/>
                  <w:divBdr>
                    <w:top w:val="none" w:sz="0" w:space="0" w:color="auto"/>
                    <w:left w:val="none" w:sz="0" w:space="0" w:color="auto"/>
                    <w:bottom w:val="none" w:sz="0" w:space="0" w:color="auto"/>
                    <w:right w:val="none" w:sz="0" w:space="0" w:color="auto"/>
                  </w:divBdr>
                </w:div>
                <w:div w:id="1082293474">
                  <w:marLeft w:val="640"/>
                  <w:marRight w:val="0"/>
                  <w:marTop w:val="0"/>
                  <w:marBottom w:val="0"/>
                  <w:divBdr>
                    <w:top w:val="none" w:sz="0" w:space="0" w:color="auto"/>
                    <w:left w:val="none" w:sz="0" w:space="0" w:color="auto"/>
                    <w:bottom w:val="none" w:sz="0" w:space="0" w:color="auto"/>
                    <w:right w:val="none" w:sz="0" w:space="0" w:color="auto"/>
                  </w:divBdr>
                </w:div>
                <w:div w:id="1095397008">
                  <w:marLeft w:val="640"/>
                  <w:marRight w:val="0"/>
                  <w:marTop w:val="0"/>
                  <w:marBottom w:val="0"/>
                  <w:divBdr>
                    <w:top w:val="none" w:sz="0" w:space="0" w:color="auto"/>
                    <w:left w:val="none" w:sz="0" w:space="0" w:color="auto"/>
                    <w:bottom w:val="none" w:sz="0" w:space="0" w:color="auto"/>
                    <w:right w:val="none" w:sz="0" w:space="0" w:color="auto"/>
                  </w:divBdr>
                </w:div>
                <w:div w:id="1117261543">
                  <w:marLeft w:val="640"/>
                  <w:marRight w:val="0"/>
                  <w:marTop w:val="0"/>
                  <w:marBottom w:val="0"/>
                  <w:divBdr>
                    <w:top w:val="none" w:sz="0" w:space="0" w:color="auto"/>
                    <w:left w:val="none" w:sz="0" w:space="0" w:color="auto"/>
                    <w:bottom w:val="none" w:sz="0" w:space="0" w:color="auto"/>
                    <w:right w:val="none" w:sz="0" w:space="0" w:color="auto"/>
                  </w:divBdr>
                </w:div>
                <w:div w:id="1144278631">
                  <w:marLeft w:val="640"/>
                  <w:marRight w:val="0"/>
                  <w:marTop w:val="0"/>
                  <w:marBottom w:val="0"/>
                  <w:divBdr>
                    <w:top w:val="none" w:sz="0" w:space="0" w:color="auto"/>
                    <w:left w:val="none" w:sz="0" w:space="0" w:color="auto"/>
                    <w:bottom w:val="none" w:sz="0" w:space="0" w:color="auto"/>
                    <w:right w:val="none" w:sz="0" w:space="0" w:color="auto"/>
                  </w:divBdr>
                </w:div>
                <w:div w:id="1149244860">
                  <w:marLeft w:val="640"/>
                  <w:marRight w:val="0"/>
                  <w:marTop w:val="0"/>
                  <w:marBottom w:val="0"/>
                  <w:divBdr>
                    <w:top w:val="none" w:sz="0" w:space="0" w:color="auto"/>
                    <w:left w:val="none" w:sz="0" w:space="0" w:color="auto"/>
                    <w:bottom w:val="none" w:sz="0" w:space="0" w:color="auto"/>
                    <w:right w:val="none" w:sz="0" w:space="0" w:color="auto"/>
                  </w:divBdr>
                </w:div>
                <w:div w:id="1210413099">
                  <w:marLeft w:val="640"/>
                  <w:marRight w:val="0"/>
                  <w:marTop w:val="0"/>
                  <w:marBottom w:val="0"/>
                  <w:divBdr>
                    <w:top w:val="none" w:sz="0" w:space="0" w:color="auto"/>
                    <w:left w:val="none" w:sz="0" w:space="0" w:color="auto"/>
                    <w:bottom w:val="none" w:sz="0" w:space="0" w:color="auto"/>
                    <w:right w:val="none" w:sz="0" w:space="0" w:color="auto"/>
                  </w:divBdr>
                </w:div>
                <w:div w:id="1248029666">
                  <w:marLeft w:val="640"/>
                  <w:marRight w:val="0"/>
                  <w:marTop w:val="0"/>
                  <w:marBottom w:val="0"/>
                  <w:divBdr>
                    <w:top w:val="none" w:sz="0" w:space="0" w:color="auto"/>
                    <w:left w:val="none" w:sz="0" w:space="0" w:color="auto"/>
                    <w:bottom w:val="none" w:sz="0" w:space="0" w:color="auto"/>
                    <w:right w:val="none" w:sz="0" w:space="0" w:color="auto"/>
                  </w:divBdr>
                </w:div>
                <w:div w:id="1268349569">
                  <w:marLeft w:val="640"/>
                  <w:marRight w:val="0"/>
                  <w:marTop w:val="0"/>
                  <w:marBottom w:val="0"/>
                  <w:divBdr>
                    <w:top w:val="none" w:sz="0" w:space="0" w:color="auto"/>
                    <w:left w:val="none" w:sz="0" w:space="0" w:color="auto"/>
                    <w:bottom w:val="none" w:sz="0" w:space="0" w:color="auto"/>
                    <w:right w:val="none" w:sz="0" w:space="0" w:color="auto"/>
                  </w:divBdr>
                </w:div>
                <w:div w:id="1274630778">
                  <w:marLeft w:val="640"/>
                  <w:marRight w:val="0"/>
                  <w:marTop w:val="0"/>
                  <w:marBottom w:val="0"/>
                  <w:divBdr>
                    <w:top w:val="none" w:sz="0" w:space="0" w:color="auto"/>
                    <w:left w:val="none" w:sz="0" w:space="0" w:color="auto"/>
                    <w:bottom w:val="none" w:sz="0" w:space="0" w:color="auto"/>
                    <w:right w:val="none" w:sz="0" w:space="0" w:color="auto"/>
                  </w:divBdr>
                </w:div>
                <w:div w:id="1316298409">
                  <w:marLeft w:val="640"/>
                  <w:marRight w:val="0"/>
                  <w:marTop w:val="0"/>
                  <w:marBottom w:val="0"/>
                  <w:divBdr>
                    <w:top w:val="none" w:sz="0" w:space="0" w:color="auto"/>
                    <w:left w:val="none" w:sz="0" w:space="0" w:color="auto"/>
                    <w:bottom w:val="none" w:sz="0" w:space="0" w:color="auto"/>
                    <w:right w:val="none" w:sz="0" w:space="0" w:color="auto"/>
                  </w:divBdr>
                </w:div>
                <w:div w:id="1317566615">
                  <w:marLeft w:val="640"/>
                  <w:marRight w:val="0"/>
                  <w:marTop w:val="0"/>
                  <w:marBottom w:val="0"/>
                  <w:divBdr>
                    <w:top w:val="none" w:sz="0" w:space="0" w:color="auto"/>
                    <w:left w:val="none" w:sz="0" w:space="0" w:color="auto"/>
                    <w:bottom w:val="none" w:sz="0" w:space="0" w:color="auto"/>
                    <w:right w:val="none" w:sz="0" w:space="0" w:color="auto"/>
                  </w:divBdr>
                </w:div>
                <w:div w:id="1322346806">
                  <w:marLeft w:val="640"/>
                  <w:marRight w:val="0"/>
                  <w:marTop w:val="0"/>
                  <w:marBottom w:val="0"/>
                  <w:divBdr>
                    <w:top w:val="none" w:sz="0" w:space="0" w:color="auto"/>
                    <w:left w:val="none" w:sz="0" w:space="0" w:color="auto"/>
                    <w:bottom w:val="none" w:sz="0" w:space="0" w:color="auto"/>
                    <w:right w:val="none" w:sz="0" w:space="0" w:color="auto"/>
                  </w:divBdr>
                </w:div>
                <w:div w:id="1338266038">
                  <w:marLeft w:val="640"/>
                  <w:marRight w:val="0"/>
                  <w:marTop w:val="0"/>
                  <w:marBottom w:val="0"/>
                  <w:divBdr>
                    <w:top w:val="none" w:sz="0" w:space="0" w:color="auto"/>
                    <w:left w:val="none" w:sz="0" w:space="0" w:color="auto"/>
                    <w:bottom w:val="none" w:sz="0" w:space="0" w:color="auto"/>
                    <w:right w:val="none" w:sz="0" w:space="0" w:color="auto"/>
                  </w:divBdr>
                </w:div>
                <w:div w:id="1352411858">
                  <w:marLeft w:val="640"/>
                  <w:marRight w:val="0"/>
                  <w:marTop w:val="0"/>
                  <w:marBottom w:val="0"/>
                  <w:divBdr>
                    <w:top w:val="none" w:sz="0" w:space="0" w:color="auto"/>
                    <w:left w:val="none" w:sz="0" w:space="0" w:color="auto"/>
                    <w:bottom w:val="none" w:sz="0" w:space="0" w:color="auto"/>
                    <w:right w:val="none" w:sz="0" w:space="0" w:color="auto"/>
                  </w:divBdr>
                </w:div>
                <w:div w:id="1451627479">
                  <w:marLeft w:val="640"/>
                  <w:marRight w:val="0"/>
                  <w:marTop w:val="0"/>
                  <w:marBottom w:val="0"/>
                  <w:divBdr>
                    <w:top w:val="none" w:sz="0" w:space="0" w:color="auto"/>
                    <w:left w:val="none" w:sz="0" w:space="0" w:color="auto"/>
                    <w:bottom w:val="none" w:sz="0" w:space="0" w:color="auto"/>
                    <w:right w:val="none" w:sz="0" w:space="0" w:color="auto"/>
                  </w:divBdr>
                </w:div>
                <w:div w:id="1489058935">
                  <w:marLeft w:val="640"/>
                  <w:marRight w:val="0"/>
                  <w:marTop w:val="0"/>
                  <w:marBottom w:val="0"/>
                  <w:divBdr>
                    <w:top w:val="none" w:sz="0" w:space="0" w:color="auto"/>
                    <w:left w:val="none" w:sz="0" w:space="0" w:color="auto"/>
                    <w:bottom w:val="none" w:sz="0" w:space="0" w:color="auto"/>
                    <w:right w:val="none" w:sz="0" w:space="0" w:color="auto"/>
                  </w:divBdr>
                </w:div>
                <w:div w:id="1556970798">
                  <w:marLeft w:val="640"/>
                  <w:marRight w:val="0"/>
                  <w:marTop w:val="0"/>
                  <w:marBottom w:val="0"/>
                  <w:divBdr>
                    <w:top w:val="none" w:sz="0" w:space="0" w:color="auto"/>
                    <w:left w:val="none" w:sz="0" w:space="0" w:color="auto"/>
                    <w:bottom w:val="none" w:sz="0" w:space="0" w:color="auto"/>
                    <w:right w:val="none" w:sz="0" w:space="0" w:color="auto"/>
                  </w:divBdr>
                </w:div>
                <w:div w:id="1619067294">
                  <w:marLeft w:val="640"/>
                  <w:marRight w:val="0"/>
                  <w:marTop w:val="0"/>
                  <w:marBottom w:val="0"/>
                  <w:divBdr>
                    <w:top w:val="none" w:sz="0" w:space="0" w:color="auto"/>
                    <w:left w:val="none" w:sz="0" w:space="0" w:color="auto"/>
                    <w:bottom w:val="none" w:sz="0" w:space="0" w:color="auto"/>
                    <w:right w:val="none" w:sz="0" w:space="0" w:color="auto"/>
                  </w:divBdr>
                </w:div>
                <w:div w:id="1647977124">
                  <w:marLeft w:val="640"/>
                  <w:marRight w:val="0"/>
                  <w:marTop w:val="0"/>
                  <w:marBottom w:val="0"/>
                  <w:divBdr>
                    <w:top w:val="none" w:sz="0" w:space="0" w:color="auto"/>
                    <w:left w:val="none" w:sz="0" w:space="0" w:color="auto"/>
                    <w:bottom w:val="none" w:sz="0" w:space="0" w:color="auto"/>
                    <w:right w:val="none" w:sz="0" w:space="0" w:color="auto"/>
                  </w:divBdr>
                </w:div>
                <w:div w:id="1745756963">
                  <w:marLeft w:val="640"/>
                  <w:marRight w:val="0"/>
                  <w:marTop w:val="0"/>
                  <w:marBottom w:val="0"/>
                  <w:divBdr>
                    <w:top w:val="none" w:sz="0" w:space="0" w:color="auto"/>
                    <w:left w:val="none" w:sz="0" w:space="0" w:color="auto"/>
                    <w:bottom w:val="none" w:sz="0" w:space="0" w:color="auto"/>
                    <w:right w:val="none" w:sz="0" w:space="0" w:color="auto"/>
                  </w:divBdr>
                </w:div>
                <w:div w:id="1757702591">
                  <w:marLeft w:val="640"/>
                  <w:marRight w:val="0"/>
                  <w:marTop w:val="0"/>
                  <w:marBottom w:val="0"/>
                  <w:divBdr>
                    <w:top w:val="none" w:sz="0" w:space="0" w:color="auto"/>
                    <w:left w:val="none" w:sz="0" w:space="0" w:color="auto"/>
                    <w:bottom w:val="none" w:sz="0" w:space="0" w:color="auto"/>
                    <w:right w:val="none" w:sz="0" w:space="0" w:color="auto"/>
                  </w:divBdr>
                </w:div>
                <w:div w:id="1763599652">
                  <w:marLeft w:val="640"/>
                  <w:marRight w:val="0"/>
                  <w:marTop w:val="0"/>
                  <w:marBottom w:val="0"/>
                  <w:divBdr>
                    <w:top w:val="none" w:sz="0" w:space="0" w:color="auto"/>
                    <w:left w:val="none" w:sz="0" w:space="0" w:color="auto"/>
                    <w:bottom w:val="none" w:sz="0" w:space="0" w:color="auto"/>
                    <w:right w:val="none" w:sz="0" w:space="0" w:color="auto"/>
                  </w:divBdr>
                </w:div>
                <w:div w:id="1778792041">
                  <w:marLeft w:val="640"/>
                  <w:marRight w:val="0"/>
                  <w:marTop w:val="0"/>
                  <w:marBottom w:val="0"/>
                  <w:divBdr>
                    <w:top w:val="none" w:sz="0" w:space="0" w:color="auto"/>
                    <w:left w:val="none" w:sz="0" w:space="0" w:color="auto"/>
                    <w:bottom w:val="none" w:sz="0" w:space="0" w:color="auto"/>
                    <w:right w:val="none" w:sz="0" w:space="0" w:color="auto"/>
                  </w:divBdr>
                </w:div>
                <w:div w:id="1785072601">
                  <w:marLeft w:val="640"/>
                  <w:marRight w:val="0"/>
                  <w:marTop w:val="0"/>
                  <w:marBottom w:val="0"/>
                  <w:divBdr>
                    <w:top w:val="none" w:sz="0" w:space="0" w:color="auto"/>
                    <w:left w:val="none" w:sz="0" w:space="0" w:color="auto"/>
                    <w:bottom w:val="none" w:sz="0" w:space="0" w:color="auto"/>
                    <w:right w:val="none" w:sz="0" w:space="0" w:color="auto"/>
                  </w:divBdr>
                </w:div>
                <w:div w:id="1796169512">
                  <w:marLeft w:val="640"/>
                  <w:marRight w:val="0"/>
                  <w:marTop w:val="0"/>
                  <w:marBottom w:val="0"/>
                  <w:divBdr>
                    <w:top w:val="none" w:sz="0" w:space="0" w:color="auto"/>
                    <w:left w:val="none" w:sz="0" w:space="0" w:color="auto"/>
                    <w:bottom w:val="none" w:sz="0" w:space="0" w:color="auto"/>
                    <w:right w:val="none" w:sz="0" w:space="0" w:color="auto"/>
                  </w:divBdr>
                </w:div>
                <w:div w:id="1827361046">
                  <w:marLeft w:val="640"/>
                  <w:marRight w:val="0"/>
                  <w:marTop w:val="0"/>
                  <w:marBottom w:val="0"/>
                  <w:divBdr>
                    <w:top w:val="none" w:sz="0" w:space="0" w:color="auto"/>
                    <w:left w:val="none" w:sz="0" w:space="0" w:color="auto"/>
                    <w:bottom w:val="none" w:sz="0" w:space="0" w:color="auto"/>
                    <w:right w:val="none" w:sz="0" w:space="0" w:color="auto"/>
                  </w:divBdr>
                </w:div>
                <w:div w:id="1907254682">
                  <w:marLeft w:val="640"/>
                  <w:marRight w:val="0"/>
                  <w:marTop w:val="0"/>
                  <w:marBottom w:val="0"/>
                  <w:divBdr>
                    <w:top w:val="none" w:sz="0" w:space="0" w:color="auto"/>
                    <w:left w:val="none" w:sz="0" w:space="0" w:color="auto"/>
                    <w:bottom w:val="none" w:sz="0" w:space="0" w:color="auto"/>
                    <w:right w:val="none" w:sz="0" w:space="0" w:color="auto"/>
                  </w:divBdr>
                </w:div>
                <w:div w:id="1963149353">
                  <w:marLeft w:val="640"/>
                  <w:marRight w:val="0"/>
                  <w:marTop w:val="0"/>
                  <w:marBottom w:val="0"/>
                  <w:divBdr>
                    <w:top w:val="none" w:sz="0" w:space="0" w:color="auto"/>
                    <w:left w:val="none" w:sz="0" w:space="0" w:color="auto"/>
                    <w:bottom w:val="none" w:sz="0" w:space="0" w:color="auto"/>
                    <w:right w:val="none" w:sz="0" w:space="0" w:color="auto"/>
                  </w:divBdr>
                </w:div>
                <w:div w:id="1964532549">
                  <w:marLeft w:val="640"/>
                  <w:marRight w:val="0"/>
                  <w:marTop w:val="0"/>
                  <w:marBottom w:val="0"/>
                  <w:divBdr>
                    <w:top w:val="none" w:sz="0" w:space="0" w:color="auto"/>
                    <w:left w:val="none" w:sz="0" w:space="0" w:color="auto"/>
                    <w:bottom w:val="none" w:sz="0" w:space="0" w:color="auto"/>
                    <w:right w:val="none" w:sz="0" w:space="0" w:color="auto"/>
                  </w:divBdr>
                </w:div>
                <w:div w:id="1977028956">
                  <w:marLeft w:val="640"/>
                  <w:marRight w:val="0"/>
                  <w:marTop w:val="0"/>
                  <w:marBottom w:val="0"/>
                  <w:divBdr>
                    <w:top w:val="none" w:sz="0" w:space="0" w:color="auto"/>
                    <w:left w:val="none" w:sz="0" w:space="0" w:color="auto"/>
                    <w:bottom w:val="none" w:sz="0" w:space="0" w:color="auto"/>
                    <w:right w:val="none" w:sz="0" w:space="0" w:color="auto"/>
                  </w:divBdr>
                </w:div>
                <w:div w:id="1997033067">
                  <w:marLeft w:val="640"/>
                  <w:marRight w:val="0"/>
                  <w:marTop w:val="0"/>
                  <w:marBottom w:val="0"/>
                  <w:divBdr>
                    <w:top w:val="none" w:sz="0" w:space="0" w:color="auto"/>
                    <w:left w:val="none" w:sz="0" w:space="0" w:color="auto"/>
                    <w:bottom w:val="none" w:sz="0" w:space="0" w:color="auto"/>
                    <w:right w:val="none" w:sz="0" w:space="0" w:color="auto"/>
                  </w:divBdr>
                </w:div>
                <w:div w:id="2007392209">
                  <w:marLeft w:val="640"/>
                  <w:marRight w:val="0"/>
                  <w:marTop w:val="0"/>
                  <w:marBottom w:val="0"/>
                  <w:divBdr>
                    <w:top w:val="none" w:sz="0" w:space="0" w:color="auto"/>
                    <w:left w:val="none" w:sz="0" w:space="0" w:color="auto"/>
                    <w:bottom w:val="none" w:sz="0" w:space="0" w:color="auto"/>
                    <w:right w:val="none" w:sz="0" w:space="0" w:color="auto"/>
                  </w:divBdr>
                </w:div>
                <w:div w:id="2081518114">
                  <w:marLeft w:val="640"/>
                  <w:marRight w:val="0"/>
                  <w:marTop w:val="0"/>
                  <w:marBottom w:val="0"/>
                  <w:divBdr>
                    <w:top w:val="none" w:sz="0" w:space="0" w:color="auto"/>
                    <w:left w:val="none" w:sz="0" w:space="0" w:color="auto"/>
                    <w:bottom w:val="none" w:sz="0" w:space="0" w:color="auto"/>
                    <w:right w:val="none" w:sz="0" w:space="0" w:color="auto"/>
                  </w:divBdr>
                </w:div>
                <w:div w:id="2083596984">
                  <w:marLeft w:val="640"/>
                  <w:marRight w:val="0"/>
                  <w:marTop w:val="0"/>
                  <w:marBottom w:val="0"/>
                  <w:divBdr>
                    <w:top w:val="none" w:sz="0" w:space="0" w:color="auto"/>
                    <w:left w:val="none" w:sz="0" w:space="0" w:color="auto"/>
                    <w:bottom w:val="none" w:sz="0" w:space="0" w:color="auto"/>
                    <w:right w:val="none" w:sz="0" w:space="0" w:color="auto"/>
                  </w:divBdr>
                </w:div>
                <w:div w:id="2122725095">
                  <w:marLeft w:val="640"/>
                  <w:marRight w:val="0"/>
                  <w:marTop w:val="0"/>
                  <w:marBottom w:val="0"/>
                  <w:divBdr>
                    <w:top w:val="none" w:sz="0" w:space="0" w:color="auto"/>
                    <w:left w:val="none" w:sz="0" w:space="0" w:color="auto"/>
                    <w:bottom w:val="none" w:sz="0" w:space="0" w:color="auto"/>
                    <w:right w:val="none" w:sz="0" w:space="0" w:color="auto"/>
                  </w:divBdr>
                </w:div>
              </w:divsChild>
            </w:div>
            <w:div w:id="421486361">
              <w:marLeft w:val="0"/>
              <w:marRight w:val="0"/>
              <w:marTop w:val="0"/>
              <w:marBottom w:val="0"/>
              <w:divBdr>
                <w:top w:val="none" w:sz="0" w:space="0" w:color="auto"/>
                <w:left w:val="none" w:sz="0" w:space="0" w:color="auto"/>
                <w:bottom w:val="none" w:sz="0" w:space="0" w:color="auto"/>
                <w:right w:val="none" w:sz="0" w:space="0" w:color="auto"/>
              </w:divBdr>
              <w:divsChild>
                <w:div w:id="87969145">
                  <w:marLeft w:val="640"/>
                  <w:marRight w:val="0"/>
                  <w:marTop w:val="0"/>
                  <w:marBottom w:val="0"/>
                  <w:divBdr>
                    <w:top w:val="none" w:sz="0" w:space="0" w:color="auto"/>
                    <w:left w:val="none" w:sz="0" w:space="0" w:color="auto"/>
                    <w:bottom w:val="none" w:sz="0" w:space="0" w:color="auto"/>
                    <w:right w:val="none" w:sz="0" w:space="0" w:color="auto"/>
                  </w:divBdr>
                </w:div>
                <w:div w:id="96562361">
                  <w:marLeft w:val="640"/>
                  <w:marRight w:val="0"/>
                  <w:marTop w:val="0"/>
                  <w:marBottom w:val="0"/>
                  <w:divBdr>
                    <w:top w:val="none" w:sz="0" w:space="0" w:color="auto"/>
                    <w:left w:val="none" w:sz="0" w:space="0" w:color="auto"/>
                    <w:bottom w:val="none" w:sz="0" w:space="0" w:color="auto"/>
                    <w:right w:val="none" w:sz="0" w:space="0" w:color="auto"/>
                  </w:divBdr>
                </w:div>
                <w:div w:id="134416088">
                  <w:marLeft w:val="640"/>
                  <w:marRight w:val="0"/>
                  <w:marTop w:val="0"/>
                  <w:marBottom w:val="0"/>
                  <w:divBdr>
                    <w:top w:val="none" w:sz="0" w:space="0" w:color="auto"/>
                    <w:left w:val="none" w:sz="0" w:space="0" w:color="auto"/>
                    <w:bottom w:val="none" w:sz="0" w:space="0" w:color="auto"/>
                    <w:right w:val="none" w:sz="0" w:space="0" w:color="auto"/>
                  </w:divBdr>
                </w:div>
                <w:div w:id="162093480">
                  <w:marLeft w:val="640"/>
                  <w:marRight w:val="0"/>
                  <w:marTop w:val="0"/>
                  <w:marBottom w:val="0"/>
                  <w:divBdr>
                    <w:top w:val="none" w:sz="0" w:space="0" w:color="auto"/>
                    <w:left w:val="none" w:sz="0" w:space="0" w:color="auto"/>
                    <w:bottom w:val="none" w:sz="0" w:space="0" w:color="auto"/>
                    <w:right w:val="none" w:sz="0" w:space="0" w:color="auto"/>
                  </w:divBdr>
                </w:div>
                <w:div w:id="192114911">
                  <w:marLeft w:val="640"/>
                  <w:marRight w:val="0"/>
                  <w:marTop w:val="0"/>
                  <w:marBottom w:val="0"/>
                  <w:divBdr>
                    <w:top w:val="none" w:sz="0" w:space="0" w:color="auto"/>
                    <w:left w:val="none" w:sz="0" w:space="0" w:color="auto"/>
                    <w:bottom w:val="none" w:sz="0" w:space="0" w:color="auto"/>
                    <w:right w:val="none" w:sz="0" w:space="0" w:color="auto"/>
                  </w:divBdr>
                </w:div>
                <w:div w:id="238755256">
                  <w:marLeft w:val="640"/>
                  <w:marRight w:val="0"/>
                  <w:marTop w:val="0"/>
                  <w:marBottom w:val="0"/>
                  <w:divBdr>
                    <w:top w:val="none" w:sz="0" w:space="0" w:color="auto"/>
                    <w:left w:val="none" w:sz="0" w:space="0" w:color="auto"/>
                    <w:bottom w:val="none" w:sz="0" w:space="0" w:color="auto"/>
                    <w:right w:val="none" w:sz="0" w:space="0" w:color="auto"/>
                  </w:divBdr>
                </w:div>
                <w:div w:id="252126683">
                  <w:marLeft w:val="640"/>
                  <w:marRight w:val="0"/>
                  <w:marTop w:val="0"/>
                  <w:marBottom w:val="0"/>
                  <w:divBdr>
                    <w:top w:val="none" w:sz="0" w:space="0" w:color="auto"/>
                    <w:left w:val="none" w:sz="0" w:space="0" w:color="auto"/>
                    <w:bottom w:val="none" w:sz="0" w:space="0" w:color="auto"/>
                    <w:right w:val="none" w:sz="0" w:space="0" w:color="auto"/>
                  </w:divBdr>
                </w:div>
                <w:div w:id="255289426">
                  <w:marLeft w:val="640"/>
                  <w:marRight w:val="0"/>
                  <w:marTop w:val="0"/>
                  <w:marBottom w:val="0"/>
                  <w:divBdr>
                    <w:top w:val="none" w:sz="0" w:space="0" w:color="auto"/>
                    <w:left w:val="none" w:sz="0" w:space="0" w:color="auto"/>
                    <w:bottom w:val="none" w:sz="0" w:space="0" w:color="auto"/>
                    <w:right w:val="none" w:sz="0" w:space="0" w:color="auto"/>
                  </w:divBdr>
                </w:div>
                <w:div w:id="263342927">
                  <w:marLeft w:val="640"/>
                  <w:marRight w:val="0"/>
                  <w:marTop w:val="0"/>
                  <w:marBottom w:val="0"/>
                  <w:divBdr>
                    <w:top w:val="none" w:sz="0" w:space="0" w:color="auto"/>
                    <w:left w:val="none" w:sz="0" w:space="0" w:color="auto"/>
                    <w:bottom w:val="none" w:sz="0" w:space="0" w:color="auto"/>
                    <w:right w:val="none" w:sz="0" w:space="0" w:color="auto"/>
                  </w:divBdr>
                </w:div>
                <w:div w:id="266624233">
                  <w:marLeft w:val="640"/>
                  <w:marRight w:val="0"/>
                  <w:marTop w:val="0"/>
                  <w:marBottom w:val="0"/>
                  <w:divBdr>
                    <w:top w:val="none" w:sz="0" w:space="0" w:color="auto"/>
                    <w:left w:val="none" w:sz="0" w:space="0" w:color="auto"/>
                    <w:bottom w:val="none" w:sz="0" w:space="0" w:color="auto"/>
                    <w:right w:val="none" w:sz="0" w:space="0" w:color="auto"/>
                  </w:divBdr>
                </w:div>
                <w:div w:id="267007378">
                  <w:marLeft w:val="640"/>
                  <w:marRight w:val="0"/>
                  <w:marTop w:val="0"/>
                  <w:marBottom w:val="0"/>
                  <w:divBdr>
                    <w:top w:val="none" w:sz="0" w:space="0" w:color="auto"/>
                    <w:left w:val="none" w:sz="0" w:space="0" w:color="auto"/>
                    <w:bottom w:val="none" w:sz="0" w:space="0" w:color="auto"/>
                    <w:right w:val="none" w:sz="0" w:space="0" w:color="auto"/>
                  </w:divBdr>
                </w:div>
                <w:div w:id="278069848">
                  <w:marLeft w:val="640"/>
                  <w:marRight w:val="0"/>
                  <w:marTop w:val="0"/>
                  <w:marBottom w:val="0"/>
                  <w:divBdr>
                    <w:top w:val="none" w:sz="0" w:space="0" w:color="auto"/>
                    <w:left w:val="none" w:sz="0" w:space="0" w:color="auto"/>
                    <w:bottom w:val="none" w:sz="0" w:space="0" w:color="auto"/>
                    <w:right w:val="none" w:sz="0" w:space="0" w:color="auto"/>
                  </w:divBdr>
                </w:div>
                <w:div w:id="316152801">
                  <w:marLeft w:val="640"/>
                  <w:marRight w:val="0"/>
                  <w:marTop w:val="0"/>
                  <w:marBottom w:val="0"/>
                  <w:divBdr>
                    <w:top w:val="none" w:sz="0" w:space="0" w:color="auto"/>
                    <w:left w:val="none" w:sz="0" w:space="0" w:color="auto"/>
                    <w:bottom w:val="none" w:sz="0" w:space="0" w:color="auto"/>
                    <w:right w:val="none" w:sz="0" w:space="0" w:color="auto"/>
                  </w:divBdr>
                </w:div>
                <w:div w:id="355884872">
                  <w:marLeft w:val="640"/>
                  <w:marRight w:val="0"/>
                  <w:marTop w:val="0"/>
                  <w:marBottom w:val="0"/>
                  <w:divBdr>
                    <w:top w:val="none" w:sz="0" w:space="0" w:color="auto"/>
                    <w:left w:val="none" w:sz="0" w:space="0" w:color="auto"/>
                    <w:bottom w:val="none" w:sz="0" w:space="0" w:color="auto"/>
                    <w:right w:val="none" w:sz="0" w:space="0" w:color="auto"/>
                  </w:divBdr>
                </w:div>
                <w:div w:id="379284633">
                  <w:marLeft w:val="640"/>
                  <w:marRight w:val="0"/>
                  <w:marTop w:val="0"/>
                  <w:marBottom w:val="0"/>
                  <w:divBdr>
                    <w:top w:val="none" w:sz="0" w:space="0" w:color="auto"/>
                    <w:left w:val="none" w:sz="0" w:space="0" w:color="auto"/>
                    <w:bottom w:val="none" w:sz="0" w:space="0" w:color="auto"/>
                    <w:right w:val="none" w:sz="0" w:space="0" w:color="auto"/>
                  </w:divBdr>
                </w:div>
                <w:div w:id="395398299">
                  <w:marLeft w:val="640"/>
                  <w:marRight w:val="0"/>
                  <w:marTop w:val="0"/>
                  <w:marBottom w:val="0"/>
                  <w:divBdr>
                    <w:top w:val="none" w:sz="0" w:space="0" w:color="auto"/>
                    <w:left w:val="none" w:sz="0" w:space="0" w:color="auto"/>
                    <w:bottom w:val="none" w:sz="0" w:space="0" w:color="auto"/>
                    <w:right w:val="none" w:sz="0" w:space="0" w:color="auto"/>
                  </w:divBdr>
                </w:div>
                <w:div w:id="413285492">
                  <w:marLeft w:val="640"/>
                  <w:marRight w:val="0"/>
                  <w:marTop w:val="0"/>
                  <w:marBottom w:val="0"/>
                  <w:divBdr>
                    <w:top w:val="none" w:sz="0" w:space="0" w:color="auto"/>
                    <w:left w:val="none" w:sz="0" w:space="0" w:color="auto"/>
                    <w:bottom w:val="none" w:sz="0" w:space="0" w:color="auto"/>
                    <w:right w:val="none" w:sz="0" w:space="0" w:color="auto"/>
                  </w:divBdr>
                </w:div>
                <w:div w:id="560404499">
                  <w:marLeft w:val="640"/>
                  <w:marRight w:val="0"/>
                  <w:marTop w:val="0"/>
                  <w:marBottom w:val="0"/>
                  <w:divBdr>
                    <w:top w:val="none" w:sz="0" w:space="0" w:color="auto"/>
                    <w:left w:val="none" w:sz="0" w:space="0" w:color="auto"/>
                    <w:bottom w:val="none" w:sz="0" w:space="0" w:color="auto"/>
                    <w:right w:val="none" w:sz="0" w:space="0" w:color="auto"/>
                  </w:divBdr>
                </w:div>
                <w:div w:id="584805497">
                  <w:marLeft w:val="640"/>
                  <w:marRight w:val="0"/>
                  <w:marTop w:val="0"/>
                  <w:marBottom w:val="0"/>
                  <w:divBdr>
                    <w:top w:val="none" w:sz="0" w:space="0" w:color="auto"/>
                    <w:left w:val="none" w:sz="0" w:space="0" w:color="auto"/>
                    <w:bottom w:val="none" w:sz="0" w:space="0" w:color="auto"/>
                    <w:right w:val="none" w:sz="0" w:space="0" w:color="auto"/>
                  </w:divBdr>
                </w:div>
                <w:div w:id="599686107">
                  <w:marLeft w:val="640"/>
                  <w:marRight w:val="0"/>
                  <w:marTop w:val="0"/>
                  <w:marBottom w:val="0"/>
                  <w:divBdr>
                    <w:top w:val="none" w:sz="0" w:space="0" w:color="auto"/>
                    <w:left w:val="none" w:sz="0" w:space="0" w:color="auto"/>
                    <w:bottom w:val="none" w:sz="0" w:space="0" w:color="auto"/>
                    <w:right w:val="none" w:sz="0" w:space="0" w:color="auto"/>
                  </w:divBdr>
                </w:div>
                <w:div w:id="618998402">
                  <w:marLeft w:val="640"/>
                  <w:marRight w:val="0"/>
                  <w:marTop w:val="0"/>
                  <w:marBottom w:val="0"/>
                  <w:divBdr>
                    <w:top w:val="none" w:sz="0" w:space="0" w:color="auto"/>
                    <w:left w:val="none" w:sz="0" w:space="0" w:color="auto"/>
                    <w:bottom w:val="none" w:sz="0" w:space="0" w:color="auto"/>
                    <w:right w:val="none" w:sz="0" w:space="0" w:color="auto"/>
                  </w:divBdr>
                </w:div>
                <w:div w:id="622006935">
                  <w:marLeft w:val="640"/>
                  <w:marRight w:val="0"/>
                  <w:marTop w:val="0"/>
                  <w:marBottom w:val="0"/>
                  <w:divBdr>
                    <w:top w:val="none" w:sz="0" w:space="0" w:color="auto"/>
                    <w:left w:val="none" w:sz="0" w:space="0" w:color="auto"/>
                    <w:bottom w:val="none" w:sz="0" w:space="0" w:color="auto"/>
                    <w:right w:val="none" w:sz="0" w:space="0" w:color="auto"/>
                  </w:divBdr>
                </w:div>
                <w:div w:id="634679203">
                  <w:marLeft w:val="640"/>
                  <w:marRight w:val="0"/>
                  <w:marTop w:val="0"/>
                  <w:marBottom w:val="0"/>
                  <w:divBdr>
                    <w:top w:val="none" w:sz="0" w:space="0" w:color="auto"/>
                    <w:left w:val="none" w:sz="0" w:space="0" w:color="auto"/>
                    <w:bottom w:val="none" w:sz="0" w:space="0" w:color="auto"/>
                    <w:right w:val="none" w:sz="0" w:space="0" w:color="auto"/>
                  </w:divBdr>
                </w:div>
                <w:div w:id="655841697">
                  <w:marLeft w:val="640"/>
                  <w:marRight w:val="0"/>
                  <w:marTop w:val="0"/>
                  <w:marBottom w:val="0"/>
                  <w:divBdr>
                    <w:top w:val="none" w:sz="0" w:space="0" w:color="auto"/>
                    <w:left w:val="none" w:sz="0" w:space="0" w:color="auto"/>
                    <w:bottom w:val="none" w:sz="0" w:space="0" w:color="auto"/>
                    <w:right w:val="none" w:sz="0" w:space="0" w:color="auto"/>
                  </w:divBdr>
                </w:div>
                <w:div w:id="661397985">
                  <w:marLeft w:val="640"/>
                  <w:marRight w:val="0"/>
                  <w:marTop w:val="0"/>
                  <w:marBottom w:val="0"/>
                  <w:divBdr>
                    <w:top w:val="none" w:sz="0" w:space="0" w:color="auto"/>
                    <w:left w:val="none" w:sz="0" w:space="0" w:color="auto"/>
                    <w:bottom w:val="none" w:sz="0" w:space="0" w:color="auto"/>
                    <w:right w:val="none" w:sz="0" w:space="0" w:color="auto"/>
                  </w:divBdr>
                </w:div>
                <w:div w:id="702288711">
                  <w:marLeft w:val="640"/>
                  <w:marRight w:val="0"/>
                  <w:marTop w:val="0"/>
                  <w:marBottom w:val="0"/>
                  <w:divBdr>
                    <w:top w:val="none" w:sz="0" w:space="0" w:color="auto"/>
                    <w:left w:val="none" w:sz="0" w:space="0" w:color="auto"/>
                    <w:bottom w:val="none" w:sz="0" w:space="0" w:color="auto"/>
                    <w:right w:val="none" w:sz="0" w:space="0" w:color="auto"/>
                  </w:divBdr>
                </w:div>
                <w:div w:id="760566248">
                  <w:marLeft w:val="640"/>
                  <w:marRight w:val="0"/>
                  <w:marTop w:val="0"/>
                  <w:marBottom w:val="0"/>
                  <w:divBdr>
                    <w:top w:val="none" w:sz="0" w:space="0" w:color="auto"/>
                    <w:left w:val="none" w:sz="0" w:space="0" w:color="auto"/>
                    <w:bottom w:val="none" w:sz="0" w:space="0" w:color="auto"/>
                    <w:right w:val="none" w:sz="0" w:space="0" w:color="auto"/>
                  </w:divBdr>
                </w:div>
                <w:div w:id="785542931">
                  <w:marLeft w:val="640"/>
                  <w:marRight w:val="0"/>
                  <w:marTop w:val="0"/>
                  <w:marBottom w:val="0"/>
                  <w:divBdr>
                    <w:top w:val="none" w:sz="0" w:space="0" w:color="auto"/>
                    <w:left w:val="none" w:sz="0" w:space="0" w:color="auto"/>
                    <w:bottom w:val="none" w:sz="0" w:space="0" w:color="auto"/>
                    <w:right w:val="none" w:sz="0" w:space="0" w:color="auto"/>
                  </w:divBdr>
                </w:div>
                <w:div w:id="807863233">
                  <w:marLeft w:val="640"/>
                  <w:marRight w:val="0"/>
                  <w:marTop w:val="0"/>
                  <w:marBottom w:val="0"/>
                  <w:divBdr>
                    <w:top w:val="none" w:sz="0" w:space="0" w:color="auto"/>
                    <w:left w:val="none" w:sz="0" w:space="0" w:color="auto"/>
                    <w:bottom w:val="none" w:sz="0" w:space="0" w:color="auto"/>
                    <w:right w:val="none" w:sz="0" w:space="0" w:color="auto"/>
                  </w:divBdr>
                </w:div>
                <w:div w:id="856508462">
                  <w:marLeft w:val="640"/>
                  <w:marRight w:val="0"/>
                  <w:marTop w:val="0"/>
                  <w:marBottom w:val="0"/>
                  <w:divBdr>
                    <w:top w:val="none" w:sz="0" w:space="0" w:color="auto"/>
                    <w:left w:val="none" w:sz="0" w:space="0" w:color="auto"/>
                    <w:bottom w:val="none" w:sz="0" w:space="0" w:color="auto"/>
                    <w:right w:val="none" w:sz="0" w:space="0" w:color="auto"/>
                  </w:divBdr>
                </w:div>
                <w:div w:id="907811893">
                  <w:marLeft w:val="640"/>
                  <w:marRight w:val="0"/>
                  <w:marTop w:val="0"/>
                  <w:marBottom w:val="0"/>
                  <w:divBdr>
                    <w:top w:val="none" w:sz="0" w:space="0" w:color="auto"/>
                    <w:left w:val="none" w:sz="0" w:space="0" w:color="auto"/>
                    <w:bottom w:val="none" w:sz="0" w:space="0" w:color="auto"/>
                    <w:right w:val="none" w:sz="0" w:space="0" w:color="auto"/>
                  </w:divBdr>
                </w:div>
                <w:div w:id="915090424">
                  <w:marLeft w:val="640"/>
                  <w:marRight w:val="0"/>
                  <w:marTop w:val="0"/>
                  <w:marBottom w:val="0"/>
                  <w:divBdr>
                    <w:top w:val="none" w:sz="0" w:space="0" w:color="auto"/>
                    <w:left w:val="none" w:sz="0" w:space="0" w:color="auto"/>
                    <w:bottom w:val="none" w:sz="0" w:space="0" w:color="auto"/>
                    <w:right w:val="none" w:sz="0" w:space="0" w:color="auto"/>
                  </w:divBdr>
                </w:div>
                <w:div w:id="942566438">
                  <w:marLeft w:val="640"/>
                  <w:marRight w:val="0"/>
                  <w:marTop w:val="0"/>
                  <w:marBottom w:val="0"/>
                  <w:divBdr>
                    <w:top w:val="none" w:sz="0" w:space="0" w:color="auto"/>
                    <w:left w:val="none" w:sz="0" w:space="0" w:color="auto"/>
                    <w:bottom w:val="none" w:sz="0" w:space="0" w:color="auto"/>
                    <w:right w:val="none" w:sz="0" w:space="0" w:color="auto"/>
                  </w:divBdr>
                </w:div>
                <w:div w:id="949312107">
                  <w:marLeft w:val="640"/>
                  <w:marRight w:val="0"/>
                  <w:marTop w:val="0"/>
                  <w:marBottom w:val="0"/>
                  <w:divBdr>
                    <w:top w:val="none" w:sz="0" w:space="0" w:color="auto"/>
                    <w:left w:val="none" w:sz="0" w:space="0" w:color="auto"/>
                    <w:bottom w:val="none" w:sz="0" w:space="0" w:color="auto"/>
                    <w:right w:val="none" w:sz="0" w:space="0" w:color="auto"/>
                  </w:divBdr>
                </w:div>
                <w:div w:id="960456477">
                  <w:marLeft w:val="640"/>
                  <w:marRight w:val="0"/>
                  <w:marTop w:val="0"/>
                  <w:marBottom w:val="0"/>
                  <w:divBdr>
                    <w:top w:val="none" w:sz="0" w:space="0" w:color="auto"/>
                    <w:left w:val="none" w:sz="0" w:space="0" w:color="auto"/>
                    <w:bottom w:val="none" w:sz="0" w:space="0" w:color="auto"/>
                    <w:right w:val="none" w:sz="0" w:space="0" w:color="auto"/>
                  </w:divBdr>
                </w:div>
                <w:div w:id="1033383978">
                  <w:marLeft w:val="640"/>
                  <w:marRight w:val="0"/>
                  <w:marTop w:val="0"/>
                  <w:marBottom w:val="0"/>
                  <w:divBdr>
                    <w:top w:val="none" w:sz="0" w:space="0" w:color="auto"/>
                    <w:left w:val="none" w:sz="0" w:space="0" w:color="auto"/>
                    <w:bottom w:val="none" w:sz="0" w:space="0" w:color="auto"/>
                    <w:right w:val="none" w:sz="0" w:space="0" w:color="auto"/>
                  </w:divBdr>
                </w:div>
                <w:div w:id="1056585230">
                  <w:marLeft w:val="640"/>
                  <w:marRight w:val="0"/>
                  <w:marTop w:val="0"/>
                  <w:marBottom w:val="0"/>
                  <w:divBdr>
                    <w:top w:val="none" w:sz="0" w:space="0" w:color="auto"/>
                    <w:left w:val="none" w:sz="0" w:space="0" w:color="auto"/>
                    <w:bottom w:val="none" w:sz="0" w:space="0" w:color="auto"/>
                    <w:right w:val="none" w:sz="0" w:space="0" w:color="auto"/>
                  </w:divBdr>
                </w:div>
                <w:div w:id="1079715372">
                  <w:marLeft w:val="640"/>
                  <w:marRight w:val="0"/>
                  <w:marTop w:val="0"/>
                  <w:marBottom w:val="0"/>
                  <w:divBdr>
                    <w:top w:val="none" w:sz="0" w:space="0" w:color="auto"/>
                    <w:left w:val="none" w:sz="0" w:space="0" w:color="auto"/>
                    <w:bottom w:val="none" w:sz="0" w:space="0" w:color="auto"/>
                    <w:right w:val="none" w:sz="0" w:space="0" w:color="auto"/>
                  </w:divBdr>
                </w:div>
                <w:div w:id="1104611908">
                  <w:marLeft w:val="640"/>
                  <w:marRight w:val="0"/>
                  <w:marTop w:val="0"/>
                  <w:marBottom w:val="0"/>
                  <w:divBdr>
                    <w:top w:val="none" w:sz="0" w:space="0" w:color="auto"/>
                    <w:left w:val="none" w:sz="0" w:space="0" w:color="auto"/>
                    <w:bottom w:val="none" w:sz="0" w:space="0" w:color="auto"/>
                    <w:right w:val="none" w:sz="0" w:space="0" w:color="auto"/>
                  </w:divBdr>
                </w:div>
                <w:div w:id="1144739168">
                  <w:marLeft w:val="640"/>
                  <w:marRight w:val="0"/>
                  <w:marTop w:val="0"/>
                  <w:marBottom w:val="0"/>
                  <w:divBdr>
                    <w:top w:val="none" w:sz="0" w:space="0" w:color="auto"/>
                    <w:left w:val="none" w:sz="0" w:space="0" w:color="auto"/>
                    <w:bottom w:val="none" w:sz="0" w:space="0" w:color="auto"/>
                    <w:right w:val="none" w:sz="0" w:space="0" w:color="auto"/>
                  </w:divBdr>
                </w:div>
                <w:div w:id="1160119238">
                  <w:marLeft w:val="640"/>
                  <w:marRight w:val="0"/>
                  <w:marTop w:val="0"/>
                  <w:marBottom w:val="0"/>
                  <w:divBdr>
                    <w:top w:val="none" w:sz="0" w:space="0" w:color="auto"/>
                    <w:left w:val="none" w:sz="0" w:space="0" w:color="auto"/>
                    <w:bottom w:val="none" w:sz="0" w:space="0" w:color="auto"/>
                    <w:right w:val="none" w:sz="0" w:space="0" w:color="auto"/>
                  </w:divBdr>
                </w:div>
                <w:div w:id="1247882479">
                  <w:marLeft w:val="640"/>
                  <w:marRight w:val="0"/>
                  <w:marTop w:val="0"/>
                  <w:marBottom w:val="0"/>
                  <w:divBdr>
                    <w:top w:val="none" w:sz="0" w:space="0" w:color="auto"/>
                    <w:left w:val="none" w:sz="0" w:space="0" w:color="auto"/>
                    <w:bottom w:val="none" w:sz="0" w:space="0" w:color="auto"/>
                    <w:right w:val="none" w:sz="0" w:space="0" w:color="auto"/>
                  </w:divBdr>
                </w:div>
                <w:div w:id="1265116411">
                  <w:marLeft w:val="640"/>
                  <w:marRight w:val="0"/>
                  <w:marTop w:val="0"/>
                  <w:marBottom w:val="0"/>
                  <w:divBdr>
                    <w:top w:val="none" w:sz="0" w:space="0" w:color="auto"/>
                    <w:left w:val="none" w:sz="0" w:space="0" w:color="auto"/>
                    <w:bottom w:val="none" w:sz="0" w:space="0" w:color="auto"/>
                    <w:right w:val="none" w:sz="0" w:space="0" w:color="auto"/>
                  </w:divBdr>
                </w:div>
                <w:div w:id="1289313595">
                  <w:marLeft w:val="640"/>
                  <w:marRight w:val="0"/>
                  <w:marTop w:val="0"/>
                  <w:marBottom w:val="0"/>
                  <w:divBdr>
                    <w:top w:val="none" w:sz="0" w:space="0" w:color="auto"/>
                    <w:left w:val="none" w:sz="0" w:space="0" w:color="auto"/>
                    <w:bottom w:val="none" w:sz="0" w:space="0" w:color="auto"/>
                    <w:right w:val="none" w:sz="0" w:space="0" w:color="auto"/>
                  </w:divBdr>
                </w:div>
                <w:div w:id="1358195591">
                  <w:marLeft w:val="640"/>
                  <w:marRight w:val="0"/>
                  <w:marTop w:val="0"/>
                  <w:marBottom w:val="0"/>
                  <w:divBdr>
                    <w:top w:val="none" w:sz="0" w:space="0" w:color="auto"/>
                    <w:left w:val="none" w:sz="0" w:space="0" w:color="auto"/>
                    <w:bottom w:val="none" w:sz="0" w:space="0" w:color="auto"/>
                    <w:right w:val="none" w:sz="0" w:space="0" w:color="auto"/>
                  </w:divBdr>
                </w:div>
                <w:div w:id="1371608210">
                  <w:marLeft w:val="640"/>
                  <w:marRight w:val="0"/>
                  <w:marTop w:val="0"/>
                  <w:marBottom w:val="0"/>
                  <w:divBdr>
                    <w:top w:val="none" w:sz="0" w:space="0" w:color="auto"/>
                    <w:left w:val="none" w:sz="0" w:space="0" w:color="auto"/>
                    <w:bottom w:val="none" w:sz="0" w:space="0" w:color="auto"/>
                    <w:right w:val="none" w:sz="0" w:space="0" w:color="auto"/>
                  </w:divBdr>
                </w:div>
                <w:div w:id="1415123735">
                  <w:marLeft w:val="640"/>
                  <w:marRight w:val="0"/>
                  <w:marTop w:val="0"/>
                  <w:marBottom w:val="0"/>
                  <w:divBdr>
                    <w:top w:val="none" w:sz="0" w:space="0" w:color="auto"/>
                    <w:left w:val="none" w:sz="0" w:space="0" w:color="auto"/>
                    <w:bottom w:val="none" w:sz="0" w:space="0" w:color="auto"/>
                    <w:right w:val="none" w:sz="0" w:space="0" w:color="auto"/>
                  </w:divBdr>
                </w:div>
                <w:div w:id="1422138779">
                  <w:marLeft w:val="640"/>
                  <w:marRight w:val="0"/>
                  <w:marTop w:val="0"/>
                  <w:marBottom w:val="0"/>
                  <w:divBdr>
                    <w:top w:val="none" w:sz="0" w:space="0" w:color="auto"/>
                    <w:left w:val="none" w:sz="0" w:space="0" w:color="auto"/>
                    <w:bottom w:val="none" w:sz="0" w:space="0" w:color="auto"/>
                    <w:right w:val="none" w:sz="0" w:space="0" w:color="auto"/>
                  </w:divBdr>
                </w:div>
                <w:div w:id="1438408022">
                  <w:marLeft w:val="640"/>
                  <w:marRight w:val="0"/>
                  <w:marTop w:val="0"/>
                  <w:marBottom w:val="0"/>
                  <w:divBdr>
                    <w:top w:val="none" w:sz="0" w:space="0" w:color="auto"/>
                    <w:left w:val="none" w:sz="0" w:space="0" w:color="auto"/>
                    <w:bottom w:val="none" w:sz="0" w:space="0" w:color="auto"/>
                    <w:right w:val="none" w:sz="0" w:space="0" w:color="auto"/>
                  </w:divBdr>
                </w:div>
                <w:div w:id="1448626375">
                  <w:marLeft w:val="640"/>
                  <w:marRight w:val="0"/>
                  <w:marTop w:val="0"/>
                  <w:marBottom w:val="0"/>
                  <w:divBdr>
                    <w:top w:val="none" w:sz="0" w:space="0" w:color="auto"/>
                    <w:left w:val="none" w:sz="0" w:space="0" w:color="auto"/>
                    <w:bottom w:val="none" w:sz="0" w:space="0" w:color="auto"/>
                    <w:right w:val="none" w:sz="0" w:space="0" w:color="auto"/>
                  </w:divBdr>
                </w:div>
                <w:div w:id="1541746272">
                  <w:marLeft w:val="640"/>
                  <w:marRight w:val="0"/>
                  <w:marTop w:val="0"/>
                  <w:marBottom w:val="0"/>
                  <w:divBdr>
                    <w:top w:val="none" w:sz="0" w:space="0" w:color="auto"/>
                    <w:left w:val="none" w:sz="0" w:space="0" w:color="auto"/>
                    <w:bottom w:val="none" w:sz="0" w:space="0" w:color="auto"/>
                    <w:right w:val="none" w:sz="0" w:space="0" w:color="auto"/>
                  </w:divBdr>
                </w:div>
                <w:div w:id="1568228521">
                  <w:marLeft w:val="640"/>
                  <w:marRight w:val="0"/>
                  <w:marTop w:val="0"/>
                  <w:marBottom w:val="0"/>
                  <w:divBdr>
                    <w:top w:val="none" w:sz="0" w:space="0" w:color="auto"/>
                    <w:left w:val="none" w:sz="0" w:space="0" w:color="auto"/>
                    <w:bottom w:val="none" w:sz="0" w:space="0" w:color="auto"/>
                    <w:right w:val="none" w:sz="0" w:space="0" w:color="auto"/>
                  </w:divBdr>
                </w:div>
                <w:div w:id="1615482993">
                  <w:marLeft w:val="640"/>
                  <w:marRight w:val="0"/>
                  <w:marTop w:val="0"/>
                  <w:marBottom w:val="0"/>
                  <w:divBdr>
                    <w:top w:val="none" w:sz="0" w:space="0" w:color="auto"/>
                    <w:left w:val="none" w:sz="0" w:space="0" w:color="auto"/>
                    <w:bottom w:val="none" w:sz="0" w:space="0" w:color="auto"/>
                    <w:right w:val="none" w:sz="0" w:space="0" w:color="auto"/>
                  </w:divBdr>
                </w:div>
                <w:div w:id="1619069592">
                  <w:marLeft w:val="640"/>
                  <w:marRight w:val="0"/>
                  <w:marTop w:val="0"/>
                  <w:marBottom w:val="0"/>
                  <w:divBdr>
                    <w:top w:val="none" w:sz="0" w:space="0" w:color="auto"/>
                    <w:left w:val="none" w:sz="0" w:space="0" w:color="auto"/>
                    <w:bottom w:val="none" w:sz="0" w:space="0" w:color="auto"/>
                    <w:right w:val="none" w:sz="0" w:space="0" w:color="auto"/>
                  </w:divBdr>
                </w:div>
                <w:div w:id="1630279348">
                  <w:marLeft w:val="640"/>
                  <w:marRight w:val="0"/>
                  <w:marTop w:val="0"/>
                  <w:marBottom w:val="0"/>
                  <w:divBdr>
                    <w:top w:val="none" w:sz="0" w:space="0" w:color="auto"/>
                    <w:left w:val="none" w:sz="0" w:space="0" w:color="auto"/>
                    <w:bottom w:val="none" w:sz="0" w:space="0" w:color="auto"/>
                    <w:right w:val="none" w:sz="0" w:space="0" w:color="auto"/>
                  </w:divBdr>
                </w:div>
                <w:div w:id="1681272605">
                  <w:marLeft w:val="640"/>
                  <w:marRight w:val="0"/>
                  <w:marTop w:val="0"/>
                  <w:marBottom w:val="0"/>
                  <w:divBdr>
                    <w:top w:val="none" w:sz="0" w:space="0" w:color="auto"/>
                    <w:left w:val="none" w:sz="0" w:space="0" w:color="auto"/>
                    <w:bottom w:val="none" w:sz="0" w:space="0" w:color="auto"/>
                    <w:right w:val="none" w:sz="0" w:space="0" w:color="auto"/>
                  </w:divBdr>
                </w:div>
                <w:div w:id="1700397822">
                  <w:marLeft w:val="640"/>
                  <w:marRight w:val="0"/>
                  <w:marTop w:val="0"/>
                  <w:marBottom w:val="0"/>
                  <w:divBdr>
                    <w:top w:val="none" w:sz="0" w:space="0" w:color="auto"/>
                    <w:left w:val="none" w:sz="0" w:space="0" w:color="auto"/>
                    <w:bottom w:val="none" w:sz="0" w:space="0" w:color="auto"/>
                    <w:right w:val="none" w:sz="0" w:space="0" w:color="auto"/>
                  </w:divBdr>
                </w:div>
                <w:div w:id="1713307914">
                  <w:marLeft w:val="640"/>
                  <w:marRight w:val="0"/>
                  <w:marTop w:val="0"/>
                  <w:marBottom w:val="0"/>
                  <w:divBdr>
                    <w:top w:val="none" w:sz="0" w:space="0" w:color="auto"/>
                    <w:left w:val="none" w:sz="0" w:space="0" w:color="auto"/>
                    <w:bottom w:val="none" w:sz="0" w:space="0" w:color="auto"/>
                    <w:right w:val="none" w:sz="0" w:space="0" w:color="auto"/>
                  </w:divBdr>
                </w:div>
                <w:div w:id="1765178845">
                  <w:marLeft w:val="640"/>
                  <w:marRight w:val="0"/>
                  <w:marTop w:val="0"/>
                  <w:marBottom w:val="0"/>
                  <w:divBdr>
                    <w:top w:val="none" w:sz="0" w:space="0" w:color="auto"/>
                    <w:left w:val="none" w:sz="0" w:space="0" w:color="auto"/>
                    <w:bottom w:val="none" w:sz="0" w:space="0" w:color="auto"/>
                    <w:right w:val="none" w:sz="0" w:space="0" w:color="auto"/>
                  </w:divBdr>
                </w:div>
                <w:div w:id="1768385203">
                  <w:marLeft w:val="640"/>
                  <w:marRight w:val="0"/>
                  <w:marTop w:val="0"/>
                  <w:marBottom w:val="0"/>
                  <w:divBdr>
                    <w:top w:val="none" w:sz="0" w:space="0" w:color="auto"/>
                    <w:left w:val="none" w:sz="0" w:space="0" w:color="auto"/>
                    <w:bottom w:val="none" w:sz="0" w:space="0" w:color="auto"/>
                    <w:right w:val="none" w:sz="0" w:space="0" w:color="auto"/>
                  </w:divBdr>
                </w:div>
                <w:div w:id="1794130654">
                  <w:marLeft w:val="640"/>
                  <w:marRight w:val="0"/>
                  <w:marTop w:val="0"/>
                  <w:marBottom w:val="0"/>
                  <w:divBdr>
                    <w:top w:val="none" w:sz="0" w:space="0" w:color="auto"/>
                    <w:left w:val="none" w:sz="0" w:space="0" w:color="auto"/>
                    <w:bottom w:val="none" w:sz="0" w:space="0" w:color="auto"/>
                    <w:right w:val="none" w:sz="0" w:space="0" w:color="auto"/>
                  </w:divBdr>
                </w:div>
                <w:div w:id="1830748538">
                  <w:marLeft w:val="640"/>
                  <w:marRight w:val="0"/>
                  <w:marTop w:val="0"/>
                  <w:marBottom w:val="0"/>
                  <w:divBdr>
                    <w:top w:val="none" w:sz="0" w:space="0" w:color="auto"/>
                    <w:left w:val="none" w:sz="0" w:space="0" w:color="auto"/>
                    <w:bottom w:val="none" w:sz="0" w:space="0" w:color="auto"/>
                    <w:right w:val="none" w:sz="0" w:space="0" w:color="auto"/>
                  </w:divBdr>
                </w:div>
                <w:div w:id="1850757873">
                  <w:marLeft w:val="640"/>
                  <w:marRight w:val="0"/>
                  <w:marTop w:val="0"/>
                  <w:marBottom w:val="0"/>
                  <w:divBdr>
                    <w:top w:val="none" w:sz="0" w:space="0" w:color="auto"/>
                    <w:left w:val="none" w:sz="0" w:space="0" w:color="auto"/>
                    <w:bottom w:val="none" w:sz="0" w:space="0" w:color="auto"/>
                    <w:right w:val="none" w:sz="0" w:space="0" w:color="auto"/>
                  </w:divBdr>
                </w:div>
                <w:div w:id="1938245742">
                  <w:marLeft w:val="640"/>
                  <w:marRight w:val="0"/>
                  <w:marTop w:val="0"/>
                  <w:marBottom w:val="0"/>
                  <w:divBdr>
                    <w:top w:val="none" w:sz="0" w:space="0" w:color="auto"/>
                    <w:left w:val="none" w:sz="0" w:space="0" w:color="auto"/>
                    <w:bottom w:val="none" w:sz="0" w:space="0" w:color="auto"/>
                    <w:right w:val="none" w:sz="0" w:space="0" w:color="auto"/>
                  </w:divBdr>
                </w:div>
                <w:div w:id="1979995520">
                  <w:marLeft w:val="640"/>
                  <w:marRight w:val="0"/>
                  <w:marTop w:val="0"/>
                  <w:marBottom w:val="0"/>
                  <w:divBdr>
                    <w:top w:val="none" w:sz="0" w:space="0" w:color="auto"/>
                    <w:left w:val="none" w:sz="0" w:space="0" w:color="auto"/>
                    <w:bottom w:val="none" w:sz="0" w:space="0" w:color="auto"/>
                    <w:right w:val="none" w:sz="0" w:space="0" w:color="auto"/>
                  </w:divBdr>
                </w:div>
                <w:div w:id="1995059824">
                  <w:marLeft w:val="640"/>
                  <w:marRight w:val="0"/>
                  <w:marTop w:val="0"/>
                  <w:marBottom w:val="0"/>
                  <w:divBdr>
                    <w:top w:val="none" w:sz="0" w:space="0" w:color="auto"/>
                    <w:left w:val="none" w:sz="0" w:space="0" w:color="auto"/>
                    <w:bottom w:val="none" w:sz="0" w:space="0" w:color="auto"/>
                    <w:right w:val="none" w:sz="0" w:space="0" w:color="auto"/>
                  </w:divBdr>
                </w:div>
                <w:div w:id="2056736692">
                  <w:marLeft w:val="640"/>
                  <w:marRight w:val="0"/>
                  <w:marTop w:val="0"/>
                  <w:marBottom w:val="0"/>
                  <w:divBdr>
                    <w:top w:val="none" w:sz="0" w:space="0" w:color="auto"/>
                    <w:left w:val="none" w:sz="0" w:space="0" w:color="auto"/>
                    <w:bottom w:val="none" w:sz="0" w:space="0" w:color="auto"/>
                    <w:right w:val="none" w:sz="0" w:space="0" w:color="auto"/>
                  </w:divBdr>
                </w:div>
                <w:div w:id="2086028598">
                  <w:marLeft w:val="640"/>
                  <w:marRight w:val="0"/>
                  <w:marTop w:val="0"/>
                  <w:marBottom w:val="0"/>
                  <w:divBdr>
                    <w:top w:val="none" w:sz="0" w:space="0" w:color="auto"/>
                    <w:left w:val="none" w:sz="0" w:space="0" w:color="auto"/>
                    <w:bottom w:val="none" w:sz="0" w:space="0" w:color="auto"/>
                    <w:right w:val="none" w:sz="0" w:space="0" w:color="auto"/>
                  </w:divBdr>
                </w:div>
                <w:div w:id="2100783585">
                  <w:marLeft w:val="640"/>
                  <w:marRight w:val="0"/>
                  <w:marTop w:val="0"/>
                  <w:marBottom w:val="0"/>
                  <w:divBdr>
                    <w:top w:val="none" w:sz="0" w:space="0" w:color="auto"/>
                    <w:left w:val="none" w:sz="0" w:space="0" w:color="auto"/>
                    <w:bottom w:val="none" w:sz="0" w:space="0" w:color="auto"/>
                    <w:right w:val="none" w:sz="0" w:space="0" w:color="auto"/>
                  </w:divBdr>
                </w:div>
                <w:div w:id="2142646864">
                  <w:marLeft w:val="640"/>
                  <w:marRight w:val="0"/>
                  <w:marTop w:val="0"/>
                  <w:marBottom w:val="0"/>
                  <w:divBdr>
                    <w:top w:val="none" w:sz="0" w:space="0" w:color="auto"/>
                    <w:left w:val="none" w:sz="0" w:space="0" w:color="auto"/>
                    <w:bottom w:val="none" w:sz="0" w:space="0" w:color="auto"/>
                    <w:right w:val="none" w:sz="0" w:space="0" w:color="auto"/>
                  </w:divBdr>
                </w:div>
              </w:divsChild>
            </w:div>
            <w:div w:id="422259619">
              <w:marLeft w:val="0"/>
              <w:marRight w:val="0"/>
              <w:marTop w:val="0"/>
              <w:marBottom w:val="0"/>
              <w:divBdr>
                <w:top w:val="none" w:sz="0" w:space="0" w:color="auto"/>
                <w:left w:val="none" w:sz="0" w:space="0" w:color="auto"/>
                <w:bottom w:val="none" w:sz="0" w:space="0" w:color="auto"/>
                <w:right w:val="none" w:sz="0" w:space="0" w:color="auto"/>
              </w:divBdr>
              <w:divsChild>
                <w:div w:id="9719041">
                  <w:marLeft w:val="640"/>
                  <w:marRight w:val="0"/>
                  <w:marTop w:val="0"/>
                  <w:marBottom w:val="0"/>
                  <w:divBdr>
                    <w:top w:val="none" w:sz="0" w:space="0" w:color="auto"/>
                    <w:left w:val="none" w:sz="0" w:space="0" w:color="auto"/>
                    <w:bottom w:val="none" w:sz="0" w:space="0" w:color="auto"/>
                    <w:right w:val="none" w:sz="0" w:space="0" w:color="auto"/>
                  </w:divBdr>
                </w:div>
                <w:div w:id="89815549">
                  <w:marLeft w:val="640"/>
                  <w:marRight w:val="0"/>
                  <w:marTop w:val="0"/>
                  <w:marBottom w:val="0"/>
                  <w:divBdr>
                    <w:top w:val="none" w:sz="0" w:space="0" w:color="auto"/>
                    <w:left w:val="none" w:sz="0" w:space="0" w:color="auto"/>
                    <w:bottom w:val="none" w:sz="0" w:space="0" w:color="auto"/>
                    <w:right w:val="none" w:sz="0" w:space="0" w:color="auto"/>
                  </w:divBdr>
                </w:div>
                <w:div w:id="105663753">
                  <w:marLeft w:val="640"/>
                  <w:marRight w:val="0"/>
                  <w:marTop w:val="0"/>
                  <w:marBottom w:val="0"/>
                  <w:divBdr>
                    <w:top w:val="none" w:sz="0" w:space="0" w:color="auto"/>
                    <w:left w:val="none" w:sz="0" w:space="0" w:color="auto"/>
                    <w:bottom w:val="none" w:sz="0" w:space="0" w:color="auto"/>
                    <w:right w:val="none" w:sz="0" w:space="0" w:color="auto"/>
                  </w:divBdr>
                </w:div>
                <w:div w:id="110589108">
                  <w:marLeft w:val="640"/>
                  <w:marRight w:val="0"/>
                  <w:marTop w:val="0"/>
                  <w:marBottom w:val="0"/>
                  <w:divBdr>
                    <w:top w:val="none" w:sz="0" w:space="0" w:color="auto"/>
                    <w:left w:val="none" w:sz="0" w:space="0" w:color="auto"/>
                    <w:bottom w:val="none" w:sz="0" w:space="0" w:color="auto"/>
                    <w:right w:val="none" w:sz="0" w:space="0" w:color="auto"/>
                  </w:divBdr>
                </w:div>
                <w:div w:id="145752540">
                  <w:marLeft w:val="640"/>
                  <w:marRight w:val="0"/>
                  <w:marTop w:val="0"/>
                  <w:marBottom w:val="0"/>
                  <w:divBdr>
                    <w:top w:val="none" w:sz="0" w:space="0" w:color="auto"/>
                    <w:left w:val="none" w:sz="0" w:space="0" w:color="auto"/>
                    <w:bottom w:val="none" w:sz="0" w:space="0" w:color="auto"/>
                    <w:right w:val="none" w:sz="0" w:space="0" w:color="auto"/>
                  </w:divBdr>
                </w:div>
                <w:div w:id="180895506">
                  <w:marLeft w:val="640"/>
                  <w:marRight w:val="0"/>
                  <w:marTop w:val="0"/>
                  <w:marBottom w:val="0"/>
                  <w:divBdr>
                    <w:top w:val="none" w:sz="0" w:space="0" w:color="auto"/>
                    <w:left w:val="none" w:sz="0" w:space="0" w:color="auto"/>
                    <w:bottom w:val="none" w:sz="0" w:space="0" w:color="auto"/>
                    <w:right w:val="none" w:sz="0" w:space="0" w:color="auto"/>
                  </w:divBdr>
                </w:div>
                <w:div w:id="215776554">
                  <w:marLeft w:val="640"/>
                  <w:marRight w:val="0"/>
                  <w:marTop w:val="0"/>
                  <w:marBottom w:val="0"/>
                  <w:divBdr>
                    <w:top w:val="none" w:sz="0" w:space="0" w:color="auto"/>
                    <w:left w:val="none" w:sz="0" w:space="0" w:color="auto"/>
                    <w:bottom w:val="none" w:sz="0" w:space="0" w:color="auto"/>
                    <w:right w:val="none" w:sz="0" w:space="0" w:color="auto"/>
                  </w:divBdr>
                </w:div>
                <w:div w:id="233592376">
                  <w:marLeft w:val="640"/>
                  <w:marRight w:val="0"/>
                  <w:marTop w:val="0"/>
                  <w:marBottom w:val="0"/>
                  <w:divBdr>
                    <w:top w:val="none" w:sz="0" w:space="0" w:color="auto"/>
                    <w:left w:val="none" w:sz="0" w:space="0" w:color="auto"/>
                    <w:bottom w:val="none" w:sz="0" w:space="0" w:color="auto"/>
                    <w:right w:val="none" w:sz="0" w:space="0" w:color="auto"/>
                  </w:divBdr>
                </w:div>
                <w:div w:id="282461860">
                  <w:marLeft w:val="640"/>
                  <w:marRight w:val="0"/>
                  <w:marTop w:val="0"/>
                  <w:marBottom w:val="0"/>
                  <w:divBdr>
                    <w:top w:val="none" w:sz="0" w:space="0" w:color="auto"/>
                    <w:left w:val="none" w:sz="0" w:space="0" w:color="auto"/>
                    <w:bottom w:val="none" w:sz="0" w:space="0" w:color="auto"/>
                    <w:right w:val="none" w:sz="0" w:space="0" w:color="auto"/>
                  </w:divBdr>
                </w:div>
                <w:div w:id="334069153">
                  <w:marLeft w:val="640"/>
                  <w:marRight w:val="0"/>
                  <w:marTop w:val="0"/>
                  <w:marBottom w:val="0"/>
                  <w:divBdr>
                    <w:top w:val="none" w:sz="0" w:space="0" w:color="auto"/>
                    <w:left w:val="none" w:sz="0" w:space="0" w:color="auto"/>
                    <w:bottom w:val="none" w:sz="0" w:space="0" w:color="auto"/>
                    <w:right w:val="none" w:sz="0" w:space="0" w:color="auto"/>
                  </w:divBdr>
                </w:div>
                <w:div w:id="342434456">
                  <w:marLeft w:val="640"/>
                  <w:marRight w:val="0"/>
                  <w:marTop w:val="0"/>
                  <w:marBottom w:val="0"/>
                  <w:divBdr>
                    <w:top w:val="none" w:sz="0" w:space="0" w:color="auto"/>
                    <w:left w:val="none" w:sz="0" w:space="0" w:color="auto"/>
                    <w:bottom w:val="none" w:sz="0" w:space="0" w:color="auto"/>
                    <w:right w:val="none" w:sz="0" w:space="0" w:color="auto"/>
                  </w:divBdr>
                </w:div>
                <w:div w:id="355545692">
                  <w:marLeft w:val="640"/>
                  <w:marRight w:val="0"/>
                  <w:marTop w:val="0"/>
                  <w:marBottom w:val="0"/>
                  <w:divBdr>
                    <w:top w:val="none" w:sz="0" w:space="0" w:color="auto"/>
                    <w:left w:val="none" w:sz="0" w:space="0" w:color="auto"/>
                    <w:bottom w:val="none" w:sz="0" w:space="0" w:color="auto"/>
                    <w:right w:val="none" w:sz="0" w:space="0" w:color="auto"/>
                  </w:divBdr>
                </w:div>
                <w:div w:id="386104368">
                  <w:marLeft w:val="640"/>
                  <w:marRight w:val="0"/>
                  <w:marTop w:val="0"/>
                  <w:marBottom w:val="0"/>
                  <w:divBdr>
                    <w:top w:val="none" w:sz="0" w:space="0" w:color="auto"/>
                    <w:left w:val="none" w:sz="0" w:space="0" w:color="auto"/>
                    <w:bottom w:val="none" w:sz="0" w:space="0" w:color="auto"/>
                    <w:right w:val="none" w:sz="0" w:space="0" w:color="auto"/>
                  </w:divBdr>
                </w:div>
                <w:div w:id="390660633">
                  <w:marLeft w:val="640"/>
                  <w:marRight w:val="0"/>
                  <w:marTop w:val="0"/>
                  <w:marBottom w:val="0"/>
                  <w:divBdr>
                    <w:top w:val="none" w:sz="0" w:space="0" w:color="auto"/>
                    <w:left w:val="none" w:sz="0" w:space="0" w:color="auto"/>
                    <w:bottom w:val="none" w:sz="0" w:space="0" w:color="auto"/>
                    <w:right w:val="none" w:sz="0" w:space="0" w:color="auto"/>
                  </w:divBdr>
                </w:div>
                <w:div w:id="432362817">
                  <w:marLeft w:val="640"/>
                  <w:marRight w:val="0"/>
                  <w:marTop w:val="0"/>
                  <w:marBottom w:val="0"/>
                  <w:divBdr>
                    <w:top w:val="none" w:sz="0" w:space="0" w:color="auto"/>
                    <w:left w:val="none" w:sz="0" w:space="0" w:color="auto"/>
                    <w:bottom w:val="none" w:sz="0" w:space="0" w:color="auto"/>
                    <w:right w:val="none" w:sz="0" w:space="0" w:color="auto"/>
                  </w:divBdr>
                </w:div>
                <w:div w:id="458912776">
                  <w:marLeft w:val="640"/>
                  <w:marRight w:val="0"/>
                  <w:marTop w:val="0"/>
                  <w:marBottom w:val="0"/>
                  <w:divBdr>
                    <w:top w:val="none" w:sz="0" w:space="0" w:color="auto"/>
                    <w:left w:val="none" w:sz="0" w:space="0" w:color="auto"/>
                    <w:bottom w:val="none" w:sz="0" w:space="0" w:color="auto"/>
                    <w:right w:val="none" w:sz="0" w:space="0" w:color="auto"/>
                  </w:divBdr>
                </w:div>
                <w:div w:id="509104733">
                  <w:marLeft w:val="640"/>
                  <w:marRight w:val="0"/>
                  <w:marTop w:val="0"/>
                  <w:marBottom w:val="0"/>
                  <w:divBdr>
                    <w:top w:val="none" w:sz="0" w:space="0" w:color="auto"/>
                    <w:left w:val="none" w:sz="0" w:space="0" w:color="auto"/>
                    <w:bottom w:val="none" w:sz="0" w:space="0" w:color="auto"/>
                    <w:right w:val="none" w:sz="0" w:space="0" w:color="auto"/>
                  </w:divBdr>
                </w:div>
                <w:div w:id="541404372">
                  <w:marLeft w:val="640"/>
                  <w:marRight w:val="0"/>
                  <w:marTop w:val="0"/>
                  <w:marBottom w:val="0"/>
                  <w:divBdr>
                    <w:top w:val="none" w:sz="0" w:space="0" w:color="auto"/>
                    <w:left w:val="none" w:sz="0" w:space="0" w:color="auto"/>
                    <w:bottom w:val="none" w:sz="0" w:space="0" w:color="auto"/>
                    <w:right w:val="none" w:sz="0" w:space="0" w:color="auto"/>
                  </w:divBdr>
                </w:div>
                <w:div w:id="563031157">
                  <w:marLeft w:val="640"/>
                  <w:marRight w:val="0"/>
                  <w:marTop w:val="0"/>
                  <w:marBottom w:val="0"/>
                  <w:divBdr>
                    <w:top w:val="none" w:sz="0" w:space="0" w:color="auto"/>
                    <w:left w:val="none" w:sz="0" w:space="0" w:color="auto"/>
                    <w:bottom w:val="none" w:sz="0" w:space="0" w:color="auto"/>
                    <w:right w:val="none" w:sz="0" w:space="0" w:color="auto"/>
                  </w:divBdr>
                </w:div>
                <w:div w:id="609243047">
                  <w:marLeft w:val="640"/>
                  <w:marRight w:val="0"/>
                  <w:marTop w:val="0"/>
                  <w:marBottom w:val="0"/>
                  <w:divBdr>
                    <w:top w:val="none" w:sz="0" w:space="0" w:color="auto"/>
                    <w:left w:val="none" w:sz="0" w:space="0" w:color="auto"/>
                    <w:bottom w:val="none" w:sz="0" w:space="0" w:color="auto"/>
                    <w:right w:val="none" w:sz="0" w:space="0" w:color="auto"/>
                  </w:divBdr>
                </w:div>
                <w:div w:id="648293653">
                  <w:marLeft w:val="640"/>
                  <w:marRight w:val="0"/>
                  <w:marTop w:val="0"/>
                  <w:marBottom w:val="0"/>
                  <w:divBdr>
                    <w:top w:val="none" w:sz="0" w:space="0" w:color="auto"/>
                    <w:left w:val="none" w:sz="0" w:space="0" w:color="auto"/>
                    <w:bottom w:val="none" w:sz="0" w:space="0" w:color="auto"/>
                    <w:right w:val="none" w:sz="0" w:space="0" w:color="auto"/>
                  </w:divBdr>
                </w:div>
                <w:div w:id="648439858">
                  <w:marLeft w:val="640"/>
                  <w:marRight w:val="0"/>
                  <w:marTop w:val="0"/>
                  <w:marBottom w:val="0"/>
                  <w:divBdr>
                    <w:top w:val="none" w:sz="0" w:space="0" w:color="auto"/>
                    <w:left w:val="none" w:sz="0" w:space="0" w:color="auto"/>
                    <w:bottom w:val="none" w:sz="0" w:space="0" w:color="auto"/>
                    <w:right w:val="none" w:sz="0" w:space="0" w:color="auto"/>
                  </w:divBdr>
                </w:div>
                <w:div w:id="662121906">
                  <w:marLeft w:val="640"/>
                  <w:marRight w:val="0"/>
                  <w:marTop w:val="0"/>
                  <w:marBottom w:val="0"/>
                  <w:divBdr>
                    <w:top w:val="none" w:sz="0" w:space="0" w:color="auto"/>
                    <w:left w:val="none" w:sz="0" w:space="0" w:color="auto"/>
                    <w:bottom w:val="none" w:sz="0" w:space="0" w:color="auto"/>
                    <w:right w:val="none" w:sz="0" w:space="0" w:color="auto"/>
                  </w:divBdr>
                </w:div>
                <w:div w:id="676152127">
                  <w:marLeft w:val="640"/>
                  <w:marRight w:val="0"/>
                  <w:marTop w:val="0"/>
                  <w:marBottom w:val="0"/>
                  <w:divBdr>
                    <w:top w:val="none" w:sz="0" w:space="0" w:color="auto"/>
                    <w:left w:val="none" w:sz="0" w:space="0" w:color="auto"/>
                    <w:bottom w:val="none" w:sz="0" w:space="0" w:color="auto"/>
                    <w:right w:val="none" w:sz="0" w:space="0" w:color="auto"/>
                  </w:divBdr>
                </w:div>
                <w:div w:id="698044546">
                  <w:marLeft w:val="640"/>
                  <w:marRight w:val="0"/>
                  <w:marTop w:val="0"/>
                  <w:marBottom w:val="0"/>
                  <w:divBdr>
                    <w:top w:val="none" w:sz="0" w:space="0" w:color="auto"/>
                    <w:left w:val="none" w:sz="0" w:space="0" w:color="auto"/>
                    <w:bottom w:val="none" w:sz="0" w:space="0" w:color="auto"/>
                    <w:right w:val="none" w:sz="0" w:space="0" w:color="auto"/>
                  </w:divBdr>
                </w:div>
                <w:div w:id="722483805">
                  <w:marLeft w:val="640"/>
                  <w:marRight w:val="0"/>
                  <w:marTop w:val="0"/>
                  <w:marBottom w:val="0"/>
                  <w:divBdr>
                    <w:top w:val="none" w:sz="0" w:space="0" w:color="auto"/>
                    <w:left w:val="none" w:sz="0" w:space="0" w:color="auto"/>
                    <w:bottom w:val="none" w:sz="0" w:space="0" w:color="auto"/>
                    <w:right w:val="none" w:sz="0" w:space="0" w:color="auto"/>
                  </w:divBdr>
                </w:div>
                <w:div w:id="747461936">
                  <w:marLeft w:val="640"/>
                  <w:marRight w:val="0"/>
                  <w:marTop w:val="0"/>
                  <w:marBottom w:val="0"/>
                  <w:divBdr>
                    <w:top w:val="none" w:sz="0" w:space="0" w:color="auto"/>
                    <w:left w:val="none" w:sz="0" w:space="0" w:color="auto"/>
                    <w:bottom w:val="none" w:sz="0" w:space="0" w:color="auto"/>
                    <w:right w:val="none" w:sz="0" w:space="0" w:color="auto"/>
                  </w:divBdr>
                </w:div>
                <w:div w:id="816386249">
                  <w:marLeft w:val="640"/>
                  <w:marRight w:val="0"/>
                  <w:marTop w:val="0"/>
                  <w:marBottom w:val="0"/>
                  <w:divBdr>
                    <w:top w:val="none" w:sz="0" w:space="0" w:color="auto"/>
                    <w:left w:val="none" w:sz="0" w:space="0" w:color="auto"/>
                    <w:bottom w:val="none" w:sz="0" w:space="0" w:color="auto"/>
                    <w:right w:val="none" w:sz="0" w:space="0" w:color="auto"/>
                  </w:divBdr>
                </w:div>
                <w:div w:id="850611066">
                  <w:marLeft w:val="640"/>
                  <w:marRight w:val="0"/>
                  <w:marTop w:val="0"/>
                  <w:marBottom w:val="0"/>
                  <w:divBdr>
                    <w:top w:val="none" w:sz="0" w:space="0" w:color="auto"/>
                    <w:left w:val="none" w:sz="0" w:space="0" w:color="auto"/>
                    <w:bottom w:val="none" w:sz="0" w:space="0" w:color="auto"/>
                    <w:right w:val="none" w:sz="0" w:space="0" w:color="auto"/>
                  </w:divBdr>
                </w:div>
                <w:div w:id="856233293">
                  <w:marLeft w:val="640"/>
                  <w:marRight w:val="0"/>
                  <w:marTop w:val="0"/>
                  <w:marBottom w:val="0"/>
                  <w:divBdr>
                    <w:top w:val="none" w:sz="0" w:space="0" w:color="auto"/>
                    <w:left w:val="none" w:sz="0" w:space="0" w:color="auto"/>
                    <w:bottom w:val="none" w:sz="0" w:space="0" w:color="auto"/>
                    <w:right w:val="none" w:sz="0" w:space="0" w:color="auto"/>
                  </w:divBdr>
                </w:div>
                <w:div w:id="895549893">
                  <w:marLeft w:val="640"/>
                  <w:marRight w:val="0"/>
                  <w:marTop w:val="0"/>
                  <w:marBottom w:val="0"/>
                  <w:divBdr>
                    <w:top w:val="none" w:sz="0" w:space="0" w:color="auto"/>
                    <w:left w:val="none" w:sz="0" w:space="0" w:color="auto"/>
                    <w:bottom w:val="none" w:sz="0" w:space="0" w:color="auto"/>
                    <w:right w:val="none" w:sz="0" w:space="0" w:color="auto"/>
                  </w:divBdr>
                </w:div>
                <w:div w:id="968897736">
                  <w:marLeft w:val="640"/>
                  <w:marRight w:val="0"/>
                  <w:marTop w:val="0"/>
                  <w:marBottom w:val="0"/>
                  <w:divBdr>
                    <w:top w:val="none" w:sz="0" w:space="0" w:color="auto"/>
                    <w:left w:val="none" w:sz="0" w:space="0" w:color="auto"/>
                    <w:bottom w:val="none" w:sz="0" w:space="0" w:color="auto"/>
                    <w:right w:val="none" w:sz="0" w:space="0" w:color="auto"/>
                  </w:divBdr>
                </w:div>
                <w:div w:id="979769247">
                  <w:marLeft w:val="640"/>
                  <w:marRight w:val="0"/>
                  <w:marTop w:val="0"/>
                  <w:marBottom w:val="0"/>
                  <w:divBdr>
                    <w:top w:val="none" w:sz="0" w:space="0" w:color="auto"/>
                    <w:left w:val="none" w:sz="0" w:space="0" w:color="auto"/>
                    <w:bottom w:val="none" w:sz="0" w:space="0" w:color="auto"/>
                    <w:right w:val="none" w:sz="0" w:space="0" w:color="auto"/>
                  </w:divBdr>
                </w:div>
                <w:div w:id="989944943">
                  <w:marLeft w:val="640"/>
                  <w:marRight w:val="0"/>
                  <w:marTop w:val="0"/>
                  <w:marBottom w:val="0"/>
                  <w:divBdr>
                    <w:top w:val="none" w:sz="0" w:space="0" w:color="auto"/>
                    <w:left w:val="none" w:sz="0" w:space="0" w:color="auto"/>
                    <w:bottom w:val="none" w:sz="0" w:space="0" w:color="auto"/>
                    <w:right w:val="none" w:sz="0" w:space="0" w:color="auto"/>
                  </w:divBdr>
                </w:div>
                <w:div w:id="991174525">
                  <w:marLeft w:val="640"/>
                  <w:marRight w:val="0"/>
                  <w:marTop w:val="0"/>
                  <w:marBottom w:val="0"/>
                  <w:divBdr>
                    <w:top w:val="none" w:sz="0" w:space="0" w:color="auto"/>
                    <w:left w:val="none" w:sz="0" w:space="0" w:color="auto"/>
                    <w:bottom w:val="none" w:sz="0" w:space="0" w:color="auto"/>
                    <w:right w:val="none" w:sz="0" w:space="0" w:color="auto"/>
                  </w:divBdr>
                </w:div>
                <w:div w:id="1040788517">
                  <w:marLeft w:val="640"/>
                  <w:marRight w:val="0"/>
                  <w:marTop w:val="0"/>
                  <w:marBottom w:val="0"/>
                  <w:divBdr>
                    <w:top w:val="none" w:sz="0" w:space="0" w:color="auto"/>
                    <w:left w:val="none" w:sz="0" w:space="0" w:color="auto"/>
                    <w:bottom w:val="none" w:sz="0" w:space="0" w:color="auto"/>
                    <w:right w:val="none" w:sz="0" w:space="0" w:color="auto"/>
                  </w:divBdr>
                </w:div>
                <w:div w:id="1076778518">
                  <w:marLeft w:val="640"/>
                  <w:marRight w:val="0"/>
                  <w:marTop w:val="0"/>
                  <w:marBottom w:val="0"/>
                  <w:divBdr>
                    <w:top w:val="none" w:sz="0" w:space="0" w:color="auto"/>
                    <w:left w:val="none" w:sz="0" w:space="0" w:color="auto"/>
                    <w:bottom w:val="none" w:sz="0" w:space="0" w:color="auto"/>
                    <w:right w:val="none" w:sz="0" w:space="0" w:color="auto"/>
                  </w:divBdr>
                </w:div>
                <w:div w:id="1080372122">
                  <w:marLeft w:val="640"/>
                  <w:marRight w:val="0"/>
                  <w:marTop w:val="0"/>
                  <w:marBottom w:val="0"/>
                  <w:divBdr>
                    <w:top w:val="none" w:sz="0" w:space="0" w:color="auto"/>
                    <w:left w:val="none" w:sz="0" w:space="0" w:color="auto"/>
                    <w:bottom w:val="none" w:sz="0" w:space="0" w:color="auto"/>
                    <w:right w:val="none" w:sz="0" w:space="0" w:color="auto"/>
                  </w:divBdr>
                </w:div>
                <w:div w:id="1163160900">
                  <w:marLeft w:val="640"/>
                  <w:marRight w:val="0"/>
                  <w:marTop w:val="0"/>
                  <w:marBottom w:val="0"/>
                  <w:divBdr>
                    <w:top w:val="none" w:sz="0" w:space="0" w:color="auto"/>
                    <w:left w:val="none" w:sz="0" w:space="0" w:color="auto"/>
                    <w:bottom w:val="none" w:sz="0" w:space="0" w:color="auto"/>
                    <w:right w:val="none" w:sz="0" w:space="0" w:color="auto"/>
                  </w:divBdr>
                </w:div>
                <w:div w:id="1164276490">
                  <w:marLeft w:val="640"/>
                  <w:marRight w:val="0"/>
                  <w:marTop w:val="0"/>
                  <w:marBottom w:val="0"/>
                  <w:divBdr>
                    <w:top w:val="none" w:sz="0" w:space="0" w:color="auto"/>
                    <w:left w:val="none" w:sz="0" w:space="0" w:color="auto"/>
                    <w:bottom w:val="none" w:sz="0" w:space="0" w:color="auto"/>
                    <w:right w:val="none" w:sz="0" w:space="0" w:color="auto"/>
                  </w:divBdr>
                </w:div>
                <w:div w:id="1189176417">
                  <w:marLeft w:val="640"/>
                  <w:marRight w:val="0"/>
                  <w:marTop w:val="0"/>
                  <w:marBottom w:val="0"/>
                  <w:divBdr>
                    <w:top w:val="none" w:sz="0" w:space="0" w:color="auto"/>
                    <w:left w:val="none" w:sz="0" w:space="0" w:color="auto"/>
                    <w:bottom w:val="none" w:sz="0" w:space="0" w:color="auto"/>
                    <w:right w:val="none" w:sz="0" w:space="0" w:color="auto"/>
                  </w:divBdr>
                </w:div>
                <w:div w:id="1195190322">
                  <w:marLeft w:val="640"/>
                  <w:marRight w:val="0"/>
                  <w:marTop w:val="0"/>
                  <w:marBottom w:val="0"/>
                  <w:divBdr>
                    <w:top w:val="none" w:sz="0" w:space="0" w:color="auto"/>
                    <w:left w:val="none" w:sz="0" w:space="0" w:color="auto"/>
                    <w:bottom w:val="none" w:sz="0" w:space="0" w:color="auto"/>
                    <w:right w:val="none" w:sz="0" w:space="0" w:color="auto"/>
                  </w:divBdr>
                </w:div>
                <w:div w:id="1198929200">
                  <w:marLeft w:val="640"/>
                  <w:marRight w:val="0"/>
                  <w:marTop w:val="0"/>
                  <w:marBottom w:val="0"/>
                  <w:divBdr>
                    <w:top w:val="none" w:sz="0" w:space="0" w:color="auto"/>
                    <w:left w:val="none" w:sz="0" w:space="0" w:color="auto"/>
                    <w:bottom w:val="none" w:sz="0" w:space="0" w:color="auto"/>
                    <w:right w:val="none" w:sz="0" w:space="0" w:color="auto"/>
                  </w:divBdr>
                </w:div>
                <w:div w:id="1257786543">
                  <w:marLeft w:val="640"/>
                  <w:marRight w:val="0"/>
                  <w:marTop w:val="0"/>
                  <w:marBottom w:val="0"/>
                  <w:divBdr>
                    <w:top w:val="none" w:sz="0" w:space="0" w:color="auto"/>
                    <w:left w:val="none" w:sz="0" w:space="0" w:color="auto"/>
                    <w:bottom w:val="none" w:sz="0" w:space="0" w:color="auto"/>
                    <w:right w:val="none" w:sz="0" w:space="0" w:color="auto"/>
                  </w:divBdr>
                </w:div>
                <w:div w:id="1308437450">
                  <w:marLeft w:val="640"/>
                  <w:marRight w:val="0"/>
                  <w:marTop w:val="0"/>
                  <w:marBottom w:val="0"/>
                  <w:divBdr>
                    <w:top w:val="none" w:sz="0" w:space="0" w:color="auto"/>
                    <w:left w:val="none" w:sz="0" w:space="0" w:color="auto"/>
                    <w:bottom w:val="none" w:sz="0" w:space="0" w:color="auto"/>
                    <w:right w:val="none" w:sz="0" w:space="0" w:color="auto"/>
                  </w:divBdr>
                </w:div>
                <w:div w:id="1314678967">
                  <w:marLeft w:val="640"/>
                  <w:marRight w:val="0"/>
                  <w:marTop w:val="0"/>
                  <w:marBottom w:val="0"/>
                  <w:divBdr>
                    <w:top w:val="none" w:sz="0" w:space="0" w:color="auto"/>
                    <w:left w:val="none" w:sz="0" w:space="0" w:color="auto"/>
                    <w:bottom w:val="none" w:sz="0" w:space="0" w:color="auto"/>
                    <w:right w:val="none" w:sz="0" w:space="0" w:color="auto"/>
                  </w:divBdr>
                </w:div>
                <w:div w:id="1340156601">
                  <w:marLeft w:val="640"/>
                  <w:marRight w:val="0"/>
                  <w:marTop w:val="0"/>
                  <w:marBottom w:val="0"/>
                  <w:divBdr>
                    <w:top w:val="none" w:sz="0" w:space="0" w:color="auto"/>
                    <w:left w:val="none" w:sz="0" w:space="0" w:color="auto"/>
                    <w:bottom w:val="none" w:sz="0" w:space="0" w:color="auto"/>
                    <w:right w:val="none" w:sz="0" w:space="0" w:color="auto"/>
                  </w:divBdr>
                </w:div>
                <w:div w:id="1343976370">
                  <w:marLeft w:val="640"/>
                  <w:marRight w:val="0"/>
                  <w:marTop w:val="0"/>
                  <w:marBottom w:val="0"/>
                  <w:divBdr>
                    <w:top w:val="none" w:sz="0" w:space="0" w:color="auto"/>
                    <w:left w:val="none" w:sz="0" w:space="0" w:color="auto"/>
                    <w:bottom w:val="none" w:sz="0" w:space="0" w:color="auto"/>
                    <w:right w:val="none" w:sz="0" w:space="0" w:color="auto"/>
                  </w:divBdr>
                </w:div>
                <w:div w:id="1344627862">
                  <w:marLeft w:val="640"/>
                  <w:marRight w:val="0"/>
                  <w:marTop w:val="0"/>
                  <w:marBottom w:val="0"/>
                  <w:divBdr>
                    <w:top w:val="none" w:sz="0" w:space="0" w:color="auto"/>
                    <w:left w:val="none" w:sz="0" w:space="0" w:color="auto"/>
                    <w:bottom w:val="none" w:sz="0" w:space="0" w:color="auto"/>
                    <w:right w:val="none" w:sz="0" w:space="0" w:color="auto"/>
                  </w:divBdr>
                </w:div>
                <w:div w:id="1420178076">
                  <w:marLeft w:val="640"/>
                  <w:marRight w:val="0"/>
                  <w:marTop w:val="0"/>
                  <w:marBottom w:val="0"/>
                  <w:divBdr>
                    <w:top w:val="none" w:sz="0" w:space="0" w:color="auto"/>
                    <w:left w:val="none" w:sz="0" w:space="0" w:color="auto"/>
                    <w:bottom w:val="none" w:sz="0" w:space="0" w:color="auto"/>
                    <w:right w:val="none" w:sz="0" w:space="0" w:color="auto"/>
                  </w:divBdr>
                </w:div>
                <w:div w:id="1433014029">
                  <w:marLeft w:val="640"/>
                  <w:marRight w:val="0"/>
                  <w:marTop w:val="0"/>
                  <w:marBottom w:val="0"/>
                  <w:divBdr>
                    <w:top w:val="none" w:sz="0" w:space="0" w:color="auto"/>
                    <w:left w:val="none" w:sz="0" w:space="0" w:color="auto"/>
                    <w:bottom w:val="none" w:sz="0" w:space="0" w:color="auto"/>
                    <w:right w:val="none" w:sz="0" w:space="0" w:color="auto"/>
                  </w:divBdr>
                </w:div>
                <w:div w:id="1489714306">
                  <w:marLeft w:val="640"/>
                  <w:marRight w:val="0"/>
                  <w:marTop w:val="0"/>
                  <w:marBottom w:val="0"/>
                  <w:divBdr>
                    <w:top w:val="none" w:sz="0" w:space="0" w:color="auto"/>
                    <w:left w:val="none" w:sz="0" w:space="0" w:color="auto"/>
                    <w:bottom w:val="none" w:sz="0" w:space="0" w:color="auto"/>
                    <w:right w:val="none" w:sz="0" w:space="0" w:color="auto"/>
                  </w:divBdr>
                </w:div>
                <w:div w:id="1490294119">
                  <w:marLeft w:val="640"/>
                  <w:marRight w:val="0"/>
                  <w:marTop w:val="0"/>
                  <w:marBottom w:val="0"/>
                  <w:divBdr>
                    <w:top w:val="none" w:sz="0" w:space="0" w:color="auto"/>
                    <w:left w:val="none" w:sz="0" w:space="0" w:color="auto"/>
                    <w:bottom w:val="none" w:sz="0" w:space="0" w:color="auto"/>
                    <w:right w:val="none" w:sz="0" w:space="0" w:color="auto"/>
                  </w:divBdr>
                </w:div>
                <w:div w:id="1532263403">
                  <w:marLeft w:val="640"/>
                  <w:marRight w:val="0"/>
                  <w:marTop w:val="0"/>
                  <w:marBottom w:val="0"/>
                  <w:divBdr>
                    <w:top w:val="none" w:sz="0" w:space="0" w:color="auto"/>
                    <w:left w:val="none" w:sz="0" w:space="0" w:color="auto"/>
                    <w:bottom w:val="none" w:sz="0" w:space="0" w:color="auto"/>
                    <w:right w:val="none" w:sz="0" w:space="0" w:color="auto"/>
                  </w:divBdr>
                </w:div>
                <w:div w:id="1544438768">
                  <w:marLeft w:val="640"/>
                  <w:marRight w:val="0"/>
                  <w:marTop w:val="0"/>
                  <w:marBottom w:val="0"/>
                  <w:divBdr>
                    <w:top w:val="none" w:sz="0" w:space="0" w:color="auto"/>
                    <w:left w:val="none" w:sz="0" w:space="0" w:color="auto"/>
                    <w:bottom w:val="none" w:sz="0" w:space="0" w:color="auto"/>
                    <w:right w:val="none" w:sz="0" w:space="0" w:color="auto"/>
                  </w:divBdr>
                </w:div>
                <w:div w:id="1664970816">
                  <w:marLeft w:val="640"/>
                  <w:marRight w:val="0"/>
                  <w:marTop w:val="0"/>
                  <w:marBottom w:val="0"/>
                  <w:divBdr>
                    <w:top w:val="none" w:sz="0" w:space="0" w:color="auto"/>
                    <w:left w:val="none" w:sz="0" w:space="0" w:color="auto"/>
                    <w:bottom w:val="none" w:sz="0" w:space="0" w:color="auto"/>
                    <w:right w:val="none" w:sz="0" w:space="0" w:color="auto"/>
                  </w:divBdr>
                </w:div>
                <w:div w:id="1666974243">
                  <w:marLeft w:val="640"/>
                  <w:marRight w:val="0"/>
                  <w:marTop w:val="0"/>
                  <w:marBottom w:val="0"/>
                  <w:divBdr>
                    <w:top w:val="none" w:sz="0" w:space="0" w:color="auto"/>
                    <w:left w:val="none" w:sz="0" w:space="0" w:color="auto"/>
                    <w:bottom w:val="none" w:sz="0" w:space="0" w:color="auto"/>
                    <w:right w:val="none" w:sz="0" w:space="0" w:color="auto"/>
                  </w:divBdr>
                </w:div>
                <w:div w:id="1722751677">
                  <w:marLeft w:val="640"/>
                  <w:marRight w:val="0"/>
                  <w:marTop w:val="0"/>
                  <w:marBottom w:val="0"/>
                  <w:divBdr>
                    <w:top w:val="none" w:sz="0" w:space="0" w:color="auto"/>
                    <w:left w:val="none" w:sz="0" w:space="0" w:color="auto"/>
                    <w:bottom w:val="none" w:sz="0" w:space="0" w:color="auto"/>
                    <w:right w:val="none" w:sz="0" w:space="0" w:color="auto"/>
                  </w:divBdr>
                </w:div>
                <w:div w:id="1729567498">
                  <w:marLeft w:val="640"/>
                  <w:marRight w:val="0"/>
                  <w:marTop w:val="0"/>
                  <w:marBottom w:val="0"/>
                  <w:divBdr>
                    <w:top w:val="none" w:sz="0" w:space="0" w:color="auto"/>
                    <w:left w:val="none" w:sz="0" w:space="0" w:color="auto"/>
                    <w:bottom w:val="none" w:sz="0" w:space="0" w:color="auto"/>
                    <w:right w:val="none" w:sz="0" w:space="0" w:color="auto"/>
                  </w:divBdr>
                </w:div>
                <w:div w:id="1791436657">
                  <w:marLeft w:val="640"/>
                  <w:marRight w:val="0"/>
                  <w:marTop w:val="0"/>
                  <w:marBottom w:val="0"/>
                  <w:divBdr>
                    <w:top w:val="none" w:sz="0" w:space="0" w:color="auto"/>
                    <w:left w:val="none" w:sz="0" w:space="0" w:color="auto"/>
                    <w:bottom w:val="none" w:sz="0" w:space="0" w:color="auto"/>
                    <w:right w:val="none" w:sz="0" w:space="0" w:color="auto"/>
                  </w:divBdr>
                </w:div>
                <w:div w:id="1803038511">
                  <w:marLeft w:val="640"/>
                  <w:marRight w:val="0"/>
                  <w:marTop w:val="0"/>
                  <w:marBottom w:val="0"/>
                  <w:divBdr>
                    <w:top w:val="none" w:sz="0" w:space="0" w:color="auto"/>
                    <w:left w:val="none" w:sz="0" w:space="0" w:color="auto"/>
                    <w:bottom w:val="none" w:sz="0" w:space="0" w:color="auto"/>
                    <w:right w:val="none" w:sz="0" w:space="0" w:color="auto"/>
                  </w:divBdr>
                </w:div>
                <w:div w:id="1956255415">
                  <w:marLeft w:val="640"/>
                  <w:marRight w:val="0"/>
                  <w:marTop w:val="0"/>
                  <w:marBottom w:val="0"/>
                  <w:divBdr>
                    <w:top w:val="none" w:sz="0" w:space="0" w:color="auto"/>
                    <w:left w:val="none" w:sz="0" w:space="0" w:color="auto"/>
                    <w:bottom w:val="none" w:sz="0" w:space="0" w:color="auto"/>
                    <w:right w:val="none" w:sz="0" w:space="0" w:color="auto"/>
                  </w:divBdr>
                </w:div>
                <w:div w:id="1958755574">
                  <w:marLeft w:val="640"/>
                  <w:marRight w:val="0"/>
                  <w:marTop w:val="0"/>
                  <w:marBottom w:val="0"/>
                  <w:divBdr>
                    <w:top w:val="none" w:sz="0" w:space="0" w:color="auto"/>
                    <w:left w:val="none" w:sz="0" w:space="0" w:color="auto"/>
                    <w:bottom w:val="none" w:sz="0" w:space="0" w:color="auto"/>
                    <w:right w:val="none" w:sz="0" w:space="0" w:color="auto"/>
                  </w:divBdr>
                </w:div>
                <w:div w:id="1975477652">
                  <w:marLeft w:val="640"/>
                  <w:marRight w:val="0"/>
                  <w:marTop w:val="0"/>
                  <w:marBottom w:val="0"/>
                  <w:divBdr>
                    <w:top w:val="none" w:sz="0" w:space="0" w:color="auto"/>
                    <w:left w:val="none" w:sz="0" w:space="0" w:color="auto"/>
                    <w:bottom w:val="none" w:sz="0" w:space="0" w:color="auto"/>
                    <w:right w:val="none" w:sz="0" w:space="0" w:color="auto"/>
                  </w:divBdr>
                </w:div>
                <w:div w:id="2075010842">
                  <w:marLeft w:val="640"/>
                  <w:marRight w:val="0"/>
                  <w:marTop w:val="0"/>
                  <w:marBottom w:val="0"/>
                  <w:divBdr>
                    <w:top w:val="none" w:sz="0" w:space="0" w:color="auto"/>
                    <w:left w:val="none" w:sz="0" w:space="0" w:color="auto"/>
                    <w:bottom w:val="none" w:sz="0" w:space="0" w:color="auto"/>
                    <w:right w:val="none" w:sz="0" w:space="0" w:color="auto"/>
                  </w:divBdr>
                </w:div>
                <w:div w:id="2084983813">
                  <w:marLeft w:val="640"/>
                  <w:marRight w:val="0"/>
                  <w:marTop w:val="0"/>
                  <w:marBottom w:val="0"/>
                  <w:divBdr>
                    <w:top w:val="none" w:sz="0" w:space="0" w:color="auto"/>
                    <w:left w:val="none" w:sz="0" w:space="0" w:color="auto"/>
                    <w:bottom w:val="none" w:sz="0" w:space="0" w:color="auto"/>
                    <w:right w:val="none" w:sz="0" w:space="0" w:color="auto"/>
                  </w:divBdr>
                </w:div>
                <w:div w:id="2088113676">
                  <w:marLeft w:val="640"/>
                  <w:marRight w:val="0"/>
                  <w:marTop w:val="0"/>
                  <w:marBottom w:val="0"/>
                  <w:divBdr>
                    <w:top w:val="none" w:sz="0" w:space="0" w:color="auto"/>
                    <w:left w:val="none" w:sz="0" w:space="0" w:color="auto"/>
                    <w:bottom w:val="none" w:sz="0" w:space="0" w:color="auto"/>
                    <w:right w:val="none" w:sz="0" w:space="0" w:color="auto"/>
                  </w:divBdr>
                </w:div>
                <w:div w:id="2101247855">
                  <w:marLeft w:val="640"/>
                  <w:marRight w:val="0"/>
                  <w:marTop w:val="0"/>
                  <w:marBottom w:val="0"/>
                  <w:divBdr>
                    <w:top w:val="none" w:sz="0" w:space="0" w:color="auto"/>
                    <w:left w:val="none" w:sz="0" w:space="0" w:color="auto"/>
                    <w:bottom w:val="none" w:sz="0" w:space="0" w:color="auto"/>
                    <w:right w:val="none" w:sz="0" w:space="0" w:color="auto"/>
                  </w:divBdr>
                </w:div>
                <w:div w:id="2111510611">
                  <w:marLeft w:val="640"/>
                  <w:marRight w:val="0"/>
                  <w:marTop w:val="0"/>
                  <w:marBottom w:val="0"/>
                  <w:divBdr>
                    <w:top w:val="none" w:sz="0" w:space="0" w:color="auto"/>
                    <w:left w:val="none" w:sz="0" w:space="0" w:color="auto"/>
                    <w:bottom w:val="none" w:sz="0" w:space="0" w:color="auto"/>
                    <w:right w:val="none" w:sz="0" w:space="0" w:color="auto"/>
                  </w:divBdr>
                </w:div>
              </w:divsChild>
            </w:div>
            <w:div w:id="433597572">
              <w:marLeft w:val="0"/>
              <w:marRight w:val="0"/>
              <w:marTop w:val="0"/>
              <w:marBottom w:val="0"/>
              <w:divBdr>
                <w:top w:val="none" w:sz="0" w:space="0" w:color="auto"/>
                <w:left w:val="none" w:sz="0" w:space="0" w:color="auto"/>
                <w:bottom w:val="none" w:sz="0" w:space="0" w:color="auto"/>
                <w:right w:val="none" w:sz="0" w:space="0" w:color="auto"/>
              </w:divBdr>
              <w:divsChild>
                <w:div w:id="28384961">
                  <w:marLeft w:val="640"/>
                  <w:marRight w:val="0"/>
                  <w:marTop w:val="0"/>
                  <w:marBottom w:val="0"/>
                  <w:divBdr>
                    <w:top w:val="none" w:sz="0" w:space="0" w:color="auto"/>
                    <w:left w:val="none" w:sz="0" w:space="0" w:color="auto"/>
                    <w:bottom w:val="none" w:sz="0" w:space="0" w:color="auto"/>
                    <w:right w:val="none" w:sz="0" w:space="0" w:color="auto"/>
                  </w:divBdr>
                </w:div>
                <w:div w:id="82069807">
                  <w:marLeft w:val="640"/>
                  <w:marRight w:val="0"/>
                  <w:marTop w:val="0"/>
                  <w:marBottom w:val="0"/>
                  <w:divBdr>
                    <w:top w:val="none" w:sz="0" w:space="0" w:color="auto"/>
                    <w:left w:val="none" w:sz="0" w:space="0" w:color="auto"/>
                    <w:bottom w:val="none" w:sz="0" w:space="0" w:color="auto"/>
                    <w:right w:val="none" w:sz="0" w:space="0" w:color="auto"/>
                  </w:divBdr>
                </w:div>
                <w:div w:id="117603276">
                  <w:marLeft w:val="640"/>
                  <w:marRight w:val="0"/>
                  <w:marTop w:val="0"/>
                  <w:marBottom w:val="0"/>
                  <w:divBdr>
                    <w:top w:val="none" w:sz="0" w:space="0" w:color="auto"/>
                    <w:left w:val="none" w:sz="0" w:space="0" w:color="auto"/>
                    <w:bottom w:val="none" w:sz="0" w:space="0" w:color="auto"/>
                    <w:right w:val="none" w:sz="0" w:space="0" w:color="auto"/>
                  </w:divBdr>
                </w:div>
                <w:div w:id="124126422">
                  <w:marLeft w:val="640"/>
                  <w:marRight w:val="0"/>
                  <w:marTop w:val="0"/>
                  <w:marBottom w:val="0"/>
                  <w:divBdr>
                    <w:top w:val="none" w:sz="0" w:space="0" w:color="auto"/>
                    <w:left w:val="none" w:sz="0" w:space="0" w:color="auto"/>
                    <w:bottom w:val="none" w:sz="0" w:space="0" w:color="auto"/>
                    <w:right w:val="none" w:sz="0" w:space="0" w:color="auto"/>
                  </w:divBdr>
                </w:div>
                <w:div w:id="169486439">
                  <w:marLeft w:val="640"/>
                  <w:marRight w:val="0"/>
                  <w:marTop w:val="0"/>
                  <w:marBottom w:val="0"/>
                  <w:divBdr>
                    <w:top w:val="none" w:sz="0" w:space="0" w:color="auto"/>
                    <w:left w:val="none" w:sz="0" w:space="0" w:color="auto"/>
                    <w:bottom w:val="none" w:sz="0" w:space="0" w:color="auto"/>
                    <w:right w:val="none" w:sz="0" w:space="0" w:color="auto"/>
                  </w:divBdr>
                </w:div>
                <w:div w:id="244264925">
                  <w:marLeft w:val="640"/>
                  <w:marRight w:val="0"/>
                  <w:marTop w:val="0"/>
                  <w:marBottom w:val="0"/>
                  <w:divBdr>
                    <w:top w:val="none" w:sz="0" w:space="0" w:color="auto"/>
                    <w:left w:val="none" w:sz="0" w:space="0" w:color="auto"/>
                    <w:bottom w:val="none" w:sz="0" w:space="0" w:color="auto"/>
                    <w:right w:val="none" w:sz="0" w:space="0" w:color="auto"/>
                  </w:divBdr>
                </w:div>
                <w:div w:id="298341894">
                  <w:marLeft w:val="640"/>
                  <w:marRight w:val="0"/>
                  <w:marTop w:val="0"/>
                  <w:marBottom w:val="0"/>
                  <w:divBdr>
                    <w:top w:val="none" w:sz="0" w:space="0" w:color="auto"/>
                    <w:left w:val="none" w:sz="0" w:space="0" w:color="auto"/>
                    <w:bottom w:val="none" w:sz="0" w:space="0" w:color="auto"/>
                    <w:right w:val="none" w:sz="0" w:space="0" w:color="auto"/>
                  </w:divBdr>
                </w:div>
                <w:div w:id="299968535">
                  <w:marLeft w:val="640"/>
                  <w:marRight w:val="0"/>
                  <w:marTop w:val="0"/>
                  <w:marBottom w:val="0"/>
                  <w:divBdr>
                    <w:top w:val="none" w:sz="0" w:space="0" w:color="auto"/>
                    <w:left w:val="none" w:sz="0" w:space="0" w:color="auto"/>
                    <w:bottom w:val="none" w:sz="0" w:space="0" w:color="auto"/>
                    <w:right w:val="none" w:sz="0" w:space="0" w:color="auto"/>
                  </w:divBdr>
                </w:div>
                <w:div w:id="301542855">
                  <w:marLeft w:val="640"/>
                  <w:marRight w:val="0"/>
                  <w:marTop w:val="0"/>
                  <w:marBottom w:val="0"/>
                  <w:divBdr>
                    <w:top w:val="none" w:sz="0" w:space="0" w:color="auto"/>
                    <w:left w:val="none" w:sz="0" w:space="0" w:color="auto"/>
                    <w:bottom w:val="none" w:sz="0" w:space="0" w:color="auto"/>
                    <w:right w:val="none" w:sz="0" w:space="0" w:color="auto"/>
                  </w:divBdr>
                </w:div>
                <w:div w:id="392699584">
                  <w:marLeft w:val="640"/>
                  <w:marRight w:val="0"/>
                  <w:marTop w:val="0"/>
                  <w:marBottom w:val="0"/>
                  <w:divBdr>
                    <w:top w:val="none" w:sz="0" w:space="0" w:color="auto"/>
                    <w:left w:val="none" w:sz="0" w:space="0" w:color="auto"/>
                    <w:bottom w:val="none" w:sz="0" w:space="0" w:color="auto"/>
                    <w:right w:val="none" w:sz="0" w:space="0" w:color="auto"/>
                  </w:divBdr>
                </w:div>
                <w:div w:id="418259290">
                  <w:marLeft w:val="640"/>
                  <w:marRight w:val="0"/>
                  <w:marTop w:val="0"/>
                  <w:marBottom w:val="0"/>
                  <w:divBdr>
                    <w:top w:val="none" w:sz="0" w:space="0" w:color="auto"/>
                    <w:left w:val="none" w:sz="0" w:space="0" w:color="auto"/>
                    <w:bottom w:val="none" w:sz="0" w:space="0" w:color="auto"/>
                    <w:right w:val="none" w:sz="0" w:space="0" w:color="auto"/>
                  </w:divBdr>
                </w:div>
                <w:div w:id="462694633">
                  <w:marLeft w:val="640"/>
                  <w:marRight w:val="0"/>
                  <w:marTop w:val="0"/>
                  <w:marBottom w:val="0"/>
                  <w:divBdr>
                    <w:top w:val="none" w:sz="0" w:space="0" w:color="auto"/>
                    <w:left w:val="none" w:sz="0" w:space="0" w:color="auto"/>
                    <w:bottom w:val="none" w:sz="0" w:space="0" w:color="auto"/>
                    <w:right w:val="none" w:sz="0" w:space="0" w:color="auto"/>
                  </w:divBdr>
                </w:div>
                <w:div w:id="471018415">
                  <w:marLeft w:val="640"/>
                  <w:marRight w:val="0"/>
                  <w:marTop w:val="0"/>
                  <w:marBottom w:val="0"/>
                  <w:divBdr>
                    <w:top w:val="none" w:sz="0" w:space="0" w:color="auto"/>
                    <w:left w:val="none" w:sz="0" w:space="0" w:color="auto"/>
                    <w:bottom w:val="none" w:sz="0" w:space="0" w:color="auto"/>
                    <w:right w:val="none" w:sz="0" w:space="0" w:color="auto"/>
                  </w:divBdr>
                </w:div>
                <w:div w:id="481847052">
                  <w:marLeft w:val="640"/>
                  <w:marRight w:val="0"/>
                  <w:marTop w:val="0"/>
                  <w:marBottom w:val="0"/>
                  <w:divBdr>
                    <w:top w:val="none" w:sz="0" w:space="0" w:color="auto"/>
                    <w:left w:val="none" w:sz="0" w:space="0" w:color="auto"/>
                    <w:bottom w:val="none" w:sz="0" w:space="0" w:color="auto"/>
                    <w:right w:val="none" w:sz="0" w:space="0" w:color="auto"/>
                  </w:divBdr>
                </w:div>
                <w:div w:id="493421948">
                  <w:marLeft w:val="640"/>
                  <w:marRight w:val="0"/>
                  <w:marTop w:val="0"/>
                  <w:marBottom w:val="0"/>
                  <w:divBdr>
                    <w:top w:val="none" w:sz="0" w:space="0" w:color="auto"/>
                    <w:left w:val="none" w:sz="0" w:space="0" w:color="auto"/>
                    <w:bottom w:val="none" w:sz="0" w:space="0" w:color="auto"/>
                    <w:right w:val="none" w:sz="0" w:space="0" w:color="auto"/>
                  </w:divBdr>
                </w:div>
                <w:div w:id="503984137">
                  <w:marLeft w:val="640"/>
                  <w:marRight w:val="0"/>
                  <w:marTop w:val="0"/>
                  <w:marBottom w:val="0"/>
                  <w:divBdr>
                    <w:top w:val="none" w:sz="0" w:space="0" w:color="auto"/>
                    <w:left w:val="none" w:sz="0" w:space="0" w:color="auto"/>
                    <w:bottom w:val="none" w:sz="0" w:space="0" w:color="auto"/>
                    <w:right w:val="none" w:sz="0" w:space="0" w:color="auto"/>
                  </w:divBdr>
                </w:div>
                <w:div w:id="527986698">
                  <w:marLeft w:val="640"/>
                  <w:marRight w:val="0"/>
                  <w:marTop w:val="0"/>
                  <w:marBottom w:val="0"/>
                  <w:divBdr>
                    <w:top w:val="none" w:sz="0" w:space="0" w:color="auto"/>
                    <w:left w:val="none" w:sz="0" w:space="0" w:color="auto"/>
                    <w:bottom w:val="none" w:sz="0" w:space="0" w:color="auto"/>
                    <w:right w:val="none" w:sz="0" w:space="0" w:color="auto"/>
                  </w:divBdr>
                </w:div>
                <w:div w:id="531453675">
                  <w:marLeft w:val="640"/>
                  <w:marRight w:val="0"/>
                  <w:marTop w:val="0"/>
                  <w:marBottom w:val="0"/>
                  <w:divBdr>
                    <w:top w:val="none" w:sz="0" w:space="0" w:color="auto"/>
                    <w:left w:val="none" w:sz="0" w:space="0" w:color="auto"/>
                    <w:bottom w:val="none" w:sz="0" w:space="0" w:color="auto"/>
                    <w:right w:val="none" w:sz="0" w:space="0" w:color="auto"/>
                  </w:divBdr>
                </w:div>
                <w:div w:id="545683600">
                  <w:marLeft w:val="640"/>
                  <w:marRight w:val="0"/>
                  <w:marTop w:val="0"/>
                  <w:marBottom w:val="0"/>
                  <w:divBdr>
                    <w:top w:val="none" w:sz="0" w:space="0" w:color="auto"/>
                    <w:left w:val="none" w:sz="0" w:space="0" w:color="auto"/>
                    <w:bottom w:val="none" w:sz="0" w:space="0" w:color="auto"/>
                    <w:right w:val="none" w:sz="0" w:space="0" w:color="auto"/>
                  </w:divBdr>
                </w:div>
                <w:div w:id="634604724">
                  <w:marLeft w:val="640"/>
                  <w:marRight w:val="0"/>
                  <w:marTop w:val="0"/>
                  <w:marBottom w:val="0"/>
                  <w:divBdr>
                    <w:top w:val="none" w:sz="0" w:space="0" w:color="auto"/>
                    <w:left w:val="none" w:sz="0" w:space="0" w:color="auto"/>
                    <w:bottom w:val="none" w:sz="0" w:space="0" w:color="auto"/>
                    <w:right w:val="none" w:sz="0" w:space="0" w:color="auto"/>
                  </w:divBdr>
                </w:div>
                <w:div w:id="663315879">
                  <w:marLeft w:val="640"/>
                  <w:marRight w:val="0"/>
                  <w:marTop w:val="0"/>
                  <w:marBottom w:val="0"/>
                  <w:divBdr>
                    <w:top w:val="none" w:sz="0" w:space="0" w:color="auto"/>
                    <w:left w:val="none" w:sz="0" w:space="0" w:color="auto"/>
                    <w:bottom w:val="none" w:sz="0" w:space="0" w:color="auto"/>
                    <w:right w:val="none" w:sz="0" w:space="0" w:color="auto"/>
                  </w:divBdr>
                </w:div>
                <w:div w:id="678198447">
                  <w:marLeft w:val="640"/>
                  <w:marRight w:val="0"/>
                  <w:marTop w:val="0"/>
                  <w:marBottom w:val="0"/>
                  <w:divBdr>
                    <w:top w:val="none" w:sz="0" w:space="0" w:color="auto"/>
                    <w:left w:val="none" w:sz="0" w:space="0" w:color="auto"/>
                    <w:bottom w:val="none" w:sz="0" w:space="0" w:color="auto"/>
                    <w:right w:val="none" w:sz="0" w:space="0" w:color="auto"/>
                  </w:divBdr>
                </w:div>
                <w:div w:id="711618669">
                  <w:marLeft w:val="640"/>
                  <w:marRight w:val="0"/>
                  <w:marTop w:val="0"/>
                  <w:marBottom w:val="0"/>
                  <w:divBdr>
                    <w:top w:val="none" w:sz="0" w:space="0" w:color="auto"/>
                    <w:left w:val="none" w:sz="0" w:space="0" w:color="auto"/>
                    <w:bottom w:val="none" w:sz="0" w:space="0" w:color="auto"/>
                    <w:right w:val="none" w:sz="0" w:space="0" w:color="auto"/>
                  </w:divBdr>
                </w:div>
                <w:div w:id="724139926">
                  <w:marLeft w:val="640"/>
                  <w:marRight w:val="0"/>
                  <w:marTop w:val="0"/>
                  <w:marBottom w:val="0"/>
                  <w:divBdr>
                    <w:top w:val="none" w:sz="0" w:space="0" w:color="auto"/>
                    <w:left w:val="none" w:sz="0" w:space="0" w:color="auto"/>
                    <w:bottom w:val="none" w:sz="0" w:space="0" w:color="auto"/>
                    <w:right w:val="none" w:sz="0" w:space="0" w:color="auto"/>
                  </w:divBdr>
                </w:div>
                <w:div w:id="737703331">
                  <w:marLeft w:val="640"/>
                  <w:marRight w:val="0"/>
                  <w:marTop w:val="0"/>
                  <w:marBottom w:val="0"/>
                  <w:divBdr>
                    <w:top w:val="none" w:sz="0" w:space="0" w:color="auto"/>
                    <w:left w:val="none" w:sz="0" w:space="0" w:color="auto"/>
                    <w:bottom w:val="none" w:sz="0" w:space="0" w:color="auto"/>
                    <w:right w:val="none" w:sz="0" w:space="0" w:color="auto"/>
                  </w:divBdr>
                </w:div>
                <w:div w:id="778135668">
                  <w:marLeft w:val="640"/>
                  <w:marRight w:val="0"/>
                  <w:marTop w:val="0"/>
                  <w:marBottom w:val="0"/>
                  <w:divBdr>
                    <w:top w:val="none" w:sz="0" w:space="0" w:color="auto"/>
                    <w:left w:val="none" w:sz="0" w:space="0" w:color="auto"/>
                    <w:bottom w:val="none" w:sz="0" w:space="0" w:color="auto"/>
                    <w:right w:val="none" w:sz="0" w:space="0" w:color="auto"/>
                  </w:divBdr>
                </w:div>
                <w:div w:id="789662830">
                  <w:marLeft w:val="640"/>
                  <w:marRight w:val="0"/>
                  <w:marTop w:val="0"/>
                  <w:marBottom w:val="0"/>
                  <w:divBdr>
                    <w:top w:val="none" w:sz="0" w:space="0" w:color="auto"/>
                    <w:left w:val="none" w:sz="0" w:space="0" w:color="auto"/>
                    <w:bottom w:val="none" w:sz="0" w:space="0" w:color="auto"/>
                    <w:right w:val="none" w:sz="0" w:space="0" w:color="auto"/>
                  </w:divBdr>
                </w:div>
                <w:div w:id="799765069">
                  <w:marLeft w:val="640"/>
                  <w:marRight w:val="0"/>
                  <w:marTop w:val="0"/>
                  <w:marBottom w:val="0"/>
                  <w:divBdr>
                    <w:top w:val="none" w:sz="0" w:space="0" w:color="auto"/>
                    <w:left w:val="none" w:sz="0" w:space="0" w:color="auto"/>
                    <w:bottom w:val="none" w:sz="0" w:space="0" w:color="auto"/>
                    <w:right w:val="none" w:sz="0" w:space="0" w:color="auto"/>
                  </w:divBdr>
                </w:div>
                <w:div w:id="821460925">
                  <w:marLeft w:val="640"/>
                  <w:marRight w:val="0"/>
                  <w:marTop w:val="0"/>
                  <w:marBottom w:val="0"/>
                  <w:divBdr>
                    <w:top w:val="none" w:sz="0" w:space="0" w:color="auto"/>
                    <w:left w:val="none" w:sz="0" w:space="0" w:color="auto"/>
                    <w:bottom w:val="none" w:sz="0" w:space="0" w:color="auto"/>
                    <w:right w:val="none" w:sz="0" w:space="0" w:color="auto"/>
                  </w:divBdr>
                </w:div>
                <w:div w:id="823351488">
                  <w:marLeft w:val="640"/>
                  <w:marRight w:val="0"/>
                  <w:marTop w:val="0"/>
                  <w:marBottom w:val="0"/>
                  <w:divBdr>
                    <w:top w:val="none" w:sz="0" w:space="0" w:color="auto"/>
                    <w:left w:val="none" w:sz="0" w:space="0" w:color="auto"/>
                    <w:bottom w:val="none" w:sz="0" w:space="0" w:color="auto"/>
                    <w:right w:val="none" w:sz="0" w:space="0" w:color="auto"/>
                  </w:divBdr>
                </w:div>
                <w:div w:id="824323210">
                  <w:marLeft w:val="640"/>
                  <w:marRight w:val="0"/>
                  <w:marTop w:val="0"/>
                  <w:marBottom w:val="0"/>
                  <w:divBdr>
                    <w:top w:val="none" w:sz="0" w:space="0" w:color="auto"/>
                    <w:left w:val="none" w:sz="0" w:space="0" w:color="auto"/>
                    <w:bottom w:val="none" w:sz="0" w:space="0" w:color="auto"/>
                    <w:right w:val="none" w:sz="0" w:space="0" w:color="auto"/>
                  </w:divBdr>
                </w:div>
                <w:div w:id="830608164">
                  <w:marLeft w:val="640"/>
                  <w:marRight w:val="0"/>
                  <w:marTop w:val="0"/>
                  <w:marBottom w:val="0"/>
                  <w:divBdr>
                    <w:top w:val="none" w:sz="0" w:space="0" w:color="auto"/>
                    <w:left w:val="none" w:sz="0" w:space="0" w:color="auto"/>
                    <w:bottom w:val="none" w:sz="0" w:space="0" w:color="auto"/>
                    <w:right w:val="none" w:sz="0" w:space="0" w:color="auto"/>
                  </w:divBdr>
                </w:div>
                <w:div w:id="848835885">
                  <w:marLeft w:val="640"/>
                  <w:marRight w:val="0"/>
                  <w:marTop w:val="0"/>
                  <w:marBottom w:val="0"/>
                  <w:divBdr>
                    <w:top w:val="none" w:sz="0" w:space="0" w:color="auto"/>
                    <w:left w:val="none" w:sz="0" w:space="0" w:color="auto"/>
                    <w:bottom w:val="none" w:sz="0" w:space="0" w:color="auto"/>
                    <w:right w:val="none" w:sz="0" w:space="0" w:color="auto"/>
                  </w:divBdr>
                </w:div>
                <w:div w:id="885215163">
                  <w:marLeft w:val="640"/>
                  <w:marRight w:val="0"/>
                  <w:marTop w:val="0"/>
                  <w:marBottom w:val="0"/>
                  <w:divBdr>
                    <w:top w:val="none" w:sz="0" w:space="0" w:color="auto"/>
                    <w:left w:val="none" w:sz="0" w:space="0" w:color="auto"/>
                    <w:bottom w:val="none" w:sz="0" w:space="0" w:color="auto"/>
                    <w:right w:val="none" w:sz="0" w:space="0" w:color="auto"/>
                  </w:divBdr>
                </w:div>
                <w:div w:id="935602640">
                  <w:marLeft w:val="640"/>
                  <w:marRight w:val="0"/>
                  <w:marTop w:val="0"/>
                  <w:marBottom w:val="0"/>
                  <w:divBdr>
                    <w:top w:val="none" w:sz="0" w:space="0" w:color="auto"/>
                    <w:left w:val="none" w:sz="0" w:space="0" w:color="auto"/>
                    <w:bottom w:val="none" w:sz="0" w:space="0" w:color="auto"/>
                    <w:right w:val="none" w:sz="0" w:space="0" w:color="auto"/>
                  </w:divBdr>
                </w:div>
                <w:div w:id="940990393">
                  <w:marLeft w:val="640"/>
                  <w:marRight w:val="0"/>
                  <w:marTop w:val="0"/>
                  <w:marBottom w:val="0"/>
                  <w:divBdr>
                    <w:top w:val="none" w:sz="0" w:space="0" w:color="auto"/>
                    <w:left w:val="none" w:sz="0" w:space="0" w:color="auto"/>
                    <w:bottom w:val="none" w:sz="0" w:space="0" w:color="auto"/>
                    <w:right w:val="none" w:sz="0" w:space="0" w:color="auto"/>
                  </w:divBdr>
                </w:div>
                <w:div w:id="975255565">
                  <w:marLeft w:val="640"/>
                  <w:marRight w:val="0"/>
                  <w:marTop w:val="0"/>
                  <w:marBottom w:val="0"/>
                  <w:divBdr>
                    <w:top w:val="none" w:sz="0" w:space="0" w:color="auto"/>
                    <w:left w:val="none" w:sz="0" w:space="0" w:color="auto"/>
                    <w:bottom w:val="none" w:sz="0" w:space="0" w:color="auto"/>
                    <w:right w:val="none" w:sz="0" w:space="0" w:color="auto"/>
                  </w:divBdr>
                </w:div>
                <w:div w:id="996954521">
                  <w:marLeft w:val="640"/>
                  <w:marRight w:val="0"/>
                  <w:marTop w:val="0"/>
                  <w:marBottom w:val="0"/>
                  <w:divBdr>
                    <w:top w:val="none" w:sz="0" w:space="0" w:color="auto"/>
                    <w:left w:val="none" w:sz="0" w:space="0" w:color="auto"/>
                    <w:bottom w:val="none" w:sz="0" w:space="0" w:color="auto"/>
                    <w:right w:val="none" w:sz="0" w:space="0" w:color="auto"/>
                  </w:divBdr>
                </w:div>
                <w:div w:id="1024290578">
                  <w:marLeft w:val="640"/>
                  <w:marRight w:val="0"/>
                  <w:marTop w:val="0"/>
                  <w:marBottom w:val="0"/>
                  <w:divBdr>
                    <w:top w:val="none" w:sz="0" w:space="0" w:color="auto"/>
                    <w:left w:val="none" w:sz="0" w:space="0" w:color="auto"/>
                    <w:bottom w:val="none" w:sz="0" w:space="0" w:color="auto"/>
                    <w:right w:val="none" w:sz="0" w:space="0" w:color="auto"/>
                  </w:divBdr>
                </w:div>
                <w:div w:id="1026903523">
                  <w:marLeft w:val="640"/>
                  <w:marRight w:val="0"/>
                  <w:marTop w:val="0"/>
                  <w:marBottom w:val="0"/>
                  <w:divBdr>
                    <w:top w:val="none" w:sz="0" w:space="0" w:color="auto"/>
                    <w:left w:val="none" w:sz="0" w:space="0" w:color="auto"/>
                    <w:bottom w:val="none" w:sz="0" w:space="0" w:color="auto"/>
                    <w:right w:val="none" w:sz="0" w:space="0" w:color="auto"/>
                  </w:divBdr>
                </w:div>
                <w:div w:id="1027289519">
                  <w:marLeft w:val="640"/>
                  <w:marRight w:val="0"/>
                  <w:marTop w:val="0"/>
                  <w:marBottom w:val="0"/>
                  <w:divBdr>
                    <w:top w:val="none" w:sz="0" w:space="0" w:color="auto"/>
                    <w:left w:val="none" w:sz="0" w:space="0" w:color="auto"/>
                    <w:bottom w:val="none" w:sz="0" w:space="0" w:color="auto"/>
                    <w:right w:val="none" w:sz="0" w:space="0" w:color="auto"/>
                  </w:divBdr>
                </w:div>
                <w:div w:id="1029530846">
                  <w:marLeft w:val="640"/>
                  <w:marRight w:val="0"/>
                  <w:marTop w:val="0"/>
                  <w:marBottom w:val="0"/>
                  <w:divBdr>
                    <w:top w:val="none" w:sz="0" w:space="0" w:color="auto"/>
                    <w:left w:val="none" w:sz="0" w:space="0" w:color="auto"/>
                    <w:bottom w:val="none" w:sz="0" w:space="0" w:color="auto"/>
                    <w:right w:val="none" w:sz="0" w:space="0" w:color="auto"/>
                  </w:divBdr>
                </w:div>
                <w:div w:id="1074551156">
                  <w:marLeft w:val="640"/>
                  <w:marRight w:val="0"/>
                  <w:marTop w:val="0"/>
                  <w:marBottom w:val="0"/>
                  <w:divBdr>
                    <w:top w:val="none" w:sz="0" w:space="0" w:color="auto"/>
                    <w:left w:val="none" w:sz="0" w:space="0" w:color="auto"/>
                    <w:bottom w:val="none" w:sz="0" w:space="0" w:color="auto"/>
                    <w:right w:val="none" w:sz="0" w:space="0" w:color="auto"/>
                  </w:divBdr>
                </w:div>
                <w:div w:id="1109349064">
                  <w:marLeft w:val="640"/>
                  <w:marRight w:val="0"/>
                  <w:marTop w:val="0"/>
                  <w:marBottom w:val="0"/>
                  <w:divBdr>
                    <w:top w:val="none" w:sz="0" w:space="0" w:color="auto"/>
                    <w:left w:val="none" w:sz="0" w:space="0" w:color="auto"/>
                    <w:bottom w:val="none" w:sz="0" w:space="0" w:color="auto"/>
                    <w:right w:val="none" w:sz="0" w:space="0" w:color="auto"/>
                  </w:divBdr>
                </w:div>
                <w:div w:id="1153642539">
                  <w:marLeft w:val="640"/>
                  <w:marRight w:val="0"/>
                  <w:marTop w:val="0"/>
                  <w:marBottom w:val="0"/>
                  <w:divBdr>
                    <w:top w:val="none" w:sz="0" w:space="0" w:color="auto"/>
                    <w:left w:val="none" w:sz="0" w:space="0" w:color="auto"/>
                    <w:bottom w:val="none" w:sz="0" w:space="0" w:color="auto"/>
                    <w:right w:val="none" w:sz="0" w:space="0" w:color="auto"/>
                  </w:divBdr>
                </w:div>
                <w:div w:id="1163860046">
                  <w:marLeft w:val="640"/>
                  <w:marRight w:val="0"/>
                  <w:marTop w:val="0"/>
                  <w:marBottom w:val="0"/>
                  <w:divBdr>
                    <w:top w:val="none" w:sz="0" w:space="0" w:color="auto"/>
                    <w:left w:val="none" w:sz="0" w:space="0" w:color="auto"/>
                    <w:bottom w:val="none" w:sz="0" w:space="0" w:color="auto"/>
                    <w:right w:val="none" w:sz="0" w:space="0" w:color="auto"/>
                  </w:divBdr>
                </w:div>
                <w:div w:id="1168908036">
                  <w:marLeft w:val="640"/>
                  <w:marRight w:val="0"/>
                  <w:marTop w:val="0"/>
                  <w:marBottom w:val="0"/>
                  <w:divBdr>
                    <w:top w:val="none" w:sz="0" w:space="0" w:color="auto"/>
                    <w:left w:val="none" w:sz="0" w:space="0" w:color="auto"/>
                    <w:bottom w:val="none" w:sz="0" w:space="0" w:color="auto"/>
                    <w:right w:val="none" w:sz="0" w:space="0" w:color="auto"/>
                  </w:divBdr>
                </w:div>
                <w:div w:id="1229877699">
                  <w:marLeft w:val="640"/>
                  <w:marRight w:val="0"/>
                  <w:marTop w:val="0"/>
                  <w:marBottom w:val="0"/>
                  <w:divBdr>
                    <w:top w:val="none" w:sz="0" w:space="0" w:color="auto"/>
                    <w:left w:val="none" w:sz="0" w:space="0" w:color="auto"/>
                    <w:bottom w:val="none" w:sz="0" w:space="0" w:color="auto"/>
                    <w:right w:val="none" w:sz="0" w:space="0" w:color="auto"/>
                  </w:divBdr>
                </w:div>
                <w:div w:id="1271887453">
                  <w:marLeft w:val="640"/>
                  <w:marRight w:val="0"/>
                  <w:marTop w:val="0"/>
                  <w:marBottom w:val="0"/>
                  <w:divBdr>
                    <w:top w:val="none" w:sz="0" w:space="0" w:color="auto"/>
                    <w:left w:val="none" w:sz="0" w:space="0" w:color="auto"/>
                    <w:bottom w:val="none" w:sz="0" w:space="0" w:color="auto"/>
                    <w:right w:val="none" w:sz="0" w:space="0" w:color="auto"/>
                  </w:divBdr>
                </w:div>
                <w:div w:id="1284769205">
                  <w:marLeft w:val="640"/>
                  <w:marRight w:val="0"/>
                  <w:marTop w:val="0"/>
                  <w:marBottom w:val="0"/>
                  <w:divBdr>
                    <w:top w:val="none" w:sz="0" w:space="0" w:color="auto"/>
                    <w:left w:val="none" w:sz="0" w:space="0" w:color="auto"/>
                    <w:bottom w:val="none" w:sz="0" w:space="0" w:color="auto"/>
                    <w:right w:val="none" w:sz="0" w:space="0" w:color="auto"/>
                  </w:divBdr>
                </w:div>
                <w:div w:id="1323846974">
                  <w:marLeft w:val="640"/>
                  <w:marRight w:val="0"/>
                  <w:marTop w:val="0"/>
                  <w:marBottom w:val="0"/>
                  <w:divBdr>
                    <w:top w:val="none" w:sz="0" w:space="0" w:color="auto"/>
                    <w:left w:val="none" w:sz="0" w:space="0" w:color="auto"/>
                    <w:bottom w:val="none" w:sz="0" w:space="0" w:color="auto"/>
                    <w:right w:val="none" w:sz="0" w:space="0" w:color="auto"/>
                  </w:divBdr>
                </w:div>
                <w:div w:id="1323967091">
                  <w:marLeft w:val="640"/>
                  <w:marRight w:val="0"/>
                  <w:marTop w:val="0"/>
                  <w:marBottom w:val="0"/>
                  <w:divBdr>
                    <w:top w:val="none" w:sz="0" w:space="0" w:color="auto"/>
                    <w:left w:val="none" w:sz="0" w:space="0" w:color="auto"/>
                    <w:bottom w:val="none" w:sz="0" w:space="0" w:color="auto"/>
                    <w:right w:val="none" w:sz="0" w:space="0" w:color="auto"/>
                  </w:divBdr>
                </w:div>
                <w:div w:id="1354041567">
                  <w:marLeft w:val="640"/>
                  <w:marRight w:val="0"/>
                  <w:marTop w:val="0"/>
                  <w:marBottom w:val="0"/>
                  <w:divBdr>
                    <w:top w:val="none" w:sz="0" w:space="0" w:color="auto"/>
                    <w:left w:val="none" w:sz="0" w:space="0" w:color="auto"/>
                    <w:bottom w:val="none" w:sz="0" w:space="0" w:color="auto"/>
                    <w:right w:val="none" w:sz="0" w:space="0" w:color="auto"/>
                  </w:divBdr>
                </w:div>
                <w:div w:id="1388450926">
                  <w:marLeft w:val="640"/>
                  <w:marRight w:val="0"/>
                  <w:marTop w:val="0"/>
                  <w:marBottom w:val="0"/>
                  <w:divBdr>
                    <w:top w:val="none" w:sz="0" w:space="0" w:color="auto"/>
                    <w:left w:val="none" w:sz="0" w:space="0" w:color="auto"/>
                    <w:bottom w:val="none" w:sz="0" w:space="0" w:color="auto"/>
                    <w:right w:val="none" w:sz="0" w:space="0" w:color="auto"/>
                  </w:divBdr>
                </w:div>
                <w:div w:id="1418674191">
                  <w:marLeft w:val="640"/>
                  <w:marRight w:val="0"/>
                  <w:marTop w:val="0"/>
                  <w:marBottom w:val="0"/>
                  <w:divBdr>
                    <w:top w:val="none" w:sz="0" w:space="0" w:color="auto"/>
                    <w:left w:val="none" w:sz="0" w:space="0" w:color="auto"/>
                    <w:bottom w:val="none" w:sz="0" w:space="0" w:color="auto"/>
                    <w:right w:val="none" w:sz="0" w:space="0" w:color="auto"/>
                  </w:divBdr>
                </w:div>
                <w:div w:id="1429815747">
                  <w:marLeft w:val="640"/>
                  <w:marRight w:val="0"/>
                  <w:marTop w:val="0"/>
                  <w:marBottom w:val="0"/>
                  <w:divBdr>
                    <w:top w:val="none" w:sz="0" w:space="0" w:color="auto"/>
                    <w:left w:val="none" w:sz="0" w:space="0" w:color="auto"/>
                    <w:bottom w:val="none" w:sz="0" w:space="0" w:color="auto"/>
                    <w:right w:val="none" w:sz="0" w:space="0" w:color="auto"/>
                  </w:divBdr>
                </w:div>
                <w:div w:id="1460949783">
                  <w:marLeft w:val="640"/>
                  <w:marRight w:val="0"/>
                  <w:marTop w:val="0"/>
                  <w:marBottom w:val="0"/>
                  <w:divBdr>
                    <w:top w:val="none" w:sz="0" w:space="0" w:color="auto"/>
                    <w:left w:val="none" w:sz="0" w:space="0" w:color="auto"/>
                    <w:bottom w:val="none" w:sz="0" w:space="0" w:color="auto"/>
                    <w:right w:val="none" w:sz="0" w:space="0" w:color="auto"/>
                  </w:divBdr>
                </w:div>
                <w:div w:id="1503008080">
                  <w:marLeft w:val="640"/>
                  <w:marRight w:val="0"/>
                  <w:marTop w:val="0"/>
                  <w:marBottom w:val="0"/>
                  <w:divBdr>
                    <w:top w:val="none" w:sz="0" w:space="0" w:color="auto"/>
                    <w:left w:val="none" w:sz="0" w:space="0" w:color="auto"/>
                    <w:bottom w:val="none" w:sz="0" w:space="0" w:color="auto"/>
                    <w:right w:val="none" w:sz="0" w:space="0" w:color="auto"/>
                  </w:divBdr>
                </w:div>
                <w:div w:id="1506095911">
                  <w:marLeft w:val="640"/>
                  <w:marRight w:val="0"/>
                  <w:marTop w:val="0"/>
                  <w:marBottom w:val="0"/>
                  <w:divBdr>
                    <w:top w:val="none" w:sz="0" w:space="0" w:color="auto"/>
                    <w:left w:val="none" w:sz="0" w:space="0" w:color="auto"/>
                    <w:bottom w:val="none" w:sz="0" w:space="0" w:color="auto"/>
                    <w:right w:val="none" w:sz="0" w:space="0" w:color="auto"/>
                  </w:divBdr>
                </w:div>
                <w:div w:id="1587375753">
                  <w:marLeft w:val="640"/>
                  <w:marRight w:val="0"/>
                  <w:marTop w:val="0"/>
                  <w:marBottom w:val="0"/>
                  <w:divBdr>
                    <w:top w:val="none" w:sz="0" w:space="0" w:color="auto"/>
                    <w:left w:val="none" w:sz="0" w:space="0" w:color="auto"/>
                    <w:bottom w:val="none" w:sz="0" w:space="0" w:color="auto"/>
                    <w:right w:val="none" w:sz="0" w:space="0" w:color="auto"/>
                  </w:divBdr>
                </w:div>
                <w:div w:id="1717468443">
                  <w:marLeft w:val="640"/>
                  <w:marRight w:val="0"/>
                  <w:marTop w:val="0"/>
                  <w:marBottom w:val="0"/>
                  <w:divBdr>
                    <w:top w:val="none" w:sz="0" w:space="0" w:color="auto"/>
                    <w:left w:val="none" w:sz="0" w:space="0" w:color="auto"/>
                    <w:bottom w:val="none" w:sz="0" w:space="0" w:color="auto"/>
                    <w:right w:val="none" w:sz="0" w:space="0" w:color="auto"/>
                  </w:divBdr>
                </w:div>
                <w:div w:id="1748303888">
                  <w:marLeft w:val="640"/>
                  <w:marRight w:val="0"/>
                  <w:marTop w:val="0"/>
                  <w:marBottom w:val="0"/>
                  <w:divBdr>
                    <w:top w:val="none" w:sz="0" w:space="0" w:color="auto"/>
                    <w:left w:val="none" w:sz="0" w:space="0" w:color="auto"/>
                    <w:bottom w:val="none" w:sz="0" w:space="0" w:color="auto"/>
                    <w:right w:val="none" w:sz="0" w:space="0" w:color="auto"/>
                  </w:divBdr>
                </w:div>
                <w:div w:id="1795169263">
                  <w:marLeft w:val="640"/>
                  <w:marRight w:val="0"/>
                  <w:marTop w:val="0"/>
                  <w:marBottom w:val="0"/>
                  <w:divBdr>
                    <w:top w:val="none" w:sz="0" w:space="0" w:color="auto"/>
                    <w:left w:val="none" w:sz="0" w:space="0" w:color="auto"/>
                    <w:bottom w:val="none" w:sz="0" w:space="0" w:color="auto"/>
                    <w:right w:val="none" w:sz="0" w:space="0" w:color="auto"/>
                  </w:divBdr>
                </w:div>
                <w:div w:id="1835147887">
                  <w:marLeft w:val="640"/>
                  <w:marRight w:val="0"/>
                  <w:marTop w:val="0"/>
                  <w:marBottom w:val="0"/>
                  <w:divBdr>
                    <w:top w:val="none" w:sz="0" w:space="0" w:color="auto"/>
                    <w:left w:val="none" w:sz="0" w:space="0" w:color="auto"/>
                    <w:bottom w:val="none" w:sz="0" w:space="0" w:color="auto"/>
                    <w:right w:val="none" w:sz="0" w:space="0" w:color="auto"/>
                  </w:divBdr>
                </w:div>
                <w:div w:id="1887831758">
                  <w:marLeft w:val="640"/>
                  <w:marRight w:val="0"/>
                  <w:marTop w:val="0"/>
                  <w:marBottom w:val="0"/>
                  <w:divBdr>
                    <w:top w:val="none" w:sz="0" w:space="0" w:color="auto"/>
                    <w:left w:val="none" w:sz="0" w:space="0" w:color="auto"/>
                    <w:bottom w:val="none" w:sz="0" w:space="0" w:color="auto"/>
                    <w:right w:val="none" w:sz="0" w:space="0" w:color="auto"/>
                  </w:divBdr>
                </w:div>
                <w:div w:id="1946569041">
                  <w:marLeft w:val="640"/>
                  <w:marRight w:val="0"/>
                  <w:marTop w:val="0"/>
                  <w:marBottom w:val="0"/>
                  <w:divBdr>
                    <w:top w:val="none" w:sz="0" w:space="0" w:color="auto"/>
                    <w:left w:val="none" w:sz="0" w:space="0" w:color="auto"/>
                    <w:bottom w:val="none" w:sz="0" w:space="0" w:color="auto"/>
                    <w:right w:val="none" w:sz="0" w:space="0" w:color="auto"/>
                  </w:divBdr>
                </w:div>
                <w:div w:id="2009596590">
                  <w:marLeft w:val="640"/>
                  <w:marRight w:val="0"/>
                  <w:marTop w:val="0"/>
                  <w:marBottom w:val="0"/>
                  <w:divBdr>
                    <w:top w:val="none" w:sz="0" w:space="0" w:color="auto"/>
                    <w:left w:val="none" w:sz="0" w:space="0" w:color="auto"/>
                    <w:bottom w:val="none" w:sz="0" w:space="0" w:color="auto"/>
                    <w:right w:val="none" w:sz="0" w:space="0" w:color="auto"/>
                  </w:divBdr>
                </w:div>
                <w:div w:id="2023391046">
                  <w:marLeft w:val="640"/>
                  <w:marRight w:val="0"/>
                  <w:marTop w:val="0"/>
                  <w:marBottom w:val="0"/>
                  <w:divBdr>
                    <w:top w:val="none" w:sz="0" w:space="0" w:color="auto"/>
                    <w:left w:val="none" w:sz="0" w:space="0" w:color="auto"/>
                    <w:bottom w:val="none" w:sz="0" w:space="0" w:color="auto"/>
                    <w:right w:val="none" w:sz="0" w:space="0" w:color="auto"/>
                  </w:divBdr>
                </w:div>
                <w:div w:id="2046712186">
                  <w:marLeft w:val="640"/>
                  <w:marRight w:val="0"/>
                  <w:marTop w:val="0"/>
                  <w:marBottom w:val="0"/>
                  <w:divBdr>
                    <w:top w:val="none" w:sz="0" w:space="0" w:color="auto"/>
                    <w:left w:val="none" w:sz="0" w:space="0" w:color="auto"/>
                    <w:bottom w:val="none" w:sz="0" w:space="0" w:color="auto"/>
                    <w:right w:val="none" w:sz="0" w:space="0" w:color="auto"/>
                  </w:divBdr>
                </w:div>
                <w:div w:id="2095541601">
                  <w:marLeft w:val="640"/>
                  <w:marRight w:val="0"/>
                  <w:marTop w:val="0"/>
                  <w:marBottom w:val="0"/>
                  <w:divBdr>
                    <w:top w:val="none" w:sz="0" w:space="0" w:color="auto"/>
                    <w:left w:val="none" w:sz="0" w:space="0" w:color="auto"/>
                    <w:bottom w:val="none" w:sz="0" w:space="0" w:color="auto"/>
                    <w:right w:val="none" w:sz="0" w:space="0" w:color="auto"/>
                  </w:divBdr>
                </w:div>
              </w:divsChild>
            </w:div>
            <w:div w:id="465314827">
              <w:marLeft w:val="0"/>
              <w:marRight w:val="0"/>
              <w:marTop w:val="0"/>
              <w:marBottom w:val="0"/>
              <w:divBdr>
                <w:top w:val="none" w:sz="0" w:space="0" w:color="auto"/>
                <w:left w:val="none" w:sz="0" w:space="0" w:color="auto"/>
                <w:bottom w:val="none" w:sz="0" w:space="0" w:color="auto"/>
                <w:right w:val="none" w:sz="0" w:space="0" w:color="auto"/>
              </w:divBdr>
              <w:divsChild>
                <w:div w:id="74591222">
                  <w:marLeft w:val="640"/>
                  <w:marRight w:val="0"/>
                  <w:marTop w:val="0"/>
                  <w:marBottom w:val="0"/>
                  <w:divBdr>
                    <w:top w:val="none" w:sz="0" w:space="0" w:color="auto"/>
                    <w:left w:val="none" w:sz="0" w:space="0" w:color="auto"/>
                    <w:bottom w:val="none" w:sz="0" w:space="0" w:color="auto"/>
                    <w:right w:val="none" w:sz="0" w:space="0" w:color="auto"/>
                  </w:divBdr>
                </w:div>
                <w:div w:id="88157821">
                  <w:marLeft w:val="640"/>
                  <w:marRight w:val="0"/>
                  <w:marTop w:val="0"/>
                  <w:marBottom w:val="0"/>
                  <w:divBdr>
                    <w:top w:val="none" w:sz="0" w:space="0" w:color="auto"/>
                    <w:left w:val="none" w:sz="0" w:space="0" w:color="auto"/>
                    <w:bottom w:val="none" w:sz="0" w:space="0" w:color="auto"/>
                    <w:right w:val="none" w:sz="0" w:space="0" w:color="auto"/>
                  </w:divBdr>
                </w:div>
                <w:div w:id="148716585">
                  <w:marLeft w:val="640"/>
                  <w:marRight w:val="0"/>
                  <w:marTop w:val="0"/>
                  <w:marBottom w:val="0"/>
                  <w:divBdr>
                    <w:top w:val="none" w:sz="0" w:space="0" w:color="auto"/>
                    <w:left w:val="none" w:sz="0" w:space="0" w:color="auto"/>
                    <w:bottom w:val="none" w:sz="0" w:space="0" w:color="auto"/>
                    <w:right w:val="none" w:sz="0" w:space="0" w:color="auto"/>
                  </w:divBdr>
                </w:div>
                <w:div w:id="158817395">
                  <w:marLeft w:val="640"/>
                  <w:marRight w:val="0"/>
                  <w:marTop w:val="0"/>
                  <w:marBottom w:val="0"/>
                  <w:divBdr>
                    <w:top w:val="none" w:sz="0" w:space="0" w:color="auto"/>
                    <w:left w:val="none" w:sz="0" w:space="0" w:color="auto"/>
                    <w:bottom w:val="none" w:sz="0" w:space="0" w:color="auto"/>
                    <w:right w:val="none" w:sz="0" w:space="0" w:color="auto"/>
                  </w:divBdr>
                </w:div>
                <w:div w:id="189228751">
                  <w:marLeft w:val="640"/>
                  <w:marRight w:val="0"/>
                  <w:marTop w:val="0"/>
                  <w:marBottom w:val="0"/>
                  <w:divBdr>
                    <w:top w:val="none" w:sz="0" w:space="0" w:color="auto"/>
                    <w:left w:val="none" w:sz="0" w:space="0" w:color="auto"/>
                    <w:bottom w:val="none" w:sz="0" w:space="0" w:color="auto"/>
                    <w:right w:val="none" w:sz="0" w:space="0" w:color="auto"/>
                  </w:divBdr>
                </w:div>
                <w:div w:id="202014125">
                  <w:marLeft w:val="640"/>
                  <w:marRight w:val="0"/>
                  <w:marTop w:val="0"/>
                  <w:marBottom w:val="0"/>
                  <w:divBdr>
                    <w:top w:val="none" w:sz="0" w:space="0" w:color="auto"/>
                    <w:left w:val="none" w:sz="0" w:space="0" w:color="auto"/>
                    <w:bottom w:val="none" w:sz="0" w:space="0" w:color="auto"/>
                    <w:right w:val="none" w:sz="0" w:space="0" w:color="auto"/>
                  </w:divBdr>
                </w:div>
                <w:div w:id="213975375">
                  <w:marLeft w:val="640"/>
                  <w:marRight w:val="0"/>
                  <w:marTop w:val="0"/>
                  <w:marBottom w:val="0"/>
                  <w:divBdr>
                    <w:top w:val="none" w:sz="0" w:space="0" w:color="auto"/>
                    <w:left w:val="none" w:sz="0" w:space="0" w:color="auto"/>
                    <w:bottom w:val="none" w:sz="0" w:space="0" w:color="auto"/>
                    <w:right w:val="none" w:sz="0" w:space="0" w:color="auto"/>
                  </w:divBdr>
                </w:div>
                <w:div w:id="227884505">
                  <w:marLeft w:val="640"/>
                  <w:marRight w:val="0"/>
                  <w:marTop w:val="0"/>
                  <w:marBottom w:val="0"/>
                  <w:divBdr>
                    <w:top w:val="none" w:sz="0" w:space="0" w:color="auto"/>
                    <w:left w:val="none" w:sz="0" w:space="0" w:color="auto"/>
                    <w:bottom w:val="none" w:sz="0" w:space="0" w:color="auto"/>
                    <w:right w:val="none" w:sz="0" w:space="0" w:color="auto"/>
                  </w:divBdr>
                </w:div>
                <w:div w:id="246547088">
                  <w:marLeft w:val="640"/>
                  <w:marRight w:val="0"/>
                  <w:marTop w:val="0"/>
                  <w:marBottom w:val="0"/>
                  <w:divBdr>
                    <w:top w:val="none" w:sz="0" w:space="0" w:color="auto"/>
                    <w:left w:val="none" w:sz="0" w:space="0" w:color="auto"/>
                    <w:bottom w:val="none" w:sz="0" w:space="0" w:color="auto"/>
                    <w:right w:val="none" w:sz="0" w:space="0" w:color="auto"/>
                  </w:divBdr>
                </w:div>
                <w:div w:id="290478308">
                  <w:marLeft w:val="640"/>
                  <w:marRight w:val="0"/>
                  <w:marTop w:val="0"/>
                  <w:marBottom w:val="0"/>
                  <w:divBdr>
                    <w:top w:val="none" w:sz="0" w:space="0" w:color="auto"/>
                    <w:left w:val="none" w:sz="0" w:space="0" w:color="auto"/>
                    <w:bottom w:val="none" w:sz="0" w:space="0" w:color="auto"/>
                    <w:right w:val="none" w:sz="0" w:space="0" w:color="auto"/>
                  </w:divBdr>
                </w:div>
                <w:div w:id="335763782">
                  <w:marLeft w:val="640"/>
                  <w:marRight w:val="0"/>
                  <w:marTop w:val="0"/>
                  <w:marBottom w:val="0"/>
                  <w:divBdr>
                    <w:top w:val="none" w:sz="0" w:space="0" w:color="auto"/>
                    <w:left w:val="none" w:sz="0" w:space="0" w:color="auto"/>
                    <w:bottom w:val="none" w:sz="0" w:space="0" w:color="auto"/>
                    <w:right w:val="none" w:sz="0" w:space="0" w:color="auto"/>
                  </w:divBdr>
                </w:div>
                <w:div w:id="354818649">
                  <w:marLeft w:val="640"/>
                  <w:marRight w:val="0"/>
                  <w:marTop w:val="0"/>
                  <w:marBottom w:val="0"/>
                  <w:divBdr>
                    <w:top w:val="none" w:sz="0" w:space="0" w:color="auto"/>
                    <w:left w:val="none" w:sz="0" w:space="0" w:color="auto"/>
                    <w:bottom w:val="none" w:sz="0" w:space="0" w:color="auto"/>
                    <w:right w:val="none" w:sz="0" w:space="0" w:color="auto"/>
                  </w:divBdr>
                </w:div>
                <w:div w:id="395058129">
                  <w:marLeft w:val="640"/>
                  <w:marRight w:val="0"/>
                  <w:marTop w:val="0"/>
                  <w:marBottom w:val="0"/>
                  <w:divBdr>
                    <w:top w:val="none" w:sz="0" w:space="0" w:color="auto"/>
                    <w:left w:val="none" w:sz="0" w:space="0" w:color="auto"/>
                    <w:bottom w:val="none" w:sz="0" w:space="0" w:color="auto"/>
                    <w:right w:val="none" w:sz="0" w:space="0" w:color="auto"/>
                  </w:divBdr>
                </w:div>
                <w:div w:id="410279528">
                  <w:marLeft w:val="640"/>
                  <w:marRight w:val="0"/>
                  <w:marTop w:val="0"/>
                  <w:marBottom w:val="0"/>
                  <w:divBdr>
                    <w:top w:val="none" w:sz="0" w:space="0" w:color="auto"/>
                    <w:left w:val="none" w:sz="0" w:space="0" w:color="auto"/>
                    <w:bottom w:val="none" w:sz="0" w:space="0" w:color="auto"/>
                    <w:right w:val="none" w:sz="0" w:space="0" w:color="auto"/>
                  </w:divBdr>
                </w:div>
                <w:div w:id="428160791">
                  <w:marLeft w:val="640"/>
                  <w:marRight w:val="0"/>
                  <w:marTop w:val="0"/>
                  <w:marBottom w:val="0"/>
                  <w:divBdr>
                    <w:top w:val="none" w:sz="0" w:space="0" w:color="auto"/>
                    <w:left w:val="none" w:sz="0" w:space="0" w:color="auto"/>
                    <w:bottom w:val="none" w:sz="0" w:space="0" w:color="auto"/>
                    <w:right w:val="none" w:sz="0" w:space="0" w:color="auto"/>
                  </w:divBdr>
                </w:div>
                <w:div w:id="466827075">
                  <w:marLeft w:val="640"/>
                  <w:marRight w:val="0"/>
                  <w:marTop w:val="0"/>
                  <w:marBottom w:val="0"/>
                  <w:divBdr>
                    <w:top w:val="none" w:sz="0" w:space="0" w:color="auto"/>
                    <w:left w:val="none" w:sz="0" w:space="0" w:color="auto"/>
                    <w:bottom w:val="none" w:sz="0" w:space="0" w:color="auto"/>
                    <w:right w:val="none" w:sz="0" w:space="0" w:color="auto"/>
                  </w:divBdr>
                </w:div>
                <w:div w:id="491022822">
                  <w:marLeft w:val="640"/>
                  <w:marRight w:val="0"/>
                  <w:marTop w:val="0"/>
                  <w:marBottom w:val="0"/>
                  <w:divBdr>
                    <w:top w:val="none" w:sz="0" w:space="0" w:color="auto"/>
                    <w:left w:val="none" w:sz="0" w:space="0" w:color="auto"/>
                    <w:bottom w:val="none" w:sz="0" w:space="0" w:color="auto"/>
                    <w:right w:val="none" w:sz="0" w:space="0" w:color="auto"/>
                  </w:divBdr>
                </w:div>
                <w:div w:id="514660292">
                  <w:marLeft w:val="640"/>
                  <w:marRight w:val="0"/>
                  <w:marTop w:val="0"/>
                  <w:marBottom w:val="0"/>
                  <w:divBdr>
                    <w:top w:val="none" w:sz="0" w:space="0" w:color="auto"/>
                    <w:left w:val="none" w:sz="0" w:space="0" w:color="auto"/>
                    <w:bottom w:val="none" w:sz="0" w:space="0" w:color="auto"/>
                    <w:right w:val="none" w:sz="0" w:space="0" w:color="auto"/>
                  </w:divBdr>
                </w:div>
                <w:div w:id="540554747">
                  <w:marLeft w:val="640"/>
                  <w:marRight w:val="0"/>
                  <w:marTop w:val="0"/>
                  <w:marBottom w:val="0"/>
                  <w:divBdr>
                    <w:top w:val="none" w:sz="0" w:space="0" w:color="auto"/>
                    <w:left w:val="none" w:sz="0" w:space="0" w:color="auto"/>
                    <w:bottom w:val="none" w:sz="0" w:space="0" w:color="auto"/>
                    <w:right w:val="none" w:sz="0" w:space="0" w:color="auto"/>
                  </w:divBdr>
                </w:div>
                <w:div w:id="598560801">
                  <w:marLeft w:val="640"/>
                  <w:marRight w:val="0"/>
                  <w:marTop w:val="0"/>
                  <w:marBottom w:val="0"/>
                  <w:divBdr>
                    <w:top w:val="none" w:sz="0" w:space="0" w:color="auto"/>
                    <w:left w:val="none" w:sz="0" w:space="0" w:color="auto"/>
                    <w:bottom w:val="none" w:sz="0" w:space="0" w:color="auto"/>
                    <w:right w:val="none" w:sz="0" w:space="0" w:color="auto"/>
                  </w:divBdr>
                </w:div>
                <w:div w:id="624316488">
                  <w:marLeft w:val="640"/>
                  <w:marRight w:val="0"/>
                  <w:marTop w:val="0"/>
                  <w:marBottom w:val="0"/>
                  <w:divBdr>
                    <w:top w:val="none" w:sz="0" w:space="0" w:color="auto"/>
                    <w:left w:val="none" w:sz="0" w:space="0" w:color="auto"/>
                    <w:bottom w:val="none" w:sz="0" w:space="0" w:color="auto"/>
                    <w:right w:val="none" w:sz="0" w:space="0" w:color="auto"/>
                  </w:divBdr>
                </w:div>
                <w:div w:id="630987188">
                  <w:marLeft w:val="640"/>
                  <w:marRight w:val="0"/>
                  <w:marTop w:val="0"/>
                  <w:marBottom w:val="0"/>
                  <w:divBdr>
                    <w:top w:val="none" w:sz="0" w:space="0" w:color="auto"/>
                    <w:left w:val="none" w:sz="0" w:space="0" w:color="auto"/>
                    <w:bottom w:val="none" w:sz="0" w:space="0" w:color="auto"/>
                    <w:right w:val="none" w:sz="0" w:space="0" w:color="auto"/>
                  </w:divBdr>
                </w:div>
                <w:div w:id="686054239">
                  <w:marLeft w:val="640"/>
                  <w:marRight w:val="0"/>
                  <w:marTop w:val="0"/>
                  <w:marBottom w:val="0"/>
                  <w:divBdr>
                    <w:top w:val="none" w:sz="0" w:space="0" w:color="auto"/>
                    <w:left w:val="none" w:sz="0" w:space="0" w:color="auto"/>
                    <w:bottom w:val="none" w:sz="0" w:space="0" w:color="auto"/>
                    <w:right w:val="none" w:sz="0" w:space="0" w:color="auto"/>
                  </w:divBdr>
                </w:div>
                <w:div w:id="691418615">
                  <w:marLeft w:val="640"/>
                  <w:marRight w:val="0"/>
                  <w:marTop w:val="0"/>
                  <w:marBottom w:val="0"/>
                  <w:divBdr>
                    <w:top w:val="none" w:sz="0" w:space="0" w:color="auto"/>
                    <w:left w:val="none" w:sz="0" w:space="0" w:color="auto"/>
                    <w:bottom w:val="none" w:sz="0" w:space="0" w:color="auto"/>
                    <w:right w:val="none" w:sz="0" w:space="0" w:color="auto"/>
                  </w:divBdr>
                </w:div>
                <w:div w:id="699822980">
                  <w:marLeft w:val="640"/>
                  <w:marRight w:val="0"/>
                  <w:marTop w:val="0"/>
                  <w:marBottom w:val="0"/>
                  <w:divBdr>
                    <w:top w:val="none" w:sz="0" w:space="0" w:color="auto"/>
                    <w:left w:val="none" w:sz="0" w:space="0" w:color="auto"/>
                    <w:bottom w:val="none" w:sz="0" w:space="0" w:color="auto"/>
                    <w:right w:val="none" w:sz="0" w:space="0" w:color="auto"/>
                  </w:divBdr>
                </w:div>
                <w:div w:id="725227758">
                  <w:marLeft w:val="640"/>
                  <w:marRight w:val="0"/>
                  <w:marTop w:val="0"/>
                  <w:marBottom w:val="0"/>
                  <w:divBdr>
                    <w:top w:val="none" w:sz="0" w:space="0" w:color="auto"/>
                    <w:left w:val="none" w:sz="0" w:space="0" w:color="auto"/>
                    <w:bottom w:val="none" w:sz="0" w:space="0" w:color="auto"/>
                    <w:right w:val="none" w:sz="0" w:space="0" w:color="auto"/>
                  </w:divBdr>
                </w:div>
                <w:div w:id="738796322">
                  <w:marLeft w:val="640"/>
                  <w:marRight w:val="0"/>
                  <w:marTop w:val="0"/>
                  <w:marBottom w:val="0"/>
                  <w:divBdr>
                    <w:top w:val="none" w:sz="0" w:space="0" w:color="auto"/>
                    <w:left w:val="none" w:sz="0" w:space="0" w:color="auto"/>
                    <w:bottom w:val="none" w:sz="0" w:space="0" w:color="auto"/>
                    <w:right w:val="none" w:sz="0" w:space="0" w:color="auto"/>
                  </w:divBdr>
                </w:div>
                <w:div w:id="804546768">
                  <w:marLeft w:val="640"/>
                  <w:marRight w:val="0"/>
                  <w:marTop w:val="0"/>
                  <w:marBottom w:val="0"/>
                  <w:divBdr>
                    <w:top w:val="none" w:sz="0" w:space="0" w:color="auto"/>
                    <w:left w:val="none" w:sz="0" w:space="0" w:color="auto"/>
                    <w:bottom w:val="none" w:sz="0" w:space="0" w:color="auto"/>
                    <w:right w:val="none" w:sz="0" w:space="0" w:color="auto"/>
                  </w:divBdr>
                </w:div>
                <w:div w:id="823086658">
                  <w:marLeft w:val="640"/>
                  <w:marRight w:val="0"/>
                  <w:marTop w:val="0"/>
                  <w:marBottom w:val="0"/>
                  <w:divBdr>
                    <w:top w:val="none" w:sz="0" w:space="0" w:color="auto"/>
                    <w:left w:val="none" w:sz="0" w:space="0" w:color="auto"/>
                    <w:bottom w:val="none" w:sz="0" w:space="0" w:color="auto"/>
                    <w:right w:val="none" w:sz="0" w:space="0" w:color="auto"/>
                  </w:divBdr>
                </w:div>
                <w:div w:id="848451588">
                  <w:marLeft w:val="640"/>
                  <w:marRight w:val="0"/>
                  <w:marTop w:val="0"/>
                  <w:marBottom w:val="0"/>
                  <w:divBdr>
                    <w:top w:val="none" w:sz="0" w:space="0" w:color="auto"/>
                    <w:left w:val="none" w:sz="0" w:space="0" w:color="auto"/>
                    <w:bottom w:val="none" w:sz="0" w:space="0" w:color="auto"/>
                    <w:right w:val="none" w:sz="0" w:space="0" w:color="auto"/>
                  </w:divBdr>
                </w:div>
                <w:div w:id="923610096">
                  <w:marLeft w:val="640"/>
                  <w:marRight w:val="0"/>
                  <w:marTop w:val="0"/>
                  <w:marBottom w:val="0"/>
                  <w:divBdr>
                    <w:top w:val="none" w:sz="0" w:space="0" w:color="auto"/>
                    <w:left w:val="none" w:sz="0" w:space="0" w:color="auto"/>
                    <w:bottom w:val="none" w:sz="0" w:space="0" w:color="auto"/>
                    <w:right w:val="none" w:sz="0" w:space="0" w:color="auto"/>
                  </w:divBdr>
                </w:div>
                <w:div w:id="929503200">
                  <w:marLeft w:val="640"/>
                  <w:marRight w:val="0"/>
                  <w:marTop w:val="0"/>
                  <w:marBottom w:val="0"/>
                  <w:divBdr>
                    <w:top w:val="none" w:sz="0" w:space="0" w:color="auto"/>
                    <w:left w:val="none" w:sz="0" w:space="0" w:color="auto"/>
                    <w:bottom w:val="none" w:sz="0" w:space="0" w:color="auto"/>
                    <w:right w:val="none" w:sz="0" w:space="0" w:color="auto"/>
                  </w:divBdr>
                </w:div>
                <w:div w:id="1003512784">
                  <w:marLeft w:val="640"/>
                  <w:marRight w:val="0"/>
                  <w:marTop w:val="0"/>
                  <w:marBottom w:val="0"/>
                  <w:divBdr>
                    <w:top w:val="none" w:sz="0" w:space="0" w:color="auto"/>
                    <w:left w:val="none" w:sz="0" w:space="0" w:color="auto"/>
                    <w:bottom w:val="none" w:sz="0" w:space="0" w:color="auto"/>
                    <w:right w:val="none" w:sz="0" w:space="0" w:color="auto"/>
                  </w:divBdr>
                </w:div>
                <w:div w:id="1045837457">
                  <w:marLeft w:val="640"/>
                  <w:marRight w:val="0"/>
                  <w:marTop w:val="0"/>
                  <w:marBottom w:val="0"/>
                  <w:divBdr>
                    <w:top w:val="none" w:sz="0" w:space="0" w:color="auto"/>
                    <w:left w:val="none" w:sz="0" w:space="0" w:color="auto"/>
                    <w:bottom w:val="none" w:sz="0" w:space="0" w:color="auto"/>
                    <w:right w:val="none" w:sz="0" w:space="0" w:color="auto"/>
                  </w:divBdr>
                </w:div>
                <w:div w:id="1055618538">
                  <w:marLeft w:val="640"/>
                  <w:marRight w:val="0"/>
                  <w:marTop w:val="0"/>
                  <w:marBottom w:val="0"/>
                  <w:divBdr>
                    <w:top w:val="none" w:sz="0" w:space="0" w:color="auto"/>
                    <w:left w:val="none" w:sz="0" w:space="0" w:color="auto"/>
                    <w:bottom w:val="none" w:sz="0" w:space="0" w:color="auto"/>
                    <w:right w:val="none" w:sz="0" w:space="0" w:color="auto"/>
                  </w:divBdr>
                </w:div>
                <w:div w:id="1068262501">
                  <w:marLeft w:val="640"/>
                  <w:marRight w:val="0"/>
                  <w:marTop w:val="0"/>
                  <w:marBottom w:val="0"/>
                  <w:divBdr>
                    <w:top w:val="none" w:sz="0" w:space="0" w:color="auto"/>
                    <w:left w:val="none" w:sz="0" w:space="0" w:color="auto"/>
                    <w:bottom w:val="none" w:sz="0" w:space="0" w:color="auto"/>
                    <w:right w:val="none" w:sz="0" w:space="0" w:color="auto"/>
                  </w:divBdr>
                </w:div>
                <w:div w:id="1126777769">
                  <w:marLeft w:val="640"/>
                  <w:marRight w:val="0"/>
                  <w:marTop w:val="0"/>
                  <w:marBottom w:val="0"/>
                  <w:divBdr>
                    <w:top w:val="none" w:sz="0" w:space="0" w:color="auto"/>
                    <w:left w:val="none" w:sz="0" w:space="0" w:color="auto"/>
                    <w:bottom w:val="none" w:sz="0" w:space="0" w:color="auto"/>
                    <w:right w:val="none" w:sz="0" w:space="0" w:color="auto"/>
                  </w:divBdr>
                </w:div>
                <w:div w:id="1167402140">
                  <w:marLeft w:val="640"/>
                  <w:marRight w:val="0"/>
                  <w:marTop w:val="0"/>
                  <w:marBottom w:val="0"/>
                  <w:divBdr>
                    <w:top w:val="none" w:sz="0" w:space="0" w:color="auto"/>
                    <w:left w:val="none" w:sz="0" w:space="0" w:color="auto"/>
                    <w:bottom w:val="none" w:sz="0" w:space="0" w:color="auto"/>
                    <w:right w:val="none" w:sz="0" w:space="0" w:color="auto"/>
                  </w:divBdr>
                </w:div>
                <w:div w:id="1172336489">
                  <w:marLeft w:val="640"/>
                  <w:marRight w:val="0"/>
                  <w:marTop w:val="0"/>
                  <w:marBottom w:val="0"/>
                  <w:divBdr>
                    <w:top w:val="none" w:sz="0" w:space="0" w:color="auto"/>
                    <w:left w:val="none" w:sz="0" w:space="0" w:color="auto"/>
                    <w:bottom w:val="none" w:sz="0" w:space="0" w:color="auto"/>
                    <w:right w:val="none" w:sz="0" w:space="0" w:color="auto"/>
                  </w:divBdr>
                </w:div>
                <w:div w:id="1207184282">
                  <w:marLeft w:val="640"/>
                  <w:marRight w:val="0"/>
                  <w:marTop w:val="0"/>
                  <w:marBottom w:val="0"/>
                  <w:divBdr>
                    <w:top w:val="none" w:sz="0" w:space="0" w:color="auto"/>
                    <w:left w:val="none" w:sz="0" w:space="0" w:color="auto"/>
                    <w:bottom w:val="none" w:sz="0" w:space="0" w:color="auto"/>
                    <w:right w:val="none" w:sz="0" w:space="0" w:color="auto"/>
                  </w:divBdr>
                </w:div>
                <w:div w:id="1230075433">
                  <w:marLeft w:val="640"/>
                  <w:marRight w:val="0"/>
                  <w:marTop w:val="0"/>
                  <w:marBottom w:val="0"/>
                  <w:divBdr>
                    <w:top w:val="none" w:sz="0" w:space="0" w:color="auto"/>
                    <w:left w:val="none" w:sz="0" w:space="0" w:color="auto"/>
                    <w:bottom w:val="none" w:sz="0" w:space="0" w:color="auto"/>
                    <w:right w:val="none" w:sz="0" w:space="0" w:color="auto"/>
                  </w:divBdr>
                </w:div>
                <w:div w:id="1235434407">
                  <w:marLeft w:val="640"/>
                  <w:marRight w:val="0"/>
                  <w:marTop w:val="0"/>
                  <w:marBottom w:val="0"/>
                  <w:divBdr>
                    <w:top w:val="none" w:sz="0" w:space="0" w:color="auto"/>
                    <w:left w:val="none" w:sz="0" w:space="0" w:color="auto"/>
                    <w:bottom w:val="none" w:sz="0" w:space="0" w:color="auto"/>
                    <w:right w:val="none" w:sz="0" w:space="0" w:color="auto"/>
                  </w:divBdr>
                </w:div>
                <w:div w:id="1241404337">
                  <w:marLeft w:val="640"/>
                  <w:marRight w:val="0"/>
                  <w:marTop w:val="0"/>
                  <w:marBottom w:val="0"/>
                  <w:divBdr>
                    <w:top w:val="none" w:sz="0" w:space="0" w:color="auto"/>
                    <w:left w:val="none" w:sz="0" w:space="0" w:color="auto"/>
                    <w:bottom w:val="none" w:sz="0" w:space="0" w:color="auto"/>
                    <w:right w:val="none" w:sz="0" w:space="0" w:color="auto"/>
                  </w:divBdr>
                </w:div>
                <w:div w:id="1243565165">
                  <w:marLeft w:val="640"/>
                  <w:marRight w:val="0"/>
                  <w:marTop w:val="0"/>
                  <w:marBottom w:val="0"/>
                  <w:divBdr>
                    <w:top w:val="none" w:sz="0" w:space="0" w:color="auto"/>
                    <w:left w:val="none" w:sz="0" w:space="0" w:color="auto"/>
                    <w:bottom w:val="none" w:sz="0" w:space="0" w:color="auto"/>
                    <w:right w:val="none" w:sz="0" w:space="0" w:color="auto"/>
                  </w:divBdr>
                </w:div>
                <w:div w:id="1255936483">
                  <w:marLeft w:val="640"/>
                  <w:marRight w:val="0"/>
                  <w:marTop w:val="0"/>
                  <w:marBottom w:val="0"/>
                  <w:divBdr>
                    <w:top w:val="none" w:sz="0" w:space="0" w:color="auto"/>
                    <w:left w:val="none" w:sz="0" w:space="0" w:color="auto"/>
                    <w:bottom w:val="none" w:sz="0" w:space="0" w:color="auto"/>
                    <w:right w:val="none" w:sz="0" w:space="0" w:color="auto"/>
                  </w:divBdr>
                </w:div>
                <w:div w:id="1258633802">
                  <w:marLeft w:val="640"/>
                  <w:marRight w:val="0"/>
                  <w:marTop w:val="0"/>
                  <w:marBottom w:val="0"/>
                  <w:divBdr>
                    <w:top w:val="none" w:sz="0" w:space="0" w:color="auto"/>
                    <w:left w:val="none" w:sz="0" w:space="0" w:color="auto"/>
                    <w:bottom w:val="none" w:sz="0" w:space="0" w:color="auto"/>
                    <w:right w:val="none" w:sz="0" w:space="0" w:color="auto"/>
                  </w:divBdr>
                </w:div>
                <w:div w:id="1343779979">
                  <w:marLeft w:val="640"/>
                  <w:marRight w:val="0"/>
                  <w:marTop w:val="0"/>
                  <w:marBottom w:val="0"/>
                  <w:divBdr>
                    <w:top w:val="none" w:sz="0" w:space="0" w:color="auto"/>
                    <w:left w:val="none" w:sz="0" w:space="0" w:color="auto"/>
                    <w:bottom w:val="none" w:sz="0" w:space="0" w:color="auto"/>
                    <w:right w:val="none" w:sz="0" w:space="0" w:color="auto"/>
                  </w:divBdr>
                </w:div>
                <w:div w:id="1357461733">
                  <w:marLeft w:val="640"/>
                  <w:marRight w:val="0"/>
                  <w:marTop w:val="0"/>
                  <w:marBottom w:val="0"/>
                  <w:divBdr>
                    <w:top w:val="none" w:sz="0" w:space="0" w:color="auto"/>
                    <w:left w:val="none" w:sz="0" w:space="0" w:color="auto"/>
                    <w:bottom w:val="none" w:sz="0" w:space="0" w:color="auto"/>
                    <w:right w:val="none" w:sz="0" w:space="0" w:color="auto"/>
                  </w:divBdr>
                </w:div>
                <w:div w:id="1371952167">
                  <w:marLeft w:val="640"/>
                  <w:marRight w:val="0"/>
                  <w:marTop w:val="0"/>
                  <w:marBottom w:val="0"/>
                  <w:divBdr>
                    <w:top w:val="none" w:sz="0" w:space="0" w:color="auto"/>
                    <w:left w:val="none" w:sz="0" w:space="0" w:color="auto"/>
                    <w:bottom w:val="none" w:sz="0" w:space="0" w:color="auto"/>
                    <w:right w:val="none" w:sz="0" w:space="0" w:color="auto"/>
                  </w:divBdr>
                </w:div>
                <w:div w:id="1385907818">
                  <w:marLeft w:val="640"/>
                  <w:marRight w:val="0"/>
                  <w:marTop w:val="0"/>
                  <w:marBottom w:val="0"/>
                  <w:divBdr>
                    <w:top w:val="none" w:sz="0" w:space="0" w:color="auto"/>
                    <w:left w:val="none" w:sz="0" w:space="0" w:color="auto"/>
                    <w:bottom w:val="none" w:sz="0" w:space="0" w:color="auto"/>
                    <w:right w:val="none" w:sz="0" w:space="0" w:color="auto"/>
                  </w:divBdr>
                </w:div>
                <w:div w:id="1425032700">
                  <w:marLeft w:val="640"/>
                  <w:marRight w:val="0"/>
                  <w:marTop w:val="0"/>
                  <w:marBottom w:val="0"/>
                  <w:divBdr>
                    <w:top w:val="none" w:sz="0" w:space="0" w:color="auto"/>
                    <w:left w:val="none" w:sz="0" w:space="0" w:color="auto"/>
                    <w:bottom w:val="none" w:sz="0" w:space="0" w:color="auto"/>
                    <w:right w:val="none" w:sz="0" w:space="0" w:color="auto"/>
                  </w:divBdr>
                </w:div>
                <w:div w:id="1465658842">
                  <w:marLeft w:val="640"/>
                  <w:marRight w:val="0"/>
                  <w:marTop w:val="0"/>
                  <w:marBottom w:val="0"/>
                  <w:divBdr>
                    <w:top w:val="none" w:sz="0" w:space="0" w:color="auto"/>
                    <w:left w:val="none" w:sz="0" w:space="0" w:color="auto"/>
                    <w:bottom w:val="none" w:sz="0" w:space="0" w:color="auto"/>
                    <w:right w:val="none" w:sz="0" w:space="0" w:color="auto"/>
                  </w:divBdr>
                </w:div>
                <w:div w:id="1478455207">
                  <w:marLeft w:val="640"/>
                  <w:marRight w:val="0"/>
                  <w:marTop w:val="0"/>
                  <w:marBottom w:val="0"/>
                  <w:divBdr>
                    <w:top w:val="none" w:sz="0" w:space="0" w:color="auto"/>
                    <w:left w:val="none" w:sz="0" w:space="0" w:color="auto"/>
                    <w:bottom w:val="none" w:sz="0" w:space="0" w:color="auto"/>
                    <w:right w:val="none" w:sz="0" w:space="0" w:color="auto"/>
                  </w:divBdr>
                </w:div>
                <w:div w:id="1479959241">
                  <w:marLeft w:val="640"/>
                  <w:marRight w:val="0"/>
                  <w:marTop w:val="0"/>
                  <w:marBottom w:val="0"/>
                  <w:divBdr>
                    <w:top w:val="none" w:sz="0" w:space="0" w:color="auto"/>
                    <w:left w:val="none" w:sz="0" w:space="0" w:color="auto"/>
                    <w:bottom w:val="none" w:sz="0" w:space="0" w:color="auto"/>
                    <w:right w:val="none" w:sz="0" w:space="0" w:color="auto"/>
                  </w:divBdr>
                </w:div>
                <w:div w:id="1496603768">
                  <w:marLeft w:val="640"/>
                  <w:marRight w:val="0"/>
                  <w:marTop w:val="0"/>
                  <w:marBottom w:val="0"/>
                  <w:divBdr>
                    <w:top w:val="none" w:sz="0" w:space="0" w:color="auto"/>
                    <w:left w:val="none" w:sz="0" w:space="0" w:color="auto"/>
                    <w:bottom w:val="none" w:sz="0" w:space="0" w:color="auto"/>
                    <w:right w:val="none" w:sz="0" w:space="0" w:color="auto"/>
                  </w:divBdr>
                </w:div>
                <w:div w:id="1515993334">
                  <w:marLeft w:val="640"/>
                  <w:marRight w:val="0"/>
                  <w:marTop w:val="0"/>
                  <w:marBottom w:val="0"/>
                  <w:divBdr>
                    <w:top w:val="none" w:sz="0" w:space="0" w:color="auto"/>
                    <w:left w:val="none" w:sz="0" w:space="0" w:color="auto"/>
                    <w:bottom w:val="none" w:sz="0" w:space="0" w:color="auto"/>
                    <w:right w:val="none" w:sz="0" w:space="0" w:color="auto"/>
                  </w:divBdr>
                </w:div>
                <w:div w:id="1524637308">
                  <w:marLeft w:val="640"/>
                  <w:marRight w:val="0"/>
                  <w:marTop w:val="0"/>
                  <w:marBottom w:val="0"/>
                  <w:divBdr>
                    <w:top w:val="none" w:sz="0" w:space="0" w:color="auto"/>
                    <w:left w:val="none" w:sz="0" w:space="0" w:color="auto"/>
                    <w:bottom w:val="none" w:sz="0" w:space="0" w:color="auto"/>
                    <w:right w:val="none" w:sz="0" w:space="0" w:color="auto"/>
                  </w:divBdr>
                </w:div>
                <w:div w:id="1565335160">
                  <w:marLeft w:val="640"/>
                  <w:marRight w:val="0"/>
                  <w:marTop w:val="0"/>
                  <w:marBottom w:val="0"/>
                  <w:divBdr>
                    <w:top w:val="none" w:sz="0" w:space="0" w:color="auto"/>
                    <w:left w:val="none" w:sz="0" w:space="0" w:color="auto"/>
                    <w:bottom w:val="none" w:sz="0" w:space="0" w:color="auto"/>
                    <w:right w:val="none" w:sz="0" w:space="0" w:color="auto"/>
                  </w:divBdr>
                </w:div>
                <w:div w:id="1628243055">
                  <w:marLeft w:val="640"/>
                  <w:marRight w:val="0"/>
                  <w:marTop w:val="0"/>
                  <w:marBottom w:val="0"/>
                  <w:divBdr>
                    <w:top w:val="none" w:sz="0" w:space="0" w:color="auto"/>
                    <w:left w:val="none" w:sz="0" w:space="0" w:color="auto"/>
                    <w:bottom w:val="none" w:sz="0" w:space="0" w:color="auto"/>
                    <w:right w:val="none" w:sz="0" w:space="0" w:color="auto"/>
                  </w:divBdr>
                </w:div>
                <w:div w:id="1646734032">
                  <w:marLeft w:val="640"/>
                  <w:marRight w:val="0"/>
                  <w:marTop w:val="0"/>
                  <w:marBottom w:val="0"/>
                  <w:divBdr>
                    <w:top w:val="none" w:sz="0" w:space="0" w:color="auto"/>
                    <w:left w:val="none" w:sz="0" w:space="0" w:color="auto"/>
                    <w:bottom w:val="none" w:sz="0" w:space="0" w:color="auto"/>
                    <w:right w:val="none" w:sz="0" w:space="0" w:color="auto"/>
                  </w:divBdr>
                </w:div>
                <w:div w:id="1655378694">
                  <w:marLeft w:val="640"/>
                  <w:marRight w:val="0"/>
                  <w:marTop w:val="0"/>
                  <w:marBottom w:val="0"/>
                  <w:divBdr>
                    <w:top w:val="none" w:sz="0" w:space="0" w:color="auto"/>
                    <w:left w:val="none" w:sz="0" w:space="0" w:color="auto"/>
                    <w:bottom w:val="none" w:sz="0" w:space="0" w:color="auto"/>
                    <w:right w:val="none" w:sz="0" w:space="0" w:color="auto"/>
                  </w:divBdr>
                </w:div>
                <w:div w:id="1683970275">
                  <w:marLeft w:val="640"/>
                  <w:marRight w:val="0"/>
                  <w:marTop w:val="0"/>
                  <w:marBottom w:val="0"/>
                  <w:divBdr>
                    <w:top w:val="none" w:sz="0" w:space="0" w:color="auto"/>
                    <w:left w:val="none" w:sz="0" w:space="0" w:color="auto"/>
                    <w:bottom w:val="none" w:sz="0" w:space="0" w:color="auto"/>
                    <w:right w:val="none" w:sz="0" w:space="0" w:color="auto"/>
                  </w:divBdr>
                </w:div>
                <w:div w:id="1694458793">
                  <w:marLeft w:val="640"/>
                  <w:marRight w:val="0"/>
                  <w:marTop w:val="0"/>
                  <w:marBottom w:val="0"/>
                  <w:divBdr>
                    <w:top w:val="none" w:sz="0" w:space="0" w:color="auto"/>
                    <w:left w:val="none" w:sz="0" w:space="0" w:color="auto"/>
                    <w:bottom w:val="none" w:sz="0" w:space="0" w:color="auto"/>
                    <w:right w:val="none" w:sz="0" w:space="0" w:color="auto"/>
                  </w:divBdr>
                </w:div>
                <w:div w:id="1728608256">
                  <w:marLeft w:val="640"/>
                  <w:marRight w:val="0"/>
                  <w:marTop w:val="0"/>
                  <w:marBottom w:val="0"/>
                  <w:divBdr>
                    <w:top w:val="none" w:sz="0" w:space="0" w:color="auto"/>
                    <w:left w:val="none" w:sz="0" w:space="0" w:color="auto"/>
                    <w:bottom w:val="none" w:sz="0" w:space="0" w:color="auto"/>
                    <w:right w:val="none" w:sz="0" w:space="0" w:color="auto"/>
                  </w:divBdr>
                </w:div>
                <w:div w:id="1749231835">
                  <w:marLeft w:val="640"/>
                  <w:marRight w:val="0"/>
                  <w:marTop w:val="0"/>
                  <w:marBottom w:val="0"/>
                  <w:divBdr>
                    <w:top w:val="none" w:sz="0" w:space="0" w:color="auto"/>
                    <w:left w:val="none" w:sz="0" w:space="0" w:color="auto"/>
                    <w:bottom w:val="none" w:sz="0" w:space="0" w:color="auto"/>
                    <w:right w:val="none" w:sz="0" w:space="0" w:color="auto"/>
                  </w:divBdr>
                </w:div>
                <w:div w:id="1771199591">
                  <w:marLeft w:val="640"/>
                  <w:marRight w:val="0"/>
                  <w:marTop w:val="0"/>
                  <w:marBottom w:val="0"/>
                  <w:divBdr>
                    <w:top w:val="none" w:sz="0" w:space="0" w:color="auto"/>
                    <w:left w:val="none" w:sz="0" w:space="0" w:color="auto"/>
                    <w:bottom w:val="none" w:sz="0" w:space="0" w:color="auto"/>
                    <w:right w:val="none" w:sz="0" w:space="0" w:color="auto"/>
                  </w:divBdr>
                </w:div>
                <w:div w:id="1893541025">
                  <w:marLeft w:val="640"/>
                  <w:marRight w:val="0"/>
                  <w:marTop w:val="0"/>
                  <w:marBottom w:val="0"/>
                  <w:divBdr>
                    <w:top w:val="none" w:sz="0" w:space="0" w:color="auto"/>
                    <w:left w:val="none" w:sz="0" w:space="0" w:color="auto"/>
                    <w:bottom w:val="none" w:sz="0" w:space="0" w:color="auto"/>
                    <w:right w:val="none" w:sz="0" w:space="0" w:color="auto"/>
                  </w:divBdr>
                </w:div>
                <w:div w:id="1962690308">
                  <w:marLeft w:val="640"/>
                  <w:marRight w:val="0"/>
                  <w:marTop w:val="0"/>
                  <w:marBottom w:val="0"/>
                  <w:divBdr>
                    <w:top w:val="none" w:sz="0" w:space="0" w:color="auto"/>
                    <w:left w:val="none" w:sz="0" w:space="0" w:color="auto"/>
                    <w:bottom w:val="none" w:sz="0" w:space="0" w:color="auto"/>
                    <w:right w:val="none" w:sz="0" w:space="0" w:color="auto"/>
                  </w:divBdr>
                </w:div>
                <w:div w:id="2048018008">
                  <w:marLeft w:val="640"/>
                  <w:marRight w:val="0"/>
                  <w:marTop w:val="0"/>
                  <w:marBottom w:val="0"/>
                  <w:divBdr>
                    <w:top w:val="none" w:sz="0" w:space="0" w:color="auto"/>
                    <w:left w:val="none" w:sz="0" w:space="0" w:color="auto"/>
                    <w:bottom w:val="none" w:sz="0" w:space="0" w:color="auto"/>
                    <w:right w:val="none" w:sz="0" w:space="0" w:color="auto"/>
                  </w:divBdr>
                </w:div>
                <w:div w:id="2147358746">
                  <w:marLeft w:val="640"/>
                  <w:marRight w:val="0"/>
                  <w:marTop w:val="0"/>
                  <w:marBottom w:val="0"/>
                  <w:divBdr>
                    <w:top w:val="none" w:sz="0" w:space="0" w:color="auto"/>
                    <w:left w:val="none" w:sz="0" w:space="0" w:color="auto"/>
                    <w:bottom w:val="none" w:sz="0" w:space="0" w:color="auto"/>
                    <w:right w:val="none" w:sz="0" w:space="0" w:color="auto"/>
                  </w:divBdr>
                </w:div>
              </w:divsChild>
            </w:div>
            <w:div w:id="508297775">
              <w:marLeft w:val="0"/>
              <w:marRight w:val="0"/>
              <w:marTop w:val="0"/>
              <w:marBottom w:val="0"/>
              <w:divBdr>
                <w:top w:val="none" w:sz="0" w:space="0" w:color="auto"/>
                <w:left w:val="none" w:sz="0" w:space="0" w:color="auto"/>
                <w:bottom w:val="none" w:sz="0" w:space="0" w:color="auto"/>
                <w:right w:val="none" w:sz="0" w:space="0" w:color="auto"/>
              </w:divBdr>
              <w:divsChild>
                <w:div w:id="22942244">
                  <w:marLeft w:val="640"/>
                  <w:marRight w:val="0"/>
                  <w:marTop w:val="0"/>
                  <w:marBottom w:val="0"/>
                  <w:divBdr>
                    <w:top w:val="none" w:sz="0" w:space="0" w:color="auto"/>
                    <w:left w:val="none" w:sz="0" w:space="0" w:color="auto"/>
                    <w:bottom w:val="none" w:sz="0" w:space="0" w:color="auto"/>
                    <w:right w:val="none" w:sz="0" w:space="0" w:color="auto"/>
                  </w:divBdr>
                </w:div>
                <w:div w:id="63650075">
                  <w:marLeft w:val="640"/>
                  <w:marRight w:val="0"/>
                  <w:marTop w:val="0"/>
                  <w:marBottom w:val="0"/>
                  <w:divBdr>
                    <w:top w:val="none" w:sz="0" w:space="0" w:color="auto"/>
                    <w:left w:val="none" w:sz="0" w:space="0" w:color="auto"/>
                    <w:bottom w:val="none" w:sz="0" w:space="0" w:color="auto"/>
                    <w:right w:val="none" w:sz="0" w:space="0" w:color="auto"/>
                  </w:divBdr>
                </w:div>
                <w:div w:id="108402086">
                  <w:marLeft w:val="640"/>
                  <w:marRight w:val="0"/>
                  <w:marTop w:val="0"/>
                  <w:marBottom w:val="0"/>
                  <w:divBdr>
                    <w:top w:val="none" w:sz="0" w:space="0" w:color="auto"/>
                    <w:left w:val="none" w:sz="0" w:space="0" w:color="auto"/>
                    <w:bottom w:val="none" w:sz="0" w:space="0" w:color="auto"/>
                    <w:right w:val="none" w:sz="0" w:space="0" w:color="auto"/>
                  </w:divBdr>
                </w:div>
                <w:div w:id="129638935">
                  <w:marLeft w:val="640"/>
                  <w:marRight w:val="0"/>
                  <w:marTop w:val="0"/>
                  <w:marBottom w:val="0"/>
                  <w:divBdr>
                    <w:top w:val="none" w:sz="0" w:space="0" w:color="auto"/>
                    <w:left w:val="none" w:sz="0" w:space="0" w:color="auto"/>
                    <w:bottom w:val="none" w:sz="0" w:space="0" w:color="auto"/>
                    <w:right w:val="none" w:sz="0" w:space="0" w:color="auto"/>
                  </w:divBdr>
                </w:div>
                <w:div w:id="142240298">
                  <w:marLeft w:val="640"/>
                  <w:marRight w:val="0"/>
                  <w:marTop w:val="0"/>
                  <w:marBottom w:val="0"/>
                  <w:divBdr>
                    <w:top w:val="none" w:sz="0" w:space="0" w:color="auto"/>
                    <w:left w:val="none" w:sz="0" w:space="0" w:color="auto"/>
                    <w:bottom w:val="none" w:sz="0" w:space="0" w:color="auto"/>
                    <w:right w:val="none" w:sz="0" w:space="0" w:color="auto"/>
                  </w:divBdr>
                </w:div>
                <w:div w:id="203761480">
                  <w:marLeft w:val="640"/>
                  <w:marRight w:val="0"/>
                  <w:marTop w:val="0"/>
                  <w:marBottom w:val="0"/>
                  <w:divBdr>
                    <w:top w:val="none" w:sz="0" w:space="0" w:color="auto"/>
                    <w:left w:val="none" w:sz="0" w:space="0" w:color="auto"/>
                    <w:bottom w:val="none" w:sz="0" w:space="0" w:color="auto"/>
                    <w:right w:val="none" w:sz="0" w:space="0" w:color="auto"/>
                  </w:divBdr>
                </w:div>
                <w:div w:id="243413939">
                  <w:marLeft w:val="640"/>
                  <w:marRight w:val="0"/>
                  <w:marTop w:val="0"/>
                  <w:marBottom w:val="0"/>
                  <w:divBdr>
                    <w:top w:val="none" w:sz="0" w:space="0" w:color="auto"/>
                    <w:left w:val="none" w:sz="0" w:space="0" w:color="auto"/>
                    <w:bottom w:val="none" w:sz="0" w:space="0" w:color="auto"/>
                    <w:right w:val="none" w:sz="0" w:space="0" w:color="auto"/>
                  </w:divBdr>
                </w:div>
                <w:div w:id="258636958">
                  <w:marLeft w:val="640"/>
                  <w:marRight w:val="0"/>
                  <w:marTop w:val="0"/>
                  <w:marBottom w:val="0"/>
                  <w:divBdr>
                    <w:top w:val="none" w:sz="0" w:space="0" w:color="auto"/>
                    <w:left w:val="none" w:sz="0" w:space="0" w:color="auto"/>
                    <w:bottom w:val="none" w:sz="0" w:space="0" w:color="auto"/>
                    <w:right w:val="none" w:sz="0" w:space="0" w:color="auto"/>
                  </w:divBdr>
                </w:div>
                <w:div w:id="274675917">
                  <w:marLeft w:val="640"/>
                  <w:marRight w:val="0"/>
                  <w:marTop w:val="0"/>
                  <w:marBottom w:val="0"/>
                  <w:divBdr>
                    <w:top w:val="none" w:sz="0" w:space="0" w:color="auto"/>
                    <w:left w:val="none" w:sz="0" w:space="0" w:color="auto"/>
                    <w:bottom w:val="none" w:sz="0" w:space="0" w:color="auto"/>
                    <w:right w:val="none" w:sz="0" w:space="0" w:color="auto"/>
                  </w:divBdr>
                </w:div>
                <w:div w:id="278492052">
                  <w:marLeft w:val="640"/>
                  <w:marRight w:val="0"/>
                  <w:marTop w:val="0"/>
                  <w:marBottom w:val="0"/>
                  <w:divBdr>
                    <w:top w:val="none" w:sz="0" w:space="0" w:color="auto"/>
                    <w:left w:val="none" w:sz="0" w:space="0" w:color="auto"/>
                    <w:bottom w:val="none" w:sz="0" w:space="0" w:color="auto"/>
                    <w:right w:val="none" w:sz="0" w:space="0" w:color="auto"/>
                  </w:divBdr>
                </w:div>
                <w:div w:id="290525968">
                  <w:marLeft w:val="640"/>
                  <w:marRight w:val="0"/>
                  <w:marTop w:val="0"/>
                  <w:marBottom w:val="0"/>
                  <w:divBdr>
                    <w:top w:val="none" w:sz="0" w:space="0" w:color="auto"/>
                    <w:left w:val="none" w:sz="0" w:space="0" w:color="auto"/>
                    <w:bottom w:val="none" w:sz="0" w:space="0" w:color="auto"/>
                    <w:right w:val="none" w:sz="0" w:space="0" w:color="auto"/>
                  </w:divBdr>
                </w:div>
                <w:div w:id="322121269">
                  <w:marLeft w:val="640"/>
                  <w:marRight w:val="0"/>
                  <w:marTop w:val="0"/>
                  <w:marBottom w:val="0"/>
                  <w:divBdr>
                    <w:top w:val="none" w:sz="0" w:space="0" w:color="auto"/>
                    <w:left w:val="none" w:sz="0" w:space="0" w:color="auto"/>
                    <w:bottom w:val="none" w:sz="0" w:space="0" w:color="auto"/>
                    <w:right w:val="none" w:sz="0" w:space="0" w:color="auto"/>
                  </w:divBdr>
                </w:div>
                <w:div w:id="363215889">
                  <w:marLeft w:val="640"/>
                  <w:marRight w:val="0"/>
                  <w:marTop w:val="0"/>
                  <w:marBottom w:val="0"/>
                  <w:divBdr>
                    <w:top w:val="none" w:sz="0" w:space="0" w:color="auto"/>
                    <w:left w:val="none" w:sz="0" w:space="0" w:color="auto"/>
                    <w:bottom w:val="none" w:sz="0" w:space="0" w:color="auto"/>
                    <w:right w:val="none" w:sz="0" w:space="0" w:color="auto"/>
                  </w:divBdr>
                </w:div>
                <w:div w:id="414980759">
                  <w:marLeft w:val="640"/>
                  <w:marRight w:val="0"/>
                  <w:marTop w:val="0"/>
                  <w:marBottom w:val="0"/>
                  <w:divBdr>
                    <w:top w:val="none" w:sz="0" w:space="0" w:color="auto"/>
                    <w:left w:val="none" w:sz="0" w:space="0" w:color="auto"/>
                    <w:bottom w:val="none" w:sz="0" w:space="0" w:color="auto"/>
                    <w:right w:val="none" w:sz="0" w:space="0" w:color="auto"/>
                  </w:divBdr>
                </w:div>
                <w:div w:id="445735033">
                  <w:marLeft w:val="640"/>
                  <w:marRight w:val="0"/>
                  <w:marTop w:val="0"/>
                  <w:marBottom w:val="0"/>
                  <w:divBdr>
                    <w:top w:val="none" w:sz="0" w:space="0" w:color="auto"/>
                    <w:left w:val="none" w:sz="0" w:space="0" w:color="auto"/>
                    <w:bottom w:val="none" w:sz="0" w:space="0" w:color="auto"/>
                    <w:right w:val="none" w:sz="0" w:space="0" w:color="auto"/>
                  </w:divBdr>
                </w:div>
                <w:div w:id="450710169">
                  <w:marLeft w:val="640"/>
                  <w:marRight w:val="0"/>
                  <w:marTop w:val="0"/>
                  <w:marBottom w:val="0"/>
                  <w:divBdr>
                    <w:top w:val="none" w:sz="0" w:space="0" w:color="auto"/>
                    <w:left w:val="none" w:sz="0" w:space="0" w:color="auto"/>
                    <w:bottom w:val="none" w:sz="0" w:space="0" w:color="auto"/>
                    <w:right w:val="none" w:sz="0" w:space="0" w:color="auto"/>
                  </w:divBdr>
                </w:div>
                <w:div w:id="496723937">
                  <w:marLeft w:val="640"/>
                  <w:marRight w:val="0"/>
                  <w:marTop w:val="0"/>
                  <w:marBottom w:val="0"/>
                  <w:divBdr>
                    <w:top w:val="none" w:sz="0" w:space="0" w:color="auto"/>
                    <w:left w:val="none" w:sz="0" w:space="0" w:color="auto"/>
                    <w:bottom w:val="none" w:sz="0" w:space="0" w:color="auto"/>
                    <w:right w:val="none" w:sz="0" w:space="0" w:color="auto"/>
                  </w:divBdr>
                </w:div>
                <w:div w:id="563369100">
                  <w:marLeft w:val="640"/>
                  <w:marRight w:val="0"/>
                  <w:marTop w:val="0"/>
                  <w:marBottom w:val="0"/>
                  <w:divBdr>
                    <w:top w:val="none" w:sz="0" w:space="0" w:color="auto"/>
                    <w:left w:val="none" w:sz="0" w:space="0" w:color="auto"/>
                    <w:bottom w:val="none" w:sz="0" w:space="0" w:color="auto"/>
                    <w:right w:val="none" w:sz="0" w:space="0" w:color="auto"/>
                  </w:divBdr>
                </w:div>
                <w:div w:id="610668789">
                  <w:marLeft w:val="640"/>
                  <w:marRight w:val="0"/>
                  <w:marTop w:val="0"/>
                  <w:marBottom w:val="0"/>
                  <w:divBdr>
                    <w:top w:val="none" w:sz="0" w:space="0" w:color="auto"/>
                    <w:left w:val="none" w:sz="0" w:space="0" w:color="auto"/>
                    <w:bottom w:val="none" w:sz="0" w:space="0" w:color="auto"/>
                    <w:right w:val="none" w:sz="0" w:space="0" w:color="auto"/>
                  </w:divBdr>
                </w:div>
                <w:div w:id="617950399">
                  <w:marLeft w:val="640"/>
                  <w:marRight w:val="0"/>
                  <w:marTop w:val="0"/>
                  <w:marBottom w:val="0"/>
                  <w:divBdr>
                    <w:top w:val="none" w:sz="0" w:space="0" w:color="auto"/>
                    <w:left w:val="none" w:sz="0" w:space="0" w:color="auto"/>
                    <w:bottom w:val="none" w:sz="0" w:space="0" w:color="auto"/>
                    <w:right w:val="none" w:sz="0" w:space="0" w:color="auto"/>
                  </w:divBdr>
                </w:div>
                <w:div w:id="622157872">
                  <w:marLeft w:val="640"/>
                  <w:marRight w:val="0"/>
                  <w:marTop w:val="0"/>
                  <w:marBottom w:val="0"/>
                  <w:divBdr>
                    <w:top w:val="none" w:sz="0" w:space="0" w:color="auto"/>
                    <w:left w:val="none" w:sz="0" w:space="0" w:color="auto"/>
                    <w:bottom w:val="none" w:sz="0" w:space="0" w:color="auto"/>
                    <w:right w:val="none" w:sz="0" w:space="0" w:color="auto"/>
                  </w:divBdr>
                </w:div>
                <w:div w:id="651637643">
                  <w:marLeft w:val="640"/>
                  <w:marRight w:val="0"/>
                  <w:marTop w:val="0"/>
                  <w:marBottom w:val="0"/>
                  <w:divBdr>
                    <w:top w:val="none" w:sz="0" w:space="0" w:color="auto"/>
                    <w:left w:val="none" w:sz="0" w:space="0" w:color="auto"/>
                    <w:bottom w:val="none" w:sz="0" w:space="0" w:color="auto"/>
                    <w:right w:val="none" w:sz="0" w:space="0" w:color="auto"/>
                  </w:divBdr>
                </w:div>
                <w:div w:id="655378090">
                  <w:marLeft w:val="640"/>
                  <w:marRight w:val="0"/>
                  <w:marTop w:val="0"/>
                  <w:marBottom w:val="0"/>
                  <w:divBdr>
                    <w:top w:val="none" w:sz="0" w:space="0" w:color="auto"/>
                    <w:left w:val="none" w:sz="0" w:space="0" w:color="auto"/>
                    <w:bottom w:val="none" w:sz="0" w:space="0" w:color="auto"/>
                    <w:right w:val="none" w:sz="0" w:space="0" w:color="auto"/>
                  </w:divBdr>
                </w:div>
                <w:div w:id="685791181">
                  <w:marLeft w:val="640"/>
                  <w:marRight w:val="0"/>
                  <w:marTop w:val="0"/>
                  <w:marBottom w:val="0"/>
                  <w:divBdr>
                    <w:top w:val="none" w:sz="0" w:space="0" w:color="auto"/>
                    <w:left w:val="none" w:sz="0" w:space="0" w:color="auto"/>
                    <w:bottom w:val="none" w:sz="0" w:space="0" w:color="auto"/>
                    <w:right w:val="none" w:sz="0" w:space="0" w:color="auto"/>
                  </w:divBdr>
                </w:div>
                <w:div w:id="686446287">
                  <w:marLeft w:val="640"/>
                  <w:marRight w:val="0"/>
                  <w:marTop w:val="0"/>
                  <w:marBottom w:val="0"/>
                  <w:divBdr>
                    <w:top w:val="none" w:sz="0" w:space="0" w:color="auto"/>
                    <w:left w:val="none" w:sz="0" w:space="0" w:color="auto"/>
                    <w:bottom w:val="none" w:sz="0" w:space="0" w:color="auto"/>
                    <w:right w:val="none" w:sz="0" w:space="0" w:color="auto"/>
                  </w:divBdr>
                </w:div>
                <w:div w:id="748312356">
                  <w:marLeft w:val="640"/>
                  <w:marRight w:val="0"/>
                  <w:marTop w:val="0"/>
                  <w:marBottom w:val="0"/>
                  <w:divBdr>
                    <w:top w:val="none" w:sz="0" w:space="0" w:color="auto"/>
                    <w:left w:val="none" w:sz="0" w:space="0" w:color="auto"/>
                    <w:bottom w:val="none" w:sz="0" w:space="0" w:color="auto"/>
                    <w:right w:val="none" w:sz="0" w:space="0" w:color="auto"/>
                  </w:divBdr>
                </w:div>
                <w:div w:id="767307863">
                  <w:marLeft w:val="640"/>
                  <w:marRight w:val="0"/>
                  <w:marTop w:val="0"/>
                  <w:marBottom w:val="0"/>
                  <w:divBdr>
                    <w:top w:val="none" w:sz="0" w:space="0" w:color="auto"/>
                    <w:left w:val="none" w:sz="0" w:space="0" w:color="auto"/>
                    <w:bottom w:val="none" w:sz="0" w:space="0" w:color="auto"/>
                    <w:right w:val="none" w:sz="0" w:space="0" w:color="auto"/>
                  </w:divBdr>
                </w:div>
                <w:div w:id="781268265">
                  <w:marLeft w:val="640"/>
                  <w:marRight w:val="0"/>
                  <w:marTop w:val="0"/>
                  <w:marBottom w:val="0"/>
                  <w:divBdr>
                    <w:top w:val="none" w:sz="0" w:space="0" w:color="auto"/>
                    <w:left w:val="none" w:sz="0" w:space="0" w:color="auto"/>
                    <w:bottom w:val="none" w:sz="0" w:space="0" w:color="auto"/>
                    <w:right w:val="none" w:sz="0" w:space="0" w:color="auto"/>
                  </w:divBdr>
                </w:div>
                <w:div w:id="811749987">
                  <w:marLeft w:val="640"/>
                  <w:marRight w:val="0"/>
                  <w:marTop w:val="0"/>
                  <w:marBottom w:val="0"/>
                  <w:divBdr>
                    <w:top w:val="none" w:sz="0" w:space="0" w:color="auto"/>
                    <w:left w:val="none" w:sz="0" w:space="0" w:color="auto"/>
                    <w:bottom w:val="none" w:sz="0" w:space="0" w:color="auto"/>
                    <w:right w:val="none" w:sz="0" w:space="0" w:color="auto"/>
                  </w:divBdr>
                </w:div>
                <w:div w:id="832914329">
                  <w:marLeft w:val="640"/>
                  <w:marRight w:val="0"/>
                  <w:marTop w:val="0"/>
                  <w:marBottom w:val="0"/>
                  <w:divBdr>
                    <w:top w:val="none" w:sz="0" w:space="0" w:color="auto"/>
                    <w:left w:val="none" w:sz="0" w:space="0" w:color="auto"/>
                    <w:bottom w:val="none" w:sz="0" w:space="0" w:color="auto"/>
                    <w:right w:val="none" w:sz="0" w:space="0" w:color="auto"/>
                  </w:divBdr>
                </w:div>
                <w:div w:id="868447513">
                  <w:marLeft w:val="640"/>
                  <w:marRight w:val="0"/>
                  <w:marTop w:val="0"/>
                  <w:marBottom w:val="0"/>
                  <w:divBdr>
                    <w:top w:val="none" w:sz="0" w:space="0" w:color="auto"/>
                    <w:left w:val="none" w:sz="0" w:space="0" w:color="auto"/>
                    <w:bottom w:val="none" w:sz="0" w:space="0" w:color="auto"/>
                    <w:right w:val="none" w:sz="0" w:space="0" w:color="auto"/>
                  </w:divBdr>
                </w:div>
                <w:div w:id="889418040">
                  <w:marLeft w:val="640"/>
                  <w:marRight w:val="0"/>
                  <w:marTop w:val="0"/>
                  <w:marBottom w:val="0"/>
                  <w:divBdr>
                    <w:top w:val="none" w:sz="0" w:space="0" w:color="auto"/>
                    <w:left w:val="none" w:sz="0" w:space="0" w:color="auto"/>
                    <w:bottom w:val="none" w:sz="0" w:space="0" w:color="auto"/>
                    <w:right w:val="none" w:sz="0" w:space="0" w:color="auto"/>
                  </w:divBdr>
                </w:div>
                <w:div w:id="931861020">
                  <w:marLeft w:val="640"/>
                  <w:marRight w:val="0"/>
                  <w:marTop w:val="0"/>
                  <w:marBottom w:val="0"/>
                  <w:divBdr>
                    <w:top w:val="none" w:sz="0" w:space="0" w:color="auto"/>
                    <w:left w:val="none" w:sz="0" w:space="0" w:color="auto"/>
                    <w:bottom w:val="none" w:sz="0" w:space="0" w:color="auto"/>
                    <w:right w:val="none" w:sz="0" w:space="0" w:color="auto"/>
                  </w:divBdr>
                </w:div>
                <w:div w:id="933634422">
                  <w:marLeft w:val="640"/>
                  <w:marRight w:val="0"/>
                  <w:marTop w:val="0"/>
                  <w:marBottom w:val="0"/>
                  <w:divBdr>
                    <w:top w:val="none" w:sz="0" w:space="0" w:color="auto"/>
                    <w:left w:val="none" w:sz="0" w:space="0" w:color="auto"/>
                    <w:bottom w:val="none" w:sz="0" w:space="0" w:color="auto"/>
                    <w:right w:val="none" w:sz="0" w:space="0" w:color="auto"/>
                  </w:divBdr>
                </w:div>
                <w:div w:id="986325124">
                  <w:marLeft w:val="640"/>
                  <w:marRight w:val="0"/>
                  <w:marTop w:val="0"/>
                  <w:marBottom w:val="0"/>
                  <w:divBdr>
                    <w:top w:val="none" w:sz="0" w:space="0" w:color="auto"/>
                    <w:left w:val="none" w:sz="0" w:space="0" w:color="auto"/>
                    <w:bottom w:val="none" w:sz="0" w:space="0" w:color="auto"/>
                    <w:right w:val="none" w:sz="0" w:space="0" w:color="auto"/>
                  </w:divBdr>
                </w:div>
                <w:div w:id="1019045951">
                  <w:marLeft w:val="640"/>
                  <w:marRight w:val="0"/>
                  <w:marTop w:val="0"/>
                  <w:marBottom w:val="0"/>
                  <w:divBdr>
                    <w:top w:val="none" w:sz="0" w:space="0" w:color="auto"/>
                    <w:left w:val="none" w:sz="0" w:space="0" w:color="auto"/>
                    <w:bottom w:val="none" w:sz="0" w:space="0" w:color="auto"/>
                    <w:right w:val="none" w:sz="0" w:space="0" w:color="auto"/>
                  </w:divBdr>
                </w:div>
                <w:div w:id="1038432396">
                  <w:marLeft w:val="640"/>
                  <w:marRight w:val="0"/>
                  <w:marTop w:val="0"/>
                  <w:marBottom w:val="0"/>
                  <w:divBdr>
                    <w:top w:val="none" w:sz="0" w:space="0" w:color="auto"/>
                    <w:left w:val="none" w:sz="0" w:space="0" w:color="auto"/>
                    <w:bottom w:val="none" w:sz="0" w:space="0" w:color="auto"/>
                    <w:right w:val="none" w:sz="0" w:space="0" w:color="auto"/>
                  </w:divBdr>
                </w:div>
                <w:div w:id="1078865678">
                  <w:marLeft w:val="640"/>
                  <w:marRight w:val="0"/>
                  <w:marTop w:val="0"/>
                  <w:marBottom w:val="0"/>
                  <w:divBdr>
                    <w:top w:val="none" w:sz="0" w:space="0" w:color="auto"/>
                    <w:left w:val="none" w:sz="0" w:space="0" w:color="auto"/>
                    <w:bottom w:val="none" w:sz="0" w:space="0" w:color="auto"/>
                    <w:right w:val="none" w:sz="0" w:space="0" w:color="auto"/>
                  </w:divBdr>
                </w:div>
                <w:div w:id="1083603546">
                  <w:marLeft w:val="640"/>
                  <w:marRight w:val="0"/>
                  <w:marTop w:val="0"/>
                  <w:marBottom w:val="0"/>
                  <w:divBdr>
                    <w:top w:val="none" w:sz="0" w:space="0" w:color="auto"/>
                    <w:left w:val="none" w:sz="0" w:space="0" w:color="auto"/>
                    <w:bottom w:val="none" w:sz="0" w:space="0" w:color="auto"/>
                    <w:right w:val="none" w:sz="0" w:space="0" w:color="auto"/>
                  </w:divBdr>
                </w:div>
                <w:div w:id="1087775324">
                  <w:marLeft w:val="640"/>
                  <w:marRight w:val="0"/>
                  <w:marTop w:val="0"/>
                  <w:marBottom w:val="0"/>
                  <w:divBdr>
                    <w:top w:val="none" w:sz="0" w:space="0" w:color="auto"/>
                    <w:left w:val="none" w:sz="0" w:space="0" w:color="auto"/>
                    <w:bottom w:val="none" w:sz="0" w:space="0" w:color="auto"/>
                    <w:right w:val="none" w:sz="0" w:space="0" w:color="auto"/>
                  </w:divBdr>
                </w:div>
                <w:div w:id="1101146621">
                  <w:marLeft w:val="640"/>
                  <w:marRight w:val="0"/>
                  <w:marTop w:val="0"/>
                  <w:marBottom w:val="0"/>
                  <w:divBdr>
                    <w:top w:val="none" w:sz="0" w:space="0" w:color="auto"/>
                    <w:left w:val="none" w:sz="0" w:space="0" w:color="auto"/>
                    <w:bottom w:val="none" w:sz="0" w:space="0" w:color="auto"/>
                    <w:right w:val="none" w:sz="0" w:space="0" w:color="auto"/>
                  </w:divBdr>
                </w:div>
                <w:div w:id="1130053938">
                  <w:marLeft w:val="640"/>
                  <w:marRight w:val="0"/>
                  <w:marTop w:val="0"/>
                  <w:marBottom w:val="0"/>
                  <w:divBdr>
                    <w:top w:val="none" w:sz="0" w:space="0" w:color="auto"/>
                    <w:left w:val="none" w:sz="0" w:space="0" w:color="auto"/>
                    <w:bottom w:val="none" w:sz="0" w:space="0" w:color="auto"/>
                    <w:right w:val="none" w:sz="0" w:space="0" w:color="auto"/>
                  </w:divBdr>
                </w:div>
                <w:div w:id="1215504208">
                  <w:marLeft w:val="640"/>
                  <w:marRight w:val="0"/>
                  <w:marTop w:val="0"/>
                  <w:marBottom w:val="0"/>
                  <w:divBdr>
                    <w:top w:val="none" w:sz="0" w:space="0" w:color="auto"/>
                    <w:left w:val="none" w:sz="0" w:space="0" w:color="auto"/>
                    <w:bottom w:val="none" w:sz="0" w:space="0" w:color="auto"/>
                    <w:right w:val="none" w:sz="0" w:space="0" w:color="auto"/>
                  </w:divBdr>
                </w:div>
                <w:div w:id="1227495480">
                  <w:marLeft w:val="640"/>
                  <w:marRight w:val="0"/>
                  <w:marTop w:val="0"/>
                  <w:marBottom w:val="0"/>
                  <w:divBdr>
                    <w:top w:val="none" w:sz="0" w:space="0" w:color="auto"/>
                    <w:left w:val="none" w:sz="0" w:space="0" w:color="auto"/>
                    <w:bottom w:val="none" w:sz="0" w:space="0" w:color="auto"/>
                    <w:right w:val="none" w:sz="0" w:space="0" w:color="auto"/>
                  </w:divBdr>
                </w:div>
                <w:div w:id="1236816464">
                  <w:marLeft w:val="640"/>
                  <w:marRight w:val="0"/>
                  <w:marTop w:val="0"/>
                  <w:marBottom w:val="0"/>
                  <w:divBdr>
                    <w:top w:val="none" w:sz="0" w:space="0" w:color="auto"/>
                    <w:left w:val="none" w:sz="0" w:space="0" w:color="auto"/>
                    <w:bottom w:val="none" w:sz="0" w:space="0" w:color="auto"/>
                    <w:right w:val="none" w:sz="0" w:space="0" w:color="auto"/>
                  </w:divBdr>
                </w:div>
                <w:div w:id="1274285538">
                  <w:marLeft w:val="640"/>
                  <w:marRight w:val="0"/>
                  <w:marTop w:val="0"/>
                  <w:marBottom w:val="0"/>
                  <w:divBdr>
                    <w:top w:val="none" w:sz="0" w:space="0" w:color="auto"/>
                    <w:left w:val="none" w:sz="0" w:space="0" w:color="auto"/>
                    <w:bottom w:val="none" w:sz="0" w:space="0" w:color="auto"/>
                    <w:right w:val="none" w:sz="0" w:space="0" w:color="auto"/>
                  </w:divBdr>
                </w:div>
                <w:div w:id="1311984045">
                  <w:marLeft w:val="640"/>
                  <w:marRight w:val="0"/>
                  <w:marTop w:val="0"/>
                  <w:marBottom w:val="0"/>
                  <w:divBdr>
                    <w:top w:val="none" w:sz="0" w:space="0" w:color="auto"/>
                    <w:left w:val="none" w:sz="0" w:space="0" w:color="auto"/>
                    <w:bottom w:val="none" w:sz="0" w:space="0" w:color="auto"/>
                    <w:right w:val="none" w:sz="0" w:space="0" w:color="auto"/>
                  </w:divBdr>
                </w:div>
                <w:div w:id="1385520611">
                  <w:marLeft w:val="640"/>
                  <w:marRight w:val="0"/>
                  <w:marTop w:val="0"/>
                  <w:marBottom w:val="0"/>
                  <w:divBdr>
                    <w:top w:val="none" w:sz="0" w:space="0" w:color="auto"/>
                    <w:left w:val="none" w:sz="0" w:space="0" w:color="auto"/>
                    <w:bottom w:val="none" w:sz="0" w:space="0" w:color="auto"/>
                    <w:right w:val="none" w:sz="0" w:space="0" w:color="auto"/>
                  </w:divBdr>
                </w:div>
                <w:div w:id="1431388400">
                  <w:marLeft w:val="640"/>
                  <w:marRight w:val="0"/>
                  <w:marTop w:val="0"/>
                  <w:marBottom w:val="0"/>
                  <w:divBdr>
                    <w:top w:val="none" w:sz="0" w:space="0" w:color="auto"/>
                    <w:left w:val="none" w:sz="0" w:space="0" w:color="auto"/>
                    <w:bottom w:val="none" w:sz="0" w:space="0" w:color="auto"/>
                    <w:right w:val="none" w:sz="0" w:space="0" w:color="auto"/>
                  </w:divBdr>
                </w:div>
                <w:div w:id="1440874565">
                  <w:marLeft w:val="640"/>
                  <w:marRight w:val="0"/>
                  <w:marTop w:val="0"/>
                  <w:marBottom w:val="0"/>
                  <w:divBdr>
                    <w:top w:val="none" w:sz="0" w:space="0" w:color="auto"/>
                    <w:left w:val="none" w:sz="0" w:space="0" w:color="auto"/>
                    <w:bottom w:val="none" w:sz="0" w:space="0" w:color="auto"/>
                    <w:right w:val="none" w:sz="0" w:space="0" w:color="auto"/>
                  </w:divBdr>
                </w:div>
                <w:div w:id="1466049721">
                  <w:marLeft w:val="640"/>
                  <w:marRight w:val="0"/>
                  <w:marTop w:val="0"/>
                  <w:marBottom w:val="0"/>
                  <w:divBdr>
                    <w:top w:val="none" w:sz="0" w:space="0" w:color="auto"/>
                    <w:left w:val="none" w:sz="0" w:space="0" w:color="auto"/>
                    <w:bottom w:val="none" w:sz="0" w:space="0" w:color="auto"/>
                    <w:right w:val="none" w:sz="0" w:space="0" w:color="auto"/>
                  </w:divBdr>
                </w:div>
                <w:div w:id="1480001534">
                  <w:marLeft w:val="640"/>
                  <w:marRight w:val="0"/>
                  <w:marTop w:val="0"/>
                  <w:marBottom w:val="0"/>
                  <w:divBdr>
                    <w:top w:val="none" w:sz="0" w:space="0" w:color="auto"/>
                    <w:left w:val="none" w:sz="0" w:space="0" w:color="auto"/>
                    <w:bottom w:val="none" w:sz="0" w:space="0" w:color="auto"/>
                    <w:right w:val="none" w:sz="0" w:space="0" w:color="auto"/>
                  </w:divBdr>
                </w:div>
                <w:div w:id="1512187533">
                  <w:marLeft w:val="640"/>
                  <w:marRight w:val="0"/>
                  <w:marTop w:val="0"/>
                  <w:marBottom w:val="0"/>
                  <w:divBdr>
                    <w:top w:val="none" w:sz="0" w:space="0" w:color="auto"/>
                    <w:left w:val="none" w:sz="0" w:space="0" w:color="auto"/>
                    <w:bottom w:val="none" w:sz="0" w:space="0" w:color="auto"/>
                    <w:right w:val="none" w:sz="0" w:space="0" w:color="auto"/>
                  </w:divBdr>
                </w:div>
                <w:div w:id="1531868859">
                  <w:marLeft w:val="640"/>
                  <w:marRight w:val="0"/>
                  <w:marTop w:val="0"/>
                  <w:marBottom w:val="0"/>
                  <w:divBdr>
                    <w:top w:val="none" w:sz="0" w:space="0" w:color="auto"/>
                    <w:left w:val="none" w:sz="0" w:space="0" w:color="auto"/>
                    <w:bottom w:val="none" w:sz="0" w:space="0" w:color="auto"/>
                    <w:right w:val="none" w:sz="0" w:space="0" w:color="auto"/>
                  </w:divBdr>
                </w:div>
                <w:div w:id="1541699003">
                  <w:marLeft w:val="640"/>
                  <w:marRight w:val="0"/>
                  <w:marTop w:val="0"/>
                  <w:marBottom w:val="0"/>
                  <w:divBdr>
                    <w:top w:val="none" w:sz="0" w:space="0" w:color="auto"/>
                    <w:left w:val="none" w:sz="0" w:space="0" w:color="auto"/>
                    <w:bottom w:val="none" w:sz="0" w:space="0" w:color="auto"/>
                    <w:right w:val="none" w:sz="0" w:space="0" w:color="auto"/>
                  </w:divBdr>
                </w:div>
                <w:div w:id="1566141130">
                  <w:marLeft w:val="640"/>
                  <w:marRight w:val="0"/>
                  <w:marTop w:val="0"/>
                  <w:marBottom w:val="0"/>
                  <w:divBdr>
                    <w:top w:val="none" w:sz="0" w:space="0" w:color="auto"/>
                    <w:left w:val="none" w:sz="0" w:space="0" w:color="auto"/>
                    <w:bottom w:val="none" w:sz="0" w:space="0" w:color="auto"/>
                    <w:right w:val="none" w:sz="0" w:space="0" w:color="auto"/>
                  </w:divBdr>
                </w:div>
                <w:div w:id="1613173884">
                  <w:marLeft w:val="640"/>
                  <w:marRight w:val="0"/>
                  <w:marTop w:val="0"/>
                  <w:marBottom w:val="0"/>
                  <w:divBdr>
                    <w:top w:val="none" w:sz="0" w:space="0" w:color="auto"/>
                    <w:left w:val="none" w:sz="0" w:space="0" w:color="auto"/>
                    <w:bottom w:val="none" w:sz="0" w:space="0" w:color="auto"/>
                    <w:right w:val="none" w:sz="0" w:space="0" w:color="auto"/>
                  </w:divBdr>
                </w:div>
                <w:div w:id="1660113817">
                  <w:marLeft w:val="640"/>
                  <w:marRight w:val="0"/>
                  <w:marTop w:val="0"/>
                  <w:marBottom w:val="0"/>
                  <w:divBdr>
                    <w:top w:val="none" w:sz="0" w:space="0" w:color="auto"/>
                    <w:left w:val="none" w:sz="0" w:space="0" w:color="auto"/>
                    <w:bottom w:val="none" w:sz="0" w:space="0" w:color="auto"/>
                    <w:right w:val="none" w:sz="0" w:space="0" w:color="auto"/>
                  </w:divBdr>
                </w:div>
                <w:div w:id="1663779191">
                  <w:marLeft w:val="640"/>
                  <w:marRight w:val="0"/>
                  <w:marTop w:val="0"/>
                  <w:marBottom w:val="0"/>
                  <w:divBdr>
                    <w:top w:val="none" w:sz="0" w:space="0" w:color="auto"/>
                    <w:left w:val="none" w:sz="0" w:space="0" w:color="auto"/>
                    <w:bottom w:val="none" w:sz="0" w:space="0" w:color="auto"/>
                    <w:right w:val="none" w:sz="0" w:space="0" w:color="auto"/>
                  </w:divBdr>
                </w:div>
                <w:div w:id="1673533021">
                  <w:marLeft w:val="640"/>
                  <w:marRight w:val="0"/>
                  <w:marTop w:val="0"/>
                  <w:marBottom w:val="0"/>
                  <w:divBdr>
                    <w:top w:val="none" w:sz="0" w:space="0" w:color="auto"/>
                    <w:left w:val="none" w:sz="0" w:space="0" w:color="auto"/>
                    <w:bottom w:val="none" w:sz="0" w:space="0" w:color="auto"/>
                    <w:right w:val="none" w:sz="0" w:space="0" w:color="auto"/>
                  </w:divBdr>
                </w:div>
                <w:div w:id="1709524017">
                  <w:marLeft w:val="640"/>
                  <w:marRight w:val="0"/>
                  <w:marTop w:val="0"/>
                  <w:marBottom w:val="0"/>
                  <w:divBdr>
                    <w:top w:val="none" w:sz="0" w:space="0" w:color="auto"/>
                    <w:left w:val="none" w:sz="0" w:space="0" w:color="auto"/>
                    <w:bottom w:val="none" w:sz="0" w:space="0" w:color="auto"/>
                    <w:right w:val="none" w:sz="0" w:space="0" w:color="auto"/>
                  </w:divBdr>
                </w:div>
                <w:div w:id="1783958248">
                  <w:marLeft w:val="640"/>
                  <w:marRight w:val="0"/>
                  <w:marTop w:val="0"/>
                  <w:marBottom w:val="0"/>
                  <w:divBdr>
                    <w:top w:val="none" w:sz="0" w:space="0" w:color="auto"/>
                    <w:left w:val="none" w:sz="0" w:space="0" w:color="auto"/>
                    <w:bottom w:val="none" w:sz="0" w:space="0" w:color="auto"/>
                    <w:right w:val="none" w:sz="0" w:space="0" w:color="auto"/>
                  </w:divBdr>
                </w:div>
                <w:div w:id="1838034809">
                  <w:marLeft w:val="640"/>
                  <w:marRight w:val="0"/>
                  <w:marTop w:val="0"/>
                  <w:marBottom w:val="0"/>
                  <w:divBdr>
                    <w:top w:val="none" w:sz="0" w:space="0" w:color="auto"/>
                    <w:left w:val="none" w:sz="0" w:space="0" w:color="auto"/>
                    <w:bottom w:val="none" w:sz="0" w:space="0" w:color="auto"/>
                    <w:right w:val="none" w:sz="0" w:space="0" w:color="auto"/>
                  </w:divBdr>
                </w:div>
                <w:div w:id="1870685123">
                  <w:marLeft w:val="640"/>
                  <w:marRight w:val="0"/>
                  <w:marTop w:val="0"/>
                  <w:marBottom w:val="0"/>
                  <w:divBdr>
                    <w:top w:val="none" w:sz="0" w:space="0" w:color="auto"/>
                    <w:left w:val="none" w:sz="0" w:space="0" w:color="auto"/>
                    <w:bottom w:val="none" w:sz="0" w:space="0" w:color="auto"/>
                    <w:right w:val="none" w:sz="0" w:space="0" w:color="auto"/>
                  </w:divBdr>
                </w:div>
                <w:div w:id="1916816033">
                  <w:marLeft w:val="640"/>
                  <w:marRight w:val="0"/>
                  <w:marTop w:val="0"/>
                  <w:marBottom w:val="0"/>
                  <w:divBdr>
                    <w:top w:val="none" w:sz="0" w:space="0" w:color="auto"/>
                    <w:left w:val="none" w:sz="0" w:space="0" w:color="auto"/>
                    <w:bottom w:val="none" w:sz="0" w:space="0" w:color="auto"/>
                    <w:right w:val="none" w:sz="0" w:space="0" w:color="auto"/>
                  </w:divBdr>
                </w:div>
                <w:div w:id="1947687504">
                  <w:marLeft w:val="640"/>
                  <w:marRight w:val="0"/>
                  <w:marTop w:val="0"/>
                  <w:marBottom w:val="0"/>
                  <w:divBdr>
                    <w:top w:val="none" w:sz="0" w:space="0" w:color="auto"/>
                    <w:left w:val="none" w:sz="0" w:space="0" w:color="auto"/>
                    <w:bottom w:val="none" w:sz="0" w:space="0" w:color="auto"/>
                    <w:right w:val="none" w:sz="0" w:space="0" w:color="auto"/>
                  </w:divBdr>
                </w:div>
                <w:div w:id="1958638889">
                  <w:marLeft w:val="640"/>
                  <w:marRight w:val="0"/>
                  <w:marTop w:val="0"/>
                  <w:marBottom w:val="0"/>
                  <w:divBdr>
                    <w:top w:val="none" w:sz="0" w:space="0" w:color="auto"/>
                    <w:left w:val="none" w:sz="0" w:space="0" w:color="auto"/>
                    <w:bottom w:val="none" w:sz="0" w:space="0" w:color="auto"/>
                    <w:right w:val="none" w:sz="0" w:space="0" w:color="auto"/>
                  </w:divBdr>
                </w:div>
                <w:div w:id="1971089969">
                  <w:marLeft w:val="640"/>
                  <w:marRight w:val="0"/>
                  <w:marTop w:val="0"/>
                  <w:marBottom w:val="0"/>
                  <w:divBdr>
                    <w:top w:val="none" w:sz="0" w:space="0" w:color="auto"/>
                    <w:left w:val="none" w:sz="0" w:space="0" w:color="auto"/>
                    <w:bottom w:val="none" w:sz="0" w:space="0" w:color="auto"/>
                    <w:right w:val="none" w:sz="0" w:space="0" w:color="auto"/>
                  </w:divBdr>
                </w:div>
                <w:div w:id="2017073209">
                  <w:marLeft w:val="640"/>
                  <w:marRight w:val="0"/>
                  <w:marTop w:val="0"/>
                  <w:marBottom w:val="0"/>
                  <w:divBdr>
                    <w:top w:val="none" w:sz="0" w:space="0" w:color="auto"/>
                    <w:left w:val="none" w:sz="0" w:space="0" w:color="auto"/>
                    <w:bottom w:val="none" w:sz="0" w:space="0" w:color="auto"/>
                    <w:right w:val="none" w:sz="0" w:space="0" w:color="auto"/>
                  </w:divBdr>
                </w:div>
                <w:div w:id="2110001985">
                  <w:marLeft w:val="640"/>
                  <w:marRight w:val="0"/>
                  <w:marTop w:val="0"/>
                  <w:marBottom w:val="0"/>
                  <w:divBdr>
                    <w:top w:val="none" w:sz="0" w:space="0" w:color="auto"/>
                    <w:left w:val="none" w:sz="0" w:space="0" w:color="auto"/>
                    <w:bottom w:val="none" w:sz="0" w:space="0" w:color="auto"/>
                    <w:right w:val="none" w:sz="0" w:space="0" w:color="auto"/>
                  </w:divBdr>
                </w:div>
              </w:divsChild>
            </w:div>
            <w:div w:id="518281340">
              <w:marLeft w:val="0"/>
              <w:marRight w:val="0"/>
              <w:marTop w:val="0"/>
              <w:marBottom w:val="0"/>
              <w:divBdr>
                <w:top w:val="none" w:sz="0" w:space="0" w:color="auto"/>
                <w:left w:val="none" w:sz="0" w:space="0" w:color="auto"/>
                <w:bottom w:val="none" w:sz="0" w:space="0" w:color="auto"/>
                <w:right w:val="none" w:sz="0" w:space="0" w:color="auto"/>
              </w:divBdr>
              <w:divsChild>
                <w:div w:id="2362102">
                  <w:marLeft w:val="640"/>
                  <w:marRight w:val="0"/>
                  <w:marTop w:val="0"/>
                  <w:marBottom w:val="0"/>
                  <w:divBdr>
                    <w:top w:val="none" w:sz="0" w:space="0" w:color="auto"/>
                    <w:left w:val="none" w:sz="0" w:space="0" w:color="auto"/>
                    <w:bottom w:val="none" w:sz="0" w:space="0" w:color="auto"/>
                    <w:right w:val="none" w:sz="0" w:space="0" w:color="auto"/>
                  </w:divBdr>
                </w:div>
                <w:div w:id="28996605">
                  <w:marLeft w:val="640"/>
                  <w:marRight w:val="0"/>
                  <w:marTop w:val="0"/>
                  <w:marBottom w:val="0"/>
                  <w:divBdr>
                    <w:top w:val="none" w:sz="0" w:space="0" w:color="auto"/>
                    <w:left w:val="none" w:sz="0" w:space="0" w:color="auto"/>
                    <w:bottom w:val="none" w:sz="0" w:space="0" w:color="auto"/>
                    <w:right w:val="none" w:sz="0" w:space="0" w:color="auto"/>
                  </w:divBdr>
                </w:div>
                <w:div w:id="41175408">
                  <w:marLeft w:val="640"/>
                  <w:marRight w:val="0"/>
                  <w:marTop w:val="0"/>
                  <w:marBottom w:val="0"/>
                  <w:divBdr>
                    <w:top w:val="none" w:sz="0" w:space="0" w:color="auto"/>
                    <w:left w:val="none" w:sz="0" w:space="0" w:color="auto"/>
                    <w:bottom w:val="none" w:sz="0" w:space="0" w:color="auto"/>
                    <w:right w:val="none" w:sz="0" w:space="0" w:color="auto"/>
                  </w:divBdr>
                </w:div>
                <w:div w:id="69277033">
                  <w:marLeft w:val="640"/>
                  <w:marRight w:val="0"/>
                  <w:marTop w:val="0"/>
                  <w:marBottom w:val="0"/>
                  <w:divBdr>
                    <w:top w:val="none" w:sz="0" w:space="0" w:color="auto"/>
                    <w:left w:val="none" w:sz="0" w:space="0" w:color="auto"/>
                    <w:bottom w:val="none" w:sz="0" w:space="0" w:color="auto"/>
                    <w:right w:val="none" w:sz="0" w:space="0" w:color="auto"/>
                  </w:divBdr>
                </w:div>
                <w:div w:id="91971063">
                  <w:marLeft w:val="640"/>
                  <w:marRight w:val="0"/>
                  <w:marTop w:val="0"/>
                  <w:marBottom w:val="0"/>
                  <w:divBdr>
                    <w:top w:val="none" w:sz="0" w:space="0" w:color="auto"/>
                    <w:left w:val="none" w:sz="0" w:space="0" w:color="auto"/>
                    <w:bottom w:val="none" w:sz="0" w:space="0" w:color="auto"/>
                    <w:right w:val="none" w:sz="0" w:space="0" w:color="auto"/>
                  </w:divBdr>
                </w:div>
                <w:div w:id="110364986">
                  <w:marLeft w:val="640"/>
                  <w:marRight w:val="0"/>
                  <w:marTop w:val="0"/>
                  <w:marBottom w:val="0"/>
                  <w:divBdr>
                    <w:top w:val="none" w:sz="0" w:space="0" w:color="auto"/>
                    <w:left w:val="none" w:sz="0" w:space="0" w:color="auto"/>
                    <w:bottom w:val="none" w:sz="0" w:space="0" w:color="auto"/>
                    <w:right w:val="none" w:sz="0" w:space="0" w:color="auto"/>
                  </w:divBdr>
                </w:div>
                <w:div w:id="124125809">
                  <w:marLeft w:val="640"/>
                  <w:marRight w:val="0"/>
                  <w:marTop w:val="0"/>
                  <w:marBottom w:val="0"/>
                  <w:divBdr>
                    <w:top w:val="none" w:sz="0" w:space="0" w:color="auto"/>
                    <w:left w:val="none" w:sz="0" w:space="0" w:color="auto"/>
                    <w:bottom w:val="none" w:sz="0" w:space="0" w:color="auto"/>
                    <w:right w:val="none" w:sz="0" w:space="0" w:color="auto"/>
                  </w:divBdr>
                </w:div>
                <w:div w:id="139813391">
                  <w:marLeft w:val="640"/>
                  <w:marRight w:val="0"/>
                  <w:marTop w:val="0"/>
                  <w:marBottom w:val="0"/>
                  <w:divBdr>
                    <w:top w:val="none" w:sz="0" w:space="0" w:color="auto"/>
                    <w:left w:val="none" w:sz="0" w:space="0" w:color="auto"/>
                    <w:bottom w:val="none" w:sz="0" w:space="0" w:color="auto"/>
                    <w:right w:val="none" w:sz="0" w:space="0" w:color="auto"/>
                  </w:divBdr>
                </w:div>
                <w:div w:id="153227573">
                  <w:marLeft w:val="640"/>
                  <w:marRight w:val="0"/>
                  <w:marTop w:val="0"/>
                  <w:marBottom w:val="0"/>
                  <w:divBdr>
                    <w:top w:val="none" w:sz="0" w:space="0" w:color="auto"/>
                    <w:left w:val="none" w:sz="0" w:space="0" w:color="auto"/>
                    <w:bottom w:val="none" w:sz="0" w:space="0" w:color="auto"/>
                    <w:right w:val="none" w:sz="0" w:space="0" w:color="auto"/>
                  </w:divBdr>
                </w:div>
                <w:div w:id="205064120">
                  <w:marLeft w:val="640"/>
                  <w:marRight w:val="0"/>
                  <w:marTop w:val="0"/>
                  <w:marBottom w:val="0"/>
                  <w:divBdr>
                    <w:top w:val="none" w:sz="0" w:space="0" w:color="auto"/>
                    <w:left w:val="none" w:sz="0" w:space="0" w:color="auto"/>
                    <w:bottom w:val="none" w:sz="0" w:space="0" w:color="auto"/>
                    <w:right w:val="none" w:sz="0" w:space="0" w:color="auto"/>
                  </w:divBdr>
                </w:div>
                <w:div w:id="227230746">
                  <w:marLeft w:val="640"/>
                  <w:marRight w:val="0"/>
                  <w:marTop w:val="0"/>
                  <w:marBottom w:val="0"/>
                  <w:divBdr>
                    <w:top w:val="none" w:sz="0" w:space="0" w:color="auto"/>
                    <w:left w:val="none" w:sz="0" w:space="0" w:color="auto"/>
                    <w:bottom w:val="none" w:sz="0" w:space="0" w:color="auto"/>
                    <w:right w:val="none" w:sz="0" w:space="0" w:color="auto"/>
                  </w:divBdr>
                </w:div>
                <w:div w:id="251353667">
                  <w:marLeft w:val="640"/>
                  <w:marRight w:val="0"/>
                  <w:marTop w:val="0"/>
                  <w:marBottom w:val="0"/>
                  <w:divBdr>
                    <w:top w:val="none" w:sz="0" w:space="0" w:color="auto"/>
                    <w:left w:val="none" w:sz="0" w:space="0" w:color="auto"/>
                    <w:bottom w:val="none" w:sz="0" w:space="0" w:color="auto"/>
                    <w:right w:val="none" w:sz="0" w:space="0" w:color="auto"/>
                  </w:divBdr>
                </w:div>
                <w:div w:id="256328512">
                  <w:marLeft w:val="640"/>
                  <w:marRight w:val="0"/>
                  <w:marTop w:val="0"/>
                  <w:marBottom w:val="0"/>
                  <w:divBdr>
                    <w:top w:val="none" w:sz="0" w:space="0" w:color="auto"/>
                    <w:left w:val="none" w:sz="0" w:space="0" w:color="auto"/>
                    <w:bottom w:val="none" w:sz="0" w:space="0" w:color="auto"/>
                    <w:right w:val="none" w:sz="0" w:space="0" w:color="auto"/>
                  </w:divBdr>
                </w:div>
                <w:div w:id="301807763">
                  <w:marLeft w:val="640"/>
                  <w:marRight w:val="0"/>
                  <w:marTop w:val="0"/>
                  <w:marBottom w:val="0"/>
                  <w:divBdr>
                    <w:top w:val="none" w:sz="0" w:space="0" w:color="auto"/>
                    <w:left w:val="none" w:sz="0" w:space="0" w:color="auto"/>
                    <w:bottom w:val="none" w:sz="0" w:space="0" w:color="auto"/>
                    <w:right w:val="none" w:sz="0" w:space="0" w:color="auto"/>
                  </w:divBdr>
                </w:div>
                <w:div w:id="414127140">
                  <w:marLeft w:val="640"/>
                  <w:marRight w:val="0"/>
                  <w:marTop w:val="0"/>
                  <w:marBottom w:val="0"/>
                  <w:divBdr>
                    <w:top w:val="none" w:sz="0" w:space="0" w:color="auto"/>
                    <w:left w:val="none" w:sz="0" w:space="0" w:color="auto"/>
                    <w:bottom w:val="none" w:sz="0" w:space="0" w:color="auto"/>
                    <w:right w:val="none" w:sz="0" w:space="0" w:color="auto"/>
                  </w:divBdr>
                </w:div>
                <w:div w:id="467479812">
                  <w:marLeft w:val="640"/>
                  <w:marRight w:val="0"/>
                  <w:marTop w:val="0"/>
                  <w:marBottom w:val="0"/>
                  <w:divBdr>
                    <w:top w:val="none" w:sz="0" w:space="0" w:color="auto"/>
                    <w:left w:val="none" w:sz="0" w:space="0" w:color="auto"/>
                    <w:bottom w:val="none" w:sz="0" w:space="0" w:color="auto"/>
                    <w:right w:val="none" w:sz="0" w:space="0" w:color="auto"/>
                  </w:divBdr>
                </w:div>
                <w:div w:id="492793039">
                  <w:marLeft w:val="640"/>
                  <w:marRight w:val="0"/>
                  <w:marTop w:val="0"/>
                  <w:marBottom w:val="0"/>
                  <w:divBdr>
                    <w:top w:val="none" w:sz="0" w:space="0" w:color="auto"/>
                    <w:left w:val="none" w:sz="0" w:space="0" w:color="auto"/>
                    <w:bottom w:val="none" w:sz="0" w:space="0" w:color="auto"/>
                    <w:right w:val="none" w:sz="0" w:space="0" w:color="auto"/>
                  </w:divBdr>
                </w:div>
                <w:div w:id="538208732">
                  <w:marLeft w:val="640"/>
                  <w:marRight w:val="0"/>
                  <w:marTop w:val="0"/>
                  <w:marBottom w:val="0"/>
                  <w:divBdr>
                    <w:top w:val="none" w:sz="0" w:space="0" w:color="auto"/>
                    <w:left w:val="none" w:sz="0" w:space="0" w:color="auto"/>
                    <w:bottom w:val="none" w:sz="0" w:space="0" w:color="auto"/>
                    <w:right w:val="none" w:sz="0" w:space="0" w:color="auto"/>
                  </w:divBdr>
                </w:div>
                <w:div w:id="572279514">
                  <w:marLeft w:val="640"/>
                  <w:marRight w:val="0"/>
                  <w:marTop w:val="0"/>
                  <w:marBottom w:val="0"/>
                  <w:divBdr>
                    <w:top w:val="none" w:sz="0" w:space="0" w:color="auto"/>
                    <w:left w:val="none" w:sz="0" w:space="0" w:color="auto"/>
                    <w:bottom w:val="none" w:sz="0" w:space="0" w:color="auto"/>
                    <w:right w:val="none" w:sz="0" w:space="0" w:color="auto"/>
                  </w:divBdr>
                </w:div>
                <w:div w:id="574824127">
                  <w:marLeft w:val="640"/>
                  <w:marRight w:val="0"/>
                  <w:marTop w:val="0"/>
                  <w:marBottom w:val="0"/>
                  <w:divBdr>
                    <w:top w:val="none" w:sz="0" w:space="0" w:color="auto"/>
                    <w:left w:val="none" w:sz="0" w:space="0" w:color="auto"/>
                    <w:bottom w:val="none" w:sz="0" w:space="0" w:color="auto"/>
                    <w:right w:val="none" w:sz="0" w:space="0" w:color="auto"/>
                  </w:divBdr>
                </w:div>
                <w:div w:id="612900831">
                  <w:marLeft w:val="640"/>
                  <w:marRight w:val="0"/>
                  <w:marTop w:val="0"/>
                  <w:marBottom w:val="0"/>
                  <w:divBdr>
                    <w:top w:val="none" w:sz="0" w:space="0" w:color="auto"/>
                    <w:left w:val="none" w:sz="0" w:space="0" w:color="auto"/>
                    <w:bottom w:val="none" w:sz="0" w:space="0" w:color="auto"/>
                    <w:right w:val="none" w:sz="0" w:space="0" w:color="auto"/>
                  </w:divBdr>
                </w:div>
                <w:div w:id="658659676">
                  <w:marLeft w:val="640"/>
                  <w:marRight w:val="0"/>
                  <w:marTop w:val="0"/>
                  <w:marBottom w:val="0"/>
                  <w:divBdr>
                    <w:top w:val="none" w:sz="0" w:space="0" w:color="auto"/>
                    <w:left w:val="none" w:sz="0" w:space="0" w:color="auto"/>
                    <w:bottom w:val="none" w:sz="0" w:space="0" w:color="auto"/>
                    <w:right w:val="none" w:sz="0" w:space="0" w:color="auto"/>
                  </w:divBdr>
                </w:div>
                <w:div w:id="675381233">
                  <w:marLeft w:val="640"/>
                  <w:marRight w:val="0"/>
                  <w:marTop w:val="0"/>
                  <w:marBottom w:val="0"/>
                  <w:divBdr>
                    <w:top w:val="none" w:sz="0" w:space="0" w:color="auto"/>
                    <w:left w:val="none" w:sz="0" w:space="0" w:color="auto"/>
                    <w:bottom w:val="none" w:sz="0" w:space="0" w:color="auto"/>
                    <w:right w:val="none" w:sz="0" w:space="0" w:color="auto"/>
                  </w:divBdr>
                </w:div>
                <w:div w:id="679233379">
                  <w:marLeft w:val="640"/>
                  <w:marRight w:val="0"/>
                  <w:marTop w:val="0"/>
                  <w:marBottom w:val="0"/>
                  <w:divBdr>
                    <w:top w:val="none" w:sz="0" w:space="0" w:color="auto"/>
                    <w:left w:val="none" w:sz="0" w:space="0" w:color="auto"/>
                    <w:bottom w:val="none" w:sz="0" w:space="0" w:color="auto"/>
                    <w:right w:val="none" w:sz="0" w:space="0" w:color="auto"/>
                  </w:divBdr>
                </w:div>
                <w:div w:id="733744412">
                  <w:marLeft w:val="640"/>
                  <w:marRight w:val="0"/>
                  <w:marTop w:val="0"/>
                  <w:marBottom w:val="0"/>
                  <w:divBdr>
                    <w:top w:val="none" w:sz="0" w:space="0" w:color="auto"/>
                    <w:left w:val="none" w:sz="0" w:space="0" w:color="auto"/>
                    <w:bottom w:val="none" w:sz="0" w:space="0" w:color="auto"/>
                    <w:right w:val="none" w:sz="0" w:space="0" w:color="auto"/>
                  </w:divBdr>
                </w:div>
                <w:div w:id="806433427">
                  <w:marLeft w:val="640"/>
                  <w:marRight w:val="0"/>
                  <w:marTop w:val="0"/>
                  <w:marBottom w:val="0"/>
                  <w:divBdr>
                    <w:top w:val="none" w:sz="0" w:space="0" w:color="auto"/>
                    <w:left w:val="none" w:sz="0" w:space="0" w:color="auto"/>
                    <w:bottom w:val="none" w:sz="0" w:space="0" w:color="auto"/>
                    <w:right w:val="none" w:sz="0" w:space="0" w:color="auto"/>
                  </w:divBdr>
                </w:div>
                <w:div w:id="875653930">
                  <w:marLeft w:val="640"/>
                  <w:marRight w:val="0"/>
                  <w:marTop w:val="0"/>
                  <w:marBottom w:val="0"/>
                  <w:divBdr>
                    <w:top w:val="none" w:sz="0" w:space="0" w:color="auto"/>
                    <w:left w:val="none" w:sz="0" w:space="0" w:color="auto"/>
                    <w:bottom w:val="none" w:sz="0" w:space="0" w:color="auto"/>
                    <w:right w:val="none" w:sz="0" w:space="0" w:color="auto"/>
                  </w:divBdr>
                </w:div>
                <w:div w:id="915020455">
                  <w:marLeft w:val="640"/>
                  <w:marRight w:val="0"/>
                  <w:marTop w:val="0"/>
                  <w:marBottom w:val="0"/>
                  <w:divBdr>
                    <w:top w:val="none" w:sz="0" w:space="0" w:color="auto"/>
                    <w:left w:val="none" w:sz="0" w:space="0" w:color="auto"/>
                    <w:bottom w:val="none" w:sz="0" w:space="0" w:color="auto"/>
                    <w:right w:val="none" w:sz="0" w:space="0" w:color="auto"/>
                  </w:divBdr>
                </w:div>
                <w:div w:id="915046329">
                  <w:marLeft w:val="640"/>
                  <w:marRight w:val="0"/>
                  <w:marTop w:val="0"/>
                  <w:marBottom w:val="0"/>
                  <w:divBdr>
                    <w:top w:val="none" w:sz="0" w:space="0" w:color="auto"/>
                    <w:left w:val="none" w:sz="0" w:space="0" w:color="auto"/>
                    <w:bottom w:val="none" w:sz="0" w:space="0" w:color="auto"/>
                    <w:right w:val="none" w:sz="0" w:space="0" w:color="auto"/>
                  </w:divBdr>
                </w:div>
                <w:div w:id="918246248">
                  <w:marLeft w:val="640"/>
                  <w:marRight w:val="0"/>
                  <w:marTop w:val="0"/>
                  <w:marBottom w:val="0"/>
                  <w:divBdr>
                    <w:top w:val="none" w:sz="0" w:space="0" w:color="auto"/>
                    <w:left w:val="none" w:sz="0" w:space="0" w:color="auto"/>
                    <w:bottom w:val="none" w:sz="0" w:space="0" w:color="auto"/>
                    <w:right w:val="none" w:sz="0" w:space="0" w:color="auto"/>
                  </w:divBdr>
                </w:div>
                <w:div w:id="989872343">
                  <w:marLeft w:val="640"/>
                  <w:marRight w:val="0"/>
                  <w:marTop w:val="0"/>
                  <w:marBottom w:val="0"/>
                  <w:divBdr>
                    <w:top w:val="none" w:sz="0" w:space="0" w:color="auto"/>
                    <w:left w:val="none" w:sz="0" w:space="0" w:color="auto"/>
                    <w:bottom w:val="none" w:sz="0" w:space="0" w:color="auto"/>
                    <w:right w:val="none" w:sz="0" w:space="0" w:color="auto"/>
                  </w:divBdr>
                </w:div>
                <w:div w:id="1058284003">
                  <w:marLeft w:val="640"/>
                  <w:marRight w:val="0"/>
                  <w:marTop w:val="0"/>
                  <w:marBottom w:val="0"/>
                  <w:divBdr>
                    <w:top w:val="none" w:sz="0" w:space="0" w:color="auto"/>
                    <w:left w:val="none" w:sz="0" w:space="0" w:color="auto"/>
                    <w:bottom w:val="none" w:sz="0" w:space="0" w:color="auto"/>
                    <w:right w:val="none" w:sz="0" w:space="0" w:color="auto"/>
                  </w:divBdr>
                </w:div>
                <w:div w:id="1071275444">
                  <w:marLeft w:val="640"/>
                  <w:marRight w:val="0"/>
                  <w:marTop w:val="0"/>
                  <w:marBottom w:val="0"/>
                  <w:divBdr>
                    <w:top w:val="none" w:sz="0" w:space="0" w:color="auto"/>
                    <w:left w:val="none" w:sz="0" w:space="0" w:color="auto"/>
                    <w:bottom w:val="none" w:sz="0" w:space="0" w:color="auto"/>
                    <w:right w:val="none" w:sz="0" w:space="0" w:color="auto"/>
                  </w:divBdr>
                </w:div>
                <w:div w:id="1075081497">
                  <w:marLeft w:val="640"/>
                  <w:marRight w:val="0"/>
                  <w:marTop w:val="0"/>
                  <w:marBottom w:val="0"/>
                  <w:divBdr>
                    <w:top w:val="none" w:sz="0" w:space="0" w:color="auto"/>
                    <w:left w:val="none" w:sz="0" w:space="0" w:color="auto"/>
                    <w:bottom w:val="none" w:sz="0" w:space="0" w:color="auto"/>
                    <w:right w:val="none" w:sz="0" w:space="0" w:color="auto"/>
                  </w:divBdr>
                </w:div>
                <w:div w:id="1154487088">
                  <w:marLeft w:val="640"/>
                  <w:marRight w:val="0"/>
                  <w:marTop w:val="0"/>
                  <w:marBottom w:val="0"/>
                  <w:divBdr>
                    <w:top w:val="none" w:sz="0" w:space="0" w:color="auto"/>
                    <w:left w:val="none" w:sz="0" w:space="0" w:color="auto"/>
                    <w:bottom w:val="none" w:sz="0" w:space="0" w:color="auto"/>
                    <w:right w:val="none" w:sz="0" w:space="0" w:color="auto"/>
                  </w:divBdr>
                </w:div>
                <w:div w:id="1175219946">
                  <w:marLeft w:val="640"/>
                  <w:marRight w:val="0"/>
                  <w:marTop w:val="0"/>
                  <w:marBottom w:val="0"/>
                  <w:divBdr>
                    <w:top w:val="none" w:sz="0" w:space="0" w:color="auto"/>
                    <w:left w:val="none" w:sz="0" w:space="0" w:color="auto"/>
                    <w:bottom w:val="none" w:sz="0" w:space="0" w:color="auto"/>
                    <w:right w:val="none" w:sz="0" w:space="0" w:color="auto"/>
                  </w:divBdr>
                </w:div>
                <w:div w:id="1233545176">
                  <w:marLeft w:val="640"/>
                  <w:marRight w:val="0"/>
                  <w:marTop w:val="0"/>
                  <w:marBottom w:val="0"/>
                  <w:divBdr>
                    <w:top w:val="none" w:sz="0" w:space="0" w:color="auto"/>
                    <w:left w:val="none" w:sz="0" w:space="0" w:color="auto"/>
                    <w:bottom w:val="none" w:sz="0" w:space="0" w:color="auto"/>
                    <w:right w:val="none" w:sz="0" w:space="0" w:color="auto"/>
                  </w:divBdr>
                </w:div>
                <w:div w:id="1255674052">
                  <w:marLeft w:val="640"/>
                  <w:marRight w:val="0"/>
                  <w:marTop w:val="0"/>
                  <w:marBottom w:val="0"/>
                  <w:divBdr>
                    <w:top w:val="none" w:sz="0" w:space="0" w:color="auto"/>
                    <w:left w:val="none" w:sz="0" w:space="0" w:color="auto"/>
                    <w:bottom w:val="none" w:sz="0" w:space="0" w:color="auto"/>
                    <w:right w:val="none" w:sz="0" w:space="0" w:color="auto"/>
                  </w:divBdr>
                </w:div>
                <w:div w:id="1261527233">
                  <w:marLeft w:val="640"/>
                  <w:marRight w:val="0"/>
                  <w:marTop w:val="0"/>
                  <w:marBottom w:val="0"/>
                  <w:divBdr>
                    <w:top w:val="none" w:sz="0" w:space="0" w:color="auto"/>
                    <w:left w:val="none" w:sz="0" w:space="0" w:color="auto"/>
                    <w:bottom w:val="none" w:sz="0" w:space="0" w:color="auto"/>
                    <w:right w:val="none" w:sz="0" w:space="0" w:color="auto"/>
                  </w:divBdr>
                </w:div>
                <w:div w:id="1320230319">
                  <w:marLeft w:val="640"/>
                  <w:marRight w:val="0"/>
                  <w:marTop w:val="0"/>
                  <w:marBottom w:val="0"/>
                  <w:divBdr>
                    <w:top w:val="none" w:sz="0" w:space="0" w:color="auto"/>
                    <w:left w:val="none" w:sz="0" w:space="0" w:color="auto"/>
                    <w:bottom w:val="none" w:sz="0" w:space="0" w:color="auto"/>
                    <w:right w:val="none" w:sz="0" w:space="0" w:color="auto"/>
                  </w:divBdr>
                </w:div>
                <w:div w:id="1327710385">
                  <w:marLeft w:val="640"/>
                  <w:marRight w:val="0"/>
                  <w:marTop w:val="0"/>
                  <w:marBottom w:val="0"/>
                  <w:divBdr>
                    <w:top w:val="none" w:sz="0" w:space="0" w:color="auto"/>
                    <w:left w:val="none" w:sz="0" w:space="0" w:color="auto"/>
                    <w:bottom w:val="none" w:sz="0" w:space="0" w:color="auto"/>
                    <w:right w:val="none" w:sz="0" w:space="0" w:color="auto"/>
                  </w:divBdr>
                </w:div>
                <w:div w:id="1413896363">
                  <w:marLeft w:val="640"/>
                  <w:marRight w:val="0"/>
                  <w:marTop w:val="0"/>
                  <w:marBottom w:val="0"/>
                  <w:divBdr>
                    <w:top w:val="none" w:sz="0" w:space="0" w:color="auto"/>
                    <w:left w:val="none" w:sz="0" w:space="0" w:color="auto"/>
                    <w:bottom w:val="none" w:sz="0" w:space="0" w:color="auto"/>
                    <w:right w:val="none" w:sz="0" w:space="0" w:color="auto"/>
                  </w:divBdr>
                </w:div>
                <w:div w:id="1417358612">
                  <w:marLeft w:val="640"/>
                  <w:marRight w:val="0"/>
                  <w:marTop w:val="0"/>
                  <w:marBottom w:val="0"/>
                  <w:divBdr>
                    <w:top w:val="none" w:sz="0" w:space="0" w:color="auto"/>
                    <w:left w:val="none" w:sz="0" w:space="0" w:color="auto"/>
                    <w:bottom w:val="none" w:sz="0" w:space="0" w:color="auto"/>
                    <w:right w:val="none" w:sz="0" w:space="0" w:color="auto"/>
                  </w:divBdr>
                </w:div>
                <w:div w:id="1457455907">
                  <w:marLeft w:val="640"/>
                  <w:marRight w:val="0"/>
                  <w:marTop w:val="0"/>
                  <w:marBottom w:val="0"/>
                  <w:divBdr>
                    <w:top w:val="none" w:sz="0" w:space="0" w:color="auto"/>
                    <w:left w:val="none" w:sz="0" w:space="0" w:color="auto"/>
                    <w:bottom w:val="none" w:sz="0" w:space="0" w:color="auto"/>
                    <w:right w:val="none" w:sz="0" w:space="0" w:color="auto"/>
                  </w:divBdr>
                </w:div>
                <w:div w:id="1471367080">
                  <w:marLeft w:val="640"/>
                  <w:marRight w:val="0"/>
                  <w:marTop w:val="0"/>
                  <w:marBottom w:val="0"/>
                  <w:divBdr>
                    <w:top w:val="none" w:sz="0" w:space="0" w:color="auto"/>
                    <w:left w:val="none" w:sz="0" w:space="0" w:color="auto"/>
                    <w:bottom w:val="none" w:sz="0" w:space="0" w:color="auto"/>
                    <w:right w:val="none" w:sz="0" w:space="0" w:color="auto"/>
                  </w:divBdr>
                </w:div>
                <w:div w:id="1522667267">
                  <w:marLeft w:val="640"/>
                  <w:marRight w:val="0"/>
                  <w:marTop w:val="0"/>
                  <w:marBottom w:val="0"/>
                  <w:divBdr>
                    <w:top w:val="none" w:sz="0" w:space="0" w:color="auto"/>
                    <w:left w:val="none" w:sz="0" w:space="0" w:color="auto"/>
                    <w:bottom w:val="none" w:sz="0" w:space="0" w:color="auto"/>
                    <w:right w:val="none" w:sz="0" w:space="0" w:color="auto"/>
                  </w:divBdr>
                </w:div>
                <w:div w:id="1595019286">
                  <w:marLeft w:val="640"/>
                  <w:marRight w:val="0"/>
                  <w:marTop w:val="0"/>
                  <w:marBottom w:val="0"/>
                  <w:divBdr>
                    <w:top w:val="none" w:sz="0" w:space="0" w:color="auto"/>
                    <w:left w:val="none" w:sz="0" w:space="0" w:color="auto"/>
                    <w:bottom w:val="none" w:sz="0" w:space="0" w:color="auto"/>
                    <w:right w:val="none" w:sz="0" w:space="0" w:color="auto"/>
                  </w:divBdr>
                </w:div>
                <w:div w:id="1622570666">
                  <w:marLeft w:val="640"/>
                  <w:marRight w:val="0"/>
                  <w:marTop w:val="0"/>
                  <w:marBottom w:val="0"/>
                  <w:divBdr>
                    <w:top w:val="none" w:sz="0" w:space="0" w:color="auto"/>
                    <w:left w:val="none" w:sz="0" w:space="0" w:color="auto"/>
                    <w:bottom w:val="none" w:sz="0" w:space="0" w:color="auto"/>
                    <w:right w:val="none" w:sz="0" w:space="0" w:color="auto"/>
                  </w:divBdr>
                </w:div>
                <w:div w:id="1625426070">
                  <w:marLeft w:val="640"/>
                  <w:marRight w:val="0"/>
                  <w:marTop w:val="0"/>
                  <w:marBottom w:val="0"/>
                  <w:divBdr>
                    <w:top w:val="none" w:sz="0" w:space="0" w:color="auto"/>
                    <w:left w:val="none" w:sz="0" w:space="0" w:color="auto"/>
                    <w:bottom w:val="none" w:sz="0" w:space="0" w:color="auto"/>
                    <w:right w:val="none" w:sz="0" w:space="0" w:color="auto"/>
                  </w:divBdr>
                </w:div>
                <w:div w:id="1629433248">
                  <w:marLeft w:val="640"/>
                  <w:marRight w:val="0"/>
                  <w:marTop w:val="0"/>
                  <w:marBottom w:val="0"/>
                  <w:divBdr>
                    <w:top w:val="none" w:sz="0" w:space="0" w:color="auto"/>
                    <w:left w:val="none" w:sz="0" w:space="0" w:color="auto"/>
                    <w:bottom w:val="none" w:sz="0" w:space="0" w:color="auto"/>
                    <w:right w:val="none" w:sz="0" w:space="0" w:color="auto"/>
                  </w:divBdr>
                </w:div>
                <w:div w:id="1642996506">
                  <w:marLeft w:val="640"/>
                  <w:marRight w:val="0"/>
                  <w:marTop w:val="0"/>
                  <w:marBottom w:val="0"/>
                  <w:divBdr>
                    <w:top w:val="none" w:sz="0" w:space="0" w:color="auto"/>
                    <w:left w:val="none" w:sz="0" w:space="0" w:color="auto"/>
                    <w:bottom w:val="none" w:sz="0" w:space="0" w:color="auto"/>
                    <w:right w:val="none" w:sz="0" w:space="0" w:color="auto"/>
                  </w:divBdr>
                </w:div>
                <w:div w:id="1646546980">
                  <w:marLeft w:val="640"/>
                  <w:marRight w:val="0"/>
                  <w:marTop w:val="0"/>
                  <w:marBottom w:val="0"/>
                  <w:divBdr>
                    <w:top w:val="none" w:sz="0" w:space="0" w:color="auto"/>
                    <w:left w:val="none" w:sz="0" w:space="0" w:color="auto"/>
                    <w:bottom w:val="none" w:sz="0" w:space="0" w:color="auto"/>
                    <w:right w:val="none" w:sz="0" w:space="0" w:color="auto"/>
                  </w:divBdr>
                </w:div>
                <w:div w:id="1663778499">
                  <w:marLeft w:val="640"/>
                  <w:marRight w:val="0"/>
                  <w:marTop w:val="0"/>
                  <w:marBottom w:val="0"/>
                  <w:divBdr>
                    <w:top w:val="none" w:sz="0" w:space="0" w:color="auto"/>
                    <w:left w:val="none" w:sz="0" w:space="0" w:color="auto"/>
                    <w:bottom w:val="none" w:sz="0" w:space="0" w:color="auto"/>
                    <w:right w:val="none" w:sz="0" w:space="0" w:color="auto"/>
                  </w:divBdr>
                </w:div>
                <w:div w:id="1710837142">
                  <w:marLeft w:val="640"/>
                  <w:marRight w:val="0"/>
                  <w:marTop w:val="0"/>
                  <w:marBottom w:val="0"/>
                  <w:divBdr>
                    <w:top w:val="none" w:sz="0" w:space="0" w:color="auto"/>
                    <w:left w:val="none" w:sz="0" w:space="0" w:color="auto"/>
                    <w:bottom w:val="none" w:sz="0" w:space="0" w:color="auto"/>
                    <w:right w:val="none" w:sz="0" w:space="0" w:color="auto"/>
                  </w:divBdr>
                </w:div>
                <w:div w:id="1736319717">
                  <w:marLeft w:val="640"/>
                  <w:marRight w:val="0"/>
                  <w:marTop w:val="0"/>
                  <w:marBottom w:val="0"/>
                  <w:divBdr>
                    <w:top w:val="none" w:sz="0" w:space="0" w:color="auto"/>
                    <w:left w:val="none" w:sz="0" w:space="0" w:color="auto"/>
                    <w:bottom w:val="none" w:sz="0" w:space="0" w:color="auto"/>
                    <w:right w:val="none" w:sz="0" w:space="0" w:color="auto"/>
                  </w:divBdr>
                </w:div>
                <w:div w:id="1749957232">
                  <w:marLeft w:val="640"/>
                  <w:marRight w:val="0"/>
                  <w:marTop w:val="0"/>
                  <w:marBottom w:val="0"/>
                  <w:divBdr>
                    <w:top w:val="none" w:sz="0" w:space="0" w:color="auto"/>
                    <w:left w:val="none" w:sz="0" w:space="0" w:color="auto"/>
                    <w:bottom w:val="none" w:sz="0" w:space="0" w:color="auto"/>
                    <w:right w:val="none" w:sz="0" w:space="0" w:color="auto"/>
                  </w:divBdr>
                </w:div>
                <w:div w:id="1755515728">
                  <w:marLeft w:val="640"/>
                  <w:marRight w:val="0"/>
                  <w:marTop w:val="0"/>
                  <w:marBottom w:val="0"/>
                  <w:divBdr>
                    <w:top w:val="none" w:sz="0" w:space="0" w:color="auto"/>
                    <w:left w:val="none" w:sz="0" w:space="0" w:color="auto"/>
                    <w:bottom w:val="none" w:sz="0" w:space="0" w:color="auto"/>
                    <w:right w:val="none" w:sz="0" w:space="0" w:color="auto"/>
                  </w:divBdr>
                </w:div>
                <w:div w:id="1793862702">
                  <w:marLeft w:val="640"/>
                  <w:marRight w:val="0"/>
                  <w:marTop w:val="0"/>
                  <w:marBottom w:val="0"/>
                  <w:divBdr>
                    <w:top w:val="none" w:sz="0" w:space="0" w:color="auto"/>
                    <w:left w:val="none" w:sz="0" w:space="0" w:color="auto"/>
                    <w:bottom w:val="none" w:sz="0" w:space="0" w:color="auto"/>
                    <w:right w:val="none" w:sz="0" w:space="0" w:color="auto"/>
                  </w:divBdr>
                </w:div>
                <w:div w:id="1796096989">
                  <w:marLeft w:val="640"/>
                  <w:marRight w:val="0"/>
                  <w:marTop w:val="0"/>
                  <w:marBottom w:val="0"/>
                  <w:divBdr>
                    <w:top w:val="none" w:sz="0" w:space="0" w:color="auto"/>
                    <w:left w:val="none" w:sz="0" w:space="0" w:color="auto"/>
                    <w:bottom w:val="none" w:sz="0" w:space="0" w:color="auto"/>
                    <w:right w:val="none" w:sz="0" w:space="0" w:color="auto"/>
                  </w:divBdr>
                </w:div>
                <w:div w:id="1801531052">
                  <w:marLeft w:val="640"/>
                  <w:marRight w:val="0"/>
                  <w:marTop w:val="0"/>
                  <w:marBottom w:val="0"/>
                  <w:divBdr>
                    <w:top w:val="none" w:sz="0" w:space="0" w:color="auto"/>
                    <w:left w:val="none" w:sz="0" w:space="0" w:color="auto"/>
                    <w:bottom w:val="none" w:sz="0" w:space="0" w:color="auto"/>
                    <w:right w:val="none" w:sz="0" w:space="0" w:color="auto"/>
                  </w:divBdr>
                </w:div>
                <w:div w:id="1802260275">
                  <w:marLeft w:val="640"/>
                  <w:marRight w:val="0"/>
                  <w:marTop w:val="0"/>
                  <w:marBottom w:val="0"/>
                  <w:divBdr>
                    <w:top w:val="none" w:sz="0" w:space="0" w:color="auto"/>
                    <w:left w:val="none" w:sz="0" w:space="0" w:color="auto"/>
                    <w:bottom w:val="none" w:sz="0" w:space="0" w:color="auto"/>
                    <w:right w:val="none" w:sz="0" w:space="0" w:color="auto"/>
                  </w:divBdr>
                </w:div>
                <w:div w:id="1810122955">
                  <w:marLeft w:val="640"/>
                  <w:marRight w:val="0"/>
                  <w:marTop w:val="0"/>
                  <w:marBottom w:val="0"/>
                  <w:divBdr>
                    <w:top w:val="none" w:sz="0" w:space="0" w:color="auto"/>
                    <w:left w:val="none" w:sz="0" w:space="0" w:color="auto"/>
                    <w:bottom w:val="none" w:sz="0" w:space="0" w:color="auto"/>
                    <w:right w:val="none" w:sz="0" w:space="0" w:color="auto"/>
                  </w:divBdr>
                </w:div>
                <w:div w:id="1832671245">
                  <w:marLeft w:val="640"/>
                  <w:marRight w:val="0"/>
                  <w:marTop w:val="0"/>
                  <w:marBottom w:val="0"/>
                  <w:divBdr>
                    <w:top w:val="none" w:sz="0" w:space="0" w:color="auto"/>
                    <w:left w:val="none" w:sz="0" w:space="0" w:color="auto"/>
                    <w:bottom w:val="none" w:sz="0" w:space="0" w:color="auto"/>
                    <w:right w:val="none" w:sz="0" w:space="0" w:color="auto"/>
                  </w:divBdr>
                </w:div>
                <w:div w:id="1983464119">
                  <w:marLeft w:val="640"/>
                  <w:marRight w:val="0"/>
                  <w:marTop w:val="0"/>
                  <w:marBottom w:val="0"/>
                  <w:divBdr>
                    <w:top w:val="none" w:sz="0" w:space="0" w:color="auto"/>
                    <w:left w:val="none" w:sz="0" w:space="0" w:color="auto"/>
                    <w:bottom w:val="none" w:sz="0" w:space="0" w:color="auto"/>
                    <w:right w:val="none" w:sz="0" w:space="0" w:color="auto"/>
                  </w:divBdr>
                </w:div>
                <w:div w:id="1988781282">
                  <w:marLeft w:val="640"/>
                  <w:marRight w:val="0"/>
                  <w:marTop w:val="0"/>
                  <w:marBottom w:val="0"/>
                  <w:divBdr>
                    <w:top w:val="none" w:sz="0" w:space="0" w:color="auto"/>
                    <w:left w:val="none" w:sz="0" w:space="0" w:color="auto"/>
                    <w:bottom w:val="none" w:sz="0" w:space="0" w:color="auto"/>
                    <w:right w:val="none" w:sz="0" w:space="0" w:color="auto"/>
                  </w:divBdr>
                </w:div>
                <w:div w:id="2003510819">
                  <w:marLeft w:val="640"/>
                  <w:marRight w:val="0"/>
                  <w:marTop w:val="0"/>
                  <w:marBottom w:val="0"/>
                  <w:divBdr>
                    <w:top w:val="none" w:sz="0" w:space="0" w:color="auto"/>
                    <w:left w:val="none" w:sz="0" w:space="0" w:color="auto"/>
                    <w:bottom w:val="none" w:sz="0" w:space="0" w:color="auto"/>
                    <w:right w:val="none" w:sz="0" w:space="0" w:color="auto"/>
                  </w:divBdr>
                </w:div>
                <w:div w:id="2020159654">
                  <w:marLeft w:val="640"/>
                  <w:marRight w:val="0"/>
                  <w:marTop w:val="0"/>
                  <w:marBottom w:val="0"/>
                  <w:divBdr>
                    <w:top w:val="none" w:sz="0" w:space="0" w:color="auto"/>
                    <w:left w:val="none" w:sz="0" w:space="0" w:color="auto"/>
                    <w:bottom w:val="none" w:sz="0" w:space="0" w:color="auto"/>
                    <w:right w:val="none" w:sz="0" w:space="0" w:color="auto"/>
                  </w:divBdr>
                </w:div>
                <w:div w:id="2048142583">
                  <w:marLeft w:val="640"/>
                  <w:marRight w:val="0"/>
                  <w:marTop w:val="0"/>
                  <w:marBottom w:val="0"/>
                  <w:divBdr>
                    <w:top w:val="none" w:sz="0" w:space="0" w:color="auto"/>
                    <w:left w:val="none" w:sz="0" w:space="0" w:color="auto"/>
                    <w:bottom w:val="none" w:sz="0" w:space="0" w:color="auto"/>
                    <w:right w:val="none" w:sz="0" w:space="0" w:color="auto"/>
                  </w:divBdr>
                </w:div>
                <w:div w:id="2111582981">
                  <w:marLeft w:val="640"/>
                  <w:marRight w:val="0"/>
                  <w:marTop w:val="0"/>
                  <w:marBottom w:val="0"/>
                  <w:divBdr>
                    <w:top w:val="none" w:sz="0" w:space="0" w:color="auto"/>
                    <w:left w:val="none" w:sz="0" w:space="0" w:color="auto"/>
                    <w:bottom w:val="none" w:sz="0" w:space="0" w:color="auto"/>
                    <w:right w:val="none" w:sz="0" w:space="0" w:color="auto"/>
                  </w:divBdr>
                </w:div>
                <w:div w:id="2115400029">
                  <w:marLeft w:val="640"/>
                  <w:marRight w:val="0"/>
                  <w:marTop w:val="0"/>
                  <w:marBottom w:val="0"/>
                  <w:divBdr>
                    <w:top w:val="none" w:sz="0" w:space="0" w:color="auto"/>
                    <w:left w:val="none" w:sz="0" w:space="0" w:color="auto"/>
                    <w:bottom w:val="none" w:sz="0" w:space="0" w:color="auto"/>
                    <w:right w:val="none" w:sz="0" w:space="0" w:color="auto"/>
                  </w:divBdr>
                </w:div>
              </w:divsChild>
            </w:div>
            <w:div w:id="554244729">
              <w:marLeft w:val="0"/>
              <w:marRight w:val="0"/>
              <w:marTop w:val="0"/>
              <w:marBottom w:val="0"/>
              <w:divBdr>
                <w:top w:val="none" w:sz="0" w:space="0" w:color="auto"/>
                <w:left w:val="none" w:sz="0" w:space="0" w:color="auto"/>
                <w:bottom w:val="none" w:sz="0" w:space="0" w:color="auto"/>
                <w:right w:val="none" w:sz="0" w:space="0" w:color="auto"/>
              </w:divBdr>
              <w:divsChild>
                <w:div w:id="2243996">
                  <w:marLeft w:val="640"/>
                  <w:marRight w:val="0"/>
                  <w:marTop w:val="0"/>
                  <w:marBottom w:val="0"/>
                  <w:divBdr>
                    <w:top w:val="none" w:sz="0" w:space="0" w:color="auto"/>
                    <w:left w:val="none" w:sz="0" w:space="0" w:color="auto"/>
                    <w:bottom w:val="none" w:sz="0" w:space="0" w:color="auto"/>
                    <w:right w:val="none" w:sz="0" w:space="0" w:color="auto"/>
                  </w:divBdr>
                </w:div>
                <w:div w:id="3942668">
                  <w:marLeft w:val="640"/>
                  <w:marRight w:val="0"/>
                  <w:marTop w:val="0"/>
                  <w:marBottom w:val="0"/>
                  <w:divBdr>
                    <w:top w:val="none" w:sz="0" w:space="0" w:color="auto"/>
                    <w:left w:val="none" w:sz="0" w:space="0" w:color="auto"/>
                    <w:bottom w:val="none" w:sz="0" w:space="0" w:color="auto"/>
                    <w:right w:val="none" w:sz="0" w:space="0" w:color="auto"/>
                  </w:divBdr>
                </w:div>
                <w:div w:id="61681051">
                  <w:marLeft w:val="640"/>
                  <w:marRight w:val="0"/>
                  <w:marTop w:val="0"/>
                  <w:marBottom w:val="0"/>
                  <w:divBdr>
                    <w:top w:val="none" w:sz="0" w:space="0" w:color="auto"/>
                    <w:left w:val="none" w:sz="0" w:space="0" w:color="auto"/>
                    <w:bottom w:val="none" w:sz="0" w:space="0" w:color="auto"/>
                    <w:right w:val="none" w:sz="0" w:space="0" w:color="auto"/>
                  </w:divBdr>
                </w:div>
                <w:div w:id="161966625">
                  <w:marLeft w:val="640"/>
                  <w:marRight w:val="0"/>
                  <w:marTop w:val="0"/>
                  <w:marBottom w:val="0"/>
                  <w:divBdr>
                    <w:top w:val="none" w:sz="0" w:space="0" w:color="auto"/>
                    <w:left w:val="none" w:sz="0" w:space="0" w:color="auto"/>
                    <w:bottom w:val="none" w:sz="0" w:space="0" w:color="auto"/>
                    <w:right w:val="none" w:sz="0" w:space="0" w:color="auto"/>
                  </w:divBdr>
                </w:div>
                <w:div w:id="163133656">
                  <w:marLeft w:val="640"/>
                  <w:marRight w:val="0"/>
                  <w:marTop w:val="0"/>
                  <w:marBottom w:val="0"/>
                  <w:divBdr>
                    <w:top w:val="none" w:sz="0" w:space="0" w:color="auto"/>
                    <w:left w:val="none" w:sz="0" w:space="0" w:color="auto"/>
                    <w:bottom w:val="none" w:sz="0" w:space="0" w:color="auto"/>
                    <w:right w:val="none" w:sz="0" w:space="0" w:color="auto"/>
                  </w:divBdr>
                </w:div>
                <w:div w:id="188757970">
                  <w:marLeft w:val="640"/>
                  <w:marRight w:val="0"/>
                  <w:marTop w:val="0"/>
                  <w:marBottom w:val="0"/>
                  <w:divBdr>
                    <w:top w:val="none" w:sz="0" w:space="0" w:color="auto"/>
                    <w:left w:val="none" w:sz="0" w:space="0" w:color="auto"/>
                    <w:bottom w:val="none" w:sz="0" w:space="0" w:color="auto"/>
                    <w:right w:val="none" w:sz="0" w:space="0" w:color="auto"/>
                  </w:divBdr>
                </w:div>
                <w:div w:id="198475061">
                  <w:marLeft w:val="640"/>
                  <w:marRight w:val="0"/>
                  <w:marTop w:val="0"/>
                  <w:marBottom w:val="0"/>
                  <w:divBdr>
                    <w:top w:val="none" w:sz="0" w:space="0" w:color="auto"/>
                    <w:left w:val="none" w:sz="0" w:space="0" w:color="auto"/>
                    <w:bottom w:val="none" w:sz="0" w:space="0" w:color="auto"/>
                    <w:right w:val="none" w:sz="0" w:space="0" w:color="auto"/>
                  </w:divBdr>
                </w:div>
                <w:div w:id="219831763">
                  <w:marLeft w:val="640"/>
                  <w:marRight w:val="0"/>
                  <w:marTop w:val="0"/>
                  <w:marBottom w:val="0"/>
                  <w:divBdr>
                    <w:top w:val="none" w:sz="0" w:space="0" w:color="auto"/>
                    <w:left w:val="none" w:sz="0" w:space="0" w:color="auto"/>
                    <w:bottom w:val="none" w:sz="0" w:space="0" w:color="auto"/>
                    <w:right w:val="none" w:sz="0" w:space="0" w:color="auto"/>
                  </w:divBdr>
                </w:div>
                <w:div w:id="268706278">
                  <w:marLeft w:val="640"/>
                  <w:marRight w:val="0"/>
                  <w:marTop w:val="0"/>
                  <w:marBottom w:val="0"/>
                  <w:divBdr>
                    <w:top w:val="none" w:sz="0" w:space="0" w:color="auto"/>
                    <w:left w:val="none" w:sz="0" w:space="0" w:color="auto"/>
                    <w:bottom w:val="none" w:sz="0" w:space="0" w:color="auto"/>
                    <w:right w:val="none" w:sz="0" w:space="0" w:color="auto"/>
                  </w:divBdr>
                </w:div>
                <w:div w:id="274214353">
                  <w:marLeft w:val="640"/>
                  <w:marRight w:val="0"/>
                  <w:marTop w:val="0"/>
                  <w:marBottom w:val="0"/>
                  <w:divBdr>
                    <w:top w:val="none" w:sz="0" w:space="0" w:color="auto"/>
                    <w:left w:val="none" w:sz="0" w:space="0" w:color="auto"/>
                    <w:bottom w:val="none" w:sz="0" w:space="0" w:color="auto"/>
                    <w:right w:val="none" w:sz="0" w:space="0" w:color="auto"/>
                  </w:divBdr>
                </w:div>
                <w:div w:id="274362547">
                  <w:marLeft w:val="640"/>
                  <w:marRight w:val="0"/>
                  <w:marTop w:val="0"/>
                  <w:marBottom w:val="0"/>
                  <w:divBdr>
                    <w:top w:val="none" w:sz="0" w:space="0" w:color="auto"/>
                    <w:left w:val="none" w:sz="0" w:space="0" w:color="auto"/>
                    <w:bottom w:val="none" w:sz="0" w:space="0" w:color="auto"/>
                    <w:right w:val="none" w:sz="0" w:space="0" w:color="auto"/>
                  </w:divBdr>
                </w:div>
                <w:div w:id="278881721">
                  <w:marLeft w:val="640"/>
                  <w:marRight w:val="0"/>
                  <w:marTop w:val="0"/>
                  <w:marBottom w:val="0"/>
                  <w:divBdr>
                    <w:top w:val="none" w:sz="0" w:space="0" w:color="auto"/>
                    <w:left w:val="none" w:sz="0" w:space="0" w:color="auto"/>
                    <w:bottom w:val="none" w:sz="0" w:space="0" w:color="auto"/>
                    <w:right w:val="none" w:sz="0" w:space="0" w:color="auto"/>
                  </w:divBdr>
                </w:div>
                <w:div w:id="385179945">
                  <w:marLeft w:val="640"/>
                  <w:marRight w:val="0"/>
                  <w:marTop w:val="0"/>
                  <w:marBottom w:val="0"/>
                  <w:divBdr>
                    <w:top w:val="none" w:sz="0" w:space="0" w:color="auto"/>
                    <w:left w:val="none" w:sz="0" w:space="0" w:color="auto"/>
                    <w:bottom w:val="none" w:sz="0" w:space="0" w:color="auto"/>
                    <w:right w:val="none" w:sz="0" w:space="0" w:color="auto"/>
                  </w:divBdr>
                </w:div>
                <w:div w:id="405299355">
                  <w:marLeft w:val="640"/>
                  <w:marRight w:val="0"/>
                  <w:marTop w:val="0"/>
                  <w:marBottom w:val="0"/>
                  <w:divBdr>
                    <w:top w:val="none" w:sz="0" w:space="0" w:color="auto"/>
                    <w:left w:val="none" w:sz="0" w:space="0" w:color="auto"/>
                    <w:bottom w:val="none" w:sz="0" w:space="0" w:color="auto"/>
                    <w:right w:val="none" w:sz="0" w:space="0" w:color="auto"/>
                  </w:divBdr>
                </w:div>
                <w:div w:id="411246758">
                  <w:marLeft w:val="640"/>
                  <w:marRight w:val="0"/>
                  <w:marTop w:val="0"/>
                  <w:marBottom w:val="0"/>
                  <w:divBdr>
                    <w:top w:val="none" w:sz="0" w:space="0" w:color="auto"/>
                    <w:left w:val="none" w:sz="0" w:space="0" w:color="auto"/>
                    <w:bottom w:val="none" w:sz="0" w:space="0" w:color="auto"/>
                    <w:right w:val="none" w:sz="0" w:space="0" w:color="auto"/>
                  </w:divBdr>
                </w:div>
                <w:div w:id="416681051">
                  <w:marLeft w:val="640"/>
                  <w:marRight w:val="0"/>
                  <w:marTop w:val="0"/>
                  <w:marBottom w:val="0"/>
                  <w:divBdr>
                    <w:top w:val="none" w:sz="0" w:space="0" w:color="auto"/>
                    <w:left w:val="none" w:sz="0" w:space="0" w:color="auto"/>
                    <w:bottom w:val="none" w:sz="0" w:space="0" w:color="auto"/>
                    <w:right w:val="none" w:sz="0" w:space="0" w:color="auto"/>
                  </w:divBdr>
                </w:div>
                <w:div w:id="477233522">
                  <w:marLeft w:val="640"/>
                  <w:marRight w:val="0"/>
                  <w:marTop w:val="0"/>
                  <w:marBottom w:val="0"/>
                  <w:divBdr>
                    <w:top w:val="none" w:sz="0" w:space="0" w:color="auto"/>
                    <w:left w:val="none" w:sz="0" w:space="0" w:color="auto"/>
                    <w:bottom w:val="none" w:sz="0" w:space="0" w:color="auto"/>
                    <w:right w:val="none" w:sz="0" w:space="0" w:color="auto"/>
                  </w:divBdr>
                </w:div>
                <w:div w:id="477840786">
                  <w:marLeft w:val="640"/>
                  <w:marRight w:val="0"/>
                  <w:marTop w:val="0"/>
                  <w:marBottom w:val="0"/>
                  <w:divBdr>
                    <w:top w:val="none" w:sz="0" w:space="0" w:color="auto"/>
                    <w:left w:val="none" w:sz="0" w:space="0" w:color="auto"/>
                    <w:bottom w:val="none" w:sz="0" w:space="0" w:color="auto"/>
                    <w:right w:val="none" w:sz="0" w:space="0" w:color="auto"/>
                  </w:divBdr>
                </w:div>
                <w:div w:id="493838787">
                  <w:marLeft w:val="640"/>
                  <w:marRight w:val="0"/>
                  <w:marTop w:val="0"/>
                  <w:marBottom w:val="0"/>
                  <w:divBdr>
                    <w:top w:val="none" w:sz="0" w:space="0" w:color="auto"/>
                    <w:left w:val="none" w:sz="0" w:space="0" w:color="auto"/>
                    <w:bottom w:val="none" w:sz="0" w:space="0" w:color="auto"/>
                    <w:right w:val="none" w:sz="0" w:space="0" w:color="auto"/>
                  </w:divBdr>
                </w:div>
                <w:div w:id="552423057">
                  <w:marLeft w:val="640"/>
                  <w:marRight w:val="0"/>
                  <w:marTop w:val="0"/>
                  <w:marBottom w:val="0"/>
                  <w:divBdr>
                    <w:top w:val="none" w:sz="0" w:space="0" w:color="auto"/>
                    <w:left w:val="none" w:sz="0" w:space="0" w:color="auto"/>
                    <w:bottom w:val="none" w:sz="0" w:space="0" w:color="auto"/>
                    <w:right w:val="none" w:sz="0" w:space="0" w:color="auto"/>
                  </w:divBdr>
                </w:div>
                <w:div w:id="554467293">
                  <w:marLeft w:val="640"/>
                  <w:marRight w:val="0"/>
                  <w:marTop w:val="0"/>
                  <w:marBottom w:val="0"/>
                  <w:divBdr>
                    <w:top w:val="none" w:sz="0" w:space="0" w:color="auto"/>
                    <w:left w:val="none" w:sz="0" w:space="0" w:color="auto"/>
                    <w:bottom w:val="none" w:sz="0" w:space="0" w:color="auto"/>
                    <w:right w:val="none" w:sz="0" w:space="0" w:color="auto"/>
                  </w:divBdr>
                </w:div>
                <w:div w:id="558051240">
                  <w:marLeft w:val="640"/>
                  <w:marRight w:val="0"/>
                  <w:marTop w:val="0"/>
                  <w:marBottom w:val="0"/>
                  <w:divBdr>
                    <w:top w:val="none" w:sz="0" w:space="0" w:color="auto"/>
                    <w:left w:val="none" w:sz="0" w:space="0" w:color="auto"/>
                    <w:bottom w:val="none" w:sz="0" w:space="0" w:color="auto"/>
                    <w:right w:val="none" w:sz="0" w:space="0" w:color="auto"/>
                  </w:divBdr>
                </w:div>
                <w:div w:id="586378019">
                  <w:marLeft w:val="640"/>
                  <w:marRight w:val="0"/>
                  <w:marTop w:val="0"/>
                  <w:marBottom w:val="0"/>
                  <w:divBdr>
                    <w:top w:val="none" w:sz="0" w:space="0" w:color="auto"/>
                    <w:left w:val="none" w:sz="0" w:space="0" w:color="auto"/>
                    <w:bottom w:val="none" w:sz="0" w:space="0" w:color="auto"/>
                    <w:right w:val="none" w:sz="0" w:space="0" w:color="auto"/>
                  </w:divBdr>
                </w:div>
                <w:div w:id="593132461">
                  <w:marLeft w:val="640"/>
                  <w:marRight w:val="0"/>
                  <w:marTop w:val="0"/>
                  <w:marBottom w:val="0"/>
                  <w:divBdr>
                    <w:top w:val="none" w:sz="0" w:space="0" w:color="auto"/>
                    <w:left w:val="none" w:sz="0" w:space="0" w:color="auto"/>
                    <w:bottom w:val="none" w:sz="0" w:space="0" w:color="auto"/>
                    <w:right w:val="none" w:sz="0" w:space="0" w:color="auto"/>
                  </w:divBdr>
                </w:div>
                <w:div w:id="598369954">
                  <w:marLeft w:val="640"/>
                  <w:marRight w:val="0"/>
                  <w:marTop w:val="0"/>
                  <w:marBottom w:val="0"/>
                  <w:divBdr>
                    <w:top w:val="none" w:sz="0" w:space="0" w:color="auto"/>
                    <w:left w:val="none" w:sz="0" w:space="0" w:color="auto"/>
                    <w:bottom w:val="none" w:sz="0" w:space="0" w:color="auto"/>
                    <w:right w:val="none" w:sz="0" w:space="0" w:color="auto"/>
                  </w:divBdr>
                </w:div>
                <w:div w:id="614748184">
                  <w:marLeft w:val="640"/>
                  <w:marRight w:val="0"/>
                  <w:marTop w:val="0"/>
                  <w:marBottom w:val="0"/>
                  <w:divBdr>
                    <w:top w:val="none" w:sz="0" w:space="0" w:color="auto"/>
                    <w:left w:val="none" w:sz="0" w:space="0" w:color="auto"/>
                    <w:bottom w:val="none" w:sz="0" w:space="0" w:color="auto"/>
                    <w:right w:val="none" w:sz="0" w:space="0" w:color="auto"/>
                  </w:divBdr>
                </w:div>
                <w:div w:id="693775315">
                  <w:marLeft w:val="640"/>
                  <w:marRight w:val="0"/>
                  <w:marTop w:val="0"/>
                  <w:marBottom w:val="0"/>
                  <w:divBdr>
                    <w:top w:val="none" w:sz="0" w:space="0" w:color="auto"/>
                    <w:left w:val="none" w:sz="0" w:space="0" w:color="auto"/>
                    <w:bottom w:val="none" w:sz="0" w:space="0" w:color="auto"/>
                    <w:right w:val="none" w:sz="0" w:space="0" w:color="auto"/>
                  </w:divBdr>
                </w:div>
                <w:div w:id="720439664">
                  <w:marLeft w:val="640"/>
                  <w:marRight w:val="0"/>
                  <w:marTop w:val="0"/>
                  <w:marBottom w:val="0"/>
                  <w:divBdr>
                    <w:top w:val="none" w:sz="0" w:space="0" w:color="auto"/>
                    <w:left w:val="none" w:sz="0" w:space="0" w:color="auto"/>
                    <w:bottom w:val="none" w:sz="0" w:space="0" w:color="auto"/>
                    <w:right w:val="none" w:sz="0" w:space="0" w:color="auto"/>
                  </w:divBdr>
                </w:div>
                <w:div w:id="778069866">
                  <w:marLeft w:val="640"/>
                  <w:marRight w:val="0"/>
                  <w:marTop w:val="0"/>
                  <w:marBottom w:val="0"/>
                  <w:divBdr>
                    <w:top w:val="none" w:sz="0" w:space="0" w:color="auto"/>
                    <w:left w:val="none" w:sz="0" w:space="0" w:color="auto"/>
                    <w:bottom w:val="none" w:sz="0" w:space="0" w:color="auto"/>
                    <w:right w:val="none" w:sz="0" w:space="0" w:color="auto"/>
                  </w:divBdr>
                </w:div>
                <w:div w:id="842404185">
                  <w:marLeft w:val="640"/>
                  <w:marRight w:val="0"/>
                  <w:marTop w:val="0"/>
                  <w:marBottom w:val="0"/>
                  <w:divBdr>
                    <w:top w:val="none" w:sz="0" w:space="0" w:color="auto"/>
                    <w:left w:val="none" w:sz="0" w:space="0" w:color="auto"/>
                    <w:bottom w:val="none" w:sz="0" w:space="0" w:color="auto"/>
                    <w:right w:val="none" w:sz="0" w:space="0" w:color="auto"/>
                  </w:divBdr>
                </w:div>
                <w:div w:id="897588944">
                  <w:marLeft w:val="640"/>
                  <w:marRight w:val="0"/>
                  <w:marTop w:val="0"/>
                  <w:marBottom w:val="0"/>
                  <w:divBdr>
                    <w:top w:val="none" w:sz="0" w:space="0" w:color="auto"/>
                    <w:left w:val="none" w:sz="0" w:space="0" w:color="auto"/>
                    <w:bottom w:val="none" w:sz="0" w:space="0" w:color="auto"/>
                    <w:right w:val="none" w:sz="0" w:space="0" w:color="auto"/>
                  </w:divBdr>
                </w:div>
                <w:div w:id="922646052">
                  <w:marLeft w:val="640"/>
                  <w:marRight w:val="0"/>
                  <w:marTop w:val="0"/>
                  <w:marBottom w:val="0"/>
                  <w:divBdr>
                    <w:top w:val="none" w:sz="0" w:space="0" w:color="auto"/>
                    <w:left w:val="none" w:sz="0" w:space="0" w:color="auto"/>
                    <w:bottom w:val="none" w:sz="0" w:space="0" w:color="auto"/>
                    <w:right w:val="none" w:sz="0" w:space="0" w:color="auto"/>
                  </w:divBdr>
                </w:div>
                <w:div w:id="957570556">
                  <w:marLeft w:val="640"/>
                  <w:marRight w:val="0"/>
                  <w:marTop w:val="0"/>
                  <w:marBottom w:val="0"/>
                  <w:divBdr>
                    <w:top w:val="none" w:sz="0" w:space="0" w:color="auto"/>
                    <w:left w:val="none" w:sz="0" w:space="0" w:color="auto"/>
                    <w:bottom w:val="none" w:sz="0" w:space="0" w:color="auto"/>
                    <w:right w:val="none" w:sz="0" w:space="0" w:color="auto"/>
                  </w:divBdr>
                </w:div>
                <w:div w:id="1014069763">
                  <w:marLeft w:val="640"/>
                  <w:marRight w:val="0"/>
                  <w:marTop w:val="0"/>
                  <w:marBottom w:val="0"/>
                  <w:divBdr>
                    <w:top w:val="none" w:sz="0" w:space="0" w:color="auto"/>
                    <w:left w:val="none" w:sz="0" w:space="0" w:color="auto"/>
                    <w:bottom w:val="none" w:sz="0" w:space="0" w:color="auto"/>
                    <w:right w:val="none" w:sz="0" w:space="0" w:color="auto"/>
                  </w:divBdr>
                </w:div>
                <w:div w:id="1107700417">
                  <w:marLeft w:val="640"/>
                  <w:marRight w:val="0"/>
                  <w:marTop w:val="0"/>
                  <w:marBottom w:val="0"/>
                  <w:divBdr>
                    <w:top w:val="none" w:sz="0" w:space="0" w:color="auto"/>
                    <w:left w:val="none" w:sz="0" w:space="0" w:color="auto"/>
                    <w:bottom w:val="none" w:sz="0" w:space="0" w:color="auto"/>
                    <w:right w:val="none" w:sz="0" w:space="0" w:color="auto"/>
                  </w:divBdr>
                </w:div>
                <w:div w:id="1141919313">
                  <w:marLeft w:val="640"/>
                  <w:marRight w:val="0"/>
                  <w:marTop w:val="0"/>
                  <w:marBottom w:val="0"/>
                  <w:divBdr>
                    <w:top w:val="none" w:sz="0" w:space="0" w:color="auto"/>
                    <w:left w:val="none" w:sz="0" w:space="0" w:color="auto"/>
                    <w:bottom w:val="none" w:sz="0" w:space="0" w:color="auto"/>
                    <w:right w:val="none" w:sz="0" w:space="0" w:color="auto"/>
                  </w:divBdr>
                </w:div>
                <w:div w:id="1146320336">
                  <w:marLeft w:val="640"/>
                  <w:marRight w:val="0"/>
                  <w:marTop w:val="0"/>
                  <w:marBottom w:val="0"/>
                  <w:divBdr>
                    <w:top w:val="none" w:sz="0" w:space="0" w:color="auto"/>
                    <w:left w:val="none" w:sz="0" w:space="0" w:color="auto"/>
                    <w:bottom w:val="none" w:sz="0" w:space="0" w:color="auto"/>
                    <w:right w:val="none" w:sz="0" w:space="0" w:color="auto"/>
                  </w:divBdr>
                </w:div>
                <w:div w:id="1204027522">
                  <w:marLeft w:val="640"/>
                  <w:marRight w:val="0"/>
                  <w:marTop w:val="0"/>
                  <w:marBottom w:val="0"/>
                  <w:divBdr>
                    <w:top w:val="none" w:sz="0" w:space="0" w:color="auto"/>
                    <w:left w:val="none" w:sz="0" w:space="0" w:color="auto"/>
                    <w:bottom w:val="none" w:sz="0" w:space="0" w:color="auto"/>
                    <w:right w:val="none" w:sz="0" w:space="0" w:color="auto"/>
                  </w:divBdr>
                </w:div>
                <w:div w:id="1223179630">
                  <w:marLeft w:val="640"/>
                  <w:marRight w:val="0"/>
                  <w:marTop w:val="0"/>
                  <w:marBottom w:val="0"/>
                  <w:divBdr>
                    <w:top w:val="none" w:sz="0" w:space="0" w:color="auto"/>
                    <w:left w:val="none" w:sz="0" w:space="0" w:color="auto"/>
                    <w:bottom w:val="none" w:sz="0" w:space="0" w:color="auto"/>
                    <w:right w:val="none" w:sz="0" w:space="0" w:color="auto"/>
                  </w:divBdr>
                </w:div>
                <w:div w:id="1259365924">
                  <w:marLeft w:val="640"/>
                  <w:marRight w:val="0"/>
                  <w:marTop w:val="0"/>
                  <w:marBottom w:val="0"/>
                  <w:divBdr>
                    <w:top w:val="none" w:sz="0" w:space="0" w:color="auto"/>
                    <w:left w:val="none" w:sz="0" w:space="0" w:color="auto"/>
                    <w:bottom w:val="none" w:sz="0" w:space="0" w:color="auto"/>
                    <w:right w:val="none" w:sz="0" w:space="0" w:color="auto"/>
                  </w:divBdr>
                </w:div>
                <w:div w:id="1286427799">
                  <w:marLeft w:val="640"/>
                  <w:marRight w:val="0"/>
                  <w:marTop w:val="0"/>
                  <w:marBottom w:val="0"/>
                  <w:divBdr>
                    <w:top w:val="none" w:sz="0" w:space="0" w:color="auto"/>
                    <w:left w:val="none" w:sz="0" w:space="0" w:color="auto"/>
                    <w:bottom w:val="none" w:sz="0" w:space="0" w:color="auto"/>
                    <w:right w:val="none" w:sz="0" w:space="0" w:color="auto"/>
                  </w:divBdr>
                </w:div>
                <w:div w:id="1332367883">
                  <w:marLeft w:val="640"/>
                  <w:marRight w:val="0"/>
                  <w:marTop w:val="0"/>
                  <w:marBottom w:val="0"/>
                  <w:divBdr>
                    <w:top w:val="none" w:sz="0" w:space="0" w:color="auto"/>
                    <w:left w:val="none" w:sz="0" w:space="0" w:color="auto"/>
                    <w:bottom w:val="none" w:sz="0" w:space="0" w:color="auto"/>
                    <w:right w:val="none" w:sz="0" w:space="0" w:color="auto"/>
                  </w:divBdr>
                </w:div>
                <w:div w:id="1342049083">
                  <w:marLeft w:val="640"/>
                  <w:marRight w:val="0"/>
                  <w:marTop w:val="0"/>
                  <w:marBottom w:val="0"/>
                  <w:divBdr>
                    <w:top w:val="none" w:sz="0" w:space="0" w:color="auto"/>
                    <w:left w:val="none" w:sz="0" w:space="0" w:color="auto"/>
                    <w:bottom w:val="none" w:sz="0" w:space="0" w:color="auto"/>
                    <w:right w:val="none" w:sz="0" w:space="0" w:color="auto"/>
                  </w:divBdr>
                </w:div>
                <w:div w:id="1379427721">
                  <w:marLeft w:val="640"/>
                  <w:marRight w:val="0"/>
                  <w:marTop w:val="0"/>
                  <w:marBottom w:val="0"/>
                  <w:divBdr>
                    <w:top w:val="none" w:sz="0" w:space="0" w:color="auto"/>
                    <w:left w:val="none" w:sz="0" w:space="0" w:color="auto"/>
                    <w:bottom w:val="none" w:sz="0" w:space="0" w:color="auto"/>
                    <w:right w:val="none" w:sz="0" w:space="0" w:color="auto"/>
                  </w:divBdr>
                </w:div>
                <w:div w:id="1392923552">
                  <w:marLeft w:val="640"/>
                  <w:marRight w:val="0"/>
                  <w:marTop w:val="0"/>
                  <w:marBottom w:val="0"/>
                  <w:divBdr>
                    <w:top w:val="none" w:sz="0" w:space="0" w:color="auto"/>
                    <w:left w:val="none" w:sz="0" w:space="0" w:color="auto"/>
                    <w:bottom w:val="none" w:sz="0" w:space="0" w:color="auto"/>
                    <w:right w:val="none" w:sz="0" w:space="0" w:color="auto"/>
                  </w:divBdr>
                </w:div>
                <w:div w:id="1414426888">
                  <w:marLeft w:val="640"/>
                  <w:marRight w:val="0"/>
                  <w:marTop w:val="0"/>
                  <w:marBottom w:val="0"/>
                  <w:divBdr>
                    <w:top w:val="none" w:sz="0" w:space="0" w:color="auto"/>
                    <w:left w:val="none" w:sz="0" w:space="0" w:color="auto"/>
                    <w:bottom w:val="none" w:sz="0" w:space="0" w:color="auto"/>
                    <w:right w:val="none" w:sz="0" w:space="0" w:color="auto"/>
                  </w:divBdr>
                </w:div>
                <w:div w:id="1421560513">
                  <w:marLeft w:val="640"/>
                  <w:marRight w:val="0"/>
                  <w:marTop w:val="0"/>
                  <w:marBottom w:val="0"/>
                  <w:divBdr>
                    <w:top w:val="none" w:sz="0" w:space="0" w:color="auto"/>
                    <w:left w:val="none" w:sz="0" w:space="0" w:color="auto"/>
                    <w:bottom w:val="none" w:sz="0" w:space="0" w:color="auto"/>
                    <w:right w:val="none" w:sz="0" w:space="0" w:color="auto"/>
                  </w:divBdr>
                </w:div>
                <w:div w:id="1452163503">
                  <w:marLeft w:val="640"/>
                  <w:marRight w:val="0"/>
                  <w:marTop w:val="0"/>
                  <w:marBottom w:val="0"/>
                  <w:divBdr>
                    <w:top w:val="none" w:sz="0" w:space="0" w:color="auto"/>
                    <w:left w:val="none" w:sz="0" w:space="0" w:color="auto"/>
                    <w:bottom w:val="none" w:sz="0" w:space="0" w:color="auto"/>
                    <w:right w:val="none" w:sz="0" w:space="0" w:color="auto"/>
                  </w:divBdr>
                </w:div>
                <w:div w:id="1481117094">
                  <w:marLeft w:val="640"/>
                  <w:marRight w:val="0"/>
                  <w:marTop w:val="0"/>
                  <w:marBottom w:val="0"/>
                  <w:divBdr>
                    <w:top w:val="none" w:sz="0" w:space="0" w:color="auto"/>
                    <w:left w:val="none" w:sz="0" w:space="0" w:color="auto"/>
                    <w:bottom w:val="none" w:sz="0" w:space="0" w:color="auto"/>
                    <w:right w:val="none" w:sz="0" w:space="0" w:color="auto"/>
                  </w:divBdr>
                </w:div>
                <w:div w:id="1485316930">
                  <w:marLeft w:val="640"/>
                  <w:marRight w:val="0"/>
                  <w:marTop w:val="0"/>
                  <w:marBottom w:val="0"/>
                  <w:divBdr>
                    <w:top w:val="none" w:sz="0" w:space="0" w:color="auto"/>
                    <w:left w:val="none" w:sz="0" w:space="0" w:color="auto"/>
                    <w:bottom w:val="none" w:sz="0" w:space="0" w:color="auto"/>
                    <w:right w:val="none" w:sz="0" w:space="0" w:color="auto"/>
                  </w:divBdr>
                </w:div>
                <w:div w:id="1515849959">
                  <w:marLeft w:val="640"/>
                  <w:marRight w:val="0"/>
                  <w:marTop w:val="0"/>
                  <w:marBottom w:val="0"/>
                  <w:divBdr>
                    <w:top w:val="none" w:sz="0" w:space="0" w:color="auto"/>
                    <w:left w:val="none" w:sz="0" w:space="0" w:color="auto"/>
                    <w:bottom w:val="none" w:sz="0" w:space="0" w:color="auto"/>
                    <w:right w:val="none" w:sz="0" w:space="0" w:color="auto"/>
                  </w:divBdr>
                </w:div>
                <w:div w:id="1562474314">
                  <w:marLeft w:val="640"/>
                  <w:marRight w:val="0"/>
                  <w:marTop w:val="0"/>
                  <w:marBottom w:val="0"/>
                  <w:divBdr>
                    <w:top w:val="none" w:sz="0" w:space="0" w:color="auto"/>
                    <w:left w:val="none" w:sz="0" w:space="0" w:color="auto"/>
                    <w:bottom w:val="none" w:sz="0" w:space="0" w:color="auto"/>
                    <w:right w:val="none" w:sz="0" w:space="0" w:color="auto"/>
                  </w:divBdr>
                </w:div>
                <w:div w:id="1606185860">
                  <w:marLeft w:val="640"/>
                  <w:marRight w:val="0"/>
                  <w:marTop w:val="0"/>
                  <w:marBottom w:val="0"/>
                  <w:divBdr>
                    <w:top w:val="none" w:sz="0" w:space="0" w:color="auto"/>
                    <w:left w:val="none" w:sz="0" w:space="0" w:color="auto"/>
                    <w:bottom w:val="none" w:sz="0" w:space="0" w:color="auto"/>
                    <w:right w:val="none" w:sz="0" w:space="0" w:color="auto"/>
                  </w:divBdr>
                </w:div>
                <w:div w:id="1611231568">
                  <w:marLeft w:val="640"/>
                  <w:marRight w:val="0"/>
                  <w:marTop w:val="0"/>
                  <w:marBottom w:val="0"/>
                  <w:divBdr>
                    <w:top w:val="none" w:sz="0" w:space="0" w:color="auto"/>
                    <w:left w:val="none" w:sz="0" w:space="0" w:color="auto"/>
                    <w:bottom w:val="none" w:sz="0" w:space="0" w:color="auto"/>
                    <w:right w:val="none" w:sz="0" w:space="0" w:color="auto"/>
                  </w:divBdr>
                </w:div>
                <w:div w:id="1614096318">
                  <w:marLeft w:val="640"/>
                  <w:marRight w:val="0"/>
                  <w:marTop w:val="0"/>
                  <w:marBottom w:val="0"/>
                  <w:divBdr>
                    <w:top w:val="none" w:sz="0" w:space="0" w:color="auto"/>
                    <w:left w:val="none" w:sz="0" w:space="0" w:color="auto"/>
                    <w:bottom w:val="none" w:sz="0" w:space="0" w:color="auto"/>
                    <w:right w:val="none" w:sz="0" w:space="0" w:color="auto"/>
                  </w:divBdr>
                </w:div>
                <w:div w:id="1635671474">
                  <w:marLeft w:val="640"/>
                  <w:marRight w:val="0"/>
                  <w:marTop w:val="0"/>
                  <w:marBottom w:val="0"/>
                  <w:divBdr>
                    <w:top w:val="none" w:sz="0" w:space="0" w:color="auto"/>
                    <w:left w:val="none" w:sz="0" w:space="0" w:color="auto"/>
                    <w:bottom w:val="none" w:sz="0" w:space="0" w:color="auto"/>
                    <w:right w:val="none" w:sz="0" w:space="0" w:color="auto"/>
                  </w:divBdr>
                </w:div>
                <w:div w:id="1699314597">
                  <w:marLeft w:val="640"/>
                  <w:marRight w:val="0"/>
                  <w:marTop w:val="0"/>
                  <w:marBottom w:val="0"/>
                  <w:divBdr>
                    <w:top w:val="none" w:sz="0" w:space="0" w:color="auto"/>
                    <w:left w:val="none" w:sz="0" w:space="0" w:color="auto"/>
                    <w:bottom w:val="none" w:sz="0" w:space="0" w:color="auto"/>
                    <w:right w:val="none" w:sz="0" w:space="0" w:color="auto"/>
                  </w:divBdr>
                </w:div>
                <w:div w:id="1699349792">
                  <w:marLeft w:val="640"/>
                  <w:marRight w:val="0"/>
                  <w:marTop w:val="0"/>
                  <w:marBottom w:val="0"/>
                  <w:divBdr>
                    <w:top w:val="none" w:sz="0" w:space="0" w:color="auto"/>
                    <w:left w:val="none" w:sz="0" w:space="0" w:color="auto"/>
                    <w:bottom w:val="none" w:sz="0" w:space="0" w:color="auto"/>
                    <w:right w:val="none" w:sz="0" w:space="0" w:color="auto"/>
                  </w:divBdr>
                </w:div>
                <w:div w:id="1707947331">
                  <w:marLeft w:val="640"/>
                  <w:marRight w:val="0"/>
                  <w:marTop w:val="0"/>
                  <w:marBottom w:val="0"/>
                  <w:divBdr>
                    <w:top w:val="none" w:sz="0" w:space="0" w:color="auto"/>
                    <w:left w:val="none" w:sz="0" w:space="0" w:color="auto"/>
                    <w:bottom w:val="none" w:sz="0" w:space="0" w:color="auto"/>
                    <w:right w:val="none" w:sz="0" w:space="0" w:color="auto"/>
                  </w:divBdr>
                </w:div>
                <w:div w:id="1714496685">
                  <w:marLeft w:val="640"/>
                  <w:marRight w:val="0"/>
                  <w:marTop w:val="0"/>
                  <w:marBottom w:val="0"/>
                  <w:divBdr>
                    <w:top w:val="none" w:sz="0" w:space="0" w:color="auto"/>
                    <w:left w:val="none" w:sz="0" w:space="0" w:color="auto"/>
                    <w:bottom w:val="none" w:sz="0" w:space="0" w:color="auto"/>
                    <w:right w:val="none" w:sz="0" w:space="0" w:color="auto"/>
                  </w:divBdr>
                </w:div>
                <w:div w:id="1721126673">
                  <w:marLeft w:val="640"/>
                  <w:marRight w:val="0"/>
                  <w:marTop w:val="0"/>
                  <w:marBottom w:val="0"/>
                  <w:divBdr>
                    <w:top w:val="none" w:sz="0" w:space="0" w:color="auto"/>
                    <w:left w:val="none" w:sz="0" w:space="0" w:color="auto"/>
                    <w:bottom w:val="none" w:sz="0" w:space="0" w:color="auto"/>
                    <w:right w:val="none" w:sz="0" w:space="0" w:color="auto"/>
                  </w:divBdr>
                </w:div>
                <w:div w:id="1773821270">
                  <w:marLeft w:val="640"/>
                  <w:marRight w:val="0"/>
                  <w:marTop w:val="0"/>
                  <w:marBottom w:val="0"/>
                  <w:divBdr>
                    <w:top w:val="none" w:sz="0" w:space="0" w:color="auto"/>
                    <w:left w:val="none" w:sz="0" w:space="0" w:color="auto"/>
                    <w:bottom w:val="none" w:sz="0" w:space="0" w:color="auto"/>
                    <w:right w:val="none" w:sz="0" w:space="0" w:color="auto"/>
                  </w:divBdr>
                </w:div>
                <w:div w:id="1793355056">
                  <w:marLeft w:val="640"/>
                  <w:marRight w:val="0"/>
                  <w:marTop w:val="0"/>
                  <w:marBottom w:val="0"/>
                  <w:divBdr>
                    <w:top w:val="none" w:sz="0" w:space="0" w:color="auto"/>
                    <w:left w:val="none" w:sz="0" w:space="0" w:color="auto"/>
                    <w:bottom w:val="none" w:sz="0" w:space="0" w:color="auto"/>
                    <w:right w:val="none" w:sz="0" w:space="0" w:color="auto"/>
                  </w:divBdr>
                </w:div>
                <w:div w:id="1816215313">
                  <w:marLeft w:val="640"/>
                  <w:marRight w:val="0"/>
                  <w:marTop w:val="0"/>
                  <w:marBottom w:val="0"/>
                  <w:divBdr>
                    <w:top w:val="none" w:sz="0" w:space="0" w:color="auto"/>
                    <w:left w:val="none" w:sz="0" w:space="0" w:color="auto"/>
                    <w:bottom w:val="none" w:sz="0" w:space="0" w:color="auto"/>
                    <w:right w:val="none" w:sz="0" w:space="0" w:color="auto"/>
                  </w:divBdr>
                </w:div>
                <w:div w:id="1834489860">
                  <w:marLeft w:val="640"/>
                  <w:marRight w:val="0"/>
                  <w:marTop w:val="0"/>
                  <w:marBottom w:val="0"/>
                  <w:divBdr>
                    <w:top w:val="none" w:sz="0" w:space="0" w:color="auto"/>
                    <w:left w:val="none" w:sz="0" w:space="0" w:color="auto"/>
                    <w:bottom w:val="none" w:sz="0" w:space="0" w:color="auto"/>
                    <w:right w:val="none" w:sz="0" w:space="0" w:color="auto"/>
                  </w:divBdr>
                </w:div>
                <w:div w:id="1866366829">
                  <w:marLeft w:val="640"/>
                  <w:marRight w:val="0"/>
                  <w:marTop w:val="0"/>
                  <w:marBottom w:val="0"/>
                  <w:divBdr>
                    <w:top w:val="none" w:sz="0" w:space="0" w:color="auto"/>
                    <w:left w:val="none" w:sz="0" w:space="0" w:color="auto"/>
                    <w:bottom w:val="none" w:sz="0" w:space="0" w:color="auto"/>
                    <w:right w:val="none" w:sz="0" w:space="0" w:color="auto"/>
                  </w:divBdr>
                </w:div>
                <w:div w:id="1940989637">
                  <w:marLeft w:val="640"/>
                  <w:marRight w:val="0"/>
                  <w:marTop w:val="0"/>
                  <w:marBottom w:val="0"/>
                  <w:divBdr>
                    <w:top w:val="none" w:sz="0" w:space="0" w:color="auto"/>
                    <w:left w:val="none" w:sz="0" w:space="0" w:color="auto"/>
                    <w:bottom w:val="none" w:sz="0" w:space="0" w:color="auto"/>
                    <w:right w:val="none" w:sz="0" w:space="0" w:color="auto"/>
                  </w:divBdr>
                </w:div>
                <w:div w:id="1953319062">
                  <w:marLeft w:val="640"/>
                  <w:marRight w:val="0"/>
                  <w:marTop w:val="0"/>
                  <w:marBottom w:val="0"/>
                  <w:divBdr>
                    <w:top w:val="none" w:sz="0" w:space="0" w:color="auto"/>
                    <w:left w:val="none" w:sz="0" w:space="0" w:color="auto"/>
                    <w:bottom w:val="none" w:sz="0" w:space="0" w:color="auto"/>
                    <w:right w:val="none" w:sz="0" w:space="0" w:color="auto"/>
                  </w:divBdr>
                </w:div>
                <w:div w:id="1967005572">
                  <w:marLeft w:val="640"/>
                  <w:marRight w:val="0"/>
                  <w:marTop w:val="0"/>
                  <w:marBottom w:val="0"/>
                  <w:divBdr>
                    <w:top w:val="none" w:sz="0" w:space="0" w:color="auto"/>
                    <w:left w:val="none" w:sz="0" w:space="0" w:color="auto"/>
                    <w:bottom w:val="none" w:sz="0" w:space="0" w:color="auto"/>
                    <w:right w:val="none" w:sz="0" w:space="0" w:color="auto"/>
                  </w:divBdr>
                </w:div>
                <w:div w:id="1992559694">
                  <w:marLeft w:val="640"/>
                  <w:marRight w:val="0"/>
                  <w:marTop w:val="0"/>
                  <w:marBottom w:val="0"/>
                  <w:divBdr>
                    <w:top w:val="none" w:sz="0" w:space="0" w:color="auto"/>
                    <w:left w:val="none" w:sz="0" w:space="0" w:color="auto"/>
                    <w:bottom w:val="none" w:sz="0" w:space="0" w:color="auto"/>
                    <w:right w:val="none" w:sz="0" w:space="0" w:color="auto"/>
                  </w:divBdr>
                </w:div>
              </w:divsChild>
            </w:div>
            <w:div w:id="559904036">
              <w:marLeft w:val="0"/>
              <w:marRight w:val="0"/>
              <w:marTop w:val="0"/>
              <w:marBottom w:val="0"/>
              <w:divBdr>
                <w:top w:val="none" w:sz="0" w:space="0" w:color="auto"/>
                <w:left w:val="none" w:sz="0" w:space="0" w:color="auto"/>
                <w:bottom w:val="none" w:sz="0" w:space="0" w:color="auto"/>
                <w:right w:val="none" w:sz="0" w:space="0" w:color="auto"/>
              </w:divBdr>
              <w:divsChild>
                <w:div w:id="65881824">
                  <w:marLeft w:val="640"/>
                  <w:marRight w:val="0"/>
                  <w:marTop w:val="0"/>
                  <w:marBottom w:val="0"/>
                  <w:divBdr>
                    <w:top w:val="none" w:sz="0" w:space="0" w:color="auto"/>
                    <w:left w:val="none" w:sz="0" w:space="0" w:color="auto"/>
                    <w:bottom w:val="none" w:sz="0" w:space="0" w:color="auto"/>
                    <w:right w:val="none" w:sz="0" w:space="0" w:color="auto"/>
                  </w:divBdr>
                </w:div>
                <w:div w:id="79254247">
                  <w:marLeft w:val="640"/>
                  <w:marRight w:val="0"/>
                  <w:marTop w:val="0"/>
                  <w:marBottom w:val="0"/>
                  <w:divBdr>
                    <w:top w:val="none" w:sz="0" w:space="0" w:color="auto"/>
                    <w:left w:val="none" w:sz="0" w:space="0" w:color="auto"/>
                    <w:bottom w:val="none" w:sz="0" w:space="0" w:color="auto"/>
                    <w:right w:val="none" w:sz="0" w:space="0" w:color="auto"/>
                  </w:divBdr>
                </w:div>
                <w:div w:id="145359205">
                  <w:marLeft w:val="640"/>
                  <w:marRight w:val="0"/>
                  <w:marTop w:val="0"/>
                  <w:marBottom w:val="0"/>
                  <w:divBdr>
                    <w:top w:val="none" w:sz="0" w:space="0" w:color="auto"/>
                    <w:left w:val="none" w:sz="0" w:space="0" w:color="auto"/>
                    <w:bottom w:val="none" w:sz="0" w:space="0" w:color="auto"/>
                    <w:right w:val="none" w:sz="0" w:space="0" w:color="auto"/>
                  </w:divBdr>
                </w:div>
                <w:div w:id="148325117">
                  <w:marLeft w:val="640"/>
                  <w:marRight w:val="0"/>
                  <w:marTop w:val="0"/>
                  <w:marBottom w:val="0"/>
                  <w:divBdr>
                    <w:top w:val="none" w:sz="0" w:space="0" w:color="auto"/>
                    <w:left w:val="none" w:sz="0" w:space="0" w:color="auto"/>
                    <w:bottom w:val="none" w:sz="0" w:space="0" w:color="auto"/>
                    <w:right w:val="none" w:sz="0" w:space="0" w:color="auto"/>
                  </w:divBdr>
                </w:div>
                <w:div w:id="162817620">
                  <w:marLeft w:val="640"/>
                  <w:marRight w:val="0"/>
                  <w:marTop w:val="0"/>
                  <w:marBottom w:val="0"/>
                  <w:divBdr>
                    <w:top w:val="none" w:sz="0" w:space="0" w:color="auto"/>
                    <w:left w:val="none" w:sz="0" w:space="0" w:color="auto"/>
                    <w:bottom w:val="none" w:sz="0" w:space="0" w:color="auto"/>
                    <w:right w:val="none" w:sz="0" w:space="0" w:color="auto"/>
                  </w:divBdr>
                </w:div>
                <w:div w:id="168910590">
                  <w:marLeft w:val="640"/>
                  <w:marRight w:val="0"/>
                  <w:marTop w:val="0"/>
                  <w:marBottom w:val="0"/>
                  <w:divBdr>
                    <w:top w:val="none" w:sz="0" w:space="0" w:color="auto"/>
                    <w:left w:val="none" w:sz="0" w:space="0" w:color="auto"/>
                    <w:bottom w:val="none" w:sz="0" w:space="0" w:color="auto"/>
                    <w:right w:val="none" w:sz="0" w:space="0" w:color="auto"/>
                  </w:divBdr>
                </w:div>
                <w:div w:id="171140769">
                  <w:marLeft w:val="640"/>
                  <w:marRight w:val="0"/>
                  <w:marTop w:val="0"/>
                  <w:marBottom w:val="0"/>
                  <w:divBdr>
                    <w:top w:val="none" w:sz="0" w:space="0" w:color="auto"/>
                    <w:left w:val="none" w:sz="0" w:space="0" w:color="auto"/>
                    <w:bottom w:val="none" w:sz="0" w:space="0" w:color="auto"/>
                    <w:right w:val="none" w:sz="0" w:space="0" w:color="auto"/>
                  </w:divBdr>
                </w:div>
                <w:div w:id="220337353">
                  <w:marLeft w:val="640"/>
                  <w:marRight w:val="0"/>
                  <w:marTop w:val="0"/>
                  <w:marBottom w:val="0"/>
                  <w:divBdr>
                    <w:top w:val="none" w:sz="0" w:space="0" w:color="auto"/>
                    <w:left w:val="none" w:sz="0" w:space="0" w:color="auto"/>
                    <w:bottom w:val="none" w:sz="0" w:space="0" w:color="auto"/>
                    <w:right w:val="none" w:sz="0" w:space="0" w:color="auto"/>
                  </w:divBdr>
                </w:div>
                <w:div w:id="243495647">
                  <w:marLeft w:val="640"/>
                  <w:marRight w:val="0"/>
                  <w:marTop w:val="0"/>
                  <w:marBottom w:val="0"/>
                  <w:divBdr>
                    <w:top w:val="none" w:sz="0" w:space="0" w:color="auto"/>
                    <w:left w:val="none" w:sz="0" w:space="0" w:color="auto"/>
                    <w:bottom w:val="none" w:sz="0" w:space="0" w:color="auto"/>
                    <w:right w:val="none" w:sz="0" w:space="0" w:color="auto"/>
                  </w:divBdr>
                </w:div>
                <w:div w:id="254900829">
                  <w:marLeft w:val="640"/>
                  <w:marRight w:val="0"/>
                  <w:marTop w:val="0"/>
                  <w:marBottom w:val="0"/>
                  <w:divBdr>
                    <w:top w:val="none" w:sz="0" w:space="0" w:color="auto"/>
                    <w:left w:val="none" w:sz="0" w:space="0" w:color="auto"/>
                    <w:bottom w:val="none" w:sz="0" w:space="0" w:color="auto"/>
                    <w:right w:val="none" w:sz="0" w:space="0" w:color="auto"/>
                  </w:divBdr>
                </w:div>
                <w:div w:id="260838876">
                  <w:marLeft w:val="640"/>
                  <w:marRight w:val="0"/>
                  <w:marTop w:val="0"/>
                  <w:marBottom w:val="0"/>
                  <w:divBdr>
                    <w:top w:val="none" w:sz="0" w:space="0" w:color="auto"/>
                    <w:left w:val="none" w:sz="0" w:space="0" w:color="auto"/>
                    <w:bottom w:val="none" w:sz="0" w:space="0" w:color="auto"/>
                    <w:right w:val="none" w:sz="0" w:space="0" w:color="auto"/>
                  </w:divBdr>
                </w:div>
                <w:div w:id="290672329">
                  <w:marLeft w:val="640"/>
                  <w:marRight w:val="0"/>
                  <w:marTop w:val="0"/>
                  <w:marBottom w:val="0"/>
                  <w:divBdr>
                    <w:top w:val="none" w:sz="0" w:space="0" w:color="auto"/>
                    <w:left w:val="none" w:sz="0" w:space="0" w:color="auto"/>
                    <w:bottom w:val="none" w:sz="0" w:space="0" w:color="auto"/>
                    <w:right w:val="none" w:sz="0" w:space="0" w:color="auto"/>
                  </w:divBdr>
                </w:div>
                <w:div w:id="297300493">
                  <w:marLeft w:val="640"/>
                  <w:marRight w:val="0"/>
                  <w:marTop w:val="0"/>
                  <w:marBottom w:val="0"/>
                  <w:divBdr>
                    <w:top w:val="none" w:sz="0" w:space="0" w:color="auto"/>
                    <w:left w:val="none" w:sz="0" w:space="0" w:color="auto"/>
                    <w:bottom w:val="none" w:sz="0" w:space="0" w:color="auto"/>
                    <w:right w:val="none" w:sz="0" w:space="0" w:color="auto"/>
                  </w:divBdr>
                </w:div>
                <w:div w:id="339167115">
                  <w:marLeft w:val="640"/>
                  <w:marRight w:val="0"/>
                  <w:marTop w:val="0"/>
                  <w:marBottom w:val="0"/>
                  <w:divBdr>
                    <w:top w:val="none" w:sz="0" w:space="0" w:color="auto"/>
                    <w:left w:val="none" w:sz="0" w:space="0" w:color="auto"/>
                    <w:bottom w:val="none" w:sz="0" w:space="0" w:color="auto"/>
                    <w:right w:val="none" w:sz="0" w:space="0" w:color="auto"/>
                  </w:divBdr>
                </w:div>
                <w:div w:id="359627406">
                  <w:marLeft w:val="640"/>
                  <w:marRight w:val="0"/>
                  <w:marTop w:val="0"/>
                  <w:marBottom w:val="0"/>
                  <w:divBdr>
                    <w:top w:val="none" w:sz="0" w:space="0" w:color="auto"/>
                    <w:left w:val="none" w:sz="0" w:space="0" w:color="auto"/>
                    <w:bottom w:val="none" w:sz="0" w:space="0" w:color="auto"/>
                    <w:right w:val="none" w:sz="0" w:space="0" w:color="auto"/>
                  </w:divBdr>
                </w:div>
                <w:div w:id="463814909">
                  <w:marLeft w:val="640"/>
                  <w:marRight w:val="0"/>
                  <w:marTop w:val="0"/>
                  <w:marBottom w:val="0"/>
                  <w:divBdr>
                    <w:top w:val="none" w:sz="0" w:space="0" w:color="auto"/>
                    <w:left w:val="none" w:sz="0" w:space="0" w:color="auto"/>
                    <w:bottom w:val="none" w:sz="0" w:space="0" w:color="auto"/>
                    <w:right w:val="none" w:sz="0" w:space="0" w:color="auto"/>
                  </w:divBdr>
                </w:div>
                <w:div w:id="545993907">
                  <w:marLeft w:val="640"/>
                  <w:marRight w:val="0"/>
                  <w:marTop w:val="0"/>
                  <w:marBottom w:val="0"/>
                  <w:divBdr>
                    <w:top w:val="none" w:sz="0" w:space="0" w:color="auto"/>
                    <w:left w:val="none" w:sz="0" w:space="0" w:color="auto"/>
                    <w:bottom w:val="none" w:sz="0" w:space="0" w:color="auto"/>
                    <w:right w:val="none" w:sz="0" w:space="0" w:color="auto"/>
                  </w:divBdr>
                </w:div>
                <w:div w:id="581178942">
                  <w:marLeft w:val="640"/>
                  <w:marRight w:val="0"/>
                  <w:marTop w:val="0"/>
                  <w:marBottom w:val="0"/>
                  <w:divBdr>
                    <w:top w:val="none" w:sz="0" w:space="0" w:color="auto"/>
                    <w:left w:val="none" w:sz="0" w:space="0" w:color="auto"/>
                    <w:bottom w:val="none" w:sz="0" w:space="0" w:color="auto"/>
                    <w:right w:val="none" w:sz="0" w:space="0" w:color="auto"/>
                  </w:divBdr>
                </w:div>
                <w:div w:id="591016240">
                  <w:marLeft w:val="640"/>
                  <w:marRight w:val="0"/>
                  <w:marTop w:val="0"/>
                  <w:marBottom w:val="0"/>
                  <w:divBdr>
                    <w:top w:val="none" w:sz="0" w:space="0" w:color="auto"/>
                    <w:left w:val="none" w:sz="0" w:space="0" w:color="auto"/>
                    <w:bottom w:val="none" w:sz="0" w:space="0" w:color="auto"/>
                    <w:right w:val="none" w:sz="0" w:space="0" w:color="auto"/>
                  </w:divBdr>
                </w:div>
                <w:div w:id="608658996">
                  <w:marLeft w:val="640"/>
                  <w:marRight w:val="0"/>
                  <w:marTop w:val="0"/>
                  <w:marBottom w:val="0"/>
                  <w:divBdr>
                    <w:top w:val="none" w:sz="0" w:space="0" w:color="auto"/>
                    <w:left w:val="none" w:sz="0" w:space="0" w:color="auto"/>
                    <w:bottom w:val="none" w:sz="0" w:space="0" w:color="auto"/>
                    <w:right w:val="none" w:sz="0" w:space="0" w:color="auto"/>
                  </w:divBdr>
                </w:div>
                <w:div w:id="613636246">
                  <w:marLeft w:val="640"/>
                  <w:marRight w:val="0"/>
                  <w:marTop w:val="0"/>
                  <w:marBottom w:val="0"/>
                  <w:divBdr>
                    <w:top w:val="none" w:sz="0" w:space="0" w:color="auto"/>
                    <w:left w:val="none" w:sz="0" w:space="0" w:color="auto"/>
                    <w:bottom w:val="none" w:sz="0" w:space="0" w:color="auto"/>
                    <w:right w:val="none" w:sz="0" w:space="0" w:color="auto"/>
                  </w:divBdr>
                </w:div>
                <w:div w:id="651910298">
                  <w:marLeft w:val="640"/>
                  <w:marRight w:val="0"/>
                  <w:marTop w:val="0"/>
                  <w:marBottom w:val="0"/>
                  <w:divBdr>
                    <w:top w:val="none" w:sz="0" w:space="0" w:color="auto"/>
                    <w:left w:val="none" w:sz="0" w:space="0" w:color="auto"/>
                    <w:bottom w:val="none" w:sz="0" w:space="0" w:color="auto"/>
                    <w:right w:val="none" w:sz="0" w:space="0" w:color="auto"/>
                  </w:divBdr>
                </w:div>
                <w:div w:id="667751672">
                  <w:marLeft w:val="640"/>
                  <w:marRight w:val="0"/>
                  <w:marTop w:val="0"/>
                  <w:marBottom w:val="0"/>
                  <w:divBdr>
                    <w:top w:val="none" w:sz="0" w:space="0" w:color="auto"/>
                    <w:left w:val="none" w:sz="0" w:space="0" w:color="auto"/>
                    <w:bottom w:val="none" w:sz="0" w:space="0" w:color="auto"/>
                    <w:right w:val="none" w:sz="0" w:space="0" w:color="auto"/>
                  </w:divBdr>
                </w:div>
                <w:div w:id="697201518">
                  <w:marLeft w:val="640"/>
                  <w:marRight w:val="0"/>
                  <w:marTop w:val="0"/>
                  <w:marBottom w:val="0"/>
                  <w:divBdr>
                    <w:top w:val="none" w:sz="0" w:space="0" w:color="auto"/>
                    <w:left w:val="none" w:sz="0" w:space="0" w:color="auto"/>
                    <w:bottom w:val="none" w:sz="0" w:space="0" w:color="auto"/>
                    <w:right w:val="none" w:sz="0" w:space="0" w:color="auto"/>
                  </w:divBdr>
                </w:div>
                <w:div w:id="703677865">
                  <w:marLeft w:val="640"/>
                  <w:marRight w:val="0"/>
                  <w:marTop w:val="0"/>
                  <w:marBottom w:val="0"/>
                  <w:divBdr>
                    <w:top w:val="none" w:sz="0" w:space="0" w:color="auto"/>
                    <w:left w:val="none" w:sz="0" w:space="0" w:color="auto"/>
                    <w:bottom w:val="none" w:sz="0" w:space="0" w:color="auto"/>
                    <w:right w:val="none" w:sz="0" w:space="0" w:color="auto"/>
                  </w:divBdr>
                </w:div>
                <w:div w:id="712315746">
                  <w:marLeft w:val="640"/>
                  <w:marRight w:val="0"/>
                  <w:marTop w:val="0"/>
                  <w:marBottom w:val="0"/>
                  <w:divBdr>
                    <w:top w:val="none" w:sz="0" w:space="0" w:color="auto"/>
                    <w:left w:val="none" w:sz="0" w:space="0" w:color="auto"/>
                    <w:bottom w:val="none" w:sz="0" w:space="0" w:color="auto"/>
                    <w:right w:val="none" w:sz="0" w:space="0" w:color="auto"/>
                  </w:divBdr>
                </w:div>
                <w:div w:id="737442173">
                  <w:marLeft w:val="640"/>
                  <w:marRight w:val="0"/>
                  <w:marTop w:val="0"/>
                  <w:marBottom w:val="0"/>
                  <w:divBdr>
                    <w:top w:val="none" w:sz="0" w:space="0" w:color="auto"/>
                    <w:left w:val="none" w:sz="0" w:space="0" w:color="auto"/>
                    <w:bottom w:val="none" w:sz="0" w:space="0" w:color="auto"/>
                    <w:right w:val="none" w:sz="0" w:space="0" w:color="auto"/>
                  </w:divBdr>
                </w:div>
                <w:div w:id="749817022">
                  <w:marLeft w:val="640"/>
                  <w:marRight w:val="0"/>
                  <w:marTop w:val="0"/>
                  <w:marBottom w:val="0"/>
                  <w:divBdr>
                    <w:top w:val="none" w:sz="0" w:space="0" w:color="auto"/>
                    <w:left w:val="none" w:sz="0" w:space="0" w:color="auto"/>
                    <w:bottom w:val="none" w:sz="0" w:space="0" w:color="auto"/>
                    <w:right w:val="none" w:sz="0" w:space="0" w:color="auto"/>
                  </w:divBdr>
                </w:div>
                <w:div w:id="795031494">
                  <w:marLeft w:val="640"/>
                  <w:marRight w:val="0"/>
                  <w:marTop w:val="0"/>
                  <w:marBottom w:val="0"/>
                  <w:divBdr>
                    <w:top w:val="none" w:sz="0" w:space="0" w:color="auto"/>
                    <w:left w:val="none" w:sz="0" w:space="0" w:color="auto"/>
                    <w:bottom w:val="none" w:sz="0" w:space="0" w:color="auto"/>
                    <w:right w:val="none" w:sz="0" w:space="0" w:color="auto"/>
                  </w:divBdr>
                </w:div>
                <w:div w:id="806432904">
                  <w:marLeft w:val="640"/>
                  <w:marRight w:val="0"/>
                  <w:marTop w:val="0"/>
                  <w:marBottom w:val="0"/>
                  <w:divBdr>
                    <w:top w:val="none" w:sz="0" w:space="0" w:color="auto"/>
                    <w:left w:val="none" w:sz="0" w:space="0" w:color="auto"/>
                    <w:bottom w:val="none" w:sz="0" w:space="0" w:color="auto"/>
                    <w:right w:val="none" w:sz="0" w:space="0" w:color="auto"/>
                  </w:divBdr>
                </w:div>
                <w:div w:id="912542774">
                  <w:marLeft w:val="640"/>
                  <w:marRight w:val="0"/>
                  <w:marTop w:val="0"/>
                  <w:marBottom w:val="0"/>
                  <w:divBdr>
                    <w:top w:val="none" w:sz="0" w:space="0" w:color="auto"/>
                    <w:left w:val="none" w:sz="0" w:space="0" w:color="auto"/>
                    <w:bottom w:val="none" w:sz="0" w:space="0" w:color="auto"/>
                    <w:right w:val="none" w:sz="0" w:space="0" w:color="auto"/>
                  </w:divBdr>
                </w:div>
                <w:div w:id="920020344">
                  <w:marLeft w:val="640"/>
                  <w:marRight w:val="0"/>
                  <w:marTop w:val="0"/>
                  <w:marBottom w:val="0"/>
                  <w:divBdr>
                    <w:top w:val="none" w:sz="0" w:space="0" w:color="auto"/>
                    <w:left w:val="none" w:sz="0" w:space="0" w:color="auto"/>
                    <w:bottom w:val="none" w:sz="0" w:space="0" w:color="auto"/>
                    <w:right w:val="none" w:sz="0" w:space="0" w:color="auto"/>
                  </w:divBdr>
                </w:div>
                <w:div w:id="930234723">
                  <w:marLeft w:val="640"/>
                  <w:marRight w:val="0"/>
                  <w:marTop w:val="0"/>
                  <w:marBottom w:val="0"/>
                  <w:divBdr>
                    <w:top w:val="none" w:sz="0" w:space="0" w:color="auto"/>
                    <w:left w:val="none" w:sz="0" w:space="0" w:color="auto"/>
                    <w:bottom w:val="none" w:sz="0" w:space="0" w:color="auto"/>
                    <w:right w:val="none" w:sz="0" w:space="0" w:color="auto"/>
                  </w:divBdr>
                </w:div>
                <w:div w:id="953946701">
                  <w:marLeft w:val="640"/>
                  <w:marRight w:val="0"/>
                  <w:marTop w:val="0"/>
                  <w:marBottom w:val="0"/>
                  <w:divBdr>
                    <w:top w:val="none" w:sz="0" w:space="0" w:color="auto"/>
                    <w:left w:val="none" w:sz="0" w:space="0" w:color="auto"/>
                    <w:bottom w:val="none" w:sz="0" w:space="0" w:color="auto"/>
                    <w:right w:val="none" w:sz="0" w:space="0" w:color="auto"/>
                  </w:divBdr>
                </w:div>
                <w:div w:id="983241127">
                  <w:marLeft w:val="640"/>
                  <w:marRight w:val="0"/>
                  <w:marTop w:val="0"/>
                  <w:marBottom w:val="0"/>
                  <w:divBdr>
                    <w:top w:val="none" w:sz="0" w:space="0" w:color="auto"/>
                    <w:left w:val="none" w:sz="0" w:space="0" w:color="auto"/>
                    <w:bottom w:val="none" w:sz="0" w:space="0" w:color="auto"/>
                    <w:right w:val="none" w:sz="0" w:space="0" w:color="auto"/>
                  </w:divBdr>
                </w:div>
                <w:div w:id="986864789">
                  <w:marLeft w:val="640"/>
                  <w:marRight w:val="0"/>
                  <w:marTop w:val="0"/>
                  <w:marBottom w:val="0"/>
                  <w:divBdr>
                    <w:top w:val="none" w:sz="0" w:space="0" w:color="auto"/>
                    <w:left w:val="none" w:sz="0" w:space="0" w:color="auto"/>
                    <w:bottom w:val="none" w:sz="0" w:space="0" w:color="auto"/>
                    <w:right w:val="none" w:sz="0" w:space="0" w:color="auto"/>
                  </w:divBdr>
                </w:div>
                <w:div w:id="1005979058">
                  <w:marLeft w:val="640"/>
                  <w:marRight w:val="0"/>
                  <w:marTop w:val="0"/>
                  <w:marBottom w:val="0"/>
                  <w:divBdr>
                    <w:top w:val="none" w:sz="0" w:space="0" w:color="auto"/>
                    <w:left w:val="none" w:sz="0" w:space="0" w:color="auto"/>
                    <w:bottom w:val="none" w:sz="0" w:space="0" w:color="auto"/>
                    <w:right w:val="none" w:sz="0" w:space="0" w:color="auto"/>
                  </w:divBdr>
                </w:div>
                <w:div w:id="1042285744">
                  <w:marLeft w:val="640"/>
                  <w:marRight w:val="0"/>
                  <w:marTop w:val="0"/>
                  <w:marBottom w:val="0"/>
                  <w:divBdr>
                    <w:top w:val="none" w:sz="0" w:space="0" w:color="auto"/>
                    <w:left w:val="none" w:sz="0" w:space="0" w:color="auto"/>
                    <w:bottom w:val="none" w:sz="0" w:space="0" w:color="auto"/>
                    <w:right w:val="none" w:sz="0" w:space="0" w:color="auto"/>
                  </w:divBdr>
                </w:div>
                <w:div w:id="1080909863">
                  <w:marLeft w:val="640"/>
                  <w:marRight w:val="0"/>
                  <w:marTop w:val="0"/>
                  <w:marBottom w:val="0"/>
                  <w:divBdr>
                    <w:top w:val="none" w:sz="0" w:space="0" w:color="auto"/>
                    <w:left w:val="none" w:sz="0" w:space="0" w:color="auto"/>
                    <w:bottom w:val="none" w:sz="0" w:space="0" w:color="auto"/>
                    <w:right w:val="none" w:sz="0" w:space="0" w:color="auto"/>
                  </w:divBdr>
                </w:div>
                <w:div w:id="1102722112">
                  <w:marLeft w:val="640"/>
                  <w:marRight w:val="0"/>
                  <w:marTop w:val="0"/>
                  <w:marBottom w:val="0"/>
                  <w:divBdr>
                    <w:top w:val="none" w:sz="0" w:space="0" w:color="auto"/>
                    <w:left w:val="none" w:sz="0" w:space="0" w:color="auto"/>
                    <w:bottom w:val="none" w:sz="0" w:space="0" w:color="auto"/>
                    <w:right w:val="none" w:sz="0" w:space="0" w:color="auto"/>
                  </w:divBdr>
                </w:div>
                <w:div w:id="1107241036">
                  <w:marLeft w:val="640"/>
                  <w:marRight w:val="0"/>
                  <w:marTop w:val="0"/>
                  <w:marBottom w:val="0"/>
                  <w:divBdr>
                    <w:top w:val="none" w:sz="0" w:space="0" w:color="auto"/>
                    <w:left w:val="none" w:sz="0" w:space="0" w:color="auto"/>
                    <w:bottom w:val="none" w:sz="0" w:space="0" w:color="auto"/>
                    <w:right w:val="none" w:sz="0" w:space="0" w:color="auto"/>
                  </w:divBdr>
                </w:div>
                <w:div w:id="1129282852">
                  <w:marLeft w:val="640"/>
                  <w:marRight w:val="0"/>
                  <w:marTop w:val="0"/>
                  <w:marBottom w:val="0"/>
                  <w:divBdr>
                    <w:top w:val="none" w:sz="0" w:space="0" w:color="auto"/>
                    <w:left w:val="none" w:sz="0" w:space="0" w:color="auto"/>
                    <w:bottom w:val="none" w:sz="0" w:space="0" w:color="auto"/>
                    <w:right w:val="none" w:sz="0" w:space="0" w:color="auto"/>
                  </w:divBdr>
                </w:div>
                <w:div w:id="1215653142">
                  <w:marLeft w:val="640"/>
                  <w:marRight w:val="0"/>
                  <w:marTop w:val="0"/>
                  <w:marBottom w:val="0"/>
                  <w:divBdr>
                    <w:top w:val="none" w:sz="0" w:space="0" w:color="auto"/>
                    <w:left w:val="none" w:sz="0" w:space="0" w:color="auto"/>
                    <w:bottom w:val="none" w:sz="0" w:space="0" w:color="auto"/>
                    <w:right w:val="none" w:sz="0" w:space="0" w:color="auto"/>
                  </w:divBdr>
                </w:div>
                <w:div w:id="1249147821">
                  <w:marLeft w:val="640"/>
                  <w:marRight w:val="0"/>
                  <w:marTop w:val="0"/>
                  <w:marBottom w:val="0"/>
                  <w:divBdr>
                    <w:top w:val="none" w:sz="0" w:space="0" w:color="auto"/>
                    <w:left w:val="none" w:sz="0" w:space="0" w:color="auto"/>
                    <w:bottom w:val="none" w:sz="0" w:space="0" w:color="auto"/>
                    <w:right w:val="none" w:sz="0" w:space="0" w:color="auto"/>
                  </w:divBdr>
                </w:div>
                <w:div w:id="1287396337">
                  <w:marLeft w:val="640"/>
                  <w:marRight w:val="0"/>
                  <w:marTop w:val="0"/>
                  <w:marBottom w:val="0"/>
                  <w:divBdr>
                    <w:top w:val="none" w:sz="0" w:space="0" w:color="auto"/>
                    <w:left w:val="none" w:sz="0" w:space="0" w:color="auto"/>
                    <w:bottom w:val="none" w:sz="0" w:space="0" w:color="auto"/>
                    <w:right w:val="none" w:sz="0" w:space="0" w:color="auto"/>
                  </w:divBdr>
                </w:div>
                <w:div w:id="1316297609">
                  <w:marLeft w:val="640"/>
                  <w:marRight w:val="0"/>
                  <w:marTop w:val="0"/>
                  <w:marBottom w:val="0"/>
                  <w:divBdr>
                    <w:top w:val="none" w:sz="0" w:space="0" w:color="auto"/>
                    <w:left w:val="none" w:sz="0" w:space="0" w:color="auto"/>
                    <w:bottom w:val="none" w:sz="0" w:space="0" w:color="auto"/>
                    <w:right w:val="none" w:sz="0" w:space="0" w:color="auto"/>
                  </w:divBdr>
                </w:div>
                <w:div w:id="1347516133">
                  <w:marLeft w:val="640"/>
                  <w:marRight w:val="0"/>
                  <w:marTop w:val="0"/>
                  <w:marBottom w:val="0"/>
                  <w:divBdr>
                    <w:top w:val="none" w:sz="0" w:space="0" w:color="auto"/>
                    <w:left w:val="none" w:sz="0" w:space="0" w:color="auto"/>
                    <w:bottom w:val="none" w:sz="0" w:space="0" w:color="auto"/>
                    <w:right w:val="none" w:sz="0" w:space="0" w:color="auto"/>
                  </w:divBdr>
                </w:div>
                <w:div w:id="1350719448">
                  <w:marLeft w:val="640"/>
                  <w:marRight w:val="0"/>
                  <w:marTop w:val="0"/>
                  <w:marBottom w:val="0"/>
                  <w:divBdr>
                    <w:top w:val="none" w:sz="0" w:space="0" w:color="auto"/>
                    <w:left w:val="none" w:sz="0" w:space="0" w:color="auto"/>
                    <w:bottom w:val="none" w:sz="0" w:space="0" w:color="auto"/>
                    <w:right w:val="none" w:sz="0" w:space="0" w:color="auto"/>
                  </w:divBdr>
                </w:div>
                <w:div w:id="1362050208">
                  <w:marLeft w:val="640"/>
                  <w:marRight w:val="0"/>
                  <w:marTop w:val="0"/>
                  <w:marBottom w:val="0"/>
                  <w:divBdr>
                    <w:top w:val="none" w:sz="0" w:space="0" w:color="auto"/>
                    <w:left w:val="none" w:sz="0" w:space="0" w:color="auto"/>
                    <w:bottom w:val="none" w:sz="0" w:space="0" w:color="auto"/>
                    <w:right w:val="none" w:sz="0" w:space="0" w:color="auto"/>
                  </w:divBdr>
                </w:div>
                <w:div w:id="1405833162">
                  <w:marLeft w:val="640"/>
                  <w:marRight w:val="0"/>
                  <w:marTop w:val="0"/>
                  <w:marBottom w:val="0"/>
                  <w:divBdr>
                    <w:top w:val="none" w:sz="0" w:space="0" w:color="auto"/>
                    <w:left w:val="none" w:sz="0" w:space="0" w:color="auto"/>
                    <w:bottom w:val="none" w:sz="0" w:space="0" w:color="auto"/>
                    <w:right w:val="none" w:sz="0" w:space="0" w:color="auto"/>
                  </w:divBdr>
                </w:div>
                <w:div w:id="1447653428">
                  <w:marLeft w:val="640"/>
                  <w:marRight w:val="0"/>
                  <w:marTop w:val="0"/>
                  <w:marBottom w:val="0"/>
                  <w:divBdr>
                    <w:top w:val="none" w:sz="0" w:space="0" w:color="auto"/>
                    <w:left w:val="none" w:sz="0" w:space="0" w:color="auto"/>
                    <w:bottom w:val="none" w:sz="0" w:space="0" w:color="auto"/>
                    <w:right w:val="none" w:sz="0" w:space="0" w:color="auto"/>
                  </w:divBdr>
                </w:div>
                <w:div w:id="1486125255">
                  <w:marLeft w:val="640"/>
                  <w:marRight w:val="0"/>
                  <w:marTop w:val="0"/>
                  <w:marBottom w:val="0"/>
                  <w:divBdr>
                    <w:top w:val="none" w:sz="0" w:space="0" w:color="auto"/>
                    <w:left w:val="none" w:sz="0" w:space="0" w:color="auto"/>
                    <w:bottom w:val="none" w:sz="0" w:space="0" w:color="auto"/>
                    <w:right w:val="none" w:sz="0" w:space="0" w:color="auto"/>
                  </w:divBdr>
                </w:div>
                <w:div w:id="1497458709">
                  <w:marLeft w:val="640"/>
                  <w:marRight w:val="0"/>
                  <w:marTop w:val="0"/>
                  <w:marBottom w:val="0"/>
                  <w:divBdr>
                    <w:top w:val="none" w:sz="0" w:space="0" w:color="auto"/>
                    <w:left w:val="none" w:sz="0" w:space="0" w:color="auto"/>
                    <w:bottom w:val="none" w:sz="0" w:space="0" w:color="auto"/>
                    <w:right w:val="none" w:sz="0" w:space="0" w:color="auto"/>
                  </w:divBdr>
                </w:div>
                <w:div w:id="1524586175">
                  <w:marLeft w:val="640"/>
                  <w:marRight w:val="0"/>
                  <w:marTop w:val="0"/>
                  <w:marBottom w:val="0"/>
                  <w:divBdr>
                    <w:top w:val="none" w:sz="0" w:space="0" w:color="auto"/>
                    <w:left w:val="none" w:sz="0" w:space="0" w:color="auto"/>
                    <w:bottom w:val="none" w:sz="0" w:space="0" w:color="auto"/>
                    <w:right w:val="none" w:sz="0" w:space="0" w:color="auto"/>
                  </w:divBdr>
                </w:div>
                <w:div w:id="1637956288">
                  <w:marLeft w:val="640"/>
                  <w:marRight w:val="0"/>
                  <w:marTop w:val="0"/>
                  <w:marBottom w:val="0"/>
                  <w:divBdr>
                    <w:top w:val="none" w:sz="0" w:space="0" w:color="auto"/>
                    <w:left w:val="none" w:sz="0" w:space="0" w:color="auto"/>
                    <w:bottom w:val="none" w:sz="0" w:space="0" w:color="auto"/>
                    <w:right w:val="none" w:sz="0" w:space="0" w:color="auto"/>
                  </w:divBdr>
                </w:div>
                <w:div w:id="1671636805">
                  <w:marLeft w:val="640"/>
                  <w:marRight w:val="0"/>
                  <w:marTop w:val="0"/>
                  <w:marBottom w:val="0"/>
                  <w:divBdr>
                    <w:top w:val="none" w:sz="0" w:space="0" w:color="auto"/>
                    <w:left w:val="none" w:sz="0" w:space="0" w:color="auto"/>
                    <w:bottom w:val="none" w:sz="0" w:space="0" w:color="auto"/>
                    <w:right w:val="none" w:sz="0" w:space="0" w:color="auto"/>
                  </w:divBdr>
                </w:div>
                <w:div w:id="1684671004">
                  <w:marLeft w:val="640"/>
                  <w:marRight w:val="0"/>
                  <w:marTop w:val="0"/>
                  <w:marBottom w:val="0"/>
                  <w:divBdr>
                    <w:top w:val="none" w:sz="0" w:space="0" w:color="auto"/>
                    <w:left w:val="none" w:sz="0" w:space="0" w:color="auto"/>
                    <w:bottom w:val="none" w:sz="0" w:space="0" w:color="auto"/>
                    <w:right w:val="none" w:sz="0" w:space="0" w:color="auto"/>
                  </w:divBdr>
                </w:div>
                <w:div w:id="1688676929">
                  <w:marLeft w:val="640"/>
                  <w:marRight w:val="0"/>
                  <w:marTop w:val="0"/>
                  <w:marBottom w:val="0"/>
                  <w:divBdr>
                    <w:top w:val="none" w:sz="0" w:space="0" w:color="auto"/>
                    <w:left w:val="none" w:sz="0" w:space="0" w:color="auto"/>
                    <w:bottom w:val="none" w:sz="0" w:space="0" w:color="auto"/>
                    <w:right w:val="none" w:sz="0" w:space="0" w:color="auto"/>
                  </w:divBdr>
                </w:div>
                <w:div w:id="1689482046">
                  <w:marLeft w:val="640"/>
                  <w:marRight w:val="0"/>
                  <w:marTop w:val="0"/>
                  <w:marBottom w:val="0"/>
                  <w:divBdr>
                    <w:top w:val="none" w:sz="0" w:space="0" w:color="auto"/>
                    <w:left w:val="none" w:sz="0" w:space="0" w:color="auto"/>
                    <w:bottom w:val="none" w:sz="0" w:space="0" w:color="auto"/>
                    <w:right w:val="none" w:sz="0" w:space="0" w:color="auto"/>
                  </w:divBdr>
                </w:div>
                <w:div w:id="1723286951">
                  <w:marLeft w:val="640"/>
                  <w:marRight w:val="0"/>
                  <w:marTop w:val="0"/>
                  <w:marBottom w:val="0"/>
                  <w:divBdr>
                    <w:top w:val="none" w:sz="0" w:space="0" w:color="auto"/>
                    <w:left w:val="none" w:sz="0" w:space="0" w:color="auto"/>
                    <w:bottom w:val="none" w:sz="0" w:space="0" w:color="auto"/>
                    <w:right w:val="none" w:sz="0" w:space="0" w:color="auto"/>
                  </w:divBdr>
                </w:div>
                <w:div w:id="1755472464">
                  <w:marLeft w:val="640"/>
                  <w:marRight w:val="0"/>
                  <w:marTop w:val="0"/>
                  <w:marBottom w:val="0"/>
                  <w:divBdr>
                    <w:top w:val="none" w:sz="0" w:space="0" w:color="auto"/>
                    <w:left w:val="none" w:sz="0" w:space="0" w:color="auto"/>
                    <w:bottom w:val="none" w:sz="0" w:space="0" w:color="auto"/>
                    <w:right w:val="none" w:sz="0" w:space="0" w:color="auto"/>
                  </w:divBdr>
                </w:div>
                <w:div w:id="1760442849">
                  <w:marLeft w:val="640"/>
                  <w:marRight w:val="0"/>
                  <w:marTop w:val="0"/>
                  <w:marBottom w:val="0"/>
                  <w:divBdr>
                    <w:top w:val="none" w:sz="0" w:space="0" w:color="auto"/>
                    <w:left w:val="none" w:sz="0" w:space="0" w:color="auto"/>
                    <w:bottom w:val="none" w:sz="0" w:space="0" w:color="auto"/>
                    <w:right w:val="none" w:sz="0" w:space="0" w:color="auto"/>
                  </w:divBdr>
                </w:div>
                <w:div w:id="1843204244">
                  <w:marLeft w:val="640"/>
                  <w:marRight w:val="0"/>
                  <w:marTop w:val="0"/>
                  <w:marBottom w:val="0"/>
                  <w:divBdr>
                    <w:top w:val="none" w:sz="0" w:space="0" w:color="auto"/>
                    <w:left w:val="none" w:sz="0" w:space="0" w:color="auto"/>
                    <w:bottom w:val="none" w:sz="0" w:space="0" w:color="auto"/>
                    <w:right w:val="none" w:sz="0" w:space="0" w:color="auto"/>
                  </w:divBdr>
                </w:div>
                <w:div w:id="1915429415">
                  <w:marLeft w:val="640"/>
                  <w:marRight w:val="0"/>
                  <w:marTop w:val="0"/>
                  <w:marBottom w:val="0"/>
                  <w:divBdr>
                    <w:top w:val="none" w:sz="0" w:space="0" w:color="auto"/>
                    <w:left w:val="none" w:sz="0" w:space="0" w:color="auto"/>
                    <w:bottom w:val="none" w:sz="0" w:space="0" w:color="auto"/>
                    <w:right w:val="none" w:sz="0" w:space="0" w:color="auto"/>
                  </w:divBdr>
                </w:div>
                <w:div w:id="1947344952">
                  <w:marLeft w:val="640"/>
                  <w:marRight w:val="0"/>
                  <w:marTop w:val="0"/>
                  <w:marBottom w:val="0"/>
                  <w:divBdr>
                    <w:top w:val="none" w:sz="0" w:space="0" w:color="auto"/>
                    <w:left w:val="none" w:sz="0" w:space="0" w:color="auto"/>
                    <w:bottom w:val="none" w:sz="0" w:space="0" w:color="auto"/>
                    <w:right w:val="none" w:sz="0" w:space="0" w:color="auto"/>
                  </w:divBdr>
                </w:div>
                <w:div w:id="1951010509">
                  <w:marLeft w:val="640"/>
                  <w:marRight w:val="0"/>
                  <w:marTop w:val="0"/>
                  <w:marBottom w:val="0"/>
                  <w:divBdr>
                    <w:top w:val="none" w:sz="0" w:space="0" w:color="auto"/>
                    <w:left w:val="none" w:sz="0" w:space="0" w:color="auto"/>
                    <w:bottom w:val="none" w:sz="0" w:space="0" w:color="auto"/>
                    <w:right w:val="none" w:sz="0" w:space="0" w:color="auto"/>
                  </w:divBdr>
                </w:div>
                <w:div w:id="2046518268">
                  <w:marLeft w:val="640"/>
                  <w:marRight w:val="0"/>
                  <w:marTop w:val="0"/>
                  <w:marBottom w:val="0"/>
                  <w:divBdr>
                    <w:top w:val="none" w:sz="0" w:space="0" w:color="auto"/>
                    <w:left w:val="none" w:sz="0" w:space="0" w:color="auto"/>
                    <w:bottom w:val="none" w:sz="0" w:space="0" w:color="auto"/>
                    <w:right w:val="none" w:sz="0" w:space="0" w:color="auto"/>
                  </w:divBdr>
                </w:div>
                <w:div w:id="2066099231">
                  <w:marLeft w:val="640"/>
                  <w:marRight w:val="0"/>
                  <w:marTop w:val="0"/>
                  <w:marBottom w:val="0"/>
                  <w:divBdr>
                    <w:top w:val="none" w:sz="0" w:space="0" w:color="auto"/>
                    <w:left w:val="none" w:sz="0" w:space="0" w:color="auto"/>
                    <w:bottom w:val="none" w:sz="0" w:space="0" w:color="auto"/>
                    <w:right w:val="none" w:sz="0" w:space="0" w:color="auto"/>
                  </w:divBdr>
                </w:div>
                <w:div w:id="2101441740">
                  <w:marLeft w:val="640"/>
                  <w:marRight w:val="0"/>
                  <w:marTop w:val="0"/>
                  <w:marBottom w:val="0"/>
                  <w:divBdr>
                    <w:top w:val="none" w:sz="0" w:space="0" w:color="auto"/>
                    <w:left w:val="none" w:sz="0" w:space="0" w:color="auto"/>
                    <w:bottom w:val="none" w:sz="0" w:space="0" w:color="auto"/>
                    <w:right w:val="none" w:sz="0" w:space="0" w:color="auto"/>
                  </w:divBdr>
                </w:div>
                <w:div w:id="2140301295">
                  <w:marLeft w:val="640"/>
                  <w:marRight w:val="0"/>
                  <w:marTop w:val="0"/>
                  <w:marBottom w:val="0"/>
                  <w:divBdr>
                    <w:top w:val="none" w:sz="0" w:space="0" w:color="auto"/>
                    <w:left w:val="none" w:sz="0" w:space="0" w:color="auto"/>
                    <w:bottom w:val="none" w:sz="0" w:space="0" w:color="auto"/>
                    <w:right w:val="none" w:sz="0" w:space="0" w:color="auto"/>
                  </w:divBdr>
                </w:div>
              </w:divsChild>
            </w:div>
            <w:div w:id="561326931">
              <w:marLeft w:val="0"/>
              <w:marRight w:val="0"/>
              <w:marTop w:val="0"/>
              <w:marBottom w:val="0"/>
              <w:divBdr>
                <w:top w:val="none" w:sz="0" w:space="0" w:color="auto"/>
                <w:left w:val="none" w:sz="0" w:space="0" w:color="auto"/>
                <w:bottom w:val="none" w:sz="0" w:space="0" w:color="auto"/>
                <w:right w:val="none" w:sz="0" w:space="0" w:color="auto"/>
              </w:divBdr>
              <w:divsChild>
                <w:div w:id="25375625">
                  <w:marLeft w:val="640"/>
                  <w:marRight w:val="0"/>
                  <w:marTop w:val="0"/>
                  <w:marBottom w:val="0"/>
                  <w:divBdr>
                    <w:top w:val="none" w:sz="0" w:space="0" w:color="auto"/>
                    <w:left w:val="none" w:sz="0" w:space="0" w:color="auto"/>
                    <w:bottom w:val="none" w:sz="0" w:space="0" w:color="auto"/>
                    <w:right w:val="none" w:sz="0" w:space="0" w:color="auto"/>
                  </w:divBdr>
                </w:div>
                <w:div w:id="65760119">
                  <w:marLeft w:val="640"/>
                  <w:marRight w:val="0"/>
                  <w:marTop w:val="0"/>
                  <w:marBottom w:val="0"/>
                  <w:divBdr>
                    <w:top w:val="none" w:sz="0" w:space="0" w:color="auto"/>
                    <w:left w:val="none" w:sz="0" w:space="0" w:color="auto"/>
                    <w:bottom w:val="none" w:sz="0" w:space="0" w:color="auto"/>
                    <w:right w:val="none" w:sz="0" w:space="0" w:color="auto"/>
                  </w:divBdr>
                </w:div>
                <w:div w:id="111752272">
                  <w:marLeft w:val="640"/>
                  <w:marRight w:val="0"/>
                  <w:marTop w:val="0"/>
                  <w:marBottom w:val="0"/>
                  <w:divBdr>
                    <w:top w:val="none" w:sz="0" w:space="0" w:color="auto"/>
                    <w:left w:val="none" w:sz="0" w:space="0" w:color="auto"/>
                    <w:bottom w:val="none" w:sz="0" w:space="0" w:color="auto"/>
                    <w:right w:val="none" w:sz="0" w:space="0" w:color="auto"/>
                  </w:divBdr>
                </w:div>
                <w:div w:id="162623436">
                  <w:marLeft w:val="640"/>
                  <w:marRight w:val="0"/>
                  <w:marTop w:val="0"/>
                  <w:marBottom w:val="0"/>
                  <w:divBdr>
                    <w:top w:val="none" w:sz="0" w:space="0" w:color="auto"/>
                    <w:left w:val="none" w:sz="0" w:space="0" w:color="auto"/>
                    <w:bottom w:val="none" w:sz="0" w:space="0" w:color="auto"/>
                    <w:right w:val="none" w:sz="0" w:space="0" w:color="auto"/>
                  </w:divBdr>
                </w:div>
                <w:div w:id="189757077">
                  <w:marLeft w:val="640"/>
                  <w:marRight w:val="0"/>
                  <w:marTop w:val="0"/>
                  <w:marBottom w:val="0"/>
                  <w:divBdr>
                    <w:top w:val="none" w:sz="0" w:space="0" w:color="auto"/>
                    <w:left w:val="none" w:sz="0" w:space="0" w:color="auto"/>
                    <w:bottom w:val="none" w:sz="0" w:space="0" w:color="auto"/>
                    <w:right w:val="none" w:sz="0" w:space="0" w:color="auto"/>
                  </w:divBdr>
                </w:div>
                <w:div w:id="317268625">
                  <w:marLeft w:val="640"/>
                  <w:marRight w:val="0"/>
                  <w:marTop w:val="0"/>
                  <w:marBottom w:val="0"/>
                  <w:divBdr>
                    <w:top w:val="none" w:sz="0" w:space="0" w:color="auto"/>
                    <w:left w:val="none" w:sz="0" w:space="0" w:color="auto"/>
                    <w:bottom w:val="none" w:sz="0" w:space="0" w:color="auto"/>
                    <w:right w:val="none" w:sz="0" w:space="0" w:color="auto"/>
                  </w:divBdr>
                </w:div>
                <w:div w:id="331221073">
                  <w:marLeft w:val="640"/>
                  <w:marRight w:val="0"/>
                  <w:marTop w:val="0"/>
                  <w:marBottom w:val="0"/>
                  <w:divBdr>
                    <w:top w:val="none" w:sz="0" w:space="0" w:color="auto"/>
                    <w:left w:val="none" w:sz="0" w:space="0" w:color="auto"/>
                    <w:bottom w:val="none" w:sz="0" w:space="0" w:color="auto"/>
                    <w:right w:val="none" w:sz="0" w:space="0" w:color="auto"/>
                  </w:divBdr>
                </w:div>
                <w:div w:id="359432165">
                  <w:marLeft w:val="640"/>
                  <w:marRight w:val="0"/>
                  <w:marTop w:val="0"/>
                  <w:marBottom w:val="0"/>
                  <w:divBdr>
                    <w:top w:val="none" w:sz="0" w:space="0" w:color="auto"/>
                    <w:left w:val="none" w:sz="0" w:space="0" w:color="auto"/>
                    <w:bottom w:val="none" w:sz="0" w:space="0" w:color="auto"/>
                    <w:right w:val="none" w:sz="0" w:space="0" w:color="auto"/>
                  </w:divBdr>
                </w:div>
                <w:div w:id="403651257">
                  <w:marLeft w:val="640"/>
                  <w:marRight w:val="0"/>
                  <w:marTop w:val="0"/>
                  <w:marBottom w:val="0"/>
                  <w:divBdr>
                    <w:top w:val="none" w:sz="0" w:space="0" w:color="auto"/>
                    <w:left w:val="none" w:sz="0" w:space="0" w:color="auto"/>
                    <w:bottom w:val="none" w:sz="0" w:space="0" w:color="auto"/>
                    <w:right w:val="none" w:sz="0" w:space="0" w:color="auto"/>
                  </w:divBdr>
                </w:div>
                <w:div w:id="404494732">
                  <w:marLeft w:val="640"/>
                  <w:marRight w:val="0"/>
                  <w:marTop w:val="0"/>
                  <w:marBottom w:val="0"/>
                  <w:divBdr>
                    <w:top w:val="none" w:sz="0" w:space="0" w:color="auto"/>
                    <w:left w:val="none" w:sz="0" w:space="0" w:color="auto"/>
                    <w:bottom w:val="none" w:sz="0" w:space="0" w:color="auto"/>
                    <w:right w:val="none" w:sz="0" w:space="0" w:color="auto"/>
                  </w:divBdr>
                </w:div>
                <w:div w:id="405539952">
                  <w:marLeft w:val="640"/>
                  <w:marRight w:val="0"/>
                  <w:marTop w:val="0"/>
                  <w:marBottom w:val="0"/>
                  <w:divBdr>
                    <w:top w:val="none" w:sz="0" w:space="0" w:color="auto"/>
                    <w:left w:val="none" w:sz="0" w:space="0" w:color="auto"/>
                    <w:bottom w:val="none" w:sz="0" w:space="0" w:color="auto"/>
                    <w:right w:val="none" w:sz="0" w:space="0" w:color="auto"/>
                  </w:divBdr>
                </w:div>
                <w:div w:id="419528530">
                  <w:marLeft w:val="640"/>
                  <w:marRight w:val="0"/>
                  <w:marTop w:val="0"/>
                  <w:marBottom w:val="0"/>
                  <w:divBdr>
                    <w:top w:val="none" w:sz="0" w:space="0" w:color="auto"/>
                    <w:left w:val="none" w:sz="0" w:space="0" w:color="auto"/>
                    <w:bottom w:val="none" w:sz="0" w:space="0" w:color="auto"/>
                    <w:right w:val="none" w:sz="0" w:space="0" w:color="auto"/>
                  </w:divBdr>
                </w:div>
                <w:div w:id="422606564">
                  <w:marLeft w:val="640"/>
                  <w:marRight w:val="0"/>
                  <w:marTop w:val="0"/>
                  <w:marBottom w:val="0"/>
                  <w:divBdr>
                    <w:top w:val="none" w:sz="0" w:space="0" w:color="auto"/>
                    <w:left w:val="none" w:sz="0" w:space="0" w:color="auto"/>
                    <w:bottom w:val="none" w:sz="0" w:space="0" w:color="auto"/>
                    <w:right w:val="none" w:sz="0" w:space="0" w:color="auto"/>
                  </w:divBdr>
                </w:div>
                <w:div w:id="447360410">
                  <w:marLeft w:val="640"/>
                  <w:marRight w:val="0"/>
                  <w:marTop w:val="0"/>
                  <w:marBottom w:val="0"/>
                  <w:divBdr>
                    <w:top w:val="none" w:sz="0" w:space="0" w:color="auto"/>
                    <w:left w:val="none" w:sz="0" w:space="0" w:color="auto"/>
                    <w:bottom w:val="none" w:sz="0" w:space="0" w:color="auto"/>
                    <w:right w:val="none" w:sz="0" w:space="0" w:color="auto"/>
                  </w:divBdr>
                </w:div>
                <w:div w:id="475998152">
                  <w:marLeft w:val="640"/>
                  <w:marRight w:val="0"/>
                  <w:marTop w:val="0"/>
                  <w:marBottom w:val="0"/>
                  <w:divBdr>
                    <w:top w:val="none" w:sz="0" w:space="0" w:color="auto"/>
                    <w:left w:val="none" w:sz="0" w:space="0" w:color="auto"/>
                    <w:bottom w:val="none" w:sz="0" w:space="0" w:color="auto"/>
                    <w:right w:val="none" w:sz="0" w:space="0" w:color="auto"/>
                  </w:divBdr>
                </w:div>
                <w:div w:id="484123847">
                  <w:marLeft w:val="640"/>
                  <w:marRight w:val="0"/>
                  <w:marTop w:val="0"/>
                  <w:marBottom w:val="0"/>
                  <w:divBdr>
                    <w:top w:val="none" w:sz="0" w:space="0" w:color="auto"/>
                    <w:left w:val="none" w:sz="0" w:space="0" w:color="auto"/>
                    <w:bottom w:val="none" w:sz="0" w:space="0" w:color="auto"/>
                    <w:right w:val="none" w:sz="0" w:space="0" w:color="auto"/>
                  </w:divBdr>
                </w:div>
                <w:div w:id="538980032">
                  <w:marLeft w:val="640"/>
                  <w:marRight w:val="0"/>
                  <w:marTop w:val="0"/>
                  <w:marBottom w:val="0"/>
                  <w:divBdr>
                    <w:top w:val="none" w:sz="0" w:space="0" w:color="auto"/>
                    <w:left w:val="none" w:sz="0" w:space="0" w:color="auto"/>
                    <w:bottom w:val="none" w:sz="0" w:space="0" w:color="auto"/>
                    <w:right w:val="none" w:sz="0" w:space="0" w:color="auto"/>
                  </w:divBdr>
                </w:div>
                <w:div w:id="569384148">
                  <w:marLeft w:val="640"/>
                  <w:marRight w:val="0"/>
                  <w:marTop w:val="0"/>
                  <w:marBottom w:val="0"/>
                  <w:divBdr>
                    <w:top w:val="none" w:sz="0" w:space="0" w:color="auto"/>
                    <w:left w:val="none" w:sz="0" w:space="0" w:color="auto"/>
                    <w:bottom w:val="none" w:sz="0" w:space="0" w:color="auto"/>
                    <w:right w:val="none" w:sz="0" w:space="0" w:color="auto"/>
                  </w:divBdr>
                </w:div>
                <w:div w:id="656618603">
                  <w:marLeft w:val="640"/>
                  <w:marRight w:val="0"/>
                  <w:marTop w:val="0"/>
                  <w:marBottom w:val="0"/>
                  <w:divBdr>
                    <w:top w:val="none" w:sz="0" w:space="0" w:color="auto"/>
                    <w:left w:val="none" w:sz="0" w:space="0" w:color="auto"/>
                    <w:bottom w:val="none" w:sz="0" w:space="0" w:color="auto"/>
                    <w:right w:val="none" w:sz="0" w:space="0" w:color="auto"/>
                  </w:divBdr>
                </w:div>
                <w:div w:id="681669022">
                  <w:marLeft w:val="640"/>
                  <w:marRight w:val="0"/>
                  <w:marTop w:val="0"/>
                  <w:marBottom w:val="0"/>
                  <w:divBdr>
                    <w:top w:val="none" w:sz="0" w:space="0" w:color="auto"/>
                    <w:left w:val="none" w:sz="0" w:space="0" w:color="auto"/>
                    <w:bottom w:val="none" w:sz="0" w:space="0" w:color="auto"/>
                    <w:right w:val="none" w:sz="0" w:space="0" w:color="auto"/>
                  </w:divBdr>
                </w:div>
                <w:div w:id="702244668">
                  <w:marLeft w:val="640"/>
                  <w:marRight w:val="0"/>
                  <w:marTop w:val="0"/>
                  <w:marBottom w:val="0"/>
                  <w:divBdr>
                    <w:top w:val="none" w:sz="0" w:space="0" w:color="auto"/>
                    <w:left w:val="none" w:sz="0" w:space="0" w:color="auto"/>
                    <w:bottom w:val="none" w:sz="0" w:space="0" w:color="auto"/>
                    <w:right w:val="none" w:sz="0" w:space="0" w:color="auto"/>
                  </w:divBdr>
                </w:div>
                <w:div w:id="718209767">
                  <w:marLeft w:val="640"/>
                  <w:marRight w:val="0"/>
                  <w:marTop w:val="0"/>
                  <w:marBottom w:val="0"/>
                  <w:divBdr>
                    <w:top w:val="none" w:sz="0" w:space="0" w:color="auto"/>
                    <w:left w:val="none" w:sz="0" w:space="0" w:color="auto"/>
                    <w:bottom w:val="none" w:sz="0" w:space="0" w:color="auto"/>
                    <w:right w:val="none" w:sz="0" w:space="0" w:color="auto"/>
                  </w:divBdr>
                </w:div>
                <w:div w:id="737021229">
                  <w:marLeft w:val="640"/>
                  <w:marRight w:val="0"/>
                  <w:marTop w:val="0"/>
                  <w:marBottom w:val="0"/>
                  <w:divBdr>
                    <w:top w:val="none" w:sz="0" w:space="0" w:color="auto"/>
                    <w:left w:val="none" w:sz="0" w:space="0" w:color="auto"/>
                    <w:bottom w:val="none" w:sz="0" w:space="0" w:color="auto"/>
                    <w:right w:val="none" w:sz="0" w:space="0" w:color="auto"/>
                  </w:divBdr>
                </w:div>
                <w:div w:id="797454469">
                  <w:marLeft w:val="640"/>
                  <w:marRight w:val="0"/>
                  <w:marTop w:val="0"/>
                  <w:marBottom w:val="0"/>
                  <w:divBdr>
                    <w:top w:val="none" w:sz="0" w:space="0" w:color="auto"/>
                    <w:left w:val="none" w:sz="0" w:space="0" w:color="auto"/>
                    <w:bottom w:val="none" w:sz="0" w:space="0" w:color="auto"/>
                    <w:right w:val="none" w:sz="0" w:space="0" w:color="auto"/>
                  </w:divBdr>
                </w:div>
                <w:div w:id="808936950">
                  <w:marLeft w:val="640"/>
                  <w:marRight w:val="0"/>
                  <w:marTop w:val="0"/>
                  <w:marBottom w:val="0"/>
                  <w:divBdr>
                    <w:top w:val="none" w:sz="0" w:space="0" w:color="auto"/>
                    <w:left w:val="none" w:sz="0" w:space="0" w:color="auto"/>
                    <w:bottom w:val="none" w:sz="0" w:space="0" w:color="auto"/>
                    <w:right w:val="none" w:sz="0" w:space="0" w:color="auto"/>
                  </w:divBdr>
                </w:div>
                <w:div w:id="843202174">
                  <w:marLeft w:val="640"/>
                  <w:marRight w:val="0"/>
                  <w:marTop w:val="0"/>
                  <w:marBottom w:val="0"/>
                  <w:divBdr>
                    <w:top w:val="none" w:sz="0" w:space="0" w:color="auto"/>
                    <w:left w:val="none" w:sz="0" w:space="0" w:color="auto"/>
                    <w:bottom w:val="none" w:sz="0" w:space="0" w:color="auto"/>
                    <w:right w:val="none" w:sz="0" w:space="0" w:color="auto"/>
                  </w:divBdr>
                </w:div>
                <w:div w:id="848566615">
                  <w:marLeft w:val="640"/>
                  <w:marRight w:val="0"/>
                  <w:marTop w:val="0"/>
                  <w:marBottom w:val="0"/>
                  <w:divBdr>
                    <w:top w:val="none" w:sz="0" w:space="0" w:color="auto"/>
                    <w:left w:val="none" w:sz="0" w:space="0" w:color="auto"/>
                    <w:bottom w:val="none" w:sz="0" w:space="0" w:color="auto"/>
                    <w:right w:val="none" w:sz="0" w:space="0" w:color="auto"/>
                  </w:divBdr>
                </w:div>
                <w:div w:id="873153956">
                  <w:marLeft w:val="640"/>
                  <w:marRight w:val="0"/>
                  <w:marTop w:val="0"/>
                  <w:marBottom w:val="0"/>
                  <w:divBdr>
                    <w:top w:val="none" w:sz="0" w:space="0" w:color="auto"/>
                    <w:left w:val="none" w:sz="0" w:space="0" w:color="auto"/>
                    <w:bottom w:val="none" w:sz="0" w:space="0" w:color="auto"/>
                    <w:right w:val="none" w:sz="0" w:space="0" w:color="auto"/>
                  </w:divBdr>
                </w:div>
                <w:div w:id="922909372">
                  <w:marLeft w:val="640"/>
                  <w:marRight w:val="0"/>
                  <w:marTop w:val="0"/>
                  <w:marBottom w:val="0"/>
                  <w:divBdr>
                    <w:top w:val="none" w:sz="0" w:space="0" w:color="auto"/>
                    <w:left w:val="none" w:sz="0" w:space="0" w:color="auto"/>
                    <w:bottom w:val="none" w:sz="0" w:space="0" w:color="auto"/>
                    <w:right w:val="none" w:sz="0" w:space="0" w:color="auto"/>
                  </w:divBdr>
                </w:div>
                <w:div w:id="959074138">
                  <w:marLeft w:val="640"/>
                  <w:marRight w:val="0"/>
                  <w:marTop w:val="0"/>
                  <w:marBottom w:val="0"/>
                  <w:divBdr>
                    <w:top w:val="none" w:sz="0" w:space="0" w:color="auto"/>
                    <w:left w:val="none" w:sz="0" w:space="0" w:color="auto"/>
                    <w:bottom w:val="none" w:sz="0" w:space="0" w:color="auto"/>
                    <w:right w:val="none" w:sz="0" w:space="0" w:color="auto"/>
                  </w:divBdr>
                </w:div>
                <w:div w:id="970591672">
                  <w:marLeft w:val="640"/>
                  <w:marRight w:val="0"/>
                  <w:marTop w:val="0"/>
                  <w:marBottom w:val="0"/>
                  <w:divBdr>
                    <w:top w:val="none" w:sz="0" w:space="0" w:color="auto"/>
                    <w:left w:val="none" w:sz="0" w:space="0" w:color="auto"/>
                    <w:bottom w:val="none" w:sz="0" w:space="0" w:color="auto"/>
                    <w:right w:val="none" w:sz="0" w:space="0" w:color="auto"/>
                  </w:divBdr>
                </w:div>
                <w:div w:id="1005666792">
                  <w:marLeft w:val="640"/>
                  <w:marRight w:val="0"/>
                  <w:marTop w:val="0"/>
                  <w:marBottom w:val="0"/>
                  <w:divBdr>
                    <w:top w:val="none" w:sz="0" w:space="0" w:color="auto"/>
                    <w:left w:val="none" w:sz="0" w:space="0" w:color="auto"/>
                    <w:bottom w:val="none" w:sz="0" w:space="0" w:color="auto"/>
                    <w:right w:val="none" w:sz="0" w:space="0" w:color="auto"/>
                  </w:divBdr>
                </w:div>
                <w:div w:id="1035232390">
                  <w:marLeft w:val="640"/>
                  <w:marRight w:val="0"/>
                  <w:marTop w:val="0"/>
                  <w:marBottom w:val="0"/>
                  <w:divBdr>
                    <w:top w:val="none" w:sz="0" w:space="0" w:color="auto"/>
                    <w:left w:val="none" w:sz="0" w:space="0" w:color="auto"/>
                    <w:bottom w:val="none" w:sz="0" w:space="0" w:color="auto"/>
                    <w:right w:val="none" w:sz="0" w:space="0" w:color="auto"/>
                  </w:divBdr>
                </w:div>
                <w:div w:id="1067729263">
                  <w:marLeft w:val="640"/>
                  <w:marRight w:val="0"/>
                  <w:marTop w:val="0"/>
                  <w:marBottom w:val="0"/>
                  <w:divBdr>
                    <w:top w:val="none" w:sz="0" w:space="0" w:color="auto"/>
                    <w:left w:val="none" w:sz="0" w:space="0" w:color="auto"/>
                    <w:bottom w:val="none" w:sz="0" w:space="0" w:color="auto"/>
                    <w:right w:val="none" w:sz="0" w:space="0" w:color="auto"/>
                  </w:divBdr>
                </w:div>
                <w:div w:id="1072848876">
                  <w:marLeft w:val="640"/>
                  <w:marRight w:val="0"/>
                  <w:marTop w:val="0"/>
                  <w:marBottom w:val="0"/>
                  <w:divBdr>
                    <w:top w:val="none" w:sz="0" w:space="0" w:color="auto"/>
                    <w:left w:val="none" w:sz="0" w:space="0" w:color="auto"/>
                    <w:bottom w:val="none" w:sz="0" w:space="0" w:color="auto"/>
                    <w:right w:val="none" w:sz="0" w:space="0" w:color="auto"/>
                  </w:divBdr>
                </w:div>
                <w:div w:id="1076440867">
                  <w:marLeft w:val="640"/>
                  <w:marRight w:val="0"/>
                  <w:marTop w:val="0"/>
                  <w:marBottom w:val="0"/>
                  <w:divBdr>
                    <w:top w:val="none" w:sz="0" w:space="0" w:color="auto"/>
                    <w:left w:val="none" w:sz="0" w:space="0" w:color="auto"/>
                    <w:bottom w:val="none" w:sz="0" w:space="0" w:color="auto"/>
                    <w:right w:val="none" w:sz="0" w:space="0" w:color="auto"/>
                  </w:divBdr>
                </w:div>
                <w:div w:id="1117721876">
                  <w:marLeft w:val="640"/>
                  <w:marRight w:val="0"/>
                  <w:marTop w:val="0"/>
                  <w:marBottom w:val="0"/>
                  <w:divBdr>
                    <w:top w:val="none" w:sz="0" w:space="0" w:color="auto"/>
                    <w:left w:val="none" w:sz="0" w:space="0" w:color="auto"/>
                    <w:bottom w:val="none" w:sz="0" w:space="0" w:color="auto"/>
                    <w:right w:val="none" w:sz="0" w:space="0" w:color="auto"/>
                  </w:divBdr>
                </w:div>
                <w:div w:id="1147819903">
                  <w:marLeft w:val="640"/>
                  <w:marRight w:val="0"/>
                  <w:marTop w:val="0"/>
                  <w:marBottom w:val="0"/>
                  <w:divBdr>
                    <w:top w:val="none" w:sz="0" w:space="0" w:color="auto"/>
                    <w:left w:val="none" w:sz="0" w:space="0" w:color="auto"/>
                    <w:bottom w:val="none" w:sz="0" w:space="0" w:color="auto"/>
                    <w:right w:val="none" w:sz="0" w:space="0" w:color="auto"/>
                  </w:divBdr>
                </w:div>
                <w:div w:id="1172378737">
                  <w:marLeft w:val="640"/>
                  <w:marRight w:val="0"/>
                  <w:marTop w:val="0"/>
                  <w:marBottom w:val="0"/>
                  <w:divBdr>
                    <w:top w:val="none" w:sz="0" w:space="0" w:color="auto"/>
                    <w:left w:val="none" w:sz="0" w:space="0" w:color="auto"/>
                    <w:bottom w:val="none" w:sz="0" w:space="0" w:color="auto"/>
                    <w:right w:val="none" w:sz="0" w:space="0" w:color="auto"/>
                  </w:divBdr>
                </w:div>
                <w:div w:id="1186097442">
                  <w:marLeft w:val="640"/>
                  <w:marRight w:val="0"/>
                  <w:marTop w:val="0"/>
                  <w:marBottom w:val="0"/>
                  <w:divBdr>
                    <w:top w:val="none" w:sz="0" w:space="0" w:color="auto"/>
                    <w:left w:val="none" w:sz="0" w:space="0" w:color="auto"/>
                    <w:bottom w:val="none" w:sz="0" w:space="0" w:color="auto"/>
                    <w:right w:val="none" w:sz="0" w:space="0" w:color="auto"/>
                  </w:divBdr>
                </w:div>
                <w:div w:id="1194727239">
                  <w:marLeft w:val="640"/>
                  <w:marRight w:val="0"/>
                  <w:marTop w:val="0"/>
                  <w:marBottom w:val="0"/>
                  <w:divBdr>
                    <w:top w:val="none" w:sz="0" w:space="0" w:color="auto"/>
                    <w:left w:val="none" w:sz="0" w:space="0" w:color="auto"/>
                    <w:bottom w:val="none" w:sz="0" w:space="0" w:color="auto"/>
                    <w:right w:val="none" w:sz="0" w:space="0" w:color="auto"/>
                  </w:divBdr>
                </w:div>
                <w:div w:id="1196119444">
                  <w:marLeft w:val="640"/>
                  <w:marRight w:val="0"/>
                  <w:marTop w:val="0"/>
                  <w:marBottom w:val="0"/>
                  <w:divBdr>
                    <w:top w:val="none" w:sz="0" w:space="0" w:color="auto"/>
                    <w:left w:val="none" w:sz="0" w:space="0" w:color="auto"/>
                    <w:bottom w:val="none" w:sz="0" w:space="0" w:color="auto"/>
                    <w:right w:val="none" w:sz="0" w:space="0" w:color="auto"/>
                  </w:divBdr>
                </w:div>
                <w:div w:id="1289048878">
                  <w:marLeft w:val="640"/>
                  <w:marRight w:val="0"/>
                  <w:marTop w:val="0"/>
                  <w:marBottom w:val="0"/>
                  <w:divBdr>
                    <w:top w:val="none" w:sz="0" w:space="0" w:color="auto"/>
                    <w:left w:val="none" w:sz="0" w:space="0" w:color="auto"/>
                    <w:bottom w:val="none" w:sz="0" w:space="0" w:color="auto"/>
                    <w:right w:val="none" w:sz="0" w:space="0" w:color="auto"/>
                  </w:divBdr>
                </w:div>
                <w:div w:id="1339311285">
                  <w:marLeft w:val="640"/>
                  <w:marRight w:val="0"/>
                  <w:marTop w:val="0"/>
                  <w:marBottom w:val="0"/>
                  <w:divBdr>
                    <w:top w:val="none" w:sz="0" w:space="0" w:color="auto"/>
                    <w:left w:val="none" w:sz="0" w:space="0" w:color="auto"/>
                    <w:bottom w:val="none" w:sz="0" w:space="0" w:color="auto"/>
                    <w:right w:val="none" w:sz="0" w:space="0" w:color="auto"/>
                  </w:divBdr>
                </w:div>
                <w:div w:id="1359045019">
                  <w:marLeft w:val="640"/>
                  <w:marRight w:val="0"/>
                  <w:marTop w:val="0"/>
                  <w:marBottom w:val="0"/>
                  <w:divBdr>
                    <w:top w:val="none" w:sz="0" w:space="0" w:color="auto"/>
                    <w:left w:val="none" w:sz="0" w:space="0" w:color="auto"/>
                    <w:bottom w:val="none" w:sz="0" w:space="0" w:color="auto"/>
                    <w:right w:val="none" w:sz="0" w:space="0" w:color="auto"/>
                  </w:divBdr>
                </w:div>
                <w:div w:id="1387605506">
                  <w:marLeft w:val="640"/>
                  <w:marRight w:val="0"/>
                  <w:marTop w:val="0"/>
                  <w:marBottom w:val="0"/>
                  <w:divBdr>
                    <w:top w:val="none" w:sz="0" w:space="0" w:color="auto"/>
                    <w:left w:val="none" w:sz="0" w:space="0" w:color="auto"/>
                    <w:bottom w:val="none" w:sz="0" w:space="0" w:color="auto"/>
                    <w:right w:val="none" w:sz="0" w:space="0" w:color="auto"/>
                  </w:divBdr>
                </w:div>
                <w:div w:id="1408962892">
                  <w:marLeft w:val="640"/>
                  <w:marRight w:val="0"/>
                  <w:marTop w:val="0"/>
                  <w:marBottom w:val="0"/>
                  <w:divBdr>
                    <w:top w:val="none" w:sz="0" w:space="0" w:color="auto"/>
                    <w:left w:val="none" w:sz="0" w:space="0" w:color="auto"/>
                    <w:bottom w:val="none" w:sz="0" w:space="0" w:color="auto"/>
                    <w:right w:val="none" w:sz="0" w:space="0" w:color="auto"/>
                  </w:divBdr>
                </w:div>
                <w:div w:id="1438797274">
                  <w:marLeft w:val="640"/>
                  <w:marRight w:val="0"/>
                  <w:marTop w:val="0"/>
                  <w:marBottom w:val="0"/>
                  <w:divBdr>
                    <w:top w:val="none" w:sz="0" w:space="0" w:color="auto"/>
                    <w:left w:val="none" w:sz="0" w:space="0" w:color="auto"/>
                    <w:bottom w:val="none" w:sz="0" w:space="0" w:color="auto"/>
                    <w:right w:val="none" w:sz="0" w:space="0" w:color="auto"/>
                  </w:divBdr>
                </w:div>
                <w:div w:id="1448425291">
                  <w:marLeft w:val="640"/>
                  <w:marRight w:val="0"/>
                  <w:marTop w:val="0"/>
                  <w:marBottom w:val="0"/>
                  <w:divBdr>
                    <w:top w:val="none" w:sz="0" w:space="0" w:color="auto"/>
                    <w:left w:val="none" w:sz="0" w:space="0" w:color="auto"/>
                    <w:bottom w:val="none" w:sz="0" w:space="0" w:color="auto"/>
                    <w:right w:val="none" w:sz="0" w:space="0" w:color="auto"/>
                  </w:divBdr>
                </w:div>
                <w:div w:id="1452240361">
                  <w:marLeft w:val="640"/>
                  <w:marRight w:val="0"/>
                  <w:marTop w:val="0"/>
                  <w:marBottom w:val="0"/>
                  <w:divBdr>
                    <w:top w:val="none" w:sz="0" w:space="0" w:color="auto"/>
                    <w:left w:val="none" w:sz="0" w:space="0" w:color="auto"/>
                    <w:bottom w:val="none" w:sz="0" w:space="0" w:color="auto"/>
                    <w:right w:val="none" w:sz="0" w:space="0" w:color="auto"/>
                  </w:divBdr>
                </w:div>
                <w:div w:id="1469123349">
                  <w:marLeft w:val="640"/>
                  <w:marRight w:val="0"/>
                  <w:marTop w:val="0"/>
                  <w:marBottom w:val="0"/>
                  <w:divBdr>
                    <w:top w:val="none" w:sz="0" w:space="0" w:color="auto"/>
                    <w:left w:val="none" w:sz="0" w:space="0" w:color="auto"/>
                    <w:bottom w:val="none" w:sz="0" w:space="0" w:color="auto"/>
                    <w:right w:val="none" w:sz="0" w:space="0" w:color="auto"/>
                  </w:divBdr>
                </w:div>
                <w:div w:id="1485316072">
                  <w:marLeft w:val="640"/>
                  <w:marRight w:val="0"/>
                  <w:marTop w:val="0"/>
                  <w:marBottom w:val="0"/>
                  <w:divBdr>
                    <w:top w:val="none" w:sz="0" w:space="0" w:color="auto"/>
                    <w:left w:val="none" w:sz="0" w:space="0" w:color="auto"/>
                    <w:bottom w:val="none" w:sz="0" w:space="0" w:color="auto"/>
                    <w:right w:val="none" w:sz="0" w:space="0" w:color="auto"/>
                  </w:divBdr>
                </w:div>
                <w:div w:id="1501964200">
                  <w:marLeft w:val="640"/>
                  <w:marRight w:val="0"/>
                  <w:marTop w:val="0"/>
                  <w:marBottom w:val="0"/>
                  <w:divBdr>
                    <w:top w:val="none" w:sz="0" w:space="0" w:color="auto"/>
                    <w:left w:val="none" w:sz="0" w:space="0" w:color="auto"/>
                    <w:bottom w:val="none" w:sz="0" w:space="0" w:color="auto"/>
                    <w:right w:val="none" w:sz="0" w:space="0" w:color="auto"/>
                  </w:divBdr>
                </w:div>
                <w:div w:id="1605847896">
                  <w:marLeft w:val="640"/>
                  <w:marRight w:val="0"/>
                  <w:marTop w:val="0"/>
                  <w:marBottom w:val="0"/>
                  <w:divBdr>
                    <w:top w:val="none" w:sz="0" w:space="0" w:color="auto"/>
                    <w:left w:val="none" w:sz="0" w:space="0" w:color="auto"/>
                    <w:bottom w:val="none" w:sz="0" w:space="0" w:color="auto"/>
                    <w:right w:val="none" w:sz="0" w:space="0" w:color="auto"/>
                  </w:divBdr>
                </w:div>
                <w:div w:id="1709986761">
                  <w:marLeft w:val="640"/>
                  <w:marRight w:val="0"/>
                  <w:marTop w:val="0"/>
                  <w:marBottom w:val="0"/>
                  <w:divBdr>
                    <w:top w:val="none" w:sz="0" w:space="0" w:color="auto"/>
                    <w:left w:val="none" w:sz="0" w:space="0" w:color="auto"/>
                    <w:bottom w:val="none" w:sz="0" w:space="0" w:color="auto"/>
                    <w:right w:val="none" w:sz="0" w:space="0" w:color="auto"/>
                  </w:divBdr>
                </w:div>
                <w:div w:id="1716614478">
                  <w:marLeft w:val="640"/>
                  <w:marRight w:val="0"/>
                  <w:marTop w:val="0"/>
                  <w:marBottom w:val="0"/>
                  <w:divBdr>
                    <w:top w:val="none" w:sz="0" w:space="0" w:color="auto"/>
                    <w:left w:val="none" w:sz="0" w:space="0" w:color="auto"/>
                    <w:bottom w:val="none" w:sz="0" w:space="0" w:color="auto"/>
                    <w:right w:val="none" w:sz="0" w:space="0" w:color="auto"/>
                  </w:divBdr>
                </w:div>
                <w:div w:id="1762948491">
                  <w:marLeft w:val="640"/>
                  <w:marRight w:val="0"/>
                  <w:marTop w:val="0"/>
                  <w:marBottom w:val="0"/>
                  <w:divBdr>
                    <w:top w:val="none" w:sz="0" w:space="0" w:color="auto"/>
                    <w:left w:val="none" w:sz="0" w:space="0" w:color="auto"/>
                    <w:bottom w:val="none" w:sz="0" w:space="0" w:color="auto"/>
                    <w:right w:val="none" w:sz="0" w:space="0" w:color="auto"/>
                  </w:divBdr>
                </w:div>
                <w:div w:id="1770538128">
                  <w:marLeft w:val="640"/>
                  <w:marRight w:val="0"/>
                  <w:marTop w:val="0"/>
                  <w:marBottom w:val="0"/>
                  <w:divBdr>
                    <w:top w:val="none" w:sz="0" w:space="0" w:color="auto"/>
                    <w:left w:val="none" w:sz="0" w:space="0" w:color="auto"/>
                    <w:bottom w:val="none" w:sz="0" w:space="0" w:color="auto"/>
                    <w:right w:val="none" w:sz="0" w:space="0" w:color="auto"/>
                  </w:divBdr>
                </w:div>
                <w:div w:id="1790929260">
                  <w:marLeft w:val="640"/>
                  <w:marRight w:val="0"/>
                  <w:marTop w:val="0"/>
                  <w:marBottom w:val="0"/>
                  <w:divBdr>
                    <w:top w:val="none" w:sz="0" w:space="0" w:color="auto"/>
                    <w:left w:val="none" w:sz="0" w:space="0" w:color="auto"/>
                    <w:bottom w:val="none" w:sz="0" w:space="0" w:color="auto"/>
                    <w:right w:val="none" w:sz="0" w:space="0" w:color="auto"/>
                  </w:divBdr>
                </w:div>
                <w:div w:id="1799520178">
                  <w:marLeft w:val="640"/>
                  <w:marRight w:val="0"/>
                  <w:marTop w:val="0"/>
                  <w:marBottom w:val="0"/>
                  <w:divBdr>
                    <w:top w:val="none" w:sz="0" w:space="0" w:color="auto"/>
                    <w:left w:val="none" w:sz="0" w:space="0" w:color="auto"/>
                    <w:bottom w:val="none" w:sz="0" w:space="0" w:color="auto"/>
                    <w:right w:val="none" w:sz="0" w:space="0" w:color="auto"/>
                  </w:divBdr>
                </w:div>
                <w:div w:id="1804035280">
                  <w:marLeft w:val="640"/>
                  <w:marRight w:val="0"/>
                  <w:marTop w:val="0"/>
                  <w:marBottom w:val="0"/>
                  <w:divBdr>
                    <w:top w:val="none" w:sz="0" w:space="0" w:color="auto"/>
                    <w:left w:val="none" w:sz="0" w:space="0" w:color="auto"/>
                    <w:bottom w:val="none" w:sz="0" w:space="0" w:color="auto"/>
                    <w:right w:val="none" w:sz="0" w:space="0" w:color="auto"/>
                  </w:divBdr>
                </w:div>
                <w:div w:id="1852799084">
                  <w:marLeft w:val="640"/>
                  <w:marRight w:val="0"/>
                  <w:marTop w:val="0"/>
                  <w:marBottom w:val="0"/>
                  <w:divBdr>
                    <w:top w:val="none" w:sz="0" w:space="0" w:color="auto"/>
                    <w:left w:val="none" w:sz="0" w:space="0" w:color="auto"/>
                    <w:bottom w:val="none" w:sz="0" w:space="0" w:color="auto"/>
                    <w:right w:val="none" w:sz="0" w:space="0" w:color="auto"/>
                  </w:divBdr>
                </w:div>
                <w:div w:id="1873226425">
                  <w:marLeft w:val="640"/>
                  <w:marRight w:val="0"/>
                  <w:marTop w:val="0"/>
                  <w:marBottom w:val="0"/>
                  <w:divBdr>
                    <w:top w:val="none" w:sz="0" w:space="0" w:color="auto"/>
                    <w:left w:val="none" w:sz="0" w:space="0" w:color="auto"/>
                    <w:bottom w:val="none" w:sz="0" w:space="0" w:color="auto"/>
                    <w:right w:val="none" w:sz="0" w:space="0" w:color="auto"/>
                  </w:divBdr>
                </w:div>
                <w:div w:id="1888181318">
                  <w:marLeft w:val="640"/>
                  <w:marRight w:val="0"/>
                  <w:marTop w:val="0"/>
                  <w:marBottom w:val="0"/>
                  <w:divBdr>
                    <w:top w:val="none" w:sz="0" w:space="0" w:color="auto"/>
                    <w:left w:val="none" w:sz="0" w:space="0" w:color="auto"/>
                    <w:bottom w:val="none" w:sz="0" w:space="0" w:color="auto"/>
                    <w:right w:val="none" w:sz="0" w:space="0" w:color="auto"/>
                  </w:divBdr>
                </w:div>
                <w:div w:id="1896774121">
                  <w:marLeft w:val="640"/>
                  <w:marRight w:val="0"/>
                  <w:marTop w:val="0"/>
                  <w:marBottom w:val="0"/>
                  <w:divBdr>
                    <w:top w:val="none" w:sz="0" w:space="0" w:color="auto"/>
                    <w:left w:val="none" w:sz="0" w:space="0" w:color="auto"/>
                    <w:bottom w:val="none" w:sz="0" w:space="0" w:color="auto"/>
                    <w:right w:val="none" w:sz="0" w:space="0" w:color="auto"/>
                  </w:divBdr>
                </w:div>
                <w:div w:id="2018536964">
                  <w:marLeft w:val="640"/>
                  <w:marRight w:val="0"/>
                  <w:marTop w:val="0"/>
                  <w:marBottom w:val="0"/>
                  <w:divBdr>
                    <w:top w:val="none" w:sz="0" w:space="0" w:color="auto"/>
                    <w:left w:val="none" w:sz="0" w:space="0" w:color="auto"/>
                    <w:bottom w:val="none" w:sz="0" w:space="0" w:color="auto"/>
                    <w:right w:val="none" w:sz="0" w:space="0" w:color="auto"/>
                  </w:divBdr>
                </w:div>
                <w:div w:id="2046562811">
                  <w:marLeft w:val="640"/>
                  <w:marRight w:val="0"/>
                  <w:marTop w:val="0"/>
                  <w:marBottom w:val="0"/>
                  <w:divBdr>
                    <w:top w:val="none" w:sz="0" w:space="0" w:color="auto"/>
                    <w:left w:val="none" w:sz="0" w:space="0" w:color="auto"/>
                    <w:bottom w:val="none" w:sz="0" w:space="0" w:color="auto"/>
                    <w:right w:val="none" w:sz="0" w:space="0" w:color="auto"/>
                  </w:divBdr>
                </w:div>
                <w:div w:id="2076774216">
                  <w:marLeft w:val="640"/>
                  <w:marRight w:val="0"/>
                  <w:marTop w:val="0"/>
                  <w:marBottom w:val="0"/>
                  <w:divBdr>
                    <w:top w:val="none" w:sz="0" w:space="0" w:color="auto"/>
                    <w:left w:val="none" w:sz="0" w:space="0" w:color="auto"/>
                    <w:bottom w:val="none" w:sz="0" w:space="0" w:color="auto"/>
                    <w:right w:val="none" w:sz="0" w:space="0" w:color="auto"/>
                  </w:divBdr>
                </w:div>
                <w:div w:id="2079982489">
                  <w:marLeft w:val="640"/>
                  <w:marRight w:val="0"/>
                  <w:marTop w:val="0"/>
                  <w:marBottom w:val="0"/>
                  <w:divBdr>
                    <w:top w:val="none" w:sz="0" w:space="0" w:color="auto"/>
                    <w:left w:val="none" w:sz="0" w:space="0" w:color="auto"/>
                    <w:bottom w:val="none" w:sz="0" w:space="0" w:color="auto"/>
                    <w:right w:val="none" w:sz="0" w:space="0" w:color="auto"/>
                  </w:divBdr>
                </w:div>
                <w:div w:id="2123451671">
                  <w:marLeft w:val="640"/>
                  <w:marRight w:val="0"/>
                  <w:marTop w:val="0"/>
                  <w:marBottom w:val="0"/>
                  <w:divBdr>
                    <w:top w:val="none" w:sz="0" w:space="0" w:color="auto"/>
                    <w:left w:val="none" w:sz="0" w:space="0" w:color="auto"/>
                    <w:bottom w:val="none" w:sz="0" w:space="0" w:color="auto"/>
                    <w:right w:val="none" w:sz="0" w:space="0" w:color="auto"/>
                  </w:divBdr>
                </w:div>
              </w:divsChild>
            </w:div>
            <w:div w:id="564292487">
              <w:marLeft w:val="0"/>
              <w:marRight w:val="0"/>
              <w:marTop w:val="0"/>
              <w:marBottom w:val="0"/>
              <w:divBdr>
                <w:top w:val="none" w:sz="0" w:space="0" w:color="auto"/>
                <w:left w:val="none" w:sz="0" w:space="0" w:color="auto"/>
                <w:bottom w:val="none" w:sz="0" w:space="0" w:color="auto"/>
                <w:right w:val="none" w:sz="0" w:space="0" w:color="auto"/>
              </w:divBdr>
              <w:divsChild>
                <w:div w:id="3751139">
                  <w:marLeft w:val="640"/>
                  <w:marRight w:val="0"/>
                  <w:marTop w:val="0"/>
                  <w:marBottom w:val="0"/>
                  <w:divBdr>
                    <w:top w:val="none" w:sz="0" w:space="0" w:color="auto"/>
                    <w:left w:val="none" w:sz="0" w:space="0" w:color="auto"/>
                    <w:bottom w:val="none" w:sz="0" w:space="0" w:color="auto"/>
                    <w:right w:val="none" w:sz="0" w:space="0" w:color="auto"/>
                  </w:divBdr>
                </w:div>
                <w:div w:id="32462502">
                  <w:marLeft w:val="640"/>
                  <w:marRight w:val="0"/>
                  <w:marTop w:val="0"/>
                  <w:marBottom w:val="0"/>
                  <w:divBdr>
                    <w:top w:val="none" w:sz="0" w:space="0" w:color="auto"/>
                    <w:left w:val="none" w:sz="0" w:space="0" w:color="auto"/>
                    <w:bottom w:val="none" w:sz="0" w:space="0" w:color="auto"/>
                    <w:right w:val="none" w:sz="0" w:space="0" w:color="auto"/>
                  </w:divBdr>
                </w:div>
                <w:div w:id="39331159">
                  <w:marLeft w:val="640"/>
                  <w:marRight w:val="0"/>
                  <w:marTop w:val="0"/>
                  <w:marBottom w:val="0"/>
                  <w:divBdr>
                    <w:top w:val="none" w:sz="0" w:space="0" w:color="auto"/>
                    <w:left w:val="none" w:sz="0" w:space="0" w:color="auto"/>
                    <w:bottom w:val="none" w:sz="0" w:space="0" w:color="auto"/>
                    <w:right w:val="none" w:sz="0" w:space="0" w:color="auto"/>
                  </w:divBdr>
                </w:div>
                <w:div w:id="77988846">
                  <w:marLeft w:val="640"/>
                  <w:marRight w:val="0"/>
                  <w:marTop w:val="0"/>
                  <w:marBottom w:val="0"/>
                  <w:divBdr>
                    <w:top w:val="none" w:sz="0" w:space="0" w:color="auto"/>
                    <w:left w:val="none" w:sz="0" w:space="0" w:color="auto"/>
                    <w:bottom w:val="none" w:sz="0" w:space="0" w:color="auto"/>
                    <w:right w:val="none" w:sz="0" w:space="0" w:color="auto"/>
                  </w:divBdr>
                </w:div>
                <w:div w:id="108860703">
                  <w:marLeft w:val="640"/>
                  <w:marRight w:val="0"/>
                  <w:marTop w:val="0"/>
                  <w:marBottom w:val="0"/>
                  <w:divBdr>
                    <w:top w:val="none" w:sz="0" w:space="0" w:color="auto"/>
                    <w:left w:val="none" w:sz="0" w:space="0" w:color="auto"/>
                    <w:bottom w:val="none" w:sz="0" w:space="0" w:color="auto"/>
                    <w:right w:val="none" w:sz="0" w:space="0" w:color="auto"/>
                  </w:divBdr>
                </w:div>
                <w:div w:id="115491985">
                  <w:marLeft w:val="640"/>
                  <w:marRight w:val="0"/>
                  <w:marTop w:val="0"/>
                  <w:marBottom w:val="0"/>
                  <w:divBdr>
                    <w:top w:val="none" w:sz="0" w:space="0" w:color="auto"/>
                    <w:left w:val="none" w:sz="0" w:space="0" w:color="auto"/>
                    <w:bottom w:val="none" w:sz="0" w:space="0" w:color="auto"/>
                    <w:right w:val="none" w:sz="0" w:space="0" w:color="auto"/>
                  </w:divBdr>
                </w:div>
                <w:div w:id="123931775">
                  <w:marLeft w:val="640"/>
                  <w:marRight w:val="0"/>
                  <w:marTop w:val="0"/>
                  <w:marBottom w:val="0"/>
                  <w:divBdr>
                    <w:top w:val="none" w:sz="0" w:space="0" w:color="auto"/>
                    <w:left w:val="none" w:sz="0" w:space="0" w:color="auto"/>
                    <w:bottom w:val="none" w:sz="0" w:space="0" w:color="auto"/>
                    <w:right w:val="none" w:sz="0" w:space="0" w:color="auto"/>
                  </w:divBdr>
                </w:div>
                <w:div w:id="126436651">
                  <w:marLeft w:val="640"/>
                  <w:marRight w:val="0"/>
                  <w:marTop w:val="0"/>
                  <w:marBottom w:val="0"/>
                  <w:divBdr>
                    <w:top w:val="none" w:sz="0" w:space="0" w:color="auto"/>
                    <w:left w:val="none" w:sz="0" w:space="0" w:color="auto"/>
                    <w:bottom w:val="none" w:sz="0" w:space="0" w:color="auto"/>
                    <w:right w:val="none" w:sz="0" w:space="0" w:color="auto"/>
                  </w:divBdr>
                </w:div>
                <w:div w:id="165706103">
                  <w:marLeft w:val="640"/>
                  <w:marRight w:val="0"/>
                  <w:marTop w:val="0"/>
                  <w:marBottom w:val="0"/>
                  <w:divBdr>
                    <w:top w:val="none" w:sz="0" w:space="0" w:color="auto"/>
                    <w:left w:val="none" w:sz="0" w:space="0" w:color="auto"/>
                    <w:bottom w:val="none" w:sz="0" w:space="0" w:color="auto"/>
                    <w:right w:val="none" w:sz="0" w:space="0" w:color="auto"/>
                  </w:divBdr>
                </w:div>
                <w:div w:id="303702034">
                  <w:marLeft w:val="640"/>
                  <w:marRight w:val="0"/>
                  <w:marTop w:val="0"/>
                  <w:marBottom w:val="0"/>
                  <w:divBdr>
                    <w:top w:val="none" w:sz="0" w:space="0" w:color="auto"/>
                    <w:left w:val="none" w:sz="0" w:space="0" w:color="auto"/>
                    <w:bottom w:val="none" w:sz="0" w:space="0" w:color="auto"/>
                    <w:right w:val="none" w:sz="0" w:space="0" w:color="auto"/>
                  </w:divBdr>
                </w:div>
                <w:div w:id="314573950">
                  <w:marLeft w:val="640"/>
                  <w:marRight w:val="0"/>
                  <w:marTop w:val="0"/>
                  <w:marBottom w:val="0"/>
                  <w:divBdr>
                    <w:top w:val="none" w:sz="0" w:space="0" w:color="auto"/>
                    <w:left w:val="none" w:sz="0" w:space="0" w:color="auto"/>
                    <w:bottom w:val="none" w:sz="0" w:space="0" w:color="auto"/>
                    <w:right w:val="none" w:sz="0" w:space="0" w:color="auto"/>
                  </w:divBdr>
                </w:div>
                <w:div w:id="335234070">
                  <w:marLeft w:val="640"/>
                  <w:marRight w:val="0"/>
                  <w:marTop w:val="0"/>
                  <w:marBottom w:val="0"/>
                  <w:divBdr>
                    <w:top w:val="none" w:sz="0" w:space="0" w:color="auto"/>
                    <w:left w:val="none" w:sz="0" w:space="0" w:color="auto"/>
                    <w:bottom w:val="none" w:sz="0" w:space="0" w:color="auto"/>
                    <w:right w:val="none" w:sz="0" w:space="0" w:color="auto"/>
                  </w:divBdr>
                </w:div>
                <w:div w:id="349112489">
                  <w:marLeft w:val="640"/>
                  <w:marRight w:val="0"/>
                  <w:marTop w:val="0"/>
                  <w:marBottom w:val="0"/>
                  <w:divBdr>
                    <w:top w:val="none" w:sz="0" w:space="0" w:color="auto"/>
                    <w:left w:val="none" w:sz="0" w:space="0" w:color="auto"/>
                    <w:bottom w:val="none" w:sz="0" w:space="0" w:color="auto"/>
                    <w:right w:val="none" w:sz="0" w:space="0" w:color="auto"/>
                  </w:divBdr>
                </w:div>
                <w:div w:id="378289145">
                  <w:marLeft w:val="640"/>
                  <w:marRight w:val="0"/>
                  <w:marTop w:val="0"/>
                  <w:marBottom w:val="0"/>
                  <w:divBdr>
                    <w:top w:val="none" w:sz="0" w:space="0" w:color="auto"/>
                    <w:left w:val="none" w:sz="0" w:space="0" w:color="auto"/>
                    <w:bottom w:val="none" w:sz="0" w:space="0" w:color="auto"/>
                    <w:right w:val="none" w:sz="0" w:space="0" w:color="auto"/>
                  </w:divBdr>
                </w:div>
                <w:div w:id="448359599">
                  <w:marLeft w:val="640"/>
                  <w:marRight w:val="0"/>
                  <w:marTop w:val="0"/>
                  <w:marBottom w:val="0"/>
                  <w:divBdr>
                    <w:top w:val="none" w:sz="0" w:space="0" w:color="auto"/>
                    <w:left w:val="none" w:sz="0" w:space="0" w:color="auto"/>
                    <w:bottom w:val="none" w:sz="0" w:space="0" w:color="auto"/>
                    <w:right w:val="none" w:sz="0" w:space="0" w:color="auto"/>
                  </w:divBdr>
                </w:div>
                <w:div w:id="463886663">
                  <w:marLeft w:val="640"/>
                  <w:marRight w:val="0"/>
                  <w:marTop w:val="0"/>
                  <w:marBottom w:val="0"/>
                  <w:divBdr>
                    <w:top w:val="none" w:sz="0" w:space="0" w:color="auto"/>
                    <w:left w:val="none" w:sz="0" w:space="0" w:color="auto"/>
                    <w:bottom w:val="none" w:sz="0" w:space="0" w:color="auto"/>
                    <w:right w:val="none" w:sz="0" w:space="0" w:color="auto"/>
                  </w:divBdr>
                </w:div>
                <w:div w:id="509610048">
                  <w:marLeft w:val="640"/>
                  <w:marRight w:val="0"/>
                  <w:marTop w:val="0"/>
                  <w:marBottom w:val="0"/>
                  <w:divBdr>
                    <w:top w:val="none" w:sz="0" w:space="0" w:color="auto"/>
                    <w:left w:val="none" w:sz="0" w:space="0" w:color="auto"/>
                    <w:bottom w:val="none" w:sz="0" w:space="0" w:color="auto"/>
                    <w:right w:val="none" w:sz="0" w:space="0" w:color="auto"/>
                  </w:divBdr>
                </w:div>
                <w:div w:id="517232663">
                  <w:marLeft w:val="640"/>
                  <w:marRight w:val="0"/>
                  <w:marTop w:val="0"/>
                  <w:marBottom w:val="0"/>
                  <w:divBdr>
                    <w:top w:val="none" w:sz="0" w:space="0" w:color="auto"/>
                    <w:left w:val="none" w:sz="0" w:space="0" w:color="auto"/>
                    <w:bottom w:val="none" w:sz="0" w:space="0" w:color="auto"/>
                    <w:right w:val="none" w:sz="0" w:space="0" w:color="auto"/>
                  </w:divBdr>
                </w:div>
                <w:div w:id="529730582">
                  <w:marLeft w:val="640"/>
                  <w:marRight w:val="0"/>
                  <w:marTop w:val="0"/>
                  <w:marBottom w:val="0"/>
                  <w:divBdr>
                    <w:top w:val="none" w:sz="0" w:space="0" w:color="auto"/>
                    <w:left w:val="none" w:sz="0" w:space="0" w:color="auto"/>
                    <w:bottom w:val="none" w:sz="0" w:space="0" w:color="auto"/>
                    <w:right w:val="none" w:sz="0" w:space="0" w:color="auto"/>
                  </w:divBdr>
                </w:div>
                <w:div w:id="552355237">
                  <w:marLeft w:val="640"/>
                  <w:marRight w:val="0"/>
                  <w:marTop w:val="0"/>
                  <w:marBottom w:val="0"/>
                  <w:divBdr>
                    <w:top w:val="none" w:sz="0" w:space="0" w:color="auto"/>
                    <w:left w:val="none" w:sz="0" w:space="0" w:color="auto"/>
                    <w:bottom w:val="none" w:sz="0" w:space="0" w:color="auto"/>
                    <w:right w:val="none" w:sz="0" w:space="0" w:color="auto"/>
                  </w:divBdr>
                </w:div>
                <w:div w:id="583075002">
                  <w:marLeft w:val="640"/>
                  <w:marRight w:val="0"/>
                  <w:marTop w:val="0"/>
                  <w:marBottom w:val="0"/>
                  <w:divBdr>
                    <w:top w:val="none" w:sz="0" w:space="0" w:color="auto"/>
                    <w:left w:val="none" w:sz="0" w:space="0" w:color="auto"/>
                    <w:bottom w:val="none" w:sz="0" w:space="0" w:color="auto"/>
                    <w:right w:val="none" w:sz="0" w:space="0" w:color="auto"/>
                  </w:divBdr>
                </w:div>
                <w:div w:id="605618194">
                  <w:marLeft w:val="640"/>
                  <w:marRight w:val="0"/>
                  <w:marTop w:val="0"/>
                  <w:marBottom w:val="0"/>
                  <w:divBdr>
                    <w:top w:val="none" w:sz="0" w:space="0" w:color="auto"/>
                    <w:left w:val="none" w:sz="0" w:space="0" w:color="auto"/>
                    <w:bottom w:val="none" w:sz="0" w:space="0" w:color="auto"/>
                    <w:right w:val="none" w:sz="0" w:space="0" w:color="auto"/>
                  </w:divBdr>
                </w:div>
                <w:div w:id="624119083">
                  <w:marLeft w:val="640"/>
                  <w:marRight w:val="0"/>
                  <w:marTop w:val="0"/>
                  <w:marBottom w:val="0"/>
                  <w:divBdr>
                    <w:top w:val="none" w:sz="0" w:space="0" w:color="auto"/>
                    <w:left w:val="none" w:sz="0" w:space="0" w:color="auto"/>
                    <w:bottom w:val="none" w:sz="0" w:space="0" w:color="auto"/>
                    <w:right w:val="none" w:sz="0" w:space="0" w:color="auto"/>
                  </w:divBdr>
                </w:div>
                <w:div w:id="685526353">
                  <w:marLeft w:val="640"/>
                  <w:marRight w:val="0"/>
                  <w:marTop w:val="0"/>
                  <w:marBottom w:val="0"/>
                  <w:divBdr>
                    <w:top w:val="none" w:sz="0" w:space="0" w:color="auto"/>
                    <w:left w:val="none" w:sz="0" w:space="0" w:color="auto"/>
                    <w:bottom w:val="none" w:sz="0" w:space="0" w:color="auto"/>
                    <w:right w:val="none" w:sz="0" w:space="0" w:color="auto"/>
                  </w:divBdr>
                </w:div>
                <w:div w:id="708989163">
                  <w:marLeft w:val="640"/>
                  <w:marRight w:val="0"/>
                  <w:marTop w:val="0"/>
                  <w:marBottom w:val="0"/>
                  <w:divBdr>
                    <w:top w:val="none" w:sz="0" w:space="0" w:color="auto"/>
                    <w:left w:val="none" w:sz="0" w:space="0" w:color="auto"/>
                    <w:bottom w:val="none" w:sz="0" w:space="0" w:color="auto"/>
                    <w:right w:val="none" w:sz="0" w:space="0" w:color="auto"/>
                  </w:divBdr>
                </w:div>
                <w:div w:id="740643405">
                  <w:marLeft w:val="640"/>
                  <w:marRight w:val="0"/>
                  <w:marTop w:val="0"/>
                  <w:marBottom w:val="0"/>
                  <w:divBdr>
                    <w:top w:val="none" w:sz="0" w:space="0" w:color="auto"/>
                    <w:left w:val="none" w:sz="0" w:space="0" w:color="auto"/>
                    <w:bottom w:val="none" w:sz="0" w:space="0" w:color="auto"/>
                    <w:right w:val="none" w:sz="0" w:space="0" w:color="auto"/>
                  </w:divBdr>
                </w:div>
                <w:div w:id="765611885">
                  <w:marLeft w:val="640"/>
                  <w:marRight w:val="0"/>
                  <w:marTop w:val="0"/>
                  <w:marBottom w:val="0"/>
                  <w:divBdr>
                    <w:top w:val="none" w:sz="0" w:space="0" w:color="auto"/>
                    <w:left w:val="none" w:sz="0" w:space="0" w:color="auto"/>
                    <w:bottom w:val="none" w:sz="0" w:space="0" w:color="auto"/>
                    <w:right w:val="none" w:sz="0" w:space="0" w:color="auto"/>
                  </w:divBdr>
                </w:div>
                <w:div w:id="768700751">
                  <w:marLeft w:val="640"/>
                  <w:marRight w:val="0"/>
                  <w:marTop w:val="0"/>
                  <w:marBottom w:val="0"/>
                  <w:divBdr>
                    <w:top w:val="none" w:sz="0" w:space="0" w:color="auto"/>
                    <w:left w:val="none" w:sz="0" w:space="0" w:color="auto"/>
                    <w:bottom w:val="none" w:sz="0" w:space="0" w:color="auto"/>
                    <w:right w:val="none" w:sz="0" w:space="0" w:color="auto"/>
                  </w:divBdr>
                </w:div>
                <w:div w:id="771973084">
                  <w:marLeft w:val="640"/>
                  <w:marRight w:val="0"/>
                  <w:marTop w:val="0"/>
                  <w:marBottom w:val="0"/>
                  <w:divBdr>
                    <w:top w:val="none" w:sz="0" w:space="0" w:color="auto"/>
                    <w:left w:val="none" w:sz="0" w:space="0" w:color="auto"/>
                    <w:bottom w:val="none" w:sz="0" w:space="0" w:color="auto"/>
                    <w:right w:val="none" w:sz="0" w:space="0" w:color="auto"/>
                  </w:divBdr>
                </w:div>
                <w:div w:id="772825335">
                  <w:marLeft w:val="640"/>
                  <w:marRight w:val="0"/>
                  <w:marTop w:val="0"/>
                  <w:marBottom w:val="0"/>
                  <w:divBdr>
                    <w:top w:val="none" w:sz="0" w:space="0" w:color="auto"/>
                    <w:left w:val="none" w:sz="0" w:space="0" w:color="auto"/>
                    <w:bottom w:val="none" w:sz="0" w:space="0" w:color="auto"/>
                    <w:right w:val="none" w:sz="0" w:space="0" w:color="auto"/>
                  </w:divBdr>
                </w:div>
                <w:div w:id="802430608">
                  <w:marLeft w:val="640"/>
                  <w:marRight w:val="0"/>
                  <w:marTop w:val="0"/>
                  <w:marBottom w:val="0"/>
                  <w:divBdr>
                    <w:top w:val="none" w:sz="0" w:space="0" w:color="auto"/>
                    <w:left w:val="none" w:sz="0" w:space="0" w:color="auto"/>
                    <w:bottom w:val="none" w:sz="0" w:space="0" w:color="auto"/>
                    <w:right w:val="none" w:sz="0" w:space="0" w:color="auto"/>
                  </w:divBdr>
                </w:div>
                <w:div w:id="925306818">
                  <w:marLeft w:val="640"/>
                  <w:marRight w:val="0"/>
                  <w:marTop w:val="0"/>
                  <w:marBottom w:val="0"/>
                  <w:divBdr>
                    <w:top w:val="none" w:sz="0" w:space="0" w:color="auto"/>
                    <w:left w:val="none" w:sz="0" w:space="0" w:color="auto"/>
                    <w:bottom w:val="none" w:sz="0" w:space="0" w:color="auto"/>
                    <w:right w:val="none" w:sz="0" w:space="0" w:color="auto"/>
                  </w:divBdr>
                </w:div>
                <w:div w:id="929697303">
                  <w:marLeft w:val="640"/>
                  <w:marRight w:val="0"/>
                  <w:marTop w:val="0"/>
                  <w:marBottom w:val="0"/>
                  <w:divBdr>
                    <w:top w:val="none" w:sz="0" w:space="0" w:color="auto"/>
                    <w:left w:val="none" w:sz="0" w:space="0" w:color="auto"/>
                    <w:bottom w:val="none" w:sz="0" w:space="0" w:color="auto"/>
                    <w:right w:val="none" w:sz="0" w:space="0" w:color="auto"/>
                  </w:divBdr>
                </w:div>
                <w:div w:id="949435868">
                  <w:marLeft w:val="640"/>
                  <w:marRight w:val="0"/>
                  <w:marTop w:val="0"/>
                  <w:marBottom w:val="0"/>
                  <w:divBdr>
                    <w:top w:val="none" w:sz="0" w:space="0" w:color="auto"/>
                    <w:left w:val="none" w:sz="0" w:space="0" w:color="auto"/>
                    <w:bottom w:val="none" w:sz="0" w:space="0" w:color="auto"/>
                    <w:right w:val="none" w:sz="0" w:space="0" w:color="auto"/>
                  </w:divBdr>
                </w:div>
                <w:div w:id="990450018">
                  <w:marLeft w:val="640"/>
                  <w:marRight w:val="0"/>
                  <w:marTop w:val="0"/>
                  <w:marBottom w:val="0"/>
                  <w:divBdr>
                    <w:top w:val="none" w:sz="0" w:space="0" w:color="auto"/>
                    <w:left w:val="none" w:sz="0" w:space="0" w:color="auto"/>
                    <w:bottom w:val="none" w:sz="0" w:space="0" w:color="auto"/>
                    <w:right w:val="none" w:sz="0" w:space="0" w:color="auto"/>
                  </w:divBdr>
                </w:div>
                <w:div w:id="997076202">
                  <w:marLeft w:val="640"/>
                  <w:marRight w:val="0"/>
                  <w:marTop w:val="0"/>
                  <w:marBottom w:val="0"/>
                  <w:divBdr>
                    <w:top w:val="none" w:sz="0" w:space="0" w:color="auto"/>
                    <w:left w:val="none" w:sz="0" w:space="0" w:color="auto"/>
                    <w:bottom w:val="none" w:sz="0" w:space="0" w:color="auto"/>
                    <w:right w:val="none" w:sz="0" w:space="0" w:color="auto"/>
                  </w:divBdr>
                </w:div>
                <w:div w:id="1017004268">
                  <w:marLeft w:val="640"/>
                  <w:marRight w:val="0"/>
                  <w:marTop w:val="0"/>
                  <w:marBottom w:val="0"/>
                  <w:divBdr>
                    <w:top w:val="none" w:sz="0" w:space="0" w:color="auto"/>
                    <w:left w:val="none" w:sz="0" w:space="0" w:color="auto"/>
                    <w:bottom w:val="none" w:sz="0" w:space="0" w:color="auto"/>
                    <w:right w:val="none" w:sz="0" w:space="0" w:color="auto"/>
                  </w:divBdr>
                </w:div>
                <w:div w:id="1059135291">
                  <w:marLeft w:val="640"/>
                  <w:marRight w:val="0"/>
                  <w:marTop w:val="0"/>
                  <w:marBottom w:val="0"/>
                  <w:divBdr>
                    <w:top w:val="none" w:sz="0" w:space="0" w:color="auto"/>
                    <w:left w:val="none" w:sz="0" w:space="0" w:color="auto"/>
                    <w:bottom w:val="none" w:sz="0" w:space="0" w:color="auto"/>
                    <w:right w:val="none" w:sz="0" w:space="0" w:color="auto"/>
                  </w:divBdr>
                </w:div>
                <w:div w:id="1112624705">
                  <w:marLeft w:val="640"/>
                  <w:marRight w:val="0"/>
                  <w:marTop w:val="0"/>
                  <w:marBottom w:val="0"/>
                  <w:divBdr>
                    <w:top w:val="none" w:sz="0" w:space="0" w:color="auto"/>
                    <w:left w:val="none" w:sz="0" w:space="0" w:color="auto"/>
                    <w:bottom w:val="none" w:sz="0" w:space="0" w:color="auto"/>
                    <w:right w:val="none" w:sz="0" w:space="0" w:color="auto"/>
                  </w:divBdr>
                </w:div>
                <w:div w:id="1124039652">
                  <w:marLeft w:val="640"/>
                  <w:marRight w:val="0"/>
                  <w:marTop w:val="0"/>
                  <w:marBottom w:val="0"/>
                  <w:divBdr>
                    <w:top w:val="none" w:sz="0" w:space="0" w:color="auto"/>
                    <w:left w:val="none" w:sz="0" w:space="0" w:color="auto"/>
                    <w:bottom w:val="none" w:sz="0" w:space="0" w:color="auto"/>
                    <w:right w:val="none" w:sz="0" w:space="0" w:color="auto"/>
                  </w:divBdr>
                </w:div>
                <w:div w:id="1138380156">
                  <w:marLeft w:val="640"/>
                  <w:marRight w:val="0"/>
                  <w:marTop w:val="0"/>
                  <w:marBottom w:val="0"/>
                  <w:divBdr>
                    <w:top w:val="none" w:sz="0" w:space="0" w:color="auto"/>
                    <w:left w:val="none" w:sz="0" w:space="0" w:color="auto"/>
                    <w:bottom w:val="none" w:sz="0" w:space="0" w:color="auto"/>
                    <w:right w:val="none" w:sz="0" w:space="0" w:color="auto"/>
                  </w:divBdr>
                </w:div>
                <w:div w:id="1139569210">
                  <w:marLeft w:val="640"/>
                  <w:marRight w:val="0"/>
                  <w:marTop w:val="0"/>
                  <w:marBottom w:val="0"/>
                  <w:divBdr>
                    <w:top w:val="none" w:sz="0" w:space="0" w:color="auto"/>
                    <w:left w:val="none" w:sz="0" w:space="0" w:color="auto"/>
                    <w:bottom w:val="none" w:sz="0" w:space="0" w:color="auto"/>
                    <w:right w:val="none" w:sz="0" w:space="0" w:color="auto"/>
                  </w:divBdr>
                </w:div>
                <w:div w:id="1168713376">
                  <w:marLeft w:val="640"/>
                  <w:marRight w:val="0"/>
                  <w:marTop w:val="0"/>
                  <w:marBottom w:val="0"/>
                  <w:divBdr>
                    <w:top w:val="none" w:sz="0" w:space="0" w:color="auto"/>
                    <w:left w:val="none" w:sz="0" w:space="0" w:color="auto"/>
                    <w:bottom w:val="none" w:sz="0" w:space="0" w:color="auto"/>
                    <w:right w:val="none" w:sz="0" w:space="0" w:color="auto"/>
                  </w:divBdr>
                </w:div>
                <w:div w:id="1283683411">
                  <w:marLeft w:val="640"/>
                  <w:marRight w:val="0"/>
                  <w:marTop w:val="0"/>
                  <w:marBottom w:val="0"/>
                  <w:divBdr>
                    <w:top w:val="none" w:sz="0" w:space="0" w:color="auto"/>
                    <w:left w:val="none" w:sz="0" w:space="0" w:color="auto"/>
                    <w:bottom w:val="none" w:sz="0" w:space="0" w:color="auto"/>
                    <w:right w:val="none" w:sz="0" w:space="0" w:color="auto"/>
                  </w:divBdr>
                </w:div>
                <w:div w:id="1306351383">
                  <w:marLeft w:val="640"/>
                  <w:marRight w:val="0"/>
                  <w:marTop w:val="0"/>
                  <w:marBottom w:val="0"/>
                  <w:divBdr>
                    <w:top w:val="none" w:sz="0" w:space="0" w:color="auto"/>
                    <w:left w:val="none" w:sz="0" w:space="0" w:color="auto"/>
                    <w:bottom w:val="none" w:sz="0" w:space="0" w:color="auto"/>
                    <w:right w:val="none" w:sz="0" w:space="0" w:color="auto"/>
                  </w:divBdr>
                </w:div>
                <w:div w:id="1380277411">
                  <w:marLeft w:val="640"/>
                  <w:marRight w:val="0"/>
                  <w:marTop w:val="0"/>
                  <w:marBottom w:val="0"/>
                  <w:divBdr>
                    <w:top w:val="none" w:sz="0" w:space="0" w:color="auto"/>
                    <w:left w:val="none" w:sz="0" w:space="0" w:color="auto"/>
                    <w:bottom w:val="none" w:sz="0" w:space="0" w:color="auto"/>
                    <w:right w:val="none" w:sz="0" w:space="0" w:color="auto"/>
                  </w:divBdr>
                </w:div>
                <w:div w:id="1439443568">
                  <w:marLeft w:val="640"/>
                  <w:marRight w:val="0"/>
                  <w:marTop w:val="0"/>
                  <w:marBottom w:val="0"/>
                  <w:divBdr>
                    <w:top w:val="none" w:sz="0" w:space="0" w:color="auto"/>
                    <w:left w:val="none" w:sz="0" w:space="0" w:color="auto"/>
                    <w:bottom w:val="none" w:sz="0" w:space="0" w:color="auto"/>
                    <w:right w:val="none" w:sz="0" w:space="0" w:color="auto"/>
                  </w:divBdr>
                </w:div>
                <w:div w:id="1440375730">
                  <w:marLeft w:val="640"/>
                  <w:marRight w:val="0"/>
                  <w:marTop w:val="0"/>
                  <w:marBottom w:val="0"/>
                  <w:divBdr>
                    <w:top w:val="none" w:sz="0" w:space="0" w:color="auto"/>
                    <w:left w:val="none" w:sz="0" w:space="0" w:color="auto"/>
                    <w:bottom w:val="none" w:sz="0" w:space="0" w:color="auto"/>
                    <w:right w:val="none" w:sz="0" w:space="0" w:color="auto"/>
                  </w:divBdr>
                </w:div>
                <w:div w:id="1546335029">
                  <w:marLeft w:val="640"/>
                  <w:marRight w:val="0"/>
                  <w:marTop w:val="0"/>
                  <w:marBottom w:val="0"/>
                  <w:divBdr>
                    <w:top w:val="none" w:sz="0" w:space="0" w:color="auto"/>
                    <w:left w:val="none" w:sz="0" w:space="0" w:color="auto"/>
                    <w:bottom w:val="none" w:sz="0" w:space="0" w:color="auto"/>
                    <w:right w:val="none" w:sz="0" w:space="0" w:color="auto"/>
                  </w:divBdr>
                </w:div>
                <w:div w:id="1581908375">
                  <w:marLeft w:val="640"/>
                  <w:marRight w:val="0"/>
                  <w:marTop w:val="0"/>
                  <w:marBottom w:val="0"/>
                  <w:divBdr>
                    <w:top w:val="none" w:sz="0" w:space="0" w:color="auto"/>
                    <w:left w:val="none" w:sz="0" w:space="0" w:color="auto"/>
                    <w:bottom w:val="none" w:sz="0" w:space="0" w:color="auto"/>
                    <w:right w:val="none" w:sz="0" w:space="0" w:color="auto"/>
                  </w:divBdr>
                </w:div>
                <w:div w:id="1590506354">
                  <w:marLeft w:val="640"/>
                  <w:marRight w:val="0"/>
                  <w:marTop w:val="0"/>
                  <w:marBottom w:val="0"/>
                  <w:divBdr>
                    <w:top w:val="none" w:sz="0" w:space="0" w:color="auto"/>
                    <w:left w:val="none" w:sz="0" w:space="0" w:color="auto"/>
                    <w:bottom w:val="none" w:sz="0" w:space="0" w:color="auto"/>
                    <w:right w:val="none" w:sz="0" w:space="0" w:color="auto"/>
                  </w:divBdr>
                </w:div>
                <w:div w:id="1595435698">
                  <w:marLeft w:val="640"/>
                  <w:marRight w:val="0"/>
                  <w:marTop w:val="0"/>
                  <w:marBottom w:val="0"/>
                  <w:divBdr>
                    <w:top w:val="none" w:sz="0" w:space="0" w:color="auto"/>
                    <w:left w:val="none" w:sz="0" w:space="0" w:color="auto"/>
                    <w:bottom w:val="none" w:sz="0" w:space="0" w:color="auto"/>
                    <w:right w:val="none" w:sz="0" w:space="0" w:color="auto"/>
                  </w:divBdr>
                </w:div>
                <w:div w:id="1667898692">
                  <w:marLeft w:val="640"/>
                  <w:marRight w:val="0"/>
                  <w:marTop w:val="0"/>
                  <w:marBottom w:val="0"/>
                  <w:divBdr>
                    <w:top w:val="none" w:sz="0" w:space="0" w:color="auto"/>
                    <w:left w:val="none" w:sz="0" w:space="0" w:color="auto"/>
                    <w:bottom w:val="none" w:sz="0" w:space="0" w:color="auto"/>
                    <w:right w:val="none" w:sz="0" w:space="0" w:color="auto"/>
                  </w:divBdr>
                </w:div>
                <w:div w:id="1681852801">
                  <w:marLeft w:val="640"/>
                  <w:marRight w:val="0"/>
                  <w:marTop w:val="0"/>
                  <w:marBottom w:val="0"/>
                  <w:divBdr>
                    <w:top w:val="none" w:sz="0" w:space="0" w:color="auto"/>
                    <w:left w:val="none" w:sz="0" w:space="0" w:color="auto"/>
                    <w:bottom w:val="none" w:sz="0" w:space="0" w:color="auto"/>
                    <w:right w:val="none" w:sz="0" w:space="0" w:color="auto"/>
                  </w:divBdr>
                </w:div>
                <w:div w:id="1717509539">
                  <w:marLeft w:val="640"/>
                  <w:marRight w:val="0"/>
                  <w:marTop w:val="0"/>
                  <w:marBottom w:val="0"/>
                  <w:divBdr>
                    <w:top w:val="none" w:sz="0" w:space="0" w:color="auto"/>
                    <w:left w:val="none" w:sz="0" w:space="0" w:color="auto"/>
                    <w:bottom w:val="none" w:sz="0" w:space="0" w:color="auto"/>
                    <w:right w:val="none" w:sz="0" w:space="0" w:color="auto"/>
                  </w:divBdr>
                </w:div>
                <w:div w:id="1722901791">
                  <w:marLeft w:val="640"/>
                  <w:marRight w:val="0"/>
                  <w:marTop w:val="0"/>
                  <w:marBottom w:val="0"/>
                  <w:divBdr>
                    <w:top w:val="none" w:sz="0" w:space="0" w:color="auto"/>
                    <w:left w:val="none" w:sz="0" w:space="0" w:color="auto"/>
                    <w:bottom w:val="none" w:sz="0" w:space="0" w:color="auto"/>
                    <w:right w:val="none" w:sz="0" w:space="0" w:color="auto"/>
                  </w:divBdr>
                </w:div>
                <w:div w:id="1774323790">
                  <w:marLeft w:val="640"/>
                  <w:marRight w:val="0"/>
                  <w:marTop w:val="0"/>
                  <w:marBottom w:val="0"/>
                  <w:divBdr>
                    <w:top w:val="none" w:sz="0" w:space="0" w:color="auto"/>
                    <w:left w:val="none" w:sz="0" w:space="0" w:color="auto"/>
                    <w:bottom w:val="none" w:sz="0" w:space="0" w:color="auto"/>
                    <w:right w:val="none" w:sz="0" w:space="0" w:color="auto"/>
                  </w:divBdr>
                </w:div>
                <w:div w:id="1788425217">
                  <w:marLeft w:val="640"/>
                  <w:marRight w:val="0"/>
                  <w:marTop w:val="0"/>
                  <w:marBottom w:val="0"/>
                  <w:divBdr>
                    <w:top w:val="none" w:sz="0" w:space="0" w:color="auto"/>
                    <w:left w:val="none" w:sz="0" w:space="0" w:color="auto"/>
                    <w:bottom w:val="none" w:sz="0" w:space="0" w:color="auto"/>
                    <w:right w:val="none" w:sz="0" w:space="0" w:color="auto"/>
                  </w:divBdr>
                </w:div>
                <w:div w:id="1862469671">
                  <w:marLeft w:val="640"/>
                  <w:marRight w:val="0"/>
                  <w:marTop w:val="0"/>
                  <w:marBottom w:val="0"/>
                  <w:divBdr>
                    <w:top w:val="none" w:sz="0" w:space="0" w:color="auto"/>
                    <w:left w:val="none" w:sz="0" w:space="0" w:color="auto"/>
                    <w:bottom w:val="none" w:sz="0" w:space="0" w:color="auto"/>
                    <w:right w:val="none" w:sz="0" w:space="0" w:color="auto"/>
                  </w:divBdr>
                </w:div>
                <w:div w:id="1897009726">
                  <w:marLeft w:val="640"/>
                  <w:marRight w:val="0"/>
                  <w:marTop w:val="0"/>
                  <w:marBottom w:val="0"/>
                  <w:divBdr>
                    <w:top w:val="none" w:sz="0" w:space="0" w:color="auto"/>
                    <w:left w:val="none" w:sz="0" w:space="0" w:color="auto"/>
                    <w:bottom w:val="none" w:sz="0" w:space="0" w:color="auto"/>
                    <w:right w:val="none" w:sz="0" w:space="0" w:color="auto"/>
                  </w:divBdr>
                </w:div>
                <w:div w:id="1898079278">
                  <w:marLeft w:val="640"/>
                  <w:marRight w:val="0"/>
                  <w:marTop w:val="0"/>
                  <w:marBottom w:val="0"/>
                  <w:divBdr>
                    <w:top w:val="none" w:sz="0" w:space="0" w:color="auto"/>
                    <w:left w:val="none" w:sz="0" w:space="0" w:color="auto"/>
                    <w:bottom w:val="none" w:sz="0" w:space="0" w:color="auto"/>
                    <w:right w:val="none" w:sz="0" w:space="0" w:color="auto"/>
                  </w:divBdr>
                </w:div>
                <w:div w:id="1936666178">
                  <w:marLeft w:val="640"/>
                  <w:marRight w:val="0"/>
                  <w:marTop w:val="0"/>
                  <w:marBottom w:val="0"/>
                  <w:divBdr>
                    <w:top w:val="none" w:sz="0" w:space="0" w:color="auto"/>
                    <w:left w:val="none" w:sz="0" w:space="0" w:color="auto"/>
                    <w:bottom w:val="none" w:sz="0" w:space="0" w:color="auto"/>
                    <w:right w:val="none" w:sz="0" w:space="0" w:color="auto"/>
                  </w:divBdr>
                </w:div>
                <w:div w:id="1989433414">
                  <w:marLeft w:val="640"/>
                  <w:marRight w:val="0"/>
                  <w:marTop w:val="0"/>
                  <w:marBottom w:val="0"/>
                  <w:divBdr>
                    <w:top w:val="none" w:sz="0" w:space="0" w:color="auto"/>
                    <w:left w:val="none" w:sz="0" w:space="0" w:color="auto"/>
                    <w:bottom w:val="none" w:sz="0" w:space="0" w:color="auto"/>
                    <w:right w:val="none" w:sz="0" w:space="0" w:color="auto"/>
                  </w:divBdr>
                </w:div>
                <w:div w:id="1997297228">
                  <w:marLeft w:val="640"/>
                  <w:marRight w:val="0"/>
                  <w:marTop w:val="0"/>
                  <w:marBottom w:val="0"/>
                  <w:divBdr>
                    <w:top w:val="none" w:sz="0" w:space="0" w:color="auto"/>
                    <w:left w:val="none" w:sz="0" w:space="0" w:color="auto"/>
                    <w:bottom w:val="none" w:sz="0" w:space="0" w:color="auto"/>
                    <w:right w:val="none" w:sz="0" w:space="0" w:color="auto"/>
                  </w:divBdr>
                </w:div>
                <w:div w:id="2024699410">
                  <w:marLeft w:val="640"/>
                  <w:marRight w:val="0"/>
                  <w:marTop w:val="0"/>
                  <w:marBottom w:val="0"/>
                  <w:divBdr>
                    <w:top w:val="none" w:sz="0" w:space="0" w:color="auto"/>
                    <w:left w:val="none" w:sz="0" w:space="0" w:color="auto"/>
                    <w:bottom w:val="none" w:sz="0" w:space="0" w:color="auto"/>
                    <w:right w:val="none" w:sz="0" w:space="0" w:color="auto"/>
                  </w:divBdr>
                </w:div>
                <w:div w:id="2056732401">
                  <w:marLeft w:val="640"/>
                  <w:marRight w:val="0"/>
                  <w:marTop w:val="0"/>
                  <w:marBottom w:val="0"/>
                  <w:divBdr>
                    <w:top w:val="none" w:sz="0" w:space="0" w:color="auto"/>
                    <w:left w:val="none" w:sz="0" w:space="0" w:color="auto"/>
                    <w:bottom w:val="none" w:sz="0" w:space="0" w:color="auto"/>
                    <w:right w:val="none" w:sz="0" w:space="0" w:color="auto"/>
                  </w:divBdr>
                </w:div>
                <w:div w:id="2066491339">
                  <w:marLeft w:val="640"/>
                  <w:marRight w:val="0"/>
                  <w:marTop w:val="0"/>
                  <w:marBottom w:val="0"/>
                  <w:divBdr>
                    <w:top w:val="none" w:sz="0" w:space="0" w:color="auto"/>
                    <w:left w:val="none" w:sz="0" w:space="0" w:color="auto"/>
                    <w:bottom w:val="none" w:sz="0" w:space="0" w:color="auto"/>
                    <w:right w:val="none" w:sz="0" w:space="0" w:color="auto"/>
                  </w:divBdr>
                </w:div>
                <w:div w:id="2079744785">
                  <w:marLeft w:val="640"/>
                  <w:marRight w:val="0"/>
                  <w:marTop w:val="0"/>
                  <w:marBottom w:val="0"/>
                  <w:divBdr>
                    <w:top w:val="none" w:sz="0" w:space="0" w:color="auto"/>
                    <w:left w:val="none" w:sz="0" w:space="0" w:color="auto"/>
                    <w:bottom w:val="none" w:sz="0" w:space="0" w:color="auto"/>
                    <w:right w:val="none" w:sz="0" w:space="0" w:color="auto"/>
                  </w:divBdr>
                </w:div>
                <w:div w:id="2126187994">
                  <w:marLeft w:val="640"/>
                  <w:marRight w:val="0"/>
                  <w:marTop w:val="0"/>
                  <w:marBottom w:val="0"/>
                  <w:divBdr>
                    <w:top w:val="none" w:sz="0" w:space="0" w:color="auto"/>
                    <w:left w:val="none" w:sz="0" w:space="0" w:color="auto"/>
                    <w:bottom w:val="none" w:sz="0" w:space="0" w:color="auto"/>
                    <w:right w:val="none" w:sz="0" w:space="0" w:color="auto"/>
                  </w:divBdr>
                </w:div>
                <w:div w:id="2145585469">
                  <w:marLeft w:val="640"/>
                  <w:marRight w:val="0"/>
                  <w:marTop w:val="0"/>
                  <w:marBottom w:val="0"/>
                  <w:divBdr>
                    <w:top w:val="none" w:sz="0" w:space="0" w:color="auto"/>
                    <w:left w:val="none" w:sz="0" w:space="0" w:color="auto"/>
                    <w:bottom w:val="none" w:sz="0" w:space="0" w:color="auto"/>
                    <w:right w:val="none" w:sz="0" w:space="0" w:color="auto"/>
                  </w:divBdr>
                </w:div>
              </w:divsChild>
            </w:div>
            <w:div w:id="584269085">
              <w:marLeft w:val="0"/>
              <w:marRight w:val="0"/>
              <w:marTop w:val="0"/>
              <w:marBottom w:val="0"/>
              <w:divBdr>
                <w:top w:val="none" w:sz="0" w:space="0" w:color="auto"/>
                <w:left w:val="none" w:sz="0" w:space="0" w:color="auto"/>
                <w:bottom w:val="none" w:sz="0" w:space="0" w:color="auto"/>
                <w:right w:val="none" w:sz="0" w:space="0" w:color="auto"/>
              </w:divBdr>
              <w:divsChild>
                <w:div w:id="18703623">
                  <w:marLeft w:val="640"/>
                  <w:marRight w:val="0"/>
                  <w:marTop w:val="0"/>
                  <w:marBottom w:val="0"/>
                  <w:divBdr>
                    <w:top w:val="none" w:sz="0" w:space="0" w:color="auto"/>
                    <w:left w:val="none" w:sz="0" w:space="0" w:color="auto"/>
                    <w:bottom w:val="none" w:sz="0" w:space="0" w:color="auto"/>
                    <w:right w:val="none" w:sz="0" w:space="0" w:color="auto"/>
                  </w:divBdr>
                </w:div>
                <w:div w:id="21327191">
                  <w:marLeft w:val="640"/>
                  <w:marRight w:val="0"/>
                  <w:marTop w:val="0"/>
                  <w:marBottom w:val="0"/>
                  <w:divBdr>
                    <w:top w:val="none" w:sz="0" w:space="0" w:color="auto"/>
                    <w:left w:val="none" w:sz="0" w:space="0" w:color="auto"/>
                    <w:bottom w:val="none" w:sz="0" w:space="0" w:color="auto"/>
                    <w:right w:val="none" w:sz="0" w:space="0" w:color="auto"/>
                  </w:divBdr>
                </w:div>
                <w:div w:id="41826254">
                  <w:marLeft w:val="640"/>
                  <w:marRight w:val="0"/>
                  <w:marTop w:val="0"/>
                  <w:marBottom w:val="0"/>
                  <w:divBdr>
                    <w:top w:val="none" w:sz="0" w:space="0" w:color="auto"/>
                    <w:left w:val="none" w:sz="0" w:space="0" w:color="auto"/>
                    <w:bottom w:val="none" w:sz="0" w:space="0" w:color="auto"/>
                    <w:right w:val="none" w:sz="0" w:space="0" w:color="auto"/>
                  </w:divBdr>
                </w:div>
                <w:div w:id="59259306">
                  <w:marLeft w:val="640"/>
                  <w:marRight w:val="0"/>
                  <w:marTop w:val="0"/>
                  <w:marBottom w:val="0"/>
                  <w:divBdr>
                    <w:top w:val="none" w:sz="0" w:space="0" w:color="auto"/>
                    <w:left w:val="none" w:sz="0" w:space="0" w:color="auto"/>
                    <w:bottom w:val="none" w:sz="0" w:space="0" w:color="auto"/>
                    <w:right w:val="none" w:sz="0" w:space="0" w:color="auto"/>
                  </w:divBdr>
                </w:div>
                <w:div w:id="72629509">
                  <w:marLeft w:val="640"/>
                  <w:marRight w:val="0"/>
                  <w:marTop w:val="0"/>
                  <w:marBottom w:val="0"/>
                  <w:divBdr>
                    <w:top w:val="none" w:sz="0" w:space="0" w:color="auto"/>
                    <w:left w:val="none" w:sz="0" w:space="0" w:color="auto"/>
                    <w:bottom w:val="none" w:sz="0" w:space="0" w:color="auto"/>
                    <w:right w:val="none" w:sz="0" w:space="0" w:color="auto"/>
                  </w:divBdr>
                </w:div>
                <w:div w:id="81804161">
                  <w:marLeft w:val="640"/>
                  <w:marRight w:val="0"/>
                  <w:marTop w:val="0"/>
                  <w:marBottom w:val="0"/>
                  <w:divBdr>
                    <w:top w:val="none" w:sz="0" w:space="0" w:color="auto"/>
                    <w:left w:val="none" w:sz="0" w:space="0" w:color="auto"/>
                    <w:bottom w:val="none" w:sz="0" w:space="0" w:color="auto"/>
                    <w:right w:val="none" w:sz="0" w:space="0" w:color="auto"/>
                  </w:divBdr>
                </w:div>
                <w:div w:id="166140994">
                  <w:marLeft w:val="640"/>
                  <w:marRight w:val="0"/>
                  <w:marTop w:val="0"/>
                  <w:marBottom w:val="0"/>
                  <w:divBdr>
                    <w:top w:val="none" w:sz="0" w:space="0" w:color="auto"/>
                    <w:left w:val="none" w:sz="0" w:space="0" w:color="auto"/>
                    <w:bottom w:val="none" w:sz="0" w:space="0" w:color="auto"/>
                    <w:right w:val="none" w:sz="0" w:space="0" w:color="auto"/>
                  </w:divBdr>
                </w:div>
                <w:div w:id="273513863">
                  <w:marLeft w:val="640"/>
                  <w:marRight w:val="0"/>
                  <w:marTop w:val="0"/>
                  <w:marBottom w:val="0"/>
                  <w:divBdr>
                    <w:top w:val="none" w:sz="0" w:space="0" w:color="auto"/>
                    <w:left w:val="none" w:sz="0" w:space="0" w:color="auto"/>
                    <w:bottom w:val="none" w:sz="0" w:space="0" w:color="auto"/>
                    <w:right w:val="none" w:sz="0" w:space="0" w:color="auto"/>
                  </w:divBdr>
                </w:div>
                <w:div w:id="280264449">
                  <w:marLeft w:val="640"/>
                  <w:marRight w:val="0"/>
                  <w:marTop w:val="0"/>
                  <w:marBottom w:val="0"/>
                  <w:divBdr>
                    <w:top w:val="none" w:sz="0" w:space="0" w:color="auto"/>
                    <w:left w:val="none" w:sz="0" w:space="0" w:color="auto"/>
                    <w:bottom w:val="none" w:sz="0" w:space="0" w:color="auto"/>
                    <w:right w:val="none" w:sz="0" w:space="0" w:color="auto"/>
                  </w:divBdr>
                </w:div>
                <w:div w:id="281084528">
                  <w:marLeft w:val="640"/>
                  <w:marRight w:val="0"/>
                  <w:marTop w:val="0"/>
                  <w:marBottom w:val="0"/>
                  <w:divBdr>
                    <w:top w:val="none" w:sz="0" w:space="0" w:color="auto"/>
                    <w:left w:val="none" w:sz="0" w:space="0" w:color="auto"/>
                    <w:bottom w:val="none" w:sz="0" w:space="0" w:color="auto"/>
                    <w:right w:val="none" w:sz="0" w:space="0" w:color="auto"/>
                  </w:divBdr>
                </w:div>
                <w:div w:id="289750962">
                  <w:marLeft w:val="640"/>
                  <w:marRight w:val="0"/>
                  <w:marTop w:val="0"/>
                  <w:marBottom w:val="0"/>
                  <w:divBdr>
                    <w:top w:val="none" w:sz="0" w:space="0" w:color="auto"/>
                    <w:left w:val="none" w:sz="0" w:space="0" w:color="auto"/>
                    <w:bottom w:val="none" w:sz="0" w:space="0" w:color="auto"/>
                    <w:right w:val="none" w:sz="0" w:space="0" w:color="auto"/>
                  </w:divBdr>
                </w:div>
                <w:div w:id="321742077">
                  <w:marLeft w:val="640"/>
                  <w:marRight w:val="0"/>
                  <w:marTop w:val="0"/>
                  <w:marBottom w:val="0"/>
                  <w:divBdr>
                    <w:top w:val="none" w:sz="0" w:space="0" w:color="auto"/>
                    <w:left w:val="none" w:sz="0" w:space="0" w:color="auto"/>
                    <w:bottom w:val="none" w:sz="0" w:space="0" w:color="auto"/>
                    <w:right w:val="none" w:sz="0" w:space="0" w:color="auto"/>
                  </w:divBdr>
                </w:div>
                <w:div w:id="322583295">
                  <w:marLeft w:val="640"/>
                  <w:marRight w:val="0"/>
                  <w:marTop w:val="0"/>
                  <w:marBottom w:val="0"/>
                  <w:divBdr>
                    <w:top w:val="none" w:sz="0" w:space="0" w:color="auto"/>
                    <w:left w:val="none" w:sz="0" w:space="0" w:color="auto"/>
                    <w:bottom w:val="none" w:sz="0" w:space="0" w:color="auto"/>
                    <w:right w:val="none" w:sz="0" w:space="0" w:color="auto"/>
                  </w:divBdr>
                </w:div>
                <w:div w:id="343483109">
                  <w:marLeft w:val="640"/>
                  <w:marRight w:val="0"/>
                  <w:marTop w:val="0"/>
                  <w:marBottom w:val="0"/>
                  <w:divBdr>
                    <w:top w:val="none" w:sz="0" w:space="0" w:color="auto"/>
                    <w:left w:val="none" w:sz="0" w:space="0" w:color="auto"/>
                    <w:bottom w:val="none" w:sz="0" w:space="0" w:color="auto"/>
                    <w:right w:val="none" w:sz="0" w:space="0" w:color="auto"/>
                  </w:divBdr>
                </w:div>
                <w:div w:id="379062163">
                  <w:marLeft w:val="640"/>
                  <w:marRight w:val="0"/>
                  <w:marTop w:val="0"/>
                  <w:marBottom w:val="0"/>
                  <w:divBdr>
                    <w:top w:val="none" w:sz="0" w:space="0" w:color="auto"/>
                    <w:left w:val="none" w:sz="0" w:space="0" w:color="auto"/>
                    <w:bottom w:val="none" w:sz="0" w:space="0" w:color="auto"/>
                    <w:right w:val="none" w:sz="0" w:space="0" w:color="auto"/>
                  </w:divBdr>
                </w:div>
                <w:div w:id="381294185">
                  <w:marLeft w:val="640"/>
                  <w:marRight w:val="0"/>
                  <w:marTop w:val="0"/>
                  <w:marBottom w:val="0"/>
                  <w:divBdr>
                    <w:top w:val="none" w:sz="0" w:space="0" w:color="auto"/>
                    <w:left w:val="none" w:sz="0" w:space="0" w:color="auto"/>
                    <w:bottom w:val="none" w:sz="0" w:space="0" w:color="auto"/>
                    <w:right w:val="none" w:sz="0" w:space="0" w:color="auto"/>
                  </w:divBdr>
                </w:div>
                <w:div w:id="431903594">
                  <w:marLeft w:val="640"/>
                  <w:marRight w:val="0"/>
                  <w:marTop w:val="0"/>
                  <w:marBottom w:val="0"/>
                  <w:divBdr>
                    <w:top w:val="none" w:sz="0" w:space="0" w:color="auto"/>
                    <w:left w:val="none" w:sz="0" w:space="0" w:color="auto"/>
                    <w:bottom w:val="none" w:sz="0" w:space="0" w:color="auto"/>
                    <w:right w:val="none" w:sz="0" w:space="0" w:color="auto"/>
                  </w:divBdr>
                </w:div>
                <w:div w:id="456025986">
                  <w:marLeft w:val="640"/>
                  <w:marRight w:val="0"/>
                  <w:marTop w:val="0"/>
                  <w:marBottom w:val="0"/>
                  <w:divBdr>
                    <w:top w:val="none" w:sz="0" w:space="0" w:color="auto"/>
                    <w:left w:val="none" w:sz="0" w:space="0" w:color="auto"/>
                    <w:bottom w:val="none" w:sz="0" w:space="0" w:color="auto"/>
                    <w:right w:val="none" w:sz="0" w:space="0" w:color="auto"/>
                  </w:divBdr>
                </w:div>
                <w:div w:id="494494016">
                  <w:marLeft w:val="640"/>
                  <w:marRight w:val="0"/>
                  <w:marTop w:val="0"/>
                  <w:marBottom w:val="0"/>
                  <w:divBdr>
                    <w:top w:val="none" w:sz="0" w:space="0" w:color="auto"/>
                    <w:left w:val="none" w:sz="0" w:space="0" w:color="auto"/>
                    <w:bottom w:val="none" w:sz="0" w:space="0" w:color="auto"/>
                    <w:right w:val="none" w:sz="0" w:space="0" w:color="auto"/>
                  </w:divBdr>
                </w:div>
                <w:div w:id="511528889">
                  <w:marLeft w:val="640"/>
                  <w:marRight w:val="0"/>
                  <w:marTop w:val="0"/>
                  <w:marBottom w:val="0"/>
                  <w:divBdr>
                    <w:top w:val="none" w:sz="0" w:space="0" w:color="auto"/>
                    <w:left w:val="none" w:sz="0" w:space="0" w:color="auto"/>
                    <w:bottom w:val="none" w:sz="0" w:space="0" w:color="auto"/>
                    <w:right w:val="none" w:sz="0" w:space="0" w:color="auto"/>
                  </w:divBdr>
                </w:div>
                <w:div w:id="526870458">
                  <w:marLeft w:val="640"/>
                  <w:marRight w:val="0"/>
                  <w:marTop w:val="0"/>
                  <w:marBottom w:val="0"/>
                  <w:divBdr>
                    <w:top w:val="none" w:sz="0" w:space="0" w:color="auto"/>
                    <w:left w:val="none" w:sz="0" w:space="0" w:color="auto"/>
                    <w:bottom w:val="none" w:sz="0" w:space="0" w:color="auto"/>
                    <w:right w:val="none" w:sz="0" w:space="0" w:color="auto"/>
                  </w:divBdr>
                </w:div>
                <w:div w:id="534195758">
                  <w:marLeft w:val="640"/>
                  <w:marRight w:val="0"/>
                  <w:marTop w:val="0"/>
                  <w:marBottom w:val="0"/>
                  <w:divBdr>
                    <w:top w:val="none" w:sz="0" w:space="0" w:color="auto"/>
                    <w:left w:val="none" w:sz="0" w:space="0" w:color="auto"/>
                    <w:bottom w:val="none" w:sz="0" w:space="0" w:color="auto"/>
                    <w:right w:val="none" w:sz="0" w:space="0" w:color="auto"/>
                  </w:divBdr>
                </w:div>
                <w:div w:id="534343324">
                  <w:marLeft w:val="640"/>
                  <w:marRight w:val="0"/>
                  <w:marTop w:val="0"/>
                  <w:marBottom w:val="0"/>
                  <w:divBdr>
                    <w:top w:val="none" w:sz="0" w:space="0" w:color="auto"/>
                    <w:left w:val="none" w:sz="0" w:space="0" w:color="auto"/>
                    <w:bottom w:val="none" w:sz="0" w:space="0" w:color="auto"/>
                    <w:right w:val="none" w:sz="0" w:space="0" w:color="auto"/>
                  </w:divBdr>
                </w:div>
                <w:div w:id="540433898">
                  <w:marLeft w:val="640"/>
                  <w:marRight w:val="0"/>
                  <w:marTop w:val="0"/>
                  <w:marBottom w:val="0"/>
                  <w:divBdr>
                    <w:top w:val="none" w:sz="0" w:space="0" w:color="auto"/>
                    <w:left w:val="none" w:sz="0" w:space="0" w:color="auto"/>
                    <w:bottom w:val="none" w:sz="0" w:space="0" w:color="auto"/>
                    <w:right w:val="none" w:sz="0" w:space="0" w:color="auto"/>
                  </w:divBdr>
                </w:div>
                <w:div w:id="570192046">
                  <w:marLeft w:val="640"/>
                  <w:marRight w:val="0"/>
                  <w:marTop w:val="0"/>
                  <w:marBottom w:val="0"/>
                  <w:divBdr>
                    <w:top w:val="none" w:sz="0" w:space="0" w:color="auto"/>
                    <w:left w:val="none" w:sz="0" w:space="0" w:color="auto"/>
                    <w:bottom w:val="none" w:sz="0" w:space="0" w:color="auto"/>
                    <w:right w:val="none" w:sz="0" w:space="0" w:color="auto"/>
                  </w:divBdr>
                </w:div>
                <w:div w:id="576018072">
                  <w:marLeft w:val="640"/>
                  <w:marRight w:val="0"/>
                  <w:marTop w:val="0"/>
                  <w:marBottom w:val="0"/>
                  <w:divBdr>
                    <w:top w:val="none" w:sz="0" w:space="0" w:color="auto"/>
                    <w:left w:val="none" w:sz="0" w:space="0" w:color="auto"/>
                    <w:bottom w:val="none" w:sz="0" w:space="0" w:color="auto"/>
                    <w:right w:val="none" w:sz="0" w:space="0" w:color="auto"/>
                  </w:divBdr>
                </w:div>
                <w:div w:id="633951058">
                  <w:marLeft w:val="640"/>
                  <w:marRight w:val="0"/>
                  <w:marTop w:val="0"/>
                  <w:marBottom w:val="0"/>
                  <w:divBdr>
                    <w:top w:val="none" w:sz="0" w:space="0" w:color="auto"/>
                    <w:left w:val="none" w:sz="0" w:space="0" w:color="auto"/>
                    <w:bottom w:val="none" w:sz="0" w:space="0" w:color="auto"/>
                    <w:right w:val="none" w:sz="0" w:space="0" w:color="auto"/>
                  </w:divBdr>
                </w:div>
                <w:div w:id="684210543">
                  <w:marLeft w:val="640"/>
                  <w:marRight w:val="0"/>
                  <w:marTop w:val="0"/>
                  <w:marBottom w:val="0"/>
                  <w:divBdr>
                    <w:top w:val="none" w:sz="0" w:space="0" w:color="auto"/>
                    <w:left w:val="none" w:sz="0" w:space="0" w:color="auto"/>
                    <w:bottom w:val="none" w:sz="0" w:space="0" w:color="auto"/>
                    <w:right w:val="none" w:sz="0" w:space="0" w:color="auto"/>
                  </w:divBdr>
                </w:div>
                <w:div w:id="701326678">
                  <w:marLeft w:val="640"/>
                  <w:marRight w:val="0"/>
                  <w:marTop w:val="0"/>
                  <w:marBottom w:val="0"/>
                  <w:divBdr>
                    <w:top w:val="none" w:sz="0" w:space="0" w:color="auto"/>
                    <w:left w:val="none" w:sz="0" w:space="0" w:color="auto"/>
                    <w:bottom w:val="none" w:sz="0" w:space="0" w:color="auto"/>
                    <w:right w:val="none" w:sz="0" w:space="0" w:color="auto"/>
                  </w:divBdr>
                </w:div>
                <w:div w:id="706881551">
                  <w:marLeft w:val="640"/>
                  <w:marRight w:val="0"/>
                  <w:marTop w:val="0"/>
                  <w:marBottom w:val="0"/>
                  <w:divBdr>
                    <w:top w:val="none" w:sz="0" w:space="0" w:color="auto"/>
                    <w:left w:val="none" w:sz="0" w:space="0" w:color="auto"/>
                    <w:bottom w:val="none" w:sz="0" w:space="0" w:color="auto"/>
                    <w:right w:val="none" w:sz="0" w:space="0" w:color="auto"/>
                  </w:divBdr>
                </w:div>
                <w:div w:id="774784648">
                  <w:marLeft w:val="640"/>
                  <w:marRight w:val="0"/>
                  <w:marTop w:val="0"/>
                  <w:marBottom w:val="0"/>
                  <w:divBdr>
                    <w:top w:val="none" w:sz="0" w:space="0" w:color="auto"/>
                    <w:left w:val="none" w:sz="0" w:space="0" w:color="auto"/>
                    <w:bottom w:val="none" w:sz="0" w:space="0" w:color="auto"/>
                    <w:right w:val="none" w:sz="0" w:space="0" w:color="auto"/>
                  </w:divBdr>
                </w:div>
                <w:div w:id="786045311">
                  <w:marLeft w:val="640"/>
                  <w:marRight w:val="0"/>
                  <w:marTop w:val="0"/>
                  <w:marBottom w:val="0"/>
                  <w:divBdr>
                    <w:top w:val="none" w:sz="0" w:space="0" w:color="auto"/>
                    <w:left w:val="none" w:sz="0" w:space="0" w:color="auto"/>
                    <w:bottom w:val="none" w:sz="0" w:space="0" w:color="auto"/>
                    <w:right w:val="none" w:sz="0" w:space="0" w:color="auto"/>
                  </w:divBdr>
                </w:div>
                <w:div w:id="807631351">
                  <w:marLeft w:val="640"/>
                  <w:marRight w:val="0"/>
                  <w:marTop w:val="0"/>
                  <w:marBottom w:val="0"/>
                  <w:divBdr>
                    <w:top w:val="none" w:sz="0" w:space="0" w:color="auto"/>
                    <w:left w:val="none" w:sz="0" w:space="0" w:color="auto"/>
                    <w:bottom w:val="none" w:sz="0" w:space="0" w:color="auto"/>
                    <w:right w:val="none" w:sz="0" w:space="0" w:color="auto"/>
                  </w:divBdr>
                </w:div>
                <w:div w:id="824275003">
                  <w:marLeft w:val="640"/>
                  <w:marRight w:val="0"/>
                  <w:marTop w:val="0"/>
                  <w:marBottom w:val="0"/>
                  <w:divBdr>
                    <w:top w:val="none" w:sz="0" w:space="0" w:color="auto"/>
                    <w:left w:val="none" w:sz="0" w:space="0" w:color="auto"/>
                    <w:bottom w:val="none" w:sz="0" w:space="0" w:color="auto"/>
                    <w:right w:val="none" w:sz="0" w:space="0" w:color="auto"/>
                  </w:divBdr>
                </w:div>
                <w:div w:id="855386419">
                  <w:marLeft w:val="640"/>
                  <w:marRight w:val="0"/>
                  <w:marTop w:val="0"/>
                  <w:marBottom w:val="0"/>
                  <w:divBdr>
                    <w:top w:val="none" w:sz="0" w:space="0" w:color="auto"/>
                    <w:left w:val="none" w:sz="0" w:space="0" w:color="auto"/>
                    <w:bottom w:val="none" w:sz="0" w:space="0" w:color="auto"/>
                    <w:right w:val="none" w:sz="0" w:space="0" w:color="auto"/>
                  </w:divBdr>
                </w:div>
                <w:div w:id="897473682">
                  <w:marLeft w:val="640"/>
                  <w:marRight w:val="0"/>
                  <w:marTop w:val="0"/>
                  <w:marBottom w:val="0"/>
                  <w:divBdr>
                    <w:top w:val="none" w:sz="0" w:space="0" w:color="auto"/>
                    <w:left w:val="none" w:sz="0" w:space="0" w:color="auto"/>
                    <w:bottom w:val="none" w:sz="0" w:space="0" w:color="auto"/>
                    <w:right w:val="none" w:sz="0" w:space="0" w:color="auto"/>
                  </w:divBdr>
                </w:div>
                <w:div w:id="897595415">
                  <w:marLeft w:val="640"/>
                  <w:marRight w:val="0"/>
                  <w:marTop w:val="0"/>
                  <w:marBottom w:val="0"/>
                  <w:divBdr>
                    <w:top w:val="none" w:sz="0" w:space="0" w:color="auto"/>
                    <w:left w:val="none" w:sz="0" w:space="0" w:color="auto"/>
                    <w:bottom w:val="none" w:sz="0" w:space="0" w:color="auto"/>
                    <w:right w:val="none" w:sz="0" w:space="0" w:color="auto"/>
                  </w:divBdr>
                </w:div>
                <w:div w:id="902257432">
                  <w:marLeft w:val="640"/>
                  <w:marRight w:val="0"/>
                  <w:marTop w:val="0"/>
                  <w:marBottom w:val="0"/>
                  <w:divBdr>
                    <w:top w:val="none" w:sz="0" w:space="0" w:color="auto"/>
                    <w:left w:val="none" w:sz="0" w:space="0" w:color="auto"/>
                    <w:bottom w:val="none" w:sz="0" w:space="0" w:color="auto"/>
                    <w:right w:val="none" w:sz="0" w:space="0" w:color="auto"/>
                  </w:divBdr>
                </w:div>
                <w:div w:id="918951350">
                  <w:marLeft w:val="640"/>
                  <w:marRight w:val="0"/>
                  <w:marTop w:val="0"/>
                  <w:marBottom w:val="0"/>
                  <w:divBdr>
                    <w:top w:val="none" w:sz="0" w:space="0" w:color="auto"/>
                    <w:left w:val="none" w:sz="0" w:space="0" w:color="auto"/>
                    <w:bottom w:val="none" w:sz="0" w:space="0" w:color="auto"/>
                    <w:right w:val="none" w:sz="0" w:space="0" w:color="auto"/>
                  </w:divBdr>
                </w:div>
                <w:div w:id="988243719">
                  <w:marLeft w:val="640"/>
                  <w:marRight w:val="0"/>
                  <w:marTop w:val="0"/>
                  <w:marBottom w:val="0"/>
                  <w:divBdr>
                    <w:top w:val="none" w:sz="0" w:space="0" w:color="auto"/>
                    <w:left w:val="none" w:sz="0" w:space="0" w:color="auto"/>
                    <w:bottom w:val="none" w:sz="0" w:space="0" w:color="auto"/>
                    <w:right w:val="none" w:sz="0" w:space="0" w:color="auto"/>
                  </w:divBdr>
                </w:div>
                <w:div w:id="1056509851">
                  <w:marLeft w:val="640"/>
                  <w:marRight w:val="0"/>
                  <w:marTop w:val="0"/>
                  <w:marBottom w:val="0"/>
                  <w:divBdr>
                    <w:top w:val="none" w:sz="0" w:space="0" w:color="auto"/>
                    <w:left w:val="none" w:sz="0" w:space="0" w:color="auto"/>
                    <w:bottom w:val="none" w:sz="0" w:space="0" w:color="auto"/>
                    <w:right w:val="none" w:sz="0" w:space="0" w:color="auto"/>
                  </w:divBdr>
                </w:div>
                <w:div w:id="1138959621">
                  <w:marLeft w:val="640"/>
                  <w:marRight w:val="0"/>
                  <w:marTop w:val="0"/>
                  <w:marBottom w:val="0"/>
                  <w:divBdr>
                    <w:top w:val="none" w:sz="0" w:space="0" w:color="auto"/>
                    <w:left w:val="none" w:sz="0" w:space="0" w:color="auto"/>
                    <w:bottom w:val="none" w:sz="0" w:space="0" w:color="auto"/>
                    <w:right w:val="none" w:sz="0" w:space="0" w:color="auto"/>
                  </w:divBdr>
                </w:div>
                <w:div w:id="1293172432">
                  <w:marLeft w:val="640"/>
                  <w:marRight w:val="0"/>
                  <w:marTop w:val="0"/>
                  <w:marBottom w:val="0"/>
                  <w:divBdr>
                    <w:top w:val="none" w:sz="0" w:space="0" w:color="auto"/>
                    <w:left w:val="none" w:sz="0" w:space="0" w:color="auto"/>
                    <w:bottom w:val="none" w:sz="0" w:space="0" w:color="auto"/>
                    <w:right w:val="none" w:sz="0" w:space="0" w:color="auto"/>
                  </w:divBdr>
                </w:div>
                <w:div w:id="1375538791">
                  <w:marLeft w:val="640"/>
                  <w:marRight w:val="0"/>
                  <w:marTop w:val="0"/>
                  <w:marBottom w:val="0"/>
                  <w:divBdr>
                    <w:top w:val="none" w:sz="0" w:space="0" w:color="auto"/>
                    <w:left w:val="none" w:sz="0" w:space="0" w:color="auto"/>
                    <w:bottom w:val="none" w:sz="0" w:space="0" w:color="auto"/>
                    <w:right w:val="none" w:sz="0" w:space="0" w:color="auto"/>
                  </w:divBdr>
                </w:div>
                <w:div w:id="1408455214">
                  <w:marLeft w:val="640"/>
                  <w:marRight w:val="0"/>
                  <w:marTop w:val="0"/>
                  <w:marBottom w:val="0"/>
                  <w:divBdr>
                    <w:top w:val="none" w:sz="0" w:space="0" w:color="auto"/>
                    <w:left w:val="none" w:sz="0" w:space="0" w:color="auto"/>
                    <w:bottom w:val="none" w:sz="0" w:space="0" w:color="auto"/>
                    <w:right w:val="none" w:sz="0" w:space="0" w:color="auto"/>
                  </w:divBdr>
                </w:div>
                <w:div w:id="1428118800">
                  <w:marLeft w:val="640"/>
                  <w:marRight w:val="0"/>
                  <w:marTop w:val="0"/>
                  <w:marBottom w:val="0"/>
                  <w:divBdr>
                    <w:top w:val="none" w:sz="0" w:space="0" w:color="auto"/>
                    <w:left w:val="none" w:sz="0" w:space="0" w:color="auto"/>
                    <w:bottom w:val="none" w:sz="0" w:space="0" w:color="auto"/>
                    <w:right w:val="none" w:sz="0" w:space="0" w:color="auto"/>
                  </w:divBdr>
                </w:div>
                <w:div w:id="1435779970">
                  <w:marLeft w:val="640"/>
                  <w:marRight w:val="0"/>
                  <w:marTop w:val="0"/>
                  <w:marBottom w:val="0"/>
                  <w:divBdr>
                    <w:top w:val="none" w:sz="0" w:space="0" w:color="auto"/>
                    <w:left w:val="none" w:sz="0" w:space="0" w:color="auto"/>
                    <w:bottom w:val="none" w:sz="0" w:space="0" w:color="auto"/>
                    <w:right w:val="none" w:sz="0" w:space="0" w:color="auto"/>
                  </w:divBdr>
                </w:div>
                <w:div w:id="1442994275">
                  <w:marLeft w:val="640"/>
                  <w:marRight w:val="0"/>
                  <w:marTop w:val="0"/>
                  <w:marBottom w:val="0"/>
                  <w:divBdr>
                    <w:top w:val="none" w:sz="0" w:space="0" w:color="auto"/>
                    <w:left w:val="none" w:sz="0" w:space="0" w:color="auto"/>
                    <w:bottom w:val="none" w:sz="0" w:space="0" w:color="auto"/>
                    <w:right w:val="none" w:sz="0" w:space="0" w:color="auto"/>
                  </w:divBdr>
                </w:div>
                <w:div w:id="1477450842">
                  <w:marLeft w:val="640"/>
                  <w:marRight w:val="0"/>
                  <w:marTop w:val="0"/>
                  <w:marBottom w:val="0"/>
                  <w:divBdr>
                    <w:top w:val="none" w:sz="0" w:space="0" w:color="auto"/>
                    <w:left w:val="none" w:sz="0" w:space="0" w:color="auto"/>
                    <w:bottom w:val="none" w:sz="0" w:space="0" w:color="auto"/>
                    <w:right w:val="none" w:sz="0" w:space="0" w:color="auto"/>
                  </w:divBdr>
                </w:div>
                <w:div w:id="1496461055">
                  <w:marLeft w:val="640"/>
                  <w:marRight w:val="0"/>
                  <w:marTop w:val="0"/>
                  <w:marBottom w:val="0"/>
                  <w:divBdr>
                    <w:top w:val="none" w:sz="0" w:space="0" w:color="auto"/>
                    <w:left w:val="none" w:sz="0" w:space="0" w:color="auto"/>
                    <w:bottom w:val="none" w:sz="0" w:space="0" w:color="auto"/>
                    <w:right w:val="none" w:sz="0" w:space="0" w:color="auto"/>
                  </w:divBdr>
                </w:div>
                <w:div w:id="1518304082">
                  <w:marLeft w:val="640"/>
                  <w:marRight w:val="0"/>
                  <w:marTop w:val="0"/>
                  <w:marBottom w:val="0"/>
                  <w:divBdr>
                    <w:top w:val="none" w:sz="0" w:space="0" w:color="auto"/>
                    <w:left w:val="none" w:sz="0" w:space="0" w:color="auto"/>
                    <w:bottom w:val="none" w:sz="0" w:space="0" w:color="auto"/>
                    <w:right w:val="none" w:sz="0" w:space="0" w:color="auto"/>
                  </w:divBdr>
                </w:div>
                <w:div w:id="1521118218">
                  <w:marLeft w:val="640"/>
                  <w:marRight w:val="0"/>
                  <w:marTop w:val="0"/>
                  <w:marBottom w:val="0"/>
                  <w:divBdr>
                    <w:top w:val="none" w:sz="0" w:space="0" w:color="auto"/>
                    <w:left w:val="none" w:sz="0" w:space="0" w:color="auto"/>
                    <w:bottom w:val="none" w:sz="0" w:space="0" w:color="auto"/>
                    <w:right w:val="none" w:sz="0" w:space="0" w:color="auto"/>
                  </w:divBdr>
                </w:div>
                <w:div w:id="1543514650">
                  <w:marLeft w:val="640"/>
                  <w:marRight w:val="0"/>
                  <w:marTop w:val="0"/>
                  <w:marBottom w:val="0"/>
                  <w:divBdr>
                    <w:top w:val="none" w:sz="0" w:space="0" w:color="auto"/>
                    <w:left w:val="none" w:sz="0" w:space="0" w:color="auto"/>
                    <w:bottom w:val="none" w:sz="0" w:space="0" w:color="auto"/>
                    <w:right w:val="none" w:sz="0" w:space="0" w:color="auto"/>
                  </w:divBdr>
                </w:div>
                <w:div w:id="1552380321">
                  <w:marLeft w:val="640"/>
                  <w:marRight w:val="0"/>
                  <w:marTop w:val="0"/>
                  <w:marBottom w:val="0"/>
                  <w:divBdr>
                    <w:top w:val="none" w:sz="0" w:space="0" w:color="auto"/>
                    <w:left w:val="none" w:sz="0" w:space="0" w:color="auto"/>
                    <w:bottom w:val="none" w:sz="0" w:space="0" w:color="auto"/>
                    <w:right w:val="none" w:sz="0" w:space="0" w:color="auto"/>
                  </w:divBdr>
                </w:div>
                <w:div w:id="1703095047">
                  <w:marLeft w:val="640"/>
                  <w:marRight w:val="0"/>
                  <w:marTop w:val="0"/>
                  <w:marBottom w:val="0"/>
                  <w:divBdr>
                    <w:top w:val="none" w:sz="0" w:space="0" w:color="auto"/>
                    <w:left w:val="none" w:sz="0" w:space="0" w:color="auto"/>
                    <w:bottom w:val="none" w:sz="0" w:space="0" w:color="auto"/>
                    <w:right w:val="none" w:sz="0" w:space="0" w:color="auto"/>
                  </w:divBdr>
                </w:div>
                <w:div w:id="1705251457">
                  <w:marLeft w:val="640"/>
                  <w:marRight w:val="0"/>
                  <w:marTop w:val="0"/>
                  <w:marBottom w:val="0"/>
                  <w:divBdr>
                    <w:top w:val="none" w:sz="0" w:space="0" w:color="auto"/>
                    <w:left w:val="none" w:sz="0" w:space="0" w:color="auto"/>
                    <w:bottom w:val="none" w:sz="0" w:space="0" w:color="auto"/>
                    <w:right w:val="none" w:sz="0" w:space="0" w:color="auto"/>
                  </w:divBdr>
                </w:div>
                <w:div w:id="1729764261">
                  <w:marLeft w:val="640"/>
                  <w:marRight w:val="0"/>
                  <w:marTop w:val="0"/>
                  <w:marBottom w:val="0"/>
                  <w:divBdr>
                    <w:top w:val="none" w:sz="0" w:space="0" w:color="auto"/>
                    <w:left w:val="none" w:sz="0" w:space="0" w:color="auto"/>
                    <w:bottom w:val="none" w:sz="0" w:space="0" w:color="auto"/>
                    <w:right w:val="none" w:sz="0" w:space="0" w:color="auto"/>
                  </w:divBdr>
                </w:div>
                <w:div w:id="1732652129">
                  <w:marLeft w:val="640"/>
                  <w:marRight w:val="0"/>
                  <w:marTop w:val="0"/>
                  <w:marBottom w:val="0"/>
                  <w:divBdr>
                    <w:top w:val="none" w:sz="0" w:space="0" w:color="auto"/>
                    <w:left w:val="none" w:sz="0" w:space="0" w:color="auto"/>
                    <w:bottom w:val="none" w:sz="0" w:space="0" w:color="auto"/>
                    <w:right w:val="none" w:sz="0" w:space="0" w:color="auto"/>
                  </w:divBdr>
                </w:div>
                <w:div w:id="1733380234">
                  <w:marLeft w:val="640"/>
                  <w:marRight w:val="0"/>
                  <w:marTop w:val="0"/>
                  <w:marBottom w:val="0"/>
                  <w:divBdr>
                    <w:top w:val="none" w:sz="0" w:space="0" w:color="auto"/>
                    <w:left w:val="none" w:sz="0" w:space="0" w:color="auto"/>
                    <w:bottom w:val="none" w:sz="0" w:space="0" w:color="auto"/>
                    <w:right w:val="none" w:sz="0" w:space="0" w:color="auto"/>
                  </w:divBdr>
                </w:div>
                <w:div w:id="1734156778">
                  <w:marLeft w:val="640"/>
                  <w:marRight w:val="0"/>
                  <w:marTop w:val="0"/>
                  <w:marBottom w:val="0"/>
                  <w:divBdr>
                    <w:top w:val="none" w:sz="0" w:space="0" w:color="auto"/>
                    <w:left w:val="none" w:sz="0" w:space="0" w:color="auto"/>
                    <w:bottom w:val="none" w:sz="0" w:space="0" w:color="auto"/>
                    <w:right w:val="none" w:sz="0" w:space="0" w:color="auto"/>
                  </w:divBdr>
                </w:div>
                <w:div w:id="1756170803">
                  <w:marLeft w:val="640"/>
                  <w:marRight w:val="0"/>
                  <w:marTop w:val="0"/>
                  <w:marBottom w:val="0"/>
                  <w:divBdr>
                    <w:top w:val="none" w:sz="0" w:space="0" w:color="auto"/>
                    <w:left w:val="none" w:sz="0" w:space="0" w:color="auto"/>
                    <w:bottom w:val="none" w:sz="0" w:space="0" w:color="auto"/>
                    <w:right w:val="none" w:sz="0" w:space="0" w:color="auto"/>
                  </w:divBdr>
                </w:div>
                <w:div w:id="1800611341">
                  <w:marLeft w:val="640"/>
                  <w:marRight w:val="0"/>
                  <w:marTop w:val="0"/>
                  <w:marBottom w:val="0"/>
                  <w:divBdr>
                    <w:top w:val="none" w:sz="0" w:space="0" w:color="auto"/>
                    <w:left w:val="none" w:sz="0" w:space="0" w:color="auto"/>
                    <w:bottom w:val="none" w:sz="0" w:space="0" w:color="auto"/>
                    <w:right w:val="none" w:sz="0" w:space="0" w:color="auto"/>
                  </w:divBdr>
                </w:div>
                <w:div w:id="1828937127">
                  <w:marLeft w:val="640"/>
                  <w:marRight w:val="0"/>
                  <w:marTop w:val="0"/>
                  <w:marBottom w:val="0"/>
                  <w:divBdr>
                    <w:top w:val="none" w:sz="0" w:space="0" w:color="auto"/>
                    <w:left w:val="none" w:sz="0" w:space="0" w:color="auto"/>
                    <w:bottom w:val="none" w:sz="0" w:space="0" w:color="auto"/>
                    <w:right w:val="none" w:sz="0" w:space="0" w:color="auto"/>
                  </w:divBdr>
                </w:div>
                <w:div w:id="1836146528">
                  <w:marLeft w:val="640"/>
                  <w:marRight w:val="0"/>
                  <w:marTop w:val="0"/>
                  <w:marBottom w:val="0"/>
                  <w:divBdr>
                    <w:top w:val="none" w:sz="0" w:space="0" w:color="auto"/>
                    <w:left w:val="none" w:sz="0" w:space="0" w:color="auto"/>
                    <w:bottom w:val="none" w:sz="0" w:space="0" w:color="auto"/>
                    <w:right w:val="none" w:sz="0" w:space="0" w:color="auto"/>
                  </w:divBdr>
                </w:div>
                <w:div w:id="1842234905">
                  <w:marLeft w:val="640"/>
                  <w:marRight w:val="0"/>
                  <w:marTop w:val="0"/>
                  <w:marBottom w:val="0"/>
                  <w:divBdr>
                    <w:top w:val="none" w:sz="0" w:space="0" w:color="auto"/>
                    <w:left w:val="none" w:sz="0" w:space="0" w:color="auto"/>
                    <w:bottom w:val="none" w:sz="0" w:space="0" w:color="auto"/>
                    <w:right w:val="none" w:sz="0" w:space="0" w:color="auto"/>
                  </w:divBdr>
                </w:div>
                <w:div w:id="1938559582">
                  <w:marLeft w:val="640"/>
                  <w:marRight w:val="0"/>
                  <w:marTop w:val="0"/>
                  <w:marBottom w:val="0"/>
                  <w:divBdr>
                    <w:top w:val="none" w:sz="0" w:space="0" w:color="auto"/>
                    <w:left w:val="none" w:sz="0" w:space="0" w:color="auto"/>
                    <w:bottom w:val="none" w:sz="0" w:space="0" w:color="auto"/>
                    <w:right w:val="none" w:sz="0" w:space="0" w:color="auto"/>
                  </w:divBdr>
                </w:div>
                <w:div w:id="1948733187">
                  <w:marLeft w:val="640"/>
                  <w:marRight w:val="0"/>
                  <w:marTop w:val="0"/>
                  <w:marBottom w:val="0"/>
                  <w:divBdr>
                    <w:top w:val="none" w:sz="0" w:space="0" w:color="auto"/>
                    <w:left w:val="none" w:sz="0" w:space="0" w:color="auto"/>
                    <w:bottom w:val="none" w:sz="0" w:space="0" w:color="auto"/>
                    <w:right w:val="none" w:sz="0" w:space="0" w:color="auto"/>
                  </w:divBdr>
                </w:div>
                <w:div w:id="2016833645">
                  <w:marLeft w:val="640"/>
                  <w:marRight w:val="0"/>
                  <w:marTop w:val="0"/>
                  <w:marBottom w:val="0"/>
                  <w:divBdr>
                    <w:top w:val="none" w:sz="0" w:space="0" w:color="auto"/>
                    <w:left w:val="none" w:sz="0" w:space="0" w:color="auto"/>
                    <w:bottom w:val="none" w:sz="0" w:space="0" w:color="auto"/>
                    <w:right w:val="none" w:sz="0" w:space="0" w:color="auto"/>
                  </w:divBdr>
                </w:div>
                <w:div w:id="2025786957">
                  <w:marLeft w:val="640"/>
                  <w:marRight w:val="0"/>
                  <w:marTop w:val="0"/>
                  <w:marBottom w:val="0"/>
                  <w:divBdr>
                    <w:top w:val="none" w:sz="0" w:space="0" w:color="auto"/>
                    <w:left w:val="none" w:sz="0" w:space="0" w:color="auto"/>
                    <w:bottom w:val="none" w:sz="0" w:space="0" w:color="auto"/>
                    <w:right w:val="none" w:sz="0" w:space="0" w:color="auto"/>
                  </w:divBdr>
                </w:div>
                <w:div w:id="2043095770">
                  <w:marLeft w:val="640"/>
                  <w:marRight w:val="0"/>
                  <w:marTop w:val="0"/>
                  <w:marBottom w:val="0"/>
                  <w:divBdr>
                    <w:top w:val="none" w:sz="0" w:space="0" w:color="auto"/>
                    <w:left w:val="none" w:sz="0" w:space="0" w:color="auto"/>
                    <w:bottom w:val="none" w:sz="0" w:space="0" w:color="auto"/>
                    <w:right w:val="none" w:sz="0" w:space="0" w:color="auto"/>
                  </w:divBdr>
                </w:div>
                <w:div w:id="2096005057">
                  <w:marLeft w:val="640"/>
                  <w:marRight w:val="0"/>
                  <w:marTop w:val="0"/>
                  <w:marBottom w:val="0"/>
                  <w:divBdr>
                    <w:top w:val="none" w:sz="0" w:space="0" w:color="auto"/>
                    <w:left w:val="none" w:sz="0" w:space="0" w:color="auto"/>
                    <w:bottom w:val="none" w:sz="0" w:space="0" w:color="auto"/>
                    <w:right w:val="none" w:sz="0" w:space="0" w:color="auto"/>
                  </w:divBdr>
                </w:div>
              </w:divsChild>
            </w:div>
            <w:div w:id="612320858">
              <w:marLeft w:val="0"/>
              <w:marRight w:val="0"/>
              <w:marTop w:val="0"/>
              <w:marBottom w:val="0"/>
              <w:divBdr>
                <w:top w:val="none" w:sz="0" w:space="0" w:color="auto"/>
                <w:left w:val="none" w:sz="0" w:space="0" w:color="auto"/>
                <w:bottom w:val="none" w:sz="0" w:space="0" w:color="auto"/>
                <w:right w:val="none" w:sz="0" w:space="0" w:color="auto"/>
              </w:divBdr>
              <w:divsChild>
                <w:div w:id="37434319">
                  <w:marLeft w:val="640"/>
                  <w:marRight w:val="0"/>
                  <w:marTop w:val="0"/>
                  <w:marBottom w:val="0"/>
                  <w:divBdr>
                    <w:top w:val="none" w:sz="0" w:space="0" w:color="auto"/>
                    <w:left w:val="none" w:sz="0" w:space="0" w:color="auto"/>
                    <w:bottom w:val="none" w:sz="0" w:space="0" w:color="auto"/>
                    <w:right w:val="none" w:sz="0" w:space="0" w:color="auto"/>
                  </w:divBdr>
                </w:div>
                <w:div w:id="69088591">
                  <w:marLeft w:val="640"/>
                  <w:marRight w:val="0"/>
                  <w:marTop w:val="0"/>
                  <w:marBottom w:val="0"/>
                  <w:divBdr>
                    <w:top w:val="none" w:sz="0" w:space="0" w:color="auto"/>
                    <w:left w:val="none" w:sz="0" w:space="0" w:color="auto"/>
                    <w:bottom w:val="none" w:sz="0" w:space="0" w:color="auto"/>
                    <w:right w:val="none" w:sz="0" w:space="0" w:color="auto"/>
                  </w:divBdr>
                </w:div>
                <w:div w:id="73863695">
                  <w:marLeft w:val="640"/>
                  <w:marRight w:val="0"/>
                  <w:marTop w:val="0"/>
                  <w:marBottom w:val="0"/>
                  <w:divBdr>
                    <w:top w:val="none" w:sz="0" w:space="0" w:color="auto"/>
                    <w:left w:val="none" w:sz="0" w:space="0" w:color="auto"/>
                    <w:bottom w:val="none" w:sz="0" w:space="0" w:color="auto"/>
                    <w:right w:val="none" w:sz="0" w:space="0" w:color="auto"/>
                  </w:divBdr>
                </w:div>
                <w:div w:id="89129422">
                  <w:marLeft w:val="640"/>
                  <w:marRight w:val="0"/>
                  <w:marTop w:val="0"/>
                  <w:marBottom w:val="0"/>
                  <w:divBdr>
                    <w:top w:val="none" w:sz="0" w:space="0" w:color="auto"/>
                    <w:left w:val="none" w:sz="0" w:space="0" w:color="auto"/>
                    <w:bottom w:val="none" w:sz="0" w:space="0" w:color="auto"/>
                    <w:right w:val="none" w:sz="0" w:space="0" w:color="auto"/>
                  </w:divBdr>
                </w:div>
                <w:div w:id="99957762">
                  <w:marLeft w:val="640"/>
                  <w:marRight w:val="0"/>
                  <w:marTop w:val="0"/>
                  <w:marBottom w:val="0"/>
                  <w:divBdr>
                    <w:top w:val="none" w:sz="0" w:space="0" w:color="auto"/>
                    <w:left w:val="none" w:sz="0" w:space="0" w:color="auto"/>
                    <w:bottom w:val="none" w:sz="0" w:space="0" w:color="auto"/>
                    <w:right w:val="none" w:sz="0" w:space="0" w:color="auto"/>
                  </w:divBdr>
                </w:div>
                <w:div w:id="129594863">
                  <w:marLeft w:val="640"/>
                  <w:marRight w:val="0"/>
                  <w:marTop w:val="0"/>
                  <w:marBottom w:val="0"/>
                  <w:divBdr>
                    <w:top w:val="none" w:sz="0" w:space="0" w:color="auto"/>
                    <w:left w:val="none" w:sz="0" w:space="0" w:color="auto"/>
                    <w:bottom w:val="none" w:sz="0" w:space="0" w:color="auto"/>
                    <w:right w:val="none" w:sz="0" w:space="0" w:color="auto"/>
                  </w:divBdr>
                </w:div>
                <w:div w:id="157115953">
                  <w:marLeft w:val="640"/>
                  <w:marRight w:val="0"/>
                  <w:marTop w:val="0"/>
                  <w:marBottom w:val="0"/>
                  <w:divBdr>
                    <w:top w:val="none" w:sz="0" w:space="0" w:color="auto"/>
                    <w:left w:val="none" w:sz="0" w:space="0" w:color="auto"/>
                    <w:bottom w:val="none" w:sz="0" w:space="0" w:color="auto"/>
                    <w:right w:val="none" w:sz="0" w:space="0" w:color="auto"/>
                  </w:divBdr>
                </w:div>
                <w:div w:id="163514313">
                  <w:marLeft w:val="640"/>
                  <w:marRight w:val="0"/>
                  <w:marTop w:val="0"/>
                  <w:marBottom w:val="0"/>
                  <w:divBdr>
                    <w:top w:val="none" w:sz="0" w:space="0" w:color="auto"/>
                    <w:left w:val="none" w:sz="0" w:space="0" w:color="auto"/>
                    <w:bottom w:val="none" w:sz="0" w:space="0" w:color="auto"/>
                    <w:right w:val="none" w:sz="0" w:space="0" w:color="auto"/>
                  </w:divBdr>
                </w:div>
                <w:div w:id="168571528">
                  <w:marLeft w:val="640"/>
                  <w:marRight w:val="0"/>
                  <w:marTop w:val="0"/>
                  <w:marBottom w:val="0"/>
                  <w:divBdr>
                    <w:top w:val="none" w:sz="0" w:space="0" w:color="auto"/>
                    <w:left w:val="none" w:sz="0" w:space="0" w:color="auto"/>
                    <w:bottom w:val="none" w:sz="0" w:space="0" w:color="auto"/>
                    <w:right w:val="none" w:sz="0" w:space="0" w:color="auto"/>
                  </w:divBdr>
                </w:div>
                <w:div w:id="174929801">
                  <w:marLeft w:val="640"/>
                  <w:marRight w:val="0"/>
                  <w:marTop w:val="0"/>
                  <w:marBottom w:val="0"/>
                  <w:divBdr>
                    <w:top w:val="none" w:sz="0" w:space="0" w:color="auto"/>
                    <w:left w:val="none" w:sz="0" w:space="0" w:color="auto"/>
                    <w:bottom w:val="none" w:sz="0" w:space="0" w:color="auto"/>
                    <w:right w:val="none" w:sz="0" w:space="0" w:color="auto"/>
                  </w:divBdr>
                </w:div>
                <w:div w:id="248200481">
                  <w:marLeft w:val="640"/>
                  <w:marRight w:val="0"/>
                  <w:marTop w:val="0"/>
                  <w:marBottom w:val="0"/>
                  <w:divBdr>
                    <w:top w:val="none" w:sz="0" w:space="0" w:color="auto"/>
                    <w:left w:val="none" w:sz="0" w:space="0" w:color="auto"/>
                    <w:bottom w:val="none" w:sz="0" w:space="0" w:color="auto"/>
                    <w:right w:val="none" w:sz="0" w:space="0" w:color="auto"/>
                  </w:divBdr>
                </w:div>
                <w:div w:id="271983336">
                  <w:marLeft w:val="640"/>
                  <w:marRight w:val="0"/>
                  <w:marTop w:val="0"/>
                  <w:marBottom w:val="0"/>
                  <w:divBdr>
                    <w:top w:val="none" w:sz="0" w:space="0" w:color="auto"/>
                    <w:left w:val="none" w:sz="0" w:space="0" w:color="auto"/>
                    <w:bottom w:val="none" w:sz="0" w:space="0" w:color="auto"/>
                    <w:right w:val="none" w:sz="0" w:space="0" w:color="auto"/>
                  </w:divBdr>
                </w:div>
                <w:div w:id="279184963">
                  <w:marLeft w:val="640"/>
                  <w:marRight w:val="0"/>
                  <w:marTop w:val="0"/>
                  <w:marBottom w:val="0"/>
                  <w:divBdr>
                    <w:top w:val="none" w:sz="0" w:space="0" w:color="auto"/>
                    <w:left w:val="none" w:sz="0" w:space="0" w:color="auto"/>
                    <w:bottom w:val="none" w:sz="0" w:space="0" w:color="auto"/>
                    <w:right w:val="none" w:sz="0" w:space="0" w:color="auto"/>
                  </w:divBdr>
                </w:div>
                <w:div w:id="304047981">
                  <w:marLeft w:val="640"/>
                  <w:marRight w:val="0"/>
                  <w:marTop w:val="0"/>
                  <w:marBottom w:val="0"/>
                  <w:divBdr>
                    <w:top w:val="none" w:sz="0" w:space="0" w:color="auto"/>
                    <w:left w:val="none" w:sz="0" w:space="0" w:color="auto"/>
                    <w:bottom w:val="none" w:sz="0" w:space="0" w:color="auto"/>
                    <w:right w:val="none" w:sz="0" w:space="0" w:color="auto"/>
                  </w:divBdr>
                </w:div>
                <w:div w:id="436759149">
                  <w:marLeft w:val="640"/>
                  <w:marRight w:val="0"/>
                  <w:marTop w:val="0"/>
                  <w:marBottom w:val="0"/>
                  <w:divBdr>
                    <w:top w:val="none" w:sz="0" w:space="0" w:color="auto"/>
                    <w:left w:val="none" w:sz="0" w:space="0" w:color="auto"/>
                    <w:bottom w:val="none" w:sz="0" w:space="0" w:color="auto"/>
                    <w:right w:val="none" w:sz="0" w:space="0" w:color="auto"/>
                  </w:divBdr>
                </w:div>
                <w:div w:id="441341133">
                  <w:marLeft w:val="640"/>
                  <w:marRight w:val="0"/>
                  <w:marTop w:val="0"/>
                  <w:marBottom w:val="0"/>
                  <w:divBdr>
                    <w:top w:val="none" w:sz="0" w:space="0" w:color="auto"/>
                    <w:left w:val="none" w:sz="0" w:space="0" w:color="auto"/>
                    <w:bottom w:val="none" w:sz="0" w:space="0" w:color="auto"/>
                    <w:right w:val="none" w:sz="0" w:space="0" w:color="auto"/>
                  </w:divBdr>
                </w:div>
                <w:div w:id="519779607">
                  <w:marLeft w:val="640"/>
                  <w:marRight w:val="0"/>
                  <w:marTop w:val="0"/>
                  <w:marBottom w:val="0"/>
                  <w:divBdr>
                    <w:top w:val="none" w:sz="0" w:space="0" w:color="auto"/>
                    <w:left w:val="none" w:sz="0" w:space="0" w:color="auto"/>
                    <w:bottom w:val="none" w:sz="0" w:space="0" w:color="auto"/>
                    <w:right w:val="none" w:sz="0" w:space="0" w:color="auto"/>
                  </w:divBdr>
                </w:div>
                <w:div w:id="539636696">
                  <w:marLeft w:val="640"/>
                  <w:marRight w:val="0"/>
                  <w:marTop w:val="0"/>
                  <w:marBottom w:val="0"/>
                  <w:divBdr>
                    <w:top w:val="none" w:sz="0" w:space="0" w:color="auto"/>
                    <w:left w:val="none" w:sz="0" w:space="0" w:color="auto"/>
                    <w:bottom w:val="none" w:sz="0" w:space="0" w:color="auto"/>
                    <w:right w:val="none" w:sz="0" w:space="0" w:color="auto"/>
                  </w:divBdr>
                </w:div>
                <w:div w:id="577256062">
                  <w:marLeft w:val="640"/>
                  <w:marRight w:val="0"/>
                  <w:marTop w:val="0"/>
                  <w:marBottom w:val="0"/>
                  <w:divBdr>
                    <w:top w:val="none" w:sz="0" w:space="0" w:color="auto"/>
                    <w:left w:val="none" w:sz="0" w:space="0" w:color="auto"/>
                    <w:bottom w:val="none" w:sz="0" w:space="0" w:color="auto"/>
                    <w:right w:val="none" w:sz="0" w:space="0" w:color="auto"/>
                  </w:divBdr>
                </w:div>
                <w:div w:id="592708501">
                  <w:marLeft w:val="640"/>
                  <w:marRight w:val="0"/>
                  <w:marTop w:val="0"/>
                  <w:marBottom w:val="0"/>
                  <w:divBdr>
                    <w:top w:val="none" w:sz="0" w:space="0" w:color="auto"/>
                    <w:left w:val="none" w:sz="0" w:space="0" w:color="auto"/>
                    <w:bottom w:val="none" w:sz="0" w:space="0" w:color="auto"/>
                    <w:right w:val="none" w:sz="0" w:space="0" w:color="auto"/>
                  </w:divBdr>
                </w:div>
                <w:div w:id="608198794">
                  <w:marLeft w:val="640"/>
                  <w:marRight w:val="0"/>
                  <w:marTop w:val="0"/>
                  <w:marBottom w:val="0"/>
                  <w:divBdr>
                    <w:top w:val="none" w:sz="0" w:space="0" w:color="auto"/>
                    <w:left w:val="none" w:sz="0" w:space="0" w:color="auto"/>
                    <w:bottom w:val="none" w:sz="0" w:space="0" w:color="auto"/>
                    <w:right w:val="none" w:sz="0" w:space="0" w:color="auto"/>
                  </w:divBdr>
                </w:div>
                <w:div w:id="630209943">
                  <w:marLeft w:val="640"/>
                  <w:marRight w:val="0"/>
                  <w:marTop w:val="0"/>
                  <w:marBottom w:val="0"/>
                  <w:divBdr>
                    <w:top w:val="none" w:sz="0" w:space="0" w:color="auto"/>
                    <w:left w:val="none" w:sz="0" w:space="0" w:color="auto"/>
                    <w:bottom w:val="none" w:sz="0" w:space="0" w:color="auto"/>
                    <w:right w:val="none" w:sz="0" w:space="0" w:color="auto"/>
                  </w:divBdr>
                </w:div>
                <w:div w:id="671030638">
                  <w:marLeft w:val="640"/>
                  <w:marRight w:val="0"/>
                  <w:marTop w:val="0"/>
                  <w:marBottom w:val="0"/>
                  <w:divBdr>
                    <w:top w:val="none" w:sz="0" w:space="0" w:color="auto"/>
                    <w:left w:val="none" w:sz="0" w:space="0" w:color="auto"/>
                    <w:bottom w:val="none" w:sz="0" w:space="0" w:color="auto"/>
                    <w:right w:val="none" w:sz="0" w:space="0" w:color="auto"/>
                  </w:divBdr>
                </w:div>
                <w:div w:id="737901675">
                  <w:marLeft w:val="640"/>
                  <w:marRight w:val="0"/>
                  <w:marTop w:val="0"/>
                  <w:marBottom w:val="0"/>
                  <w:divBdr>
                    <w:top w:val="none" w:sz="0" w:space="0" w:color="auto"/>
                    <w:left w:val="none" w:sz="0" w:space="0" w:color="auto"/>
                    <w:bottom w:val="none" w:sz="0" w:space="0" w:color="auto"/>
                    <w:right w:val="none" w:sz="0" w:space="0" w:color="auto"/>
                  </w:divBdr>
                </w:div>
                <w:div w:id="759257905">
                  <w:marLeft w:val="640"/>
                  <w:marRight w:val="0"/>
                  <w:marTop w:val="0"/>
                  <w:marBottom w:val="0"/>
                  <w:divBdr>
                    <w:top w:val="none" w:sz="0" w:space="0" w:color="auto"/>
                    <w:left w:val="none" w:sz="0" w:space="0" w:color="auto"/>
                    <w:bottom w:val="none" w:sz="0" w:space="0" w:color="auto"/>
                    <w:right w:val="none" w:sz="0" w:space="0" w:color="auto"/>
                  </w:divBdr>
                </w:div>
                <w:div w:id="775444099">
                  <w:marLeft w:val="640"/>
                  <w:marRight w:val="0"/>
                  <w:marTop w:val="0"/>
                  <w:marBottom w:val="0"/>
                  <w:divBdr>
                    <w:top w:val="none" w:sz="0" w:space="0" w:color="auto"/>
                    <w:left w:val="none" w:sz="0" w:space="0" w:color="auto"/>
                    <w:bottom w:val="none" w:sz="0" w:space="0" w:color="auto"/>
                    <w:right w:val="none" w:sz="0" w:space="0" w:color="auto"/>
                  </w:divBdr>
                </w:div>
                <w:div w:id="801533585">
                  <w:marLeft w:val="640"/>
                  <w:marRight w:val="0"/>
                  <w:marTop w:val="0"/>
                  <w:marBottom w:val="0"/>
                  <w:divBdr>
                    <w:top w:val="none" w:sz="0" w:space="0" w:color="auto"/>
                    <w:left w:val="none" w:sz="0" w:space="0" w:color="auto"/>
                    <w:bottom w:val="none" w:sz="0" w:space="0" w:color="auto"/>
                    <w:right w:val="none" w:sz="0" w:space="0" w:color="auto"/>
                  </w:divBdr>
                </w:div>
                <w:div w:id="808546682">
                  <w:marLeft w:val="640"/>
                  <w:marRight w:val="0"/>
                  <w:marTop w:val="0"/>
                  <w:marBottom w:val="0"/>
                  <w:divBdr>
                    <w:top w:val="none" w:sz="0" w:space="0" w:color="auto"/>
                    <w:left w:val="none" w:sz="0" w:space="0" w:color="auto"/>
                    <w:bottom w:val="none" w:sz="0" w:space="0" w:color="auto"/>
                    <w:right w:val="none" w:sz="0" w:space="0" w:color="auto"/>
                  </w:divBdr>
                </w:div>
                <w:div w:id="817842008">
                  <w:marLeft w:val="640"/>
                  <w:marRight w:val="0"/>
                  <w:marTop w:val="0"/>
                  <w:marBottom w:val="0"/>
                  <w:divBdr>
                    <w:top w:val="none" w:sz="0" w:space="0" w:color="auto"/>
                    <w:left w:val="none" w:sz="0" w:space="0" w:color="auto"/>
                    <w:bottom w:val="none" w:sz="0" w:space="0" w:color="auto"/>
                    <w:right w:val="none" w:sz="0" w:space="0" w:color="auto"/>
                  </w:divBdr>
                </w:div>
                <w:div w:id="832575042">
                  <w:marLeft w:val="640"/>
                  <w:marRight w:val="0"/>
                  <w:marTop w:val="0"/>
                  <w:marBottom w:val="0"/>
                  <w:divBdr>
                    <w:top w:val="none" w:sz="0" w:space="0" w:color="auto"/>
                    <w:left w:val="none" w:sz="0" w:space="0" w:color="auto"/>
                    <w:bottom w:val="none" w:sz="0" w:space="0" w:color="auto"/>
                    <w:right w:val="none" w:sz="0" w:space="0" w:color="auto"/>
                  </w:divBdr>
                </w:div>
                <w:div w:id="854344611">
                  <w:marLeft w:val="640"/>
                  <w:marRight w:val="0"/>
                  <w:marTop w:val="0"/>
                  <w:marBottom w:val="0"/>
                  <w:divBdr>
                    <w:top w:val="none" w:sz="0" w:space="0" w:color="auto"/>
                    <w:left w:val="none" w:sz="0" w:space="0" w:color="auto"/>
                    <w:bottom w:val="none" w:sz="0" w:space="0" w:color="auto"/>
                    <w:right w:val="none" w:sz="0" w:space="0" w:color="auto"/>
                  </w:divBdr>
                </w:div>
                <w:div w:id="875891402">
                  <w:marLeft w:val="640"/>
                  <w:marRight w:val="0"/>
                  <w:marTop w:val="0"/>
                  <w:marBottom w:val="0"/>
                  <w:divBdr>
                    <w:top w:val="none" w:sz="0" w:space="0" w:color="auto"/>
                    <w:left w:val="none" w:sz="0" w:space="0" w:color="auto"/>
                    <w:bottom w:val="none" w:sz="0" w:space="0" w:color="auto"/>
                    <w:right w:val="none" w:sz="0" w:space="0" w:color="auto"/>
                  </w:divBdr>
                </w:div>
                <w:div w:id="986008703">
                  <w:marLeft w:val="640"/>
                  <w:marRight w:val="0"/>
                  <w:marTop w:val="0"/>
                  <w:marBottom w:val="0"/>
                  <w:divBdr>
                    <w:top w:val="none" w:sz="0" w:space="0" w:color="auto"/>
                    <w:left w:val="none" w:sz="0" w:space="0" w:color="auto"/>
                    <w:bottom w:val="none" w:sz="0" w:space="0" w:color="auto"/>
                    <w:right w:val="none" w:sz="0" w:space="0" w:color="auto"/>
                  </w:divBdr>
                </w:div>
                <w:div w:id="1023674608">
                  <w:marLeft w:val="640"/>
                  <w:marRight w:val="0"/>
                  <w:marTop w:val="0"/>
                  <w:marBottom w:val="0"/>
                  <w:divBdr>
                    <w:top w:val="none" w:sz="0" w:space="0" w:color="auto"/>
                    <w:left w:val="none" w:sz="0" w:space="0" w:color="auto"/>
                    <w:bottom w:val="none" w:sz="0" w:space="0" w:color="auto"/>
                    <w:right w:val="none" w:sz="0" w:space="0" w:color="auto"/>
                  </w:divBdr>
                </w:div>
                <w:div w:id="1097023139">
                  <w:marLeft w:val="640"/>
                  <w:marRight w:val="0"/>
                  <w:marTop w:val="0"/>
                  <w:marBottom w:val="0"/>
                  <w:divBdr>
                    <w:top w:val="none" w:sz="0" w:space="0" w:color="auto"/>
                    <w:left w:val="none" w:sz="0" w:space="0" w:color="auto"/>
                    <w:bottom w:val="none" w:sz="0" w:space="0" w:color="auto"/>
                    <w:right w:val="none" w:sz="0" w:space="0" w:color="auto"/>
                  </w:divBdr>
                </w:div>
                <w:div w:id="1097751197">
                  <w:marLeft w:val="640"/>
                  <w:marRight w:val="0"/>
                  <w:marTop w:val="0"/>
                  <w:marBottom w:val="0"/>
                  <w:divBdr>
                    <w:top w:val="none" w:sz="0" w:space="0" w:color="auto"/>
                    <w:left w:val="none" w:sz="0" w:space="0" w:color="auto"/>
                    <w:bottom w:val="none" w:sz="0" w:space="0" w:color="auto"/>
                    <w:right w:val="none" w:sz="0" w:space="0" w:color="auto"/>
                  </w:divBdr>
                </w:div>
                <w:div w:id="1122501985">
                  <w:marLeft w:val="640"/>
                  <w:marRight w:val="0"/>
                  <w:marTop w:val="0"/>
                  <w:marBottom w:val="0"/>
                  <w:divBdr>
                    <w:top w:val="none" w:sz="0" w:space="0" w:color="auto"/>
                    <w:left w:val="none" w:sz="0" w:space="0" w:color="auto"/>
                    <w:bottom w:val="none" w:sz="0" w:space="0" w:color="auto"/>
                    <w:right w:val="none" w:sz="0" w:space="0" w:color="auto"/>
                  </w:divBdr>
                </w:div>
                <w:div w:id="1160661791">
                  <w:marLeft w:val="640"/>
                  <w:marRight w:val="0"/>
                  <w:marTop w:val="0"/>
                  <w:marBottom w:val="0"/>
                  <w:divBdr>
                    <w:top w:val="none" w:sz="0" w:space="0" w:color="auto"/>
                    <w:left w:val="none" w:sz="0" w:space="0" w:color="auto"/>
                    <w:bottom w:val="none" w:sz="0" w:space="0" w:color="auto"/>
                    <w:right w:val="none" w:sz="0" w:space="0" w:color="auto"/>
                  </w:divBdr>
                </w:div>
                <w:div w:id="1255093176">
                  <w:marLeft w:val="640"/>
                  <w:marRight w:val="0"/>
                  <w:marTop w:val="0"/>
                  <w:marBottom w:val="0"/>
                  <w:divBdr>
                    <w:top w:val="none" w:sz="0" w:space="0" w:color="auto"/>
                    <w:left w:val="none" w:sz="0" w:space="0" w:color="auto"/>
                    <w:bottom w:val="none" w:sz="0" w:space="0" w:color="auto"/>
                    <w:right w:val="none" w:sz="0" w:space="0" w:color="auto"/>
                  </w:divBdr>
                </w:div>
                <w:div w:id="1264456800">
                  <w:marLeft w:val="640"/>
                  <w:marRight w:val="0"/>
                  <w:marTop w:val="0"/>
                  <w:marBottom w:val="0"/>
                  <w:divBdr>
                    <w:top w:val="none" w:sz="0" w:space="0" w:color="auto"/>
                    <w:left w:val="none" w:sz="0" w:space="0" w:color="auto"/>
                    <w:bottom w:val="none" w:sz="0" w:space="0" w:color="auto"/>
                    <w:right w:val="none" w:sz="0" w:space="0" w:color="auto"/>
                  </w:divBdr>
                </w:div>
                <w:div w:id="1281374512">
                  <w:marLeft w:val="640"/>
                  <w:marRight w:val="0"/>
                  <w:marTop w:val="0"/>
                  <w:marBottom w:val="0"/>
                  <w:divBdr>
                    <w:top w:val="none" w:sz="0" w:space="0" w:color="auto"/>
                    <w:left w:val="none" w:sz="0" w:space="0" w:color="auto"/>
                    <w:bottom w:val="none" w:sz="0" w:space="0" w:color="auto"/>
                    <w:right w:val="none" w:sz="0" w:space="0" w:color="auto"/>
                  </w:divBdr>
                </w:div>
                <w:div w:id="1285116700">
                  <w:marLeft w:val="640"/>
                  <w:marRight w:val="0"/>
                  <w:marTop w:val="0"/>
                  <w:marBottom w:val="0"/>
                  <w:divBdr>
                    <w:top w:val="none" w:sz="0" w:space="0" w:color="auto"/>
                    <w:left w:val="none" w:sz="0" w:space="0" w:color="auto"/>
                    <w:bottom w:val="none" w:sz="0" w:space="0" w:color="auto"/>
                    <w:right w:val="none" w:sz="0" w:space="0" w:color="auto"/>
                  </w:divBdr>
                </w:div>
                <w:div w:id="1315644050">
                  <w:marLeft w:val="640"/>
                  <w:marRight w:val="0"/>
                  <w:marTop w:val="0"/>
                  <w:marBottom w:val="0"/>
                  <w:divBdr>
                    <w:top w:val="none" w:sz="0" w:space="0" w:color="auto"/>
                    <w:left w:val="none" w:sz="0" w:space="0" w:color="auto"/>
                    <w:bottom w:val="none" w:sz="0" w:space="0" w:color="auto"/>
                    <w:right w:val="none" w:sz="0" w:space="0" w:color="auto"/>
                  </w:divBdr>
                </w:div>
                <w:div w:id="1320958267">
                  <w:marLeft w:val="640"/>
                  <w:marRight w:val="0"/>
                  <w:marTop w:val="0"/>
                  <w:marBottom w:val="0"/>
                  <w:divBdr>
                    <w:top w:val="none" w:sz="0" w:space="0" w:color="auto"/>
                    <w:left w:val="none" w:sz="0" w:space="0" w:color="auto"/>
                    <w:bottom w:val="none" w:sz="0" w:space="0" w:color="auto"/>
                    <w:right w:val="none" w:sz="0" w:space="0" w:color="auto"/>
                  </w:divBdr>
                </w:div>
                <w:div w:id="1324772997">
                  <w:marLeft w:val="640"/>
                  <w:marRight w:val="0"/>
                  <w:marTop w:val="0"/>
                  <w:marBottom w:val="0"/>
                  <w:divBdr>
                    <w:top w:val="none" w:sz="0" w:space="0" w:color="auto"/>
                    <w:left w:val="none" w:sz="0" w:space="0" w:color="auto"/>
                    <w:bottom w:val="none" w:sz="0" w:space="0" w:color="auto"/>
                    <w:right w:val="none" w:sz="0" w:space="0" w:color="auto"/>
                  </w:divBdr>
                </w:div>
                <w:div w:id="1384869023">
                  <w:marLeft w:val="640"/>
                  <w:marRight w:val="0"/>
                  <w:marTop w:val="0"/>
                  <w:marBottom w:val="0"/>
                  <w:divBdr>
                    <w:top w:val="none" w:sz="0" w:space="0" w:color="auto"/>
                    <w:left w:val="none" w:sz="0" w:space="0" w:color="auto"/>
                    <w:bottom w:val="none" w:sz="0" w:space="0" w:color="auto"/>
                    <w:right w:val="none" w:sz="0" w:space="0" w:color="auto"/>
                  </w:divBdr>
                </w:div>
                <w:div w:id="1446845382">
                  <w:marLeft w:val="640"/>
                  <w:marRight w:val="0"/>
                  <w:marTop w:val="0"/>
                  <w:marBottom w:val="0"/>
                  <w:divBdr>
                    <w:top w:val="none" w:sz="0" w:space="0" w:color="auto"/>
                    <w:left w:val="none" w:sz="0" w:space="0" w:color="auto"/>
                    <w:bottom w:val="none" w:sz="0" w:space="0" w:color="auto"/>
                    <w:right w:val="none" w:sz="0" w:space="0" w:color="auto"/>
                  </w:divBdr>
                </w:div>
                <w:div w:id="1453356827">
                  <w:marLeft w:val="640"/>
                  <w:marRight w:val="0"/>
                  <w:marTop w:val="0"/>
                  <w:marBottom w:val="0"/>
                  <w:divBdr>
                    <w:top w:val="none" w:sz="0" w:space="0" w:color="auto"/>
                    <w:left w:val="none" w:sz="0" w:space="0" w:color="auto"/>
                    <w:bottom w:val="none" w:sz="0" w:space="0" w:color="auto"/>
                    <w:right w:val="none" w:sz="0" w:space="0" w:color="auto"/>
                  </w:divBdr>
                </w:div>
                <w:div w:id="1474063951">
                  <w:marLeft w:val="640"/>
                  <w:marRight w:val="0"/>
                  <w:marTop w:val="0"/>
                  <w:marBottom w:val="0"/>
                  <w:divBdr>
                    <w:top w:val="none" w:sz="0" w:space="0" w:color="auto"/>
                    <w:left w:val="none" w:sz="0" w:space="0" w:color="auto"/>
                    <w:bottom w:val="none" w:sz="0" w:space="0" w:color="auto"/>
                    <w:right w:val="none" w:sz="0" w:space="0" w:color="auto"/>
                  </w:divBdr>
                </w:div>
                <w:div w:id="1498575064">
                  <w:marLeft w:val="640"/>
                  <w:marRight w:val="0"/>
                  <w:marTop w:val="0"/>
                  <w:marBottom w:val="0"/>
                  <w:divBdr>
                    <w:top w:val="none" w:sz="0" w:space="0" w:color="auto"/>
                    <w:left w:val="none" w:sz="0" w:space="0" w:color="auto"/>
                    <w:bottom w:val="none" w:sz="0" w:space="0" w:color="auto"/>
                    <w:right w:val="none" w:sz="0" w:space="0" w:color="auto"/>
                  </w:divBdr>
                </w:div>
                <w:div w:id="1565068416">
                  <w:marLeft w:val="640"/>
                  <w:marRight w:val="0"/>
                  <w:marTop w:val="0"/>
                  <w:marBottom w:val="0"/>
                  <w:divBdr>
                    <w:top w:val="none" w:sz="0" w:space="0" w:color="auto"/>
                    <w:left w:val="none" w:sz="0" w:space="0" w:color="auto"/>
                    <w:bottom w:val="none" w:sz="0" w:space="0" w:color="auto"/>
                    <w:right w:val="none" w:sz="0" w:space="0" w:color="auto"/>
                  </w:divBdr>
                </w:div>
                <w:div w:id="1626429171">
                  <w:marLeft w:val="640"/>
                  <w:marRight w:val="0"/>
                  <w:marTop w:val="0"/>
                  <w:marBottom w:val="0"/>
                  <w:divBdr>
                    <w:top w:val="none" w:sz="0" w:space="0" w:color="auto"/>
                    <w:left w:val="none" w:sz="0" w:space="0" w:color="auto"/>
                    <w:bottom w:val="none" w:sz="0" w:space="0" w:color="auto"/>
                    <w:right w:val="none" w:sz="0" w:space="0" w:color="auto"/>
                  </w:divBdr>
                </w:div>
                <w:div w:id="1714304779">
                  <w:marLeft w:val="640"/>
                  <w:marRight w:val="0"/>
                  <w:marTop w:val="0"/>
                  <w:marBottom w:val="0"/>
                  <w:divBdr>
                    <w:top w:val="none" w:sz="0" w:space="0" w:color="auto"/>
                    <w:left w:val="none" w:sz="0" w:space="0" w:color="auto"/>
                    <w:bottom w:val="none" w:sz="0" w:space="0" w:color="auto"/>
                    <w:right w:val="none" w:sz="0" w:space="0" w:color="auto"/>
                  </w:divBdr>
                </w:div>
                <w:div w:id="1769504189">
                  <w:marLeft w:val="640"/>
                  <w:marRight w:val="0"/>
                  <w:marTop w:val="0"/>
                  <w:marBottom w:val="0"/>
                  <w:divBdr>
                    <w:top w:val="none" w:sz="0" w:space="0" w:color="auto"/>
                    <w:left w:val="none" w:sz="0" w:space="0" w:color="auto"/>
                    <w:bottom w:val="none" w:sz="0" w:space="0" w:color="auto"/>
                    <w:right w:val="none" w:sz="0" w:space="0" w:color="auto"/>
                  </w:divBdr>
                </w:div>
                <w:div w:id="1802072454">
                  <w:marLeft w:val="640"/>
                  <w:marRight w:val="0"/>
                  <w:marTop w:val="0"/>
                  <w:marBottom w:val="0"/>
                  <w:divBdr>
                    <w:top w:val="none" w:sz="0" w:space="0" w:color="auto"/>
                    <w:left w:val="none" w:sz="0" w:space="0" w:color="auto"/>
                    <w:bottom w:val="none" w:sz="0" w:space="0" w:color="auto"/>
                    <w:right w:val="none" w:sz="0" w:space="0" w:color="auto"/>
                  </w:divBdr>
                </w:div>
                <w:div w:id="1804155482">
                  <w:marLeft w:val="640"/>
                  <w:marRight w:val="0"/>
                  <w:marTop w:val="0"/>
                  <w:marBottom w:val="0"/>
                  <w:divBdr>
                    <w:top w:val="none" w:sz="0" w:space="0" w:color="auto"/>
                    <w:left w:val="none" w:sz="0" w:space="0" w:color="auto"/>
                    <w:bottom w:val="none" w:sz="0" w:space="0" w:color="auto"/>
                    <w:right w:val="none" w:sz="0" w:space="0" w:color="auto"/>
                  </w:divBdr>
                </w:div>
                <w:div w:id="1812408340">
                  <w:marLeft w:val="640"/>
                  <w:marRight w:val="0"/>
                  <w:marTop w:val="0"/>
                  <w:marBottom w:val="0"/>
                  <w:divBdr>
                    <w:top w:val="none" w:sz="0" w:space="0" w:color="auto"/>
                    <w:left w:val="none" w:sz="0" w:space="0" w:color="auto"/>
                    <w:bottom w:val="none" w:sz="0" w:space="0" w:color="auto"/>
                    <w:right w:val="none" w:sz="0" w:space="0" w:color="auto"/>
                  </w:divBdr>
                </w:div>
                <w:div w:id="1830754417">
                  <w:marLeft w:val="640"/>
                  <w:marRight w:val="0"/>
                  <w:marTop w:val="0"/>
                  <w:marBottom w:val="0"/>
                  <w:divBdr>
                    <w:top w:val="none" w:sz="0" w:space="0" w:color="auto"/>
                    <w:left w:val="none" w:sz="0" w:space="0" w:color="auto"/>
                    <w:bottom w:val="none" w:sz="0" w:space="0" w:color="auto"/>
                    <w:right w:val="none" w:sz="0" w:space="0" w:color="auto"/>
                  </w:divBdr>
                </w:div>
                <w:div w:id="1840846488">
                  <w:marLeft w:val="640"/>
                  <w:marRight w:val="0"/>
                  <w:marTop w:val="0"/>
                  <w:marBottom w:val="0"/>
                  <w:divBdr>
                    <w:top w:val="none" w:sz="0" w:space="0" w:color="auto"/>
                    <w:left w:val="none" w:sz="0" w:space="0" w:color="auto"/>
                    <w:bottom w:val="none" w:sz="0" w:space="0" w:color="auto"/>
                    <w:right w:val="none" w:sz="0" w:space="0" w:color="auto"/>
                  </w:divBdr>
                </w:div>
                <w:div w:id="1846363344">
                  <w:marLeft w:val="640"/>
                  <w:marRight w:val="0"/>
                  <w:marTop w:val="0"/>
                  <w:marBottom w:val="0"/>
                  <w:divBdr>
                    <w:top w:val="none" w:sz="0" w:space="0" w:color="auto"/>
                    <w:left w:val="none" w:sz="0" w:space="0" w:color="auto"/>
                    <w:bottom w:val="none" w:sz="0" w:space="0" w:color="auto"/>
                    <w:right w:val="none" w:sz="0" w:space="0" w:color="auto"/>
                  </w:divBdr>
                </w:div>
                <w:div w:id="1859587617">
                  <w:marLeft w:val="640"/>
                  <w:marRight w:val="0"/>
                  <w:marTop w:val="0"/>
                  <w:marBottom w:val="0"/>
                  <w:divBdr>
                    <w:top w:val="none" w:sz="0" w:space="0" w:color="auto"/>
                    <w:left w:val="none" w:sz="0" w:space="0" w:color="auto"/>
                    <w:bottom w:val="none" w:sz="0" w:space="0" w:color="auto"/>
                    <w:right w:val="none" w:sz="0" w:space="0" w:color="auto"/>
                  </w:divBdr>
                </w:div>
                <w:div w:id="1880236318">
                  <w:marLeft w:val="640"/>
                  <w:marRight w:val="0"/>
                  <w:marTop w:val="0"/>
                  <w:marBottom w:val="0"/>
                  <w:divBdr>
                    <w:top w:val="none" w:sz="0" w:space="0" w:color="auto"/>
                    <w:left w:val="none" w:sz="0" w:space="0" w:color="auto"/>
                    <w:bottom w:val="none" w:sz="0" w:space="0" w:color="auto"/>
                    <w:right w:val="none" w:sz="0" w:space="0" w:color="auto"/>
                  </w:divBdr>
                </w:div>
                <w:div w:id="1919514910">
                  <w:marLeft w:val="640"/>
                  <w:marRight w:val="0"/>
                  <w:marTop w:val="0"/>
                  <w:marBottom w:val="0"/>
                  <w:divBdr>
                    <w:top w:val="none" w:sz="0" w:space="0" w:color="auto"/>
                    <w:left w:val="none" w:sz="0" w:space="0" w:color="auto"/>
                    <w:bottom w:val="none" w:sz="0" w:space="0" w:color="auto"/>
                    <w:right w:val="none" w:sz="0" w:space="0" w:color="auto"/>
                  </w:divBdr>
                </w:div>
                <w:div w:id="1953508052">
                  <w:marLeft w:val="640"/>
                  <w:marRight w:val="0"/>
                  <w:marTop w:val="0"/>
                  <w:marBottom w:val="0"/>
                  <w:divBdr>
                    <w:top w:val="none" w:sz="0" w:space="0" w:color="auto"/>
                    <w:left w:val="none" w:sz="0" w:space="0" w:color="auto"/>
                    <w:bottom w:val="none" w:sz="0" w:space="0" w:color="auto"/>
                    <w:right w:val="none" w:sz="0" w:space="0" w:color="auto"/>
                  </w:divBdr>
                </w:div>
                <w:div w:id="1965694376">
                  <w:marLeft w:val="640"/>
                  <w:marRight w:val="0"/>
                  <w:marTop w:val="0"/>
                  <w:marBottom w:val="0"/>
                  <w:divBdr>
                    <w:top w:val="none" w:sz="0" w:space="0" w:color="auto"/>
                    <w:left w:val="none" w:sz="0" w:space="0" w:color="auto"/>
                    <w:bottom w:val="none" w:sz="0" w:space="0" w:color="auto"/>
                    <w:right w:val="none" w:sz="0" w:space="0" w:color="auto"/>
                  </w:divBdr>
                </w:div>
                <w:div w:id="1980649236">
                  <w:marLeft w:val="640"/>
                  <w:marRight w:val="0"/>
                  <w:marTop w:val="0"/>
                  <w:marBottom w:val="0"/>
                  <w:divBdr>
                    <w:top w:val="none" w:sz="0" w:space="0" w:color="auto"/>
                    <w:left w:val="none" w:sz="0" w:space="0" w:color="auto"/>
                    <w:bottom w:val="none" w:sz="0" w:space="0" w:color="auto"/>
                    <w:right w:val="none" w:sz="0" w:space="0" w:color="auto"/>
                  </w:divBdr>
                </w:div>
                <w:div w:id="1990790866">
                  <w:marLeft w:val="640"/>
                  <w:marRight w:val="0"/>
                  <w:marTop w:val="0"/>
                  <w:marBottom w:val="0"/>
                  <w:divBdr>
                    <w:top w:val="none" w:sz="0" w:space="0" w:color="auto"/>
                    <w:left w:val="none" w:sz="0" w:space="0" w:color="auto"/>
                    <w:bottom w:val="none" w:sz="0" w:space="0" w:color="auto"/>
                    <w:right w:val="none" w:sz="0" w:space="0" w:color="auto"/>
                  </w:divBdr>
                </w:div>
                <w:div w:id="2053377997">
                  <w:marLeft w:val="640"/>
                  <w:marRight w:val="0"/>
                  <w:marTop w:val="0"/>
                  <w:marBottom w:val="0"/>
                  <w:divBdr>
                    <w:top w:val="none" w:sz="0" w:space="0" w:color="auto"/>
                    <w:left w:val="none" w:sz="0" w:space="0" w:color="auto"/>
                    <w:bottom w:val="none" w:sz="0" w:space="0" w:color="auto"/>
                    <w:right w:val="none" w:sz="0" w:space="0" w:color="auto"/>
                  </w:divBdr>
                </w:div>
                <w:div w:id="2058889374">
                  <w:marLeft w:val="640"/>
                  <w:marRight w:val="0"/>
                  <w:marTop w:val="0"/>
                  <w:marBottom w:val="0"/>
                  <w:divBdr>
                    <w:top w:val="none" w:sz="0" w:space="0" w:color="auto"/>
                    <w:left w:val="none" w:sz="0" w:space="0" w:color="auto"/>
                    <w:bottom w:val="none" w:sz="0" w:space="0" w:color="auto"/>
                    <w:right w:val="none" w:sz="0" w:space="0" w:color="auto"/>
                  </w:divBdr>
                </w:div>
                <w:div w:id="2109307969">
                  <w:marLeft w:val="640"/>
                  <w:marRight w:val="0"/>
                  <w:marTop w:val="0"/>
                  <w:marBottom w:val="0"/>
                  <w:divBdr>
                    <w:top w:val="none" w:sz="0" w:space="0" w:color="auto"/>
                    <w:left w:val="none" w:sz="0" w:space="0" w:color="auto"/>
                    <w:bottom w:val="none" w:sz="0" w:space="0" w:color="auto"/>
                    <w:right w:val="none" w:sz="0" w:space="0" w:color="auto"/>
                  </w:divBdr>
                </w:div>
              </w:divsChild>
            </w:div>
            <w:div w:id="628975901">
              <w:marLeft w:val="0"/>
              <w:marRight w:val="0"/>
              <w:marTop w:val="0"/>
              <w:marBottom w:val="0"/>
              <w:divBdr>
                <w:top w:val="none" w:sz="0" w:space="0" w:color="auto"/>
                <w:left w:val="none" w:sz="0" w:space="0" w:color="auto"/>
                <w:bottom w:val="none" w:sz="0" w:space="0" w:color="auto"/>
                <w:right w:val="none" w:sz="0" w:space="0" w:color="auto"/>
              </w:divBdr>
              <w:divsChild>
                <w:div w:id="12849458">
                  <w:marLeft w:val="640"/>
                  <w:marRight w:val="0"/>
                  <w:marTop w:val="0"/>
                  <w:marBottom w:val="0"/>
                  <w:divBdr>
                    <w:top w:val="none" w:sz="0" w:space="0" w:color="auto"/>
                    <w:left w:val="none" w:sz="0" w:space="0" w:color="auto"/>
                    <w:bottom w:val="none" w:sz="0" w:space="0" w:color="auto"/>
                    <w:right w:val="none" w:sz="0" w:space="0" w:color="auto"/>
                  </w:divBdr>
                </w:div>
                <w:div w:id="40789314">
                  <w:marLeft w:val="640"/>
                  <w:marRight w:val="0"/>
                  <w:marTop w:val="0"/>
                  <w:marBottom w:val="0"/>
                  <w:divBdr>
                    <w:top w:val="none" w:sz="0" w:space="0" w:color="auto"/>
                    <w:left w:val="none" w:sz="0" w:space="0" w:color="auto"/>
                    <w:bottom w:val="none" w:sz="0" w:space="0" w:color="auto"/>
                    <w:right w:val="none" w:sz="0" w:space="0" w:color="auto"/>
                  </w:divBdr>
                </w:div>
                <w:div w:id="73473943">
                  <w:marLeft w:val="640"/>
                  <w:marRight w:val="0"/>
                  <w:marTop w:val="0"/>
                  <w:marBottom w:val="0"/>
                  <w:divBdr>
                    <w:top w:val="none" w:sz="0" w:space="0" w:color="auto"/>
                    <w:left w:val="none" w:sz="0" w:space="0" w:color="auto"/>
                    <w:bottom w:val="none" w:sz="0" w:space="0" w:color="auto"/>
                    <w:right w:val="none" w:sz="0" w:space="0" w:color="auto"/>
                  </w:divBdr>
                </w:div>
                <w:div w:id="88045387">
                  <w:marLeft w:val="640"/>
                  <w:marRight w:val="0"/>
                  <w:marTop w:val="0"/>
                  <w:marBottom w:val="0"/>
                  <w:divBdr>
                    <w:top w:val="none" w:sz="0" w:space="0" w:color="auto"/>
                    <w:left w:val="none" w:sz="0" w:space="0" w:color="auto"/>
                    <w:bottom w:val="none" w:sz="0" w:space="0" w:color="auto"/>
                    <w:right w:val="none" w:sz="0" w:space="0" w:color="auto"/>
                  </w:divBdr>
                </w:div>
                <w:div w:id="108012412">
                  <w:marLeft w:val="640"/>
                  <w:marRight w:val="0"/>
                  <w:marTop w:val="0"/>
                  <w:marBottom w:val="0"/>
                  <w:divBdr>
                    <w:top w:val="none" w:sz="0" w:space="0" w:color="auto"/>
                    <w:left w:val="none" w:sz="0" w:space="0" w:color="auto"/>
                    <w:bottom w:val="none" w:sz="0" w:space="0" w:color="auto"/>
                    <w:right w:val="none" w:sz="0" w:space="0" w:color="auto"/>
                  </w:divBdr>
                </w:div>
                <w:div w:id="148404598">
                  <w:marLeft w:val="640"/>
                  <w:marRight w:val="0"/>
                  <w:marTop w:val="0"/>
                  <w:marBottom w:val="0"/>
                  <w:divBdr>
                    <w:top w:val="none" w:sz="0" w:space="0" w:color="auto"/>
                    <w:left w:val="none" w:sz="0" w:space="0" w:color="auto"/>
                    <w:bottom w:val="none" w:sz="0" w:space="0" w:color="auto"/>
                    <w:right w:val="none" w:sz="0" w:space="0" w:color="auto"/>
                  </w:divBdr>
                </w:div>
                <w:div w:id="151063518">
                  <w:marLeft w:val="640"/>
                  <w:marRight w:val="0"/>
                  <w:marTop w:val="0"/>
                  <w:marBottom w:val="0"/>
                  <w:divBdr>
                    <w:top w:val="none" w:sz="0" w:space="0" w:color="auto"/>
                    <w:left w:val="none" w:sz="0" w:space="0" w:color="auto"/>
                    <w:bottom w:val="none" w:sz="0" w:space="0" w:color="auto"/>
                    <w:right w:val="none" w:sz="0" w:space="0" w:color="auto"/>
                  </w:divBdr>
                </w:div>
                <w:div w:id="156500409">
                  <w:marLeft w:val="640"/>
                  <w:marRight w:val="0"/>
                  <w:marTop w:val="0"/>
                  <w:marBottom w:val="0"/>
                  <w:divBdr>
                    <w:top w:val="none" w:sz="0" w:space="0" w:color="auto"/>
                    <w:left w:val="none" w:sz="0" w:space="0" w:color="auto"/>
                    <w:bottom w:val="none" w:sz="0" w:space="0" w:color="auto"/>
                    <w:right w:val="none" w:sz="0" w:space="0" w:color="auto"/>
                  </w:divBdr>
                </w:div>
                <w:div w:id="166100209">
                  <w:marLeft w:val="640"/>
                  <w:marRight w:val="0"/>
                  <w:marTop w:val="0"/>
                  <w:marBottom w:val="0"/>
                  <w:divBdr>
                    <w:top w:val="none" w:sz="0" w:space="0" w:color="auto"/>
                    <w:left w:val="none" w:sz="0" w:space="0" w:color="auto"/>
                    <w:bottom w:val="none" w:sz="0" w:space="0" w:color="auto"/>
                    <w:right w:val="none" w:sz="0" w:space="0" w:color="auto"/>
                  </w:divBdr>
                </w:div>
                <w:div w:id="220947896">
                  <w:marLeft w:val="640"/>
                  <w:marRight w:val="0"/>
                  <w:marTop w:val="0"/>
                  <w:marBottom w:val="0"/>
                  <w:divBdr>
                    <w:top w:val="none" w:sz="0" w:space="0" w:color="auto"/>
                    <w:left w:val="none" w:sz="0" w:space="0" w:color="auto"/>
                    <w:bottom w:val="none" w:sz="0" w:space="0" w:color="auto"/>
                    <w:right w:val="none" w:sz="0" w:space="0" w:color="auto"/>
                  </w:divBdr>
                </w:div>
                <w:div w:id="271404463">
                  <w:marLeft w:val="640"/>
                  <w:marRight w:val="0"/>
                  <w:marTop w:val="0"/>
                  <w:marBottom w:val="0"/>
                  <w:divBdr>
                    <w:top w:val="none" w:sz="0" w:space="0" w:color="auto"/>
                    <w:left w:val="none" w:sz="0" w:space="0" w:color="auto"/>
                    <w:bottom w:val="none" w:sz="0" w:space="0" w:color="auto"/>
                    <w:right w:val="none" w:sz="0" w:space="0" w:color="auto"/>
                  </w:divBdr>
                </w:div>
                <w:div w:id="292636840">
                  <w:marLeft w:val="640"/>
                  <w:marRight w:val="0"/>
                  <w:marTop w:val="0"/>
                  <w:marBottom w:val="0"/>
                  <w:divBdr>
                    <w:top w:val="none" w:sz="0" w:space="0" w:color="auto"/>
                    <w:left w:val="none" w:sz="0" w:space="0" w:color="auto"/>
                    <w:bottom w:val="none" w:sz="0" w:space="0" w:color="auto"/>
                    <w:right w:val="none" w:sz="0" w:space="0" w:color="auto"/>
                  </w:divBdr>
                </w:div>
                <w:div w:id="306861558">
                  <w:marLeft w:val="640"/>
                  <w:marRight w:val="0"/>
                  <w:marTop w:val="0"/>
                  <w:marBottom w:val="0"/>
                  <w:divBdr>
                    <w:top w:val="none" w:sz="0" w:space="0" w:color="auto"/>
                    <w:left w:val="none" w:sz="0" w:space="0" w:color="auto"/>
                    <w:bottom w:val="none" w:sz="0" w:space="0" w:color="auto"/>
                    <w:right w:val="none" w:sz="0" w:space="0" w:color="auto"/>
                  </w:divBdr>
                </w:div>
                <w:div w:id="332338749">
                  <w:marLeft w:val="640"/>
                  <w:marRight w:val="0"/>
                  <w:marTop w:val="0"/>
                  <w:marBottom w:val="0"/>
                  <w:divBdr>
                    <w:top w:val="none" w:sz="0" w:space="0" w:color="auto"/>
                    <w:left w:val="none" w:sz="0" w:space="0" w:color="auto"/>
                    <w:bottom w:val="none" w:sz="0" w:space="0" w:color="auto"/>
                    <w:right w:val="none" w:sz="0" w:space="0" w:color="auto"/>
                  </w:divBdr>
                </w:div>
                <w:div w:id="339233730">
                  <w:marLeft w:val="640"/>
                  <w:marRight w:val="0"/>
                  <w:marTop w:val="0"/>
                  <w:marBottom w:val="0"/>
                  <w:divBdr>
                    <w:top w:val="none" w:sz="0" w:space="0" w:color="auto"/>
                    <w:left w:val="none" w:sz="0" w:space="0" w:color="auto"/>
                    <w:bottom w:val="none" w:sz="0" w:space="0" w:color="auto"/>
                    <w:right w:val="none" w:sz="0" w:space="0" w:color="auto"/>
                  </w:divBdr>
                </w:div>
                <w:div w:id="341396895">
                  <w:marLeft w:val="640"/>
                  <w:marRight w:val="0"/>
                  <w:marTop w:val="0"/>
                  <w:marBottom w:val="0"/>
                  <w:divBdr>
                    <w:top w:val="none" w:sz="0" w:space="0" w:color="auto"/>
                    <w:left w:val="none" w:sz="0" w:space="0" w:color="auto"/>
                    <w:bottom w:val="none" w:sz="0" w:space="0" w:color="auto"/>
                    <w:right w:val="none" w:sz="0" w:space="0" w:color="auto"/>
                  </w:divBdr>
                </w:div>
                <w:div w:id="360516334">
                  <w:marLeft w:val="640"/>
                  <w:marRight w:val="0"/>
                  <w:marTop w:val="0"/>
                  <w:marBottom w:val="0"/>
                  <w:divBdr>
                    <w:top w:val="none" w:sz="0" w:space="0" w:color="auto"/>
                    <w:left w:val="none" w:sz="0" w:space="0" w:color="auto"/>
                    <w:bottom w:val="none" w:sz="0" w:space="0" w:color="auto"/>
                    <w:right w:val="none" w:sz="0" w:space="0" w:color="auto"/>
                  </w:divBdr>
                </w:div>
                <w:div w:id="379519308">
                  <w:marLeft w:val="640"/>
                  <w:marRight w:val="0"/>
                  <w:marTop w:val="0"/>
                  <w:marBottom w:val="0"/>
                  <w:divBdr>
                    <w:top w:val="none" w:sz="0" w:space="0" w:color="auto"/>
                    <w:left w:val="none" w:sz="0" w:space="0" w:color="auto"/>
                    <w:bottom w:val="none" w:sz="0" w:space="0" w:color="auto"/>
                    <w:right w:val="none" w:sz="0" w:space="0" w:color="auto"/>
                  </w:divBdr>
                </w:div>
                <w:div w:id="392701652">
                  <w:marLeft w:val="640"/>
                  <w:marRight w:val="0"/>
                  <w:marTop w:val="0"/>
                  <w:marBottom w:val="0"/>
                  <w:divBdr>
                    <w:top w:val="none" w:sz="0" w:space="0" w:color="auto"/>
                    <w:left w:val="none" w:sz="0" w:space="0" w:color="auto"/>
                    <w:bottom w:val="none" w:sz="0" w:space="0" w:color="auto"/>
                    <w:right w:val="none" w:sz="0" w:space="0" w:color="auto"/>
                  </w:divBdr>
                </w:div>
                <w:div w:id="393235737">
                  <w:marLeft w:val="640"/>
                  <w:marRight w:val="0"/>
                  <w:marTop w:val="0"/>
                  <w:marBottom w:val="0"/>
                  <w:divBdr>
                    <w:top w:val="none" w:sz="0" w:space="0" w:color="auto"/>
                    <w:left w:val="none" w:sz="0" w:space="0" w:color="auto"/>
                    <w:bottom w:val="none" w:sz="0" w:space="0" w:color="auto"/>
                    <w:right w:val="none" w:sz="0" w:space="0" w:color="auto"/>
                  </w:divBdr>
                </w:div>
                <w:div w:id="400833755">
                  <w:marLeft w:val="640"/>
                  <w:marRight w:val="0"/>
                  <w:marTop w:val="0"/>
                  <w:marBottom w:val="0"/>
                  <w:divBdr>
                    <w:top w:val="none" w:sz="0" w:space="0" w:color="auto"/>
                    <w:left w:val="none" w:sz="0" w:space="0" w:color="auto"/>
                    <w:bottom w:val="none" w:sz="0" w:space="0" w:color="auto"/>
                    <w:right w:val="none" w:sz="0" w:space="0" w:color="auto"/>
                  </w:divBdr>
                </w:div>
                <w:div w:id="438917850">
                  <w:marLeft w:val="640"/>
                  <w:marRight w:val="0"/>
                  <w:marTop w:val="0"/>
                  <w:marBottom w:val="0"/>
                  <w:divBdr>
                    <w:top w:val="none" w:sz="0" w:space="0" w:color="auto"/>
                    <w:left w:val="none" w:sz="0" w:space="0" w:color="auto"/>
                    <w:bottom w:val="none" w:sz="0" w:space="0" w:color="auto"/>
                    <w:right w:val="none" w:sz="0" w:space="0" w:color="auto"/>
                  </w:divBdr>
                </w:div>
                <w:div w:id="465393214">
                  <w:marLeft w:val="640"/>
                  <w:marRight w:val="0"/>
                  <w:marTop w:val="0"/>
                  <w:marBottom w:val="0"/>
                  <w:divBdr>
                    <w:top w:val="none" w:sz="0" w:space="0" w:color="auto"/>
                    <w:left w:val="none" w:sz="0" w:space="0" w:color="auto"/>
                    <w:bottom w:val="none" w:sz="0" w:space="0" w:color="auto"/>
                    <w:right w:val="none" w:sz="0" w:space="0" w:color="auto"/>
                  </w:divBdr>
                </w:div>
                <w:div w:id="472673719">
                  <w:marLeft w:val="640"/>
                  <w:marRight w:val="0"/>
                  <w:marTop w:val="0"/>
                  <w:marBottom w:val="0"/>
                  <w:divBdr>
                    <w:top w:val="none" w:sz="0" w:space="0" w:color="auto"/>
                    <w:left w:val="none" w:sz="0" w:space="0" w:color="auto"/>
                    <w:bottom w:val="none" w:sz="0" w:space="0" w:color="auto"/>
                    <w:right w:val="none" w:sz="0" w:space="0" w:color="auto"/>
                  </w:divBdr>
                </w:div>
                <w:div w:id="480392075">
                  <w:marLeft w:val="640"/>
                  <w:marRight w:val="0"/>
                  <w:marTop w:val="0"/>
                  <w:marBottom w:val="0"/>
                  <w:divBdr>
                    <w:top w:val="none" w:sz="0" w:space="0" w:color="auto"/>
                    <w:left w:val="none" w:sz="0" w:space="0" w:color="auto"/>
                    <w:bottom w:val="none" w:sz="0" w:space="0" w:color="auto"/>
                    <w:right w:val="none" w:sz="0" w:space="0" w:color="auto"/>
                  </w:divBdr>
                </w:div>
                <w:div w:id="576131652">
                  <w:marLeft w:val="640"/>
                  <w:marRight w:val="0"/>
                  <w:marTop w:val="0"/>
                  <w:marBottom w:val="0"/>
                  <w:divBdr>
                    <w:top w:val="none" w:sz="0" w:space="0" w:color="auto"/>
                    <w:left w:val="none" w:sz="0" w:space="0" w:color="auto"/>
                    <w:bottom w:val="none" w:sz="0" w:space="0" w:color="auto"/>
                    <w:right w:val="none" w:sz="0" w:space="0" w:color="auto"/>
                  </w:divBdr>
                </w:div>
                <w:div w:id="617220588">
                  <w:marLeft w:val="640"/>
                  <w:marRight w:val="0"/>
                  <w:marTop w:val="0"/>
                  <w:marBottom w:val="0"/>
                  <w:divBdr>
                    <w:top w:val="none" w:sz="0" w:space="0" w:color="auto"/>
                    <w:left w:val="none" w:sz="0" w:space="0" w:color="auto"/>
                    <w:bottom w:val="none" w:sz="0" w:space="0" w:color="auto"/>
                    <w:right w:val="none" w:sz="0" w:space="0" w:color="auto"/>
                  </w:divBdr>
                </w:div>
                <w:div w:id="639119418">
                  <w:marLeft w:val="640"/>
                  <w:marRight w:val="0"/>
                  <w:marTop w:val="0"/>
                  <w:marBottom w:val="0"/>
                  <w:divBdr>
                    <w:top w:val="none" w:sz="0" w:space="0" w:color="auto"/>
                    <w:left w:val="none" w:sz="0" w:space="0" w:color="auto"/>
                    <w:bottom w:val="none" w:sz="0" w:space="0" w:color="auto"/>
                    <w:right w:val="none" w:sz="0" w:space="0" w:color="auto"/>
                  </w:divBdr>
                </w:div>
                <w:div w:id="663624228">
                  <w:marLeft w:val="640"/>
                  <w:marRight w:val="0"/>
                  <w:marTop w:val="0"/>
                  <w:marBottom w:val="0"/>
                  <w:divBdr>
                    <w:top w:val="none" w:sz="0" w:space="0" w:color="auto"/>
                    <w:left w:val="none" w:sz="0" w:space="0" w:color="auto"/>
                    <w:bottom w:val="none" w:sz="0" w:space="0" w:color="auto"/>
                    <w:right w:val="none" w:sz="0" w:space="0" w:color="auto"/>
                  </w:divBdr>
                </w:div>
                <w:div w:id="680547436">
                  <w:marLeft w:val="640"/>
                  <w:marRight w:val="0"/>
                  <w:marTop w:val="0"/>
                  <w:marBottom w:val="0"/>
                  <w:divBdr>
                    <w:top w:val="none" w:sz="0" w:space="0" w:color="auto"/>
                    <w:left w:val="none" w:sz="0" w:space="0" w:color="auto"/>
                    <w:bottom w:val="none" w:sz="0" w:space="0" w:color="auto"/>
                    <w:right w:val="none" w:sz="0" w:space="0" w:color="auto"/>
                  </w:divBdr>
                </w:div>
                <w:div w:id="738287315">
                  <w:marLeft w:val="640"/>
                  <w:marRight w:val="0"/>
                  <w:marTop w:val="0"/>
                  <w:marBottom w:val="0"/>
                  <w:divBdr>
                    <w:top w:val="none" w:sz="0" w:space="0" w:color="auto"/>
                    <w:left w:val="none" w:sz="0" w:space="0" w:color="auto"/>
                    <w:bottom w:val="none" w:sz="0" w:space="0" w:color="auto"/>
                    <w:right w:val="none" w:sz="0" w:space="0" w:color="auto"/>
                  </w:divBdr>
                </w:div>
                <w:div w:id="750856913">
                  <w:marLeft w:val="640"/>
                  <w:marRight w:val="0"/>
                  <w:marTop w:val="0"/>
                  <w:marBottom w:val="0"/>
                  <w:divBdr>
                    <w:top w:val="none" w:sz="0" w:space="0" w:color="auto"/>
                    <w:left w:val="none" w:sz="0" w:space="0" w:color="auto"/>
                    <w:bottom w:val="none" w:sz="0" w:space="0" w:color="auto"/>
                    <w:right w:val="none" w:sz="0" w:space="0" w:color="auto"/>
                  </w:divBdr>
                </w:div>
                <w:div w:id="755394854">
                  <w:marLeft w:val="640"/>
                  <w:marRight w:val="0"/>
                  <w:marTop w:val="0"/>
                  <w:marBottom w:val="0"/>
                  <w:divBdr>
                    <w:top w:val="none" w:sz="0" w:space="0" w:color="auto"/>
                    <w:left w:val="none" w:sz="0" w:space="0" w:color="auto"/>
                    <w:bottom w:val="none" w:sz="0" w:space="0" w:color="auto"/>
                    <w:right w:val="none" w:sz="0" w:space="0" w:color="auto"/>
                  </w:divBdr>
                </w:div>
                <w:div w:id="773092966">
                  <w:marLeft w:val="640"/>
                  <w:marRight w:val="0"/>
                  <w:marTop w:val="0"/>
                  <w:marBottom w:val="0"/>
                  <w:divBdr>
                    <w:top w:val="none" w:sz="0" w:space="0" w:color="auto"/>
                    <w:left w:val="none" w:sz="0" w:space="0" w:color="auto"/>
                    <w:bottom w:val="none" w:sz="0" w:space="0" w:color="auto"/>
                    <w:right w:val="none" w:sz="0" w:space="0" w:color="auto"/>
                  </w:divBdr>
                </w:div>
                <w:div w:id="787820522">
                  <w:marLeft w:val="640"/>
                  <w:marRight w:val="0"/>
                  <w:marTop w:val="0"/>
                  <w:marBottom w:val="0"/>
                  <w:divBdr>
                    <w:top w:val="none" w:sz="0" w:space="0" w:color="auto"/>
                    <w:left w:val="none" w:sz="0" w:space="0" w:color="auto"/>
                    <w:bottom w:val="none" w:sz="0" w:space="0" w:color="auto"/>
                    <w:right w:val="none" w:sz="0" w:space="0" w:color="auto"/>
                  </w:divBdr>
                </w:div>
                <w:div w:id="810825901">
                  <w:marLeft w:val="640"/>
                  <w:marRight w:val="0"/>
                  <w:marTop w:val="0"/>
                  <w:marBottom w:val="0"/>
                  <w:divBdr>
                    <w:top w:val="none" w:sz="0" w:space="0" w:color="auto"/>
                    <w:left w:val="none" w:sz="0" w:space="0" w:color="auto"/>
                    <w:bottom w:val="none" w:sz="0" w:space="0" w:color="auto"/>
                    <w:right w:val="none" w:sz="0" w:space="0" w:color="auto"/>
                  </w:divBdr>
                </w:div>
                <w:div w:id="912398475">
                  <w:marLeft w:val="640"/>
                  <w:marRight w:val="0"/>
                  <w:marTop w:val="0"/>
                  <w:marBottom w:val="0"/>
                  <w:divBdr>
                    <w:top w:val="none" w:sz="0" w:space="0" w:color="auto"/>
                    <w:left w:val="none" w:sz="0" w:space="0" w:color="auto"/>
                    <w:bottom w:val="none" w:sz="0" w:space="0" w:color="auto"/>
                    <w:right w:val="none" w:sz="0" w:space="0" w:color="auto"/>
                  </w:divBdr>
                </w:div>
                <w:div w:id="920600452">
                  <w:marLeft w:val="640"/>
                  <w:marRight w:val="0"/>
                  <w:marTop w:val="0"/>
                  <w:marBottom w:val="0"/>
                  <w:divBdr>
                    <w:top w:val="none" w:sz="0" w:space="0" w:color="auto"/>
                    <w:left w:val="none" w:sz="0" w:space="0" w:color="auto"/>
                    <w:bottom w:val="none" w:sz="0" w:space="0" w:color="auto"/>
                    <w:right w:val="none" w:sz="0" w:space="0" w:color="auto"/>
                  </w:divBdr>
                </w:div>
                <w:div w:id="935284671">
                  <w:marLeft w:val="640"/>
                  <w:marRight w:val="0"/>
                  <w:marTop w:val="0"/>
                  <w:marBottom w:val="0"/>
                  <w:divBdr>
                    <w:top w:val="none" w:sz="0" w:space="0" w:color="auto"/>
                    <w:left w:val="none" w:sz="0" w:space="0" w:color="auto"/>
                    <w:bottom w:val="none" w:sz="0" w:space="0" w:color="auto"/>
                    <w:right w:val="none" w:sz="0" w:space="0" w:color="auto"/>
                  </w:divBdr>
                </w:div>
                <w:div w:id="989291568">
                  <w:marLeft w:val="640"/>
                  <w:marRight w:val="0"/>
                  <w:marTop w:val="0"/>
                  <w:marBottom w:val="0"/>
                  <w:divBdr>
                    <w:top w:val="none" w:sz="0" w:space="0" w:color="auto"/>
                    <w:left w:val="none" w:sz="0" w:space="0" w:color="auto"/>
                    <w:bottom w:val="none" w:sz="0" w:space="0" w:color="auto"/>
                    <w:right w:val="none" w:sz="0" w:space="0" w:color="auto"/>
                  </w:divBdr>
                </w:div>
                <w:div w:id="1005087815">
                  <w:marLeft w:val="640"/>
                  <w:marRight w:val="0"/>
                  <w:marTop w:val="0"/>
                  <w:marBottom w:val="0"/>
                  <w:divBdr>
                    <w:top w:val="none" w:sz="0" w:space="0" w:color="auto"/>
                    <w:left w:val="none" w:sz="0" w:space="0" w:color="auto"/>
                    <w:bottom w:val="none" w:sz="0" w:space="0" w:color="auto"/>
                    <w:right w:val="none" w:sz="0" w:space="0" w:color="auto"/>
                  </w:divBdr>
                </w:div>
                <w:div w:id="1144421541">
                  <w:marLeft w:val="640"/>
                  <w:marRight w:val="0"/>
                  <w:marTop w:val="0"/>
                  <w:marBottom w:val="0"/>
                  <w:divBdr>
                    <w:top w:val="none" w:sz="0" w:space="0" w:color="auto"/>
                    <w:left w:val="none" w:sz="0" w:space="0" w:color="auto"/>
                    <w:bottom w:val="none" w:sz="0" w:space="0" w:color="auto"/>
                    <w:right w:val="none" w:sz="0" w:space="0" w:color="auto"/>
                  </w:divBdr>
                </w:div>
                <w:div w:id="1157695009">
                  <w:marLeft w:val="640"/>
                  <w:marRight w:val="0"/>
                  <w:marTop w:val="0"/>
                  <w:marBottom w:val="0"/>
                  <w:divBdr>
                    <w:top w:val="none" w:sz="0" w:space="0" w:color="auto"/>
                    <w:left w:val="none" w:sz="0" w:space="0" w:color="auto"/>
                    <w:bottom w:val="none" w:sz="0" w:space="0" w:color="auto"/>
                    <w:right w:val="none" w:sz="0" w:space="0" w:color="auto"/>
                  </w:divBdr>
                </w:div>
                <w:div w:id="1165826180">
                  <w:marLeft w:val="640"/>
                  <w:marRight w:val="0"/>
                  <w:marTop w:val="0"/>
                  <w:marBottom w:val="0"/>
                  <w:divBdr>
                    <w:top w:val="none" w:sz="0" w:space="0" w:color="auto"/>
                    <w:left w:val="none" w:sz="0" w:space="0" w:color="auto"/>
                    <w:bottom w:val="none" w:sz="0" w:space="0" w:color="auto"/>
                    <w:right w:val="none" w:sz="0" w:space="0" w:color="auto"/>
                  </w:divBdr>
                </w:div>
                <w:div w:id="1181974092">
                  <w:marLeft w:val="640"/>
                  <w:marRight w:val="0"/>
                  <w:marTop w:val="0"/>
                  <w:marBottom w:val="0"/>
                  <w:divBdr>
                    <w:top w:val="none" w:sz="0" w:space="0" w:color="auto"/>
                    <w:left w:val="none" w:sz="0" w:space="0" w:color="auto"/>
                    <w:bottom w:val="none" w:sz="0" w:space="0" w:color="auto"/>
                    <w:right w:val="none" w:sz="0" w:space="0" w:color="auto"/>
                  </w:divBdr>
                </w:div>
                <w:div w:id="1198855510">
                  <w:marLeft w:val="640"/>
                  <w:marRight w:val="0"/>
                  <w:marTop w:val="0"/>
                  <w:marBottom w:val="0"/>
                  <w:divBdr>
                    <w:top w:val="none" w:sz="0" w:space="0" w:color="auto"/>
                    <w:left w:val="none" w:sz="0" w:space="0" w:color="auto"/>
                    <w:bottom w:val="none" w:sz="0" w:space="0" w:color="auto"/>
                    <w:right w:val="none" w:sz="0" w:space="0" w:color="auto"/>
                  </w:divBdr>
                </w:div>
                <w:div w:id="1213688313">
                  <w:marLeft w:val="640"/>
                  <w:marRight w:val="0"/>
                  <w:marTop w:val="0"/>
                  <w:marBottom w:val="0"/>
                  <w:divBdr>
                    <w:top w:val="none" w:sz="0" w:space="0" w:color="auto"/>
                    <w:left w:val="none" w:sz="0" w:space="0" w:color="auto"/>
                    <w:bottom w:val="none" w:sz="0" w:space="0" w:color="auto"/>
                    <w:right w:val="none" w:sz="0" w:space="0" w:color="auto"/>
                  </w:divBdr>
                </w:div>
                <w:div w:id="1236286430">
                  <w:marLeft w:val="640"/>
                  <w:marRight w:val="0"/>
                  <w:marTop w:val="0"/>
                  <w:marBottom w:val="0"/>
                  <w:divBdr>
                    <w:top w:val="none" w:sz="0" w:space="0" w:color="auto"/>
                    <w:left w:val="none" w:sz="0" w:space="0" w:color="auto"/>
                    <w:bottom w:val="none" w:sz="0" w:space="0" w:color="auto"/>
                    <w:right w:val="none" w:sz="0" w:space="0" w:color="auto"/>
                  </w:divBdr>
                </w:div>
                <w:div w:id="1359698613">
                  <w:marLeft w:val="640"/>
                  <w:marRight w:val="0"/>
                  <w:marTop w:val="0"/>
                  <w:marBottom w:val="0"/>
                  <w:divBdr>
                    <w:top w:val="none" w:sz="0" w:space="0" w:color="auto"/>
                    <w:left w:val="none" w:sz="0" w:space="0" w:color="auto"/>
                    <w:bottom w:val="none" w:sz="0" w:space="0" w:color="auto"/>
                    <w:right w:val="none" w:sz="0" w:space="0" w:color="auto"/>
                  </w:divBdr>
                </w:div>
                <w:div w:id="1372538244">
                  <w:marLeft w:val="640"/>
                  <w:marRight w:val="0"/>
                  <w:marTop w:val="0"/>
                  <w:marBottom w:val="0"/>
                  <w:divBdr>
                    <w:top w:val="none" w:sz="0" w:space="0" w:color="auto"/>
                    <w:left w:val="none" w:sz="0" w:space="0" w:color="auto"/>
                    <w:bottom w:val="none" w:sz="0" w:space="0" w:color="auto"/>
                    <w:right w:val="none" w:sz="0" w:space="0" w:color="auto"/>
                  </w:divBdr>
                </w:div>
                <w:div w:id="1408303609">
                  <w:marLeft w:val="640"/>
                  <w:marRight w:val="0"/>
                  <w:marTop w:val="0"/>
                  <w:marBottom w:val="0"/>
                  <w:divBdr>
                    <w:top w:val="none" w:sz="0" w:space="0" w:color="auto"/>
                    <w:left w:val="none" w:sz="0" w:space="0" w:color="auto"/>
                    <w:bottom w:val="none" w:sz="0" w:space="0" w:color="auto"/>
                    <w:right w:val="none" w:sz="0" w:space="0" w:color="auto"/>
                  </w:divBdr>
                </w:div>
                <w:div w:id="1420180316">
                  <w:marLeft w:val="640"/>
                  <w:marRight w:val="0"/>
                  <w:marTop w:val="0"/>
                  <w:marBottom w:val="0"/>
                  <w:divBdr>
                    <w:top w:val="none" w:sz="0" w:space="0" w:color="auto"/>
                    <w:left w:val="none" w:sz="0" w:space="0" w:color="auto"/>
                    <w:bottom w:val="none" w:sz="0" w:space="0" w:color="auto"/>
                    <w:right w:val="none" w:sz="0" w:space="0" w:color="auto"/>
                  </w:divBdr>
                </w:div>
                <w:div w:id="1456286733">
                  <w:marLeft w:val="640"/>
                  <w:marRight w:val="0"/>
                  <w:marTop w:val="0"/>
                  <w:marBottom w:val="0"/>
                  <w:divBdr>
                    <w:top w:val="none" w:sz="0" w:space="0" w:color="auto"/>
                    <w:left w:val="none" w:sz="0" w:space="0" w:color="auto"/>
                    <w:bottom w:val="none" w:sz="0" w:space="0" w:color="auto"/>
                    <w:right w:val="none" w:sz="0" w:space="0" w:color="auto"/>
                  </w:divBdr>
                </w:div>
                <w:div w:id="1496455572">
                  <w:marLeft w:val="640"/>
                  <w:marRight w:val="0"/>
                  <w:marTop w:val="0"/>
                  <w:marBottom w:val="0"/>
                  <w:divBdr>
                    <w:top w:val="none" w:sz="0" w:space="0" w:color="auto"/>
                    <w:left w:val="none" w:sz="0" w:space="0" w:color="auto"/>
                    <w:bottom w:val="none" w:sz="0" w:space="0" w:color="auto"/>
                    <w:right w:val="none" w:sz="0" w:space="0" w:color="auto"/>
                  </w:divBdr>
                </w:div>
                <w:div w:id="1527594799">
                  <w:marLeft w:val="640"/>
                  <w:marRight w:val="0"/>
                  <w:marTop w:val="0"/>
                  <w:marBottom w:val="0"/>
                  <w:divBdr>
                    <w:top w:val="none" w:sz="0" w:space="0" w:color="auto"/>
                    <w:left w:val="none" w:sz="0" w:space="0" w:color="auto"/>
                    <w:bottom w:val="none" w:sz="0" w:space="0" w:color="auto"/>
                    <w:right w:val="none" w:sz="0" w:space="0" w:color="auto"/>
                  </w:divBdr>
                </w:div>
                <w:div w:id="1576428223">
                  <w:marLeft w:val="640"/>
                  <w:marRight w:val="0"/>
                  <w:marTop w:val="0"/>
                  <w:marBottom w:val="0"/>
                  <w:divBdr>
                    <w:top w:val="none" w:sz="0" w:space="0" w:color="auto"/>
                    <w:left w:val="none" w:sz="0" w:space="0" w:color="auto"/>
                    <w:bottom w:val="none" w:sz="0" w:space="0" w:color="auto"/>
                    <w:right w:val="none" w:sz="0" w:space="0" w:color="auto"/>
                  </w:divBdr>
                </w:div>
                <w:div w:id="1773472084">
                  <w:marLeft w:val="640"/>
                  <w:marRight w:val="0"/>
                  <w:marTop w:val="0"/>
                  <w:marBottom w:val="0"/>
                  <w:divBdr>
                    <w:top w:val="none" w:sz="0" w:space="0" w:color="auto"/>
                    <w:left w:val="none" w:sz="0" w:space="0" w:color="auto"/>
                    <w:bottom w:val="none" w:sz="0" w:space="0" w:color="auto"/>
                    <w:right w:val="none" w:sz="0" w:space="0" w:color="auto"/>
                  </w:divBdr>
                </w:div>
                <w:div w:id="1781101112">
                  <w:marLeft w:val="640"/>
                  <w:marRight w:val="0"/>
                  <w:marTop w:val="0"/>
                  <w:marBottom w:val="0"/>
                  <w:divBdr>
                    <w:top w:val="none" w:sz="0" w:space="0" w:color="auto"/>
                    <w:left w:val="none" w:sz="0" w:space="0" w:color="auto"/>
                    <w:bottom w:val="none" w:sz="0" w:space="0" w:color="auto"/>
                    <w:right w:val="none" w:sz="0" w:space="0" w:color="auto"/>
                  </w:divBdr>
                </w:div>
                <w:div w:id="1791313439">
                  <w:marLeft w:val="640"/>
                  <w:marRight w:val="0"/>
                  <w:marTop w:val="0"/>
                  <w:marBottom w:val="0"/>
                  <w:divBdr>
                    <w:top w:val="none" w:sz="0" w:space="0" w:color="auto"/>
                    <w:left w:val="none" w:sz="0" w:space="0" w:color="auto"/>
                    <w:bottom w:val="none" w:sz="0" w:space="0" w:color="auto"/>
                    <w:right w:val="none" w:sz="0" w:space="0" w:color="auto"/>
                  </w:divBdr>
                </w:div>
                <w:div w:id="1817138489">
                  <w:marLeft w:val="640"/>
                  <w:marRight w:val="0"/>
                  <w:marTop w:val="0"/>
                  <w:marBottom w:val="0"/>
                  <w:divBdr>
                    <w:top w:val="none" w:sz="0" w:space="0" w:color="auto"/>
                    <w:left w:val="none" w:sz="0" w:space="0" w:color="auto"/>
                    <w:bottom w:val="none" w:sz="0" w:space="0" w:color="auto"/>
                    <w:right w:val="none" w:sz="0" w:space="0" w:color="auto"/>
                  </w:divBdr>
                </w:div>
                <w:div w:id="1839466688">
                  <w:marLeft w:val="640"/>
                  <w:marRight w:val="0"/>
                  <w:marTop w:val="0"/>
                  <w:marBottom w:val="0"/>
                  <w:divBdr>
                    <w:top w:val="none" w:sz="0" w:space="0" w:color="auto"/>
                    <w:left w:val="none" w:sz="0" w:space="0" w:color="auto"/>
                    <w:bottom w:val="none" w:sz="0" w:space="0" w:color="auto"/>
                    <w:right w:val="none" w:sz="0" w:space="0" w:color="auto"/>
                  </w:divBdr>
                </w:div>
                <w:div w:id="1847087426">
                  <w:marLeft w:val="640"/>
                  <w:marRight w:val="0"/>
                  <w:marTop w:val="0"/>
                  <w:marBottom w:val="0"/>
                  <w:divBdr>
                    <w:top w:val="none" w:sz="0" w:space="0" w:color="auto"/>
                    <w:left w:val="none" w:sz="0" w:space="0" w:color="auto"/>
                    <w:bottom w:val="none" w:sz="0" w:space="0" w:color="auto"/>
                    <w:right w:val="none" w:sz="0" w:space="0" w:color="auto"/>
                  </w:divBdr>
                </w:div>
                <w:div w:id="1850019166">
                  <w:marLeft w:val="640"/>
                  <w:marRight w:val="0"/>
                  <w:marTop w:val="0"/>
                  <w:marBottom w:val="0"/>
                  <w:divBdr>
                    <w:top w:val="none" w:sz="0" w:space="0" w:color="auto"/>
                    <w:left w:val="none" w:sz="0" w:space="0" w:color="auto"/>
                    <w:bottom w:val="none" w:sz="0" w:space="0" w:color="auto"/>
                    <w:right w:val="none" w:sz="0" w:space="0" w:color="auto"/>
                  </w:divBdr>
                </w:div>
                <w:div w:id="1886794836">
                  <w:marLeft w:val="640"/>
                  <w:marRight w:val="0"/>
                  <w:marTop w:val="0"/>
                  <w:marBottom w:val="0"/>
                  <w:divBdr>
                    <w:top w:val="none" w:sz="0" w:space="0" w:color="auto"/>
                    <w:left w:val="none" w:sz="0" w:space="0" w:color="auto"/>
                    <w:bottom w:val="none" w:sz="0" w:space="0" w:color="auto"/>
                    <w:right w:val="none" w:sz="0" w:space="0" w:color="auto"/>
                  </w:divBdr>
                </w:div>
                <w:div w:id="1899588330">
                  <w:marLeft w:val="640"/>
                  <w:marRight w:val="0"/>
                  <w:marTop w:val="0"/>
                  <w:marBottom w:val="0"/>
                  <w:divBdr>
                    <w:top w:val="none" w:sz="0" w:space="0" w:color="auto"/>
                    <w:left w:val="none" w:sz="0" w:space="0" w:color="auto"/>
                    <w:bottom w:val="none" w:sz="0" w:space="0" w:color="auto"/>
                    <w:right w:val="none" w:sz="0" w:space="0" w:color="auto"/>
                  </w:divBdr>
                </w:div>
                <w:div w:id="1904296929">
                  <w:marLeft w:val="640"/>
                  <w:marRight w:val="0"/>
                  <w:marTop w:val="0"/>
                  <w:marBottom w:val="0"/>
                  <w:divBdr>
                    <w:top w:val="none" w:sz="0" w:space="0" w:color="auto"/>
                    <w:left w:val="none" w:sz="0" w:space="0" w:color="auto"/>
                    <w:bottom w:val="none" w:sz="0" w:space="0" w:color="auto"/>
                    <w:right w:val="none" w:sz="0" w:space="0" w:color="auto"/>
                  </w:divBdr>
                </w:div>
                <w:div w:id="1931740353">
                  <w:marLeft w:val="640"/>
                  <w:marRight w:val="0"/>
                  <w:marTop w:val="0"/>
                  <w:marBottom w:val="0"/>
                  <w:divBdr>
                    <w:top w:val="none" w:sz="0" w:space="0" w:color="auto"/>
                    <w:left w:val="none" w:sz="0" w:space="0" w:color="auto"/>
                    <w:bottom w:val="none" w:sz="0" w:space="0" w:color="auto"/>
                    <w:right w:val="none" w:sz="0" w:space="0" w:color="auto"/>
                  </w:divBdr>
                </w:div>
                <w:div w:id="2089035383">
                  <w:marLeft w:val="640"/>
                  <w:marRight w:val="0"/>
                  <w:marTop w:val="0"/>
                  <w:marBottom w:val="0"/>
                  <w:divBdr>
                    <w:top w:val="none" w:sz="0" w:space="0" w:color="auto"/>
                    <w:left w:val="none" w:sz="0" w:space="0" w:color="auto"/>
                    <w:bottom w:val="none" w:sz="0" w:space="0" w:color="auto"/>
                    <w:right w:val="none" w:sz="0" w:space="0" w:color="auto"/>
                  </w:divBdr>
                </w:div>
                <w:div w:id="2124838347">
                  <w:marLeft w:val="640"/>
                  <w:marRight w:val="0"/>
                  <w:marTop w:val="0"/>
                  <w:marBottom w:val="0"/>
                  <w:divBdr>
                    <w:top w:val="none" w:sz="0" w:space="0" w:color="auto"/>
                    <w:left w:val="none" w:sz="0" w:space="0" w:color="auto"/>
                    <w:bottom w:val="none" w:sz="0" w:space="0" w:color="auto"/>
                    <w:right w:val="none" w:sz="0" w:space="0" w:color="auto"/>
                  </w:divBdr>
                </w:div>
                <w:div w:id="2144543428">
                  <w:marLeft w:val="640"/>
                  <w:marRight w:val="0"/>
                  <w:marTop w:val="0"/>
                  <w:marBottom w:val="0"/>
                  <w:divBdr>
                    <w:top w:val="none" w:sz="0" w:space="0" w:color="auto"/>
                    <w:left w:val="none" w:sz="0" w:space="0" w:color="auto"/>
                    <w:bottom w:val="none" w:sz="0" w:space="0" w:color="auto"/>
                    <w:right w:val="none" w:sz="0" w:space="0" w:color="auto"/>
                  </w:divBdr>
                </w:div>
              </w:divsChild>
            </w:div>
            <w:div w:id="638532755">
              <w:marLeft w:val="0"/>
              <w:marRight w:val="0"/>
              <w:marTop w:val="0"/>
              <w:marBottom w:val="0"/>
              <w:divBdr>
                <w:top w:val="none" w:sz="0" w:space="0" w:color="auto"/>
                <w:left w:val="none" w:sz="0" w:space="0" w:color="auto"/>
                <w:bottom w:val="none" w:sz="0" w:space="0" w:color="auto"/>
                <w:right w:val="none" w:sz="0" w:space="0" w:color="auto"/>
              </w:divBdr>
              <w:divsChild>
                <w:div w:id="19018511">
                  <w:marLeft w:val="640"/>
                  <w:marRight w:val="0"/>
                  <w:marTop w:val="0"/>
                  <w:marBottom w:val="0"/>
                  <w:divBdr>
                    <w:top w:val="none" w:sz="0" w:space="0" w:color="auto"/>
                    <w:left w:val="none" w:sz="0" w:space="0" w:color="auto"/>
                    <w:bottom w:val="none" w:sz="0" w:space="0" w:color="auto"/>
                    <w:right w:val="none" w:sz="0" w:space="0" w:color="auto"/>
                  </w:divBdr>
                </w:div>
                <w:div w:id="41175256">
                  <w:marLeft w:val="640"/>
                  <w:marRight w:val="0"/>
                  <w:marTop w:val="0"/>
                  <w:marBottom w:val="0"/>
                  <w:divBdr>
                    <w:top w:val="none" w:sz="0" w:space="0" w:color="auto"/>
                    <w:left w:val="none" w:sz="0" w:space="0" w:color="auto"/>
                    <w:bottom w:val="none" w:sz="0" w:space="0" w:color="auto"/>
                    <w:right w:val="none" w:sz="0" w:space="0" w:color="auto"/>
                  </w:divBdr>
                </w:div>
                <w:div w:id="70390683">
                  <w:marLeft w:val="640"/>
                  <w:marRight w:val="0"/>
                  <w:marTop w:val="0"/>
                  <w:marBottom w:val="0"/>
                  <w:divBdr>
                    <w:top w:val="none" w:sz="0" w:space="0" w:color="auto"/>
                    <w:left w:val="none" w:sz="0" w:space="0" w:color="auto"/>
                    <w:bottom w:val="none" w:sz="0" w:space="0" w:color="auto"/>
                    <w:right w:val="none" w:sz="0" w:space="0" w:color="auto"/>
                  </w:divBdr>
                </w:div>
                <w:div w:id="110782606">
                  <w:marLeft w:val="640"/>
                  <w:marRight w:val="0"/>
                  <w:marTop w:val="0"/>
                  <w:marBottom w:val="0"/>
                  <w:divBdr>
                    <w:top w:val="none" w:sz="0" w:space="0" w:color="auto"/>
                    <w:left w:val="none" w:sz="0" w:space="0" w:color="auto"/>
                    <w:bottom w:val="none" w:sz="0" w:space="0" w:color="auto"/>
                    <w:right w:val="none" w:sz="0" w:space="0" w:color="auto"/>
                  </w:divBdr>
                </w:div>
                <w:div w:id="125583299">
                  <w:marLeft w:val="640"/>
                  <w:marRight w:val="0"/>
                  <w:marTop w:val="0"/>
                  <w:marBottom w:val="0"/>
                  <w:divBdr>
                    <w:top w:val="none" w:sz="0" w:space="0" w:color="auto"/>
                    <w:left w:val="none" w:sz="0" w:space="0" w:color="auto"/>
                    <w:bottom w:val="none" w:sz="0" w:space="0" w:color="auto"/>
                    <w:right w:val="none" w:sz="0" w:space="0" w:color="auto"/>
                  </w:divBdr>
                </w:div>
                <w:div w:id="134219216">
                  <w:marLeft w:val="640"/>
                  <w:marRight w:val="0"/>
                  <w:marTop w:val="0"/>
                  <w:marBottom w:val="0"/>
                  <w:divBdr>
                    <w:top w:val="none" w:sz="0" w:space="0" w:color="auto"/>
                    <w:left w:val="none" w:sz="0" w:space="0" w:color="auto"/>
                    <w:bottom w:val="none" w:sz="0" w:space="0" w:color="auto"/>
                    <w:right w:val="none" w:sz="0" w:space="0" w:color="auto"/>
                  </w:divBdr>
                </w:div>
                <w:div w:id="182670655">
                  <w:marLeft w:val="640"/>
                  <w:marRight w:val="0"/>
                  <w:marTop w:val="0"/>
                  <w:marBottom w:val="0"/>
                  <w:divBdr>
                    <w:top w:val="none" w:sz="0" w:space="0" w:color="auto"/>
                    <w:left w:val="none" w:sz="0" w:space="0" w:color="auto"/>
                    <w:bottom w:val="none" w:sz="0" w:space="0" w:color="auto"/>
                    <w:right w:val="none" w:sz="0" w:space="0" w:color="auto"/>
                  </w:divBdr>
                </w:div>
                <w:div w:id="224031884">
                  <w:marLeft w:val="640"/>
                  <w:marRight w:val="0"/>
                  <w:marTop w:val="0"/>
                  <w:marBottom w:val="0"/>
                  <w:divBdr>
                    <w:top w:val="none" w:sz="0" w:space="0" w:color="auto"/>
                    <w:left w:val="none" w:sz="0" w:space="0" w:color="auto"/>
                    <w:bottom w:val="none" w:sz="0" w:space="0" w:color="auto"/>
                    <w:right w:val="none" w:sz="0" w:space="0" w:color="auto"/>
                  </w:divBdr>
                </w:div>
                <w:div w:id="234781373">
                  <w:marLeft w:val="640"/>
                  <w:marRight w:val="0"/>
                  <w:marTop w:val="0"/>
                  <w:marBottom w:val="0"/>
                  <w:divBdr>
                    <w:top w:val="none" w:sz="0" w:space="0" w:color="auto"/>
                    <w:left w:val="none" w:sz="0" w:space="0" w:color="auto"/>
                    <w:bottom w:val="none" w:sz="0" w:space="0" w:color="auto"/>
                    <w:right w:val="none" w:sz="0" w:space="0" w:color="auto"/>
                  </w:divBdr>
                </w:div>
                <w:div w:id="238057289">
                  <w:marLeft w:val="640"/>
                  <w:marRight w:val="0"/>
                  <w:marTop w:val="0"/>
                  <w:marBottom w:val="0"/>
                  <w:divBdr>
                    <w:top w:val="none" w:sz="0" w:space="0" w:color="auto"/>
                    <w:left w:val="none" w:sz="0" w:space="0" w:color="auto"/>
                    <w:bottom w:val="none" w:sz="0" w:space="0" w:color="auto"/>
                    <w:right w:val="none" w:sz="0" w:space="0" w:color="auto"/>
                  </w:divBdr>
                </w:div>
                <w:div w:id="274867245">
                  <w:marLeft w:val="640"/>
                  <w:marRight w:val="0"/>
                  <w:marTop w:val="0"/>
                  <w:marBottom w:val="0"/>
                  <w:divBdr>
                    <w:top w:val="none" w:sz="0" w:space="0" w:color="auto"/>
                    <w:left w:val="none" w:sz="0" w:space="0" w:color="auto"/>
                    <w:bottom w:val="none" w:sz="0" w:space="0" w:color="auto"/>
                    <w:right w:val="none" w:sz="0" w:space="0" w:color="auto"/>
                  </w:divBdr>
                </w:div>
                <w:div w:id="353844733">
                  <w:marLeft w:val="640"/>
                  <w:marRight w:val="0"/>
                  <w:marTop w:val="0"/>
                  <w:marBottom w:val="0"/>
                  <w:divBdr>
                    <w:top w:val="none" w:sz="0" w:space="0" w:color="auto"/>
                    <w:left w:val="none" w:sz="0" w:space="0" w:color="auto"/>
                    <w:bottom w:val="none" w:sz="0" w:space="0" w:color="auto"/>
                    <w:right w:val="none" w:sz="0" w:space="0" w:color="auto"/>
                  </w:divBdr>
                </w:div>
                <w:div w:id="414015586">
                  <w:marLeft w:val="640"/>
                  <w:marRight w:val="0"/>
                  <w:marTop w:val="0"/>
                  <w:marBottom w:val="0"/>
                  <w:divBdr>
                    <w:top w:val="none" w:sz="0" w:space="0" w:color="auto"/>
                    <w:left w:val="none" w:sz="0" w:space="0" w:color="auto"/>
                    <w:bottom w:val="none" w:sz="0" w:space="0" w:color="auto"/>
                    <w:right w:val="none" w:sz="0" w:space="0" w:color="auto"/>
                  </w:divBdr>
                </w:div>
                <w:div w:id="452291510">
                  <w:marLeft w:val="640"/>
                  <w:marRight w:val="0"/>
                  <w:marTop w:val="0"/>
                  <w:marBottom w:val="0"/>
                  <w:divBdr>
                    <w:top w:val="none" w:sz="0" w:space="0" w:color="auto"/>
                    <w:left w:val="none" w:sz="0" w:space="0" w:color="auto"/>
                    <w:bottom w:val="none" w:sz="0" w:space="0" w:color="auto"/>
                    <w:right w:val="none" w:sz="0" w:space="0" w:color="auto"/>
                  </w:divBdr>
                </w:div>
                <w:div w:id="480314687">
                  <w:marLeft w:val="640"/>
                  <w:marRight w:val="0"/>
                  <w:marTop w:val="0"/>
                  <w:marBottom w:val="0"/>
                  <w:divBdr>
                    <w:top w:val="none" w:sz="0" w:space="0" w:color="auto"/>
                    <w:left w:val="none" w:sz="0" w:space="0" w:color="auto"/>
                    <w:bottom w:val="none" w:sz="0" w:space="0" w:color="auto"/>
                    <w:right w:val="none" w:sz="0" w:space="0" w:color="auto"/>
                  </w:divBdr>
                </w:div>
                <w:div w:id="500463720">
                  <w:marLeft w:val="640"/>
                  <w:marRight w:val="0"/>
                  <w:marTop w:val="0"/>
                  <w:marBottom w:val="0"/>
                  <w:divBdr>
                    <w:top w:val="none" w:sz="0" w:space="0" w:color="auto"/>
                    <w:left w:val="none" w:sz="0" w:space="0" w:color="auto"/>
                    <w:bottom w:val="none" w:sz="0" w:space="0" w:color="auto"/>
                    <w:right w:val="none" w:sz="0" w:space="0" w:color="auto"/>
                  </w:divBdr>
                </w:div>
                <w:div w:id="526255431">
                  <w:marLeft w:val="640"/>
                  <w:marRight w:val="0"/>
                  <w:marTop w:val="0"/>
                  <w:marBottom w:val="0"/>
                  <w:divBdr>
                    <w:top w:val="none" w:sz="0" w:space="0" w:color="auto"/>
                    <w:left w:val="none" w:sz="0" w:space="0" w:color="auto"/>
                    <w:bottom w:val="none" w:sz="0" w:space="0" w:color="auto"/>
                    <w:right w:val="none" w:sz="0" w:space="0" w:color="auto"/>
                  </w:divBdr>
                </w:div>
                <w:div w:id="530847609">
                  <w:marLeft w:val="640"/>
                  <w:marRight w:val="0"/>
                  <w:marTop w:val="0"/>
                  <w:marBottom w:val="0"/>
                  <w:divBdr>
                    <w:top w:val="none" w:sz="0" w:space="0" w:color="auto"/>
                    <w:left w:val="none" w:sz="0" w:space="0" w:color="auto"/>
                    <w:bottom w:val="none" w:sz="0" w:space="0" w:color="auto"/>
                    <w:right w:val="none" w:sz="0" w:space="0" w:color="auto"/>
                  </w:divBdr>
                </w:div>
                <w:div w:id="560555686">
                  <w:marLeft w:val="640"/>
                  <w:marRight w:val="0"/>
                  <w:marTop w:val="0"/>
                  <w:marBottom w:val="0"/>
                  <w:divBdr>
                    <w:top w:val="none" w:sz="0" w:space="0" w:color="auto"/>
                    <w:left w:val="none" w:sz="0" w:space="0" w:color="auto"/>
                    <w:bottom w:val="none" w:sz="0" w:space="0" w:color="auto"/>
                    <w:right w:val="none" w:sz="0" w:space="0" w:color="auto"/>
                  </w:divBdr>
                </w:div>
                <w:div w:id="564410668">
                  <w:marLeft w:val="640"/>
                  <w:marRight w:val="0"/>
                  <w:marTop w:val="0"/>
                  <w:marBottom w:val="0"/>
                  <w:divBdr>
                    <w:top w:val="none" w:sz="0" w:space="0" w:color="auto"/>
                    <w:left w:val="none" w:sz="0" w:space="0" w:color="auto"/>
                    <w:bottom w:val="none" w:sz="0" w:space="0" w:color="auto"/>
                    <w:right w:val="none" w:sz="0" w:space="0" w:color="auto"/>
                  </w:divBdr>
                </w:div>
                <w:div w:id="586353365">
                  <w:marLeft w:val="640"/>
                  <w:marRight w:val="0"/>
                  <w:marTop w:val="0"/>
                  <w:marBottom w:val="0"/>
                  <w:divBdr>
                    <w:top w:val="none" w:sz="0" w:space="0" w:color="auto"/>
                    <w:left w:val="none" w:sz="0" w:space="0" w:color="auto"/>
                    <w:bottom w:val="none" w:sz="0" w:space="0" w:color="auto"/>
                    <w:right w:val="none" w:sz="0" w:space="0" w:color="auto"/>
                  </w:divBdr>
                </w:div>
                <w:div w:id="657225348">
                  <w:marLeft w:val="640"/>
                  <w:marRight w:val="0"/>
                  <w:marTop w:val="0"/>
                  <w:marBottom w:val="0"/>
                  <w:divBdr>
                    <w:top w:val="none" w:sz="0" w:space="0" w:color="auto"/>
                    <w:left w:val="none" w:sz="0" w:space="0" w:color="auto"/>
                    <w:bottom w:val="none" w:sz="0" w:space="0" w:color="auto"/>
                    <w:right w:val="none" w:sz="0" w:space="0" w:color="auto"/>
                  </w:divBdr>
                </w:div>
                <w:div w:id="663823549">
                  <w:marLeft w:val="640"/>
                  <w:marRight w:val="0"/>
                  <w:marTop w:val="0"/>
                  <w:marBottom w:val="0"/>
                  <w:divBdr>
                    <w:top w:val="none" w:sz="0" w:space="0" w:color="auto"/>
                    <w:left w:val="none" w:sz="0" w:space="0" w:color="auto"/>
                    <w:bottom w:val="none" w:sz="0" w:space="0" w:color="auto"/>
                    <w:right w:val="none" w:sz="0" w:space="0" w:color="auto"/>
                  </w:divBdr>
                </w:div>
                <w:div w:id="704794366">
                  <w:marLeft w:val="640"/>
                  <w:marRight w:val="0"/>
                  <w:marTop w:val="0"/>
                  <w:marBottom w:val="0"/>
                  <w:divBdr>
                    <w:top w:val="none" w:sz="0" w:space="0" w:color="auto"/>
                    <w:left w:val="none" w:sz="0" w:space="0" w:color="auto"/>
                    <w:bottom w:val="none" w:sz="0" w:space="0" w:color="auto"/>
                    <w:right w:val="none" w:sz="0" w:space="0" w:color="auto"/>
                  </w:divBdr>
                </w:div>
                <w:div w:id="708333671">
                  <w:marLeft w:val="640"/>
                  <w:marRight w:val="0"/>
                  <w:marTop w:val="0"/>
                  <w:marBottom w:val="0"/>
                  <w:divBdr>
                    <w:top w:val="none" w:sz="0" w:space="0" w:color="auto"/>
                    <w:left w:val="none" w:sz="0" w:space="0" w:color="auto"/>
                    <w:bottom w:val="none" w:sz="0" w:space="0" w:color="auto"/>
                    <w:right w:val="none" w:sz="0" w:space="0" w:color="auto"/>
                  </w:divBdr>
                </w:div>
                <w:div w:id="785008638">
                  <w:marLeft w:val="640"/>
                  <w:marRight w:val="0"/>
                  <w:marTop w:val="0"/>
                  <w:marBottom w:val="0"/>
                  <w:divBdr>
                    <w:top w:val="none" w:sz="0" w:space="0" w:color="auto"/>
                    <w:left w:val="none" w:sz="0" w:space="0" w:color="auto"/>
                    <w:bottom w:val="none" w:sz="0" w:space="0" w:color="auto"/>
                    <w:right w:val="none" w:sz="0" w:space="0" w:color="auto"/>
                  </w:divBdr>
                </w:div>
                <w:div w:id="788164773">
                  <w:marLeft w:val="640"/>
                  <w:marRight w:val="0"/>
                  <w:marTop w:val="0"/>
                  <w:marBottom w:val="0"/>
                  <w:divBdr>
                    <w:top w:val="none" w:sz="0" w:space="0" w:color="auto"/>
                    <w:left w:val="none" w:sz="0" w:space="0" w:color="auto"/>
                    <w:bottom w:val="none" w:sz="0" w:space="0" w:color="auto"/>
                    <w:right w:val="none" w:sz="0" w:space="0" w:color="auto"/>
                  </w:divBdr>
                </w:div>
                <w:div w:id="823156170">
                  <w:marLeft w:val="640"/>
                  <w:marRight w:val="0"/>
                  <w:marTop w:val="0"/>
                  <w:marBottom w:val="0"/>
                  <w:divBdr>
                    <w:top w:val="none" w:sz="0" w:space="0" w:color="auto"/>
                    <w:left w:val="none" w:sz="0" w:space="0" w:color="auto"/>
                    <w:bottom w:val="none" w:sz="0" w:space="0" w:color="auto"/>
                    <w:right w:val="none" w:sz="0" w:space="0" w:color="auto"/>
                  </w:divBdr>
                </w:div>
                <w:div w:id="824660269">
                  <w:marLeft w:val="640"/>
                  <w:marRight w:val="0"/>
                  <w:marTop w:val="0"/>
                  <w:marBottom w:val="0"/>
                  <w:divBdr>
                    <w:top w:val="none" w:sz="0" w:space="0" w:color="auto"/>
                    <w:left w:val="none" w:sz="0" w:space="0" w:color="auto"/>
                    <w:bottom w:val="none" w:sz="0" w:space="0" w:color="auto"/>
                    <w:right w:val="none" w:sz="0" w:space="0" w:color="auto"/>
                  </w:divBdr>
                </w:div>
                <w:div w:id="845022736">
                  <w:marLeft w:val="640"/>
                  <w:marRight w:val="0"/>
                  <w:marTop w:val="0"/>
                  <w:marBottom w:val="0"/>
                  <w:divBdr>
                    <w:top w:val="none" w:sz="0" w:space="0" w:color="auto"/>
                    <w:left w:val="none" w:sz="0" w:space="0" w:color="auto"/>
                    <w:bottom w:val="none" w:sz="0" w:space="0" w:color="auto"/>
                    <w:right w:val="none" w:sz="0" w:space="0" w:color="auto"/>
                  </w:divBdr>
                </w:div>
                <w:div w:id="862741732">
                  <w:marLeft w:val="640"/>
                  <w:marRight w:val="0"/>
                  <w:marTop w:val="0"/>
                  <w:marBottom w:val="0"/>
                  <w:divBdr>
                    <w:top w:val="none" w:sz="0" w:space="0" w:color="auto"/>
                    <w:left w:val="none" w:sz="0" w:space="0" w:color="auto"/>
                    <w:bottom w:val="none" w:sz="0" w:space="0" w:color="auto"/>
                    <w:right w:val="none" w:sz="0" w:space="0" w:color="auto"/>
                  </w:divBdr>
                </w:div>
                <w:div w:id="919944153">
                  <w:marLeft w:val="640"/>
                  <w:marRight w:val="0"/>
                  <w:marTop w:val="0"/>
                  <w:marBottom w:val="0"/>
                  <w:divBdr>
                    <w:top w:val="none" w:sz="0" w:space="0" w:color="auto"/>
                    <w:left w:val="none" w:sz="0" w:space="0" w:color="auto"/>
                    <w:bottom w:val="none" w:sz="0" w:space="0" w:color="auto"/>
                    <w:right w:val="none" w:sz="0" w:space="0" w:color="auto"/>
                  </w:divBdr>
                </w:div>
                <w:div w:id="936600169">
                  <w:marLeft w:val="640"/>
                  <w:marRight w:val="0"/>
                  <w:marTop w:val="0"/>
                  <w:marBottom w:val="0"/>
                  <w:divBdr>
                    <w:top w:val="none" w:sz="0" w:space="0" w:color="auto"/>
                    <w:left w:val="none" w:sz="0" w:space="0" w:color="auto"/>
                    <w:bottom w:val="none" w:sz="0" w:space="0" w:color="auto"/>
                    <w:right w:val="none" w:sz="0" w:space="0" w:color="auto"/>
                  </w:divBdr>
                </w:div>
                <w:div w:id="968508610">
                  <w:marLeft w:val="640"/>
                  <w:marRight w:val="0"/>
                  <w:marTop w:val="0"/>
                  <w:marBottom w:val="0"/>
                  <w:divBdr>
                    <w:top w:val="none" w:sz="0" w:space="0" w:color="auto"/>
                    <w:left w:val="none" w:sz="0" w:space="0" w:color="auto"/>
                    <w:bottom w:val="none" w:sz="0" w:space="0" w:color="auto"/>
                    <w:right w:val="none" w:sz="0" w:space="0" w:color="auto"/>
                  </w:divBdr>
                </w:div>
                <w:div w:id="973485893">
                  <w:marLeft w:val="640"/>
                  <w:marRight w:val="0"/>
                  <w:marTop w:val="0"/>
                  <w:marBottom w:val="0"/>
                  <w:divBdr>
                    <w:top w:val="none" w:sz="0" w:space="0" w:color="auto"/>
                    <w:left w:val="none" w:sz="0" w:space="0" w:color="auto"/>
                    <w:bottom w:val="none" w:sz="0" w:space="0" w:color="auto"/>
                    <w:right w:val="none" w:sz="0" w:space="0" w:color="auto"/>
                  </w:divBdr>
                </w:div>
                <w:div w:id="999581520">
                  <w:marLeft w:val="640"/>
                  <w:marRight w:val="0"/>
                  <w:marTop w:val="0"/>
                  <w:marBottom w:val="0"/>
                  <w:divBdr>
                    <w:top w:val="none" w:sz="0" w:space="0" w:color="auto"/>
                    <w:left w:val="none" w:sz="0" w:space="0" w:color="auto"/>
                    <w:bottom w:val="none" w:sz="0" w:space="0" w:color="auto"/>
                    <w:right w:val="none" w:sz="0" w:space="0" w:color="auto"/>
                  </w:divBdr>
                </w:div>
                <w:div w:id="1072433441">
                  <w:marLeft w:val="640"/>
                  <w:marRight w:val="0"/>
                  <w:marTop w:val="0"/>
                  <w:marBottom w:val="0"/>
                  <w:divBdr>
                    <w:top w:val="none" w:sz="0" w:space="0" w:color="auto"/>
                    <w:left w:val="none" w:sz="0" w:space="0" w:color="auto"/>
                    <w:bottom w:val="none" w:sz="0" w:space="0" w:color="auto"/>
                    <w:right w:val="none" w:sz="0" w:space="0" w:color="auto"/>
                  </w:divBdr>
                </w:div>
                <w:div w:id="1208688859">
                  <w:marLeft w:val="640"/>
                  <w:marRight w:val="0"/>
                  <w:marTop w:val="0"/>
                  <w:marBottom w:val="0"/>
                  <w:divBdr>
                    <w:top w:val="none" w:sz="0" w:space="0" w:color="auto"/>
                    <w:left w:val="none" w:sz="0" w:space="0" w:color="auto"/>
                    <w:bottom w:val="none" w:sz="0" w:space="0" w:color="auto"/>
                    <w:right w:val="none" w:sz="0" w:space="0" w:color="auto"/>
                  </w:divBdr>
                </w:div>
                <w:div w:id="1275794393">
                  <w:marLeft w:val="640"/>
                  <w:marRight w:val="0"/>
                  <w:marTop w:val="0"/>
                  <w:marBottom w:val="0"/>
                  <w:divBdr>
                    <w:top w:val="none" w:sz="0" w:space="0" w:color="auto"/>
                    <w:left w:val="none" w:sz="0" w:space="0" w:color="auto"/>
                    <w:bottom w:val="none" w:sz="0" w:space="0" w:color="auto"/>
                    <w:right w:val="none" w:sz="0" w:space="0" w:color="auto"/>
                  </w:divBdr>
                </w:div>
                <w:div w:id="1344091662">
                  <w:marLeft w:val="640"/>
                  <w:marRight w:val="0"/>
                  <w:marTop w:val="0"/>
                  <w:marBottom w:val="0"/>
                  <w:divBdr>
                    <w:top w:val="none" w:sz="0" w:space="0" w:color="auto"/>
                    <w:left w:val="none" w:sz="0" w:space="0" w:color="auto"/>
                    <w:bottom w:val="none" w:sz="0" w:space="0" w:color="auto"/>
                    <w:right w:val="none" w:sz="0" w:space="0" w:color="auto"/>
                  </w:divBdr>
                </w:div>
                <w:div w:id="1422217229">
                  <w:marLeft w:val="640"/>
                  <w:marRight w:val="0"/>
                  <w:marTop w:val="0"/>
                  <w:marBottom w:val="0"/>
                  <w:divBdr>
                    <w:top w:val="none" w:sz="0" w:space="0" w:color="auto"/>
                    <w:left w:val="none" w:sz="0" w:space="0" w:color="auto"/>
                    <w:bottom w:val="none" w:sz="0" w:space="0" w:color="auto"/>
                    <w:right w:val="none" w:sz="0" w:space="0" w:color="auto"/>
                  </w:divBdr>
                </w:div>
                <w:div w:id="1472480411">
                  <w:marLeft w:val="640"/>
                  <w:marRight w:val="0"/>
                  <w:marTop w:val="0"/>
                  <w:marBottom w:val="0"/>
                  <w:divBdr>
                    <w:top w:val="none" w:sz="0" w:space="0" w:color="auto"/>
                    <w:left w:val="none" w:sz="0" w:space="0" w:color="auto"/>
                    <w:bottom w:val="none" w:sz="0" w:space="0" w:color="auto"/>
                    <w:right w:val="none" w:sz="0" w:space="0" w:color="auto"/>
                  </w:divBdr>
                </w:div>
                <w:div w:id="1477647519">
                  <w:marLeft w:val="640"/>
                  <w:marRight w:val="0"/>
                  <w:marTop w:val="0"/>
                  <w:marBottom w:val="0"/>
                  <w:divBdr>
                    <w:top w:val="none" w:sz="0" w:space="0" w:color="auto"/>
                    <w:left w:val="none" w:sz="0" w:space="0" w:color="auto"/>
                    <w:bottom w:val="none" w:sz="0" w:space="0" w:color="auto"/>
                    <w:right w:val="none" w:sz="0" w:space="0" w:color="auto"/>
                  </w:divBdr>
                </w:div>
                <w:div w:id="1500341524">
                  <w:marLeft w:val="640"/>
                  <w:marRight w:val="0"/>
                  <w:marTop w:val="0"/>
                  <w:marBottom w:val="0"/>
                  <w:divBdr>
                    <w:top w:val="none" w:sz="0" w:space="0" w:color="auto"/>
                    <w:left w:val="none" w:sz="0" w:space="0" w:color="auto"/>
                    <w:bottom w:val="none" w:sz="0" w:space="0" w:color="auto"/>
                    <w:right w:val="none" w:sz="0" w:space="0" w:color="auto"/>
                  </w:divBdr>
                </w:div>
                <w:div w:id="1532693131">
                  <w:marLeft w:val="640"/>
                  <w:marRight w:val="0"/>
                  <w:marTop w:val="0"/>
                  <w:marBottom w:val="0"/>
                  <w:divBdr>
                    <w:top w:val="none" w:sz="0" w:space="0" w:color="auto"/>
                    <w:left w:val="none" w:sz="0" w:space="0" w:color="auto"/>
                    <w:bottom w:val="none" w:sz="0" w:space="0" w:color="auto"/>
                    <w:right w:val="none" w:sz="0" w:space="0" w:color="auto"/>
                  </w:divBdr>
                </w:div>
                <w:div w:id="1551460195">
                  <w:marLeft w:val="640"/>
                  <w:marRight w:val="0"/>
                  <w:marTop w:val="0"/>
                  <w:marBottom w:val="0"/>
                  <w:divBdr>
                    <w:top w:val="none" w:sz="0" w:space="0" w:color="auto"/>
                    <w:left w:val="none" w:sz="0" w:space="0" w:color="auto"/>
                    <w:bottom w:val="none" w:sz="0" w:space="0" w:color="auto"/>
                    <w:right w:val="none" w:sz="0" w:space="0" w:color="auto"/>
                  </w:divBdr>
                </w:div>
                <w:div w:id="1602644619">
                  <w:marLeft w:val="640"/>
                  <w:marRight w:val="0"/>
                  <w:marTop w:val="0"/>
                  <w:marBottom w:val="0"/>
                  <w:divBdr>
                    <w:top w:val="none" w:sz="0" w:space="0" w:color="auto"/>
                    <w:left w:val="none" w:sz="0" w:space="0" w:color="auto"/>
                    <w:bottom w:val="none" w:sz="0" w:space="0" w:color="auto"/>
                    <w:right w:val="none" w:sz="0" w:space="0" w:color="auto"/>
                  </w:divBdr>
                </w:div>
                <w:div w:id="1608998917">
                  <w:marLeft w:val="640"/>
                  <w:marRight w:val="0"/>
                  <w:marTop w:val="0"/>
                  <w:marBottom w:val="0"/>
                  <w:divBdr>
                    <w:top w:val="none" w:sz="0" w:space="0" w:color="auto"/>
                    <w:left w:val="none" w:sz="0" w:space="0" w:color="auto"/>
                    <w:bottom w:val="none" w:sz="0" w:space="0" w:color="auto"/>
                    <w:right w:val="none" w:sz="0" w:space="0" w:color="auto"/>
                  </w:divBdr>
                </w:div>
                <w:div w:id="1659532711">
                  <w:marLeft w:val="640"/>
                  <w:marRight w:val="0"/>
                  <w:marTop w:val="0"/>
                  <w:marBottom w:val="0"/>
                  <w:divBdr>
                    <w:top w:val="none" w:sz="0" w:space="0" w:color="auto"/>
                    <w:left w:val="none" w:sz="0" w:space="0" w:color="auto"/>
                    <w:bottom w:val="none" w:sz="0" w:space="0" w:color="auto"/>
                    <w:right w:val="none" w:sz="0" w:space="0" w:color="auto"/>
                  </w:divBdr>
                </w:div>
                <w:div w:id="1679038431">
                  <w:marLeft w:val="640"/>
                  <w:marRight w:val="0"/>
                  <w:marTop w:val="0"/>
                  <w:marBottom w:val="0"/>
                  <w:divBdr>
                    <w:top w:val="none" w:sz="0" w:space="0" w:color="auto"/>
                    <w:left w:val="none" w:sz="0" w:space="0" w:color="auto"/>
                    <w:bottom w:val="none" w:sz="0" w:space="0" w:color="auto"/>
                    <w:right w:val="none" w:sz="0" w:space="0" w:color="auto"/>
                  </w:divBdr>
                </w:div>
                <w:div w:id="1686132572">
                  <w:marLeft w:val="640"/>
                  <w:marRight w:val="0"/>
                  <w:marTop w:val="0"/>
                  <w:marBottom w:val="0"/>
                  <w:divBdr>
                    <w:top w:val="none" w:sz="0" w:space="0" w:color="auto"/>
                    <w:left w:val="none" w:sz="0" w:space="0" w:color="auto"/>
                    <w:bottom w:val="none" w:sz="0" w:space="0" w:color="auto"/>
                    <w:right w:val="none" w:sz="0" w:space="0" w:color="auto"/>
                  </w:divBdr>
                </w:div>
                <w:div w:id="1690175487">
                  <w:marLeft w:val="640"/>
                  <w:marRight w:val="0"/>
                  <w:marTop w:val="0"/>
                  <w:marBottom w:val="0"/>
                  <w:divBdr>
                    <w:top w:val="none" w:sz="0" w:space="0" w:color="auto"/>
                    <w:left w:val="none" w:sz="0" w:space="0" w:color="auto"/>
                    <w:bottom w:val="none" w:sz="0" w:space="0" w:color="auto"/>
                    <w:right w:val="none" w:sz="0" w:space="0" w:color="auto"/>
                  </w:divBdr>
                </w:div>
                <w:div w:id="1726486509">
                  <w:marLeft w:val="640"/>
                  <w:marRight w:val="0"/>
                  <w:marTop w:val="0"/>
                  <w:marBottom w:val="0"/>
                  <w:divBdr>
                    <w:top w:val="none" w:sz="0" w:space="0" w:color="auto"/>
                    <w:left w:val="none" w:sz="0" w:space="0" w:color="auto"/>
                    <w:bottom w:val="none" w:sz="0" w:space="0" w:color="auto"/>
                    <w:right w:val="none" w:sz="0" w:space="0" w:color="auto"/>
                  </w:divBdr>
                </w:div>
                <w:div w:id="1741638065">
                  <w:marLeft w:val="640"/>
                  <w:marRight w:val="0"/>
                  <w:marTop w:val="0"/>
                  <w:marBottom w:val="0"/>
                  <w:divBdr>
                    <w:top w:val="none" w:sz="0" w:space="0" w:color="auto"/>
                    <w:left w:val="none" w:sz="0" w:space="0" w:color="auto"/>
                    <w:bottom w:val="none" w:sz="0" w:space="0" w:color="auto"/>
                    <w:right w:val="none" w:sz="0" w:space="0" w:color="auto"/>
                  </w:divBdr>
                </w:div>
                <w:div w:id="1778057343">
                  <w:marLeft w:val="640"/>
                  <w:marRight w:val="0"/>
                  <w:marTop w:val="0"/>
                  <w:marBottom w:val="0"/>
                  <w:divBdr>
                    <w:top w:val="none" w:sz="0" w:space="0" w:color="auto"/>
                    <w:left w:val="none" w:sz="0" w:space="0" w:color="auto"/>
                    <w:bottom w:val="none" w:sz="0" w:space="0" w:color="auto"/>
                    <w:right w:val="none" w:sz="0" w:space="0" w:color="auto"/>
                  </w:divBdr>
                </w:div>
                <w:div w:id="1784300279">
                  <w:marLeft w:val="640"/>
                  <w:marRight w:val="0"/>
                  <w:marTop w:val="0"/>
                  <w:marBottom w:val="0"/>
                  <w:divBdr>
                    <w:top w:val="none" w:sz="0" w:space="0" w:color="auto"/>
                    <w:left w:val="none" w:sz="0" w:space="0" w:color="auto"/>
                    <w:bottom w:val="none" w:sz="0" w:space="0" w:color="auto"/>
                    <w:right w:val="none" w:sz="0" w:space="0" w:color="auto"/>
                  </w:divBdr>
                </w:div>
                <w:div w:id="1814828423">
                  <w:marLeft w:val="640"/>
                  <w:marRight w:val="0"/>
                  <w:marTop w:val="0"/>
                  <w:marBottom w:val="0"/>
                  <w:divBdr>
                    <w:top w:val="none" w:sz="0" w:space="0" w:color="auto"/>
                    <w:left w:val="none" w:sz="0" w:space="0" w:color="auto"/>
                    <w:bottom w:val="none" w:sz="0" w:space="0" w:color="auto"/>
                    <w:right w:val="none" w:sz="0" w:space="0" w:color="auto"/>
                  </w:divBdr>
                </w:div>
                <w:div w:id="1819875930">
                  <w:marLeft w:val="640"/>
                  <w:marRight w:val="0"/>
                  <w:marTop w:val="0"/>
                  <w:marBottom w:val="0"/>
                  <w:divBdr>
                    <w:top w:val="none" w:sz="0" w:space="0" w:color="auto"/>
                    <w:left w:val="none" w:sz="0" w:space="0" w:color="auto"/>
                    <w:bottom w:val="none" w:sz="0" w:space="0" w:color="auto"/>
                    <w:right w:val="none" w:sz="0" w:space="0" w:color="auto"/>
                  </w:divBdr>
                </w:div>
                <w:div w:id="1830755397">
                  <w:marLeft w:val="640"/>
                  <w:marRight w:val="0"/>
                  <w:marTop w:val="0"/>
                  <w:marBottom w:val="0"/>
                  <w:divBdr>
                    <w:top w:val="none" w:sz="0" w:space="0" w:color="auto"/>
                    <w:left w:val="none" w:sz="0" w:space="0" w:color="auto"/>
                    <w:bottom w:val="none" w:sz="0" w:space="0" w:color="auto"/>
                    <w:right w:val="none" w:sz="0" w:space="0" w:color="auto"/>
                  </w:divBdr>
                </w:div>
                <w:div w:id="1913392785">
                  <w:marLeft w:val="640"/>
                  <w:marRight w:val="0"/>
                  <w:marTop w:val="0"/>
                  <w:marBottom w:val="0"/>
                  <w:divBdr>
                    <w:top w:val="none" w:sz="0" w:space="0" w:color="auto"/>
                    <w:left w:val="none" w:sz="0" w:space="0" w:color="auto"/>
                    <w:bottom w:val="none" w:sz="0" w:space="0" w:color="auto"/>
                    <w:right w:val="none" w:sz="0" w:space="0" w:color="auto"/>
                  </w:divBdr>
                </w:div>
                <w:div w:id="1926919548">
                  <w:marLeft w:val="640"/>
                  <w:marRight w:val="0"/>
                  <w:marTop w:val="0"/>
                  <w:marBottom w:val="0"/>
                  <w:divBdr>
                    <w:top w:val="none" w:sz="0" w:space="0" w:color="auto"/>
                    <w:left w:val="none" w:sz="0" w:space="0" w:color="auto"/>
                    <w:bottom w:val="none" w:sz="0" w:space="0" w:color="auto"/>
                    <w:right w:val="none" w:sz="0" w:space="0" w:color="auto"/>
                  </w:divBdr>
                </w:div>
                <w:div w:id="1939292180">
                  <w:marLeft w:val="640"/>
                  <w:marRight w:val="0"/>
                  <w:marTop w:val="0"/>
                  <w:marBottom w:val="0"/>
                  <w:divBdr>
                    <w:top w:val="none" w:sz="0" w:space="0" w:color="auto"/>
                    <w:left w:val="none" w:sz="0" w:space="0" w:color="auto"/>
                    <w:bottom w:val="none" w:sz="0" w:space="0" w:color="auto"/>
                    <w:right w:val="none" w:sz="0" w:space="0" w:color="auto"/>
                  </w:divBdr>
                </w:div>
                <w:div w:id="1951626635">
                  <w:marLeft w:val="640"/>
                  <w:marRight w:val="0"/>
                  <w:marTop w:val="0"/>
                  <w:marBottom w:val="0"/>
                  <w:divBdr>
                    <w:top w:val="none" w:sz="0" w:space="0" w:color="auto"/>
                    <w:left w:val="none" w:sz="0" w:space="0" w:color="auto"/>
                    <w:bottom w:val="none" w:sz="0" w:space="0" w:color="auto"/>
                    <w:right w:val="none" w:sz="0" w:space="0" w:color="auto"/>
                  </w:divBdr>
                </w:div>
                <w:div w:id="1977295165">
                  <w:marLeft w:val="640"/>
                  <w:marRight w:val="0"/>
                  <w:marTop w:val="0"/>
                  <w:marBottom w:val="0"/>
                  <w:divBdr>
                    <w:top w:val="none" w:sz="0" w:space="0" w:color="auto"/>
                    <w:left w:val="none" w:sz="0" w:space="0" w:color="auto"/>
                    <w:bottom w:val="none" w:sz="0" w:space="0" w:color="auto"/>
                    <w:right w:val="none" w:sz="0" w:space="0" w:color="auto"/>
                  </w:divBdr>
                </w:div>
                <w:div w:id="1980303866">
                  <w:marLeft w:val="640"/>
                  <w:marRight w:val="0"/>
                  <w:marTop w:val="0"/>
                  <w:marBottom w:val="0"/>
                  <w:divBdr>
                    <w:top w:val="none" w:sz="0" w:space="0" w:color="auto"/>
                    <w:left w:val="none" w:sz="0" w:space="0" w:color="auto"/>
                    <w:bottom w:val="none" w:sz="0" w:space="0" w:color="auto"/>
                    <w:right w:val="none" w:sz="0" w:space="0" w:color="auto"/>
                  </w:divBdr>
                </w:div>
                <w:div w:id="2005426402">
                  <w:marLeft w:val="640"/>
                  <w:marRight w:val="0"/>
                  <w:marTop w:val="0"/>
                  <w:marBottom w:val="0"/>
                  <w:divBdr>
                    <w:top w:val="none" w:sz="0" w:space="0" w:color="auto"/>
                    <w:left w:val="none" w:sz="0" w:space="0" w:color="auto"/>
                    <w:bottom w:val="none" w:sz="0" w:space="0" w:color="auto"/>
                    <w:right w:val="none" w:sz="0" w:space="0" w:color="auto"/>
                  </w:divBdr>
                </w:div>
                <w:div w:id="2034382924">
                  <w:marLeft w:val="640"/>
                  <w:marRight w:val="0"/>
                  <w:marTop w:val="0"/>
                  <w:marBottom w:val="0"/>
                  <w:divBdr>
                    <w:top w:val="none" w:sz="0" w:space="0" w:color="auto"/>
                    <w:left w:val="none" w:sz="0" w:space="0" w:color="auto"/>
                    <w:bottom w:val="none" w:sz="0" w:space="0" w:color="auto"/>
                    <w:right w:val="none" w:sz="0" w:space="0" w:color="auto"/>
                  </w:divBdr>
                </w:div>
                <w:div w:id="2044360288">
                  <w:marLeft w:val="640"/>
                  <w:marRight w:val="0"/>
                  <w:marTop w:val="0"/>
                  <w:marBottom w:val="0"/>
                  <w:divBdr>
                    <w:top w:val="none" w:sz="0" w:space="0" w:color="auto"/>
                    <w:left w:val="none" w:sz="0" w:space="0" w:color="auto"/>
                    <w:bottom w:val="none" w:sz="0" w:space="0" w:color="auto"/>
                    <w:right w:val="none" w:sz="0" w:space="0" w:color="auto"/>
                  </w:divBdr>
                </w:div>
                <w:div w:id="2088451020">
                  <w:marLeft w:val="640"/>
                  <w:marRight w:val="0"/>
                  <w:marTop w:val="0"/>
                  <w:marBottom w:val="0"/>
                  <w:divBdr>
                    <w:top w:val="none" w:sz="0" w:space="0" w:color="auto"/>
                    <w:left w:val="none" w:sz="0" w:space="0" w:color="auto"/>
                    <w:bottom w:val="none" w:sz="0" w:space="0" w:color="auto"/>
                    <w:right w:val="none" w:sz="0" w:space="0" w:color="auto"/>
                  </w:divBdr>
                </w:div>
                <w:div w:id="2125155230">
                  <w:marLeft w:val="640"/>
                  <w:marRight w:val="0"/>
                  <w:marTop w:val="0"/>
                  <w:marBottom w:val="0"/>
                  <w:divBdr>
                    <w:top w:val="none" w:sz="0" w:space="0" w:color="auto"/>
                    <w:left w:val="none" w:sz="0" w:space="0" w:color="auto"/>
                    <w:bottom w:val="none" w:sz="0" w:space="0" w:color="auto"/>
                    <w:right w:val="none" w:sz="0" w:space="0" w:color="auto"/>
                  </w:divBdr>
                </w:div>
                <w:div w:id="2133354299">
                  <w:marLeft w:val="640"/>
                  <w:marRight w:val="0"/>
                  <w:marTop w:val="0"/>
                  <w:marBottom w:val="0"/>
                  <w:divBdr>
                    <w:top w:val="none" w:sz="0" w:space="0" w:color="auto"/>
                    <w:left w:val="none" w:sz="0" w:space="0" w:color="auto"/>
                    <w:bottom w:val="none" w:sz="0" w:space="0" w:color="auto"/>
                    <w:right w:val="none" w:sz="0" w:space="0" w:color="auto"/>
                  </w:divBdr>
                </w:div>
              </w:divsChild>
            </w:div>
            <w:div w:id="726803560">
              <w:marLeft w:val="0"/>
              <w:marRight w:val="0"/>
              <w:marTop w:val="0"/>
              <w:marBottom w:val="0"/>
              <w:divBdr>
                <w:top w:val="none" w:sz="0" w:space="0" w:color="auto"/>
                <w:left w:val="none" w:sz="0" w:space="0" w:color="auto"/>
                <w:bottom w:val="none" w:sz="0" w:space="0" w:color="auto"/>
                <w:right w:val="none" w:sz="0" w:space="0" w:color="auto"/>
              </w:divBdr>
              <w:divsChild>
                <w:div w:id="31881051">
                  <w:marLeft w:val="640"/>
                  <w:marRight w:val="0"/>
                  <w:marTop w:val="0"/>
                  <w:marBottom w:val="0"/>
                  <w:divBdr>
                    <w:top w:val="none" w:sz="0" w:space="0" w:color="auto"/>
                    <w:left w:val="none" w:sz="0" w:space="0" w:color="auto"/>
                    <w:bottom w:val="none" w:sz="0" w:space="0" w:color="auto"/>
                    <w:right w:val="none" w:sz="0" w:space="0" w:color="auto"/>
                  </w:divBdr>
                </w:div>
                <w:div w:id="94132858">
                  <w:marLeft w:val="640"/>
                  <w:marRight w:val="0"/>
                  <w:marTop w:val="0"/>
                  <w:marBottom w:val="0"/>
                  <w:divBdr>
                    <w:top w:val="none" w:sz="0" w:space="0" w:color="auto"/>
                    <w:left w:val="none" w:sz="0" w:space="0" w:color="auto"/>
                    <w:bottom w:val="none" w:sz="0" w:space="0" w:color="auto"/>
                    <w:right w:val="none" w:sz="0" w:space="0" w:color="auto"/>
                  </w:divBdr>
                </w:div>
                <w:div w:id="95683573">
                  <w:marLeft w:val="640"/>
                  <w:marRight w:val="0"/>
                  <w:marTop w:val="0"/>
                  <w:marBottom w:val="0"/>
                  <w:divBdr>
                    <w:top w:val="none" w:sz="0" w:space="0" w:color="auto"/>
                    <w:left w:val="none" w:sz="0" w:space="0" w:color="auto"/>
                    <w:bottom w:val="none" w:sz="0" w:space="0" w:color="auto"/>
                    <w:right w:val="none" w:sz="0" w:space="0" w:color="auto"/>
                  </w:divBdr>
                </w:div>
                <w:div w:id="113868136">
                  <w:marLeft w:val="640"/>
                  <w:marRight w:val="0"/>
                  <w:marTop w:val="0"/>
                  <w:marBottom w:val="0"/>
                  <w:divBdr>
                    <w:top w:val="none" w:sz="0" w:space="0" w:color="auto"/>
                    <w:left w:val="none" w:sz="0" w:space="0" w:color="auto"/>
                    <w:bottom w:val="none" w:sz="0" w:space="0" w:color="auto"/>
                    <w:right w:val="none" w:sz="0" w:space="0" w:color="auto"/>
                  </w:divBdr>
                </w:div>
                <w:div w:id="169755161">
                  <w:marLeft w:val="640"/>
                  <w:marRight w:val="0"/>
                  <w:marTop w:val="0"/>
                  <w:marBottom w:val="0"/>
                  <w:divBdr>
                    <w:top w:val="none" w:sz="0" w:space="0" w:color="auto"/>
                    <w:left w:val="none" w:sz="0" w:space="0" w:color="auto"/>
                    <w:bottom w:val="none" w:sz="0" w:space="0" w:color="auto"/>
                    <w:right w:val="none" w:sz="0" w:space="0" w:color="auto"/>
                  </w:divBdr>
                </w:div>
                <w:div w:id="196895084">
                  <w:marLeft w:val="640"/>
                  <w:marRight w:val="0"/>
                  <w:marTop w:val="0"/>
                  <w:marBottom w:val="0"/>
                  <w:divBdr>
                    <w:top w:val="none" w:sz="0" w:space="0" w:color="auto"/>
                    <w:left w:val="none" w:sz="0" w:space="0" w:color="auto"/>
                    <w:bottom w:val="none" w:sz="0" w:space="0" w:color="auto"/>
                    <w:right w:val="none" w:sz="0" w:space="0" w:color="auto"/>
                  </w:divBdr>
                </w:div>
                <w:div w:id="212623641">
                  <w:marLeft w:val="640"/>
                  <w:marRight w:val="0"/>
                  <w:marTop w:val="0"/>
                  <w:marBottom w:val="0"/>
                  <w:divBdr>
                    <w:top w:val="none" w:sz="0" w:space="0" w:color="auto"/>
                    <w:left w:val="none" w:sz="0" w:space="0" w:color="auto"/>
                    <w:bottom w:val="none" w:sz="0" w:space="0" w:color="auto"/>
                    <w:right w:val="none" w:sz="0" w:space="0" w:color="auto"/>
                  </w:divBdr>
                </w:div>
                <w:div w:id="224881844">
                  <w:marLeft w:val="640"/>
                  <w:marRight w:val="0"/>
                  <w:marTop w:val="0"/>
                  <w:marBottom w:val="0"/>
                  <w:divBdr>
                    <w:top w:val="none" w:sz="0" w:space="0" w:color="auto"/>
                    <w:left w:val="none" w:sz="0" w:space="0" w:color="auto"/>
                    <w:bottom w:val="none" w:sz="0" w:space="0" w:color="auto"/>
                    <w:right w:val="none" w:sz="0" w:space="0" w:color="auto"/>
                  </w:divBdr>
                </w:div>
                <w:div w:id="240607527">
                  <w:marLeft w:val="640"/>
                  <w:marRight w:val="0"/>
                  <w:marTop w:val="0"/>
                  <w:marBottom w:val="0"/>
                  <w:divBdr>
                    <w:top w:val="none" w:sz="0" w:space="0" w:color="auto"/>
                    <w:left w:val="none" w:sz="0" w:space="0" w:color="auto"/>
                    <w:bottom w:val="none" w:sz="0" w:space="0" w:color="auto"/>
                    <w:right w:val="none" w:sz="0" w:space="0" w:color="auto"/>
                  </w:divBdr>
                </w:div>
                <w:div w:id="267395198">
                  <w:marLeft w:val="640"/>
                  <w:marRight w:val="0"/>
                  <w:marTop w:val="0"/>
                  <w:marBottom w:val="0"/>
                  <w:divBdr>
                    <w:top w:val="none" w:sz="0" w:space="0" w:color="auto"/>
                    <w:left w:val="none" w:sz="0" w:space="0" w:color="auto"/>
                    <w:bottom w:val="none" w:sz="0" w:space="0" w:color="auto"/>
                    <w:right w:val="none" w:sz="0" w:space="0" w:color="auto"/>
                  </w:divBdr>
                </w:div>
                <w:div w:id="280457518">
                  <w:marLeft w:val="640"/>
                  <w:marRight w:val="0"/>
                  <w:marTop w:val="0"/>
                  <w:marBottom w:val="0"/>
                  <w:divBdr>
                    <w:top w:val="none" w:sz="0" w:space="0" w:color="auto"/>
                    <w:left w:val="none" w:sz="0" w:space="0" w:color="auto"/>
                    <w:bottom w:val="none" w:sz="0" w:space="0" w:color="auto"/>
                    <w:right w:val="none" w:sz="0" w:space="0" w:color="auto"/>
                  </w:divBdr>
                </w:div>
                <w:div w:id="308021071">
                  <w:marLeft w:val="640"/>
                  <w:marRight w:val="0"/>
                  <w:marTop w:val="0"/>
                  <w:marBottom w:val="0"/>
                  <w:divBdr>
                    <w:top w:val="none" w:sz="0" w:space="0" w:color="auto"/>
                    <w:left w:val="none" w:sz="0" w:space="0" w:color="auto"/>
                    <w:bottom w:val="none" w:sz="0" w:space="0" w:color="auto"/>
                    <w:right w:val="none" w:sz="0" w:space="0" w:color="auto"/>
                  </w:divBdr>
                </w:div>
                <w:div w:id="323751024">
                  <w:marLeft w:val="640"/>
                  <w:marRight w:val="0"/>
                  <w:marTop w:val="0"/>
                  <w:marBottom w:val="0"/>
                  <w:divBdr>
                    <w:top w:val="none" w:sz="0" w:space="0" w:color="auto"/>
                    <w:left w:val="none" w:sz="0" w:space="0" w:color="auto"/>
                    <w:bottom w:val="none" w:sz="0" w:space="0" w:color="auto"/>
                    <w:right w:val="none" w:sz="0" w:space="0" w:color="auto"/>
                  </w:divBdr>
                </w:div>
                <w:div w:id="324864892">
                  <w:marLeft w:val="640"/>
                  <w:marRight w:val="0"/>
                  <w:marTop w:val="0"/>
                  <w:marBottom w:val="0"/>
                  <w:divBdr>
                    <w:top w:val="none" w:sz="0" w:space="0" w:color="auto"/>
                    <w:left w:val="none" w:sz="0" w:space="0" w:color="auto"/>
                    <w:bottom w:val="none" w:sz="0" w:space="0" w:color="auto"/>
                    <w:right w:val="none" w:sz="0" w:space="0" w:color="auto"/>
                  </w:divBdr>
                </w:div>
                <w:div w:id="325743538">
                  <w:marLeft w:val="640"/>
                  <w:marRight w:val="0"/>
                  <w:marTop w:val="0"/>
                  <w:marBottom w:val="0"/>
                  <w:divBdr>
                    <w:top w:val="none" w:sz="0" w:space="0" w:color="auto"/>
                    <w:left w:val="none" w:sz="0" w:space="0" w:color="auto"/>
                    <w:bottom w:val="none" w:sz="0" w:space="0" w:color="auto"/>
                    <w:right w:val="none" w:sz="0" w:space="0" w:color="auto"/>
                  </w:divBdr>
                </w:div>
                <w:div w:id="387148131">
                  <w:marLeft w:val="640"/>
                  <w:marRight w:val="0"/>
                  <w:marTop w:val="0"/>
                  <w:marBottom w:val="0"/>
                  <w:divBdr>
                    <w:top w:val="none" w:sz="0" w:space="0" w:color="auto"/>
                    <w:left w:val="none" w:sz="0" w:space="0" w:color="auto"/>
                    <w:bottom w:val="none" w:sz="0" w:space="0" w:color="auto"/>
                    <w:right w:val="none" w:sz="0" w:space="0" w:color="auto"/>
                  </w:divBdr>
                </w:div>
                <w:div w:id="437144695">
                  <w:marLeft w:val="640"/>
                  <w:marRight w:val="0"/>
                  <w:marTop w:val="0"/>
                  <w:marBottom w:val="0"/>
                  <w:divBdr>
                    <w:top w:val="none" w:sz="0" w:space="0" w:color="auto"/>
                    <w:left w:val="none" w:sz="0" w:space="0" w:color="auto"/>
                    <w:bottom w:val="none" w:sz="0" w:space="0" w:color="auto"/>
                    <w:right w:val="none" w:sz="0" w:space="0" w:color="auto"/>
                  </w:divBdr>
                </w:div>
                <w:div w:id="471139619">
                  <w:marLeft w:val="640"/>
                  <w:marRight w:val="0"/>
                  <w:marTop w:val="0"/>
                  <w:marBottom w:val="0"/>
                  <w:divBdr>
                    <w:top w:val="none" w:sz="0" w:space="0" w:color="auto"/>
                    <w:left w:val="none" w:sz="0" w:space="0" w:color="auto"/>
                    <w:bottom w:val="none" w:sz="0" w:space="0" w:color="auto"/>
                    <w:right w:val="none" w:sz="0" w:space="0" w:color="auto"/>
                  </w:divBdr>
                </w:div>
                <w:div w:id="490875131">
                  <w:marLeft w:val="640"/>
                  <w:marRight w:val="0"/>
                  <w:marTop w:val="0"/>
                  <w:marBottom w:val="0"/>
                  <w:divBdr>
                    <w:top w:val="none" w:sz="0" w:space="0" w:color="auto"/>
                    <w:left w:val="none" w:sz="0" w:space="0" w:color="auto"/>
                    <w:bottom w:val="none" w:sz="0" w:space="0" w:color="auto"/>
                    <w:right w:val="none" w:sz="0" w:space="0" w:color="auto"/>
                  </w:divBdr>
                </w:div>
                <w:div w:id="497037442">
                  <w:marLeft w:val="640"/>
                  <w:marRight w:val="0"/>
                  <w:marTop w:val="0"/>
                  <w:marBottom w:val="0"/>
                  <w:divBdr>
                    <w:top w:val="none" w:sz="0" w:space="0" w:color="auto"/>
                    <w:left w:val="none" w:sz="0" w:space="0" w:color="auto"/>
                    <w:bottom w:val="none" w:sz="0" w:space="0" w:color="auto"/>
                    <w:right w:val="none" w:sz="0" w:space="0" w:color="auto"/>
                  </w:divBdr>
                </w:div>
                <w:div w:id="517617277">
                  <w:marLeft w:val="640"/>
                  <w:marRight w:val="0"/>
                  <w:marTop w:val="0"/>
                  <w:marBottom w:val="0"/>
                  <w:divBdr>
                    <w:top w:val="none" w:sz="0" w:space="0" w:color="auto"/>
                    <w:left w:val="none" w:sz="0" w:space="0" w:color="auto"/>
                    <w:bottom w:val="none" w:sz="0" w:space="0" w:color="auto"/>
                    <w:right w:val="none" w:sz="0" w:space="0" w:color="auto"/>
                  </w:divBdr>
                </w:div>
                <w:div w:id="544371749">
                  <w:marLeft w:val="640"/>
                  <w:marRight w:val="0"/>
                  <w:marTop w:val="0"/>
                  <w:marBottom w:val="0"/>
                  <w:divBdr>
                    <w:top w:val="none" w:sz="0" w:space="0" w:color="auto"/>
                    <w:left w:val="none" w:sz="0" w:space="0" w:color="auto"/>
                    <w:bottom w:val="none" w:sz="0" w:space="0" w:color="auto"/>
                    <w:right w:val="none" w:sz="0" w:space="0" w:color="auto"/>
                  </w:divBdr>
                </w:div>
                <w:div w:id="711030308">
                  <w:marLeft w:val="640"/>
                  <w:marRight w:val="0"/>
                  <w:marTop w:val="0"/>
                  <w:marBottom w:val="0"/>
                  <w:divBdr>
                    <w:top w:val="none" w:sz="0" w:space="0" w:color="auto"/>
                    <w:left w:val="none" w:sz="0" w:space="0" w:color="auto"/>
                    <w:bottom w:val="none" w:sz="0" w:space="0" w:color="auto"/>
                    <w:right w:val="none" w:sz="0" w:space="0" w:color="auto"/>
                  </w:divBdr>
                </w:div>
                <w:div w:id="717824527">
                  <w:marLeft w:val="640"/>
                  <w:marRight w:val="0"/>
                  <w:marTop w:val="0"/>
                  <w:marBottom w:val="0"/>
                  <w:divBdr>
                    <w:top w:val="none" w:sz="0" w:space="0" w:color="auto"/>
                    <w:left w:val="none" w:sz="0" w:space="0" w:color="auto"/>
                    <w:bottom w:val="none" w:sz="0" w:space="0" w:color="auto"/>
                    <w:right w:val="none" w:sz="0" w:space="0" w:color="auto"/>
                  </w:divBdr>
                </w:div>
                <w:div w:id="732700785">
                  <w:marLeft w:val="640"/>
                  <w:marRight w:val="0"/>
                  <w:marTop w:val="0"/>
                  <w:marBottom w:val="0"/>
                  <w:divBdr>
                    <w:top w:val="none" w:sz="0" w:space="0" w:color="auto"/>
                    <w:left w:val="none" w:sz="0" w:space="0" w:color="auto"/>
                    <w:bottom w:val="none" w:sz="0" w:space="0" w:color="auto"/>
                    <w:right w:val="none" w:sz="0" w:space="0" w:color="auto"/>
                  </w:divBdr>
                </w:div>
                <w:div w:id="776094991">
                  <w:marLeft w:val="640"/>
                  <w:marRight w:val="0"/>
                  <w:marTop w:val="0"/>
                  <w:marBottom w:val="0"/>
                  <w:divBdr>
                    <w:top w:val="none" w:sz="0" w:space="0" w:color="auto"/>
                    <w:left w:val="none" w:sz="0" w:space="0" w:color="auto"/>
                    <w:bottom w:val="none" w:sz="0" w:space="0" w:color="auto"/>
                    <w:right w:val="none" w:sz="0" w:space="0" w:color="auto"/>
                  </w:divBdr>
                </w:div>
                <w:div w:id="802229894">
                  <w:marLeft w:val="640"/>
                  <w:marRight w:val="0"/>
                  <w:marTop w:val="0"/>
                  <w:marBottom w:val="0"/>
                  <w:divBdr>
                    <w:top w:val="none" w:sz="0" w:space="0" w:color="auto"/>
                    <w:left w:val="none" w:sz="0" w:space="0" w:color="auto"/>
                    <w:bottom w:val="none" w:sz="0" w:space="0" w:color="auto"/>
                    <w:right w:val="none" w:sz="0" w:space="0" w:color="auto"/>
                  </w:divBdr>
                </w:div>
                <w:div w:id="811673192">
                  <w:marLeft w:val="640"/>
                  <w:marRight w:val="0"/>
                  <w:marTop w:val="0"/>
                  <w:marBottom w:val="0"/>
                  <w:divBdr>
                    <w:top w:val="none" w:sz="0" w:space="0" w:color="auto"/>
                    <w:left w:val="none" w:sz="0" w:space="0" w:color="auto"/>
                    <w:bottom w:val="none" w:sz="0" w:space="0" w:color="auto"/>
                    <w:right w:val="none" w:sz="0" w:space="0" w:color="auto"/>
                  </w:divBdr>
                </w:div>
                <w:div w:id="813831546">
                  <w:marLeft w:val="640"/>
                  <w:marRight w:val="0"/>
                  <w:marTop w:val="0"/>
                  <w:marBottom w:val="0"/>
                  <w:divBdr>
                    <w:top w:val="none" w:sz="0" w:space="0" w:color="auto"/>
                    <w:left w:val="none" w:sz="0" w:space="0" w:color="auto"/>
                    <w:bottom w:val="none" w:sz="0" w:space="0" w:color="auto"/>
                    <w:right w:val="none" w:sz="0" w:space="0" w:color="auto"/>
                  </w:divBdr>
                </w:div>
                <w:div w:id="955603117">
                  <w:marLeft w:val="640"/>
                  <w:marRight w:val="0"/>
                  <w:marTop w:val="0"/>
                  <w:marBottom w:val="0"/>
                  <w:divBdr>
                    <w:top w:val="none" w:sz="0" w:space="0" w:color="auto"/>
                    <w:left w:val="none" w:sz="0" w:space="0" w:color="auto"/>
                    <w:bottom w:val="none" w:sz="0" w:space="0" w:color="auto"/>
                    <w:right w:val="none" w:sz="0" w:space="0" w:color="auto"/>
                  </w:divBdr>
                </w:div>
                <w:div w:id="960526848">
                  <w:marLeft w:val="640"/>
                  <w:marRight w:val="0"/>
                  <w:marTop w:val="0"/>
                  <w:marBottom w:val="0"/>
                  <w:divBdr>
                    <w:top w:val="none" w:sz="0" w:space="0" w:color="auto"/>
                    <w:left w:val="none" w:sz="0" w:space="0" w:color="auto"/>
                    <w:bottom w:val="none" w:sz="0" w:space="0" w:color="auto"/>
                    <w:right w:val="none" w:sz="0" w:space="0" w:color="auto"/>
                  </w:divBdr>
                </w:div>
                <w:div w:id="1013914807">
                  <w:marLeft w:val="640"/>
                  <w:marRight w:val="0"/>
                  <w:marTop w:val="0"/>
                  <w:marBottom w:val="0"/>
                  <w:divBdr>
                    <w:top w:val="none" w:sz="0" w:space="0" w:color="auto"/>
                    <w:left w:val="none" w:sz="0" w:space="0" w:color="auto"/>
                    <w:bottom w:val="none" w:sz="0" w:space="0" w:color="auto"/>
                    <w:right w:val="none" w:sz="0" w:space="0" w:color="auto"/>
                  </w:divBdr>
                </w:div>
                <w:div w:id="1037124338">
                  <w:marLeft w:val="640"/>
                  <w:marRight w:val="0"/>
                  <w:marTop w:val="0"/>
                  <w:marBottom w:val="0"/>
                  <w:divBdr>
                    <w:top w:val="none" w:sz="0" w:space="0" w:color="auto"/>
                    <w:left w:val="none" w:sz="0" w:space="0" w:color="auto"/>
                    <w:bottom w:val="none" w:sz="0" w:space="0" w:color="auto"/>
                    <w:right w:val="none" w:sz="0" w:space="0" w:color="auto"/>
                  </w:divBdr>
                </w:div>
                <w:div w:id="1081218712">
                  <w:marLeft w:val="640"/>
                  <w:marRight w:val="0"/>
                  <w:marTop w:val="0"/>
                  <w:marBottom w:val="0"/>
                  <w:divBdr>
                    <w:top w:val="none" w:sz="0" w:space="0" w:color="auto"/>
                    <w:left w:val="none" w:sz="0" w:space="0" w:color="auto"/>
                    <w:bottom w:val="none" w:sz="0" w:space="0" w:color="auto"/>
                    <w:right w:val="none" w:sz="0" w:space="0" w:color="auto"/>
                  </w:divBdr>
                </w:div>
                <w:div w:id="1133208216">
                  <w:marLeft w:val="640"/>
                  <w:marRight w:val="0"/>
                  <w:marTop w:val="0"/>
                  <w:marBottom w:val="0"/>
                  <w:divBdr>
                    <w:top w:val="none" w:sz="0" w:space="0" w:color="auto"/>
                    <w:left w:val="none" w:sz="0" w:space="0" w:color="auto"/>
                    <w:bottom w:val="none" w:sz="0" w:space="0" w:color="auto"/>
                    <w:right w:val="none" w:sz="0" w:space="0" w:color="auto"/>
                  </w:divBdr>
                </w:div>
                <w:div w:id="1220050094">
                  <w:marLeft w:val="640"/>
                  <w:marRight w:val="0"/>
                  <w:marTop w:val="0"/>
                  <w:marBottom w:val="0"/>
                  <w:divBdr>
                    <w:top w:val="none" w:sz="0" w:space="0" w:color="auto"/>
                    <w:left w:val="none" w:sz="0" w:space="0" w:color="auto"/>
                    <w:bottom w:val="none" w:sz="0" w:space="0" w:color="auto"/>
                    <w:right w:val="none" w:sz="0" w:space="0" w:color="auto"/>
                  </w:divBdr>
                </w:div>
                <w:div w:id="1223522284">
                  <w:marLeft w:val="640"/>
                  <w:marRight w:val="0"/>
                  <w:marTop w:val="0"/>
                  <w:marBottom w:val="0"/>
                  <w:divBdr>
                    <w:top w:val="none" w:sz="0" w:space="0" w:color="auto"/>
                    <w:left w:val="none" w:sz="0" w:space="0" w:color="auto"/>
                    <w:bottom w:val="none" w:sz="0" w:space="0" w:color="auto"/>
                    <w:right w:val="none" w:sz="0" w:space="0" w:color="auto"/>
                  </w:divBdr>
                </w:div>
                <w:div w:id="1228302155">
                  <w:marLeft w:val="640"/>
                  <w:marRight w:val="0"/>
                  <w:marTop w:val="0"/>
                  <w:marBottom w:val="0"/>
                  <w:divBdr>
                    <w:top w:val="none" w:sz="0" w:space="0" w:color="auto"/>
                    <w:left w:val="none" w:sz="0" w:space="0" w:color="auto"/>
                    <w:bottom w:val="none" w:sz="0" w:space="0" w:color="auto"/>
                    <w:right w:val="none" w:sz="0" w:space="0" w:color="auto"/>
                  </w:divBdr>
                </w:div>
                <w:div w:id="1253078269">
                  <w:marLeft w:val="640"/>
                  <w:marRight w:val="0"/>
                  <w:marTop w:val="0"/>
                  <w:marBottom w:val="0"/>
                  <w:divBdr>
                    <w:top w:val="none" w:sz="0" w:space="0" w:color="auto"/>
                    <w:left w:val="none" w:sz="0" w:space="0" w:color="auto"/>
                    <w:bottom w:val="none" w:sz="0" w:space="0" w:color="auto"/>
                    <w:right w:val="none" w:sz="0" w:space="0" w:color="auto"/>
                  </w:divBdr>
                </w:div>
                <w:div w:id="1335114197">
                  <w:marLeft w:val="640"/>
                  <w:marRight w:val="0"/>
                  <w:marTop w:val="0"/>
                  <w:marBottom w:val="0"/>
                  <w:divBdr>
                    <w:top w:val="none" w:sz="0" w:space="0" w:color="auto"/>
                    <w:left w:val="none" w:sz="0" w:space="0" w:color="auto"/>
                    <w:bottom w:val="none" w:sz="0" w:space="0" w:color="auto"/>
                    <w:right w:val="none" w:sz="0" w:space="0" w:color="auto"/>
                  </w:divBdr>
                </w:div>
                <w:div w:id="1372920078">
                  <w:marLeft w:val="640"/>
                  <w:marRight w:val="0"/>
                  <w:marTop w:val="0"/>
                  <w:marBottom w:val="0"/>
                  <w:divBdr>
                    <w:top w:val="none" w:sz="0" w:space="0" w:color="auto"/>
                    <w:left w:val="none" w:sz="0" w:space="0" w:color="auto"/>
                    <w:bottom w:val="none" w:sz="0" w:space="0" w:color="auto"/>
                    <w:right w:val="none" w:sz="0" w:space="0" w:color="auto"/>
                  </w:divBdr>
                </w:div>
                <w:div w:id="1383485818">
                  <w:marLeft w:val="640"/>
                  <w:marRight w:val="0"/>
                  <w:marTop w:val="0"/>
                  <w:marBottom w:val="0"/>
                  <w:divBdr>
                    <w:top w:val="none" w:sz="0" w:space="0" w:color="auto"/>
                    <w:left w:val="none" w:sz="0" w:space="0" w:color="auto"/>
                    <w:bottom w:val="none" w:sz="0" w:space="0" w:color="auto"/>
                    <w:right w:val="none" w:sz="0" w:space="0" w:color="auto"/>
                  </w:divBdr>
                </w:div>
                <w:div w:id="1399860621">
                  <w:marLeft w:val="640"/>
                  <w:marRight w:val="0"/>
                  <w:marTop w:val="0"/>
                  <w:marBottom w:val="0"/>
                  <w:divBdr>
                    <w:top w:val="none" w:sz="0" w:space="0" w:color="auto"/>
                    <w:left w:val="none" w:sz="0" w:space="0" w:color="auto"/>
                    <w:bottom w:val="none" w:sz="0" w:space="0" w:color="auto"/>
                    <w:right w:val="none" w:sz="0" w:space="0" w:color="auto"/>
                  </w:divBdr>
                </w:div>
                <w:div w:id="1409116010">
                  <w:marLeft w:val="640"/>
                  <w:marRight w:val="0"/>
                  <w:marTop w:val="0"/>
                  <w:marBottom w:val="0"/>
                  <w:divBdr>
                    <w:top w:val="none" w:sz="0" w:space="0" w:color="auto"/>
                    <w:left w:val="none" w:sz="0" w:space="0" w:color="auto"/>
                    <w:bottom w:val="none" w:sz="0" w:space="0" w:color="auto"/>
                    <w:right w:val="none" w:sz="0" w:space="0" w:color="auto"/>
                  </w:divBdr>
                </w:div>
                <w:div w:id="1464690457">
                  <w:marLeft w:val="640"/>
                  <w:marRight w:val="0"/>
                  <w:marTop w:val="0"/>
                  <w:marBottom w:val="0"/>
                  <w:divBdr>
                    <w:top w:val="none" w:sz="0" w:space="0" w:color="auto"/>
                    <w:left w:val="none" w:sz="0" w:space="0" w:color="auto"/>
                    <w:bottom w:val="none" w:sz="0" w:space="0" w:color="auto"/>
                    <w:right w:val="none" w:sz="0" w:space="0" w:color="auto"/>
                  </w:divBdr>
                </w:div>
                <w:div w:id="1513884560">
                  <w:marLeft w:val="640"/>
                  <w:marRight w:val="0"/>
                  <w:marTop w:val="0"/>
                  <w:marBottom w:val="0"/>
                  <w:divBdr>
                    <w:top w:val="none" w:sz="0" w:space="0" w:color="auto"/>
                    <w:left w:val="none" w:sz="0" w:space="0" w:color="auto"/>
                    <w:bottom w:val="none" w:sz="0" w:space="0" w:color="auto"/>
                    <w:right w:val="none" w:sz="0" w:space="0" w:color="auto"/>
                  </w:divBdr>
                </w:div>
                <w:div w:id="1552692718">
                  <w:marLeft w:val="640"/>
                  <w:marRight w:val="0"/>
                  <w:marTop w:val="0"/>
                  <w:marBottom w:val="0"/>
                  <w:divBdr>
                    <w:top w:val="none" w:sz="0" w:space="0" w:color="auto"/>
                    <w:left w:val="none" w:sz="0" w:space="0" w:color="auto"/>
                    <w:bottom w:val="none" w:sz="0" w:space="0" w:color="auto"/>
                    <w:right w:val="none" w:sz="0" w:space="0" w:color="auto"/>
                  </w:divBdr>
                </w:div>
                <w:div w:id="1555896362">
                  <w:marLeft w:val="640"/>
                  <w:marRight w:val="0"/>
                  <w:marTop w:val="0"/>
                  <w:marBottom w:val="0"/>
                  <w:divBdr>
                    <w:top w:val="none" w:sz="0" w:space="0" w:color="auto"/>
                    <w:left w:val="none" w:sz="0" w:space="0" w:color="auto"/>
                    <w:bottom w:val="none" w:sz="0" w:space="0" w:color="auto"/>
                    <w:right w:val="none" w:sz="0" w:space="0" w:color="auto"/>
                  </w:divBdr>
                </w:div>
                <w:div w:id="1652826873">
                  <w:marLeft w:val="640"/>
                  <w:marRight w:val="0"/>
                  <w:marTop w:val="0"/>
                  <w:marBottom w:val="0"/>
                  <w:divBdr>
                    <w:top w:val="none" w:sz="0" w:space="0" w:color="auto"/>
                    <w:left w:val="none" w:sz="0" w:space="0" w:color="auto"/>
                    <w:bottom w:val="none" w:sz="0" w:space="0" w:color="auto"/>
                    <w:right w:val="none" w:sz="0" w:space="0" w:color="auto"/>
                  </w:divBdr>
                </w:div>
                <w:div w:id="1665889261">
                  <w:marLeft w:val="640"/>
                  <w:marRight w:val="0"/>
                  <w:marTop w:val="0"/>
                  <w:marBottom w:val="0"/>
                  <w:divBdr>
                    <w:top w:val="none" w:sz="0" w:space="0" w:color="auto"/>
                    <w:left w:val="none" w:sz="0" w:space="0" w:color="auto"/>
                    <w:bottom w:val="none" w:sz="0" w:space="0" w:color="auto"/>
                    <w:right w:val="none" w:sz="0" w:space="0" w:color="auto"/>
                  </w:divBdr>
                </w:div>
                <w:div w:id="1671567363">
                  <w:marLeft w:val="640"/>
                  <w:marRight w:val="0"/>
                  <w:marTop w:val="0"/>
                  <w:marBottom w:val="0"/>
                  <w:divBdr>
                    <w:top w:val="none" w:sz="0" w:space="0" w:color="auto"/>
                    <w:left w:val="none" w:sz="0" w:space="0" w:color="auto"/>
                    <w:bottom w:val="none" w:sz="0" w:space="0" w:color="auto"/>
                    <w:right w:val="none" w:sz="0" w:space="0" w:color="auto"/>
                  </w:divBdr>
                </w:div>
                <w:div w:id="1674528374">
                  <w:marLeft w:val="640"/>
                  <w:marRight w:val="0"/>
                  <w:marTop w:val="0"/>
                  <w:marBottom w:val="0"/>
                  <w:divBdr>
                    <w:top w:val="none" w:sz="0" w:space="0" w:color="auto"/>
                    <w:left w:val="none" w:sz="0" w:space="0" w:color="auto"/>
                    <w:bottom w:val="none" w:sz="0" w:space="0" w:color="auto"/>
                    <w:right w:val="none" w:sz="0" w:space="0" w:color="auto"/>
                  </w:divBdr>
                </w:div>
                <w:div w:id="1690251297">
                  <w:marLeft w:val="640"/>
                  <w:marRight w:val="0"/>
                  <w:marTop w:val="0"/>
                  <w:marBottom w:val="0"/>
                  <w:divBdr>
                    <w:top w:val="none" w:sz="0" w:space="0" w:color="auto"/>
                    <w:left w:val="none" w:sz="0" w:space="0" w:color="auto"/>
                    <w:bottom w:val="none" w:sz="0" w:space="0" w:color="auto"/>
                    <w:right w:val="none" w:sz="0" w:space="0" w:color="auto"/>
                  </w:divBdr>
                </w:div>
                <w:div w:id="1763909528">
                  <w:marLeft w:val="640"/>
                  <w:marRight w:val="0"/>
                  <w:marTop w:val="0"/>
                  <w:marBottom w:val="0"/>
                  <w:divBdr>
                    <w:top w:val="none" w:sz="0" w:space="0" w:color="auto"/>
                    <w:left w:val="none" w:sz="0" w:space="0" w:color="auto"/>
                    <w:bottom w:val="none" w:sz="0" w:space="0" w:color="auto"/>
                    <w:right w:val="none" w:sz="0" w:space="0" w:color="auto"/>
                  </w:divBdr>
                </w:div>
                <w:div w:id="1767506330">
                  <w:marLeft w:val="640"/>
                  <w:marRight w:val="0"/>
                  <w:marTop w:val="0"/>
                  <w:marBottom w:val="0"/>
                  <w:divBdr>
                    <w:top w:val="none" w:sz="0" w:space="0" w:color="auto"/>
                    <w:left w:val="none" w:sz="0" w:space="0" w:color="auto"/>
                    <w:bottom w:val="none" w:sz="0" w:space="0" w:color="auto"/>
                    <w:right w:val="none" w:sz="0" w:space="0" w:color="auto"/>
                  </w:divBdr>
                </w:div>
                <w:div w:id="1768185431">
                  <w:marLeft w:val="640"/>
                  <w:marRight w:val="0"/>
                  <w:marTop w:val="0"/>
                  <w:marBottom w:val="0"/>
                  <w:divBdr>
                    <w:top w:val="none" w:sz="0" w:space="0" w:color="auto"/>
                    <w:left w:val="none" w:sz="0" w:space="0" w:color="auto"/>
                    <w:bottom w:val="none" w:sz="0" w:space="0" w:color="auto"/>
                    <w:right w:val="none" w:sz="0" w:space="0" w:color="auto"/>
                  </w:divBdr>
                </w:div>
                <w:div w:id="1781488299">
                  <w:marLeft w:val="640"/>
                  <w:marRight w:val="0"/>
                  <w:marTop w:val="0"/>
                  <w:marBottom w:val="0"/>
                  <w:divBdr>
                    <w:top w:val="none" w:sz="0" w:space="0" w:color="auto"/>
                    <w:left w:val="none" w:sz="0" w:space="0" w:color="auto"/>
                    <w:bottom w:val="none" w:sz="0" w:space="0" w:color="auto"/>
                    <w:right w:val="none" w:sz="0" w:space="0" w:color="auto"/>
                  </w:divBdr>
                </w:div>
                <w:div w:id="1798572159">
                  <w:marLeft w:val="640"/>
                  <w:marRight w:val="0"/>
                  <w:marTop w:val="0"/>
                  <w:marBottom w:val="0"/>
                  <w:divBdr>
                    <w:top w:val="none" w:sz="0" w:space="0" w:color="auto"/>
                    <w:left w:val="none" w:sz="0" w:space="0" w:color="auto"/>
                    <w:bottom w:val="none" w:sz="0" w:space="0" w:color="auto"/>
                    <w:right w:val="none" w:sz="0" w:space="0" w:color="auto"/>
                  </w:divBdr>
                </w:div>
                <w:div w:id="1819876709">
                  <w:marLeft w:val="640"/>
                  <w:marRight w:val="0"/>
                  <w:marTop w:val="0"/>
                  <w:marBottom w:val="0"/>
                  <w:divBdr>
                    <w:top w:val="none" w:sz="0" w:space="0" w:color="auto"/>
                    <w:left w:val="none" w:sz="0" w:space="0" w:color="auto"/>
                    <w:bottom w:val="none" w:sz="0" w:space="0" w:color="auto"/>
                    <w:right w:val="none" w:sz="0" w:space="0" w:color="auto"/>
                  </w:divBdr>
                </w:div>
                <w:div w:id="1828013315">
                  <w:marLeft w:val="640"/>
                  <w:marRight w:val="0"/>
                  <w:marTop w:val="0"/>
                  <w:marBottom w:val="0"/>
                  <w:divBdr>
                    <w:top w:val="none" w:sz="0" w:space="0" w:color="auto"/>
                    <w:left w:val="none" w:sz="0" w:space="0" w:color="auto"/>
                    <w:bottom w:val="none" w:sz="0" w:space="0" w:color="auto"/>
                    <w:right w:val="none" w:sz="0" w:space="0" w:color="auto"/>
                  </w:divBdr>
                </w:div>
                <w:div w:id="1835300219">
                  <w:marLeft w:val="640"/>
                  <w:marRight w:val="0"/>
                  <w:marTop w:val="0"/>
                  <w:marBottom w:val="0"/>
                  <w:divBdr>
                    <w:top w:val="none" w:sz="0" w:space="0" w:color="auto"/>
                    <w:left w:val="none" w:sz="0" w:space="0" w:color="auto"/>
                    <w:bottom w:val="none" w:sz="0" w:space="0" w:color="auto"/>
                    <w:right w:val="none" w:sz="0" w:space="0" w:color="auto"/>
                  </w:divBdr>
                </w:div>
                <w:div w:id="1835564560">
                  <w:marLeft w:val="640"/>
                  <w:marRight w:val="0"/>
                  <w:marTop w:val="0"/>
                  <w:marBottom w:val="0"/>
                  <w:divBdr>
                    <w:top w:val="none" w:sz="0" w:space="0" w:color="auto"/>
                    <w:left w:val="none" w:sz="0" w:space="0" w:color="auto"/>
                    <w:bottom w:val="none" w:sz="0" w:space="0" w:color="auto"/>
                    <w:right w:val="none" w:sz="0" w:space="0" w:color="auto"/>
                  </w:divBdr>
                </w:div>
                <w:div w:id="1847742997">
                  <w:marLeft w:val="640"/>
                  <w:marRight w:val="0"/>
                  <w:marTop w:val="0"/>
                  <w:marBottom w:val="0"/>
                  <w:divBdr>
                    <w:top w:val="none" w:sz="0" w:space="0" w:color="auto"/>
                    <w:left w:val="none" w:sz="0" w:space="0" w:color="auto"/>
                    <w:bottom w:val="none" w:sz="0" w:space="0" w:color="auto"/>
                    <w:right w:val="none" w:sz="0" w:space="0" w:color="auto"/>
                  </w:divBdr>
                </w:div>
                <w:div w:id="1878425332">
                  <w:marLeft w:val="640"/>
                  <w:marRight w:val="0"/>
                  <w:marTop w:val="0"/>
                  <w:marBottom w:val="0"/>
                  <w:divBdr>
                    <w:top w:val="none" w:sz="0" w:space="0" w:color="auto"/>
                    <w:left w:val="none" w:sz="0" w:space="0" w:color="auto"/>
                    <w:bottom w:val="none" w:sz="0" w:space="0" w:color="auto"/>
                    <w:right w:val="none" w:sz="0" w:space="0" w:color="auto"/>
                  </w:divBdr>
                </w:div>
                <w:div w:id="1879275405">
                  <w:marLeft w:val="640"/>
                  <w:marRight w:val="0"/>
                  <w:marTop w:val="0"/>
                  <w:marBottom w:val="0"/>
                  <w:divBdr>
                    <w:top w:val="none" w:sz="0" w:space="0" w:color="auto"/>
                    <w:left w:val="none" w:sz="0" w:space="0" w:color="auto"/>
                    <w:bottom w:val="none" w:sz="0" w:space="0" w:color="auto"/>
                    <w:right w:val="none" w:sz="0" w:space="0" w:color="auto"/>
                  </w:divBdr>
                </w:div>
                <w:div w:id="1886403828">
                  <w:marLeft w:val="640"/>
                  <w:marRight w:val="0"/>
                  <w:marTop w:val="0"/>
                  <w:marBottom w:val="0"/>
                  <w:divBdr>
                    <w:top w:val="none" w:sz="0" w:space="0" w:color="auto"/>
                    <w:left w:val="none" w:sz="0" w:space="0" w:color="auto"/>
                    <w:bottom w:val="none" w:sz="0" w:space="0" w:color="auto"/>
                    <w:right w:val="none" w:sz="0" w:space="0" w:color="auto"/>
                  </w:divBdr>
                </w:div>
                <w:div w:id="1910455372">
                  <w:marLeft w:val="640"/>
                  <w:marRight w:val="0"/>
                  <w:marTop w:val="0"/>
                  <w:marBottom w:val="0"/>
                  <w:divBdr>
                    <w:top w:val="none" w:sz="0" w:space="0" w:color="auto"/>
                    <w:left w:val="none" w:sz="0" w:space="0" w:color="auto"/>
                    <w:bottom w:val="none" w:sz="0" w:space="0" w:color="auto"/>
                    <w:right w:val="none" w:sz="0" w:space="0" w:color="auto"/>
                  </w:divBdr>
                </w:div>
                <w:div w:id="1974406729">
                  <w:marLeft w:val="640"/>
                  <w:marRight w:val="0"/>
                  <w:marTop w:val="0"/>
                  <w:marBottom w:val="0"/>
                  <w:divBdr>
                    <w:top w:val="none" w:sz="0" w:space="0" w:color="auto"/>
                    <w:left w:val="none" w:sz="0" w:space="0" w:color="auto"/>
                    <w:bottom w:val="none" w:sz="0" w:space="0" w:color="auto"/>
                    <w:right w:val="none" w:sz="0" w:space="0" w:color="auto"/>
                  </w:divBdr>
                </w:div>
                <w:div w:id="1984699293">
                  <w:marLeft w:val="640"/>
                  <w:marRight w:val="0"/>
                  <w:marTop w:val="0"/>
                  <w:marBottom w:val="0"/>
                  <w:divBdr>
                    <w:top w:val="none" w:sz="0" w:space="0" w:color="auto"/>
                    <w:left w:val="none" w:sz="0" w:space="0" w:color="auto"/>
                    <w:bottom w:val="none" w:sz="0" w:space="0" w:color="auto"/>
                    <w:right w:val="none" w:sz="0" w:space="0" w:color="auto"/>
                  </w:divBdr>
                </w:div>
                <w:div w:id="1996571342">
                  <w:marLeft w:val="640"/>
                  <w:marRight w:val="0"/>
                  <w:marTop w:val="0"/>
                  <w:marBottom w:val="0"/>
                  <w:divBdr>
                    <w:top w:val="none" w:sz="0" w:space="0" w:color="auto"/>
                    <w:left w:val="none" w:sz="0" w:space="0" w:color="auto"/>
                    <w:bottom w:val="none" w:sz="0" w:space="0" w:color="auto"/>
                    <w:right w:val="none" w:sz="0" w:space="0" w:color="auto"/>
                  </w:divBdr>
                </w:div>
              </w:divsChild>
            </w:div>
            <w:div w:id="727145658">
              <w:marLeft w:val="0"/>
              <w:marRight w:val="0"/>
              <w:marTop w:val="0"/>
              <w:marBottom w:val="0"/>
              <w:divBdr>
                <w:top w:val="none" w:sz="0" w:space="0" w:color="auto"/>
                <w:left w:val="none" w:sz="0" w:space="0" w:color="auto"/>
                <w:bottom w:val="none" w:sz="0" w:space="0" w:color="auto"/>
                <w:right w:val="none" w:sz="0" w:space="0" w:color="auto"/>
              </w:divBdr>
              <w:divsChild>
                <w:div w:id="27923872">
                  <w:marLeft w:val="640"/>
                  <w:marRight w:val="0"/>
                  <w:marTop w:val="0"/>
                  <w:marBottom w:val="0"/>
                  <w:divBdr>
                    <w:top w:val="none" w:sz="0" w:space="0" w:color="auto"/>
                    <w:left w:val="none" w:sz="0" w:space="0" w:color="auto"/>
                    <w:bottom w:val="none" w:sz="0" w:space="0" w:color="auto"/>
                    <w:right w:val="none" w:sz="0" w:space="0" w:color="auto"/>
                  </w:divBdr>
                </w:div>
                <w:div w:id="30346137">
                  <w:marLeft w:val="640"/>
                  <w:marRight w:val="0"/>
                  <w:marTop w:val="0"/>
                  <w:marBottom w:val="0"/>
                  <w:divBdr>
                    <w:top w:val="none" w:sz="0" w:space="0" w:color="auto"/>
                    <w:left w:val="none" w:sz="0" w:space="0" w:color="auto"/>
                    <w:bottom w:val="none" w:sz="0" w:space="0" w:color="auto"/>
                    <w:right w:val="none" w:sz="0" w:space="0" w:color="auto"/>
                  </w:divBdr>
                </w:div>
                <w:div w:id="125591307">
                  <w:marLeft w:val="640"/>
                  <w:marRight w:val="0"/>
                  <w:marTop w:val="0"/>
                  <w:marBottom w:val="0"/>
                  <w:divBdr>
                    <w:top w:val="none" w:sz="0" w:space="0" w:color="auto"/>
                    <w:left w:val="none" w:sz="0" w:space="0" w:color="auto"/>
                    <w:bottom w:val="none" w:sz="0" w:space="0" w:color="auto"/>
                    <w:right w:val="none" w:sz="0" w:space="0" w:color="auto"/>
                  </w:divBdr>
                </w:div>
                <w:div w:id="144274542">
                  <w:marLeft w:val="640"/>
                  <w:marRight w:val="0"/>
                  <w:marTop w:val="0"/>
                  <w:marBottom w:val="0"/>
                  <w:divBdr>
                    <w:top w:val="none" w:sz="0" w:space="0" w:color="auto"/>
                    <w:left w:val="none" w:sz="0" w:space="0" w:color="auto"/>
                    <w:bottom w:val="none" w:sz="0" w:space="0" w:color="auto"/>
                    <w:right w:val="none" w:sz="0" w:space="0" w:color="auto"/>
                  </w:divBdr>
                </w:div>
                <w:div w:id="169873090">
                  <w:marLeft w:val="640"/>
                  <w:marRight w:val="0"/>
                  <w:marTop w:val="0"/>
                  <w:marBottom w:val="0"/>
                  <w:divBdr>
                    <w:top w:val="none" w:sz="0" w:space="0" w:color="auto"/>
                    <w:left w:val="none" w:sz="0" w:space="0" w:color="auto"/>
                    <w:bottom w:val="none" w:sz="0" w:space="0" w:color="auto"/>
                    <w:right w:val="none" w:sz="0" w:space="0" w:color="auto"/>
                  </w:divBdr>
                </w:div>
                <w:div w:id="197400161">
                  <w:marLeft w:val="640"/>
                  <w:marRight w:val="0"/>
                  <w:marTop w:val="0"/>
                  <w:marBottom w:val="0"/>
                  <w:divBdr>
                    <w:top w:val="none" w:sz="0" w:space="0" w:color="auto"/>
                    <w:left w:val="none" w:sz="0" w:space="0" w:color="auto"/>
                    <w:bottom w:val="none" w:sz="0" w:space="0" w:color="auto"/>
                    <w:right w:val="none" w:sz="0" w:space="0" w:color="auto"/>
                  </w:divBdr>
                </w:div>
                <w:div w:id="308828020">
                  <w:marLeft w:val="640"/>
                  <w:marRight w:val="0"/>
                  <w:marTop w:val="0"/>
                  <w:marBottom w:val="0"/>
                  <w:divBdr>
                    <w:top w:val="none" w:sz="0" w:space="0" w:color="auto"/>
                    <w:left w:val="none" w:sz="0" w:space="0" w:color="auto"/>
                    <w:bottom w:val="none" w:sz="0" w:space="0" w:color="auto"/>
                    <w:right w:val="none" w:sz="0" w:space="0" w:color="auto"/>
                  </w:divBdr>
                </w:div>
                <w:div w:id="318273265">
                  <w:marLeft w:val="640"/>
                  <w:marRight w:val="0"/>
                  <w:marTop w:val="0"/>
                  <w:marBottom w:val="0"/>
                  <w:divBdr>
                    <w:top w:val="none" w:sz="0" w:space="0" w:color="auto"/>
                    <w:left w:val="none" w:sz="0" w:space="0" w:color="auto"/>
                    <w:bottom w:val="none" w:sz="0" w:space="0" w:color="auto"/>
                    <w:right w:val="none" w:sz="0" w:space="0" w:color="auto"/>
                  </w:divBdr>
                </w:div>
                <w:div w:id="345861349">
                  <w:marLeft w:val="640"/>
                  <w:marRight w:val="0"/>
                  <w:marTop w:val="0"/>
                  <w:marBottom w:val="0"/>
                  <w:divBdr>
                    <w:top w:val="none" w:sz="0" w:space="0" w:color="auto"/>
                    <w:left w:val="none" w:sz="0" w:space="0" w:color="auto"/>
                    <w:bottom w:val="none" w:sz="0" w:space="0" w:color="auto"/>
                    <w:right w:val="none" w:sz="0" w:space="0" w:color="auto"/>
                  </w:divBdr>
                </w:div>
                <w:div w:id="413091574">
                  <w:marLeft w:val="640"/>
                  <w:marRight w:val="0"/>
                  <w:marTop w:val="0"/>
                  <w:marBottom w:val="0"/>
                  <w:divBdr>
                    <w:top w:val="none" w:sz="0" w:space="0" w:color="auto"/>
                    <w:left w:val="none" w:sz="0" w:space="0" w:color="auto"/>
                    <w:bottom w:val="none" w:sz="0" w:space="0" w:color="auto"/>
                    <w:right w:val="none" w:sz="0" w:space="0" w:color="auto"/>
                  </w:divBdr>
                </w:div>
                <w:div w:id="414666587">
                  <w:marLeft w:val="640"/>
                  <w:marRight w:val="0"/>
                  <w:marTop w:val="0"/>
                  <w:marBottom w:val="0"/>
                  <w:divBdr>
                    <w:top w:val="none" w:sz="0" w:space="0" w:color="auto"/>
                    <w:left w:val="none" w:sz="0" w:space="0" w:color="auto"/>
                    <w:bottom w:val="none" w:sz="0" w:space="0" w:color="auto"/>
                    <w:right w:val="none" w:sz="0" w:space="0" w:color="auto"/>
                  </w:divBdr>
                </w:div>
                <w:div w:id="418600533">
                  <w:marLeft w:val="640"/>
                  <w:marRight w:val="0"/>
                  <w:marTop w:val="0"/>
                  <w:marBottom w:val="0"/>
                  <w:divBdr>
                    <w:top w:val="none" w:sz="0" w:space="0" w:color="auto"/>
                    <w:left w:val="none" w:sz="0" w:space="0" w:color="auto"/>
                    <w:bottom w:val="none" w:sz="0" w:space="0" w:color="auto"/>
                    <w:right w:val="none" w:sz="0" w:space="0" w:color="auto"/>
                  </w:divBdr>
                </w:div>
                <w:div w:id="421530111">
                  <w:marLeft w:val="640"/>
                  <w:marRight w:val="0"/>
                  <w:marTop w:val="0"/>
                  <w:marBottom w:val="0"/>
                  <w:divBdr>
                    <w:top w:val="none" w:sz="0" w:space="0" w:color="auto"/>
                    <w:left w:val="none" w:sz="0" w:space="0" w:color="auto"/>
                    <w:bottom w:val="none" w:sz="0" w:space="0" w:color="auto"/>
                    <w:right w:val="none" w:sz="0" w:space="0" w:color="auto"/>
                  </w:divBdr>
                </w:div>
                <w:div w:id="436871004">
                  <w:marLeft w:val="640"/>
                  <w:marRight w:val="0"/>
                  <w:marTop w:val="0"/>
                  <w:marBottom w:val="0"/>
                  <w:divBdr>
                    <w:top w:val="none" w:sz="0" w:space="0" w:color="auto"/>
                    <w:left w:val="none" w:sz="0" w:space="0" w:color="auto"/>
                    <w:bottom w:val="none" w:sz="0" w:space="0" w:color="auto"/>
                    <w:right w:val="none" w:sz="0" w:space="0" w:color="auto"/>
                  </w:divBdr>
                </w:div>
                <w:div w:id="443884313">
                  <w:marLeft w:val="640"/>
                  <w:marRight w:val="0"/>
                  <w:marTop w:val="0"/>
                  <w:marBottom w:val="0"/>
                  <w:divBdr>
                    <w:top w:val="none" w:sz="0" w:space="0" w:color="auto"/>
                    <w:left w:val="none" w:sz="0" w:space="0" w:color="auto"/>
                    <w:bottom w:val="none" w:sz="0" w:space="0" w:color="auto"/>
                    <w:right w:val="none" w:sz="0" w:space="0" w:color="auto"/>
                  </w:divBdr>
                </w:div>
                <w:div w:id="462817611">
                  <w:marLeft w:val="640"/>
                  <w:marRight w:val="0"/>
                  <w:marTop w:val="0"/>
                  <w:marBottom w:val="0"/>
                  <w:divBdr>
                    <w:top w:val="none" w:sz="0" w:space="0" w:color="auto"/>
                    <w:left w:val="none" w:sz="0" w:space="0" w:color="auto"/>
                    <w:bottom w:val="none" w:sz="0" w:space="0" w:color="auto"/>
                    <w:right w:val="none" w:sz="0" w:space="0" w:color="auto"/>
                  </w:divBdr>
                </w:div>
                <w:div w:id="475033691">
                  <w:marLeft w:val="640"/>
                  <w:marRight w:val="0"/>
                  <w:marTop w:val="0"/>
                  <w:marBottom w:val="0"/>
                  <w:divBdr>
                    <w:top w:val="none" w:sz="0" w:space="0" w:color="auto"/>
                    <w:left w:val="none" w:sz="0" w:space="0" w:color="auto"/>
                    <w:bottom w:val="none" w:sz="0" w:space="0" w:color="auto"/>
                    <w:right w:val="none" w:sz="0" w:space="0" w:color="auto"/>
                  </w:divBdr>
                </w:div>
                <w:div w:id="574171640">
                  <w:marLeft w:val="640"/>
                  <w:marRight w:val="0"/>
                  <w:marTop w:val="0"/>
                  <w:marBottom w:val="0"/>
                  <w:divBdr>
                    <w:top w:val="none" w:sz="0" w:space="0" w:color="auto"/>
                    <w:left w:val="none" w:sz="0" w:space="0" w:color="auto"/>
                    <w:bottom w:val="none" w:sz="0" w:space="0" w:color="auto"/>
                    <w:right w:val="none" w:sz="0" w:space="0" w:color="auto"/>
                  </w:divBdr>
                </w:div>
                <w:div w:id="592202650">
                  <w:marLeft w:val="640"/>
                  <w:marRight w:val="0"/>
                  <w:marTop w:val="0"/>
                  <w:marBottom w:val="0"/>
                  <w:divBdr>
                    <w:top w:val="none" w:sz="0" w:space="0" w:color="auto"/>
                    <w:left w:val="none" w:sz="0" w:space="0" w:color="auto"/>
                    <w:bottom w:val="none" w:sz="0" w:space="0" w:color="auto"/>
                    <w:right w:val="none" w:sz="0" w:space="0" w:color="auto"/>
                  </w:divBdr>
                </w:div>
                <w:div w:id="602610447">
                  <w:marLeft w:val="640"/>
                  <w:marRight w:val="0"/>
                  <w:marTop w:val="0"/>
                  <w:marBottom w:val="0"/>
                  <w:divBdr>
                    <w:top w:val="none" w:sz="0" w:space="0" w:color="auto"/>
                    <w:left w:val="none" w:sz="0" w:space="0" w:color="auto"/>
                    <w:bottom w:val="none" w:sz="0" w:space="0" w:color="auto"/>
                    <w:right w:val="none" w:sz="0" w:space="0" w:color="auto"/>
                  </w:divBdr>
                </w:div>
                <w:div w:id="635600477">
                  <w:marLeft w:val="640"/>
                  <w:marRight w:val="0"/>
                  <w:marTop w:val="0"/>
                  <w:marBottom w:val="0"/>
                  <w:divBdr>
                    <w:top w:val="none" w:sz="0" w:space="0" w:color="auto"/>
                    <w:left w:val="none" w:sz="0" w:space="0" w:color="auto"/>
                    <w:bottom w:val="none" w:sz="0" w:space="0" w:color="auto"/>
                    <w:right w:val="none" w:sz="0" w:space="0" w:color="auto"/>
                  </w:divBdr>
                </w:div>
                <w:div w:id="638413032">
                  <w:marLeft w:val="640"/>
                  <w:marRight w:val="0"/>
                  <w:marTop w:val="0"/>
                  <w:marBottom w:val="0"/>
                  <w:divBdr>
                    <w:top w:val="none" w:sz="0" w:space="0" w:color="auto"/>
                    <w:left w:val="none" w:sz="0" w:space="0" w:color="auto"/>
                    <w:bottom w:val="none" w:sz="0" w:space="0" w:color="auto"/>
                    <w:right w:val="none" w:sz="0" w:space="0" w:color="auto"/>
                  </w:divBdr>
                </w:div>
                <w:div w:id="702943633">
                  <w:marLeft w:val="640"/>
                  <w:marRight w:val="0"/>
                  <w:marTop w:val="0"/>
                  <w:marBottom w:val="0"/>
                  <w:divBdr>
                    <w:top w:val="none" w:sz="0" w:space="0" w:color="auto"/>
                    <w:left w:val="none" w:sz="0" w:space="0" w:color="auto"/>
                    <w:bottom w:val="none" w:sz="0" w:space="0" w:color="auto"/>
                    <w:right w:val="none" w:sz="0" w:space="0" w:color="auto"/>
                  </w:divBdr>
                </w:div>
                <w:div w:id="741490583">
                  <w:marLeft w:val="640"/>
                  <w:marRight w:val="0"/>
                  <w:marTop w:val="0"/>
                  <w:marBottom w:val="0"/>
                  <w:divBdr>
                    <w:top w:val="none" w:sz="0" w:space="0" w:color="auto"/>
                    <w:left w:val="none" w:sz="0" w:space="0" w:color="auto"/>
                    <w:bottom w:val="none" w:sz="0" w:space="0" w:color="auto"/>
                    <w:right w:val="none" w:sz="0" w:space="0" w:color="auto"/>
                  </w:divBdr>
                </w:div>
                <w:div w:id="780495279">
                  <w:marLeft w:val="640"/>
                  <w:marRight w:val="0"/>
                  <w:marTop w:val="0"/>
                  <w:marBottom w:val="0"/>
                  <w:divBdr>
                    <w:top w:val="none" w:sz="0" w:space="0" w:color="auto"/>
                    <w:left w:val="none" w:sz="0" w:space="0" w:color="auto"/>
                    <w:bottom w:val="none" w:sz="0" w:space="0" w:color="auto"/>
                    <w:right w:val="none" w:sz="0" w:space="0" w:color="auto"/>
                  </w:divBdr>
                </w:div>
                <w:div w:id="798646228">
                  <w:marLeft w:val="640"/>
                  <w:marRight w:val="0"/>
                  <w:marTop w:val="0"/>
                  <w:marBottom w:val="0"/>
                  <w:divBdr>
                    <w:top w:val="none" w:sz="0" w:space="0" w:color="auto"/>
                    <w:left w:val="none" w:sz="0" w:space="0" w:color="auto"/>
                    <w:bottom w:val="none" w:sz="0" w:space="0" w:color="auto"/>
                    <w:right w:val="none" w:sz="0" w:space="0" w:color="auto"/>
                  </w:divBdr>
                </w:div>
                <w:div w:id="834615850">
                  <w:marLeft w:val="640"/>
                  <w:marRight w:val="0"/>
                  <w:marTop w:val="0"/>
                  <w:marBottom w:val="0"/>
                  <w:divBdr>
                    <w:top w:val="none" w:sz="0" w:space="0" w:color="auto"/>
                    <w:left w:val="none" w:sz="0" w:space="0" w:color="auto"/>
                    <w:bottom w:val="none" w:sz="0" w:space="0" w:color="auto"/>
                    <w:right w:val="none" w:sz="0" w:space="0" w:color="auto"/>
                  </w:divBdr>
                </w:div>
                <w:div w:id="854883814">
                  <w:marLeft w:val="640"/>
                  <w:marRight w:val="0"/>
                  <w:marTop w:val="0"/>
                  <w:marBottom w:val="0"/>
                  <w:divBdr>
                    <w:top w:val="none" w:sz="0" w:space="0" w:color="auto"/>
                    <w:left w:val="none" w:sz="0" w:space="0" w:color="auto"/>
                    <w:bottom w:val="none" w:sz="0" w:space="0" w:color="auto"/>
                    <w:right w:val="none" w:sz="0" w:space="0" w:color="auto"/>
                  </w:divBdr>
                </w:div>
                <w:div w:id="892077890">
                  <w:marLeft w:val="640"/>
                  <w:marRight w:val="0"/>
                  <w:marTop w:val="0"/>
                  <w:marBottom w:val="0"/>
                  <w:divBdr>
                    <w:top w:val="none" w:sz="0" w:space="0" w:color="auto"/>
                    <w:left w:val="none" w:sz="0" w:space="0" w:color="auto"/>
                    <w:bottom w:val="none" w:sz="0" w:space="0" w:color="auto"/>
                    <w:right w:val="none" w:sz="0" w:space="0" w:color="auto"/>
                  </w:divBdr>
                </w:div>
                <w:div w:id="893463487">
                  <w:marLeft w:val="640"/>
                  <w:marRight w:val="0"/>
                  <w:marTop w:val="0"/>
                  <w:marBottom w:val="0"/>
                  <w:divBdr>
                    <w:top w:val="none" w:sz="0" w:space="0" w:color="auto"/>
                    <w:left w:val="none" w:sz="0" w:space="0" w:color="auto"/>
                    <w:bottom w:val="none" w:sz="0" w:space="0" w:color="auto"/>
                    <w:right w:val="none" w:sz="0" w:space="0" w:color="auto"/>
                  </w:divBdr>
                </w:div>
                <w:div w:id="907232013">
                  <w:marLeft w:val="640"/>
                  <w:marRight w:val="0"/>
                  <w:marTop w:val="0"/>
                  <w:marBottom w:val="0"/>
                  <w:divBdr>
                    <w:top w:val="none" w:sz="0" w:space="0" w:color="auto"/>
                    <w:left w:val="none" w:sz="0" w:space="0" w:color="auto"/>
                    <w:bottom w:val="none" w:sz="0" w:space="0" w:color="auto"/>
                    <w:right w:val="none" w:sz="0" w:space="0" w:color="auto"/>
                  </w:divBdr>
                </w:div>
                <w:div w:id="927737524">
                  <w:marLeft w:val="640"/>
                  <w:marRight w:val="0"/>
                  <w:marTop w:val="0"/>
                  <w:marBottom w:val="0"/>
                  <w:divBdr>
                    <w:top w:val="none" w:sz="0" w:space="0" w:color="auto"/>
                    <w:left w:val="none" w:sz="0" w:space="0" w:color="auto"/>
                    <w:bottom w:val="none" w:sz="0" w:space="0" w:color="auto"/>
                    <w:right w:val="none" w:sz="0" w:space="0" w:color="auto"/>
                  </w:divBdr>
                </w:div>
                <w:div w:id="940071030">
                  <w:marLeft w:val="640"/>
                  <w:marRight w:val="0"/>
                  <w:marTop w:val="0"/>
                  <w:marBottom w:val="0"/>
                  <w:divBdr>
                    <w:top w:val="none" w:sz="0" w:space="0" w:color="auto"/>
                    <w:left w:val="none" w:sz="0" w:space="0" w:color="auto"/>
                    <w:bottom w:val="none" w:sz="0" w:space="0" w:color="auto"/>
                    <w:right w:val="none" w:sz="0" w:space="0" w:color="auto"/>
                  </w:divBdr>
                </w:div>
                <w:div w:id="946274952">
                  <w:marLeft w:val="640"/>
                  <w:marRight w:val="0"/>
                  <w:marTop w:val="0"/>
                  <w:marBottom w:val="0"/>
                  <w:divBdr>
                    <w:top w:val="none" w:sz="0" w:space="0" w:color="auto"/>
                    <w:left w:val="none" w:sz="0" w:space="0" w:color="auto"/>
                    <w:bottom w:val="none" w:sz="0" w:space="0" w:color="auto"/>
                    <w:right w:val="none" w:sz="0" w:space="0" w:color="auto"/>
                  </w:divBdr>
                </w:div>
                <w:div w:id="987591104">
                  <w:marLeft w:val="640"/>
                  <w:marRight w:val="0"/>
                  <w:marTop w:val="0"/>
                  <w:marBottom w:val="0"/>
                  <w:divBdr>
                    <w:top w:val="none" w:sz="0" w:space="0" w:color="auto"/>
                    <w:left w:val="none" w:sz="0" w:space="0" w:color="auto"/>
                    <w:bottom w:val="none" w:sz="0" w:space="0" w:color="auto"/>
                    <w:right w:val="none" w:sz="0" w:space="0" w:color="auto"/>
                  </w:divBdr>
                </w:div>
                <w:div w:id="995064633">
                  <w:marLeft w:val="640"/>
                  <w:marRight w:val="0"/>
                  <w:marTop w:val="0"/>
                  <w:marBottom w:val="0"/>
                  <w:divBdr>
                    <w:top w:val="none" w:sz="0" w:space="0" w:color="auto"/>
                    <w:left w:val="none" w:sz="0" w:space="0" w:color="auto"/>
                    <w:bottom w:val="none" w:sz="0" w:space="0" w:color="auto"/>
                    <w:right w:val="none" w:sz="0" w:space="0" w:color="auto"/>
                  </w:divBdr>
                </w:div>
                <w:div w:id="1029065796">
                  <w:marLeft w:val="640"/>
                  <w:marRight w:val="0"/>
                  <w:marTop w:val="0"/>
                  <w:marBottom w:val="0"/>
                  <w:divBdr>
                    <w:top w:val="none" w:sz="0" w:space="0" w:color="auto"/>
                    <w:left w:val="none" w:sz="0" w:space="0" w:color="auto"/>
                    <w:bottom w:val="none" w:sz="0" w:space="0" w:color="auto"/>
                    <w:right w:val="none" w:sz="0" w:space="0" w:color="auto"/>
                  </w:divBdr>
                </w:div>
                <w:div w:id="1045064067">
                  <w:marLeft w:val="640"/>
                  <w:marRight w:val="0"/>
                  <w:marTop w:val="0"/>
                  <w:marBottom w:val="0"/>
                  <w:divBdr>
                    <w:top w:val="none" w:sz="0" w:space="0" w:color="auto"/>
                    <w:left w:val="none" w:sz="0" w:space="0" w:color="auto"/>
                    <w:bottom w:val="none" w:sz="0" w:space="0" w:color="auto"/>
                    <w:right w:val="none" w:sz="0" w:space="0" w:color="auto"/>
                  </w:divBdr>
                </w:div>
                <w:div w:id="1061900907">
                  <w:marLeft w:val="640"/>
                  <w:marRight w:val="0"/>
                  <w:marTop w:val="0"/>
                  <w:marBottom w:val="0"/>
                  <w:divBdr>
                    <w:top w:val="none" w:sz="0" w:space="0" w:color="auto"/>
                    <w:left w:val="none" w:sz="0" w:space="0" w:color="auto"/>
                    <w:bottom w:val="none" w:sz="0" w:space="0" w:color="auto"/>
                    <w:right w:val="none" w:sz="0" w:space="0" w:color="auto"/>
                  </w:divBdr>
                </w:div>
                <w:div w:id="1100180894">
                  <w:marLeft w:val="640"/>
                  <w:marRight w:val="0"/>
                  <w:marTop w:val="0"/>
                  <w:marBottom w:val="0"/>
                  <w:divBdr>
                    <w:top w:val="none" w:sz="0" w:space="0" w:color="auto"/>
                    <w:left w:val="none" w:sz="0" w:space="0" w:color="auto"/>
                    <w:bottom w:val="none" w:sz="0" w:space="0" w:color="auto"/>
                    <w:right w:val="none" w:sz="0" w:space="0" w:color="auto"/>
                  </w:divBdr>
                </w:div>
                <w:div w:id="1181503376">
                  <w:marLeft w:val="640"/>
                  <w:marRight w:val="0"/>
                  <w:marTop w:val="0"/>
                  <w:marBottom w:val="0"/>
                  <w:divBdr>
                    <w:top w:val="none" w:sz="0" w:space="0" w:color="auto"/>
                    <w:left w:val="none" w:sz="0" w:space="0" w:color="auto"/>
                    <w:bottom w:val="none" w:sz="0" w:space="0" w:color="auto"/>
                    <w:right w:val="none" w:sz="0" w:space="0" w:color="auto"/>
                  </w:divBdr>
                </w:div>
                <w:div w:id="1183592478">
                  <w:marLeft w:val="640"/>
                  <w:marRight w:val="0"/>
                  <w:marTop w:val="0"/>
                  <w:marBottom w:val="0"/>
                  <w:divBdr>
                    <w:top w:val="none" w:sz="0" w:space="0" w:color="auto"/>
                    <w:left w:val="none" w:sz="0" w:space="0" w:color="auto"/>
                    <w:bottom w:val="none" w:sz="0" w:space="0" w:color="auto"/>
                    <w:right w:val="none" w:sz="0" w:space="0" w:color="auto"/>
                  </w:divBdr>
                </w:div>
                <w:div w:id="1234583191">
                  <w:marLeft w:val="640"/>
                  <w:marRight w:val="0"/>
                  <w:marTop w:val="0"/>
                  <w:marBottom w:val="0"/>
                  <w:divBdr>
                    <w:top w:val="none" w:sz="0" w:space="0" w:color="auto"/>
                    <w:left w:val="none" w:sz="0" w:space="0" w:color="auto"/>
                    <w:bottom w:val="none" w:sz="0" w:space="0" w:color="auto"/>
                    <w:right w:val="none" w:sz="0" w:space="0" w:color="auto"/>
                  </w:divBdr>
                </w:div>
                <w:div w:id="1267813979">
                  <w:marLeft w:val="640"/>
                  <w:marRight w:val="0"/>
                  <w:marTop w:val="0"/>
                  <w:marBottom w:val="0"/>
                  <w:divBdr>
                    <w:top w:val="none" w:sz="0" w:space="0" w:color="auto"/>
                    <w:left w:val="none" w:sz="0" w:space="0" w:color="auto"/>
                    <w:bottom w:val="none" w:sz="0" w:space="0" w:color="auto"/>
                    <w:right w:val="none" w:sz="0" w:space="0" w:color="auto"/>
                  </w:divBdr>
                </w:div>
                <w:div w:id="1276333128">
                  <w:marLeft w:val="640"/>
                  <w:marRight w:val="0"/>
                  <w:marTop w:val="0"/>
                  <w:marBottom w:val="0"/>
                  <w:divBdr>
                    <w:top w:val="none" w:sz="0" w:space="0" w:color="auto"/>
                    <w:left w:val="none" w:sz="0" w:space="0" w:color="auto"/>
                    <w:bottom w:val="none" w:sz="0" w:space="0" w:color="auto"/>
                    <w:right w:val="none" w:sz="0" w:space="0" w:color="auto"/>
                  </w:divBdr>
                </w:div>
                <w:div w:id="1286278214">
                  <w:marLeft w:val="640"/>
                  <w:marRight w:val="0"/>
                  <w:marTop w:val="0"/>
                  <w:marBottom w:val="0"/>
                  <w:divBdr>
                    <w:top w:val="none" w:sz="0" w:space="0" w:color="auto"/>
                    <w:left w:val="none" w:sz="0" w:space="0" w:color="auto"/>
                    <w:bottom w:val="none" w:sz="0" w:space="0" w:color="auto"/>
                    <w:right w:val="none" w:sz="0" w:space="0" w:color="auto"/>
                  </w:divBdr>
                </w:div>
                <w:div w:id="1314677736">
                  <w:marLeft w:val="640"/>
                  <w:marRight w:val="0"/>
                  <w:marTop w:val="0"/>
                  <w:marBottom w:val="0"/>
                  <w:divBdr>
                    <w:top w:val="none" w:sz="0" w:space="0" w:color="auto"/>
                    <w:left w:val="none" w:sz="0" w:space="0" w:color="auto"/>
                    <w:bottom w:val="none" w:sz="0" w:space="0" w:color="auto"/>
                    <w:right w:val="none" w:sz="0" w:space="0" w:color="auto"/>
                  </w:divBdr>
                </w:div>
                <w:div w:id="1318608648">
                  <w:marLeft w:val="640"/>
                  <w:marRight w:val="0"/>
                  <w:marTop w:val="0"/>
                  <w:marBottom w:val="0"/>
                  <w:divBdr>
                    <w:top w:val="none" w:sz="0" w:space="0" w:color="auto"/>
                    <w:left w:val="none" w:sz="0" w:space="0" w:color="auto"/>
                    <w:bottom w:val="none" w:sz="0" w:space="0" w:color="auto"/>
                    <w:right w:val="none" w:sz="0" w:space="0" w:color="auto"/>
                  </w:divBdr>
                </w:div>
                <w:div w:id="1342047587">
                  <w:marLeft w:val="640"/>
                  <w:marRight w:val="0"/>
                  <w:marTop w:val="0"/>
                  <w:marBottom w:val="0"/>
                  <w:divBdr>
                    <w:top w:val="none" w:sz="0" w:space="0" w:color="auto"/>
                    <w:left w:val="none" w:sz="0" w:space="0" w:color="auto"/>
                    <w:bottom w:val="none" w:sz="0" w:space="0" w:color="auto"/>
                    <w:right w:val="none" w:sz="0" w:space="0" w:color="auto"/>
                  </w:divBdr>
                </w:div>
                <w:div w:id="1386634795">
                  <w:marLeft w:val="640"/>
                  <w:marRight w:val="0"/>
                  <w:marTop w:val="0"/>
                  <w:marBottom w:val="0"/>
                  <w:divBdr>
                    <w:top w:val="none" w:sz="0" w:space="0" w:color="auto"/>
                    <w:left w:val="none" w:sz="0" w:space="0" w:color="auto"/>
                    <w:bottom w:val="none" w:sz="0" w:space="0" w:color="auto"/>
                    <w:right w:val="none" w:sz="0" w:space="0" w:color="auto"/>
                  </w:divBdr>
                </w:div>
                <w:div w:id="1404257362">
                  <w:marLeft w:val="640"/>
                  <w:marRight w:val="0"/>
                  <w:marTop w:val="0"/>
                  <w:marBottom w:val="0"/>
                  <w:divBdr>
                    <w:top w:val="none" w:sz="0" w:space="0" w:color="auto"/>
                    <w:left w:val="none" w:sz="0" w:space="0" w:color="auto"/>
                    <w:bottom w:val="none" w:sz="0" w:space="0" w:color="auto"/>
                    <w:right w:val="none" w:sz="0" w:space="0" w:color="auto"/>
                  </w:divBdr>
                </w:div>
                <w:div w:id="1470634006">
                  <w:marLeft w:val="640"/>
                  <w:marRight w:val="0"/>
                  <w:marTop w:val="0"/>
                  <w:marBottom w:val="0"/>
                  <w:divBdr>
                    <w:top w:val="none" w:sz="0" w:space="0" w:color="auto"/>
                    <w:left w:val="none" w:sz="0" w:space="0" w:color="auto"/>
                    <w:bottom w:val="none" w:sz="0" w:space="0" w:color="auto"/>
                    <w:right w:val="none" w:sz="0" w:space="0" w:color="auto"/>
                  </w:divBdr>
                </w:div>
                <w:div w:id="1471556687">
                  <w:marLeft w:val="640"/>
                  <w:marRight w:val="0"/>
                  <w:marTop w:val="0"/>
                  <w:marBottom w:val="0"/>
                  <w:divBdr>
                    <w:top w:val="none" w:sz="0" w:space="0" w:color="auto"/>
                    <w:left w:val="none" w:sz="0" w:space="0" w:color="auto"/>
                    <w:bottom w:val="none" w:sz="0" w:space="0" w:color="auto"/>
                    <w:right w:val="none" w:sz="0" w:space="0" w:color="auto"/>
                  </w:divBdr>
                </w:div>
                <w:div w:id="1496916776">
                  <w:marLeft w:val="640"/>
                  <w:marRight w:val="0"/>
                  <w:marTop w:val="0"/>
                  <w:marBottom w:val="0"/>
                  <w:divBdr>
                    <w:top w:val="none" w:sz="0" w:space="0" w:color="auto"/>
                    <w:left w:val="none" w:sz="0" w:space="0" w:color="auto"/>
                    <w:bottom w:val="none" w:sz="0" w:space="0" w:color="auto"/>
                    <w:right w:val="none" w:sz="0" w:space="0" w:color="auto"/>
                  </w:divBdr>
                </w:div>
                <w:div w:id="1573277922">
                  <w:marLeft w:val="640"/>
                  <w:marRight w:val="0"/>
                  <w:marTop w:val="0"/>
                  <w:marBottom w:val="0"/>
                  <w:divBdr>
                    <w:top w:val="none" w:sz="0" w:space="0" w:color="auto"/>
                    <w:left w:val="none" w:sz="0" w:space="0" w:color="auto"/>
                    <w:bottom w:val="none" w:sz="0" w:space="0" w:color="auto"/>
                    <w:right w:val="none" w:sz="0" w:space="0" w:color="auto"/>
                  </w:divBdr>
                </w:div>
                <w:div w:id="1650748538">
                  <w:marLeft w:val="640"/>
                  <w:marRight w:val="0"/>
                  <w:marTop w:val="0"/>
                  <w:marBottom w:val="0"/>
                  <w:divBdr>
                    <w:top w:val="none" w:sz="0" w:space="0" w:color="auto"/>
                    <w:left w:val="none" w:sz="0" w:space="0" w:color="auto"/>
                    <w:bottom w:val="none" w:sz="0" w:space="0" w:color="auto"/>
                    <w:right w:val="none" w:sz="0" w:space="0" w:color="auto"/>
                  </w:divBdr>
                </w:div>
                <w:div w:id="1663924669">
                  <w:marLeft w:val="640"/>
                  <w:marRight w:val="0"/>
                  <w:marTop w:val="0"/>
                  <w:marBottom w:val="0"/>
                  <w:divBdr>
                    <w:top w:val="none" w:sz="0" w:space="0" w:color="auto"/>
                    <w:left w:val="none" w:sz="0" w:space="0" w:color="auto"/>
                    <w:bottom w:val="none" w:sz="0" w:space="0" w:color="auto"/>
                    <w:right w:val="none" w:sz="0" w:space="0" w:color="auto"/>
                  </w:divBdr>
                </w:div>
                <w:div w:id="1693260578">
                  <w:marLeft w:val="640"/>
                  <w:marRight w:val="0"/>
                  <w:marTop w:val="0"/>
                  <w:marBottom w:val="0"/>
                  <w:divBdr>
                    <w:top w:val="none" w:sz="0" w:space="0" w:color="auto"/>
                    <w:left w:val="none" w:sz="0" w:space="0" w:color="auto"/>
                    <w:bottom w:val="none" w:sz="0" w:space="0" w:color="auto"/>
                    <w:right w:val="none" w:sz="0" w:space="0" w:color="auto"/>
                  </w:divBdr>
                </w:div>
                <w:div w:id="1723483839">
                  <w:marLeft w:val="640"/>
                  <w:marRight w:val="0"/>
                  <w:marTop w:val="0"/>
                  <w:marBottom w:val="0"/>
                  <w:divBdr>
                    <w:top w:val="none" w:sz="0" w:space="0" w:color="auto"/>
                    <w:left w:val="none" w:sz="0" w:space="0" w:color="auto"/>
                    <w:bottom w:val="none" w:sz="0" w:space="0" w:color="auto"/>
                    <w:right w:val="none" w:sz="0" w:space="0" w:color="auto"/>
                  </w:divBdr>
                </w:div>
                <w:div w:id="1726566774">
                  <w:marLeft w:val="640"/>
                  <w:marRight w:val="0"/>
                  <w:marTop w:val="0"/>
                  <w:marBottom w:val="0"/>
                  <w:divBdr>
                    <w:top w:val="none" w:sz="0" w:space="0" w:color="auto"/>
                    <w:left w:val="none" w:sz="0" w:space="0" w:color="auto"/>
                    <w:bottom w:val="none" w:sz="0" w:space="0" w:color="auto"/>
                    <w:right w:val="none" w:sz="0" w:space="0" w:color="auto"/>
                  </w:divBdr>
                </w:div>
                <w:div w:id="1818454425">
                  <w:marLeft w:val="640"/>
                  <w:marRight w:val="0"/>
                  <w:marTop w:val="0"/>
                  <w:marBottom w:val="0"/>
                  <w:divBdr>
                    <w:top w:val="none" w:sz="0" w:space="0" w:color="auto"/>
                    <w:left w:val="none" w:sz="0" w:space="0" w:color="auto"/>
                    <w:bottom w:val="none" w:sz="0" w:space="0" w:color="auto"/>
                    <w:right w:val="none" w:sz="0" w:space="0" w:color="auto"/>
                  </w:divBdr>
                </w:div>
                <w:div w:id="1858305555">
                  <w:marLeft w:val="640"/>
                  <w:marRight w:val="0"/>
                  <w:marTop w:val="0"/>
                  <w:marBottom w:val="0"/>
                  <w:divBdr>
                    <w:top w:val="none" w:sz="0" w:space="0" w:color="auto"/>
                    <w:left w:val="none" w:sz="0" w:space="0" w:color="auto"/>
                    <w:bottom w:val="none" w:sz="0" w:space="0" w:color="auto"/>
                    <w:right w:val="none" w:sz="0" w:space="0" w:color="auto"/>
                  </w:divBdr>
                </w:div>
                <w:div w:id="1884563486">
                  <w:marLeft w:val="640"/>
                  <w:marRight w:val="0"/>
                  <w:marTop w:val="0"/>
                  <w:marBottom w:val="0"/>
                  <w:divBdr>
                    <w:top w:val="none" w:sz="0" w:space="0" w:color="auto"/>
                    <w:left w:val="none" w:sz="0" w:space="0" w:color="auto"/>
                    <w:bottom w:val="none" w:sz="0" w:space="0" w:color="auto"/>
                    <w:right w:val="none" w:sz="0" w:space="0" w:color="auto"/>
                  </w:divBdr>
                </w:div>
                <w:div w:id="1964076695">
                  <w:marLeft w:val="640"/>
                  <w:marRight w:val="0"/>
                  <w:marTop w:val="0"/>
                  <w:marBottom w:val="0"/>
                  <w:divBdr>
                    <w:top w:val="none" w:sz="0" w:space="0" w:color="auto"/>
                    <w:left w:val="none" w:sz="0" w:space="0" w:color="auto"/>
                    <w:bottom w:val="none" w:sz="0" w:space="0" w:color="auto"/>
                    <w:right w:val="none" w:sz="0" w:space="0" w:color="auto"/>
                  </w:divBdr>
                </w:div>
                <w:div w:id="1967545275">
                  <w:marLeft w:val="640"/>
                  <w:marRight w:val="0"/>
                  <w:marTop w:val="0"/>
                  <w:marBottom w:val="0"/>
                  <w:divBdr>
                    <w:top w:val="none" w:sz="0" w:space="0" w:color="auto"/>
                    <w:left w:val="none" w:sz="0" w:space="0" w:color="auto"/>
                    <w:bottom w:val="none" w:sz="0" w:space="0" w:color="auto"/>
                    <w:right w:val="none" w:sz="0" w:space="0" w:color="auto"/>
                  </w:divBdr>
                </w:div>
                <w:div w:id="1998458836">
                  <w:marLeft w:val="640"/>
                  <w:marRight w:val="0"/>
                  <w:marTop w:val="0"/>
                  <w:marBottom w:val="0"/>
                  <w:divBdr>
                    <w:top w:val="none" w:sz="0" w:space="0" w:color="auto"/>
                    <w:left w:val="none" w:sz="0" w:space="0" w:color="auto"/>
                    <w:bottom w:val="none" w:sz="0" w:space="0" w:color="auto"/>
                    <w:right w:val="none" w:sz="0" w:space="0" w:color="auto"/>
                  </w:divBdr>
                </w:div>
                <w:div w:id="2062707022">
                  <w:marLeft w:val="640"/>
                  <w:marRight w:val="0"/>
                  <w:marTop w:val="0"/>
                  <w:marBottom w:val="0"/>
                  <w:divBdr>
                    <w:top w:val="none" w:sz="0" w:space="0" w:color="auto"/>
                    <w:left w:val="none" w:sz="0" w:space="0" w:color="auto"/>
                    <w:bottom w:val="none" w:sz="0" w:space="0" w:color="auto"/>
                    <w:right w:val="none" w:sz="0" w:space="0" w:color="auto"/>
                  </w:divBdr>
                </w:div>
                <w:div w:id="2087795946">
                  <w:marLeft w:val="640"/>
                  <w:marRight w:val="0"/>
                  <w:marTop w:val="0"/>
                  <w:marBottom w:val="0"/>
                  <w:divBdr>
                    <w:top w:val="none" w:sz="0" w:space="0" w:color="auto"/>
                    <w:left w:val="none" w:sz="0" w:space="0" w:color="auto"/>
                    <w:bottom w:val="none" w:sz="0" w:space="0" w:color="auto"/>
                    <w:right w:val="none" w:sz="0" w:space="0" w:color="auto"/>
                  </w:divBdr>
                </w:div>
                <w:div w:id="2123106031">
                  <w:marLeft w:val="640"/>
                  <w:marRight w:val="0"/>
                  <w:marTop w:val="0"/>
                  <w:marBottom w:val="0"/>
                  <w:divBdr>
                    <w:top w:val="none" w:sz="0" w:space="0" w:color="auto"/>
                    <w:left w:val="none" w:sz="0" w:space="0" w:color="auto"/>
                    <w:bottom w:val="none" w:sz="0" w:space="0" w:color="auto"/>
                    <w:right w:val="none" w:sz="0" w:space="0" w:color="auto"/>
                  </w:divBdr>
                </w:div>
                <w:div w:id="2143693801">
                  <w:marLeft w:val="640"/>
                  <w:marRight w:val="0"/>
                  <w:marTop w:val="0"/>
                  <w:marBottom w:val="0"/>
                  <w:divBdr>
                    <w:top w:val="none" w:sz="0" w:space="0" w:color="auto"/>
                    <w:left w:val="none" w:sz="0" w:space="0" w:color="auto"/>
                    <w:bottom w:val="none" w:sz="0" w:space="0" w:color="auto"/>
                    <w:right w:val="none" w:sz="0" w:space="0" w:color="auto"/>
                  </w:divBdr>
                </w:div>
              </w:divsChild>
            </w:div>
            <w:div w:id="736706678">
              <w:marLeft w:val="0"/>
              <w:marRight w:val="0"/>
              <w:marTop w:val="0"/>
              <w:marBottom w:val="0"/>
              <w:divBdr>
                <w:top w:val="none" w:sz="0" w:space="0" w:color="auto"/>
                <w:left w:val="none" w:sz="0" w:space="0" w:color="auto"/>
                <w:bottom w:val="none" w:sz="0" w:space="0" w:color="auto"/>
                <w:right w:val="none" w:sz="0" w:space="0" w:color="auto"/>
              </w:divBdr>
              <w:divsChild>
                <w:div w:id="50079532">
                  <w:marLeft w:val="640"/>
                  <w:marRight w:val="0"/>
                  <w:marTop w:val="0"/>
                  <w:marBottom w:val="0"/>
                  <w:divBdr>
                    <w:top w:val="none" w:sz="0" w:space="0" w:color="auto"/>
                    <w:left w:val="none" w:sz="0" w:space="0" w:color="auto"/>
                    <w:bottom w:val="none" w:sz="0" w:space="0" w:color="auto"/>
                    <w:right w:val="none" w:sz="0" w:space="0" w:color="auto"/>
                  </w:divBdr>
                </w:div>
                <w:div w:id="64188076">
                  <w:marLeft w:val="640"/>
                  <w:marRight w:val="0"/>
                  <w:marTop w:val="0"/>
                  <w:marBottom w:val="0"/>
                  <w:divBdr>
                    <w:top w:val="none" w:sz="0" w:space="0" w:color="auto"/>
                    <w:left w:val="none" w:sz="0" w:space="0" w:color="auto"/>
                    <w:bottom w:val="none" w:sz="0" w:space="0" w:color="auto"/>
                    <w:right w:val="none" w:sz="0" w:space="0" w:color="auto"/>
                  </w:divBdr>
                </w:div>
                <w:div w:id="70584609">
                  <w:marLeft w:val="640"/>
                  <w:marRight w:val="0"/>
                  <w:marTop w:val="0"/>
                  <w:marBottom w:val="0"/>
                  <w:divBdr>
                    <w:top w:val="none" w:sz="0" w:space="0" w:color="auto"/>
                    <w:left w:val="none" w:sz="0" w:space="0" w:color="auto"/>
                    <w:bottom w:val="none" w:sz="0" w:space="0" w:color="auto"/>
                    <w:right w:val="none" w:sz="0" w:space="0" w:color="auto"/>
                  </w:divBdr>
                </w:div>
                <w:div w:id="96562087">
                  <w:marLeft w:val="640"/>
                  <w:marRight w:val="0"/>
                  <w:marTop w:val="0"/>
                  <w:marBottom w:val="0"/>
                  <w:divBdr>
                    <w:top w:val="none" w:sz="0" w:space="0" w:color="auto"/>
                    <w:left w:val="none" w:sz="0" w:space="0" w:color="auto"/>
                    <w:bottom w:val="none" w:sz="0" w:space="0" w:color="auto"/>
                    <w:right w:val="none" w:sz="0" w:space="0" w:color="auto"/>
                  </w:divBdr>
                </w:div>
                <w:div w:id="119154801">
                  <w:marLeft w:val="640"/>
                  <w:marRight w:val="0"/>
                  <w:marTop w:val="0"/>
                  <w:marBottom w:val="0"/>
                  <w:divBdr>
                    <w:top w:val="none" w:sz="0" w:space="0" w:color="auto"/>
                    <w:left w:val="none" w:sz="0" w:space="0" w:color="auto"/>
                    <w:bottom w:val="none" w:sz="0" w:space="0" w:color="auto"/>
                    <w:right w:val="none" w:sz="0" w:space="0" w:color="auto"/>
                  </w:divBdr>
                </w:div>
                <w:div w:id="158423381">
                  <w:marLeft w:val="640"/>
                  <w:marRight w:val="0"/>
                  <w:marTop w:val="0"/>
                  <w:marBottom w:val="0"/>
                  <w:divBdr>
                    <w:top w:val="none" w:sz="0" w:space="0" w:color="auto"/>
                    <w:left w:val="none" w:sz="0" w:space="0" w:color="auto"/>
                    <w:bottom w:val="none" w:sz="0" w:space="0" w:color="auto"/>
                    <w:right w:val="none" w:sz="0" w:space="0" w:color="auto"/>
                  </w:divBdr>
                </w:div>
                <w:div w:id="183401060">
                  <w:marLeft w:val="640"/>
                  <w:marRight w:val="0"/>
                  <w:marTop w:val="0"/>
                  <w:marBottom w:val="0"/>
                  <w:divBdr>
                    <w:top w:val="none" w:sz="0" w:space="0" w:color="auto"/>
                    <w:left w:val="none" w:sz="0" w:space="0" w:color="auto"/>
                    <w:bottom w:val="none" w:sz="0" w:space="0" w:color="auto"/>
                    <w:right w:val="none" w:sz="0" w:space="0" w:color="auto"/>
                  </w:divBdr>
                </w:div>
                <w:div w:id="270670271">
                  <w:marLeft w:val="640"/>
                  <w:marRight w:val="0"/>
                  <w:marTop w:val="0"/>
                  <w:marBottom w:val="0"/>
                  <w:divBdr>
                    <w:top w:val="none" w:sz="0" w:space="0" w:color="auto"/>
                    <w:left w:val="none" w:sz="0" w:space="0" w:color="auto"/>
                    <w:bottom w:val="none" w:sz="0" w:space="0" w:color="auto"/>
                    <w:right w:val="none" w:sz="0" w:space="0" w:color="auto"/>
                  </w:divBdr>
                </w:div>
                <w:div w:id="313920379">
                  <w:marLeft w:val="640"/>
                  <w:marRight w:val="0"/>
                  <w:marTop w:val="0"/>
                  <w:marBottom w:val="0"/>
                  <w:divBdr>
                    <w:top w:val="none" w:sz="0" w:space="0" w:color="auto"/>
                    <w:left w:val="none" w:sz="0" w:space="0" w:color="auto"/>
                    <w:bottom w:val="none" w:sz="0" w:space="0" w:color="auto"/>
                    <w:right w:val="none" w:sz="0" w:space="0" w:color="auto"/>
                  </w:divBdr>
                </w:div>
                <w:div w:id="323820776">
                  <w:marLeft w:val="640"/>
                  <w:marRight w:val="0"/>
                  <w:marTop w:val="0"/>
                  <w:marBottom w:val="0"/>
                  <w:divBdr>
                    <w:top w:val="none" w:sz="0" w:space="0" w:color="auto"/>
                    <w:left w:val="none" w:sz="0" w:space="0" w:color="auto"/>
                    <w:bottom w:val="none" w:sz="0" w:space="0" w:color="auto"/>
                    <w:right w:val="none" w:sz="0" w:space="0" w:color="auto"/>
                  </w:divBdr>
                </w:div>
                <w:div w:id="358315820">
                  <w:marLeft w:val="640"/>
                  <w:marRight w:val="0"/>
                  <w:marTop w:val="0"/>
                  <w:marBottom w:val="0"/>
                  <w:divBdr>
                    <w:top w:val="none" w:sz="0" w:space="0" w:color="auto"/>
                    <w:left w:val="none" w:sz="0" w:space="0" w:color="auto"/>
                    <w:bottom w:val="none" w:sz="0" w:space="0" w:color="auto"/>
                    <w:right w:val="none" w:sz="0" w:space="0" w:color="auto"/>
                  </w:divBdr>
                </w:div>
                <w:div w:id="401950282">
                  <w:marLeft w:val="640"/>
                  <w:marRight w:val="0"/>
                  <w:marTop w:val="0"/>
                  <w:marBottom w:val="0"/>
                  <w:divBdr>
                    <w:top w:val="none" w:sz="0" w:space="0" w:color="auto"/>
                    <w:left w:val="none" w:sz="0" w:space="0" w:color="auto"/>
                    <w:bottom w:val="none" w:sz="0" w:space="0" w:color="auto"/>
                    <w:right w:val="none" w:sz="0" w:space="0" w:color="auto"/>
                  </w:divBdr>
                </w:div>
                <w:div w:id="429740483">
                  <w:marLeft w:val="640"/>
                  <w:marRight w:val="0"/>
                  <w:marTop w:val="0"/>
                  <w:marBottom w:val="0"/>
                  <w:divBdr>
                    <w:top w:val="none" w:sz="0" w:space="0" w:color="auto"/>
                    <w:left w:val="none" w:sz="0" w:space="0" w:color="auto"/>
                    <w:bottom w:val="none" w:sz="0" w:space="0" w:color="auto"/>
                    <w:right w:val="none" w:sz="0" w:space="0" w:color="auto"/>
                  </w:divBdr>
                </w:div>
                <w:div w:id="451560249">
                  <w:marLeft w:val="640"/>
                  <w:marRight w:val="0"/>
                  <w:marTop w:val="0"/>
                  <w:marBottom w:val="0"/>
                  <w:divBdr>
                    <w:top w:val="none" w:sz="0" w:space="0" w:color="auto"/>
                    <w:left w:val="none" w:sz="0" w:space="0" w:color="auto"/>
                    <w:bottom w:val="none" w:sz="0" w:space="0" w:color="auto"/>
                    <w:right w:val="none" w:sz="0" w:space="0" w:color="auto"/>
                  </w:divBdr>
                </w:div>
                <w:div w:id="455218780">
                  <w:marLeft w:val="640"/>
                  <w:marRight w:val="0"/>
                  <w:marTop w:val="0"/>
                  <w:marBottom w:val="0"/>
                  <w:divBdr>
                    <w:top w:val="none" w:sz="0" w:space="0" w:color="auto"/>
                    <w:left w:val="none" w:sz="0" w:space="0" w:color="auto"/>
                    <w:bottom w:val="none" w:sz="0" w:space="0" w:color="auto"/>
                    <w:right w:val="none" w:sz="0" w:space="0" w:color="auto"/>
                  </w:divBdr>
                </w:div>
                <w:div w:id="455759089">
                  <w:marLeft w:val="640"/>
                  <w:marRight w:val="0"/>
                  <w:marTop w:val="0"/>
                  <w:marBottom w:val="0"/>
                  <w:divBdr>
                    <w:top w:val="none" w:sz="0" w:space="0" w:color="auto"/>
                    <w:left w:val="none" w:sz="0" w:space="0" w:color="auto"/>
                    <w:bottom w:val="none" w:sz="0" w:space="0" w:color="auto"/>
                    <w:right w:val="none" w:sz="0" w:space="0" w:color="auto"/>
                  </w:divBdr>
                </w:div>
                <w:div w:id="489449690">
                  <w:marLeft w:val="640"/>
                  <w:marRight w:val="0"/>
                  <w:marTop w:val="0"/>
                  <w:marBottom w:val="0"/>
                  <w:divBdr>
                    <w:top w:val="none" w:sz="0" w:space="0" w:color="auto"/>
                    <w:left w:val="none" w:sz="0" w:space="0" w:color="auto"/>
                    <w:bottom w:val="none" w:sz="0" w:space="0" w:color="auto"/>
                    <w:right w:val="none" w:sz="0" w:space="0" w:color="auto"/>
                  </w:divBdr>
                </w:div>
                <w:div w:id="519051922">
                  <w:marLeft w:val="640"/>
                  <w:marRight w:val="0"/>
                  <w:marTop w:val="0"/>
                  <w:marBottom w:val="0"/>
                  <w:divBdr>
                    <w:top w:val="none" w:sz="0" w:space="0" w:color="auto"/>
                    <w:left w:val="none" w:sz="0" w:space="0" w:color="auto"/>
                    <w:bottom w:val="none" w:sz="0" w:space="0" w:color="auto"/>
                    <w:right w:val="none" w:sz="0" w:space="0" w:color="auto"/>
                  </w:divBdr>
                </w:div>
                <w:div w:id="552237091">
                  <w:marLeft w:val="640"/>
                  <w:marRight w:val="0"/>
                  <w:marTop w:val="0"/>
                  <w:marBottom w:val="0"/>
                  <w:divBdr>
                    <w:top w:val="none" w:sz="0" w:space="0" w:color="auto"/>
                    <w:left w:val="none" w:sz="0" w:space="0" w:color="auto"/>
                    <w:bottom w:val="none" w:sz="0" w:space="0" w:color="auto"/>
                    <w:right w:val="none" w:sz="0" w:space="0" w:color="auto"/>
                  </w:divBdr>
                </w:div>
                <w:div w:id="554202871">
                  <w:marLeft w:val="640"/>
                  <w:marRight w:val="0"/>
                  <w:marTop w:val="0"/>
                  <w:marBottom w:val="0"/>
                  <w:divBdr>
                    <w:top w:val="none" w:sz="0" w:space="0" w:color="auto"/>
                    <w:left w:val="none" w:sz="0" w:space="0" w:color="auto"/>
                    <w:bottom w:val="none" w:sz="0" w:space="0" w:color="auto"/>
                    <w:right w:val="none" w:sz="0" w:space="0" w:color="auto"/>
                  </w:divBdr>
                </w:div>
                <w:div w:id="571087960">
                  <w:marLeft w:val="640"/>
                  <w:marRight w:val="0"/>
                  <w:marTop w:val="0"/>
                  <w:marBottom w:val="0"/>
                  <w:divBdr>
                    <w:top w:val="none" w:sz="0" w:space="0" w:color="auto"/>
                    <w:left w:val="none" w:sz="0" w:space="0" w:color="auto"/>
                    <w:bottom w:val="none" w:sz="0" w:space="0" w:color="auto"/>
                    <w:right w:val="none" w:sz="0" w:space="0" w:color="auto"/>
                  </w:divBdr>
                </w:div>
                <w:div w:id="583032788">
                  <w:marLeft w:val="640"/>
                  <w:marRight w:val="0"/>
                  <w:marTop w:val="0"/>
                  <w:marBottom w:val="0"/>
                  <w:divBdr>
                    <w:top w:val="none" w:sz="0" w:space="0" w:color="auto"/>
                    <w:left w:val="none" w:sz="0" w:space="0" w:color="auto"/>
                    <w:bottom w:val="none" w:sz="0" w:space="0" w:color="auto"/>
                    <w:right w:val="none" w:sz="0" w:space="0" w:color="auto"/>
                  </w:divBdr>
                </w:div>
                <w:div w:id="583340359">
                  <w:marLeft w:val="640"/>
                  <w:marRight w:val="0"/>
                  <w:marTop w:val="0"/>
                  <w:marBottom w:val="0"/>
                  <w:divBdr>
                    <w:top w:val="none" w:sz="0" w:space="0" w:color="auto"/>
                    <w:left w:val="none" w:sz="0" w:space="0" w:color="auto"/>
                    <w:bottom w:val="none" w:sz="0" w:space="0" w:color="auto"/>
                    <w:right w:val="none" w:sz="0" w:space="0" w:color="auto"/>
                  </w:divBdr>
                </w:div>
                <w:div w:id="603804685">
                  <w:marLeft w:val="640"/>
                  <w:marRight w:val="0"/>
                  <w:marTop w:val="0"/>
                  <w:marBottom w:val="0"/>
                  <w:divBdr>
                    <w:top w:val="none" w:sz="0" w:space="0" w:color="auto"/>
                    <w:left w:val="none" w:sz="0" w:space="0" w:color="auto"/>
                    <w:bottom w:val="none" w:sz="0" w:space="0" w:color="auto"/>
                    <w:right w:val="none" w:sz="0" w:space="0" w:color="auto"/>
                  </w:divBdr>
                </w:div>
                <w:div w:id="612715367">
                  <w:marLeft w:val="640"/>
                  <w:marRight w:val="0"/>
                  <w:marTop w:val="0"/>
                  <w:marBottom w:val="0"/>
                  <w:divBdr>
                    <w:top w:val="none" w:sz="0" w:space="0" w:color="auto"/>
                    <w:left w:val="none" w:sz="0" w:space="0" w:color="auto"/>
                    <w:bottom w:val="none" w:sz="0" w:space="0" w:color="auto"/>
                    <w:right w:val="none" w:sz="0" w:space="0" w:color="auto"/>
                  </w:divBdr>
                </w:div>
                <w:div w:id="625087292">
                  <w:marLeft w:val="640"/>
                  <w:marRight w:val="0"/>
                  <w:marTop w:val="0"/>
                  <w:marBottom w:val="0"/>
                  <w:divBdr>
                    <w:top w:val="none" w:sz="0" w:space="0" w:color="auto"/>
                    <w:left w:val="none" w:sz="0" w:space="0" w:color="auto"/>
                    <w:bottom w:val="none" w:sz="0" w:space="0" w:color="auto"/>
                    <w:right w:val="none" w:sz="0" w:space="0" w:color="auto"/>
                  </w:divBdr>
                </w:div>
                <w:div w:id="727149120">
                  <w:marLeft w:val="640"/>
                  <w:marRight w:val="0"/>
                  <w:marTop w:val="0"/>
                  <w:marBottom w:val="0"/>
                  <w:divBdr>
                    <w:top w:val="none" w:sz="0" w:space="0" w:color="auto"/>
                    <w:left w:val="none" w:sz="0" w:space="0" w:color="auto"/>
                    <w:bottom w:val="none" w:sz="0" w:space="0" w:color="auto"/>
                    <w:right w:val="none" w:sz="0" w:space="0" w:color="auto"/>
                  </w:divBdr>
                </w:div>
                <w:div w:id="759452669">
                  <w:marLeft w:val="640"/>
                  <w:marRight w:val="0"/>
                  <w:marTop w:val="0"/>
                  <w:marBottom w:val="0"/>
                  <w:divBdr>
                    <w:top w:val="none" w:sz="0" w:space="0" w:color="auto"/>
                    <w:left w:val="none" w:sz="0" w:space="0" w:color="auto"/>
                    <w:bottom w:val="none" w:sz="0" w:space="0" w:color="auto"/>
                    <w:right w:val="none" w:sz="0" w:space="0" w:color="auto"/>
                  </w:divBdr>
                </w:div>
                <w:div w:id="789056240">
                  <w:marLeft w:val="640"/>
                  <w:marRight w:val="0"/>
                  <w:marTop w:val="0"/>
                  <w:marBottom w:val="0"/>
                  <w:divBdr>
                    <w:top w:val="none" w:sz="0" w:space="0" w:color="auto"/>
                    <w:left w:val="none" w:sz="0" w:space="0" w:color="auto"/>
                    <w:bottom w:val="none" w:sz="0" w:space="0" w:color="auto"/>
                    <w:right w:val="none" w:sz="0" w:space="0" w:color="auto"/>
                  </w:divBdr>
                </w:div>
                <w:div w:id="790632069">
                  <w:marLeft w:val="640"/>
                  <w:marRight w:val="0"/>
                  <w:marTop w:val="0"/>
                  <w:marBottom w:val="0"/>
                  <w:divBdr>
                    <w:top w:val="none" w:sz="0" w:space="0" w:color="auto"/>
                    <w:left w:val="none" w:sz="0" w:space="0" w:color="auto"/>
                    <w:bottom w:val="none" w:sz="0" w:space="0" w:color="auto"/>
                    <w:right w:val="none" w:sz="0" w:space="0" w:color="auto"/>
                  </w:divBdr>
                </w:div>
                <w:div w:id="850414807">
                  <w:marLeft w:val="640"/>
                  <w:marRight w:val="0"/>
                  <w:marTop w:val="0"/>
                  <w:marBottom w:val="0"/>
                  <w:divBdr>
                    <w:top w:val="none" w:sz="0" w:space="0" w:color="auto"/>
                    <w:left w:val="none" w:sz="0" w:space="0" w:color="auto"/>
                    <w:bottom w:val="none" w:sz="0" w:space="0" w:color="auto"/>
                    <w:right w:val="none" w:sz="0" w:space="0" w:color="auto"/>
                  </w:divBdr>
                </w:div>
                <w:div w:id="853154099">
                  <w:marLeft w:val="640"/>
                  <w:marRight w:val="0"/>
                  <w:marTop w:val="0"/>
                  <w:marBottom w:val="0"/>
                  <w:divBdr>
                    <w:top w:val="none" w:sz="0" w:space="0" w:color="auto"/>
                    <w:left w:val="none" w:sz="0" w:space="0" w:color="auto"/>
                    <w:bottom w:val="none" w:sz="0" w:space="0" w:color="auto"/>
                    <w:right w:val="none" w:sz="0" w:space="0" w:color="auto"/>
                  </w:divBdr>
                </w:div>
                <w:div w:id="883519193">
                  <w:marLeft w:val="640"/>
                  <w:marRight w:val="0"/>
                  <w:marTop w:val="0"/>
                  <w:marBottom w:val="0"/>
                  <w:divBdr>
                    <w:top w:val="none" w:sz="0" w:space="0" w:color="auto"/>
                    <w:left w:val="none" w:sz="0" w:space="0" w:color="auto"/>
                    <w:bottom w:val="none" w:sz="0" w:space="0" w:color="auto"/>
                    <w:right w:val="none" w:sz="0" w:space="0" w:color="auto"/>
                  </w:divBdr>
                </w:div>
                <w:div w:id="1014264739">
                  <w:marLeft w:val="640"/>
                  <w:marRight w:val="0"/>
                  <w:marTop w:val="0"/>
                  <w:marBottom w:val="0"/>
                  <w:divBdr>
                    <w:top w:val="none" w:sz="0" w:space="0" w:color="auto"/>
                    <w:left w:val="none" w:sz="0" w:space="0" w:color="auto"/>
                    <w:bottom w:val="none" w:sz="0" w:space="0" w:color="auto"/>
                    <w:right w:val="none" w:sz="0" w:space="0" w:color="auto"/>
                  </w:divBdr>
                </w:div>
                <w:div w:id="1045254996">
                  <w:marLeft w:val="640"/>
                  <w:marRight w:val="0"/>
                  <w:marTop w:val="0"/>
                  <w:marBottom w:val="0"/>
                  <w:divBdr>
                    <w:top w:val="none" w:sz="0" w:space="0" w:color="auto"/>
                    <w:left w:val="none" w:sz="0" w:space="0" w:color="auto"/>
                    <w:bottom w:val="none" w:sz="0" w:space="0" w:color="auto"/>
                    <w:right w:val="none" w:sz="0" w:space="0" w:color="auto"/>
                  </w:divBdr>
                </w:div>
                <w:div w:id="1054738893">
                  <w:marLeft w:val="640"/>
                  <w:marRight w:val="0"/>
                  <w:marTop w:val="0"/>
                  <w:marBottom w:val="0"/>
                  <w:divBdr>
                    <w:top w:val="none" w:sz="0" w:space="0" w:color="auto"/>
                    <w:left w:val="none" w:sz="0" w:space="0" w:color="auto"/>
                    <w:bottom w:val="none" w:sz="0" w:space="0" w:color="auto"/>
                    <w:right w:val="none" w:sz="0" w:space="0" w:color="auto"/>
                  </w:divBdr>
                </w:div>
                <w:div w:id="1064643343">
                  <w:marLeft w:val="640"/>
                  <w:marRight w:val="0"/>
                  <w:marTop w:val="0"/>
                  <w:marBottom w:val="0"/>
                  <w:divBdr>
                    <w:top w:val="none" w:sz="0" w:space="0" w:color="auto"/>
                    <w:left w:val="none" w:sz="0" w:space="0" w:color="auto"/>
                    <w:bottom w:val="none" w:sz="0" w:space="0" w:color="auto"/>
                    <w:right w:val="none" w:sz="0" w:space="0" w:color="auto"/>
                  </w:divBdr>
                </w:div>
                <w:div w:id="1088162040">
                  <w:marLeft w:val="640"/>
                  <w:marRight w:val="0"/>
                  <w:marTop w:val="0"/>
                  <w:marBottom w:val="0"/>
                  <w:divBdr>
                    <w:top w:val="none" w:sz="0" w:space="0" w:color="auto"/>
                    <w:left w:val="none" w:sz="0" w:space="0" w:color="auto"/>
                    <w:bottom w:val="none" w:sz="0" w:space="0" w:color="auto"/>
                    <w:right w:val="none" w:sz="0" w:space="0" w:color="auto"/>
                  </w:divBdr>
                </w:div>
                <w:div w:id="1120758995">
                  <w:marLeft w:val="640"/>
                  <w:marRight w:val="0"/>
                  <w:marTop w:val="0"/>
                  <w:marBottom w:val="0"/>
                  <w:divBdr>
                    <w:top w:val="none" w:sz="0" w:space="0" w:color="auto"/>
                    <w:left w:val="none" w:sz="0" w:space="0" w:color="auto"/>
                    <w:bottom w:val="none" w:sz="0" w:space="0" w:color="auto"/>
                    <w:right w:val="none" w:sz="0" w:space="0" w:color="auto"/>
                  </w:divBdr>
                </w:div>
                <w:div w:id="1190989752">
                  <w:marLeft w:val="640"/>
                  <w:marRight w:val="0"/>
                  <w:marTop w:val="0"/>
                  <w:marBottom w:val="0"/>
                  <w:divBdr>
                    <w:top w:val="none" w:sz="0" w:space="0" w:color="auto"/>
                    <w:left w:val="none" w:sz="0" w:space="0" w:color="auto"/>
                    <w:bottom w:val="none" w:sz="0" w:space="0" w:color="auto"/>
                    <w:right w:val="none" w:sz="0" w:space="0" w:color="auto"/>
                  </w:divBdr>
                </w:div>
                <w:div w:id="1197740262">
                  <w:marLeft w:val="640"/>
                  <w:marRight w:val="0"/>
                  <w:marTop w:val="0"/>
                  <w:marBottom w:val="0"/>
                  <w:divBdr>
                    <w:top w:val="none" w:sz="0" w:space="0" w:color="auto"/>
                    <w:left w:val="none" w:sz="0" w:space="0" w:color="auto"/>
                    <w:bottom w:val="none" w:sz="0" w:space="0" w:color="auto"/>
                    <w:right w:val="none" w:sz="0" w:space="0" w:color="auto"/>
                  </w:divBdr>
                </w:div>
                <w:div w:id="1213035726">
                  <w:marLeft w:val="640"/>
                  <w:marRight w:val="0"/>
                  <w:marTop w:val="0"/>
                  <w:marBottom w:val="0"/>
                  <w:divBdr>
                    <w:top w:val="none" w:sz="0" w:space="0" w:color="auto"/>
                    <w:left w:val="none" w:sz="0" w:space="0" w:color="auto"/>
                    <w:bottom w:val="none" w:sz="0" w:space="0" w:color="auto"/>
                    <w:right w:val="none" w:sz="0" w:space="0" w:color="auto"/>
                  </w:divBdr>
                </w:div>
                <w:div w:id="1230001165">
                  <w:marLeft w:val="640"/>
                  <w:marRight w:val="0"/>
                  <w:marTop w:val="0"/>
                  <w:marBottom w:val="0"/>
                  <w:divBdr>
                    <w:top w:val="none" w:sz="0" w:space="0" w:color="auto"/>
                    <w:left w:val="none" w:sz="0" w:space="0" w:color="auto"/>
                    <w:bottom w:val="none" w:sz="0" w:space="0" w:color="auto"/>
                    <w:right w:val="none" w:sz="0" w:space="0" w:color="auto"/>
                  </w:divBdr>
                </w:div>
                <w:div w:id="1242912700">
                  <w:marLeft w:val="640"/>
                  <w:marRight w:val="0"/>
                  <w:marTop w:val="0"/>
                  <w:marBottom w:val="0"/>
                  <w:divBdr>
                    <w:top w:val="none" w:sz="0" w:space="0" w:color="auto"/>
                    <w:left w:val="none" w:sz="0" w:space="0" w:color="auto"/>
                    <w:bottom w:val="none" w:sz="0" w:space="0" w:color="auto"/>
                    <w:right w:val="none" w:sz="0" w:space="0" w:color="auto"/>
                  </w:divBdr>
                </w:div>
                <w:div w:id="1249340849">
                  <w:marLeft w:val="640"/>
                  <w:marRight w:val="0"/>
                  <w:marTop w:val="0"/>
                  <w:marBottom w:val="0"/>
                  <w:divBdr>
                    <w:top w:val="none" w:sz="0" w:space="0" w:color="auto"/>
                    <w:left w:val="none" w:sz="0" w:space="0" w:color="auto"/>
                    <w:bottom w:val="none" w:sz="0" w:space="0" w:color="auto"/>
                    <w:right w:val="none" w:sz="0" w:space="0" w:color="auto"/>
                  </w:divBdr>
                </w:div>
                <w:div w:id="1275475363">
                  <w:marLeft w:val="640"/>
                  <w:marRight w:val="0"/>
                  <w:marTop w:val="0"/>
                  <w:marBottom w:val="0"/>
                  <w:divBdr>
                    <w:top w:val="none" w:sz="0" w:space="0" w:color="auto"/>
                    <w:left w:val="none" w:sz="0" w:space="0" w:color="auto"/>
                    <w:bottom w:val="none" w:sz="0" w:space="0" w:color="auto"/>
                    <w:right w:val="none" w:sz="0" w:space="0" w:color="auto"/>
                  </w:divBdr>
                </w:div>
                <w:div w:id="1320381429">
                  <w:marLeft w:val="640"/>
                  <w:marRight w:val="0"/>
                  <w:marTop w:val="0"/>
                  <w:marBottom w:val="0"/>
                  <w:divBdr>
                    <w:top w:val="none" w:sz="0" w:space="0" w:color="auto"/>
                    <w:left w:val="none" w:sz="0" w:space="0" w:color="auto"/>
                    <w:bottom w:val="none" w:sz="0" w:space="0" w:color="auto"/>
                    <w:right w:val="none" w:sz="0" w:space="0" w:color="auto"/>
                  </w:divBdr>
                </w:div>
                <w:div w:id="1328169208">
                  <w:marLeft w:val="640"/>
                  <w:marRight w:val="0"/>
                  <w:marTop w:val="0"/>
                  <w:marBottom w:val="0"/>
                  <w:divBdr>
                    <w:top w:val="none" w:sz="0" w:space="0" w:color="auto"/>
                    <w:left w:val="none" w:sz="0" w:space="0" w:color="auto"/>
                    <w:bottom w:val="none" w:sz="0" w:space="0" w:color="auto"/>
                    <w:right w:val="none" w:sz="0" w:space="0" w:color="auto"/>
                  </w:divBdr>
                </w:div>
                <w:div w:id="1347749146">
                  <w:marLeft w:val="640"/>
                  <w:marRight w:val="0"/>
                  <w:marTop w:val="0"/>
                  <w:marBottom w:val="0"/>
                  <w:divBdr>
                    <w:top w:val="none" w:sz="0" w:space="0" w:color="auto"/>
                    <w:left w:val="none" w:sz="0" w:space="0" w:color="auto"/>
                    <w:bottom w:val="none" w:sz="0" w:space="0" w:color="auto"/>
                    <w:right w:val="none" w:sz="0" w:space="0" w:color="auto"/>
                  </w:divBdr>
                </w:div>
                <w:div w:id="1359041225">
                  <w:marLeft w:val="640"/>
                  <w:marRight w:val="0"/>
                  <w:marTop w:val="0"/>
                  <w:marBottom w:val="0"/>
                  <w:divBdr>
                    <w:top w:val="none" w:sz="0" w:space="0" w:color="auto"/>
                    <w:left w:val="none" w:sz="0" w:space="0" w:color="auto"/>
                    <w:bottom w:val="none" w:sz="0" w:space="0" w:color="auto"/>
                    <w:right w:val="none" w:sz="0" w:space="0" w:color="auto"/>
                  </w:divBdr>
                </w:div>
                <w:div w:id="1388991196">
                  <w:marLeft w:val="640"/>
                  <w:marRight w:val="0"/>
                  <w:marTop w:val="0"/>
                  <w:marBottom w:val="0"/>
                  <w:divBdr>
                    <w:top w:val="none" w:sz="0" w:space="0" w:color="auto"/>
                    <w:left w:val="none" w:sz="0" w:space="0" w:color="auto"/>
                    <w:bottom w:val="none" w:sz="0" w:space="0" w:color="auto"/>
                    <w:right w:val="none" w:sz="0" w:space="0" w:color="auto"/>
                  </w:divBdr>
                </w:div>
                <w:div w:id="1397044821">
                  <w:marLeft w:val="640"/>
                  <w:marRight w:val="0"/>
                  <w:marTop w:val="0"/>
                  <w:marBottom w:val="0"/>
                  <w:divBdr>
                    <w:top w:val="none" w:sz="0" w:space="0" w:color="auto"/>
                    <w:left w:val="none" w:sz="0" w:space="0" w:color="auto"/>
                    <w:bottom w:val="none" w:sz="0" w:space="0" w:color="auto"/>
                    <w:right w:val="none" w:sz="0" w:space="0" w:color="auto"/>
                  </w:divBdr>
                </w:div>
                <w:div w:id="1411537700">
                  <w:marLeft w:val="640"/>
                  <w:marRight w:val="0"/>
                  <w:marTop w:val="0"/>
                  <w:marBottom w:val="0"/>
                  <w:divBdr>
                    <w:top w:val="none" w:sz="0" w:space="0" w:color="auto"/>
                    <w:left w:val="none" w:sz="0" w:space="0" w:color="auto"/>
                    <w:bottom w:val="none" w:sz="0" w:space="0" w:color="auto"/>
                    <w:right w:val="none" w:sz="0" w:space="0" w:color="auto"/>
                  </w:divBdr>
                </w:div>
                <w:div w:id="1442186359">
                  <w:marLeft w:val="640"/>
                  <w:marRight w:val="0"/>
                  <w:marTop w:val="0"/>
                  <w:marBottom w:val="0"/>
                  <w:divBdr>
                    <w:top w:val="none" w:sz="0" w:space="0" w:color="auto"/>
                    <w:left w:val="none" w:sz="0" w:space="0" w:color="auto"/>
                    <w:bottom w:val="none" w:sz="0" w:space="0" w:color="auto"/>
                    <w:right w:val="none" w:sz="0" w:space="0" w:color="auto"/>
                  </w:divBdr>
                </w:div>
                <w:div w:id="1490242816">
                  <w:marLeft w:val="640"/>
                  <w:marRight w:val="0"/>
                  <w:marTop w:val="0"/>
                  <w:marBottom w:val="0"/>
                  <w:divBdr>
                    <w:top w:val="none" w:sz="0" w:space="0" w:color="auto"/>
                    <w:left w:val="none" w:sz="0" w:space="0" w:color="auto"/>
                    <w:bottom w:val="none" w:sz="0" w:space="0" w:color="auto"/>
                    <w:right w:val="none" w:sz="0" w:space="0" w:color="auto"/>
                  </w:divBdr>
                </w:div>
                <w:div w:id="1497724779">
                  <w:marLeft w:val="640"/>
                  <w:marRight w:val="0"/>
                  <w:marTop w:val="0"/>
                  <w:marBottom w:val="0"/>
                  <w:divBdr>
                    <w:top w:val="none" w:sz="0" w:space="0" w:color="auto"/>
                    <w:left w:val="none" w:sz="0" w:space="0" w:color="auto"/>
                    <w:bottom w:val="none" w:sz="0" w:space="0" w:color="auto"/>
                    <w:right w:val="none" w:sz="0" w:space="0" w:color="auto"/>
                  </w:divBdr>
                </w:div>
                <w:div w:id="1539203978">
                  <w:marLeft w:val="640"/>
                  <w:marRight w:val="0"/>
                  <w:marTop w:val="0"/>
                  <w:marBottom w:val="0"/>
                  <w:divBdr>
                    <w:top w:val="none" w:sz="0" w:space="0" w:color="auto"/>
                    <w:left w:val="none" w:sz="0" w:space="0" w:color="auto"/>
                    <w:bottom w:val="none" w:sz="0" w:space="0" w:color="auto"/>
                    <w:right w:val="none" w:sz="0" w:space="0" w:color="auto"/>
                  </w:divBdr>
                </w:div>
                <w:div w:id="1541893301">
                  <w:marLeft w:val="640"/>
                  <w:marRight w:val="0"/>
                  <w:marTop w:val="0"/>
                  <w:marBottom w:val="0"/>
                  <w:divBdr>
                    <w:top w:val="none" w:sz="0" w:space="0" w:color="auto"/>
                    <w:left w:val="none" w:sz="0" w:space="0" w:color="auto"/>
                    <w:bottom w:val="none" w:sz="0" w:space="0" w:color="auto"/>
                    <w:right w:val="none" w:sz="0" w:space="0" w:color="auto"/>
                  </w:divBdr>
                </w:div>
                <w:div w:id="1542402076">
                  <w:marLeft w:val="640"/>
                  <w:marRight w:val="0"/>
                  <w:marTop w:val="0"/>
                  <w:marBottom w:val="0"/>
                  <w:divBdr>
                    <w:top w:val="none" w:sz="0" w:space="0" w:color="auto"/>
                    <w:left w:val="none" w:sz="0" w:space="0" w:color="auto"/>
                    <w:bottom w:val="none" w:sz="0" w:space="0" w:color="auto"/>
                    <w:right w:val="none" w:sz="0" w:space="0" w:color="auto"/>
                  </w:divBdr>
                </w:div>
                <w:div w:id="1612666545">
                  <w:marLeft w:val="640"/>
                  <w:marRight w:val="0"/>
                  <w:marTop w:val="0"/>
                  <w:marBottom w:val="0"/>
                  <w:divBdr>
                    <w:top w:val="none" w:sz="0" w:space="0" w:color="auto"/>
                    <w:left w:val="none" w:sz="0" w:space="0" w:color="auto"/>
                    <w:bottom w:val="none" w:sz="0" w:space="0" w:color="auto"/>
                    <w:right w:val="none" w:sz="0" w:space="0" w:color="auto"/>
                  </w:divBdr>
                </w:div>
                <w:div w:id="1694264279">
                  <w:marLeft w:val="640"/>
                  <w:marRight w:val="0"/>
                  <w:marTop w:val="0"/>
                  <w:marBottom w:val="0"/>
                  <w:divBdr>
                    <w:top w:val="none" w:sz="0" w:space="0" w:color="auto"/>
                    <w:left w:val="none" w:sz="0" w:space="0" w:color="auto"/>
                    <w:bottom w:val="none" w:sz="0" w:space="0" w:color="auto"/>
                    <w:right w:val="none" w:sz="0" w:space="0" w:color="auto"/>
                  </w:divBdr>
                </w:div>
                <w:div w:id="1736468145">
                  <w:marLeft w:val="640"/>
                  <w:marRight w:val="0"/>
                  <w:marTop w:val="0"/>
                  <w:marBottom w:val="0"/>
                  <w:divBdr>
                    <w:top w:val="none" w:sz="0" w:space="0" w:color="auto"/>
                    <w:left w:val="none" w:sz="0" w:space="0" w:color="auto"/>
                    <w:bottom w:val="none" w:sz="0" w:space="0" w:color="auto"/>
                    <w:right w:val="none" w:sz="0" w:space="0" w:color="auto"/>
                  </w:divBdr>
                </w:div>
                <w:div w:id="1818719376">
                  <w:marLeft w:val="640"/>
                  <w:marRight w:val="0"/>
                  <w:marTop w:val="0"/>
                  <w:marBottom w:val="0"/>
                  <w:divBdr>
                    <w:top w:val="none" w:sz="0" w:space="0" w:color="auto"/>
                    <w:left w:val="none" w:sz="0" w:space="0" w:color="auto"/>
                    <w:bottom w:val="none" w:sz="0" w:space="0" w:color="auto"/>
                    <w:right w:val="none" w:sz="0" w:space="0" w:color="auto"/>
                  </w:divBdr>
                </w:div>
                <w:div w:id="1889880015">
                  <w:marLeft w:val="640"/>
                  <w:marRight w:val="0"/>
                  <w:marTop w:val="0"/>
                  <w:marBottom w:val="0"/>
                  <w:divBdr>
                    <w:top w:val="none" w:sz="0" w:space="0" w:color="auto"/>
                    <w:left w:val="none" w:sz="0" w:space="0" w:color="auto"/>
                    <w:bottom w:val="none" w:sz="0" w:space="0" w:color="auto"/>
                    <w:right w:val="none" w:sz="0" w:space="0" w:color="auto"/>
                  </w:divBdr>
                </w:div>
                <w:div w:id="1906794491">
                  <w:marLeft w:val="640"/>
                  <w:marRight w:val="0"/>
                  <w:marTop w:val="0"/>
                  <w:marBottom w:val="0"/>
                  <w:divBdr>
                    <w:top w:val="none" w:sz="0" w:space="0" w:color="auto"/>
                    <w:left w:val="none" w:sz="0" w:space="0" w:color="auto"/>
                    <w:bottom w:val="none" w:sz="0" w:space="0" w:color="auto"/>
                    <w:right w:val="none" w:sz="0" w:space="0" w:color="auto"/>
                  </w:divBdr>
                </w:div>
                <w:div w:id="1915969922">
                  <w:marLeft w:val="640"/>
                  <w:marRight w:val="0"/>
                  <w:marTop w:val="0"/>
                  <w:marBottom w:val="0"/>
                  <w:divBdr>
                    <w:top w:val="none" w:sz="0" w:space="0" w:color="auto"/>
                    <w:left w:val="none" w:sz="0" w:space="0" w:color="auto"/>
                    <w:bottom w:val="none" w:sz="0" w:space="0" w:color="auto"/>
                    <w:right w:val="none" w:sz="0" w:space="0" w:color="auto"/>
                  </w:divBdr>
                </w:div>
                <w:div w:id="1962347130">
                  <w:marLeft w:val="640"/>
                  <w:marRight w:val="0"/>
                  <w:marTop w:val="0"/>
                  <w:marBottom w:val="0"/>
                  <w:divBdr>
                    <w:top w:val="none" w:sz="0" w:space="0" w:color="auto"/>
                    <w:left w:val="none" w:sz="0" w:space="0" w:color="auto"/>
                    <w:bottom w:val="none" w:sz="0" w:space="0" w:color="auto"/>
                    <w:right w:val="none" w:sz="0" w:space="0" w:color="auto"/>
                  </w:divBdr>
                </w:div>
                <w:div w:id="1997345188">
                  <w:marLeft w:val="640"/>
                  <w:marRight w:val="0"/>
                  <w:marTop w:val="0"/>
                  <w:marBottom w:val="0"/>
                  <w:divBdr>
                    <w:top w:val="none" w:sz="0" w:space="0" w:color="auto"/>
                    <w:left w:val="none" w:sz="0" w:space="0" w:color="auto"/>
                    <w:bottom w:val="none" w:sz="0" w:space="0" w:color="auto"/>
                    <w:right w:val="none" w:sz="0" w:space="0" w:color="auto"/>
                  </w:divBdr>
                </w:div>
                <w:div w:id="2071003423">
                  <w:marLeft w:val="640"/>
                  <w:marRight w:val="0"/>
                  <w:marTop w:val="0"/>
                  <w:marBottom w:val="0"/>
                  <w:divBdr>
                    <w:top w:val="none" w:sz="0" w:space="0" w:color="auto"/>
                    <w:left w:val="none" w:sz="0" w:space="0" w:color="auto"/>
                    <w:bottom w:val="none" w:sz="0" w:space="0" w:color="auto"/>
                    <w:right w:val="none" w:sz="0" w:space="0" w:color="auto"/>
                  </w:divBdr>
                </w:div>
                <w:div w:id="2099137346">
                  <w:marLeft w:val="640"/>
                  <w:marRight w:val="0"/>
                  <w:marTop w:val="0"/>
                  <w:marBottom w:val="0"/>
                  <w:divBdr>
                    <w:top w:val="none" w:sz="0" w:space="0" w:color="auto"/>
                    <w:left w:val="none" w:sz="0" w:space="0" w:color="auto"/>
                    <w:bottom w:val="none" w:sz="0" w:space="0" w:color="auto"/>
                    <w:right w:val="none" w:sz="0" w:space="0" w:color="auto"/>
                  </w:divBdr>
                </w:div>
              </w:divsChild>
            </w:div>
            <w:div w:id="758865421">
              <w:marLeft w:val="0"/>
              <w:marRight w:val="0"/>
              <w:marTop w:val="0"/>
              <w:marBottom w:val="0"/>
              <w:divBdr>
                <w:top w:val="none" w:sz="0" w:space="0" w:color="auto"/>
                <w:left w:val="none" w:sz="0" w:space="0" w:color="auto"/>
                <w:bottom w:val="none" w:sz="0" w:space="0" w:color="auto"/>
                <w:right w:val="none" w:sz="0" w:space="0" w:color="auto"/>
              </w:divBdr>
              <w:divsChild>
                <w:div w:id="30956038">
                  <w:marLeft w:val="640"/>
                  <w:marRight w:val="0"/>
                  <w:marTop w:val="0"/>
                  <w:marBottom w:val="0"/>
                  <w:divBdr>
                    <w:top w:val="none" w:sz="0" w:space="0" w:color="auto"/>
                    <w:left w:val="none" w:sz="0" w:space="0" w:color="auto"/>
                    <w:bottom w:val="none" w:sz="0" w:space="0" w:color="auto"/>
                    <w:right w:val="none" w:sz="0" w:space="0" w:color="auto"/>
                  </w:divBdr>
                </w:div>
                <w:div w:id="39521241">
                  <w:marLeft w:val="640"/>
                  <w:marRight w:val="0"/>
                  <w:marTop w:val="0"/>
                  <w:marBottom w:val="0"/>
                  <w:divBdr>
                    <w:top w:val="none" w:sz="0" w:space="0" w:color="auto"/>
                    <w:left w:val="none" w:sz="0" w:space="0" w:color="auto"/>
                    <w:bottom w:val="none" w:sz="0" w:space="0" w:color="auto"/>
                    <w:right w:val="none" w:sz="0" w:space="0" w:color="auto"/>
                  </w:divBdr>
                </w:div>
                <w:div w:id="39595389">
                  <w:marLeft w:val="640"/>
                  <w:marRight w:val="0"/>
                  <w:marTop w:val="0"/>
                  <w:marBottom w:val="0"/>
                  <w:divBdr>
                    <w:top w:val="none" w:sz="0" w:space="0" w:color="auto"/>
                    <w:left w:val="none" w:sz="0" w:space="0" w:color="auto"/>
                    <w:bottom w:val="none" w:sz="0" w:space="0" w:color="auto"/>
                    <w:right w:val="none" w:sz="0" w:space="0" w:color="auto"/>
                  </w:divBdr>
                </w:div>
                <w:div w:id="50010252">
                  <w:marLeft w:val="640"/>
                  <w:marRight w:val="0"/>
                  <w:marTop w:val="0"/>
                  <w:marBottom w:val="0"/>
                  <w:divBdr>
                    <w:top w:val="none" w:sz="0" w:space="0" w:color="auto"/>
                    <w:left w:val="none" w:sz="0" w:space="0" w:color="auto"/>
                    <w:bottom w:val="none" w:sz="0" w:space="0" w:color="auto"/>
                    <w:right w:val="none" w:sz="0" w:space="0" w:color="auto"/>
                  </w:divBdr>
                </w:div>
                <w:div w:id="89006737">
                  <w:marLeft w:val="640"/>
                  <w:marRight w:val="0"/>
                  <w:marTop w:val="0"/>
                  <w:marBottom w:val="0"/>
                  <w:divBdr>
                    <w:top w:val="none" w:sz="0" w:space="0" w:color="auto"/>
                    <w:left w:val="none" w:sz="0" w:space="0" w:color="auto"/>
                    <w:bottom w:val="none" w:sz="0" w:space="0" w:color="auto"/>
                    <w:right w:val="none" w:sz="0" w:space="0" w:color="auto"/>
                  </w:divBdr>
                </w:div>
                <w:div w:id="97215421">
                  <w:marLeft w:val="640"/>
                  <w:marRight w:val="0"/>
                  <w:marTop w:val="0"/>
                  <w:marBottom w:val="0"/>
                  <w:divBdr>
                    <w:top w:val="none" w:sz="0" w:space="0" w:color="auto"/>
                    <w:left w:val="none" w:sz="0" w:space="0" w:color="auto"/>
                    <w:bottom w:val="none" w:sz="0" w:space="0" w:color="auto"/>
                    <w:right w:val="none" w:sz="0" w:space="0" w:color="auto"/>
                  </w:divBdr>
                </w:div>
                <w:div w:id="111093286">
                  <w:marLeft w:val="640"/>
                  <w:marRight w:val="0"/>
                  <w:marTop w:val="0"/>
                  <w:marBottom w:val="0"/>
                  <w:divBdr>
                    <w:top w:val="none" w:sz="0" w:space="0" w:color="auto"/>
                    <w:left w:val="none" w:sz="0" w:space="0" w:color="auto"/>
                    <w:bottom w:val="none" w:sz="0" w:space="0" w:color="auto"/>
                    <w:right w:val="none" w:sz="0" w:space="0" w:color="auto"/>
                  </w:divBdr>
                </w:div>
                <w:div w:id="156775499">
                  <w:marLeft w:val="640"/>
                  <w:marRight w:val="0"/>
                  <w:marTop w:val="0"/>
                  <w:marBottom w:val="0"/>
                  <w:divBdr>
                    <w:top w:val="none" w:sz="0" w:space="0" w:color="auto"/>
                    <w:left w:val="none" w:sz="0" w:space="0" w:color="auto"/>
                    <w:bottom w:val="none" w:sz="0" w:space="0" w:color="auto"/>
                    <w:right w:val="none" w:sz="0" w:space="0" w:color="auto"/>
                  </w:divBdr>
                </w:div>
                <w:div w:id="166292596">
                  <w:marLeft w:val="640"/>
                  <w:marRight w:val="0"/>
                  <w:marTop w:val="0"/>
                  <w:marBottom w:val="0"/>
                  <w:divBdr>
                    <w:top w:val="none" w:sz="0" w:space="0" w:color="auto"/>
                    <w:left w:val="none" w:sz="0" w:space="0" w:color="auto"/>
                    <w:bottom w:val="none" w:sz="0" w:space="0" w:color="auto"/>
                    <w:right w:val="none" w:sz="0" w:space="0" w:color="auto"/>
                  </w:divBdr>
                </w:div>
                <w:div w:id="199755193">
                  <w:marLeft w:val="640"/>
                  <w:marRight w:val="0"/>
                  <w:marTop w:val="0"/>
                  <w:marBottom w:val="0"/>
                  <w:divBdr>
                    <w:top w:val="none" w:sz="0" w:space="0" w:color="auto"/>
                    <w:left w:val="none" w:sz="0" w:space="0" w:color="auto"/>
                    <w:bottom w:val="none" w:sz="0" w:space="0" w:color="auto"/>
                    <w:right w:val="none" w:sz="0" w:space="0" w:color="auto"/>
                  </w:divBdr>
                </w:div>
                <w:div w:id="239558599">
                  <w:marLeft w:val="640"/>
                  <w:marRight w:val="0"/>
                  <w:marTop w:val="0"/>
                  <w:marBottom w:val="0"/>
                  <w:divBdr>
                    <w:top w:val="none" w:sz="0" w:space="0" w:color="auto"/>
                    <w:left w:val="none" w:sz="0" w:space="0" w:color="auto"/>
                    <w:bottom w:val="none" w:sz="0" w:space="0" w:color="auto"/>
                    <w:right w:val="none" w:sz="0" w:space="0" w:color="auto"/>
                  </w:divBdr>
                </w:div>
                <w:div w:id="240455671">
                  <w:marLeft w:val="640"/>
                  <w:marRight w:val="0"/>
                  <w:marTop w:val="0"/>
                  <w:marBottom w:val="0"/>
                  <w:divBdr>
                    <w:top w:val="none" w:sz="0" w:space="0" w:color="auto"/>
                    <w:left w:val="none" w:sz="0" w:space="0" w:color="auto"/>
                    <w:bottom w:val="none" w:sz="0" w:space="0" w:color="auto"/>
                    <w:right w:val="none" w:sz="0" w:space="0" w:color="auto"/>
                  </w:divBdr>
                </w:div>
                <w:div w:id="255291110">
                  <w:marLeft w:val="640"/>
                  <w:marRight w:val="0"/>
                  <w:marTop w:val="0"/>
                  <w:marBottom w:val="0"/>
                  <w:divBdr>
                    <w:top w:val="none" w:sz="0" w:space="0" w:color="auto"/>
                    <w:left w:val="none" w:sz="0" w:space="0" w:color="auto"/>
                    <w:bottom w:val="none" w:sz="0" w:space="0" w:color="auto"/>
                    <w:right w:val="none" w:sz="0" w:space="0" w:color="auto"/>
                  </w:divBdr>
                </w:div>
                <w:div w:id="284384535">
                  <w:marLeft w:val="640"/>
                  <w:marRight w:val="0"/>
                  <w:marTop w:val="0"/>
                  <w:marBottom w:val="0"/>
                  <w:divBdr>
                    <w:top w:val="none" w:sz="0" w:space="0" w:color="auto"/>
                    <w:left w:val="none" w:sz="0" w:space="0" w:color="auto"/>
                    <w:bottom w:val="none" w:sz="0" w:space="0" w:color="auto"/>
                    <w:right w:val="none" w:sz="0" w:space="0" w:color="auto"/>
                  </w:divBdr>
                </w:div>
                <w:div w:id="393628000">
                  <w:marLeft w:val="640"/>
                  <w:marRight w:val="0"/>
                  <w:marTop w:val="0"/>
                  <w:marBottom w:val="0"/>
                  <w:divBdr>
                    <w:top w:val="none" w:sz="0" w:space="0" w:color="auto"/>
                    <w:left w:val="none" w:sz="0" w:space="0" w:color="auto"/>
                    <w:bottom w:val="none" w:sz="0" w:space="0" w:color="auto"/>
                    <w:right w:val="none" w:sz="0" w:space="0" w:color="auto"/>
                  </w:divBdr>
                </w:div>
                <w:div w:id="397167140">
                  <w:marLeft w:val="640"/>
                  <w:marRight w:val="0"/>
                  <w:marTop w:val="0"/>
                  <w:marBottom w:val="0"/>
                  <w:divBdr>
                    <w:top w:val="none" w:sz="0" w:space="0" w:color="auto"/>
                    <w:left w:val="none" w:sz="0" w:space="0" w:color="auto"/>
                    <w:bottom w:val="none" w:sz="0" w:space="0" w:color="auto"/>
                    <w:right w:val="none" w:sz="0" w:space="0" w:color="auto"/>
                  </w:divBdr>
                </w:div>
                <w:div w:id="402412439">
                  <w:marLeft w:val="640"/>
                  <w:marRight w:val="0"/>
                  <w:marTop w:val="0"/>
                  <w:marBottom w:val="0"/>
                  <w:divBdr>
                    <w:top w:val="none" w:sz="0" w:space="0" w:color="auto"/>
                    <w:left w:val="none" w:sz="0" w:space="0" w:color="auto"/>
                    <w:bottom w:val="none" w:sz="0" w:space="0" w:color="auto"/>
                    <w:right w:val="none" w:sz="0" w:space="0" w:color="auto"/>
                  </w:divBdr>
                </w:div>
                <w:div w:id="421030013">
                  <w:marLeft w:val="640"/>
                  <w:marRight w:val="0"/>
                  <w:marTop w:val="0"/>
                  <w:marBottom w:val="0"/>
                  <w:divBdr>
                    <w:top w:val="none" w:sz="0" w:space="0" w:color="auto"/>
                    <w:left w:val="none" w:sz="0" w:space="0" w:color="auto"/>
                    <w:bottom w:val="none" w:sz="0" w:space="0" w:color="auto"/>
                    <w:right w:val="none" w:sz="0" w:space="0" w:color="auto"/>
                  </w:divBdr>
                </w:div>
                <w:div w:id="427579450">
                  <w:marLeft w:val="640"/>
                  <w:marRight w:val="0"/>
                  <w:marTop w:val="0"/>
                  <w:marBottom w:val="0"/>
                  <w:divBdr>
                    <w:top w:val="none" w:sz="0" w:space="0" w:color="auto"/>
                    <w:left w:val="none" w:sz="0" w:space="0" w:color="auto"/>
                    <w:bottom w:val="none" w:sz="0" w:space="0" w:color="auto"/>
                    <w:right w:val="none" w:sz="0" w:space="0" w:color="auto"/>
                  </w:divBdr>
                </w:div>
                <w:div w:id="439572929">
                  <w:marLeft w:val="640"/>
                  <w:marRight w:val="0"/>
                  <w:marTop w:val="0"/>
                  <w:marBottom w:val="0"/>
                  <w:divBdr>
                    <w:top w:val="none" w:sz="0" w:space="0" w:color="auto"/>
                    <w:left w:val="none" w:sz="0" w:space="0" w:color="auto"/>
                    <w:bottom w:val="none" w:sz="0" w:space="0" w:color="auto"/>
                    <w:right w:val="none" w:sz="0" w:space="0" w:color="auto"/>
                  </w:divBdr>
                </w:div>
                <w:div w:id="481235778">
                  <w:marLeft w:val="640"/>
                  <w:marRight w:val="0"/>
                  <w:marTop w:val="0"/>
                  <w:marBottom w:val="0"/>
                  <w:divBdr>
                    <w:top w:val="none" w:sz="0" w:space="0" w:color="auto"/>
                    <w:left w:val="none" w:sz="0" w:space="0" w:color="auto"/>
                    <w:bottom w:val="none" w:sz="0" w:space="0" w:color="auto"/>
                    <w:right w:val="none" w:sz="0" w:space="0" w:color="auto"/>
                  </w:divBdr>
                </w:div>
                <w:div w:id="508567860">
                  <w:marLeft w:val="640"/>
                  <w:marRight w:val="0"/>
                  <w:marTop w:val="0"/>
                  <w:marBottom w:val="0"/>
                  <w:divBdr>
                    <w:top w:val="none" w:sz="0" w:space="0" w:color="auto"/>
                    <w:left w:val="none" w:sz="0" w:space="0" w:color="auto"/>
                    <w:bottom w:val="none" w:sz="0" w:space="0" w:color="auto"/>
                    <w:right w:val="none" w:sz="0" w:space="0" w:color="auto"/>
                  </w:divBdr>
                </w:div>
                <w:div w:id="530072823">
                  <w:marLeft w:val="640"/>
                  <w:marRight w:val="0"/>
                  <w:marTop w:val="0"/>
                  <w:marBottom w:val="0"/>
                  <w:divBdr>
                    <w:top w:val="none" w:sz="0" w:space="0" w:color="auto"/>
                    <w:left w:val="none" w:sz="0" w:space="0" w:color="auto"/>
                    <w:bottom w:val="none" w:sz="0" w:space="0" w:color="auto"/>
                    <w:right w:val="none" w:sz="0" w:space="0" w:color="auto"/>
                  </w:divBdr>
                </w:div>
                <w:div w:id="550120910">
                  <w:marLeft w:val="640"/>
                  <w:marRight w:val="0"/>
                  <w:marTop w:val="0"/>
                  <w:marBottom w:val="0"/>
                  <w:divBdr>
                    <w:top w:val="none" w:sz="0" w:space="0" w:color="auto"/>
                    <w:left w:val="none" w:sz="0" w:space="0" w:color="auto"/>
                    <w:bottom w:val="none" w:sz="0" w:space="0" w:color="auto"/>
                    <w:right w:val="none" w:sz="0" w:space="0" w:color="auto"/>
                  </w:divBdr>
                </w:div>
                <w:div w:id="634682949">
                  <w:marLeft w:val="640"/>
                  <w:marRight w:val="0"/>
                  <w:marTop w:val="0"/>
                  <w:marBottom w:val="0"/>
                  <w:divBdr>
                    <w:top w:val="none" w:sz="0" w:space="0" w:color="auto"/>
                    <w:left w:val="none" w:sz="0" w:space="0" w:color="auto"/>
                    <w:bottom w:val="none" w:sz="0" w:space="0" w:color="auto"/>
                    <w:right w:val="none" w:sz="0" w:space="0" w:color="auto"/>
                  </w:divBdr>
                </w:div>
                <w:div w:id="653098177">
                  <w:marLeft w:val="640"/>
                  <w:marRight w:val="0"/>
                  <w:marTop w:val="0"/>
                  <w:marBottom w:val="0"/>
                  <w:divBdr>
                    <w:top w:val="none" w:sz="0" w:space="0" w:color="auto"/>
                    <w:left w:val="none" w:sz="0" w:space="0" w:color="auto"/>
                    <w:bottom w:val="none" w:sz="0" w:space="0" w:color="auto"/>
                    <w:right w:val="none" w:sz="0" w:space="0" w:color="auto"/>
                  </w:divBdr>
                </w:div>
                <w:div w:id="674378991">
                  <w:marLeft w:val="640"/>
                  <w:marRight w:val="0"/>
                  <w:marTop w:val="0"/>
                  <w:marBottom w:val="0"/>
                  <w:divBdr>
                    <w:top w:val="none" w:sz="0" w:space="0" w:color="auto"/>
                    <w:left w:val="none" w:sz="0" w:space="0" w:color="auto"/>
                    <w:bottom w:val="none" w:sz="0" w:space="0" w:color="auto"/>
                    <w:right w:val="none" w:sz="0" w:space="0" w:color="auto"/>
                  </w:divBdr>
                </w:div>
                <w:div w:id="677730079">
                  <w:marLeft w:val="640"/>
                  <w:marRight w:val="0"/>
                  <w:marTop w:val="0"/>
                  <w:marBottom w:val="0"/>
                  <w:divBdr>
                    <w:top w:val="none" w:sz="0" w:space="0" w:color="auto"/>
                    <w:left w:val="none" w:sz="0" w:space="0" w:color="auto"/>
                    <w:bottom w:val="none" w:sz="0" w:space="0" w:color="auto"/>
                    <w:right w:val="none" w:sz="0" w:space="0" w:color="auto"/>
                  </w:divBdr>
                </w:div>
                <w:div w:id="686564292">
                  <w:marLeft w:val="640"/>
                  <w:marRight w:val="0"/>
                  <w:marTop w:val="0"/>
                  <w:marBottom w:val="0"/>
                  <w:divBdr>
                    <w:top w:val="none" w:sz="0" w:space="0" w:color="auto"/>
                    <w:left w:val="none" w:sz="0" w:space="0" w:color="auto"/>
                    <w:bottom w:val="none" w:sz="0" w:space="0" w:color="auto"/>
                    <w:right w:val="none" w:sz="0" w:space="0" w:color="auto"/>
                  </w:divBdr>
                </w:div>
                <w:div w:id="692682068">
                  <w:marLeft w:val="640"/>
                  <w:marRight w:val="0"/>
                  <w:marTop w:val="0"/>
                  <w:marBottom w:val="0"/>
                  <w:divBdr>
                    <w:top w:val="none" w:sz="0" w:space="0" w:color="auto"/>
                    <w:left w:val="none" w:sz="0" w:space="0" w:color="auto"/>
                    <w:bottom w:val="none" w:sz="0" w:space="0" w:color="auto"/>
                    <w:right w:val="none" w:sz="0" w:space="0" w:color="auto"/>
                  </w:divBdr>
                </w:div>
                <w:div w:id="750349323">
                  <w:marLeft w:val="640"/>
                  <w:marRight w:val="0"/>
                  <w:marTop w:val="0"/>
                  <w:marBottom w:val="0"/>
                  <w:divBdr>
                    <w:top w:val="none" w:sz="0" w:space="0" w:color="auto"/>
                    <w:left w:val="none" w:sz="0" w:space="0" w:color="auto"/>
                    <w:bottom w:val="none" w:sz="0" w:space="0" w:color="auto"/>
                    <w:right w:val="none" w:sz="0" w:space="0" w:color="auto"/>
                  </w:divBdr>
                </w:div>
                <w:div w:id="790172355">
                  <w:marLeft w:val="640"/>
                  <w:marRight w:val="0"/>
                  <w:marTop w:val="0"/>
                  <w:marBottom w:val="0"/>
                  <w:divBdr>
                    <w:top w:val="none" w:sz="0" w:space="0" w:color="auto"/>
                    <w:left w:val="none" w:sz="0" w:space="0" w:color="auto"/>
                    <w:bottom w:val="none" w:sz="0" w:space="0" w:color="auto"/>
                    <w:right w:val="none" w:sz="0" w:space="0" w:color="auto"/>
                  </w:divBdr>
                </w:div>
                <w:div w:id="819081142">
                  <w:marLeft w:val="640"/>
                  <w:marRight w:val="0"/>
                  <w:marTop w:val="0"/>
                  <w:marBottom w:val="0"/>
                  <w:divBdr>
                    <w:top w:val="none" w:sz="0" w:space="0" w:color="auto"/>
                    <w:left w:val="none" w:sz="0" w:space="0" w:color="auto"/>
                    <w:bottom w:val="none" w:sz="0" w:space="0" w:color="auto"/>
                    <w:right w:val="none" w:sz="0" w:space="0" w:color="auto"/>
                  </w:divBdr>
                </w:div>
                <w:div w:id="869223548">
                  <w:marLeft w:val="640"/>
                  <w:marRight w:val="0"/>
                  <w:marTop w:val="0"/>
                  <w:marBottom w:val="0"/>
                  <w:divBdr>
                    <w:top w:val="none" w:sz="0" w:space="0" w:color="auto"/>
                    <w:left w:val="none" w:sz="0" w:space="0" w:color="auto"/>
                    <w:bottom w:val="none" w:sz="0" w:space="0" w:color="auto"/>
                    <w:right w:val="none" w:sz="0" w:space="0" w:color="auto"/>
                  </w:divBdr>
                </w:div>
                <w:div w:id="932395434">
                  <w:marLeft w:val="640"/>
                  <w:marRight w:val="0"/>
                  <w:marTop w:val="0"/>
                  <w:marBottom w:val="0"/>
                  <w:divBdr>
                    <w:top w:val="none" w:sz="0" w:space="0" w:color="auto"/>
                    <w:left w:val="none" w:sz="0" w:space="0" w:color="auto"/>
                    <w:bottom w:val="none" w:sz="0" w:space="0" w:color="auto"/>
                    <w:right w:val="none" w:sz="0" w:space="0" w:color="auto"/>
                  </w:divBdr>
                </w:div>
                <w:div w:id="996767821">
                  <w:marLeft w:val="640"/>
                  <w:marRight w:val="0"/>
                  <w:marTop w:val="0"/>
                  <w:marBottom w:val="0"/>
                  <w:divBdr>
                    <w:top w:val="none" w:sz="0" w:space="0" w:color="auto"/>
                    <w:left w:val="none" w:sz="0" w:space="0" w:color="auto"/>
                    <w:bottom w:val="none" w:sz="0" w:space="0" w:color="auto"/>
                    <w:right w:val="none" w:sz="0" w:space="0" w:color="auto"/>
                  </w:divBdr>
                </w:div>
                <w:div w:id="1004548979">
                  <w:marLeft w:val="640"/>
                  <w:marRight w:val="0"/>
                  <w:marTop w:val="0"/>
                  <w:marBottom w:val="0"/>
                  <w:divBdr>
                    <w:top w:val="none" w:sz="0" w:space="0" w:color="auto"/>
                    <w:left w:val="none" w:sz="0" w:space="0" w:color="auto"/>
                    <w:bottom w:val="none" w:sz="0" w:space="0" w:color="auto"/>
                    <w:right w:val="none" w:sz="0" w:space="0" w:color="auto"/>
                  </w:divBdr>
                </w:div>
                <w:div w:id="1030909370">
                  <w:marLeft w:val="640"/>
                  <w:marRight w:val="0"/>
                  <w:marTop w:val="0"/>
                  <w:marBottom w:val="0"/>
                  <w:divBdr>
                    <w:top w:val="none" w:sz="0" w:space="0" w:color="auto"/>
                    <w:left w:val="none" w:sz="0" w:space="0" w:color="auto"/>
                    <w:bottom w:val="none" w:sz="0" w:space="0" w:color="auto"/>
                    <w:right w:val="none" w:sz="0" w:space="0" w:color="auto"/>
                  </w:divBdr>
                </w:div>
                <w:div w:id="1208029491">
                  <w:marLeft w:val="640"/>
                  <w:marRight w:val="0"/>
                  <w:marTop w:val="0"/>
                  <w:marBottom w:val="0"/>
                  <w:divBdr>
                    <w:top w:val="none" w:sz="0" w:space="0" w:color="auto"/>
                    <w:left w:val="none" w:sz="0" w:space="0" w:color="auto"/>
                    <w:bottom w:val="none" w:sz="0" w:space="0" w:color="auto"/>
                    <w:right w:val="none" w:sz="0" w:space="0" w:color="auto"/>
                  </w:divBdr>
                </w:div>
                <w:div w:id="1208644298">
                  <w:marLeft w:val="640"/>
                  <w:marRight w:val="0"/>
                  <w:marTop w:val="0"/>
                  <w:marBottom w:val="0"/>
                  <w:divBdr>
                    <w:top w:val="none" w:sz="0" w:space="0" w:color="auto"/>
                    <w:left w:val="none" w:sz="0" w:space="0" w:color="auto"/>
                    <w:bottom w:val="none" w:sz="0" w:space="0" w:color="auto"/>
                    <w:right w:val="none" w:sz="0" w:space="0" w:color="auto"/>
                  </w:divBdr>
                </w:div>
                <w:div w:id="1225096512">
                  <w:marLeft w:val="640"/>
                  <w:marRight w:val="0"/>
                  <w:marTop w:val="0"/>
                  <w:marBottom w:val="0"/>
                  <w:divBdr>
                    <w:top w:val="none" w:sz="0" w:space="0" w:color="auto"/>
                    <w:left w:val="none" w:sz="0" w:space="0" w:color="auto"/>
                    <w:bottom w:val="none" w:sz="0" w:space="0" w:color="auto"/>
                    <w:right w:val="none" w:sz="0" w:space="0" w:color="auto"/>
                  </w:divBdr>
                </w:div>
                <w:div w:id="1307860298">
                  <w:marLeft w:val="640"/>
                  <w:marRight w:val="0"/>
                  <w:marTop w:val="0"/>
                  <w:marBottom w:val="0"/>
                  <w:divBdr>
                    <w:top w:val="none" w:sz="0" w:space="0" w:color="auto"/>
                    <w:left w:val="none" w:sz="0" w:space="0" w:color="auto"/>
                    <w:bottom w:val="none" w:sz="0" w:space="0" w:color="auto"/>
                    <w:right w:val="none" w:sz="0" w:space="0" w:color="auto"/>
                  </w:divBdr>
                </w:div>
                <w:div w:id="1332374045">
                  <w:marLeft w:val="640"/>
                  <w:marRight w:val="0"/>
                  <w:marTop w:val="0"/>
                  <w:marBottom w:val="0"/>
                  <w:divBdr>
                    <w:top w:val="none" w:sz="0" w:space="0" w:color="auto"/>
                    <w:left w:val="none" w:sz="0" w:space="0" w:color="auto"/>
                    <w:bottom w:val="none" w:sz="0" w:space="0" w:color="auto"/>
                    <w:right w:val="none" w:sz="0" w:space="0" w:color="auto"/>
                  </w:divBdr>
                </w:div>
                <w:div w:id="1335230522">
                  <w:marLeft w:val="640"/>
                  <w:marRight w:val="0"/>
                  <w:marTop w:val="0"/>
                  <w:marBottom w:val="0"/>
                  <w:divBdr>
                    <w:top w:val="none" w:sz="0" w:space="0" w:color="auto"/>
                    <w:left w:val="none" w:sz="0" w:space="0" w:color="auto"/>
                    <w:bottom w:val="none" w:sz="0" w:space="0" w:color="auto"/>
                    <w:right w:val="none" w:sz="0" w:space="0" w:color="auto"/>
                  </w:divBdr>
                </w:div>
                <w:div w:id="1335568120">
                  <w:marLeft w:val="640"/>
                  <w:marRight w:val="0"/>
                  <w:marTop w:val="0"/>
                  <w:marBottom w:val="0"/>
                  <w:divBdr>
                    <w:top w:val="none" w:sz="0" w:space="0" w:color="auto"/>
                    <w:left w:val="none" w:sz="0" w:space="0" w:color="auto"/>
                    <w:bottom w:val="none" w:sz="0" w:space="0" w:color="auto"/>
                    <w:right w:val="none" w:sz="0" w:space="0" w:color="auto"/>
                  </w:divBdr>
                </w:div>
                <w:div w:id="1383943395">
                  <w:marLeft w:val="640"/>
                  <w:marRight w:val="0"/>
                  <w:marTop w:val="0"/>
                  <w:marBottom w:val="0"/>
                  <w:divBdr>
                    <w:top w:val="none" w:sz="0" w:space="0" w:color="auto"/>
                    <w:left w:val="none" w:sz="0" w:space="0" w:color="auto"/>
                    <w:bottom w:val="none" w:sz="0" w:space="0" w:color="auto"/>
                    <w:right w:val="none" w:sz="0" w:space="0" w:color="auto"/>
                  </w:divBdr>
                </w:div>
                <w:div w:id="1428043569">
                  <w:marLeft w:val="640"/>
                  <w:marRight w:val="0"/>
                  <w:marTop w:val="0"/>
                  <w:marBottom w:val="0"/>
                  <w:divBdr>
                    <w:top w:val="none" w:sz="0" w:space="0" w:color="auto"/>
                    <w:left w:val="none" w:sz="0" w:space="0" w:color="auto"/>
                    <w:bottom w:val="none" w:sz="0" w:space="0" w:color="auto"/>
                    <w:right w:val="none" w:sz="0" w:space="0" w:color="auto"/>
                  </w:divBdr>
                </w:div>
                <w:div w:id="1454713467">
                  <w:marLeft w:val="640"/>
                  <w:marRight w:val="0"/>
                  <w:marTop w:val="0"/>
                  <w:marBottom w:val="0"/>
                  <w:divBdr>
                    <w:top w:val="none" w:sz="0" w:space="0" w:color="auto"/>
                    <w:left w:val="none" w:sz="0" w:space="0" w:color="auto"/>
                    <w:bottom w:val="none" w:sz="0" w:space="0" w:color="auto"/>
                    <w:right w:val="none" w:sz="0" w:space="0" w:color="auto"/>
                  </w:divBdr>
                </w:div>
                <w:div w:id="1463692103">
                  <w:marLeft w:val="640"/>
                  <w:marRight w:val="0"/>
                  <w:marTop w:val="0"/>
                  <w:marBottom w:val="0"/>
                  <w:divBdr>
                    <w:top w:val="none" w:sz="0" w:space="0" w:color="auto"/>
                    <w:left w:val="none" w:sz="0" w:space="0" w:color="auto"/>
                    <w:bottom w:val="none" w:sz="0" w:space="0" w:color="auto"/>
                    <w:right w:val="none" w:sz="0" w:space="0" w:color="auto"/>
                  </w:divBdr>
                </w:div>
                <w:div w:id="1488862506">
                  <w:marLeft w:val="640"/>
                  <w:marRight w:val="0"/>
                  <w:marTop w:val="0"/>
                  <w:marBottom w:val="0"/>
                  <w:divBdr>
                    <w:top w:val="none" w:sz="0" w:space="0" w:color="auto"/>
                    <w:left w:val="none" w:sz="0" w:space="0" w:color="auto"/>
                    <w:bottom w:val="none" w:sz="0" w:space="0" w:color="auto"/>
                    <w:right w:val="none" w:sz="0" w:space="0" w:color="auto"/>
                  </w:divBdr>
                </w:div>
                <w:div w:id="1492679213">
                  <w:marLeft w:val="640"/>
                  <w:marRight w:val="0"/>
                  <w:marTop w:val="0"/>
                  <w:marBottom w:val="0"/>
                  <w:divBdr>
                    <w:top w:val="none" w:sz="0" w:space="0" w:color="auto"/>
                    <w:left w:val="none" w:sz="0" w:space="0" w:color="auto"/>
                    <w:bottom w:val="none" w:sz="0" w:space="0" w:color="auto"/>
                    <w:right w:val="none" w:sz="0" w:space="0" w:color="auto"/>
                  </w:divBdr>
                </w:div>
                <w:div w:id="1517304097">
                  <w:marLeft w:val="640"/>
                  <w:marRight w:val="0"/>
                  <w:marTop w:val="0"/>
                  <w:marBottom w:val="0"/>
                  <w:divBdr>
                    <w:top w:val="none" w:sz="0" w:space="0" w:color="auto"/>
                    <w:left w:val="none" w:sz="0" w:space="0" w:color="auto"/>
                    <w:bottom w:val="none" w:sz="0" w:space="0" w:color="auto"/>
                    <w:right w:val="none" w:sz="0" w:space="0" w:color="auto"/>
                  </w:divBdr>
                </w:div>
                <w:div w:id="1583946751">
                  <w:marLeft w:val="640"/>
                  <w:marRight w:val="0"/>
                  <w:marTop w:val="0"/>
                  <w:marBottom w:val="0"/>
                  <w:divBdr>
                    <w:top w:val="none" w:sz="0" w:space="0" w:color="auto"/>
                    <w:left w:val="none" w:sz="0" w:space="0" w:color="auto"/>
                    <w:bottom w:val="none" w:sz="0" w:space="0" w:color="auto"/>
                    <w:right w:val="none" w:sz="0" w:space="0" w:color="auto"/>
                  </w:divBdr>
                </w:div>
                <w:div w:id="1656762612">
                  <w:marLeft w:val="640"/>
                  <w:marRight w:val="0"/>
                  <w:marTop w:val="0"/>
                  <w:marBottom w:val="0"/>
                  <w:divBdr>
                    <w:top w:val="none" w:sz="0" w:space="0" w:color="auto"/>
                    <w:left w:val="none" w:sz="0" w:space="0" w:color="auto"/>
                    <w:bottom w:val="none" w:sz="0" w:space="0" w:color="auto"/>
                    <w:right w:val="none" w:sz="0" w:space="0" w:color="auto"/>
                  </w:divBdr>
                </w:div>
                <w:div w:id="1682463628">
                  <w:marLeft w:val="640"/>
                  <w:marRight w:val="0"/>
                  <w:marTop w:val="0"/>
                  <w:marBottom w:val="0"/>
                  <w:divBdr>
                    <w:top w:val="none" w:sz="0" w:space="0" w:color="auto"/>
                    <w:left w:val="none" w:sz="0" w:space="0" w:color="auto"/>
                    <w:bottom w:val="none" w:sz="0" w:space="0" w:color="auto"/>
                    <w:right w:val="none" w:sz="0" w:space="0" w:color="auto"/>
                  </w:divBdr>
                </w:div>
                <w:div w:id="1800613873">
                  <w:marLeft w:val="640"/>
                  <w:marRight w:val="0"/>
                  <w:marTop w:val="0"/>
                  <w:marBottom w:val="0"/>
                  <w:divBdr>
                    <w:top w:val="none" w:sz="0" w:space="0" w:color="auto"/>
                    <w:left w:val="none" w:sz="0" w:space="0" w:color="auto"/>
                    <w:bottom w:val="none" w:sz="0" w:space="0" w:color="auto"/>
                    <w:right w:val="none" w:sz="0" w:space="0" w:color="auto"/>
                  </w:divBdr>
                </w:div>
                <w:div w:id="1915972446">
                  <w:marLeft w:val="640"/>
                  <w:marRight w:val="0"/>
                  <w:marTop w:val="0"/>
                  <w:marBottom w:val="0"/>
                  <w:divBdr>
                    <w:top w:val="none" w:sz="0" w:space="0" w:color="auto"/>
                    <w:left w:val="none" w:sz="0" w:space="0" w:color="auto"/>
                    <w:bottom w:val="none" w:sz="0" w:space="0" w:color="auto"/>
                    <w:right w:val="none" w:sz="0" w:space="0" w:color="auto"/>
                  </w:divBdr>
                </w:div>
                <w:div w:id="1918978893">
                  <w:marLeft w:val="640"/>
                  <w:marRight w:val="0"/>
                  <w:marTop w:val="0"/>
                  <w:marBottom w:val="0"/>
                  <w:divBdr>
                    <w:top w:val="none" w:sz="0" w:space="0" w:color="auto"/>
                    <w:left w:val="none" w:sz="0" w:space="0" w:color="auto"/>
                    <w:bottom w:val="none" w:sz="0" w:space="0" w:color="auto"/>
                    <w:right w:val="none" w:sz="0" w:space="0" w:color="auto"/>
                  </w:divBdr>
                </w:div>
                <w:div w:id="1967734997">
                  <w:marLeft w:val="640"/>
                  <w:marRight w:val="0"/>
                  <w:marTop w:val="0"/>
                  <w:marBottom w:val="0"/>
                  <w:divBdr>
                    <w:top w:val="none" w:sz="0" w:space="0" w:color="auto"/>
                    <w:left w:val="none" w:sz="0" w:space="0" w:color="auto"/>
                    <w:bottom w:val="none" w:sz="0" w:space="0" w:color="auto"/>
                    <w:right w:val="none" w:sz="0" w:space="0" w:color="auto"/>
                  </w:divBdr>
                </w:div>
                <w:div w:id="1994288518">
                  <w:marLeft w:val="640"/>
                  <w:marRight w:val="0"/>
                  <w:marTop w:val="0"/>
                  <w:marBottom w:val="0"/>
                  <w:divBdr>
                    <w:top w:val="none" w:sz="0" w:space="0" w:color="auto"/>
                    <w:left w:val="none" w:sz="0" w:space="0" w:color="auto"/>
                    <w:bottom w:val="none" w:sz="0" w:space="0" w:color="auto"/>
                    <w:right w:val="none" w:sz="0" w:space="0" w:color="auto"/>
                  </w:divBdr>
                </w:div>
                <w:div w:id="2011905975">
                  <w:marLeft w:val="640"/>
                  <w:marRight w:val="0"/>
                  <w:marTop w:val="0"/>
                  <w:marBottom w:val="0"/>
                  <w:divBdr>
                    <w:top w:val="none" w:sz="0" w:space="0" w:color="auto"/>
                    <w:left w:val="none" w:sz="0" w:space="0" w:color="auto"/>
                    <w:bottom w:val="none" w:sz="0" w:space="0" w:color="auto"/>
                    <w:right w:val="none" w:sz="0" w:space="0" w:color="auto"/>
                  </w:divBdr>
                </w:div>
                <w:div w:id="2019848743">
                  <w:marLeft w:val="640"/>
                  <w:marRight w:val="0"/>
                  <w:marTop w:val="0"/>
                  <w:marBottom w:val="0"/>
                  <w:divBdr>
                    <w:top w:val="none" w:sz="0" w:space="0" w:color="auto"/>
                    <w:left w:val="none" w:sz="0" w:space="0" w:color="auto"/>
                    <w:bottom w:val="none" w:sz="0" w:space="0" w:color="auto"/>
                    <w:right w:val="none" w:sz="0" w:space="0" w:color="auto"/>
                  </w:divBdr>
                </w:div>
                <w:div w:id="2029483680">
                  <w:marLeft w:val="640"/>
                  <w:marRight w:val="0"/>
                  <w:marTop w:val="0"/>
                  <w:marBottom w:val="0"/>
                  <w:divBdr>
                    <w:top w:val="none" w:sz="0" w:space="0" w:color="auto"/>
                    <w:left w:val="none" w:sz="0" w:space="0" w:color="auto"/>
                    <w:bottom w:val="none" w:sz="0" w:space="0" w:color="auto"/>
                    <w:right w:val="none" w:sz="0" w:space="0" w:color="auto"/>
                  </w:divBdr>
                </w:div>
                <w:div w:id="2068525867">
                  <w:marLeft w:val="640"/>
                  <w:marRight w:val="0"/>
                  <w:marTop w:val="0"/>
                  <w:marBottom w:val="0"/>
                  <w:divBdr>
                    <w:top w:val="none" w:sz="0" w:space="0" w:color="auto"/>
                    <w:left w:val="none" w:sz="0" w:space="0" w:color="auto"/>
                    <w:bottom w:val="none" w:sz="0" w:space="0" w:color="auto"/>
                    <w:right w:val="none" w:sz="0" w:space="0" w:color="auto"/>
                  </w:divBdr>
                </w:div>
                <w:div w:id="2069255768">
                  <w:marLeft w:val="640"/>
                  <w:marRight w:val="0"/>
                  <w:marTop w:val="0"/>
                  <w:marBottom w:val="0"/>
                  <w:divBdr>
                    <w:top w:val="none" w:sz="0" w:space="0" w:color="auto"/>
                    <w:left w:val="none" w:sz="0" w:space="0" w:color="auto"/>
                    <w:bottom w:val="none" w:sz="0" w:space="0" w:color="auto"/>
                    <w:right w:val="none" w:sz="0" w:space="0" w:color="auto"/>
                  </w:divBdr>
                </w:div>
                <w:div w:id="2073697510">
                  <w:marLeft w:val="640"/>
                  <w:marRight w:val="0"/>
                  <w:marTop w:val="0"/>
                  <w:marBottom w:val="0"/>
                  <w:divBdr>
                    <w:top w:val="none" w:sz="0" w:space="0" w:color="auto"/>
                    <w:left w:val="none" w:sz="0" w:space="0" w:color="auto"/>
                    <w:bottom w:val="none" w:sz="0" w:space="0" w:color="auto"/>
                    <w:right w:val="none" w:sz="0" w:space="0" w:color="auto"/>
                  </w:divBdr>
                </w:div>
                <w:div w:id="2096709952">
                  <w:marLeft w:val="640"/>
                  <w:marRight w:val="0"/>
                  <w:marTop w:val="0"/>
                  <w:marBottom w:val="0"/>
                  <w:divBdr>
                    <w:top w:val="none" w:sz="0" w:space="0" w:color="auto"/>
                    <w:left w:val="none" w:sz="0" w:space="0" w:color="auto"/>
                    <w:bottom w:val="none" w:sz="0" w:space="0" w:color="auto"/>
                    <w:right w:val="none" w:sz="0" w:space="0" w:color="auto"/>
                  </w:divBdr>
                </w:div>
                <w:div w:id="2101095211">
                  <w:marLeft w:val="640"/>
                  <w:marRight w:val="0"/>
                  <w:marTop w:val="0"/>
                  <w:marBottom w:val="0"/>
                  <w:divBdr>
                    <w:top w:val="none" w:sz="0" w:space="0" w:color="auto"/>
                    <w:left w:val="none" w:sz="0" w:space="0" w:color="auto"/>
                    <w:bottom w:val="none" w:sz="0" w:space="0" w:color="auto"/>
                    <w:right w:val="none" w:sz="0" w:space="0" w:color="auto"/>
                  </w:divBdr>
                </w:div>
                <w:div w:id="2120222792">
                  <w:marLeft w:val="640"/>
                  <w:marRight w:val="0"/>
                  <w:marTop w:val="0"/>
                  <w:marBottom w:val="0"/>
                  <w:divBdr>
                    <w:top w:val="none" w:sz="0" w:space="0" w:color="auto"/>
                    <w:left w:val="none" w:sz="0" w:space="0" w:color="auto"/>
                    <w:bottom w:val="none" w:sz="0" w:space="0" w:color="auto"/>
                    <w:right w:val="none" w:sz="0" w:space="0" w:color="auto"/>
                  </w:divBdr>
                </w:div>
                <w:div w:id="2122608334">
                  <w:marLeft w:val="640"/>
                  <w:marRight w:val="0"/>
                  <w:marTop w:val="0"/>
                  <w:marBottom w:val="0"/>
                  <w:divBdr>
                    <w:top w:val="none" w:sz="0" w:space="0" w:color="auto"/>
                    <w:left w:val="none" w:sz="0" w:space="0" w:color="auto"/>
                    <w:bottom w:val="none" w:sz="0" w:space="0" w:color="auto"/>
                    <w:right w:val="none" w:sz="0" w:space="0" w:color="auto"/>
                  </w:divBdr>
                </w:div>
              </w:divsChild>
            </w:div>
            <w:div w:id="761991339">
              <w:marLeft w:val="0"/>
              <w:marRight w:val="0"/>
              <w:marTop w:val="0"/>
              <w:marBottom w:val="0"/>
              <w:divBdr>
                <w:top w:val="none" w:sz="0" w:space="0" w:color="auto"/>
                <w:left w:val="none" w:sz="0" w:space="0" w:color="auto"/>
                <w:bottom w:val="none" w:sz="0" w:space="0" w:color="auto"/>
                <w:right w:val="none" w:sz="0" w:space="0" w:color="auto"/>
              </w:divBdr>
              <w:divsChild>
                <w:div w:id="13503644">
                  <w:marLeft w:val="640"/>
                  <w:marRight w:val="0"/>
                  <w:marTop w:val="0"/>
                  <w:marBottom w:val="0"/>
                  <w:divBdr>
                    <w:top w:val="none" w:sz="0" w:space="0" w:color="auto"/>
                    <w:left w:val="none" w:sz="0" w:space="0" w:color="auto"/>
                    <w:bottom w:val="none" w:sz="0" w:space="0" w:color="auto"/>
                    <w:right w:val="none" w:sz="0" w:space="0" w:color="auto"/>
                  </w:divBdr>
                </w:div>
                <w:div w:id="31613432">
                  <w:marLeft w:val="640"/>
                  <w:marRight w:val="0"/>
                  <w:marTop w:val="0"/>
                  <w:marBottom w:val="0"/>
                  <w:divBdr>
                    <w:top w:val="none" w:sz="0" w:space="0" w:color="auto"/>
                    <w:left w:val="none" w:sz="0" w:space="0" w:color="auto"/>
                    <w:bottom w:val="none" w:sz="0" w:space="0" w:color="auto"/>
                    <w:right w:val="none" w:sz="0" w:space="0" w:color="auto"/>
                  </w:divBdr>
                </w:div>
                <w:div w:id="65882661">
                  <w:marLeft w:val="640"/>
                  <w:marRight w:val="0"/>
                  <w:marTop w:val="0"/>
                  <w:marBottom w:val="0"/>
                  <w:divBdr>
                    <w:top w:val="none" w:sz="0" w:space="0" w:color="auto"/>
                    <w:left w:val="none" w:sz="0" w:space="0" w:color="auto"/>
                    <w:bottom w:val="none" w:sz="0" w:space="0" w:color="auto"/>
                    <w:right w:val="none" w:sz="0" w:space="0" w:color="auto"/>
                  </w:divBdr>
                </w:div>
                <w:div w:id="89006559">
                  <w:marLeft w:val="640"/>
                  <w:marRight w:val="0"/>
                  <w:marTop w:val="0"/>
                  <w:marBottom w:val="0"/>
                  <w:divBdr>
                    <w:top w:val="none" w:sz="0" w:space="0" w:color="auto"/>
                    <w:left w:val="none" w:sz="0" w:space="0" w:color="auto"/>
                    <w:bottom w:val="none" w:sz="0" w:space="0" w:color="auto"/>
                    <w:right w:val="none" w:sz="0" w:space="0" w:color="auto"/>
                  </w:divBdr>
                </w:div>
                <w:div w:id="97064243">
                  <w:marLeft w:val="640"/>
                  <w:marRight w:val="0"/>
                  <w:marTop w:val="0"/>
                  <w:marBottom w:val="0"/>
                  <w:divBdr>
                    <w:top w:val="none" w:sz="0" w:space="0" w:color="auto"/>
                    <w:left w:val="none" w:sz="0" w:space="0" w:color="auto"/>
                    <w:bottom w:val="none" w:sz="0" w:space="0" w:color="auto"/>
                    <w:right w:val="none" w:sz="0" w:space="0" w:color="auto"/>
                  </w:divBdr>
                </w:div>
                <w:div w:id="110516614">
                  <w:marLeft w:val="640"/>
                  <w:marRight w:val="0"/>
                  <w:marTop w:val="0"/>
                  <w:marBottom w:val="0"/>
                  <w:divBdr>
                    <w:top w:val="none" w:sz="0" w:space="0" w:color="auto"/>
                    <w:left w:val="none" w:sz="0" w:space="0" w:color="auto"/>
                    <w:bottom w:val="none" w:sz="0" w:space="0" w:color="auto"/>
                    <w:right w:val="none" w:sz="0" w:space="0" w:color="auto"/>
                  </w:divBdr>
                </w:div>
                <w:div w:id="115876018">
                  <w:marLeft w:val="640"/>
                  <w:marRight w:val="0"/>
                  <w:marTop w:val="0"/>
                  <w:marBottom w:val="0"/>
                  <w:divBdr>
                    <w:top w:val="none" w:sz="0" w:space="0" w:color="auto"/>
                    <w:left w:val="none" w:sz="0" w:space="0" w:color="auto"/>
                    <w:bottom w:val="none" w:sz="0" w:space="0" w:color="auto"/>
                    <w:right w:val="none" w:sz="0" w:space="0" w:color="auto"/>
                  </w:divBdr>
                </w:div>
                <w:div w:id="212230103">
                  <w:marLeft w:val="640"/>
                  <w:marRight w:val="0"/>
                  <w:marTop w:val="0"/>
                  <w:marBottom w:val="0"/>
                  <w:divBdr>
                    <w:top w:val="none" w:sz="0" w:space="0" w:color="auto"/>
                    <w:left w:val="none" w:sz="0" w:space="0" w:color="auto"/>
                    <w:bottom w:val="none" w:sz="0" w:space="0" w:color="auto"/>
                    <w:right w:val="none" w:sz="0" w:space="0" w:color="auto"/>
                  </w:divBdr>
                </w:div>
                <w:div w:id="232161124">
                  <w:marLeft w:val="640"/>
                  <w:marRight w:val="0"/>
                  <w:marTop w:val="0"/>
                  <w:marBottom w:val="0"/>
                  <w:divBdr>
                    <w:top w:val="none" w:sz="0" w:space="0" w:color="auto"/>
                    <w:left w:val="none" w:sz="0" w:space="0" w:color="auto"/>
                    <w:bottom w:val="none" w:sz="0" w:space="0" w:color="auto"/>
                    <w:right w:val="none" w:sz="0" w:space="0" w:color="auto"/>
                  </w:divBdr>
                </w:div>
                <w:div w:id="249851014">
                  <w:marLeft w:val="640"/>
                  <w:marRight w:val="0"/>
                  <w:marTop w:val="0"/>
                  <w:marBottom w:val="0"/>
                  <w:divBdr>
                    <w:top w:val="none" w:sz="0" w:space="0" w:color="auto"/>
                    <w:left w:val="none" w:sz="0" w:space="0" w:color="auto"/>
                    <w:bottom w:val="none" w:sz="0" w:space="0" w:color="auto"/>
                    <w:right w:val="none" w:sz="0" w:space="0" w:color="auto"/>
                  </w:divBdr>
                </w:div>
                <w:div w:id="311716453">
                  <w:marLeft w:val="640"/>
                  <w:marRight w:val="0"/>
                  <w:marTop w:val="0"/>
                  <w:marBottom w:val="0"/>
                  <w:divBdr>
                    <w:top w:val="none" w:sz="0" w:space="0" w:color="auto"/>
                    <w:left w:val="none" w:sz="0" w:space="0" w:color="auto"/>
                    <w:bottom w:val="none" w:sz="0" w:space="0" w:color="auto"/>
                    <w:right w:val="none" w:sz="0" w:space="0" w:color="auto"/>
                  </w:divBdr>
                </w:div>
                <w:div w:id="349651757">
                  <w:marLeft w:val="640"/>
                  <w:marRight w:val="0"/>
                  <w:marTop w:val="0"/>
                  <w:marBottom w:val="0"/>
                  <w:divBdr>
                    <w:top w:val="none" w:sz="0" w:space="0" w:color="auto"/>
                    <w:left w:val="none" w:sz="0" w:space="0" w:color="auto"/>
                    <w:bottom w:val="none" w:sz="0" w:space="0" w:color="auto"/>
                    <w:right w:val="none" w:sz="0" w:space="0" w:color="auto"/>
                  </w:divBdr>
                </w:div>
                <w:div w:id="358552019">
                  <w:marLeft w:val="640"/>
                  <w:marRight w:val="0"/>
                  <w:marTop w:val="0"/>
                  <w:marBottom w:val="0"/>
                  <w:divBdr>
                    <w:top w:val="none" w:sz="0" w:space="0" w:color="auto"/>
                    <w:left w:val="none" w:sz="0" w:space="0" w:color="auto"/>
                    <w:bottom w:val="none" w:sz="0" w:space="0" w:color="auto"/>
                    <w:right w:val="none" w:sz="0" w:space="0" w:color="auto"/>
                  </w:divBdr>
                </w:div>
                <w:div w:id="370766199">
                  <w:marLeft w:val="640"/>
                  <w:marRight w:val="0"/>
                  <w:marTop w:val="0"/>
                  <w:marBottom w:val="0"/>
                  <w:divBdr>
                    <w:top w:val="none" w:sz="0" w:space="0" w:color="auto"/>
                    <w:left w:val="none" w:sz="0" w:space="0" w:color="auto"/>
                    <w:bottom w:val="none" w:sz="0" w:space="0" w:color="auto"/>
                    <w:right w:val="none" w:sz="0" w:space="0" w:color="auto"/>
                  </w:divBdr>
                </w:div>
                <w:div w:id="406343627">
                  <w:marLeft w:val="640"/>
                  <w:marRight w:val="0"/>
                  <w:marTop w:val="0"/>
                  <w:marBottom w:val="0"/>
                  <w:divBdr>
                    <w:top w:val="none" w:sz="0" w:space="0" w:color="auto"/>
                    <w:left w:val="none" w:sz="0" w:space="0" w:color="auto"/>
                    <w:bottom w:val="none" w:sz="0" w:space="0" w:color="auto"/>
                    <w:right w:val="none" w:sz="0" w:space="0" w:color="auto"/>
                  </w:divBdr>
                </w:div>
                <w:div w:id="407534270">
                  <w:marLeft w:val="640"/>
                  <w:marRight w:val="0"/>
                  <w:marTop w:val="0"/>
                  <w:marBottom w:val="0"/>
                  <w:divBdr>
                    <w:top w:val="none" w:sz="0" w:space="0" w:color="auto"/>
                    <w:left w:val="none" w:sz="0" w:space="0" w:color="auto"/>
                    <w:bottom w:val="none" w:sz="0" w:space="0" w:color="auto"/>
                    <w:right w:val="none" w:sz="0" w:space="0" w:color="auto"/>
                  </w:divBdr>
                </w:div>
                <w:div w:id="436213023">
                  <w:marLeft w:val="640"/>
                  <w:marRight w:val="0"/>
                  <w:marTop w:val="0"/>
                  <w:marBottom w:val="0"/>
                  <w:divBdr>
                    <w:top w:val="none" w:sz="0" w:space="0" w:color="auto"/>
                    <w:left w:val="none" w:sz="0" w:space="0" w:color="auto"/>
                    <w:bottom w:val="none" w:sz="0" w:space="0" w:color="auto"/>
                    <w:right w:val="none" w:sz="0" w:space="0" w:color="auto"/>
                  </w:divBdr>
                </w:div>
                <w:div w:id="447748484">
                  <w:marLeft w:val="640"/>
                  <w:marRight w:val="0"/>
                  <w:marTop w:val="0"/>
                  <w:marBottom w:val="0"/>
                  <w:divBdr>
                    <w:top w:val="none" w:sz="0" w:space="0" w:color="auto"/>
                    <w:left w:val="none" w:sz="0" w:space="0" w:color="auto"/>
                    <w:bottom w:val="none" w:sz="0" w:space="0" w:color="auto"/>
                    <w:right w:val="none" w:sz="0" w:space="0" w:color="auto"/>
                  </w:divBdr>
                </w:div>
                <w:div w:id="467404605">
                  <w:marLeft w:val="640"/>
                  <w:marRight w:val="0"/>
                  <w:marTop w:val="0"/>
                  <w:marBottom w:val="0"/>
                  <w:divBdr>
                    <w:top w:val="none" w:sz="0" w:space="0" w:color="auto"/>
                    <w:left w:val="none" w:sz="0" w:space="0" w:color="auto"/>
                    <w:bottom w:val="none" w:sz="0" w:space="0" w:color="auto"/>
                    <w:right w:val="none" w:sz="0" w:space="0" w:color="auto"/>
                  </w:divBdr>
                </w:div>
                <w:div w:id="491410269">
                  <w:marLeft w:val="640"/>
                  <w:marRight w:val="0"/>
                  <w:marTop w:val="0"/>
                  <w:marBottom w:val="0"/>
                  <w:divBdr>
                    <w:top w:val="none" w:sz="0" w:space="0" w:color="auto"/>
                    <w:left w:val="none" w:sz="0" w:space="0" w:color="auto"/>
                    <w:bottom w:val="none" w:sz="0" w:space="0" w:color="auto"/>
                    <w:right w:val="none" w:sz="0" w:space="0" w:color="auto"/>
                  </w:divBdr>
                </w:div>
                <w:div w:id="544369665">
                  <w:marLeft w:val="640"/>
                  <w:marRight w:val="0"/>
                  <w:marTop w:val="0"/>
                  <w:marBottom w:val="0"/>
                  <w:divBdr>
                    <w:top w:val="none" w:sz="0" w:space="0" w:color="auto"/>
                    <w:left w:val="none" w:sz="0" w:space="0" w:color="auto"/>
                    <w:bottom w:val="none" w:sz="0" w:space="0" w:color="auto"/>
                    <w:right w:val="none" w:sz="0" w:space="0" w:color="auto"/>
                  </w:divBdr>
                </w:div>
                <w:div w:id="546071726">
                  <w:marLeft w:val="640"/>
                  <w:marRight w:val="0"/>
                  <w:marTop w:val="0"/>
                  <w:marBottom w:val="0"/>
                  <w:divBdr>
                    <w:top w:val="none" w:sz="0" w:space="0" w:color="auto"/>
                    <w:left w:val="none" w:sz="0" w:space="0" w:color="auto"/>
                    <w:bottom w:val="none" w:sz="0" w:space="0" w:color="auto"/>
                    <w:right w:val="none" w:sz="0" w:space="0" w:color="auto"/>
                  </w:divBdr>
                </w:div>
                <w:div w:id="612903101">
                  <w:marLeft w:val="640"/>
                  <w:marRight w:val="0"/>
                  <w:marTop w:val="0"/>
                  <w:marBottom w:val="0"/>
                  <w:divBdr>
                    <w:top w:val="none" w:sz="0" w:space="0" w:color="auto"/>
                    <w:left w:val="none" w:sz="0" w:space="0" w:color="auto"/>
                    <w:bottom w:val="none" w:sz="0" w:space="0" w:color="auto"/>
                    <w:right w:val="none" w:sz="0" w:space="0" w:color="auto"/>
                  </w:divBdr>
                </w:div>
                <w:div w:id="663433389">
                  <w:marLeft w:val="640"/>
                  <w:marRight w:val="0"/>
                  <w:marTop w:val="0"/>
                  <w:marBottom w:val="0"/>
                  <w:divBdr>
                    <w:top w:val="none" w:sz="0" w:space="0" w:color="auto"/>
                    <w:left w:val="none" w:sz="0" w:space="0" w:color="auto"/>
                    <w:bottom w:val="none" w:sz="0" w:space="0" w:color="auto"/>
                    <w:right w:val="none" w:sz="0" w:space="0" w:color="auto"/>
                  </w:divBdr>
                </w:div>
                <w:div w:id="668144593">
                  <w:marLeft w:val="640"/>
                  <w:marRight w:val="0"/>
                  <w:marTop w:val="0"/>
                  <w:marBottom w:val="0"/>
                  <w:divBdr>
                    <w:top w:val="none" w:sz="0" w:space="0" w:color="auto"/>
                    <w:left w:val="none" w:sz="0" w:space="0" w:color="auto"/>
                    <w:bottom w:val="none" w:sz="0" w:space="0" w:color="auto"/>
                    <w:right w:val="none" w:sz="0" w:space="0" w:color="auto"/>
                  </w:divBdr>
                </w:div>
                <w:div w:id="715275481">
                  <w:marLeft w:val="640"/>
                  <w:marRight w:val="0"/>
                  <w:marTop w:val="0"/>
                  <w:marBottom w:val="0"/>
                  <w:divBdr>
                    <w:top w:val="none" w:sz="0" w:space="0" w:color="auto"/>
                    <w:left w:val="none" w:sz="0" w:space="0" w:color="auto"/>
                    <w:bottom w:val="none" w:sz="0" w:space="0" w:color="auto"/>
                    <w:right w:val="none" w:sz="0" w:space="0" w:color="auto"/>
                  </w:divBdr>
                </w:div>
                <w:div w:id="731973203">
                  <w:marLeft w:val="640"/>
                  <w:marRight w:val="0"/>
                  <w:marTop w:val="0"/>
                  <w:marBottom w:val="0"/>
                  <w:divBdr>
                    <w:top w:val="none" w:sz="0" w:space="0" w:color="auto"/>
                    <w:left w:val="none" w:sz="0" w:space="0" w:color="auto"/>
                    <w:bottom w:val="none" w:sz="0" w:space="0" w:color="auto"/>
                    <w:right w:val="none" w:sz="0" w:space="0" w:color="auto"/>
                  </w:divBdr>
                </w:div>
                <w:div w:id="738207516">
                  <w:marLeft w:val="640"/>
                  <w:marRight w:val="0"/>
                  <w:marTop w:val="0"/>
                  <w:marBottom w:val="0"/>
                  <w:divBdr>
                    <w:top w:val="none" w:sz="0" w:space="0" w:color="auto"/>
                    <w:left w:val="none" w:sz="0" w:space="0" w:color="auto"/>
                    <w:bottom w:val="none" w:sz="0" w:space="0" w:color="auto"/>
                    <w:right w:val="none" w:sz="0" w:space="0" w:color="auto"/>
                  </w:divBdr>
                </w:div>
                <w:div w:id="747002087">
                  <w:marLeft w:val="640"/>
                  <w:marRight w:val="0"/>
                  <w:marTop w:val="0"/>
                  <w:marBottom w:val="0"/>
                  <w:divBdr>
                    <w:top w:val="none" w:sz="0" w:space="0" w:color="auto"/>
                    <w:left w:val="none" w:sz="0" w:space="0" w:color="auto"/>
                    <w:bottom w:val="none" w:sz="0" w:space="0" w:color="auto"/>
                    <w:right w:val="none" w:sz="0" w:space="0" w:color="auto"/>
                  </w:divBdr>
                </w:div>
                <w:div w:id="765030259">
                  <w:marLeft w:val="640"/>
                  <w:marRight w:val="0"/>
                  <w:marTop w:val="0"/>
                  <w:marBottom w:val="0"/>
                  <w:divBdr>
                    <w:top w:val="none" w:sz="0" w:space="0" w:color="auto"/>
                    <w:left w:val="none" w:sz="0" w:space="0" w:color="auto"/>
                    <w:bottom w:val="none" w:sz="0" w:space="0" w:color="auto"/>
                    <w:right w:val="none" w:sz="0" w:space="0" w:color="auto"/>
                  </w:divBdr>
                </w:div>
                <w:div w:id="767116787">
                  <w:marLeft w:val="640"/>
                  <w:marRight w:val="0"/>
                  <w:marTop w:val="0"/>
                  <w:marBottom w:val="0"/>
                  <w:divBdr>
                    <w:top w:val="none" w:sz="0" w:space="0" w:color="auto"/>
                    <w:left w:val="none" w:sz="0" w:space="0" w:color="auto"/>
                    <w:bottom w:val="none" w:sz="0" w:space="0" w:color="auto"/>
                    <w:right w:val="none" w:sz="0" w:space="0" w:color="auto"/>
                  </w:divBdr>
                </w:div>
                <w:div w:id="775296008">
                  <w:marLeft w:val="640"/>
                  <w:marRight w:val="0"/>
                  <w:marTop w:val="0"/>
                  <w:marBottom w:val="0"/>
                  <w:divBdr>
                    <w:top w:val="none" w:sz="0" w:space="0" w:color="auto"/>
                    <w:left w:val="none" w:sz="0" w:space="0" w:color="auto"/>
                    <w:bottom w:val="none" w:sz="0" w:space="0" w:color="auto"/>
                    <w:right w:val="none" w:sz="0" w:space="0" w:color="auto"/>
                  </w:divBdr>
                </w:div>
                <w:div w:id="807432326">
                  <w:marLeft w:val="640"/>
                  <w:marRight w:val="0"/>
                  <w:marTop w:val="0"/>
                  <w:marBottom w:val="0"/>
                  <w:divBdr>
                    <w:top w:val="none" w:sz="0" w:space="0" w:color="auto"/>
                    <w:left w:val="none" w:sz="0" w:space="0" w:color="auto"/>
                    <w:bottom w:val="none" w:sz="0" w:space="0" w:color="auto"/>
                    <w:right w:val="none" w:sz="0" w:space="0" w:color="auto"/>
                  </w:divBdr>
                </w:div>
                <w:div w:id="807478606">
                  <w:marLeft w:val="640"/>
                  <w:marRight w:val="0"/>
                  <w:marTop w:val="0"/>
                  <w:marBottom w:val="0"/>
                  <w:divBdr>
                    <w:top w:val="none" w:sz="0" w:space="0" w:color="auto"/>
                    <w:left w:val="none" w:sz="0" w:space="0" w:color="auto"/>
                    <w:bottom w:val="none" w:sz="0" w:space="0" w:color="auto"/>
                    <w:right w:val="none" w:sz="0" w:space="0" w:color="auto"/>
                  </w:divBdr>
                </w:div>
                <w:div w:id="948701243">
                  <w:marLeft w:val="640"/>
                  <w:marRight w:val="0"/>
                  <w:marTop w:val="0"/>
                  <w:marBottom w:val="0"/>
                  <w:divBdr>
                    <w:top w:val="none" w:sz="0" w:space="0" w:color="auto"/>
                    <w:left w:val="none" w:sz="0" w:space="0" w:color="auto"/>
                    <w:bottom w:val="none" w:sz="0" w:space="0" w:color="auto"/>
                    <w:right w:val="none" w:sz="0" w:space="0" w:color="auto"/>
                  </w:divBdr>
                </w:div>
                <w:div w:id="973368291">
                  <w:marLeft w:val="640"/>
                  <w:marRight w:val="0"/>
                  <w:marTop w:val="0"/>
                  <w:marBottom w:val="0"/>
                  <w:divBdr>
                    <w:top w:val="none" w:sz="0" w:space="0" w:color="auto"/>
                    <w:left w:val="none" w:sz="0" w:space="0" w:color="auto"/>
                    <w:bottom w:val="none" w:sz="0" w:space="0" w:color="auto"/>
                    <w:right w:val="none" w:sz="0" w:space="0" w:color="auto"/>
                  </w:divBdr>
                </w:div>
                <w:div w:id="1033000701">
                  <w:marLeft w:val="640"/>
                  <w:marRight w:val="0"/>
                  <w:marTop w:val="0"/>
                  <w:marBottom w:val="0"/>
                  <w:divBdr>
                    <w:top w:val="none" w:sz="0" w:space="0" w:color="auto"/>
                    <w:left w:val="none" w:sz="0" w:space="0" w:color="auto"/>
                    <w:bottom w:val="none" w:sz="0" w:space="0" w:color="auto"/>
                    <w:right w:val="none" w:sz="0" w:space="0" w:color="auto"/>
                  </w:divBdr>
                </w:div>
                <w:div w:id="1069614629">
                  <w:marLeft w:val="640"/>
                  <w:marRight w:val="0"/>
                  <w:marTop w:val="0"/>
                  <w:marBottom w:val="0"/>
                  <w:divBdr>
                    <w:top w:val="none" w:sz="0" w:space="0" w:color="auto"/>
                    <w:left w:val="none" w:sz="0" w:space="0" w:color="auto"/>
                    <w:bottom w:val="none" w:sz="0" w:space="0" w:color="auto"/>
                    <w:right w:val="none" w:sz="0" w:space="0" w:color="auto"/>
                  </w:divBdr>
                </w:div>
                <w:div w:id="1148085835">
                  <w:marLeft w:val="640"/>
                  <w:marRight w:val="0"/>
                  <w:marTop w:val="0"/>
                  <w:marBottom w:val="0"/>
                  <w:divBdr>
                    <w:top w:val="none" w:sz="0" w:space="0" w:color="auto"/>
                    <w:left w:val="none" w:sz="0" w:space="0" w:color="auto"/>
                    <w:bottom w:val="none" w:sz="0" w:space="0" w:color="auto"/>
                    <w:right w:val="none" w:sz="0" w:space="0" w:color="auto"/>
                  </w:divBdr>
                </w:div>
                <w:div w:id="1173229065">
                  <w:marLeft w:val="640"/>
                  <w:marRight w:val="0"/>
                  <w:marTop w:val="0"/>
                  <w:marBottom w:val="0"/>
                  <w:divBdr>
                    <w:top w:val="none" w:sz="0" w:space="0" w:color="auto"/>
                    <w:left w:val="none" w:sz="0" w:space="0" w:color="auto"/>
                    <w:bottom w:val="none" w:sz="0" w:space="0" w:color="auto"/>
                    <w:right w:val="none" w:sz="0" w:space="0" w:color="auto"/>
                  </w:divBdr>
                </w:div>
                <w:div w:id="1253080649">
                  <w:marLeft w:val="640"/>
                  <w:marRight w:val="0"/>
                  <w:marTop w:val="0"/>
                  <w:marBottom w:val="0"/>
                  <w:divBdr>
                    <w:top w:val="none" w:sz="0" w:space="0" w:color="auto"/>
                    <w:left w:val="none" w:sz="0" w:space="0" w:color="auto"/>
                    <w:bottom w:val="none" w:sz="0" w:space="0" w:color="auto"/>
                    <w:right w:val="none" w:sz="0" w:space="0" w:color="auto"/>
                  </w:divBdr>
                </w:div>
                <w:div w:id="1270429183">
                  <w:marLeft w:val="640"/>
                  <w:marRight w:val="0"/>
                  <w:marTop w:val="0"/>
                  <w:marBottom w:val="0"/>
                  <w:divBdr>
                    <w:top w:val="none" w:sz="0" w:space="0" w:color="auto"/>
                    <w:left w:val="none" w:sz="0" w:space="0" w:color="auto"/>
                    <w:bottom w:val="none" w:sz="0" w:space="0" w:color="auto"/>
                    <w:right w:val="none" w:sz="0" w:space="0" w:color="auto"/>
                  </w:divBdr>
                </w:div>
                <w:div w:id="1325816949">
                  <w:marLeft w:val="640"/>
                  <w:marRight w:val="0"/>
                  <w:marTop w:val="0"/>
                  <w:marBottom w:val="0"/>
                  <w:divBdr>
                    <w:top w:val="none" w:sz="0" w:space="0" w:color="auto"/>
                    <w:left w:val="none" w:sz="0" w:space="0" w:color="auto"/>
                    <w:bottom w:val="none" w:sz="0" w:space="0" w:color="auto"/>
                    <w:right w:val="none" w:sz="0" w:space="0" w:color="auto"/>
                  </w:divBdr>
                </w:div>
                <w:div w:id="1357806931">
                  <w:marLeft w:val="640"/>
                  <w:marRight w:val="0"/>
                  <w:marTop w:val="0"/>
                  <w:marBottom w:val="0"/>
                  <w:divBdr>
                    <w:top w:val="none" w:sz="0" w:space="0" w:color="auto"/>
                    <w:left w:val="none" w:sz="0" w:space="0" w:color="auto"/>
                    <w:bottom w:val="none" w:sz="0" w:space="0" w:color="auto"/>
                    <w:right w:val="none" w:sz="0" w:space="0" w:color="auto"/>
                  </w:divBdr>
                </w:div>
                <w:div w:id="1359428123">
                  <w:marLeft w:val="640"/>
                  <w:marRight w:val="0"/>
                  <w:marTop w:val="0"/>
                  <w:marBottom w:val="0"/>
                  <w:divBdr>
                    <w:top w:val="none" w:sz="0" w:space="0" w:color="auto"/>
                    <w:left w:val="none" w:sz="0" w:space="0" w:color="auto"/>
                    <w:bottom w:val="none" w:sz="0" w:space="0" w:color="auto"/>
                    <w:right w:val="none" w:sz="0" w:space="0" w:color="auto"/>
                  </w:divBdr>
                </w:div>
                <w:div w:id="1365866435">
                  <w:marLeft w:val="640"/>
                  <w:marRight w:val="0"/>
                  <w:marTop w:val="0"/>
                  <w:marBottom w:val="0"/>
                  <w:divBdr>
                    <w:top w:val="none" w:sz="0" w:space="0" w:color="auto"/>
                    <w:left w:val="none" w:sz="0" w:space="0" w:color="auto"/>
                    <w:bottom w:val="none" w:sz="0" w:space="0" w:color="auto"/>
                    <w:right w:val="none" w:sz="0" w:space="0" w:color="auto"/>
                  </w:divBdr>
                </w:div>
                <w:div w:id="1441492672">
                  <w:marLeft w:val="640"/>
                  <w:marRight w:val="0"/>
                  <w:marTop w:val="0"/>
                  <w:marBottom w:val="0"/>
                  <w:divBdr>
                    <w:top w:val="none" w:sz="0" w:space="0" w:color="auto"/>
                    <w:left w:val="none" w:sz="0" w:space="0" w:color="auto"/>
                    <w:bottom w:val="none" w:sz="0" w:space="0" w:color="auto"/>
                    <w:right w:val="none" w:sz="0" w:space="0" w:color="auto"/>
                  </w:divBdr>
                </w:div>
                <w:div w:id="1527596788">
                  <w:marLeft w:val="640"/>
                  <w:marRight w:val="0"/>
                  <w:marTop w:val="0"/>
                  <w:marBottom w:val="0"/>
                  <w:divBdr>
                    <w:top w:val="none" w:sz="0" w:space="0" w:color="auto"/>
                    <w:left w:val="none" w:sz="0" w:space="0" w:color="auto"/>
                    <w:bottom w:val="none" w:sz="0" w:space="0" w:color="auto"/>
                    <w:right w:val="none" w:sz="0" w:space="0" w:color="auto"/>
                  </w:divBdr>
                </w:div>
                <w:div w:id="1549302023">
                  <w:marLeft w:val="640"/>
                  <w:marRight w:val="0"/>
                  <w:marTop w:val="0"/>
                  <w:marBottom w:val="0"/>
                  <w:divBdr>
                    <w:top w:val="none" w:sz="0" w:space="0" w:color="auto"/>
                    <w:left w:val="none" w:sz="0" w:space="0" w:color="auto"/>
                    <w:bottom w:val="none" w:sz="0" w:space="0" w:color="auto"/>
                    <w:right w:val="none" w:sz="0" w:space="0" w:color="auto"/>
                  </w:divBdr>
                </w:div>
                <w:div w:id="1562399260">
                  <w:marLeft w:val="640"/>
                  <w:marRight w:val="0"/>
                  <w:marTop w:val="0"/>
                  <w:marBottom w:val="0"/>
                  <w:divBdr>
                    <w:top w:val="none" w:sz="0" w:space="0" w:color="auto"/>
                    <w:left w:val="none" w:sz="0" w:space="0" w:color="auto"/>
                    <w:bottom w:val="none" w:sz="0" w:space="0" w:color="auto"/>
                    <w:right w:val="none" w:sz="0" w:space="0" w:color="auto"/>
                  </w:divBdr>
                </w:div>
                <w:div w:id="1585991896">
                  <w:marLeft w:val="640"/>
                  <w:marRight w:val="0"/>
                  <w:marTop w:val="0"/>
                  <w:marBottom w:val="0"/>
                  <w:divBdr>
                    <w:top w:val="none" w:sz="0" w:space="0" w:color="auto"/>
                    <w:left w:val="none" w:sz="0" w:space="0" w:color="auto"/>
                    <w:bottom w:val="none" w:sz="0" w:space="0" w:color="auto"/>
                    <w:right w:val="none" w:sz="0" w:space="0" w:color="auto"/>
                  </w:divBdr>
                </w:div>
                <w:div w:id="1622148967">
                  <w:marLeft w:val="640"/>
                  <w:marRight w:val="0"/>
                  <w:marTop w:val="0"/>
                  <w:marBottom w:val="0"/>
                  <w:divBdr>
                    <w:top w:val="none" w:sz="0" w:space="0" w:color="auto"/>
                    <w:left w:val="none" w:sz="0" w:space="0" w:color="auto"/>
                    <w:bottom w:val="none" w:sz="0" w:space="0" w:color="auto"/>
                    <w:right w:val="none" w:sz="0" w:space="0" w:color="auto"/>
                  </w:divBdr>
                </w:div>
                <w:div w:id="1677264056">
                  <w:marLeft w:val="640"/>
                  <w:marRight w:val="0"/>
                  <w:marTop w:val="0"/>
                  <w:marBottom w:val="0"/>
                  <w:divBdr>
                    <w:top w:val="none" w:sz="0" w:space="0" w:color="auto"/>
                    <w:left w:val="none" w:sz="0" w:space="0" w:color="auto"/>
                    <w:bottom w:val="none" w:sz="0" w:space="0" w:color="auto"/>
                    <w:right w:val="none" w:sz="0" w:space="0" w:color="auto"/>
                  </w:divBdr>
                </w:div>
                <w:div w:id="1687099899">
                  <w:marLeft w:val="640"/>
                  <w:marRight w:val="0"/>
                  <w:marTop w:val="0"/>
                  <w:marBottom w:val="0"/>
                  <w:divBdr>
                    <w:top w:val="none" w:sz="0" w:space="0" w:color="auto"/>
                    <w:left w:val="none" w:sz="0" w:space="0" w:color="auto"/>
                    <w:bottom w:val="none" w:sz="0" w:space="0" w:color="auto"/>
                    <w:right w:val="none" w:sz="0" w:space="0" w:color="auto"/>
                  </w:divBdr>
                </w:div>
                <w:div w:id="1724139500">
                  <w:marLeft w:val="640"/>
                  <w:marRight w:val="0"/>
                  <w:marTop w:val="0"/>
                  <w:marBottom w:val="0"/>
                  <w:divBdr>
                    <w:top w:val="none" w:sz="0" w:space="0" w:color="auto"/>
                    <w:left w:val="none" w:sz="0" w:space="0" w:color="auto"/>
                    <w:bottom w:val="none" w:sz="0" w:space="0" w:color="auto"/>
                    <w:right w:val="none" w:sz="0" w:space="0" w:color="auto"/>
                  </w:divBdr>
                </w:div>
                <w:div w:id="1789154246">
                  <w:marLeft w:val="640"/>
                  <w:marRight w:val="0"/>
                  <w:marTop w:val="0"/>
                  <w:marBottom w:val="0"/>
                  <w:divBdr>
                    <w:top w:val="none" w:sz="0" w:space="0" w:color="auto"/>
                    <w:left w:val="none" w:sz="0" w:space="0" w:color="auto"/>
                    <w:bottom w:val="none" w:sz="0" w:space="0" w:color="auto"/>
                    <w:right w:val="none" w:sz="0" w:space="0" w:color="auto"/>
                  </w:divBdr>
                </w:div>
                <w:div w:id="1871336018">
                  <w:marLeft w:val="640"/>
                  <w:marRight w:val="0"/>
                  <w:marTop w:val="0"/>
                  <w:marBottom w:val="0"/>
                  <w:divBdr>
                    <w:top w:val="none" w:sz="0" w:space="0" w:color="auto"/>
                    <w:left w:val="none" w:sz="0" w:space="0" w:color="auto"/>
                    <w:bottom w:val="none" w:sz="0" w:space="0" w:color="auto"/>
                    <w:right w:val="none" w:sz="0" w:space="0" w:color="auto"/>
                  </w:divBdr>
                </w:div>
                <w:div w:id="1877885369">
                  <w:marLeft w:val="640"/>
                  <w:marRight w:val="0"/>
                  <w:marTop w:val="0"/>
                  <w:marBottom w:val="0"/>
                  <w:divBdr>
                    <w:top w:val="none" w:sz="0" w:space="0" w:color="auto"/>
                    <w:left w:val="none" w:sz="0" w:space="0" w:color="auto"/>
                    <w:bottom w:val="none" w:sz="0" w:space="0" w:color="auto"/>
                    <w:right w:val="none" w:sz="0" w:space="0" w:color="auto"/>
                  </w:divBdr>
                </w:div>
                <w:div w:id="1884367401">
                  <w:marLeft w:val="640"/>
                  <w:marRight w:val="0"/>
                  <w:marTop w:val="0"/>
                  <w:marBottom w:val="0"/>
                  <w:divBdr>
                    <w:top w:val="none" w:sz="0" w:space="0" w:color="auto"/>
                    <w:left w:val="none" w:sz="0" w:space="0" w:color="auto"/>
                    <w:bottom w:val="none" w:sz="0" w:space="0" w:color="auto"/>
                    <w:right w:val="none" w:sz="0" w:space="0" w:color="auto"/>
                  </w:divBdr>
                </w:div>
                <w:div w:id="1888029734">
                  <w:marLeft w:val="640"/>
                  <w:marRight w:val="0"/>
                  <w:marTop w:val="0"/>
                  <w:marBottom w:val="0"/>
                  <w:divBdr>
                    <w:top w:val="none" w:sz="0" w:space="0" w:color="auto"/>
                    <w:left w:val="none" w:sz="0" w:space="0" w:color="auto"/>
                    <w:bottom w:val="none" w:sz="0" w:space="0" w:color="auto"/>
                    <w:right w:val="none" w:sz="0" w:space="0" w:color="auto"/>
                  </w:divBdr>
                </w:div>
                <w:div w:id="1951931325">
                  <w:marLeft w:val="640"/>
                  <w:marRight w:val="0"/>
                  <w:marTop w:val="0"/>
                  <w:marBottom w:val="0"/>
                  <w:divBdr>
                    <w:top w:val="none" w:sz="0" w:space="0" w:color="auto"/>
                    <w:left w:val="none" w:sz="0" w:space="0" w:color="auto"/>
                    <w:bottom w:val="none" w:sz="0" w:space="0" w:color="auto"/>
                    <w:right w:val="none" w:sz="0" w:space="0" w:color="auto"/>
                  </w:divBdr>
                </w:div>
                <w:div w:id="1957446313">
                  <w:marLeft w:val="640"/>
                  <w:marRight w:val="0"/>
                  <w:marTop w:val="0"/>
                  <w:marBottom w:val="0"/>
                  <w:divBdr>
                    <w:top w:val="none" w:sz="0" w:space="0" w:color="auto"/>
                    <w:left w:val="none" w:sz="0" w:space="0" w:color="auto"/>
                    <w:bottom w:val="none" w:sz="0" w:space="0" w:color="auto"/>
                    <w:right w:val="none" w:sz="0" w:space="0" w:color="auto"/>
                  </w:divBdr>
                </w:div>
                <w:div w:id="1980840983">
                  <w:marLeft w:val="640"/>
                  <w:marRight w:val="0"/>
                  <w:marTop w:val="0"/>
                  <w:marBottom w:val="0"/>
                  <w:divBdr>
                    <w:top w:val="none" w:sz="0" w:space="0" w:color="auto"/>
                    <w:left w:val="none" w:sz="0" w:space="0" w:color="auto"/>
                    <w:bottom w:val="none" w:sz="0" w:space="0" w:color="auto"/>
                    <w:right w:val="none" w:sz="0" w:space="0" w:color="auto"/>
                  </w:divBdr>
                </w:div>
                <w:div w:id="1982734614">
                  <w:marLeft w:val="640"/>
                  <w:marRight w:val="0"/>
                  <w:marTop w:val="0"/>
                  <w:marBottom w:val="0"/>
                  <w:divBdr>
                    <w:top w:val="none" w:sz="0" w:space="0" w:color="auto"/>
                    <w:left w:val="none" w:sz="0" w:space="0" w:color="auto"/>
                    <w:bottom w:val="none" w:sz="0" w:space="0" w:color="auto"/>
                    <w:right w:val="none" w:sz="0" w:space="0" w:color="auto"/>
                  </w:divBdr>
                </w:div>
                <w:div w:id="1990480814">
                  <w:marLeft w:val="640"/>
                  <w:marRight w:val="0"/>
                  <w:marTop w:val="0"/>
                  <w:marBottom w:val="0"/>
                  <w:divBdr>
                    <w:top w:val="none" w:sz="0" w:space="0" w:color="auto"/>
                    <w:left w:val="none" w:sz="0" w:space="0" w:color="auto"/>
                    <w:bottom w:val="none" w:sz="0" w:space="0" w:color="auto"/>
                    <w:right w:val="none" w:sz="0" w:space="0" w:color="auto"/>
                  </w:divBdr>
                </w:div>
                <w:div w:id="2013490995">
                  <w:marLeft w:val="640"/>
                  <w:marRight w:val="0"/>
                  <w:marTop w:val="0"/>
                  <w:marBottom w:val="0"/>
                  <w:divBdr>
                    <w:top w:val="none" w:sz="0" w:space="0" w:color="auto"/>
                    <w:left w:val="none" w:sz="0" w:space="0" w:color="auto"/>
                    <w:bottom w:val="none" w:sz="0" w:space="0" w:color="auto"/>
                    <w:right w:val="none" w:sz="0" w:space="0" w:color="auto"/>
                  </w:divBdr>
                </w:div>
                <w:div w:id="2054184936">
                  <w:marLeft w:val="640"/>
                  <w:marRight w:val="0"/>
                  <w:marTop w:val="0"/>
                  <w:marBottom w:val="0"/>
                  <w:divBdr>
                    <w:top w:val="none" w:sz="0" w:space="0" w:color="auto"/>
                    <w:left w:val="none" w:sz="0" w:space="0" w:color="auto"/>
                    <w:bottom w:val="none" w:sz="0" w:space="0" w:color="auto"/>
                    <w:right w:val="none" w:sz="0" w:space="0" w:color="auto"/>
                  </w:divBdr>
                </w:div>
                <w:div w:id="2104833070">
                  <w:marLeft w:val="640"/>
                  <w:marRight w:val="0"/>
                  <w:marTop w:val="0"/>
                  <w:marBottom w:val="0"/>
                  <w:divBdr>
                    <w:top w:val="none" w:sz="0" w:space="0" w:color="auto"/>
                    <w:left w:val="none" w:sz="0" w:space="0" w:color="auto"/>
                    <w:bottom w:val="none" w:sz="0" w:space="0" w:color="auto"/>
                    <w:right w:val="none" w:sz="0" w:space="0" w:color="auto"/>
                  </w:divBdr>
                </w:div>
                <w:div w:id="2109621965">
                  <w:marLeft w:val="640"/>
                  <w:marRight w:val="0"/>
                  <w:marTop w:val="0"/>
                  <w:marBottom w:val="0"/>
                  <w:divBdr>
                    <w:top w:val="none" w:sz="0" w:space="0" w:color="auto"/>
                    <w:left w:val="none" w:sz="0" w:space="0" w:color="auto"/>
                    <w:bottom w:val="none" w:sz="0" w:space="0" w:color="auto"/>
                    <w:right w:val="none" w:sz="0" w:space="0" w:color="auto"/>
                  </w:divBdr>
                </w:div>
                <w:div w:id="2136413145">
                  <w:marLeft w:val="640"/>
                  <w:marRight w:val="0"/>
                  <w:marTop w:val="0"/>
                  <w:marBottom w:val="0"/>
                  <w:divBdr>
                    <w:top w:val="none" w:sz="0" w:space="0" w:color="auto"/>
                    <w:left w:val="none" w:sz="0" w:space="0" w:color="auto"/>
                    <w:bottom w:val="none" w:sz="0" w:space="0" w:color="auto"/>
                    <w:right w:val="none" w:sz="0" w:space="0" w:color="auto"/>
                  </w:divBdr>
                </w:div>
              </w:divsChild>
            </w:div>
            <w:div w:id="776216644">
              <w:marLeft w:val="0"/>
              <w:marRight w:val="0"/>
              <w:marTop w:val="0"/>
              <w:marBottom w:val="0"/>
              <w:divBdr>
                <w:top w:val="none" w:sz="0" w:space="0" w:color="auto"/>
                <w:left w:val="none" w:sz="0" w:space="0" w:color="auto"/>
                <w:bottom w:val="none" w:sz="0" w:space="0" w:color="auto"/>
                <w:right w:val="none" w:sz="0" w:space="0" w:color="auto"/>
              </w:divBdr>
              <w:divsChild>
                <w:div w:id="2703429">
                  <w:marLeft w:val="640"/>
                  <w:marRight w:val="0"/>
                  <w:marTop w:val="0"/>
                  <w:marBottom w:val="0"/>
                  <w:divBdr>
                    <w:top w:val="none" w:sz="0" w:space="0" w:color="auto"/>
                    <w:left w:val="none" w:sz="0" w:space="0" w:color="auto"/>
                    <w:bottom w:val="none" w:sz="0" w:space="0" w:color="auto"/>
                    <w:right w:val="none" w:sz="0" w:space="0" w:color="auto"/>
                  </w:divBdr>
                </w:div>
                <w:div w:id="7106152">
                  <w:marLeft w:val="640"/>
                  <w:marRight w:val="0"/>
                  <w:marTop w:val="0"/>
                  <w:marBottom w:val="0"/>
                  <w:divBdr>
                    <w:top w:val="none" w:sz="0" w:space="0" w:color="auto"/>
                    <w:left w:val="none" w:sz="0" w:space="0" w:color="auto"/>
                    <w:bottom w:val="none" w:sz="0" w:space="0" w:color="auto"/>
                    <w:right w:val="none" w:sz="0" w:space="0" w:color="auto"/>
                  </w:divBdr>
                </w:div>
                <w:div w:id="79570179">
                  <w:marLeft w:val="640"/>
                  <w:marRight w:val="0"/>
                  <w:marTop w:val="0"/>
                  <w:marBottom w:val="0"/>
                  <w:divBdr>
                    <w:top w:val="none" w:sz="0" w:space="0" w:color="auto"/>
                    <w:left w:val="none" w:sz="0" w:space="0" w:color="auto"/>
                    <w:bottom w:val="none" w:sz="0" w:space="0" w:color="auto"/>
                    <w:right w:val="none" w:sz="0" w:space="0" w:color="auto"/>
                  </w:divBdr>
                </w:div>
                <w:div w:id="102044321">
                  <w:marLeft w:val="640"/>
                  <w:marRight w:val="0"/>
                  <w:marTop w:val="0"/>
                  <w:marBottom w:val="0"/>
                  <w:divBdr>
                    <w:top w:val="none" w:sz="0" w:space="0" w:color="auto"/>
                    <w:left w:val="none" w:sz="0" w:space="0" w:color="auto"/>
                    <w:bottom w:val="none" w:sz="0" w:space="0" w:color="auto"/>
                    <w:right w:val="none" w:sz="0" w:space="0" w:color="auto"/>
                  </w:divBdr>
                </w:div>
                <w:div w:id="124086076">
                  <w:marLeft w:val="640"/>
                  <w:marRight w:val="0"/>
                  <w:marTop w:val="0"/>
                  <w:marBottom w:val="0"/>
                  <w:divBdr>
                    <w:top w:val="none" w:sz="0" w:space="0" w:color="auto"/>
                    <w:left w:val="none" w:sz="0" w:space="0" w:color="auto"/>
                    <w:bottom w:val="none" w:sz="0" w:space="0" w:color="auto"/>
                    <w:right w:val="none" w:sz="0" w:space="0" w:color="auto"/>
                  </w:divBdr>
                </w:div>
                <w:div w:id="173344608">
                  <w:marLeft w:val="640"/>
                  <w:marRight w:val="0"/>
                  <w:marTop w:val="0"/>
                  <w:marBottom w:val="0"/>
                  <w:divBdr>
                    <w:top w:val="none" w:sz="0" w:space="0" w:color="auto"/>
                    <w:left w:val="none" w:sz="0" w:space="0" w:color="auto"/>
                    <w:bottom w:val="none" w:sz="0" w:space="0" w:color="auto"/>
                    <w:right w:val="none" w:sz="0" w:space="0" w:color="auto"/>
                  </w:divBdr>
                </w:div>
                <w:div w:id="180291017">
                  <w:marLeft w:val="640"/>
                  <w:marRight w:val="0"/>
                  <w:marTop w:val="0"/>
                  <w:marBottom w:val="0"/>
                  <w:divBdr>
                    <w:top w:val="none" w:sz="0" w:space="0" w:color="auto"/>
                    <w:left w:val="none" w:sz="0" w:space="0" w:color="auto"/>
                    <w:bottom w:val="none" w:sz="0" w:space="0" w:color="auto"/>
                    <w:right w:val="none" w:sz="0" w:space="0" w:color="auto"/>
                  </w:divBdr>
                </w:div>
                <w:div w:id="269355664">
                  <w:marLeft w:val="640"/>
                  <w:marRight w:val="0"/>
                  <w:marTop w:val="0"/>
                  <w:marBottom w:val="0"/>
                  <w:divBdr>
                    <w:top w:val="none" w:sz="0" w:space="0" w:color="auto"/>
                    <w:left w:val="none" w:sz="0" w:space="0" w:color="auto"/>
                    <w:bottom w:val="none" w:sz="0" w:space="0" w:color="auto"/>
                    <w:right w:val="none" w:sz="0" w:space="0" w:color="auto"/>
                  </w:divBdr>
                </w:div>
                <w:div w:id="273437704">
                  <w:marLeft w:val="640"/>
                  <w:marRight w:val="0"/>
                  <w:marTop w:val="0"/>
                  <w:marBottom w:val="0"/>
                  <w:divBdr>
                    <w:top w:val="none" w:sz="0" w:space="0" w:color="auto"/>
                    <w:left w:val="none" w:sz="0" w:space="0" w:color="auto"/>
                    <w:bottom w:val="none" w:sz="0" w:space="0" w:color="auto"/>
                    <w:right w:val="none" w:sz="0" w:space="0" w:color="auto"/>
                  </w:divBdr>
                </w:div>
                <w:div w:id="276063546">
                  <w:marLeft w:val="640"/>
                  <w:marRight w:val="0"/>
                  <w:marTop w:val="0"/>
                  <w:marBottom w:val="0"/>
                  <w:divBdr>
                    <w:top w:val="none" w:sz="0" w:space="0" w:color="auto"/>
                    <w:left w:val="none" w:sz="0" w:space="0" w:color="auto"/>
                    <w:bottom w:val="none" w:sz="0" w:space="0" w:color="auto"/>
                    <w:right w:val="none" w:sz="0" w:space="0" w:color="auto"/>
                  </w:divBdr>
                </w:div>
                <w:div w:id="308677076">
                  <w:marLeft w:val="640"/>
                  <w:marRight w:val="0"/>
                  <w:marTop w:val="0"/>
                  <w:marBottom w:val="0"/>
                  <w:divBdr>
                    <w:top w:val="none" w:sz="0" w:space="0" w:color="auto"/>
                    <w:left w:val="none" w:sz="0" w:space="0" w:color="auto"/>
                    <w:bottom w:val="none" w:sz="0" w:space="0" w:color="auto"/>
                    <w:right w:val="none" w:sz="0" w:space="0" w:color="auto"/>
                  </w:divBdr>
                </w:div>
                <w:div w:id="323703054">
                  <w:marLeft w:val="640"/>
                  <w:marRight w:val="0"/>
                  <w:marTop w:val="0"/>
                  <w:marBottom w:val="0"/>
                  <w:divBdr>
                    <w:top w:val="none" w:sz="0" w:space="0" w:color="auto"/>
                    <w:left w:val="none" w:sz="0" w:space="0" w:color="auto"/>
                    <w:bottom w:val="none" w:sz="0" w:space="0" w:color="auto"/>
                    <w:right w:val="none" w:sz="0" w:space="0" w:color="auto"/>
                  </w:divBdr>
                </w:div>
                <w:div w:id="388967702">
                  <w:marLeft w:val="640"/>
                  <w:marRight w:val="0"/>
                  <w:marTop w:val="0"/>
                  <w:marBottom w:val="0"/>
                  <w:divBdr>
                    <w:top w:val="none" w:sz="0" w:space="0" w:color="auto"/>
                    <w:left w:val="none" w:sz="0" w:space="0" w:color="auto"/>
                    <w:bottom w:val="none" w:sz="0" w:space="0" w:color="auto"/>
                    <w:right w:val="none" w:sz="0" w:space="0" w:color="auto"/>
                  </w:divBdr>
                </w:div>
                <w:div w:id="429666753">
                  <w:marLeft w:val="640"/>
                  <w:marRight w:val="0"/>
                  <w:marTop w:val="0"/>
                  <w:marBottom w:val="0"/>
                  <w:divBdr>
                    <w:top w:val="none" w:sz="0" w:space="0" w:color="auto"/>
                    <w:left w:val="none" w:sz="0" w:space="0" w:color="auto"/>
                    <w:bottom w:val="none" w:sz="0" w:space="0" w:color="auto"/>
                    <w:right w:val="none" w:sz="0" w:space="0" w:color="auto"/>
                  </w:divBdr>
                </w:div>
                <w:div w:id="431710243">
                  <w:marLeft w:val="640"/>
                  <w:marRight w:val="0"/>
                  <w:marTop w:val="0"/>
                  <w:marBottom w:val="0"/>
                  <w:divBdr>
                    <w:top w:val="none" w:sz="0" w:space="0" w:color="auto"/>
                    <w:left w:val="none" w:sz="0" w:space="0" w:color="auto"/>
                    <w:bottom w:val="none" w:sz="0" w:space="0" w:color="auto"/>
                    <w:right w:val="none" w:sz="0" w:space="0" w:color="auto"/>
                  </w:divBdr>
                </w:div>
                <w:div w:id="478418996">
                  <w:marLeft w:val="640"/>
                  <w:marRight w:val="0"/>
                  <w:marTop w:val="0"/>
                  <w:marBottom w:val="0"/>
                  <w:divBdr>
                    <w:top w:val="none" w:sz="0" w:space="0" w:color="auto"/>
                    <w:left w:val="none" w:sz="0" w:space="0" w:color="auto"/>
                    <w:bottom w:val="none" w:sz="0" w:space="0" w:color="auto"/>
                    <w:right w:val="none" w:sz="0" w:space="0" w:color="auto"/>
                  </w:divBdr>
                </w:div>
                <w:div w:id="490101064">
                  <w:marLeft w:val="640"/>
                  <w:marRight w:val="0"/>
                  <w:marTop w:val="0"/>
                  <w:marBottom w:val="0"/>
                  <w:divBdr>
                    <w:top w:val="none" w:sz="0" w:space="0" w:color="auto"/>
                    <w:left w:val="none" w:sz="0" w:space="0" w:color="auto"/>
                    <w:bottom w:val="none" w:sz="0" w:space="0" w:color="auto"/>
                    <w:right w:val="none" w:sz="0" w:space="0" w:color="auto"/>
                  </w:divBdr>
                </w:div>
                <w:div w:id="491334907">
                  <w:marLeft w:val="640"/>
                  <w:marRight w:val="0"/>
                  <w:marTop w:val="0"/>
                  <w:marBottom w:val="0"/>
                  <w:divBdr>
                    <w:top w:val="none" w:sz="0" w:space="0" w:color="auto"/>
                    <w:left w:val="none" w:sz="0" w:space="0" w:color="auto"/>
                    <w:bottom w:val="none" w:sz="0" w:space="0" w:color="auto"/>
                    <w:right w:val="none" w:sz="0" w:space="0" w:color="auto"/>
                  </w:divBdr>
                </w:div>
                <w:div w:id="503711199">
                  <w:marLeft w:val="640"/>
                  <w:marRight w:val="0"/>
                  <w:marTop w:val="0"/>
                  <w:marBottom w:val="0"/>
                  <w:divBdr>
                    <w:top w:val="none" w:sz="0" w:space="0" w:color="auto"/>
                    <w:left w:val="none" w:sz="0" w:space="0" w:color="auto"/>
                    <w:bottom w:val="none" w:sz="0" w:space="0" w:color="auto"/>
                    <w:right w:val="none" w:sz="0" w:space="0" w:color="auto"/>
                  </w:divBdr>
                </w:div>
                <w:div w:id="574362832">
                  <w:marLeft w:val="640"/>
                  <w:marRight w:val="0"/>
                  <w:marTop w:val="0"/>
                  <w:marBottom w:val="0"/>
                  <w:divBdr>
                    <w:top w:val="none" w:sz="0" w:space="0" w:color="auto"/>
                    <w:left w:val="none" w:sz="0" w:space="0" w:color="auto"/>
                    <w:bottom w:val="none" w:sz="0" w:space="0" w:color="auto"/>
                    <w:right w:val="none" w:sz="0" w:space="0" w:color="auto"/>
                  </w:divBdr>
                </w:div>
                <w:div w:id="593173182">
                  <w:marLeft w:val="640"/>
                  <w:marRight w:val="0"/>
                  <w:marTop w:val="0"/>
                  <w:marBottom w:val="0"/>
                  <w:divBdr>
                    <w:top w:val="none" w:sz="0" w:space="0" w:color="auto"/>
                    <w:left w:val="none" w:sz="0" w:space="0" w:color="auto"/>
                    <w:bottom w:val="none" w:sz="0" w:space="0" w:color="auto"/>
                    <w:right w:val="none" w:sz="0" w:space="0" w:color="auto"/>
                  </w:divBdr>
                </w:div>
                <w:div w:id="611523504">
                  <w:marLeft w:val="640"/>
                  <w:marRight w:val="0"/>
                  <w:marTop w:val="0"/>
                  <w:marBottom w:val="0"/>
                  <w:divBdr>
                    <w:top w:val="none" w:sz="0" w:space="0" w:color="auto"/>
                    <w:left w:val="none" w:sz="0" w:space="0" w:color="auto"/>
                    <w:bottom w:val="none" w:sz="0" w:space="0" w:color="auto"/>
                    <w:right w:val="none" w:sz="0" w:space="0" w:color="auto"/>
                  </w:divBdr>
                </w:div>
                <w:div w:id="632247810">
                  <w:marLeft w:val="640"/>
                  <w:marRight w:val="0"/>
                  <w:marTop w:val="0"/>
                  <w:marBottom w:val="0"/>
                  <w:divBdr>
                    <w:top w:val="none" w:sz="0" w:space="0" w:color="auto"/>
                    <w:left w:val="none" w:sz="0" w:space="0" w:color="auto"/>
                    <w:bottom w:val="none" w:sz="0" w:space="0" w:color="auto"/>
                    <w:right w:val="none" w:sz="0" w:space="0" w:color="auto"/>
                  </w:divBdr>
                </w:div>
                <w:div w:id="746343332">
                  <w:marLeft w:val="640"/>
                  <w:marRight w:val="0"/>
                  <w:marTop w:val="0"/>
                  <w:marBottom w:val="0"/>
                  <w:divBdr>
                    <w:top w:val="none" w:sz="0" w:space="0" w:color="auto"/>
                    <w:left w:val="none" w:sz="0" w:space="0" w:color="auto"/>
                    <w:bottom w:val="none" w:sz="0" w:space="0" w:color="auto"/>
                    <w:right w:val="none" w:sz="0" w:space="0" w:color="auto"/>
                  </w:divBdr>
                </w:div>
                <w:div w:id="759760780">
                  <w:marLeft w:val="640"/>
                  <w:marRight w:val="0"/>
                  <w:marTop w:val="0"/>
                  <w:marBottom w:val="0"/>
                  <w:divBdr>
                    <w:top w:val="none" w:sz="0" w:space="0" w:color="auto"/>
                    <w:left w:val="none" w:sz="0" w:space="0" w:color="auto"/>
                    <w:bottom w:val="none" w:sz="0" w:space="0" w:color="auto"/>
                    <w:right w:val="none" w:sz="0" w:space="0" w:color="auto"/>
                  </w:divBdr>
                </w:div>
                <w:div w:id="776025638">
                  <w:marLeft w:val="640"/>
                  <w:marRight w:val="0"/>
                  <w:marTop w:val="0"/>
                  <w:marBottom w:val="0"/>
                  <w:divBdr>
                    <w:top w:val="none" w:sz="0" w:space="0" w:color="auto"/>
                    <w:left w:val="none" w:sz="0" w:space="0" w:color="auto"/>
                    <w:bottom w:val="none" w:sz="0" w:space="0" w:color="auto"/>
                    <w:right w:val="none" w:sz="0" w:space="0" w:color="auto"/>
                  </w:divBdr>
                </w:div>
                <w:div w:id="778917622">
                  <w:marLeft w:val="640"/>
                  <w:marRight w:val="0"/>
                  <w:marTop w:val="0"/>
                  <w:marBottom w:val="0"/>
                  <w:divBdr>
                    <w:top w:val="none" w:sz="0" w:space="0" w:color="auto"/>
                    <w:left w:val="none" w:sz="0" w:space="0" w:color="auto"/>
                    <w:bottom w:val="none" w:sz="0" w:space="0" w:color="auto"/>
                    <w:right w:val="none" w:sz="0" w:space="0" w:color="auto"/>
                  </w:divBdr>
                </w:div>
                <w:div w:id="793212262">
                  <w:marLeft w:val="640"/>
                  <w:marRight w:val="0"/>
                  <w:marTop w:val="0"/>
                  <w:marBottom w:val="0"/>
                  <w:divBdr>
                    <w:top w:val="none" w:sz="0" w:space="0" w:color="auto"/>
                    <w:left w:val="none" w:sz="0" w:space="0" w:color="auto"/>
                    <w:bottom w:val="none" w:sz="0" w:space="0" w:color="auto"/>
                    <w:right w:val="none" w:sz="0" w:space="0" w:color="auto"/>
                  </w:divBdr>
                </w:div>
                <w:div w:id="800729740">
                  <w:marLeft w:val="640"/>
                  <w:marRight w:val="0"/>
                  <w:marTop w:val="0"/>
                  <w:marBottom w:val="0"/>
                  <w:divBdr>
                    <w:top w:val="none" w:sz="0" w:space="0" w:color="auto"/>
                    <w:left w:val="none" w:sz="0" w:space="0" w:color="auto"/>
                    <w:bottom w:val="none" w:sz="0" w:space="0" w:color="auto"/>
                    <w:right w:val="none" w:sz="0" w:space="0" w:color="auto"/>
                  </w:divBdr>
                </w:div>
                <w:div w:id="839081079">
                  <w:marLeft w:val="640"/>
                  <w:marRight w:val="0"/>
                  <w:marTop w:val="0"/>
                  <w:marBottom w:val="0"/>
                  <w:divBdr>
                    <w:top w:val="none" w:sz="0" w:space="0" w:color="auto"/>
                    <w:left w:val="none" w:sz="0" w:space="0" w:color="auto"/>
                    <w:bottom w:val="none" w:sz="0" w:space="0" w:color="auto"/>
                    <w:right w:val="none" w:sz="0" w:space="0" w:color="auto"/>
                  </w:divBdr>
                </w:div>
                <w:div w:id="880366175">
                  <w:marLeft w:val="640"/>
                  <w:marRight w:val="0"/>
                  <w:marTop w:val="0"/>
                  <w:marBottom w:val="0"/>
                  <w:divBdr>
                    <w:top w:val="none" w:sz="0" w:space="0" w:color="auto"/>
                    <w:left w:val="none" w:sz="0" w:space="0" w:color="auto"/>
                    <w:bottom w:val="none" w:sz="0" w:space="0" w:color="auto"/>
                    <w:right w:val="none" w:sz="0" w:space="0" w:color="auto"/>
                  </w:divBdr>
                </w:div>
                <w:div w:id="916675301">
                  <w:marLeft w:val="640"/>
                  <w:marRight w:val="0"/>
                  <w:marTop w:val="0"/>
                  <w:marBottom w:val="0"/>
                  <w:divBdr>
                    <w:top w:val="none" w:sz="0" w:space="0" w:color="auto"/>
                    <w:left w:val="none" w:sz="0" w:space="0" w:color="auto"/>
                    <w:bottom w:val="none" w:sz="0" w:space="0" w:color="auto"/>
                    <w:right w:val="none" w:sz="0" w:space="0" w:color="auto"/>
                  </w:divBdr>
                </w:div>
                <w:div w:id="922841485">
                  <w:marLeft w:val="640"/>
                  <w:marRight w:val="0"/>
                  <w:marTop w:val="0"/>
                  <w:marBottom w:val="0"/>
                  <w:divBdr>
                    <w:top w:val="none" w:sz="0" w:space="0" w:color="auto"/>
                    <w:left w:val="none" w:sz="0" w:space="0" w:color="auto"/>
                    <w:bottom w:val="none" w:sz="0" w:space="0" w:color="auto"/>
                    <w:right w:val="none" w:sz="0" w:space="0" w:color="auto"/>
                  </w:divBdr>
                </w:div>
                <w:div w:id="962007306">
                  <w:marLeft w:val="640"/>
                  <w:marRight w:val="0"/>
                  <w:marTop w:val="0"/>
                  <w:marBottom w:val="0"/>
                  <w:divBdr>
                    <w:top w:val="none" w:sz="0" w:space="0" w:color="auto"/>
                    <w:left w:val="none" w:sz="0" w:space="0" w:color="auto"/>
                    <w:bottom w:val="none" w:sz="0" w:space="0" w:color="auto"/>
                    <w:right w:val="none" w:sz="0" w:space="0" w:color="auto"/>
                  </w:divBdr>
                </w:div>
                <w:div w:id="970787076">
                  <w:marLeft w:val="640"/>
                  <w:marRight w:val="0"/>
                  <w:marTop w:val="0"/>
                  <w:marBottom w:val="0"/>
                  <w:divBdr>
                    <w:top w:val="none" w:sz="0" w:space="0" w:color="auto"/>
                    <w:left w:val="none" w:sz="0" w:space="0" w:color="auto"/>
                    <w:bottom w:val="none" w:sz="0" w:space="0" w:color="auto"/>
                    <w:right w:val="none" w:sz="0" w:space="0" w:color="auto"/>
                  </w:divBdr>
                </w:div>
                <w:div w:id="972635152">
                  <w:marLeft w:val="640"/>
                  <w:marRight w:val="0"/>
                  <w:marTop w:val="0"/>
                  <w:marBottom w:val="0"/>
                  <w:divBdr>
                    <w:top w:val="none" w:sz="0" w:space="0" w:color="auto"/>
                    <w:left w:val="none" w:sz="0" w:space="0" w:color="auto"/>
                    <w:bottom w:val="none" w:sz="0" w:space="0" w:color="auto"/>
                    <w:right w:val="none" w:sz="0" w:space="0" w:color="auto"/>
                  </w:divBdr>
                </w:div>
                <w:div w:id="980646560">
                  <w:marLeft w:val="640"/>
                  <w:marRight w:val="0"/>
                  <w:marTop w:val="0"/>
                  <w:marBottom w:val="0"/>
                  <w:divBdr>
                    <w:top w:val="none" w:sz="0" w:space="0" w:color="auto"/>
                    <w:left w:val="none" w:sz="0" w:space="0" w:color="auto"/>
                    <w:bottom w:val="none" w:sz="0" w:space="0" w:color="auto"/>
                    <w:right w:val="none" w:sz="0" w:space="0" w:color="auto"/>
                  </w:divBdr>
                </w:div>
                <w:div w:id="985166510">
                  <w:marLeft w:val="640"/>
                  <w:marRight w:val="0"/>
                  <w:marTop w:val="0"/>
                  <w:marBottom w:val="0"/>
                  <w:divBdr>
                    <w:top w:val="none" w:sz="0" w:space="0" w:color="auto"/>
                    <w:left w:val="none" w:sz="0" w:space="0" w:color="auto"/>
                    <w:bottom w:val="none" w:sz="0" w:space="0" w:color="auto"/>
                    <w:right w:val="none" w:sz="0" w:space="0" w:color="auto"/>
                  </w:divBdr>
                </w:div>
                <w:div w:id="1005520603">
                  <w:marLeft w:val="640"/>
                  <w:marRight w:val="0"/>
                  <w:marTop w:val="0"/>
                  <w:marBottom w:val="0"/>
                  <w:divBdr>
                    <w:top w:val="none" w:sz="0" w:space="0" w:color="auto"/>
                    <w:left w:val="none" w:sz="0" w:space="0" w:color="auto"/>
                    <w:bottom w:val="none" w:sz="0" w:space="0" w:color="auto"/>
                    <w:right w:val="none" w:sz="0" w:space="0" w:color="auto"/>
                  </w:divBdr>
                </w:div>
                <w:div w:id="1016006435">
                  <w:marLeft w:val="640"/>
                  <w:marRight w:val="0"/>
                  <w:marTop w:val="0"/>
                  <w:marBottom w:val="0"/>
                  <w:divBdr>
                    <w:top w:val="none" w:sz="0" w:space="0" w:color="auto"/>
                    <w:left w:val="none" w:sz="0" w:space="0" w:color="auto"/>
                    <w:bottom w:val="none" w:sz="0" w:space="0" w:color="auto"/>
                    <w:right w:val="none" w:sz="0" w:space="0" w:color="auto"/>
                  </w:divBdr>
                </w:div>
                <w:div w:id="1042361070">
                  <w:marLeft w:val="640"/>
                  <w:marRight w:val="0"/>
                  <w:marTop w:val="0"/>
                  <w:marBottom w:val="0"/>
                  <w:divBdr>
                    <w:top w:val="none" w:sz="0" w:space="0" w:color="auto"/>
                    <w:left w:val="none" w:sz="0" w:space="0" w:color="auto"/>
                    <w:bottom w:val="none" w:sz="0" w:space="0" w:color="auto"/>
                    <w:right w:val="none" w:sz="0" w:space="0" w:color="auto"/>
                  </w:divBdr>
                </w:div>
                <w:div w:id="1042364391">
                  <w:marLeft w:val="640"/>
                  <w:marRight w:val="0"/>
                  <w:marTop w:val="0"/>
                  <w:marBottom w:val="0"/>
                  <w:divBdr>
                    <w:top w:val="none" w:sz="0" w:space="0" w:color="auto"/>
                    <w:left w:val="none" w:sz="0" w:space="0" w:color="auto"/>
                    <w:bottom w:val="none" w:sz="0" w:space="0" w:color="auto"/>
                    <w:right w:val="none" w:sz="0" w:space="0" w:color="auto"/>
                  </w:divBdr>
                </w:div>
                <w:div w:id="1044938674">
                  <w:marLeft w:val="640"/>
                  <w:marRight w:val="0"/>
                  <w:marTop w:val="0"/>
                  <w:marBottom w:val="0"/>
                  <w:divBdr>
                    <w:top w:val="none" w:sz="0" w:space="0" w:color="auto"/>
                    <w:left w:val="none" w:sz="0" w:space="0" w:color="auto"/>
                    <w:bottom w:val="none" w:sz="0" w:space="0" w:color="auto"/>
                    <w:right w:val="none" w:sz="0" w:space="0" w:color="auto"/>
                  </w:divBdr>
                </w:div>
                <w:div w:id="1066760659">
                  <w:marLeft w:val="640"/>
                  <w:marRight w:val="0"/>
                  <w:marTop w:val="0"/>
                  <w:marBottom w:val="0"/>
                  <w:divBdr>
                    <w:top w:val="none" w:sz="0" w:space="0" w:color="auto"/>
                    <w:left w:val="none" w:sz="0" w:space="0" w:color="auto"/>
                    <w:bottom w:val="none" w:sz="0" w:space="0" w:color="auto"/>
                    <w:right w:val="none" w:sz="0" w:space="0" w:color="auto"/>
                  </w:divBdr>
                </w:div>
                <w:div w:id="1096366352">
                  <w:marLeft w:val="640"/>
                  <w:marRight w:val="0"/>
                  <w:marTop w:val="0"/>
                  <w:marBottom w:val="0"/>
                  <w:divBdr>
                    <w:top w:val="none" w:sz="0" w:space="0" w:color="auto"/>
                    <w:left w:val="none" w:sz="0" w:space="0" w:color="auto"/>
                    <w:bottom w:val="none" w:sz="0" w:space="0" w:color="auto"/>
                    <w:right w:val="none" w:sz="0" w:space="0" w:color="auto"/>
                  </w:divBdr>
                </w:div>
                <w:div w:id="1108239391">
                  <w:marLeft w:val="640"/>
                  <w:marRight w:val="0"/>
                  <w:marTop w:val="0"/>
                  <w:marBottom w:val="0"/>
                  <w:divBdr>
                    <w:top w:val="none" w:sz="0" w:space="0" w:color="auto"/>
                    <w:left w:val="none" w:sz="0" w:space="0" w:color="auto"/>
                    <w:bottom w:val="none" w:sz="0" w:space="0" w:color="auto"/>
                    <w:right w:val="none" w:sz="0" w:space="0" w:color="auto"/>
                  </w:divBdr>
                </w:div>
                <w:div w:id="1112675356">
                  <w:marLeft w:val="640"/>
                  <w:marRight w:val="0"/>
                  <w:marTop w:val="0"/>
                  <w:marBottom w:val="0"/>
                  <w:divBdr>
                    <w:top w:val="none" w:sz="0" w:space="0" w:color="auto"/>
                    <w:left w:val="none" w:sz="0" w:space="0" w:color="auto"/>
                    <w:bottom w:val="none" w:sz="0" w:space="0" w:color="auto"/>
                    <w:right w:val="none" w:sz="0" w:space="0" w:color="auto"/>
                  </w:divBdr>
                </w:div>
                <w:div w:id="1162966814">
                  <w:marLeft w:val="640"/>
                  <w:marRight w:val="0"/>
                  <w:marTop w:val="0"/>
                  <w:marBottom w:val="0"/>
                  <w:divBdr>
                    <w:top w:val="none" w:sz="0" w:space="0" w:color="auto"/>
                    <w:left w:val="none" w:sz="0" w:space="0" w:color="auto"/>
                    <w:bottom w:val="none" w:sz="0" w:space="0" w:color="auto"/>
                    <w:right w:val="none" w:sz="0" w:space="0" w:color="auto"/>
                  </w:divBdr>
                </w:div>
                <w:div w:id="1203054093">
                  <w:marLeft w:val="640"/>
                  <w:marRight w:val="0"/>
                  <w:marTop w:val="0"/>
                  <w:marBottom w:val="0"/>
                  <w:divBdr>
                    <w:top w:val="none" w:sz="0" w:space="0" w:color="auto"/>
                    <w:left w:val="none" w:sz="0" w:space="0" w:color="auto"/>
                    <w:bottom w:val="none" w:sz="0" w:space="0" w:color="auto"/>
                    <w:right w:val="none" w:sz="0" w:space="0" w:color="auto"/>
                  </w:divBdr>
                </w:div>
                <w:div w:id="1213418845">
                  <w:marLeft w:val="640"/>
                  <w:marRight w:val="0"/>
                  <w:marTop w:val="0"/>
                  <w:marBottom w:val="0"/>
                  <w:divBdr>
                    <w:top w:val="none" w:sz="0" w:space="0" w:color="auto"/>
                    <w:left w:val="none" w:sz="0" w:space="0" w:color="auto"/>
                    <w:bottom w:val="none" w:sz="0" w:space="0" w:color="auto"/>
                    <w:right w:val="none" w:sz="0" w:space="0" w:color="auto"/>
                  </w:divBdr>
                </w:div>
                <w:div w:id="1280180676">
                  <w:marLeft w:val="640"/>
                  <w:marRight w:val="0"/>
                  <w:marTop w:val="0"/>
                  <w:marBottom w:val="0"/>
                  <w:divBdr>
                    <w:top w:val="none" w:sz="0" w:space="0" w:color="auto"/>
                    <w:left w:val="none" w:sz="0" w:space="0" w:color="auto"/>
                    <w:bottom w:val="none" w:sz="0" w:space="0" w:color="auto"/>
                    <w:right w:val="none" w:sz="0" w:space="0" w:color="auto"/>
                  </w:divBdr>
                </w:div>
                <w:div w:id="1286932327">
                  <w:marLeft w:val="640"/>
                  <w:marRight w:val="0"/>
                  <w:marTop w:val="0"/>
                  <w:marBottom w:val="0"/>
                  <w:divBdr>
                    <w:top w:val="none" w:sz="0" w:space="0" w:color="auto"/>
                    <w:left w:val="none" w:sz="0" w:space="0" w:color="auto"/>
                    <w:bottom w:val="none" w:sz="0" w:space="0" w:color="auto"/>
                    <w:right w:val="none" w:sz="0" w:space="0" w:color="auto"/>
                  </w:divBdr>
                </w:div>
                <w:div w:id="1393238503">
                  <w:marLeft w:val="640"/>
                  <w:marRight w:val="0"/>
                  <w:marTop w:val="0"/>
                  <w:marBottom w:val="0"/>
                  <w:divBdr>
                    <w:top w:val="none" w:sz="0" w:space="0" w:color="auto"/>
                    <w:left w:val="none" w:sz="0" w:space="0" w:color="auto"/>
                    <w:bottom w:val="none" w:sz="0" w:space="0" w:color="auto"/>
                    <w:right w:val="none" w:sz="0" w:space="0" w:color="auto"/>
                  </w:divBdr>
                </w:div>
                <w:div w:id="1414930118">
                  <w:marLeft w:val="640"/>
                  <w:marRight w:val="0"/>
                  <w:marTop w:val="0"/>
                  <w:marBottom w:val="0"/>
                  <w:divBdr>
                    <w:top w:val="none" w:sz="0" w:space="0" w:color="auto"/>
                    <w:left w:val="none" w:sz="0" w:space="0" w:color="auto"/>
                    <w:bottom w:val="none" w:sz="0" w:space="0" w:color="auto"/>
                    <w:right w:val="none" w:sz="0" w:space="0" w:color="auto"/>
                  </w:divBdr>
                </w:div>
                <w:div w:id="1471359375">
                  <w:marLeft w:val="640"/>
                  <w:marRight w:val="0"/>
                  <w:marTop w:val="0"/>
                  <w:marBottom w:val="0"/>
                  <w:divBdr>
                    <w:top w:val="none" w:sz="0" w:space="0" w:color="auto"/>
                    <w:left w:val="none" w:sz="0" w:space="0" w:color="auto"/>
                    <w:bottom w:val="none" w:sz="0" w:space="0" w:color="auto"/>
                    <w:right w:val="none" w:sz="0" w:space="0" w:color="auto"/>
                  </w:divBdr>
                </w:div>
                <w:div w:id="1553929874">
                  <w:marLeft w:val="640"/>
                  <w:marRight w:val="0"/>
                  <w:marTop w:val="0"/>
                  <w:marBottom w:val="0"/>
                  <w:divBdr>
                    <w:top w:val="none" w:sz="0" w:space="0" w:color="auto"/>
                    <w:left w:val="none" w:sz="0" w:space="0" w:color="auto"/>
                    <w:bottom w:val="none" w:sz="0" w:space="0" w:color="auto"/>
                    <w:right w:val="none" w:sz="0" w:space="0" w:color="auto"/>
                  </w:divBdr>
                </w:div>
                <w:div w:id="1621836139">
                  <w:marLeft w:val="640"/>
                  <w:marRight w:val="0"/>
                  <w:marTop w:val="0"/>
                  <w:marBottom w:val="0"/>
                  <w:divBdr>
                    <w:top w:val="none" w:sz="0" w:space="0" w:color="auto"/>
                    <w:left w:val="none" w:sz="0" w:space="0" w:color="auto"/>
                    <w:bottom w:val="none" w:sz="0" w:space="0" w:color="auto"/>
                    <w:right w:val="none" w:sz="0" w:space="0" w:color="auto"/>
                  </w:divBdr>
                </w:div>
                <w:div w:id="1647510577">
                  <w:marLeft w:val="640"/>
                  <w:marRight w:val="0"/>
                  <w:marTop w:val="0"/>
                  <w:marBottom w:val="0"/>
                  <w:divBdr>
                    <w:top w:val="none" w:sz="0" w:space="0" w:color="auto"/>
                    <w:left w:val="none" w:sz="0" w:space="0" w:color="auto"/>
                    <w:bottom w:val="none" w:sz="0" w:space="0" w:color="auto"/>
                    <w:right w:val="none" w:sz="0" w:space="0" w:color="auto"/>
                  </w:divBdr>
                </w:div>
                <w:div w:id="1660961873">
                  <w:marLeft w:val="640"/>
                  <w:marRight w:val="0"/>
                  <w:marTop w:val="0"/>
                  <w:marBottom w:val="0"/>
                  <w:divBdr>
                    <w:top w:val="none" w:sz="0" w:space="0" w:color="auto"/>
                    <w:left w:val="none" w:sz="0" w:space="0" w:color="auto"/>
                    <w:bottom w:val="none" w:sz="0" w:space="0" w:color="auto"/>
                    <w:right w:val="none" w:sz="0" w:space="0" w:color="auto"/>
                  </w:divBdr>
                </w:div>
                <w:div w:id="1747418338">
                  <w:marLeft w:val="640"/>
                  <w:marRight w:val="0"/>
                  <w:marTop w:val="0"/>
                  <w:marBottom w:val="0"/>
                  <w:divBdr>
                    <w:top w:val="none" w:sz="0" w:space="0" w:color="auto"/>
                    <w:left w:val="none" w:sz="0" w:space="0" w:color="auto"/>
                    <w:bottom w:val="none" w:sz="0" w:space="0" w:color="auto"/>
                    <w:right w:val="none" w:sz="0" w:space="0" w:color="auto"/>
                  </w:divBdr>
                </w:div>
                <w:div w:id="1749813972">
                  <w:marLeft w:val="640"/>
                  <w:marRight w:val="0"/>
                  <w:marTop w:val="0"/>
                  <w:marBottom w:val="0"/>
                  <w:divBdr>
                    <w:top w:val="none" w:sz="0" w:space="0" w:color="auto"/>
                    <w:left w:val="none" w:sz="0" w:space="0" w:color="auto"/>
                    <w:bottom w:val="none" w:sz="0" w:space="0" w:color="auto"/>
                    <w:right w:val="none" w:sz="0" w:space="0" w:color="auto"/>
                  </w:divBdr>
                </w:div>
                <w:div w:id="1766072493">
                  <w:marLeft w:val="640"/>
                  <w:marRight w:val="0"/>
                  <w:marTop w:val="0"/>
                  <w:marBottom w:val="0"/>
                  <w:divBdr>
                    <w:top w:val="none" w:sz="0" w:space="0" w:color="auto"/>
                    <w:left w:val="none" w:sz="0" w:space="0" w:color="auto"/>
                    <w:bottom w:val="none" w:sz="0" w:space="0" w:color="auto"/>
                    <w:right w:val="none" w:sz="0" w:space="0" w:color="auto"/>
                  </w:divBdr>
                </w:div>
                <w:div w:id="1935283703">
                  <w:marLeft w:val="640"/>
                  <w:marRight w:val="0"/>
                  <w:marTop w:val="0"/>
                  <w:marBottom w:val="0"/>
                  <w:divBdr>
                    <w:top w:val="none" w:sz="0" w:space="0" w:color="auto"/>
                    <w:left w:val="none" w:sz="0" w:space="0" w:color="auto"/>
                    <w:bottom w:val="none" w:sz="0" w:space="0" w:color="auto"/>
                    <w:right w:val="none" w:sz="0" w:space="0" w:color="auto"/>
                  </w:divBdr>
                </w:div>
                <w:div w:id="1951929749">
                  <w:marLeft w:val="640"/>
                  <w:marRight w:val="0"/>
                  <w:marTop w:val="0"/>
                  <w:marBottom w:val="0"/>
                  <w:divBdr>
                    <w:top w:val="none" w:sz="0" w:space="0" w:color="auto"/>
                    <w:left w:val="none" w:sz="0" w:space="0" w:color="auto"/>
                    <w:bottom w:val="none" w:sz="0" w:space="0" w:color="auto"/>
                    <w:right w:val="none" w:sz="0" w:space="0" w:color="auto"/>
                  </w:divBdr>
                </w:div>
                <w:div w:id="1956056852">
                  <w:marLeft w:val="640"/>
                  <w:marRight w:val="0"/>
                  <w:marTop w:val="0"/>
                  <w:marBottom w:val="0"/>
                  <w:divBdr>
                    <w:top w:val="none" w:sz="0" w:space="0" w:color="auto"/>
                    <w:left w:val="none" w:sz="0" w:space="0" w:color="auto"/>
                    <w:bottom w:val="none" w:sz="0" w:space="0" w:color="auto"/>
                    <w:right w:val="none" w:sz="0" w:space="0" w:color="auto"/>
                  </w:divBdr>
                </w:div>
                <w:div w:id="1978801430">
                  <w:marLeft w:val="640"/>
                  <w:marRight w:val="0"/>
                  <w:marTop w:val="0"/>
                  <w:marBottom w:val="0"/>
                  <w:divBdr>
                    <w:top w:val="none" w:sz="0" w:space="0" w:color="auto"/>
                    <w:left w:val="none" w:sz="0" w:space="0" w:color="auto"/>
                    <w:bottom w:val="none" w:sz="0" w:space="0" w:color="auto"/>
                    <w:right w:val="none" w:sz="0" w:space="0" w:color="auto"/>
                  </w:divBdr>
                </w:div>
                <w:div w:id="2003460108">
                  <w:marLeft w:val="640"/>
                  <w:marRight w:val="0"/>
                  <w:marTop w:val="0"/>
                  <w:marBottom w:val="0"/>
                  <w:divBdr>
                    <w:top w:val="none" w:sz="0" w:space="0" w:color="auto"/>
                    <w:left w:val="none" w:sz="0" w:space="0" w:color="auto"/>
                    <w:bottom w:val="none" w:sz="0" w:space="0" w:color="auto"/>
                    <w:right w:val="none" w:sz="0" w:space="0" w:color="auto"/>
                  </w:divBdr>
                </w:div>
                <w:div w:id="2035572106">
                  <w:marLeft w:val="640"/>
                  <w:marRight w:val="0"/>
                  <w:marTop w:val="0"/>
                  <w:marBottom w:val="0"/>
                  <w:divBdr>
                    <w:top w:val="none" w:sz="0" w:space="0" w:color="auto"/>
                    <w:left w:val="none" w:sz="0" w:space="0" w:color="auto"/>
                    <w:bottom w:val="none" w:sz="0" w:space="0" w:color="auto"/>
                    <w:right w:val="none" w:sz="0" w:space="0" w:color="auto"/>
                  </w:divBdr>
                </w:div>
                <w:div w:id="2055419861">
                  <w:marLeft w:val="640"/>
                  <w:marRight w:val="0"/>
                  <w:marTop w:val="0"/>
                  <w:marBottom w:val="0"/>
                  <w:divBdr>
                    <w:top w:val="none" w:sz="0" w:space="0" w:color="auto"/>
                    <w:left w:val="none" w:sz="0" w:space="0" w:color="auto"/>
                    <w:bottom w:val="none" w:sz="0" w:space="0" w:color="auto"/>
                    <w:right w:val="none" w:sz="0" w:space="0" w:color="auto"/>
                  </w:divBdr>
                </w:div>
                <w:div w:id="2080906293">
                  <w:marLeft w:val="640"/>
                  <w:marRight w:val="0"/>
                  <w:marTop w:val="0"/>
                  <w:marBottom w:val="0"/>
                  <w:divBdr>
                    <w:top w:val="none" w:sz="0" w:space="0" w:color="auto"/>
                    <w:left w:val="none" w:sz="0" w:space="0" w:color="auto"/>
                    <w:bottom w:val="none" w:sz="0" w:space="0" w:color="auto"/>
                    <w:right w:val="none" w:sz="0" w:space="0" w:color="auto"/>
                  </w:divBdr>
                </w:div>
              </w:divsChild>
            </w:div>
            <w:div w:id="781267719">
              <w:marLeft w:val="0"/>
              <w:marRight w:val="0"/>
              <w:marTop w:val="0"/>
              <w:marBottom w:val="0"/>
              <w:divBdr>
                <w:top w:val="none" w:sz="0" w:space="0" w:color="auto"/>
                <w:left w:val="none" w:sz="0" w:space="0" w:color="auto"/>
                <w:bottom w:val="none" w:sz="0" w:space="0" w:color="auto"/>
                <w:right w:val="none" w:sz="0" w:space="0" w:color="auto"/>
              </w:divBdr>
              <w:divsChild>
                <w:div w:id="103620687">
                  <w:marLeft w:val="640"/>
                  <w:marRight w:val="0"/>
                  <w:marTop w:val="0"/>
                  <w:marBottom w:val="0"/>
                  <w:divBdr>
                    <w:top w:val="none" w:sz="0" w:space="0" w:color="auto"/>
                    <w:left w:val="none" w:sz="0" w:space="0" w:color="auto"/>
                    <w:bottom w:val="none" w:sz="0" w:space="0" w:color="auto"/>
                    <w:right w:val="none" w:sz="0" w:space="0" w:color="auto"/>
                  </w:divBdr>
                </w:div>
                <w:div w:id="142503601">
                  <w:marLeft w:val="640"/>
                  <w:marRight w:val="0"/>
                  <w:marTop w:val="0"/>
                  <w:marBottom w:val="0"/>
                  <w:divBdr>
                    <w:top w:val="none" w:sz="0" w:space="0" w:color="auto"/>
                    <w:left w:val="none" w:sz="0" w:space="0" w:color="auto"/>
                    <w:bottom w:val="none" w:sz="0" w:space="0" w:color="auto"/>
                    <w:right w:val="none" w:sz="0" w:space="0" w:color="auto"/>
                  </w:divBdr>
                </w:div>
                <w:div w:id="143864357">
                  <w:marLeft w:val="640"/>
                  <w:marRight w:val="0"/>
                  <w:marTop w:val="0"/>
                  <w:marBottom w:val="0"/>
                  <w:divBdr>
                    <w:top w:val="none" w:sz="0" w:space="0" w:color="auto"/>
                    <w:left w:val="none" w:sz="0" w:space="0" w:color="auto"/>
                    <w:bottom w:val="none" w:sz="0" w:space="0" w:color="auto"/>
                    <w:right w:val="none" w:sz="0" w:space="0" w:color="auto"/>
                  </w:divBdr>
                </w:div>
                <w:div w:id="192424359">
                  <w:marLeft w:val="640"/>
                  <w:marRight w:val="0"/>
                  <w:marTop w:val="0"/>
                  <w:marBottom w:val="0"/>
                  <w:divBdr>
                    <w:top w:val="none" w:sz="0" w:space="0" w:color="auto"/>
                    <w:left w:val="none" w:sz="0" w:space="0" w:color="auto"/>
                    <w:bottom w:val="none" w:sz="0" w:space="0" w:color="auto"/>
                    <w:right w:val="none" w:sz="0" w:space="0" w:color="auto"/>
                  </w:divBdr>
                </w:div>
                <w:div w:id="211695945">
                  <w:marLeft w:val="640"/>
                  <w:marRight w:val="0"/>
                  <w:marTop w:val="0"/>
                  <w:marBottom w:val="0"/>
                  <w:divBdr>
                    <w:top w:val="none" w:sz="0" w:space="0" w:color="auto"/>
                    <w:left w:val="none" w:sz="0" w:space="0" w:color="auto"/>
                    <w:bottom w:val="none" w:sz="0" w:space="0" w:color="auto"/>
                    <w:right w:val="none" w:sz="0" w:space="0" w:color="auto"/>
                  </w:divBdr>
                </w:div>
                <w:div w:id="226454967">
                  <w:marLeft w:val="640"/>
                  <w:marRight w:val="0"/>
                  <w:marTop w:val="0"/>
                  <w:marBottom w:val="0"/>
                  <w:divBdr>
                    <w:top w:val="none" w:sz="0" w:space="0" w:color="auto"/>
                    <w:left w:val="none" w:sz="0" w:space="0" w:color="auto"/>
                    <w:bottom w:val="none" w:sz="0" w:space="0" w:color="auto"/>
                    <w:right w:val="none" w:sz="0" w:space="0" w:color="auto"/>
                  </w:divBdr>
                </w:div>
                <w:div w:id="240989089">
                  <w:marLeft w:val="640"/>
                  <w:marRight w:val="0"/>
                  <w:marTop w:val="0"/>
                  <w:marBottom w:val="0"/>
                  <w:divBdr>
                    <w:top w:val="none" w:sz="0" w:space="0" w:color="auto"/>
                    <w:left w:val="none" w:sz="0" w:space="0" w:color="auto"/>
                    <w:bottom w:val="none" w:sz="0" w:space="0" w:color="auto"/>
                    <w:right w:val="none" w:sz="0" w:space="0" w:color="auto"/>
                  </w:divBdr>
                </w:div>
                <w:div w:id="301427395">
                  <w:marLeft w:val="640"/>
                  <w:marRight w:val="0"/>
                  <w:marTop w:val="0"/>
                  <w:marBottom w:val="0"/>
                  <w:divBdr>
                    <w:top w:val="none" w:sz="0" w:space="0" w:color="auto"/>
                    <w:left w:val="none" w:sz="0" w:space="0" w:color="auto"/>
                    <w:bottom w:val="none" w:sz="0" w:space="0" w:color="auto"/>
                    <w:right w:val="none" w:sz="0" w:space="0" w:color="auto"/>
                  </w:divBdr>
                </w:div>
                <w:div w:id="306207166">
                  <w:marLeft w:val="640"/>
                  <w:marRight w:val="0"/>
                  <w:marTop w:val="0"/>
                  <w:marBottom w:val="0"/>
                  <w:divBdr>
                    <w:top w:val="none" w:sz="0" w:space="0" w:color="auto"/>
                    <w:left w:val="none" w:sz="0" w:space="0" w:color="auto"/>
                    <w:bottom w:val="none" w:sz="0" w:space="0" w:color="auto"/>
                    <w:right w:val="none" w:sz="0" w:space="0" w:color="auto"/>
                  </w:divBdr>
                </w:div>
                <w:div w:id="307244580">
                  <w:marLeft w:val="640"/>
                  <w:marRight w:val="0"/>
                  <w:marTop w:val="0"/>
                  <w:marBottom w:val="0"/>
                  <w:divBdr>
                    <w:top w:val="none" w:sz="0" w:space="0" w:color="auto"/>
                    <w:left w:val="none" w:sz="0" w:space="0" w:color="auto"/>
                    <w:bottom w:val="none" w:sz="0" w:space="0" w:color="auto"/>
                    <w:right w:val="none" w:sz="0" w:space="0" w:color="auto"/>
                  </w:divBdr>
                </w:div>
                <w:div w:id="376127673">
                  <w:marLeft w:val="640"/>
                  <w:marRight w:val="0"/>
                  <w:marTop w:val="0"/>
                  <w:marBottom w:val="0"/>
                  <w:divBdr>
                    <w:top w:val="none" w:sz="0" w:space="0" w:color="auto"/>
                    <w:left w:val="none" w:sz="0" w:space="0" w:color="auto"/>
                    <w:bottom w:val="none" w:sz="0" w:space="0" w:color="auto"/>
                    <w:right w:val="none" w:sz="0" w:space="0" w:color="auto"/>
                  </w:divBdr>
                </w:div>
                <w:div w:id="464591419">
                  <w:marLeft w:val="640"/>
                  <w:marRight w:val="0"/>
                  <w:marTop w:val="0"/>
                  <w:marBottom w:val="0"/>
                  <w:divBdr>
                    <w:top w:val="none" w:sz="0" w:space="0" w:color="auto"/>
                    <w:left w:val="none" w:sz="0" w:space="0" w:color="auto"/>
                    <w:bottom w:val="none" w:sz="0" w:space="0" w:color="auto"/>
                    <w:right w:val="none" w:sz="0" w:space="0" w:color="auto"/>
                  </w:divBdr>
                </w:div>
                <w:div w:id="464737943">
                  <w:marLeft w:val="640"/>
                  <w:marRight w:val="0"/>
                  <w:marTop w:val="0"/>
                  <w:marBottom w:val="0"/>
                  <w:divBdr>
                    <w:top w:val="none" w:sz="0" w:space="0" w:color="auto"/>
                    <w:left w:val="none" w:sz="0" w:space="0" w:color="auto"/>
                    <w:bottom w:val="none" w:sz="0" w:space="0" w:color="auto"/>
                    <w:right w:val="none" w:sz="0" w:space="0" w:color="auto"/>
                  </w:divBdr>
                </w:div>
                <w:div w:id="502090903">
                  <w:marLeft w:val="640"/>
                  <w:marRight w:val="0"/>
                  <w:marTop w:val="0"/>
                  <w:marBottom w:val="0"/>
                  <w:divBdr>
                    <w:top w:val="none" w:sz="0" w:space="0" w:color="auto"/>
                    <w:left w:val="none" w:sz="0" w:space="0" w:color="auto"/>
                    <w:bottom w:val="none" w:sz="0" w:space="0" w:color="auto"/>
                    <w:right w:val="none" w:sz="0" w:space="0" w:color="auto"/>
                  </w:divBdr>
                </w:div>
                <w:div w:id="548955513">
                  <w:marLeft w:val="640"/>
                  <w:marRight w:val="0"/>
                  <w:marTop w:val="0"/>
                  <w:marBottom w:val="0"/>
                  <w:divBdr>
                    <w:top w:val="none" w:sz="0" w:space="0" w:color="auto"/>
                    <w:left w:val="none" w:sz="0" w:space="0" w:color="auto"/>
                    <w:bottom w:val="none" w:sz="0" w:space="0" w:color="auto"/>
                    <w:right w:val="none" w:sz="0" w:space="0" w:color="auto"/>
                  </w:divBdr>
                </w:div>
                <w:div w:id="599485131">
                  <w:marLeft w:val="640"/>
                  <w:marRight w:val="0"/>
                  <w:marTop w:val="0"/>
                  <w:marBottom w:val="0"/>
                  <w:divBdr>
                    <w:top w:val="none" w:sz="0" w:space="0" w:color="auto"/>
                    <w:left w:val="none" w:sz="0" w:space="0" w:color="auto"/>
                    <w:bottom w:val="none" w:sz="0" w:space="0" w:color="auto"/>
                    <w:right w:val="none" w:sz="0" w:space="0" w:color="auto"/>
                  </w:divBdr>
                </w:div>
                <w:div w:id="685058374">
                  <w:marLeft w:val="640"/>
                  <w:marRight w:val="0"/>
                  <w:marTop w:val="0"/>
                  <w:marBottom w:val="0"/>
                  <w:divBdr>
                    <w:top w:val="none" w:sz="0" w:space="0" w:color="auto"/>
                    <w:left w:val="none" w:sz="0" w:space="0" w:color="auto"/>
                    <w:bottom w:val="none" w:sz="0" w:space="0" w:color="auto"/>
                    <w:right w:val="none" w:sz="0" w:space="0" w:color="auto"/>
                  </w:divBdr>
                </w:div>
                <w:div w:id="693582801">
                  <w:marLeft w:val="640"/>
                  <w:marRight w:val="0"/>
                  <w:marTop w:val="0"/>
                  <w:marBottom w:val="0"/>
                  <w:divBdr>
                    <w:top w:val="none" w:sz="0" w:space="0" w:color="auto"/>
                    <w:left w:val="none" w:sz="0" w:space="0" w:color="auto"/>
                    <w:bottom w:val="none" w:sz="0" w:space="0" w:color="auto"/>
                    <w:right w:val="none" w:sz="0" w:space="0" w:color="auto"/>
                  </w:divBdr>
                </w:div>
                <w:div w:id="709114663">
                  <w:marLeft w:val="640"/>
                  <w:marRight w:val="0"/>
                  <w:marTop w:val="0"/>
                  <w:marBottom w:val="0"/>
                  <w:divBdr>
                    <w:top w:val="none" w:sz="0" w:space="0" w:color="auto"/>
                    <w:left w:val="none" w:sz="0" w:space="0" w:color="auto"/>
                    <w:bottom w:val="none" w:sz="0" w:space="0" w:color="auto"/>
                    <w:right w:val="none" w:sz="0" w:space="0" w:color="auto"/>
                  </w:divBdr>
                </w:div>
                <w:div w:id="745032995">
                  <w:marLeft w:val="640"/>
                  <w:marRight w:val="0"/>
                  <w:marTop w:val="0"/>
                  <w:marBottom w:val="0"/>
                  <w:divBdr>
                    <w:top w:val="none" w:sz="0" w:space="0" w:color="auto"/>
                    <w:left w:val="none" w:sz="0" w:space="0" w:color="auto"/>
                    <w:bottom w:val="none" w:sz="0" w:space="0" w:color="auto"/>
                    <w:right w:val="none" w:sz="0" w:space="0" w:color="auto"/>
                  </w:divBdr>
                </w:div>
                <w:div w:id="772476575">
                  <w:marLeft w:val="640"/>
                  <w:marRight w:val="0"/>
                  <w:marTop w:val="0"/>
                  <w:marBottom w:val="0"/>
                  <w:divBdr>
                    <w:top w:val="none" w:sz="0" w:space="0" w:color="auto"/>
                    <w:left w:val="none" w:sz="0" w:space="0" w:color="auto"/>
                    <w:bottom w:val="none" w:sz="0" w:space="0" w:color="auto"/>
                    <w:right w:val="none" w:sz="0" w:space="0" w:color="auto"/>
                  </w:divBdr>
                </w:div>
                <w:div w:id="788089220">
                  <w:marLeft w:val="640"/>
                  <w:marRight w:val="0"/>
                  <w:marTop w:val="0"/>
                  <w:marBottom w:val="0"/>
                  <w:divBdr>
                    <w:top w:val="none" w:sz="0" w:space="0" w:color="auto"/>
                    <w:left w:val="none" w:sz="0" w:space="0" w:color="auto"/>
                    <w:bottom w:val="none" w:sz="0" w:space="0" w:color="auto"/>
                    <w:right w:val="none" w:sz="0" w:space="0" w:color="auto"/>
                  </w:divBdr>
                </w:div>
                <w:div w:id="792286524">
                  <w:marLeft w:val="640"/>
                  <w:marRight w:val="0"/>
                  <w:marTop w:val="0"/>
                  <w:marBottom w:val="0"/>
                  <w:divBdr>
                    <w:top w:val="none" w:sz="0" w:space="0" w:color="auto"/>
                    <w:left w:val="none" w:sz="0" w:space="0" w:color="auto"/>
                    <w:bottom w:val="none" w:sz="0" w:space="0" w:color="auto"/>
                    <w:right w:val="none" w:sz="0" w:space="0" w:color="auto"/>
                  </w:divBdr>
                </w:div>
                <w:div w:id="808715379">
                  <w:marLeft w:val="640"/>
                  <w:marRight w:val="0"/>
                  <w:marTop w:val="0"/>
                  <w:marBottom w:val="0"/>
                  <w:divBdr>
                    <w:top w:val="none" w:sz="0" w:space="0" w:color="auto"/>
                    <w:left w:val="none" w:sz="0" w:space="0" w:color="auto"/>
                    <w:bottom w:val="none" w:sz="0" w:space="0" w:color="auto"/>
                    <w:right w:val="none" w:sz="0" w:space="0" w:color="auto"/>
                  </w:divBdr>
                </w:div>
                <w:div w:id="843977449">
                  <w:marLeft w:val="640"/>
                  <w:marRight w:val="0"/>
                  <w:marTop w:val="0"/>
                  <w:marBottom w:val="0"/>
                  <w:divBdr>
                    <w:top w:val="none" w:sz="0" w:space="0" w:color="auto"/>
                    <w:left w:val="none" w:sz="0" w:space="0" w:color="auto"/>
                    <w:bottom w:val="none" w:sz="0" w:space="0" w:color="auto"/>
                    <w:right w:val="none" w:sz="0" w:space="0" w:color="auto"/>
                  </w:divBdr>
                </w:div>
                <w:div w:id="973100417">
                  <w:marLeft w:val="640"/>
                  <w:marRight w:val="0"/>
                  <w:marTop w:val="0"/>
                  <w:marBottom w:val="0"/>
                  <w:divBdr>
                    <w:top w:val="none" w:sz="0" w:space="0" w:color="auto"/>
                    <w:left w:val="none" w:sz="0" w:space="0" w:color="auto"/>
                    <w:bottom w:val="none" w:sz="0" w:space="0" w:color="auto"/>
                    <w:right w:val="none" w:sz="0" w:space="0" w:color="auto"/>
                  </w:divBdr>
                </w:div>
                <w:div w:id="978190955">
                  <w:marLeft w:val="640"/>
                  <w:marRight w:val="0"/>
                  <w:marTop w:val="0"/>
                  <w:marBottom w:val="0"/>
                  <w:divBdr>
                    <w:top w:val="none" w:sz="0" w:space="0" w:color="auto"/>
                    <w:left w:val="none" w:sz="0" w:space="0" w:color="auto"/>
                    <w:bottom w:val="none" w:sz="0" w:space="0" w:color="auto"/>
                    <w:right w:val="none" w:sz="0" w:space="0" w:color="auto"/>
                  </w:divBdr>
                </w:div>
                <w:div w:id="1008753318">
                  <w:marLeft w:val="640"/>
                  <w:marRight w:val="0"/>
                  <w:marTop w:val="0"/>
                  <w:marBottom w:val="0"/>
                  <w:divBdr>
                    <w:top w:val="none" w:sz="0" w:space="0" w:color="auto"/>
                    <w:left w:val="none" w:sz="0" w:space="0" w:color="auto"/>
                    <w:bottom w:val="none" w:sz="0" w:space="0" w:color="auto"/>
                    <w:right w:val="none" w:sz="0" w:space="0" w:color="auto"/>
                  </w:divBdr>
                </w:div>
                <w:div w:id="1022172555">
                  <w:marLeft w:val="640"/>
                  <w:marRight w:val="0"/>
                  <w:marTop w:val="0"/>
                  <w:marBottom w:val="0"/>
                  <w:divBdr>
                    <w:top w:val="none" w:sz="0" w:space="0" w:color="auto"/>
                    <w:left w:val="none" w:sz="0" w:space="0" w:color="auto"/>
                    <w:bottom w:val="none" w:sz="0" w:space="0" w:color="auto"/>
                    <w:right w:val="none" w:sz="0" w:space="0" w:color="auto"/>
                  </w:divBdr>
                </w:div>
                <w:div w:id="1064837601">
                  <w:marLeft w:val="640"/>
                  <w:marRight w:val="0"/>
                  <w:marTop w:val="0"/>
                  <w:marBottom w:val="0"/>
                  <w:divBdr>
                    <w:top w:val="none" w:sz="0" w:space="0" w:color="auto"/>
                    <w:left w:val="none" w:sz="0" w:space="0" w:color="auto"/>
                    <w:bottom w:val="none" w:sz="0" w:space="0" w:color="auto"/>
                    <w:right w:val="none" w:sz="0" w:space="0" w:color="auto"/>
                  </w:divBdr>
                </w:div>
                <w:div w:id="1098411185">
                  <w:marLeft w:val="640"/>
                  <w:marRight w:val="0"/>
                  <w:marTop w:val="0"/>
                  <w:marBottom w:val="0"/>
                  <w:divBdr>
                    <w:top w:val="none" w:sz="0" w:space="0" w:color="auto"/>
                    <w:left w:val="none" w:sz="0" w:space="0" w:color="auto"/>
                    <w:bottom w:val="none" w:sz="0" w:space="0" w:color="auto"/>
                    <w:right w:val="none" w:sz="0" w:space="0" w:color="auto"/>
                  </w:divBdr>
                </w:div>
                <w:div w:id="1112239623">
                  <w:marLeft w:val="640"/>
                  <w:marRight w:val="0"/>
                  <w:marTop w:val="0"/>
                  <w:marBottom w:val="0"/>
                  <w:divBdr>
                    <w:top w:val="none" w:sz="0" w:space="0" w:color="auto"/>
                    <w:left w:val="none" w:sz="0" w:space="0" w:color="auto"/>
                    <w:bottom w:val="none" w:sz="0" w:space="0" w:color="auto"/>
                    <w:right w:val="none" w:sz="0" w:space="0" w:color="auto"/>
                  </w:divBdr>
                </w:div>
                <w:div w:id="1141114529">
                  <w:marLeft w:val="640"/>
                  <w:marRight w:val="0"/>
                  <w:marTop w:val="0"/>
                  <w:marBottom w:val="0"/>
                  <w:divBdr>
                    <w:top w:val="none" w:sz="0" w:space="0" w:color="auto"/>
                    <w:left w:val="none" w:sz="0" w:space="0" w:color="auto"/>
                    <w:bottom w:val="none" w:sz="0" w:space="0" w:color="auto"/>
                    <w:right w:val="none" w:sz="0" w:space="0" w:color="auto"/>
                  </w:divBdr>
                </w:div>
                <w:div w:id="1150825510">
                  <w:marLeft w:val="640"/>
                  <w:marRight w:val="0"/>
                  <w:marTop w:val="0"/>
                  <w:marBottom w:val="0"/>
                  <w:divBdr>
                    <w:top w:val="none" w:sz="0" w:space="0" w:color="auto"/>
                    <w:left w:val="none" w:sz="0" w:space="0" w:color="auto"/>
                    <w:bottom w:val="none" w:sz="0" w:space="0" w:color="auto"/>
                    <w:right w:val="none" w:sz="0" w:space="0" w:color="auto"/>
                  </w:divBdr>
                </w:div>
                <w:div w:id="1155143404">
                  <w:marLeft w:val="640"/>
                  <w:marRight w:val="0"/>
                  <w:marTop w:val="0"/>
                  <w:marBottom w:val="0"/>
                  <w:divBdr>
                    <w:top w:val="none" w:sz="0" w:space="0" w:color="auto"/>
                    <w:left w:val="none" w:sz="0" w:space="0" w:color="auto"/>
                    <w:bottom w:val="none" w:sz="0" w:space="0" w:color="auto"/>
                    <w:right w:val="none" w:sz="0" w:space="0" w:color="auto"/>
                  </w:divBdr>
                </w:div>
                <w:div w:id="1177426695">
                  <w:marLeft w:val="640"/>
                  <w:marRight w:val="0"/>
                  <w:marTop w:val="0"/>
                  <w:marBottom w:val="0"/>
                  <w:divBdr>
                    <w:top w:val="none" w:sz="0" w:space="0" w:color="auto"/>
                    <w:left w:val="none" w:sz="0" w:space="0" w:color="auto"/>
                    <w:bottom w:val="none" w:sz="0" w:space="0" w:color="auto"/>
                    <w:right w:val="none" w:sz="0" w:space="0" w:color="auto"/>
                  </w:divBdr>
                </w:div>
                <w:div w:id="1198160231">
                  <w:marLeft w:val="640"/>
                  <w:marRight w:val="0"/>
                  <w:marTop w:val="0"/>
                  <w:marBottom w:val="0"/>
                  <w:divBdr>
                    <w:top w:val="none" w:sz="0" w:space="0" w:color="auto"/>
                    <w:left w:val="none" w:sz="0" w:space="0" w:color="auto"/>
                    <w:bottom w:val="none" w:sz="0" w:space="0" w:color="auto"/>
                    <w:right w:val="none" w:sz="0" w:space="0" w:color="auto"/>
                  </w:divBdr>
                </w:div>
                <w:div w:id="1199002998">
                  <w:marLeft w:val="640"/>
                  <w:marRight w:val="0"/>
                  <w:marTop w:val="0"/>
                  <w:marBottom w:val="0"/>
                  <w:divBdr>
                    <w:top w:val="none" w:sz="0" w:space="0" w:color="auto"/>
                    <w:left w:val="none" w:sz="0" w:space="0" w:color="auto"/>
                    <w:bottom w:val="none" w:sz="0" w:space="0" w:color="auto"/>
                    <w:right w:val="none" w:sz="0" w:space="0" w:color="auto"/>
                  </w:divBdr>
                </w:div>
                <w:div w:id="1205026474">
                  <w:marLeft w:val="640"/>
                  <w:marRight w:val="0"/>
                  <w:marTop w:val="0"/>
                  <w:marBottom w:val="0"/>
                  <w:divBdr>
                    <w:top w:val="none" w:sz="0" w:space="0" w:color="auto"/>
                    <w:left w:val="none" w:sz="0" w:space="0" w:color="auto"/>
                    <w:bottom w:val="none" w:sz="0" w:space="0" w:color="auto"/>
                    <w:right w:val="none" w:sz="0" w:space="0" w:color="auto"/>
                  </w:divBdr>
                </w:div>
                <w:div w:id="1235508871">
                  <w:marLeft w:val="640"/>
                  <w:marRight w:val="0"/>
                  <w:marTop w:val="0"/>
                  <w:marBottom w:val="0"/>
                  <w:divBdr>
                    <w:top w:val="none" w:sz="0" w:space="0" w:color="auto"/>
                    <w:left w:val="none" w:sz="0" w:space="0" w:color="auto"/>
                    <w:bottom w:val="none" w:sz="0" w:space="0" w:color="auto"/>
                    <w:right w:val="none" w:sz="0" w:space="0" w:color="auto"/>
                  </w:divBdr>
                </w:div>
                <w:div w:id="1239365238">
                  <w:marLeft w:val="640"/>
                  <w:marRight w:val="0"/>
                  <w:marTop w:val="0"/>
                  <w:marBottom w:val="0"/>
                  <w:divBdr>
                    <w:top w:val="none" w:sz="0" w:space="0" w:color="auto"/>
                    <w:left w:val="none" w:sz="0" w:space="0" w:color="auto"/>
                    <w:bottom w:val="none" w:sz="0" w:space="0" w:color="auto"/>
                    <w:right w:val="none" w:sz="0" w:space="0" w:color="auto"/>
                  </w:divBdr>
                </w:div>
                <w:div w:id="1302424668">
                  <w:marLeft w:val="640"/>
                  <w:marRight w:val="0"/>
                  <w:marTop w:val="0"/>
                  <w:marBottom w:val="0"/>
                  <w:divBdr>
                    <w:top w:val="none" w:sz="0" w:space="0" w:color="auto"/>
                    <w:left w:val="none" w:sz="0" w:space="0" w:color="auto"/>
                    <w:bottom w:val="none" w:sz="0" w:space="0" w:color="auto"/>
                    <w:right w:val="none" w:sz="0" w:space="0" w:color="auto"/>
                  </w:divBdr>
                </w:div>
                <w:div w:id="1418208641">
                  <w:marLeft w:val="640"/>
                  <w:marRight w:val="0"/>
                  <w:marTop w:val="0"/>
                  <w:marBottom w:val="0"/>
                  <w:divBdr>
                    <w:top w:val="none" w:sz="0" w:space="0" w:color="auto"/>
                    <w:left w:val="none" w:sz="0" w:space="0" w:color="auto"/>
                    <w:bottom w:val="none" w:sz="0" w:space="0" w:color="auto"/>
                    <w:right w:val="none" w:sz="0" w:space="0" w:color="auto"/>
                  </w:divBdr>
                </w:div>
                <w:div w:id="1464419058">
                  <w:marLeft w:val="640"/>
                  <w:marRight w:val="0"/>
                  <w:marTop w:val="0"/>
                  <w:marBottom w:val="0"/>
                  <w:divBdr>
                    <w:top w:val="none" w:sz="0" w:space="0" w:color="auto"/>
                    <w:left w:val="none" w:sz="0" w:space="0" w:color="auto"/>
                    <w:bottom w:val="none" w:sz="0" w:space="0" w:color="auto"/>
                    <w:right w:val="none" w:sz="0" w:space="0" w:color="auto"/>
                  </w:divBdr>
                </w:div>
                <w:div w:id="1473475938">
                  <w:marLeft w:val="640"/>
                  <w:marRight w:val="0"/>
                  <w:marTop w:val="0"/>
                  <w:marBottom w:val="0"/>
                  <w:divBdr>
                    <w:top w:val="none" w:sz="0" w:space="0" w:color="auto"/>
                    <w:left w:val="none" w:sz="0" w:space="0" w:color="auto"/>
                    <w:bottom w:val="none" w:sz="0" w:space="0" w:color="auto"/>
                    <w:right w:val="none" w:sz="0" w:space="0" w:color="auto"/>
                  </w:divBdr>
                </w:div>
                <w:div w:id="1496414393">
                  <w:marLeft w:val="640"/>
                  <w:marRight w:val="0"/>
                  <w:marTop w:val="0"/>
                  <w:marBottom w:val="0"/>
                  <w:divBdr>
                    <w:top w:val="none" w:sz="0" w:space="0" w:color="auto"/>
                    <w:left w:val="none" w:sz="0" w:space="0" w:color="auto"/>
                    <w:bottom w:val="none" w:sz="0" w:space="0" w:color="auto"/>
                    <w:right w:val="none" w:sz="0" w:space="0" w:color="auto"/>
                  </w:divBdr>
                </w:div>
                <w:div w:id="1538424553">
                  <w:marLeft w:val="640"/>
                  <w:marRight w:val="0"/>
                  <w:marTop w:val="0"/>
                  <w:marBottom w:val="0"/>
                  <w:divBdr>
                    <w:top w:val="none" w:sz="0" w:space="0" w:color="auto"/>
                    <w:left w:val="none" w:sz="0" w:space="0" w:color="auto"/>
                    <w:bottom w:val="none" w:sz="0" w:space="0" w:color="auto"/>
                    <w:right w:val="none" w:sz="0" w:space="0" w:color="auto"/>
                  </w:divBdr>
                </w:div>
                <w:div w:id="1544517732">
                  <w:marLeft w:val="640"/>
                  <w:marRight w:val="0"/>
                  <w:marTop w:val="0"/>
                  <w:marBottom w:val="0"/>
                  <w:divBdr>
                    <w:top w:val="none" w:sz="0" w:space="0" w:color="auto"/>
                    <w:left w:val="none" w:sz="0" w:space="0" w:color="auto"/>
                    <w:bottom w:val="none" w:sz="0" w:space="0" w:color="auto"/>
                    <w:right w:val="none" w:sz="0" w:space="0" w:color="auto"/>
                  </w:divBdr>
                </w:div>
                <w:div w:id="1603301976">
                  <w:marLeft w:val="640"/>
                  <w:marRight w:val="0"/>
                  <w:marTop w:val="0"/>
                  <w:marBottom w:val="0"/>
                  <w:divBdr>
                    <w:top w:val="none" w:sz="0" w:space="0" w:color="auto"/>
                    <w:left w:val="none" w:sz="0" w:space="0" w:color="auto"/>
                    <w:bottom w:val="none" w:sz="0" w:space="0" w:color="auto"/>
                    <w:right w:val="none" w:sz="0" w:space="0" w:color="auto"/>
                  </w:divBdr>
                </w:div>
                <w:div w:id="1733962127">
                  <w:marLeft w:val="640"/>
                  <w:marRight w:val="0"/>
                  <w:marTop w:val="0"/>
                  <w:marBottom w:val="0"/>
                  <w:divBdr>
                    <w:top w:val="none" w:sz="0" w:space="0" w:color="auto"/>
                    <w:left w:val="none" w:sz="0" w:space="0" w:color="auto"/>
                    <w:bottom w:val="none" w:sz="0" w:space="0" w:color="auto"/>
                    <w:right w:val="none" w:sz="0" w:space="0" w:color="auto"/>
                  </w:divBdr>
                </w:div>
                <w:div w:id="1754429159">
                  <w:marLeft w:val="640"/>
                  <w:marRight w:val="0"/>
                  <w:marTop w:val="0"/>
                  <w:marBottom w:val="0"/>
                  <w:divBdr>
                    <w:top w:val="none" w:sz="0" w:space="0" w:color="auto"/>
                    <w:left w:val="none" w:sz="0" w:space="0" w:color="auto"/>
                    <w:bottom w:val="none" w:sz="0" w:space="0" w:color="auto"/>
                    <w:right w:val="none" w:sz="0" w:space="0" w:color="auto"/>
                  </w:divBdr>
                </w:div>
                <w:div w:id="1775204807">
                  <w:marLeft w:val="640"/>
                  <w:marRight w:val="0"/>
                  <w:marTop w:val="0"/>
                  <w:marBottom w:val="0"/>
                  <w:divBdr>
                    <w:top w:val="none" w:sz="0" w:space="0" w:color="auto"/>
                    <w:left w:val="none" w:sz="0" w:space="0" w:color="auto"/>
                    <w:bottom w:val="none" w:sz="0" w:space="0" w:color="auto"/>
                    <w:right w:val="none" w:sz="0" w:space="0" w:color="auto"/>
                  </w:divBdr>
                </w:div>
                <w:div w:id="1784108606">
                  <w:marLeft w:val="640"/>
                  <w:marRight w:val="0"/>
                  <w:marTop w:val="0"/>
                  <w:marBottom w:val="0"/>
                  <w:divBdr>
                    <w:top w:val="none" w:sz="0" w:space="0" w:color="auto"/>
                    <w:left w:val="none" w:sz="0" w:space="0" w:color="auto"/>
                    <w:bottom w:val="none" w:sz="0" w:space="0" w:color="auto"/>
                    <w:right w:val="none" w:sz="0" w:space="0" w:color="auto"/>
                  </w:divBdr>
                </w:div>
                <w:div w:id="1811895597">
                  <w:marLeft w:val="640"/>
                  <w:marRight w:val="0"/>
                  <w:marTop w:val="0"/>
                  <w:marBottom w:val="0"/>
                  <w:divBdr>
                    <w:top w:val="none" w:sz="0" w:space="0" w:color="auto"/>
                    <w:left w:val="none" w:sz="0" w:space="0" w:color="auto"/>
                    <w:bottom w:val="none" w:sz="0" w:space="0" w:color="auto"/>
                    <w:right w:val="none" w:sz="0" w:space="0" w:color="auto"/>
                  </w:divBdr>
                </w:div>
                <w:div w:id="1864859557">
                  <w:marLeft w:val="640"/>
                  <w:marRight w:val="0"/>
                  <w:marTop w:val="0"/>
                  <w:marBottom w:val="0"/>
                  <w:divBdr>
                    <w:top w:val="none" w:sz="0" w:space="0" w:color="auto"/>
                    <w:left w:val="none" w:sz="0" w:space="0" w:color="auto"/>
                    <w:bottom w:val="none" w:sz="0" w:space="0" w:color="auto"/>
                    <w:right w:val="none" w:sz="0" w:space="0" w:color="auto"/>
                  </w:divBdr>
                </w:div>
                <w:div w:id="1865745120">
                  <w:marLeft w:val="640"/>
                  <w:marRight w:val="0"/>
                  <w:marTop w:val="0"/>
                  <w:marBottom w:val="0"/>
                  <w:divBdr>
                    <w:top w:val="none" w:sz="0" w:space="0" w:color="auto"/>
                    <w:left w:val="none" w:sz="0" w:space="0" w:color="auto"/>
                    <w:bottom w:val="none" w:sz="0" w:space="0" w:color="auto"/>
                    <w:right w:val="none" w:sz="0" w:space="0" w:color="auto"/>
                  </w:divBdr>
                </w:div>
                <w:div w:id="1933933222">
                  <w:marLeft w:val="640"/>
                  <w:marRight w:val="0"/>
                  <w:marTop w:val="0"/>
                  <w:marBottom w:val="0"/>
                  <w:divBdr>
                    <w:top w:val="none" w:sz="0" w:space="0" w:color="auto"/>
                    <w:left w:val="none" w:sz="0" w:space="0" w:color="auto"/>
                    <w:bottom w:val="none" w:sz="0" w:space="0" w:color="auto"/>
                    <w:right w:val="none" w:sz="0" w:space="0" w:color="auto"/>
                  </w:divBdr>
                </w:div>
                <w:div w:id="1949967096">
                  <w:marLeft w:val="640"/>
                  <w:marRight w:val="0"/>
                  <w:marTop w:val="0"/>
                  <w:marBottom w:val="0"/>
                  <w:divBdr>
                    <w:top w:val="none" w:sz="0" w:space="0" w:color="auto"/>
                    <w:left w:val="none" w:sz="0" w:space="0" w:color="auto"/>
                    <w:bottom w:val="none" w:sz="0" w:space="0" w:color="auto"/>
                    <w:right w:val="none" w:sz="0" w:space="0" w:color="auto"/>
                  </w:divBdr>
                </w:div>
                <w:div w:id="1952659663">
                  <w:marLeft w:val="640"/>
                  <w:marRight w:val="0"/>
                  <w:marTop w:val="0"/>
                  <w:marBottom w:val="0"/>
                  <w:divBdr>
                    <w:top w:val="none" w:sz="0" w:space="0" w:color="auto"/>
                    <w:left w:val="none" w:sz="0" w:space="0" w:color="auto"/>
                    <w:bottom w:val="none" w:sz="0" w:space="0" w:color="auto"/>
                    <w:right w:val="none" w:sz="0" w:space="0" w:color="auto"/>
                  </w:divBdr>
                </w:div>
                <w:div w:id="1961645455">
                  <w:marLeft w:val="640"/>
                  <w:marRight w:val="0"/>
                  <w:marTop w:val="0"/>
                  <w:marBottom w:val="0"/>
                  <w:divBdr>
                    <w:top w:val="none" w:sz="0" w:space="0" w:color="auto"/>
                    <w:left w:val="none" w:sz="0" w:space="0" w:color="auto"/>
                    <w:bottom w:val="none" w:sz="0" w:space="0" w:color="auto"/>
                    <w:right w:val="none" w:sz="0" w:space="0" w:color="auto"/>
                  </w:divBdr>
                </w:div>
                <w:div w:id="1971277681">
                  <w:marLeft w:val="640"/>
                  <w:marRight w:val="0"/>
                  <w:marTop w:val="0"/>
                  <w:marBottom w:val="0"/>
                  <w:divBdr>
                    <w:top w:val="none" w:sz="0" w:space="0" w:color="auto"/>
                    <w:left w:val="none" w:sz="0" w:space="0" w:color="auto"/>
                    <w:bottom w:val="none" w:sz="0" w:space="0" w:color="auto"/>
                    <w:right w:val="none" w:sz="0" w:space="0" w:color="auto"/>
                  </w:divBdr>
                </w:div>
                <w:div w:id="1979610252">
                  <w:marLeft w:val="640"/>
                  <w:marRight w:val="0"/>
                  <w:marTop w:val="0"/>
                  <w:marBottom w:val="0"/>
                  <w:divBdr>
                    <w:top w:val="none" w:sz="0" w:space="0" w:color="auto"/>
                    <w:left w:val="none" w:sz="0" w:space="0" w:color="auto"/>
                    <w:bottom w:val="none" w:sz="0" w:space="0" w:color="auto"/>
                    <w:right w:val="none" w:sz="0" w:space="0" w:color="auto"/>
                  </w:divBdr>
                </w:div>
                <w:div w:id="1994136812">
                  <w:marLeft w:val="640"/>
                  <w:marRight w:val="0"/>
                  <w:marTop w:val="0"/>
                  <w:marBottom w:val="0"/>
                  <w:divBdr>
                    <w:top w:val="none" w:sz="0" w:space="0" w:color="auto"/>
                    <w:left w:val="none" w:sz="0" w:space="0" w:color="auto"/>
                    <w:bottom w:val="none" w:sz="0" w:space="0" w:color="auto"/>
                    <w:right w:val="none" w:sz="0" w:space="0" w:color="auto"/>
                  </w:divBdr>
                </w:div>
                <w:div w:id="2016179207">
                  <w:marLeft w:val="640"/>
                  <w:marRight w:val="0"/>
                  <w:marTop w:val="0"/>
                  <w:marBottom w:val="0"/>
                  <w:divBdr>
                    <w:top w:val="none" w:sz="0" w:space="0" w:color="auto"/>
                    <w:left w:val="none" w:sz="0" w:space="0" w:color="auto"/>
                    <w:bottom w:val="none" w:sz="0" w:space="0" w:color="auto"/>
                    <w:right w:val="none" w:sz="0" w:space="0" w:color="auto"/>
                  </w:divBdr>
                </w:div>
                <w:div w:id="2026402147">
                  <w:marLeft w:val="640"/>
                  <w:marRight w:val="0"/>
                  <w:marTop w:val="0"/>
                  <w:marBottom w:val="0"/>
                  <w:divBdr>
                    <w:top w:val="none" w:sz="0" w:space="0" w:color="auto"/>
                    <w:left w:val="none" w:sz="0" w:space="0" w:color="auto"/>
                    <w:bottom w:val="none" w:sz="0" w:space="0" w:color="auto"/>
                    <w:right w:val="none" w:sz="0" w:space="0" w:color="auto"/>
                  </w:divBdr>
                </w:div>
                <w:div w:id="2042506876">
                  <w:marLeft w:val="640"/>
                  <w:marRight w:val="0"/>
                  <w:marTop w:val="0"/>
                  <w:marBottom w:val="0"/>
                  <w:divBdr>
                    <w:top w:val="none" w:sz="0" w:space="0" w:color="auto"/>
                    <w:left w:val="none" w:sz="0" w:space="0" w:color="auto"/>
                    <w:bottom w:val="none" w:sz="0" w:space="0" w:color="auto"/>
                    <w:right w:val="none" w:sz="0" w:space="0" w:color="auto"/>
                  </w:divBdr>
                </w:div>
                <w:div w:id="2077507090">
                  <w:marLeft w:val="640"/>
                  <w:marRight w:val="0"/>
                  <w:marTop w:val="0"/>
                  <w:marBottom w:val="0"/>
                  <w:divBdr>
                    <w:top w:val="none" w:sz="0" w:space="0" w:color="auto"/>
                    <w:left w:val="none" w:sz="0" w:space="0" w:color="auto"/>
                    <w:bottom w:val="none" w:sz="0" w:space="0" w:color="auto"/>
                    <w:right w:val="none" w:sz="0" w:space="0" w:color="auto"/>
                  </w:divBdr>
                </w:div>
                <w:div w:id="2096977496">
                  <w:marLeft w:val="640"/>
                  <w:marRight w:val="0"/>
                  <w:marTop w:val="0"/>
                  <w:marBottom w:val="0"/>
                  <w:divBdr>
                    <w:top w:val="none" w:sz="0" w:space="0" w:color="auto"/>
                    <w:left w:val="none" w:sz="0" w:space="0" w:color="auto"/>
                    <w:bottom w:val="none" w:sz="0" w:space="0" w:color="auto"/>
                    <w:right w:val="none" w:sz="0" w:space="0" w:color="auto"/>
                  </w:divBdr>
                </w:div>
                <w:div w:id="2124109481">
                  <w:marLeft w:val="640"/>
                  <w:marRight w:val="0"/>
                  <w:marTop w:val="0"/>
                  <w:marBottom w:val="0"/>
                  <w:divBdr>
                    <w:top w:val="none" w:sz="0" w:space="0" w:color="auto"/>
                    <w:left w:val="none" w:sz="0" w:space="0" w:color="auto"/>
                    <w:bottom w:val="none" w:sz="0" w:space="0" w:color="auto"/>
                    <w:right w:val="none" w:sz="0" w:space="0" w:color="auto"/>
                  </w:divBdr>
                </w:div>
              </w:divsChild>
            </w:div>
            <w:div w:id="784733252">
              <w:marLeft w:val="0"/>
              <w:marRight w:val="0"/>
              <w:marTop w:val="0"/>
              <w:marBottom w:val="0"/>
              <w:divBdr>
                <w:top w:val="none" w:sz="0" w:space="0" w:color="auto"/>
                <w:left w:val="none" w:sz="0" w:space="0" w:color="auto"/>
                <w:bottom w:val="none" w:sz="0" w:space="0" w:color="auto"/>
                <w:right w:val="none" w:sz="0" w:space="0" w:color="auto"/>
              </w:divBdr>
              <w:divsChild>
                <w:div w:id="30418702">
                  <w:marLeft w:val="640"/>
                  <w:marRight w:val="0"/>
                  <w:marTop w:val="0"/>
                  <w:marBottom w:val="0"/>
                  <w:divBdr>
                    <w:top w:val="none" w:sz="0" w:space="0" w:color="auto"/>
                    <w:left w:val="none" w:sz="0" w:space="0" w:color="auto"/>
                    <w:bottom w:val="none" w:sz="0" w:space="0" w:color="auto"/>
                    <w:right w:val="none" w:sz="0" w:space="0" w:color="auto"/>
                  </w:divBdr>
                </w:div>
                <w:div w:id="35589194">
                  <w:marLeft w:val="640"/>
                  <w:marRight w:val="0"/>
                  <w:marTop w:val="0"/>
                  <w:marBottom w:val="0"/>
                  <w:divBdr>
                    <w:top w:val="none" w:sz="0" w:space="0" w:color="auto"/>
                    <w:left w:val="none" w:sz="0" w:space="0" w:color="auto"/>
                    <w:bottom w:val="none" w:sz="0" w:space="0" w:color="auto"/>
                    <w:right w:val="none" w:sz="0" w:space="0" w:color="auto"/>
                  </w:divBdr>
                </w:div>
                <w:div w:id="46997711">
                  <w:marLeft w:val="640"/>
                  <w:marRight w:val="0"/>
                  <w:marTop w:val="0"/>
                  <w:marBottom w:val="0"/>
                  <w:divBdr>
                    <w:top w:val="none" w:sz="0" w:space="0" w:color="auto"/>
                    <w:left w:val="none" w:sz="0" w:space="0" w:color="auto"/>
                    <w:bottom w:val="none" w:sz="0" w:space="0" w:color="auto"/>
                    <w:right w:val="none" w:sz="0" w:space="0" w:color="auto"/>
                  </w:divBdr>
                </w:div>
                <w:div w:id="127165874">
                  <w:marLeft w:val="640"/>
                  <w:marRight w:val="0"/>
                  <w:marTop w:val="0"/>
                  <w:marBottom w:val="0"/>
                  <w:divBdr>
                    <w:top w:val="none" w:sz="0" w:space="0" w:color="auto"/>
                    <w:left w:val="none" w:sz="0" w:space="0" w:color="auto"/>
                    <w:bottom w:val="none" w:sz="0" w:space="0" w:color="auto"/>
                    <w:right w:val="none" w:sz="0" w:space="0" w:color="auto"/>
                  </w:divBdr>
                </w:div>
                <w:div w:id="132332579">
                  <w:marLeft w:val="640"/>
                  <w:marRight w:val="0"/>
                  <w:marTop w:val="0"/>
                  <w:marBottom w:val="0"/>
                  <w:divBdr>
                    <w:top w:val="none" w:sz="0" w:space="0" w:color="auto"/>
                    <w:left w:val="none" w:sz="0" w:space="0" w:color="auto"/>
                    <w:bottom w:val="none" w:sz="0" w:space="0" w:color="auto"/>
                    <w:right w:val="none" w:sz="0" w:space="0" w:color="auto"/>
                  </w:divBdr>
                </w:div>
                <w:div w:id="148988730">
                  <w:marLeft w:val="640"/>
                  <w:marRight w:val="0"/>
                  <w:marTop w:val="0"/>
                  <w:marBottom w:val="0"/>
                  <w:divBdr>
                    <w:top w:val="none" w:sz="0" w:space="0" w:color="auto"/>
                    <w:left w:val="none" w:sz="0" w:space="0" w:color="auto"/>
                    <w:bottom w:val="none" w:sz="0" w:space="0" w:color="auto"/>
                    <w:right w:val="none" w:sz="0" w:space="0" w:color="auto"/>
                  </w:divBdr>
                </w:div>
                <w:div w:id="160853581">
                  <w:marLeft w:val="640"/>
                  <w:marRight w:val="0"/>
                  <w:marTop w:val="0"/>
                  <w:marBottom w:val="0"/>
                  <w:divBdr>
                    <w:top w:val="none" w:sz="0" w:space="0" w:color="auto"/>
                    <w:left w:val="none" w:sz="0" w:space="0" w:color="auto"/>
                    <w:bottom w:val="none" w:sz="0" w:space="0" w:color="auto"/>
                    <w:right w:val="none" w:sz="0" w:space="0" w:color="auto"/>
                  </w:divBdr>
                </w:div>
                <w:div w:id="176193369">
                  <w:marLeft w:val="640"/>
                  <w:marRight w:val="0"/>
                  <w:marTop w:val="0"/>
                  <w:marBottom w:val="0"/>
                  <w:divBdr>
                    <w:top w:val="none" w:sz="0" w:space="0" w:color="auto"/>
                    <w:left w:val="none" w:sz="0" w:space="0" w:color="auto"/>
                    <w:bottom w:val="none" w:sz="0" w:space="0" w:color="auto"/>
                    <w:right w:val="none" w:sz="0" w:space="0" w:color="auto"/>
                  </w:divBdr>
                </w:div>
                <w:div w:id="240720042">
                  <w:marLeft w:val="640"/>
                  <w:marRight w:val="0"/>
                  <w:marTop w:val="0"/>
                  <w:marBottom w:val="0"/>
                  <w:divBdr>
                    <w:top w:val="none" w:sz="0" w:space="0" w:color="auto"/>
                    <w:left w:val="none" w:sz="0" w:space="0" w:color="auto"/>
                    <w:bottom w:val="none" w:sz="0" w:space="0" w:color="auto"/>
                    <w:right w:val="none" w:sz="0" w:space="0" w:color="auto"/>
                  </w:divBdr>
                </w:div>
                <w:div w:id="242641049">
                  <w:marLeft w:val="640"/>
                  <w:marRight w:val="0"/>
                  <w:marTop w:val="0"/>
                  <w:marBottom w:val="0"/>
                  <w:divBdr>
                    <w:top w:val="none" w:sz="0" w:space="0" w:color="auto"/>
                    <w:left w:val="none" w:sz="0" w:space="0" w:color="auto"/>
                    <w:bottom w:val="none" w:sz="0" w:space="0" w:color="auto"/>
                    <w:right w:val="none" w:sz="0" w:space="0" w:color="auto"/>
                  </w:divBdr>
                </w:div>
                <w:div w:id="262148972">
                  <w:marLeft w:val="640"/>
                  <w:marRight w:val="0"/>
                  <w:marTop w:val="0"/>
                  <w:marBottom w:val="0"/>
                  <w:divBdr>
                    <w:top w:val="none" w:sz="0" w:space="0" w:color="auto"/>
                    <w:left w:val="none" w:sz="0" w:space="0" w:color="auto"/>
                    <w:bottom w:val="none" w:sz="0" w:space="0" w:color="auto"/>
                    <w:right w:val="none" w:sz="0" w:space="0" w:color="auto"/>
                  </w:divBdr>
                </w:div>
                <w:div w:id="278100232">
                  <w:marLeft w:val="640"/>
                  <w:marRight w:val="0"/>
                  <w:marTop w:val="0"/>
                  <w:marBottom w:val="0"/>
                  <w:divBdr>
                    <w:top w:val="none" w:sz="0" w:space="0" w:color="auto"/>
                    <w:left w:val="none" w:sz="0" w:space="0" w:color="auto"/>
                    <w:bottom w:val="none" w:sz="0" w:space="0" w:color="auto"/>
                    <w:right w:val="none" w:sz="0" w:space="0" w:color="auto"/>
                  </w:divBdr>
                </w:div>
                <w:div w:id="349992097">
                  <w:marLeft w:val="640"/>
                  <w:marRight w:val="0"/>
                  <w:marTop w:val="0"/>
                  <w:marBottom w:val="0"/>
                  <w:divBdr>
                    <w:top w:val="none" w:sz="0" w:space="0" w:color="auto"/>
                    <w:left w:val="none" w:sz="0" w:space="0" w:color="auto"/>
                    <w:bottom w:val="none" w:sz="0" w:space="0" w:color="auto"/>
                    <w:right w:val="none" w:sz="0" w:space="0" w:color="auto"/>
                  </w:divBdr>
                </w:div>
                <w:div w:id="376509257">
                  <w:marLeft w:val="640"/>
                  <w:marRight w:val="0"/>
                  <w:marTop w:val="0"/>
                  <w:marBottom w:val="0"/>
                  <w:divBdr>
                    <w:top w:val="none" w:sz="0" w:space="0" w:color="auto"/>
                    <w:left w:val="none" w:sz="0" w:space="0" w:color="auto"/>
                    <w:bottom w:val="none" w:sz="0" w:space="0" w:color="auto"/>
                    <w:right w:val="none" w:sz="0" w:space="0" w:color="auto"/>
                  </w:divBdr>
                </w:div>
                <w:div w:id="422146851">
                  <w:marLeft w:val="640"/>
                  <w:marRight w:val="0"/>
                  <w:marTop w:val="0"/>
                  <w:marBottom w:val="0"/>
                  <w:divBdr>
                    <w:top w:val="none" w:sz="0" w:space="0" w:color="auto"/>
                    <w:left w:val="none" w:sz="0" w:space="0" w:color="auto"/>
                    <w:bottom w:val="none" w:sz="0" w:space="0" w:color="auto"/>
                    <w:right w:val="none" w:sz="0" w:space="0" w:color="auto"/>
                  </w:divBdr>
                </w:div>
                <w:div w:id="444808052">
                  <w:marLeft w:val="640"/>
                  <w:marRight w:val="0"/>
                  <w:marTop w:val="0"/>
                  <w:marBottom w:val="0"/>
                  <w:divBdr>
                    <w:top w:val="none" w:sz="0" w:space="0" w:color="auto"/>
                    <w:left w:val="none" w:sz="0" w:space="0" w:color="auto"/>
                    <w:bottom w:val="none" w:sz="0" w:space="0" w:color="auto"/>
                    <w:right w:val="none" w:sz="0" w:space="0" w:color="auto"/>
                  </w:divBdr>
                </w:div>
                <w:div w:id="446243536">
                  <w:marLeft w:val="640"/>
                  <w:marRight w:val="0"/>
                  <w:marTop w:val="0"/>
                  <w:marBottom w:val="0"/>
                  <w:divBdr>
                    <w:top w:val="none" w:sz="0" w:space="0" w:color="auto"/>
                    <w:left w:val="none" w:sz="0" w:space="0" w:color="auto"/>
                    <w:bottom w:val="none" w:sz="0" w:space="0" w:color="auto"/>
                    <w:right w:val="none" w:sz="0" w:space="0" w:color="auto"/>
                  </w:divBdr>
                </w:div>
                <w:div w:id="449207732">
                  <w:marLeft w:val="640"/>
                  <w:marRight w:val="0"/>
                  <w:marTop w:val="0"/>
                  <w:marBottom w:val="0"/>
                  <w:divBdr>
                    <w:top w:val="none" w:sz="0" w:space="0" w:color="auto"/>
                    <w:left w:val="none" w:sz="0" w:space="0" w:color="auto"/>
                    <w:bottom w:val="none" w:sz="0" w:space="0" w:color="auto"/>
                    <w:right w:val="none" w:sz="0" w:space="0" w:color="auto"/>
                  </w:divBdr>
                </w:div>
                <w:div w:id="488210406">
                  <w:marLeft w:val="640"/>
                  <w:marRight w:val="0"/>
                  <w:marTop w:val="0"/>
                  <w:marBottom w:val="0"/>
                  <w:divBdr>
                    <w:top w:val="none" w:sz="0" w:space="0" w:color="auto"/>
                    <w:left w:val="none" w:sz="0" w:space="0" w:color="auto"/>
                    <w:bottom w:val="none" w:sz="0" w:space="0" w:color="auto"/>
                    <w:right w:val="none" w:sz="0" w:space="0" w:color="auto"/>
                  </w:divBdr>
                </w:div>
                <w:div w:id="499083213">
                  <w:marLeft w:val="640"/>
                  <w:marRight w:val="0"/>
                  <w:marTop w:val="0"/>
                  <w:marBottom w:val="0"/>
                  <w:divBdr>
                    <w:top w:val="none" w:sz="0" w:space="0" w:color="auto"/>
                    <w:left w:val="none" w:sz="0" w:space="0" w:color="auto"/>
                    <w:bottom w:val="none" w:sz="0" w:space="0" w:color="auto"/>
                    <w:right w:val="none" w:sz="0" w:space="0" w:color="auto"/>
                  </w:divBdr>
                </w:div>
                <w:div w:id="545216400">
                  <w:marLeft w:val="640"/>
                  <w:marRight w:val="0"/>
                  <w:marTop w:val="0"/>
                  <w:marBottom w:val="0"/>
                  <w:divBdr>
                    <w:top w:val="none" w:sz="0" w:space="0" w:color="auto"/>
                    <w:left w:val="none" w:sz="0" w:space="0" w:color="auto"/>
                    <w:bottom w:val="none" w:sz="0" w:space="0" w:color="auto"/>
                    <w:right w:val="none" w:sz="0" w:space="0" w:color="auto"/>
                  </w:divBdr>
                </w:div>
                <w:div w:id="580137361">
                  <w:marLeft w:val="640"/>
                  <w:marRight w:val="0"/>
                  <w:marTop w:val="0"/>
                  <w:marBottom w:val="0"/>
                  <w:divBdr>
                    <w:top w:val="none" w:sz="0" w:space="0" w:color="auto"/>
                    <w:left w:val="none" w:sz="0" w:space="0" w:color="auto"/>
                    <w:bottom w:val="none" w:sz="0" w:space="0" w:color="auto"/>
                    <w:right w:val="none" w:sz="0" w:space="0" w:color="auto"/>
                  </w:divBdr>
                </w:div>
                <w:div w:id="582179464">
                  <w:marLeft w:val="640"/>
                  <w:marRight w:val="0"/>
                  <w:marTop w:val="0"/>
                  <w:marBottom w:val="0"/>
                  <w:divBdr>
                    <w:top w:val="none" w:sz="0" w:space="0" w:color="auto"/>
                    <w:left w:val="none" w:sz="0" w:space="0" w:color="auto"/>
                    <w:bottom w:val="none" w:sz="0" w:space="0" w:color="auto"/>
                    <w:right w:val="none" w:sz="0" w:space="0" w:color="auto"/>
                  </w:divBdr>
                </w:div>
                <w:div w:id="598103525">
                  <w:marLeft w:val="640"/>
                  <w:marRight w:val="0"/>
                  <w:marTop w:val="0"/>
                  <w:marBottom w:val="0"/>
                  <w:divBdr>
                    <w:top w:val="none" w:sz="0" w:space="0" w:color="auto"/>
                    <w:left w:val="none" w:sz="0" w:space="0" w:color="auto"/>
                    <w:bottom w:val="none" w:sz="0" w:space="0" w:color="auto"/>
                    <w:right w:val="none" w:sz="0" w:space="0" w:color="auto"/>
                  </w:divBdr>
                </w:div>
                <w:div w:id="621955794">
                  <w:marLeft w:val="640"/>
                  <w:marRight w:val="0"/>
                  <w:marTop w:val="0"/>
                  <w:marBottom w:val="0"/>
                  <w:divBdr>
                    <w:top w:val="none" w:sz="0" w:space="0" w:color="auto"/>
                    <w:left w:val="none" w:sz="0" w:space="0" w:color="auto"/>
                    <w:bottom w:val="none" w:sz="0" w:space="0" w:color="auto"/>
                    <w:right w:val="none" w:sz="0" w:space="0" w:color="auto"/>
                  </w:divBdr>
                </w:div>
                <w:div w:id="635188157">
                  <w:marLeft w:val="640"/>
                  <w:marRight w:val="0"/>
                  <w:marTop w:val="0"/>
                  <w:marBottom w:val="0"/>
                  <w:divBdr>
                    <w:top w:val="none" w:sz="0" w:space="0" w:color="auto"/>
                    <w:left w:val="none" w:sz="0" w:space="0" w:color="auto"/>
                    <w:bottom w:val="none" w:sz="0" w:space="0" w:color="auto"/>
                    <w:right w:val="none" w:sz="0" w:space="0" w:color="auto"/>
                  </w:divBdr>
                </w:div>
                <w:div w:id="644119039">
                  <w:marLeft w:val="640"/>
                  <w:marRight w:val="0"/>
                  <w:marTop w:val="0"/>
                  <w:marBottom w:val="0"/>
                  <w:divBdr>
                    <w:top w:val="none" w:sz="0" w:space="0" w:color="auto"/>
                    <w:left w:val="none" w:sz="0" w:space="0" w:color="auto"/>
                    <w:bottom w:val="none" w:sz="0" w:space="0" w:color="auto"/>
                    <w:right w:val="none" w:sz="0" w:space="0" w:color="auto"/>
                  </w:divBdr>
                </w:div>
                <w:div w:id="672026802">
                  <w:marLeft w:val="640"/>
                  <w:marRight w:val="0"/>
                  <w:marTop w:val="0"/>
                  <w:marBottom w:val="0"/>
                  <w:divBdr>
                    <w:top w:val="none" w:sz="0" w:space="0" w:color="auto"/>
                    <w:left w:val="none" w:sz="0" w:space="0" w:color="auto"/>
                    <w:bottom w:val="none" w:sz="0" w:space="0" w:color="auto"/>
                    <w:right w:val="none" w:sz="0" w:space="0" w:color="auto"/>
                  </w:divBdr>
                </w:div>
                <w:div w:id="690643866">
                  <w:marLeft w:val="640"/>
                  <w:marRight w:val="0"/>
                  <w:marTop w:val="0"/>
                  <w:marBottom w:val="0"/>
                  <w:divBdr>
                    <w:top w:val="none" w:sz="0" w:space="0" w:color="auto"/>
                    <w:left w:val="none" w:sz="0" w:space="0" w:color="auto"/>
                    <w:bottom w:val="none" w:sz="0" w:space="0" w:color="auto"/>
                    <w:right w:val="none" w:sz="0" w:space="0" w:color="auto"/>
                  </w:divBdr>
                </w:div>
                <w:div w:id="697663416">
                  <w:marLeft w:val="640"/>
                  <w:marRight w:val="0"/>
                  <w:marTop w:val="0"/>
                  <w:marBottom w:val="0"/>
                  <w:divBdr>
                    <w:top w:val="none" w:sz="0" w:space="0" w:color="auto"/>
                    <w:left w:val="none" w:sz="0" w:space="0" w:color="auto"/>
                    <w:bottom w:val="none" w:sz="0" w:space="0" w:color="auto"/>
                    <w:right w:val="none" w:sz="0" w:space="0" w:color="auto"/>
                  </w:divBdr>
                </w:div>
                <w:div w:id="704989767">
                  <w:marLeft w:val="640"/>
                  <w:marRight w:val="0"/>
                  <w:marTop w:val="0"/>
                  <w:marBottom w:val="0"/>
                  <w:divBdr>
                    <w:top w:val="none" w:sz="0" w:space="0" w:color="auto"/>
                    <w:left w:val="none" w:sz="0" w:space="0" w:color="auto"/>
                    <w:bottom w:val="none" w:sz="0" w:space="0" w:color="auto"/>
                    <w:right w:val="none" w:sz="0" w:space="0" w:color="auto"/>
                  </w:divBdr>
                </w:div>
                <w:div w:id="821390977">
                  <w:marLeft w:val="640"/>
                  <w:marRight w:val="0"/>
                  <w:marTop w:val="0"/>
                  <w:marBottom w:val="0"/>
                  <w:divBdr>
                    <w:top w:val="none" w:sz="0" w:space="0" w:color="auto"/>
                    <w:left w:val="none" w:sz="0" w:space="0" w:color="auto"/>
                    <w:bottom w:val="none" w:sz="0" w:space="0" w:color="auto"/>
                    <w:right w:val="none" w:sz="0" w:space="0" w:color="auto"/>
                  </w:divBdr>
                </w:div>
                <w:div w:id="827752203">
                  <w:marLeft w:val="640"/>
                  <w:marRight w:val="0"/>
                  <w:marTop w:val="0"/>
                  <w:marBottom w:val="0"/>
                  <w:divBdr>
                    <w:top w:val="none" w:sz="0" w:space="0" w:color="auto"/>
                    <w:left w:val="none" w:sz="0" w:space="0" w:color="auto"/>
                    <w:bottom w:val="none" w:sz="0" w:space="0" w:color="auto"/>
                    <w:right w:val="none" w:sz="0" w:space="0" w:color="auto"/>
                  </w:divBdr>
                </w:div>
                <w:div w:id="867959244">
                  <w:marLeft w:val="640"/>
                  <w:marRight w:val="0"/>
                  <w:marTop w:val="0"/>
                  <w:marBottom w:val="0"/>
                  <w:divBdr>
                    <w:top w:val="none" w:sz="0" w:space="0" w:color="auto"/>
                    <w:left w:val="none" w:sz="0" w:space="0" w:color="auto"/>
                    <w:bottom w:val="none" w:sz="0" w:space="0" w:color="auto"/>
                    <w:right w:val="none" w:sz="0" w:space="0" w:color="auto"/>
                  </w:divBdr>
                </w:div>
                <w:div w:id="878782945">
                  <w:marLeft w:val="640"/>
                  <w:marRight w:val="0"/>
                  <w:marTop w:val="0"/>
                  <w:marBottom w:val="0"/>
                  <w:divBdr>
                    <w:top w:val="none" w:sz="0" w:space="0" w:color="auto"/>
                    <w:left w:val="none" w:sz="0" w:space="0" w:color="auto"/>
                    <w:bottom w:val="none" w:sz="0" w:space="0" w:color="auto"/>
                    <w:right w:val="none" w:sz="0" w:space="0" w:color="auto"/>
                  </w:divBdr>
                </w:div>
                <w:div w:id="914969650">
                  <w:marLeft w:val="640"/>
                  <w:marRight w:val="0"/>
                  <w:marTop w:val="0"/>
                  <w:marBottom w:val="0"/>
                  <w:divBdr>
                    <w:top w:val="none" w:sz="0" w:space="0" w:color="auto"/>
                    <w:left w:val="none" w:sz="0" w:space="0" w:color="auto"/>
                    <w:bottom w:val="none" w:sz="0" w:space="0" w:color="auto"/>
                    <w:right w:val="none" w:sz="0" w:space="0" w:color="auto"/>
                  </w:divBdr>
                </w:div>
                <w:div w:id="915744819">
                  <w:marLeft w:val="640"/>
                  <w:marRight w:val="0"/>
                  <w:marTop w:val="0"/>
                  <w:marBottom w:val="0"/>
                  <w:divBdr>
                    <w:top w:val="none" w:sz="0" w:space="0" w:color="auto"/>
                    <w:left w:val="none" w:sz="0" w:space="0" w:color="auto"/>
                    <w:bottom w:val="none" w:sz="0" w:space="0" w:color="auto"/>
                    <w:right w:val="none" w:sz="0" w:space="0" w:color="auto"/>
                  </w:divBdr>
                </w:div>
                <w:div w:id="1000893098">
                  <w:marLeft w:val="640"/>
                  <w:marRight w:val="0"/>
                  <w:marTop w:val="0"/>
                  <w:marBottom w:val="0"/>
                  <w:divBdr>
                    <w:top w:val="none" w:sz="0" w:space="0" w:color="auto"/>
                    <w:left w:val="none" w:sz="0" w:space="0" w:color="auto"/>
                    <w:bottom w:val="none" w:sz="0" w:space="0" w:color="auto"/>
                    <w:right w:val="none" w:sz="0" w:space="0" w:color="auto"/>
                  </w:divBdr>
                </w:div>
                <w:div w:id="1041711624">
                  <w:marLeft w:val="640"/>
                  <w:marRight w:val="0"/>
                  <w:marTop w:val="0"/>
                  <w:marBottom w:val="0"/>
                  <w:divBdr>
                    <w:top w:val="none" w:sz="0" w:space="0" w:color="auto"/>
                    <w:left w:val="none" w:sz="0" w:space="0" w:color="auto"/>
                    <w:bottom w:val="none" w:sz="0" w:space="0" w:color="auto"/>
                    <w:right w:val="none" w:sz="0" w:space="0" w:color="auto"/>
                  </w:divBdr>
                </w:div>
                <w:div w:id="1102531634">
                  <w:marLeft w:val="640"/>
                  <w:marRight w:val="0"/>
                  <w:marTop w:val="0"/>
                  <w:marBottom w:val="0"/>
                  <w:divBdr>
                    <w:top w:val="none" w:sz="0" w:space="0" w:color="auto"/>
                    <w:left w:val="none" w:sz="0" w:space="0" w:color="auto"/>
                    <w:bottom w:val="none" w:sz="0" w:space="0" w:color="auto"/>
                    <w:right w:val="none" w:sz="0" w:space="0" w:color="auto"/>
                  </w:divBdr>
                </w:div>
                <w:div w:id="1127432067">
                  <w:marLeft w:val="640"/>
                  <w:marRight w:val="0"/>
                  <w:marTop w:val="0"/>
                  <w:marBottom w:val="0"/>
                  <w:divBdr>
                    <w:top w:val="none" w:sz="0" w:space="0" w:color="auto"/>
                    <w:left w:val="none" w:sz="0" w:space="0" w:color="auto"/>
                    <w:bottom w:val="none" w:sz="0" w:space="0" w:color="auto"/>
                    <w:right w:val="none" w:sz="0" w:space="0" w:color="auto"/>
                  </w:divBdr>
                </w:div>
                <w:div w:id="1157573009">
                  <w:marLeft w:val="640"/>
                  <w:marRight w:val="0"/>
                  <w:marTop w:val="0"/>
                  <w:marBottom w:val="0"/>
                  <w:divBdr>
                    <w:top w:val="none" w:sz="0" w:space="0" w:color="auto"/>
                    <w:left w:val="none" w:sz="0" w:space="0" w:color="auto"/>
                    <w:bottom w:val="none" w:sz="0" w:space="0" w:color="auto"/>
                    <w:right w:val="none" w:sz="0" w:space="0" w:color="auto"/>
                  </w:divBdr>
                </w:div>
                <w:div w:id="1225606052">
                  <w:marLeft w:val="640"/>
                  <w:marRight w:val="0"/>
                  <w:marTop w:val="0"/>
                  <w:marBottom w:val="0"/>
                  <w:divBdr>
                    <w:top w:val="none" w:sz="0" w:space="0" w:color="auto"/>
                    <w:left w:val="none" w:sz="0" w:space="0" w:color="auto"/>
                    <w:bottom w:val="none" w:sz="0" w:space="0" w:color="auto"/>
                    <w:right w:val="none" w:sz="0" w:space="0" w:color="auto"/>
                  </w:divBdr>
                </w:div>
                <w:div w:id="1252083974">
                  <w:marLeft w:val="640"/>
                  <w:marRight w:val="0"/>
                  <w:marTop w:val="0"/>
                  <w:marBottom w:val="0"/>
                  <w:divBdr>
                    <w:top w:val="none" w:sz="0" w:space="0" w:color="auto"/>
                    <w:left w:val="none" w:sz="0" w:space="0" w:color="auto"/>
                    <w:bottom w:val="none" w:sz="0" w:space="0" w:color="auto"/>
                    <w:right w:val="none" w:sz="0" w:space="0" w:color="auto"/>
                  </w:divBdr>
                </w:div>
                <w:div w:id="1256136457">
                  <w:marLeft w:val="640"/>
                  <w:marRight w:val="0"/>
                  <w:marTop w:val="0"/>
                  <w:marBottom w:val="0"/>
                  <w:divBdr>
                    <w:top w:val="none" w:sz="0" w:space="0" w:color="auto"/>
                    <w:left w:val="none" w:sz="0" w:space="0" w:color="auto"/>
                    <w:bottom w:val="none" w:sz="0" w:space="0" w:color="auto"/>
                    <w:right w:val="none" w:sz="0" w:space="0" w:color="auto"/>
                  </w:divBdr>
                </w:div>
                <w:div w:id="1300184152">
                  <w:marLeft w:val="640"/>
                  <w:marRight w:val="0"/>
                  <w:marTop w:val="0"/>
                  <w:marBottom w:val="0"/>
                  <w:divBdr>
                    <w:top w:val="none" w:sz="0" w:space="0" w:color="auto"/>
                    <w:left w:val="none" w:sz="0" w:space="0" w:color="auto"/>
                    <w:bottom w:val="none" w:sz="0" w:space="0" w:color="auto"/>
                    <w:right w:val="none" w:sz="0" w:space="0" w:color="auto"/>
                  </w:divBdr>
                </w:div>
                <w:div w:id="1430005832">
                  <w:marLeft w:val="640"/>
                  <w:marRight w:val="0"/>
                  <w:marTop w:val="0"/>
                  <w:marBottom w:val="0"/>
                  <w:divBdr>
                    <w:top w:val="none" w:sz="0" w:space="0" w:color="auto"/>
                    <w:left w:val="none" w:sz="0" w:space="0" w:color="auto"/>
                    <w:bottom w:val="none" w:sz="0" w:space="0" w:color="auto"/>
                    <w:right w:val="none" w:sz="0" w:space="0" w:color="auto"/>
                  </w:divBdr>
                </w:div>
                <w:div w:id="1449012671">
                  <w:marLeft w:val="640"/>
                  <w:marRight w:val="0"/>
                  <w:marTop w:val="0"/>
                  <w:marBottom w:val="0"/>
                  <w:divBdr>
                    <w:top w:val="none" w:sz="0" w:space="0" w:color="auto"/>
                    <w:left w:val="none" w:sz="0" w:space="0" w:color="auto"/>
                    <w:bottom w:val="none" w:sz="0" w:space="0" w:color="auto"/>
                    <w:right w:val="none" w:sz="0" w:space="0" w:color="auto"/>
                  </w:divBdr>
                </w:div>
                <w:div w:id="1459956452">
                  <w:marLeft w:val="640"/>
                  <w:marRight w:val="0"/>
                  <w:marTop w:val="0"/>
                  <w:marBottom w:val="0"/>
                  <w:divBdr>
                    <w:top w:val="none" w:sz="0" w:space="0" w:color="auto"/>
                    <w:left w:val="none" w:sz="0" w:space="0" w:color="auto"/>
                    <w:bottom w:val="none" w:sz="0" w:space="0" w:color="auto"/>
                    <w:right w:val="none" w:sz="0" w:space="0" w:color="auto"/>
                  </w:divBdr>
                </w:div>
                <w:div w:id="1473215440">
                  <w:marLeft w:val="640"/>
                  <w:marRight w:val="0"/>
                  <w:marTop w:val="0"/>
                  <w:marBottom w:val="0"/>
                  <w:divBdr>
                    <w:top w:val="none" w:sz="0" w:space="0" w:color="auto"/>
                    <w:left w:val="none" w:sz="0" w:space="0" w:color="auto"/>
                    <w:bottom w:val="none" w:sz="0" w:space="0" w:color="auto"/>
                    <w:right w:val="none" w:sz="0" w:space="0" w:color="auto"/>
                  </w:divBdr>
                </w:div>
                <w:div w:id="1478574160">
                  <w:marLeft w:val="640"/>
                  <w:marRight w:val="0"/>
                  <w:marTop w:val="0"/>
                  <w:marBottom w:val="0"/>
                  <w:divBdr>
                    <w:top w:val="none" w:sz="0" w:space="0" w:color="auto"/>
                    <w:left w:val="none" w:sz="0" w:space="0" w:color="auto"/>
                    <w:bottom w:val="none" w:sz="0" w:space="0" w:color="auto"/>
                    <w:right w:val="none" w:sz="0" w:space="0" w:color="auto"/>
                  </w:divBdr>
                </w:div>
                <w:div w:id="1526940902">
                  <w:marLeft w:val="640"/>
                  <w:marRight w:val="0"/>
                  <w:marTop w:val="0"/>
                  <w:marBottom w:val="0"/>
                  <w:divBdr>
                    <w:top w:val="none" w:sz="0" w:space="0" w:color="auto"/>
                    <w:left w:val="none" w:sz="0" w:space="0" w:color="auto"/>
                    <w:bottom w:val="none" w:sz="0" w:space="0" w:color="auto"/>
                    <w:right w:val="none" w:sz="0" w:space="0" w:color="auto"/>
                  </w:divBdr>
                </w:div>
                <w:div w:id="1531070017">
                  <w:marLeft w:val="640"/>
                  <w:marRight w:val="0"/>
                  <w:marTop w:val="0"/>
                  <w:marBottom w:val="0"/>
                  <w:divBdr>
                    <w:top w:val="none" w:sz="0" w:space="0" w:color="auto"/>
                    <w:left w:val="none" w:sz="0" w:space="0" w:color="auto"/>
                    <w:bottom w:val="none" w:sz="0" w:space="0" w:color="auto"/>
                    <w:right w:val="none" w:sz="0" w:space="0" w:color="auto"/>
                  </w:divBdr>
                </w:div>
                <w:div w:id="1560894507">
                  <w:marLeft w:val="640"/>
                  <w:marRight w:val="0"/>
                  <w:marTop w:val="0"/>
                  <w:marBottom w:val="0"/>
                  <w:divBdr>
                    <w:top w:val="none" w:sz="0" w:space="0" w:color="auto"/>
                    <w:left w:val="none" w:sz="0" w:space="0" w:color="auto"/>
                    <w:bottom w:val="none" w:sz="0" w:space="0" w:color="auto"/>
                    <w:right w:val="none" w:sz="0" w:space="0" w:color="auto"/>
                  </w:divBdr>
                </w:div>
                <w:div w:id="1566142154">
                  <w:marLeft w:val="640"/>
                  <w:marRight w:val="0"/>
                  <w:marTop w:val="0"/>
                  <w:marBottom w:val="0"/>
                  <w:divBdr>
                    <w:top w:val="none" w:sz="0" w:space="0" w:color="auto"/>
                    <w:left w:val="none" w:sz="0" w:space="0" w:color="auto"/>
                    <w:bottom w:val="none" w:sz="0" w:space="0" w:color="auto"/>
                    <w:right w:val="none" w:sz="0" w:space="0" w:color="auto"/>
                  </w:divBdr>
                </w:div>
                <w:div w:id="1580094010">
                  <w:marLeft w:val="640"/>
                  <w:marRight w:val="0"/>
                  <w:marTop w:val="0"/>
                  <w:marBottom w:val="0"/>
                  <w:divBdr>
                    <w:top w:val="none" w:sz="0" w:space="0" w:color="auto"/>
                    <w:left w:val="none" w:sz="0" w:space="0" w:color="auto"/>
                    <w:bottom w:val="none" w:sz="0" w:space="0" w:color="auto"/>
                    <w:right w:val="none" w:sz="0" w:space="0" w:color="auto"/>
                  </w:divBdr>
                </w:div>
                <w:div w:id="1612009154">
                  <w:marLeft w:val="640"/>
                  <w:marRight w:val="0"/>
                  <w:marTop w:val="0"/>
                  <w:marBottom w:val="0"/>
                  <w:divBdr>
                    <w:top w:val="none" w:sz="0" w:space="0" w:color="auto"/>
                    <w:left w:val="none" w:sz="0" w:space="0" w:color="auto"/>
                    <w:bottom w:val="none" w:sz="0" w:space="0" w:color="auto"/>
                    <w:right w:val="none" w:sz="0" w:space="0" w:color="auto"/>
                  </w:divBdr>
                </w:div>
                <w:div w:id="1616328675">
                  <w:marLeft w:val="640"/>
                  <w:marRight w:val="0"/>
                  <w:marTop w:val="0"/>
                  <w:marBottom w:val="0"/>
                  <w:divBdr>
                    <w:top w:val="none" w:sz="0" w:space="0" w:color="auto"/>
                    <w:left w:val="none" w:sz="0" w:space="0" w:color="auto"/>
                    <w:bottom w:val="none" w:sz="0" w:space="0" w:color="auto"/>
                    <w:right w:val="none" w:sz="0" w:space="0" w:color="auto"/>
                  </w:divBdr>
                </w:div>
                <w:div w:id="1640568253">
                  <w:marLeft w:val="640"/>
                  <w:marRight w:val="0"/>
                  <w:marTop w:val="0"/>
                  <w:marBottom w:val="0"/>
                  <w:divBdr>
                    <w:top w:val="none" w:sz="0" w:space="0" w:color="auto"/>
                    <w:left w:val="none" w:sz="0" w:space="0" w:color="auto"/>
                    <w:bottom w:val="none" w:sz="0" w:space="0" w:color="auto"/>
                    <w:right w:val="none" w:sz="0" w:space="0" w:color="auto"/>
                  </w:divBdr>
                </w:div>
                <w:div w:id="1695035819">
                  <w:marLeft w:val="640"/>
                  <w:marRight w:val="0"/>
                  <w:marTop w:val="0"/>
                  <w:marBottom w:val="0"/>
                  <w:divBdr>
                    <w:top w:val="none" w:sz="0" w:space="0" w:color="auto"/>
                    <w:left w:val="none" w:sz="0" w:space="0" w:color="auto"/>
                    <w:bottom w:val="none" w:sz="0" w:space="0" w:color="auto"/>
                    <w:right w:val="none" w:sz="0" w:space="0" w:color="auto"/>
                  </w:divBdr>
                </w:div>
                <w:div w:id="1706365813">
                  <w:marLeft w:val="640"/>
                  <w:marRight w:val="0"/>
                  <w:marTop w:val="0"/>
                  <w:marBottom w:val="0"/>
                  <w:divBdr>
                    <w:top w:val="none" w:sz="0" w:space="0" w:color="auto"/>
                    <w:left w:val="none" w:sz="0" w:space="0" w:color="auto"/>
                    <w:bottom w:val="none" w:sz="0" w:space="0" w:color="auto"/>
                    <w:right w:val="none" w:sz="0" w:space="0" w:color="auto"/>
                  </w:divBdr>
                </w:div>
                <w:div w:id="1750227442">
                  <w:marLeft w:val="640"/>
                  <w:marRight w:val="0"/>
                  <w:marTop w:val="0"/>
                  <w:marBottom w:val="0"/>
                  <w:divBdr>
                    <w:top w:val="none" w:sz="0" w:space="0" w:color="auto"/>
                    <w:left w:val="none" w:sz="0" w:space="0" w:color="auto"/>
                    <w:bottom w:val="none" w:sz="0" w:space="0" w:color="auto"/>
                    <w:right w:val="none" w:sz="0" w:space="0" w:color="auto"/>
                  </w:divBdr>
                </w:div>
                <w:div w:id="1807578189">
                  <w:marLeft w:val="640"/>
                  <w:marRight w:val="0"/>
                  <w:marTop w:val="0"/>
                  <w:marBottom w:val="0"/>
                  <w:divBdr>
                    <w:top w:val="none" w:sz="0" w:space="0" w:color="auto"/>
                    <w:left w:val="none" w:sz="0" w:space="0" w:color="auto"/>
                    <w:bottom w:val="none" w:sz="0" w:space="0" w:color="auto"/>
                    <w:right w:val="none" w:sz="0" w:space="0" w:color="auto"/>
                  </w:divBdr>
                </w:div>
                <w:div w:id="1885366377">
                  <w:marLeft w:val="640"/>
                  <w:marRight w:val="0"/>
                  <w:marTop w:val="0"/>
                  <w:marBottom w:val="0"/>
                  <w:divBdr>
                    <w:top w:val="none" w:sz="0" w:space="0" w:color="auto"/>
                    <w:left w:val="none" w:sz="0" w:space="0" w:color="auto"/>
                    <w:bottom w:val="none" w:sz="0" w:space="0" w:color="auto"/>
                    <w:right w:val="none" w:sz="0" w:space="0" w:color="auto"/>
                  </w:divBdr>
                </w:div>
                <w:div w:id="1993949172">
                  <w:marLeft w:val="640"/>
                  <w:marRight w:val="0"/>
                  <w:marTop w:val="0"/>
                  <w:marBottom w:val="0"/>
                  <w:divBdr>
                    <w:top w:val="none" w:sz="0" w:space="0" w:color="auto"/>
                    <w:left w:val="none" w:sz="0" w:space="0" w:color="auto"/>
                    <w:bottom w:val="none" w:sz="0" w:space="0" w:color="auto"/>
                    <w:right w:val="none" w:sz="0" w:space="0" w:color="auto"/>
                  </w:divBdr>
                </w:div>
                <w:div w:id="2032493507">
                  <w:marLeft w:val="640"/>
                  <w:marRight w:val="0"/>
                  <w:marTop w:val="0"/>
                  <w:marBottom w:val="0"/>
                  <w:divBdr>
                    <w:top w:val="none" w:sz="0" w:space="0" w:color="auto"/>
                    <w:left w:val="none" w:sz="0" w:space="0" w:color="auto"/>
                    <w:bottom w:val="none" w:sz="0" w:space="0" w:color="auto"/>
                    <w:right w:val="none" w:sz="0" w:space="0" w:color="auto"/>
                  </w:divBdr>
                </w:div>
                <w:div w:id="2059669031">
                  <w:marLeft w:val="640"/>
                  <w:marRight w:val="0"/>
                  <w:marTop w:val="0"/>
                  <w:marBottom w:val="0"/>
                  <w:divBdr>
                    <w:top w:val="none" w:sz="0" w:space="0" w:color="auto"/>
                    <w:left w:val="none" w:sz="0" w:space="0" w:color="auto"/>
                    <w:bottom w:val="none" w:sz="0" w:space="0" w:color="auto"/>
                    <w:right w:val="none" w:sz="0" w:space="0" w:color="auto"/>
                  </w:divBdr>
                </w:div>
                <w:div w:id="2066874429">
                  <w:marLeft w:val="640"/>
                  <w:marRight w:val="0"/>
                  <w:marTop w:val="0"/>
                  <w:marBottom w:val="0"/>
                  <w:divBdr>
                    <w:top w:val="none" w:sz="0" w:space="0" w:color="auto"/>
                    <w:left w:val="none" w:sz="0" w:space="0" w:color="auto"/>
                    <w:bottom w:val="none" w:sz="0" w:space="0" w:color="auto"/>
                    <w:right w:val="none" w:sz="0" w:space="0" w:color="auto"/>
                  </w:divBdr>
                </w:div>
                <w:div w:id="2076734181">
                  <w:marLeft w:val="640"/>
                  <w:marRight w:val="0"/>
                  <w:marTop w:val="0"/>
                  <w:marBottom w:val="0"/>
                  <w:divBdr>
                    <w:top w:val="none" w:sz="0" w:space="0" w:color="auto"/>
                    <w:left w:val="none" w:sz="0" w:space="0" w:color="auto"/>
                    <w:bottom w:val="none" w:sz="0" w:space="0" w:color="auto"/>
                    <w:right w:val="none" w:sz="0" w:space="0" w:color="auto"/>
                  </w:divBdr>
                </w:div>
                <w:div w:id="2112777408">
                  <w:marLeft w:val="640"/>
                  <w:marRight w:val="0"/>
                  <w:marTop w:val="0"/>
                  <w:marBottom w:val="0"/>
                  <w:divBdr>
                    <w:top w:val="none" w:sz="0" w:space="0" w:color="auto"/>
                    <w:left w:val="none" w:sz="0" w:space="0" w:color="auto"/>
                    <w:bottom w:val="none" w:sz="0" w:space="0" w:color="auto"/>
                    <w:right w:val="none" w:sz="0" w:space="0" w:color="auto"/>
                  </w:divBdr>
                </w:div>
              </w:divsChild>
            </w:div>
            <w:div w:id="793983786">
              <w:marLeft w:val="0"/>
              <w:marRight w:val="0"/>
              <w:marTop w:val="0"/>
              <w:marBottom w:val="0"/>
              <w:divBdr>
                <w:top w:val="none" w:sz="0" w:space="0" w:color="auto"/>
                <w:left w:val="none" w:sz="0" w:space="0" w:color="auto"/>
                <w:bottom w:val="none" w:sz="0" w:space="0" w:color="auto"/>
                <w:right w:val="none" w:sz="0" w:space="0" w:color="auto"/>
              </w:divBdr>
              <w:divsChild>
                <w:div w:id="1201985">
                  <w:marLeft w:val="640"/>
                  <w:marRight w:val="0"/>
                  <w:marTop w:val="0"/>
                  <w:marBottom w:val="0"/>
                  <w:divBdr>
                    <w:top w:val="none" w:sz="0" w:space="0" w:color="auto"/>
                    <w:left w:val="none" w:sz="0" w:space="0" w:color="auto"/>
                    <w:bottom w:val="none" w:sz="0" w:space="0" w:color="auto"/>
                    <w:right w:val="none" w:sz="0" w:space="0" w:color="auto"/>
                  </w:divBdr>
                </w:div>
                <w:div w:id="53044002">
                  <w:marLeft w:val="640"/>
                  <w:marRight w:val="0"/>
                  <w:marTop w:val="0"/>
                  <w:marBottom w:val="0"/>
                  <w:divBdr>
                    <w:top w:val="none" w:sz="0" w:space="0" w:color="auto"/>
                    <w:left w:val="none" w:sz="0" w:space="0" w:color="auto"/>
                    <w:bottom w:val="none" w:sz="0" w:space="0" w:color="auto"/>
                    <w:right w:val="none" w:sz="0" w:space="0" w:color="auto"/>
                  </w:divBdr>
                </w:div>
                <w:div w:id="75790843">
                  <w:marLeft w:val="640"/>
                  <w:marRight w:val="0"/>
                  <w:marTop w:val="0"/>
                  <w:marBottom w:val="0"/>
                  <w:divBdr>
                    <w:top w:val="none" w:sz="0" w:space="0" w:color="auto"/>
                    <w:left w:val="none" w:sz="0" w:space="0" w:color="auto"/>
                    <w:bottom w:val="none" w:sz="0" w:space="0" w:color="auto"/>
                    <w:right w:val="none" w:sz="0" w:space="0" w:color="auto"/>
                  </w:divBdr>
                </w:div>
                <w:div w:id="101728397">
                  <w:marLeft w:val="640"/>
                  <w:marRight w:val="0"/>
                  <w:marTop w:val="0"/>
                  <w:marBottom w:val="0"/>
                  <w:divBdr>
                    <w:top w:val="none" w:sz="0" w:space="0" w:color="auto"/>
                    <w:left w:val="none" w:sz="0" w:space="0" w:color="auto"/>
                    <w:bottom w:val="none" w:sz="0" w:space="0" w:color="auto"/>
                    <w:right w:val="none" w:sz="0" w:space="0" w:color="auto"/>
                  </w:divBdr>
                </w:div>
                <w:div w:id="237904551">
                  <w:marLeft w:val="640"/>
                  <w:marRight w:val="0"/>
                  <w:marTop w:val="0"/>
                  <w:marBottom w:val="0"/>
                  <w:divBdr>
                    <w:top w:val="none" w:sz="0" w:space="0" w:color="auto"/>
                    <w:left w:val="none" w:sz="0" w:space="0" w:color="auto"/>
                    <w:bottom w:val="none" w:sz="0" w:space="0" w:color="auto"/>
                    <w:right w:val="none" w:sz="0" w:space="0" w:color="auto"/>
                  </w:divBdr>
                </w:div>
                <w:div w:id="264382495">
                  <w:marLeft w:val="640"/>
                  <w:marRight w:val="0"/>
                  <w:marTop w:val="0"/>
                  <w:marBottom w:val="0"/>
                  <w:divBdr>
                    <w:top w:val="none" w:sz="0" w:space="0" w:color="auto"/>
                    <w:left w:val="none" w:sz="0" w:space="0" w:color="auto"/>
                    <w:bottom w:val="none" w:sz="0" w:space="0" w:color="auto"/>
                    <w:right w:val="none" w:sz="0" w:space="0" w:color="auto"/>
                  </w:divBdr>
                </w:div>
                <w:div w:id="266276542">
                  <w:marLeft w:val="640"/>
                  <w:marRight w:val="0"/>
                  <w:marTop w:val="0"/>
                  <w:marBottom w:val="0"/>
                  <w:divBdr>
                    <w:top w:val="none" w:sz="0" w:space="0" w:color="auto"/>
                    <w:left w:val="none" w:sz="0" w:space="0" w:color="auto"/>
                    <w:bottom w:val="none" w:sz="0" w:space="0" w:color="auto"/>
                    <w:right w:val="none" w:sz="0" w:space="0" w:color="auto"/>
                  </w:divBdr>
                </w:div>
                <w:div w:id="293097533">
                  <w:marLeft w:val="640"/>
                  <w:marRight w:val="0"/>
                  <w:marTop w:val="0"/>
                  <w:marBottom w:val="0"/>
                  <w:divBdr>
                    <w:top w:val="none" w:sz="0" w:space="0" w:color="auto"/>
                    <w:left w:val="none" w:sz="0" w:space="0" w:color="auto"/>
                    <w:bottom w:val="none" w:sz="0" w:space="0" w:color="auto"/>
                    <w:right w:val="none" w:sz="0" w:space="0" w:color="auto"/>
                  </w:divBdr>
                </w:div>
                <w:div w:id="316148530">
                  <w:marLeft w:val="640"/>
                  <w:marRight w:val="0"/>
                  <w:marTop w:val="0"/>
                  <w:marBottom w:val="0"/>
                  <w:divBdr>
                    <w:top w:val="none" w:sz="0" w:space="0" w:color="auto"/>
                    <w:left w:val="none" w:sz="0" w:space="0" w:color="auto"/>
                    <w:bottom w:val="none" w:sz="0" w:space="0" w:color="auto"/>
                    <w:right w:val="none" w:sz="0" w:space="0" w:color="auto"/>
                  </w:divBdr>
                </w:div>
                <w:div w:id="463888758">
                  <w:marLeft w:val="640"/>
                  <w:marRight w:val="0"/>
                  <w:marTop w:val="0"/>
                  <w:marBottom w:val="0"/>
                  <w:divBdr>
                    <w:top w:val="none" w:sz="0" w:space="0" w:color="auto"/>
                    <w:left w:val="none" w:sz="0" w:space="0" w:color="auto"/>
                    <w:bottom w:val="none" w:sz="0" w:space="0" w:color="auto"/>
                    <w:right w:val="none" w:sz="0" w:space="0" w:color="auto"/>
                  </w:divBdr>
                </w:div>
                <w:div w:id="498426083">
                  <w:marLeft w:val="640"/>
                  <w:marRight w:val="0"/>
                  <w:marTop w:val="0"/>
                  <w:marBottom w:val="0"/>
                  <w:divBdr>
                    <w:top w:val="none" w:sz="0" w:space="0" w:color="auto"/>
                    <w:left w:val="none" w:sz="0" w:space="0" w:color="auto"/>
                    <w:bottom w:val="none" w:sz="0" w:space="0" w:color="auto"/>
                    <w:right w:val="none" w:sz="0" w:space="0" w:color="auto"/>
                  </w:divBdr>
                </w:div>
                <w:div w:id="501168180">
                  <w:marLeft w:val="640"/>
                  <w:marRight w:val="0"/>
                  <w:marTop w:val="0"/>
                  <w:marBottom w:val="0"/>
                  <w:divBdr>
                    <w:top w:val="none" w:sz="0" w:space="0" w:color="auto"/>
                    <w:left w:val="none" w:sz="0" w:space="0" w:color="auto"/>
                    <w:bottom w:val="none" w:sz="0" w:space="0" w:color="auto"/>
                    <w:right w:val="none" w:sz="0" w:space="0" w:color="auto"/>
                  </w:divBdr>
                </w:div>
                <w:div w:id="517160630">
                  <w:marLeft w:val="640"/>
                  <w:marRight w:val="0"/>
                  <w:marTop w:val="0"/>
                  <w:marBottom w:val="0"/>
                  <w:divBdr>
                    <w:top w:val="none" w:sz="0" w:space="0" w:color="auto"/>
                    <w:left w:val="none" w:sz="0" w:space="0" w:color="auto"/>
                    <w:bottom w:val="none" w:sz="0" w:space="0" w:color="auto"/>
                    <w:right w:val="none" w:sz="0" w:space="0" w:color="auto"/>
                  </w:divBdr>
                </w:div>
                <w:div w:id="526215422">
                  <w:marLeft w:val="640"/>
                  <w:marRight w:val="0"/>
                  <w:marTop w:val="0"/>
                  <w:marBottom w:val="0"/>
                  <w:divBdr>
                    <w:top w:val="none" w:sz="0" w:space="0" w:color="auto"/>
                    <w:left w:val="none" w:sz="0" w:space="0" w:color="auto"/>
                    <w:bottom w:val="none" w:sz="0" w:space="0" w:color="auto"/>
                    <w:right w:val="none" w:sz="0" w:space="0" w:color="auto"/>
                  </w:divBdr>
                </w:div>
                <w:div w:id="529489674">
                  <w:marLeft w:val="640"/>
                  <w:marRight w:val="0"/>
                  <w:marTop w:val="0"/>
                  <w:marBottom w:val="0"/>
                  <w:divBdr>
                    <w:top w:val="none" w:sz="0" w:space="0" w:color="auto"/>
                    <w:left w:val="none" w:sz="0" w:space="0" w:color="auto"/>
                    <w:bottom w:val="none" w:sz="0" w:space="0" w:color="auto"/>
                    <w:right w:val="none" w:sz="0" w:space="0" w:color="auto"/>
                  </w:divBdr>
                </w:div>
                <w:div w:id="553855697">
                  <w:marLeft w:val="640"/>
                  <w:marRight w:val="0"/>
                  <w:marTop w:val="0"/>
                  <w:marBottom w:val="0"/>
                  <w:divBdr>
                    <w:top w:val="none" w:sz="0" w:space="0" w:color="auto"/>
                    <w:left w:val="none" w:sz="0" w:space="0" w:color="auto"/>
                    <w:bottom w:val="none" w:sz="0" w:space="0" w:color="auto"/>
                    <w:right w:val="none" w:sz="0" w:space="0" w:color="auto"/>
                  </w:divBdr>
                </w:div>
                <w:div w:id="564073866">
                  <w:marLeft w:val="640"/>
                  <w:marRight w:val="0"/>
                  <w:marTop w:val="0"/>
                  <w:marBottom w:val="0"/>
                  <w:divBdr>
                    <w:top w:val="none" w:sz="0" w:space="0" w:color="auto"/>
                    <w:left w:val="none" w:sz="0" w:space="0" w:color="auto"/>
                    <w:bottom w:val="none" w:sz="0" w:space="0" w:color="auto"/>
                    <w:right w:val="none" w:sz="0" w:space="0" w:color="auto"/>
                  </w:divBdr>
                </w:div>
                <w:div w:id="612517073">
                  <w:marLeft w:val="640"/>
                  <w:marRight w:val="0"/>
                  <w:marTop w:val="0"/>
                  <w:marBottom w:val="0"/>
                  <w:divBdr>
                    <w:top w:val="none" w:sz="0" w:space="0" w:color="auto"/>
                    <w:left w:val="none" w:sz="0" w:space="0" w:color="auto"/>
                    <w:bottom w:val="none" w:sz="0" w:space="0" w:color="auto"/>
                    <w:right w:val="none" w:sz="0" w:space="0" w:color="auto"/>
                  </w:divBdr>
                </w:div>
                <w:div w:id="615335897">
                  <w:marLeft w:val="640"/>
                  <w:marRight w:val="0"/>
                  <w:marTop w:val="0"/>
                  <w:marBottom w:val="0"/>
                  <w:divBdr>
                    <w:top w:val="none" w:sz="0" w:space="0" w:color="auto"/>
                    <w:left w:val="none" w:sz="0" w:space="0" w:color="auto"/>
                    <w:bottom w:val="none" w:sz="0" w:space="0" w:color="auto"/>
                    <w:right w:val="none" w:sz="0" w:space="0" w:color="auto"/>
                  </w:divBdr>
                </w:div>
                <w:div w:id="667513996">
                  <w:marLeft w:val="640"/>
                  <w:marRight w:val="0"/>
                  <w:marTop w:val="0"/>
                  <w:marBottom w:val="0"/>
                  <w:divBdr>
                    <w:top w:val="none" w:sz="0" w:space="0" w:color="auto"/>
                    <w:left w:val="none" w:sz="0" w:space="0" w:color="auto"/>
                    <w:bottom w:val="none" w:sz="0" w:space="0" w:color="auto"/>
                    <w:right w:val="none" w:sz="0" w:space="0" w:color="auto"/>
                  </w:divBdr>
                </w:div>
                <w:div w:id="669915373">
                  <w:marLeft w:val="640"/>
                  <w:marRight w:val="0"/>
                  <w:marTop w:val="0"/>
                  <w:marBottom w:val="0"/>
                  <w:divBdr>
                    <w:top w:val="none" w:sz="0" w:space="0" w:color="auto"/>
                    <w:left w:val="none" w:sz="0" w:space="0" w:color="auto"/>
                    <w:bottom w:val="none" w:sz="0" w:space="0" w:color="auto"/>
                    <w:right w:val="none" w:sz="0" w:space="0" w:color="auto"/>
                  </w:divBdr>
                </w:div>
                <w:div w:id="672220589">
                  <w:marLeft w:val="640"/>
                  <w:marRight w:val="0"/>
                  <w:marTop w:val="0"/>
                  <w:marBottom w:val="0"/>
                  <w:divBdr>
                    <w:top w:val="none" w:sz="0" w:space="0" w:color="auto"/>
                    <w:left w:val="none" w:sz="0" w:space="0" w:color="auto"/>
                    <w:bottom w:val="none" w:sz="0" w:space="0" w:color="auto"/>
                    <w:right w:val="none" w:sz="0" w:space="0" w:color="auto"/>
                  </w:divBdr>
                </w:div>
                <w:div w:id="706226007">
                  <w:marLeft w:val="640"/>
                  <w:marRight w:val="0"/>
                  <w:marTop w:val="0"/>
                  <w:marBottom w:val="0"/>
                  <w:divBdr>
                    <w:top w:val="none" w:sz="0" w:space="0" w:color="auto"/>
                    <w:left w:val="none" w:sz="0" w:space="0" w:color="auto"/>
                    <w:bottom w:val="none" w:sz="0" w:space="0" w:color="auto"/>
                    <w:right w:val="none" w:sz="0" w:space="0" w:color="auto"/>
                  </w:divBdr>
                </w:div>
                <w:div w:id="746148370">
                  <w:marLeft w:val="640"/>
                  <w:marRight w:val="0"/>
                  <w:marTop w:val="0"/>
                  <w:marBottom w:val="0"/>
                  <w:divBdr>
                    <w:top w:val="none" w:sz="0" w:space="0" w:color="auto"/>
                    <w:left w:val="none" w:sz="0" w:space="0" w:color="auto"/>
                    <w:bottom w:val="none" w:sz="0" w:space="0" w:color="auto"/>
                    <w:right w:val="none" w:sz="0" w:space="0" w:color="auto"/>
                  </w:divBdr>
                </w:div>
                <w:div w:id="787239572">
                  <w:marLeft w:val="640"/>
                  <w:marRight w:val="0"/>
                  <w:marTop w:val="0"/>
                  <w:marBottom w:val="0"/>
                  <w:divBdr>
                    <w:top w:val="none" w:sz="0" w:space="0" w:color="auto"/>
                    <w:left w:val="none" w:sz="0" w:space="0" w:color="auto"/>
                    <w:bottom w:val="none" w:sz="0" w:space="0" w:color="auto"/>
                    <w:right w:val="none" w:sz="0" w:space="0" w:color="auto"/>
                  </w:divBdr>
                </w:div>
                <w:div w:id="788664468">
                  <w:marLeft w:val="640"/>
                  <w:marRight w:val="0"/>
                  <w:marTop w:val="0"/>
                  <w:marBottom w:val="0"/>
                  <w:divBdr>
                    <w:top w:val="none" w:sz="0" w:space="0" w:color="auto"/>
                    <w:left w:val="none" w:sz="0" w:space="0" w:color="auto"/>
                    <w:bottom w:val="none" w:sz="0" w:space="0" w:color="auto"/>
                    <w:right w:val="none" w:sz="0" w:space="0" w:color="auto"/>
                  </w:divBdr>
                </w:div>
                <w:div w:id="797457824">
                  <w:marLeft w:val="640"/>
                  <w:marRight w:val="0"/>
                  <w:marTop w:val="0"/>
                  <w:marBottom w:val="0"/>
                  <w:divBdr>
                    <w:top w:val="none" w:sz="0" w:space="0" w:color="auto"/>
                    <w:left w:val="none" w:sz="0" w:space="0" w:color="auto"/>
                    <w:bottom w:val="none" w:sz="0" w:space="0" w:color="auto"/>
                    <w:right w:val="none" w:sz="0" w:space="0" w:color="auto"/>
                  </w:divBdr>
                </w:div>
                <w:div w:id="842545366">
                  <w:marLeft w:val="640"/>
                  <w:marRight w:val="0"/>
                  <w:marTop w:val="0"/>
                  <w:marBottom w:val="0"/>
                  <w:divBdr>
                    <w:top w:val="none" w:sz="0" w:space="0" w:color="auto"/>
                    <w:left w:val="none" w:sz="0" w:space="0" w:color="auto"/>
                    <w:bottom w:val="none" w:sz="0" w:space="0" w:color="auto"/>
                    <w:right w:val="none" w:sz="0" w:space="0" w:color="auto"/>
                  </w:divBdr>
                </w:div>
                <w:div w:id="872614551">
                  <w:marLeft w:val="640"/>
                  <w:marRight w:val="0"/>
                  <w:marTop w:val="0"/>
                  <w:marBottom w:val="0"/>
                  <w:divBdr>
                    <w:top w:val="none" w:sz="0" w:space="0" w:color="auto"/>
                    <w:left w:val="none" w:sz="0" w:space="0" w:color="auto"/>
                    <w:bottom w:val="none" w:sz="0" w:space="0" w:color="auto"/>
                    <w:right w:val="none" w:sz="0" w:space="0" w:color="auto"/>
                  </w:divBdr>
                </w:div>
                <w:div w:id="874318182">
                  <w:marLeft w:val="640"/>
                  <w:marRight w:val="0"/>
                  <w:marTop w:val="0"/>
                  <w:marBottom w:val="0"/>
                  <w:divBdr>
                    <w:top w:val="none" w:sz="0" w:space="0" w:color="auto"/>
                    <w:left w:val="none" w:sz="0" w:space="0" w:color="auto"/>
                    <w:bottom w:val="none" w:sz="0" w:space="0" w:color="auto"/>
                    <w:right w:val="none" w:sz="0" w:space="0" w:color="auto"/>
                  </w:divBdr>
                </w:div>
                <w:div w:id="953748620">
                  <w:marLeft w:val="640"/>
                  <w:marRight w:val="0"/>
                  <w:marTop w:val="0"/>
                  <w:marBottom w:val="0"/>
                  <w:divBdr>
                    <w:top w:val="none" w:sz="0" w:space="0" w:color="auto"/>
                    <w:left w:val="none" w:sz="0" w:space="0" w:color="auto"/>
                    <w:bottom w:val="none" w:sz="0" w:space="0" w:color="auto"/>
                    <w:right w:val="none" w:sz="0" w:space="0" w:color="auto"/>
                  </w:divBdr>
                </w:div>
                <w:div w:id="977106418">
                  <w:marLeft w:val="640"/>
                  <w:marRight w:val="0"/>
                  <w:marTop w:val="0"/>
                  <w:marBottom w:val="0"/>
                  <w:divBdr>
                    <w:top w:val="none" w:sz="0" w:space="0" w:color="auto"/>
                    <w:left w:val="none" w:sz="0" w:space="0" w:color="auto"/>
                    <w:bottom w:val="none" w:sz="0" w:space="0" w:color="auto"/>
                    <w:right w:val="none" w:sz="0" w:space="0" w:color="auto"/>
                  </w:divBdr>
                </w:div>
                <w:div w:id="991636646">
                  <w:marLeft w:val="640"/>
                  <w:marRight w:val="0"/>
                  <w:marTop w:val="0"/>
                  <w:marBottom w:val="0"/>
                  <w:divBdr>
                    <w:top w:val="none" w:sz="0" w:space="0" w:color="auto"/>
                    <w:left w:val="none" w:sz="0" w:space="0" w:color="auto"/>
                    <w:bottom w:val="none" w:sz="0" w:space="0" w:color="auto"/>
                    <w:right w:val="none" w:sz="0" w:space="0" w:color="auto"/>
                  </w:divBdr>
                </w:div>
                <w:div w:id="1005286283">
                  <w:marLeft w:val="640"/>
                  <w:marRight w:val="0"/>
                  <w:marTop w:val="0"/>
                  <w:marBottom w:val="0"/>
                  <w:divBdr>
                    <w:top w:val="none" w:sz="0" w:space="0" w:color="auto"/>
                    <w:left w:val="none" w:sz="0" w:space="0" w:color="auto"/>
                    <w:bottom w:val="none" w:sz="0" w:space="0" w:color="auto"/>
                    <w:right w:val="none" w:sz="0" w:space="0" w:color="auto"/>
                  </w:divBdr>
                </w:div>
                <w:div w:id="1017734155">
                  <w:marLeft w:val="640"/>
                  <w:marRight w:val="0"/>
                  <w:marTop w:val="0"/>
                  <w:marBottom w:val="0"/>
                  <w:divBdr>
                    <w:top w:val="none" w:sz="0" w:space="0" w:color="auto"/>
                    <w:left w:val="none" w:sz="0" w:space="0" w:color="auto"/>
                    <w:bottom w:val="none" w:sz="0" w:space="0" w:color="auto"/>
                    <w:right w:val="none" w:sz="0" w:space="0" w:color="auto"/>
                  </w:divBdr>
                </w:div>
                <w:div w:id="1037657568">
                  <w:marLeft w:val="640"/>
                  <w:marRight w:val="0"/>
                  <w:marTop w:val="0"/>
                  <w:marBottom w:val="0"/>
                  <w:divBdr>
                    <w:top w:val="none" w:sz="0" w:space="0" w:color="auto"/>
                    <w:left w:val="none" w:sz="0" w:space="0" w:color="auto"/>
                    <w:bottom w:val="none" w:sz="0" w:space="0" w:color="auto"/>
                    <w:right w:val="none" w:sz="0" w:space="0" w:color="auto"/>
                  </w:divBdr>
                </w:div>
                <w:div w:id="1047724853">
                  <w:marLeft w:val="640"/>
                  <w:marRight w:val="0"/>
                  <w:marTop w:val="0"/>
                  <w:marBottom w:val="0"/>
                  <w:divBdr>
                    <w:top w:val="none" w:sz="0" w:space="0" w:color="auto"/>
                    <w:left w:val="none" w:sz="0" w:space="0" w:color="auto"/>
                    <w:bottom w:val="none" w:sz="0" w:space="0" w:color="auto"/>
                    <w:right w:val="none" w:sz="0" w:space="0" w:color="auto"/>
                  </w:divBdr>
                </w:div>
                <w:div w:id="1064336146">
                  <w:marLeft w:val="640"/>
                  <w:marRight w:val="0"/>
                  <w:marTop w:val="0"/>
                  <w:marBottom w:val="0"/>
                  <w:divBdr>
                    <w:top w:val="none" w:sz="0" w:space="0" w:color="auto"/>
                    <w:left w:val="none" w:sz="0" w:space="0" w:color="auto"/>
                    <w:bottom w:val="none" w:sz="0" w:space="0" w:color="auto"/>
                    <w:right w:val="none" w:sz="0" w:space="0" w:color="auto"/>
                  </w:divBdr>
                </w:div>
                <w:div w:id="1064832863">
                  <w:marLeft w:val="640"/>
                  <w:marRight w:val="0"/>
                  <w:marTop w:val="0"/>
                  <w:marBottom w:val="0"/>
                  <w:divBdr>
                    <w:top w:val="none" w:sz="0" w:space="0" w:color="auto"/>
                    <w:left w:val="none" w:sz="0" w:space="0" w:color="auto"/>
                    <w:bottom w:val="none" w:sz="0" w:space="0" w:color="auto"/>
                    <w:right w:val="none" w:sz="0" w:space="0" w:color="auto"/>
                  </w:divBdr>
                </w:div>
                <w:div w:id="1108810862">
                  <w:marLeft w:val="640"/>
                  <w:marRight w:val="0"/>
                  <w:marTop w:val="0"/>
                  <w:marBottom w:val="0"/>
                  <w:divBdr>
                    <w:top w:val="none" w:sz="0" w:space="0" w:color="auto"/>
                    <w:left w:val="none" w:sz="0" w:space="0" w:color="auto"/>
                    <w:bottom w:val="none" w:sz="0" w:space="0" w:color="auto"/>
                    <w:right w:val="none" w:sz="0" w:space="0" w:color="auto"/>
                  </w:divBdr>
                </w:div>
                <w:div w:id="1150944567">
                  <w:marLeft w:val="640"/>
                  <w:marRight w:val="0"/>
                  <w:marTop w:val="0"/>
                  <w:marBottom w:val="0"/>
                  <w:divBdr>
                    <w:top w:val="none" w:sz="0" w:space="0" w:color="auto"/>
                    <w:left w:val="none" w:sz="0" w:space="0" w:color="auto"/>
                    <w:bottom w:val="none" w:sz="0" w:space="0" w:color="auto"/>
                    <w:right w:val="none" w:sz="0" w:space="0" w:color="auto"/>
                  </w:divBdr>
                </w:div>
                <w:div w:id="1182012947">
                  <w:marLeft w:val="640"/>
                  <w:marRight w:val="0"/>
                  <w:marTop w:val="0"/>
                  <w:marBottom w:val="0"/>
                  <w:divBdr>
                    <w:top w:val="none" w:sz="0" w:space="0" w:color="auto"/>
                    <w:left w:val="none" w:sz="0" w:space="0" w:color="auto"/>
                    <w:bottom w:val="none" w:sz="0" w:space="0" w:color="auto"/>
                    <w:right w:val="none" w:sz="0" w:space="0" w:color="auto"/>
                  </w:divBdr>
                </w:div>
                <w:div w:id="1183670954">
                  <w:marLeft w:val="640"/>
                  <w:marRight w:val="0"/>
                  <w:marTop w:val="0"/>
                  <w:marBottom w:val="0"/>
                  <w:divBdr>
                    <w:top w:val="none" w:sz="0" w:space="0" w:color="auto"/>
                    <w:left w:val="none" w:sz="0" w:space="0" w:color="auto"/>
                    <w:bottom w:val="none" w:sz="0" w:space="0" w:color="auto"/>
                    <w:right w:val="none" w:sz="0" w:space="0" w:color="auto"/>
                  </w:divBdr>
                </w:div>
                <w:div w:id="1224563478">
                  <w:marLeft w:val="640"/>
                  <w:marRight w:val="0"/>
                  <w:marTop w:val="0"/>
                  <w:marBottom w:val="0"/>
                  <w:divBdr>
                    <w:top w:val="none" w:sz="0" w:space="0" w:color="auto"/>
                    <w:left w:val="none" w:sz="0" w:space="0" w:color="auto"/>
                    <w:bottom w:val="none" w:sz="0" w:space="0" w:color="auto"/>
                    <w:right w:val="none" w:sz="0" w:space="0" w:color="auto"/>
                  </w:divBdr>
                </w:div>
                <w:div w:id="1227187392">
                  <w:marLeft w:val="640"/>
                  <w:marRight w:val="0"/>
                  <w:marTop w:val="0"/>
                  <w:marBottom w:val="0"/>
                  <w:divBdr>
                    <w:top w:val="none" w:sz="0" w:space="0" w:color="auto"/>
                    <w:left w:val="none" w:sz="0" w:space="0" w:color="auto"/>
                    <w:bottom w:val="none" w:sz="0" w:space="0" w:color="auto"/>
                    <w:right w:val="none" w:sz="0" w:space="0" w:color="auto"/>
                  </w:divBdr>
                </w:div>
                <w:div w:id="1275482808">
                  <w:marLeft w:val="640"/>
                  <w:marRight w:val="0"/>
                  <w:marTop w:val="0"/>
                  <w:marBottom w:val="0"/>
                  <w:divBdr>
                    <w:top w:val="none" w:sz="0" w:space="0" w:color="auto"/>
                    <w:left w:val="none" w:sz="0" w:space="0" w:color="auto"/>
                    <w:bottom w:val="none" w:sz="0" w:space="0" w:color="auto"/>
                    <w:right w:val="none" w:sz="0" w:space="0" w:color="auto"/>
                  </w:divBdr>
                </w:div>
                <w:div w:id="1279601664">
                  <w:marLeft w:val="640"/>
                  <w:marRight w:val="0"/>
                  <w:marTop w:val="0"/>
                  <w:marBottom w:val="0"/>
                  <w:divBdr>
                    <w:top w:val="none" w:sz="0" w:space="0" w:color="auto"/>
                    <w:left w:val="none" w:sz="0" w:space="0" w:color="auto"/>
                    <w:bottom w:val="none" w:sz="0" w:space="0" w:color="auto"/>
                    <w:right w:val="none" w:sz="0" w:space="0" w:color="auto"/>
                  </w:divBdr>
                </w:div>
                <w:div w:id="1292595438">
                  <w:marLeft w:val="640"/>
                  <w:marRight w:val="0"/>
                  <w:marTop w:val="0"/>
                  <w:marBottom w:val="0"/>
                  <w:divBdr>
                    <w:top w:val="none" w:sz="0" w:space="0" w:color="auto"/>
                    <w:left w:val="none" w:sz="0" w:space="0" w:color="auto"/>
                    <w:bottom w:val="none" w:sz="0" w:space="0" w:color="auto"/>
                    <w:right w:val="none" w:sz="0" w:space="0" w:color="auto"/>
                  </w:divBdr>
                </w:div>
                <w:div w:id="1319847524">
                  <w:marLeft w:val="640"/>
                  <w:marRight w:val="0"/>
                  <w:marTop w:val="0"/>
                  <w:marBottom w:val="0"/>
                  <w:divBdr>
                    <w:top w:val="none" w:sz="0" w:space="0" w:color="auto"/>
                    <w:left w:val="none" w:sz="0" w:space="0" w:color="auto"/>
                    <w:bottom w:val="none" w:sz="0" w:space="0" w:color="auto"/>
                    <w:right w:val="none" w:sz="0" w:space="0" w:color="auto"/>
                  </w:divBdr>
                </w:div>
                <w:div w:id="1402874144">
                  <w:marLeft w:val="640"/>
                  <w:marRight w:val="0"/>
                  <w:marTop w:val="0"/>
                  <w:marBottom w:val="0"/>
                  <w:divBdr>
                    <w:top w:val="none" w:sz="0" w:space="0" w:color="auto"/>
                    <w:left w:val="none" w:sz="0" w:space="0" w:color="auto"/>
                    <w:bottom w:val="none" w:sz="0" w:space="0" w:color="auto"/>
                    <w:right w:val="none" w:sz="0" w:space="0" w:color="auto"/>
                  </w:divBdr>
                </w:div>
                <w:div w:id="1419668179">
                  <w:marLeft w:val="640"/>
                  <w:marRight w:val="0"/>
                  <w:marTop w:val="0"/>
                  <w:marBottom w:val="0"/>
                  <w:divBdr>
                    <w:top w:val="none" w:sz="0" w:space="0" w:color="auto"/>
                    <w:left w:val="none" w:sz="0" w:space="0" w:color="auto"/>
                    <w:bottom w:val="none" w:sz="0" w:space="0" w:color="auto"/>
                    <w:right w:val="none" w:sz="0" w:space="0" w:color="auto"/>
                  </w:divBdr>
                </w:div>
                <w:div w:id="1483156831">
                  <w:marLeft w:val="640"/>
                  <w:marRight w:val="0"/>
                  <w:marTop w:val="0"/>
                  <w:marBottom w:val="0"/>
                  <w:divBdr>
                    <w:top w:val="none" w:sz="0" w:space="0" w:color="auto"/>
                    <w:left w:val="none" w:sz="0" w:space="0" w:color="auto"/>
                    <w:bottom w:val="none" w:sz="0" w:space="0" w:color="auto"/>
                    <w:right w:val="none" w:sz="0" w:space="0" w:color="auto"/>
                  </w:divBdr>
                </w:div>
                <w:div w:id="1518814030">
                  <w:marLeft w:val="640"/>
                  <w:marRight w:val="0"/>
                  <w:marTop w:val="0"/>
                  <w:marBottom w:val="0"/>
                  <w:divBdr>
                    <w:top w:val="none" w:sz="0" w:space="0" w:color="auto"/>
                    <w:left w:val="none" w:sz="0" w:space="0" w:color="auto"/>
                    <w:bottom w:val="none" w:sz="0" w:space="0" w:color="auto"/>
                    <w:right w:val="none" w:sz="0" w:space="0" w:color="auto"/>
                  </w:divBdr>
                </w:div>
                <w:div w:id="1583291632">
                  <w:marLeft w:val="640"/>
                  <w:marRight w:val="0"/>
                  <w:marTop w:val="0"/>
                  <w:marBottom w:val="0"/>
                  <w:divBdr>
                    <w:top w:val="none" w:sz="0" w:space="0" w:color="auto"/>
                    <w:left w:val="none" w:sz="0" w:space="0" w:color="auto"/>
                    <w:bottom w:val="none" w:sz="0" w:space="0" w:color="auto"/>
                    <w:right w:val="none" w:sz="0" w:space="0" w:color="auto"/>
                  </w:divBdr>
                </w:div>
                <w:div w:id="1588004329">
                  <w:marLeft w:val="640"/>
                  <w:marRight w:val="0"/>
                  <w:marTop w:val="0"/>
                  <w:marBottom w:val="0"/>
                  <w:divBdr>
                    <w:top w:val="none" w:sz="0" w:space="0" w:color="auto"/>
                    <w:left w:val="none" w:sz="0" w:space="0" w:color="auto"/>
                    <w:bottom w:val="none" w:sz="0" w:space="0" w:color="auto"/>
                    <w:right w:val="none" w:sz="0" w:space="0" w:color="auto"/>
                  </w:divBdr>
                </w:div>
                <w:div w:id="1638756802">
                  <w:marLeft w:val="640"/>
                  <w:marRight w:val="0"/>
                  <w:marTop w:val="0"/>
                  <w:marBottom w:val="0"/>
                  <w:divBdr>
                    <w:top w:val="none" w:sz="0" w:space="0" w:color="auto"/>
                    <w:left w:val="none" w:sz="0" w:space="0" w:color="auto"/>
                    <w:bottom w:val="none" w:sz="0" w:space="0" w:color="auto"/>
                    <w:right w:val="none" w:sz="0" w:space="0" w:color="auto"/>
                  </w:divBdr>
                </w:div>
                <w:div w:id="1690061623">
                  <w:marLeft w:val="640"/>
                  <w:marRight w:val="0"/>
                  <w:marTop w:val="0"/>
                  <w:marBottom w:val="0"/>
                  <w:divBdr>
                    <w:top w:val="none" w:sz="0" w:space="0" w:color="auto"/>
                    <w:left w:val="none" w:sz="0" w:space="0" w:color="auto"/>
                    <w:bottom w:val="none" w:sz="0" w:space="0" w:color="auto"/>
                    <w:right w:val="none" w:sz="0" w:space="0" w:color="auto"/>
                  </w:divBdr>
                </w:div>
                <w:div w:id="1691687750">
                  <w:marLeft w:val="640"/>
                  <w:marRight w:val="0"/>
                  <w:marTop w:val="0"/>
                  <w:marBottom w:val="0"/>
                  <w:divBdr>
                    <w:top w:val="none" w:sz="0" w:space="0" w:color="auto"/>
                    <w:left w:val="none" w:sz="0" w:space="0" w:color="auto"/>
                    <w:bottom w:val="none" w:sz="0" w:space="0" w:color="auto"/>
                    <w:right w:val="none" w:sz="0" w:space="0" w:color="auto"/>
                  </w:divBdr>
                </w:div>
                <w:div w:id="1728798991">
                  <w:marLeft w:val="640"/>
                  <w:marRight w:val="0"/>
                  <w:marTop w:val="0"/>
                  <w:marBottom w:val="0"/>
                  <w:divBdr>
                    <w:top w:val="none" w:sz="0" w:space="0" w:color="auto"/>
                    <w:left w:val="none" w:sz="0" w:space="0" w:color="auto"/>
                    <w:bottom w:val="none" w:sz="0" w:space="0" w:color="auto"/>
                    <w:right w:val="none" w:sz="0" w:space="0" w:color="auto"/>
                  </w:divBdr>
                </w:div>
                <w:div w:id="1738624868">
                  <w:marLeft w:val="640"/>
                  <w:marRight w:val="0"/>
                  <w:marTop w:val="0"/>
                  <w:marBottom w:val="0"/>
                  <w:divBdr>
                    <w:top w:val="none" w:sz="0" w:space="0" w:color="auto"/>
                    <w:left w:val="none" w:sz="0" w:space="0" w:color="auto"/>
                    <w:bottom w:val="none" w:sz="0" w:space="0" w:color="auto"/>
                    <w:right w:val="none" w:sz="0" w:space="0" w:color="auto"/>
                  </w:divBdr>
                </w:div>
                <w:div w:id="1765178401">
                  <w:marLeft w:val="640"/>
                  <w:marRight w:val="0"/>
                  <w:marTop w:val="0"/>
                  <w:marBottom w:val="0"/>
                  <w:divBdr>
                    <w:top w:val="none" w:sz="0" w:space="0" w:color="auto"/>
                    <w:left w:val="none" w:sz="0" w:space="0" w:color="auto"/>
                    <w:bottom w:val="none" w:sz="0" w:space="0" w:color="auto"/>
                    <w:right w:val="none" w:sz="0" w:space="0" w:color="auto"/>
                  </w:divBdr>
                </w:div>
                <w:div w:id="1930575539">
                  <w:marLeft w:val="640"/>
                  <w:marRight w:val="0"/>
                  <w:marTop w:val="0"/>
                  <w:marBottom w:val="0"/>
                  <w:divBdr>
                    <w:top w:val="none" w:sz="0" w:space="0" w:color="auto"/>
                    <w:left w:val="none" w:sz="0" w:space="0" w:color="auto"/>
                    <w:bottom w:val="none" w:sz="0" w:space="0" w:color="auto"/>
                    <w:right w:val="none" w:sz="0" w:space="0" w:color="auto"/>
                  </w:divBdr>
                </w:div>
                <w:div w:id="1940598169">
                  <w:marLeft w:val="640"/>
                  <w:marRight w:val="0"/>
                  <w:marTop w:val="0"/>
                  <w:marBottom w:val="0"/>
                  <w:divBdr>
                    <w:top w:val="none" w:sz="0" w:space="0" w:color="auto"/>
                    <w:left w:val="none" w:sz="0" w:space="0" w:color="auto"/>
                    <w:bottom w:val="none" w:sz="0" w:space="0" w:color="auto"/>
                    <w:right w:val="none" w:sz="0" w:space="0" w:color="auto"/>
                  </w:divBdr>
                </w:div>
                <w:div w:id="1986231437">
                  <w:marLeft w:val="640"/>
                  <w:marRight w:val="0"/>
                  <w:marTop w:val="0"/>
                  <w:marBottom w:val="0"/>
                  <w:divBdr>
                    <w:top w:val="none" w:sz="0" w:space="0" w:color="auto"/>
                    <w:left w:val="none" w:sz="0" w:space="0" w:color="auto"/>
                    <w:bottom w:val="none" w:sz="0" w:space="0" w:color="auto"/>
                    <w:right w:val="none" w:sz="0" w:space="0" w:color="auto"/>
                  </w:divBdr>
                </w:div>
                <w:div w:id="2003578555">
                  <w:marLeft w:val="640"/>
                  <w:marRight w:val="0"/>
                  <w:marTop w:val="0"/>
                  <w:marBottom w:val="0"/>
                  <w:divBdr>
                    <w:top w:val="none" w:sz="0" w:space="0" w:color="auto"/>
                    <w:left w:val="none" w:sz="0" w:space="0" w:color="auto"/>
                    <w:bottom w:val="none" w:sz="0" w:space="0" w:color="auto"/>
                    <w:right w:val="none" w:sz="0" w:space="0" w:color="auto"/>
                  </w:divBdr>
                </w:div>
                <w:div w:id="2047557326">
                  <w:marLeft w:val="640"/>
                  <w:marRight w:val="0"/>
                  <w:marTop w:val="0"/>
                  <w:marBottom w:val="0"/>
                  <w:divBdr>
                    <w:top w:val="none" w:sz="0" w:space="0" w:color="auto"/>
                    <w:left w:val="none" w:sz="0" w:space="0" w:color="auto"/>
                    <w:bottom w:val="none" w:sz="0" w:space="0" w:color="auto"/>
                    <w:right w:val="none" w:sz="0" w:space="0" w:color="auto"/>
                  </w:divBdr>
                </w:div>
                <w:div w:id="2056808097">
                  <w:marLeft w:val="640"/>
                  <w:marRight w:val="0"/>
                  <w:marTop w:val="0"/>
                  <w:marBottom w:val="0"/>
                  <w:divBdr>
                    <w:top w:val="none" w:sz="0" w:space="0" w:color="auto"/>
                    <w:left w:val="none" w:sz="0" w:space="0" w:color="auto"/>
                    <w:bottom w:val="none" w:sz="0" w:space="0" w:color="auto"/>
                    <w:right w:val="none" w:sz="0" w:space="0" w:color="auto"/>
                  </w:divBdr>
                </w:div>
                <w:div w:id="2130971572">
                  <w:marLeft w:val="640"/>
                  <w:marRight w:val="0"/>
                  <w:marTop w:val="0"/>
                  <w:marBottom w:val="0"/>
                  <w:divBdr>
                    <w:top w:val="none" w:sz="0" w:space="0" w:color="auto"/>
                    <w:left w:val="none" w:sz="0" w:space="0" w:color="auto"/>
                    <w:bottom w:val="none" w:sz="0" w:space="0" w:color="auto"/>
                    <w:right w:val="none" w:sz="0" w:space="0" w:color="auto"/>
                  </w:divBdr>
                </w:div>
                <w:div w:id="2131316328">
                  <w:marLeft w:val="640"/>
                  <w:marRight w:val="0"/>
                  <w:marTop w:val="0"/>
                  <w:marBottom w:val="0"/>
                  <w:divBdr>
                    <w:top w:val="none" w:sz="0" w:space="0" w:color="auto"/>
                    <w:left w:val="none" w:sz="0" w:space="0" w:color="auto"/>
                    <w:bottom w:val="none" w:sz="0" w:space="0" w:color="auto"/>
                    <w:right w:val="none" w:sz="0" w:space="0" w:color="auto"/>
                  </w:divBdr>
                </w:div>
                <w:div w:id="2137525045">
                  <w:marLeft w:val="640"/>
                  <w:marRight w:val="0"/>
                  <w:marTop w:val="0"/>
                  <w:marBottom w:val="0"/>
                  <w:divBdr>
                    <w:top w:val="none" w:sz="0" w:space="0" w:color="auto"/>
                    <w:left w:val="none" w:sz="0" w:space="0" w:color="auto"/>
                    <w:bottom w:val="none" w:sz="0" w:space="0" w:color="auto"/>
                    <w:right w:val="none" w:sz="0" w:space="0" w:color="auto"/>
                  </w:divBdr>
                </w:div>
              </w:divsChild>
            </w:div>
            <w:div w:id="796291394">
              <w:marLeft w:val="0"/>
              <w:marRight w:val="0"/>
              <w:marTop w:val="0"/>
              <w:marBottom w:val="0"/>
              <w:divBdr>
                <w:top w:val="none" w:sz="0" w:space="0" w:color="auto"/>
                <w:left w:val="none" w:sz="0" w:space="0" w:color="auto"/>
                <w:bottom w:val="none" w:sz="0" w:space="0" w:color="auto"/>
                <w:right w:val="none" w:sz="0" w:space="0" w:color="auto"/>
              </w:divBdr>
              <w:divsChild>
                <w:div w:id="68309882">
                  <w:marLeft w:val="640"/>
                  <w:marRight w:val="0"/>
                  <w:marTop w:val="0"/>
                  <w:marBottom w:val="0"/>
                  <w:divBdr>
                    <w:top w:val="none" w:sz="0" w:space="0" w:color="auto"/>
                    <w:left w:val="none" w:sz="0" w:space="0" w:color="auto"/>
                    <w:bottom w:val="none" w:sz="0" w:space="0" w:color="auto"/>
                    <w:right w:val="none" w:sz="0" w:space="0" w:color="auto"/>
                  </w:divBdr>
                </w:div>
                <w:div w:id="156925843">
                  <w:marLeft w:val="640"/>
                  <w:marRight w:val="0"/>
                  <w:marTop w:val="0"/>
                  <w:marBottom w:val="0"/>
                  <w:divBdr>
                    <w:top w:val="none" w:sz="0" w:space="0" w:color="auto"/>
                    <w:left w:val="none" w:sz="0" w:space="0" w:color="auto"/>
                    <w:bottom w:val="none" w:sz="0" w:space="0" w:color="auto"/>
                    <w:right w:val="none" w:sz="0" w:space="0" w:color="auto"/>
                  </w:divBdr>
                </w:div>
                <w:div w:id="205678707">
                  <w:marLeft w:val="640"/>
                  <w:marRight w:val="0"/>
                  <w:marTop w:val="0"/>
                  <w:marBottom w:val="0"/>
                  <w:divBdr>
                    <w:top w:val="none" w:sz="0" w:space="0" w:color="auto"/>
                    <w:left w:val="none" w:sz="0" w:space="0" w:color="auto"/>
                    <w:bottom w:val="none" w:sz="0" w:space="0" w:color="auto"/>
                    <w:right w:val="none" w:sz="0" w:space="0" w:color="auto"/>
                  </w:divBdr>
                </w:div>
                <w:div w:id="248580697">
                  <w:marLeft w:val="640"/>
                  <w:marRight w:val="0"/>
                  <w:marTop w:val="0"/>
                  <w:marBottom w:val="0"/>
                  <w:divBdr>
                    <w:top w:val="none" w:sz="0" w:space="0" w:color="auto"/>
                    <w:left w:val="none" w:sz="0" w:space="0" w:color="auto"/>
                    <w:bottom w:val="none" w:sz="0" w:space="0" w:color="auto"/>
                    <w:right w:val="none" w:sz="0" w:space="0" w:color="auto"/>
                  </w:divBdr>
                </w:div>
                <w:div w:id="337660251">
                  <w:marLeft w:val="640"/>
                  <w:marRight w:val="0"/>
                  <w:marTop w:val="0"/>
                  <w:marBottom w:val="0"/>
                  <w:divBdr>
                    <w:top w:val="none" w:sz="0" w:space="0" w:color="auto"/>
                    <w:left w:val="none" w:sz="0" w:space="0" w:color="auto"/>
                    <w:bottom w:val="none" w:sz="0" w:space="0" w:color="auto"/>
                    <w:right w:val="none" w:sz="0" w:space="0" w:color="auto"/>
                  </w:divBdr>
                </w:div>
                <w:div w:id="339161102">
                  <w:marLeft w:val="640"/>
                  <w:marRight w:val="0"/>
                  <w:marTop w:val="0"/>
                  <w:marBottom w:val="0"/>
                  <w:divBdr>
                    <w:top w:val="none" w:sz="0" w:space="0" w:color="auto"/>
                    <w:left w:val="none" w:sz="0" w:space="0" w:color="auto"/>
                    <w:bottom w:val="none" w:sz="0" w:space="0" w:color="auto"/>
                    <w:right w:val="none" w:sz="0" w:space="0" w:color="auto"/>
                  </w:divBdr>
                </w:div>
                <w:div w:id="407192272">
                  <w:marLeft w:val="640"/>
                  <w:marRight w:val="0"/>
                  <w:marTop w:val="0"/>
                  <w:marBottom w:val="0"/>
                  <w:divBdr>
                    <w:top w:val="none" w:sz="0" w:space="0" w:color="auto"/>
                    <w:left w:val="none" w:sz="0" w:space="0" w:color="auto"/>
                    <w:bottom w:val="none" w:sz="0" w:space="0" w:color="auto"/>
                    <w:right w:val="none" w:sz="0" w:space="0" w:color="auto"/>
                  </w:divBdr>
                </w:div>
                <w:div w:id="433936280">
                  <w:marLeft w:val="640"/>
                  <w:marRight w:val="0"/>
                  <w:marTop w:val="0"/>
                  <w:marBottom w:val="0"/>
                  <w:divBdr>
                    <w:top w:val="none" w:sz="0" w:space="0" w:color="auto"/>
                    <w:left w:val="none" w:sz="0" w:space="0" w:color="auto"/>
                    <w:bottom w:val="none" w:sz="0" w:space="0" w:color="auto"/>
                    <w:right w:val="none" w:sz="0" w:space="0" w:color="auto"/>
                  </w:divBdr>
                </w:div>
                <w:div w:id="532808748">
                  <w:marLeft w:val="640"/>
                  <w:marRight w:val="0"/>
                  <w:marTop w:val="0"/>
                  <w:marBottom w:val="0"/>
                  <w:divBdr>
                    <w:top w:val="none" w:sz="0" w:space="0" w:color="auto"/>
                    <w:left w:val="none" w:sz="0" w:space="0" w:color="auto"/>
                    <w:bottom w:val="none" w:sz="0" w:space="0" w:color="auto"/>
                    <w:right w:val="none" w:sz="0" w:space="0" w:color="auto"/>
                  </w:divBdr>
                </w:div>
                <w:div w:id="553659797">
                  <w:marLeft w:val="640"/>
                  <w:marRight w:val="0"/>
                  <w:marTop w:val="0"/>
                  <w:marBottom w:val="0"/>
                  <w:divBdr>
                    <w:top w:val="none" w:sz="0" w:space="0" w:color="auto"/>
                    <w:left w:val="none" w:sz="0" w:space="0" w:color="auto"/>
                    <w:bottom w:val="none" w:sz="0" w:space="0" w:color="auto"/>
                    <w:right w:val="none" w:sz="0" w:space="0" w:color="auto"/>
                  </w:divBdr>
                </w:div>
                <w:div w:id="555508620">
                  <w:marLeft w:val="640"/>
                  <w:marRight w:val="0"/>
                  <w:marTop w:val="0"/>
                  <w:marBottom w:val="0"/>
                  <w:divBdr>
                    <w:top w:val="none" w:sz="0" w:space="0" w:color="auto"/>
                    <w:left w:val="none" w:sz="0" w:space="0" w:color="auto"/>
                    <w:bottom w:val="none" w:sz="0" w:space="0" w:color="auto"/>
                    <w:right w:val="none" w:sz="0" w:space="0" w:color="auto"/>
                  </w:divBdr>
                </w:div>
                <w:div w:id="560755401">
                  <w:marLeft w:val="640"/>
                  <w:marRight w:val="0"/>
                  <w:marTop w:val="0"/>
                  <w:marBottom w:val="0"/>
                  <w:divBdr>
                    <w:top w:val="none" w:sz="0" w:space="0" w:color="auto"/>
                    <w:left w:val="none" w:sz="0" w:space="0" w:color="auto"/>
                    <w:bottom w:val="none" w:sz="0" w:space="0" w:color="auto"/>
                    <w:right w:val="none" w:sz="0" w:space="0" w:color="auto"/>
                  </w:divBdr>
                </w:div>
                <w:div w:id="582641099">
                  <w:marLeft w:val="640"/>
                  <w:marRight w:val="0"/>
                  <w:marTop w:val="0"/>
                  <w:marBottom w:val="0"/>
                  <w:divBdr>
                    <w:top w:val="none" w:sz="0" w:space="0" w:color="auto"/>
                    <w:left w:val="none" w:sz="0" w:space="0" w:color="auto"/>
                    <w:bottom w:val="none" w:sz="0" w:space="0" w:color="auto"/>
                    <w:right w:val="none" w:sz="0" w:space="0" w:color="auto"/>
                  </w:divBdr>
                </w:div>
                <w:div w:id="590311572">
                  <w:marLeft w:val="640"/>
                  <w:marRight w:val="0"/>
                  <w:marTop w:val="0"/>
                  <w:marBottom w:val="0"/>
                  <w:divBdr>
                    <w:top w:val="none" w:sz="0" w:space="0" w:color="auto"/>
                    <w:left w:val="none" w:sz="0" w:space="0" w:color="auto"/>
                    <w:bottom w:val="none" w:sz="0" w:space="0" w:color="auto"/>
                    <w:right w:val="none" w:sz="0" w:space="0" w:color="auto"/>
                  </w:divBdr>
                </w:div>
                <w:div w:id="591008130">
                  <w:marLeft w:val="640"/>
                  <w:marRight w:val="0"/>
                  <w:marTop w:val="0"/>
                  <w:marBottom w:val="0"/>
                  <w:divBdr>
                    <w:top w:val="none" w:sz="0" w:space="0" w:color="auto"/>
                    <w:left w:val="none" w:sz="0" w:space="0" w:color="auto"/>
                    <w:bottom w:val="none" w:sz="0" w:space="0" w:color="auto"/>
                    <w:right w:val="none" w:sz="0" w:space="0" w:color="auto"/>
                  </w:divBdr>
                </w:div>
                <w:div w:id="618294811">
                  <w:marLeft w:val="640"/>
                  <w:marRight w:val="0"/>
                  <w:marTop w:val="0"/>
                  <w:marBottom w:val="0"/>
                  <w:divBdr>
                    <w:top w:val="none" w:sz="0" w:space="0" w:color="auto"/>
                    <w:left w:val="none" w:sz="0" w:space="0" w:color="auto"/>
                    <w:bottom w:val="none" w:sz="0" w:space="0" w:color="auto"/>
                    <w:right w:val="none" w:sz="0" w:space="0" w:color="auto"/>
                  </w:divBdr>
                </w:div>
                <w:div w:id="708338465">
                  <w:marLeft w:val="640"/>
                  <w:marRight w:val="0"/>
                  <w:marTop w:val="0"/>
                  <w:marBottom w:val="0"/>
                  <w:divBdr>
                    <w:top w:val="none" w:sz="0" w:space="0" w:color="auto"/>
                    <w:left w:val="none" w:sz="0" w:space="0" w:color="auto"/>
                    <w:bottom w:val="none" w:sz="0" w:space="0" w:color="auto"/>
                    <w:right w:val="none" w:sz="0" w:space="0" w:color="auto"/>
                  </w:divBdr>
                </w:div>
                <w:div w:id="751973045">
                  <w:marLeft w:val="640"/>
                  <w:marRight w:val="0"/>
                  <w:marTop w:val="0"/>
                  <w:marBottom w:val="0"/>
                  <w:divBdr>
                    <w:top w:val="none" w:sz="0" w:space="0" w:color="auto"/>
                    <w:left w:val="none" w:sz="0" w:space="0" w:color="auto"/>
                    <w:bottom w:val="none" w:sz="0" w:space="0" w:color="auto"/>
                    <w:right w:val="none" w:sz="0" w:space="0" w:color="auto"/>
                  </w:divBdr>
                </w:div>
                <w:div w:id="782312147">
                  <w:marLeft w:val="640"/>
                  <w:marRight w:val="0"/>
                  <w:marTop w:val="0"/>
                  <w:marBottom w:val="0"/>
                  <w:divBdr>
                    <w:top w:val="none" w:sz="0" w:space="0" w:color="auto"/>
                    <w:left w:val="none" w:sz="0" w:space="0" w:color="auto"/>
                    <w:bottom w:val="none" w:sz="0" w:space="0" w:color="auto"/>
                    <w:right w:val="none" w:sz="0" w:space="0" w:color="auto"/>
                  </w:divBdr>
                </w:div>
                <w:div w:id="799494574">
                  <w:marLeft w:val="640"/>
                  <w:marRight w:val="0"/>
                  <w:marTop w:val="0"/>
                  <w:marBottom w:val="0"/>
                  <w:divBdr>
                    <w:top w:val="none" w:sz="0" w:space="0" w:color="auto"/>
                    <w:left w:val="none" w:sz="0" w:space="0" w:color="auto"/>
                    <w:bottom w:val="none" w:sz="0" w:space="0" w:color="auto"/>
                    <w:right w:val="none" w:sz="0" w:space="0" w:color="auto"/>
                  </w:divBdr>
                </w:div>
                <w:div w:id="825053099">
                  <w:marLeft w:val="640"/>
                  <w:marRight w:val="0"/>
                  <w:marTop w:val="0"/>
                  <w:marBottom w:val="0"/>
                  <w:divBdr>
                    <w:top w:val="none" w:sz="0" w:space="0" w:color="auto"/>
                    <w:left w:val="none" w:sz="0" w:space="0" w:color="auto"/>
                    <w:bottom w:val="none" w:sz="0" w:space="0" w:color="auto"/>
                    <w:right w:val="none" w:sz="0" w:space="0" w:color="auto"/>
                  </w:divBdr>
                </w:div>
                <w:div w:id="838039863">
                  <w:marLeft w:val="640"/>
                  <w:marRight w:val="0"/>
                  <w:marTop w:val="0"/>
                  <w:marBottom w:val="0"/>
                  <w:divBdr>
                    <w:top w:val="none" w:sz="0" w:space="0" w:color="auto"/>
                    <w:left w:val="none" w:sz="0" w:space="0" w:color="auto"/>
                    <w:bottom w:val="none" w:sz="0" w:space="0" w:color="auto"/>
                    <w:right w:val="none" w:sz="0" w:space="0" w:color="auto"/>
                  </w:divBdr>
                </w:div>
                <w:div w:id="842940307">
                  <w:marLeft w:val="640"/>
                  <w:marRight w:val="0"/>
                  <w:marTop w:val="0"/>
                  <w:marBottom w:val="0"/>
                  <w:divBdr>
                    <w:top w:val="none" w:sz="0" w:space="0" w:color="auto"/>
                    <w:left w:val="none" w:sz="0" w:space="0" w:color="auto"/>
                    <w:bottom w:val="none" w:sz="0" w:space="0" w:color="auto"/>
                    <w:right w:val="none" w:sz="0" w:space="0" w:color="auto"/>
                  </w:divBdr>
                </w:div>
                <w:div w:id="848182584">
                  <w:marLeft w:val="640"/>
                  <w:marRight w:val="0"/>
                  <w:marTop w:val="0"/>
                  <w:marBottom w:val="0"/>
                  <w:divBdr>
                    <w:top w:val="none" w:sz="0" w:space="0" w:color="auto"/>
                    <w:left w:val="none" w:sz="0" w:space="0" w:color="auto"/>
                    <w:bottom w:val="none" w:sz="0" w:space="0" w:color="auto"/>
                    <w:right w:val="none" w:sz="0" w:space="0" w:color="auto"/>
                  </w:divBdr>
                </w:div>
                <w:div w:id="866676429">
                  <w:marLeft w:val="640"/>
                  <w:marRight w:val="0"/>
                  <w:marTop w:val="0"/>
                  <w:marBottom w:val="0"/>
                  <w:divBdr>
                    <w:top w:val="none" w:sz="0" w:space="0" w:color="auto"/>
                    <w:left w:val="none" w:sz="0" w:space="0" w:color="auto"/>
                    <w:bottom w:val="none" w:sz="0" w:space="0" w:color="auto"/>
                    <w:right w:val="none" w:sz="0" w:space="0" w:color="auto"/>
                  </w:divBdr>
                </w:div>
                <w:div w:id="869949165">
                  <w:marLeft w:val="640"/>
                  <w:marRight w:val="0"/>
                  <w:marTop w:val="0"/>
                  <w:marBottom w:val="0"/>
                  <w:divBdr>
                    <w:top w:val="none" w:sz="0" w:space="0" w:color="auto"/>
                    <w:left w:val="none" w:sz="0" w:space="0" w:color="auto"/>
                    <w:bottom w:val="none" w:sz="0" w:space="0" w:color="auto"/>
                    <w:right w:val="none" w:sz="0" w:space="0" w:color="auto"/>
                  </w:divBdr>
                </w:div>
                <w:div w:id="899365068">
                  <w:marLeft w:val="640"/>
                  <w:marRight w:val="0"/>
                  <w:marTop w:val="0"/>
                  <w:marBottom w:val="0"/>
                  <w:divBdr>
                    <w:top w:val="none" w:sz="0" w:space="0" w:color="auto"/>
                    <w:left w:val="none" w:sz="0" w:space="0" w:color="auto"/>
                    <w:bottom w:val="none" w:sz="0" w:space="0" w:color="auto"/>
                    <w:right w:val="none" w:sz="0" w:space="0" w:color="auto"/>
                  </w:divBdr>
                </w:div>
                <w:div w:id="906112848">
                  <w:marLeft w:val="640"/>
                  <w:marRight w:val="0"/>
                  <w:marTop w:val="0"/>
                  <w:marBottom w:val="0"/>
                  <w:divBdr>
                    <w:top w:val="none" w:sz="0" w:space="0" w:color="auto"/>
                    <w:left w:val="none" w:sz="0" w:space="0" w:color="auto"/>
                    <w:bottom w:val="none" w:sz="0" w:space="0" w:color="auto"/>
                    <w:right w:val="none" w:sz="0" w:space="0" w:color="auto"/>
                  </w:divBdr>
                </w:div>
                <w:div w:id="997272494">
                  <w:marLeft w:val="640"/>
                  <w:marRight w:val="0"/>
                  <w:marTop w:val="0"/>
                  <w:marBottom w:val="0"/>
                  <w:divBdr>
                    <w:top w:val="none" w:sz="0" w:space="0" w:color="auto"/>
                    <w:left w:val="none" w:sz="0" w:space="0" w:color="auto"/>
                    <w:bottom w:val="none" w:sz="0" w:space="0" w:color="auto"/>
                    <w:right w:val="none" w:sz="0" w:space="0" w:color="auto"/>
                  </w:divBdr>
                </w:div>
                <w:div w:id="1013652293">
                  <w:marLeft w:val="640"/>
                  <w:marRight w:val="0"/>
                  <w:marTop w:val="0"/>
                  <w:marBottom w:val="0"/>
                  <w:divBdr>
                    <w:top w:val="none" w:sz="0" w:space="0" w:color="auto"/>
                    <w:left w:val="none" w:sz="0" w:space="0" w:color="auto"/>
                    <w:bottom w:val="none" w:sz="0" w:space="0" w:color="auto"/>
                    <w:right w:val="none" w:sz="0" w:space="0" w:color="auto"/>
                  </w:divBdr>
                </w:div>
                <w:div w:id="1018777138">
                  <w:marLeft w:val="640"/>
                  <w:marRight w:val="0"/>
                  <w:marTop w:val="0"/>
                  <w:marBottom w:val="0"/>
                  <w:divBdr>
                    <w:top w:val="none" w:sz="0" w:space="0" w:color="auto"/>
                    <w:left w:val="none" w:sz="0" w:space="0" w:color="auto"/>
                    <w:bottom w:val="none" w:sz="0" w:space="0" w:color="auto"/>
                    <w:right w:val="none" w:sz="0" w:space="0" w:color="auto"/>
                  </w:divBdr>
                </w:div>
                <w:div w:id="1086460197">
                  <w:marLeft w:val="640"/>
                  <w:marRight w:val="0"/>
                  <w:marTop w:val="0"/>
                  <w:marBottom w:val="0"/>
                  <w:divBdr>
                    <w:top w:val="none" w:sz="0" w:space="0" w:color="auto"/>
                    <w:left w:val="none" w:sz="0" w:space="0" w:color="auto"/>
                    <w:bottom w:val="none" w:sz="0" w:space="0" w:color="auto"/>
                    <w:right w:val="none" w:sz="0" w:space="0" w:color="auto"/>
                  </w:divBdr>
                </w:div>
                <w:div w:id="1185633319">
                  <w:marLeft w:val="640"/>
                  <w:marRight w:val="0"/>
                  <w:marTop w:val="0"/>
                  <w:marBottom w:val="0"/>
                  <w:divBdr>
                    <w:top w:val="none" w:sz="0" w:space="0" w:color="auto"/>
                    <w:left w:val="none" w:sz="0" w:space="0" w:color="auto"/>
                    <w:bottom w:val="none" w:sz="0" w:space="0" w:color="auto"/>
                    <w:right w:val="none" w:sz="0" w:space="0" w:color="auto"/>
                  </w:divBdr>
                </w:div>
                <w:div w:id="1245454567">
                  <w:marLeft w:val="640"/>
                  <w:marRight w:val="0"/>
                  <w:marTop w:val="0"/>
                  <w:marBottom w:val="0"/>
                  <w:divBdr>
                    <w:top w:val="none" w:sz="0" w:space="0" w:color="auto"/>
                    <w:left w:val="none" w:sz="0" w:space="0" w:color="auto"/>
                    <w:bottom w:val="none" w:sz="0" w:space="0" w:color="auto"/>
                    <w:right w:val="none" w:sz="0" w:space="0" w:color="auto"/>
                  </w:divBdr>
                </w:div>
                <w:div w:id="1323198037">
                  <w:marLeft w:val="640"/>
                  <w:marRight w:val="0"/>
                  <w:marTop w:val="0"/>
                  <w:marBottom w:val="0"/>
                  <w:divBdr>
                    <w:top w:val="none" w:sz="0" w:space="0" w:color="auto"/>
                    <w:left w:val="none" w:sz="0" w:space="0" w:color="auto"/>
                    <w:bottom w:val="none" w:sz="0" w:space="0" w:color="auto"/>
                    <w:right w:val="none" w:sz="0" w:space="0" w:color="auto"/>
                  </w:divBdr>
                </w:div>
                <w:div w:id="1413818398">
                  <w:marLeft w:val="640"/>
                  <w:marRight w:val="0"/>
                  <w:marTop w:val="0"/>
                  <w:marBottom w:val="0"/>
                  <w:divBdr>
                    <w:top w:val="none" w:sz="0" w:space="0" w:color="auto"/>
                    <w:left w:val="none" w:sz="0" w:space="0" w:color="auto"/>
                    <w:bottom w:val="none" w:sz="0" w:space="0" w:color="auto"/>
                    <w:right w:val="none" w:sz="0" w:space="0" w:color="auto"/>
                  </w:divBdr>
                </w:div>
                <w:div w:id="1429696212">
                  <w:marLeft w:val="640"/>
                  <w:marRight w:val="0"/>
                  <w:marTop w:val="0"/>
                  <w:marBottom w:val="0"/>
                  <w:divBdr>
                    <w:top w:val="none" w:sz="0" w:space="0" w:color="auto"/>
                    <w:left w:val="none" w:sz="0" w:space="0" w:color="auto"/>
                    <w:bottom w:val="none" w:sz="0" w:space="0" w:color="auto"/>
                    <w:right w:val="none" w:sz="0" w:space="0" w:color="auto"/>
                  </w:divBdr>
                </w:div>
                <w:div w:id="1441293381">
                  <w:marLeft w:val="640"/>
                  <w:marRight w:val="0"/>
                  <w:marTop w:val="0"/>
                  <w:marBottom w:val="0"/>
                  <w:divBdr>
                    <w:top w:val="none" w:sz="0" w:space="0" w:color="auto"/>
                    <w:left w:val="none" w:sz="0" w:space="0" w:color="auto"/>
                    <w:bottom w:val="none" w:sz="0" w:space="0" w:color="auto"/>
                    <w:right w:val="none" w:sz="0" w:space="0" w:color="auto"/>
                  </w:divBdr>
                </w:div>
                <w:div w:id="1442383851">
                  <w:marLeft w:val="640"/>
                  <w:marRight w:val="0"/>
                  <w:marTop w:val="0"/>
                  <w:marBottom w:val="0"/>
                  <w:divBdr>
                    <w:top w:val="none" w:sz="0" w:space="0" w:color="auto"/>
                    <w:left w:val="none" w:sz="0" w:space="0" w:color="auto"/>
                    <w:bottom w:val="none" w:sz="0" w:space="0" w:color="auto"/>
                    <w:right w:val="none" w:sz="0" w:space="0" w:color="auto"/>
                  </w:divBdr>
                </w:div>
                <w:div w:id="1448042327">
                  <w:marLeft w:val="640"/>
                  <w:marRight w:val="0"/>
                  <w:marTop w:val="0"/>
                  <w:marBottom w:val="0"/>
                  <w:divBdr>
                    <w:top w:val="none" w:sz="0" w:space="0" w:color="auto"/>
                    <w:left w:val="none" w:sz="0" w:space="0" w:color="auto"/>
                    <w:bottom w:val="none" w:sz="0" w:space="0" w:color="auto"/>
                    <w:right w:val="none" w:sz="0" w:space="0" w:color="auto"/>
                  </w:divBdr>
                </w:div>
                <w:div w:id="1467315919">
                  <w:marLeft w:val="640"/>
                  <w:marRight w:val="0"/>
                  <w:marTop w:val="0"/>
                  <w:marBottom w:val="0"/>
                  <w:divBdr>
                    <w:top w:val="none" w:sz="0" w:space="0" w:color="auto"/>
                    <w:left w:val="none" w:sz="0" w:space="0" w:color="auto"/>
                    <w:bottom w:val="none" w:sz="0" w:space="0" w:color="auto"/>
                    <w:right w:val="none" w:sz="0" w:space="0" w:color="auto"/>
                  </w:divBdr>
                </w:div>
                <w:div w:id="1471241631">
                  <w:marLeft w:val="640"/>
                  <w:marRight w:val="0"/>
                  <w:marTop w:val="0"/>
                  <w:marBottom w:val="0"/>
                  <w:divBdr>
                    <w:top w:val="none" w:sz="0" w:space="0" w:color="auto"/>
                    <w:left w:val="none" w:sz="0" w:space="0" w:color="auto"/>
                    <w:bottom w:val="none" w:sz="0" w:space="0" w:color="auto"/>
                    <w:right w:val="none" w:sz="0" w:space="0" w:color="auto"/>
                  </w:divBdr>
                </w:div>
                <w:div w:id="1478112216">
                  <w:marLeft w:val="640"/>
                  <w:marRight w:val="0"/>
                  <w:marTop w:val="0"/>
                  <w:marBottom w:val="0"/>
                  <w:divBdr>
                    <w:top w:val="none" w:sz="0" w:space="0" w:color="auto"/>
                    <w:left w:val="none" w:sz="0" w:space="0" w:color="auto"/>
                    <w:bottom w:val="none" w:sz="0" w:space="0" w:color="auto"/>
                    <w:right w:val="none" w:sz="0" w:space="0" w:color="auto"/>
                  </w:divBdr>
                </w:div>
                <w:div w:id="1483155979">
                  <w:marLeft w:val="640"/>
                  <w:marRight w:val="0"/>
                  <w:marTop w:val="0"/>
                  <w:marBottom w:val="0"/>
                  <w:divBdr>
                    <w:top w:val="none" w:sz="0" w:space="0" w:color="auto"/>
                    <w:left w:val="none" w:sz="0" w:space="0" w:color="auto"/>
                    <w:bottom w:val="none" w:sz="0" w:space="0" w:color="auto"/>
                    <w:right w:val="none" w:sz="0" w:space="0" w:color="auto"/>
                  </w:divBdr>
                </w:div>
                <w:div w:id="1490633320">
                  <w:marLeft w:val="640"/>
                  <w:marRight w:val="0"/>
                  <w:marTop w:val="0"/>
                  <w:marBottom w:val="0"/>
                  <w:divBdr>
                    <w:top w:val="none" w:sz="0" w:space="0" w:color="auto"/>
                    <w:left w:val="none" w:sz="0" w:space="0" w:color="auto"/>
                    <w:bottom w:val="none" w:sz="0" w:space="0" w:color="auto"/>
                    <w:right w:val="none" w:sz="0" w:space="0" w:color="auto"/>
                  </w:divBdr>
                </w:div>
                <w:div w:id="1518696202">
                  <w:marLeft w:val="640"/>
                  <w:marRight w:val="0"/>
                  <w:marTop w:val="0"/>
                  <w:marBottom w:val="0"/>
                  <w:divBdr>
                    <w:top w:val="none" w:sz="0" w:space="0" w:color="auto"/>
                    <w:left w:val="none" w:sz="0" w:space="0" w:color="auto"/>
                    <w:bottom w:val="none" w:sz="0" w:space="0" w:color="auto"/>
                    <w:right w:val="none" w:sz="0" w:space="0" w:color="auto"/>
                  </w:divBdr>
                </w:div>
                <w:div w:id="1550726636">
                  <w:marLeft w:val="640"/>
                  <w:marRight w:val="0"/>
                  <w:marTop w:val="0"/>
                  <w:marBottom w:val="0"/>
                  <w:divBdr>
                    <w:top w:val="none" w:sz="0" w:space="0" w:color="auto"/>
                    <w:left w:val="none" w:sz="0" w:space="0" w:color="auto"/>
                    <w:bottom w:val="none" w:sz="0" w:space="0" w:color="auto"/>
                    <w:right w:val="none" w:sz="0" w:space="0" w:color="auto"/>
                  </w:divBdr>
                </w:div>
                <w:div w:id="1574924221">
                  <w:marLeft w:val="640"/>
                  <w:marRight w:val="0"/>
                  <w:marTop w:val="0"/>
                  <w:marBottom w:val="0"/>
                  <w:divBdr>
                    <w:top w:val="none" w:sz="0" w:space="0" w:color="auto"/>
                    <w:left w:val="none" w:sz="0" w:space="0" w:color="auto"/>
                    <w:bottom w:val="none" w:sz="0" w:space="0" w:color="auto"/>
                    <w:right w:val="none" w:sz="0" w:space="0" w:color="auto"/>
                  </w:divBdr>
                </w:div>
                <w:div w:id="1588461684">
                  <w:marLeft w:val="640"/>
                  <w:marRight w:val="0"/>
                  <w:marTop w:val="0"/>
                  <w:marBottom w:val="0"/>
                  <w:divBdr>
                    <w:top w:val="none" w:sz="0" w:space="0" w:color="auto"/>
                    <w:left w:val="none" w:sz="0" w:space="0" w:color="auto"/>
                    <w:bottom w:val="none" w:sz="0" w:space="0" w:color="auto"/>
                    <w:right w:val="none" w:sz="0" w:space="0" w:color="auto"/>
                  </w:divBdr>
                </w:div>
                <w:div w:id="1606233508">
                  <w:marLeft w:val="640"/>
                  <w:marRight w:val="0"/>
                  <w:marTop w:val="0"/>
                  <w:marBottom w:val="0"/>
                  <w:divBdr>
                    <w:top w:val="none" w:sz="0" w:space="0" w:color="auto"/>
                    <w:left w:val="none" w:sz="0" w:space="0" w:color="auto"/>
                    <w:bottom w:val="none" w:sz="0" w:space="0" w:color="auto"/>
                    <w:right w:val="none" w:sz="0" w:space="0" w:color="auto"/>
                  </w:divBdr>
                </w:div>
                <w:div w:id="1642809889">
                  <w:marLeft w:val="640"/>
                  <w:marRight w:val="0"/>
                  <w:marTop w:val="0"/>
                  <w:marBottom w:val="0"/>
                  <w:divBdr>
                    <w:top w:val="none" w:sz="0" w:space="0" w:color="auto"/>
                    <w:left w:val="none" w:sz="0" w:space="0" w:color="auto"/>
                    <w:bottom w:val="none" w:sz="0" w:space="0" w:color="auto"/>
                    <w:right w:val="none" w:sz="0" w:space="0" w:color="auto"/>
                  </w:divBdr>
                </w:div>
                <w:div w:id="1704860433">
                  <w:marLeft w:val="640"/>
                  <w:marRight w:val="0"/>
                  <w:marTop w:val="0"/>
                  <w:marBottom w:val="0"/>
                  <w:divBdr>
                    <w:top w:val="none" w:sz="0" w:space="0" w:color="auto"/>
                    <w:left w:val="none" w:sz="0" w:space="0" w:color="auto"/>
                    <w:bottom w:val="none" w:sz="0" w:space="0" w:color="auto"/>
                    <w:right w:val="none" w:sz="0" w:space="0" w:color="auto"/>
                  </w:divBdr>
                </w:div>
                <w:div w:id="1715886055">
                  <w:marLeft w:val="640"/>
                  <w:marRight w:val="0"/>
                  <w:marTop w:val="0"/>
                  <w:marBottom w:val="0"/>
                  <w:divBdr>
                    <w:top w:val="none" w:sz="0" w:space="0" w:color="auto"/>
                    <w:left w:val="none" w:sz="0" w:space="0" w:color="auto"/>
                    <w:bottom w:val="none" w:sz="0" w:space="0" w:color="auto"/>
                    <w:right w:val="none" w:sz="0" w:space="0" w:color="auto"/>
                  </w:divBdr>
                </w:div>
                <w:div w:id="1736929314">
                  <w:marLeft w:val="640"/>
                  <w:marRight w:val="0"/>
                  <w:marTop w:val="0"/>
                  <w:marBottom w:val="0"/>
                  <w:divBdr>
                    <w:top w:val="none" w:sz="0" w:space="0" w:color="auto"/>
                    <w:left w:val="none" w:sz="0" w:space="0" w:color="auto"/>
                    <w:bottom w:val="none" w:sz="0" w:space="0" w:color="auto"/>
                    <w:right w:val="none" w:sz="0" w:space="0" w:color="auto"/>
                  </w:divBdr>
                </w:div>
                <w:div w:id="1744258129">
                  <w:marLeft w:val="640"/>
                  <w:marRight w:val="0"/>
                  <w:marTop w:val="0"/>
                  <w:marBottom w:val="0"/>
                  <w:divBdr>
                    <w:top w:val="none" w:sz="0" w:space="0" w:color="auto"/>
                    <w:left w:val="none" w:sz="0" w:space="0" w:color="auto"/>
                    <w:bottom w:val="none" w:sz="0" w:space="0" w:color="auto"/>
                    <w:right w:val="none" w:sz="0" w:space="0" w:color="auto"/>
                  </w:divBdr>
                </w:div>
                <w:div w:id="1772966564">
                  <w:marLeft w:val="640"/>
                  <w:marRight w:val="0"/>
                  <w:marTop w:val="0"/>
                  <w:marBottom w:val="0"/>
                  <w:divBdr>
                    <w:top w:val="none" w:sz="0" w:space="0" w:color="auto"/>
                    <w:left w:val="none" w:sz="0" w:space="0" w:color="auto"/>
                    <w:bottom w:val="none" w:sz="0" w:space="0" w:color="auto"/>
                    <w:right w:val="none" w:sz="0" w:space="0" w:color="auto"/>
                  </w:divBdr>
                </w:div>
                <w:div w:id="1839536921">
                  <w:marLeft w:val="640"/>
                  <w:marRight w:val="0"/>
                  <w:marTop w:val="0"/>
                  <w:marBottom w:val="0"/>
                  <w:divBdr>
                    <w:top w:val="none" w:sz="0" w:space="0" w:color="auto"/>
                    <w:left w:val="none" w:sz="0" w:space="0" w:color="auto"/>
                    <w:bottom w:val="none" w:sz="0" w:space="0" w:color="auto"/>
                    <w:right w:val="none" w:sz="0" w:space="0" w:color="auto"/>
                  </w:divBdr>
                </w:div>
                <w:div w:id="1853572651">
                  <w:marLeft w:val="640"/>
                  <w:marRight w:val="0"/>
                  <w:marTop w:val="0"/>
                  <w:marBottom w:val="0"/>
                  <w:divBdr>
                    <w:top w:val="none" w:sz="0" w:space="0" w:color="auto"/>
                    <w:left w:val="none" w:sz="0" w:space="0" w:color="auto"/>
                    <w:bottom w:val="none" w:sz="0" w:space="0" w:color="auto"/>
                    <w:right w:val="none" w:sz="0" w:space="0" w:color="auto"/>
                  </w:divBdr>
                </w:div>
                <w:div w:id="1862162604">
                  <w:marLeft w:val="640"/>
                  <w:marRight w:val="0"/>
                  <w:marTop w:val="0"/>
                  <w:marBottom w:val="0"/>
                  <w:divBdr>
                    <w:top w:val="none" w:sz="0" w:space="0" w:color="auto"/>
                    <w:left w:val="none" w:sz="0" w:space="0" w:color="auto"/>
                    <w:bottom w:val="none" w:sz="0" w:space="0" w:color="auto"/>
                    <w:right w:val="none" w:sz="0" w:space="0" w:color="auto"/>
                  </w:divBdr>
                </w:div>
                <w:div w:id="1898930831">
                  <w:marLeft w:val="640"/>
                  <w:marRight w:val="0"/>
                  <w:marTop w:val="0"/>
                  <w:marBottom w:val="0"/>
                  <w:divBdr>
                    <w:top w:val="none" w:sz="0" w:space="0" w:color="auto"/>
                    <w:left w:val="none" w:sz="0" w:space="0" w:color="auto"/>
                    <w:bottom w:val="none" w:sz="0" w:space="0" w:color="auto"/>
                    <w:right w:val="none" w:sz="0" w:space="0" w:color="auto"/>
                  </w:divBdr>
                </w:div>
                <w:div w:id="1908178147">
                  <w:marLeft w:val="640"/>
                  <w:marRight w:val="0"/>
                  <w:marTop w:val="0"/>
                  <w:marBottom w:val="0"/>
                  <w:divBdr>
                    <w:top w:val="none" w:sz="0" w:space="0" w:color="auto"/>
                    <w:left w:val="none" w:sz="0" w:space="0" w:color="auto"/>
                    <w:bottom w:val="none" w:sz="0" w:space="0" w:color="auto"/>
                    <w:right w:val="none" w:sz="0" w:space="0" w:color="auto"/>
                  </w:divBdr>
                </w:div>
                <w:div w:id="1909922334">
                  <w:marLeft w:val="640"/>
                  <w:marRight w:val="0"/>
                  <w:marTop w:val="0"/>
                  <w:marBottom w:val="0"/>
                  <w:divBdr>
                    <w:top w:val="none" w:sz="0" w:space="0" w:color="auto"/>
                    <w:left w:val="none" w:sz="0" w:space="0" w:color="auto"/>
                    <w:bottom w:val="none" w:sz="0" w:space="0" w:color="auto"/>
                    <w:right w:val="none" w:sz="0" w:space="0" w:color="auto"/>
                  </w:divBdr>
                </w:div>
                <w:div w:id="1915697795">
                  <w:marLeft w:val="640"/>
                  <w:marRight w:val="0"/>
                  <w:marTop w:val="0"/>
                  <w:marBottom w:val="0"/>
                  <w:divBdr>
                    <w:top w:val="none" w:sz="0" w:space="0" w:color="auto"/>
                    <w:left w:val="none" w:sz="0" w:space="0" w:color="auto"/>
                    <w:bottom w:val="none" w:sz="0" w:space="0" w:color="auto"/>
                    <w:right w:val="none" w:sz="0" w:space="0" w:color="auto"/>
                  </w:divBdr>
                </w:div>
                <w:div w:id="1983342421">
                  <w:marLeft w:val="640"/>
                  <w:marRight w:val="0"/>
                  <w:marTop w:val="0"/>
                  <w:marBottom w:val="0"/>
                  <w:divBdr>
                    <w:top w:val="none" w:sz="0" w:space="0" w:color="auto"/>
                    <w:left w:val="none" w:sz="0" w:space="0" w:color="auto"/>
                    <w:bottom w:val="none" w:sz="0" w:space="0" w:color="auto"/>
                    <w:right w:val="none" w:sz="0" w:space="0" w:color="auto"/>
                  </w:divBdr>
                </w:div>
                <w:div w:id="2009091267">
                  <w:marLeft w:val="640"/>
                  <w:marRight w:val="0"/>
                  <w:marTop w:val="0"/>
                  <w:marBottom w:val="0"/>
                  <w:divBdr>
                    <w:top w:val="none" w:sz="0" w:space="0" w:color="auto"/>
                    <w:left w:val="none" w:sz="0" w:space="0" w:color="auto"/>
                    <w:bottom w:val="none" w:sz="0" w:space="0" w:color="auto"/>
                    <w:right w:val="none" w:sz="0" w:space="0" w:color="auto"/>
                  </w:divBdr>
                </w:div>
                <w:div w:id="2027706670">
                  <w:marLeft w:val="640"/>
                  <w:marRight w:val="0"/>
                  <w:marTop w:val="0"/>
                  <w:marBottom w:val="0"/>
                  <w:divBdr>
                    <w:top w:val="none" w:sz="0" w:space="0" w:color="auto"/>
                    <w:left w:val="none" w:sz="0" w:space="0" w:color="auto"/>
                    <w:bottom w:val="none" w:sz="0" w:space="0" w:color="auto"/>
                    <w:right w:val="none" w:sz="0" w:space="0" w:color="auto"/>
                  </w:divBdr>
                </w:div>
                <w:div w:id="2060468512">
                  <w:marLeft w:val="640"/>
                  <w:marRight w:val="0"/>
                  <w:marTop w:val="0"/>
                  <w:marBottom w:val="0"/>
                  <w:divBdr>
                    <w:top w:val="none" w:sz="0" w:space="0" w:color="auto"/>
                    <w:left w:val="none" w:sz="0" w:space="0" w:color="auto"/>
                    <w:bottom w:val="none" w:sz="0" w:space="0" w:color="auto"/>
                    <w:right w:val="none" w:sz="0" w:space="0" w:color="auto"/>
                  </w:divBdr>
                </w:div>
                <w:div w:id="2072119229">
                  <w:marLeft w:val="640"/>
                  <w:marRight w:val="0"/>
                  <w:marTop w:val="0"/>
                  <w:marBottom w:val="0"/>
                  <w:divBdr>
                    <w:top w:val="none" w:sz="0" w:space="0" w:color="auto"/>
                    <w:left w:val="none" w:sz="0" w:space="0" w:color="auto"/>
                    <w:bottom w:val="none" w:sz="0" w:space="0" w:color="auto"/>
                    <w:right w:val="none" w:sz="0" w:space="0" w:color="auto"/>
                  </w:divBdr>
                </w:div>
                <w:div w:id="2133477928">
                  <w:marLeft w:val="640"/>
                  <w:marRight w:val="0"/>
                  <w:marTop w:val="0"/>
                  <w:marBottom w:val="0"/>
                  <w:divBdr>
                    <w:top w:val="none" w:sz="0" w:space="0" w:color="auto"/>
                    <w:left w:val="none" w:sz="0" w:space="0" w:color="auto"/>
                    <w:bottom w:val="none" w:sz="0" w:space="0" w:color="auto"/>
                    <w:right w:val="none" w:sz="0" w:space="0" w:color="auto"/>
                  </w:divBdr>
                </w:div>
              </w:divsChild>
            </w:div>
            <w:div w:id="825171536">
              <w:marLeft w:val="0"/>
              <w:marRight w:val="0"/>
              <w:marTop w:val="0"/>
              <w:marBottom w:val="0"/>
              <w:divBdr>
                <w:top w:val="none" w:sz="0" w:space="0" w:color="auto"/>
                <w:left w:val="none" w:sz="0" w:space="0" w:color="auto"/>
                <w:bottom w:val="none" w:sz="0" w:space="0" w:color="auto"/>
                <w:right w:val="none" w:sz="0" w:space="0" w:color="auto"/>
              </w:divBdr>
              <w:divsChild>
                <w:div w:id="16197104">
                  <w:marLeft w:val="640"/>
                  <w:marRight w:val="0"/>
                  <w:marTop w:val="0"/>
                  <w:marBottom w:val="0"/>
                  <w:divBdr>
                    <w:top w:val="none" w:sz="0" w:space="0" w:color="auto"/>
                    <w:left w:val="none" w:sz="0" w:space="0" w:color="auto"/>
                    <w:bottom w:val="none" w:sz="0" w:space="0" w:color="auto"/>
                    <w:right w:val="none" w:sz="0" w:space="0" w:color="auto"/>
                  </w:divBdr>
                </w:div>
                <w:div w:id="26681854">
                  <w:marLeft w:val="640"/>
                  <w:marRight w:val="0"/>
                  <w:marTop w:val="0"/>
                  <w:marBottom w:val="0"/>
                  <w:divBdr>
                    <w:top w:val="none" w:sz="0" w:space="0" w:color="auto"/>
                    <w:left w:val="none" w:sz="0" w:space="0" w:color="auto"/>
                    <w:bottom w:val="none" w:sz="0" w:space="0" w:color="auto"/>
                    <w:right w:val="none" w:sz="0" w:space="0" w:color="auto"/>
                  </w:divBdr>
                </w:div>
                <w:div w:id="31270058">
                  <w:marLeft w:val="640"/>
                  <w:marRight w:val="0"/>
                  <w:marTop w:val="0"/>
                  <w:marBottom w:val="0"/>
                  <w:divBdr>
                    <w:top w:val="none" w:sz="0" w:space="0" w:color="auto"/>
                    <w:left w:val="none" w:sz="0" w:space="0" w:color="auto"/>
                    <w:bottom w:val="none" w:sz="0" w:space="0" w:color="auto"/>
                    <w:right w:val="none" w:sz="0" w:space="0" w:color="auto"/>
                  </w:divBdr>
                </w:div>
                <w:div w:id="32078165">
                  <w:marLeft w:val="640"/>
                  <w:marRight w:val="0"/>
                  <w:marTop w:val="0"/>
                  <w:marBottom w:val="0"/>
                  <w:divBdr>
                    <w:top w:val="none" w:sz="0" w:space="0" w:color="auto"/>
                    <w:left w:val="none" w:sz="0" w:space="0" w:color="auto"/>
                    <w:bottom w:val="none" w:sz="0" w:space="0" w:color="auto"/>
                    <w:right w:val="none" w:sz="0" w:space="0" w:color="auto"/>
                  </w:divBdr>
                </w:div>
                <w:div w:id="85539659">
                  <w:marLeft w:val="640"/>
                  <w:marRight w:val="0"/>
                  <w:marTop w:val="0"/>
                  <w:marBottom w:val="0"/>
                  <w:divBdr>
                    <w:top w:val="none" w:sz="0" w:space="0" w:color="auto"/>
                    <w:left w:val="none" w:sz="0" w:space="0" w:color="auto"/>
                    <w:bottom w:val="none" w:sz="0" w:space="0" w:color="auto"/>
                    <w:right w:val="none" w:sz="0" w:space="0" w:color="auto"/>
                  </w:divBdr>
                </w:div>
                <w:div w:id="134687555">
                  <w:marLeft w:val="640"/>
                  <w:marRight w:val="0"/>
                  <w:marTop w:val="0"/>
                  <w:marBottom w:val="0"/>
                  <w:divBdr>
                    <w:top w:val="none" w:sz="0" w:space="0" w:color="auto"/>
                    <w:left w:val="none" w:sz="0" w:space="0" w:color="auto"/>
                    <w:bottom w:val="none" w:sz="0" w:space="0" w:color="auto"/>
                    <w:right w:val="none" w:sz="0" w:space="0" w:color="auto"/>
                  </w:divBdr>
                </w:div>
                <w:div w:id="165440032">
                  <w:marLeft w:val="640"/>
                  <w:marRight w:val="0"/>
                  <w:marTop w:val="0"/>
                  <w:marBottom w:val="0"/>
                  <w:divBdr>
                    <w:top w:val="none" w:sz="0" w:space="0" w:color="auto"/>
                    <w:left w:val="none" w:sz="0" w:space="0" w:color="auto"/>
                    <w:bottom w:val="none" w:sz="0" w:space="0" w:color="auto"/>
                    <w:right w:val="none" w:sz="0" w:space="0" w:color="auto"/>
                  </w:divBdr>
                </w:div>
                <w:div w:id="236744631">
                  <w:marLeft w:val="640"/>
                  <w:marRight w:val="0"/>
                  <w:marTop w:val="0"/>
                  <w:marBottom w:val="0"/>
                  <w:divBdr>
                    <w:top w:val="none" w:sz="0" w:space="0" w:color="auto"/>
                    <w:left w:val="none" w:sz="0" w:space="0" w:color="auto"/>
                    <w:bottom w:val="none" w:sz="0" w:space="0" w:color="auto"/>
                    <w:right w:val="none" w:sz="0" w:space="0" w:color="auto"/>
                  </w:divBdr>
                </w:div>
                <w:div w:id="284846392">
                  <w:marLeft w:val="640"/>
                  <w:marRight w:val="0"/>
                  <w:marTop w:val="0"/>
                  <w:marBottom w:val="0"/>
                  <w:divBdr>
                    <w:top w:val="none" w:sz="0" w:space="0" w:color="auto"/>
                    <w:left w:val="none" w:sz="0" w:space="0" w:color="auto"/>
                    <w:bottom w:val="none" w:sz="0" w:space="0" w:color="auto"/>
                    <w:right w:val="none" w:sz="0" w:space="0" w:color="auto"/>
                  </w:divBdr>
                </w:div>
                <w:div w:id="312101205">
                  <w:marLeft w:val="640"/>
                  <w:marRight w:val="0"/>
                  <w:marTop w:val="0"/>
                  <w:marBottom w:val="0"/>
                  <w:divBdr>
                    <w:top w:val="none" w:sz="0" w:space="0" w:color="auto"/>
                    <w:left w:val="none" w:sz="0" w:space="0" w:color="auto"/>
                    <w:bottom w:val="none" w:sz="0" w:space="0" w:color="auto"/>
                    <w:right w:val="none" w:sz="0" w:space="0" w:color="auto"/>
                  </w:divBdr>
                </w:div>
                <w:div w:id="324357997">
                  <w:marLeft w:val="640"/>
                  <w:marRight w:val="0"/>
                  <w:marTop w:val="0"/>
                  <w:marBottom w:val="0"/>
                  <w:divBdr>
                    <w:top w:val="none" w:sz="0" w:space="0" w:color="auto"/>
                    <w:left w:val="none" w:sz="0" w:space="0" w:color="auto"/>
                    <w:bottom w:val="none" w:sz="0" w:space="0" w:color="auto"/>
                    <w:right w:val="none" w:sz="0" w:space="0" w:color="auto"/>
                  </w:divBdr>
                </w:div>
                <w:div w:id="430469971">
                  <w:marLeft w:val="640"/>
                  <w:marRight w:val="0"/>
                  <w:marTop w:val="0"/>
                  <w:marBottom w:val="0"/>
                  <w:divBdr>
                    <w:top w:val="none" w:sz="0" w:space="0" w:color="auto"/>
                    <w:left w:val="none" w:sz="0" w:space="0" w:color="auto"/>
                    <w:bottom w:val="none" w:sz="0" w:space="0" w:color="auto"/>
                    <w:right w:val="none" w:sz="0" w:space="0" w:color="auto"/>
                  </w:divBdr>
                </w:div>
                <w:div w:id="458501212">
                  <w:marLeft w:val="640"/>
                  <w:marRight w:val="0"/>
                  <w:marTop w:val="0"/>
                  <w:marBottom w:val="0"/>
                  <w:divBdr>
                    <w:top w:val="none" w:sz="0" w:space="0" w:color="auto"/>
                    <w:left w:val="none" w:sz="0" w:space="0" w:color="auto"/>
                    <w:bottom w:val="none" w:sz="0" w:space="0" w:color="auto"/>
                    <w:right w:val="none" w:sz="0" w:space="0" w:color="auto"/>
                  </w:divBdr>
                </w:div>
                <w:div w:id="486748154">
                  <w:marLeft w:val="640"/>
                  <w:marRight w:val="0"/>
                  <w:marTop w:val="0"/>
                  <w:marBottom w:val="0"/>
                  <w:divBdr>
                    <w:top w:val="none" w:sz="0" w:space="0" w:color="auto"/>
                    <w:left w:val="none" w:sz="0" w:space="0" w:color="auto"/>
                    <w:bottom w:val="none" w:sz="0" w:space="0" w:color="auto"/>
                    <w:right w:val="none" w:sz="0" w:space="0" w:color="auto"/>
                  </w:divBdr>
                </w:div>
                <w:div w:id="515384008">
                  <w:marLeft w:val="640"/>
                  <w:marRight w:val="0"/>
                  <w:marTop w:val="0"/>
                  <w:marBottom w:val="0"/>
                  <w:divBdr>
                    <w:top w:val="none" w:sz="0" w:space="0" w:color="auto"/>
                    <w:left w:val="none" w:sz="0" w:space="0" w:color="auto"/>
                    <w:bottom w:val="none" w:sz="0" w:space="0" w:color="auto"/>
                    <w:right w:val="none" w:sz="0" w:space="0" w:color="auto"/>
                  </w:divBdr>
                </w:div>
                <w:div w:id="545723452">
                  <w:marLeft w:val="640"/>
                  <w:marRight w:val="0"/>
                  <w:marTop w:val="0"/>
                  <w:marBottom w:val="0"/>
                  <w:divBdr>
                    <w:top w:val="none" w:sz="0" w:space="0" w:color="auto"/>
                    <w:left w:val="none" w:sz="0" w:space="0" w:color="auto"/>
                    <w:bottom w:val="none" w:sz="0" w:space="0" w:color="auto"/>
                    <w:right w:val="none" w:sz="0" w:space="0" w:color="auto"/>
                  </w:divBdr>
                </w:div>
                <w:div w:id="560554650">
                  <w:marLeft w:val="640"/>
                  <w:marRight w:val="0"/>
                  <w:marTop w:val="0"/>
                  <w:marBottom w:val="0"/>
                  <w:divBdr>
                    <w:top w:val="none" w:sz="0" w:space="0" w:color="auto"/>
                    <w:left w:val="none" w:sz="0" w:space="0" w:color="auto"/>
                    <w:bottom w:val="none" w:sz="0" w:space="0" w:color="auto"/>
                    <w:right w:val="none" w:sz="0" w:space="0" w:color="auto"/>
                  </w:divBdr>
                </w:div>
                <w:div w:id="578710057">
                  <w:marLeft w:val="640"/>
                  <w:marRight w:val="0"/>
                  <w:marTop w:val="0"/>
                  <w:marBottom w:val="0"/>
                  <w:divBdr>
                    <w:top w:val="none" w:sz="0" w:space="0" w:color="auto"/>
                    <w:left w:val="none" w:sz="0" w:space="0" w:color="auto"/>
                    <w:bottom w:val="none" w:sz="0" w:space="0" w:color="auto"/>
                    <w:right w:val="none" w:sz="0" w:space="0" w:color="auto"/>
                  </w:divBdr>
                </w:div>
                <w:div w:id="608466565">
                  <w:marLeft w:val="640"/>
                  <w:marRight w:val="0"/>
                  <w:marTop w:val="0"/>
                  <w:marBottom w:val="0"/>
                  <w:divBdr>
                    <w:top w:val="none" w:sz="0" w:space="0" w:color="auto"/>
                    <w:left w:val="none" w:sz="0" w:space="0" w:color="auto"/>
                    <w:bottom w:val="none" w:sz="0" w:space="0" w:color="auto"/>
                    <w:right w:val="none" w:sz="0" w:space="0" w:color="auto"/>
                  </w:divBdr>
                </w:div>
                <w:div w:id="611322703">
                  <w:marLeft w:val="640"/>
                  <w:marRight w:val="0"/>
                  <w:marTop w:val="0"/>
                  <w:marBottom w:val="0"/>
                  <w:divBdr>
                    <w:top w:val="none" w:sz="0" w:space="0" w:color="auto"/>
                    <w:left w:val="none" w:sz="0" w:space="0" w:color="auto"/>
                    <w:bottom w:val="none" w:sz="0" w:space="0" w:color="auto"/>
                    <w:right w:val="none" w:sz="0" w:space="0" w:color="auto"/>
                  </w:divBdr>
                </w:div>
                <w:div w:id="632171264">
                  <w:marLeft w:val="640"/>
                  <w:marRight w:val="0"/>
                  <w:marTop w:val="0"/>
                  <w:marBottom w:val="0"/>
                  <w:divBdr>
                    <w:top w:val="none" w:sz="0" w:space="0" w:color="auto"/>
                    <w:left w:val="none" w:sz="0" w:space="0" w:color="auto"/>
                    <w:bottom w:val="none" w:sz="0" w:space="0" w:color="auto"/>
                    <w:right w:val="none" w:sz="0" w:space="0" w:color="auto"/>
                  </w:divBdr>
                </w:div>
                <w:div w:id="753477745">
                  <w:marLeft w:val="640"/>
                  <w:marRight w:val="0"/>
                  <w:marTop w:val="0"/>
                  <w:marBottom w:val="0"/>
                  <w:divBdr>
                    <w:top w:val="none" w:sz="0" w:space="0" w:color="auto"/>
                    <w:left w:val="none" w:sz="0" w:space="0" w:color="auto"/>
                    <w:bottom w:val="none" w:sz="0" w:space="0" w:color="auto"/>
                    <w:right w:val="none" w:sz="0" w:space="0" w:color="auto"/>
                  </w:divBdr>
                </w:div>
                <w:div w:id="815488691">
                  <w:marLeft w:val="640"/>
                  <w:marRight w:val="0"/>
                  <w:marTop w:val="0"/>
                  <w:marBottom w:val="0"/>
                  <w:divBdr>
                    <w:top w:val="none" w:sz="0" w:space="0" w:color="auto"/>
                    <w:left w:val="none" w:sz="0" w:space="0" w:color="auto"/>
                    <w:bottom w:val="none" w:sz="0" w:space="0" w:color="auto"/>
                    <w:right w:val="none" w:sz="0" w:space="0" w:color="auto"/>
                  </w:divBdr>
                </w:div>
                <w:div w:id="913512634">
                  <w:marLeft w:val="640"/>
                  <w:marRight w:val="0"/>
                  <w:marTop w:val="0"/>
                  <w:marBottom w:val="0"/>
                  <w:divBdr>
                    <w:top w:val="none" w:sz="0" w:space="0" w:color="auto"/>
                    <w:left w:val="none" w:sz="0" w:space="0" w:color="auto"/>
                    <w:bottom w:val="none" w:sz="0" w:space="0" w:color="auto"/>
                    <w:right w:val="none" w:sz="0" w:space="0" w:color="auto"/>
                  </w:divBdr>
                </w:div>
                <w:div w:id="933434843">
                  <w:marLeft w:val="640"/>
                  <w:marRight w:val="0"/>
                  <w:marTop w:val="0"/>
                  <w:marBottom w:val="0"/>
                  <w:divBdr>
                    <w:top w:val="none" w:sz="0" w:space="0" w:color="auto"/>
                    <w:left w:val="none" w:sz="0" w:space="0" w:color="auto"/>
                    <w:bottom w:val="none" w:sz="0" w:space="0" w:color="auto"/>
                    <w:right w:val="none" w:sz="0" w:space="0" w:color="auto"/>
                  </w:divBdr>
                </w:div>
                <w:div w:id="937059313">
                  <w:marLeft w:val="640"/>
                  <w:marRight w:val="0"/>
                  <w:marTop w:val="0"/>
                  <w:marBottom w:val="0"/>
                  <w:divBdr>
                    <w:top w:val="none" w:sz="0" w:space="0" w:color="auto"/>
                    <w:left w:val="none" w:sz="0" w:space="0" w:color="auto"/>
                    <w:bottom w:val="none" w:sz="0" w:space="0" w:color="auto"/>
                    <w:right w:val="none" w:sz="0" w:space="0" w:color="auto"/>
                  </w:divBdr>
                </w:div>
                <w:div w:id="969094950">
                  <w:marLeft w:val="640"/>
                  <w:marRight w:val="0"/>
                  <w:marTop w:val="0"/>
                  <w:marBottom w:val="0"/>
                  <w:divBdr>
                    <w:top w:val="none" w:sz="0" w:space="0" w:color="auto"/>
                    <w:left w:val="none" w:sz="0" w:space="0" w:color="auto"/>
                    <w:bottom w:val="none" w:sz="0" w:space="0" w:color="auto"/>
                    <w:right w:val="none" w:sz="0" w:space="0" w:color="auto"/>
                  </w:divBdr>
                </w:div>
                <w:div w:id="973364839">
                  <w:marLeft w:val="640"/>
                  <w:marRight w:val="0"/>
                  <w:marTop w:val="0"/>
                  <w:marBottom w:val="0"/>
                  <w:divBdr>
                    <w:top w:val="none" w:sz="0" w:space="0" w:color="auto"/>
                    <w:left w:val="none" w:sz="0" w:space="0" w:color="auto"/>
                    <w:bottom w:val="none" w:sz="0" w:space="0" w:color="auto"/>
                    <w:right w:val="none" w:sz="0" w:space="0" w:color="auto"/>
                  </w:divBdr>
                </w:div>
                <w:div w:id="1002274132">
                  <w:marLeft w:val="640"/>
                  <w:marRight w:val="0"/>
                  <w:marTop w:val="0"/>
                  <w:marBottom w:val="0"/>
                  <w:divBdr>
                    <w:top w:val="none" w:sz="0" w:space="0" w:color="auto"/>
                    <w:left w:val="none" w:sz="0" w:space="0" w:color="auto"/>
                    <w:bottom w:val="none" w:sz="0" w:space="0" w:color="auto"/>
                    <w:right w:val="none" w:sz="0" w:space="0" w:color="auto"/>
                  </w:divBdr>
                </w:div>
                <w:div w:id="1054038031">
                  <w:marLeft w:val="640"/>
                  <w:marRight w:val="0"/>
                  <w:marTop w:val="0"/>
                  <w:marBottom w:val="0"/>
                  <w:divBdr>
                    <w:top w:val="none" w:sz="0" w:space="0" w:color="auto"/>
                    <w:left w:val="none" w:sz="0" w:space="0" w:color="auto"/>
                    <w:bottom w:val="none" w:sz="0" w:space="0" w:color="auto"/>
                    <w:right w:val="none" w:sz="0" w:space="0" w:color="auto"/>
                  </w:divBdr>
                </w:div>
                <w:div w:id="1084952627">
                  <w:marLeft w:val="640"/>
                  <w:marRight w:val="0"/>
                  <w:marTop w:val="0"/>
                  <w:marBottom w:val="0"/>
                  <w:divBdr>
                    <w:top w:val="none" w:sz="0" w:space="0" w:color="auto"/>
                    <w:left w:val="none" w:sz="0" w:space="0" w:color="auto"/>
                    <w:bottom w:val="none" w:sz="0" w:space="0" w:color="auto"/>
                    <w:right w:val="none" w:sz="0" w:space="0" w:color="auto"/>
                  </w:divBdr>
                </w:div>
                <w:div w:id="1167751820">
                  <w:marLeft w:val="640"/>
                  <w:marRight w:val="0"/>
                  <w:marTop w:val="0"/>
                  <w:marBottom w:val="0"/>
                  <w:divBdr>
                    <w:top w:val="none" w:sz="0" w:space="0" w:color="auto"/>
                    <w:left w:val="none" w:sz="0" w:space="0" w:color="auto"/>
                    <w:bottom w:val="none" w:sz="0" w:space="0" w:color="auto"/>
                    <w:right w:val="none" w:sz="0" w:space="0" w:color="auto"/>
                  </w:divBdr>
                </w:div>
                <w:div w:id="1188524253">
                  <w:marLeft w:val="640"/>
                  <w:marRight w:val="0"/>
                  <w:marTop w:val="0"/>
                  <w:marBottom w:val="0"/>
                  <w:divBdr>
                    <w:top w:val="none" w:sz="0" w:space="0" w:color="auto"/>
                    <w:left w:val="none" w:sz="0" w:space="0" w:color="auto"/>
                    <w:bottom w:val="none" w:sz="0" w:space="0" w:color="auto"/>
                    <w:right w:val="none" w:sz="0" w:space="0" w:color="auto"/>
                  </w:divBdr>
                </w:div>
                <w:div w:id="1224029214">
                  <w:marLeft w:val="640"/>
                  <w:marRight w:val="0"/>
                  <w:marTop w:val="0"/>
                  <w:marBottom w:val="0"/>
                  <w:divBdr>
                    <w:top w:val="none" w:sz="0" w:space="0" w:color="auto"/>
                    <w:left w:val="none" w:sz="0" w:space="0" w:color="auto"/>
                    <w:bottom w:val="none" w:sz="0" w:space="0" w:color="auto"/>
                    <w:right w:val="none" w:sz="0" w:space="0" w:color="auto"/>
                  </w:divBdr>
                </w:div>
                <w:div w:id="1238398418">
                  <w:marLeft w:val="640"/>
                  <w:marRight w:val="0"/>
                  <w:marTop w:val="0"/>
                  <w:marBottom w:val="0"/>
                  <w:divBdr>
                    <w:top w:val="none" w:sz="0" w:space="0" w:color="auto"/>
                    <w:left w:val="none" w:sz="0" w:space="0" w:color="auto"/>
                    <w:bottom w:val="none" w:sz="0" w:space="0" w:color="auto"/>
                    <w:right w:val="none" w:sz="0" w:space="0" w:color="auto"/>
                  </w:divBdr>
                </w:div>
                <w:div w:id="1341276355">
                  <w:marLeft w:val="640"/>
                  <w:marRight w:val="0"/>
                  <w:marTop w:val="0"/>
                  <w:marBottom w:val="0"/>
                  <w:divBdr>
                    <w:top w:val="none" w:sz="0" w:space="0" w:color="auto"/>
                    <w:left w:val="none" w:sz="0" w:space="0" w:color="auto"/>
                    <w:bottom w:val="none" w:sz="0" w:space="0" w:color="auto"/>
                    <w:right w:val="none" w:sz="0" w:space="0" w:color="auto"/>
                  </w:divBdr>
                </w:div>
                <w:div w:id="1353997662">
                  <w:marLeft w:val="640"/>
                  <w:marRight w:val="0"/>
                  <w:marTop w:val="0"/>
                  <w:marBottom w:val="0"/>
                  <w:divBdr>
                    <w:top w:val="none" w:sz="0" w:space="0" w:color="auto"/>
                    <w:left w:val="none" w:sz="0" w:space="0" w:color="auto"/>
                    <w:bottom w:val="none" w:sz="0" w:space="0" w:color="auto"/>
                    <w:right w:val="none" w:sz="0" w:space="0" w:color="auto"/>
                  </w:divBdr>
                </w:div>
                <w:div w:id="1359741179">
                  <w:marLeft w:val="640"/>
                  <w:marRight w:val="0"/>
                  <w:marTop w:val="0"/>
                  <w:marBottom w:val="0"/>
                  <w:divBdr>
                    <w:top w:val="none" w:sz="0" w:space="0" w:color="auto"/>
                    <w:left w:val="none" w:sz="0" w:space="0" w:color="auto"/>
                    <w:bottom w:val="none" w:sz="0" w:space="0" w:color="auto"/>
                    <w:right w:val="none" w:sz="0" w:space="0" w:color="auto"/>
                  </w:divBdr>
                </w:div>
                <w:div w:id="1362631903">
                  <w:marLeft w:val="640"/>
                  <w:marRight w:val="0"/>
                  <w:marTop w:val="0"/>
                  <w:marBottom w:val="0"/>
                  <w:divBdr>
                    <w:top w:val="none" w:sz="0" w:space="0" w:color="auto"/>
                    <w:left w:val="none" w:sz="0" w:space="0" w:color="auto"/>
                    <w:bottom w:val="none" w:sz="0" w:space="0" w:color="auto"/>
                    <w:right w:val="none" w:sz="0" w:space="0" w:color="auto"/>
                  </w:divBdr>
                </w:div>
                <w:div w:id="1391077997">
                  <w:marLeft w:val="640"/>
                  <w:marRight w:val="0"/>
                  <w:marTop w:val="0"/>
                  <w:marBottom w:val="0"/>
                  <w:divBdr>
                    <w:top w:val="none" w:sz="0" w:space="0" w:color="auto"/>
                    <w:left w:val="none" w:sz="0" w:space="0" w:color="auto"/>
                    <w:bottom w:val="none" w:sz="0" w:space="0" w:color="auto"/>
                    <w:right w:val="none" w:sz="0" w:space="0" w:color="auto"/>
                  </w:divBdr>
                </w:div>
                <w:div w:id="1399087982">
                  <w:marLeft w:val="640"/>
                  <w:marRight w:val="0"/>
                  <w:marTop w:val="0"/>
                  <w:marBottom w:val="0"/>
                  <w:divBdr>
                    <w:top w:val="none" w:sz="0" w:space="0" w:color="auto"/>
                    <w:left w:val="none" w:sz="0" w:space="0" w:color="auto"/>
                    <w:bottom w:val="none" w:sz="0" w:space="0" w:color="auto"/>
                    <w:right w:val="none" w:sz="0" w:space="0" w:color="auto"/>
                  </w:divBdr>
                </w:div>
                <w:div w:id="1405839962">
                  <w:marLeft w:val="640"/>
                  <w:marRight w:val="0"/>
                  <w:marTop w:val="0"/>
                  <w:marBottom w:val="0"/>
                  <w:divBdr>
                    <w:top w:val="none" w:sz="0" w:space="0" w:color="auto"/>
                    <w:left w:val="none" w:sz="0" w:space="0" w:color="auto"/>
                    <w:bottom w:val="none" w:sz="0" w:space="0" w:color="auto"/>
                    <w:right w:val="none" w:sz="0" w:space="0" w:color="auto"/>
                  </w:divBdr>
                </w:div>
                <w:div w:id="1431393925">
                  <w:marLeft w:val="640"/>
                  <w:marRight w:val="0"/>
                  <w:marTop w:val="0"/>
                  <w:marBottom w:val="0"/>
                  <w:divBdr>
                    <w:top w:val="none" w:sz="0" w:space="0" w:color="auto"/>
                    <w:left w:val="none" w:sz="0" w:space="0" w:color="auto"/>
                    <w:bottom w:val="none" w:sz="0" w:space="0" w:color="auto"/>
                    <w:right w:val="none" w:sz="0" w:space="0" w:color="auto"/>
                  </w:divBdr>
                </w:div>
                <w:div w:id="1480224417">
                  <w:marLeft w:val="640"/>
                  <w:marRight w:val="0"/>
                  <w:marTop w:val="0"/>
                  <w:marBottom w:val="0"/>
                  <w:divBdr>
                    <w:top w:val="none" w:sz="0" w:space="0" w:color="auto"/>
                    <w:left w:val="none" w:sz="0" w:space="0" w:color="auto"/>
                    <w:bottom w:val="none" w:sz="0" w:space="0" w:color="auto"/>
                    <w:right w:val="none" w:sz="0" w:space="0" w:color="auto"/>
                  </w:divBdr>
                </w:div>
                <w:div w:id="1522356838">
                  <w:marLeft w:val="640"/>
                  <w:marRight w:val="0"/>
                  <w:marTop w:val="0"/>
                  <w:marBottom w:val="0"/>
                  <w:divBdr>
                    <w:top w:val="none" w:sz="0" w:space="0" w:color="auto"/>
                    <w:left w:val="none" w:sz="0" w:space="0" w:color="auto"/>
                    <w:bottom w:val="none" w:sz="0" w:space="0" w:color="auto"/>
                    <w:right w:val="none" w:sz="0" w:space="0" w:color="auto"/>
                  </w:divBdr>
                </w:div>
                <w:div w:id="1553031318">
                  <w:marLeft w:val="640"/>
                  <w:marRight w:val="0"/>
                  <w:marTop w:val="0"/>
                  <w:marBottom w:val="0"/>
                  <w:divBdr>
                    <w:top w:val="none" w:sz="0" w:space="0" w:color="auto"/>
                    <w:left w:val="none" w:sz="0" w:space="0" w:color="auto"/>
                    <w:bottom w:val="none" w:sz="0" w:space="0" w:color="auto"/>
                    <w:right w:val="none" w:sz="0" w:space="0" w:color="auto"/>
                  </w:divBdr>
                </w:div>
                <w:div w:id="1567260431">
                  <w:marLeft w:val="640"/>
                  <w:marRight w:val="0"/>
                  <w:marTop w:val="0"/>
                  <w:marBottom w:val="0"/>
                  <w:divBdr>
                    <w:top w:val="none" w:sz="0" w:space="0" w:color="auto"/>
                    <w:left w:val="none" w:sz="0" w:space="0" w:color="auto"/>
                    <w:bottom w:val="none" w:sz="0" w:space="0" w:color="auto"/>
                    <w:right w:val="none" w:sz="0" w:space="0" w:color="auto"/>
                  </w:divBdr>
                </w:div>
                <w:div w:id="1578786838">
                  <w:marLeft w:val="640"/>
                  <w:marRight w:val="0"/>
                  <w:marTop w:val="0"/>
                  <w:marBottom w:val="0"/>
                  <w:divBdr>
                    <w:top w:val="none" w:sz="0" w:space="0" w:color="auto"/>
                    <w:left w:val="none" w:sz="0" w:space="0" w:color="auto"/>
                    <w:bottom w:val="none" w:sz="0" w:space="0" w:color="auto"/>
                    <w:right w:val="none" w:sz="0" w:space="0" w:color="auto"/>
                  </w:divBdr>
                </w:div>
                <w:div w:id="1616255548">
                  <w:marLeft w:val="640"/>
                  <w:marRight w:val="0"/>
                  <w:marTop w:val="0"/>
                  <w:marBottom w:val="0"/>
                  <w:divBdr>
                    <w:top w:val="none" w:sz="0" w:space="0" w:color="auto"/>
                    <w:left w:val="none" w:sz="0" w:space="0" w:color="auto"/>
                    <w:bottom w:val="none" w:sz="0" w:space="0" w:color="auto"/>
                    <w:right w:val="none" w:sz="0" w:space="0" w:color="auto"/>
                  </w:divBdr>
                </w:div>
                <w:div w:id="1631351763">
                  <w:marLeft w:val="640"/>
                  <w:marRight w:val="0"/>
                  <w:marTop w:val="0"/>
                  <w:marBottom w:val="0"/>
                  <w:divBdr>
                    <w:top w:val="none" w:sz="0" w:space="0" w:color="auto"/>
                    <w:left w:val="none" w:sz="0" w:space="0" w:color="auto"/>
                    <w:bottom w:val="none" w:sz="0" w:space="0" w:color="auto"/>
                    <w:right w:val="none" w:sz="0" w:space="0" w:color="auto"/>
                  </w:divBdr>
                </w:div>
                <w:div w:id="1647859253">
                  <w:marLeft w:val="640"/>
                  <w:marRight w:val="0"/>
                  <w:marTop w:val="0"/>
                  <w:marBottom w:val="0"/>
                  <w:divBdr>
                    <w:top w:val="none" w:sz="0" w:space="0" w:color="auto"/>
                    <w:left w:val="none" w:sz="0" w:space="0" w:color="auto"/>
                    <w:bottom w:val="none" w:sz="0" w:space="0" w:color="auto"/>
                    <w:right w:val="none" w:sz="0" w:space="0" w:color="auto"/>
                  </w:divBdr>
                </w:div>
                <w:div w:id="1658799635">
                  <w:marLeft w:val="640"/>
                  <w:marRight w:val="0"/>
                  <w:marTop w:val="0"/>
                  <w:marBottom w:val="0"/>
                  <w:divBdr>
                    <w:top w:val="none" w:sz="0" w:space="0" w:color="auto"/>
                    <w:left w:val="none" w:sz="0" w:space="0" w:color="auto"/>
                    <w:bottom w:val="none" w:sz="0" w:space="0" w:color="auto"/>
                    <w:right w:val="none" w:sz="0" w:space="0" w:color="auto"/>
                  </w:divBdr>
                </w:div>
                <w:div w:id="1678539428">
                  <w:marLeft w:val="640"/>
                  <w:marRight w:val="0"/>
                  <w:marTop w:val="0"/>
                  <w:marBottom w:val="0"/>
                  <w:divBdr>
                    <w:top w:val="none" w:sz="0" w:space="0" w:color="auto"/>
                    <w:left w:val="none" w:sz="0" w:space="0" w:color="auto"/>
                    <w:bottom w:val="none" w:sz="0" w:space="0" w:color="auto"/>
                    <w:right w:val="none" w:sz="0" w:space="0" w:color="auto"/>
                  </w:divBdr>
                </w:div>
                <w:div w:id="1691684222">
                  <w:marLeft w:val="640"/>
                  <w:marRight w:val="0"/>
                  <w:marTop w:val="0"/>
                  <w:marBottom w:val="0"/>
                  <w:divBdr>
                    <w:top w:val="none" w:sz="0" w:space="0" w:color="auto"/>
                    <w:left w:val="none" w:sz="0" w:space="0" w:color="auto"/>
                    <w:bottom w:val="none" w:sz="0" w:space="0" w:color="auto"/>
                    <w:right w:val="none" w:sz="0" w:space="0" w:color="auto"/>
                  </w:divBdr>
                </w:div>
                <w:div w:id="1741363069">
                  <w:marLeft w:val="640"/>
                  <w:marRight w:val="0"/>
                  <w:marTop w:val="0"/>
                  <w:marBottom w:val="0"/>
                  <w:divBdr>
                    <w:top w:val="none" w:sz="0" w:space="0" w:color="auto"/>
                    <w:left w:val="none" w:sz="0" w:space="0" w:color="auto"/>
                    <w:bottom w:val="none" w:sz="0" w:space="0" w:color="auto"/>
                    <w:right w:val="none" w:sz="0" w:space="0" w:color="auto"/>
                  </w:divBdr>
                </w:div>
                <w:div w:id="1770422208">
                  <w:marLeft w:val="640"/>
                  <w:marRight w:val="0"/>
                  <w:marTop w:val="0"/>
                  <w:marBottom w:val="0"/>
                  <w:divBdr>
                    <w:top w:val="none" w:sz="0" w:space="0" w:color="auto"/>
                    <w:left w:val="none" w:sz="0" w:space="0" w:color="auto"/>
                    <w:bottom w:val="none" w:sz="0" w:space="0" w:color="auto"/>
                    <w:right w:val="none" w:sz="0" w:space="0" w:color="auto"/>
                  </w:divBdr>
                </w:div>
                <w:div w:id="1779449495">
                  <w:marLeft w:val="640"/>
                  <w:marRight w:val="0"/>
                  <w:marTop w:val="0"/>
                  <w:marBottom w:val="0"/>
                  <w:divBdr>
                    <w:top w:val="none" w:sz="0" w:space="0" w:color="auto"/>
                    <w:left w:val="none" w:sz="0" w:space="0" w:color="auto"/>
                    <w:bottom w:val="none" w:sz="0" w:space="0" w:color="auto"/>
                    <w:right w:val="none" w:sz="0" w:space="0" w:color="auto"/>
                  </w:divBdr>
                </w:div>
                <w:div w:id="1808737300">
                  <w:marLeft w:val="640"/>
                  <w:marRight w:val="0"/>
                  <w:marTop w:val="0"/>
                  <w:marBottom w:val="0"/>
                  <w:divBdr>
                    <w:top w:val="none" w:sz="0" w:space="0" w:color="auto"/>
                    <w:left w:val="none" w:sz="0" w:space="0" w:color="auto"/>
                    <w:bottom w:val="none" w:sz="0" w:space="0" w:color="auto"/>
                    <w:right w:val="none" w:sz="0" w:space="0" w:color="auto"/>
                  </w:divBdr>
                </w:div>
                <w:div w:id="1844664004">
                  <w:marLeft w:val="640"/>
                  <w:marRight w:val="0"/>
                  <w:marTop w:val="0"/>
                  <w:marBottom w:val="0"/>
                  <w:divBdr>
                    <w:top w:val="none" w:sz="0" w:space="0" w:color="auto"/>
                    <w:left w:val="none" w:sz="0" w:space="0" w:color="auto"/>
                    <w:bottom w:val="none" w:sz="0" w:space="0" w:color="auto"/>
                    <w:right w:val="none" w:sz="0" w:space="0" w:color="auto"/>
                  </w:divBdr>
                </w:div>
                <w:div w:id="1905413962">
                  <w:marLeft w:val="640"/>
                  <w:marRight w:val="0"/>
                  <w:marTop w:val="0"/>
                  <w:marBottom w:val="0"/>
                  <w:divBdr>
                    <w:top w:val="none" w:sz="0" w:space="0" w:color="auto"/>
                    <w:left w:val="none" w:sz="0" w:space="0" w:color="auto"/>
                    <w:bottom w:val="none" w:sz="0" w:space="0" w:color="auto"/>
                    <w:right w:val="none" w:sz="0" w:space="0" w:color="auto"/>
                  </w:divBdr>
                </w:div>
                <w:div w:id="1959948357">
                  <w:marLeft w:val="640"/>
                  <w:marRight w:val="0"/>
                  <w:marTop w:val="0"/>
                  <w:marBottom w:val="0"/>
                  <w:divBdr>
                    <w:top w:val="none" w:sz="0" w:space="0" w:color="auto"/>
                    <w:left w:val="none" w:sz="0" w:space="0" w:color="auto"/>
                    <w:bottom w:val="none" w:sz="0" w:space="0" w:color="auto"/>
                    <w:right w:val="none" w:sz="0" w:space="0" w:color="auto"/>
                  </w:divBdr>
                </w:div>
                <w:div w:id="2020429045">
                  <w:marLeft w:val="640"/>
                  <w:marRight w:val="0"/>
                  <w:marTop w:val="0"/>
                  <w:marBottom w:val="0"/>
                  <w:divBdr>
                    <w:top w:val="none" w:sz="0" w:space="0" w:color="auto"/>
                    <w:left w:val="none" w:sz="0" w:space="0" w:color="auto"/>
                    <w:bottom w:val="none" w:sz="0" w:space="0" w:color="auto"/>
                    <w:right w:val="none" w:sz="0" w:space="0" w:color="auto"/>
                  </w:divBdr>
                </w:div>
                <w:div w:id="2027513905">
                  <w:marLeft w:val="640"/>
                  <w:marRight w:val="0"/>
                  <w:marTop w:val="0"/>
                  <w:marBottom w:val="0"/>
                  <w:divBdr>
                    <w:top w:val="none" w:sz="0" w:space="0" w:color="auto"/>
                    <w:left w:val="none" w:sz="0" w:space="0" w:color="auto"/>
                    <w:bottom w:val="none" w:sz="0" w:space="0" w:color="auto"/>
                    <w:right w:val="none" w:sz="0" w:space="0" w:color="auto"/>
                  </w:divBdr>
                </w:div>
                <w:div w:id="2038046168">
                  <w:marLeft w:val="640"/>
                  <w:marRight w:val="0"/>
                  <w:marTop w:val="0"/>
                  <w:marBottom w:val="0"/>
                  <w:divBdr>
                    <w:top w:val="none" w:sz="0" w:space="0" w:color="auto"/>
                    <w:left w:val="none" w:sz="0" w:space="0" w:color="auto"/>
                    <w:bottom w:val="none" w:sz="0" w:space="0" w:color="auto"/>
                    <w:right w:val="none" w:sz="0" w:space="0" w:color="auto"/>
                  </w:divBdr>
                </w:div>
                <w:div w:id="2047171222">
                  <w:marLeft w:val="640"/>
                  <w:marRight w:val="0"/>
                  <w:marTop w:val="0"/>
                  <w:marBottom w:val="0"/>
                  <w:divBdr>
                    <w:top w:val="none" w:sz="0" w:space="0" w:color="auto"/>
                    <w:left w:val="none" w:sz="0" w:space="0" w:color="auto"/>
                    <w:bottom w:val="none" w:sz="0" w:space="0" w:color="auto"/>
                    <w:right w:val="none" w:sz="0" w:space="0" w:color="auto"/>
                  </w:divBdr>
                </w:div>
                <w:div w:id="2058046372">
                  <w:marLeft w:val="640"/>
                  <w:marRight w:val="0"/>
                  <w:marTop w:val="0"/>
                  <w:marBottom w:val="0"/>
                  <w:divBdr>
                    <w:top w:val="none" w:sz="0" w:space="0" w:color="auto"/>
                    <w:left w:val="none" w:sz="0" w:space="0" w:color="auto"/>
                    <w:bottom w:val="none" w:sz="0" w:space="0" w:color="auto"/>
                    <w:right w:val="none" w:sz="0" w:space="0" w:color="auto"/>
                  </w:divBdr>
                </w:div>
                <w:div w:id="2064986013">
                  <w:marLeft w:val="640"/>
                  <w:marRight w:val="0"/>
                  <w:marTop w:val="0"/>
                  <w:marBottom w:val="0"/>
                  <w:divBdr>
                    <w:top w:val="none" w:sz="0" w:space="0" w:color="auto"/>
                    <w:left w:val="none" w:sz="0" w:space="0" w:color="auto"/>
                    <w:bottom w:val="none" w:sz="0" w:space="0" w:color="auto"/>
                    <w:right w:val="none" w:sz="0" w:space="0" w:color="auto"/>
                  </w:divBdr>
                </w:div>
                <w:div w:id="2103328750">
                  <w:marLeft w:val="640"/>
                  <w:marRight w:val="0"/>
                  <w:marTop w:val="0"/>
                  <w:marBottom w:val="0"/>
                  <w:divBdr>
                    <w:top w:val="none" w:sz="0" w:space="0" w:color="auto"/>
                    <w:left w:val="none" w:sz="0" w:space="0" w:color="auto"/>
                    <w:bottom w:val="none" w:sz="0" w:space="0" w:color="auto"/>
                    <w:right w:val="none" w:sz="0" w:space="0" w:color="auto"/>
                  </w:divBdr>
                </w:div>
                <w:div w:id="2126076283">
                  <w:marLeft w:val="640"/>
                  <w:marRight w:val="0"/>
                  <w:marTop w:val="0"/>
                  <w:marBottom w:val="0"/>
                  <w:divBdr>
                    <w:top w:val="none" w:sz="0" w:space="0" w:color="auto"/>
                    <w:left w:val="none" w:sz="0" w:space="0" w:color="auto"/>
                    <w:bottom w:val="none" w:sz="0" w:space="0" w:color="auto"/>
                    <w:right w:val="none" w:sz="0" w:space="0" w:color="auto"/>
                  </w:divBdr>
                </w:div>
                <w:div w:id="2140947912">
                  <w:marLeft w:val="640"/>
                  <w:marRight w:val="0"/>
                  <w:marTop w:val="0"/>
                  <w:marBottom w:val="0"/>
                  <w:divBdr>
                    <w:top w:val="none" w:sz="0" w:space="0" w:color="auto"/>
                    <w:left w:val="none" w:sz="0" w:space="0" w:color="auto"/>
                    <w:bottom w:val="none" w:sz="0" w:space="0" w:color="auto"/>
                    <w:right w:val="none" w:sz="0" w:space="0" w:color="auto"/>
                  </w:divBdr>
                </w:div>
              </w:divsChild>
            </w:div>
            <w:div w:id="834103626">
              <w:marLeft w:val="0"/>
              <w:marRight w:val="0"/>
              <w:marTop w:val="0"/>
              <w:marBottom w:val="0"/>
              <w:divBdr>
                <w:top w:val="none" w:sz="0" w:space="0" w:color="auto"/>
                <w:left w:val="none" w:sz="0" w:space="0" w:color="auto"/>
                <w:bottom w:val="none" w:sz="0" w:space="0" w:color="auto"/>
                <w:right w:val="none" w:sz="0" w:space="0" w:color="auto"/>
              </w:divBdr>
              <w:divsChild>
                <w:div w:id="33189893">
                  <w:marLeft w:val="640"/>
                  <w:marRight w:val="0"/>
                  <w:marTop w:val="0"/>
                  <w:marBottom w:val="0"/>
                  <w:divBdr>
                    <w:top w:val="none" w:sz="0" w:space="0" w:color="auto"/>
                    <w:left w:val="none" w:sz="0" w:space="0" w:color="auto"/>
                    <w:bottom w:val="none" w:sz="0" w:space="0" w:color="auto"/>
                    <w:right w:val="none" w:sz="0" w:space="0" w:color="auto"/>
                  </w:divBdr>
                </w:div>
                <w:div w:id="46153876">
                  <w:marLeft w:val="640"/>
                  <w:marRight w:val="0"/>
                  <w:marTop w:val="0"/>
                  <w:marBottom w:val="0"/>
                  <w:divBdr>
                    <w:top w:val="none" w:sz="0" w:space="0" w:color="auto"/>
                    <w:left w:val="none" w:sz="0" w:space="0" w:color="auto"/>
                    <w:bottom w:val="none" w:sz="0" w:space="0" w:color="auto"/>
                    <w:right w:val="none" w:sz="0" w:space="0" w:color="auto"/>
                  </w:divBdr>
                </w:div>
                <w:div w:id="47145006">
                  <w:marLeft w:val="640"/>
                  <w:marRight w:val="0"/>
                  <w:marTop w:val="0"/>
                  <w:marBottom w:val="0"/>
                  <w:divBdr>
                    <w:top w:val="none" w:sz="0" w:space="0" w:color="auto"/>
                    <w:left w:val="none" w:sz="0" w:space="0" w:color="auto"/>
                    <w:bottom w:val="none" w:sz="0" w:space="0" w:color="auto"/>
                    <w:right w:val="none" w:sz="0" w:space="0" w:color="auto"/>
                  </w:divBdr>
                </w:div>
                <w:div w:id="55518468">
                  <w:marLeft w:val="640"/>
                  <w:marRight w:val="0"/>
                  <w:marTop w:val="0"/>
                  <w:marBottom w:val="0"/>
                  <w:divBdr>
                    <w:top w:val="none" w:sz="0" w:space="0" w:color="auto"/>
                    <w:left w:val="none" w:sz="0" w:space="0" w:color="auto"/>
                    <w:bottom w:val="none" w:sz="0" w:space="0" w:color="auto"/>
                    <w:right w:val="none" w:sz="0" w:space="0" w:color="auto"/>
                  </w:divBdr>
                </w:div>
                <w:div w:id="63528484">
                  <w:marLeft w:val="640"/>
                  <w:marRight w:val="0"/>
                  <w:marTop w:val="0"/>
                  <w:marBottom w:val="0"/>
                  <w:divBdr>
                    <w:top w:val="none" w:sz="0" w:space="0" w:color="auto"/>
                    <w:left w:val="none" w:sz="0" w:space="0" w:color="auto"/>
                    <w:bottom w:val="none" w:sz="0" w:space="0" w:color="auto"/>
                    <w:right w:val="none" w:sz="0" w:space="0" w:color="auto"/>
                  </w:divBdr>
                </w:div>
                <w:div w:id="63840232">
                  <w:marLeft w:val="640"/>
                  <w:marRight w:val="0"/>
                  <w:marTop w:val="0"/>
                  <w:marBottom w:val="0"/>
                  <w:divBdr>
                    <w:top w:val="none" w:sz="0" w:space="0" w:color="auto"/>
                    <w:left w:val="none" w:sz="0" w:space="0" w:color="auto"/>
                    <w:bottom w:val="none" w:sz="0" w:space="0" w:color="auto"/>
                    <w:right w:val="none" w:sz="0" w:space="0" w:color="auto"/>
                  </w:divBdr>
                </w:div>
                <w:div w:id="81723601">
                  <w:marLeft w:val="640"/>
                  <w:marRight w:val="0"/>
                  <w:marTop w:val="0"/>
                  <w:marBottom w:val="0"/>
                  <w:divBdr>
                    <w:top w:val="none" w:sz="0" w:space="0" w:color="auto"/>
                    <w:left w:val="none" w:sz="0" w:space="0" w:color="auto"/>
                    <w:bottom w:val="none" w:sz="0" w:space="0" w:color="auto"/>
                    <w:right w:val="none" w:sz="0" w:space="0" w:color="auto"/>
                  </w:divBdr>
                </w:div>
                <w:div w:id="149256406">
                  <w:marLeft w:val="640"/>
                  <w:marRight w:val="0"/>
                  <w:marTop w:val="0"/>
                  <w:marBottom w:val="0"/>
                  <w:divBdr>
                    <w:top w:val="none" w:sz="0" w:space="0" w:color="auto"/>
                    <w:left w:val="none" w:sz="0" w:space="0" w:color="auto"/>
                    <w:bottom w:val="none" w:sz="0" w:space="0" w:color="auto"/>
                    <w:right w:val="none" w:sz="0" w:space="0" w:color="auto"/>
                  </w:divBdr>
                </w:div>
                <w:div w:id="184564626">
                  <w:marLeft w:val="640"/>
                  <w:marRight w:val="0"/>
                  <w:marTop w:val="0"/>
                  <w:marBottom w:val="0"/>
                  <w:divBdr>
                    <w:top w:val="none" w:sz="0" w:space="0" w:color="auto"/>
                    <w:left w:val="none" w:sz="0" w:space="0" w:color="auto"/>
                    <w:bottom w:val="none" w:sz="0" w:space="0" w:color="auto"/>
                    <w:right w:val="none" w:sz="0" w:space="0" w:color="auto"/>
                  </w:divBdr>
                </w:div>
                <w:div w:id="238753946">
                  <w:marLeft w:val="640"/>
                  <w:marRight w:val="0"/>
                  <w:marTop w:val="0"/>
                  <w:marBottom w:val="0"/>
                  <w:divBdr>
                    <w:top w:val="none" w:sz="0" w:space="0" w:color="auto"/>
                    <w:left w:val="none" w:sz="0" w:space="0" w:color="auto"/>
                    <w:bottom w:val="none" w:sz="0" w:space="0" w:color="auto"/>
                    <w:right w:val="none" w:sz="0" w:space="0" w:color="auto"/>
                  </w:divBdr>
                </w:div>
                <w:div w:id="334306210">
                  <w:marLeft w:val="640"/>
                  <w:marRight w:val="0"/>
                  <w:marTop w:val="0"/>
                  <w:marBottom w:val="0"/>
                  <w:divBdr>
                    <w:top w:val="none" w:sz="0" w:space="0" w:color="auto"/>
                    <w:left w:val="none" w:sz="0" w:space="0" w:color="auto"/>
                    <w:bottom w:val="none" w:sz="0" w:space="0" w:color="auto"/>
                    <w:right w:val="none" w:sz="0" w:space="0" w:color="auto"/>
                  </w:divBdr>
                </w:div>
                <w:div w:id="391736018">
                  <w:marLeft w:val="640"/>
                  <w:marRight w:val="0"/>
                  <w:marTop w:val="0"/>
                  <w:marBottom w:val="0"/>
                  <w:divBdr>
                    <w:top w:val="none" w:sz="0" w:space="0" w:color="auto"/>
                    <w:left w:val="none" w:sz="0" w:space="0" w:color="auto"/>
                    <w:bottom w:val="none" w:sz="0" w:space="0" w:color="auto"/>
                    <w:right w:val="none" w:sz="0" w:space="0" w:color="auto"/>
                  </w:divBdr>
                </w:div>
                <w:div w:id="394547481">
                  <w:marLeft w:val="640"/>
                  <w:marRight w:val="0"/>
                  <w:marTop w:val="0"/>
                  <w:marBottom w:val="0"/>
                  <w:divBdr>
                    <w:top w:val="none" w:sz="0" w:space="0" w:color="auto"/>
                    <w:left w:val="none" w:sz="0" w:space="0" w:color="auto"/>
                    <w:bottom w:val="none" w:sz="0" w:space="0" w:color="auto"/>
                    <w:right w:val="none" w:sz="0" w:space="0" w:color="auto"/>
                  </w:divBdr>
                </w:div>
                <w:div w:id="449475205">
                  <w:marLeft w:val="640"/>
                  <w:marRight w:val="0"/>
                  <w:marTop w:val="0"/>
                  <w:marBottom w:val="0"/>
                  <w:divBdr>
                    <w:top w:val="none" w:sz="0" w:space="0" w:color="auto"/>
                    <w:left w:val="none" w:sz="0" w:space="0" w:color="auto"/>
                    <w:bottom w:val="none" w:sz="0" w:space="0" w:color="auto"/>
                    <w:right w:val="none" w:sz="0" w:space="0" w:color="auto"/>
                  </w:divBdr>
                </w:div>
                <w:div w:id="454951564">
                  <w:marLeft w:val="640"/>
                  <w:marRight w:val="0"/>
                  <w:marTop w:val="0"/>
                  <w:marBottom w:val="0"/>
                  <w:divBdr>
                    <w:top w:val="none" w:sz="0" w:space="0" w:color="auto"/>
                    <w:left w:val="none" w:sz="0" w:space="0" w:color="auto"/>
                    <w:bottom w:val="none" w:sz="0" w:space="0" w:color="auto"/>
                    <w:right w:val="none" w:sz="0" w:space="0" w:color="auto"/>
                  </w:divBdr>
                </w:div>
                <w:div w:id="466779539">
                  <w:marLeft w:val="640"/>
                  <w:marRight w:val="0"/>
                  <w:marTop w:val="0"/>
                  <w:marBottom w:val="0"/>
                  <w:divBdr>
                    <w:top w:val="none" w:sz="0" w:space="0" w:color="auto"/>
                    <w:left w:val="none" w:sz="0" w:space="0" w:color="auto"/>
                    <w:bottom w:val="none" w:sz="0" w:space="0" w:color="auto"/>
                    <w:right w:val="none" w:sz="0" w:space="0" w:color="auto"/>
                  </w:divBdr>
                </w:div>
                <w:div w:id="546378698">
                  <w:marLeft w:val="640"/>
                  <w:marRight w:val="0"/>
                  <w:marTop w:val="0"/>
                  <w:marBottom w:val="0"/>
                  <w:divBdr>
                    <w:top w:val="none" w:sz="0" w:space="0" w:color="auto"/>
                    <w:left w:val="none" w:sz="0" w:space="0" w:color="auto"/>
                    <w:bottom w:val="none" w:sz="0" w:space="0" w:color="auto"/>
                    <w:right w:val="none" w:sz="0" w:space="0" w:color="auto"/>
                  </w:divBdr>
                </w:div>
                <w:div w:id="572201076">
                  <w:marLeft w:val="640"/>
                  <w:marRight w:val="0"/>
                  <w:marTop w:val="0"/>
                  <w:marBottom w:val="0"/>
                  <w:divBdr>
                    <w:top w:val="none" w:sz="0" w:space="0" w:color="auto"/>
                    <w:left w:val="none" w:sz="0" w:space="0" w:color="auto"/>
                    <w:bottom w:val="none" w:sz="0" w:space="0" w:color="auto"/>
                    <w:right w:val="none" w:sz="0" w:space="0" w:color="auto"/>
                  </w:divBdr>
                </w:div>
                <w:div w:id="582645343">
                  <w:marLeft w:val="640"/>
                  <w:marRight w:val="0"/>
                  <w:marTop w:val="0"/>
                  <w:marBottom w:val="0"/>
                  <w:divBdr>
                    <w:top w:val="none" w:sz="0" w:space="0" w:color="auto"/>
                    <w:left w:val="none" w:sz="0" w:space="0" w:color="auto"/>
                    <w:bottom w:val="none" w:sz="0" w:space="0" w:color="auto"/>
                    <w:right w:val="none" w:sz="0" w:space="0" w:color="auto"/>
                  </w:divBdr>
                </w:div>
                <w:div w:id="592279015">
                  <w:marLeft w:val="640"/>
                  <w:marRight w:val="0"/>
                  <w:marTop w:val="0"/>
                  <w:marBottom w:val="0"/>
                  <w:divBdr>
                    <w:top w:val="none" w:sz="0" w:space="0" w:color="auto"/>
                    <w:left w:val="none" w:sz="0" w:space="0" w:color="auto"/>
                    <w:bottom w:val="none" w:sz="0" w:space="0" w:color="auto"/>
                    <w:right w:val="none" w:sz="0" w:space="0" w:color="auto"/>
                  </w:divBdr>
                </w:div>
                <w:div w:id="620065770">
                  <w:marLeft w:val="640"/>
                  <w:marRight w:val="0"/>
                  <w:marTop w:val="0"/>
                  <w:marBottom w:val="0"/>
                  <w:divBdr>
                    <w:top w:val="none" w:sz="0" w:space="0" w:color="auto"/>
                    <w:left w:val="none" w:sz="0" w:space="0" w:color="auto"/>
                    <w:bottom w:val="none" w:sz="0" w:space="0" w:color="auto"/>
                    <w:right w:val="none" w:sz="0" w:space="0" w:color="auto"/>
                  </w:divBdr>
                </w:div>
                <w:div w:id="662127838">
                  <w:marLeft w:val="640"/>
                  <w:marRight w:val="0"/>
                  <w:marTop w:val="0"/>
                  <w:marBottom w:val="0"/>
                  <w:divBdr>
                    <w:top w:val="none" w:sz="0" w:space="0" w:color="auto"/>
                    <w:left w:val="none" w:sz="0" w:space="0" w:color="auto"/>
                    <w:bottom w:val="none" w:sz="0" w:space="0" w:color="auto"/>
                    <w:right w:val="none" w:sz="0" w:space="0" w:color="auto"/>
                  </w:divBdr>
                </w:div>
                <w:div w:id="679939933">
                  <w:marLeft w:val="640"/>
                  <w:marRight w:val="0"/>
                  <w:marTop w:val="0"/>
                  <w:marBottom w:val="0"/>
                  <w:divBdr>
                    <w:top w:val="none" w:sz="0" w:space="0" w:color="auto"/>
                    <w:left w:val="none" w:sz="0" w:space="0" w:color="auto"/>
                    <w:bottom w:val="none" w:sz="0" w:space="0" w:color="auto"/>
                    <w:right w:val="none" w:sz="0" w:space="0" w:color="auto"/>
                  </w:divBdr>
                </w:div>
                <w:div w:id="723988580">
                  <w:marLeft w:val="640"/>
                  <w:marRight w:val="0"/>
                  <w:marTop w:val="0"/>
                  <w:marBottom w:val="0"/>
                  <w:divBdr>
                    <w:top w:val="none" w:sz="0" w:space="0" w:color="auto"/>
                    <w:left w:val="none" w:sz="0" w:space="0" w:color="auto"/>
                    <w:bottom w:val="none" w:sz="0" w:space="0" w:color="auto"/>
                    <w:right w:val="none" w:sz="0" w:space="0" w:color="auto"/>
                  </w:divBdr>
                </w:div>
                <w:div w:id="757990859">
                  <w:marLeft w:val="640"/>
                  <w:marRight w:val="0"/>
                  <w:marTop w:val="0"/>
                  <w:marBottom w:val="0"/>
                  <w:divBdr>
                    <w:top w:val="none" w:sz="0" w:space="0" w:color="auto"/>
                    <w:left w:val="none" w:sz="0" w:space="0" w:color="auto"/>
                    <w:bottom w:val="none" w:sz="0" w:space="0" w:color="auto"/>
                    <w:right w:val="none" w:sz="0" w:space="0" w:color="auto"/>
                  </w:divBdr>
                </w:div>
                <w:div w:id="789981566">
                  <w:marLeft w:val="640"/>
                  <w:marRight w:val="0"/>
                  <w:marTop w:val="0"/>
                  <w:marBottom w:val="0"/>
                  <w:divBdr>
                    <w:top w:val="none" w:sz="0" w:space="0" w:color="auto"/>
                    <w:left w:val="none" w:sz="0" w:space="0" w:color="auto"/>
                    <w:bottom w:val="none" w:sz="0" w:space="0" w:color="auto"/>
                    <w:right w:val="none" w:sz="0" w:space="0" w:color="auto"/>
                  </w:divBdr>
                </w:div>
                <w:div w:id="792481708">
                  <w:marLeft w:val="640"/>
                  <w:marRight w:val="0"/>
                  <w:marTop w:val="0"/>
                  <w:marBottom w:val="0"/>
                  <w:divBdr>
                    <w:top w:val="none" w:sz="0" w:space="0" w:color="auto"/>
                    <w:left w:val="none" w:sz="0" w:space="0" w:color="auto"/>
                    <w:bottom w:val="none" w:sz="0" w:space="0" w:color="auto"/>
                    <w:right w:val="none" w:sz="0" w:space="0" w:color="auto"/>
                  </w:divBdr>
                </w:div>
                <w:div w:id="797602725">
                  <w:marLeft w:val="640"/>
                  <w:marRight w:val="0"/>
                  <w:marTop w:val="0"/>
                  <w:marBottom w:val="0"/>
                  <w:divBdr>
                    <w:top w:val="none" w:sz="0" w:space="0" w:color="auto"/>
                    <w:left w:val="none" w:sz="0" w:space="0" w:color="auto"/>
                    <w:bottom w:val="none" w:sz="0" w:space="0" w:color="auto"/>
                    <w:right w:val="none" w:sz="0" w:space="0" w:color="auto"/>
                  </w:divBdr>
                </w:div>
                <w:div w:id="808745226">
                  <w:marLeft w:val="640"/>
                  <w:marRight w:val="0"/>
                  <w:marTop w:val="0"/>
                  <w:marBottom w:val="0"/>
                  <w:divBdr>
                    <w:top w:val="none" w:sz="0" w:space="0" w:color="auto"/>
                    <w:left w:val="none" w:sz="0" w:space="0" w:color="auto"/>
                    <w:bottom w:val="none" w:sz="0" w:space="0" w:color="auto"/>
                    <w:right w:val="none" w:sz="0" w:space="0" w:color="auto"/>
                  </w:divBdr>
                </w:div>
                <w:div w:id="826168957">
                  <w:marLeft w:val="640"/>
                  <w:marRight w:val="0"/>
                  <w:marTop w:val="0"/>
                  <w:marBottom w:val="0"/>
                  <w:divBdr>
                    <w:top w:val="none" w:sz="0" w:space="0" w:color="auto"/>
                    <w:left w:val="none" w:sz="0" w:space="0" w:color="auto"/>
                    <w:bottom w:val="none" w:sz="0" w:space="0" w:color="auto"/>
                    <w:right w:val="none" w:sz="0" w:space="0" w:color="auto"/>
                  </w:divBdr>
                </w:div>
                <w:div w:id="833491472">
                  <w:marLeft w:val="640"/>
                  <w:marRight w:val="0"/>
                  <w:marTop w:val="0"/>
                  <w:marBottom w:val="0"/>
                  <w:divBdr>
                    <w:top w:val="none" w:sz="0" w:space="0" w:color="auto"/>
                    <w:left w:val="none" w:sz="0" w:space="0" w:color="auto"/>
                    <w:bottom w:val="none" w:sz="0" w:space="0" w:color="auto"/>
                    <w:right w:val="none" w:sz="0" w:space="0" w:color="auto"/>
                  </w:divBdr>
                </w:div>
                <w:div w:id="841046099">
                  <w:marLeft w:val="640"/>
                  <w:marRight w:val="0"/>
                  <w:marTop w:val="0"/>
                  <w:marBottom w:val="0"/>
                  <w:divBdr>
                    <w:top w:val="none" w:sz="0" w:space="0" w:color="auto"/>
                    <w:left w:val="none" w:sz="0" w:space="0" w:color="auto"/>
                    <w:bottom w:val="none" w:sz="0" w:space="0" w:color="auto"/>
                    <w:right w:val="none" w:sz="0" w:space="0" w:color="auto"/>
                  </w:divBdr>
                </w:div>
                <w:div w:id="870453761">
                  <w:marLeft w:val="640"/>
                  <w:marRight w:val="0"/>
                  <w:marTop w:val="0"/>
                  <w:marBottom w:val="0"/>
                  <w:divBdr>
                    <w:top w:val="none" w:sz="0" w:space="0" w:color="auto"/>
                    <w:left w:val="none" w:sz="0" w:space="0" w:color="auto"/>
                    <w:bottom w:val="none" w:sz="0" w:space="0" w:color="auto"/>
                    <w:right w:val="none" w:sz="0" w:space="0" w:color="auto"/>
                  </w:divBdr>
                </w:div>
                <w:div w:id="916288437">
                  <w:marLeft w:val="640"/>
                  <w:marRight w:val="0"/>
                  <w:marTop w:val="0"/>
                  <w:marBottom w:val="0"/>
                  <w:divBdr>
                    <w:top w:val="none" w:sz="0" w:space="0" w:color="auto"/>
                    <w:left w:val="none" w:sz="0" w:space="0" w:color="auto"/>
                    <w:bottom w:val="none" w:sz="0" w:space="0" w:color="auto"/>
                    <w:right w:val="none" w:sz="0" w:space="0" w:color="auto"/>
                  </w:divBdr>
                </w:div>
                <w:div w:id="922953234">
                  <w:marLeft w:val="640"/>
                  <w:marRight w:val="0"/>
                  <w:marTop w:val="0"/>
                  <w:marBottom w:val="0"/>
                  <w:divBdr>
                    <w:top w:val="none" w:sz="0" w:space="0" w:color="auto"/>
                    <w:left w:val="none" w:sz="0" w:space="0" w:color="auto"/>
                    <w:bottom w:val="none" w:sz="0" w:space="0" w:color="auto"/>
                    <w:right w:val="none" w:sz="0" w:space="0" w:color="auto"/>
                  </w:divBdr>
                </w:div>
                <w:div w:id="933785273">
                  <w:marLeft w:val="640"/>
                  <w:marRight w:val="0"/>
                  <w:marTop w:val="0"/>
                  <w:marBottom w:val="0"/>
                  <w:divBdr>
                    <w:top w:val="none" w:sz="0" w:space="0" w:color="auto"/>
                    <w:left w:val="none" w:sz="0" w:space="0" w:color="auto"/>
                    <w:bottom w:val="none" w:sz="0" w:space="0" w:color="auto"/>
                    <w:right w:val="none" w:sz="0" w:space="0" w:color="auto"/>
                  </w:divBdr>
                </w:div>
                <w:div w:id="982079882">
                  <w:marLeft w:val="640"/>
                  <w:marRight w:val="0"/>
                  <w:marTop w:val="0"/>
                  <w:marBottom w:val="0"/>
                  <w:divBdr>
                    <w:top w:val="none" w:sz="0" w:space="0" w:color="auto"/>
                    <w:left w:val="none" w:sz="0" w:space="0" w:color="auto"/>
                    <w:bottom w:val="none" w:sz="0" w:space="0" w:color="auto"/>
                    <w:right w:val="none" w:sz="0" w:space="0" w:color="auto"/>
                  </w:divBdr>
                </w:div>
                <w:div w:id="1035039679">
                  <w:marLeft w:val="640"/>
                  <w:marRight w:val="0"/>
                  <w:marTop w:val="0"/>
                  <w:marBottom w:val="0"/>
                  <w:divBdr>
                    <w:top w:val="none" w:sz="0" w:space="0" w:color="auto"/>
                    <w:left w:val="none" w:sz="0" w:space="0" w:color="auto"/>
                    <w:bottom w:val="none" w:sz="0" w:space="0" w:color="auto"/>
                    <w:right w:val="none" w:sz="0" w:space="0" w:color="auto"/>
                  </w:divBdr>
                </w:div>
                <w:div w:id="1061246451">
                  <w:marLeft w:val="640"/>
                  <w:marRight w:val="0"/>
                  <w:marTop w:val="0"/>
                  <w:marBottom w:val="0"/>
                  <w:divBdr>
                    <w:top w:val="none" w:sz="0" w:space="0" w:color="auto"/>
                    <w:left w:val="none" w:sz="0" w:space="0" w:color="auto"/>
                    <w:bottom w:val="none" w:sz="0" w:space="0" w:color="auto"/>
                    <w:right w:val="none" w:sz="0" w:space="0" w:color="auto"/>
                  </w:divBdr>
                </w:div>
                <w:div w:id="1077442644">
                  <w:marLeft w:val="640"/>
                  <w:marRight w:val="0"/>
                  <w:marTop w:val="0"/>
                  <w:marBottom w:val="0"/>
                  <w:divBdr>
                    <w:top w:val="none" w:sz="0" w:space="0" w:color="auto"/>
                    <w:left w:val="none" w:sz="0" w:space="0" w:color="auto"/>
                    <w:bottom w:val="none" w:sz="0" w:space="0" w:color="auto"/>
                    <w:right w:val="none" w:sz="0" w:space="0" w:color="auto"/>
                  </w:divBdr>
                </w:div>
                <w:div w:id="1095588348">
                  <w:marLeft w:val="640"/>
                  <w:marRight w:val="0"/>
                  <w:marTop w:val="0"/>
                  <w:marBottom w:val="0"/>
                  <w:divBdr>
                    <w:top w:val="none" w:sz="0" w:space="0" w:color="auto"/>
                    <w:left w:val="none" w:sz="0" w:space="0" w:color="auto"/>
                    <w:bottom w:val="none" w:sz="0" w:space="0" w:color="auto"/>
                    <w:right w:val="none" w:sz="0" w:space="0" w:color="auto"/>
                  </w:divBdr>
                </w:div>
                <w:div w:id="1111584444">
                  <w:marLeft w:val="640"/>
                  <w:marRight w:val="0"/>
                  <w:marTop w:val="0"/>
                  <w:marBottom w:val="0"/>
                  <w:divBdr>
                    <w:top w:val="none" w:sz="0" w:space="0" w:color="auto"/>
                    <w:left w:val="none" w:sz="0" w:space="0" w:color="auto"/>
                    <w:bottom w:val="none" w:sz="0" w:space="0" w:color="auto"/>
                    <w:right w:val="none" w:sz="0" w:space="0" w:color="auto"/>
                  </w:divBdr>
                </w:div>
                <w:div w:id="1113017811">
                  <w:marLeft w:val="640"/>
                  <w:marRight w:val="0"/>
                  <w:marTop w:val="0"/>
                  <w:marBottom w:val="0"/>
                  <w:divBdr>
                    <w:top w:val="none" w:sz="0" w:space="0" w:color="auto"/>
                    <w:left w:val="none" w:sz="0" w:space="0" w:color="auto"/>
                    <w:bottom w:val="none" w:sz="0" w:space="0" w:color="auto"/>
                    <w:right w:val="none" w:sz="0" w:space="0" w:color="auto"/>
                  </w:divBdr>
                </w:div>
                <w:div w:id="1117093587">
                  <w:marLeft w:val="640"/>
                  <w:marRight w:val="0"/>
                  <w:marTop w:val="0"/>
                  <w:marBottom w:val="0"/>
                  <w:divBdr>
                    <w:top w:val="none" w:sz="0" w:space="0" w:color="auto"/>
                    <w:left w:val="none" w:sz="0" w:space="0" w:color="auto"/>
                    <w:bottom w:val="none" w:sz="0" w:space="0" w:color="auto"/>
                    <w:right w:val="none" w:sz="0" w:space="0" w:color="auto"/>
                  </w:divBdr>
                </w:div>
                <w:div w:id="1122924138">
                  <w:marLeft w:val="640"/>
                  <w:marRight w:val="0"/>
                  <w:marTop w:val="0"/>
                  <w:marBottom w:val="0"/>
                  <w:divBdr>
                    <w:top w:val="none" w:sz="0" w:space="0" w:color="auto"/>
                    <w:left w:val="none" w:sz="0" w:space="0" w:color="auto"/>
                    <w:bottom w:val="none" w:sz="0" w:space="0" w:color="auto"/>
                    <w:right w:val="none" w:sz="0" w:space="0" w:color="auto"/>
                  </w:divBdr>
                </w:div>
                <w:div w:id="1127506672">
                  <w:marLeft w:val="640"/>
                  <w:marRight w:val="0"/>
                  <w:marTop w:val="0"/>
                  <w:marBottom w:val="0"/>
                  <w:divBdr>
                    <w:top w:val="none" w:sz="0" w:space="0" w:color="auto"/>
                    <w:left w:val="none" w:sz="0" w:space="0" w:color="auto"/>
                    <w:bottom w:val="none" w:sz="0" w:space="0" w:color="auto"/>
                    <w:right w:val="none" w:sz="0" w:space="0" w:color="auto"/>
                  </w:divBdr>
                </w:div>
                <w:div w:id="1202284998">
                  <w:marLeft w:val="640"/>
                  <w:marRight w:val="0"/>
                  <w:marTop w:val="0"/>
                  <w:marBottom w:val="0"/>
                  <w:divBdr>
                    <w:top w:val="none" w:sz="0" w:space="0" w:color="auto"/>
                    <w:left w:val="none" w:sz="0" w:space="0" w:color="auto"/>
                    <w:bottom w:val="none" w:sz="0" w:space="0" w:color="auto"/>
                    <w:right w:val="none" w:sz="0" w:space="0" w:color="auto"/>
                  </w:divBdr>
                </w:div>
                <w:div w:id="1217738583">
                  <w:marLeft w:val="640"/>
                  <w:marRight w:val="0"/>
                  <w:marTop w:val="0"/>
                  <w:marBottom w:val="0"/>
                  <w:divBdr>
                    <w:top w:val="none" w:sz="0" w:space="0" w:color="auto"/>
                    <w:left w:val="none" w:sz="0" w:space="0" w:color="auto"/>
                    <w:bottom w:val="none" w:sz="0" w:space="0" w:color="auto"/>
                    <w:right w:val="none" w:sz="0" w:space="0" w:color="auto"/>
                  </w:divBdr>
                </w:div>
                <w:div w:id="1226263063">
                  <w:marLeft w:val="640"/>
                  <w:marRight w:val="0"/>
                  <w:marTop w:val="0"/>
                  <w:marBottom w:val="0"/>
                  <w:divBdr>
                    <w:top w:val="none" w:sz="0" w:space="0" w:color="auto"/>
                    <w:left w:val="none" w:sz="0" w:space="0" w:color="auto"/>
                    <w:bottom w:val="none" w:sz="0" w:space="0" w:color="auto"/>
                    <w:right w:val="none" w:sz="0" w:space="0" w:color="auto"/>
                  </w:divBdr>
                </w:div>
                <w:div w:id="1269191750">
                  <w:marLeft w:val="640"/>
                  <w:marRight w:val="0"/>
                  <w:marTop w:val="0"/>
                  <w:marBottom w:val="0"/>
                  <w:divBdr>
                    <w:top w:val="none" w:sz="0" w:space="0" w:color="auto"/>
                    <w:left w:val="none" w:sz="0" w:space="0" w:color="auto"/>
                    <w:bottom w:val="none" w:sz="0" w:space="0" w:color="auto"/>
                    <w:right w:val="none" w:sz="0" w:space="0" w:color="auto"/>
                  </w:divBdr>
                </w:div>
                <w:div w:id="1576280243">
                  <w:marLeft w:val="640"/>
                  <w:marRight w:val="0"/>
                  <w:marTop w:val="0"/>
                  <w:marBottom w:val="0"/>
                  <w:divBdr>
                    <w:top w:val="none" w:sz="0" w:space="0" w:color="auto"/>
                    <w:left w:val="none" w:sz="0" w:space="0" w:color="auto"/>
                    <w:bottom w:val="none" w:sz="0" w:space="0" w:color="auto"/>
                    <w:right w:val="none" w:sz="0" w:space="0" w:color="auto"/>
                  </w:divBdr>
                </w:div>
                <w:div w:id="1602958429">
                  <w:marLeft w:val="640"/>
                  <w:marRight w:val="0"/>
                  <w:marTop w:val="0"/>
                  <w:marBottom w:val="0"/>
                  <w:divBdr>
                    <w:top w:val="none" w:sz="0" w:space="0" w:color="auto"/>
                    <w:left w:val="none" w:sz="0" w:space="0" w:color="auto"/>
                    <w:bottom w:val="none" w:sz="0" w:space="0" w:color="auto"/>
                    <w:right w:val="none" w:sz="0" w:space="0" w:color="auto"/>
                  </w:divBdr>
                </w:div>
                <w:div w:id="1679967230">
                  <w:marLeft w:val="640"/>
                  <w:marRight w:val="0"/>
                  <w:marTop w:val="0"/>
                  <w:marBottom w:val="0"/>
                  <w:divBdr>
                    <w:top w:val="none" w:sz="0" w:space="0" w:color="auto"/>
                    <w:left w:val="none" w:sz="0" w:space="0" w:color="auto"/>
                    <w:bottom w:val="none" w:sz="0" w:space="0" w:color="auto"/>
                    <w:right w:val="none" w:sz="0" w:space="0" w:color="auto"/>
                  </w:divBdr>
                </w:div>
                <w:div w:id="1688947440">
                  <w:marLeft w:val="640"/>
                  <w:marRight w:val="0"/>
                  <w:marTop w:val="0"/>
                  <w:marBottom w:val="0"/>
                  <w:divBdr>
                    <w:top w:val="none" w:sz="0" w:space="0" w:color="auto"/>
                    <w:left w:val="none" w:sz="0" w:space="0" w:color="auto"/>
                    <w:bottom w:val="none" w:sz="0" w:space="0" w:color="auto"/>
                    <w:right w:val="none" w:sz="0" w:space="0" w:color="auto"/>
                  </w:divBdr>
                </w:div>
                <w:div w:id="1741291525">
                  <w:marLeft w:val="640"/>
                  <w:marRight w:val="0"/>
                  <w:marTop w:val="0"/>
                  <w:marBottom w:val="0"/>
                  <w:divBdr>
                    <w:top w:val="none" w:sz="0" w:space="0" w:color="auto"/>
                    <w:left w:val="none" w:sz="0" w:space="0" w:color="auto"/>
                    <w:bottom w:val="none" w:sz="0" w:space="0" w:color="auto"/>
                    <w:right w:val="none" w:sz="0" w:space="0" w:color="auto"/>
                  </w:divBdr>
                </w:div>
                <w:div w:id="1766221997">
                  <w:marLeft w:val="640"/>
                  <w:marRight w:val="0"/>
                  <w:marTop w:val="0"/>
                  <w:marBottom w:val="0"/>
                  <w:divBdr>
                    <w:top w:val="none" w:sz="0" w:space="0" w:color="auto"/>
                    <w:left w:val="none" w:sz="0" w:space="0" w:color="auto"/>
                    <w:bottom w:val="none" w:sz="0" w:space="0" w:color="auto"/>
                    <w:right w:val="none" w:sz="0" w:space="0" w:color="auto"/>
                  </w:divBdr>
                </w:div>
                <w:div w:id="1785297763">
                  <w:marLeft w:val="640"/>
                  <w:marRight w:val="0"/>
                  <w:marTop w:val="0"/>
                  <w:marBottom w:val="0"/>
                  <w:divBdr>
                    <w:top w:val="none" w:sz="0" w:space="0" w:color="auto"/>
                    <w:left w:val="none" w:sz="0" w:space="0" w:color="auto"/>
                    <w:bottom w:val="none" w:sz="0" w:space="0" w:color="auto"/>
                    <w:right w:val="none" w:sz="0" w:space="0" w:color="auto"/>
                  </w:divBdr>
                </w:div>
                <w:div w:id="1832673920">
                  <w:marLeft w:val="640"/>
                  <w:marRight w:val="0"/>
                  <w:marTop w:val="0"/>
                  <w:marBottom w:val="0"/>
                  <w:divBdr>
                    <w:top w:val="none" w:sz="0" w:space="0" w:color="auto"/>
                    <w:left w:val="none" w:sz="0" w:space="0" w:color="auto"/>
                    <w:bottom w:val="none" w:sz="0" w:space="0" w:color="auto"/>
                    <w:right w:val="none" w:sz="0" w:space="0" w:color="auto"/>
                  </w:divBdr>
                </w:div>
                <w:div w:id="1863518423">
                  <w:marLeft w:val="640"/>
                  <w:marRight w:val="0"/>
                  <w:marTop w:val="0"/>
                  <w:marBottom w:val="0"/>
                  <w:divBdr>
                    <w:top w:val="none" w:sz="0" w:space="0" w:color="auto"/>
                    <w:left w:val="none" w:sz="0" w:space="0" w:color="auto"/>
                    <w:bottom w:val="none" w:sz="0" w:space="0" w:color="auto"/>
                    <w:right w:val="none" w:sz="0" w:space="0" w:color="auto"/>
                  </w:divBdr>
                </w:div>
                <w:div w:id="1868759090">
                  <w:marLeft w:val="640"/>
                  <w:marRight w:val="0"/>
                  <w:marTop w:val="0"/>
                  <w:marBottom w:val="0"/>
                  <w:divBdr>
                    <w:top w:val="none" w:sz="0" w:space="0" w:color="auto"/>
                    <w:left w:val="none" w:sz="0" w:space="0" w:color="auto"/>
                    <w:bottom w:val="none" w:sz="0" w:space="0" w:color="auto"/>
                    <w:right w:val="none" w:sz="0" w:space="0" w:color="auto"/>
                  </w:divBdr>
                </w:div>
                <w:div w:id="1882549994">
                  <w:marLeft w:val="640"/>
                  <w:marRight w:val="0"/>
                  <w:marTop w:val="0"/>
                  <w:marBottom w:val="0"/>
                  <w:divBdr>
                    <w:top w:val="none" w:sz="0" w:space="0" w:color="auto"/>
                    <w:left w:val="none" w:sz="0" w:space="0" w:color="auto"/>
                    <w:bottom w:val="none" w:sz="0" w:space="0" w:color="auto"/>
                    <w:right w:val="none" w:sz="0" w:space="0" w:color="auto"/>
                  </w:divBdr>
                </w:div>
                <w:div w:id="1909537101">
                  <w:marLeft w:val="640"/>
                  <w:marRight w:val="0"/>
                  <w:marTop w:val="0"/>
                  <w:marBottom w:val="0"/>
                  <w:divBdr>
                    <w:top w:val="none" w:sz="0" w:space="0" w:color="auto"/>
                    <w:left w:val="none" w:sz="0" w:space="0" w:color="auto"/>
                    <w:bottom w:val="none" w:sz="0" w:space="0" w:color="auto"/>
                    <w:right w:val="none" w:sz="0" w:space="0" w:color="auto"/>
                  </w:divBdr>
                </w:div>
                <w:div w:id="1946885465">
                  <w:marLeft w:val="640"/>
                  <w:marRight w:val="0"/>
                  <w:marTop w:val="0"/>
                  <w:marBottom w:val="0"/>
                  <w:divBdr>
                    <w:top w:val="none" w:sz="0" w:space="0" w:color="auto"/>
                    <w:left w:val="none" w:sz="0" w:space="0" w:color="auto"/>
                    <w:bottom w:val="none" w:sz="0" w:space="0" w:color="auto"/>
                    <w:right w:val="none" w:sz="0" w:space="0" w:color="auto"/>
                  </w:divBdr>
                </w:div>
                <w:div w:id="1963413283">
                  <w:marLeft w:val="640"/>
                  <w:marRight w:val="0"/>
                  <w:marTop w:val="0"/>
                  <w:marBottom w:val="0"/>
                  <w:divBdr>
                    <w:top w:val="none" w:sz="0" w:space="0" w:color="auto"/>
                    <w:left w:val="none" w:sz="0" w:space="0" w:color="auto"/>
                    <w:bottom w:val="none" w:sz="0" w:space="0" w:color="auto"/>
                    <w:right w:val="none" w:sz="0" w:space="0" w:color="auto"/>
                  </w:divBdr>
                </w:div>
                <w:div w:id="1970623023">
                  <w:marLeft w:val="640"/>
                  <w:marRight w:val="0"/>
                  <w:marTop w:val="0"/>
                  <w:marBottom w:val="0"/>
                  <w:divBdr>
                    <w:top w:val="none" w:sz="0" w:space="0" w:color="auto"/>
                    <w:left w:val="none" w:sz="0" w:space="0" w:color="auto"/>
                    <w:bottom w:val="none" w:sz="0" w:space="0" w:color="auto"/>
                    <w:right w:val="none" w:sz="0" w:space="0" w:color="auto"/>
                  </w:divBdr>
                </w:div>
                <w:div w:id="1981303626">
                  <w:marLeft w:val="640"/>
                  <w:marRight w:val="0"/>
                  <w:marTop w:val="0"/>
                  <w:marBottom w:val="0"/>
                  <w:divBdr>
                    <w:top w:val="none" w:sz="0" w:space="0" w:color="auto"/>
                    <w:left w:val="none" w:sz="0" w:space="0" w:color="auto"/>
                    <w:bottom w:val="none" w:sz="0" w:space="0" w:color="auto"/>
                    <w:right w:val="none" w:sz="0" w:space="0" w:color="auto"/>
                  </w:divBdr>
                </w:div>
                <w:div w:id="2026712955">
                  <w:marLeft w:val="640"/>
                  <w:marRight w:val="0"/>
                  <w:marTop w:val="0"/>
                  <w:marBottom w:val="0"/>
                  <w:divBdr>
                    <w:top w:val="none" w:sz="0" w:space="0" w:color="auto"/>
                    <w:left w:val="none" w:sz="0" w:space="0" w:color="auto"/>
                    <w:bottom w:val="none" w:sz="0" w:space="0" w:color="auto"/>
                    <w:right w:val="none" w:sz="0" w:space="0" w:color="auto"/>
                  </w:divBdr>
                </w:div>
                <w:div w:id="2029327496">
                  <w:marLeft w:val="640"/>
                  <w:marRight w:val="0"/>
                  <w:marTop w:val="0"/>
                  <w:marBottom w:val="0"/>
                  <w:divBdr>
                    <w:top w:val="none" w:sz="0" w:space="0" w:color="auto"/>
                    <w:left w:val="none" w:sz="0" w:space="0" w:color="auto"/>
                    <w:bottom w:val="none" w:sz="0" w:space="0" w:color="auto"/>
                    <w:right w:val="none" w:sz="0" w:space="0" w:color="auto"/>
                  </w:divBdr>
                </w:div>
                <w:div w:id="2075275974">
                  <w:marLeft w:val="640"/>
                  <w:marRight w:val="0"/>
                  <w:marTop w:val="0"/>
                  <w:marBottom w:val="0"/>
                  <w:divBdr>
                    <w:top w:val="none" w:sz="0" w:space="0" w:color="auto"/>
                    <w:left w:val="none" w:sz="0" w:space="0" w:color="auto"/>
                    <w:bottom w:val="none" w:sz="0" w:space="0" w:color="auto"/>
                    <w:right w:val="none" w:sz="0" w:space="0" w:color="auto"/>
                  </w:divBdr>
                </w:div>
                <w:div w:id="2118744034">
                  <w:marLeft w:val="640"/>
                  <w:marRight w:val="0"/>
                  <w:marTop w:val="0"/>
                  <w:marBottom w:val="0"/>
                  <w:divBdr>
                    <w:top w:val="none" w:sz="0" w:space="0" w:color="auto"/>
                    <w:left w:val="none" w:sz="0" w:space="0" w:color="auto"/>
                    <w:bottom w:val="none" w:sz="0" w:space="0" w:color="auto"/>
                    <w:right w:val="none" w:sz="0" w:space="0" w:color="auto"/>
                  </w:divBdr>
                </w:div>
              </w:divsChild>
            </w:div>
            <w:div w:id="843787017">
              <w:marLeft w:val="0"/>
              <w:marRight w:val="0"/>
              <w:marTop w:val="0"/>
              <w:marBottom w:val="0"/>
              <w:divBdr>
                <w:top w:val="none" w:sz="0" w:space="0" w:color="auto"/>
                <w:left w:val="none" w:sz="0" w:space="0" w:color="auto"/>
                <w:bottom w:val="none" w:sz="0" w:space="0" w:color="auto"/>
                <w:right w:val="none" w:sz="0" w:space="0" w:color="auto"/>
              </w:divBdr>
              <w:divsChild>
                <w:div w:id="25065424">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49617713">
                  <w:marLeft w:val="640"/>
                  <w:marRight w:val="0"/>
                  <w:marTop w:val="0"/>
                  <w:marBottom w:val="0"/>
                  <w:divBdr>
                    <w:top w:val="none" w:sz="0" w:space="0" w:color="auto"/>
                    <w:left w:val="none" w:sz="0" w:space="0" w:color="auto"/>
                    <w:bottom w:val="none" w:sz="0" w:space="0" w:color="auto"/>
                    <w:right w:val="none" w:sz="0" w:space="0" w:color="auto"/>
                  </w:divBdr>
                </w:div>
                <w:div w:id="52243250">
                  <w:marLeft w:val="640"/>
                  <w:marRight w:val="0"/>
                  <w:marTop w:val="0"/>
                  <w:marBottom w:val="0"/>
                  <w:divBdr>
                    <w:top w:val="none" w:sz="0" w:space="0" w:color="auto"/>
                    <w:left w:val="none" w:sz="0" w:space="0" w:color="auto"/>
                    <w:bottom w:val="none" w:sz="0" w:space="0" w:color="auto"/>
                    <w:right w:val="none" w:sz="0" w:space="0" w:color="auto"/>
                  </w:divBdr>
                </w:div>
                <w:div w:id="77143288">
                  <w:marLeft w:val="640"/>
                  <w:marRight w:val="0"/>
                  <w:marTop w:val="0"/>
                  <w:marBottom w:val="0"/>
                  <w:divBdr>
                    <w:top w:val="none" w:sz="0" w:space="0" w:color="auto"/>
                    <w:left w:val="none" w:sz="0" w:space="0" w:color="auto"/>
                    <w:bottom w:val="none" w:sz="0" w:space="0" w:color="auto"/>
                    <w:right w:val="none" w:sz="0" w:space="0" w:color="auto"/>
                  </w:divBdr>
                </w:div>
                <w:div w:id="121076602">
                  <w:marLeft w:val="640"/>
                  <w:marRight w:val="0"/>
                  <w:marTop w:val="0"/>
                  <w:marBottom w:val="0"/>
                  <w:divBdr>
                    <w:top w:val="none" w:sz="0" w:space="0" w:color="auto"/>
                    <w:left w:val="none" w:sz="0" w:space="0" w:color="auto"/>
                    <w:bottom w:val="none" w:sz="0" w:space="0" w:color="auto"/>
                    <w:right w:val="none" w:sz="0" w:space="0" w:color="auto"/>
                  </w:divBdr>
                </w:div>
                <w:div w:id="121653972">
                  <w:marLeft w:val="640"/>
                  <w:marRight w:val="0"/>
                  <w:marTop w:val="0"/>
                  <w:marBottom w:val="0"/>
                  <w:divBdr>
                    <w:top w:val="none" w:sz="0" w:space="0" w:color="auto"/>
                    <w:left w:val="none" w:sz="0" w:space="0" w:color="auto"/>
                    <w:bottom w:val="none" w:sz="0" w:space="0" w:color="auto"/>
                    <w:right w:val="none" w:sz="0" w:space="0" w:color="auto"/>
                  </w:divBdr>
                </w:div>
                <w:div w:id="170948366">
                  <w:marLeft w:val="640"/>
                  <w:marRight w:val="0"/>
                  <w:marTop w:val="0"/>
                  <w:marBottom w:val="0"/>
                  <w:divBdr>
                    <w:top w:val="none" w:sz="0" w:space="0" w:color="auto"/>
                    <w:left w:val="none" w:sz="0" w:space="0" w:color="auto"/>
                    <w:bottom w:val="none" w:sz="0" w:space="0" w:color="auto"/>
                    <w:right w:val="none" w:sz="0" w:space="0" w:color="auto"/>
                  </w:divBdr>
                </w:div>
                <w:div w:id="174619150">
                  <w:marLeft w:val="640"/>
                  <w:marRight w:val="0"/>
                  <w:marTop w:val="0"/>
                  <w:marBottom w:val="0"/>
                  <w:divBdr>
                    <w:top w:val="none" w:sz="0" w:space="0" w:color="auto"/>
                    <w:left w:val="none" w:sz="0" w:space="0" w:color="auto"/>
                    <w:bottom w:val="none" w:sz="0" w:space="0" w:color="auto"/>
                    <w:right w:val="none" w:sz="0" w:space="0" w:color="auto"/>
                  </w:divBdr>
                </w:div>
                <w:div w:id="219705572">
                  <w:marLeft w:val="640"/>
                  <w:marRight w:val="0"/>
                  <w:marTop w:val="0"/>
                  <w:marBottom w:val="0"/>
                  <w:divBdr>
                    <w:top w:val="none" w:sz="0" w:space="0" w:color="auto"/>
                    <w:left w:val="none" w:sz="0" w:space="0" w:color="auto"/>
                    <w:bottom w:val="none" w:sz="0" w:space="0" w:color="auto"/>
                    <w:right w:val="none" w:sz="0" w:space="0" w:color="auto"/>
                  </w:divBdr>
                </w:div>
                <w:div w:id="283855979">
                  <w:marLeft w:val="640"/>
                  <w:marRight w:val="0"/>
                  <w:marTop w:val="0"/>
                  <w:marBottom w:val="0"/>
                  <w:divBdr>
                    <w:top w:val="none" w:sz="0" w:space="0" w:color="auto"/>
                    <w:left w:val="none" w:sz="0" w:space="0" w:color="auto"/>
                    <w:bottom w:val="none" w:sz="0" w:space="0" w:color="auto"/>
                    <w:right w:val="none" w:sz="0" w:space="0" w:color="auto"/>
                  </w:divBdr>
                </w:div>
                <w:div w:id="356539418">
                  <w:marLeft w:val="640"/>
                  <w:marRight w:val="0"/>
                  <w:marTop w:val="0"/>
                  <w:marBottom w:val="0"/>
                  <w:divBdr>
                    <w:top w:val="none" w:sz="0" w:space="0" w:color="auto"/>
                    <w:left w:val="none" w:sz="0" w:space="0" w:color="auto"/>
                    <w:bottom w:val="none" w:sz="0" w:space="0" w:color="auto"/>
                    <w:right w:val="none" w:sz="0" w:space="0" w:color="auto"/>
                  </w:divBdr>
                </w:div>
                <w:div w:id="385762663">
                  <w:marLeft w:val="640"/>
                  <w:marRight w:val="0"/>
                  <w:marTop w:val="0"/>
                  <w:marBottom w:val="0"/>
                  <w:divBdr>
                    <w:top w:val="none" w:sz="0" w:space="0" w:color="auto"/>
                    <w:left w:val="none" w:sz="0" w:space="0" w:color="auto"/>
                    <w:bottom w:val="none" w:sz="0" w:space="0" w:color="auto"/>
                    <w:right w:val="none" w:sz="0" w:space="0" w:color="auto"/>
                  </w:divBdr>
                </w:div>
                <w:div w:id="451678021">
                  <w:marLeft w:val="640"/>
                  <w:marRight w:val="0"/>
                  <w:marTop w:val="0"/>
                  <w:marBottom w:val="0"/>
                  <w:divBdr>
                    <w:top w:val="none" w:sz="0" w:space="0" w:color="auto"/>
                    <w:left w:val="none" w:sz="0" w:space="0" w:color="auto"/>
                    <w:bottom w:val="none" w:sz="0" w:space="0" w:color="auto"/>
                    <w:right w:val="none" w:sz="0" w:space="0" w:color="auto"/>
                  </w:divBdr>
                </w:div>
                <w:div w:id="457917803">
                  <w:marLeft w:val="640"/>
                  <w:marRight w:val="0"/>
                  <w:marTop w:val="0"/>
                  <w:marBottom w:val="0"/>
                  <w:divBdr>
                    <w:top w:val="none" w:sz="0" w:space="0" w:color="auto"/>
                    <w:left w:val="none" w:sz="0" w:space="0" w:color="auto"/>
                    <w:bottom w:val="none" w:sz="0" w:space="0" w:color="auto"/>
                    <w:right w:val="none" w:sz="0" w:space="0" w:color="auto"/>
                  </w:divBdr>
                </w:div>
                <w:div w:id="498276681">
                  <w:marLeft w:val="640"/>
                  <w:marRight w:val="0"/>
                  <w:marTop w:val="0"/>
                  <w:marBottom w:val="0"/>
                  <w:divBdr>
                    <w:top w:val="none" w:sz="0" w:space="0" w:color="auto"/>
                    <w:left w:val="none" w:sz="0" w:space="0" w:color="auto"/>
                    <w:bottom w:val="none" w:sz="0" w:space="0" w:color="auto"/>
                    <w:right w:val="none" w:sz="0" w:space="0" w:color="auto"/>
                  </w:divBdr>
                </w:div>
                <w:div w:id="500320184">
                  <w:marLeft w:val="640"/>
                  <w:marRight w:val="0"/>
                  <w:marTop w:val="0"/>
                  <w:marBottom w:val="0"/>
                  <w:divBdr>
                    <w:top w:val="none" w:sz="0" w:space="0" w:color="auto"/>
                    <w:left w:val="none" w:sz="0" w:space="0" w:color="auto"/>
                    <w:bottom w:val="none" w:sz="0" w:space="0" w:color="auto"/>
                    <w:right w:val="none" w:sz="0" w:space="0" w:color="auto"/>
                  </w:divBdr>
                </w:div>
                <w:div w:id="529418678">
                  <w:marLeft w:val="640"/>
                  <w:marRight w:val="0"/>
                  <w:marTop w:val="0"/>
                  <w:marBottom w:val="0"/>
                  <w:divBdr>
                    <w:top w:val="none" w:sz="0" w:space="0" w:color="auto"/>
                    <w:left w:val="none" w:sz="0" w:space="0" w:color="auto"/>
                    <w:bottom w:val="none" w:sz="0" w:space="0" w:color="auto"/>
                    <w:right w:val="none" w:sz="0" w:space="0" w:color="auto"/>
                  </w:divBdr>
                </w:div>
                <w:div w:id="532500731">
                  <w:marLeft w:val="640"/>
                  <w:marRight w:val="0"/>
                  <w:marTop w:val="0"/>
                  <w:marBottom w:val="0"/>
                  <w:divBdr>
                    <w:top w:val="none" w:sz="0" w:space="0" w:color="auto"/>
                    <w:left w:val="none" w:sz="0" w:space="0" w:color="auto"/>
                    <w:bottom w:val="none" w:sz="0" w:space="0" w:color="auto"/>
                    <w:right w:val="none" w:sz="0" w:space="0" w:color="auto"/>
                  </w:divBdr>
                </w:div>
                <w:div w:id="552884417">
                  <w:marLeft w:val="640"/>
                  <w:marRight w:val="0"/>
                  <w:marTop w:val="0"/>
                  <w:marBottom w:val="0"/>
                  <w:divBdr>
                    <w:top w:val="none" w:sz="0" w:space="0" w:color="auto"/>
                    <w:left w:val="none" w:sz="0" w:space="0" w:color="auto"/>
                    <w:bottom w:val="none" w:sz="0" w:space="0" w:color="auto"/>
                    <w:right w:val="none" w:sz="0" w:space="0" w:color="auto"/>
                  </w:divBdr>
                </w:div>
                <w:div w:id="588004262">
                  <w:marLeft w:val="640"/>
                  <w:marRight w:val="0"/>
                  <w:marTop w:val="0"/>
                  <w:marBottom w:val="0"/>
                  <w:divBdr>
                    <w:top w:val="none" w:sz="0" w:space="0" w:color="auto"/>
                    <w:left w:val="none" w:sz="0" w:space="0" w:color="auto"/>
                    <w:bottom w:val="none" w:sz="0" w:space="0" w:color="auto"/>
                    <w:right w:val="none" w:sz="0" w:space="0" w:color="auto"/>
                  </w:divBdr>
                </w:div>
                <w:div w:id="601961078">
                  <w:marLeft w:val="640"/>
                  <w:marRight w:val="0"/>
                  <w:marTop w:val="0"/>
                  <w:marBottom w:val="0"/>
                  <w:divBdr>
                    <w:top w:val="none" w:sz="0" w:space="0" w:color="auto"/>
                    <w:left w:val="none" w:sz="0" w:space="0" w:color="auto"/>
                    <w:bottom w:val="none" w:sz="0" w:space="0" w:color="auto"/>
                    <w:right w:val="none" w:sz="0" w:space="0" w:color="auto"/>
                  </w:divBdr>
                </w:div>
                <w:div w:id="605308541">
                  <w:marLeft w:val="640"/>
                  <w:marRight w:val="0"/>
                  <w:marTop w:val="0"/>
                  <w:marBottom w:val="0"/>
                  <w:divBdr>
                    <w:top w:val="none" w:sz="0" w:space="0" w:color="auto"/>
                    <w:left w:val="none" w:sz="0" w:space="0" w:color="auto"/>
                    <w:bottom w:val="none" w:sz="0" w:space="0" w:color="auto"/>
                    <w:right w:val="none" w:sz="0" w:space="0" w:color="auto"/>
                  </w:divBdr>
                </w:div>
                <w:div w:id="731998736">
                  <w:marLeft w:val="640"/>
                  <w:marRight w:val="0"/>
                  <w:marTop w:val="0"/>
                  <w:marBottom w:val="0"/>
                  <w:divBdr>
                    <w:top w:val="none" w:sz="0" w:space="0" w:color="auto"/>
                    <w:left w:val="none" w:sz="0" w:space="0" w:color="auto"/>
                    <w:bottom w:val="none" w:sz="0" w:space="0" w:color="auto"/>
                    <w:right w:val="none" w:sz="0" w:space="0" w:color="auto"/>
                  </w:divBdr>
                </w:div>
                <w:div w:id="748574497">
                  <w:marLeft w:val="640"/>
                  <w:marRight w:val="0"/>
                  <w:marTop w:val="0"/>
                  <w:marBottom w:val="0"/>
                  <w:divBdr>
                    <w:top w:val="none" w:sz="0" w:space="0" w:color="auto"/>
                    <w:left w:val="none" w:sz="0" w:space="0" w:color="auto"/>
                    <w:bottom w:val="none" w:sz="0" w:space="0" w:color="auto"/>
                    <w:right w:val="none" w:sz="0" w:space="0" w:color="auto"/>
                  </w:divBdr>
                </w:div>
                <w:div w:id="788086297">
                  <w:marLeft w:val="640"/>
                  <w:marRight w:val="0"/>
                  <w:marTop w:val="0"/>
                  <w:marBottom w:val="0"/>
                  <w:divBdr>
                    <w:top w:val="none" w:sz="0" w:space="0" w:color="auto"/>
                    <w:left w:val="none" w:sz="0" w:space="0" w:color="auto"/>
                    <w:bottom w:val="none" w:sz="0" w:space="0" w:color="auto"/>
                    <w:right w:val="none" w:sz="0" w:space="0" w:color="auto"/>
                  </w:divBdr>
                </w:div>
                <w:div w:id="825123043">
                  <w:marLeft w:val="640"/>
                  <w:marRight w:val="0"/>
                  <w:marTop w:val="0"/>
                  <w:marBottom w:val="0"/>
                  <w:divBdr>
                    <w:top w:val="none" w:sz="0" w:space="0" w:color="auto"/>
                    <w:left w:val="none" w:sz="0" w:space="0" w:color="auto"/>
                    <w:bottom w:val="none" w:sz="0" w:space="0" w:color="auto"/>
                    <w:right w:val="none" w:sz="0" w:space="0" w:color="auto"/>
                  </w:divBdr>
                </w:div>
                <w:div w:id="852843465">
                  <w:marLeft w:val="640"/>
                  <w:marRight w:val="0"/>
                  <w:marTop w:val="0"/>
                  <w:marBottom w:val="0"/>
                  <w:divBdr>
                    <w:top w:val="none" w:sz="0" w:space="0" w:color="auto"/>
                    <w:left w:val="none" w:sz="0" w:space="0" w:color="auto"/>
                    <w:bottom w:val="none" w:sz="0" w:space="0" w:color="auto"/>
                    <w:right w:val="none" w:sz="0" w:space="0" w:color="auto"/>
                  </w:divBdr>
                </w:div>
                <w:div w:id="910844623">
                  <w:marLeft w:val="640"/>
                  <w:marRight w:val="0"/>
                  <w:marTop w:val="0"/>
                  <w:marBottom w:val="0"/>
                  <w:divBdr>
                    <w:top w:val="none" w:sz="0" w:space="0" w:color="auto"/>
                    <w:left w:val="none" w:sz="0" w:space="0" w:color="auto"/>
                    <w:bottom w:val="none" w:sz="0" w:space="0" w:color="auto"/>
                    <w:right w:val="none" w:sz="0" w:space="0" w:color="auto"/>
                  </w:divBdr>
                </w:div>
                <w:div w:id="939486800">
                  <w:marLeft w:val="640"/>
                  <w:marRight w:val="0"/>
                  <w:marTop w:val="0"/>
                  <w:marBottom w:val="0"/>
                  <w:divBdr>
                    <w:top w:val="none" w:sz="0" w:space="0" w:color="auto"/>
                    <w:left w:val="none" w:sz="0" w:space="0" w:color="auto"/>
                    <w:bottom w:val="none" w:sz="0" w:space="0" w:color="auto"/>
                    <w:right w:val="none" w:sz="0" w:space="0" w:color="auto"/>
                  </w:divBdr>
                </w:div>
                <w:div w:id="947086287">
                  <w:marLeft w:val="640"/>
                  <w:marRight w:val="0"/>
                  <w:marTop w:val="0"/>
                  <w:marBottom w:val="0"/>
                  <w:divBdr>
                    <w:top w:val="none" w:sz="0" w:space="0" w:color="auto"/>
                    <w:left w:val="none" w:sz="0" w:space="0" w:color="auto"/>
                    <w:bottom w:val="none" w:sz="0" w:space="0" w:color="auto"/>
                    <w:right w:val="none" w:sz="0" w:space="0" w:color="auto"/>
                  </w:divBdr>
                </w:div>
                <w:div w:id="969674491">
                  <w:marLeft w:val="640"/>
                  <w:marRight w:val="0"/>
                  <w:marTop w:val="0"/>
                  <w:marBottom w:val="0"/>
                  <w:divBdr>
                    <w:top w:val="none" w:sz="0" w:space="0" w:color="auto"/>
                    <w:left w:val="none" w:sz="0" w:space="0" w:color="auto"/>
                    <w:bottom w:val="none" w:sz="0" w:space="0" w:color="auto"/>
                    <w:right w:val="none" w:sz="0" w:space="0" w:color="auto"/>
                  </w:divBdr>
                </w:div>
                <w:div w:id="975917029">
                  <w:marLeft w:val="640"/>
                  <w:marRight w:val="0"/>
                  <w:marTop w:val="0"/>
                  <w:marBottom w:val="0"/>
                  <w:divBdr>
                    <w:top w:val="none" w:sz="0" w:space="0" w:color="auto"/>
                    <w:left w:val="none" w:sz="0" w:space="0" w:color="auto"/>
                    <w:bottom w:val="none" w:sz="0" w:space="0" w:color="auto"/>
                    <w:right w:val="none" w:sz="0" w:space="0" w:color="auto"/>
                  </w:divBdr>
                </w:div>
                <w:div w:id="981810929">
                  <w:marLeft w:val="640"/>
                  <w:marRight w:val="0"/>
                  <w:marTop w:val="0"/>
                  <w:marBottom w:val="0"/>
                  <w:divBdr>
                    <w:top w:val="none" w:sz="0" w:space="0" w:color="auto"/>
                    <w:left w:val="none" w:sz="0" w:space="0" w:color="auto"/>
                    <w:bottom w:val="none" w:sz="0" w:space="0" w:color="auto"/>
                    <w:right w:val="none" w:sz="0" w:space="0" w:color="auto"/>
                  </w:divBdr>
                </w:div>
                <w:div w:id="1010252730">
                  <w:marLeft w:val="640"/>
                  <w:marRight w:val="0"/>
                  <w:marTop w:val="0"/>
                  <w:marBottom w:val="0"/>
                  <w:divBdr>
                    <w:top w:val="none" w:sz="0" w:space="0" w:color="auto"/>
                    <w:left w:val="none" w:sz="0" w:space="0" w:color="auto"/>
                    <w:bottom w:val="none" w:sz="0" w:space="0" w:color="auto"/>
                    <w:right w:val="none" w:sz="0" w:space="0" w:color="auto"/>
                  </w:divBdr>
                </w:div>
                <w:div w:id="1052970642">
                  <w:marLeft w:val="640"/>
                  <w:marRight w:val="0"/>
                  <w:marTop w:val="0"/>
                  <w:marBottom w:val="0"/>
                  <w:divBdr>
                    <w:top w:val="none" w:sz="0" w:space="0" w:color="auto"/>
                    <w:left w:val="none" w:sz="0" w:space="0" w:color="auto"/>
                    <w:bottom w:val="none" w:sz="0" w:space="0" w:color="auto"/>
                    <w:right w:val="none" w:sz="0" w:space="0" w:color="auto"/>
                  </w:divBdr>
                </w:div>
                <w:div w:id="1057633544">
                  <w:marLeft w:val="640"/>
                  <w:marRight w:val="0"/>
                  <w:marTop w:val="0"/>
                  <w:marBottom w:val="0"/>
                  <w:divBdr>
                    <w:top w:val="none" w:sz="0" w:space="0" w:color="auto"/>
                    <w:left w:val="none" w:sz="0" w:space="0" w:color="auto"/>
                    <w:bottom w:val="none" w:sz="0" w:space="0" w:color="auto"/>
                    <w:right w:val="none" w:sz="0" w:space="0" w:color="auto"/>
                  </w:divBdr>
                </w:div>
                <w:div w:id="1061446028">
                  <w:marLeft w:val="640"/>
                  <w:marRight w:val="0"/>
                  <w:marTop w:val="0"/>
                  <w:marBottom w:val="0"/>
                  <w:divBdr>
                    <w:top w:val="none" w:sz="0" w:space="0" w:color="auto"/>
                    <w:left w:val="none" w:sz="0" w:space="0" w:color="auto"/>
                    <w:bottom w:val="none" w:sz="0" w:space="0" w:color="auto"/>
                    <w:right w:val="none" w:sz="0" w:space="0" w:color="auto"/>
                  </w:divBdr>
                </w:div>
                <w:div w:id="1138643289">
                  <w:marLeft w:val="640"/>
                  <w:marRight w:val="0"/>
                  <w:marTop w:val="0"/>
                  <w:marBottom w:val="0"/>
                  <w:divBdr>
                    <w:top w:val="none" w:sz="0" w:space="0" w:color="auto"/>
                    <w:left w:val="none" w:sz="0" w:space="0" w:color="auto"/>
                    <w:bottom w:val="none" w:sz="0" w:space="0" w:color="auto"/>
                    <w:right w:val="none" w:sz="0" w:space="0" w:color="auto"/>
                  </w:divBdr>
                </w:div>
                <w:div w:id="1225526588">
                  <w:marLeft w:val="640"/>
                  <w:marRight w:val="0"/>
                  <w:marTop w:val="0"/>
                  <w:marBottom w:val="0"/>
                  <w:divBdr>
                    <w:top w:val="none" w:sz="0" w:space="0" w:color="auto"/>
                    <w:left w:val="none" w:sz="0" w:space="0" w:color="auto"/>
                    <w:bottom w:val="none" w:sz="0" w:space="0" w:color="auto"/>
                    <w:right w:val="none" w:sz="0" w:space="0" w:color="auto"/>
                  </w:divBdr>
                </w:div>
                <w:div w:id="1243105812">
                  <w:marLeft w:val="640"/>
                  <w:marRight w:val="0"/>
                  <w:marTop w:val="0"/>
                  <w:marBottom w:val="0"/>
                  <w:divBdr>
                    <w:top w:val="none" w:sz="0" w:space="0" w:color="auto"/>
                    <w:left w:val="none" w:sz="0" w:space="0" w:color="auto"/>
                    <w:bottom w:val="none" w:sz="0" w:space="0" w:color="auto"/>
                    <w:right w:val="none" w:sz="0" w:space="0" w:color="auto"/>
                  </w:divBdr>
                </w:div>
                <w:div w:id="1284576352">
                  <w:marLeft w:val="640"/>
                  <w:marRight w:val="0"/>
                  <w:marTop w:val="0"/>
                  <w:marBottom w:val="0"/>
                  <w:divBdr>
                    <w:top w:val="none" w:sz="0" w:space="0" w:color="auto"/>
                    <w:left w:val="none" w:sz="0" w:space="0" w:color="auto"/>
                    <w:bottom w:val="none" w:sz="0" w:space="0" w:color="auto"/>
                    <w:right w:val="none" w:sz="0" w:space="0" w:color="auto"/>
                  </w:divBdr>
                </w:div>
                <w:div w:id="1385107345">
                  <w:marLeft w:val="640"/>
                  <w:marRight w:val="0"/>
                  <w:marTop w:val="0"/>
                  <w:marBottom w:val="0"/>
                  <w:divBdr>
                    <w:top w:val="none" w:sz="0" w:space="0" w:color="auto"/>
                    <w:left w:val="none" w:sz="0" w:space="0" w:color="auto"/>
                    <w:bottom w:val="none" w:sz="0" w:space="0" w:color="auto"/>
                    <w:right w:val="none" w:sz="0" w:space="0" w:color="auto"/>
                  </w:divBdr>
                </w:div>
                <w:div w:id="1389916350">
                  <w:marLeft w:val="640"/>
                  <w:marRight w:val="0"/>
                  <w:marTop w:val="0"/>
                  <w:marBottom w:val="0"/>
                  <w:divBdr>
                    <w:top w:val="none" w:sz="0" w:space="0" w:color="auto"/>
                    <w:left w:val="none" w:sz="0" w:space="0" w:color="auto"/>
                    <w:bottom w:val="none" w:sz="0" w:space="0" w:color="auto"/>
                    <w:right w:val="none" w:sz="0" w:space="0" w:color="auto"/>
                  </w:divBdr>
                </w:div>
                <w:div w:id="1431730598">
                  <w:marLeft w:val="640"/>
                  <w:marRight w:val="0"/>
                  <w:marTop w:val="0"/>
                  <w:marBottom w:val="0"/>
                  <w:divBdr>
                    <w:top w:val="none" w:sz="0" w:space="0" w:color="auto"/>
                    <w:left w:val="none" w:sz="0" w:space="0" w:color="auto"/>
                    <w:bottom w:val="none" w:sz="0" w:space="0" w:color="auto"/>
                    <w:right w:val="none" w:sz="0" w:space="0" w:color="auto"/>
                  </w:divBdr>
                </w:div>
                <w:div w:id="1432706698">
                  <w:marLeft w:val="640"/>
                  <w:marRight w:val="0"/>
                  <w:marTop w:val="0"/>
                  <w:marBottom w:val="0"/>
                  <w:divBdr>
                    <w:top w:val="none" w:sz="0" w:space="0" w:color="auto"/>
                    <w:left w:val="none" w:sz="0" w:space="0" w:color="auto"/>
                    <w:bottom w:val="none" w:sz="0" w:space="0" w:color="auto"/>
                    <w:right w:val="none" w:sz="0" w:space="0" w:color="auto"/>
                  </w:divBdr>
                </w:div>
                <w:div w:id="1469476505">
                  <w:marLeft w:val="640"/>
                  <w:marRight w:val="0"/>
                  <w:marTop w:val="0"/>
                  <w:marBottom w:val="0"/>
                  <w:divBdr>
                    <w:top w:val="none" w:sz="0" w:space="0" w:color="auto"/>
                    <w:left w:val="none" w:sz="0" w:space="0" w:color="auto"/>
                    <w:bottom w:val="none" w:sz="0" w:space="0" w:color="auto"/>
                    <w:right w:val="none" w:sz="0" w:space="0" w:color="auto"/>
                  </w:divBdr>
                </w:div>
                <w:div w:id="1527478177">
                  <w:marLeft w:val="640"/>
                  <w:marRight w:val="0"/>
                  <w:marTop w:val="0"/>
                  <w:marBottom w:val="0"/>
                  <w:divBdr>
                    <w:top w:val="none" w:sz="0" w:space="0" w:color="auto"/>
                    <w:left w:val="none" w:sz="0" w:space="0" w:color="auto"/>
                    <w:bottom w:val="none" w:sz="0" w:space="0" w:color="auto"/>
                    <w:right w:val="none" w:sz="0" w:space="0" w:color="auto"/>
                  </w:divBdr>
                </w:div>
                <w:div w:id="1530492047">
                  <w:marLeft w:val="640"/>
                  <w:marRight w:val="0"/>
                  <w:marTop w:val="0"/>
                  <w:marBottom w:val="0"/>
                  <w:divBdr>
                    <w:top w:val="none" w:sz="0" w:space="0" w:color="auto"/>
                    <w:left w:val="none" w:sz="0" w:space="0" w:color="auto"/>
                    <w:bottom w:val="none" w:sz="0" w:space="0" w:color="auto"/>
                    <w:right w:val="none" w:sz="0" w:space="0" w:color="auto"/>
                  </w:divBdr>
                </w:div>
                <w:div w:id="1537278479">
                  <w:marLeft w:val="640"/>
                  <w:marRight w:val="0"/>
                  <w:marTop w:val="0"/>
                  <w:marBottom w:val="0"/>
                  <w:divBdr>
                    <w:top w:val="none" w:sz="0" w:space="0" w:color="auto"/>
                    <w:left w:val="none" w:sz="0" w:space="0" w:color="auto"/>
                    <w:bottom w:val="none" w:sz="0" w:space="0" w:color="auto"/>
                    <w:right w:val="none" w:sz="0" w:space="0" w:color="auto"/>
                  </w:divBdr>
                </w:div>
                <w:div w:id="1549217607">
                  <w:marLeft w:val="640"/>
                  <w:marRight w:val="0"/>
                  <w:marTop w:val="0"/>
                  <w:marBottom w:val="0"/>
                  <w:divBdr>
                    <w:top w:val="none" w:sz="0" w:space="0" w:color="auto"/>
                    <w:left w:val="none" w:sz="0" w:space="0" w:color="auto"/>
                    <w:bottom w:val="none" w:sz="0" w:space="0" w:color="auto"/>
                    <w:right w:val="none" w:sz="0" w:space="0" w:color="auto"/>
                  </w:divBdr>
                </w:div>
                <w:div w:id="1568300975">
                  <w:marLeft w:val="640"/>
                  <w:marRight w:val="0"/>
                  <w:marTop w:val="0"/>
                  <w:marBottom w:val="0"/>
                  <w:divBdr>
                    <w:top w:val="none" w:sz="0" w:space="0" w:color="auto"/>
                    <w:left w:val="none" w:sz="0" w:space="0" w:color="auto"/>
                    <w:bottom w:val="none" w:sz="0" w:space="0" w:color="auto"/>
                    <w:right w:val="none" w:sz="0" w:space="0" w:color="auto"/>
                  </w:divBdr>
                </w:div>
                <w:div w:id="1688560103">
                  <w:marLeft w:val="640"/>
                  <w:marRight w:val="0"/>
                  <w:marTop w:val="0"/>
                  <w:marBottom w:val="0"/>
                  <w:divBdr>
                    <w:top w:val="none" w:sz="0" w:space="0" w:color="auto"/>
                    <w:left w:val="none" w:sz="0" w:space="0" w:color="auto"/>
                    <w:bottom w:val="none" w:sz="0" w:space="0" w:color="auto"/>
                    <w:right w:val="none" w:sz="0" w:space="0" w:color="auto"/>
                  </w:divBdr>
                </w:div>
                <w:div w:id="1691027707">
                  <w:marLeft w:val="640"/>
                  <w:marRight w:val="0"/>
                  <w:marTop w:val="0"/>
                  <w:marBottom w:val="0"/>
                  <w:divBdr>
                    <w:top w:val="none" w:sz="0" w:space="0" w:color="auto"/>
                    <w:left w:val="none" w:sz="0" w:space="0" w:color="auto"/>
                    <w:bottom w:val="none" w:sz="0" w:space="0" w:color="auto"/>
                    <w:right w:val="none" w:sz="0" w:space="0" w:color="auto"/>
                  </w:divBdr>
                </w:div>
                <w:div w:id="1746219769">
                  <w:marLeft w:val="640"/>
                  <w:marRight w:val="0"/>
                  <w:marTop w:val="0"/>
                  <w:marBottom w:val="0"/>
                  <w:divBdr>
                    <w:top w:val="none" w:sz="0" w:space="0" w:color="auto"/>
                    <w:left w:val="none" w:sz="0" w:space="0" w:color="auto"/>
                    <w:bottom w:val="none" w:sz="0" w:space="0" w:color="auto"/>
                    <w:right w:val="none" w:sz="0" w:space="0" w:color="auto"/>
                  </w:divBdr>
                </w:div>
                <w:div w:id="1757748324">
                  <w:marLeft w:val="640"/>
                  <w:marRight w:val="0"/>
                  <w:marTop w:val="0"/>
                  <w:marBottom w:val="0"/>
                  <w:divBdr>
                    <w:top w:val="none" w:sz="0" w:space="0" w:color="auto"/>
                    <w:left w:val="none" w:sz="0" w:space="0" w:color="auto"/>
                    <w:bottom w:val="none" w:sz="0" w:space="0" w:color="auto"/>
                    <w:right w:val="none" w:sz="0" w:space="0" w:color="auto"/>
                  </w:divBdr>
                </w:div>
                <w:div w:id="1761173022">
                  <w:marLeft w:val="640"/>
                  <w:marRight w:val="0"/>
                  <w:marTop w:val="0"/>
                  <w:marBottom w:val="0"/>
                  <w:divBdr>
                    <w:top w:val="none" w:sz="0" w:space="0" w:color="auto"/>
                    <w:left w:val="none" w:sz="0" w:space="0" w:color="auto"/>
                    <w:bottom w:val="none" w:sz="0" w:space="0" w:color="auto"/>
                    <w:right w:val="none" w:sz="0" w:space="0" w:color="auto"/>
                  </w:divBdr>
                </w:div>
                <w:div w:id="1772892717">
                  <w:marLeft w:val="640"/>
                  <w:marRight w:val="0"/>
                  <w:marTop w:val="0"/>
                  <w:marBottom w:val="0"/>
                  <w:divBdr>
                    <w:top w:val="none" w:sz="0" w:space="0" w:color="auto"/>
                    <w:left w:val="none" w:sz="0" w:space="0" w:color="auto"/>
                    <w:bottom w:val="none" w:sz="0" w:space="0" w:color="auto"/>
                    <w:right w:val="none" w:sz="0" w:space="0" w:color="auto"/>
                  </w:divBdr>
                </w:div>
                <w:div w:id="1778596576">
                  <w:marLeft w:val="640"/>
                  <w:marRight w:val="0"/>
                  <w:marTop w:val="0"/>
                  <w:marBottom w:val="0"/>
                  <w:divBdr>
                    <w:top w:val="none" w:sz="0" w:space="0" w:color="auto"/>
                    <w:left w:val="none" w:sz="0" w:space="0" w:color="auto"/>
                    <w:bottom w:val="none" w:sz="0" w:space="0" w:color="auto"/>
                    <w:right w:val="none" w:sz="0" w:space="0" w:color="auto"/>
                  </w:divBdr>
                </w:div>
                <w:div w:id="1779830159">
                  <w:marLeft w:val="640"/>
                  <w:marRight w:val="0"/>
                  <w:marTop w:val="0"/>
                  <w:marBottom w:val="0"/>
                  <w:divBdr>
                    <w:top w:val="none" w:sz="0" w:space="0" w:color="auto"/>
                    <w:left w:val="none" w:sz="0" w:space="0" w:color="auto"/>
                    <w:bottom w:val="none" w:sz="0" w:space="0" w:color="auto"/>
                    <w:right w:val="none" w:sz="0" w:space="0" w:color="auto"/>
                  </w:divBdr>
                </w:div>
                <w:div w:id="1813055687">
                  <w:marLeft w:val="640"/>
                  <w:marRight w:val="0"/>
                  <w:marTop w:val="0"/>
                  <w:marBottom w:val="0"/>
                  <w:divBdr>
                    <w:top w:val="none" w:sz="0" w:space="0" w:color="auto"/>
                    <w:left w:val="none" w:sz="0" w:space="0" w:color="auto"/>
                    <w:bottom w:val="none" w:sz="0" w:space="0" w:color="auto"/>
                    <w:right w:val="none" w:sz="0" w:space="0" w:color="auto"/>
                  </w:divBdr>
                </w:div>
                <w:div w:id="1828742881">
                  <w:marLeft w:val="640"/>
                  <w:marRight w:val="0"/>
                  <w:marTop w:val="0"/>
                  <w:marBottom w:val="0"/>
                  <w:divBdr>
                    <w:top w:val="none" w:sz="0" w:space="0" w:color="auto"/>
                    <w:left w:val="none" w:sz="0" w:space="0" w:color="auto"/>
                    <w:bottom w:val="none" w:sz="0" w:space="0" w:color="auto"/>
                    <w:right w:val="none" w:sz="0" w:space="0" w:color="auto"/>
                  </w:divBdr>
                </w:div>
                <w:div w:id="1894195036">
                  <w:marLeft w:val="640"/>
                  <w:marRight w:val="0"/>
                  <w:marTop w:val="0"/>
                  <w:marBottom w:val="0"/>
                  <w:divBdr>
                    <w:top w:val="none" w:sz="0" w:space="0" w:color="auto"/>
                    <w:left w:val="none" w:sz="0" w:space="0" w:color="auto"/>
                    <w:bottom w:val="none" w:sz="0" w:space="0" w:color="auto"/>
                    <w:right w:val="none" w:sz="0" w:space="0" w:color="auto"/>
                  </w:divBdr>
                </w:div>
                <w:div w:id="1971813176">
                  <w:marLeft w:val="640"/>
                  <w:marRight w:val="0"/>
                  <w:marTop w:val="0"/>
                  <w:marBottom w:val="0"/>
                  <w:divBdr>
                    <w:top w:val="none" w:sz="0" w:space="0" w:color="auto"/>
                    <w:left w:val="none" w:sz="0" w:space="0" w:color="auto"/>
                    <w:bottom w:val="none" w:sz="0" w:space="0" w:color="auto"/>
                    <w:right w:val="none" w:sz="0" w:space="0" w:color="auto"/>
                  </w:divBdr>
                </w:div>
                <w:div w:id="1987588014">
                  <w:marLeft w:val="640"/>
                  <w:marRight w:val="0"/>
                  <w:marTop w:val="0"/>
                  <w:marBottom w:val="0"/>
                  <w:divBdr>
                    <w:top w:val="none" w:sz="0" w:space="0" w:color="auto"/>
                    <w:left w:val="none" w:sz="0" w:space="0" w:color="auto"/>
                    <w:bottom w:val="none" w:sz="0" w:space="0" w:color="auto"/>
                    <w:right w:val="none" w:sz="0" w:space="0" w:color="auto"/>
                  </w:divBdr>
                </w:div>
                <w:div w:id="1996058607">
                  <w:marLeft w:val="640"/>
                  <w:marRight w:val="0"/>
                  <w:marTop w:val="0"/>
                  <w:marBottom w:val="0"/>
                  <w:divBdr>
                    <w:top w:val="none" w:sz="0" w:space="0" w:color="auto"/>
                    <w:left w:val="none" w:sz="0" w:space="0" w:color="auto"/>
                    <w:bottom w:val="none" w:sz="0" w:space="0" w:color="auto"/>
                    <w:right w:val="none" w:sz="0" w:space="0" w:color="auto"/>
                  </w:divBdr>
                </w:div>
                <w:div w:id="1998340063">
                  <w:marLeft w:val="640"/>
                  <w:marRight w:val="0"/>
                  <w:marTop w:val="0"/>
                  <w:marBottom w:val="0"/>
                  <w:divBdr>
                    <w:top w:val="none" w:sz="0" w:space="0" w:color="auto"/>
                    <w:left w:val="none" w:sz="0" w:space="0" w:color="auto"/>
                    <w:bottom w:val="none" w:sz="0" w:space="0" w:color="auto"/>
                    <w:right w:val="none" w:sz="0" w:space="0" w:color="auto"/>
                  </w:divBdr>
                </w:div>
                <w:div w:id="2061510799">
                  <w:marLeft w:val="640"/>
                  <w:marRight w:val="0"/>
                  <w:marTop w:val="0"/>
                  <w:marBottom w:val="0"/>
                  <w:divBdr>
                    <w:top w:val="none" w:sz="0" w:space="0" w:color="auto"/>
                    <w:left w:val="none" w:sz="0" w:space="0" w:color="auto"/>
                    <w:bottom w:val="none" w:sz="0" w:space="0" w:color="auto"/>
                    <w:right w:val="none" w:sz="0" w:space="0" w:color="auto"/>
                  </w:divBdr>
                </w:div>
                <w:div w:id="2066102418">
                  <w:marLeft w:val="640"/>
                  <w:marRight w:val="0"/>
                  <w:marTop w:val="0"/>
                  <w:marBottom w:val="0"/>
                  <w:divBdr>
                    <w:top w:val="none" w:sz="0" w:space="0" w:color="auto"/>
                    <w:left w:val="none" w:sz="0" w:space="0" w:color="auto"/>
                    <w:bottom w:val="none" w:sz="0" w:space="0" w:color="auto"/>
                    <w:right w:val="none" w:sz="0" w:space="0" w:color="auto"/>
                  </w:divBdr>
                </w:div>
                <w:div w:id="2096391093">
                  <w:marLeft w:val="640"/>
                  <w:marRight w:val="0"/>
                  <w:marTop w:val="0"/>
                  <w:marBottom w:val="0"/>
                  <w:divBdr>
                    <w:top w:val="none" w:sz="0" w:space="0" w:color="auto"/>
                    <w:left w:val="none" w:sz="0" w:space="0" w:color="auto"/>
                    <w:bottom w:val="none" w:sz="0" w:space="0" w:color="auto"/>
                    <w:right w:val="none" w:sz="0" w:space="0" w:color="auto"/>
                  </w:divBdr>
                </w:div>
              </w:divsChild>
            </w:div>
            <w:div w:id="922184323">
              <w:marLeft w:val="0"/>
              <w:marRight w:val="0"/>
              <w:marTop w:val="0"/>
              <w:marBottom w:val="0"/>
              <w:divBdr>
                <w:top w:val="none" w:sz="0" w:space="0" w:color="auto"/>
                <w:left w:val="none" w:sz="0" w:space="0" w:color="auto"/>
                <w:bottom w:val="none" w:sz="0" w:space="0" w:color="auto"/>
                <w:right w:val="none" w:sz="0" w:space="0" w:color="auto"/>
              </w:divBdr>
              <w:divsChild>
                <w:div w:id="48962510">
                  <w:marLeft w:val="640"/>
                  <w:marRight w:val="0"/>
                  <w:marTop w:val="0"/>
                  <w:marBottom w:val="0"/>
                  <w:divBdr>
                    <w:top w:val="none" w:sz="0" w:space="0" w:color="auto"/>
                    <w:left w:val="none" w:sz="0" w:space="0" w:color="auto"/>
                    <w:bottom w:val="none" w:sz="0" w:space="0" w:color="auto"/>
                    <w:right w:val="none" w:sz="0" w:space="0" w:color="auto"/>
                  </w:divBdr>
                </w:div>
                <w:div w:id="59443124">
                  <w:marLeft w:val="640"/>
                  <w:marRight w:val="0"/>
                  <w:marTop w:val="0"/>
                  <w:marBottom w:val="0"/>
                  <w:divBdr>
                    <w:top w:val="none" w:sz="0" w:space="0" w:color="auto"/>
                    <w:left w:val="none" w:sz="0" w:space="0" w:color="auto"/>
                    <w:bottom w:val="none" w:sz="0" w:space="0" w:color="auto"/>
                    <w:right w:val="none" w:sz="0" w:space="0" w:color="auto"/>
                  </w:divBdr>
                </w:div>
                <w:div w:id="88544506">
                  <w:marLeft w:val="640"/>
                  <w:marRight w:val="0"/>
                  <w:marTop w:val="0"/>
                  <w:marBottom w:val="0"/>
                  <w:divBdr>
                    <w:top w:val="none" w:sz="0" w:space="0" w:color="auto"/>
                    <w:left w:val="none" w:sz="0" w:space="0" w:color="auto"/>
                    <w:bottom w:val="none" w:sz="0" w:space="0" w:color="auto"/>
                    <w:right w:val="none" w:sz="0" w:space="0" w:color="auto"/>
                  </w:divBdr>
                </w:div>
                <w:div w:id="135881584">
                  <w:marLeft w:val="640"/>
                  <w:marRight w:val="0"/>
                  <w:marTop w:val="0"/>
                  <w:marBottom w:val="0"/>
                  <w:divBdr>
                    <w:top w:val="none" w:sz="0" w:space="0" w:color="auto"/>
                    <w:left w:val="none" w:sz="0" w:space="0" w:color="auto"/>
                    <w:bottom w:val="none" w:sz="0" w:space="0" w:color="auto"/>
                    <w:right w:val="none" w:sz="0" w:space="0" w:color="auto"/>
                  </w:divBdr>
                </w:div>
                <w:div w:id="138234115">
                  <w:marLeft w:val="640"/>
                  <w:marRight w:val="0"/>
                  <w:marTop w:val="0"/>
                  <w:marBottom w:val="0"/>
                  <w:divBdr>
                    <w:top w:val="none" w:sz="0" w:space="0" w:color="auto"/>
                    <w:left w:val="none" w:sz="0" w:space="0" w:color="auto"/>
                    <w:bottom w:val="none" w:sz="0" w:space="0" w:color="auto"/>
                    <w:right w:val="none" w:sz="0" w:space="0" w:color="auto"/>
                  </w:divBdr>
                </w:div>
                <w:div w:id="194931433">
                  <w:marLeft w:val="640"/>
                  <w:marRight w:val="0"/>
                  <w:marTop w:val="0"/>
                  <w:marBottom w:val="0"/>
                  <w:divBdr>
                    <w:top w:val="none" w:sz="0" w:space="0" w:color="auto"/>
                    <w:left w:val="none" w:sz="0" w:space="0" w:color="auto"/>
                    <w:bottom w:val="none" w:sz="0" w:space="0" w:color="auto"/>
                    <w:right w:val="none" w:sz="0" w:space="0" w:color="auto"/>
                  </w:divBdr>
                </w:div>
                <w:div w:id="215893595">
                  <w:marLeft w:val="640"/>
                  <w:marRight w:val="0"/>
                  <w:marTop w:val="0"/>
                  <w:marBottom w:val="0"/>
                  <w:divBdr>
                    <w:top w:val="none" w:sz="0" w:space="0" w:color="auto"/>
                    <w:left w:val="none" w:sz="0" w:space="0" w:color="auto"/>
                    <w:bottom w:val="none" w:sz="0" w:space="0" w:color="auto"/>
                    <w:right w:val="none" w:sz="0" w:space="0" w:color="auto"/>
                  </w:divBdr>
                </w:div>
                <w:div w:id="252665415">
                  <w:marLeft w:val="640"/>
                  <w:marRight w:val="0"/>
                  <w:marTop w:val="0"/>
                  <w:marBottom w:val="0"/>
                  <w:divBdr>
                    <w:top w:val="none" w:sz="0" w:space="0" w:color="auto"/>
                    <w:left w:val="none" w:sz="0" w:space="0" w:color="auto"/>
                    <w:bottom w:val="none" w:sz="0" w:space="0" w:color="auto"/>
                    <w:right w:val="none" w:sz="0" w:space="0" w:color="auto"/>
                  </w:divBdr>
                </w:div>
                <w:div w:id="311759077">
                  <w:marLeft w:val="640"/>
                  <w:marRight w:val="0"/>
                  <w:marTop w:val="0"/>
                  <w:marBottom w:val="0"/>
                  <w:divBdr>
                    <w:top w:val="none" w:sz="0" w:space="0" w:color="auto"/>
                    <w:left w:val="none" w:sz="0" w:space="0" w:color="auto"/>
                    <w:bottom w:val="none" w:sz="0" w:space="0" w:color="auto"/>
                    <w:right w:val="none" w:sz="0" w:space="0" w:color="auto"/>
                  </w:divBdr>
                </w:div>
                <w:div w:id="323238103">
                  <w:marLeft w:val="640"/>
                  <w:marRight w:val="0"/>
                  <w:marTop w:val="0"/>
                  <w:marBottom w:val="0"/>
                  <w:divBdr>
                    <w:top w:val="none" w:sz="0" w:space="0" w:color="auto"/>
                    <w:left w:val="none" w:sz="0" w:space="0" w:color="auto"/>
                    <w:bottom w:val="none" w:sz="0" w:space="0" w:color="auto"/>
                    <w:right w:val="none" w:sz="0" w:space="0" w:color="auto"/>
                  </w:divBdr>
                </w:div>
                <w:div w:id="379405562">
                  <w:marLeft w:val="640"/>
                  <w:marRight w:val="0"/>
                  <w:marTop w:val="0"/>
                  <w:marBottom w:val="0"/>
                  <w:divBdr>
                    <w:top w:val="none" w:sz="0" w:space="0" w:color="auto"/>
                    <w:left w:val="none" w:sz="0" w:space="0" w:color="auto"/>
                    <w:bottom w:val="none" w:sz="0" w:space="0" w:color="auto"/>
                    <w:right w:val="none" w:sz="0" w:space="0" w:color="auto"/>
                  </w:divBdr>
                </w:div>
                <w:div w:id="543175652">
                  <w:marLeft w:val="640"/>
                  <w:marRight w:val="0"/>
                  <w:marTop w:val="0"/>
                  <w:marBottom w:val="0"/>
                  <w:divBdr>
                    <w:top w:val="none" w:sz="0" w:space="0" w:color="auto"/>
                    <w:left w:val="none" w:sz="0" w:space="0" w:color="auto"/>
                    <w:bottom w:val="none" w:sz="0" w:space="0" w:color="auto"/>
                    <w:right w:val="none" w:sz="0" w:space="0" w:color="auto"/>
                  </w:divBdr>
                </w:div>
                <w:div w:id="569462083">
                  <w:marLeft w:val="640"/>
                  <w:marRight w:val="0"/>
                  <w:marTop w:val="0"/>
                  <w:marBottom w:val="0"/>
                  <w:divBdr>
                    <w:top w:val="none" w:sz="0" w:space="0" w:color="auto"/>
                    <w:left w:val="none" w:sz="0" w:space="0" w:color="auto"/>
                    <w:bottom w:val="none" w:sz="0" w:space="0" w:color="auto"/>
                    <w:right w:val="none" w:sz="0" w:space="0" w:color="auto"/>
                  </w:divBdr>
                </w:div>
                <w:div w:id="589125794">
                  <w:marLeft w:val="640"/>
                  <w:marRight w:val="0"/>
                  <w:marTop w:val="0"/>
                  <w:marBottom w:val="0"/>
                  <w:divBdr>
                    <w:top w:val="none" w:sz="0" w:space="0" w:color="auto"/>
                    <w:left w:val="none" w:sz="0" w:space="0" w:color="auto"/>
                    <w:bottom w:val="none" w:sz="0" w:space="0" w:color="auto"/>
                    <w:right w:val="none" w:sz="0" w:space="0" w:color="auto"/>
                  </w:divBdr>
                </w:div>
                <w:div w:id="650644379">
                  <w:marLeft w:val="640"/>
                  <w:marRight w:val="0"/>
                  <w:marTop w:val="0"/>
                  <w:marBottom w:val="0"/>
                  <w:divBdr>
                    <w:top w:val="none" w:sz="0" w:space="0" w:color="auto"/>
                    <w:left w:val="none" w:sz="0" w:space="0" w:color="auto"/>
                    <w:bottom w:val="none" w:sz="0" w:space="0" w:color="auto"/>
                    <w:right w:val="none" w:sz="0" w:space="0" w:color="auto"/>
                  </w:divBdr>
                </w:div>
                <w:div w:id="667951585">
                  <w:marLeft w:val="640"/>
                  <w:marRight w:val="0"/>
                  <w:marTop w:val="0"/>
                  <w:marBottom w:val="0"/>
                  <w:divBdr>
                    <w:top w:val="none" w:sz="0" w:space="0" w:color="auto"/>
                    <w:left w:val="none" w:sz="0" w:space="0" w:color="auto"/>
                    <w:bottom w:val="none" w:sz="0" w:space="0" w:color="auto"/>
                    <w:right w:val="none" w:sz="0" w:space="0" w:color="auto"/>
                  </w:divBdr>
                </w:div>
                <w:div w:id="678972816">
                  <w:marLeft w:val="640"/>
                  <w:marRight w:val="0"/>
                  <w:marTop w:val="0"/>
                  <w:marBottom w:val="0"/>
                  <w:divBdr>
                    <w:top w:val="none" w:sz="0" w:space="0" w:color="auto"/>
                    <w:left w:val="none" w:sz="0" w:space="0" w:color="auto"/>
                    <w:bottom w:val="none" w:sz="0" w:space="0" w:color="auto"/>
                    <w:right w:val="none" w:sz="0" w:space="0" w:color="auto"/>
                  </w:divBdr>
                </w:div>
                <w:div w:id="747312331">
                  <w:marLeft w:val="640"/>
                  <w:marRight w:val="0"/>
                  <w:marTop w:val="0"/>
                  <w:marBottom w:val="0"/>
                  <w:divBdr>
                    <w:top w:val="none" w:sz="0" w:space="0" w:color="auto"/>
                    <w:left w:val="none" w:sz="0" w:space="0" w:color="auto"/>
                    <w:bottom w:val="none" w:sz="0" w:space="0" w:color="auto"/>
                    <w:right w:val="none" w:sz="0" w:space="0" w:color="auto"/>
                  </w:divBdr>
                </w:div>
                <w:div w:id="759450693">
                  <w:marLeft w:val="640"/>
                  <w:marRight w:val="0"/>
                  <w:marTop w:val="0"/>
                  <w:marBottom w:val="0"/>
                  <w:divBdr>
                    <w:top w:val="none" w:sz="0" w:space="0" w:color="auto"/>
                    <w:left w:val="none" w:sz="0" w:space="0" w:color="auto"/>
                    <w:bottom w:val="none" w:sz="0" w:space="0" w:color="auto"/>
                    <w:right w:val="none" w:sz="0" w:space="0" w:color="auto"/>
                  </w:divBdr>
                </w:div>
                <w:div w:id="786120129">
                  <w:marLeft w:val="640"/>
                  <w:marRight w:val="0"/>
                  <w:marTop w:val="0"/>
                  <w:marBottom w:val="0"/>
                  <w:divBdr>
                    <w:top w:val="none" w:sz="0" w:space="0" w:color="auto"/>
                    <w:left w:val="none" w:sz="0" w:space="0" w:color="auto"/>
                    <w:bottom w:val="none" w:sz="0" w:space="0" w:color="auto"/>
                    <w:right w:val="none" w:sz="0" w:space="0" w:color="auto"/>
                  </w:divBdr>
                </w:div>
                <w:div w:id="820266325">
                  <w:marLeft w:val="640"/>
                  <w:marRight w:val="0"/>
                  <w:marTop w:val="0"/>
                  <w:marBottom w:val="0"/>
                  <w:divBdr>
                    <w:top w:val="none" w:sz="0" w:space="0" w:color="auto"/>
                    <w:left w:val="none" w:sz="0" w:space="0" w:color="auto"/>
                    <w:bottom w:val="none" w:sz="0" w:space="0" w:color="auto"/>
                    <w:right w:val="none" w:sz="0" w:space="0" w:color="auto"/>
                  </w:divBdr>
                </w:div>
                <w:div w:id="928656431">
                  <w:marLeft w:val="640"/>
                  <w:marRight w:val="0"/>
                  <w:marTop w:val="0"/>
                  <w:marBottom w:val="0"/>
                  <w:divBdr>
                    <w:top w:val="none" w:sz="0" w:space="0" w:color="auto"/>
                    <w:left w:val="none" w:sz="0" w:space="0" w:color="auto"/>
                    <w:bottom w:val="none" w:sz="0" w:space="0" w:color="auto"/>
                    <w:right w:val="none" w:sz="0" w:space="0" w:color="auto"/>
                  </w:divBdr>
                </w:div>
                <w:div w:id="945624068">
                  <w:marLeft w:val="640"/>
                  <w:marRight w:val="0"/>
                  <w:marTop w:val="0"/>
                  <w:marBottom w:val="0"/>
                  <w:divBdr>
                    <w:top w:val="none" w:sz="0" w:space="0" w:color="auto"/>
                    <w:left w:val="none" w:sz="0" w:space="0" w:color="auto"/>
                    <w:bottom w:val="none" w:sz="0" w:space="0" w:color="auto"/>
                    <w:right w:val="none" w:sz="0" w:space="0" w:color="auto"/>
                  </w:divBdr>
                </w:div>
                <w:div w:id="961619288">
                  <w:marLeft w:val="640"/>
                  <w:marRight w:val="0"/>
                  <w:marTop w:val="0"/>
                  <w:marBottom w:val="0"/>
                  <w:divBdr>
                    <w:top w:val="none" w:sz="0" w:space="0" w:color="auto"/>
                    <w:left w:val="none" w:sz="0" w:space="0" w:color="auto"/>
                    <w:bottom w:val="none" w:sz="0" w:space="0" w:color="auto"/>
                    <w:right w:val="none" w:sz="0" w:space="0" w:color="auto"/>
                  </w:divBdr>
                </w:div>
                <w:div w:id="995568281">
                  <w:marLeft w:val="640"/>
                  <w:marRight w:val="0"/>
                  <w:marTop w:val="0"/>
                  <w:marBottom w:val="0"/>
                  <w:divBdr>
                    <w:top w:val="none" w:sz="0" w:space="0" w:color="auto"/>
                    <w:left w:val="none" w:sz="0" w:space="0" w:color="auto"/>
                    <w:bottom w:val="none" w:sz="0" w:space="0" w:color="auto"/>
                    <w:right w:val="none" w:sz="0" w:space="0" w:color="auto"/>
                  </w:divBdr>
                </w:div>
                <w:div w:id="1007708002">
                  <w:marLeft w:val="640"/>
                  <w:marRight w:val="0"/>
                  <w:marTop w:val="0"/>
                  <w:marBottom w:val="0"/>
                  <w:divBdr>
                    <w:top w:val="none" w:sz="0" w:space="0" w:color="auto"/>
                    <w:left w:val="none" w:sz="0" w:space="0" w:color="auto"/>
                    <w:bottom w:val="none" w:sz="0" w:space="0" w:color="auto"/>
                    <w:right w:val="none" w:sz="0" w:space="0" w:color="auto"/>
                  </w:divBdr>
                </w:div>
                <w:div w:id="1014112833">
                  <w:marLeft w:val="640"/>
                  <w:marRight w:val="0"/>
                  <w:marTop w:val="0"/>
                  <w:marBottom w:val="0"/>
                  <w:divBdr>
                    <w:top w:val="none" w:sz="0" w:space="0" w:color="auto"/>
                    <w:left w:val="none" w:sz="0" w:space="0" w:color="auto"/>
                    <w:bottom w:val="none" w:sz="0" w:space="0" w:color="auto"/>
                    <w:right w:val="none" w:sz="0" w:space="0" w:color="auto"/>
                  </w:divBdr>
                </w:div>
                <w:div w:id="1036197862">
                  <w:marLeft w:val="640"/>
                  <w:marRight w:val="0"/>
                  <w:marTop w:val="0"/>
                  <w:marBottom w:val="0"/>
                  <w:divBdr>
                    <w:top w:val="none" w:sz="0" w:space="0" w:color="auto"/>
                    <w:left w:val="none" w:sz="0" w:space="0" w:color="auto"/>
                    <w:bottom w:val="none" w:sz="0" w:space="0" w:color="auto"/>
                    <w:right w:val="none" w:sz="0" w:space="0" w:color="auto"/>
                  </w:divBdr>
                </w:div>
                <w:div w:id="1048841994">
                  <w:marLeft w:val="640"/>
                  <w:marRight w:val="0"/>
                  <w:marTop w:val="0"/>
                  <w:marBottom w:val="0"/>
                  <w:divBdr>
                    <w:top w:val="none" w:sz="0" w:space="0" w:color="auto"/>
                    <w:left w:val="none" w:sz="0" w:space="0" w:color="auto"/>
                    <w:bottom w:val="none" w:sz="0" w:space="0" w:color="auto"/>
                    <w:right w:val="none" w:sz="0" w:space="0" w:color="auto"/>
                  </w:divBdr>
                </w:div>
                <w:div w:id="1050959870">
                  <w:marLeft w:val="640"/>
                  <w:marRight w:val="0"/>
                  <w:marTop w:val="0"/>
                  <w:marBottom w:val="0"/>
                  <w:divBdr>
                    <w:top w:val="none" w:sz="0" w:space="0" w:color="auto"/>
                    <w:left w:val="none" w:sz="0" w:space="0" w:color="auto"/>
                    <w:bottom w:val="none" w:sz="0" w:space="0" w:color="auto"/>
                    <w:right w:val="none" w:sz="0" w:space="0" w:color="auto"/>
                  </w:divBdr>
                </w:div>
                <w:div w:id="1094134658">
                  <w:marLeft w:val="640"/>
                  <w:marRight w:val="0"/>
                  <w:marTop w:val="0"/>
                  <w:marBottom w:val="0"/>
                  <w:divBdr>
                    <w:top w:val="none" w:sz="0" w:space="0" w:color="auto"/>
                    <w:left w:val="none" w:sz="0" w:space="0" w:color="auto"/>
                    <w:bottom w:val="none" w:sz="0" w:space="0" w:color="auto"/>
                    <w:right w:val="none" w:sz="0" w:space="0" w:color="auto"/>
                  </w:divBdr>
                </w:div>
                <w:div w:id="1100026206">
                  <w:marLeft w:val="640"/>
                  <w:marRight w:val="0"/>
                  <w:marTop w:val="0"/>
                  <w:marBottom w:val="0"/>
                  <w:divBdr>
                    <w:top w:val="none" w:sz="0" w:space="0" w:color="auto"/>
                    <w:left w:val="none" w:sz="0" w:space="0" w:color="auto"/>
                    <w:bottom w:val="none" w:sz="0" w:space="0" w:color="auto"/>
                    <w:right w:val="none" w:sz="0" w:space="0" w:color="auto"/>
                  </w:divBdr>
                </w:div>
                <w:div w:id="1142310897">
                  <w:marLeft w:val="640"/>
                  <w:marRight w:val="0"/>
                  <w:marTop w:val="0"/>
                  <w:marBottom w:val="0"/>
                  <w:divBdr>
                    <w:top w:val="none" w:sz="0" w:space="0" w:color="auto"/>
                    <w:left w:val="none" w:sz="0" w:space="0" w:color="auto"/>
                    <w:bottom w:val="none" w:sz="0" w:space="0" w:color="auto"/>
                    <w:right w:val="none" w:sz="0" w:space="0" w:color="auto"/>
                  </w:divBdr>
                </w:div>
                <w:div w:id="1151167363">
                  <w:marLeft w:val="640"/>
                  <w:marRight w:val="0"/>
                  <w:marTop w:val="0"/>
                  <w:marBottom w:val="0"/>
                  <w:divBdr>
                    <w:top w:val="none" w:sz="0" w:space="0" w:color="auto"/>
                    <w:left w:val="none" w:sz="0" w:space="0" w:color="auto"/>
                    <w:bottom w:val="none" w:sz="0" w:space="0" w:color="auto"/>
                    <w:right w:val="none" w:sz="0" w:space="0" w:color="auto"/>
                  </w:divBdr>
                </w:div>
                <w:div w:id="1153377479">
                  <w:marLeft w:val="640"/>
                  <w:marRight w:val="0"/>
                  <w:marTop w:val="0"/>
                  <w:marBottom w:val="0"/>
                  <w:divBdr>
                    <w:top w:val="none" w:sz="0" w:space="0" w:color="auto"/>
                    <w:left w:val="none" w:sz="0" w:space="0" w:color="auto"/>
                    <w:bottom w:val="none" w:sz="0" w:space="0" w:color="auto"/>
                    <w:right w:val="none" w:sz="0" w:space="0" w:color="auto"/>
                  </w:divBdr>
                </w:div>
                <w:div w:id="1218317165">
                  <w:marLeft w:val="640"/>
                  <w:marRight w:val="0"/>
                  <w:marTop w:val="0"/>
                  <w:marBottom w:val="0"/>
                  <w:divBdr>
                    <w:top w:val="none" w:sz="0" w:space="0" w:color="auto"/>
                    <w:left w:val="none" w:sz="0" w:space="0" w:color="auto"/>
                    <w:bottom w:val="none" w:sz="0" w:space="0" w:color="auto"/>
                    <w:right w:val="none" w:sz="0" w:space="0" w:color="auto"/>
                  </w:divBdr>
                </w:div>
                <w:div w:id="1229462749">
                  <w:marLeft w:val="640"/>
                  <w:marRight w:val="0"/>
                  <w:marTop w:val="0"/>
                  <w:marBottom w:val="0"/>
                  <w:divBdr>
                    <w:top w:val="none" w:sz="0" w:space="0" w:color="auto"/>
                    <w:left w:val="none" w:sz="0" w:space="0" w:color="auto"/>
                    <w:bottom w:val="none" w:sz="0" w:space="0" w:color="auto"/>
                    <w:right w:val="none" w:sz="0" w:space="0" w:color="auto"/>
                  </w:divBdr>
                </w:div>
                <w:div w:id="1258251483">
                  <w:marLeft w:val="640"/>
                  <w:marRight w:val="0"/>
                  <w:marTop w:val="0"/>
                  <w:marBottom w:val="0"/>
                  <w:divBdr>
                    <w:top w:val="none" w:sz="0" w:space="0" w:color="auto"/>
                    <w:left w:val="none" w:sz="0" w:space="0" w:color="auto"/>
                    <w:bottom w:val="none" w:sz="0" w:space="0" w:color="auto"/>
                    <w:right w:val="none" w:sz="0" w:space="0" w:color="auto"/>
                  </w:divBdr>
                </w:div>
                <w:div w:id="1261140882">
                  <w:marLeft w:val="640"/>
                  <w:marRight w:val="0"/>
                  <w:marTop w:val="0"/>
                  <w:marBottom w:val="0"/>
                  <w:divBdr>
                    <w:top w:val="none" w:sz="0" w:space="0" w:color="auto"/>
                    <w:left w:val="none" w:sz="0" w:space="0" w:color="auto"/>
                    <w:bottom w:val="none" w:sz="0" w:space="0" w:color="auto"/>
                    <w:right w:val="none" w:sz="0" w:space="0" w:color="auto"/>
                  </w:divBdr>
                </w:div>
                <w:div w:id="1287542644">
                  <w:marLeft w:val="640"/>
                  <w:marRight w:val="0"/>
                  <w:marTop w:val="0"/>
                  <w:marBottom w:val="0"/>
                  <w:divBdr>
                    <w:top w:val="none" w:sz="0" w:space="0" w:color="auto"/>
                    <w:left w:val="none" w:sz="0" w:space="0" w:color="auto"/>
                    <w:bottom w:val="none" w:sz="0" w:space="0" w:color="auto"/>
                    <w:right w:val="none" w:sz="0" w:space="0" w:color="auto"/>
                  </w:divBdr>
                </w:div>
                <w:div w:id="1366978191">
                  <w:marLeft w:val="640"/>
                  <w:marRight w:val="0"/>
                  <w:marTop w:val="0"/>
                  <w:marBottom w:val="0"/>
                  <w:divBdr>
                    <w:top w:val="none" w:sz="0" w:space="0" w:color="auto"/>
                    <w:left w:val="none" w:sz="0" w:space="0" w:color="auto"/>
                    <w:bottom w:val="none" w:sz="0" w:space="0" w:color="auto"/>
                    <w:right w:val="none" w:sz="0" w:space="0" w:color="auto"/>
                  </w:divBdr>
                </w:div>
                <w:div w:id="1368795924">
                  <w:marLeft w:val="640"/>
                  <w:marRight w:val="0"/>
                  <w:marTop w:val="0"/>
                  <w:marBottom w:val="0"/>
                  <w:divBdr>
                    <w:top w:val="none" w:sz="0" w:space="0" w:color="auto"/>
                    <w:left w:val="none" w:sz="0" w:space="0" w:color="auto"/>
                    <w:bottom w:val="none" w:sz="0" w:space="0" w:color="auto"/>
                    <w:right w:val="none" w:sz="0" w:space="0" w:color="auto"/>
                  </w:divBdr>
                </w:div>
                <w:div w:id="1416437238">
                  <w:marLeft w:val="640"/>
                  <w:marRight w:val="0"/>
                  <w:marTop w:val="0"/>
                  <w:marBottom w:val="0"/>
                  <w:divBdr>
                    <w:top w:val="none" w:sz="0" w:space="0" w:color="auto"/>
                    <w:left w:val="none" w:sz="0" w:space="0" w:color="auto"/>
                    <w:bottom w:val="none" w:sz="0" w:space="0" w:color="auto"/>
                    <w:right w:val="none" w:sz="0" w:space="0" w:color="auto"/>
                  </w:divBdr>
                </w:div>
                <w:div w:id="1419398881">
                  <w:marLeft w:val="640"/>
                  <w:marRight w:val="0"/>
                  <w:marTop w:val="0"/>
                  <w:marBottom w:val="0"/>
                  <w:divBdr>
                    <w:top w:val="none" w:sz="0" w:space="0" w:color="auto"/>
                    <w:left w:val="none" w:sz="0" w:space="0" w:color="auto"/>
                    <w:bottom w:val="none" w:sz="0" w:space="0" w:color="auto"/>
                    <w:right w:val="none" w:sz="0" w:space="0" w:color="auto"/>
                  </w:divBdr>
                </w:div>
                <w:div w:id="1437141331">
                  <w:marLeft w:val="640"/>
                  <w:marRight w:val="0"/>
                  <w:marTop w:val="0"/>
                  <w:marBottom w:val="0"/>
                  <w:divBdr>
                    <w:top w:val="none" w:sz="0" w:space="0" w:color="auto"/>
                    <w:left w:val="none" w:sz="0" w:space="0" w:color="auto"/>
                    <w:bottom w:val="none" w:sz="0" w:space="0" w:color="auto"/>
                    <w:right w:val="none" w:sz="0" w:space="0" w:color="auto"/>
                  </w:divBdr>
                </w:div>
                <w:div w:id="1468350736">
                  <w:marLeft w:val="640"/>
                  <w:marRight w:val="0"/>
                  <w:marTop w:val="0"/>
                  <w:marBottom w:val="0"/>
                  <w:divBdr>
                    <w:top w:val="none" w:sz="0" w:space="0" w:color="auto"/>
                    <w:left w:val="none" w:sz="0" w:space="0" w:color="auto"/>
                    <w:bottom w:val="none" w:sz="0" w:space="0" w:color="auto"/>
                    <w:right w:val="none" w:sz="0" w:space="0" w:color="auto"/>
                  </w:divBdr>
                </w:div>
                <w:div w:id="1501314544">
                  <w:marLeft w:val="640"/>
                  <w:marRight w:val="0"/>
                  <w:marTop w:val="0"/>
                  <w:marBottom w:val="0"/>
                  <w:divBdr>
                    <w:top w:val="none" w:sz="0" w:space="0" w:color="auto"/>
                    <w:left w:val="none" w:sz="0" w:space="0" w:color="auto"/>
                    <w:bottom w:val="none" w:sz="0" w:space="0" w:color="auto"/>
                    <w:right w:val="none" w:sz="0" w:space="0" w:color="auto"/>
                  </w:divBdr>
                </w:div>
                <w:div w:id="1524515950">
                  <w:marLeft w:val="640"/>
                  <w:marRight w:val="0"/>
                  <w:marTop w:val="0"/>
                  <w:marBottom w:val="0"/>
                  <w:divBdr>
                    <w:top w:val="none" w:sz="0" w:space="0" w:color="auto"/>
                    <w:left w:val="none" w:sz="0" w:space="0" w:color="auto"/>
                    <w:bottom w:val="none" w:sz="0" w:space="0" w:color="auto"/>
                    <w:right w:val="none" w:sz="0" w:space="0" w:color="auto"/>
                  </w:divBdr>
                </w:div>
                <w:div w:id="1599019338">
                  <w:marLeft w:val="640"/>
                  <w:marRight w:val="0"/>
                  <w:marTop w:val="0"/>
                  <w:marBottom w:val="0"/>
                  <w:divBdr>
                    <w:top w:val="none" w:sz="0" w:space="0" w:color="auto"/>
                    <w:left w:val="none" w:sz="0" w:space="0" w:color="auto"/>
                    <w:bottom w:val="none" w:sz="0" w:space="0" w:color="auto"/>
                    <w:right w:val="none" w:sz="0" w:space="0" w:color="auto"/>
                  </w:divBdr>
                </w:div>
                <w:div w:id="1601648193">
                  <w:marLeft w:val="640"/>
                  <w:marRight w:val="0"/>
                  <w:marTop w:val="0"/>
                  <w:marBottom w:val="0"/>
                  <w:divBdr>
                    <w:top w:val="none" w:sz="0" w:space="0" w:color="auto"/>
                    <w:left w:val="none" w:sz="0" w:space="0" w:color="auto"/>
                    <w:bottom w:val="none" w:sz="0" w:space="0" w:color="auto"/>
                    <w:right w:val="none" w:sz="0" w:space="0" w:color="auto"/>
                  </w:divBdr>
                </w:div>
                <w:div w:id="1632789829">
                  <w:marLeft w:val="640"/>
                  <w:marRight w:val="0"/>
                  <w:marTop w:val="0"/>
                  <w:marBottom w:val="0"/>
                  <w:divBdr>
                    <w:top w:val="none" w:sz="0" w:space="0" w:color="auto"/>
                    <w:left w:val="none" w:sz="0" w:space="0" w:color="auto"/>
                    <w:bottom w:val="none" w:sz="0" w:space="0" w:color="auto"/>
                    <w:right w:val="none" w:sz="0" w:space="0" w:color="auto"/>
                  </w:divBdr>
                </w:div>
                <w:div w:id="1634823954">
                  <w:marLeft w:val="640"/>
                  <w:marRight w:val="0"/>
                  <w:marTop w:val="0"/>
                  <w:marBottom w:val="0"/>
                  <w:divBdr>
                    <w:top w:val="none" w:sz="0" w:space="0" w:color="auto"/>
                    <w:left w:val="none" w:sz="0" w:space="0" w:color="auto"/>
                    <w:bottom w:val="none" w:sz="0" w:space="0" w:color="auto"/>
                    <w:right w:val="none" w:sz="0" w:space="0" w:color="auto"/>
                  </w:divBdr>
                </w:div>
                <w:div w:id="1679964642">
                  <w:marLeft w:val="640"/>
                  <w:marRight w:val="0"/>
                  <w:marTop w:val="0"/>
                  <w:marBottom w:val="0"/>
                  <w:divBdr>
                    <w:top w:val="none" w:sz="0" w:space="0" w:color="auto"/>
                    <w:left w:val="none" w:sz="0" w:space="0" w:color="auto"/>
                    <w:bottom w:val="none" w:sz="0" w:space="0" w:color="auto"/>
                    <w:right w:val="none" w:sz="0" w:space="0" w:color="auto"/>
                  </w:divBdr>
                </w:div>
                <w:div w:id="1682392605">
                  <w:marLeft w:val="640"/>
                  <w:marRight w:val="0"/>
                  <w:marTop w:val="0"/>
                  <w:marBottom w:val="0"/>
                  <w:divBdr>
                    <w:top w:val="none" w:sz="0" w:space="0" w:color="auto"/>
                    <w:left w:val="none" w:sz="0" w:space="0" w:color="auto"/>
                    <w:bottom w:val="none" w:sz="0" w:space="0" w:color="auto"/>
                    <w:right w:val="none" w:sz="0" w:space="0" w:color="auto"/>
                  </w:divBdr>
                </w:div>
                <w:div w:id="1742173659">
                  <w:marLeft w:val="640"/>
                  <w:marRight w:val="0"/>
                  <w:marTop w:val="0"/>
                  <w:marBottom w:val="0"/>
                  <w:divBdr>
                    <w:top w:val="none" w:sz="0" w:space="0" w:color="auto"/>
                    <w:left w:val="none" w:sz="0" w:space="0" w:color="auto"/>
                    <w:bottom w:val="none" w:sz="0" w:space="0" w:color="auto"/>
                    <w:right w:val="none" w:sz="0" w:space="0" w:color="auto"/>
                  </w:divBdr>
                </w:div>
                <w:div w:id="1750998287">
                  <w:marLeft w:val="640"/>
                  <w:marRight w:val="0"/>
                  <w:marTop w:val="0"/>
                  <w:marBottom w:val="0"/>
                  <w:divBdr>
                    <w:top w:val="none" w:sz="0" w:space="0" w:color="auto"/>
                    <w:left w:val="none" w:sz="0" w:space="0" w:color="auto"/>
                    <w:bottom w:val="none" w:sz="0" w:space="0" w:color="auto"/>
                    <w:right w:val="none" w:sz="0" w:space="0" w:color="auto"/>
                  </w:divBdr>
                </w:div>
                <w:div w:id="1777752886">
                  <w:marLeft w:val="640"/>
                  <w:marRight w:val="0"/>
                  <w:marTop w:val="0"/>
                  <w:marBottom w:val="0"/>
                  <w:divBdr>
                    <w:top w:val="none" w:sz="0" w:space="0" w:color="auto"/>
                    <w:left w:val="none" w:sz="0" w:space="0" w:color="auto"/>
                    <w:bottom w:val="none" w:sz="0" w:space="0" w:color="auto"/>
                    <w:right w:val="none" w:sz="0" w:space="0" w:color="auto"/>
                  </w:divBdr>
                </w:div>
                <w:div w:id="1794906470">
                  <w:marLeft w:val="640"/>
                  <w:marRight w:val="0"/>
                  <w:marTop w:val="0"/>
                  <w:marBottom w:val="0"/>
                  <w:divBdr>
                    <w:top w:val="none" w:sz="0" w:space="0" w:color="auto"/>
                    <w:left w:val="none" w:sz="0" w:space="0" w:color="auto"/>
                    <w:bottom w:val="none" w:sz="0" w:space="0" w:color="auto"/>
                    <w:right w:val="none" w:sz="0" w:space="0" w:color="auto"/>
                  </w:divBdr>
                </w:div>
                <w:div w:id="1798790333">
                  <w:marLeft w:val="640"/>
                  <w:marRight w:val="0"/>
                  <w:marTop w:val="0"/>
                  <w:marBottom w:val="0"/>
                  <w:divBdr>
                    <w:top w:val="none" w:sz="0" w:space="0" w:color="auto"/>
                    <w:left w:val="none" w:sz="0" w:space="0" w:color="auto"/>
                    <w:bottom w:val="none" w:sz="0" w:space="0" w:color="auto"/>
                    <w:right w:val="none" w:sz="0" w:space="0" w:color="auto"/>
                  </w:divBdr>
                </w:div>
                <w:div w:id="1819497866">
                  <w:marLeft w:val="640"/>
                  <w:marRight w:val="0"/>
                  <w:marTop w:val="0"/>
                  <w:marBottom w:val="0"/>
                  <w:divBdr>
                    <w:top w:val="none" w:sz="0" w:space="0" w:color="auto"/>
                    <w:left w:val="none" w:sz="0" w:space="0" w:color="auto"/>
                    <w:bottom w:val="none" w:sz="0" w:space="0" w:color="auto"/>
                    <w:right w:val="none" w:sz="0" w:space="0" w:color="auto"/>
                  </w:divBdr>
                </w:div>
                <w:div w:id="1819612112">
                  <w:marLeft w:val="640"/>
                  <w:marRight w:val="0"/>
                  <w:marTop w:val="0"/>
                  <w:marBottom w:val="0"/>
                  <w:divBdr>
                    <w:top w:val="none" w:sz="0" w:space="0" w:color="auto"/>
                    <w:left w:val="none" w:sz="0" w:space="0" w:color="auto"/>
                    <w:bottom w:val="none" w:sz="0" w:space="0" w:color="auto"/>
                    <w:right w:val="none" w:sz="0" w:space="0" w:color="auto"/>
                  </w:divBdr>
                </w:div>
                <w:div w:id="1870795143">
                  <w:marLeft w:val="640"/>
                  <w:marRight w:val="0"/>
                  <w:marTop w:val="0"/>
                  <w:marBottom w:val="0"/>
                  <w:divBdr>
                    <w:top w:val="none" w:sz="0" w:space="0" w:color="auto"/>
                    <w:left w:val="none" w:sz="0" w:space="0" w:color="auto"/>
                    <w:bottom w:val="none" w:sz="0" w:space="0" w:color="auto"/>
                    <w:right w:val="none" w:sz="0" w:space="0" w:color="auto"/>
                  </w:divBdr>
                </w:div>
                <w:div w:id="1891384209">
                  <w:marLeft w:val="640"/>
                  <w:marRight w:val="0"/>
                  <w:marTop w:val="0"/>
                  <w:marBottom w:val="0"/>
                  <w:divBdr>
                    <w:top w:val="none" w:sz="0" w:space="0" w:color="auto"/>
                    <w:left w:val="none" w:sz="0" w:space="0" w:color="auto"/>
                    <w:bottom w:val="none" w:sz="0" w:space="0" w:color="auto"/>
                    <w:right w:val="none" w:sz="0" w:space="0" w:color="auto"/>
                  </w:divBdr>
                </w:div>
                <w:div w:id="1989090130">
                  <w:marLeft w:val="640"/>
                  <w:marRight w:val="0"/>
                  <w:marTop w:val="0"/>
                  <w:marBottom w:val="0"/>
                  <w:divBdr>
                    <w:top w:val="none" w:sz="0" w:space="0" w:color="auto"/>
                    <w:left w:val="none" w:sz="0" w:space="0" w:color="auto"/>
                    <w:bottom w:val="none" w:sz="0" w:space="0" w:color="auto"/>
                    <w:right w:val="none" w:sz="0" w:space="0" w:color="auto"/>
                  </w:divBdr>
                </w:div>
                <w:div w:id="2002846908">
                  <w:marLeft w:val="640"/>
                  <w:marRight w:val="0"/>
                  <w:marTop w:val="0"/>
                  <w:marBottom w:val="0"/>
                  <w:divBdr>
                    <w:top w:val="none" w:sz="0" w:space="0" w:color="auto"/>
                    <w:left w:val="none" w:sz="0" w:space="0" w:color="auto"/>
                    <w:bottom w:val="none" w:sz="0" w:space="0" w:color="auto"/>
                    <w:right w:val="none" w:sz="0" w:space="0" w:color="auto"/>
                  </w:divBdr>
                </w:div>
                <w:div w:id="2026519764">
                  <w:marLeft w:val="640"/>
                  <w:marRight w:val="0"/>
                  <w:marTop w:val="0"/>
                  <w:marBottom w:val="0"/>
                  <w:divBdr>
                    <w:top w:val="none" w:sz="0" w:space="0" w:color="auto"/>
                    <w:left w:val="none" w:sz="0" w:space="0" w:color="auto"/>
                    <w:bottom w:val="none" w:sz="0" w:space="0" w:color="auto"/>
                    <w:right w:val="none" w:sz="0" w:space="0" w:color="auto"/>
                  </w:divBdr>
                </w:div>
                <w:div w:id="2061318648">
                  <w:marLeft w:val="640"/>
                  <w:marRight w:val="0"/>
                  <w:marTop w:val="0"/>
                  <w:marBottom w:val="0"/>
                  <w:divBdr>
                    <w:top w:val="none" w:sz="0" w:space="0" w:color="auto"/>
                    <w:left w:val="none" w:sz="0" w:space="0" w:color="auto"/>
                    <w:bottom w:val="none" w:sz="0" w:space="0" w:color="auto"/>
                    <w:right w:val="none" w:sz="0" w:space="0" w:color="auto"/>
                  </w:divBdr>
                </w:div>
                <w:div w:id="2102020454">
                  <w:marLeft w:val="640"/>
                  <w:marRight w:val="0"/>
                  <w:marTop w:val="0"/>
                  <w:marBottom w:val="0"/>
                  <w:divBdr>
                    <w:top w:val="none" w:sz="0" w:space="0" w:color="auto"/>
                    <w:left w:val="none" w:sz="0" w:space="0" w:color="auto"/>
                    <w:bottom w:val="none" w:sz="0" w:space="0" w:color="auto"/>
                    <w:right w:val="none" w:sz="0" w:space="0" w:color="auto"/>
                  </w:divBdr>
                </w:div>
                <w:div w:id="2112779847">
                  <w:marLeft w:val="640"/>
                  <w:marRight w:val="0"/>
                  <w:marTop w:val="0"/>
                  <w:marBottom w:val="0"/>
                  <w:divBdr>
                    <w:top w:val="none" w:sz="0" w:space="0" w:color="auto"/>
                    <w:left w:val="none" w:sz="0" w:space="0" w:color="auto"/>
                    <w:bottom w:val="none" w:sz="0" w:space="0" w:color="auto"/>
                    <w:right w:val="none" w:sz="0" w:space="0" w:color="auto"/>
                  </w:divBdr>
                </w:div>
                <w:div w:id="2135053530">
                  <w:marLeft w:val="640"/>
                  <w:marRight w:val="0"/>
                  <w:marTop w:val="0"/>
                  <w:marBottom w:val="0"/>
                  <w:divBdr>
                    <w:top w:val="none" w:sz="0" w:space="0" w:color="auto"/>
                    <w:left w:val="none" w:sz="0" w:space="0" w:color="auto"/>
                    <w:bottom w:val="none" w:sz="0" w:space="0" w:color="auto"/>
                    <w:right w:val="none" w:sz="0" w:space="0" w:color="auto"/>
                  </w:divBdr>
                </w:div>
              </w:divsChild>
            </w:div>
            <w:div w:id="940798437">
              <w:marLeft w:val="0"/>
              <w:marRight w:val="0"/>
              <w:marTop w:val="0"/>
              <w:marBottom w:val="0"/>
              <w:divBdr>
                <w:top w:val="none" w:sz="0" w:space="0" w:color="auto"/>
                <w:left w:val="none" w:sz="0" w:space="0" w:color="auto"/>
                <w:bottom w:val="none" w:sz="0" w:space="0" w:color="auto"/>
                <w:right w:val="none" w:sz="0" w:space="0" w:color="auto"/>
              </w:divBdr>
              <w:divsChild>
                <w:div w:id="5914097">
                  <w:marLeft w:val="640"/>
                  <w:marRight w:val="0"/>
                  <w:marTop w:val="0"/>
                  <w:marBottom w:val="0"/>
                  <w:divBdr>
                    <w:top w:val="none" w:sz="0" w:space="0" w:color="auto"/>
                    <w:left w:val="none" w:sz="0" w:space="0" w:color="auto"/>
                    <w:bottom w:val="none" w:sz="0" w:space="0" w:color="auto"/>
                    <w:right w:val="none" w:sz="0" w:space="0" w:color="auto"/>
                  </w:divBdr>
                </w:div>
                <w:div w:id="21052476">
                  <w:marLeft w:val="640"/>
                  <w:marRight w:val="0"/>
                  <w:marTop w:val="0"/>
                  <w:marBottom w:val="0"/>
                  <w:divBdr>
                    <w:top w:val="none" w:sz="0" w:space="0" w:color="auto"/>
                    <w:left w:val="none" w:sz="0" w:space="0" w:color="auto"/>
                    <w:bottom w:val="none" w:sz="0" w:space="0" w:color="auto"/>
                    <w:right w:val="none" w:sz="0" w:space="0" w:color="auto"/>
                  </w:divBdr>
                </w:div>
                <w:div w:id="37126071">
                  <w:marLeft w:val="640"/>
                  <w:marRight w:val="0"/>
                  <w:marTop w:val="0"/>
                  <w:marBottom w:val="0"/>
                  <w:divBdr>
                    <w:top w:val="none" w:sz="0" w:space="0" w:color="auto"/>
                    <w:left w:val="none" w:sz="0" w:space="0" w:color="auto"/>
                    <w:bottom w:val="none" w:sz="0" w:space="0" w:color="auto"/>
                    <w:right w:val="none" w:sz="0" w:space="0" w:color="auto"/>
                  </w:divBdr>
                </w:div>
                <w:div w:id="44449944">
                  <w:marLeft w:val="640"/>
                  <w:marRight w:val="0"/>
                  <w:marTop w:val="0"/>
                  <w:marBottom w:val="0"/>
                  <w:divBdr>
                    <w:top w:val="none" w:sz="0" w:space="0" w:color="auto"/>
                    <w:left w:val="none" w:sz="0" w:space="0" w:color="auto"/>
                    <w:bottom w:val="none" w:sz="0" w:space="0" w:color="auto"/>
                    <w:right w:val="none" w:sz="0" w:space="0" w:color="auto"/>
                  </w:divBdr>
                </w:div>
                <w:div w:id="54474235">
                  <w:marLeft w:val="640"/>
                  <w:marRight w:val="0"/>
                  <w:marTop w:val="0"/>
                  <w:marBottom w:val="0"/>
                  <w:divBdr>
                    <w:top w:val="none" w:sz="0" w:space="0" w:color="auto"/>
                    <w:left w:val="none" w:sz="0" w:space="0" w:color="auto"/>
                    <w:bottom w:val="none" w:sz="0" w:space="0" w:color="auto"/>
                    <w:right w:val="none" w:sz="0" w:space="0" w:color="auto"/>
                  </w:divBdr>
                </w:div>
                <w:div w:id="75788677">
                  <w:marLeft w:val="640"/>
                  <w:marRight w:val="0"/>
                  <w:marTop w:val="0"/>
                  <w:marBottom w:val="0"/>
                  <w:divBdr>
                    <w:top w:val="none" w:sz="0" w:space="0" w:color="auto"/>
                    <w:left w:val="none" w:sz="0" w:space="0" w:color="auto"/>
                    <w:bottom w:val="none" w:sz="0" w:space="0" w:color="auto"/>
                    <w:right w:val="none" w:sz="0" w:space="0" w:color="auto"/>
                  </w:divBdr>
                </w:div>
                <w:div w:id="82798850">
                  <w:marLeft w:val="640"/>
                  <w:marRight w:val="0"/>
                  <w:marTop w:val="0"/>
                  <w:marBottom w:val="0"/>
                  <w:divBdr>
                    <w:top w:val="none" w:sz="0" w:space="0" w:color="auto"/>
                    <w:left w:val="none" w:sz="0" w:space="0" w:color="auto"/>
                    <w:bottom w:val="none" w:sz="0" w:space="0" w:color="auto"/>
                    <w:right w:val="none" w:sz="0" w:space="0" w:color="auto"/>
                  </w:divBdr>
                </w:div>
                <w:div w:id="89745918">
                  <w:marLeft w:val="640"/>
                  <w:marRight w:val="0"/>
                  <w:marTop w:val="0"/>
                  <w:marBottom w:val="0"/>
                  <w:divBdr>
                    <w:top w:val="none" w:sz="0" w:space="0" w:color="auto"/>
                    <w:left w:val="none" w:sz="0" w:space="0" w:color="auto"/>
                    <w:bottom w:val="none" w:sz="0" w:space="0" w:color="auto"/>
                    <w:right w:val="none" w:sz="0" w:space="0" w:color="auto"/>
                  </w:divBdr>
                </w:div>
                <w:div w:id="109471600">
                  <w:marLeft w:val="640"/>
                  <w:marRight w:val="0"/>
                  <w:marTop w:val="0"/>
                  <w:marBottom w:val="0"/>
                  <w:divBdr>
                    <w:top w:val="none" w:sz="0" w:space="0" w:color="auto"/>
                    <w:left w:val="none" w:sz="0" w:space="0" w:color="auto"/>
                    <w:bottom w:val="none" w:sz="0" w:space="0" w:color="auto"/>
                    <w:right w:val="none" w:sz="0" w:space="0" w:color="auto"/>
                  </w:divBdr>
                </w:div>
                <w:div w:id="162210816">
                  <w:marLeft w:val="640"/>
                  <w:marRight w:val="0"/>
                  <w:marTop w:val="0"/>
                  <w:marBottom w:val="0"/>
                  <w:divBdr>
                    <w:top w:val="none" w:sz="0" w:space="0" w:color="auto"/>
                    <w:left w:val="none" w:sz="0" w:space="0" w:color="auto"/>
                    <w:bottom w:val="none" w:sz="0" w:space="0" w:color="auto"/>
                    <w:right w:val="none" w:sz="0" w:space="0" w:color="auto"/>
                  </w:divBdr>
                </w:div>
                <w:div w:id="169953088">
                  <w:marLeft w:val="640"/>
                  <w:marRight w:val="0"/>
                  <w:marTop w:val="0"/>
                  <w:marBottom w:val="0"/>
                  <w:divBdr>
                    <w:top w:val="none" w:sz="0" w:space="0" w:color="auto"/>
                    <w:left w:val="none" w:sz="0" w:space="0" w:color="auto"/>
                    <w:bottom w:val="none" w:sz="0" w:space="0" w:color="auto"/>
                    <w:right w:val="none" w:sz="0" w:space="0" w:color="auto"/>
                  </w:divBdr>
                </w:div>
                <w:div w:id="229391036">
                  <w:marLeft w:val="640"/>
                  <w:marRight w:val="0"/>
                  <w:marTop w:val="0"/>
                  <w:marBottom w:val="0"/>
                  <w:divBdr>
                    <w:top w:val="none" w:sz="0" w:space="0" w:color="auto"/>
                    <w:left w:val="none" w:sz="0" w:space="0" w:color="auto"/>
                    <w:bottom w:val="none" w:sz="0" w:space="0" w:color="auto"/>
                    <w:right w:val="none" w:sz="0" w:space="0" w:color="auto"/>
                  </w:divBdr>
                </w:div>
                <w:div w:id="239943612">
                  <w:marLeft w:val="640"/>
                  <w:marRight w:val="0"/>
                  <w:marTop w:val="0"/>
                  <w:marBottom w:val="0"/>
                  <w:divBdr>
                    <w:top w:val="none" w:sz="0" w:space="0" w:color="auto"/>
                    <w:left w:val="none" w:sz="0" w:space="0" w:color="auto"/>
                    <w:bottom w:val="none" w:sz="0" w:space="0" w:color="auto"/>
                    <w:right w:val="none" w:sz="0" w:space="0" w:color="auto"/>
                  </w:divBdr>
                </w:div>
                <w:div w:id="389811511">
                  <w:marLeft w:val="640"/>
                  <w:marRight w:val="0"/>
                  <w:marTop w:val="0"/>
                  <w:marBottom w:val="0"/>
                  <w:divBdr>
                    <w:top w:val="none" w:sz="0" w:space="0" w:color="auto"/>
                    <w:left w:val="none" w:sz="0" w:space="0" w:color="auto"/>
                    <w:bottom w:val="none" w:sz="0" w:space="0" w:color="auto"/>
                    <w:right w:val="none" w:sz="0" w:space="0" w:color="auto"/>
                  </w:divBdr>
                </w:div>
                <w:div w:id="410390362">
                  <w:marLeft w:val="640"/>
                  <w:marRight w:val="0"/>
                  <w:marTop w:val="0"/>
                  <w:marBottom w:val="0"/>
                  <w:divBdr>
                    <w:top w:val="none" w:sz="0" w:space="0" w:color="auto"/>
                    <w:left w:val="none" w:sz="0" w:space="0" w:color="auto"/>
                    <w:bottom w:val="none" w:sz="0" w:space="0" w:color="auto"/>
                    <w:right w:val="none" w:sz="0" w:space="0" w:color="auto"/>
                  </w:divBdr>
                </w:div>
                <w:div w:id="429085338">
                  <w:marLeft w:val="640"/>
                  <w:marRight w:val="0"/>
                  <w:marTop w:val="0"/>
                  <w:marBottom w:val="0"/>
                  <w:divBdr>
                    <w:top w:val="none" w:sz="0" w:space="0" w:color="auto"/>
                    <w:left w:val="none" w:sz="0" w:space="0" w:color="auto"/>
                    <w:bottom w:val="none" w:sz="0" w:space="0" w:color="auto"/>
                    <w:right w:val="none" w:sz="0" w:space="0" w:color="auto"/>
                  </w:divBdr>
                </w:div>
                <w:div w:id="432170732">
                  <w:marLeft w:val="640"/>
                  <w:marRight w:val="0"/>
                  <w:marTop w:val="0"/>
                  <w:marBottom w:val="0"/>
                  <w:divBdr>
                    <w:top w:val="none" w:sz="0" w:space="0" w:color="auto"/>
                    <w:left w:val="none" w:sz="0" w:space="0" w:color="auto"/>
                    <w:bottom w:val="none" w:sz="0" w:space="0" w:color="auto"/>
                    <w:right w:val="none" w:sz="0" w:space="0" w:color="auto"/>
                  </w:divBdr>
                </w:div>
                <w:div w:id="439035841">
                  <w:marLeft w:val="640"/>
                  <w:marRight w:val="0"/>
                  <w:marTop w:val="0"/>
                  <w:marBottom w:val="0"/>
                  <w:divBdr>
                    <w:top w:val="none" w:sz="0" w:space="0" w:color="auto"/>
                    <w:left w:val="none" w:sz="0" w:space="0" w:color="auto"/>
                    <w:bottom w:val="none" w:sz="0" w:space="0" w:color="auto"/>
                    <w:right w:val="none" w:sz="0" w:space="0" w:color="auto"/>
                  </w:divBdr>
                </w:div>
                <w:div w:id="461386861">
                  <w:marLeft w:val="640"/>
                  <w:marRight w:val="0"/>
                  <w:marTop w:val="0"/>
                  <w:marBottom w:val="0"/>
                  <w:divBdr>
                    <w:top w:val="none" w:sz="0" w:space="0" w:color="auto"/>
                    <w:left w:val="none" w:sz="0" w:space="0" w:color="auto"/>
                    <w:bottom w:val="none" w:sz="0" w:space="0" w:color="auto"/>
                    <w:right w:val="none" w:sz="0" w:space="0" w:color="auto"/>
                  </w:divBdr>
                </w:div>
                <w:div w:id="473253205">
                  <w:marLeft w:val="640"/>
                  <w:marRight w:val="0"/>
                  <w:marTop w:val="0"/>
                  <w:marBottom w:val="0"/>
                  <w:divBdr>
                    <w:top w:val="none" w:sz="0" w:space="0" w:color="auto"/>
                    <w:left w:val="none" w:sz="0" w:space="0" w:color="auto"/>
                    <w:bottom w:val="none" w:sz="0" w:space="0" w:color="auto"/>
                    <w:right w:val="none" w:sz="0" w:space="0" w:color="auto"/>
                  </w:divBdr>
                </w:div>
                <w:div w:id="558709145">
                  <w:marLeft w:val="640"/>
                  <w:marRight w:val="0"/>
                  <w:marTop w:val="0"/>
                  <w:marBottom w:val="0"/>
                  <w:divBdr>
                    <w:top w:val="none" w:sz="0" w:space="0" w:color="auto"/>
                    <w:left w:val="none" w:sz="0" w:space="0" w:color="auto"/>
                    <w:bottom w:val="none" w:sz="0" w:space="0" w:color="auto"/>
                    <w:right w:val="none" w:sz="0" w:space="0" w:color="auto"/>
                  </w:divBdr>
                </w:div>
                <w:div w:id="565997648">
                  <w:marLeft w:val="640"/>
                  <w:marRight w:val="0"/>
                  <w:marTop w:val="0"/>
                  <w:marBottom w:val="0"/>
                  <w:divBdr>
                    <w:top w:val="none" w:sz="0" w:space="0" w:color="auto"/>
                    <w:left w:val="none" w:sz="0" w:space="0" w:color="auto"/>
                    <w:bottom w:val="none" w:sz="0" w:space="0" w:color="auto"/>
                    <w:right w:val="none" w:sz="0" w:space="0" w:color="auto"/>
                  </w:divBdr>
                </w:div>
                <w:div w:id="568271003">
                  <w:marLeft w:val="640"/>
                  <w:marRight w:val="0"/>
                  <w:marTop w:val="0"/>
                  <w:marBottom w:val="0"/>
                  <w:divBdr>
                    <w:top w:val="none" w:sz="0" w:space="0" w:color="auto"/>
                    <w:left w:val="none" w:sz="0" w:space="0" w:color="auto"/>
                    <w:bottom w:val="none" w:sz="0" w:space="0" w:color="auto"/>
                    <w:right w:val="none" w:sz="0" w:space="0" w:color="auto"/>
                  </w:divBdr>
                </w:div>
                <w:div w:id="589194745">
                  <w:marLeft w:val="640"/>
                  <w:marRight w:val="0"/>
                  <w:marTop w:val="0"/>
                  <w:marBottom w:val="0"/>
                  <w:divBdr>
                    <w:top w:val="none" w:sz="0" w:space="0" w:color="auto"/>
                    <w:left w:val="none" w:sz="0" w:space="0" w:color="auto"/>
                    <w:bottom w:val="none" w:sz="0" w:space="0" w:color="auto"/>
                    <w:right w:val="none" w:sz="0" w:space="0" w:color="auto"/>
                  </w:divBdr>
                </w:div>
                <w:div w:id="658533687">
                  <w:marLeft w:val="640"/>
                  <w:marRight w:val="0"/>
                  <w:marTop w:val="0"/>
                  <w:marBottom w:val="0"/>
                  <w:divBdr>
                    <w:top w:val="none" w:sz="0" w:space="0" w:color="auto"/>
                    <w:left w:val="none" w:sz="0" w:space="0" w:color="auto"/>
                    <w:bottom w:val="none" w:sz="0" w:space="0" w:color="auto"/>
                    <w:right w:val="none" w:sz="0" w:space="0" w:color="auto"/>
                  </w:divBdr>
                </w:div>
                <w:div w:id="720905899">
                  <w:marLeft w:val="640"/>
                  <w:marRight w:val="0"/>
                  <w:marTop w:val="0"/>
                  <w:marBottom w:val="0"/>
                  <w:divBdr>
                    <w:top w:val="none" w:sz="0" w:space="0" w:color="auto"/>
                    <w:left w:val="none" w:sz="0" w:space="0" w:color="auto"/>
                    <w:bottom w:val="none" w:sz="0" w:space="0" w:color="auto"/>
                    <w:right w:val="none" w:sz="0" w:space="0" w:color="auto"/>
                  </w:divBdr>
                </w:div>
                <w:div w:id="759373449">
                  <w:marLeft w:val="640"/>
                  <w:marRight w:val="0"/>
                  <w:marTop w:val="0"/>
                  <w:marBottom w:val="0"/>
                  <w:divBdr>
                    <w:top w:val="none" w:sz="0" w:space="0" w:color="auto"/>
                    <w:left w:val="none" w:sz="0" w:space="0" w:color="auto"/>
                    <w:bottom w:val="none" w:sz="0" w:space="0" w:color="auto"/>
                    <w:right w:val="none" w:sz="0" w:space="0" w:color="auto"/>
                  </w:divBdr>
                </w:div>
                <w:div w:id="779647876">
                  <w:marLeft w:val="640"/>
                  <w:marRight w:val="0"/>
                  <w:marTop w:val="0"/>
                  <w:marBottom w:val="0"/>
                  <w:divBdr>
                    <w:top w:val="none" w:sz="0" w:space="0" w:color="auto"/>
                    <w:left w:val="none" w:sz="0" w:space="0" w:color="auto"/>
                    <w:bottom w:val="none" w:sz="0" w:space="0" w:color="auto"/>
                    <w:right w:val="none" w:sz="0" w:space="0" w:color="auto"/>
                  </w:divBdr>
                </w:div>
                <w:div w:id="840196546">
                  <w:marLeft w:val="640"/>
                  <w:marRight w:val="0"/>
                  <w:marTop w:val="0"/>
                  <w:marBottom w:val="0"/>
                  <w:divBdr>
                    <w:top w:val="none" w:sz="0" w:space="0" w:color="auto"/>
                    <w:left w:val="none" w:sz="0" w:space="0" w:color="auto"/>
                    <w:bottom w:val="none" w:sz="0" w:space="0" w:color="auto"/>
                    <w:right w:val="none" w:sz="0" w:space="0" w:color="auto"/>
                  </w:divBdr>
                </w:div>
                <w:div w:id="858011748">
                  <w:marLeft w:val="640"/>
                  <w:marRight w:val="0"/>
                  <w:marTop w:val="0"/>
                  <w:marBottom w:val="0"/>
                  <w:divBdr>
                    <w:top w:val="none" w:sz="0" w:space="0" w:color="auto"/>
                    <w:left w:val="none" w:sz="0" w:space="0" w:color="auto"/>
                    <w:bottom w:val="none" w:sz="0" w:space="0" w:color="auto"/>
                    <w:right w:val="none" w:sz="0" w:space="0" w:color="auto"/>
                  </w:divBdr>
                </w:div>
                <w:div w:id="873269195">
                  <w:marLeft w:val="640"/>
                  <w:marRight w:val="0"/>
                  <w:marTop w:val="0"/>
                  <w:marBottom w:val="0"/>
                  <w:divBdr>
                    <w:top w:val="none" w:sz="0" w:space="0" w:color="auto"/>
                    <w:left w:val="none" w:sz="0" w:space="0" w:color="auto"/>
                    <w:bottom w:val="none" w:sz="0" w:space="0" w:color="auto"/>
                    <w:right w:val="none" w:sz="0" w:space="0" w:color="auto"/>
                  </w:divBdr>
                </w:div>
                <w:div w:id="939989492">
                  <w:marLeft w:val="640"/>
                  <w:marRight w:val="0"/>
                  <w:marTop w:val="0"/>
                  <w:marBottom w:val="0"/>
                  <w:divBdr>
                    <w:top w:val="none" w:sz="0" w:space="0" w:color="auto"/>
                    <w:left w:val="none" w:sz="0" w:space="0" w:color="auto"/>
                    <w:bottom w:val="none" w:sz="0" w:space="0" w:color="auto"/>
                    <w:right w:val="none" w:sz="0" w:space="0" w:color="auto"/>
                  </w:divBdr>
                </w:div>
                <w:div w:id="954411886">
                  <w:marLeft w:val="640"/>
                  <w:marRight w:val="0"/>
                  <w:marTop w:val="0"/>
                  <w:marBottom w:val="0"/>
                  <w:divBdr>
                    <w:top w:val="none" w:sz="0" w:space="0" w:color="auto"/>
                    <w:left w:val="none" w:sz="0" w:space="0" w:color="auto"/>
                    <w:bottom w:val="none" w:sz="0" w:space="0" w:color="auto"/>
                    <w:right w:val="none" w:sz="0" w:space="0" w:color="auto"/>
                  </w:divBdr>
                </w:div>
                <w:div w:id="979043998">
                  <w:marLeft w:val="640"/>
                  <w:marRight w:val="0"/>
                  <w:marTop w:val="0"/>
                  <w:marBottom w:val="0"/>
                  <w:divBdr>
                    <w:top w:val="none" w:sz="0" w:space="0" w:color="auto"/>
                    <w:left w:val="none" w:sz="0" w:space="0" w:color="auto"/>
                    <w:bottom w:val="none" w:sz="0" w:space="0" w:color="auto"/>
                    <w:right w:val="none" w:sz="0" w:space="0" w:color="auto"/>
                  </w:divBdr>
                </w:div>
                <w:div w:id="1080450229">
                  <w:marLeft w:val="640"/>
                  <w:marRight w:val="0"/>
                  <w:marTop w:val="0"/>
                  <w:marBottom w:val="0"/>
                  <w:divBdr>
                    <w:top w:val="none" w:sz="0" w:space="0" w:color="auto"/>
                    <w:left w:val="none" w:sz="0" w:space="0" w:color="auto"/>
                    <w:bottom w:val="none" w:sz="0" w:space="0" w:color="auto"/>
                    <w:right w:val="none" w:sz="0" w:space="0" w:color="auto"/>
                  </w:divBdr>
                </w:div>
                <w:div w:id="1105928078">
                  <w:marLeft w:val="640"/>
                  <w:marRight w:val="0"/>
                  <w:marTop w:val="0"/>
                  <w:marBottom w:val="0"/>
                  <w:divBdr>
                    <w:top w:val="none" w:sz="0" w:space="0" w:color="auto"/>
                    <w:left w:val="none" w:sz="0" w:space="0" w:color="auto"/>
                    <w:bottom w:val="none" w:sz="0" w:space="0" w:color="auto"/>
                    <w:right w:val="none" w:sz="0" w:space="0" w:color="auto"/>
                  </w:divBdr>
                </w:div>
                <w:div w:id="1156649385">
                  <w:marLeft w:val="640"/>
                  <w:marRight w:val="0"/>
                  <w:marTop w:val="0"/>
                  <w:marBottom w:val="0"/>
                  <w:divBdr>
                    <w:top w:val="none" w:sz="0" w:space="0" w:color="auto"/>
                    <w:left w:val="none" w:sz="0" w:space="0" w:color="auto"/>
                    <w:bottom w:val="none" w:sz="0" w:space="0" w:color="auto"/>
                    <w:right w:val="none" w:sz="0" w:space="0" w:color="auto"/>
                  </w:divBdr>
                </w:div>
                <w:div w:id="1188837308">
                  <w:marLeft w:val="640"/>
                  <w:marRight w:val="0"/>
                  <w:marTop w:val="0"/>
                  <w:marBottom w:val="0"/>
                  <w:divBdr>
                    <w:top w:val="none" w:sz="0" w:space="0" w:color="auto"/>
                    <w:left w:val="none" w:sz="0" w:space="0" w:color="auto"/>
                    <w:bottom w:val="none" w:sz="0" w:space="0" w:color="auto"/>
                    <w:right w:val="none" w:sz="0" w:space="0" w:color="auto"/>
                  </w:divBdr>
                </w:div>
                <w:div w:id="1278558679">
                  <w:marLeft w:val="640"/>
                  <w:marRight w:val="0"/>
                  <w:marTop w:val="0"/>
                  <w:marBottom w:val="0"/>
                  <w:divBdr>
                    <w:top w:val="none" w:sz="0" w:space="0" w:color="auto"/>
                    <w:left w:val="none" w:sz="0" w:space="0" w:color="auto"/>
                    <w:bottom w:val="none" w:sz="0" w:space="0" w:color="auto"/>
                    <w:right w:val="none" w:sz="0" w:space="0" w:color="auto"/>
                  </w:divBdr>
                </w:div>
                <w:div w:id="1356812215">
                  <w:marLeft w:val="640"/>
                  <w:marRight w:val="0"/>
                  <w:marTop w:val="0"/>
                  <w:marBottom w:val="0"/>
                  <w:divBdr>
                    <w:top w:val="none" w:sz="0" w:space="0" w:color="auto"/>
                    <w:left w:val="none" w:sz="0" w:space="0" w:color="auto"/>
                    <w:bottom w:val="none" w:sz="0" w:space="0" w:color="auto"/>
                    <w:right w:val="none" w:sz="0" w:space="0" w:color="auto"/>
                  </w:divBdr>
                </w:div>
                <w:div w:id="1362786179">
                  <w:marLeft w:val="640"/>
                  <w:marRight w:val="0"/>
                  <w:marTop w:val="0"/>
                  <w:marBottom w:val="0"/>
                  <w:divBdr>
                    <w:top w:val="none" w:sz="0" w:space="0" w:color="auto"/>
                    <w:left w:val="none" w:sz="0" w:space="0" w:color="auto"/>
                    <w:bottom w:val="none" w:sz="0" w:space="0" w:color="auto"/>
                    <w:right w:val="none" w:sz="0" w:space="0" w:color="auto"/>
                  </w:divBdr>
                </w:div>
                <w:div w:id="1398624037">
                  <w:marLeft w:val="640"/>
                  <w:marRight w:val="0"/>
                  <w:marTop w:val="0"/>
                  <w:marBottom w:val="0"/>
                  <w:divBdr>
                    <w:top w:val="none" w:sz="0" w:space="0" w:color="auto"/>
                    <w:left w:val="none" w:sz="0" w:space="0" w:color="auto"/>
                    <w:bottom w:val="none" w:sz="0" w:space="0" w:color="auto"/>
                    <w:right w:val="none" w:sz="0" w:space="0" w:color="auto"/>
                  </w:divBdr>
                </w:div>
                <w:div w:id="1406342034">
                  <w:marLeft w:val="640"/>
                  <w:marRight w:val="0"/>
                  <w:marTop w:val="0"/>
                  <w:marBottom w:val="0"/>
                  <w:divBdr>
                    <w:top w:val="none" w:sz="0" w:space="0" w:color="auto"/>
                    <w:left w:val="none" w:sz="0" w:space="0" w:color="auto"/>
                    <w:bottom w:val="none" w:sz="0" w:space="0" w:color="auto"/>
                    <w:right w:val="none" w:sz="0" w:space="0" w:color="auto"/>
                  </w:divBdr>
                </w:div>
                <w:div w:id="1416052626">
                  <w:marLeft w:val="640"/>
                  <w:marRight w:val="0"/>
                  <w:marTop w:val="0"/>
                  <w:marBottom w:val="0"/>
                  <w:divBdr>
                    <w:top w:val="none" w:sz="0" w:space="0" w:color="auto"/>
                    <w:left w:val="none" w:sz="0" w:space="0" w:color="auto"/>
                    <w:bottom w:val="none" w:sz="0" w:space="0" w:color="auto"/>
                    <w:right w:val="none" w:sz="0" w:space="0" w:color="auto"/>
                  </w:divBdr>
                </w:div>
                <w:div w:id="1545750438">
                  <w:marLeft w:val="640"/>
                  <w:marRight w:val="0"/>
                  <w:marTop w:val="0"/>
                  <w:marBottom w:val="0"/>
                  <w:divBdr>
                    <w:top w:val="none" w:sz="0" w:space="0" w:color="auto"/>
                    <w:left w:val="none" w:sz="0" w:space="0" w:color="auto"/>
                    <w:bottom w:val="none" w:sz="0" w:space="0" w:color="auto"/>
                    <w:right w:val="none" w:sz="0" w:space="0" w:color="auto"/>
                  </w:divBdr>
                </w:div>
                <w:div w:id="1562523514">
                  <w:marLeft w:val="640"/>
                  <w:marRight w:val="0"/>
                  <w:marTop w:val="0"/>
                  <w:marBottom w:val="0"/>
                  <w:divBdr>
                    <w:top w:val="none" w:sz="0" w:space="0" w:color="auto"/>
                    <w:left w:val="none" w:sz="0" w:space="0" w:color="auto"/>
                    <w:bottom w:val="none" w:sz="0" w:space="0" w:color="auto"/>
                    <w:right w:val="none" w:sz="0" w:space="0" w:color="auto"/>
                  </w:divBdr>
                </w:div>
                <w:div w:id="1593123065">
                  <w:marLeft w:val="640"/>
                  <w:marRight w:val="0"/>
                  <w:marTop w:val="0"/>
                  <w:marBottom w:val="0"/>
                  <w:divBdr>
                    <w:top w:val="none" w:sz="0" w:space="0" w:color="auto"/>
                    <w:left w:val="none" w:sz="0" w:space="0" w:color="auto"/>
                    <w:bottom w:val="none" w:sz="0" w:space="0" w:color="auto"/>
                    <w:right w:val="none" w:sz="0" w:space="0" w:color="auto"/>
                  </w:divBdr>
                </w:div>
                <w:div w:id="1600215409">
                  <w:marLeft w:val="640"/>
                  <w:marRight w:val="0"/>
                  <w:marTop w:val="0"/>
                  <w:marBottom w:val="0"/>
                  <w:divBdr>
                    <w:top w:val="none" w:sz="0" w:space="0" w:color="auto"/>
                    <w:left w:val="none" w:sz="0" w:space="0" w:color="auto"/>
                    <w:bottom w:val="none" w:sz="0" w:space="0" w:color="auto"/>
                    <w:right w:val="none" w:sz="0" w:space="0" w:color="auto"/>
                  </w:divBdr>
                </w:div>
                <w:div w:id="1608655659">
                  <w:marLeft w:val="640"/>
                  <w:marRight w:val="0"/>
                  <w:marTop w:val="0"/>
                  <w:marBottom w:val="0"/>
                  <w:divBdr>
                    <w:top w:val="none" w:sz="0" w:space="0" w:color="auto"/>
                    <w:left w:val="none" w:sz="0" w:space="0" w:color="auto"/>
                    <w:bottom w:val="none" w:sz="0" w:space="0" w:color="auto"/>
                    <w:right w:val="none" w:sz="0" w:space="0" w:color="auto"/>
                  </w:divBdr>
                </w:div>
                <w:div w:id="1623027186">
                  <w:marLeft w:val="640"/>
                  <w:marRight w:val="0"/>
                  <w:marTop w:val="0"/>
                  <w:marBottom w:val="0"/>
                  <w:divBdr>
                    <w:top w:val="none" w:sz="0" w:space="0" w:color="auto"/>
                    <w:left w:val="none" w:sz="0" w:space="0" w:color="auto"/>
                    <w:bottom w:val="none" w:sz="0" w:space="0" w:color="auto"/>
                    <w:right w:val="none" w:sz="0" w:space="0" w:color="auto"/>
                  </w:divBdr>
                </w:div>
                <w:div w:id="1624263023">
                  <w:marLeft w:val="640"/>
                  <w:marRight w:val="0"/>
                  <w:marTop w:val="0"/>
                  <w:marBottom w:val="0"/>
                  <w:divBdr>
                    <w:top w:val="none" w:sz="0" w:space="0" w:color="auto"/>
                    <w:left w:val="none" w:sz="0" w:space="0" w:color="auto"/>
                    <w:bottom w:val="none" w:sz="0" w:space="0" w:color="auto"/>
                    <w:right w:val="none" w:sz="0" w:space="0" w:color="auto"/>
                  </w:divBdr>
                </w:div>
                <w:div w:id="1704865645">
                  <w:marLeft w:val="640"/>
                  <w:marRight w:val="0"/>
                  <w:marTop w:val="0"/>
                  <w:marBottom w:val="0"/>
                  <w:divBdr>
                    <w:top w:val="none" w:sz="0" w:space="0" w:color="auto"/>
                    <w:left w:val="none" w:sz="0" w:space="0" w:color="auto"/>
                    <w:bottom w:val="none" w:sz="0" w:space="0" w:color="auto"/>
                    <w:right w:val="none" w:sz="0" w:space="0" w:color="auto"/>
                  </w:divBdr>
                </w:div>
                <w:div w:id="1783113955">
                  <w:marLeft w:val="640"/>
                  <w:marRight w:val="0"/>
                  <w:marTop w:val="0"/>
                  <w:marBottom w:val="0"/>
                  <w:divBdr>
                    <w:top w:val="none" w:sz="0" w:space="0" w:color="auto"/>
                    <w:left w:val="none" w:sz="0" w:space="0" w:color="auto"/>
                    <w:bottom w:val="none" w:sz="0" w:space="0" w:color="auto"/>
                    <w:right w:val="none" w:sz="0" w:space="0" w:color="auto"/>
                  </w:divBdr>
                </w:div>
                <w:div w:id="1784575472">
                  <w:marLeft w:val="640"/>
                  <w:marRight w:val="0"/>
                  <w:marTop w:val="0"/>
                  <w:marBottom w:val="0"/>
                  <w:divBdr>
                    <w:top w:val="none" w:sz="0" w:space="0" w:color="auto"/>
                    <w:left w:val="none" w:sz="0" w:space="0" w:color="auto"/>
                    <w:bottom w:val="none" w:sz="0" w:space="0" w:color="auto"/>
                    <w:right w:val="none" w:sz="0" w:space="0" w:color="auto"/>
                  </w:divBdr>
                </w:div>
                <w:div w:id="1794901703">
                  <w:marLeft w:val="640"/>
                  <w:marRight w:val="0"/>
                  <w:marTop w:val="0"/>
                  <w:marBottom w:val="0"/>
                  <w:divBdr>
                    <w:top w:val="none" w:sz="0" w:space="0" w:color="auto"/>
                    <w:left w:val="none" w:sz="0" w:space="0" w:color="auto"/>
                    <w:bottom w:val="none" w:sz="0" w:space="0" w:color="auto"/>
                    <w:right w:val="none" w:sz="0" w:space="0" w:color="auto"/>
                  </w:divBdr>
                </w:div>
                <w:div w:id="1809277460">
                  <w:marLeft w:val="640"/>
                  <w:marRight w:val="0"/>
                  <w:marTop w:val="0"/>
                  <w:marBottom w:val="0"/>
                  <w:divBdr>
                    <w:top w:val="none" w:sz="0" w:space="0" w:color="auto"/>
                    <w:left w:val="none" w:sz="0" w:space="0" w:color="auto"/>
                    <w:bottom w:val="none" w:sz="0" w:space="0" w:color="auto"/>
                    <w:right w:val="none" w:sz="0" w:space="0" w:color="auto"/>
                  </w:divBdr>
                </w:div>
                <w:div w:id="1823501950">
                  <w:marLeft w:val="640"/>
                  <w:marRight w:val="0"/>
                  <w:marTop w:val="0"/>
                  <w:marBottom w:val="0"/>
                  <w:divBdr>
                    <w:top w:val="none" w:sz="0" w:space="0" w:color="auto"/>
                    <w:left w:val="none" w:sz="0" w:space="0" w:color="auto"/>
                    <w:bottom w:val="none" w:sz="0" w:space="0" w:color="auto"/>
                    <w:right w:val="none" w:sz="0" w:space="0" w:color="auto"/>
                  </w:divBdr>
                </w:div>
                <w:div w:id="1845389908">
                  <w:marLeft w:val="640"/>
                  <w:marRight w:val="0"/>
                  <w:marTop w:val="0"/>
                  <w:marBottom w:val="0"/>
                  <w:divBdr>
                    <w:top w:val="none" w:sz="0" w:space="0" w:color="auto"/>
                    <w:left w:val="none" w:sz="0" w:space="0" w:color="auto"/>
                    <w:bottom w:val="none" w:sz="0" w:space="0" w:color="auto"/>
                    <w:right w:val="none" w:sz="0" w:space="0" w:color="auto"/>
                  </w:divBdr>
                </w:div>
                <w:div w:id="1850171873">
                  <w:marLeft w:val="640"/>
                  <w:marRight w:val="0"/>
                  <w:marTop w:val="0"/>
                  <w:marBottom w:val="0"/>
                  <w:divBdr>
                    <w:top w:val="none" w:sz="0" w:space="0" w:color="auto"/>
                    <w:left w:val="none" w:sz="0" w:space="0" w:color="auto"/>
                    <w:bottom w:val="none" w:sz="0" w:space="0" w:color="auto"/>
                    <w:right w:val="none" w:sz="0" w:space="0" w:color="auto"/>
                  </w:divBdr>
                </w:div>
                <w:div w:id="1871915209">
                  <w:marLeft w:val="640"/>
                  <w:marRight w:val="0"/>
                  <w:marTop w:val="0"/>
                  <w:marBottom w:val="0"/>
                  <w:divBdr>
                    <w:top w:val="none" w:sz="0" w:space="0" w:color="auto"/>
                    <w:left w:val="none" w:sz="0" w:space="0" w:color="auto"/>
                    <w:bottom w:val="none" w:sz="0" w:space="0" w:color="auto"/>
                    <w:right w:val="none" w:sz="0" w:space="0" w:color="auto"/>
                  </w:divBdr>
                </w:div>
                <w:div w:id="1880241491">
                  <w:marLeft w:val="640"/>
                  <w:marRight w:val="0"/>
                  <w:marTop w:val="0"/>
                  <w:marBottom w:val="0"/>
                  <w:divBdr>
                    <w:top w:val="none" w:sz="0" w:space="0" w:color="auto"/>
                    <w:left w:val="none" w:sz="0" w:space="0" w:color="auto"/>
                    <w:bottom w:val="none" w:sz="0" w:space="0" w:color="auto"/>
                    <w:right w:val="none" w:sz="0" w:space="0" w:color="auto"/>
                  </w:divBdr>
                </w:div>
                <w:div w:id="1981959908">
                  <w:marLeft w:val="640"/>
                  <w:marRight w:val="0"/>
                  <w:marTop w:val="0"/>
                  <w:marBottom w:val="0"/>
                  <w:divBdr>
                    <w:top w:val="none" w:sz="0" w:space="0" w:color="auto"/>
                    <w:left w:val="none" w:sz="0" w:space="0" w:color="auto"/>
                    <w:bottom w:val="none" w:sz="0" w:space="0" w:color="auto"/>
                    <w:right w:val="none" w:sz="0" w:space="0" w:color="auto"/>
                  </w:divBdr>
                </w:div>
                <w:div w:id="2037854207">
                  <w:marLeft w:val="640"/>
                  <w:marRight w:val="0"/>
                  <w:marTop w:val="0"/>
                  <w:marBottom w:val="0"/>
                  <w:divBdr>
                    <w:top w:val="none" w:sz="0" w:space="0" w:color="auto"/>
                    <w:left w:val="none" w:sz="0" w:space="0" w:color="auto"/>
                    <w:bottom w:val="none" w:sz="0" w:space="0" w:color="auto"/>
                    <w:right w:val="none" w:sz="0" w:space="0" w:color="auto"/>
                  </w:divBdr>
                </w:div>
                <w:div w:id="2066760166">
                  <w:marLeft w:val="640"/>
                  <w:marRight w:val="0"/>
                  <w:marTop w:val="0"/>
                  <w:marBottom w:val="0"/>
                  <w:divBdr>
                    <w:top w:val="none" w:sz="0" w:space="0" w:color="auto"/>
                    <w:left w:val="none" w:sz="0" w:space="0" w:color="auto"/>
                    <w:bottom w:val="none" w:sz="0" w:space="0" w:color="auto"/>
                    <w:right w:val="none" w:sz="0" w:space="0" w:color="auto"/>
                  </w:divBdr>
                </w:div>
                <w:div w:id="2090736940">
                  <w:marLeft w:val="640"/>
                  <w:marRight w:val="0"/>
                  <w:marTop w:val="0"/>
                  <w:marBottom w:val="0"/>
                  <w:divBdr>
                    <w:top w:val="none" w:sz="0" w:space="0" w:color="auto"/>
                    <w:left w:val="none" w:sz="0" w:space="0" w:color="auto"/>
                    <w:bottom w:val="none" w:sz="0" w:space="0" w:color="auto"/>
                    <w:right w:val="none" w:sz="0" w:space="0" w:color="auto"/>
                  </w:divBdr>
                </w:div>
                <w:div w:id="2108653288">
                  <w:marLeft w:val="640"/>
                  <w:marRight w:val="0"/>
                  <w:marTop w:val="0"/>
                  <w:marBottom w:val="0"/>
                  <w:divBdr>
                    <w:top w:val="none" w:sz="0" w:space="0" w:color="auto"/>
                    <w:left w:val="none" w:sz="0" w:space="0" w:color="auto"/>
                    <w:bottom w:val="none" w:sz="0" w:space="0" w:color="auto"/>
                    <w:right w:val="none" w:sz="0" w:space="0" w:color="auto"/>
                  </w:divBdr>
                </w:div>
                <w:div w:id="2115662218">
                  <w:marLeft w:val="640"/>
                  <w:marRight w:val="0"/>
                  <w:marTop w:val="0"/>
                  <w:marBottom w:val="0"/>
                  <w:divBdr>
                    <w:top w:val="none" w:sz="0" w:space="0" w:color="auto"/>
                    <w:left w:val="none" w:sz="0" w:space="0" w:color="auto"/>
                    <w:bottom w:val="none" w:sz="0" w:space="0" w:color="auto"/>
                    <w:right w:val="none" w:sz="0" w:space="0" w:color="auto"/>
                  </w:divBdr>
                </w:div>
                <w:div w:id="2121752107">
                  <w:marLeft w:val="640"/>
                  <w:marRight w:val="0"/>
                  <w:marTop w:val="0"/>
                  <w:marBottom w:val="0"/>
                  <w:divBdr>
                    <w:top w:val="none" w:sz="0" w:space="0" w:color="auto"/>
                    <w:left w:val="none" w:sz="0" w:space="0" w:color="auto"/>
                    <w:bottom w:val="none" w:sz="0" w:space="0" w:color="auto"/>
                    <w:right w:val="none" w:sz="0" w:space="0" w:color="auto"/>
                  </w:divBdr>
                </w:div>
                <w:div w:id="2137870380">
                  <w:marLeft w:val="640"/>
                  <w:marRight w:val="0"/>
                  <w:marTop w:val="0"/>
                  <w:marBottom w:val="0"/>
                  <w:divBdr>
                    <w:top w:val="none" w:sz="0" w:space="0" w:color="auto"/>
                    <w:left w:val="none" w:sz="0" w:space="0" w:color="auto"/>
                    <w:bottom w:val="none" w:sz="0" w:space="0" w:color="auto"/>
                    <w:right w:val="none" w:sz="0" w:space="0" w:color="auto"/>
                  </w:divBdr>
                </w:div>
                <w:div w:id="2141260689">
                  <w:marLeft w:val="640"/>
                  <w:marRight w:val="0"/>
                  <w:marTop w:val="0"/>
                  <w:marBottom w:val="0"/>
                  <w:divBdr>
                    <w:top w:val="none" w:sz="0" w:space="0" w:color="auto"/>
                    <w:left w:val="none" w:sz="0" w:space="0" w:color="auto"/>
                    <w:bottom w:val="none" w:sz="0" w:space="0" w:color="auto"/>
                    <w:right w:val="none" w:sz="0" w:space="0" w:color="auto"/>
                  </w:divBdr>
                </w:div>
              </w:divsChild>
            </w:div>
            <w:div w:id="941299419">
              <w:marLeft w:val="0"/>
              <w:marRight w:val="0"/>
              <w:marTop w:val="0"/>
              <w:marBottom w:val="0"/>
              <w:divBdr>
                <w:top w:val="none" w:sz="0" w:space="0" w:color="auto"/>
                <w:left w:val="none" w:sz="0" w:space="0" w:color="auto"/>
                <w:bottom w:val="none" w:sz="0" w:space="0" w:color="auto"/>
                <w:right w:val="none" w:sz="0" w:space="0" w:color="auto"/>
              </w:divBdr>
              <w:divsChild>
                <w:div w:id="9141375">
                  <w:marLeft w:val="640"/>
                  <w:marRight w:val="0"/>
                  <w:marTop w:val="0"/>
                  <w:marBottom w:val="0"/>
                  <w:divBdr>
                    <w:top w:val="none" w:sz="0" w:space="0" w:color="auto"/>
                    <w:left w:val="none" w:sz="0" w:space="0" w:color="auto"/>
                    <w:bottom w:val="none" w:sz="0" w:space="0" w:color="auto"/>
                    <w:right w:val="none" w:sz="0" w:space="0" w:color="auto"/>
                  </w:divBdr>
                </w:div>
                <w:div w:id="18240496">
                  <w:marLeft w:val="640"/>
                  <w:marRight w:val="0"/>
                  <w:marTop w:val="0"/>
                  <w:marBottom w:val="0"/>
                  <w:divBdr>
                    <w:top w:val="none" w:sz="0" w:space="0" w:color="auto"/>
                    <w:left w:val="none" w:sz="0" w:space="0" w:color="auto"/>
                    <w:bottom w:val="none" w:sz="0" w:space="0" w:color="auto"/>
                    <w:right w:val="none" w:sz="0" w:space="0" w:color="auto"/>
                  </w:divBdr>
                </w:div>
                <w:div w:id="83497352">
                  <w:marLeft w:val="640"/>
                  <w:marRight w:val="0"/>
                  <w:marTop w:val="0"/>
                  <w:marBottom w:val="0"/>
                  <w:divBdr>
                    <w:top w:val="none" w:sz="0" w:space="0" w:color="auto"/>
                    <w:left w:val="none" w:sz="0" w:space="0" w:color="auto"/>
                    <w:bottom w:val="none" w:sz="0" w:space="0" w:color="auto"/>
                    <w:right w:val="none" w:sz="0" w:space="0" w:color="auto"/>
                  </w:divBdr>
                </w:div>
                <w:div w:id="90247491">
                  <w:marLeft w:val="640"/>
                  <w:marRight w:val="0"/>
                  <w:marTop w:val="0"/>
                  <w:marBottom w:val="0"/>
                  <w:divBdr>
                    <w:top w:val="none" w:sz="0" w:space="0" w:color="auto"/>
                    <w:left w:val="none" w:sz="0" w:space="0" w:color="auto"/>
                    <w:bottom w:val="none" w:sz="0" w:space="0" w:color="auto"/>
                    <w:right w:val="none" w:sz="0" w:space="0" w:color="auto"/>
                  </w:divBdr>
                </w:div>
                <w:div w:id="141236677">
                  <w:marLeft w:val="640"/>
                  <w:marRight w:val="0"/>
                  <w:marTop w:val="0"/>
                  <w:marBottom w:val="0"/>
                  <w:divBdr>
                    <w:top w:val="none" w:sz="0" w:space="0" w:color="auto"/>
                    <w:left w:val="none" w:sz="0" w:space="0" w:color="auto"/>
                    <w:bottom w:val="none" w:sz="0" w:space="0" w:color="auto"/>
                    <w:right w:val="none" w:sz="0" w:space="0" w:color="auto"/>
                  </w:divBdr>
                </w:div>
                <w:div w:id="186725447">
                  <w:marLeft w:val="640"/>
                  <w:marRight w:val="0"/>
                  <w:marTop w:val="0"/>
                  <w:marBottom w:val="0"/>
                  <w:divBdr>
                    <w:top w:val="none" w:sz="0" w:space="0" w:color="auto"/>
                    <w:left w:val="none" w:sz="0" w:space="0" w:color="auto"/>
                    <w:bottom w:val="none" w:sz="0" w:space="0" w:color="auto"/>
                    <w:right w:val="none" w:sz="0" w:space="0" w:color="auto"/>
                  </w:divBdr>
                </w:div>
                <w:div w:id="307635120">
                  <w:marLeft w:val="640"/>
                  <w:marRight w:val="0"/>
                  <w:marTop w:val="0"/>
                  <w:marBottom w:val="0"/>
                  <w:divBdr>
                    <w:top w:val="none" w:sz="0" w:space="0" w:color="auto"/>
                    <w:left w:val="none" w:sz="0" w:space="0" w:color="auto"/>
                    <w:bottom w:val="none" w:sz="0" w:space="0" w:color="auto"/>
                    <w:right w:val="none" w:sz="0" w:space="0" w:color="auto"/>
                  </w:divBdr>
                </w:div>
                <w:div w:id="309939438">
                  <w:marLeft w:val="640"/>
                  <w:marRight w:val="0"/>
                  <w:marTop w:val="0"/>
                  <w:marBottom w:val="0"/>
                  <w:divBdr>
                    <w:top w:val="none" w:sz="0" w:space="0" w:color="auto"/>
                    <w:left w:val="none" w:sz="0" w:space="0" w:color="auto"/>
                    <w:bottom w:val="none" w:sz="0" w:space="0" w:color="auto"/>
                    <w:right w:val="none" w:sz="0" w:space="0" w:color="auto"/>
                  </w:divBdr>
                </w:div>
                <w:div w:id="375617946">
                  <w:marLeft w:val="640"/>
                  <w:marRight w:val="0"/>
                  <w:marTop w:val="0"/>
                  <w:marBottom w:val="0"/>
                  <w:divBdr>
                    <w:top w:val="none" w:sz="0" w:space="0" w:color="auto"/>
                    <w:left w:val="none" w:sz="0" w:space="0" w:color="auto"/>
                    <w:bottom w:val="none" w:sz="0" w:space="0" w:color="auto"/>
                    <w:right w:val="none" w:sz="0" w:space="0" w:color="auto"/>
                  </w:divBdr>
                </w:div>
                <w:div w:id="379866518">
                  <w:marLeft w:val="640"/>
                  <w:marRight w:val="0"/>
                  <w:marTop w:val="0"/>
                  <w:marBottom w:val="0"/>
                  <w:divBdr>
                    <w:top w:val="none" w:sz="0" w:space="0" w:color="auto"/>
                    <w:left w:val="none" w:sz="0" w:space="0" w:color="auto"/>
                    <w:bottom w:val="none" w:sz="0" w:space="0" w:color="auto"/>
                    <w:right w:val="none" w:sz="0" w:space="0" w:color="auto"/>
                  </w:divBdr>
                </w:div>
                <w:div w:id="381945174">
                  <w:marLeft w:val="640"/>
                  <w:marRight w:val="0"/>
                  <w:marTop w:val="0"/>
                  <w:marBottom w:val="0"/>
                  <w:divBdr>
                    <w:top w:val="none" w:sz="0" w:space="0" w:color="auto"/>
                    <w:left w:val="none" w:sz="0" w:space="0" w:color="auto"/>
                    <w:bottom w:val="none" w:sz="0" w:space="0" w:color="auto"/>
                    <w:right w:val="none" w:sz="0" w:space="0" w:color="auto"/>
                  </w:divBdr>
                </w:div>
                <w:div w:id="384330821">
                  <w:marLeft w:val="640"/>
                  <w:marRight w:val="0"/>
                  <w:marTop w:val="0"/>
                  <w:marBottom w:val="0"/>
                  <w:divBdr>
                    <w:top w:val="none" w:sz="0" w:space="0" w:color="auto"/>
                    <w:left w:val="none" w:sz="0" w:space="0" w:color="auto"/>
                    <w:bottom w:val="none" w:sz="0" w:space="0" w:color="auto"/>
                    <w:right w:val="none" w:sz="0" w:space="0" w:color="auto"/>
                  </w:divBdr>
                </w:div>
                <w:div w:id="432895408">
                  <w:marLeft w:val="640"/>
                  <w:marRight w:val="0"/>
                  <w:marTop w:val="0"/>
                  <w:marBottom w:val="0"/>
                  <w:divBdr>
                    <w:top w:val="none" w:sz="0" w:space="0" w:color="auto"/>
                    <w:left w:val="none" w:sz="0" w:space="0" w:color="auto"/>
                    <w:bottom w:val="none" w:sz="0" w:space="0" w:color="auto"/>
                    <w:right w:val="none" w:sz="0" w:space="0" w:color="auto"/>
                  </w:divBdr>
                </w:div>
                <w:div w:id="434324234">
                  <w:marLeft w:val="640"/>
                  <w:marRight w:val="0"/>
                  <w:marTop w:val="0"/>
                  <w:marBottom w:val="0"/>
                  <w:divBdr>
                    <w:top w:val="none" w:sz="0" w:space="0" w:color="auto"/>
                    <w:left w:val="none" w:sz="0" w:space="0" w:color="auto"/>
                    <w:bottom w:val="none" w:sz="0" w:space="0" w:color="auto"/>
                    <w:right w:val="none" w:sz="0" w:space="0" w:color="auto"/>
                  </w:divBdr>
                </w:div>
                <w:div w:id="447117171">
                  <w:marLeft w:val="640"/>
                  <w:marRight w:val="0"/>
                  <w:marTop w:val="0"/>
                  <w:marBottom w:val="0"/>
                  <w:divBdr>
                    <w:top w:val="none" w:sz="0" w:space="0" w:color="auto"/>
                    <w:left w:val="none" w:sz="0" w:space="0" w:color="auto"/>
                    <w:bottom w:val="none" w:sz="0" w:space="0" w:color="auto"/>
                    <w:right w:val="none" w:sz="0" w:space="0" w:color="auto"/>
                  </w:divBdr>
                </w:div>
                <w:div w:id="457994347">
                  <w:marLeft w:val="640"/>
                  <w:marRight w:val="0"/>
                  <w:marTop w:val="0"/>
                  <w:marBottom w:val="0"/>
                  <w:divBdr>
                    <w:top w:val="none" w:sz="0" w:space="0" w:color="auto"/>
                    <w:left w:val="none" w:sz="0" w:space="0" w:color="auto"/>
                    <w:bottom w:val="none" w:sz="0" w:space="0" w:color="auto"/>
                    <w:right w:val="none" w:sz="0" w:space="0" w:color="auto"/>
                  </w:divBdr>
                </w:div>
                <w:div w:id="488712173">
                  <w:marLeft w:val="640"/>
                  <w:marRight w:val="0"/>
                  <w:marTop w:val="0"/>
                  <w:marBottom w:val="0"/>
                  <w:divBdr>
                    <w:top w:val="none" w:sz="0" w:space="0" w:color="auto"/>
                    <w:left w:val="none" w:sz="0" w:space="0" w:color="auto"/>
                    <w:bottom w:val="none" w:sz="0" w:space="0" w:color="auto"/>
                    <w:right w:val="none" w:sz="0" w:space="0" w:color="auto"/>
                  </w:divBdr>
                </w:div>
                <w:div w:id="535627865">
                  <w:marLeft w:val="640"/>
                  <w:marRight w:val="0"/>
                  <w:marTop w:val="0"/>
                  <w:marBottom w:val="0"/>
                  <w:divBdr>
                    <w:top w:val="none" w:sz="0" w:space="0" w:color="auto"/>
                    <w:left w:val="none" w:sz="0" w:space="0" w:color="auto"/>
                    <w:bottom w:val="none" w:sz="0" w:space="0" w:color="auto"/>
                    <w:right w:val="none" w:sz="0" w:space="0" w:color="auto"/>
                  </w:divBdr>
                </w:div>
                <w:div w:id="540214398">
                  <w:marLeft w:val="640"/>
                  <w:marRight w:val="0"/>
                  <w:marTop w:val="0"/>
                  <w:marBottom w:val="0"/>
                  <w:divBdr>
                    <w:top w:val="none" w:sz="0" w:space="0" w:color="auto"/>
                    <w:left w:val="none" w:sz="0" w:space="0" w:color="auto"/>
                    <w:bottom w:val="none" w:sz="0" w:space="0" w:color="auto"/>
                    <w:right w:val="none" w:sz="0" w:space="0" w:color="auto"/>
                  </w:divBdr>
                </w:div>
                <w:div w:id="588200859">
                  <w:marLeft w:val="640"/>
                  <w:marRight w:val="0"/>
                  <w:marTop w:val="0"/>
                  <w:marBottom w:val="0"/>
                  <w:divBdr>
                    <w:top w:val="none" w:sz="0" w:space="0" w:color="auto"/>
                    <w:left w:val="none" w:sz="0" w:space="0" w:color="auto"/>
                    <w:bottom w:val="none" w:sz="0" w:space="0" w:color="auto"/>
                    <w:right w:val="none" w:sz="0" w:space="0" w:color="auto"/>
                  </w:divBdr>
                </w:div>
                <w:div w:id="599028440">
                  <w:marLeft w:val="640"/>
                  <w:marRight w:val="0"/>
                  <w:marTop w:val="0"/>
                  <w:marBottom w:val="0"/>
                  <w:divBdr>
                    <w:top w:val="none" w:sz="0" w:space="0" w:color="auto"/>
                    <w:left w:val="none" w:sz="0" w:space="0" w:color="auto"/>
                    <w:bottom w:val="none" w:sz="0" w:space="0" w:color="auto"/>
                    <w:right w:val="none" w:sz="0" w:space="0" w:color="auto"/>
                  </w:divBdr>
                </w:div>
                <w:div w:id="629558120">
                  <w:marLeft w:val="640"/>
                  <w:marRight w:val="0"/>
                  <w:marTop w:val="0"/>
                  <w:marBottom w:val="0"/>
                  <w:divBdr>
                    <w:top w:val="none" w:sz="0" w:space="0" w:color="auto"/>
                    <w:left w:val="none" w:sz="0" w:space="0" w:color="auto"/>
                    <w:bottom w:val="none" w:sz="0" w:space="0" w:color="auto"/>
                    <w:right w:val="none" w:sz="0" w:space="0" w:color="auto"/>
                  </w:divBdr>
                </w:div>
                <w:div w:id="633490148">
                  <w:marLeft w:val="640"/>
                  <w:marRight w:val="0"/>
                  <w:marTop w:val="0"/>
                  <w:marBottom w:val="0"/>
                  <w:divBdr>
                    <w:top w:val="none" w:sz="0" w:space="0" w:color="auto"/>
                    <w:left w:val="none" w:sz="0" w:space="0" w:color="auto"/>
                    <w:bottom w:val="none" w:sz="0" w:space="0" w:color="auto"/>
                    <w:right w:val="none" w:sz="0" w:space="0" w:color="auto"/>
                  </w:divBdr>
                </w:div>
                <w:div w:id="641038078">
                  <w:marLeft w:val="640"/>
                  <w:marRight w:val="0"/>
                  <w:marTop w:val="0"/>
                  <w:marBottom w:val="0"/>
                  <w:divBdr>
                    <w:top w:val="none" w:sz="0" w:space="0" w:color="auto"/>
                    <w:left w:val="none" w:sz="0" w:space="0" w:color="auto"/>
                    <w:bottom w:val="none" w:sz="0" w:space="0" w:color="auto"/>
                    <w:right w:val="none" w:sz="0" w:space="0" w:color="auto"/>
                  </w:divBdr>
                </w:div>
                <w:div w:id="645279343">
                  <w:marLeft w:val="640"/>
                  <w:marRight w:val="0"/>
                  <w:marTop w:val="0"/>
                  <w:marBottom w:val="0"/>
                  <w:divBdr>
                    <w:top w:val="none" w:sz="0" w:space="0" w:color="auto"/>
                    <w:left w:val="none" w:sz="0" w:space="0" w:color="auto"/>
                    <w:bottom w:val="none" w:sz="0" w:space="0" w:color="auto"/>
                    <w:right w:val="none" w:sz="0" w:space="0" w:color="auto"/>
                  </w:divBdr>
                </w:div>
                <w:div w:id="656497089">
                  <w:marLeft w:val="640"/>
                  <w:marRight w:val="0"/>
                  <w:marTop w:val="0"/>
                  <w:marBottom w:val="0"/>
                  <w:divBdr>
                    <w:top w:val="none" w:sz="0" w:space="0" w:color="auto"/>
                    <w:left w:val="none" w:sz="0" w:space="0" w:color="auto"/>
                    <w:bottom w:val="none" w:sz="0" w:space="0" w:color="auto"/>
                    <w:right w:val="none" w:sz="0" w:space="0" w:color="auto"/>
                  </w:divBdr>
                </w:div>
                <w:div w:id="759108349">
                  <w:marLeft w:val="640"/>
                  <w:marRight w:val="0"/>
                  <w:marTop w:val="0"/>
                  <w:marBottom w:val="0"/>
                  <w:divBdr>
                    <w:top w:val="none" w:sz="0" w:space="0" w:color="auto"/>
                    <w:left w:val="none" w:sz="0" w:space="0" w:color="auto"/>
                    <w:bottom w:val="none" w:sz="0" w:space="0" w:color="auto"/>
                    <w:right w:val="none" w:sz="0" w:space="0" w:color="auto"/>
                  </w:divBdr>
                </w:div>
                <w:div w:id="785077806">
                  <w:marLeft w:val="640"/>
                  <w:marRight w:val="0"/>
                  <w:marTop w:val="0"/>
                  <w:marBottom w:val="0"/>
                  <w:divBdr>
                    <w:top w:val="none" w:sz="0" w:space="0" w:color="auto"/>
                    <w:left w:val="none" w:sz="0" w:space="0" w:color="auto"/>
                    <w:bottom w:val="none" w:sz="0" w:space="0" w:color="auto"/>
                    <w:right w:val="none" w:sz="0" w:space="0" w:color="auto"/>
                  </w:divBdr>
                </w:div>
                <w:div w:id="802817455">
                  <w:marLeft w:val="640"/>
                  <w:marRight w:val="0"/>
                  <w:marTop w:val="0"/>
                  <w:marBottom w:val="0"/>
                  <w:divBdr>
                    <w:top w:val="none" w:sz="0" w:space="0" w:color="auto"/>
                    <w:left w:val="none" w:sz="0" w:space="0" w:color="auto"/>
                    <w:bottom w:val="none" w:sz="0" w:space="0" w:color="auto"/>
                    <w:right w:val="none" w:sz="0" w:space="0" w:color="auto"/>
                  </w:divBdr>
                </w:div>
                <w:div w:id="813572049">
                  <w:marLeft w:val="640"/>
                  <w:marRight w:val="0"/>
                  <w:marTop w:val="0"/>
                  <w:marBottom w:val="0"/>
                  <w:divBdr>
                    <w:top w:val="none" w:sz="0" w:space="0" w:color="auto"/>
                    <w:left w:val="none" w:sz="0" w:space="0" w:color="auto"/>
                    <w:bottom w:val="none" w:sz="0" w:space="0" w:color="auto"/>
                    <w:right w:val="none" w:sz="0" w:space="0" w:color="auto"/>
                  </w:divBdr>
                </w:div>
                <w:div w:id="829827411">
                  <w:marLeft w:val="640"/>
                  <w:marRight w:val="0"/>
                  <w:marTop w:val="0"/>
                  <w:marBottom w:val="0"/>
                  <w:divBdr>
                    <w:top w:val="none" w:sz="0" w:space="0" w:color="auto"/>
                    <w:left w:val="none" w:sz="0" w:space="0" w:color="auto"/>
                    <w:bottom w:val="none" w:sz="0" w:space="0" w:color="auto"/>
                    <w:right w:val="none" w:sz="0" w:space="0" w:color="auto"/>
                  </w:divBdr>
                </w:div>
                <w:div w:id="830869945">
                  <w:marLeft w:val="640"/>
                  <w:marRight w:val="0"/>
                  <w:marTop w:val="0"/>
                  <w:marBottom w:val="0"/>
                  <w:divBdr>
                    <w:top w:val="none" w:sz="0" w:space="0" w:color="auto"/>
                    <w:left w:val="none" w:sz="0" w:space="0" w:color="auto"/>
                    <w:bottom w:val="none" w:sz="0" w:space="0" w:color="auto"/>
                    <w:right w:val="none" w:sz="0" w:space="0" w:color="auto"/>
                  </w:divBdr>
                </w:div>
                <w:div w:id="853886532">
                  <w:marLeft w:val="640"/>
                  <w:marRight w:val="0"/>
                  <w:marTop w:val="0"/>
                  <w:marBottom w:val="0"/>
                  <w:divBdr>
                    <w:top w:val="none" w:sz="0" w:space="0" w:color="auto"/>
                    <w:left w:val="none" w:sz="0" w:space="0" w:color="auto"/>
                    <w:bottom w:val="none" w:sz="0" w:space="0" w:color="auto"/>
                    <w:right w:val="none" w:sz="0" w:space="0" w:color="auto"/>
                  </w:divBdr>
                </w:div>
                <w:div w:id="880870897">
                  <w:marLeft w:val="640"/>
                  <w:marRight w:val="0"/>
                  <w:marTop w:val="0"/>
                  <w:marBottom w:val="0"/>
                  <w:divBdr>
                    <w:top w:val="none" w:sz="0" w:space="0" w:color="auto"/>
                    <w:left w:val="none" w:sz="0" w:space="0" w:color="auto"/>
                    <w:bottom w:val="none" w:sz="0" w:space="0" w:color="auto"/>
                    <w:right w:val="none" w:sz="0" w:space="0" w:color="auto"/>
                  </w:divBdr>
                </w:div>
                <w:div w:id="882517638">
                  <w:marLeft w:val="640"/>
                  <w:marRight w:val="0"/>
                  <w:marTop w:val="0"/>
                  <w:marBottom w:val="0"/>
                  <w:divBdr>
                    <w:top w:val="none" w:sz="0" w:space="0" w:color="auto"/>
                    <w:left w:val="none" w:sz="0" w:space="0" w:color="auto"/>
                    <w:bottom w:val="none" w:sz="0" w:space="0" w:color="auto"/>
                    <w:right w:val="none" w:sz="0" w:space="0" w:color="auto"/>
                  </w:divBdr>
                </w:div>
                <w:div w:id="902526290">
                  <w:marLeft w:val="640"/>
                  <w:marRight w:val="0"/>
                  <w:marTop w:val="0"/>
                  <w:marBottom w:val="0"/>
                  <w:divBdr>
                    <w:top w:val="none" w:sz="0" w:space="0" w:color="auto"/>
                    <w:left w:val="none" w:sz="0" w:space="0" w:color="auto"/>
                    <w:bottom w:val="none" w:sz="0" w:space="0" w:color="auto"/>
                    <w:right w:val="none" w:sz="0" w:space="0" w:color="auto"/>
                  </w:divBdr>
                </w:div>
                <w:div w:id="910121621">
                  <w:marLeft w:val="640"/>
                  <w:marRight w:val="0"/>
                  <w:marTop w:val="0"/>
                  <w:marBottom w:val="0"/>
                  <w:divBdr>
                    <w:top w:val="none" w:sz="0" w:space="0" w:color="auto"/>
                    <w:left w:val="none" w:sz="0" w:space="0" w:color="auto"/>
                    <w:bottom w:val="none" w:sz="0" w:space="0" w:color="auto"/>
                    <w:right w:val="none" w:sz="0" w:space="0" w:color="auto"/>
                  </w:divBdr>
                </w:div>
                <w:div w:id="926309407">
                  <w:marLeft w:val="640"/>
                  <w:marRight w:val="0"/>
                  <w:marTop w:val="0"/>
                  <w:marBottom w:val="0"/>
                  <w:divBdr>
                    <w:top w:val="none" w:sz="0" w:space="0" w:color="auto"/>
                    <w:left w:val="none" w:sz="0" w:space="0" w:color="auto"/>
                    <w:bottom w:val="none" w:sz="0" w:space="0" w:color="auto"/>
                    <w:right w:val="none" w:sz="0" w:space="0" w:color="auto"/>
                  </w:divBdr>
                </w:div>
                <w:div w:id="986666966">
                  <w:marLeft w:val="640"/>
                  <w:marRight w:val="0"/>
                  <w:marTop w:val="0"/>
                  <w:marBottom w:val="0"/>
                  <w:divBdr>
                    <w:top w:val="none" w:sz="0" w:space="0" w:color="auto"/>
                    <w:left w:val="none" w:sz="0" w:space="0" w:color="auto"/>
                    <w:bottom w:val="none" w:sz="0" w:space="0" w:color="auto"/>
                    <w:right w:val="none" w:sz="0" w:space="0" w:color="auto"/>
                  </w:divBdr>
                </w:div>
                <w:div w:id="1064181081">
                  <w:marLeft w:val="640"/>
                  <w:marRight w:val="0"/>
                  <w:marTop w:val="0"/>
                  <w:marBottom w:val="0"/>
                  <w:divBdr>
                    <w:top w:val="none" w:sz="0" w:space="0" w:color="auto"/>
                    <w:left w:val="none" w:sz="0" w:space="0" w:color="auto"/>
                    <w:bottom w:val="none" w:sz="0" w:space="0" w:color="auto"/>
                    <w:right w:val="none" w:sz="0" w:space="0" w:color="auto"/>
                  </w:divBdr>
                </w:div>
                <w:div w:id="1193953932">
                  <w:marLeft w:val="640"/>
                  <w:marRight w:val="0"/>
                  <w:marTop w:val="0"/>
                  <w:marBottom w:val="0"/>
                  <w:divBdr>
                    <w:top w:val="none" w:sz="0" w:space="0" w:color="auto"/>
                    <w:left w:val="none" w:sz="0" w:space="0" w:color="auto"/>
                    <w:bottom w:val="none" w:sz="0" w:space="0" w:color="auto"/>
                    <w:right w:val="none" w:sz="0" w:space="0" w:color="auto"/>
                  </w:divBdr>
                </w:div>
                <w:div w:id="1245912947">
                  <w:marLeft w:val="640"/>
                  <w:marRight w:val="0"/>
                  <w:marTop w:val="0"/>
                  <w:marBottom w:val="0"/>
                  <w:divBdr>
                    <w:top w:val="none" w:sz="0" w:space="0" w:color="auto"/>
                    <w:left w:val="none" w:sz="0" w:space="0" w:color="auto"/>
                    <w:bottom w:val="none" w:sz="0" w:space="0" w:color="auto"/>
                    <w:right w:val="none" w:sz="0" w:space="0" w:color="auto"/>
                  </w:divBdr>
                </w:div>
                <w:div w:id="1283531815">
                  <w:marLeft w:val="640"/>
                  <w:marRight w:val="0"/>
                  <w:marTop w:val="0"/>
                  <w:marBottom w:val="0"/>
                  <w:divBdr>
                    <w:top w:val="none" w:sz="0" w:space="0" w:color="auto"/>
                    <w:left w:val="none" w:sz="0" w:space="0" w:color="auto"/>
                    <w:bottom w:val="none" w:sz="0" w:space="0" w:color="auto"/>
                    <w:right w:val="none" w:sz="0" w:space="0" w:color="auto"/>
                  </w:divBdr>
                </w:div>
                <w:div w:id="1288702089">
                  <w:marLeft w:val="640"/>
                  <w:marRight w:val="0"/>
                  <w:marTop w:val="0"/>
                  <w:marBottom w:val="0"/>
                  <w:divBdr>
                    <w:top w:val="none" w:sz="0" w:space="0" w:color="auto"/>
                    <w:left w:val="none" w:sz="0" w:space="0" w:color="auto"/>
                    <w:bottom w:val="none" w:sz="0" w:space="0" w:color="auto"/>
                    <w:right w:val="none" w:sz="0" w:space="0" w:color="auto"/>
                  </w:divBdr>
                </w:div>
                <w:div w:id="1303847795">
                  <w:marLeft w:val="640"/>
                  <w:marRight w:val="0"/>
                  <w:marTop w:val="0"/>
                  <w:marBottom w:val="0"/>
                  <w:divBdr>
                    <w:top w:val="none" w:sz="0" w:space="0" w:color="auto"/>
                    <w:left w:val="none" w:sz="0" w:space="0" w:color="auto"/>
                    <w:bottom w:val="none" w:sz="0" w:space="0" w:color="auto"/>
                    <w:right w:val="none" w:sz="0" w:space="0" w:color="auto"/>
                  </w:divBdr>
                </w:div>
                <w:div w:id="1355158594">
                  <w:marLeft w:val="640"/>
                  <w:marRight w:val="0"/>
                  <w:marTop w:val="0"/>
                  <w:marBottom w:val="0"/>
                  <w:divBdr>
                    <w:top w:val="none" w:sz="0" w:space="0" w:color="auto"/>
                    <w:left w:val="none" w:sz="0" w:space="0" w:color="auto"/>
                    <w:bottom w:val="none" w:sz="0" w:space="0" w:color="auto"/>
                    <w:right w:val="none" w:sz="0" w:space="0" w:color="auto"/>
                  </w:divBdr>
                </w:div>
                <w:div w:id="1361588469">
                  <w:marLeft w:val="640"/>
                  <w:marRight w:val="0"/>
                  <w:marTop w:val="0"/>
                  <w:marBottom w:val="0"/>
                  <w:divBdr>
                    <w:top w:val="none" w:sz="0" w:space="0" w:color="auto"/>
                    <w:left w:val="none" w:sz="0" w:space="0" w:color="auto"/>
                    <w:bottom w:val="none" w:sz="0" w:space="0" w:color="auto"/>
                    <w:right w:val="none" w:sz="0" w:space="0" w:color="auto"/>
                  </w:divBdr>
                </w:div>
                <w:div w:id="1371345631">
                  <w:marLeft w:val="640"/>
                  <w:marRight w:val="0"/>
                  <w:marTop w:val="0"/>
                  <w:marBottom w:val="0"/>
                  <w:divBdr>
                    <w:top w:val="none" w:sz="0" w:space="0" w:color="auto"/>
                    <w:left w:val="none" w:sz="0" w:space="0" w:color="auto"/>
                    <w:bottom w:val="none" w:sz="0" w:space="0" w:color="auto"/>
                    <w:right w:val="none" w:sz="0" w:space="0" w:color="auto"/>
                  </w:divBdr>
                </w:div>
                <w:div w:id="1459371859">
                  <w:marLeft w:val="640"/>
                  <w:marRight w:val="0"/>
                  <w:marTop w:val="0"/>
                  <w:marBottom w:val="0"/>
                  <w:divBdr>
                    <w:top w:val="none" w:sz="0" w:space="0" w:color="auto"/>
                    <w:left w:val="none" w:sz="0" w:space="0" w:color="auto"/>
                    <w:bottom w:val="none" w:sz="0" w:space="0" w:color="auto"/>
                    <w:right w:val="none" w:sz="0" w:space="0" w:color="auto"/>
                  </w:divBdr>
                </w:div>
                <w:div w:id="1488130546">
                  <w:marLeft w:val="640"/>
                  <w:marRight w:val="0"/>
                  <w:marTop w:val="0"/>
                  <w:marBottom w:val="0"/>
                  <w:divBdr>
                    <w:top w:val="none" w:sz="0" w:space="0" w:color="auto"/>
                    <w:left w:val="none" w:sz="0" w:space="0" w:color="auto"/>
                    <w:bottom w:val="none" w:sz="0" w:space="0" w:color="auto"/>
                    <w:right w:val="none" w:sz="0" w:space="0" w:color="auto"/>
                  </w:divBdr>
                </w:div>
                <w:div w:id="1496913544">
                  <w:marLeft w:val="640"/>
                  <w:marRight w:val="0"/>
                  <w:marTop w:val="0"/>
                  <w:marBottom w:val="0"/>
                  <w:divBdr>
                    <w:top w:val="none" w:sz="0" w:space="0" w:color="auto"/>
                    <w:left w:val="none" w:sz="0" w:space="0" w:color="auto"/>
                    <w:bottom w:val="none" w:sz="0" w:space="0" w:color="auto"/>
                    <w:right w:val="none" w:sz="0" w:space="0" w:color="auto"/>
                  </w:divBdr>
                </w:div>
                <w:div w:id="1578707359">
                  <w:marLeft w:val="640"/>
                  <w:marRight w:val="0"/>
                  <w:marTop w:val="0"/>
                  <w:marBottom w:val="0"/>
                  <w:divBdr>
                    <w:top w:val="none" w:sz="0" w:space="0" w:color="auto"/>
                    <w:left w:val="none" w:sz="0" w:space="0" w:color="auto"/>
                    <w:bottom w:val="none" w:sz="0" w:space="0" w:color="auto"/>
                    <w:right w:val="none" w:sz="0" w:space="0" w:color="auto"/>
                  </w:divBdr>
                </w:div>
                <w:div w:id="1587806228">
                  <w:marLeft w:val="640"/>
                  <w:marRight w:val="0"/>
                  <w:marTop w:val="0"/>
                  <w:marBottom w:val="0"/>
                  <w:divBdr>
                    <w:top w:val="none" w:sz="0" w:space="0" w:color="auto"/>
                    <w:left w:val="none" w:sz="0" w:space="0" w:color="auto"/>
                    <w:bottom w:val="none" w:sz="0" w:space="0" w:color="auto"/>
                    <w:right w:val="none" w:sz="0" w:space="0" w:color="auto"/>
                  </w:divBdr>
                </w:div>
                <w:div w:id="1607809470">
                  <w:marLeft w:val="640"/>
                  <w:marRight w:val="0"/>
                  <w:marTop w:val="0"/>
                  <w:marBottom w:val="0"/>
                  <w:divBdr>
                    <w:top w:val="none" w:sz="0" w:space="0" w:color="auto"/>
                    <w:left w:val="none" w:sz="0" w:space="0" w:color="auto"/>
                    <w:bottom w:val="none" w:sz="0" w:space="0" w:color="auto"/>
                    <w:right w:val="none" w:sz="0" w:space="0" w:color="auto"/>
                  </w:divBdr>
                </w:div>
                <w:div w:id="1641613754">
                  <w:marLeft w:val="640"/>
                  <w:marRight w:val="0"/>
                  <w:marTop w:val="0"/>
                  <w:marBottom w:val="0"/>
                  <w:divBdr>
                    <w:top w:val="none" w:sz="0" w:space="0" w:color="auto"/>
                    <w:left w:val="none" w:sz="0" w:space="0" w:color="auto"/>
                    <w:bottom w:val="none" w:sz="0" w:space="0" w:color="auto"/>
                    <w:right w:val="none" w:sz="0" w:space="0" w:color="auto"/>
                  </w:divBdr>
                </w:div>
                <w:div w:id="1679651908">
                  <w:marLeft w:val="640"/>
                  <w:marRight w:val="0"/>
                  <w:marTop w:val="0"/>
                  <w:marBottom w:val="0"/>
                  <w:divBdr>
                    <w:top w:val="none" w:sz="0" w:space="0" w:color="auto"/>
                    <w:left w:val="none" w:sz="0" w:space="0" w:color="auto"/>
                    <w:bottom w:val="none" w:sz="0" w:space="0" w:color="auto"/>
                    <w:right w:val="none" w:sz="0" w:space="0" w:color="auto"/>
                  </w:divBdr>
                </w:div>
                <w:div w:id="1741362318">
                  <w:marLeft w:val="640"/>
                  <w:marRight w:val="0"/>
                  <w:marTop w:val="0"/>
                  <w:marBottom w:val="0"/>
                  <w:divBdr>
                    <w:top w:val="none" w:sz="0" w:space="0" w:color="auto"/>
                    <w:left w:val="none" w:sz="0" w:space="0" w:color="auto"/>
                    <w:bottom w:val="none" w:sz="0" w:space="0" w:color="auto"/>
                    <w:right w:val="none" w:sz="0" w:space="0" w:color="auto"/>
                  </w:divBdr>
                </w:div>
                <w:div w:id="1742563115">
                  <w:marLeft w:val="640"/>
                  <w:marRight w:val="0"/>
                  <w:marTop w:val="0"/>
                  <w:marBottom w:val="0"/>
                  <w:divBdr>
                    <w:top w:val="none" w:sz="0" w:space="0" w:color="auto"/>
                    <w:left w:val="none" w:sz="0" w:space="0" w:color="auto"/>
                    <w:bottom w:val="none" w:sz="0" w:space="0" w:color="auto"/>
                    <w:right w:val="none" w:sz="0" w:space="0" w:color="auto"/>
                  </w:divBdr>
                </w:div>
                <w:div w:id="1765497987">
                  <w:marLeft w:val="640"/>
                  <w:marRight w:val="0"/>
                  <w:marTop w:val="0"/>
                  <w:marBottom w:val="0"/>
                  <w:divBdr>
                    <w:top w:val="none" w:sz="0" w:space="0" w:color="auto"/>
                    <w:left w:val="none" w:sz="0" w:space="0" w:color="auto"/>
                    <w:bottom w:val="none" w:sz="0" w:space="0" w:color="auto"/>
                    <w:right w:val="none" w:sz="0" w:space="0" w:color="auto"/>
                  </w:divBdr>
                </w:div>
                <w:div w:id="1856143270">
                  <w:marLeft w:val="640"/>
                  <w:marRight w:val="0"/>
                  <w:marTop w:val="0"/>
                  <w:marBottom w:val="0"/>
                  <w:divBdr>
                    <w:top w:val="none" w:sz="0" w:space="0" w:color="auto"/>
                    <w:left w:val="none" w:sz="0" w:space="0" w:color="auto"/>
                    <w:bottom w:val="none" w:sz="0" w:space="0" w:color="auto"/>
                    <w:right w:val="none" w:sz="0" w:space="0" w:color="auto"/>
                  </w:divBdr>
                </w:div>
                <w:div w:id="1895237819">
                  <w:marLeft w:val="640"/>
                  <w:marRight w:val="0"/>
                  <w:marTop w:val="0"/>
                  <w:marBottom w:val="0"/>
                  <w:divBdr>
                    <w:top w:val="none" w:sz="0" w:space="0" w:color="auto"/>
                    <w:left w:val="none" w:sz="0" w:space="0" w:color="auto"/>
                    <w:bottom w:val="none" w:sz="0" w:space="0" w:color="auto"/>
                    <w:right w:val="none" w:sz="0" w:space="0" w:color="auto"/>
                  </w:divBdr>
                </w:div>
                <w:div w:id="1921283235">
                  <w:marLeft w:val="640"/>
                  <w:marRight w:val="0"/>
                  <w:marTop w:val="0"/>
                  <w:marBottom w:val="0"/>
                  <w:divBdr>
                    <w:top w:val="none" w:sz="0" w:space="0" w:color="auto"/>
                    <w:left w:val="none" w:sz="0" w:space="0" w:color="auto"/>
                    <w:bottom w:val="none" w:sz="0" w:space="0" w:color="auto"/>
                    <w:right w:val="none" w:sz="0" w:space="0" w:color="auto"/>
                  </w:divBdr>
                </w:div>
                <w:div w:id="1951357249">
                  <w:marLeft w:val="640"/>
                  <w:marRight w:val="0"/>
                  <w:marTop w:val="0"/>
                  <w:marBottom w:val="0"/>
                  <w:divBdr>
                    <w:top w:val="none" w:sz="0" w:space="0" w:color="auto"/>
                    <w:left w:val="none" w:sz="0" w:space="0" w:color="auto"/>
                    <w:bottom w:val="none" w:sz="0" w:space="0" w:color="auto"/>
                    <w:right w:val="none" w:sz="0" w:space="0" w:color="auto"/>
                  </w:divBdr>
                </w:div>
                <w:div w:id="1993096724">
                  <w:marLeft w:val="640"/>
                  <w:marRight w:val="0"/>
                  <w:marTop w:val="0"/>
                  <w:marBottom w:val="0"/>
                  <w:divBdr>
                    <w:top w:val="none" w:sz="0" w:space="0" w:color="auto"/>
                    <w:left w:val="none" w:sz="0" w:space="0" w:color="auto"/>
                    <w:bottom w:val="none" w:sz="0" w:space="0" w:color="auto"/>
                    <w:right w:val="none" w:sz="0" w:space="0" w:color="auto"/>
                  </w:divBdr>
                </w:div>
                <w:div w:id="1996294095">
                  <w:marLeft w:val="640"/>
                  <w:marRight w:val="0"/>
                  <w:marTop w:val="0"/>
                  <w:marBottom w:val="0"/>
                  <w:divBdr>
                    <w:top w:val="none" w:sz="0" w:space="0" w:color="auto"/>
                    <w:left w:val="none" w:sz="0" w:space="0" w:color="auto"/>
                    <w:bottom w:val="none" w:sz="0" w:space="0" w:color="auto"/>
                    <w:right w:val="none" w:sz="0" w:space="0" w:color="auto"/>
                  </w:divBdr>
                </w:div>
                <w:div w:id="2001738230">
                  <w:marLeft w:val="640"/>
                  <w:marRight w:val="0"/>
                  <w:marTop w:val="0"/>
                  <w:marBottom w:val="0"/>
                  <w:divBdr>
                    <w:top w:val="none" w:sz="0" w:space="0" w:color="auto"/>
                    <w:left w:val="none" w:sz="0" w:space="0" w:color="auto"/>
                    <w:bottom w:val="none" w:sz="0" w:space="0" w:color="auto"/>
                    <w:right w:val="none" w:sz="0" w:space="0" w:color="auto"/>
                  </w:divBdr>
                </w:div>
                <w:div w:id="2038385915">
                  <w:marLeft w:val="640"/>
                  <w:marRight w:val="0"/>
                  <w:marTop w:val="0"/>
                  <w:marBottom w:val="0"/>
                  <w:divBdr>
                    <w:top w:val="none" w:sz="0" w:space="0" w:color="auto"/>
                    <w:left w:val="none" w:sz="0" w:space="0" w:color="auto"/>
                    <w:bottom w:val="none" w:sz="0" w:space="0" w:color="auto"/>
                    <w:right w:val="none" w:sz="0" w:space="0" w:color="auto"/>
                  </w:divBdr>
                </w:div>
                <w:div w:id="2055885403">
                  <w:marLeft w:val="640"/>
                  <w:marRight w:val="0"/>
                  <w:marTop w:val="0"/>
                  <w:marBottom w:val="0"/>
                  <w:divBdr>
                    <w:top w:val="none" w:sz="0" w:space="0" w:color="auto"/>
                    <w:left w:val="none" w:sz="0" w:space="0" w:color="auto"/>
                    <w:bottom w:val="none" w:sz="0" w:space="0" w:color="auto"/>
                    <w:right w:val="none" w:sz="0" w:space="0" w:color="auto"/>
                  </w:divBdr>
                </w:div>
                <w:div w:id="2056342968">
                  <w:marLeft w:val="640"/>
                  <w:marRight w:val="0"/>
                  <w:marTop w:val="0"/>
                  <w:marBottom w:val="0"/>
                  <w:divBdr>
                    <w:top w:val="none" w:sz="0" w:space="0" w:color="auto"/>
                    <w:left w:val="none" w:sz="0" w:space="0" w:color="auto"/>
                    <w:bottom w:val="none" w:sz="0" w:space="0" w:color="auto"/>
                    <w:right w:val="none" w:sz="0" w:space="0" w:color="auto"/>
                  </w:divBdr>
                </w:div>
                <w:div w:id="2092849329">
                  <w:marLeft w:val="640"/>
                  <w:marRight w:val="0"/>
                  <w:marTop w:val="0"/>
                  <w:marBottom w:val="0"/>
                  <w:divBdr>
                    <w:top w:val="none" w:sz="0" w:space="0" w:color="auto"/>
                    <w:left w:val="none" w:sz="0" w:space="0" w:color="auto"/>
                    <w:bottom w:val="none" w:sz="0" w:space="0" w:color="auto"/>
                    <w:right w:val="none" w:sz="0" w:space="0" w:color="auto"/>
                  </w:divBdr>
                </w:div>
              </w:divsChild>
            </w:div>
            <w:div w:id="945044256">
              <w:marLeft w:val="0"/>
              <w:marRight w:val="0"/>
              <w:marTop w:val="0"/>
              <w:marBottom w:val="0"/>
              <w:divBdr>
                <w:top w:val="none" w:sz="0" w:space="0" w:color="auto"/>
                <w:left w:val="none" w:sz="0" w:space="0" w:color="auto"/>
                <w:bottom w:val="none" w:sz="0" w:space="0" w:color="auto"/>
                <w:right w:val="none" w:sz="0" w:space="0" w:color="auto"/>
              </w:divBdr>
              <w:divsChild>
                <w:div w:id="5838658">
                  <w:marLeft w:val="640"/>
                  <w:marRight w:val="0"/>
                  <w:marTop w:val="0"/>
                  <w:marBottom w:val="0"/>
                  <w:divBdr>
                    <w:top w:val="none" w:sz="0" w:space="0" w:color="auto"/>
                    <w:left w:val="none" w:sz="0" w:space="0" w:color="auto"/>
                    <w:bottom w:val="none" w:sz="0" w:space="0" w:color="auto"/>
                    <w:right w:val="none" w:sz="0" w:space="0" w:color="auto"/>
                  </w:divBdr>
                </w:div>
                <w:div w:id="54816531">
                  <w:marLeft w:val="640"/>
                  <w:marRight w:val="0"/>
                  <w:marTop w:val="0"/>
                  <w:marBottom w:val="0"/>
                  <w:divBdr>
                    <w:top w:val="none" w:sz="0" w:space="0" w:color="auto"/>
                    <w:left w:val="none" w:sz="0" w:space="0" w:color="auto"/>
                    <w:bottom w:val="none" w:sz="0" w:space="0" w:color="auto"/>
                    <w:right w:val="none" w:sz="0" w:space="0" w:color="auto"/>
                  </w:divBdr>
                </w:div>
                <w:div w:id="63836811">
                  <w:marLeft w:val="640"/>
                  <w:marRight w:val="0"/>
                  <w:marTop w:val="0"/>
                  <w:marBottom w:val="0"/>
                  <w:divBdr>
                    <w:top w:val="none" w:sz="0" w:space="0" w:color="auto"/>
                    <w:left w:val="none" w:sz="0" w:space="0" w:color="auto"/>
                    <w:bottom w:val="none" w:sz="0" w:space="0" w:color="auto"/>
                    <w:right w:val="none" w:sz="0" w:space="0" w:color="auto"/>
                  </w:divBdr>
                </w:div>
                <w:div w:id="122700504">
                  <w:marLeft w:val="640"/>
                  <w:marRight w:val="0"/>
                  <w:marTop w:val="0"/>
                  <w:marBottom w:val="0"/>
                  <w:divBdr>
                    <w:top w:val="none" w:sz="0" w:space="0" w:color="auto"/>
                    <w:left w:val="none" w:sz="0" w:space="0" w:color="auto"/>
                    <w:bottom w:val="none" w:sz="0" w:space="0" w:color="auto"/>
                    <w:right w:val="none" w:sz="0" w:space="0" w:color="auto"/>
                  </w:divBdr>
                </w:div>
                <w:div w:id="129714636">
                  <w:marLeft w:val="640"/>
                  <w:marRight w:val="0"/>
                  <w:marTop w:val="0"/>
                  <w:marBottom w:val="0"/>
                  <w:divBdr>
                    <w:top w:val="none" w:sz="0" w:space="0" w:color="auto"/>
                    <w:left w:val="none" w:sz="0" w:space="0" w:color="auto"/>
                    <w:bottom w:val="none" w:sz="0" w:space="0" w:color="auto"/>
                    <w:right w:val="none" w:sz="0" w:space="0" w:color="auto"/>
                  </w:divBdr>
                </w:div>
                <w:div w:id="130094862">
                  <w:marLeft w:val="640"/>
                  <w:marRight w:val="0"/>
                  <w:marTop w:val="0"/>
                  <w:marBottom w:val="0"/>
                  <w:divBdr>
                    <w:top w:val="none" w:sz="0" w:space="0" w:color="auto"/>
                    <w:left w:val="none" w:sz="0" w:space="0" w:color="auto"/>
                    <w:bottom w:val="none" w:sz="0" w:space="0" w:color="auto"/>
                    <w:right w:val="none" w:sz="0" w:space="0" w:color="auto"/>
                  </w:divBdr>
                </w:div>
                <w:div w:id="226957162">
                  <w:marLeft w:val="640"/>
                  <w:marRight w:val="0"/>
                  <w:marTop w:val="0"/>
                  <w:marBottom w:val="0"/>
                  <w:divBdr>
                    <w:top w:val="none" w:sz="0" w:space="0" w:color="auto"/>
                    <w:left w:val="none" w:sz="0" w:space="0" w:color="auto"/>
                    <w:bottom w:val="none" w:sz="0" w:space="0" w:color="auto"/>
                    <w:right w:val="none" w:sz="0" w:space="0" w:color="auto"/>
                  </w:divBdr>
                </w:div>
                <w:div w:id="253173476">
                  <w:marLeft w:val="640"/>
                  <w:marRight w:val="0"/>
                  <w:marTop w:val="0"/>
                  <w:marBottom w:val="0"/>
                  <w:divBdr>
                    <w:top w:val="none" w:sz="0" w:space="0" w:color="auto"/>
                    <w:left w:val="none" w:sz="0" w:space="0" w:color="auto"/>
                    <w:bottom w:val="none" w:sz="0" w:space="0" w:color="auto"/>
                    <w:right w:val="none" w:sz="0" w:space="0" w:color="auto"/>
                  </w:divBdr>
                </w:div>
                <w:div w:id="284388228">
                  <w:marLeft w:val="640"/>
                  <w:marRight w:val="0"/>
                  <w:marTop w:val="0"/>
                  <w:marBottom w:val="0"/>
                  <w:divBdr>
                    <w:top w:val="none" w:sz="0" w:space="0" w:color="auto"/>
                    <w:left w:val="none" w:sz="0" w:space="0" w:color="auto"/>
                    <w:bottom w:val="none" w:sz="0" w:space="0" w:color="auto"/>
                    <w:right w:val="none" w:sz="0" w:space="0" w:color="auto"/>
                  </w:divBdr>
                </w:div>
                <w:div w:id="289240701">
                  <w:marLeft w:val="640"/>
                  <w:marRight w:val="0"/>
                  <w:marTop w:val="0"/>
                  <w:marBottom w:val="0"/>
                  <w:divBdr>
                    <w:top w:val="none" w:sz="0" w:space="0" w:color="auto"/>
                    <w:left w:val="none" w:sz="0" w:space="0" w:color="auto"/>
                    <w:bottom w:val="none" w:sz="0" w:space="0" w:color="auto"/>
                    <w:right w:val="none" w:sz="0" w:space="0" w:color="auto"/>
                  </w:divBdr>
                </w:div>
                <w:div w:id="349766076">
                  <w:marLeft w:val="640"/>
                  <w:marRight w:val="0"/>
                  <w:marTop w:val="0"/>
                  <w:marBottom w:val="0"/>
                  <w:divBdr>
                    <w:top w:val="none" w:sz="0" w:space="0" w:color="auto"/>
                    <w:left w:val="none" w:sz="0" w:space="0" w:color="auto"/>
                    <w:bottom w:val="none" w:sz="0" w:space="0" w:color="auto"/>
                    <w:right w:val="none" w:sz="0" w:space="0" w:color="auto"/>
                  </w:divBdr>
                </w:div>
                <w:div w:id="434787651">
                  <w:marLeft w:val="640"/>
                  <w:marRight w:val="0"/>
                  <w:marTop w:val="0"/>
                  <w:marBottom w:val="0"/>
                  <w:divBdr>
                    <w:top w:val="none" w:sz="0" w:space="0" w:color="auto"/>
                    <w:left w:val="none" w:sz="0" w:space="0" w:color="auto"/>
                    <w:bottom w:val="none" w:sz="0" w:space="0" w:color="auto"/>
                    <w:right w:val="none" w:sz="0" w:space="0" w:color="auto"/>
                  </w:divBdr>
                </w:div>
                <w:div w:id="441919280">
                  <w:marLeft w:val="640"/>
                  <w:marRight w:val="0"/>
                  <w:marTop w:val="0"/>
                  <w:marBottom w:val="0"/>
                  <w:divBdr>
                    <w:top w:val="none" w:sz="0" w:space="0" w:color="auto"/>
                    <w:left w:val="none" w:sz="0" w:space="0" w:color="auto"/>
                    <w:bottom w:val="none" w:sz="0" w:space="0" w:color="auto"/>
                    <w:right w:val="none" w:sz="0" w:space="0" w:color="auto"/>
                  </w:divBdr>
                </w:div>
                <w:div w:id="468745024">
                  <w:marLeft w:val="640"/>
                  <w:marRight w:val="0"/>
                  <w:marTop w:val="0"/>
                  <w:marBottom w:val="0"/>
                  <w:divBdr>
                    <w:top w:val="none" w:sz="0" w:space="0" w:color="auto"/>
                    <w:left w:val="none" w:sz="0" w:space="0" w:color="auto"/>
                    <w:bottom w:val="none" w:sz="0" w:space="0" w:color="auto"/>
                    <w:right w:val="none" w:sz="0" w:space="0" w:color="auto"/>
                  </w:divBdr>
                </w:div>
                <w:div w:id="492796077">
                  <w:marLeft w:val="640"/>
                  <w:marRight w:val="0"/>
                  <w:marTop w:val="0"/>
                  <w:marBottom w:val="0"/>
                  <w:divBdr>
                    <w:top w:val="none" w:sz="0" w:space="0" w:color="auto"/>
                    <w:left w:val="none" w:sz="0" w:space="0" w:color="auto"/>
                    <w:bottom w:val="none" w:sz="0" w:space="0" w:color="auto"/>
                    <w:right w:val="none" w:sz="0" w:space="0" w:color="auto"/>
                  </w:divBdr>
                </w:div>
                <w:div w:id="523321772">
                  <w:marLeft w:val="640"/>
                  <w:marRight w:val="0"/>
                  <w:marTop w:val="0"/>
                  <w:marBottom w:val="0"/>
                  <w:divBdr>
                    <w:top w:val="none" w:sz="0" w:space="0" w:color="auto"/>
                    <w:left w:val="none" w:sz="0" w:space="0" w:color="auto"/>
                    <w:bottom w:val="none" w:sz="0" w:space="0" w:color="auto"/>
                    <w:right w:val="none" w:sz="0" w:space="0" w:color="auto"/>
                  </w:divBdr>
                </w:div>
                <w:div w:id="554893851">
                  <w:marLeft w:val="640"/>
                  <w:marRight w:val="0"/>
                  <w:marTop w:val="0"/>
                  <w:marBottom w:val="0"/>
                  <w:divBdr>
                    <w:top w:val="none" w:sz="0" w:space="0" w:color="auto"/>
                    <w:left w:val="none" w:sz="0" w:space="0" w:color="auto"/>
                    <w:bottom w:val="none" w:sz="0" w:space="0" w:color="auto"/>
                    <w:right w:val="none" w:sz="0" w:space="0" w:color="auto"/>
                  </w:divBdr>
                </w:div>
                <w:div w:id="619535809">
                  <w:marLeft w:val="640"/>
                  <w:marRight w:val="0"/>
                  <w:marTop w:val="0"/>
                  <w:marBottom w:val="0"/>
                  <w:divBdr>
                    <w:top w:val="none" w:sz="0" w:space="0" w:color="auto"/>
                    <w:left w:val="none" w:sz="0" w:space="0" w:color="auto"/>
                    <w:bottom w:val="none" w:sz="0" w:space="0" w:color="auto"/>
                    <w:right w:val="none" w:sz="0" w:space="0" w:color="auto"/>
                  </w:divBdr>
                </w:div>
                <w:div w:id="703136475">
                  <w:marLeft w:val="640"/>
                  <w:marRight w:val="0"/>
                  <w:marTop w:val="0"/>
                  <w:marBottom w:val="0"/>
                  <w:divBdr>
                    <w:top w:val="none" w:sz="0" w:space="0" w:color="auto"/>
                    <w:left w:val="none" w:sz="0" w:space="0" w:color="auto"/>
                    <w:bottom w:val="none" w:sz="0" w:space="0" w:color="auto"/>
                    <w:right w:val="none" w:sz="0" w:space="0" w:color="auto"/>
                  </w:divBdr>
                </w:div>
                <w:div w:id="739332514">
                  <w:marLeft w:val="640"/>
                  <w:marRight w:val="0"/>
                  <w:marTop w:val="0"/>
                  <w:marBottom w:val="0"/>
                  <w:divBdr>
                    <w:top w:val="none" w:sz="0" w:space="0" w:color="auto"/>
                    <w:left w:val="none" w:sz="0" w:space="0" w:color="auto"/>
                    <w:bottom w:val="none" w:sz="0" w:space="0" w:color="auto"/>
                    <w:right w:val="none" w:sz="0" w:space="0" w:color="auto"/>
                  </w:divBdr>
                </w:div>
                <w:div w:id="757140369">
                  <w:marLeft w:val="640"/>
                  <w:marRight w:val="0"/>
                  <w:marTop w:val="0"/>
                  <w:marBottom w:val="0"/>
                  <w:divBdr>
                    <w:top w:val="none" w:sz="0" w:space="0" w:color="auto"/>
                    <w:left w:val="none" w:sz="0" w:space="0" w:color="auto"/>
                    <w:bottom w:val="none" w:sz="0" w:space="0" w:color="auto"/>
                    <w:right w:val="none" w:sz="0" w:space="0" w:color="auto"/>
                  </w:divBdr>
                </w:div>
                <w:div w:id="771508243">
                  <w:marLeft w:val="640"/>
                  <w:marRight w:val="0"/>
                  <w:marTop w:val="0"/>
                  <w:marBottom w:val="0"/>
                  <w:divBdr>
                    <w:top w:val="none" w:sz="0" w:space="0" w:color="auto"/>
                    <w:left w:val="none" w:sz="0" w:space="0" w:color="auto"/>
                    <w:bottom w:val="none" w:sz="0" w:space="0" w:color="auto"/>
                    <w:right w:val="none" w:sz="0" w:space="0" w:color="auto"/>
                  </w:divBdr>
                </w:div>
                <w:div w:id="796724195">
                  <w:marLeft w:val="640"/>
                  <w:marRight w:val="0"/>
                  <w:marTop w:val="0"/>
                  <w:marBottom w:val="0"/>
                  <w:divBdr>
                    <w:top w:val="none" w:sz="0" w:space="0" w:color="auto"/>
                    <w:left w:val="none" w:sz="0" w:space="0" w:color="auto"/>
                    <w:bottom w:val="none" w:sz="0" w:space="0" w:color="auto"/>
                    <w:right w:val="none" w:sz="0" w:space="0" w:color="auto"/>
                  </w:divBdr>
                </w:div>
                <w:div w:id="886794818">
                  <w:marLeft w:val="640"/>
                  <w:marRight w:val="0"/>
                  <w:marTop w:val="0"/>
                  <w:marBottom w:val="0"/>
                  <w:divBdr>
                    <w:top w:val="none" w:sz="0" w:space="0" w:color="auto"/>
                    <w:left w:val="none" w:sz="0" w:space="0" w:color="auto"/>
                    <w:bottom w:val="none" w:sz="0" w:space="0" w:color="auto"/>
                    <w:right w:val="none" w:sz="0" w:space="0" w:color="auto"/>
                  </w:divBdr>
                </w:div>
                <w:div w:id="890919873">
                  <w:marLeft w:val="640"/>
                  <w:marRight w:val="0"/>
                  <w:marTop w:val="0"/>
                  <w:marBottom w:val="0"/>
                  <w:divBdr>
                    <w:top w:val="none" w:sz="0" w:space="0" w:color="auto"/>
                    <w:left w:val="none" w:sz="0" w:space="0" w:color="auto"/>
                    <w:bottom w:val="none" w:sz="0" w:space="0" w:color="auto"/>
                    <w:right w:val="none" w:sz="0" w:space="0" w:color="auto"/>
                  </w:divBdr>
                </w:div>
                <w:div w:id="971132144">
                  <w:marLeft w:val="640"/>
                  <w:marRight w:val="0"/>
                  <w:marTop w:val="0"/>
                  <w:marBottom w:val="0"/>
                  <w:divBdr>
                    <w:top w:val="none" w:sz="0" w:space="0" w:color="auto"/>
                    <w:left w:val="none" w:sz="0" w:space="0" w:color="auto"/>
                    <w:bottom w:val="none" w:sz="0" w:space="0" w:color="auto"/>
                    <w:right w:val="none" w:sz="0" w:space="0" w:color="auto"/>
                  </w:divBdr>
                </w:div>
                <w:div w:id="1066490398">
                  <w:marLeft w:val="640"/>
                  <w:marRight w:val="0"/>
                  <w:marTop w:val="0"/>
                  <w:marBottom w:val="0"/>
                  <w:divBdr>
                    <w:top w:val="none" w:sz="0" w:space="0" w:color="auto"/>
                    <w:left w:val="none" w:sz="0" w:space="0" w:color="auto"/>
                    <w:bottom w:val="none" w:sz="0" w:space="0" w:color="auto"/>
                    <w:right w:val="none" w:sz="0" w:space="0" w:color="auto"/>
                  </w:divBdr>
                </w:div>
                <w:div w:id="1117335377">
                  <w:marLeft w:val="640"/>
                  <w:marRight w:val="0"/>
                  <w:marTop w:val="0"/>
                  <w:marBottom w:val="0"/>
                  <w:divBdr>
                    <w:top w:val="none" w:sz="0" w:space="0" w:color="auto"/>
                    <w:left w:val="none" w:sz="0" w:space="0" w:color="auto"/>
                    <w:bottom w:val="none" w:sz="0" w:space="0" w:color="auto"/>
                    <w:right w:val="none" w:sz="0" w:space="0" w:color="auto"/>
                  </w:divBdr>
                </w:div>
                <w:div w:id="1167206236">
                  <w:marLeft w:val="640"/>
                  <w:marRight w:val="0"/>
                  <w:marTop w:val="0"/>
                  <w:marBottom w:val="0"/>
                  <w:divBdr>
                    <w:top w:val="none" w:sz="0" w:space="0" w:color="auto"/>
                    <w:left w:val="none" w:sz="0" w:space="0" w:color="auto"/>
                    <w:bottom w:val="none" w:sz="0" w:space="0" w:color="auto"/>
                    <w:right w:val="none" w:sz="0" w:space="0" w:color="auto"/>
                  </w:divBdr>
                </w:div>
                <w:div w:id="1189444362">
                  <w:marLeft w:val="640"/>
                  <w:marRight w:val="0"/>
                  <w:marTop w:val="0"/>
                  <w:marBottom w:val="0"/>
                  <w:divBdr>
                    <w:top w:val="none" w:sz="0" w:space="0" w:color="auto"/>
                    <w:left w:val="none" w:sz="0" w:space="0" w:color="auto"/>
                    <w:bottom w:val="none" w:sz="0" w:space="0" w:color="auto"/>
                    <w:right w:val="none" w:sz="0" w:space="0" w:color="auto"/>
                  </w:divBdr>
                </w:div>
                <w:div w:id="1274174186">
                  <w:marLeft w:val="640"/>
                  <w:marRight w:val="0"/>
                  <w:marTop w:val="0"/>
                  <w:marBottom w:val="0"/>
                  <w:divBdr>
                    <w:top w:val="none" w:sz="0" w:space="0" w:color="auto"/>
                    <w:left w:val="none" w:sz="0" w:space="0" w:color="auto"/>
                    <w:bottom w:val="none" w:sz="0" w:space="0" w:color="auto"/>
                    <w:right w:val="none" w:sz="0" w:space="0" w:color="auto"/>
                  </w:divBdr>
                </w:div>
                <w:div w:id="1283656105">
                  <w:marLeft w:val="640"/>
                  <w:marRight w:val="0"/>
                  <w:marTop w:val="0"/>
                  <w:marBottom w:val="0"/>
                  <w:divBdr>
                    <w:top w:val="none" w:sz="0" w:space="0" w:color="auto"/>
                    <w:left w:val="none" w:sz="0" w:space="0" w:color="auto"/>
                    <w:bottom w:val="none" w:sz="0" w:space="0" w:color="auto"/>
                    <w:right w:val="none" w:sz="0" w:space="0" w:color="auto"/>
                  </w:divBdr>
                </w:div>
                <w:div w:id="1404833233">
                  <w:marLeft w:val="640"/>
                  <w:marRight w:val="0"/>
                  <w:marTop w:val="0"/>
                  <w:marBottom w:val="0"/>
                  <w:divBdr>
                    <w:top w:val="none" w:sz="0" w:space="0" w:color="auto"/>
                    <w:left w:val="none" w:sz="0" w:space="0" w:color="auto"/>
                    <w:bottom w:val="none" w:sz="0" w:space="0" w:color="auto"/>
                    <w:right w:val="none" w:sz="0" w:space="0" w:color="auto"/>
                  </w:divBdr>
                </w:div>
                <w:div w:id="1448155371">
                  <w:marLeft w:val="640"/>
                  <w:marRight w:val="0"/>
                  <w:marTop w:val="0"/>
                  <w:marBottom w:val="0"/>
                  <w:divBdr>
                    <w:top w:val="none" w:sz="0" w:space="0" w:color="auto"/>
                    <w:left w:val="none" w:sz="0" w:space="0" w:color="auto"/>
                    <w:bottom w:val="none" w:sz="0" w:space="0" w:color="auto"/>
                    <w:right w:val="none" w:sz="0" w:space="0" w:color="auto"/>
                  </w:divBdr>
                </w:div>
                <w:div w:id="1499230822">
                  <w:marLeft w:val="640"/>
                  <w:marRight w:val="0"/>
                  <w:marTop w:val="0"/>
                  <w:marBottom w:val="0"/>
                  <w:divBdr>
                    <w:top w:val="none" w:sz="0" w:space="0" w:color="auto"/>
                    <w:left w:val="none" w:sz="0" w:space="0" w:color="auto"/>
                    <w:bottom w:val="none" w:sz="0" w:space="0" w:color="auto"/>
                    <w:right w:val="none" w:sz="0" w:space="0" w:color="auto"/>
                  </w:divBdr>
                </w:div>
                <w:div w:id="1572883758">
                  <w:marLeft w:val="640"/>
                  <w:marRight w:val="0"/>
                  <w:marTop w:val="0"/>
                  <w:marBottom w:val="0"/>
                  <w:divBdr>
                    <w:top w:val="none" w:sz="0" w:space="0" w:color="auto"/>
                    <w:left w:val="none" w:sz="0" w:space="0" w:color="auto"/>
                    <w:bottom w:val="none" w:sz="0" w:space="0" w:color="auto"/>
                    <w:right w:val="none" w:sz="0" w:space="0" w:color="auto"/>
                  </w:divBdr>
                </w:div>
                <w:div w:id="1576936137">
                  <w:marLeft w:val="640"/>
                  <w:marRight w:val="0"/>
                  <w:marTop w:val="0"/>
                  <w:marBottom w:val="0"/>
                  <w:divBdr>
                    <w:top w:val="none" w:sz="0" w:space="0" w:color="auto"/>
                    <w:left w:val="none" w:sz="0" w:space="0" w:color="auto"/>
                    <w:bottom w:val="none" w:sz="0" w:space="0" w:color="auto"/>
                    <w:right w:val="none" w:sz="0" w:space="0" w:color="auto"/>
                  </w:divBdr>
                </w:div>
                <w:div w:id="1590121491">
                  <w:marLeft w:val="640"/>
                  <w:marRight w:val="0"/>
                  <w:marTop w:val="0"/>
                  <w:marBottom w:val="0"/>
                  <w:divBdr>
                    <w:top w:val="none" w:sz="0" w:space="0" w:color="auto"/>
                    <w:left w:val="none" w:sz="0" w:space="0" w:color="auto"/>
                    <w:bottom w:val="none" w:sz="0" w:space="0" w:color="auto"/>
                    <w:right w:val="none" w:sz="0" w:space="0" w:color="auto"/>
                  </w:divBdr>
                </w:div>
                <w:div w:id="1600332022">
                  <w:marLeft w:val="640"/>
                  <w:marRight w:val="0"/>
                  <w:marTop w:val="0"/>
                  <w:marBottom w:val="0"/>
                  <w:divBdr>
                    <w:top w:val="none" w:sz="0" w:space="0" w:color="auto"/>
                    <w:left w:val="none" w:sz="0" w:space="0" w:color="auto"/>
                    <w:bottom w:val="none" w:sz="0" w:space="0" w:color="auto"/>
                    <w:right w:val="none" w:sz="0" w:space="0" w:color="auto"/>
                  </w:divBdr>
                </w:div>
                <w:div w:id="1608276050">
                  <w:marLeft w:val="640"/>
                  <w:marRight w:val="0"/>
                  <w:marTop w:val="0"/>
                  <w:marBottom w:val="0"/>
                  <w:divBdr>
                    <w:top w:val="none" w:sz="0" w:space="0" w:color="auto"/>
                    <w:left w:val="none" w:sz="0" w:space="0" w:color="auto"/>
                    <w:bottom w:val="none" w:sz="0" w:space="0" w:color="auto"/>
                    <w:right w:val="none" w:sz="0" w:space="0" w:color="auto"/>
                  </w:divBdr>
                </w:div>
                <w:div w:id="1628311720">
                  <w:marLeft w:val="640"/>
                  <w:marRight w:val="0"/>
                  <w:marTop w:val="0"/>
                  <w:marBottom w:val="0"/>
                  <w:divBdr>
                    <w:top w:val="none" w:sz="0" w:space="0" w:color="auto"/>
                    <w:left w:val="none" w:sz="0" w:space="0" w:color="auto"/>
                    <w:bottom w:val="none" w:sz="0" w:space="0" w:color="auto"/>
                    <w:right w:val="none" w:sz="0" w:space="0" w:color="auto"/>
                  </w:divBdr>
                </w:div>
                <w:div w:id="1648701038">
                  <w:marLeft w:val="640"/>
                  <w:marRight w:val="0"/>
                  <w:marTop w:val="0"/>
                  <w:marBottom w:val="0"/>
                  <w:divBdr>
                    <w:top w:val="none" w:sz="0" w:space="0" w:color="auto"/>
                    <w:left w:val="none" w:sz="0" w:space="0" w:color="auto"/>
                    <w:bottom w:val="none" w:sz="0" w:space="0" w:color="auto"/>
                    <w:right w:val="none" w:sz="0" w:space="0" w:color="auto"/>
                  </w:divBdr>
                </w:div>
                <w:div w:id="1658536558">
                  <w:marLeft w:val="640"/>
                  <w:marRight w:val="0"/>
                  <w:marTop w:val="0"/>
                  <w:marBottom w:val="0"/>
                  <w:divBdr>
                    <w:top w:val="none" w:sz="0" w:space="0" w:color="auto"/>
                    <w:left w:val="none" w:sz="0" w:space="0" w:color="auto"/>
                    <w:bottom w:val="none" w:sz="0" w:space="0" w:color="auto"/>
                    <w:right w:val="none" w:sz="0" w:space="0" w:color="auto"/>
                  </w:divBdr>
                </w:div>
                <w:div w:id="1701272408">
                  <w:marLeft w:val="640"/>
                  <w:marRight w:val="0"/>
                  <w:marTop w:val="0"/>
                  <w:marBottom w:val="0"/>
                  <w:divBdr>
                    <w:top w:val="none" w:sz="0" w:space="0" w:color="auto"/>
                    <w:left w:val="none" w:sz="0" w:space="0" w:color="auto"/>
                    <w:bottom w:val="none" w:sz="0" w:space="0" w:color="auto"/>
                    <w:right w:val="none" w:sz="0" w:space="0" w:color="auto"/>
                  </w:divBdr>
                </w:div>
                <w:div w:id="1710062228">
                  <w:marLeft w:val="640"/>
                  <w:marRight w:val="0"/>
                  <w:marTop w:val="0"/>
                  <w:marBottom w:val="0"/>
                  <w:divBdr>
                    <w:top w:val="none" w:sz="0" w:space="0" w:color="auto"/>
                    <w:left w:val="none" w:sz="0" w:space="0" w:color="auto"/>
                    <w:bottom w:val="none" w:sz="0" w:space="0" w:color="auto"/>
                    <w:right w:val="none" w:sz="0" w:space="0" w:color="auto"/>
                  </w:divBdr>
                </w:div>
                <w:div w:id="1710296929">
                  <w:marLeft w:val="640"/>
                  <w:marRight w:val="0"/>
                  <w:marTop w:val="0"/>
                  <w:marBottom w:val="0"/>
                  <w:divBdr>
                    <w:top w:val="none" w:sz="0" w:space="0" w:color="auto"/>
                    <w:left w:val="none" w:sz="0" w:space="0" w:color="auto"/>
                    <w:bottom w:val="none" w:sz="0" w:space="0" w:color="auto"/>
                    <w:right w:val="none" w:sz="0" w:space="0" w:color="auto"/>
                  </w:divBdr>
                </w:div>
                <w:div w:id="1731271395">
                  <w:marLeft w:val="640"/>
                  <w:marRight w:val="0"/>
                  <w:marTop w:val="0"/>
                  <w:marBottom w:val="0"/>
                  <w:divBdr>
                    <w:top w:val="none" w:sz="0" w:space="0" w:color="auto"/>
                    <w:left w:val="none" w:sz="0" w:space="0" w:color="auto"/>
                    <w:bottom w:val="none" w:sz="0" w:space="0" w:color="auto"/>
                    <w:right w:val="none" w:sz="0" w:space="0" w:color="auto"/>
                  </w:divBdr>
                </w:div>
                <w:div w:id="1735007886">
                  <w:marLeft w:val="640"/>
                  <w:marRight w:val="0"/>
                  <w:marTop w:val="0"/>
                  <w:marBottom w:val="0"/>
                  <w:divBdr>
                    <w:top w:val="none" w:sz="0" w:space="0" w:color="auto"/>
                    <w:left w:val="none" w:sz="0" w:space="0" w:color="auto"/>
                    <w:bottom w:val="none" w:sz="0" w:space="0" w:color="auto"/>
                    <w:right w:val="none" w:sz="0" w:space="0" w:color="auto"/>
                  </w:divBdr>
                </w:div>
                <w:div w:id="1749837804">
                  <w:marLeft w:val="640"/>
                  <w:marRight w:val="0"/>
                  <w:marTop w:val="0"/>
                  <w:marBottom w:val="0"/>
                  <w:divBdr>
                    <w:top w:val="none" w:sz="0" w:space="0" w:color="auto"/>
                    <w:left w:val="none" w:sz="0" w:space="0" w:color="auto"/>
                    <w:bottom w:val="none" w:sz="0" w:space="0" w:color="auto"/>
                    <w:right w:val="none" w:sz="0" w:space="0" w:color="auto"/>
                  </w:divBdr>
                </w:div>
                <w:div w:id="1752653147">
                  <w:marLeft w:val="640"/>
                  <w:marRight w:val="0"/>
                  <w:marTop w:val="0"/>
                  <w:marBottom w:val="0"/>
                  <w:divBdr>
                    <w:top w:val="none" w:sz="0" w:space="0" w:color="auto"/>
                    <w:left w:val="none" w:sz="0" w:space="0" w:color="auto"/>
                    <w:bottom w:val="none" w:sz="0" w:space="0" w:color="auto"/>
                    <w:right w:val="none" w:sz="0" w:space="0" w:color="auto"/>
                  </w:divBdr>
                </w:div>
                <w:div w:id="1774402538">
                  <w:marLeft w:val="640"/>
                  <w:marRight w:val="0"/>
                  <w:marTop w:val="0"/>
                  <w:marBottom w:val="0"/>
                  <w:divBdr>
                    <w:top w:val="none" w:sz="0" w:space="0" w:color="auto"/>
                    <w:left w:val="none" w:sz="0" w:space="0" w:color="auto"/>
                    <w:bottom w:val="none" w:sz="0" w:space="0" w:color="auto"/>
                    <w:right w:val="none" w:sz="0" w:space="0" w:color="auto"/>
                  </w:divBdr>
                </w:div>
                <w:div w:id="1780569338">
                  <w:marLeft w:val="640"/>
                  <w:marRight w:val="0"/>
                  <w:marTop w:val="0"/>
                  <w:marBottom w:val="0"/>
                  <w:divBdr>
                    <w:top w:val="none" w:sz="0" w:space="0" w:color="auto"/>
                    <w:left w:val="none" w:sz="0" w:space="0" w:color="auto"/>
                    <w:bottom w:val="none" w:sz="0" w:space="0" w:color="auto"/>
                    <w:right w:val="none" w:sz="0" w:space="0" w:color="auto"/>
                  </w:divBdr>
                </w:div>
                <w:div w:id="1795322562">
                  <w:marLeft w:val="640"/>
                  <w:marRight w:val="0"/>
                  <w:marTop w:val="0"/>
                  <w:marBottom w:val="0"/>
                  <w:divBdr>
                    <w:top w:val="none" w:sz="0" w:space="0" w:color="auto"/>
                    <w:left w:val="none" w:sz="0" w:space="0" w:color="auto"/>
                    <w:bottom w:val="none" w:sz="0" w:space="0" w:color="auto"/>
                    <w:right w:val="none" w:sz="0" w:space="0" w:color="auto"/>
                  </w:divBdr>
                </w:div>
                <w:div w:id="1815685189">
                  <w:marLeft w:val="640"/>
                  <w:marRight w:val="0"/>
                  <w:marTop w:val="0"/>
                  <w:marBottom w:val="0"/>
                  <w:divBdr>
                    <w:top w:val="none" w:sz="0" w:space="0" w:color="auto"/>
                    <w:left w:val="none" w:sz="0" w:space="0" w:color="auto"/>
                    <w:bottom w:val="none" w:sz="0" w:space="0" w:color="auto"/>
                    <w:right w:val="none" w:sz="0" w:space="0" w:color="auto"/>
                  </w:divBdr>
                </w:div>
                <w:div w:id="1822457210">
                  <w:marLeft w:val="640"/>
                  <w:marRight w:val="0"/>
                  <w:marTop w:val="0"/>
                  <w:marBottom w:val="0"/>
                  <w:divBdr>
                    <w:top w:val="none" w:sz="0" w:space="0" w:color="auto"/>
                    <w:left w:val="none" w:sz="0" w:space="0" w:color="auto"/>
                    <w:bottom w:val="none" w:sz="0" w:space="0" w:color="auto"/>
                    <w:right w:val="none" w:sz="0" w:space="0" w:color="auto"/>
                  </w:divBdr>
                </w:div>
                <w:div w:id="1832408541">
                  <w:marLeft w:val="640"/>
                  <w:marRight w:val="0"/>
                  <w:marTop w:val="0"/>
                  <w:marBottom w:val="0"/>
                  <w:divBdr>
                    <w:top w:val="none" w:sz="0" w:space="0" w:color="auto"/>
                    <w:left w:val="none" w:sz="0" w:space="0" w:color="auto"/>
                    <w:bottom w:val="none" w:sz="0" w:space="0" w:color="auto"/>
                    <w:right w:val="none" w:sz="0" w:space="0" w:color="auto"/>
                  </w:divBdr>
                </w:div>
                <w:div w:id="1852185112">
                  <w:marLeft w:val="640"/>
                  <w:marRight w:val="0"/>
                  <w:marTop w:val="0"/>
                  <w:marBottom w:val="0"/>
                  <w:divBdr>
                    <w:top w:val="none" w:sz="0" w:space="0" w:color="auto"/>
                    <w:left w:val="none" w:sz="0" w:space="0" w:color="auto"/>
                    <w:bottom w:val="none" w:sz="0" w:space="0" w:color="auto"/>
                    <w:right w:val="none" w:sz="0" w:space="0" w:color="auto"/>
                  </w:divBdr>
                </w:div>
                <w:div w:id="1874342088">
                  <w:marLeft w:val="640"/>
                  <w:marRight w:val="0"/>
                  <w:marTop w:val="0"/>
                  <w:marBottom w:val="0"/>
                  <w:divBdr>
                    <w:top w:val="none" w:sz="0" w:space="0" w:color="auto"/>
                    <w:left w:val="none" w:sz="0" w:space="0" w:color="auto"/>
                    <w:bottom w:val="none" w:sz="0" w:space="0" w:color="auto"/>
                    <w:right w:val="none" w:sz="0" w:space="0" w:color="auto"/>
                  </w:divBdr>
                </w:div>
                <w:div w:id="1892686107">
                  <w:marLeft w:val="640"/>
                  <w:marRight w:val="0"/>
                  <w:marTop w:val="0"/>
                  <w:marBottom w:val="0"/>
                  <w:divBdr>
                    <w:top w:val="none" w:sz="0" w:space="0" w:color="auto"/>
                    <w:left w:val="none" w:sz="0" w:space="0" w:color="auto"/>
                    <w:bottom w:val="none" w:sz="0" w:space="0" w:color="auto"/>
                    <w:right w:val="none" w:sz="0" w:space="0" w:color="auto"/>
                  </w:divBdr>
                </w:div>
                <w:div w:id="1909220787">
                  <w:marLeft w:val="640"/>
                  <w:marRight w:val="0"/>
                  <w:marTop w:val="0"/>
                  <w:marBottom w:val="0"/>
                  <w:divBdr>
                    <w:top w:val="none" w:sz="0" w:space="0" w:color="auto"/>
                    <w:left w:val="none" w:sz="0" w:space="0" w:color="auto"/>
                    <w:bottom w:val="none" w:sz="0" w:space="0" w:color="auto"/>
                    <w:right w:val="none" w:sz="0" w:space="0" w:color="auto"/>
                  </w:divBdr>
                </w:div>
                <w:div w:id="1933658999">
                  <w:marLeft w:val="640"/>
                  <w:marRight w:val="0"/>
                  <w:marTop w:val="0"/>
                  <w:marBottom w:val="0"/>
                  <w:divBdr>
                    <w:top w:val="none" w:sz="0" w:space="0" w:color="auto"/>
                    <w:left w:val="none" w:sz="0" w:space="0" w:color="auto"/>
                    <w:bottom w:val="none" w:sz="0" w:space="0" w:color="auto"/>
                    <w:right w:val="none" w:sz="0" w:space="0" w:color="auto"/>
                  </w:divBdr>
                </w:div>
                <w:div w:id="1968588619">
                  <w:marLeft w:val="640"/>
                  <w:marRight w:val="0"/>
                  <w:marTop w:val="0"/>
                  <w:marBottom w:val="0"/>
                  <w:divBdr>
                    <w:top w:val="none" w:sz="0" w:space="0" w:color="auto"/>
                    <w:left w:val="none" w:sz="0" w:space="0" w:color="auto"/>
                    <w:bottom w:val="none" w:sz="0" w:space="0" w:color="auto"/>
                    <w:right w:val="none" w:sz="0" w:space="0" w:color="auto"/>
                  </w:divBdr>
                </w:div>
                <w:div w:id="1989480231">
                  <w:marLeft w:val="640"/>
                  <w:marRight w:val="0"/>
                  <w:marTop w:val="0"/>
                  <w:marBottom w:val="0"/>
                  <w:divBdr>
                    <w:top w:val="none" w:sz="0" w:space="0" w:color="auto"/>
                    <w:left w:val="none" w:sz="0" w:space="0" w:color="auto"/>
                    <w:bottom w:val="none" w:sz="0" w:space="0" w:color="auto"/>
                    <w:right w:val="none" w:sz="0" w:space="0" w:color="auto"/>
                  </w:divBdr>
                </w:div>
                <w:div w:id="1994141395">
                  <w:marLeft w:val="640"/>
                  <w:marRight w:val="0"/>
                  <w:marTop w:val="0"/>
                  <w:marBottom w:val="0"/>
                  <w:divBdr>
                    <w:top w:val="none" w:sz="0" w:space="0" w:color="auto"/>
                    <w:left w:val="none" w:sz="0" w:space="0" w:color="auto"/>
                    <w:bottom w:val="none" w:sz="0" w:space="0" w:color="auto"/>
                    <w:right w:val="none" w:sz="0" w:space="0" w:color="auto"/>
                  </w:divBdr>
                </w:div>
                <w:div w:id="2034841654">
                  <w:marLeft w:val="640"/>
                  <w:marRight w:val="0"/>
                  <w:marTop w:val="0"/>
                  <w:marBottom w:val="0"/>
                  <w:divBdr>
                    <w:top w:val="none" w:sz="0" w:space="0" w:color="auto"/>
                    <w:left w:val="none" w:sz="0" w:space="0" w:color="auto"/>
                    <w:bottom w:val="none" w:sz="0" w:space="0" w:color="auto"/>
                    <w:right w:val="none" w:sz="0" w:space="0" w:color="auto"/>
                  </w:divBdr>
                </w:div>
                <w:div w:id="2095782346">
                  <w:marLeft w:val="640"/>
                  <w:marRight w:val="0"/>
                  <w:marTop w:val="0"/>
                  <w:marBottom w:val="0"/>
                  <w:divBdr>
                    <w:top w:val="none" w:sz="0" w:space="0" w:color="auto"/>
                    <w:left w:val="none" w:sz="0" w:space="0" w:color="auto"/>
                    <w:bottom w:val="none" w:sz="0" w:space="0" w:color="auto"/>
                    <w:right w:val="none" w:sz="0" w:space="0" w:color="auto"/>
                  </w:divBdr>
                </w:div>
                <w:div w:id="2111656258">
                  <w:marLeft w:val="640"/>
                  <w:marRight w:val="0"/>
                  <w:marTop w:val="0"/>
                  <w:marBottom w:val="0"/>
                  <w:divBdr>
                    <w:top w:val="none" w:sz="0" w:space="0" w:color="auto"/>
                    <w:left w:val="none" w:sz="0" w:space="0" w:color="auto"/>
                    <w:bottom w:val="none" w:sz="0" w:space="0" w:color="auto"/>
                    <w:right w:val="none" w:sz="0" w:space="0" w:color="auto"/>
                  </w:divBdr>
                </w:div>
                <w:div w:id="2128113215">
                  <w:marLeft w:val="640"/>
                  <w:marRight w:val="0"/>
                  <w:marTop w:val="0"/>
                  <w:marBottom w:val="0"/>
                  <w:divBdr>
                    <w:top w:val="none" w:sz="0" w:space="0" w:color="auto"/>
                    <w:left w:val="none" w:sz="0" w:space="0" w:color="auto"/>
                    <w:bottom w:val="none" w:sz="0" w:space="0" w:color="auto"/>
                    <w:right w:val="none" w:sz="0" w:space="0" w:color="auto"/>
                  </w:divBdr>
                </w:div>
                <w:div w:id="2128309988">
                  <w:marLeft w:val="640"/>
                  <w:marRight w:val="0"/>
                  <w:marTop w:val="0"/>
                  <w:marBottom w:val="0"/>
                  <w:divBdr>
                    <w:top w:val="none" w:sz="0" w:space="0" w:color="auto"/>
                    <w:left w:val="none" w:sz="0" w:space="0" w:color="auto"/>
                    <w:bottom w:val="none" w:sz="0" w:space="0" w:color="auto"/>
                    <w:right w:val="none" w:sz="0" w:space="0" w:color="auto"/>
                  </w:divBdr>
                </w:div>
                <w:div w:id="2138838038">
                  <w:marLeft w:val="640"/>
                  <w:marRight w:val="0"/>
                  <w:marTop w:val="0"/>
                  <w:marBottom w:val="0"/>
                  <w:divBdr>
                    <w:top w:val="none" w:sz="0" w:space="0" w:color="auto"/>
                    <w:left w:val="none" w:sz="0" w:space="0" w:color="auto"/>
                    <w:bottom w:val="none" w:sz="0" w:space="0" w:color="auto"/>
                    <w:right w:val="none" w:sz="0" w:space="0" w:color="auto"/>
                  </w:divBdr>
                </w:div>
              </w:divsChild>
            </w:div>
            <w:div w:id="951933734">
              <w:marLeft w:val="0"/>
              <w:marRight w:val="0"/>
              <w:marTop w:val="0"/>
              <w:marBottom w:val="0"/>
              <w:divBdr>
                <w:top w:val="none" w:sz="0" w:space="0" w:color="auto"/>
                <w:left w:val="none" w:sz="0" w:space="0" w:color="auto"/>
                <w:bottom w:val="none" w:sz="0" w:space="0" w:color="auto"/>
                <w:right w:val="none" w:sz="0" w:space="0" w:color="auto"/>
              </w:divBdr>
              <w:divsChild>
                <w:div w:id="1125633">
                  <w:marLeft w:val="640"/>
                  <w:marRight w:val="0"/>
                  <w:marTop w:val="0"/>
                  <w:marBottom w:val="0"/>
                  <w:divBdr>
                    <w:top w:val="none" w:sz="0" w:space="0" w:color="auto"/>
                    <w:left w:val="none" w:sz="0" w:space="0" w:color="auto"/>
                    <w:bottom w:val="none" w:sz="0" w:space="0" w:color="auto"/>
                    <w:right w:val="none" w:sz="0" w:space="0" w:color="auto"/>
                  </w:divBdr>
                </w:div>
                <w:div w:id="21982906">
                  <w:marLeft w:val="640"/>
                  <w:marRight w:val="0"/>
                  <w:marTop w:val="0"/>
                  <w:marBottom w:val="0"/>
                  <w:divBdr>
                    <w:top w:val="none" w:sz="0" w:space="0" w:color="auto"/>
                    <w:left w:val="none" w:sz="0" w:space="0" w:color="auto"/>
                    <w:bottom w:val="none" w:sz="0" w:space="0" w:color="auto"/>
                    <w:right w:val="none" w:sz="0" w:space="0" w:color="auto"/>
                  </w:divBdr>
                </w:div>
                <w:div w:id="61678185">
                  <w:marLeft w:val="640"/>
                  <w:marRight w:val="0"/>
                  <w:marTop w:val="0"/>
                  <w:marBottom w:val="0"/>
                  <w:divBdr>
                    <w:top w:val="none" w:sz="0" w:space="0" w:color="auto"/>
                    <w:left w:val="none" w:sz="0" w:space="0" w:color="auto"/>
                    <w:bottom w:val="none" w:sz="0" w:space="0" w:color="auto"/>
                    <w:right w:val="none" w:sz="0" w:space="0" w:color="auto"/>
                  </w:divBdr>
                </w:div>
                <w:div w:id="105971832">
                  <w:marLeft w:val="640"/>
                  <w:marRight w:val="0"/>
                  <w:marTop w:val="0"/>
                  <w:marBottom w:val="0"/>
                  <w:divBdr>
                    <w:top w:val="none" w:sz="0" w:space="0" w:color="auto"/>
                    <w:left w:val="none" w:sz="0" w:space="0" w:color="auto"/>
                    <w:bottom w:val="none" w:sz="0" w:space="0" w:color="auto"/>
                    <w:right w:val="none" w:sz="0" w:space="0" w:color="auto"/>
                  </w:divBdr>
                </w:div>
                <w:div w:id="139659489">
                  <w:marLeft w:val="640"/>
                  <w:marRight w:val="0"/>
                  <w:marTop w:val="0"/>
                  <w:marBottom w:val="0"/>
                  <w:divBdr>
                    <w:top w:val="none" w:sz="0" w:space="0" w:color="auto"/>
                    <w:left w:val="none" w:sz="0" w:space="0" w:color="auto"/>
                    <w:bottom w:val="none" w:sz="0" w:space="0" w:color="auto"/>
                    <w:right w:val="none" w:sz="0" w:space="0" w:color="auto"/>
                  </w:divBdr>
                </w:div>
                <w:div w:id="142357106">
                  <w:marLeft w:val="640"/>
                  <w:marRight w:val="0"/>
                  <w:marTop w:val="0"/>
                  <w:marBottom w:val="0"/>
                  <w:divBdr>
                    <w:top w:val="none" w:sz="0" w:space="0" w:color="auto"/>
                    <w:left w:val="none" w:sz="0" w:space="0" w:color="auto"/>
                    <w:bottom w:val="none" w:sz="0" w:space="0" w:color="auto"/>
                    <w:right w:val="none" w:sz="0" w:space="0" w:color="auto"/>
                  </w:divBdr>
                </w:div>
                <w:div w:id="267472663">
                  <w:marLeft w:val="640"/>
                  <w:marRight w:val="0"/>
                  <w:marTop w:val="0"/>
                  <w:marBottom w:val="0"/>
                  <w:divBdr>
                    <w:top w:val="none" w:sz="0" w:space="0" w:color="auto"/>
                    <w:left w:val="none" w:sz="0" w:space="0" w:color="auto"/>
                    <w:bottom w:val="none" w:sz="0" w:space="0" w:color="auto"/>
                    <w:right w:val="none" w:sz="0" w:space="0" w:color="auto"/>
                  </w:divBdr>
                </w:div>
                <w:div w:id="287783259">
                  <w:marLeft w:val="640"/>
                  <w:marRight w:val="0"/>
                  <w:marTop w:val="0"/>
                  <w:marBottom w:val="0"/>
                  <w:divBdr>
                    <w:top w:val="none" w:sz="0" w:space="0" w:color="auto"/>
                    <w:left w:val="none" w:sz="0" w:space="0" w:color="auto"/>
                    <w:bottom w:val="none" w:sz="0" w:space="0" w:color="auto"/>
                    <w:right w:val="none" w:sz="0" w:space="0" w:color="auto"/>
                  </w:divBdr>
                </w:div>
                <w:div w:id="401413210">
                  <w:marLeft w:val="640"/>
                  <w:marRight w:val="0"/>
                  <w:marTop w:val="0"/>
                  <w:marBottom w:val="0"/>
                  <w:divBdr>
                    <w:top w:val="none" w:sz="0" w:space="0" w:color="auto"/>
                    <w:left w:val="none" w:sz="0" w:space="0" w:color="auto"/>
                    <w:bottom w:val="none" w:sz="0" w:space="0" w:color="auto"/>
                    <w:right w:val="none" w:sz="0" w:space="0" w:color="auto"/>
                  </w:divBdr>
                </w:div>
                <w:div w:id="476386453">
                  <w:marLeft w:val="640"/>
                  <w:marRight w:val="0"/>
                  <w:marTop w:val="0"/>
                  <w:marBottom w:val="0"/>
                  <w:divBdr>
                    <w:top w:val="none" w:sz="0" w:space="0" w:color="auto"/>
                    <w:left w:val="none" w:sz="0" w:space="0" w:color="auto"/>
                    <w:bottom w:val="none" w:sz="0" w:space="0" w:color="auto"/>
                    <w:right w:val="none" w:sz="0" w:space="0" w:color="auto"/>
                  </w:divBdr>
                </w:div>
                <w:div w:id="517816517">
                  <w:marLeft w:val="640"/>
                  <w:marRight w:val="0"/>
                  <w:marTop w:val="0"/>
                  <w:marBottom w:val="0"/>
                  <w:divBdr>
                    <w:top w:val="none" w:sz="0" w:space="0" w:color="auto"/>
                    <w:left w:val="none" w:sz="0" w:space="0" w:color="auto"/>
                    <w:bottom w:val="none" w:sz="0" w:space="0" w:color="auto"/>
                    <w:right w:val="none" w:sz="0" w:space="0" w:color="auto"/>
                  </w:divBdr>
                </w:div>
                <w:div w:id="538905013">
                  <w:marLeft w:val="640"/>
                  <w:marRight w:val="0"/>
                  <w:marTop w:val="0"/>
                  <w:marBottom w:val="0"/>
                  <w:divBdr>
                    <w:top w:val="none" w:sz="0" w:space="0" w:color="auto"/>
                    <w:left w:val="none" w:sz="0" w:space="0" w:color="auto"/>
                    <w:bottom w:val="none" w:sz="0" w:space="0" w:color="auto"/>
                    <w:right w:val="none" w:sz="0" w:space="0" w:color="auto"/>
                  </w:divBdr>
                </w:div>
                <w:div w:id="588544992">
                  <w:marLeft w:val="640"/>
                  <w:marRight w:val="0"/>
                  <w:marTop w:val="0"/>
                  <w:marBottom w:val="0"/>
                  <w:divBdr>
                    <w:top w:val="none" w:sz="0" w:space="0" w:color="auto"/>
                    <w:left w:val="none" w:sz="0" w:space="0" w:color="auto"/>
                    <w:bottom w:val="none" w:sz="0" w:space="0" w:color="auto"/>
                    <w:right w:val="none" w:sz="0" w:space="0" w:color="auto"/>
                  </w:divBdr>
                </w:div>
                <w:div w:id="594434322">
                  <w:marLeft w:val="640"/>
                  <w:marRight w:val="0"/>
                  <w:marTop w:val="0"/>
                  <w:marBottom w:val="0"/>
                  <w:divBdr>
                    <w:top w:val="none" w:sz="0" w:space="0" w:color="auto"/>
                    <w:left w:val="none" w:sz="0" w:space="0" w:color="auto"/>
                    <w:bottom w:val="none" w:sz="0" w:space="0" w:color="auto"/>
                    <w:right w:val="none" w:sz="0" w:space="0" w:color="auto"/>
                  </w:divBdr>
                </w:div>
                <w:div w:id="615335161">
                  <w:marLeft w:val="640"/>
                  <w:marRight w:val="0"/>
                  <w:marTop w:val="0"/>
                  <w:marBottom w:val="0"/>
                  <w:divBdr>
                    <w:top w:val="none" w:sz="0" w:space="0" w:color="auto"/>
                    <w:left w:val="none" w:sz="0" w:space="0" w:color="auto"/>
                    <w:bottom w:val="none" w:sz="0" w:space="0" w:color="auto"/>
                    <w:right w:val="none" w:sz="0" w:space="0" w:color="auto"/>
                  </w:divBdr>
                </w:div>
                <w:div w:id="645012736">
                  <w:marLeft w:val="640"/>
                  <w:marRight w:val="0"/>
                  <w:marTop w:val="0"/>
                  <w:marBottom w:val="0"/>
                  <w:divBdr>
                    <w:top w:val="none" w:sz="0" w:space="0" w:color="auto"/>
                    <w:left w:val="none" w:sz="0" w:space="0" w:color="auto"/>
                    <w:bottom w:val="none" w:sz="0" w:space="0" w:color="auto"/>
                    <w:right w:val="none" w:sz="0" w:space="0" w:color="auto"/>
                  </w:divBdr>
                </w:div>
                <w:div w:id="653919156">
                  <w:marLeft w:val="640"/>
                  <w:marRight w:val="0"/>
                  <w:marTop w:val="0"/>
                  <w:marBottom w:val="0"/>
                  <w:divBdr>
                    <w:top w:val="none" w:sz="0" w:space="0" w:color="auto"/>
                    <w:left w:val="none" w:sz="0" w:space="0" w:color="auto"/>
                    <w:bottom w:val="none" w:sz="0" w:space="0" w:color="auto"/>
                    <w:right w:val="none" w:sz="0" w:space="0" w:color="auto"/>
                  </w:divBdr>
                </w:div>
                <w:div w:id="686718038">
                  <w:marLeft w:val="640"/>
                  <w:marRight w:val="0"/>
                  <w:marTop w:val="0"/>
                  <w:marBottom w:val="0"/>
                  <w:divBdr>
                    <w:top w:val="none" w:sz="0" w:space="0" w:color="auto"/>
                    <w:left w:val="none" w:sz="0" w:space="0" w:color="auto"/>
                    <w:bottom w:val="none" w:sz="0" w:space="0" w:color="auto"/>
                    <w:right w:val="none" w:sz="0" w:space="0" w:color="auto"/>
                  </w:divBdr>
                </w:div>
                <w:div w:id="767579779">
                  <w:marLeft w:val="640"/>
                  <w:marRight w:val="0"/>
                  <w:marTop w:val="0"/>
                  <w:marBottom w:val="0"/>
                  <w:divBdr>
                    <w:top w:val="none" w:sz="0" w:space="0" w:color="auto"/>
                    <w:left w:val="none" w:sz="0" w:space="0" w:color="auto"/>
                    <w:bottom w:val="none" w:sz="0" w:space="0" w:color="auto"/>
                    <w:right w:val="none" w:sz="0" w:space="0" w:color="auto"/>
                  </w:divBdr>
                </w:div>
                <w:div w:id="771823814">
                  <w:marLeft w:val="640"/>
                  <w:marRight w:val="0"/>
                  <w:marTop w:val="0"/>
                  <w:marBottom w:val="0"/>
                  <w:divBdr>
                    <w:top w:val="none" w:sz="0" w:space="0" w:color="auto"/>
                    <w:left w:val="none" w:sz="0" w:space="0" w:color="auto"/>
                    <w:bottom w:val="none" w:sz="0" w:space="0" w:color="auto"/>
                    <w:right w:val="none" w:sz="0" w:space="0" w:color="auto"/>
                  </w:divBdr>
                </w:div>
                <w:div w:id="917058825">
                  <w:marLeft w:val="640"/>
                  <w:marRight w:val="0"/>
                  <w:marTop w:val="0"/>
                  <w:marBottom w:val="0"/>
                  <w:divBdr>
                    <w:top w:val="none" w:sz="0" w:space="0" w:color="auto"/>
                    <w:left w:val="none" w:sz="0" w:space="0" w:color="auto"/>
                    <w:bottom w:val="none" w:sz="0" w:space="0" w:color="auto"/>
                    <w:right w:val="none" w:sz="0" w:space="0" w:color="auto"/>
                  </w:divBdr>
                </w:div>
                <w:div w:id="935866340">
                  <w:marLeft w:val="640"/>
                  <w:marRight w:val="0"/>
                  <w:marTop w:val="0"/>
                  <w:marBottom w:val="0"/>
                  <w:divBdr>
                    <w:top w:val="none" w:sz="0" w:space="0" w:color="auto"/>
                    <w:left w:val="none" w:sz="0" w:space="0" w:color="auto"/>
                    <w:bottom w:val="none" w:sz="0" w:space="0" w:color="auto"/>
                    <w:right w:val="none" w:sz="0" w:space="0" w:color="auto"/>
                  </w:divBdr>
                </w:div>
                <w:div w:id="945696456">
                  <w:marLeft w:val="640"/>
                  <w:marRight w:val="0"/>
                  <w:marTop w:val="0"/>
                  <w:marBottom w:val="0"/>
                  <w:divBdr>
                    <w:top w:val="none" w:sz="0" w:space="0" w:color="auto"/>
                    <w:left w:val="none" w:sz="0" w:space="0" w:color="auto"/>
                    <w:bottom w:val="none" w:sz="0" w:space="0" w:color="auto"/>
                    <w:right w:val="none" w:sz="0" w:space="0" w:color="auto"/>
                  </w:divBdr>
                </w:div>
                <w:div w:id="947807746">
                  <w:marLeft w:val="640"/>
                  <w:marRight w:val="0"/>
                  <w:marTop w:val="0"/>
                  <w:marBottom w:val="0"/>
                  <w:divBdr>
                    <w:top w:val="none" w:sz="0" w:space="0" w:color="auto"/>
                    <w:left w:val="none" w:sz="0" w:space="0" w:color="auto"/>
                    <w:bottom w:val="none" w:sz="0" w:space="0" w:color="auto"/>
                    <w:right w:val="none" w:sz="0" w:space="0" w:color="auto"/>
                  </w:divBdr>
                </w:div>
                <w:div w:id="975600596">
                  <w:marLeft w:val="640"/>
                  <w:marRight w:val="0"/>
                  <w:marTop w:val="0"/>
                  <w:marBottom w:val="0"/>
                  <w:divBdr>
                    <w:top w:val="none" w:sz="0" w:space="0" w:color="auto"/>
                    <w:left w:val="none" w:sz="0" w:space="0" w:color="auto"/>
                    <w:bottom w:val="none" w:sz="0" w:space="0" w:color="auto"/>
                    <w:right w:val="none" w:sz="0" w:space="0" w:color="auto"/>
                  </w:divBdr>
                </w:div>
                <w:div w:id="1029991293">
                  <w:marLeft w:val="640"/>
                  <w:marRight w:val="0"/>
                  <w:marTop w:val="0"/>
                  <w:marBottom w:val="0"/>
                  <w:divBdr>
                    <w:top w:val="none" w:sz="0" w:space="0" w:color="auto"/>
                    <w:left w:val="none" w:sz="0" w:space="0" w:color="auto"/>
                    <w:bottom w:val="none" w:sz="0" w:space="0" w:color="auto"/>
                    <w:right w:val="none" w:sz="0" w:space="0" w:color="auto"/>
                  </w:divBdr>
                </w:div>
                <w:div w:id="1144350987">
                  <w:marLeft w:val="640"/>
                  <w:marRight w:val="0"/>
                  <w:marTop w:val="0"/>
                  <w:marBottom w:val="0"/>
                  <w:divBdr>
                    <w:top w:val="none" w:sz="0" w:space="0" w:color="auto"/>
                    <w:left w:val="none" w:sz="0" w:space="0" w:color="auto"/>
                    <w:bottom w:val="none" w:sz="0" w:space="0" w:color="auto"/>
                    <w:right w:val="none" w:sz="0" w:space="0" w:color="auto"/>
                  </w:divBdr>
                </w:div>
                <w:div w:id="1159613191">
                  <w:marLeft w:val="640"/>
                  <w:marRight w:val="0"/>
                  <w:marTop w:val="0"/>
                  <w:marBottom w:val="0"/>
                  <w:divBdr>
                    <w:top w:val="none" w:sz="0" w:space="0" w:color="auto"/>
                    <w:left w:val="none" w:sz="0" w:space="0" w:color="auto"/>
                    <w:bottom w:val="none" w:sz="0" w:space="0" w:color="auto"/>
                    <w:right w:val="none" w:sz="0" w:space="0" w:color="auto"/>
                  </w:divBdr>
                </w:div>
                <w:div w:id="1199660695">
                  <w:marLeft w:val="640"/>
                  <w:marRight w:val="0"/>
                  <w:marTop w:val="0"/>
                  <w:marBottom w:val="0"/>
                  <w:divBdr>
                    <w:top w:val="none" w:sz="0" w:space="0" w:color="auto"/>
                    <w:left w:val="none" w:sz="0" w:space="0" w:color="auto"/>
                    <w:bottom w:val="none" w:sz="0" w:space="0" w:color="auto"/>
                    <w:right w:val="none" w:sz="0" w:space="0" w:color="auto"/>
                  </w:divBdr>
                </w:div>
                <w:div w:id="1243837520">
                  <w:marLeft w:val="640"/>
                  <w:marRight w:val="0"/>
                  <w:marTop w:val="0"/>
                  <w:marBottom w:val="0"/>
                  <w:divBdr>
                    <w:top w:val="none" w:sz="0" w:space="0" w:color="auto"/>
                    <w:left w:val="none" w:sz="0" w:space="0" w:color="auto"/>
                    <w:bottom w:val="none" w:sz="0" w:space="0" w:color="auto"/>
                    <w:right w:val="none" w:sz="0" w:space="0" w:color="auto"/>
                  </w:divBdr>
                </w:div>
                <w:div w:id="1250771937">
                  <w:marLeft w:val="640"/>
                  <w:marRight w:val="0"/>
                  <w:marTop w:val="0"/>
                  <w:marBottom w:val="0"/>
                  <w:divBdr>
                    <w:top w:val="none" w:sz="0" w:space="0" w:color="auto"/>
                    <w:left w:val="none" w:sz="0" w:space="0" w:color="auto"/>
                    <w:bottom w:val="none" w:sz="0" w:space="0" w:color="auto"/>
                    <w:right w:val="none" w:sz="0" w:space="0" w:color="auto"/>
                  </w:divBdr>
                </w:div>
                <w:div w:id="1255439334">
                  <w:marLeft w:val="640"/>
                  <w:marRight w:val="0"/>
                  <w:marTop w:val="0"/>
                  <w:marBottom w:val="0"/>
                  <w:divBdr>
                    <w:top w:val="none" w:sz="0" w:space="0" w:color="auto"/>
                    <w:left w:val="none" w:sz="0" w:space="0" w:color="auto"/>
                    <w:bottom w:val="none" w:sz="0" w:space="0" w:color="auto"/>
                    <w:right w:val="none" w:sz="0" w:space="0" w:color="auto"/>
                  </w:divBdr>
                </w:div>
                <w:div w:id="1256866566">
                  <w:marLeft w:val="640"/>
                  <w:marRight w:val="0"/>
                  <w:marTop w:val="0"/>
                  <w:marBottom w:val="0"/>
                  <w:divBdr>
                    <w:top w:val="none" w:sz="0" w:space="0" w:color="auto"/>
                    <w:left w:val="none" w:sz="0" w:space="0" w:color="auto"/>
                    <w:bottom w:val="none" w:sz="0" w:space="0" w:color="auto"/>
                    <w:right w:val="none" w:sz="0" w:space="0" w:color="auto"/>
                  </w:divBdr>
                </w:div>
                <w:div w:id="1281111008">
                  <w:marLeft w:val="640"/>
                  <w:marRight w:val="0"/>
                  <w:marTop w:val="0"/>
                  <w:marBottom w:val="0"/>
                  <w:divBdr>
                    <w:top w:val="none" w:sz="0" w:space="0" w:color="auto"/>
                    <w:left w:val="none" w:sz="0" w:space="0" w:color="auto"/>
                    <w:bottom w:val="none" w:sz="0" w:space="0" w:color="auto"/>
                    <w:right w:val="none" w:sz="0" w:space="0" w:color="auto"/>
                  </w:divBdr>
                </w:div>
                <w:div w:id="1304770695">
                  <w:marLeft w:val="640"/>
                  <w:marRight w:val="0"/>
                  <w:marTop w:val="0"/>
                  <w:marBottom w:val="0"/>
                  <w:divBdr>
                    <w:top w:val="none" w:sz="0" w:space="0" w:color="auto"/>
                    <w:left w:val="none" w:sz="0" w:space="0" w:color="auto"/>
                    <w:bottom w:val="none" w:sz="0" w:space="0" w:color="auto"/>
                    <w:right w:val="none" w:sz="0" w:space="0" w:color="auto"/>
                  </w:divBdr>
                </w:div>
                <w:div w:id="1315336420">
                  <w:marLeft w:val="640"/>
                  <w:marRight w:val="0"/>
                  <w:marTop w:val="0"/>
                  <w:marBottom w:val="0"/>
                  <w:divBdr>
                    <w:top w:val="none" w:sz="0" w:space="0" w:color="auto"/>
                    <w:left w:val="none" w:sz="0" w:space="0" w:color="auto"/>
                    <w:bottom w:val="none" w:sz="0" w:space="0" w:color="auto"/>
                    <w:right w:val="none" w:sz="0" w:space="0" w:color="auto"/>
                  </w:divBdr>
                </w:div>
                <w:div w:id="1336767697">
                  <w:marLeft w:val="640"/>
                  <w:marRight w:val="0"/>
                  <w:marTop w:val="0"/>
                  <w:marBottom w:val="0"/>
                  <w:divBdr>
                    <w:top w:val="none" w:sz="0" w:space="0" w:color="auto"/>
                    <w:left w:val="none" w:sz="0" w:space="0" w:color="auto"/>
                    <w:bottom w:val="none" w:sz="0" w:space="0" w:color="auto"/>
                    <w:right w:val="none" w:sz="0" w:space="0" w:color="auto"/>
                  </w:divBdr>
                </w:div>
                <w:div w:id="1359625471">
                  <w:marLeft w:val="640"/>
                  <w:marRight w:val="0"/>
                  <w:marTop w:val="0"/>
                  <w:marBottom w:val="0"/>
                  <w:divBdr>
                    <w:top w:val="none" w:sz="0" w:space="0" w:color="auto"/>
                    <w:left w:val="none" w:sz="0" w:space="0" w:color="auto"/>
                    <w:bottom w:val="none" w:sz="0" w:space="0" w:color="auto"/>
                    <w:right w:val="none" w:sz="0" w:space="0" w:color="auto"/>
                  </w:divBdr>
                </w:div>
                <w:div w:id="1392652901">
                  <w:marLeft w:val="640"/>
                  <w:marRight w:val="0"/>
                  <w:marTop w:val="0"/>
                  <w:marBottom w:val="0"/>
                  <w:divBdr>
                    <w:top w:val="none" w:sz="0" w:space="0" w:color="auto"/>
                    <w:left w:val="none" w:sz="0" w:space="0" w:color="auto"/>
                    <w:bottom w:val="none" w:sz="0" w:space="0" w:color="auto"/>
                    <w:right w:val="none" w:sz="0" w:space="0" w:color="auto"/>
                  </w:divBdr>
                </w:div>
                <w:div w:id="1408192406">
                  <w:marLeft w:val="640"/>
                  <w:marRight w:val="0"/>
                  <w:marTop w:val="0"/>
                  <w:marBottom w:val="0"/>
                  <w:divBdr>
                    <w:top w:val="none" w:sz="0" w:space="0" w:color="auto"/>
                    <w:left w:val="none" w:sz="0" w:space="0" w:color="auto"/>
                    <w:bottom w:val="none" w:sz="0" w:space="0" w:color="auto"/>
                    <w:right w:val="none" w:sz="0" w:space="0" w:color="auto"/>
                  </w:divBdr>
                </w:div>
                <w:div w:id="1439519219">
                  <w:marLeft w:val="640"/>
                  <w:marRight w:val="0"/>
                  <w:marTop w:val="0"/>
                  <w:marBottom w:val="0"/>
                  <w:divBdr>
                    <w:top w:val="none" w:sz="0" w:space="0" w:color="auto"/>
                    <w:left w:val="none" w:sz="0" w:space="0" w:color="auto"/>
                    <w:bottom w:val="none" w:sz="0" w:space="0" w:color="auto"/>
                    <w:right w:val="none" w:sz="0" w:space="0" w:color="auto"/>
                  </w:divBdr>
                </w:div>
                <w:div w:id="1510096839">
                  <w:marLeft w:val="640"/>
                  <w:marRight w:val="0"/>
                  <w:marTop w:val="0"/>
                  <w:marBottom w:val="0"/>
                  <w:divBdr>
                    <w:top w:val="none" w:sz="0" w:space="0" w:color="auto"/>
                    <w:left w:val="none" w:sz="0" w:space="0" w:color="auto"/>
                    <w:bottom w:val="none" w:sz="0" w:space="0" w:color="auto"/>
                    <w:right w:val="none" w:sz="0" w:space="0" w:color="auto"/>
                  </w:divBdr>
                </w:div>
                <w:div w:id="1515683373">
                  <w:marLeft w:val="640"/>
                  <w:marRight w:val="0"/>
                  <w:marTop w:val="0"/>
                  <w:marBottom w:val="0"/>
                  <w:divBdr>
                    <w:top w:val="none" w:sz="0" w:space="0" w:color="auto"/>
                    <w:left w:val="none" w:sz="0" w:space="0" w:color="auto"/>
                    <w:bottom w:val="none" w:sz="0" w:space="0" w:color="auto"/>
                    <w:right w:val="none" w:sz="0" w:space="0" w:color="auto"/>
                  </w:divBdr>
                </w:div>
                <w:div w:id="1549099663">
                  <w:marLeft w:val="640"/>
                  <w:marRight w:val="0"/>
                  <w:marTop w:val="0"/>
                  <w:marBottom w:val="0"/>
                  <w:divBdr>
                    <w:top w:val="none" w:sz="0" w:space="0" w:color="auto"/>
                    <w:left w:val="none" w:sz="0" w:space="0" w:color="auto"/>
                    <w:bottom w:val="none" w:sz="0" w:space="0" w:color="auto"/>
                    <w:right w:val="none" w:sz="0" w:space="0" w:color="auto"/>
                  </w:divBdr>
                </w:div>
                <w:div w:id="1580822466">
                  <w:marLeft w:val="640"/>
                  <w:marRight w:val="0"/>
                  <w:marTop w:val="0"/>
                  <w:marBottom w:val="0"/>
                  <w:divBdr>
                    <w:top w:val="none" w:sz="0" w:space="0" w:color="auto"/>
                    <w:left w:val="none" w:sz="0" w:space="0" w:color="auto"/>
                    <w:bottom w:val="none" w:sz="0" w:space="0" w:color="auto"/>
                    <w:right w:val="none" w:sz="0" w:space="0" w:color="auto"/>
                  </w:divBdr>
                </w:div>
                <w:div w:id="1624917512">
                  <w:marLeft w:val="640"/>
                  <w:marRight w:val="0"/>
                  <w:marTop w:val="0"/>
                  <w:marBottom w:val="0"/>
                  <w:divBdr>
                    <w:top w:val="none" w:sz="0" w:space="0" w:color="auto"/>
                    <w:left w:val="none" w:sz="0" w:space="0" w:color="auto"/>
                    <w:bottom w:val="none" w:sz="0" w:space="0" w:color="auto"/>
                    <w:right w:val="none" w:sz="0" w:space="0" w:color="auto"/>
                  </w:divBdr>
                </w:div>
                <w:div w:id="1629437902">
                  <w:marLeft w:val="640"/>
                  <w:marRight w:val="0"/>
                  <w:marTop w:val="0"/>
                  <w:marBottom w:val="0"/>
                  <w:divBdr>
                    <w:top w:val="none" w:sz="0" w:space="0" w:color="auto"/>
                    <w:left w:val="none" w:sz="0" w:space="0" w:color="auto"/>
                    <w:bottom w:val="none" w:sz="0" w:space="0" w:color="auto"/>
                    <w:right w:val="none" w:sz="0" w:space="0" w:color="auto"/>
                  </w:divBdr>
                </w:div>
                <w:div w:id="1642422255">
                  <w:marLeft w:val="640"/>
                  <w:marRight w:val="0"/>
                  <w:marTop w:val="0"/>
                  <w:marBottom w:val="0"/>
                  <w:divBdr>
                    <w:top w:val="none" w:sz="0" w:space="0" w:color="auto"/>
                    <w:left w:val="none" w:sz="0" w:space="0" w:color="auto"/>
                    <w:bottom w:val="none" w:sz="0" w:space="0" w:color="auto"/>
                    <w:right w:val="none" w:sz="0" w:space="0" w:color="auto"/>
                  </w:divBdr>
                </w:div>
                <w:div w:id="1651514782">
                  <w:marLeft w:val="640"/>
                  <w:marRight w:val="0"/>
                  <w:marTop w:val="0"/>
                  <w:marBottom w:val="0"/>
                  <w:divBdr>
                    <w:top w:val="none" w:sz="0" w:space="0" w:color="auto"/>
                    <w:left w:val="none" w:sz="0" w:space="0" w:color="auto"/>
                    <w:bottom w:val="none" w:sz="0" w:space="0" w:color="auto"/>
                    <w:right w:val="none" w:sz="0" w:space="0" w:color="auto"/>
                  </w:divBdr>
                </w:div>
                <w:div w:id="1670019875">
                  <w:marLeft w:val="640"/>
                  <w:marRight w:val="0"/>
                  <w:marTop w:val="0"/>
                  <w:marBottom w:val="0"/>
                  <w:divBdr>
                    <w:top w:val="none" w:sz="0" w:space="0" w:color="auto"/>
                    <w:left w:val="none" w:sz="0" w:space="0" w:color="auto"/>
                    <w:bottom w:val="none" w:sz="0" w:space="0" w:color="auto"/>
                    <w:right w:val="none" w:sz="0" w:space="0" w:color="auto"/>
                  </w:divBdr>
                </w:div>
                <w:div w:id="1672903069">
                  <w:marLeft w:val="640"/>
                  <w:marRight w:val="0"/>
                  <w:marTop w:val="0"/>
                  <w:marBottom w:val="0"/>
                  <w:divBdr>
                    <w:top w:val="none" w:sz="0" w:space="0" w:color="auto"/>
                    <w:left w:val="none" w:sz="0" w:space="0" w:color="auto"/>
                    <w:bottom w:val="none" w:sz="0" w:space="0" w:color="auto"/>
                    <w:right w:val="none" w:sz="0" w:space="0" w:color="auto"/>
                  </w:divBdr>
                </w:div>
                <w:div w:id="1696536027">
                  <w:marLeft w:val="640"/>
                  <w:marRight w:val="0"/>
                  <w:marTop w:val="0"/>
                  <w:marBottom w:val="0"/>
                  <w:divBdr>
                    <w:top w:val="none" w:sz="0" w:space="0" w:color="auto"/>
                    <w:left w:val="none" w:sz="0" w:space="0" w:color="auto"/>
                    <w:bottom w:val="none" w:sz="0" w:space="0" w:color="auto"/>
                    <w:right w:val="none" w:sz="0" w:space="0" w:color="auto"/>
                  </w:divBdr>
                </w:div>
                <w:div w:id="1712992766">
                  <w:marLeft w:val="640"/>
                  <w:marRight w:val="0"/>
                  <w:marTop w:val="0"/>
                  <w:marBottom w:val="0"/>
                  <w:divBdr>
                    <w:top w:val="none" w:sz="0" w:space="0" w:color="auto"/>
                    <w:left w:val="none" w:sz="0" w:space="0" w:color="auto"/>
                    <w:bottom w:val="none" w:sz="0" w:space="0" w:color="auto"/>
                    <w:right w:val="none" w:sz="0" w:space="0" w:color="auto"/>
                  </w:divBdr>
                </w:div>
                <w:div w:id="1717584116">
                  <w:marLeft w:val="640"/>
                  <w:marRight w:val="0"/>
                  <w:marTop w:val="0"/>
                  <w:marBottom w:val="0"/>
                  <w:divBdr>
                    <w:top w:val="none" w:sz="0" w:space="0" w:color="auto"/>
                    <w:left w:val="none" w:sz="0" w:space="0" w:color="auto"/>
                    <w:bottom w:val="none" w:sz="0" w:space="0" w:color="auto"/>
                    <w:right w:val="none" w:sz="0" w:space="0" w:color="auto"/>
                  </w:divBdr>
                </w:div>
                <w:div w:id="1719433709">
                  <w:marLeft w:val="640"/>
                  <w:marRight w:val="0"/>
                  <w:marTop w:val="0"/>
                  <w:marBottom w:val="0"/>
                  <w:divBdr>
                    <w:top w:val="none" w:sz="0" w:space="0" w:color="auto"/>
                    <w:left w:val="none" w:sz="0" w:space="0" w:color="auto"/>
                    <w:bottom w:val="none" w:sz="0" w:space="0" w:color="auto"/>
                    <w:right w:val="none" w:sz="0" w:space="0" w:color="auto"/>
                  </w:divBdr>
                </w:div>
                <w:div w:id="1739550058">
                  <w:marLeft w:val="640"/>
                  <w:marRight w:val="0"/>
                  <w:marTop w:val="0"/>
                  <w:marBottom w:val="0"/>
                  <w:divBdr>
                    <w:top w:val="none" w:sz="0" w:space="0" w:color="auto"/>
                    <w:left w:val="none" w:sz="0" w:space="0" w:color="auto"/>
                    <w:bottom w:val="none" w:sz="0" w:space="0" w:color="auto"/>
                    <w:right w:val="none" w:sz="0" w:space="0" w:color="auto"/>
                  </w:divBdr>
                </w:div>
                <w:div w:id="1774085294">
                  <w:marLeft w:val="640"/>
                  <w:marRight w:val="0"/>
                  <w:marTop w:val="0"/>
                  <w:marBottom w:val="0"/>
                  <w:divBdr>
                    <w:top w:val="none" w:sz="0" w:space="0" w:color="auto"/>
                    <w:left w:val="none" w:sz="0" w:space="0" w:color="auto"/>
                    <w:bottom w:val="none" w:sz="0" w:space="0" w:color="auto"/>
                    <w:right w:val="none" w:sz="0" w:space="0" w:color="auto"/>
                  </w:divBdr>
                </w:div>
                <w:div w:id="1788160826">
                  <w:marLeft w:val="640"/>
                  <w:marRight w:val="0"/>
                  <w:marTop w:val="0"/>
                  <w:marBottom w:val="0"/>
                  <w:divBdr>
                    <w:top w:val="none" w:sz="0" w:space="0" w:color="auto"/>
                    <w:left w:val="none" w:sz="0" w:space="0" w:color="auto"/>
                    <w:bottom w:val="none" w:sz="0" w:space="0" w:color="auto"/>
                    <w:right w:val="none" w:sz="0" w:space="0" w:color="auto"/>
                  </w:divBdr>
                </w:div>
                <w:div w:id="1850872022">
                  <w:marLeft w:val="640"/>
                  <w:marRight w:val="0"/>
                  <w:marTop w:val="0"/>
                  <w:marBottom w:val="0"/>
                  <w:divBdr>
                    <w:top w:val="none" w:sz="0" w:space="0" w:color="auto"/>
                    <w:left w:val="none" w:sz="0" w:space="0" w:color="auto"/>
                    <w:bottom w:val="none" w:sz="0" w:space="0" w:color="auto"/>
                    <w:right w:val="none" w:sz="0" w:space="0" w:color="auto"/>
                  </w:divBdr>
                </w:div>
                <w:div w:id="1861891224">
                  <w:marLeft w:val="640"/>
                  <w:marRight w:val="0"/>
                  <w:marTop w:val="0"/>
                  <w:marBottom w:val="0"/>
                  <w:divBdr>
                    <w:top w:val="none" w:sz="0" w:space="0" w:color="auto"/>
                    <w:left w:val="none" w:sz="0" w:space="0" w:color="auto"/>
                    <w:bottom w:val="none" w:sz="0" w:space="0" w:color="auto"/>
                    <w:right w:val="none" w:sz="0" w:space="0" w:color="auto"/>
                  </w:divBdr>
                </w:div>
                <w:div w:id="1884780305">
                  <w:marLeft w:val="640"/>
                  <w:marRight w:val="0"/>
                  <w:marTop w:val="0"/>
                  <w:marBottom w:val="0"/>
                  <w:divBdr>
                    <w:top w:val="none" w:sz="0" w:space="0" w:color="auto"/>
                    <w:left w:val="none" w:sz="0" w:space="0" w:color="auto"/>
                    <w:bottom w:val="none" w:sz="0" w:space="0" w:color="auto"/>
                    <w:right w:val="none" w:sz="0" w:space="0" w:color="auto"/>
                  </w:divBdr>
                </w:div>
                <w:div w:id="1894732137">
                  <w:marLeft w:val="640"/>
                  <w:marRight w:val="0"/>
                  <w:marTop w:val="0"/>
                  <w:marBottom w:val="0"/>
                  <w:divBdr>
                    <w:top w:val="none" w:sz="0" w:space="0" w:color="auto"/>
                    <w:left w:val="none" w:sz="0" w:space="0" w:color="auto"/>
                    <w:bottom w:val="none" w:sz="0" w:space="0" w:color="auto"/>
                    <w:right w:val="none" w:sz="0" w:space="0" w:color="auto"/>
                  </w:divBdr>
                </w:div>
                <w:div w:id="1904481834">
                  <w:marLeft w:val="640"/>
                  <w:marRight w:val="0"/>
                  <w:marTop w:val="0"/>
                  <w:marBottom w:val="0"/>
                  <w:divBdr>
                    <w:top w:val="none" w:sz="0" w:space="0" w:color="auto"/>
                    <w:left w:val="none" w:sz="0" w:space="0" w:color="auto"/>
                    <w:bottom w:val="none" w:sz="0" w:space="0" w:color="auto"/>
                    <w:right w:val="none" w:sz="0" w:space="0" w:color="auto"/>
                  </w:divBdr>
                </w:div>
                <w:div w:id="1919629264">
                  <w:marLeft w:val="640"/>
                  <w:marRight w:val="0"/>
                  <w:marTop w:val="0"/>
                  <w:marBottom w:val="0"/>
                  <w:divBdr>
                    <w:top w:val="none" w:sz="0" w:space="0" w:color="auto"/>
                    <w:left w:val="none" w:sz="0" w:space="0" w:color="auto"/>
                    <w:bottom w:val="none" w:sz="0" w:space="0" w:color="auto"/>
                    <w:right w:val="none" w:sz="0" w:space="0" w:color="auto"/>
                  </w:divBdr>
                </w:div>
                <w:div w:id="1923250252">
                  <w:marLeft w:val="640"/>
                  <w:marRight w:val="0"/>
                  <w:marTop w:val="0"/>
                  <w:marBottom w:val="0"/>
                  <w:divBdr>
                    <w:top w:val="none" w:sz="0" w:space="0" w:color="auto"/>
                    <w:left w:val="none" w:sz="0" w:space="0" w:color="auto"/>
                    <w:bottom w:val="none" w:sz="0" w:space="0" w:color="auto"/>
                    <w:right w:val="none" w:sz="0" w:space="0" w:color="auto"/>
                  </w:divBdr>
                </w:div>
                <w:div w:id="1935938665">
                  <w:marLeft w:val="640"/>
                  <w:marRight w:val="0"/>
                  <w:marTop w:val="0"/>
                  <w:marBottom w:val="0"/>
                  <w:divBdr>
                    <w:top w:val="none" w:sz="0" w:space="0" w:color="auto"/>
                    <w:left w:val="none" w:sz="0" w:space="0" w:color="auto"/>
                    <w:bottom w:val="none" w:sz="0" w:space="0" w:color="auto"/>
                    <w:right w:val="none" w:sz="0" w:space="0" w:color="auto"/>
                  </w:divBdr>
                </w:div>
                <w:div w:id="1957563422">
                  <w:marLeft w:val="640"/>
                  <w:marRight w:val="0"/>
                  <w:marTop w:val="0"/>
                  <w:marBottom w:val="0"/>
                  <w:divBdr>
                    <w:top w:val="none" w:sz="0" w:space="0" w:color="auto"/>
                    <w:left w:val="none" w:sz="0" w:space="0" w:color="auto"/>
                    <w:bottom w:val="none" w:sz="0" w:space="0" w:color="auto"/>
                    <w:right w:val="none" w:sz="0" w:space="0" w:color="auto"/>
                  </w:divBdr>
                </w:div>
                <w:div w:id="2010982490">
                  <w:marLeft w:val="640"/>
                  <w:marRight w:val="0"/>
                  <w:marTop w:val="0"/>
                  <w:marBottom w:val="0"/>
                  <w:divBdr>
                    <w:top w:val="none" w:sz="0" w:space="0" w:color="auto"/>
                    <w:left w:val="none" w:sz="0" w:space="0" w:color="auto"/>
                    <w:bottom w:val="none" w:sz="0" w:space="0" w:color="auto"/>
                    <w:right w:val="none" w:sz="0" w:space="0" w:color="auto"/>
                  </w:divBdr>
                </w:div>
                <w:div w:id="2074160130">
                  <w:marLeft w:val="640"/>
                  <w:marRight w:val="0"/>
                  <w:marTop w:val="0"/>
                  <w:marBottom w:val="0"/>
                  <w:divBdr>
                    <w:top w:val="none" w:sz="0" w:space="0" w:color="auto"/>
                    <w:left w:val="none" w:sz="0" w:space="0" w:color="auto"/>
                    <w:bottom w:val="none" w:sz="0" w:space="0" w:color="auto"/>
                    <w:right w:val="none" w:sz="0" w:space="0" w:color="auto"/>
                  </w:divBdr>
                </w:div>
                <w:div w:id="2130004297">
                  <w:marLeft w:val="640"/>
                  <w:marRight w:val="0"/>
                  <w:marTop w:val="0"/>
                  <w:marBottom w:val="0"/>
                  <w:divBdr>
                    <w:top w:val="none" w:sz="0" w:space="0" w:color="auto"/>
                    <w:left w:val="none" w:sz="0" w:space="0" w:color="auto"/>
                    <w:bottom w:val="none" w:sz="0" w:space="0" w:color="auto"/>
                    <w:right w:val="none" w:sz="0" w:space="0" w:color="auto"/>
                  </w:divBdr>
                </w:div>
              </w:divsChild>
            </w:div>
            <w:div w:id="960496670">
              <w:marLeft w:val="0"/>
              <w:marRight w:val="0"/>
              <w:marTop w:val="0"/>
              <w:marBottom w:val="0"/>
              <w:divBdr>
                <w:top w:val="none" w:sz="0" w:space="0" w:color="auto"/>
                <w:left w:val="none" w:sz="0" w:space="0" w:color="auto"/>
                <w:bottom w:val="none" w:sz="0" w:space="0" w:color="auto"/>
                <w:right w:val="none" w:sz="0" w:space="0" w:color="auto"/>
              </w:divBdr>
              <w:divsChild>
                <w:div w:id="33696927">
                  <w:marLeft w:val="640"/>
                  <w:marRight w:val="0"/>
                  <w:marTop w:val="0"/>
                  <w:marBottom w:val="0"/>
                  <w:divBdr>
                    <w:top w:val="none" w:sz="0" w:space="0" w:color="auto"/>
                    <w:left w:val="none" w:sz="0" w:space="0" w:color="auto"/>
                    <w:bottom w:val="none" w:sz="0" w:space="0" w:color="auto"/>
                    <w:right w:val="none" w:sz="0" w:space="0" w:color="auto"/>
                  </w:divBdr>
                </w:div>
                <w:div w:id="68696366">
                  <w:marLeft w:val="640"/>
                  <w:marRight w:val="0"/>
                  <w:marTop w:val="0"/>
                  <w:marBottom w:val="0"/>
                  <w:divBdr>
                    <w:top w:val="none" w:sz="0" w:space="0" w:color="auto"/>
                    <w:left w:val="none" w:sz="0" w:space="0" w:color="auto"/>
                    <w:bottom w:val="none" w:sz="0" w:space="0" w:color="auto"/>
                    <w:right w:val="none" w:sz="0" w:space="0" w:color="auto"/>
                  </w:divBdr>
                </w:div>
                <w:div w:id="78059434">
                  <w:marLeft w:val="640"/>
                  <w:marRight w:val="0"/>
                  <w:marTop w:val="0"/>
                  <w:marBottom w:val="0"/>
                  <w:divBdr>
                    <w:top w:val="none" w:sz="0" w:space="0" w:color="auto"/>
                    <w:left w:val="none" w:sz="0" w:space="0" w:color="auto"/>
                    <w:bottom w:val="none" w:sz="0" w:space="0" w:color="auto"/>
                    <w:right w:val="none" w:sz="0" w:space="0" w:color="auto"/>
                  </w:divBdr>
                </w:div>
                <w:div w:id="84347052">
                  <w:marLeft w:val="640"/>
                  <w:marRight w:val="0"/>
                  <w:marTop w:val="0"/>
                  <w:marBottom w:val="0"/>
                  <w:divBdr>
                    <w:top w:val="none" w:sz="0" w:space="0" w:color="auto"/>
                    <w:left w:val="none" w:sz="0" w:space="0" w:color="auto"/>
                    <w:bottom w:val="none" w:sz="0" w:space="0" w:color="auto"/>
                    <w:right w:val="none" w:sz="0" w:space="0" w:color="auto"/>
                  </w:divBdr>
                </w:div>
                <w:div w:id="179318976">
                  <w:marLeft w:val="640"/>
                  <w:marRight w:val="0"/>
                  <w:marTop w:val="0"/>
                  <w:marBottom w:val="0"/>
                  <w:divBdr>
                    <w:top w:val="none" w:sz="0" w:space="0" w:color="auto"/>
                    <w:left w:val="none" w:sz="0" w:space="0" w:color="auto"/>
                    <w:bottom w:val="none" w:sz="0" w:space="0" w:color="auto"/>
                    <w:right w:val="none" w:sz="0" w:space="0" w:color="auto"/>
                  </w:divBdr>
                </w:div>
                <w:div w:id="184297625">
                  <w:marLeft w:val="640"/>
                  <w:marRight w:val="0"/>
                  <w:marTop w:val="0"/>
                  <w:marBottom w:val="0"/>
                  <w:divBdr>
                    <w:top w:val="none" w:sz="0" w:space="0" w:color="auto"/>
                    <w:left w:val="none" w:sz="0" w:space="0" w:color="auto"/>
                    <w:bottom w:val="none" w:sz="0" w:space="0" w:color="auto"/>
                    <w:right w:val="none" w:sz="0" w:space="0" w:color="auto"/>
                  </w:divBdr>
                </w:div>
                <w:div w:id="196309271">
                  <w:marLeft w:val="640"/>
                  <w:marRight w:val="0"/>
                  <w:marTop w:val="0"/>
                  <w:marBottom w:val="0"/>
                  <w:divBdr>
                    <w:top w:val="none" w:sz="0" w:space="0" w:color="auto"/>
                    <w:left w:val="none" w:sz="0" w:space="0" w:color="auto"/>
                    <w:bottom w:val="none" w:sz="0" w:space="0" w:color="auto"/>
                    <w:right w:val="none" w:sz="0" w:space="0" w:color="auto"/>
                  </w:divBdr>
                </w:div>
                <w:div w:id="204023469">
                  <w:marLeft w:val="640"/>
                  <w:marRight w:val="0"/>
                  <w:marTop w:val="0"/>
                  <w:marBottom w:val="0"/>
                  <w:divBdr>
                    <w:top w:val="none" w:sz="0" w:space="0" w:color="auto"/>
                    <w:left w:val="none" w:sz="0" w:space="0" w:color="auto"/>
                    <w:bottom w:val="none" w:sz="0" w:space="0" w:color="auto"/>
                    <w:right w:val="none" w:sz="0" w:space="0" w:color="auto"/>
                  </w:divBdr>
                </w:div>
                <w:div w:id="216672024">
                  <w:marLeft w:val="640"/>
                  <w:marRight w:val="0"/>
                  <w:marTop w:val="0"/>
                  <w:marBottom w:val="0"/>
                  <w:divBdr>
                    <w:top w:val="none" w:sz="0" w:space="0" w:color="auto"/>
                    <w:left w:val="none" w:sz="0" w:space="0" w:color="auto"/>
                    <w:bottom w:val="none" w:sz="0" w:space="0" w:color="auto"/>
                    <w:right w:val="none" w:sz="0" w:space="0" w:color="auto"/>
                  </w:divBdr>
                </w:div>
                <w:div w:id="221404898">
                  <w:marLeft w:val="640"/>
                  <w:marRight w:val="0"/>
                  <w:marTop w:val="0"/>
                  <w:marBottom w:val="0"/>
                  <w:divBdr>
                    <w:top w:val="none" w:sz="0" w:space="0" w:color="auto"/>
                    <w:left w:val="none" w:sz="0" w:space="0" w:color="auto"/>
                    <w:bottom w:val="none" w:sz="0" w:space="0" w:color="auto"/>
                    <w:right w:val="none" w:sz="0" w:space="0" w:color="auto"/>
                  </w:divBdr>
                </w:div>
                <w:div w:id="383794250">
                  <w:marLeft w:val="640"/>
                  <w:marRight w:val="0"/>
                  <w:marTop w:val="0"/>
                  <w:marBottom w:val="0"/>
                  <w:divBdr>
                    <w:top w:val="none" w:sz="0" w:space="0" w:color="auto"/>
                    <w:left w:val="none" w:sz="0" w:space="0" w:color="auto"/>
                    <w:bottom w:val="none" w:sz="0" w:space="0" w:color="auto"/>
                    <w:right w:val="none" w:sz="0" w:space="0" w:color="auto"/>
                  </w:divBdr>
                </w:div>
                <w:div w:id="385766144">
                  <w:marLeft w:val="640"/>
                  <w:marRight w:val="0"/>
                  <w:marTop w:val="0"/>
                  <w:marBottom w:val="0"/>
                  <w:divBdr>
                    <w:top w:val="none" w:sz="0" w:space="0" w:color="auto"/>
                    <w:left w:val="none" w:sz="0" w:space="0" w:color="auto"/>
                    <w:bottom w:val="none" w:sz="0" w:space="0" w:color="auto"/>
                    <w:right w:val="none" w:sz="0" w:space="0" w:color="auto"/>
                  </w:divBdr>
                </w:div>
                <w:div w:id="438569457">
                  <w:marLeft w:val="640"/>
                  <w:marRight w:val="0"/>
                  <w:marTop w:val="0"/>
                  <w:marBottom w:val="0"/>
                  <w:divBdr>
                    <w:top w:val="none" w:sz="0" w:space="0" w:color="auto"/>
                    <w:left w:val="none" w:sz="0" w:space="0" w:color="auto"/>
                    <w:bottom w:val="none" w:sz="0" w:space="0" w:color="auto"/>
                    <w:right w:val="none" w:sz="0" w:space="0" w:color="auto"/>
                  </w:divBdr>
                </w:div>
                <w:div w:id="494880085">
                  <w:marLeft w:val="640"/>
                  <w:marRight w:val="0"/>
                  <w:marTop w:val="0"/>
                  <w:marBottom w:val="0"/>
                  <w:divBdr>
                    <w:top w:val="none" w:sz="0" w:space="0" w:color="auto"/>
                    <w:left w:val="none" w:sz="0" w:space="0" w:color="auto"/>
                    <w:bottom w:val="none" w:sz="0" w:space="0" w:color="auto"/>
                    <w:right w:val="none" w:sz="0" w:space="0" w:color="auto"/>
                  </w:divBdr>
                </w:div>
                <w:div w:id="506602823">
                  <w:marLeft w:val="640"/>
                  <w:marRight w:val="0"/>
                  <w:marTop w:val="0"/>
                  <w:marBottom w:val="0"/>
                  <w:divBdr>
                    <w:top w:val="none" w:sz="0" w:space="0" w:color="auto"/>
                    <w:left w:val="none" w:sz="0" w:space="0" w:color="auto"/>
                    <w:bottom w:val="none" w:sz="0" w:space="0" w:color="auto"/>
                    <w:right w:val="none" w:sz="0" w:space="0" w:color="auto"/>
                  </w:divBdr>
                </w:div>
                <w:div w:id="522549555">
                  <w:marLeft w:val="640"/>
                  <w:marRight w:val="0"/>
                  <w:marTop w:val="0"/>
                  <w:marBottom w:val="0"/>
                  <w:divBdr>
                    <w:top w:val="none" w:sz="0" w:space="0" w:color="auto"/>
                    <w:left w:val="none" w:sz="0" w:space="0" w:color="auto"/>
                    <w:bottom w:val="none" w:sz="0" w:space="0" w:color="auto"/>
                    <w:right w:val="none" w:sz="0" w:space="0" w:color="auto"/>
                  </w:divBdr>
                </w:div>
                <w:div w:id="601449101">
                  <w:marLeft w:val="640"/>
                  <w:marRight w:val="0"/>
                  <w:marTop w:val="0"/>
                  <w:marBottom w:val="0"/>
                  <w:divBdr>
                    <w:top w:val="none" w:sz="0" w:space="0" w:color="auto"/>
                    <w:left w:val="none" w:sz="0" w:space="0" w:color="auto"/>
                    <w:bottom w:val="none" w:sz="0" w:space="0" w:color="auto"/>
                    <w:right w:val="none" w:sz="0" w:space="0" w:color="auto"/>
                  </w:divBdr>
                </w:div>
                <w:div w:id="610011311">
                  <w:marLeft w:val="640"/>
                  <w:marRight w:val="0"/>
                  <w:marTop w:val="0"/>
                  <w:marBottom w:val="0"/>
                  <w:divBdr>
                    <w:top w:val="none" w:sz="0" w:space="0" w:color="auto"/>
                    <w:left w:val="none" w:sz="0" w:space="0" w:color="auto"/>
                    <w:bottom w:val="none" w:sz="0" w:space="0" w:color="auto"/>
                    <w:right w:val="none" w:sz="0" w:space="0" w:color="auto"/>
                  </w:divBdr>
                </w:div>
                <w:div w:id="653221340">
                  <w:marLeft w:val="640"/>
                  <w:marRight w:val="0"/>
                  <w:marTop w:val="0"/>
                  <w:marBottom w:val="0"/>
                  <w:divBdr>
                    <w:top w:val="none" w:sz="0" w:space="0" w:color="auto"/>
                    <w:left w:val="none" w:sz="0" w:space="0" w:color="auto"/>
                    <w:bottom w:val="none" w:sz="0" w:space="0" w:color="auto"/>
                    <w:right w:val="none" w:sz="0" w:space="0" w:color="auto"/>
                  </w:divBdr>
                </w:div>
                <w:div w:id="661470317">
                  <w:marLeft w:val="640"/>
                  <w:marRight w:val="0"/>
                  <w:marTop w:val="0"/>
                  <w:marBottom w:val="0"/>
                  <w:divBdr>
                    <w:top w:val="none" w:sz="0" w:space="0" w:color="auto"/>
                    <w:left w:val="none" w:sz="0" w:space="0" w:color="auto"/>
                    <w:bottom w:val="none" w:sz="0" w:space="0" w:color="auto"/>
                    <w:right w:val="none" w:sz="0" w:space="0" w:color="auto"/>
                  </w:divBdr>
                </w:div>
                <w:div w:id="720203411">
                  <w:marLeft w:val="640"/>
                  <w:marRight w:val="0"/>
                  <w:marTop w:val="0"/>
                  <w:marBottom w:val="0"/>
                  <w:divBdr>
                    <w:top w:val="none" w:sz="0" w:space="0" w:color="auto"/>
                    <w:left w:val="none" w:sz="0" w:space="0" w:color="auto"/>
                    <w:bottom w:val="none" w:sz="0" w:space="0" w:color="auto"/>
                    <w:right w:val="none" w:sz="0" w:space="0" w:color="auto"/>
                  </w:divBdr>
                </w:div>
                <w:div w:id="722414646">
                  <w:marLeft w:val="640"/>
                  <w:marRight w:val="0"/>
                  <w:marTop w:val="0"/>
                  <w:marBottom w:val="0"/>
                  <w:divBdr>
                    <w:top w:val="none" w:sz="0" w:space="0" w:color="auto"/>
                    <w:left w:val="none" w:sz="0" w:space="0" w:color="auto"/>
                    <w:bottom w:val="none" w:sz="0" w:space="0" w:color="auto"/>
                    <w:right w:val="none" w:sz="0" w:space="0" w:color="auto"/>
                  </w:divBdr>
                </w:div>
                <w:div w:id="728387066">
                  <w:marLeft w:val="640"/>
                  <w:marRight w:val="0"/>
                  <w:marTop w:val="0"/>
                  <w:marBottom w:val="0"/>
                  <w:divBdr>
                    <w:top w:val="none" w:sz="0" w:space="0" w:color="auto"/>
                    <w:left w:val="none" w:sz="0" w:space="0" w:color="auto"/>
                    <w:bottom w:val="none" w:sz="0" w:space="0" w:color="auto"/>
                    <w:right w:val="none" w:sz="0" w:space="0" w:color="auto"/>
                  </w:divBdr>
                </w:div>
                <w:div w:id="802582250">
                  <w:marLeft w:val="640"/>
                  <w:marRight w:val="0"/>
                  <w:marTop w:val="0"/>
                  <w:marBottom w:val="0"/>
                  <w:divBdr>
                    <w:top w:val="none" w:sz="0" w:space="0" w:color="auto"/>
                    <w:left w:val="none" w:sz="0" w:space="0" w:color="auto"/>
                    <w:bottom w:val="none" w:sz="0" w:space="0" w:color="auto"/>
                    <w:right w:val="none" w:sz="0" w:space="0" w:color="auto"/>
                  </w:divBdr>
                </w:div>
                <w:div w:id="827400713">
                  <w:marLeft w:val="640"/>
                  <w:marRight w:val="0"/>
                  <w:marTop w:val="0"/>
                  <w:marBottom w:val="0"/>
                  <w:divBdr>
                    <w:top w:val="none" w:sz="0" w:space="0" w:color="auto"/>
                    <w:left w:val="none" w:sz="0" w:space="0" w:color="auto"/>
                    <w:bottom w:val="none" w:sz="0" w:space="0" w:color="auto"/>
                    <w:right w:val="none" w:sz="0" w:space="0" w:color="auto"/>
                  </w:divBdr>
                </w:div>
                <w:div w:id="840388662">
                  <w:marLeft w:val="640"/>
                  <w:marRight w:val="0"/>
                  <w:marTop w:val="0"/>
                  <w:marBottom w:val="0"/>
                  <w:divBdr>
                    <w:top w:val="none" w:sz="0" w:space="0" w:color="auto"/>
                    <w:left w:val="none" w:sz="0" w:space="0" w:color="auto"/>
                    <w:bottom w:val="none" w:sz="0" w:space="0" w:color="auto"/>
                    <w:right w:val="none" w:sz="0" w:space="0" w:color="auto"/>
                  </w:divBdr>
                </w:div>
                <w:div w:id="864515978">
                  <w:marLeft w:val="640"/>
                  <w:marRight w:val="0"/>
                  <w:marTop w:val="0"/>
                  <w:marBottom w:val="0"/>
                  <w:divBdr>
                    <w:top w:val="none" w:sz="0" w:space="0" w:color="auto"/>
                    <w:left w:val="none" w:sz="0" w:space="0" w:color="auto"/>
                    <w:bottom w:val="none" w:sz="0" w:space="0" w:color="auto"/>
                    <w:right w:val="none" w:sz="0" w:space="0" w:color="auto"/>
                  </w:divBdr>
                </w:div>
                <w:div w:id="873352232">
                  <w:marLeft w:val="640"/>
                  <w:marRight w:val="0"/>
                  <w:marTop w:val="0"/>
                  <w:marBottom w:val="0"/>
                  <w:divBdr>
                    <w:top w:val="none" w:sz="0" w:space="0" w:color="auto"/>
                    <w:left w:val="none" w:sz="0" w:space="0" w:color="auto"/>
                    <w:bottom w:val="none" w:sz="0" w:space="0" w:color="auto"/>
                    <w:right w:val="none" w:sz="0" w:space="0" w:color="auto"/>
                  </w:divBdr>
                </w:div>
                <w:div w:id="908884874">
                  <w:marLeft w:val="640"/>
                  <w:marRight w:val="0"/>
                  <w:marTop w:val="0"/>
                  <w:marBottom w:val="0"/>
                  <w:divBdr>
                    <w:top w:val="none" w:sz="0" w:space="0" w:color="auto"/>
                    <w:left w:val="none" w:sz="0" w:space="0" w:color="auto"/>
                    <w:bottom w:val="none" w:sz="0" w:space="0" w:color="auto"/>
                    <w:right w:val="none" w:sz="0" w:space="0" w:color="auto"/>
                  </w:divBdr>
                </w:div>
                <w:div w:id="945845861">
                  <w:marLeft w:val="640"/>
                  <w:marRight w:val="0"/>
                  <w:marTop w:val="0"/>
                  <w:marBottom w:val="0"/>
                  <w:divBdr>
                    <w:top w:val="none" w:sz="0" w:space="0" w:color="auto"/>
                    <w:left w:val="none" w:sz="0" w:space="0" w:color="auto"/>
                    <w:bottom w:val="none" w:sz="0" w:space="0" w:color="auto"/>
                    <w:right w:val="none" w:sz="0" w:space="0" w:color="auto"/>
                  </w:divBdr>
                </w:div>
                <w:div w:id="947470592">
                  <w:marLeft w:val="640"/>
                  <w:marRight w:val="0"/>
                  <w:marTop w:val="0"/>
                  <w:marBottom w:val="0"/>
                  <w:divBdr>
                    <w:top w:val="none" w:sz="0" w:space="0" w:color="auto"/>
                    <w:left w:val="none" w:sz="0" w:space="0" w:color="auto"/>
                    <w:bottom w:val="none" w:sz="0" w:space="0" w:color="auto"/>
                    <w:right w:val="none" w:sz="0" w:space="0" w:color="auto"/>
                  </w:divBdr>
                </w:div>
                <w:div w:id="998846182">
                  <w:marLeft w:val="640"/>
                  <w:marRight w:val="0"/>
                  <w:marTop w:val="0"/>
                  <w:marBottom w:val="0"/>
                  <w:divBdr>
                    <w:top w:val="none" w:sz="0" w:space="0" w:color="auto"/>
                    <w:left w:val="none" w:sz="0" w:space="0" w:color="auto"/>
                    <w:bottom w:val="none" w:sz="0" w:space="0" w:color="auto"/>
                    <w:right w:val="none" w:sz="0" w:space="0" w:color="auto"/>
                  </w:divBdr>
                </w:div>
                <w:div w:id="1002195344">
                  <w:marLeft w:val="640"/>
                  <w:marRight w:val="0"/>
                  <w:marTop w:val="0"/>
                  <w:marBottom w:val="0"/>
                  <w:divBdr>
                    <w:top w:val="none" w:sz="0" w:space="0" w:color="auto"/>
                    <w:left w:val="none" w:sz="0" w:space="0" w:color="auto"/>
                    <w:bottom w:val="none" w:sz="0" w:space="0" w:color="auto"/>
                    <w:right w:val="none" w:sz="0" w:space="0" w:color="auto"/>
                  </w:divBdr>
                </w:div>
                <w:div w:id="1042366550">
                  <w:marLeft w:val="640"/>
                  <w:marRight w:val="0"/>
                  <w:marTop w:val="0"/>
                  <w:marBottom w:val="0"/>
                  <w:divBdr>
                    <w:top w:val="none" w:sz="0" w:space="0" w:color="auto"/>
                    <w:left w:val="none" w:sz="0" w:space="0" w:color="auto"/>
                    <w:bottom w:val="none" w:sz="0" w:space="0" w:color="auto"/>
                    <w:right w:val="none" w:sz="0" w:space="0" w:color="auto"/>
                  </w:divBdr>
                </w:div>
                <w:div w:id="1056318262">
                  <w:marLeft w:val="640"/>
                  <w:marRight w:val="0"/>
                  <w:marTop w:val="0"/>
                  <w:marBottom w:val="0"/>
                  <w:divBdr>
                    <w:top w:val="none" w:sz="0" w:space="0" w:color="auto"/>
                    <w:left w:val="none" w:sz="0" w:space="0" w:color="auto"/>
                    <w:bottom w:val="none" w:sz="0" w:space="0" w:color="auto"/>
                    <w:right w:val="none" w:sz="0" w:space="0" w:color="auto"/>
                  </w:divBdr>
                </w:div>
                <w:div w:id="1070006766">
                  <w:marLeft w:val="640"/>
                  <w:marRight w:val="0"/>
                  <w:marTop w:val="0"/>
                  <w:marBottom w:val="0"/>
                  <w:divBdr>
                    <w:top w:val="none" w:sz="0" w:space="0" w:color="auto"/>
                    <w:left w:val="none" w:sz="0" w:space="0" w:color="auto"/>
                    <w:bottom w:val="none" w:sz="0" w:space="0" w:color="auto"/>
                    <w:right w:val="none" w:sz="0" w:space="0" w:color="auto"/>
                  </w:divBdr>
                </w:div>
                <w:div w:id="1083725399">
                  <w:marLeft w:val="640"/>
                  <w:marRight w:val="0"/>
                  <w:marTop w:val="0"/>
                  <w:marBottom w:val="0"/>
                  <w:divBdr>
                    <w:top w:val="none" w:sz="0" w:space="0" w:color="auto"/>
                    <w:left w:val="none" w:sz="0" w:space="0" w:color="auto"/>
                    <w:bottom w:val="none" w:sz="0" w:space="0" w:color="auto"/>
                    <w:right w:val="none" w:sz="0" w:space="0" w:color="auto"/>
                  </w:divBdr>
                </w:div>
                <w:div w:id="1103838684">
                  <w:marLeft w:val="640"/>
                  <w:marRight w:val="0"/>
                  <w:marTop w:val="0"/>
                  <w:marBottom w:val="0"/>
                  <w:divBdr>
                    <w:top w:val="none" w:sz="0" w:space="0" w:color="auto"/>
                    <w:left w:val="none" w:sz="0" w:space="0" w:color="auto"/>
                    <w:bottom w:val="none" w:sz="0" w:space="0" w:color="auto"/>
                    <w:right w:val="none" w:sz="0" w:space="0" w:color="auto"/>
                  </w:divBdr>
                </w:div>
                <w:div w:id="1158574025">
                  <w:marLeft w:val="640"/>
                  <w:marRight w:val="0"/>
                  <w:marTop w:val="0"/>
                  <w:marBottom w:val="0"/>
                  <w:divBdr>
                    <w:top w:val="none" w:sz="0" w:space="0" w:color="auto"/>
                    <w:left w:val="none" w:sz="0" w:space="0" w:color="auto"/>
                    <w:bottom w:val="none" w:sz="0" w:space="0" w:color="auto"/>
                    <w:right w:val="none" w:sz="0" w:space="0" w:color="auto"/>
                  </w:divBdr>
                </w:div>
                <w:div w:id="1188832129">
                  <w:marLeft w:val="640"/>
                  <w:marRight w:val="0"/>
                  <w:marTop w:val="0"/>
                  <w:marBottom w:val="0"/>
                  <w:divBdr>
                    <w:top w:val="none" w:sz="0" w:space="0" w:color="auto"/>
                    <w:left w:val="none" w:sz="0" w:space="0" w:color="auto"/>
                    <w:bottom w:val="none" w:sz="0" w:space="0" w:color="auto"/>
                    <w:right w:val="none" w:sz="0" w:space="0" w:color="auto"/>
                  </w:divBdr>
                </w:div>
                <w:div w:id="1261261085">
                  <w:marLeft w:val="640"/>
                  <w:marRight w:val="0"/>
                  <w:marTop w:val="0"/>
                  <w:marBottom w:val="0"/>
                  <w:divBdr>
                    <w:top w:val="none" w:sz="0" w:space="0" w:color="auto"/>
                    <w:left w:val="none" w:sz="0" w:space="0" w:color="auto"/>
                    <w:bottom w:val="none" w:sz="0" w:space="0" w:color="auto"/>
                    <w:right w:val="none" w:sz="0" w:space="0" w:color="auto"/>
                  </w:divBdr>
                </w:div>
                <w:div w:id="1267083637">
                  <w:marLeft w:val="640"/>
                  <w:marRight w:val="0"/>
                  <w:marTop w:val="0"/>
                  <w:marBottom w:val="0"/>
                  <w:divBdr>
                    <w:top w:val="none" w:sz="0" w:space="0" w:color="auto"/>
                    <w:left w:val="none" w:sz="0" w:space="0" w:color="auto"/>
                    <w:bottom w:val="none" w:sz="0" w:space="0" w:color="auto"/>
                    <w:right w:val="none" w:sz="0" w:space="0" w:color="auto"/>
                  </w:divBdr>
                </w:div>
                <w:div w:id="1290933404">
                  <w:marLeft w:val="640"/>
                  <w:marRight w:val="0"/>
                  <w:marTop w:val="0"/>
                  <w:marBottom w:val="0"/>
                  <w:divBdr>
                    <w:top w:val="none" w:sz="0" w:space="0" w:color="auto"/>
                    <w:left w:val="none" w:sz="0" w:space="0" w:color="auto"/>
                    <w:bottom w:val="none" w:sz="0" w:space="0" w:color="auto"/>
                    <w:right w:val="none" w:sz="0" w:space="0" w:color="auto"/>
                  </w:divBdr>
                </w:div>
                <w:div w:id="1293092122">
                  <w:marLeft w:val="640"/>
                  <w:marRight w:val="0"/>
                  <w:marTop w:val="0"/>
                  <w:marBottom w:val="0"/>
                  <w:divBdr>
                    <w:top w:val="none" w:sz="0" w:space="0" w:color="auto"/>
                    <w:left w:val="none" w:sz="0" w:space="0" w:color="auto"/>
                    <w:bottom w:val="none" w:sz="0" w:space="0" w:color="auto"/>
                    <w:right w:val="none" w:sz="0" w:space="0" w:color="auto"/>
                  </w:divBdr>
                </w:div>
                <w:div w:id="1307933520">
                  <w:marLeft w:val="640"/>
                  <w:marRight w:val="0"/>
                  <w:marTop w:val="0"/>
                  <w:marBottom w:val="0"/>
                  <w:divBdr>
                    <w:top w:val="none" w:sz="0" w:space="0" w:color="auto"/>
                    <w:left w:val="none" w:sz="0" w:space="0" w:color="auto"/>
                    <w:bottom w:val="none" w:sz="0" w:space="0" w:color="auto"/>
                    <w:right w:val="none" w:sz="0" w:space="0" w:color="auto"/>
                  </w:divBdr>
                </w:div>
                <w:div w:id="1337000110">
                  <w:marLeft w:val="640"/>
                  <w:marRight w:val="0"/>
                  <w:marTop w:val="0"/>
                  <w:marBottom w:val="0"/>
                  <w:divBdr>
                    <w:top w:val="none" w:sz="0" w:space="0" w:color="auto"/>
                    <w:left w:val="none" w:sz="0" w:space="0" w:color="auto"/>
                    <w:bottom w:val="none" w:sz="0" w:space="0" w:color="auto"/>
                    <w:right w:val="none" w:sz="0" w:space="0" w:color="auto"/>
                  </w:divBdr>
                </w:div>
                <w:div w:id="1337151238">
                  <w:marLeft w:val="640"/>
                  <w:marRight w:val="0"/>
                  <w:marTop w:val="0"/>
                  <w:marBottom w:val="0"/>
                  <w:divBdr>
                    <w:top w:val="none" w:sz="0" w:space="0" w:color="auto"/>
                    <w:left w:val="none" w:sz="0" w:space="0" w:color="auto"/>
                    <w:bottom w:val="none" w:sz="0" w:space="0" w:color="auto"/>
                    <w:right w:val="none" w:sz="0" w:space="0" w:color="auto"/>
                  </w:divBdr>
                </w:div>
                <w:div w:id="1421098139">
                  <w:marLeft w:val="640"/>
                  <w:marRight w:val="0"/>
                  <w:marTop w:val="0"/>
                  <w:marBottom w:val="0"/>
                  <w:divBdr>
                    <w:top w:val="none" w:sz="0" w:space="0" w:color="auto"/>
                    <w:left w:val="none" w:sz="0" w:space="0" w:color="auto"/>
                    <w:bottom w:val="none" w:sz="0" w:space="0" w:color="auto"/>
                    <w:right w:val="none" w:sz="0" w:space="0" w:color="auto"/>
                  </w:divBdr>
                </w:div>
                <w:div w:id="1434207290">
                  <w:marLeft w:val="640"/>
                  <w:marRight w:val="0"/>
                  <w:marTop w:val="0"/>
                  <w:marBottom w:val="0"/>
                  <w:divBdr>
                    <w:top w:val="none" w:sz="0" w:space="0" w:color="auto"/>
                    <w:left w:val="none" w:sz="0" w:space="0" w:color="auto"/>
                    <w:bottom w:val="none" w:sz="0" w:space="0" w:color="auto"/>
                    <w:right w:val="none" w:sz="0" w:space="0" w:color="auto"/>
                  </w:divBdr>
                </w:div>
                <w:div w:id="1573005313">
                  <w:marLeft w:val="640"/>
                  <w:marRight w:val="0"/>
                  <w:marTop w:val="0"/>
                  <w:marBottom w:val="0"/>
                  <w:divBdr>
                    <w:top w:val="none" w:sz="0" w:space="0" w:color="auto"/>
                    <w:left w:val="none" w:sz="0" w:space="0" w:color="auto"/>
                    <w:bottom w:val="none" w:sz="0" w:space="0" w:color="auto"/>
                    <w:right w:val="none" w:sz="0" w:space="0" w:color="auto"/>
                  </w:divBdr>
                </w:div>
                <w:div w:id="1576937275">
                  <w:marLeft w:val="640"/>
                  <w:marRight w:val="0"/>
                  <w:marTop w:val="0"/>
                  <w:marBottom w:val="0"/>
                  <w:divBdr>
                    <w:top w:val="none" w:sz="0" w:space="0" w:color="auto"/>
                    <w:left w:val="none" w:sz="0" w:space="0" w:color="auto"/>
                    <w:bottom w:val="none" w:sz="0" w:space="0" w:color="auto"/>
                    <w:right w:val="none" w:sz="0" w:space="0" w:color="auto"/>
                  </w:divBdr>
                </w:div>
                <w:div w:id="1580597790">
                  <w:marLeft w:val="640"/>
                  <w:marRight w:val="0"/>
                  <w:marTop w:val="0"/>
                  <w:marBottom w:val="0"/>
                  <w:divBdr>
                    <w:top w:val="none" w:sz="0" w:space="0" w:color="auto"/>
                    <w:left w:val="none" w:sz="0" w:space="0" w:color="auto"/>
                    <w:bottom w:val="none" w:sz="0" w:space="0" w:color="auto"/>
                    <w:right w:val="none" w:sz="0" w:space="0" w:color="auto"/>
                  </w:divBdr>
                </w:div>
                <w:div w:id="1592541756">
                  <w:marLeft w:val="640"/>
                  <w:marRight w:val="0"/>
                  <w:marTop w:val="0"/>
                  <w:marBottom w:val="0"/>
                  <w:divBdr>
                    <w:top w:val="none" w:sz="0" w:space="0" w:color="auto"/>
                    <w:left w:val="none" w:sz="0" w:space="0" w:color="auto"/>
                    <w:bottom w:val="none" w:sz="0" w:space="0" w:color="auto"/>
                    <w:right w:val="none" w:sz="0" w:space="0" w:color="auto"/>
                  </w:divBdr>
                </w:div>
                <w:div w:id="1608346266">
                  <w:marLeft w:val="640"/>
                  <w:marRight w:val="0"/>
                  <w:marTop w:val="0"/>
                  <w:marBottom w:val="0"/>
                  <w:divBdr>
                    <w:top w:val="none" w:sz="0" w:space="0" w:color="auto"/>
                    <w:left w:val="none" w:sz="0" w:space="0" w:color="auto"/>
                    <w:bottom w:val="none" w:sz="0" w:space="0" w:color="auto"/>
                    <w:right w:val="none" w:sz="0" w:space="0" w:color="auto"/>
                  </w:divBdr>
                </w:div>
                <w:div w:id="1658804875">
                  <w:marLeft w:val="640"/>
                  <w:marRight w:val="0"/>
                  <w:marTop w:val="0"/>
                  <w:marBottom w:val="0"/>
                  <w:divBdr>
                    <w:top w:val="none" w:sz="0" w:space="0" w:color="auto"/>
                    <w:left w:val="none" w:sz="0" w:space="0" w:color="auto"/>
                    <w:bottom w:val="none" w:sz="0" w:space="0" w:color="auto"/>
                    <w:right w:val="none" w:sz="0" w:space="0" w:color="auto"/>
                  </w:divBdr>
                </w:div>
                <w:div w:id="1694762666">
                  <w:marLeft w:val="640"/>
                  <w:marRight w:val="0"/>
                  <w:marTop w:val="0"/>
                  <w:marBottom w:val="0"/>
                  <w:divBdr>
                    <w:top w:val="none" w:sz="0" w:space="0" w:color="auto"/>
                    <w:left w:val="none" w:sz="0" w:space="0" w:color="auto"/>
                    <w:bottom w:val="none" w:sz="0" w:space="0" w:color="auto"/>
                    <w:right w:val="none" w:sz="0" w:space="0" w:color="auto"/>
                  </w:divBdr>
                </w:div>
                <w:div w:id="1735931441">
                  <w:marLeft w:val="640"/>
                  <w:marRight w:val="0"/>
                  <w:marTop w:val="0"/>
                  <w:marBottom w:val="0"/>
                  <w:divBdr>
                    <w:top w:val="none" w:sz="0" w:space="0" w:color="auto"/>
                    <w:left w:val="none" w:sz="0" w:space="0" w:color="auto"/>
                    <w:bottom w:val="none" w:sz="0" w:space="0" w:color="auto"/>
                    <w:right w:val="none" w:sz="0" w:space="0" w:color="auto"/>
                  </w:divBdr>
                </w:div>
                <w:div w:id="1793283328">
                  <w:marLeft w:val="640"/>
                  <w:marRight w:val="0"/>
                  <w:marTop w:val="0"/>
                  <w:marBottom w:val="0"/>
                  <w:divBdr>
                    <w:top w:val="none" w:sz="0" w:space="0" w:color="auto"/>
                    <w:left w:val="none" w:sz="0" w:space="0" w:color="auto"/>
                    <w:bottom w:val="none" w:sz="0" w:space="0" w:color="auto"/>
                    <w:right w:val="none" w:sz="0" w:space="0" w:color="auto"/>
                  </w:divBdr>
                </w:div>
                <w:div w:id="1820145175">
                  <w:marLeft w:val="640"/>
                  <w:marRight w:val="0"/>
                  <w:marTop w:val="0"/>
                  <w:marBottom w:val="0"/>
                  <w:divBdr>
                    <w:top w:val="none" w:sz="0" w:space="0" w:color="auto"/>
                    <w:left w:val="none" w:sz="0" w:space="0" w:color="auto"/>
                    <w:bottom w:val="none" w:sz="0" w:space="0" w:color="auto"/>
                    <w:right w:val="none" w:sz="0" w:space="0" w:color="auto"/>
                  </w:divBdr>
                </w:div>
                <w:div w:id="1869830770">
                  <w:marLeft w:val="640"/>
                  <w:marRight w:val="0"/>
                  <w:marTop w:val="0"/>
                  <w:marBottom w:val="0"/>
                  <w:divBdr>
                    <w:top w:val="none" w:sz="0" w:space="0" w:color="auto"/>
                    <w:left w:val="none" w:sz="0" w:space="0" w:color="auto"/>
                    <w:bottom w:val="none" w:sz="0" w:space="0" w:color="auto"/>
                    <w:right w:val="none" w:sz="0" w:space="0" w:color="auto"/>
                  </w:divBdr>
                </w:div>
                <w:div w:id="1926187343">
                  <w:marLeft w:val="640"/>
                  <w:marRight w:val="0"/>
                  <w:marTop w:val="0"/>
                  <w:marBottom w:val="0"/>
                  <w:divBdr>
                    <w:top w:val="none" w:sz="0" w:space="0" w:color="auto"/>
                    <w:left w:val="none" w:sz="0" w:space="0" w:color="auto"/>
                    <w:bottom w:val="none" w:sz="0" w:space="0" w:color="auto"/>
                    <w:right w:val="none" w:sz="0" w:space="0" w:color="auto"/>
                  </w:divBdr>
                </w:div>
                <w:div w:id="1926379775">
                  <w:marLeft w:val="640"/>
                  <w:marRight w:val="0"/>
                  <w:marTop w:val="0"/>
                  <w:marBottom w:val="0"/>
                  <w:divBdr>
                    <w:top w:val="none" w:sz="0" w:space="0" w:color="auto"/>
                    <w:left w:val="none" w:sz="0" w:space="0" w:color="auto"/>
                    <w:bottom w:val="none" w:sz="0" w:space="0" w:color="auto"/>
                    <w:right w:val="none" w:sz="0" w:space="0" w:color="auto"/>
                  </w:divBdr>
                </w:div>
                <w:div w:id="1928809390">
                  <w:marLeft w:val="640"/>
                  <w:marRight w:val="0"/>
                  <w:marTop w:val="0"/>
                  <w:marBottom w:val="0"/>
                  <w:divBdr>
                    <w:top w:val="none" w:sz="0" w:space="0" w:color="auto"/>
                    <w:left w:val="none" w:sz="0" w:space="0" w:color="auto"/>
                    <w:bottom w:val="none" w:sz="0" w:space="0" w:color="auto"/>
                    <w:right w:val="none" w:sz="0" w:space="0" w:color="auto"/>
                  </w:divBdr>
                </w:div>
                <w:div w:id="1955860995">
                  <w:marLeft w:val="640"/>
                  <w:marRight w:val="0"/>
                  <w:marTop w:val="0"/>
                  <w:marBottom w:val="0"/>
                  <w:divBdr>
                    <w:top w:val="none" w:sz="0" w:space="0" w:color="auto"/>
                    <w:left w:val="none" w:sz="0" w:space="0" w:color="auto"/>
                    <w:bottom w:val="none" w:sz="0" w:space="0" w:color="auto"/>
                    <w:right w:val="none" w:sz="0" w:space="0" w:color="auto"/>
                  </w:divBdr>
                </w:div>
                <w:div w:id="1963922911">
                  <w:marLeft w:val="640"/>
                  <w:marRight w:val="0"/>
                  <w:marTop w:val="0"/>
                  <w:marBottom w:val="0"/>
                  <w:divBdr>
                    <w:top w:val="none" w:sz="0" w:space="0" w:color="auto"/>
                    <w:left w:val="none" w:sz="0" w:space="0" w:color="auto"/>
                    <w:bottom w:val="none" w:sz="0" w:space="0" w:color="auto"/>
                    <w:right w:val="none" w:sz="0" w:space="0" w:color="auto"/>
                  </w:divBdr>
                </w:div>
                <w:div w:id="1996757859">
                  <w:marLeft w:val="640"/>
                  <w:marRight w:val="0"/>
                  <w:marTop w:val="0"/>
                  <w:marBottom w:val="0"/>
                  <w:divBdr>
                    <w:top w:val="none" w:sz="0" w:space="0" w:color="auto"/>
                    <w:left w:val="none" w:sz="0" w:space="0" w:color="auto"/>
                    <w:bottom w:val="none" w:sz="0" w:space="0" w:color="auto"/>
                    <w:right w:val="none" w:sz="0" w:space="0" w:color="auto"/>
                  </w:divBdr>
                </w:div>
                <w:div w:id="2020619813">
                  <w:marLeft w:val="640"/>
                  <w:marRight w:val="0"/>
                  <w:marTop w:val="0"/>
                  <w:marBottom w:val="0"/>
                  <w:divBdr>
                    <w:top w:val="none" w:sz="0" w:space="0" w:color="auto"/>
                    <w:left w:val="none" w:sz="0" w:space="0" w:color="auto"/>
                    <w:bottom w:val="none" w:sz="0" w:space="0" w:color="auto"/>
                    <w:right w:val="none" w:sz="0" w:space="0" w:color="auto"/>
                  </w:divBdr>
                </w:div>
                <w:div w:id="2060014556">
                  <w:marLeft w:val="640"/>
                  <w:marRight w:val="0"/>
                  <w:marTop w:val="0"/>
                  <w:marBottom w:val="0"/>
                  <w:divBdr>
                    <w:top w:val="none" w:sz="0" w:space="0" w:color="auto"/>
                    <w:left w:val="none" w:sz="0" w:space="0" w:color="auto"/>
                    <w:bottom w:val="none" w:sz="0" w:space="0" w:color="auto"/>
                    <w:right w:val="none" w:sz="0" w:space="0" w:color="auto"/>
                  </w:divBdr>
                </w:div>
                <w:div w:id="2116318533">
                  <w:marLeft w:val="640"/>
                  <w:marRight w:val="0"/>
                  <w:marTop w:val="0"/>
                  <w:marBottom w:val="0"/>
                  <w:divBdr>
                    <w:top w:val="none" w:sz="0" w:space="0" w:color="auto"/>
                    <w:left w:val="none" w:sz="0" w:space="0" w:color="auto"/>
                    <w:bottom w:val="none" w:sz="0" w:space="0" w:color="auto"/>
                    <w:right w:val="none" w:sz="0" w:space="0" w:color="auto"/>
                  </w:divBdr>
                </w:div>
                <w:div w:id="2117093845">
                  <w:marLeft w:val="640"/>
                  <w:marRight w:val="0"/>
                  <w:marTop w:val="0"/>
                  <w:marBottom w:val="0"/>
                  <w:divBdr>
                    <w:top w:val="none" w:sz="0" w:space="0" w:color="auto"/>
                    <w:left w:val="none" w:sz="0" w:space="0" w:color="auto"/>
                    <w:bottom w:val="none" w:sz="0" w:space="0" w:color="auto"/>
                    <w:right w:val="none" w:sz="0" w:space="0" w:color="auto"/>
                  </w:divBdr>
                </w:div>
              </w:divsChild>
            </w:div>
            <w:div w:id="994339205">
              <w:marLeft w:val="0"/>
              <w:marRight w:val="0"/>
              <w:marTop w:val="0"/>
              <w:marBottom w:val="0"/>
              <w:divBdr>
                <w:top w:val="none" w:sz="0" w:space="0" w:color="auto"/>
                <w:left w:val="none" w:sz="0" w:space="0" w:color="auto"/>
                <w:bottom w:val="none" w:sz="0" w:space="0" w:color="auto"/>
                <w:right w:val="none" w:sz="0" w:space="0" w:color="auto"/>
              </w:divBdr>
              <w:divsChild>
                <w:div w:id="62872126">
                  <w:marLeft w:val="640"/>
                  <w:marRight w:val="0"/>
                  <w:marTop w:val="0"/>
                  <w:marBottom w:val="0"/>
                  <w:divBdr>
                    <w:top w:val="none" w:sz="0" w:space="0" w:color="auto"/>
                    <w:left w:val="none" w:sz="0" w:space="0" w:color="auto"/>
                    <w:bottom w:val="none" w:sz="0" w:space="0" w:color="auto"/>
                    <w:right w:val="none" w:sz="0" w:space="0" w:color="auto"/>
                  </w:divBdr>
                </w:div>
                <w:div w:id="66344697">
                  <w:marLeft w:val="640"/>
                  <w:marRight w:val="0"/>
                  <w:marTop w:val="0"/>
                  <w:marBottom w:val="0"/>
                  <w:divBdr>
                    <w:top w:val="none" w:sz="0" w:space="0" w:color="auto"/>
                    <w:left w:val="none" w:sz="0" w:space="0" w:color="auto"/>
                    <w:bottom w:val="none" w:sz="0" w:space="0" w:color="auto"/>
                    <w:right w:val="none" w:sz="0" w:space="0" w:color="auto"/>
                  </w:divBdr>
                </w:div>
                <w:div w:id="116917219">
                  <w:marLeft w:val="640"/>
                  <w:marRight w:val="0"/>
                  <w:marTop w:val="0"/>
                  <w:marBottom w:val="0"/>
                  <w:divBdr>
                    <w:top w:val="none" w:sz="0" w:space="0" w:color="auto"/>
                    <w:left w:val="none" w:sz="0" w:space="0" w:color="auto"/>
                    <w:bottom w:val="none" w:sz="0" w:space="0" w:color="auto"/>
                    <w:right w:val="none" w:sz="0" w:space="0" w:color="auto"/>
                  </w:divBdr>
                </w:div>
                <w:div w:id="118501597">
                  <w:marLeft w:val="640"/>
                  <w:marRight w:val="0"/>
                  <w:marTop w:val="0"/>
                  <w:marBottom w:val="0"/>
                  <w:divBdr>
                    <w:top w:val="none" w:sz="0" w:space="0" w:color="auto"/>
                    <w:left w:val="none" w:sz="0" w:space="0" w:color="auto"/>
                    <w:bottom w:val="none" w:sz="0" w:space="0" w:color="auto"/>
                    <w:right w:val="none" w:sz="0" w:space="0" w:color="auto"/>
                  </w:divBdr>
                </w:div>
                <w:div w:id="283538513">
                  <w:marLeft w:val="640"/>
                  <w:marRight w:val="0"/>
                  <w:marTop w:val="0"/>
                  <w:marBottom w:val="0"/>
                  <w:divBdr>
                    <w:top w:val="none" w:sz="0" w:space="0" w:color="auto"/>
                    <w:left w:val="none" w:sz="0" w:space="0" w:color="auto"/>
                    <w:bottom w:val="none" w:sz="0" w:space="0" w:color="auto"/>
                    <w:right w:val="none" w:sz="0" w:space="0" w:color="auto"/>
                  </w:divBdr>
                </w:div>
                <w:div w:id="365376258">
                  <w:marLeft w:val="640"/>
                  <w:marRight w:val="0"/>
                  <w:marTop w:val="0"/>
                  <w:marBottom w:val="0"/>
                  <w:divBdr>
                    <w:top w:val="none" w:sz="0" w:space="0" w:color="auto"/>
                    <w:left w:val="none" w:sz="0" w:space="0" w:color="auto"/>
                    <w:bottom w:val="none" w:sz="0" w:space="0" w:color="auto"/>
                    <w:right w:val="none" w:sz="0" w:space="0" w:color="auto"/>
                  </w:divBdr>
                </w:div>
                <w:div w:id="401954460">
                  <w:marLeft w:val="640"/>
                  <w:marRight w:val="0"/>
                  <w:marTop w:val="0"/>
                  <w:marBottom w:val="0"/>
                  <w:divBdr>
                    <w:top w:val="none" w:sz="0" w:space="0" w:color="auto"/>
                    <w:left w:val="none" w:sz="0" w:space="0" w:color="auto"/>
                    <w:bottom w:val="none" w:sz="0" w:space="0" w:color="auto"/>
                    <w:right w:val="none" w:sz="0" w:space="0" w:color="auto"/>
                  </w:divBdr>
                </w:div>
                <w:div w:id="431123289">
                  <w:marLeft w:val="640"/>
                  <w:marRight w:val="0"/>
                  <w:marTop w:val="0"/>
                  <w:marBottom w:val="0"/>
                  <w:divBdr>
                    <w:top w:val="none" w:sz="0" w:space="0" w:color="auto"/>
                    <w:left w:val="none" w:sz="0" w:space="0" w:color="auto"/>
                    <w:bottom w:val="none" w:sz="0" w:space="0" w:color="auto"/>
                    <w:right w:val="none" w:sz="0" w:space="0" w:color="auto"/>
                  </w:divBdr>
                </w:div>
                <w:div w:id="484245721">
                  <w:marLeft w:val="640"/>
                  <w:marRight w:val="0"/>
                  <w:marTop w:val="0"/>
                  <w:marBottom w:val="0"/>
                  <w:divBdr>
                    <w:top w:val="none" w:sz="0" w:space="0" w:color="auto"/>
                    <w:left w:val="none" w:sz="0" w:space="0" w:color="auto"/>
                    <w:bottom w:val="none" w:sz="0" w:space="0" w:color="auto"/>
                    <w:right w:val="none" w:sz="0" w:space="0" w:color="auto"/>
                  </w:divBdr>
                </w:div>
                <w:div w:id="493490765">
                  <w:marLeft w:val="640"/>
                  <w:marRight w:val="0"/>
                  <w:marTop w:val="0"/>
                  <w:marBottom w:val="0"/>
                  <w:divBdr>
                    <w:top w:val="none" w:sz="0" w:space="0" w:color="auto"/>
                    <w:left w:val="none" w:sz="0" w:space="0" w:color="auto"/>
                    <w:bottom w:val="none" w:sz="0" w:space="0" w:color="auto"/>
                    <w:right w:val="none" w:sz="0" w:space="0" w:color="auto"/>
                  </w:divBdr>
                </w:div>
                <w:div w:id="508980608">
                  <w:marLeft w:val="640"/>
                  <w:marRight w:val="0"/>
                  <w:marTop w:val="0"/>
                  <w:marBottom w:val="0"/>
                  <w:divBdr>
                    <w:top w:val="none" w:sz="0" w:space="0" w:color="auto"/>
                    <w:left w:val="none" w:sz="0" w:space="0" w:color="auto"/>
                    <w:bottom w:val="none" w:sz="0" w:space="0" w:color="auto"/>
                    <w:right w:val="none" w:sz="0" w:space="0" w:color="auto"/>
                  </w:divBdr>
                </w:div>
                <w:div w:id="556278745">
                  <w:marLeft w:val="640"/>
                  <w:marRight w:val="0"/>
                  <w:marTop w:val="0"/>
                  <w:marBottom w:val="0"/>
                  <w:divBdr>
                    <w:top w:val="none" w:sz="0" w:space="0" w:color="auto"/>
                    <w:left w:val="none" w:sz="0" w:space="0" w:color="auto"/>
                    <w:bottom w:val="none" w:sz="0" w:space="0" w:color="auto"/>
                    <w:right w:val="none" w:sz="0" w:space="0" w:color="auto"/>
                  </w:divBdr>
                </w:div>
                <w:div w:id="587277025">
                  <w:marLeft w:val="640"/>
                  <w:marRight w:val="0"/>
                  <w:marTop w:val="0"/>
                  <w:marBottom w:val="0"/>
                  <w:divBdr>
                    <w:top w:val="none" w:sz="0" w:space="0" w:color="auto"/>
                    <w:left w:val="none" w:sz="0" w:space="0" w:color="auto"/>
                    <w:bottom w:val="none" w:sz="0" w:space="0" w:color="auto"/>
                    <w:right w:val="none" w:sz="0" w:space="0" w:color="auto"/>
                  </w:divBdr>
                </w:div>
                <w:div w:id="604729635">
                  <w:marLeft w:val="640"/>
                  <w:marRight w:val="0"/>
                  <w:marTop w:val="0"/>
                  <w:marBottom w:val="0"/>
                  <w:divBdr>
                    <w:top w:val="none" w:sz="0" w:space="0" w:color="auto"/>
                    <w:left w:val="none" w:sz="0" w:space="0" w:color="auto"/>
                    <w:bottom w:val="none" w:sz="0" w:space="0" w:color="auto"/>
                    <w:right w:val="none" w:sz="0" w:space="0" w:color="auto"/>
                  </w:divBdr>
                </w:div>
                <w:div w:id="659964050">
                  <w:marLeft w:val="640"/>
                  <w:marRight w:val="0"/>
                  <w:marTop w:val="0"/>
                  <w:marBottom w:val="0"/>
                  <w:divBdr>
                    <w:top w:val="none" w:sz="0" w:space="0" w:color="auto"/>
                    <w:left w:val="none" w:sz="0" w:space="0" w:color="auto"/>
                    <w:bottom w:val="none" w:sz="0" w:space="0" w:color="auto"/>
                    <w:right w:val="none" w:sz="0" w:space="0" w:color="auto"/>
                  </w:divBdr>
                </w:div>
                <w:div w:id="663901431">
                  <w:marLeft w:val="640"/>
                  <w:marRight w:val="0"/>
                  <w:marTop w:val="0"/>
                  <w:marBottom w:val="0"/>
                  <w:divBdr>
                    <w:top w:val="none" w:sz="0" w:space="0" w:color="auto"/>
                    <w:left w:val="none" w:sz="0" w:space="0" w:color="auto"/>
                    <w:bottom w:val="none" w:sz="0" w:space="0" w:color="auto"/>
                    <w:right w:val="none" w:sz="0" w:space="0" w:color="auto"/>
                  </w:divBdr>
                </w:div>
                <w:div w:id="678971078">
                  <w:marLeft w:val="640"/>
                  <w:marRight w:val="0"/>
                  <w:marTop w:val="0"/>
                  <w:marBottom w:val="0"/>
                  <w:divBdr>
                    <w:top w:val="none" w:sz="0" w:space="0" w:color="auto"/>
                    <w:left w:val="none" w:sz="0" w:space="0" w:color="auto"/>
                    <w:bottom w:val="none" w:sz="0" w:space="0" w:color="auto"/>
                    <w:right w:val="none" w:sz="0" w:space="0" w:color="auto"/>
                  </w:divBdr>
                </w:div>
                <w:div w:id="709500747">
                  <w:marLeft w:val="640"/>
                  <w:marRight w:val="0"/>
                  <w:marTop w:val="0"/>
                  <w:marBottom w:val="0"/>
                  <w:divBdr>
                    <w:top w:val="none" w:sz="0" w:space="0" w:color="auto"/>
                    <w:left w:val="none" w:sz="0" w:space="0" w:color="auto"/>
                    <w:bottom w:val="none" w:sz="0" w:space="0" w:color="auto"/>
                    <w:right w:val="none" w:sz="0" w:space="0" w:color="auto"/>
                  </w:divBdr>
                </w:div>
                <w:div w:id="755248881">
                  <w:marLeft w:val="640"/>
                  <w:marRight w:val="0"/>
                  <w:marTop w:val="0"/>
                  <w:marBottom w:val="0"/>
                  <w:divBdr>
                    <w:top w:val="none" w:sz="0" w:space="0" w:color="auto"/>
                    <w:left w:val="none" w:sz="0" w:space="0" w:color="auto"/>
                    <w:bottom w:val="none" w:sz="0" w:space="0" w:color="auto"/>
                    <w:right w:val="none" w:sz="0" w:space="0" w:color="auto"/>
                  </w:divBdr>
                </w:div>
                <w:div w:id="849755023">
                  <w:marLeft w:val="640"/>
                  <w:marRight w:val="0"/>
                  <w:marTop w:val="0"/>
                  <w:marBottom w:val="0"/>
                  <w:divBdr>
                    <w:top w:val="none" w:sz="0" w:space="0" w:color="auto"/>
                    <w:left w:val="none" w:sz="0" w:space="0" w:color="auto"/>
                    <w:bottom w:val="none" w:sz="0" w:space="0" w:color="auto"/>
                    <w:right w:val="none" w:sz="0" w:space="0" w:color="auto"/>
                  </w:divBdr>
                </w:div>
                <w:div w:id="922489089">
                  <w:marLeft w:val="640"/>
                  <w:marRight w:val="0"/>
                  <w:marTop w:val="0"/>
                  <w:marBottom w:val="0"/>
                  <w:divBdr>
                    <w:top w:val="none" w:sz="0" w:space="0" w:color="auto"/>
                    <w:left w:val="none" w:sz="0" w:space="0" w:color="auto"/>
                    <w:bottom w:val="none" w:sz="0" w:space="0" w:color="auto"/>
                    <w:right w:val="none" w:sz="0" w:space="0" w:color="auto"/>
                  </w:divBdr>
                </w:div>
                <w:div w:id="933244856">
                  <w:marLeft w:val="640"/>
                  <w:marRight w:val="0"/>
                  <w:marTop w:val="0"/>
                  <w:marBottom w:val="0"/>
                  <w:divBdr>
                    <w:top w:val="none" w:sz="0" w:space="0" w:color="auto"/>
                    <w:left w:val="none" w:sz="0" w:space="0" w:color="auto"/>
                    <w:bottom w:val="none" w:sz="0" w:space="0" w:color="auto"/>
                    <w:right w:val="none" w:sz="0" w:space="0" w:color="auto"/>
                  </w:divBdr>
                </w:div>
                <w:div w:id="934942529">
                  <w:marLeft w:val="640"/>
                  <w:marRight w:val="0"/>
                  <w:marTop w:val="0"/>
                  <w:marBottom w:val="0"/>
                  <w:divBdr>
                    <w:top w:val="none" w:sz="0" w:space="0" w:color="auto"/>
                    <w:left w:val="none" w:sz="0" w:space="0" w:color="auto"/>
                    <w:bottom w:val="none" w:sz="0" w:space="0" w:color="auto"/>
                    <w:right w:val="none" w:sz="0" w:space="0" w:color="auto"/>
                  </w:divBdr>
                </w:div>
                <w:div w:id="944775267">
                  <w:marLeft w:val="640"/>
                  <w:marRight w:val="0"/>
                  <w:marTop w:val="0"/>
                  <w:marBottom w:val="0"/>
                  <w:divBdr>
                    <w:top w:val="none" w:sz="0" w:space="0" w:color="auto"/>
                    <w:left w:val="none" w:sz="0" w:space="0" w:color="auto"/>
                    <w:bottom w:val="none" w:sz="0" w:space="0" w:color="auto"/>
                    <w:right w:val="none" w:sz="0" w:space="0" w:color="auto"/>
                  </w:divBdr>
                </w:div>
                <w:div w:id="955285394">
                  <w:marLeft w:val="640"/>
                  <w:marRight w:val="0"/>
                  <w:marTop w:val="0"/>
                  <w:marBottom w:val="0"/>
                  <w:divBdr>
                    <w:top w:val="none" w:sz="0" w:space="0" w:color="auto"/>
                    <w:left w:val="none" w:sz="0" w:space="0" w:color="auto"/>
                    <w:bottom w:val="none" w:sz="0" w:space="0" w:color="auto"/>
                    <w:right w:val="none" w:sz="0" w:space="0" w:color="auto"/>
                  </w:divBdr>
                </w:div>
                <w:div w:id="958803220">
                  <w:marLeft w:val="640"/>
                  <w:marRight w:val="0"/>
                  <w:marTop w:val="0"/>
                  <w:marBottom w:val="0"/>
                  <w:divBdr>
                    <w:top w:val="none" w:sz="0" w:space="0" w:color="auto"/>
                    <w:left w:val="none" w:sz="0" w:space="0" w:color="auto"/>
                    <w:bottom w:val="none" w:sz="0" w:space="0" w:color="auto"/>
                    <w:right w:val="none" w:sz="0" w:space="0" w:color="auto"/>
                  </w:divBdr>
                </w:div>
                <w:div w:id="974065642">
                  <w:marLeft w:val="640"/>
                  <w:marRight w:val="0"/>
                  <w:marTop w:val="0"/>
                  <w:marBottom w:val="0"/>
                  <w:divBdr>
                    <w:top w:val="none" w:sz="0" w:space="0" w:color="auto"/>
                    <w:left w:val="none" w:sz="0" w:space="0" w:color="auto"/>
                    <w:bottom w:val="none" w:sz="0" w:space="0" w:color="auto"/>
                    <w:right w:val="none" w:sz="0" w:space="0" w:color="auto"/>
                  </w:divBdr>
                </w:div>
                <w:div w:id="1004674026">
                  <w:marLeft w:val="640"/>
                  <w:marRight w:val="0"/>
                  <w:marTop w:val="0"/>
                  <w:marBottom w:val="0"/>
                  <w:divBdr>
                    <w:top w:val="none" w:sz="0" w:space="0" w:color="auto"/>
                    <w:left w:val="none" w:sz="0" w:space="0" w:color="auto"/>
                    <w:bottom w:val="none" w:sz="0" w:space="0" w:color="auto"/>
                    <w:right w:val="none" w:sz="0" w:space="0" w:color="auto"/>
                  </w:divBdr>
                </w:div>
                <w:div w:id="1012028110">
                  <w:marLeft w:val="640"/>
                  <w:marRight w:val="0"/>
                  <w:marTop w:val="0"/>
                  <w:marBottom w:val="0"/>
                  <w:divBdr>
                    <w:top w:val="none" w:sz="0" w:space="0" w:color="auto"/>
                    <w:left w:val="none" w:sz="0" w:space="0" w:color="auto"/>
                    <w:bottom w:val="none" w:sz="0" w:space="0" w:color="auto"/>
                    <w:right w:val="none" w:sz="0" w:space="0" w:color="auto"/>
                  </w:divBdr>
                </w:div>
                <w:div w:id="1038236047">
                  <w:marLeft w:val="640"/>
                  <w:marRight w:val="0"/>
                  <w:marTop w:val="0"/>
                  <w:marBottom w:val="0"/>
                  <w:divBdr>
                    <w:top w:val="none" w:sz="0" w:space="0" w:color="auto"/>
                    <w:left w:val="none" w:sz="0" w:space="0" w:color="auto"/>
                    <w:bottom w:val="none" w:sz="0" w:space="0" w:color="auto"/>
                    <w:right w:val="none" w:sz="0" w:space="0" w:color="auto"/>
                  </w:divBdr>
                </w:div>
                <w:div w:id="1062412186">
                  <w:marLeft w:val="640"/>
                  <w:marRight w:val="0"/>
                  <w:marTop w:val="0"/>
                  <w:marBottom w:val="0"/>
                  <w:divBdr>
                    <w:top w:val="none" w:sz="0" w:space="0" w:color="auto"/>
                    <w:left w:val="none" w:sz="0" w:space="0" w:color="auto"/>
                    <w:bottom w:val="none" w:sz="0" w:space="0" w:color="auto"/>
                    <w:right w:val="none" w:sz="0" w:space="0" w:color="auto"/>
                  </w:divBdr>
                </w:div>
                <w:div w:id="1084765919">
                  <w:marLeft w:val="640"/>
                  <w:marRight w:val="0"/>
                  <w:marTop w:val="0"/>
                  <w:marBottom w:val="0"/>
                  <w:divBdr>
                    <w:top w:val="none" w:sz="0" w:space="0" w:color="auto"/>
                    <w:left w:val="none" w:sz="0" w:space="0" w:color="auto"/>
                    <w:bottom w:val="none" w:sz="0" w:space="0" w:color="auto"/>
                    <w:right w:val="none" w:sz="0" w:space="0" w:color="auto"/>
                  </w:divBdr>
                </w:div>
                <w:div w:id="1215770532">
                  <w:marLeft w:val="640"/>
                  <w:marRight w:val="0"/>
                  <w:marTop w:val="0"/>
                  <w:marBottom w:val="0"/>
                  <w:divBdr>
                    <w:top w:val="none" w:sz="0" w:space="0" w:color="auto"/>
                    <w:left w:val="none" w:sz="0" w:space="0" w:color="auto"/>
                    <w:bottom w:val="none" w:sz="0" w:space="0" w:color="auto"/>
                    <w:right w:val="none" w:sz="0" w:space="0" w:color="auto"/>
                  </w:divBdr>
                </w:div>
                <w:div w:id="1229803429">
                  <w:marLeft w:val="640"/>
                  <w:marRight w:val="0"/>
                  <w:marTop w:val="0"/>
                  <w:marBottom w:val="0"/>
                  <w:divBdr>
                    <w:top w:val="none" w:sz="0" w:space="0" w:color="auto"/>
                    <w:left w:val="none" w:sz="0" w:space="0" w:color="auto"/>
                    <w:bottom w:val="none" w:sz="0" w:space="0" w:color="auto"/>
                    <w:right w:val="none" w:sz="0" w:space="0" w:color="auto"/>
                  </w:divBdr>
                </w:div>
                <w:div w:id="1258708205">
                  <w:marLeft w:val="640"/>
                  <w:marRight w:val="0"/>
                  <w:marTop w:val="0"/>
                  <w:marBottom w:val="0"/>
                  <w:divBdr>
                    <w:top w:val="none" w:sz="0" w:space="0" w:color="auto"/>
                    <w:left w:val="none" w:sz="0" w:space="0" w:color="auto"/>
                    <w:bottom w:val="none" w:sz="0" w:space="0" w:color="auto"/>
                    <w:right w:val="none" w:sz="0" w:space="0" w:color="auto"/>
                  </w:divBdr>
                </w:div>
                <w:div w:id="1345547023">
                  <w:marLeft w:val="640"/>
                  <w:marRight w:val="0"/>
                  <w:marTop w:val="0"/>
                  <w:marBottom w:val="0"/>
                  <w:divBdr>
                    <w:top w:val="none" w:sz="0" w:space="0" w:color="auto"/>
                    <w:left w:val="none" w:sz="0" w:space="0" w:color="auto"/>
                    <w:bottom w:val="none" w:sz="0" w:space="0" w:color="auto"/>
                    <w:right w:val="none" w:sz="0" w:space="0" w:color="auto"/>
                  </w:divBdr>
                </w:div>
                <w:div w:id="1390229333">
                  <w:marLeft w:val="640"/>
                  <w:marRight w:val="0"/>
                  <w:marTop w:val="0"/>
                  <w:marBottom w:val="0"/>
                  <w:divBdr>
                    <w:top w:val="none" w:sz="0" w:space="0" w:color="auto"/>
                    <w:left w:val="none" w:sz="0" w:space="0" w:color="auto"/>
                    <w:bottom w:val="none" w:sz="0" w:space="0" w:color="auto"/>
                    <w:right w:val="none" w:sz="0" w:space="0" w:color="auto"/>
                  </w:divBdr>
                </w:div>
                <w:div w:id="1447845460">
                  <w:marLeft w:val="640"/>
                  <w:marRight w:val="0"/>
                  <w:marTop w:val="0"/>
                  <w:marBottom w:val="0"/>
                  <w:divBdr>
                    <w:top w:val="none" w:sz="0" w:space="0" w:color="auto"/>
                    <w:left w:val="none" w:sz="0" w:space="0" w:color="auto"/>
                    <w:bottom w:val="none" w:sz="0" w:space="0" w:color="auto"/>
                    <w:right w:val="none" w:sz="0" w:space="0" w:color="auto"/>
                  </w:divBdr>
                </w:div>
                <w:div w:id="1467965868">
                  <w:marLeft w:val="640"/>
                  <w:marRight w:val="0"/>
                  <w:marTop w:val="0"/>
                  <w:marBottom w:val="0"/>
                  <w:divBdr>
                    <w:top w:val="none" w:sz="0" w:space="0" w:color="auto"/>
                    <w:left w:val="none" w:sz="0" w:space="0" w:color="auto"/>
                    <w:bottom w:val="none" w:sz="0" w:space="0" w:color="auto"/>
                    <w:right w:val="none" w:sz="0" w:space="0" w:color="auto"/>
                  </w:divBdr>
                </w:div>
                <w:div w:id="1472212092">
                  <w:marLeft w:val="640"/>
                  <w:marRight w:val="0"/>
                  <w:marTop w:val="0"/>
                  <w:marBottom w:val="0"/>
                  <w:divBdr>
                    <w:top w:val="none" w:sz="0" w:space="0" w:color="auto"/>
                    <w:left w:val="none" w:sz="0" w:space="0" w:color="auto"/>
                    <w:bottom w:val="none" w:sz="0" w:space="0" w:color="auto"/>
                    <w:right w:val="none" w:sz="0" w:space="0" w:color="auto"/>
                  </w:divBdr>
                </w:div>
                <w:div w:id="1477212854">
                  <w:marLeft w:val="640"/>
                  <w:marRight w:val="0"/>
                  <w:marTop w:val="0"/>
                  <w:marBottom w:val="0"/>
                  <w:divBdr>
                    <w:top w:val="none" w:sz="0" w:space="0" w:color="auto"/>
                    <w:left w:val="none" w:sz="0" w:space="0" w:color="auto"/>
                    <w:bottom w:val="none" w:sz="0" w:space="0" w:color="auto"/>
                    <w:right w:val="none" w:sz="0" w:space="0" w:color="auto"/>
                  </w:divBdr>
                </w:div>
                <w:div w:id="1477453451">
                  <w:marLeft w:val="640"/>
                  <w:marRight w:val="0"/>
                  <w:marTop w:val="0"/>
                  <w:marBottom w:val="0"/>
                  <w:divBdr>
                    <w:top w:val="none" w:sz="0" w:space="0" w:color="auto"/>
                    <w:left w:val="none" w:sz="0" w:space="0" w:color="auto"/>
                    <w:bottom w:val="none" w:sz="0" w:space="0" w:color="auto"/>
                    <w:right w:val="none" w:sz="0" w:space="0" w:color="auto"/>
                  </w:divBdr>
                </w:div>
                <w:div w:id="1486050468">
                  <w:marLeft w:val="640"/>
                  <w:marRight w:val="0"/>
                  <w:marTop w:val="0"/>
                  <w:marBottom w:val="0"/>
                  <w:divBdr>
                    <w:top w:val="none" w:sz="0" w:space="0" w:color="auto"/>
                    <w:left w:val="none" w:sz="0" w:space="0" w:color="auto"/>
                    <w:bottom w:val="none" w:sz="0" w:space="0" w:color="auto"/>
                    <w:right w:val="none" w:sz="0" w:space="0" w:color="auto"/>
                  </w:divBdr>
                </w:div>
                <w:div w:id="1518275868">
                  <w:marLeft w:val="640"/>
                  <w:marRight w:val="0"/>
                  <w:marTop w:val="0"/>
                  <w:marBottom w:val="0"/>
                  <w:divBdr>
                    <w:top w:val="none" w:sz="0" w:space="0" w:color="auto"/>
                    <w:left w:val="none" w:sz="0" w:space="0" w:color="auto"/>
                    <w:bottom w:val="none" w:sz="0" w:space="0" w:color="auto"/>
                    <w:right w:val="none" w:sz="0" w:space="0" w:color="auto"/>
                  </w:divBdr>
                </w:div>
                <w:div w:id="1527210086">
                  <w:marLeft w:val="640"/>
                  <w:marRight w:val="0"/>
                  <w:marTop w:val="0"/>
                  <w:marBottom w:val="0"/>
                  <w:divBdr>
                    <w:top w:val="none" w:sz="0" w:space="0" w:color="auto"/>
                    <w:left w:val="none" w:sz="0" w:space="0" w:color="auto"/>
                    <w:bottom w:val="none" w:sz="0" w:space="0" w:color="auto"/>
                    <w:right w:val="none" w:sz="0" w:space="0" w:color="auto"/>
                  </w:divBdr>
                </w:div>
                <w:div w:id="1531067759">
                  <w:marLeft w:val="640"/>
                  <w:marRight w:val="0"/>
                  <w:marTop w:val="0"/>
                  <w:marBottom w:val="0"/>
                  <w:divBdr>
                    <w:top w:val="none" w:sz="0" w:space="0" w:color="auto"/>
                    <w:left w:val="none" w:sz="0" w:space="0" w:color="auto"/>
                    <w:bottom w:val="none" w:sz="0" w:space="0" w:color="auto"/>
                    <w:right w:val="none" w:sz="0" w:space="0" w:color="auto"/>
                  </w:divBdr>
                </w:div>
                <w:div w:id="1594053377">
                  <w:marLeft w:val="640"/>
                  <w:marRight w:val="0"/>
                  <w:marTop w:val="0"/>
                  <w:marBottom w:val="0"/>
                  <w:divBdr>
                    <w:top w:val="none" w:sz="0" w:space="0" w:color="auto"/>
                    <w:left w:val="none" w:sz="0" w:space="0" w:color="auto"/>
                    <w:bottom w:val="none" w:sz="0" w:space="0" w:color="auto"/>
                    <w:right w:val="none" w:sz="0" w:space="0" w:color="auto"/>
                  </w:divBdr>
                </w:div>
                <w:div w:id="1611357558">
                  <w:marLeft w:val="640"/>
                  <w:marRight w:val="0"/>
                  <w:marTop w:val="0"/>
                  <w:marBottom w:val="0"/>
                  <w:divBdr>
                    <w:top w:val="none" w:sz="0" w:space="0" w:color="auto"/>
                    <w:left w:val="none" w:sz="0" w:space="0" w:color="auto"/>
                    <w:bottom w:val="none" w:sz="0" w:space="0" w:color="auto"/>
                    <w:right w:val="none" w:sz="0" w:space="0" w:color="auto"/>
                  </w:divBdr>
                </w:div>
                <w:div w:id="1648589562">
                  <w:marLeft w:val="640"/>
                  <w:marRight w:val="0"/>
                  <w:marTop w:val="0"/>
                  <w:marBottom w:val="0"/>
                  <w:divBdr>
                    <w:top w:val="none" w:sz="0" w:space="0" w:color="auto"/>
                    <w:left w:val="none" w:sz="0" w:space="0" w:color="auto"/>
                    <w:bottom w:val="none" w:sz="0" w:space="0" w:color="auto"/>
                    <w:right w:val="none" w:sz="0" w:space="0" w:color="auto"/>
                  </w:divBdr>
                </w:div>
                <w:div w:id="1653949288">
                  <w:marLeft w:val="640"/>
                  <w:marRight w:val="0"/>
                  <w:marTop w:val="0"/>
                  <w:marBottom w:val="0"/>
                  <w:divBdr>
                    <w:top w:val="none" w:sz="0" w:space="0" w:color="auto"/>
                    <w:left w:val="none" w:sz="0" w:space="0" w:color="auto"/>
                    <w:bottom w:val="none" w:sz="0" w:space="0" w:color="auto"/>
                    <w:right w:val="none" w:sz="0" w:space="0" w:color="auto"/>
                  </w:divBdr>
                </w:div>
                <w:div w:id="1693340911">
                  <w:marLeft w:val="640"/>
                  <w:marRight w:val="0"/>
                  <w:marTop w:val="0"/>
                  <w:marBottom w:val="0"/>
                  <w:divBdr>
                    <w:top w:val="none" w:sz="0" w:space="0" w:color="auto"/>
                    <w:left w:val="none" w:sz="0" w:space="0" w:color="auto"/>
                    <w:bottom w:val="none" w:sz="0" w:space="0" w:color="auto"/>
                    <w:right w:val="none" w:sz="0" w:space="0" w:color="auto"/>
                  </w:divBdr>
                </w:div>
                <w:div w:id="1703361621">
                  <w:marLeft w:val="640"/>
                  <w:marRight w:val="0"/>
                  <w:marTop w:val="0"/>
                  <w:marBottom w:val="0"/>
                  <w:divBdr>
                    <w:top w:val="none" w:sz="0" w:space="0" w:color="auto"/>
                    <w:left w:val="none" w:sz="0" w:space="0" w:color="auto"/>
                    <w:bottom w:val="none" w:sz="0" w:space="0" w:color="auto"/>
                    <w:right w:val="none" w:sz="0" w:space="0" w:color="auto"/>
                  </w:divBdr>
                </w:div>
                <w:div w:id="1713118238">
                  <w:marLeft w:val="640"/>
                  <w:marRight w:val="0"/>
                  <w:marTop w:val="0"/>
                  <w:marBottom w:val="0"/>
                  <w:divBdr>
                    <w:top w:val="none" w:sz="0" w:space="0" w:color="auto"/>
                    <w:left w:val="none" w:sz="0" w:space="0" w:color="auto"/>
                    <w:bottom w:val="none" w:sz="0" w:space="0" w:color="auto"/>
                    <w:right w:val="none" w:sz="0" w:space="0" w:color="auto"/>
                  </w:divBdr>
                </w:div>
                <w:div w:id="1720204651">
                  <w:marLeft w:val="640"/>
                  <w:marRight w:val="0"/>
                  <w:marTop w:val="0"/>
                  <w:marBottom w:val="0"/>
                  <w:divBdr>
                    <w:top w:val="none" w:sz="0" w:space="0" w:color="auto"/>
                    <w:left w:val="none" w:sz="0" w:space="0" w:color="auto"/>
                    <w:bottom w:val="none" w:sz="0" w:space="0" w:color="auto"/>
                    <w:right w:val="none" w:sz="0" w:space="0" w:color="auto"/>
                  </w:divBdr>
                </w:div>
                <w:div w:id="1738943094">
                  <w:marLeft w:val="640"/>
                  <w:marRight w:val="0"/>
                  <w:marTop w:val="0"/>
                  <w:marBottom w:val="0"/>
                  <w:divBdr>
                    <w:top w:val="none" w:sz="0" w:space="0" w:color="auto"/>
                    <w:left w:val="none" w:sz="0" w:space="0" w:color="auto"/>
                    <w:bottom w:val="none" w:sz="0" w:space="0" w:color="auto"/>
                    <w:right w:val="none" w:sz="0" w:space="0" w:color="auto"/>
                  </w:divBdr>
                </w:div>
                <w:div w:id="1755131554">
                  <w:marLeft w:val="640"/>
                  <w:marRight w:val="0"/>
                  <w:marTop w:val="0"/>
                  <w:marBottom w:val="0"/>
                  <w:divBdr>
                    <w:top w:val="none" w:sz="0" w:space="0" w:color="auto"/>
                    <w:left w:val="none" w:sz="0" w:space="0" w:color="auto"/>
                    <w:bottom w:val="none" w:sz="0" w:space="0" w:color="auto"/>
                    <w:right w:val="none" w:sz="0" w:space="0" w:color="auto"/>
                  </w:divBdr>
                </w:div>
                <w:div w:id="1772815370">
                  <w:marLeft w:val="640"/>
                  <w:marRight w:val="0"/>
                  <w:marTop w:val="0"/>
                  <w:marBottom w:val="0"/>
                  <w:divBdr>
                    <w:top w:val="none" w:sz="0" w:space="0" w:color="auto"/>
                    <w:left w:val="none" w:sz="0" w:space="0" w:color="auto"/>
                    <w:bottom w:val="none" w:sz="0" w:space="0" w:color="auto"/>
                    <w:right w:val="none" w:sz="0" w:space="0" w:color="auto"/>
                  </w:divBdr>
                </w:div>
                <w:div w:id="1777208116">
                  <w:marLeft w:val="640"/>
                  <w:marRight w:val="0"/>
                  <w:marTop w:val="0"/>
                  <w:marBottom w:val="0"/>
                  <w:divBdr>
                    <w:top w:val="none" w:sz="0" w:space="0" w:color="auto"/>
                    <w:left w:val="none" w:sz="0" w:space="0" w:color="auto"/>
                    <w:bottom w:val="none" w:sz="0" w:space="0" w:color="auto"/>
                    <w:right w:val="none" w:sz="0" w:space="0" w:color="auto"/>
                  </w:divBdr>
                </w:div>
                <w:div w:id="1800762621">
                  <w:marLeft w:val="640"/>
                  <w:marRight w:val="0"/>
                  <w:marTop w:val="0"/>
                  <w:marBottom w:val="0"/>
                  <w:divBdr>
                    <w:top w:val="none" w:sz="0" w:space="0" w:color="auto"/>
                    <w:left w:val="none" w:sz="0" w:space="0" w:color="auto"/>
                    <w:bottom w:val="none" w:sz="0" w:space="0" w:color="auto"/>
                    <w:right w:val="none" w:sz="0" w:space="0" w:color="auto"/>
                  </w:divBdr>
                </w:div>
                <w:div w:id="1833522761">
                  <w:marLeft w:val="640"/>
                  <w:marRight w:val="0"/>
                  <w:marTop w:val="0"/>
                  <w:marBottom w:val="0"/>
                  <w:divBdr>
                    <w:top w:val="none" w:sz="0" w:space="0" w:color="auto"/>
                    <w:left w:val="none" w:sz="0" w:space="0" w:color="auto"/>
                    <w:bottom w:val="none" w:sz="0" w:space="0" w:color="auto"/>
                    <w:right w:val="none" w:sz="0" w:space="0" w:color="auto"/>
                  </w:divBdr>
                </w:div>
                <w:div w:id="1846549252">
                  <w:marLeft w:val="640"/>
                  <w:marRight w:val="0"/>
                  <w:marTop w:val="0"/>
                  <w:marBottom w:val="0"/>
                  <w:divBdr>
                    <w:top w:val="none" w:sz="0" w:space="0" w:color="auto"/>
                    <w:left w:val="none" w:sz="0" w:space="0" w:color="auto"/>
                    <w:bottom w:val="none" w:sz="0" w:space="0" w:color="auto"/>
                    <w:right w:val="none" w:sz="0" w:space="0" w:color="auto"/>
                  </w:divBdr>
                </w:div>
                <w:div w:id="1919629369">
                  <w:marLeft w:val="640"/>
                  <w:marRight w:val="0"/>
                  <w:marTop w:val="0"/>
                  <w:marBottom w:val="0"/>
                  <w:divBdr>
                    <w:top w:val="none" w:sz="0" w:space="0" w:color="auto"/>
                    <w:left w:val="none" w:sz="0" w:space="0" w:color="auto"/>
                    <w:bottom w:val="none" w:sz="0" w:space="0" w:color="auto"/>
                    <w:right w:val="none" w:sz="0" w:space="0" w:color="auto"/>
                  </w:divBdr>
                </w:div>
                <w:div w:id="1921793883">
                  <w:marLeft w:val="640"/>
                  <w:marRight w:val="0"/>
                  <w:marTop w:val="0"/>
                  <w:marBottom w:val="0"/>
                  <w:divBdr>
                    <w:top w:val="none" w:sz="0" w:space="0" w:color="auto"/>
                    <w:left w:val="none" w:sz="0" w:space="0" w:color="auto"/>
                    <w:bottom w:val="none" w:sz="0" w:space="0" w:color="auto"/>
                    <w:right w:val="none" w:sz="0" w:space="0" w:color="auto"/>
                  </w:divBdr>
                </w:div>
                <w:div w:id="1946882630">
                  <w:marLeft w:val="640"/>
                  <w:marRight w:val="0"/>
                  <w:marTop w:val="0"/>
                  <w:marBottom w:val="0"/>
                  <w:divBdr>
                    <w:top w:val="none" w:sz="0" w:space="0" w:color="auto"/>
                    <w:left w:val="none" w:sz="0" w:space="0" w:color="auto"/>
                    <w:bottom w:val="none" w:sz="0" w:space="0" w:color="auto"/>
                    <w:right w:val="none" w:sz="0" w:space="0" w:color="auto"/>
                  </w:divBdr>
                </w:div>
                <w:div w:id="1956134276">
                  <w:marLeft w:val="640"/>
                  <w:marRight w:val="0"/>
                  <w:marTop w:val="0"/>
                  <w:marBottom w:val="0"/>
                  <w:divBdr>
                    <w:top w:val="none" w:sz="0" w:space="0" w:color="auto"/>
                    <w:left w:val="none" w:sz="0" w:space="0" w:color="auto"/>
                    <w:bottom w:val="none" w:sz="0" w:space="0" w:color="auto"/>
                    <w:right w:val="none" w:sz="0" w:space="0" w:color="auto"/>
                  </w:divBdr>
                </w:div>
                <w:div w:id="1991445309">
                  <w:marLeft w:val="640"/>
                  <w:marRight w:val="0"/>
                  <w:marTop w:val="0"/>
                  <w:marBottom w:val="0"/>
                  <w:divBdr>
                    <w:top w:val="none" w:sz="0" w:space="0" w:color="auto"/>
                    <w:left w:val="none" w:sz="0" w:space="0" w:color="auto"/>
                    <w:bottom w:val="none" w:sz="0" w:space="0" w:color="auto"/>
                    <w:right w:val="none" w:sz="0" w:space="0" w:color="auto"/>
                  </w:divBdr>
                </w:div>
                <w:div w:id="2064404150">
                  <w:marLeft w:val="640"/>
                  <w:marRight w:val="0"/>
                  <w:marTop w:val="0"/>
                  <w:marBottom w:val="0"/>
                  <w:divBdr>
                    <w:top w:val="none" w:sz="0" w:space="0" w:color="auto"/>
                    <w:left w:val="none" w:sz="0" w:space="0" w:color="auto"/>
                    <w:bottom w:val="none" w:sz="0" w:space="0" w:color="auto"/>
                    <w:right w:val="none" w:sz="0" w:space="0" w:color="auto"/>
                  </w:divBdr>
                </w:div>
                <w:div w:id="2066642255">
                  <w:marLeft w:val="640"/>
                  <w:marRight w:val="0"/>
                  <w:marTop w:val="0"/>
                  <w:marBottom w:val="0"/>
                  <w:divBdr>
                    <w:top w:val="none" w:sz="0" w:space="0" w:color="auto"/>
                    <w:left w:val="none" w:sz="0" w:space="0" w:color="auto"/>
                    <w:bottom w:val="none" w:sz="0" w:space="0" w:color="auto"/>
                    <w:right w:val="none" w:sz="0" w:space="0" w:color="auto"/>
                  </w:divBdr>
                </w:div>
                <w:div w:id="2067994416">
                  <w:marLeft w:val="640"/>
                  <w:marRight w:val="0"/>
                  <w:marTop w:val="0"/>
                  <w:marBottom w:val="0"/>
                  <w:divBdr>
                    <w:top w:val="none" w:sz="0" w:space="0" w:color="auto"/>
                    <w:left w:val="none" w:sz="0" w:space="0" w:color="auto"/>
                    <w:bottom w:val="none" w:sz="0" w:space="0" w:color="auto"/>
                    <w:right w:val="none" w:sz="0" w:space="0" w:color="auto"/>
                  </w:divBdr>
                </w:div>
                <w:div w:id="2128770082">
                  <w:marLeft w:val="640"/>
                  <w:marRight w:val="0"/>
                  <w:marTop w:val="0"/>
                  <w:marBottom w:val="0"/>
                  <w:divBdr>
                    <w:top w:val="none" w:sz="0" w:space="0" w:color="auto"/>
                    <w:left w:val="none" w:sz="0" w:space="0" w:color="auto"/>
                    <w:bottom w:val="none" w:sz="0" w:space="0" w:color="auto"/>
                    <w:right w:val="none" w:sz="0" w:space="0" w:color="auto"/>
                  </w:divBdr>
                </w:div>
              </w:divsChild>
            </w:div>
            <w:div w:id="1022392443">
              <w:marLeft w:val="0"/>
              <w:marRight w:val="0"/>
              <w:marTop w:val="0"/>
              <w:marBottom w:val="0"/>
              <w:divBdr>
                <w:top w:val="none" w:sz="0" w:space="0" w:color="auto"/>
                <w:left w:val="none" w:sz="0" w:space="0" w:color="auto"/>
                <w:bottom w:val="none" w:sz="0" w:space="0" w:color="auto"/>
                <w:right w:val="none" w:sz="0" w:space="0" w:color="auto"/>
              </w:divBdr>
              <w:divsChild>
                <w:div w:id="29887508">
                  <w:marLeft w:val="640"/>
                  <w:marRight w:val="0"/>
                  <w:marTop w:val="0"/>
                  <w:marBottom w:val="0"/>
                  <w:divBdr>
                    <w:top w:val="none" w:sz="0" w:space="0" w:color="auto"/>
                    <w:left w:val="none" w:sz="0" w:space="0" w:color="auto"/>
                    <w:bottom w:val="none" w:sz="0" w:space="0" w:color="auto"/>
                    <w:right w:val="none" w:sz="0" w:space="0" w:color="auto"/>
                  </w:divBdr>
                </w:div>
                <w:div w:id="48115883">
                  <w:marLeft w:val="640"/>
                  <w:marRight w:val="0"/>
                  <w:marTop w:val="0"/>
                  <w:marBottom w:val="0"/>
                  <w:divBdr>
                    <w:top w:val="none" w:sz="0" w:space="0" w:color="auto"/>
                    <w:left w:val="none" w:sz="0" w:space="0" w:color="auto"/>
                    <w:bottom w:val="none" w:sz="0" w:space="0" w:color="auto"/>
                    <w:right w:val="none" w:sz="0" w:space="0" w:color="auto"/>
                  </w:divBdr>
                </w:div>
                <w:div w:id="74401688">
                  <w:marLeft w:val="640"/>
                  <w:marRight w:val="0"/>
                  <w:marTop w:val="0"/>
                  <w:marBottom w:val="0"/>
                  <w:divBdr>
                    <w:top w:val="none" w:sz="0" w:space="0" w:color="auto"/>
                    <w:left w:val="none" w:sz="0" w:space="0" w:color="auto"/>
                    <w:bottom w:val="none" w:sz="0" w:space="0" w:color="auto"/>
                    <w:right w:val="none" w:sz="0" w:space="0" w:color="auto"/>
                  </w:divBdr>
                </w:div>
                <w:div w:id="105318984">
                  <w:marLeft w:val="640"/>
                  <w:marRight w:val="0"/>
                  <w:marTop w:val="0"/>
                  <w:marBottom w:val="0"/>
                  <w:divBdr>
                    <w:top w:val="none" w:sz="0" w:space="0" w:color="auto"/>
                    <w:left w:val="none" w:sz="0" w:space="0" w:color="auto"/>
                    <w:bottom w:val="none" w:sz="0" w:space="0" w:color="auto"/>
                    <w:right w:val="none" w:sz="0" w:space="0" w:color="auto"/>
                  </w:divBdr>
                </w:div>
                <w:div w:id="173806530">
                  <w:marLeft w:val="640"/>
                  <w:marRight w:val="0"/>
                  <w:marTop w:val="0"/>
                  <w:marBottom w:val="0"/>
                  <w:divBdr>
                    <w:top w:val="none" w:sz="0" w:space="0" w:color="auto"/>
                    <w:left w:val="none" w:sz="0" w:space="0" w:color="auto"/>
                    <w:bottom w:val="none" w:sz="0" w:space="0" w:color="auto"/>
                    <w:right w:val="none" w:sz="0" w:space="0" w:color="auto"/>
                  </w:divBdr>
                </w:div>
                <w:div w:id="187835980">
                  <w:marLeft w:val="640"/>
                  <w:marRight w:val="0"/>
                  <w:marTop w:val="0"/>
                  <w:marBottom w:val="0"/>
                  <w:divBdr>
                    <w:top w:val="none" w:sz="0" w:space="0" w:color="auto"/>
                    <w:left w:val="none" w:sz="0" w:space="0" w:color="auto"/>
                    <w:bottom w:val="none" w:sz="0" w:space="0" w:color="auto"/>
                    <w:right w:val="none" w:sz="0" w:space="0" w:color="auto"/>
                  </w:divBdr>
                </w:div>
                <w:div w:id="205143808">
                  <w:marLeft w:val="640"/>
                  <w:marRight w:val="0"/>
                  <w:marTop w:val="0"/>
                  <w:marBottom w:val="0"/>
                  <w:divBdr>
                    <w:top w:val="none" w:sz="0" w:space="0" w:color="auto"/>
                    <w:left w:val="none" w:sz="0" w:space="0" w:color="auto"/>
                    <w:bottom w:val="none" w:sz="0" w:space="0" w:color="auto"/>
                    <w:right w:val="none" w:sz="0" w:space="0" w:color="auto"/>
                  </w:divBdr>
                </w:div>
                <w:div w:id="274795436">
                  <w:marLeft w:val="640"/>
                  <w:marRight w:val="0"/>
                  <w:marTop w:val="0"/>
                  <w:marBottom w:val="0"/>
                  <w:divBdr>
                    <w:top w:val="none" w:sz="0" w:space="0" w:color="auto"/>
                    <w:left w:val="none" w:sz="0" w:space="0" w:color="auto"/>
                    <w:bottom w:val="none" w:sz="0" w:space="0" w:color="auto"/>
                    <w:right w:val="none" w:sz="0" w:space="0" w:color="auto"/>
                  </w:divBdr>
                </w:div>
                <w:div w:id="278727566">
                  <w:marLeft w:val="640"/>
                  <w:marRight w:val="0"/>
                  <w:marTop w:val="0"/>
                  <w:marBottom w:val="0"/>
                  <w:divBdr>
                    <w:top w:val="none" w:sz="0" w:space="0" w:color="auto"/>
                    <w:left w:val="none" w:sz="0" w:space="0" w:color="auto"/>
                    <w:bottom w:val="none" w:sz="0" w:space="0" w:color="auto"/>
                    <w:right w:val="none" w:sz="0" w:space="0" w:color="auto"/>
                  </w:divBdr>
                </w:div>
                <w:div w:id="299383428">
                  <w:marLeft w:val="640"/>
                  <w:marRight w:val="0"/>
                  <w:marTop w:val="0"/>
                  <w:marBottom w:val="0"/>
                  <w:divBdr>
                    <w:top w:val="none" w:sz="0" w:space="0" w:color="auto"/>
                    <w:left w:val="none" w:sz="0" w:space="0" w:color="auto"/>
                    <w:bottom w:val="none" w:sz="0" w:space="0" w:color="auto"/>
                    <w:right w:val="none" w:sz="0" w:space="0" w:color="auto"/>
                  </w:divBdr>
                </w:div>
                <w:div w:id="316694281">
                  <w:marLeft w:val="640"/>
                  <w:marRight w:val="0"/>
                  <w:marTop w:val="0"/>
                  <w:marBottom w:val="0"/>
                  <w:divBdr>
                    <w:top w:val="none" w:sz="0" w:space="0" w:color="auto"/>
                    <w:left w:val="none" w:sz="0" w:space="0" w:color="auto"/>
                    <w:bottom w:val="none" w:sz="0" w:space="0" w:color="auto"/>
                    <w:right w:val="none" w:sz="0" w:space="0" w:color="auto"/>
                  </w:divBdr>
                </w:div>
                <w:div w:id="333842543">
                  <w:marLeft w:val="640"/>
                  <w:marRight w:val="0"/>
                  <w:marTop w:val="0"/>
                  <w:marBottom w:val="0"/>
                  <w:divBdr>
                    <w:top w:val="none" w:sz="0" w:space="0" w:color="auto"/>
                    <w:left w:val="none" w:sz="0" w:space="0" w:color="auto"/>
                    <w:bottom w:val="none" w:sz="0" w:space="0" w:color="auto"/>
                    <w:right w:val="none" w:sz="0" w:space="0" w:color="auto"/>
                  </w:divBdr>
                </w:div>
                <w:div w:id="335960171">
                  <w:marLeft w:val="640"/>
                  <w:marRight w:val="0"/>
                  <w:marTop w:val="0"/>
                  <w:marBottom w:val="0"/>
                  <w:divBdr>
                    <w:top w:val="none" w:sz="0" w:space="0" w:color="auto"/>
                    <w:left w:val="none" w:sz="0" w:space="0" w:color="auto"/>
                    <w:bottom w:val="none" w:sz="0" w:space="0" w:color="auto"/>
                    <w:right w:val="none" w:sz="0" w:space="0" w:color="auto"/>
                  </w:divBdr>
                </w:div>
                <w:div w:id="378434492">
                  <w:marLeft w:val="640"/>
                  <w:marRight w:val="0"/>
                  <w:marTop w:val="0"/>
                  <w:marBottom w:val="0"/>
                  <w:divBdr>
                    <w:top w:val="none" w:sz="0" w:space="0" w:color="auto"/>
                    <w:left w:val="none" w:sz="0" w:space="0" w:color="auto"/>
                    <w:bottom w:val="none" w:sz="0" w:space="0" w:color="auto"/>
                    <w:right w:val="none" w:sz="0" w:space="0" w:color="auto"/>
                  </w:divBdr>
                </w:div>
                <w:div w:id="407309248">
                  <w:marLeft w:val="640"/>
                  <w:marRight w:val="0"/>
                  <w:marTop w:val="0"/>
                  <w:marBottom w:val="0"/>
                  <w:divBdr>
                    <w:top w:val="none" w:sz="0" w:space="0" w:color="auto"/>
                    <w:left w:val="none" w:sz="0" w:space="0" w:color="auto"/>
                    <w:bottom w:val="none" w:sz="0" w:space="0" w:color="auto"/>
                    <w:right w:val="none" w:sz="0" w:space="0" w:color="auto"/>
                  </w:divBdr>
                </w:div>
                <w:div w:id="408230449">
                  <w:marLeft w:val="640"/>
                  <w:marRight w:val="0"/>
                  <w:marTop w:val="0"/>
                  <w:marBottom w:val="0"/>
                  <w:divBdr>
                    <w:top w:val="none" w:sz="0" w:space="0" w:color="auto"/>
                    <w:left w:val="none" w:sz="0" w:space="0" w:color="auto"/>
                    <w:bottom w:val="none" w:sz="0" w:space="0" w:color="auto"/>
                    <w:right w:val="none" w:sz="0" w:space="0" w:color="auto"/>
                  </w:divBdr>
                </w:div>
                <w:div w:id="456994027">
                  <w:marLeft w:val="640"/>
                  <w:marRight w:val="0"/>
                  <w:marTop w:val="0"/>
                  <w:marBottom w:val="0"/>
                  <w:divBdr>
                    <w:top w:val="none" w:sz="0" w:space="0" w:color="auto"/>
                    <w:left w:val="none" w:sz="0" w:space="0" w:color="auto"/>
                    <w:bottom w:val="none" w:sz="0" w:space="0" w:color="auto"/>
                    <w:right w:val="none" w:sz="0" w:space="0" w:color="auto"/>
                  </w:divBdr>
                </w:div>
                <w:div w:id="463429995">
                  <w:marLeft w:val="640"/>
                  <w:marRight w:val="0"/>
                  <w:marTop w:val="0"/>
                  <w:marBottom w:val="0"/>
                  <w:divBdr>
                    <w:top w:val="none" w:sz="0" w:space="0" w:color="auto"/>
                    <w:left w:val="none" w:sz="0" w:space="0" w:color="auto"/>
                    <w:bottom w:val="none" w:sz="0" w:space="0" w:color="auto"/>
                    <w:right w:val="none" w:sz="0" w:space="0" w:color="auto"/>
                  </w:divBdr>
                </w:div>
                <w:div w:id="517545858">
                  <w:marLeft w:val="640"/>
                  <w:marRight w:val="0"/>
                  <w:marTop w:val="0"/>
                  <w:marBottom w:val="0"/>
                  <w:divBdr>
                    <w:top w:val="none" w:sz="0" w:space="0" w:color="auto"/>
                    <w:left w:val="none" w:sz="0" w:space="0" w:color="auto"/>
                    <w:bottom w:val="none" w:sz="0" w:space="0" w:color="auto"/>
                    <w:right w:val="none" w:sz="0" w:space="0" w:color="auto"/>
                  </w:divBdr>
                </w:div>
                <w:div w:id="538443920">
                  <w:marLeft w:val="640"/>
                  <w:marRight w:val="0"/>
                  <w:marTop w:val="0"/>
                  <w:marBottom w:val="0"/>
                  <w:divBdr>
                    <w:top w:val="none" w:sz="0" w:space="0" w:color="auto"/>
                    <w:left w:val="none" w:sz="0" w:space="0" w:color="auto"/>
                    <w:bottom w:val="none" w:sz="0" w:space="0" w:color="auto"/>
                    <w:right w:val="none" w:sz="0" w:space="0" w:color="auto"/>
                  </w:divBdr>
                </w:div>
                <w:div w:id="580338794">
                  <w:marLeft w:val="640"/>
                  <w:marRight w:val="0"/>
                  <w:marTop w:val="0"/>
                  <w:marBottom w:val="0"/>
                  <w:divBdr>
                    <w:top w:val="none" w:sz="0" w:space="0" w:color="auto"/>
                    <w:left w:val="none" w:sz="0" w:space="0" w:color="auto"/>
                    <w:bottom w:val="none" w:sz="0" w:space="0" w:color="auto"/>
                    <w:right w:val="none" w:sz="0" w:space="0" w:color="auto"/>
                  </w:divBdr>
                </w:div>
                <w:div w:id="611324434">
                  <w:marLeft w:val="640"/>
                  <w:marRight w:val="0"/>
                  <w:marTop w:val="0"/>
                  <w:marBottom w:val="0"/>
                  <w:divBdr>
                    <w:top w:val="none" w:sz="0" w:space="0" w:color="auto"/>
                    <w:left w:val="none" w:sz="0" w:space="0" w:color="auto"/>
                    <w:bottom w:val="none" w:sz="0" w:space="0" w:color="auto"/>
                    <w:right w:val="none" w:sz="0" w:space="0" w:color="auto"/>
                  </w:divBdr>
                </w:div>
                <w:div w:id="726954997">
                  <w:marLeft w:val="640"/>
                  <w:marRight w:val="0"/>
                  <w:marTop w:val="0"/>
                  <w:marBottom w:val="0"/>
                  <w:divBdr>
                    <w:top w:val="none" w:sz="0" w:space="0" w:color="auto"/>
                    <w:left w:val="none" w:sz="0" w:space="0" w:color="auto"/>
                    <w:bottom w:val="none" w:sz="0" w:space="0" w:color="auto"/>
                    <w:right w:val="none" w:sz="0" w:space="0" w:color="auto"/>
                  </w:divBdr>
                </w:div>
                <w:div w:id="741831510">
                  <w:marLeft w:val="640"/>
                  <w:marRight w:val="0"/>
                  <w:marTop w:val="0"/>
                  <w:marBottom w:val="0"/>
                  <w:divBdr>
                    <w:top w:val="none" w:sz="0" w:space="0" w:color="auto"/>
                    <w:left w:val="none" w:sz="0" w:space="0" w:color="auto"/>
                    <w:bottom w:val="none" w:sz="0" w:space="0" w:color="auto"/>
                    <w:right w:val="none" w:sz="0" w:space="0" w:color="auto"/>
                  </w:divBdr>
                </w:div>
                <w:div w:id="848444860">
                  <w:marLeft w:val="640"/>
                  <w:marRight w:val="0"/>
                  <w:marTop w:val="0"/>
                  <w:marBottom w:val="0"/>
                  <w:divBdr>
                    <w:top w:val="none" w:sz="0" w:space="0" w:color="auto"/>
                    <w:left w:val="none" w:sz="0" w:space="0" w:color="auto"/>
                    <w:bottom w:val="none" w:sz="0" w:space="0" w:color="auto"/>
                    <w:right w:val="none" w:sz="0" w:space="0" w:color="auto"/>
                  </w:divBdr>
                </w:div>
                <w:div w:id="889926479">
                  <w:marLeft w:val="640"/>
                  <w:marRight w:val="0"/>
                  <w:marTop w:val="0"/>
                  <w:marBottom w:val="0"/>
                  <w:divBdr>
                    <w:top w:val="none" w:sz="0" w:space="0" w:color="auto"/>
                    <w:left w:val="none" w:sz="0" w:space="0" w:color="auto"/>
                    <w:bottom w:val="none" w:sz="0" w:space="0" w:color="auto"/>
                    <w:right w:val="none" w:sz="0" w:space="0" w:color="auto"/>
                  </w:divBdr>
                </w:div>
                <w:div w:id="895776464">
                  <w:marLeft w:val="640"/>
                  <w:marRight w:val="0"/>
                  <w:marTop w:val="0"/>
                  <w:marBottom w:val="0"/>
                  <w:divBdr>
                    <w:top w:val="none" w:sz="0" w:space="0" w:color="auto"/>
                    <w:left w:val="none" w:sz="0" w:space="0" w:color="auto"/>
                    <w:bottom w:val="none" w:sz="0" w:space="0" w:color="auto"/>
                    <w:right w:val="none" w:sz="0" w:space="0" w:color="auto"/>
                  </w:divBdr>
                </w:div>
                <w:div w:id="900017062">
                  <w:marLeft w:val="640"/>
                  <w:marRight w:val="0"/>
                  <w:marTop w:val="0"/>
                  <w:marBottom w:val="0"/>
                  <w:divBdr>
                    <w:top w:val="none" w:sz="0" w:space="0" w:color="auto"/>
                    <w:left w:val="none" w:sz="0" w:space="0" w:color="auto"/>
                    <w:bottom w:val="none" w:sz="0" w:space="0" w:color="auto"/>
                    <w:right w:val="none" w:sz="0" w:space="0" w:color="auto"/>
                  </w:divBdr>
                </w:div>
                <w:div w:id="917901443">
                  <w:marLeft w:val="640"/>
                  <w:marRight w:val="0"/>
                  <w:marTop w:val="0"/>
                  <w:marBottom w:val="0"/>
                  <w:divBdr>
                    <w:top w:val="none" w:sz="0" w:space="0" w:color="auto"/>
                    <w:left w:val="none" w:sz="0" w:space="0" w:color="auto"/>
                    <w:bottom w:val="none" w:sz="0" w:space="0" w:color="auto"/>
                    <w:right w:val="none" w:sz="0" w:space="0" w:color="auto"/>
                  </w:divBdr>
                </w:div>
                <w:div w:id="922957814">
                  <w:marLeft w:val="640"/>
                  <w:marRight w:val="0"/>
                  <w:marTop w:val="0"/>
                  <w:marBottom w:val="0"/>
                  <w:divBdr>
                    <w:top w:val="none" w:sz="0" w:space="0" w:color="auto"/>
                    <w:left w:val="none" w:sz="0" w:space="0" w:color="auto"/>
                    <w:bottom w:val="none" w:sz="0" w:space="0" w:color="auto"/>
                    <w:right w:val="none" w:sz="0" w:space="0" w:color="auto"/>
                  </w:divBdr>
                </w:div>
                <w:div w:id="924539015">
                  <w:marLeft w:val="640"/>
                  <w:marRight w:val="0"/>
                  <w:marTop w:val="0"/>
                  <w:marBottom w:val="0"/>
                  <w:divBdr>
                    <w:top w:val="none" w:sz="0" w:space="0" w:color="auto"/>
                    <w:left w:val="none" w:sz="0" w:space="0" w:color="auto"/>
                    <w:bottom w:val="none" w:sz="0" w:space="0" w:color="auto"/>
                    <w:right w:val="none" w:sz="0" w:space="0" w:color="auto"/>
                  </w:divBdr>
                </w:div>
                <w:div w:id="936064352">
                  <w:marLeft w:val="640"/>
                  <w:marRight w:val="0"/>
                  <w:marTop w:val="0"/>
                  <w:marBottom w:val="0"/>
                  <w:divBdr>
                    <w:top w:val="none" w:sz="0" w:space="0" w:color="auto"/>
                    <w:left w:val="none" w:sz="0" w:space="0" w:color="auto"/>
                    <w:bottom w:val="none" w:sz="0" w:space="0" w:color="auto"/>
                    <w:right w:val="none" w:sz="0" w:space="0" w:color="auto"/>
                  </w:divBdr>
                </w:div>
                <w:div w:id="950473603">
                  <w:marLeft w:val="640"/>
                  <w:marRight w:val="0"/>
                  <w:marTop w:val="0"/>
                  <w:marBottom w:val="0"/>
                  <w:divBdr>
                    <w:top w:val="none" w:sz="0" w:space="0" w:color="auto"/>
                    <w:left w:val="none" w:sz="0" w:space="0" w:color="auto"/>
                    <w:bottom w:val="none" w:sz="0" w:space="0" w:color="auto"/>
                    <w:right w:val="none" w:sz="0" w:space="0" w:color="auto"/>
                  </w:divBdr>
                </w:div>
                <w:div w:id="998576313">
                  <w:marLeft w:val="640"/>
                  <w:marRight w:val="0"/>
                  <w:marTop w:val="0"/>
                  <w:marBottom w:val="0"/>
                  <w:divBdr>
                    <w:top w:val="none" w:sz="0" w:space="0" w:color="auto"/>
                    <w:left w:val="none" w:sz="0" w:space="0" w:color="auto"/>
                    <w:bottom w:val="none" w:sz="0" w:space="0" w:color="auto"/>
                    <w:right w:val="none" w:sz="0" w:space="0" w:color="auto"/>
                  </w:divBdr>
                </w:div>
                <w:div w:id="1002009686">
                  <w:marLeft w:val="640"/>
                  <w:marRight w:val="0"/>
                  <w:marTop w:val="0"/>
                  <w:marBottom w:val="0"/>
                  <w:divBdr>
                    <w:top w:val="none" w:sz="0" w:space="0" w:color="auto"/>
                    <w:left w:val="none" w:sz="0" w:space="0" w:color="auto"/>
                    <w:bottom w:val="none" w:sz="0" w:space="0" w:color="auto"/>
                    <w:right w:val="none" w:sz="0" w:space="0" w:color="auto"/>
                  </w:divBdr>
                </w:div>
                <w:div w:id="1018191500">
                  <w:marLeft w:val="640"/>
                  <w:marRight w:val="0"/>
                  <w:marTop w:val="0"/>
                  <w:marBottom w:val="0"/>
                  <w:divBdr>
                    <w:top w:val="none" w:sz="0" w:space="0" w:color="auto"/>
                    <w:left w:val="none" w:sz="0" w:space="0" w:color="auto"/>
                    <w:bottom w:val="none" w:sz="0" w:space="0" w:color="auto"/>
                    <w:right w:val="none" w:sz="0" w:space="0" w:color="auto"/>
                  </w:divBdr>
                </w:div>
                <w:div w:id="1023168380">
                  <w:marLeft w:val="640"/>
                  <w:marRight w:val="0"/>
                  <w:marTop w:val="0"/>
                  <w:marBottom w:val="0"/>
                  <w:divBdr>
                    <w:top w:val="none" w:sz="0" w:space="0" w:color="auto"/>
                    <w:left w:val="none" w:sz="0" w:space="0" w:color="auto"/>
                    <w:bottom w:val="none" w:sz="0" w:space="0" w:color="auto"/>
                    <w:right w:val="none" w:sz="0" w:space="0" w:color="auto"/>
                  </w:divBdr>
                </w:div>
                <w:div w:id="1062219353">
                  <w:marLeft w:val="640"/>
                  <w:marRight w:val="0"/>
                  <w:marTop w:val="0"/>
                  <w:marBottom w:val="0"/>
                  <w:divBdr>
                    <w:top w:val="none" w:sz="0" w:space="0" w:color="auto"/>
                    <w:left w:val="none" w:sz="0" w:space="0" w:color="auto"/>
                    <w:bottom w:val="none" w:sz="0" w:space="0" w:color="auto"/>
                    <w:right w:val="none" w:sz="0" w:space="0" w:color="auto"/>
                  </w:divBdr>
                </w:div>
                <w:div w:id="1087844842">
                  <w:marLeft w:val="640"/>
                  <w:marRight w:val="0"/>
                  <w:marTop w:val="0"/>
                  <w:marBottom w:val="0"/>
                  <w:divBdr>
                    <w:top w:val="none" w:sz="0" w:space="0" w:color="auto"/>
                    <w:left w:val="none" w:sz="0" w:space="0" w:color="auto"/>
                    <w:bottom w:val="none" w:sz="0" w:space="0" w:color="auto"/>
                    <w:right w:val="none" w:sz="0" w:space="0" w:color="auto"/>
                  </w:divBdr>
                </w:div>
                <w:div w:id="1122651262">
                  <w:marLeft w:val="640"/>
                  <w:marRight w:val="0"/>
                  <w:marTop w:val="0"/>
                  <w:marBottom w:val="0"/>
                  <w:divBdr>
                    <w:top w:val="none" w:sz="0" w:space="0" w:color="auto"/>
                    <w:left w:val="none" w:sz="0" w:space="0" w:color="auto"/>
                    <w:bottom w:val="none" w:sz="0" w:space="0" w:color="auto"/>
                    <w:right w:val="none" w:sz="0" w:space="0" w:color="auto"/>
                  </w:divBdr>
                </w:div>
                <w:div w:id="1168668737">
                  <w:marLeft w:val="640"/>
                  <w:marRight w:val="0"/>
                  <w:marTop w:val="0"/>
                  <w:marBottom w:val="0"/>
                  <w:divBdr>
                    <w:top w:val="none" w:sz="0" w:space="0" w:color="auto"/>
                    <w:left w:val="none" w:sz="0" w:space="0" w:color="auto"/>
                    <w:bottom w:val="none" w:sz="0" w:space="0" w:color="auto"/>
                    <w:right w:val="none" w:sz="0" w:space="0" w:color="auto"/>
                  </w:divBdr>
                </w:div>
                <w:div w:id="1184709070">
                  <w:marLeft w:val="640"/>
                  <w:marRight w:val="0"/>
                  <w:marTop w:val="0"/>
                  <w:marBottom w:val="0"/>
                  <w:divBdr>
                    <w:top w:val="none" w:sz="0" w:space="0" w:color="auto"/>
                    <w:left w:val="none" w:sz="0" w:space="0" w:color="auto"/>
                    <w:bottom w:val="none" w:sz="0" w:space="0" w:color="auto"/>
                    <w:right w:val="none" w:sz="0" w:space="0" w:color="auto"/>
                  </w:divBdr>
                </w:div>
                <w:div w:id="1248928627">
                  <w:marLeft w:val="640"/>
                  <w:marRight w:val="0"/>
                  <w:marTop w:val="0"/>
                  <w:marBottom w:val="0"/>
                  <w:divBdr>
                    <w:top w:val="none" w:sz="0" w:space="0" w:color="auto"/>
                    <w:left w:val="none" w:sz="0" w:space="0" w:color="auto"/>
                    <w:bottom w:val="none" w:sz="0" w:space="0" w:color="auto"/>
                    <w:right w:val="none" w:sz="0" w:space="0" w:color="auto"/>
                  </w:divBdr>
                </w:div>
                <w:div w:id="1278215971">
                  <w:marLeft w:val="640"/>
                  <w:marRight w:val="0"/>
                  <w:marTop w:val="0"/>
                  <w:marBottom w:val="0"/>
                  <w:divBdr>
                    <w:top w:val="none" w:sz="0" w:space="0" w:color="auto"/>
                    <w:left w:val="none" w:sz="0" w:space="0" w:color="auto"/>
                    <w:bottom w:val="none" w:sz="0" w:space="0" w:color="auto"/>
                    <w:right w:val="none" w:sz="0" w:space="0" w:color="auto"/>
                  </w:divBdr>
                </w:div>
                <w:div w:id="1300458876">
                  <w:marLeft w:val="640"/>
                  <w:marRight w:val="0"/>
                  <w:marTop w:val="0"/>
                  <w:marBottom w:val="0"/>
                  <w:divBdr>
                    <w:top w:val="none" w:sz="0" w:space="0" w:color="auto"/>
                    <w:left w:val="none" w:sz="0" w:space="0" w:color="auto"/>
                    <w:bottom w:val="none" w:sz="0" w:space="0" w:color="auto"/>
                    <w:right w:val="none" w:sz="0" w:space="0" w:color="auto"/>
                  </w:divBdr>
                </w:div>
                <w:div w:id="1318076769">
                  <w:marLeft w:val="640"/>
                  <w:marRight w:val="0"/>
                  <w:marTop w:val="0"/>
                  <w:marBottom w:val="0"/>
                  <w:divBdr>
                    <w:top w:val="none" w:sz="0" w:space="0" w:color="auto"/>
                    <w:left w:val="none" w:sz="0" w:space="0" w:color="auto"/>
                    <w:bottom w:val="none" w:sz="0" w:space="0" w:color="auto"/>
                    <w:right w:val="none" w:sz="0" w:space="0" w:color="auto"/>
                  </w:divBdr>
                </w:div>
                <w:div w:id="1354839899">
                  <w:marLeft w:val="640"/>
                  <w:marRight w:val="0"/>
                  <w:marTop w:val="0"/>
                  <w:marBottom w:val="0"/>
                  <w:divBdr>
                    <w:top w:val="none" w:sz="0" w:space="0" w:color="auto"/>
                    <w:left w:val="none" w:sz="0" w:space="0" w:color="auto"/>
                    <w:bottom w:val="none" w:sz="0" w:space="0" w:color="auto"/>
                    <w:right w:val="none" w:sz="0" w:space="0" w:color="auto"/>
                  </w:divBdr>
                </w:div>
                <w:div w:id="1360357974">
                  <w:marLeft w:val="640"/>
                  <w:marRight w:val="0"/>
                  <w:marTop w:val="0"/>
                  <w:marBottom w:val="0"/>
                  <w:divBdr>
                    <w:top w:val="none" w:sz="0" w:space="0" w:color="auto"/>
                    <w:left w:val="none" w:sz="0" w:space="0" w:color="auto"/>
                    <w:bottom w:val="none" w:sz="0" w:space="0" w:color="auto"/>
                    <w:right w:val="none" w:sz="0" w:space="0" w:color="auto"/>
                  </w:divBdr>
                </w:div>
                <w:div w:id="1423798602">
                  <w:marLeft w:val="640"/>
                  <w:marRight w:val="0"/>
                  <w:marTop w:val="0"/>
                  <w:marBottom w:val="0"/>
                  <w:divBdr>
                    <w:top w:val="none" w:sz="0" w:space="0" w:color="auto"/>
                    <w:left w:val="none" w:sz="0" w:space="0" w:color="auto"/>
                    <w:bottom w:val="none" w:sz="0" w:space="0" w:color="auto"/>
                    <w:right w:val="none" w:sz="0" w:space="0" w:color="auto"/>
                  </w:divBdr>
                </w:div>
                <w:div w:id="1458262222">
                  <w:marLeft w:val="640"/>
                  <w:marRight w:val="0"/>
                  <w:marTop w:val="0"/>
                  <w:marBottom w:val="0"/>
                  <w:divBdr>
                    <w:top w:val="none" w:sz="0" w:space="0" w:color="auto"/>
                    <w:left w:val="none" w:sz="0" w:space="0" w:color="auto"/>
                    <w:bottom w:val="none" w:sz="0" w:space="0" w:color="auto"/>
                    <w:right w:val="none" w:sz="0" w:space="0" w:color="auto"/>
                  </w:divBdr>
                </w:div>
                <w:div w:id="1481968912">
                  <w:marLeft w:val="640"/>
                  <w:marRight w:val="0"/>
                  <w:marTop w:val="0"/>
                  <w:marBottom w:val="0"/>
                  <w:divBdr>
                    <w:top w:val="none" w:sz="0" w:space="0" w:color="auto"/>
                    <w:left w:val="none" w:sz="0" w:space="0" w:color="auto"/>
                    <w:bottom w:val="none" w:sz="0" w:space="0" w:color="auto"/>
                    <w:right w:val="none" w:sz="0" w:space="0" w:color="auto"/>
                  </w:divBdr>
                </w:div>
                <w:div w:id="1554073007">
                  <w:marLeft w:val="640"/>
                  <w:marRight w:val="0"/>
                  <w:marTop w:val="0"/>
                  <w:marBottom w:val="0"/>
                  <w:divBdr>
                    <w:top w:val="none" w:sz="0" w:space="0" w:color="auto"/>
                    <w:left w:val="none" w:sz="0" w:space="0" w:color="auto"/>
                    <w:bottom w:val="none" w:sz="0" w:space="0" w:color="auto"/>
                    <w:right w:val="none" w:sz="0" w:space="0" w:color="auto"/>
                  </w:divBdr>
                </w:div>
                <w:div w:id="1571650991">
                  <w:marLeft w:val="640"/>
                  <w:marRight w:val="0"/>
                  <w:marTop w:val="0"/>
                  <w:marBottom w:val="0"/>
                  <w:divBdr>
                    <w:top w:val="none" w:sz="0" w:space="0" w:color="auto"/>
                    <w:left w:val="none" w:sz="0" w:space="0" w:color="auto"/>
                    <w:bottom w:val="none" w:sz="0" w:space="0" w:color="auto"/>
                    <w:right w:val="none" w:sz="0" w:space="0" w:color="auto"/>
                  </w:divBdr>
                </w:div>
                <w:div w:id="1590842874">
                  <w:marLeft w:val="640"/>
                  <w:marRight w:val="0"/>
                  <w:marTop w:val="0"/>
                  <w:marBottom w:val="0"/>
                  <w:divBdr>
                    <w:top w:val="none" w:sz="0" w:space="0" w:color="auto"/>
                    <w:left w:val="none" w:sz="0" w:space="0" w:color="auto"/>
                    <w:bottom w:val="none" w:sz="0" w:space="0" w:color="auto"/>
                    <w:right w:val="none" w:sz="0" w:space="0" w:color="auto"/>
                  </w:divBdr>
                </w:div>
                <w:div w:id="1609503499">
                  <w:marLeft w:val="640"/>
                  <w:marRight w:val="0"/>
                  <w:marTop w:val="0"/>
                  <w:marBottom w:val="0"/>
                  <w:divBdr>
                    <w:top w:val="none" w:sz="0" w:space="0" w:color="auto"/>
                    <w:left w:val="none" w:sz="0" w:space="0" w:color="auto"/>
                    <w:bottom w:val="none" w:sz="0" w:space="0" w:color="auto"/>
                    <w:right w:val="none" w:sz="0" w:space="0" w:color="auto"/>
                  </w:divBdr>
                </w:div>
                <w:div w:id="1622879485">
                  <w:marLeft w:val="640"/>
                  <w:marRight w:val="0"/>
                  <w:marTop w:val="0"/>
                  <w:marBottom w:val="0"/>
                  <w:divBdr>
                    <w:top w:val="none" w:sz="0" w:space="0" w:color="auto"/>
                    <w:left w:val="none" w:sz="0" w:space="0" w:color="auto"/>
                    <w:bottom w:val="none" w:sz="0" w:space="0" w:color="auto"/>
                    <w:right w:val="none" w:sz="0" w:space="0" w:color="auto"/>
                  </w:divBdr>
                </w:div>
                <w:div w:id="1663116160">
                  <w:marLeft w:val="640"/>
                  <w:marRight w:val="0"/>
                  <w:marTop w:val="0"/>
                  <w:marBottom w:val="0"/>
                  <w:divBdr>
                    <w:top w:val="none" w:sz="0" w:space="0" w:color="auto"/>
                    <w:left w:val="none" w:sz="0" w:space="0" w:color="auto"/>
                    <w:bottom w:val="none" w:sz="0" w:space="0" w:color="auto"/>
                    <w:right w:val="none" w:sz="0" w:space="0" w:color="auto"/>
                  </w:divBdr>
                </w:div>
                <w:div w:id="1732075148">
                  <w:marLeft w:val="640"/>
                  <w:marRight w:val="0"/>
                  <w:marTop w:val="0"/>
                  <w:marBottom w:val="0"/>
                  <w:divBdr>
                    <w:top w:val="none" w:sz="0" w:space="0" w:color="auto"/>
                    <w:left w:val="none" w:sz="0" w:space="0" w:color="auto"/>
                    <w:bottom w:val="none" w:sz="0" w:space="0" w:color="auto"/>
                    <w:right w:val="none" w:sz="0" w:space="0" w:color="auto"/>
                  </w:divBdr>
                </w:div>
                <w:div w:id="1734693349">
                  <w:marLeft w:val="640"/>
                  <w:marRight w:val="0"/>
                  <w:marTop w:val="0"/>
                  <w:marBottom w:val="0"/>
                  <w:divBdr>
                    <w:top w:val="none" w:sz="0" w:space="0" w:color="auto"/>
                    <w:left w:val="none" w:sz="0" w:space="0" w:color="auto"/>
                    <w:bottom w:val="none" w:sz="0" w:space="0" w:color="auto"/>
                    <w:right w:val="none" w:sz="0" w:space="0" w:color="auto"/>
                  </w:divBdr>
                </w:div>
                <w:div w:id="1746881019">
                  <w:marLeft w:val="640"/>
                  <w:marRight w:val="0"/>
                  <w:marTop w:val="0"/>
                  <w:marBottom w:val="0"/>
                  <w:divBdr>
                    <w:top w:val="none" w:sz="0" w:space="0" w:color="auto"/>
                    <w:left w:val="none" w:sz="0" w:space="0" w:color="auto"/>
                    <w:bottom w:val="none" w:sz="0" w:space="0" w:color="auto"/>
                    <w:right w:val="none" w:sz="0" w:space="0" w:color="auto"/>
                  </w:divBdr>
                </w:div>
                <w:div w:id="1757700891">
                  <w:marLeft w:val="640"/>
                  <w:marRight w:val="0"/>
                  <w:marTop w:val="0"/>
                  <w:marBottom w:val="0"/>
                  <w:divBdr>
                    <w:top w:val="none" w:sz="0" w:space="0" w:color="auto"/>
                    <w:left w:val="none" w:sz="0" w:space="0" w:color="auto"/>
                    <w:bottom w:val="none" w:sz="0" w:space="0" w:color="auto"/>
                    <w:right w:val="none" w:sz="0" w:space="0" w:color="auto"/>
                  </w:divBdr>
                </w:div>
                <w:div w:id="1759864540">
                  <w:marLeft w:val="640"/>
                  <w:marRight w:val="0"/>
                  <w:marTop w:val="0"/>
                  <w:marBottom w:val="0"/>
                  <w:divBdr>
                    <w:top w:val="none" w:sz="0" w:space="0" w:color="auto"/>
                    <w:left w:val="none" w:sz="0" w:space="0" w:color="auto"/>
                    <w:bottom w:val="none" w:sz="0" w:space="0" w:color="auto"/>
                    <w:right w:val="none" w:sz="0" w:space="0" w:color="auto"/>
                  </w:divBdr>
                </w:div>
                <w:div w:id="1882473826">
                  <w:marLeft w:val="640"/>
                  <w:marRight w:val="0"/>
                  <w:marTop w:val="0"/>
                  <w:marBottom w:val="0"/>
                  <w:divBdr>
                    <w:top w:val="none" w:sz="0" w:space="0" w:color="auto"/>
                    <w:left w:val="none" w:sz="0" w:space="0" w:color="auto"/>
                    <w:bottom w:val="none" w:sz="0" w:space="0" w:color="auto"/>
                    <w:right w:val="none" w:sz="0" w:space="0" w:color="auto"/>
                  </w:divBdr>
                </w:div>
                <w:div w:id="1904559167">
                  <w:marLeft w:val="640"/>
                  <w:marRight w:val="0"/>
                  <w:marTop w:val="0"/>
                  <w:marBottom w:val="0"/>
                  <w:divBdr>
                    <w:top w:val="none" w:sz="0" w:space="0" w:color="auto"/>
                    <w:left w:val="none" w:sz="0" w:space="0" w:color="auto"/>
                    <w:bottom w:val="none" w:sz="0" w:space="0" w:color="auto"/>
                    <w:right w:val="none" w:sz="0" w:space="0" w:color="auto"/>
                  </w:divBdr>
                </w:div>
                <w:div w:id="1936354792">
                  <w:marLeft w:val="640"/>
                  <w:marRight w:val="0"/>
                  <w:marTop w:val="0"/>
                  <w:marBottom w:val="0"/>
                  <w:divBdr>
                    <w:top w:val="none" w:sz="0" w:space="0" w:color="auto"/>
                    <w:left w:val="none" w:sz="0" w:space="0" w:color="auto"/>
                    <w:bottom w:val="none" w:sz="0" w:space="0" w:color="auto"/>
                    <w:right w:val="none" w:sz="0" w:space="0" w:color="auto"/>
                  </w:divBdr>
                </w:div>
                <w:div w:id="1936480396">
                  <w:marLeft w:val="640"/>
                  <w:marRight w:val="0"/>
                  <w:marTop w:val="0"/>
                  <w:marBottom w:val="0"/>
                  <w:divBdr>
                    <w:top w:val="none" w:sz="0" w:space="0" w:color="auto"/>
                    <w:left w:val="none" w:sz="0" w:space="0" w:color="auto"/>
                    <w:bottom w:val="none" w:sz="0" w:space="0" w:color="auto"/>
                    <w:right w:val="none" w:sz="0" w:space="0" w:color="auto"/>
                  </w:divBdr>
                </w:div>
                <w:div w:id="1984657061">
                  <w:marLeft w:val="640"/>
                  <w:marRight w:val="0"/>
                  <w:marTop w:val="0"/>
                  <w:marBottom w:val="0"/>
                  <w:divBdr>
                    <w:top w:val="none" w:sz="0" w:space="0" w:color="auto"/>
                    <w:left w:val="none" w:sz="0" w:space="0" w:color="auto"/>
                    <w:bottom w:val="none" w:sz="0" w:space="0" w:color="auto"/>
                    <w:right w:val="none" w:sz="0" w:space="0" w:color="auto"/>
                  </w:divBdr>
                </w:div>
                <w:div w:id="2001732445">
                  <w:marLeft w:val="640"/>
                  <w:marRight w:val="0"/>
                  <w:marTop w:val="0"/>
                  <w:marBottom w:val="0"/>
                  <w:divBdr>
                    <w:top w:val="none" w:sz="0" w:space="0" w:color="auto"/>
                    <w:left w:val="none" w:sz="0" w:space="0" w:color="auto"/>
                    <w:bottom w:val="none" w:sz="0" w:space="0" w:color="auto"/>
                    <w:right w:val="none" w:sz="0" w:space="0" w:color="auto"/>
                  </w:divBdr>
                </w:div>
                <w:div w:id="2058963997">
                  <w:marLeft w:val="640"/>
                  <w:marRight w:val="0"/>
                  <w:marTop w:val="0"/>
                  <w:marBottom w:val="0"/>
                  <w:divBdr>
                    <w:top w:val="none" w:sz="0" w:space="0" w:color="auto"/>
                    <w:left w:val="none" w:sz="0" w:space="0" w:color="auto"/>
                    <w:bottom w:val="none" w:sz="0" w:space="0" w:color="auto"/>
                    <w:right w:val="none" w:sz="0" w:space="0" w:color="auto"/>
                  </w:divBdr>
                </w:div>
                <w:div w:id="2102142256">
                  <w:marLeft w:val="640"/>
                  <w:marRight w:val="0"/>
                  <w:marTop w:val="0"/>
                  <w:marBottom w:val="0"/>
                  <w:divBdr>
                    <w:top w:val="none" w:sz="0" w:space="0" w:color="auto"/>
                    <w:left w:val="none" w:sz="0" w:space="0" w:color="auto"/>
                    <w:bottom w:val="none" w:sz="0" w:space="0" w:color="auto"/>
                    <w:right w:val="none" w:sz="0" w:space="0" w:color="auto"/>
                  </w:divBdr>
                </w:div>
              </w:divsChild>
            </w:div>
            <w:div w:id="1027752576">
              <w:marLeft w:val="0"/>
              <w:marRight w:val="0"/>
              <w:marTop w:val="0"/>
              <w:marBottom w:val="0"/>
              <w:divBdr>
                <w:top w:val="none" w:sz="0" w:space="0" w:color="auto"/>
                <w:left w:val="none" w:sz="0" w:space="0" w:color="auto"/>
                <w:bottom w:val="none" w:sz="0" w:space="0" w:color="auto"/>
                <w:right w:val="none" w:sz="0" w:space="0" w:color="auto"/>
              </w:divBdr>
              <w:divsChild>
                <w:div w:id="10183805">
                  <w:marLeft w:val="640"/>
                  <w:marRight w:val="0"/>
                  <w:marTop w:val="0"/>
                  <w:marBottom w:val="0"/>
                  <w:divBdr>
                    <w:top w:val="none" w:sz="0" w:space="0" w:color="auto"/>
                    <w:left w:val="none" w:sz="0" w:space="0" w:color="auto"/>
                    <w:bottom w:val="none" w:sz="0" w:space="0" w:color="auto"/>
                    <w:right w:val="none" w:sz="0" w:space="0" w:color="auto"/>
                  </w:divBdr>
                </w:div>
                <w:div w:id="26562257">
                  <w:marLeft w:val="640"/>
                  <w:marRight w:val="0"/>
                  <w:marTop w:val="0"/>
                  <w:marBottom w:val="0"/>
                  <w:divBdr>
                    <w:top w:val="none" w:sz="0" w:space="0" w:color="auto"/>
                    <w:left w:val="none" w:sz="0" w:space="0" w:color="auto"/>
                    <w:bottom w:val="none" w:sz="0" w:space="0" w:color="auto"/>
                    <w:right w:val="none" w:sz="0" w:space="0" w:color="auto"/>
                  </w:divBdr>
                </w:div>
                <w:div w:id="60567718">
                  <w:marLeft w:val="640"/>
                  <w:marRight w:val="0"/>
                  <w:marTop w:val="0"/>
                  <w:marBottom w:val="0"/>
                  <w:divBdr>
                    <w:top w:val="none" w:sz="0" w:space="0" w:color="auto"/>
                    <w:left w:val="none" w:sz="0" w:space="0" w:color="auto"/>
                    <w:bottom w:val="none" w:sz="0" w:space="0" w:color="auto"/>
                    <w:right w:val="none" w:sz="0" w:space="0" w:color="auto"/>
                  </w:divBdr>
                </w:div>
                <w:div w:id="163739877">
                  <w:marLeft w:val="640"/>
                  <w:marRight w:val="0"/>
                  <w:marTop w:val="0"/>
                  <w:marBottom w:val="0"/>
                  <w:divBdr>
                    <w:top w:val="none" w:sz="0" w:space="0" w:color="auto"/>
                    <w:left w:val="none" w:sz="0" w:space="0" w:color="auto"/>
                    <w:bottom w:val="none" w:sz="0" w:space="0" w:color="auto"/>
                    <w:right w:val="none" w:sz="0" w:space="0" w:color="auto"/>
                  </w:divBdr>
                </w:div>
                <w:div w:id="209810093">
                  <w:marLeft w:val="640"/>
                  <w:marRight w:val="0"/>
                  <w:marTop w:val="0"/>
                  <w:marBottom w:val="0"/>
                  <w:divBdr>
                    <w:top w:val="none" w:sz="0" w:space="0" w:color="auto"/>
                    <w:left w:val="none" w:sz="0" w:space="0" w:color="auto"/>
                    <w:bottom w:val="none" w:sz="0" w:space="0" w:color="auto"/>
                    <w:right w:val="none" w:sz="0" w:space="0" w:color="auto"/>
                  </w:divBdr>
                </w:div>
                <w:div w:id="265769391">
                  <w:marLeft w:val="640"/>
                  <w:marRight w:val="0"/>
                  <w:marTop w:val="0"/>
                  <w:marBottom w:val="0"/>
                  <w:divBdr>
                    <w:top w:val="none" w:sz="0" w:space="0" w:color="auto"/>
                    <w:left w:val="none" w:sz="0" w:space="0" w:color="auto"/>
                    <w:bottom w:val="none" w:sz="0" w:space="0" w:color="auto"/>
                    <w:right w:val="none" w:sz="0" w:space="0" w:color="auto"/>
                  </w:divBdr>
                </w:div>
                <w:div w:id="290090840">
                  <w:marLeft w:val="640"/>
                  <w:marRight w:val="0"/>
                  <w:marTop w:val="0"/>
                  <w:marBottom w:val="0"/>
                  <w:divBdr>
                    <w:top w:val="none" w:sz="0" w:space="0" w:color="auto"/>
                    <w:left w:val="none" w:sz="0" w:space="0" w:color="auto"/>
                    <w:bottom w:val="none" w:sz="0" w:space="0" w:color="auto"/>
                    <w:right w:val="none" w:sz="0" w:space="0" w:color="auto"/>
                  </w:divBdr>
                </w:div>
                <w:div w:id="332491396">
                  <w:marLeft w:val="640"/>
                  <w:marRight w:val="0"/>
                  <w:marTop w:val="0"/>
                  <w:marBottom w:val="0"/>
                  <w:divBdr>
                    <w:top w:val="none" w:sz="0" w:space="0" w:color="auto"/>
                    <w:left w:val="none" w:sz="0" w:space="0" w:color="auto"/>
                    <w:bottom w:val="none" w:sz="0" w:space="0" w:color="auto"/>
                    <w:right w:val="none" w:sz="0" w:space="0" w:color="auto"/>
                  </w:divBdr>
                </w:div>
                <w:div w:id="418451204">
                  <w:marLeft w:val="640"/>
                  <w:marRight w:val="0"/>
                  <w:marTop w:val="0"/>
                  <w:marBottom w:val="0"/>
                  <w:divBdr>
                    <w:top w:val="none" w:sz="0" w:space="0" w:color="auto"/>
                    <w:left w:val="none" w:sz="0" w:space="0" w:color="auto"/>
                    <w:bottom w:val="none" w:sz="0" w:space="0" w:color="auto"/>
                    <w:right w:val="none" w:sz="0" w:space="0" w:color="auto"/>
                  </w:divBdr>
                </w:div>
                <w:div w:id="425076533">
                  <w:marLeft w:val="640"/>
                  <w:marRight w:val="0"/>
                  <w:marTop w:val="0"/>
                  <w:marBottom w:val="0"/>
                  <w:divBdr>
                    <w:top w:val="none" w:sz="0" w:space="0" w:color="auto"/>
                    <w:left w:val="none" w:sz="0" w:space="0" w:color="auto"/>
                    <w:bottom w:val="none" w:sz="0" w:space="0" w:color="auto"/>
                    <w:right w:val="none" w:sz="0" w:space="0" w:color="auto"/>
                  </w:divBdr>
                </w:div>
                <w:div w:id="478036753">
                  <w:marLeft w:val="640"/>
                  <w:marRight w:val="0"/>
                  <w:marTop w:val="0"/>
                  <w:marBottom w:val="0"/>
                  <w:divBdr>
                    <w:top w:val="none" w:sz="0" w:space="0" w:color="auto"/>
                    <w:left w:val="none" w:sz="0" w:space="0" w:color="auto"/>
                    <w:bottom w:val="none" w:sz="0" w:space="0" w:color="auto"/>
                    <w:right w:val="none" w:sz="0" w:space="0" w:color="auto"/>
                  </w:divBdr>
                </w:div>
                <w:div w:id="480081453">
                  <w:marLeft w:val="640"/>
                  <w:marRight w:val="0"/>
                  <w:marTop w:val="0"/>
                  <w:marBottom w:val="0"/>
                  <w:divBdr>
                    <w:top w:val="none" w:sz="0" w:space="0" w:color="auto"/>
                    <w:left w:val="none" w:sz="0" w:space="0" w:color="auto"/>
                    <w:bottom w:val="none" w:sz="0" w:space="0" w:color="auto"/>
                    <w:right w:val="none" w:sz="0" w:space="0" w:color="auto"/>
                  </w:divBdr>
                </w:div>
                <w:div w:id="490877691">
                  <w:marLeft w:val="640"/>
                  <w:marRight w:val="0"/>
                  <w:marTop w:val="0"/>
                  <w:marBottom w:val="0"/>
                  <w:divBdr>
                    <w:top w:val="none" w:sz="0" w:space="0" w:color="auto"/>
                    <w:left w:val="none" w:sz="0" w:space="0" w:color="auto"/>
                    <w:bottom w:val="none" w:sz="0" w:space="0" w:color="auto"/>
                    <w:right w:val="none" w:sz="0" w:space="0" w:color="auto"/>
                  </w:divBdr>
                </w:div>
                <w:div w:id="499197920">
                  <w:marLeft w:val="640"/>
                  <w:marRight w:val="0"/>
                  <w:marTop w:val="0"/>
                  <w:marBottom w:val="0"/>
                  <w:divBdr>
                    <w:top w:val="none" w:sz="0" w:space="0" w:color="auto"/>
                    <w:left w:val="none" w:sz="0" w:space="0" w:color="auto"/>
                    <w:bottom w:val="none" w:sz="0" w:space="0" w:color="auto"/>
                    <w:right w:val="none" w:sz="0" w:space="0" w:color="auto"/>
                  </w:divBdr>
                </w:div>
                <w:div w:id="580142970">
                  <w:marLeft w:val="640"/>
                  <w:marRight w:val="0"/>
                  <w:marTop w:val="0"/>
                  <w:marBottom w:val="0"/>
                  <w:divBdr>
                    <w:top w:val="none" w:sz="0" w:space="0" w:color="auto"/>
                    <w:left w:val="none" w:sz="0" w:space="0" w:color="auto"/>
                    <w:bottom w:val="none" w:sz="0" w:space="0" w:color="auto"/>
                    <w:right w:val="none" w:sz="0" w:space="0" w:color="auto"/>
                  </w:divBdr>
                </w:div>
                <w:div w:id="729233307">
                  <w:marLeft w:val="640"/>
                  <w:marRight w:val="0"/>
                  <w:marTop w:val="0"/>
                  <w:marBottom w:val="0"/>
                  <w:divBdr>
                    <w:top w:val="none" w:sz="0" w:space="0" w:color="auto"/>
                    <w:left w:val="none" w:sz="0" w:space="0" w:color="auto"/>
                    <w:bottom w:val="none" w:sz="0" w:space="0" w:color="auto"/>
                    <w:right w:val="none" w:sz="0" w:space="0" w:color="auto"/>
                  </w:divBdr>
                </w:div>
                <w:div w:id="743260534">
                  <w:marLeft w:val="640"/>
                  <w:marRight w:val="0"/>
                  <w:marTop w:val="0"/>
                  <w:marBottom w:val="0"/>
                  <w:divBdr>
                    <w:top w:val="none" w:sz="0" w:space="0" w:color="auto"/>
                    <w:left w:val="none" w:sz="0" w:space="0" w:color="auto"/>
                    <w:bottom w:val="none" w:sz="0" w:space="0" w:color="auto"/>
                    <w:right w:val="none" w:sz="0" w:space="0" w:color="auto"/>
                  </w:divBdr>
                </w:div>
                <w:div w:id="755128781">
                  <w:marLeft w:val="640"/>
                  <w:marRight w:val="0"/>
                  <w:marTop w:val="0"/>
                  <w:marBottom w:val="0"/>
                  <w:divBdr>
                    <w:top w:val="none" w:sz="0" w:space="0" w:color="auto"/>
                    <w:left w:val="none" w:sz="0" w:space="0" w:color="auto"/>
                    <w:bottom w:val="none" w:sz="0" w:space="0" w:color="auto"/>
                    <w:right w:val="none" w:sz="0" w:space="0" w:color="auto"/>
                  </w:divBdr>
                </w:div>
                <w:div w:id="785387554">
                  <w:marLeft w:val="640"/>
                  <w:marRight w:val="0"/>
                  <w:marTop w:val="0"/>
                  <w:marBottom w:val="0"/>
                  <w:divBdr>
                    <w:top w:val="none" w:sz="0" w:space="0" w:color="auto"/>
                    <w:left w:val="none" w:sz="0" w:space="0" w:color="auto"/>
                    <w:bottom w:val="none" w:sz="0" w:space="0" w:color="auto"/>
                    <w:right w:val="none" w:sz="0" w:space="0" w:color="auto"/>
                  </w:divBdr>
                </w:div>
                <w:div w:id="989289539">
                  <w:marLeft w:val="640"/>
                  <w:marRight w:val="0"/>
                  <w:marTop w:val="0"/>
                  <w:marBottom w:val="0"/>
                  <w:divBdr>
                    <w:top w:val="none" w:sz="0" w:space="0" w:color="auto"/>
                    <w:left w:val="none" w:sz="0" w:space="0" w:color="auto"/>
                    <w:bottom w:val="none" w:sz="0" w:space="0" w:color="auto"/>
                    <w:right w:val="none" w:sz="0" w:space="0" w:color="auto"/>
                  </w:divBdr>
                </w:div>
                <w:div w:id="1000814999">
                  <w:marLeft w:val="640"/>
                  <w:marRight w:val="0"/>
                  <w:marTop w:val="0"/>
                  <w:marBottom w:val="0"/>
                  <w:divBdr>
                    <w:top w:val="none" w:sz="0" w:space="0" w:color="auto"/>
                    <w:left w:val="none" w:sz="0" w:space="0" w:color="auto"/>
                    <w:bottom w:val="none" w:sz="0" w:space="0" w:color="auto"/>
                    <w:right w:val="none" w:sz="0" w:space="0" w:color="auto"/>
                  </w:divBdr>
                </w:div>
                <w:div w:id="1019745048">
                  <w:marLeft w:val="640"/>
                  <w:marRight w:val="0"/>
                  <w:marTop w:val="0"/>
                  <w:marBottom w:val="0"/>
                  <w:divBdr>
                    <w:top w:val="none" w:sz="0" w:space="0" w:color="auto"/>
                    <w:left w:val="none" w:sz="0" w:space="0" w:color="auto"/>
                    <w:bottom w:val="none" w:sz="0" w:space="0" w:color="auto"/>
                    <w:right w:val="none" w:sz="0" w:space="0" w:color="auto"/>
                  </w:divBdr>
                </w:div>
                <w:div w:id="1087187263">
                  <w:marLeft w:val="640"/>
                  <w:marRight w:val="0"/>
                  <w:marTop w:val="0"/>
                  <w:marBottom w:val="0"/>
                  <w:divBdr>
                    <w:top w:val="none" w:sz="0" w:space="0" w:color="auto"/>
                    <w:left w:val="none" w:sz="0" w:space="0" w:color="auto"/>
                    <w:bottom w:val="none" w:sz="0" w:space="0" w:color="auto"/>
                    <w:right w:val="none" w:sz="0" w:space="0" w:color="auto"/>
                  </w:divBdr>
                </w:div>
                <w:div w:id="1100178371">
                  <w:marLeft w:val="640"/>
                  <w:marRight w:val="0"/>
                  <w:marTop w:val="0"/>
                  <w:marBottom w:val="0"/>
                  <w:divBdr>
                    <w:top w:val="none" w:sz="0" w:space="0" w:color="auto"/>
                    <w:left w:val="none" w:sz="0" w:space="0" w:color="auto"/>
                    <w:bottom w:val="none" w:sz="0" w:space="0" w:color="auto"/>
                    <w:right w:val="none" w:sz="0" w:space="0" w:color="auto"/>
                  </w:divBdr>
                </w:div>
                <w:div w:id="1205220169">
                  <w:marLeft w:val="640"/>
                  <w:marRight w:val="0"/>
                  <w:marTop w:val="0"/>
                  <w:marBottom w:val="0"/>
                  <w:divBdr>
                    <w:top w:val="none" w:sz="0" w:space="0" w:color="auto"/>
                    <w:left w:val="none" w:sz="0" w:space="0" w:color="auto"/>
                    <w:bottom w:val="none" w:sz="0" w:space="0" w:color="auto"/>
                    <w:right w:val="none" w:sz="0" w:space="0" w:color="auto"/>
                  </w:divBdr>
                </w:div>
                <w:div w:id="1260723341">
                  <w:marLeft w:val="640"/>
                  <w:marRight w:val="0"/>
                  <w:marTop w:val="0"/>
                  <w:marBottom w:val="0"/>
                  <w:divBdr>
                    <w:top w:val="none" w:sz="0" w:space="0" w:color="auto"/>
                    <w:left w:val="none" w:sz="0" w:space="0" w:color="auto"/>
                    <w:bottom w:val="none" w:sz="0" w:space="0" w:color="auto"/>
                    <w:right w:val="none" w:sz="0" w:space="0" w:color="auto"/>
                  </w:divBdr>
                </w:div>
                <w:div w:id="1272012049">
                  <w:marLeft w:val="640"/>
                  <w:marRight w:val="0"/>
                  <w:marTop w:val="0"/>
                  <w:marBottom w:val="0"/>
                  <w:divBdr>
                    <w:top w:val="none" w:sz="0" w:space="0" w:color="auto"/>
                    <w:left w:val="none" w:sz="0" w:space="0" w:color="auto"/>
                    <w:bottom w:val="none" w:sz="0" w:space="0" w:color="auto"/>
                    <w:right w:val="none" w:sz="0" w:space="0" w:color="auto"/>
                  </w:divBdr>
                </w:div>
                <w:div w:id="1288973538">
                  <w:marLeft w:val="640"/>
                  <w:marRight w:val="0"/>
                  <w:marTop w:val="0"/>
                  <w:marBottom w:val="0"/>
                  <w:divBdr>
                    <w:top w:val="none" w:sz="0" w:space="0" w:color="auto"/>
                    <w:left w:val="none" w:sz="0" w:space="0" w:color="auto"/>
                    <w:bottom w:val="none" w:sz="0" w:space="0" w:color="auto"/>
                    <w:right w:val="none" w:sz="0" w:space="0" w:color="auto"/>
                  </w:divBdr>
                </w:div>
                <w:div w:id="1291133137">
                  <w:marLeft w:val="640"/>
                  <w:marRight w:val="0"/>
                  <w:marTop w:val="0"/>
                  <w:marBottom w:val="0"/>
                  <w:divBdr>
                    <w:top w:val="none" w:sz="0" w:space="0" w:color="auto"/>
                    <w:left w:val="none" w:sz="0" w:space="0" w:color="auto"/>
                    <w:bottom w:val="none" w:sz="0" w:space="0" w:color="auto"/>
                    <w:right w:val="none" w:sz="0" w:space="0" w:color="auto"/>
                  </w:divBdr>
                </w:div>
                <w:div w:id="1299187568">
                  <w:marLeft w:val="640"/>
                  <w:marRight w:val="0"/>
                  <w:marTop w:val="0"/>
                  <w:marBottom w:val="0"/>
                  <w:divBdr>
                    <w:top w:val="none" w:sz="0" w:space="0" w:color="auto"/>
                    <w:left w:val="none" w:sz="0" w:space="0" w:color="auto"/>
                    <w:bottom w:val="none" w:sz="0" w:space="0" w:color="auto"/>
                    <w:right w:val="none" w:sz="0" w:space="0" w:color="auto"/>
                  </w:divBdr>
                </w:div>
                <w:div w:id="1312908545">
                  <w:marLeft w:val="640"/>
                  <w:marRight w:val="0"/>
                  <w:marTop w:val="0"/>
                  <w:marBottom w:val="0"/>
                  <w:divBdr>
                    <w:top w:val="none" w:sz="0" w:space="0" w:color="auto"/>
                    <w:left w:val="none" w:sz="0" w:space="0" w:color="auto"/>
                    <w:bottom w:val="none" w:sz="0" w:space="0" w:color="auto"/>
                    <w:right w:val="none" w:sz="0" w:space="0" w:color="auto"/>
                  </w:divBdr>
                </w:div>
                <w:div w:id="1341737418">
                  <w:marLeft w:val="640"/>
                  <w:marRight w:val="0"/>
                  <w:marTop w:val="0"/>
                  <w:marBottom w:val="0"/>
                  <w:divBdr>
                    <w:top w:val="none" w:sz="0" w:space="0" w:color="auto"/>
                    <w:left w:val="none" w:sz="0" w:space="0" w:color="auto"/>
                    <w:bottom w:val="none" w:sz="0" w:space="0" w:color="auto"/>
                    <w:right w:val="none" w:sz="0" w:space="0" w:color="auto"/>
                  </w:divBdr>
                </w:div>
                <w:div w:id="1348753582">
                  <w:marLeft w:val="640"/>
                  <w:marRight w:val="0"/>
                  <w:marTop w:val="0"/>
                  <w:marBottom w:val="0"/>
                  <w:divBdr>
                    <w:top w:val="none" w:sz="0" w:space="0" w:color="auto"/>
                    <w:left w:val="none" w:sz="0" w:space="0" w:color="auto"/>
                    <w:bottom w:val="none" w:sz="0" w:space="0" w:color="auto"/>
                    <w:right w:val="none" w:sz="0" w:space="0" w:color="auto"/>
                  </w:divBdr>
                </w:div>
                <w:div w:id="1359507114">
                  <w:marLeft w:val="640"/>
                  <w:marRight w:val="0"/>
                  <w:marTop w:val="0"/>
                  <w:marBottom w:val="0"/>
                  <w:divBdr>
                    <w:top w:val="none" w:sz="0" w:space="0" w:color="auto"/>
                    <w:left w:val="none" w:sz="0" w:space="0" w:color="auto"/>
                    <w:bottom w:val="none" w:sz="0" w:space="0" w:color="auto"/>
                    <w:right w:val="none" w:sz="0" w:space="0" w:color="auto"/>
                  </w:divBdr>
                </w:div>
                <w:div w:id="1420715819">
                  <w:marLeft w:val="640"/>
                  <w:marRight w:val="0"/>
                  <w:marTop w:val="0"/>
                  <w:marBottom w:val="0"/>
                  <w:divBdr>
                    <w:top w:val="none" w:sz="0" w:space="0" w:color="auto"/>
                    <w:left w:val="none" w:sz="0" w:space="0" w:color="auto"/>
                    <w:bottom w:val="none" w:sz="0" w:space="0" w:color="auto"/>
                    <w:right w:val="none" w:sz="0" w:space="0" w:color="auto"/>
                  </w:divBdr>
                </w:div>
                <w:div w:id="1453477341">
                  <w:marLeft w:val="640"/>
                  <w:marRight w:val="0"/>
                  <w:marTop w:val="0"/>
                  <w:marBottom w:val="0"/>
                  <w:divBdr>
                    <w:top w:val="none" w:sz="0" w:space="0" w:color="auto"/>
                    <w:left w:val="none" w:sz="0" w:space="0" w:color="auto"/>
                    <w:bottom w:val="none" w:sz="0" w:space="0" w:color="auto"/>
                    <w:right w:val="none" w:sz="0" w:space="0" w:color="auto"/>
                  </w:divBdr>
                </w:div>
                <w:div w:id="1497377448">
                  <w:marLeft w:val="640"/>
                  <w:marRight w:val="0"/>
                  <w:marTop w:val="0"/>
                  <w:marBottom w:val="0"/>
                  <w:divBdr>
                    <w:top w:val="none" w:sz="0" w:space="0" w:color="auto"/>
                    <w:left w:val="none" w:sz="0" w:space="0" w:color="auto"/>
                    <w:bottom w:val="none" w:sz="0" w:space="0" w:color="auto"/>
                    <w:right w:val="none" w:sz="0" w:space="0" w:color="auto"/>
                  </w:divBdr>
                </w:div>
                <w:div w:id="1513953583">
                  <w:marLeft w:val="640"/>
                  <w:marRight w:val="0"/>
                  <w:marTop w:val="0"/>
                  <w:marBottom w:val="0"/>
                  <w:divBdr>
                    <w:top w:val="none" w:sz="0" w:space="0" w:color="auto"/>
                    <w:left w:val="none" w:sz="0" w:space="0" w:color="auto"/>
                    <w:bottom w:val="none" w:sz="0" w:space="0" w:color="auto"/>
                    <w:right w:val="none" w:sz="0" w:space="0" w:color="auto"/>
                  </w:divBdr>
                </w:div>
                <w:div w:id="1520310978">
                  <w:marLeft w:val="640"/>
                  <w:marRight w:val="0"/>
                  <w:marTop w:val="0"/>
                  <w:marBottom w:val="0"/>
                  <w:divBdr>
                    <w:top w:val="none" w:sz="0" w:space="0" w:color="auto"/>
                    <w:left w:val="none" w:sz="0" w:space="0" w:color="auto"/>
                    <w:bottom w:val="none" w:sz="0" w:space="0" w:color="auto"/>
                    <w:right w:val="none" w:sz="0" w:space="0" w:color="auto"/>
                  </w:divBdr>
                </w:div>
                <w:div w:id="1533415556">
                  <w:marLeft w:val="640"/>
                  <w:marRight w:val="0"/>
                  <w:marTop w:val="0"/>
                  <w:marBottom w:val="0"/>
                  <w:divBdr>
                    <w:top w:val="none" w:sz="0" w:space="0" w:color="auto"/>
                    <w:left w:val="none" w:sz="0" w:space="0" w:color="auto"/>
                    <w:bottom w:val="none" w:sz="0" w:space="0" w:color="auto"/>
                    <w:right w:val="none" w:sz="0" w:space="0" w:color="auto"/>
                  </w:divBdr>
                </w:div>
                <w:div w:id="1535078683">
                  <w:marLeft w:val="640"/>
                  <w:marRight w:val="0"/>
                  <w:marTop w:val="0"/>
                  <w:marBottom w:val="0"/>
                  <w:divBdr>
                    <w:top w:val="none" w:sz="0" w:space="0" w:color="auto"/>
                    <w:left w:val="none" w:sz="0" w:space="0" w:color="auto"/>
                    <w:bottom w:val="none" w:sz="0" w:space="0" w:color="auto"/>
                    <w:right w:val="none" w:sz="0" w:space="0" w:color="auto"/>
                  </w:divBdr>
                </w:div>
                <w:div w:id="1538590407">
                  <w:marLeft w:val="640"/>
                  <w:marRight w:val="0"/>
                  <w:marTop w:val="0"/>
                  <w:marBottom w:val="0"/>
                  <w:divBdr>
                    <w:top w:val="none" w:sz="0" w:space="0" w:color="auto"/>
                    <w:left w:val="none" w:sz="0" w:space="0" w:color="auto"/>
                    <w:bottom w:val="none" w:sz="0" w:space="0" w:color="auto"/>
                    <w:right w:val="none" w:sz="0" w:space="0" w:color="auto"/>
                  </w:divBdr>
                </w:div>
                <w:div w:id="1539007608">
                  <w:marLeft w:val="640"/>
                  <w:marRight w:val="0"/>
                  <w:marTop w:val="0"/>
                  <w:marBottom w:val="0"/>
                  <w:divBdr>
                    <w:top w:val="none" w:sz="0" w:space="0" w:color="auto"/>
                    <w:left w:val="none" w:sz="0" w:space="0" w:color="auto"/>
                    <w:bottom w:val="none" w:sz="0" w:space="0" w:color="auto"/>
                    <w:right w:val="none" w:sz="0" w:space="0" w:color="auto"/>
                  </w:divBdr>
                </w:div>
                <w:div w:id="1593512769">
                  <w:marLeft w:val="640"/>
                  <w:marRight w:val="0"/>
                  <w:marTop w:val="0"/>
                  <w:marBottom w:val="0"/>
                  <w:divBdr>
                    <w:top w:val="none" w:sz="0" w:space="0" w:color="auto"/>
                    <w:left w:val="none" w:sz="0" w:space="0" w:color="auto"/>
                    <w:bottom w:val="none" w:sz="0" w:space="0" w:color="auto"/>
                    <w:right w:val="none" w:sz="0" w:space="0" w:color="auto"/>
                  </w:divBdr>
                </w:div>
                <w:div w:id="1596673564">
                  <w:marLeft w:val="640"/>
                  <w:marRight w:val="0"/>
                  <w:marTop w:val="0"/>
                  <w:marBottom w:val="0"/>
                  <w:divBdr>
                    <w:top w:val="none" w:sz="0" w:space="0" w:color="auto"/>
                    <w:left w:val="none" w:sz="0" w:space="0" w:color="auto"/>
                    <w:bottom w:val="none" w:sz="0" w:space="0" w:color="auto"/>
                    <w:right w:val="none" w:sz="0" w:space="0" w:color="auto"/>
                  </w:divBdr>
                </w:div>
                <w:div w:id="1613055668">
                  <w:marLeft w:val="640"/>
                  <w:marRight w:val="0"/>
                  <w:marTop w:val="0"/>
                  <w:marBottom w:val="0"/>
                  <w:divBdr>
                    <w:top w:val="none" w:sz="0" w:space="0" w:color="auto"/>
                    <w:left w:val="none" w:sz="0" w:space="0" w:color="auto"/>
                    <w:bottom w:val="none" w:sz="0" w:space="0" w:color="auto"/>
                    <w:right w:val="none" w:sz="0" w:space="0" w:color="auto"/>
                  </w:divBdr>
                </w:div>
                <w:div w:id="1676149120">
                  <w:marLeft w:val="640"/>
                  <w:marRight w:val="0"/>
                  <w:marTop w:val="0"/>
                  <w:marBottom w:val="0"/>
                  <w:divBdr>
                    <w:top w:val="none" w:sz="0" w:space="0" w:color="auto"/>
                    <w:left w:val="none" w:sz="0" w:space="0" w:color="auto"/>
                    <w:bottom w:val="none" w:sz="0" w:space="0" w:color="auto"/>
                    <w:right w:val="none" w:sz="0" w:space="0" w:color="auto"/>
                  </w:divBdr>
                </w:div>
                <w:div w:id="1684820453">
                  <w:marLeft w:val="640"/>
                  <w:marRight w:val="0"/>
                  <w:marTop w:val="0"/>
                  <w:marBottom w:val="0"/>
                  <w:divBdr>
                    <w:top w:val="none" w:sz="0" w:space="0" w:color="auto"/>
                    <w:left w:val="none" w:sz="0" w:space="0" w:color="auto"/>
                    <w:bottom w:val="none" w:sz="0" w:space="0" w:color="auto"/>
                    <w:right w:val="none" w:sz="0" w:space="0" w:color="auto"/>
                  </w:divBdr>
                </w:div>
                <w:div w:id="1692343798">
                  <w:marLeft w:val="640"/>
                  <w:marRight w:val="0"/>
                  <w:marTop w:val="0"/>
                  <w:marBottom w:val="0"/>
                  <w:divBdr>
                    <w:top w:val="none" w:sz="0" w:space="0" w:color="auto"/>
                    <w:left w:val="none" w:sz="0" w:space="0" w:color="auto"/>
                    <w:bottom w:val="none" w:sz="0" w:space="0" w:color="auto"/>
                    <w:right w:val="none" w:sz="0" w:space="0" w:color="auto"/>
                  </w:divBdr>
                </w:div>
                <w:div w:id="1763450493">
                  <w:marLeft w:val="640"/>
                  <w:marRight w:val="0"/>
                  <w:marTop w:val="0"/>
                  <w:marBottom w:val="0"/>
                  <w:divBdr>
                    <w:top w:val="none" w:sz="0" w:space="0" w:color="auto"/>
                    <w:left w:val="none" w:sz="0" w:space="0" w:color="auto"/>
                    <w:bottom w:val="none" w:sz="0" w:space="0" w:color="auto"/>
                    <w:right w:val="none" w:sz="0" w:space="0" w:color="auto"/>
                  </w:divBdr>
                </w:div>
                <w:div w:id="1771462179">
                  <w:marLeft w:val="640"/>
                  <w:marRight w:val="0"/>
                  <w:marTop w:val="0"/>
                  <w:marBottom w:val="0"/>
                  <w:divBdr>
                    <w:top w:val="none" w:sz="0" w:space="0" w:color="auto"/>
                    <w:left w:val="none" w:sz="0" w:space="0" w:color="auto"/>
                    <w:bottom w:val="none" w:sz="0" w:space="0" w:color="auto"/>
                    <w:right w:val="none" w:sz="0" w:space="0" w:color="auto"/>
                  </w:divBdr>
                </w:div>
                <w:div w:id="1780639502">
                  <w:marLeft w:val="640"/>
                  <w:marRight w:val="0"/>
                  <w:marTop w:val="0"/>
                  <w:marBottom w:val="0"/>
                  <w:divBdr>
                    <w:top w:val="none" w:sz="0" w:space="0" w:color="auto"/>
                    <w:left w:val="none" w:sz="0" w:space="0" w:color="auto"/>
                    <w:bottom w:val="none" w:sz="0" w:space="0" w:color="auto"/>
                    <w:right w:val="none" w:sz="0" w:space="0" w:color="auto"/>
                  </w:divBdr>
                </w:div>
                <w:div w:id="1784617286">
                  <w:marLeft w:val="640"/>
                  <w:marRight w:val="0"/>
                  <w:marTop w:val="0"/>
                  <w:marBottom w:val="0"/>
                  <w:divBdr>
                    <w:top w:val="none" w:sz="0" w:space="0" w:color="auto"/>
                    <w:left w:val="none" w:sz="0" w:space="0" w:color="auto"/>
                    <w:bottom w:val="none" w:sz="0" w:space="0" w:color="auto"/>
                    <w:right w:val="none" w:sz="0" w:space="0" w:color="auto"/>
                  </w:divBdr>
                </w:div>
                <w:div w:id="1801259927">
                  <w:marLeft w:val="640"/>
                  <w:marRight w:val="0"/>
                  <w:marTop w:val="0"/>
                  <w:marBottom w:val="0"/>
                  <w:divBdr>
                    <w:top w:val="none" w:sz="0" w:space="0" w:color="auto"/>
                    <w:left w:val="none" w:sz="0" w:space="0" w:color="auto"/>
                    <w:bottom w:val="none" w:sz="0" w:space="0" w:color="auto"/>
                    <w:right w:val="none" w:sz="0" w:space="0" w:color="auto"/>
                  </w:divBdr>
                </w:div>
                <w:div w:id="1816876099">
                  <w:marLeft w:val="640"/>
                  <w:marRight w:val="0"/>
                  <w:marTop w:val="0"/>
                  <w:marBottom w:val="0"/>
                  <w:divBdr>
                    <w:top w:val="none" w:sz="0" w:space="0" w:color="auto"/>
                    <w:left w:val="none" w:sz="0" w:space="0" w:color="auto"/>
                    <w:bottom w:val="none" w:sz="0" w:space="0" w:color="auto"/>
                    <w:right w:val="none" w:sz="0" w:space="0" w:color="auto"/>
                  </w:divBdr>
                </w:div>
                <w:div w:id="1823236601">
                  <w:marLeft w:val="640"/>
                  <w:marRight w:val="0"/>
                  <w:marTop w:val="0"/>
                  <w:marBottom w:val="0"/>
                  <w:divBdr>
                    <w:top w:val="none" w:sz="0" w:space="0" w:color="auto"/>
                    <w:left w:val="none" w:sz="0" w:space="0" w:color="auto"/>
                    <w:bottom w:val="none" w:sz="0" w:space="0" w:color="auto"/>
                    <w:right w:val="none" w:sz="0" w:space="0" w:color="auto"/>
                  </w:divBdr>
                </w:div>
                <w:div w:id="1886679311">
                  <w:marLeft w:val="640"/>
                  <w:marRight w:val="0"/>
                  <w:marTop w:val="0"/>
                  <w:marBottom w:val="0"/>
                  <w:divBdr>
                    <w:top w:val="none" w:sz="0" w:space="0" w:color="auto"/>
                    <w:left w:val="none" w:sz="0" w:space="0" w:color="auto"/>
                    <w:bottom w:val="none" w:sz="0" w:space="0" w:color="auto"/>
                    <w:right w:val="none" w:sz="0" w:space="0" w:color="auto"/>
                  </w:divBdr>
                </w:div>
                <w:div w:id="1912689863">
                  <w:marLeft w:val="640"/>
                  <w:marRight w:val="0"/>
                  <w:marTop w:val="0"/>
                  <w:marBottom w:val="0"/>
                  <w:divBdr>
                    <w:top w:val="none" w:sz="0" w:space="0" w:color="auto"/>
                    <w:left w:val="none" w:sz="0" w:space="0" w:color="auto"/>
                    <w:bottom w:val="none" w:sz="0" w:space="0" w:color="auto"/>
                    <w:right w:val="none" w:sz="0" w:space="0" w:color="auto"/>
                  </w:divBdr>
                </w:div>
                <w:div w:id="1925458817">
                  <w:marLeft w:val="640"/>
                  <w:marRight w:val="0"/>
                  <w:marTop w:val="0"/>
                  <w:marBottom w:val="0"/>
                  <w:divBdr>
                    <w:top w:val="none" w:sz="0" w:space="0" w:color="auto"/>
                    <w:left w:val="none" w:sz="0" w:space="0" w:color="auto"/>
                    <w:bottom w:val="none" w:sz="0" w:space="0" w:color="auto"/>
                    <w:right w:val="none" w:sz="0" w:space="0" w:color="auto"/>
                  </w:divBdr>
                </w:div>
                <w:div w:id="1965456398">
                  <w:marLeft w:val="640"/>
                  <w:marRight w:val="0"/>
                  <w:marTop w:val="0"/>
                  <w:marBottom w:val="0"/>
                  <w:divBdr>
                    <w:top w:val="none" w:sz="0" w:space="0" w:color="auto"/>
                    <w:left w:val="none" w:sz="0" w:space="0" w:color="auto"/>
                    <w:bottom w:val="none" w:sz="0" w:space="0" w:color="auto"/>
                    <w:right w:val="none" w:sz="0" w:space="0" w:color="auto"/>
                  </w:divBdr>
                </w:div>
                <w:div w:id="1971552091">
                  <w:marLeft w:val="640"/>
                  <w:marRight w:val="0"/>
                  <w:marTop w:val="0"/>
                  <w:marBottom w:val="0"/>
                  <w:divBdr>
                    <w:top w:val="none" w:sz="0" w:space="0" w:color="auto"/>
                    <w:left w:val="none" w:sz="0" w:space="0" w:color="auto"/>
                    <w:bottom w:val="none" w:sz="0" w:space="0" w:color="auto"/>
                    <w:right w:val="none" w:sz="0" w:space="0" w:color="auto"/>
                  </w:divBdr>
                </w:div>
                <w:div w:id="1974290534">
                  <w:marLeft w:val="640"/>
                  <w:marRight w:val="0"/>
                  <w:marTop w:val="0"/>
                  <w:marBottom w:val="0"/>
                  <w:divBdr>
                    <w:top w:val="none" w:sz="0" w:space="0" w:color="auto"/>
                    <w:left w:val="none" w:sz="0" w:space="0" w:color="auto"/>
                    <w:bottom w:val="none" w:sz="0" w:space="0" w:color="auto"/>
                    <w:right w:val="none" w:sz="0" w:space="0" w:color="auto"/>
                  </w:divBdr>
                </w:div>
                <w:div w:id="1995527162">
                  <w:marLeft w:val="640"/>
                  <w:marRight w:val="0"/>
                  <w:marTop w:val="0"/>
                  <w:marBottom w:val="0"/>
                  <w:divBdr>
                    <w:top w:val="none" w:sz="0" w:space="0" w:color="auto"/>
                    <w:left w:val="none" w:sz="0" w:space="0" w:color="auto"/>
                    <w:bottom w:val="none" w:sz="0" w:space="0" w:color="auto"/>
                    <w:right w:val="none" w:sz="0" w:space="0" w:color="auto"/>
                  </w:divBdr>
                </w:div>
                <w:div w:id="1997566177">
                  <w:marLeft w:val="640"/>
                  <w:marRight w:val="0"/>
                  <w:marTop w:val="0"/>
                  <w:marBottom w:val="0"/>
                  <w:divBdr>
                    <w:top w:val="none" w:sz="0" w:space="0" w:color="auto"/>
                    <w:left w:val="none" w:sz="0" w:space="0" w:color="auto"/>
                    <w:bottom w:val="none" w:sz="0" w:space="0" w:color="auto"/>
                    <w:right w:val="none" w:sz="0" w:space="0" w:color="auto"/>
                  </w:divBdr>
                </w:div>
                <w:div w:id="2014331030">
                  <w:marLeft w:val="640"/>
                  <w:marRight w:val="0"/>
                  <w:marTop w:val="0"/>
                  <w:marBottom w:val="0"/>
                  <w:divBdr>
                    <w:top w:val="none" w:sz="0" w:space="0" w:color="auto"/>
                    <w:left w:val="none" w:sz="0" w:space="0" w:color="auto"/>
                    <w:bottom w:val="none" w:sz="0" w:space="0" w:color="auto"/>
                    <w:right w:val="none" w:sz="0" w:space="0" w:color="auto"/>
                  </w:divBdr>
                </w:div>
                <w:div w:id="2027822922">
                  <w:marLeft w:val="640"/>
                  <w:marRight w:val="0"/>
                  <w:marTop w:val="0"/>
                  <w:marBottom w:val="0"/>
                  <w:divBdr>
                    <w:top w:val="none" w:sz="0" w:space="0" w:color="auto"/>
                    <w:left w:val="none" w:sz="0" w:space="0" w:color="auto"/>
                    <w:bottom w:val="none" w:sz="0" w:space="0" w:color="auto"/>
                    <w:right w:val="none" w:sz="0" w:space="0" w:color="auto"/>
                  </w:divBdr>
                </w:div>
                <w:div w:id="2098211450">
                  <w:marLeft w:val="640"/>
                  <w:marRight w:val="0"/>
                  <w:marTop w:val="0"/>
                  <w:marBottom w:val="0"/>
                  <w:divBdr>
                    <w:top w:val="none" w:sz="0" w:space="0" w:color="auto"/>
                    <w:left w:val="none" w:sz="0" w:space="0" w:color="auto"/>
                    <w:bottom w:val="none" w:sz="0" w:space="0" w:color="auto"/>
                    <w:right w:val="none" w:sz="0" w:space="0" w:color="auto"/>
                  </w:divBdr>
                </w:div>
                <w:div w:id="2104373645">
                  <w:marLeft w:val="640"/>
                  <w:marRight w:val="0"/>
                  <w:marTop w:val="0"/>
                  <w:marBottom w:val="0"/>
                  <w:divBdr>
                    <w:top w:val="none" w:sz="0" w:space="0" w:color="auto"/>
                    <w:left w:val="none" w:sz="0" w:space="0" w:color="auto"/>
                    <w:bottom w:val="none" w:sz="0" w:space="0" w:color="auto"/>
                    <w:right w:val="none" w:sz="0" w:space="0" w:color="auto"/>
                  </w:divBdr>
                </w:div>
                <w:div w:id="2118401418">
                  <w:marLeft w:val="640"/>
                  <w:marRight w:val="0"/>
                  <w:marTop w:val="0"/>
                  <w:marBottom w:val="0"/>
                  <w:divBdr>
                    <w:top w:val="none" w:sz="0" w:space="0" w:color="auto"/>
                    <w:left w:val="none" w:sz="0" w:space="0" w:color="auto"/>
                    <w:bottom w:val="none" w:sz="0" w:space="0" w:color="auto"/>
                    <w:right w:val="none" w:sz="0" w:space="0" w:color="auto"/>
                  </w:divBdr>
                </w:div>
              </w:divsChild>
            </w:div>
            <w:div w:id="1068571655">
              <w:marLeft w:val="0"/>
              <w:marRight w:val="0"/>
              <w:marTop w:val="0"/>
              <w:marBottom w:val="0"/>
              <w:divBdr>
                <w:top w:val="none" w:sz="0" w:space="0" w:color="auto"/>
                <w:left w:val="none" w:sz="0" w:space="0" w:color="auto"/>
                <w:bottom w:val="none" w:sz="0" w:space="0" w:color="auto"/>
                <w:right w:val="none" w:sz="0" w:space="0" w:color="auto"/>
              </w:divBdr>
              <w:divsChild>
                <w:div w:id="1007175">
                  <w:marLeft w:val="640"/>
                  <w:marRight w:val="0"/>
                  <w:marTop w:val="0"/>
                  <w:marBottom w:val="0"/>
                  <w:divBdr>
                    <w:top w:val="none" w:sz="0" w:space="0" w:color="auto"/>
                    <w:left w:val="none" w:sz="0" w:space="0" w:color="auto"/>
                    <w:bottom w:val="none" w:sz="0" w:space="0" w:color="auto"/>
                    <w:right w:val="none" w:sz="0" w:space="0" w:color="auto"/>
                  </w:divBdr>
                </w:div>
                <w:div w:id="32507849">
                  <w:marLeft w:val="640"/>
                  <w:marRight w:val="0"/>
                  <w:marTop w:val="0"/>
                  <w:marBottom w:val="0"/>
                  <w:divBdr>
                    <w:top w:val="none" w:sz="0" w:space="0" w:color="auto"/>
                    <w:left w:val="none" w:sz="0" w:space="0" w:color="auto"/>
                    <w:bottom w:val="none" w:sz="0" w:space="0" w:color="auto"/>
                    <w:right w:val="none" w:sz="0" w:space="0" w:color="auto"/>
                  </w:divBdr>
                </w:div>
                <w:div w:id="39550638">
                  <w:marLeft w:val="640"/>
                  <w:marRight w:val="0"/>
                  <w:marTop w:val="0"/>
                  <w:marBottom w:val="0"/>
                  <w:divBdr>
                    <w:top w:val="none" w:sz="0" w:space="0" w:color="auto"/>
                    <w:left w:val="none" w:sz="0" w:space="0" w:color="auto"/>
                    <w:bottom w:val="none" w:sz="0" w:space="0" w:color="auto"/>
                    <w:right w:val="none" w:sz="0" w:space="0" w:color="auto"/>
                  </w:divBdr>
                </w:div>
                <w:div w:id="118307901">
                  <w:marLeft w:val="640"/>
                  <w:marRight w:val="0"/>
                  <w:marTop w:val="0"/>
                  <w:marBottom w:val="0"/>
                  <w:divBdr>
                    <w:top w:val="none" w:sz="0" w:space="0" w:color="auto"/>
                    <w:left w:val="none" w:sz="0" w:space="0" w:color="auto"/>
                    <w:bottom w:val="none" w:sz="0" w:space="0" w:color="auto"/>
                    <w:right w:val="none" w:sz="0" w:space="0" w:color="auto"/>
                  </w:divBdr>
                </w:div>
                <w:div w:id="127624435">
                  <w:marLeft w:val="640"/>
                  <w:marRight w:val="0"/>
                  <w:marTop w:val="0"/>
                  <w:marBottom w:val="0"/>
                  <w:divBdr>
                    <w:top w:val="none" w:sz="0" w:space="0" w:color="auto"/>
                    <w:left w:val="none" w:sz="0" w:space="0" w:color="auto"/>
                    <w:bottom w:val="none" w:sz="0" w:space="0" w:color="auto"/>
                    <w:right w:val="none" w:sz="0" w:space="0" w:color="auto"/>
                  </w:divBdr>
                </w:div>
                <w:div w:id="175927930">
                  <w:marLeft w:val="640"/>
                  <w:marRight w:val="0"/>
                  <w:marTop w:val="0"/>
                  <w:marBottom w:val="0"/>
                  <w:divBdr>
                    <w:top w:val="none" w:sz="0" w:space="0" w:color="auto"/>
                    <w:left w:val="none" w:sz="0" w:space="0" w:color="auto"/>
                    <w:bottom w:val="none" w:sz="0" w:space="0" w:color="auto"/>
                    <w:right w:val="none" w:sz="0" w:space="0" w:color="auto"/>
                  </w:divBdr>
                </w:div>
                <w:div w:id="180438499">
                  <w:marLeft w:val="640"/>
                  <w:marRight w:val="0"/>
                  <w:marTop w:val="0"/>
                  <w:marBottom w:val="0"/>
                  <w:divBdr>
                    <w:top w:val="none" w:sz="0" w:space="0" w:color="auto"/>
                    <w:left w:val="none" w:sz="0" w:space="0" w:color="auto"/>
                    <w:bottom w:val="none" w:sz="0" w:space="0" w:color="auto"/>
                    <w:right w:val="none" w:sz="0" w:space="0" w:color="auto"/>
                  </w:divBdr>
                </w:div>
                <w:div w:id="216479733">
                  <w:marLeft w:val="640"/>
                  <w:marRight w:val="0"/>
                  <w:marTop w:val="0"/>
                  <w:marBottom w:val="0"/>
                  <w:divBdr>
                    <w:top w:val="none" w:sz="0" w:space="0" w:color="auto"/>
                    <w:left w:val="none" w:sz="0" w:space="0" w:color="auto"/>
                    <w:bottom w:val="none" w:sz="0" w:space="0" w:color="auto"/>
                    <w:right w:val="none" w:sz="0" w:space="0" w:color="auto"/>
                  </w:divBdr>
                </w:div>
                <w:div w:id="236671590">
                  <w:marLeft w:val="640"/>
                  <w:marRight w:val="0"/>
                  <w:marTop w:val="0"/>
                  <w:marBottom w:val="0"/>
                  <w:divBdr>
                    <w:top w:val="none" w:sz="0" w:space="0" w:color="auto"/>
                    <w:left w:val="none" w:sz="0" w:space="0" w:color="auto"/>
                    <w:bottom w:val="none" w:sz="0" w:space="0" w:color="auto"/>
                    <w:right w:val="none" w:sz="0" w:space="0" w:color="auto"/>
                  </w:divBdr>
                </w:div>
                <w:div w:id="354230031">
                  <w:marLeft w:val="640"/>
                  <w:marRight w:val="0"/>
                  <w:marTop w:val="0"/>
                  <w:marBottom w:val="0"/>
                  <w:divBdr>
                    <w:top w:val="none" w:sz="0" w:space="0" w:color="auto"/>
                    <w:left w:val="none" w:sz="0" w:space="0" w:color="auto"/>
                    <w:bottom w:val="none" w:sz="0" w:space="0" w:color="auto"/>
                    <w:right w:val="none" w:sz="0" w:space="0" w:color="auto"/>
                  </w:divBdr>
                </w:div>
                <w:div w:id="391930149">
                  <w:marLeft w:val="640"/>
                  <w:marRight w:val="0"/>
                  <w:marTop w:val="0"/>
                  <w:marBottom w:val="0"/>
                  <w:divBdr>
                    <w:top w:val="none" w:sz="0" w:space="0" w:color="auto"/>
                    <w:left w:val="none" w:sz="0" w:space="0" w:color="auto"/>
                    <w:bottom w:val="none" w:sz="0" w:space="0" w:color="auto"/>
                    <w:right w:val="none" w:sz="0" w:space="0" w:color="auto"/>
                  </w:divBdr>
                </w:div>
                <w:div w:id="417211969">
                  <w:marLeft w:val="640"/>
                  <w:marRight w:val="0"/>
                  <w:marTop w:val="0"/>
                  <w:marBottom w:val="0"/>
                  <w:divBdr>
                    <w:top w:val="none" w:sz="0" w:space="0" w:color="auto"/>
                    <w:left w:val="none" w:sz="0" w:space="0" w:color="auto"/>
                    <w:bottom w:val="none" w:sz="0" w:space="0" w:color="auto"/>
                    <w:right w:val="none" w:sz="0" w:space="0" w:color="auto"/>
                  </w:divBdr>
                </w:div>
                <w:div w:id="418328624">
                  <w:marLeft w:val="640"/>
                  <w:marRight w:val="0"/>
                  <w:marTop w:val="0"/>
                  <w:marBottom w:val="0"/>
                  <w:divBdr>
                    <w:top w:val="none" w:sz="0" w:space="0" w:color="auto"/>
                    <w:left w:val="none" w:sz="0" w:space="0" w:color="auto"/>
                    <w:bottom w:val="none" w:sz="0" w:space="0" w:color="auto"/>
                    <w:right w:val="none" w:sz="0" w:space="0" w:color="auto"/>
                  </w:divBdr>
                </w:div>
                <w:div w:id="498885095">
                  <w:marLeft w:val="640"/>
                  <w:marRight w:val="0"/>
                  <w:marTop w:val="0"/>
                  <w:marBottom w:val="0"/>
                  <w:divBdr>
                    <w:top w:val="none" w:sz="0" w:space="0" w:color="auto"/>
                    <w:left w:val="none" w:sz="0" w:space="0" w:color="auto"/>
                    <w:bottom w:val="none" w:sz="0" w:space="0" w:color="auto"/>
                    <w:right w:val="none" w:sz="0" w:space="0" w:color="auto"/>
                  </w:divBdr>
                </w:div>
                <w:div w:id="541358973">
                  <w:marLeft w:val="640"/>
                  <w:marRight w:val="0"/>
                  <w:marTop w:val="0"/>
                  <w:marBottom w:val="0"/>
                  <w:divBdr>
                    <w:top w:val="none" w:sz="0" w:space="0" w:color="auto"/>
                    <w:left w:val="none" w:sz="0" w:space="0" w:color="auto"/>
                    <w:bottom w:val="none" w:sz="0" w:space="0" w:color="auto"/>
                    <w:right w:val="none" w:sz="0" w:space="0" w:color="auto"/>
                  </w:divBdr>
                </w:div>
                <w:div w:id="581374973">
                  <w:marLeft w:val="640"/>
                  <w:marRight w:val="0"/>
                  <w:marTop w:val="0"/>
                  <w:marBottom w:val="0"/>
                  <w:divBdr>
                    <w:top w:val="none" w:sz="0" w:space="0" w:color="auto"/>
                    <w:left w:val="none" w:sz="0" w:space="0" w:color="auto"/>
                    <w:bottom w:val="none" w:sz="0" w:space="0" w:color="auto"/>
                    <w:right w:val="none" w:sz="0" w:space="0" w:color="auto"/>
                  </w:divBdr>
                </w:div>
                <w:div w:id="600407093">
                  <w:marLeft w:val="640"/>
                  <w:marRight w:val="0"/>
                  <w:marTop w:val="0"/>
                  <w:marBottom w:val="0"/>
                  <w:divBdr>
                    <w:top w:val="none" w:sz="0" w:space="0" w:color="auto"/>
                    <w:left w:val="none" w:sz="0" w:space="0" w:color="auto"/>
                    <w:bottom w:val="none" w:sz="0" w:space="0" w:color="auto"/>
                    <w:right w:val="none" w:sz="0" w:space="0" w:color="auto"/>
                  </w:divBdr>
                </w:div>
                <w:div w:id="602538070">
                  <w:marLeft w:val="640"/>
                  <w:marRight w:val="0"/>
                  <w:marTop w:val="0"/>
                  <w:marBottom w:val="0"/>
                  <w:divBdr>
                    <w:top w:val="none" w:sz="0" w:space="0" w:color="auto"/>
                    <w:left w:val="none" w:sz="0" w:space="0" w:color="auto"/>
                    <w:bottom w:val="none" w:sz="0" w:space="0" w:color="auto"/>
                    <w:right w:val="none" w:sz="0" w:space="0" w:color="auto"/>
                  </w:divBdr>
                </w:div>
                <w:div w:id="681664431">
                  <w:marLeft w:val="640"/>
                  <w:marRight w:val="0"/>
                  <w:marTop w:val="0"/>
                  <w:marBottom w:val="0"/>
                  <w:divBdr>
                    <w:top w:val="none" w:sz="0" w:space="0" w:color="auto"/>
                    <w:left w:val="none" w:sz="0" w:space="0" w:color="auto"/>
                    <w:bottom w:val="none" w:sz="0" w:space="0" w:color="auto"/>
                    <w:right w:val="none" w:sz="0" w:space="0" w:color="auto"/>
                  </w:divBdr>
                </w:div>
                <w:div w:id="731120759">
                  <w:marLeft w:val="640"/>
                  <w:marRight w:val="0"/>
                  <w:marTop w:val="0"/>
                  <w:marBottom w:val="0"/>
                  <w:divBdr>
                    <w:top w:val="none" w:sz="0" w:space="0" w:color="auto"/>
                    <w:left w:val="none" w:sz="0" w:space="0" w:color="auto"/>
                    <w:bottom w:val="none" w:sz="0" w:space="0" w:color="auto"/>
                    <w:right w:val="none" w:sz="0" w:space="0" w:color="auto"/>
                  </w:divBdr>
                </w:div>
                <w:div w:id="783421697">
                  <w:marLeft w:val="640"/>
                  <w:marRight w:val="0"/>
                  <w:marTop w:val="0"/>
                  <w:marBottom w:val="0"/>
                  <w:divBdr>
                    <w:top w:val="none" w:sz="0" w:space="0" w:color="auto"/>
                    <w:left w:val="none" w:sz="0" w:space="0" w:color="auto"/>
                    <w:bottom w:val="none" w:sz="0" w:space="0" w:color="auto"/>
                    <w:right w:val="none" w:sz="0" w:space="0" w:color="auto"/>
                  </w:divBdr>
                </w:div>
                <w:div w:id="798688607">
                  <w:marLeft w:val="640"/>
                  <w:marRight w:val="0"/>
                  <w:marTop w:val="0"/>
                  <w:marBottom w:val="0"/>
                  <w:divBdr>
                    <w:top w:val="none" w:sz="0" w:space="0" w:color="auto"/>
                    <w:left w:val="none" w:sz="0" w:space="0" w:color="auto"/>
                    <w:bottom w:val="none" w:sz="0" w:space="0" w:color="auto"/>
                    <w:right w:val="none" w:sz="0" w:space="0" w:color="auto"/>
                  </w:divBdr>
                </w:div>
                <w:div w:id="822164155">
                  <w:marLeft w:val="640"/>
                  <w:marRight w:val="0"/>
                  <w:marTop w:val="0"/>
                  <w:marBottom w:val="0"/>
                  <w:divBdr>
                    <w:top w:val="none" w:sz="0" w:space="0" w:color="auto"/>
                    <w:left w:val="none" w:sz="0" w:space="0" w:color="auto"/>
                    <w:bottom w:val="none" w:sz="0" w:space="0" w:color="auto"/>
                    <w:right w:val="none" w:sz="0" w:space="0" w:color="auto"/>
                  </w:divBdr>
                </w:div>
                <w:div w:id="827331134">
                  <w:marLeft w:val="640"/>
                  <w:marRight w:val="0"/>
                  <w:marTop w:val="0"/>
                  <w:marBottom w:val="0"/>
                  <w:divBdr>
                    <w:top w:val="none" w:sz="0" w:space="0" w:color="auto"/>
                    <w:left w:val="none" w:sz="0" w:space="0" w:color="auto"/>
                    <w:bottom w:val="none" w:sz="0" w:space="0" w:color="auto"/>
                    <w:right w:val="none" w:sz="0" w:space="0" w:color="auto"/>
                  </w:divBdr>
                </w:div>
                <w:div w:id="882205946">
                  <w:marLeft w:val="640"/>
                  <w:marRight w:val="0"/>
                  <w:marTop w:val="0"/>
                  <w:marBottom w:val="0"/>
                  <w:divBdr>
                    <w:top w:val="none" w:sz="0" w:space="0" w:color="auto"/>
                    <w:left w:val="none" w:sz="0" w:space="0" w:color="auto"/>
                    <w:bottom w:val="none" w:sz="0" w:space="0" w:color="auto"/>
                    <w:right w:val="none" w:sz="0" w:space="0" w:color="auto"/>
                  </w:divBdr>
                </w:div>
                <w:div w:id="892620470">
                  <w:marLeft w:val="640"/>
                  <w:marRight w:val="0"/>
                  <w:marTop w:val="0"/>
                  <w:marBottom w:val="0"/>
                  <w:divBdr>
                    <w:top w:val="none" w:sz="0" w:space="0" w:color="auto"/>
                    <w:left w:val="none" w:sz="0" w:space="0" w:color="auto"/>
                    <w:bottom w:val="none" w:sz="0" w:space="0" w:color="auto"/>
                    <w:right w:val="none" w:sz="0" w:space="0" w:color="auto"/>
                  </w:divBdr>
                </w:div>
                <w:div w:id="926579179">
                  <w:marLeft w:val="640"/>
                  <w:marRight w:val="0"/>
                  <w:marTop w:val="0"/>
                  <w:marBottom w:val="0"/>
                  <w:divBdr>
                    <w:top w:val="none" w:sz="0" w:space="0" w:color="auto"/>
                    <w:left w:val="none" w:sz="0" w:space="0" w:color="auto"/>
                    <w:bottom w:val="none" w:sz="0" w:space="0" w:color="auto"/>
                    <w:right w:val="none" w:sz="0" w:space="0" w:color="auto"/>
                  </w:divBdr>
                </w:div>
                <w:div w:id="933124374">
                  <w:marLeft w:val="640"/>
                  <w:marRight w:val="0"/>
                  <w:marTop w:val="0"/>
                  <w:marBottom w:val="0"/>
                  <w:divBdr>
                    <w:top w:val="none" w:sz="0" w:space="0" w:color="auto"/>
                    <w:left w:val="none" w:sz="0" w:space="0" w:color="auto"/>
                    <w:bottom w:val="none" w:sz="0" w:space="0" w:color="auto"/>
                    <w:right w:val="none" w:sz="0" w:space="0" w:color="auto"/>
                  </w:divBdr>
                </w:div>
                <w:div w:id="933897705">
                  <w:marLeft w:val="640"/>
                  <w:marRight w:val="0"/>
                  <w:marTop w:val="0"/>
                  <w:marBottom w:val="0"/>
                  <w:divBdr>
                    <w:top w:val="none" w:sz="0" w:space="0" w:color="auto"/>
                    <w:left w:val="none" w:sz="0" w:space="0" w:color="auto"/>
                    <w:bottom w:val="none" w:sz="0" w:space="0" w:color="auto"/>
                    <w:right w:val="none" w:sz="0" w:space="0" w:color="auto"/>
                  </w:divBdr>
                </w:div>
                <w:div w:id="944189404">
                  <w:marLeft w:val="640"/>
                  <w:marRight w:val="0"/>
                  <w:marTop w:val="0"/>
                  <w:marBottom w:val="0"/>
                  <w:divBdr>
                    <w:top w:val="none" w:sz="0" w:space="0" w:color="auto"/>
                    <w:left w:val="none" w:sz="0" w:space="0" w:color="auto"/>
                    <w:bottom w:val="none" w:sz="0" w:space="0" w:color="auto"/>
                    <w:right w:val="none" w:sz="0" w:space="0" w:color="auto"/>
                  </w:divBdr>
                </w:div>
                <w:div w:id="979067382">
                  <w:marLeft w:val="640"/>
                  <w:marRight w:val="0"/>
                  <w:marTop w:val="0"/>
                  <w:marBottom w:val="0"/>
                  <w:divBdr>
                    <w:top w:val="none" w:sz="0" w:space="0" w:color="auto"/>
                    <w:left w:val="none" w:sz="0" w:space="0" w:color="auto"/>
                    <w:bottom w:val="none" w:sz="0" w:space="0" w:color="auto"/>
                    <w:right w:val="none" w:sz="0" w:space="0" w:color="auto"/>
                  </w:divBdr>
                </w:div>
                <w:div w:id="1044476889">
                  <w:marLeft w:val="640"/>
                  <w:marRight w:val="0"/>
                  <w:marTop w:val="0"/>
                  <w:marBottom w:val="0"/>
                  <w:divBdr>
                    <w:top w:val="none" w:sz="0" w:space="0" w:color="auto"/>
                    <w:left w:val="none" w:sz="0" w:space="0" w:color="auto"/>
                    <w:bottom w:val="none" w:sz="0" w:space="0" w:color="auto"/>
                    <w:right w:val="none" w:sz="0" w:space="0" w:color="auto"/>
                  </w:divBdr>
                </w:div>
                <w:div w:id="1099957000">
                  <w:marLeft w:val="640"/>
                  <w:marRight w:val="0"/>
                  <w:marTop w:val="0"/>
                  <w:marBottom w:val="0"/>
                  <w:divBdr>
                    <w:top w:val="none" w:sz="0" w:space="0" w:color="auto"/>
                    <w:left w:val="none" w:sz="0" w:space="0" w:color="auto"/>
                    <w:bottom w:val="none" w:sz="0" w:space="0" w:color="auto"/>
                    <w:right w:val="none" w:sz="0" w:space="0" w:color="auto"/>
                  </w:divBdr>
                </w:div>
                <w:div w:id="1146052029">
                  <w:marLeft w:val="640"/>
                  <w:marRight w:val="0"/>
                  <w:marTop w:val="0"/>
                  <w:marBottom w:val="0"/>
                  <w:divBdr>
                    <w:top w:val="none" w:sz="0" w:space="0" w:color="auto"/>
                    <w:left w:val="none" w:sz="0" w:space="0" w:color="auto"/>
                    <w:bottom w:val="none" w:sz="0" w:space="0" w:color="auto"/>
                    <w:right w:val="none" w:sz="0" w:space="0" w:color="auto"/>
                  </w:divBdr>
                </w:div>
                <w:div w:id="1201895053">
                  <w:marLeft w:val="640"/>
                  <w:marRight w:val="0"/>
                  <w:marTop w:val="0"/>
                  <w:marBottom w:val="0"/>
                  <w:divBdr>
                    <w:top w:val="none" w:sz="0" w:space="0" w:color="auto"/>
                    <w:left w:val="none" w:sz="0" w:space="0" w:color="auto"/>
                    <w:bottom w:val="none" w:sz="0" w:space="0" w:color="auto"/>
                    <w:right w:val="none" w:sz="0" w:space="0" w:color="auto"/>
                  </w:divBdr>
                </w:div>
                <w:div w:id="1256941467">
                  <w:marLeft w:val="640"/>
                  <w:marRight w:val="0"/>
                  <w:marTop w:val="0"/>
                  <w:marBottom w:val="0"/>
                  <w:divBdr>
                    <w:top w:val="none" w:sz="0" w:space="0" w:color="auto"/>
                    <w:left w:val="none" w:sz="0" w:space="0" w:color="auto"/>
                    <w:bottom w:val="none" w:sz="0" w:space="0" w:color="auto"/>
                    <w:right w:val="none" w:sz="0" w:space="0" w:color="auto"/>
                  </w:divBdr>
                </w:div>
                <w:div w:id="1299149274">
                  <w:marLeft w:val="640"/>
                  <w:marRight w:val="0"/>
                  <w:marTop w:val="0"/>
                  <w:marBottom w:val="0"/>
                  <w:divBdr>
                    <w:top w:val="none" w:sz="0" w:space="0" w:color="auto"/>
                    <w:left w:val="none" w:sz="0" w:space="0" w:color="auto"/>
                    <w:bottom w:val="none" w:sz="0" w:space="0" w:color="auto"/>
                    <w:right w:val="none" w:sz="0" w:space="0" w:color="auto"/>
                  </w:divBdr>
                </w:div>
                <w:div w:id="1312757990">
                  <w:marLeft w:val="640"/>
                  <w:marRight w:val="0"/>
                  <w:marTop w:val="0"/>
                  <w:marBottom w:val="0"/>
                  <w:divBdr>
                    <w:top w:val="none" w:sz="0" w:space="0" w:color="auto"/>
                    <w:left w:val="none" w:sz="0" w:space="0" w:color="auto"/>
                    <w:bottom w:val="none" w:sz="0" w:space="0" w:color="auto"/>
                    <w:right w:val="none" w:sz="0" w:space="0" w:color="auto"/>
                  </w:divBdr>
                </w:div>
                <w:div w:id="1317609703">
                  <w:marLeft w:val="640"/>
                  <w:marRight w:val="0"/>
                  <w:marTop w:val="0"/>
                  <w:marBottom w:val="0"/>
                  <w:divBdr>
                    <w:top w:val="none" w:sz="0" w:space="0" w:color="auto"/>
                    <w:left w:val="none" w:sz="0" w:space="0" w:color="auto"/>
                    <w:bottom w:val="none" w:sz="0" w:space="0" w:color="auto"/>
                    <w:right w:val="none" w:sz="0" w:space="0" w:color="auto"/>
                  </w:divBdr>
                </w:div>
                <w:div w:id="1358195135">
                  <w:marLeft w:val="640"/>
                  <w:marRight w:val="0"/>
                  <w:marTop w:val="0"/>
                  <w:marBottom w:val="0"/>
                  <w:divBdr>
                    <w:top w:val="none" w:sz="0" w:space="0" w:color="auto"/>
                    <w:left w:val="none" w:sz="0" w:space="0" w:color="auto"/>
                    <w:bottom w:val="none" w:sz="0" w:space="0" w:color="auto"/>
                    <w:right w:val="none" w:sz="0" w:space="0" w:color="auto"/>
                  </w:divBdr>
                </w:div>
                <w:div w:id="1415977082">
                  <w:marLeft w:val="640"/>
                  <w:marRight w:val="0"/>
                  <w:marTop w:val="0"/>
                  <w:marBottom w:val="0"/>
                  <w:divBdr>
                    <w:top w:val="none" w:sz="0" w:space="0" w:color="auto"/>
                    <w:left w:val="none" w:sz="0" w:space="0" w:color="auto"/>
                    <w:bottom w:val="none" w:sz="0" w:space="0" w:color="auto"/>
                    <w:right w:val="none" w:sz="0" w:space="0" w:color="auto"/>
                  </w:divBdr>
                </w:div>
                <w:div w:id="1443526332">
                  <w:marLeft w:val="640"/>
                  <w:marRight w:val="0"/>
                  <w:marTop w:val="0"/>
                  <w:marBottom w:val="0"/>
                  <w:divBdr>
                    <w:top w:val="none" w:sz="0" w:space="0" w:color="auto"/>
                    <w:left w:val="none" w:sz="0" w:space="0" w:color="auto"/>
                    <w:bottom w:val="none" w:sz="0" w:space="0" w:color="auto"/>
                    <w:right w:val="none" w:sz="0" w:space="0" w:color="auto"/>
                  </w:divBdr>
                </w:div>
                <w:div w:id="1465344540">
                  <w:marLeft w:val="640"/>
                  <w:marRight w:val="0"/>
                  <w:marTop w:val="0"/>
                  <w:marBottom w:val="0"/>
                  <w:divBdr>
                    <w:top w:val="none" w:sz="0" w:space="0" w:color="auto"/>
                    <w:left w:val="none" w:sz="0" w:space="0" w:color="auto"/>
                    <w:bottom w:val="none" w:sz="0" w:space="0" w:color="auto"/>
                    <w:right w:val="none" w:sz="0" w:space="0" w:color="auto"/>
                  </w:divBdr>
                </w:div>
                <w:div w:id="1468469134">
                  <w:marLeft w:val="640"/>
                  <w:marRight w:val="0"/>
                  <w:marTop w:val="0"/>
                  <w:marBottom w:val="0"/>
                  <w:divBdr>
                    <w:top w:val="none" w:sz="0" w:space="0" w:color="auto"/>
                    <w:left w:val="none" w:sz="0" w:space="0" w:color="auto"/>
                    <w:bottom w:val="none" w:sz="0" w:space="0" w:color="auto"/>
                    <w:right w:val="none" w:sz="0" w:space="0" w:color="auto"/>
                  </w:divBdr>
                </w:div>
                <w:div w:id="1469516524">
                  <w:marLeft w:val="640"/>
                  <w:marRight w:val="0"/>
                  <w:marTop w:val="0"/>
                  <w:marBottom w:val="0"/>
                  <w:divBdr>
                    <w:top w:val="none" w:sz="0" w:space="0" w:color="auto"/>
                    <w:left w:val="none" w:sz="0" w:space="0" w:color="auto"/>
                    <w:bottom w:val="none" w:sz="0" w:space="0" w:color="auto"/>
                    <w:right w:val="none" w:sz="0" w:space="0" w:color="auto"/>
                  </w:divBdr>
                </w:div>
                <w:div w:id="1472093480">
                  <w:marLeft w:val="640"/>
                  <w:marRight w:val="0"/>
                  <w:marTop w:val="0"/>
                  <w:marBottom w:val="0"/>
                  <w:divBdr>
                    <w:top w:val="none" w:sz="0" w:space="0" w:color="auto"/>
                    <w:left w:val="none" w:sz="0" w:space="0" w:color="auto"/>
                    <w:bottom w:val="none" w:sz="0" w:space="0" w:color="auto"/>
                    <w:right w:val="none" w:sz="0" w:space="0" w:color="auto"/>
                  </w:divBdr>
                </w:div>
                <w:div w:id="1478768310">
                  <w:marLeft w:val="640"/>
                  <w:marRight w:val="0"/>
                  <w:marTop w:val="0"/>
                  <w:marBottom w:val="0"/>
                  <w:divBdr>
                    <w:top w:val="none" w:sz="0" w:space="0" w:color="auto"/>
                    <w:left w:val="none" w:sz="0" w:space="0" w:color="auto"/>
                    <w:bottom w:val="none" w:sz="0" w:space="0" w:color="auto"/>
                    <w:right w:val="none" w:sz="0" w:space="0" w:color="auto"/>
                  </w:divBdr>
                </w:div>
                <w:div w:id="1500148604">
                  <w:marLeft w:val="640"/>
                  <w:marRight w:val="0"/>
                  <w:marTop w:val="0"/>
                  <w:marBottom w:val="0"/>
                  <w:divBdr>
                    <w:top w:val="none" w:sz="0" w:space="0" w:color="auto"/>
                    <w:left w:val="none" w:sz="0" w:space="0" w:color="auto"/>
                    <w:bottom w:val="none" w:sz="0" w:space="0" w:color="auto"/>
                    <w:right w:val="none" w:sz="0" w:space="0" w:color="auto"/>
                  </w:divBdr>
                </w:div>
                <w:div w:id="1550845222">
                  <w:marLeft w:val="640"/>
                  <w:marRight w:val="0"/>
                  <w:marTop w:val="0"/>
                  <w:marBottom w:val="0"/>
                  <w:divBdr>
                    <w:top w:val="none" w:sz="0" w:space="0" w:color="auto"/>
                    <w:left w:val="none" w:sz="0" w:space="0" w:color="auto"/>
                    <w:bottom w:val="none" w:sz="0" w:space="0" w:color="auto"/>
                    <w:right w:val="none" w:sz="0" w:space="0" w:color="auto"/>
                  </w:divBdr>
                </w:div>
                <w:div w:id="1569224646">
                  <w:marLeft w:val="640"/>
                  <w:marRight w:val="0"/>
                  <w:marTop w:val="0"/>
                  <w:marBottom w:val="0"/>
                  <w:divBdr>
                    <w:top w:val="none" w:sz="0" w:space="0" w:color="auto"/>
                    <w:left w:val="none" w:sz="0" w:space="0" w:color="auto"/>
                    <w:bottom w:val="none" w:sz="0" w:space="0" w:color="auto"/>
                    <w:right w:val="none" w:sz="0" w:space="0" w:color="auto"/>
                  </w:divBdr>
                </w:div>
                <w:div w:id="1580406952">
                  <w:marLeft w:val="640"/>
                  <w:marRight w:val="0"/>
                  <w:marTop w:val="0"/>
                  <w:marBottom w:val="0"/>
                  <w:divBdr>
                    <w:top w:val="none" w:sz="0" w:space="0" w:color="auto"/>
                    <w:left w:val="none" w:sz="0" w:space="0" w:color="auto"/>
                    <w:bottom w:val="none" w:sz="0" w:space="0" w:color="auto"/>
                    <w:right w:val="none" w:sz="0" w:space="0" w:color="auto"/>
                  </w:divBdr>
                </w:div>
                <w:div w:id="1599676827">
                  <w:marLeft w:val="640"/>
                  <w:marRight w:val="0"/>
                  <w:marTop w:val="0"/>
                  <w:marBottom w:val="0"/>
                  <w:divBdr>
                    <w:top w:val="none" w:sz="0" w:space="0" w:color="auto"/>
                    <w:left w:val="none" w:sz="0" w:space="0" w:color="auto"/>
                    <w:bottom w:val="none" w:sz="0" w:space="0" w:color="auto"/>
                    <w:right w:val="none" w:sz="0" w:space="0" w:color="auto"/>
                  </w:divBdr>
                </w:div>
                <w:div w:id="1605267971">
                  <w:marLeft w:val="640"/>
                  <w:marRight w:val="0"/>
                  <w:marTop w:val="0"/>
                  <w:marBottom w:val="0"/>
                  <w:divBdr>
                    <w:top w:val="none" w:sz="0" w:space="0" w:color="auto"/>
                    <w:left w:val="none" w:sz="0" w:space="0" w:color="auto"/>
                    <w:bottom w:val="none" w:sz="0" w:space="0" w:color="auto"/>
                    <w:right w:val="none" w:sz="0" w:space="0" w:color="auto"/>
                  </w:divBdr>
                </w:div>
                <w:div w:id="1623805963">
                  <w:marLeft w:val="640"/>
                  <w:marRight w:val="0"/>
                  <w:marTop w:val="0"/>
                  <w:marBottom w:val="0"/>
                  <w:divBdr>
                    <w:top w:val="none" w:sz="0" w:space="0" w:color="auto"/>
                    <w:left w:val="none" w:sz="0" w:space="0" w:color="auto"/>
                    <w:bottom w:val="none" w:sz="0" w:space="0" w:color="auto"/>
                    <w:right w:val="none" w:sz="0" w:space="0" w:color="auto"/>
                  </w:divBdr>
                </w:div>
                <w:div w:id="1629311353">
                  <w:marLeft w:val="640"/>
                  <w:marRight w:val="0"/>
                  <w:marTop w:val="0"/>
                  <w:marBottom w:val="0"/>
                  <w:divBdr>
                    <w:top w:val="none" w:sz="0" w:space="0" w:color="auto"/>
                    <w:left w:val="none" w:sz="0" w:space="0" w:color="auto"/>
                    <w:bottom w:val="none" w:sz="0" w:space="0" w:color="auto"/>
                    <w:right w:val="none" w:sz="0" w:space="0" w:color="auto"/>
                  </w:divBdr>
                </w:div>
                <w:div w:id="1633630533">
                  <w:marLeft w:val="640"/>
                  <w:marRight w:val="0"/>
                  <w:marTop w:val="0"/>
                  <w:marBottom w:val="0"/>
                  <w:divBdr>
                    <w:top w:val="none" w:sz="0" w:space="0" w:color="auto"/>
                    <w:left w:val="none" w:sz="0" w:space="0" w:color="auto"/>
                    <w:bottom w:val="none" w:sz="0" w:space="0" w:color="auto"/>
                    <w:right w:val="none" w:sz="0" w:space="0" w:color="auto"/>
                  </w:divBdr>
                </w:div>
                <w:div w:id="1642807165">
                  <w:marLeft w:val="640"/>
                  <w:marRight w:val="0"/>
                  <w:marTop w:val="0"/>
                  <w:marBottom w:val="0"/>
                  <w:divBdr>
                    <w:top w:val="none" w:sz="0" w:space="0" w:color="auto"/>
                    <w:left w:val="none" w:sz="0" w:space="0" w:color="auto"/>
                    <w:bottom w:val="none" w:sz="0" w:space="0" w:color="auto"/>
                    <w:right w:val="none" w:sz="0" w:space="0" w:color="auto"/>
                  </w:divBdr>
                </w:div>
                <w:div w:id="1662270354">
                  <w:marLeft w:val="640"/>
                  <w:marRight w:val="0"/>
                  <w:marTop w:val="0"/>
                  <w:marBottom w:val="0"/>
                  <w:divBdr>
                    <w:top w:val="none" w:sz="0" w:space="0" w:color="auto"/>
                    <w:left w:val="none" w:sz="0" w:space="0" w:color="auto"/>
                    <w:bottom w:val="none" w:sz="0" w:space="0" w:color="auto"/>
                    <w:right w:val="none" w:sz="0" w:space="0" w:color="auto"/>
                  </w:divBdr>
                </w:div>
                <w:div w:id="1721512216">
                  <w:marLeft w:val="640"/>
                  <w:marRight w:val="0"/>
                  <w:marTop w:val="0"/>
                  <w:marBottom w:val="0"/>
                  <w:divBdr>
                    <w:top w:val="none" w:sz="0" w:space="0" w:color="auto"/>
                    <w:left w:val="none" w:sz="0" w:space="0" w:color="auto"/>
                    <w:bottom w:val="none" w:sz="0" w:space="0" w:color="auto"/>
                    <w:right w:val="none" w:sz="0" w:space="0" w:color="auto"/>
                  </w:divBdr>
                </w:div>
                <w:div w:id="1767463683">
                  <w:marLeft w:val="640"/>
                  <w:marRight w:val="0"/>
                  <w:marTop w:val="0"/>
                  <w:marBottom w:val="0"/>
                  <w:divBdr>
                    <w:top w:val="none" w:sz="0" w:space="0" w:color="auto"/>
                    <w:left w:val="none" w:sz="0" w:space="0" w:color="auto"/>
                    <w:bottom w:val="none" w:sz="0" w:space="0" w:color="auto"/>
                    <w:right w:val="none" w:sz="0" w:space="0" w:color="auto"/>
                  </w:divBdr>
                </w:div>
                <w:div w:id="1785071550">
                  <w:marLeft w:val="640"/>
                  <w:marRight w:val="0"/>
                  <w:marTop w:val="0"/>
                  <w:marBottom w:val="0"/>
                  <w:divBdr>
                    <w:top w:val="none" w:sz="0" w:space="0" w:color="auto"/>
                    <w:left w:val="none" w:sz="0" w:space="0" w:color="auto"/>
                    <w:bottom w:val="none" w:sz="0" w:space="0" w:color="auto"/>
                    <w:right w:val="none" w:sz="0" w:space="0" w:color="auto"/>
                  </w:divBdr>
                </w:div>
                <w:div w:id="1802461312">
                  <w:marLeft w:val="640"/>
                  <w:marRight w:val="0"/>
                  <w:marTop w:val="0"/>
                  <w:marBottom w:val="0"/>
                  <w:divBdr>
                    <w:top w:val="none" w:sz="0" w:space="0" w:color="auto"/>
                    <w:left w:val="none" w:sz="0" w:space="0" w:color="auto"/>
                    <w:bottom w:val="none" w:sz="0" w:space="0" w:color="auto"/>
                    <w:right w:val="none" w:sz="0" w:space="0" w:color="auto"/>
                  </w:divBdr>
                </w:div>
                <w:div w:id="1862468373">
                  <w:marLeft w:val="640"/>
                  <w:marRight w:val="0"/>
                  <w:marTop w:val="0"/>
                  <w:marBottom w:val="0"/>
                  <w:divBdr>
                    <w:top w:val="none" w:sz="0" w:space="0" w:color="auto"/>
                    <w:left w:val="none" w:sz="0" w:space="0" w:color="auto"/>
                    <w:bottom w:val="none" w:sz="0" w:space="0" w:color="auto"/>
                    <w:right w:val="none" w:sz="0" w:space="0" w:color="auto"/>
                  </w:divBdr>
                </w:div>
                <w:div w:id="1864242884">
                  <w:marLeft w:val="640"/>
                  <w:marRight w:val="0"/>
                  <w:marTop w:val="0"/>
                  <w:marBottom w:val="0"/>
                  <w:divBdr>
                    <w:top w:val="none" w:sz="0" w:space="0" w:color="auto"/>
                    <w:left w:val="none" w:sz="0" w:space="0" w:color="auto"/>
                    <w:bottom w:val="none" w:sz="0" w:space="0" w:color="auto"/>
                    <w:right w:val="none" w:sz="0" w:space="0" w:color="auto"/>
                  </w:divBdr>
                </w:div>
                <w:div w:id="1880631297">
                  <w:marLeft w:val="640"/>
                  <w:marRight w:val="0"/>
                  <w:marTop w:val="0"/>
                  <w:marBottom w:val="0"/>
                  <w:divBdr>
                    <w:top w:val="none" w:sz="0" w:space="0" w:color="auto"/>
                    <w:left w:val="none" w:sz="0" w:space="0" w:color="auto"/>
                    <w:bottom w:val="none" w:sz="0" w:space="0" w:color="auto"/>
                    <w:right w:val="none" w:sz="0" w:space="0" w:color="auto"/>
                  </w:divBdr>
                </w:div>
                <w:div w:id="1962568449">
                  <w:marLeft w:val="640"/>
                  <w:marRight w:val="0"/>
                  <w:marTop w:val="0"/>
                  <w:marBottom w:val="0"/>
                  <w:divBdr>
                    <w:top w:val="none" w:sz="0" w:space="0" w:color="auto"/>
                    <w:left w:val="none" w:sz="0" w:space="0" w:color="auto"/>
                    <w:bottom w:val="none" w:sz="0" w:space="0" w:color="auto"/>
                    <w:right w:val="none" w:sz="0" w:space="0" w:color="auto"/>
                  </w:divBdr>
                </w:div>
                <w:div w:id="2035106847">
                  <w:marLeft w:val="640"/>
                  <w:marRight w:val="0"/>
                  <w:marTop w:val="0"/>
                  <w:marBottom w:val="0"/>
                  <w:divBdr>
                    <w:top w:val="none" w:sz="0" w:space="0" w:color="auto"/>
                    <w:left w:val="none" w:sz="0" w:space="0" w:color="auto"/>
                    <w:bottom w:val="none" w:sz="0" w:space="0" w:color="auto"/>
                    <w:right w:val="none" w:sz="0" w:space="0" w:color="auto"/>
                  </w:divBdr>
                </w:div>
                <w:div w:id="2050916198">
                  <w:marLeft w:val="640"/>
                  <w:marRight w:val="0"/>
                  <w:marTop w:val="0"/>
                  <w:marBottom w:val="0"/>
                  <w:divBdr>
                    <w:top w:val="none" w:sz="0" w:space="0" w:color="auto"/>
                    <w:left w:val="none" w:sz="0" w:space="0" w:color="auto"/>
                    <w:bottom w:val="none" w:sz="0" w:space="0" w:color="auto"/>
                    <w:right w:val="none" w:sz="0" w:space="0" w:color="auto"/>
                  </w:divBdr>
                </w:div>
                <w:div w:id="2102992780">
                  <w:marLeft w:val="640"/>
                  <w:marRight w:val="0"/>
                  <w:marTop w:val="0"/>
                  <w:marBottom w:val="0"/>
                  <w:divBdr>
                    <w:top w:val="none" w:sz="0" w:space="0" w:color="auto"/>
                    <w:left w:val="none" w:sz="0" w:space="0" w:color="auto"/>
                    <w:bottom w:val="none" w:sz="0" w:space="0" w:color="auto"/>
                    <w:right w:val="none" w:sz="0" w:space="0" w:color="auto"/>
                  </w:divBdr>
                </w:div>
                <w:div w:id="2125415830">
                  <w:marLeft w:val="640"/>
                  <w:marRight w:val="0"/>
                  <w:marTop w:val="0"/>
                  <w:marBottom w:val="0"/>
                  <w:divBdr>
                    <w:top w:val="none" w:sz="0" w:space="0" w:color="auto"/>
                    <w:left w:val="none" w:sz="0" w:space="0" w:color="auto"/>
                    <w:bottom w:val="none" w:sz="0" w:space="0" w:color="auto"/>
                    <w:right w:val="none" w:sz="0" w:space="0" w:color="auto"/>
                  </w:divBdr>
                </w:div>
              </w:divsChild>
            </w:div>
            <w:div w:id="1141196756">
              <w:marLeft w:val="0"/>
              <w:marRight w:val="0"/>
              <w:marTop w:val="0"/>
              <w:marBottom w:val="0"/>
              <w:divBdr>
                <w:top w:val="none" w:sz="0" w:space="0" w:color="auto"/>
                <w:left w:val="none" w:sz="0" w:space="0" w:color="auto"/>
                <w:bottom w:val="none" w:sz="0" w:space="0" w:color="auto"/>
                <w:right w:val="none" w:sz="0" w:space="0" w:color="auto"/>
              </w:divBdr>
              <w:divsChild>
                <w:div w:id="26217761">
                  <w:marLeft w:val="640"/>
                  <w:marRight w:val="0"/>
                  <w:marTop w:val="0"/>
                  <w:marBottom w:val="0"/>
                  <w:divBdr>
                    <w:top w:val="none" w:sz="0" w:space="0" w:color="auto"/>
                    <w:left w:val="none" w:sz="0" w:space="0" w:color="auto"/>
                    <w:bottom w:val="none" w:sz="0" w:space="0" w:color="auto"/>
                    <w:right w:val="none" w:sz="0" w:space="0" w:color="auto"/>
                  </w:divBdr>
                </w:div>
                <w:div w:id="46299628">
                  <w:marLeft w:val="640"/>
                  <w:marRight w:val="0"/>
                  <w:marTop w:val="0"/>
                  <w:marBottom w:val="0"/>
                  <w:divBdr>
                    <w:top w:val="none" w:sz="0" w:space="0" w:color="auto"/>
                    <w:left w:val="none" w:sz="0" w:space="0" w:color="auto"/>
                    <w:bottom w:val="none" w:sz="0" w:space="0" w:color="auto"/>
                    <w:right w:val="none" w:sz="0" w:space="0" w:color="auto"/>
                  </w:divBdr>
                </w:div>
                <w:div w:id="86080676">
                  <w:marLeft w:val="640"/>
                  <w:marRight w:val="0"/>
                  <w:marTop w:val="0"/>
                  <w:marBottom w:val="0"/>
                  <w:divBdr>
                    <w:top w:val="none" w:sz="0" w:space="0" w:color="auto"/>
                    <w:left w:val="none" w:sz="0" w:space="0" w:color="auto"/>
                    <w:bottom w:val="none" w:sz="0" w:space="0" w:color="auto"/>
                    <w:right w:val="none" w:sz="0" w:space="0" w:color="auto"/>
                  </w:divBdr>
                </w:div>
                <w:div w:id="88158918">
                  <w:marLeft w:val="640"/>
                  <w:marRight w:val="0"/>
                  <w:marTop w:val="0"/>
                  <w:marBottom w:val="0"/>
                  <w:divBdr>
                    <w:top w:val="none" w:sz="0" w:space="0" w:color="auto"/>
                    <w:left w:val="none" w:sz="0" w:space="0" w:color="auto"/>
                    <w:bottom w:val="none" w:sz="0" w:space="0" w:color="auto"/>
                    <w:right w:val="none" w:sz="0" w:space="0" w:color="auto"/>
                  </w:divBdr>
                </w:div>
                <w:div w:id="155533757">
                  <w:marLeft w:val="640"/>
                  <w:marRight w:val="0"/>
                  <w:marTop w:val="0"/>
                  <w:marBottom w:val="0"/>
                  <w:divBdr>
                    <w:top w:val="none" w:sz="0" w:space="0" w:color="auto"/>
                    <w:left w:val="none" w:sz="0" w:space="0" w:color="auto"/>
                    <w:bottom w:val="none" w:sz="0" w:space="0" w:color="auto"/>
                    <w:right w:val="none" w:sz="0" w:space="0" w:color="auto"/>
                  </w:divBdr>
                </w:div>
                <w:div w:id="198932171">
                  <w:marLeft w:val="640"/>
                  <w:marRight w:val="0"/>
                  <w:marTop w:val="0"/>
                  <w:marBottom w:val="0"/>
                  <w:divBdr>
                    <w:top w:val="none" w:sz="0" w:space="0" w:color="auto"/>
                    <w:left w:val="none" w:sz="0" w:space="0" w:color="auto"/>
                    <w:bottom w:val="none" w:sz="0" w:space="0" w:color="auto"/>
                    <w:right w:val="none" w:sz="0" w:space="0" w:color="auto"/>
                  </w:divBdr>
                </w:div>
                <w:div w:id="205680152">
                  <w:marLeft w:val="640"/>
                  <w:marRight w:val="0"/>
                  <w:marTop w:val="0"/>
                  <w:marBottom w:val="0"/>
                  <w:divBdr>
                    <w:top w:val="none" w:sz="0" w:space="0" w:color="auto"/>
                    <w:left w:val="none" w:sz="0" w:space="0" w:color="auto"/>
                    <w:bottom w:val="none" w:sz="0" w:space="0" w:color="auto"/>
                    <w:right w:val="none" w:sz="0" w:space="0" w:color="auto"/>
                  </w:divBdr>
                </w:div>
                <w:div w:id="249002837">
                  <w:marLeft w:val="640"/>
                  <w:marRight w:val="0"/>
                  <w:marTop w:val="0"/>
                  <w:marBottom w:val="0"/>
                  <w:divBdr>
                    <w:top w:val="none" w:sz="0" w:space="0" w:color="auto"/>
                    <w:left w:val="none" w:sz="0" w:space="0" w:color="auto"/>
                    <w:bottom w:val="none" w:sz="0" w:space="0" w:color="auto"/>
                    <w:right w:val="none" w:sz="0" w:space="0" w:color="auto"/>
                  </w:divBdr>
                </w:div>
                <w:div w:id="264928762">
                  <w:marLeft w:val="640"/>
                  <w:marRight w:val="0"/>
                  <w:marTop w:val="0"/>
                  <w:marBottom w:val="0"/>
                  <w:divBdr>
                    <w:top w:val="none" w:sz="0" w:space="0" w:color="auto"/>
                    <w:left w:val="none" w:sz="0" w:space="0" w:color="auto"/>
                    <w:bottom w:val="none" w:sz="0" w:space="0" w:color="auto"/>
                    <w:right w:val="none" w:sz="0" w:space="0" w:color="auto"/>
                  </w:divBdr>
                </w:div>
                <w:div w:id="323751979">
                  <w:marLeft w:val="640"/>
                  <w:marRight w:val="0"/>
                  <w:marTop w:val="0"/>
                  <w:marBottom w:val="0"/>
                  <w:divBdr>
                    <w:top w:val="none" w:sz="0" w:space="0" w:color="auto"/>
                    <w:left w:val="none" w:sz="0" w:space="0" w:color="auto"/>
                    <w:bottom w:val="none" w:sz="0" w:space="0" w:color="auto"/>
                    <w:right w:val="none" w:sz="0" w:space="0" w:color="auto"/>
                  </w:divBdr>
                </w:div>
                <w:div w:id="347029074">
                  <w:marLeft w:val="640"/>
                  <w:marRight w:val="0"/>
                  <w:marTop w:val="0"/>
                  <w:marBottom w:val="0"/>
                  <w:divBdr>
                    <w:top w:val="none" w:sz="0" w:space="0" w:color="auto"/>
                    <w:left w:val="none" w:sz="0" w:space="0" w:color="auto"/>
                    <w:bottom w:val="none" w:sz="0" w:space="0" w:color="auto"/>
                    <w:right w:val="none" w:sz="0" w:space="0" w:color="auto"/>
                  </w:divBdr>
                </w:div>
                <w:div w:id="368116280">
                  <w:marLeft w:val="640"/>
                  <w:marRight w:val="0"/>
                  <w:marTop w:val="0"/>
                  <w:marBottom w:val="0"/>
                  <w:divBdr>
                    <w:top w:val="none" w:sz="0" w:space="0" w:color="auto"/>
                    <w:left w:val="none" w:sz="0" w:space="0" w:color="auto"/>
                    <w:bottom w:val="none" w:sz="0" w:space="0" w:color="auto"/>
                    <w:right w:val="none" w:sz="0" w:space="0" w:color="auto"/>
                  </w:divBdr>
                </w:div>
                <w:div w:id="392779563">
                  <w:marLeft w:val="640"/>
                  <w:marRight w:val="0"/>
                  <w:marTop w:val="0"/>
                  <w:marBottom w:val="0"/>
                  <w:divBdr>
                    <w:top w:val="none" w:sz="0" w:space="0" w:color="auto"/>
                    <w:left w:val="none" w:sz="0" w:space="0" w:color="auto"/>
                    <w:bottom w:val="none" w:sz="0" w:space="0" w:color="auto"/>
                    <w:right w:val="none" w:sz="0" w:space="0" w:color="auto"/>
                  </w:divBdr>
                </w:div>
                <w:div w:id="409232692">
                  <w:marLeft w:val="640"/>
                  <w:marRight w:val="0"/>
                  <w:marTop w:val="0"/>
                  <w:marBottom w:val="0"/>
                  <w:divBdr>
                    <w:top w:val="none" w:sz="0" w:space="0" w:color="auto"/>
                    <w:left w:val="none" w:sz="0" w:space="0" w:color="auto"/>
                    <w:bottom w:val="none" w:sz="0" w:space="0" w:color="auto"/>
                    <w:right w:val="none" w:sz="0" w:space="0" w:color="auto"/>
                  </w:divBdr>
                </w:div>
                <w:div w:id="462239168">
                  <w:marLeft w:val="640"/>
                  <w:marRight w:val="0"/>
                  <w:marTop w:val="0"/>
                  <w:marBottom w:val="0"/>
                  <w:divBdr>
                    <w:top w:val="none" w:sz="0" w:space="0" w:color="auto"/>
                    <w:left w:val="none" w:sz="0" w:space="0" w:color="auto"/>
                    <w:bottom w:val="none" w:sz="0" w:space="0" w:color="auto"/>
                    <w:right w:val="none" w:sz="0" w:space="0" w:color="auto"/>
                  </w:divBdr>
                </w:div>
                <w:div w:id="483743886">
                  <w:marLeft w:val="640"/>
                  <w:marRight w:val="0"/>
                  <w:marTop w:val="0"/>
                  <w:marBottom w:val="0"/>
                  <w:divBdr>
                    <w:top w:val="none" w:sz="0" w:space="0" w:color="auto"/>
                    <w:left w:val="none" w:sz="0" w:space="0" w:color="auto"/>
                    <w:bottom w:val="none" w:sz="0" w:space="0" w:color="auto"/>
                    <w:right w:val="none" w:sz="0" w:space="0" w:color="auto"/>
                  </w:divBdr>
                </w:div>
                <w:div w:id="512427018">
                  <w:marLeft w:val="640"/>
                  <w:marRight w:val="0"/>
                  <w:marTop w:val="0"/>
                  <w:marBottom w:val="0"/>
                  <w:divBdr>
                    <w:top w:val="none" w:sz="0" w:space="0" w:color="auto"/>
                    <w:left w:val="none" w:sz="0" w:space="0" w:color="auto"/>
                    <w:bottom w:val="none" w:sz="0" w:space="0" w:color="auto"/>
                    <w:right w:val="none" w:sz="0" w:space="0" w:color="auto"/>
                  </w:divBdr>
                </w:div>
                <w:div w:id="548761037">
                  <w:marLeft w:val="640"/>
                  <w:marRight w:val="0"/>
                  <w:marTop w:val="0"/>
                  <w:marBottom w:val="0"/>
                  <w:divBdr>
                    <w:top w:val="none" w:sz="0" w:space="0" w:color="auto"/>
                    <w:left w:val="none" w:sz="0" w:space="0" w:color="auto"/>
                    <w:bottom w:val="none" w:sz="0" w:space="0" w:color="auto"/>
                    <w:right w:val="none" w:sz="0" w:space="0" w:color="auto"/>
                  </w:divBdr>
                </w:div>
                <w:div w:id="565381970">
                  <w:marLeft w:val="640"/>
                  <w:marRight w:val="0"/>
                  <w:marTop w:val="0"/>
                  <w:marBottom w:val="0"/>
                  <w:divBdr>
                    <w:top w:val="none" w:sz="0" w:space="0" w:color="auto"/>
                    <w:left w:val="none" w:sz="0" w:space="0" w:color="auto"/>
                    <w:bottom w:val="none" w:sz="0" w:space="0" w:color="auto"/>
                    <w:right w:val="none" w:sz="0" w:space="0" w:color="auto"/>
                  </w:divBdr>
                </w:div>
                <w:div w:id="692808675">
                  <w:marLeft w:val="640"/>
                  <w:marRight w:val="0"/>
                  <w:marTop w:val="0"/>
                  <w:marBottom w:val="0"/>
                  <w:divBdr>
                    <w:top w:val="none" w:sz="0" w:space="0" w:color="auto"/>
                    <w:left w:val="none" w:sz="0" w:space="0" w:color="auto"/>
                    <w:bottom w:val="none" w:sz="0" w:space="0" w:color="auto"/>
                    <w:right w:val="none" w:sz="0" w:space="0" w:color="auto"/>
                  </w:divBdr>
                </w:div>
                <w:div w:id="749037572">
                  <w:marLeft w:val="640"/>
                  <w:marRight w:val="0"/>
                  <w:marTop w:val="0"/>
                  <w:marBottom w:val="0"/>
                  <w:divBdr>
                    <w:top w:val="none" w:sz="0" w:space="0" w:color="auto"/>
                    <w:left w:val="none" w:sz="0" w:space="0" w:color="auto"/>
                    <w:bottom w:val="none" w:sz="0" w:space="0" w:color="auto"/>
                    <w:right w:val="none" w:sz="0" w:space="0" w:color="auto"/>
                  </w:divBdr>
                </w:div>
                <w:div w:id="767963569">
                  <w:marLeft w:val="640"/>
                  <w:marRight w:val="0"/>
                  <w:marTop w:val="0"/>
                  <w:marBottom w:val="0"/>
                  <w:divBdr>
                    <w:top w:val="none" w:sz="0" w:space="0" w:color="auto"/>
                    <w:left w:val="none" w:sz="0" w:space="0" w:color="auto"/>
                    <w:bottom w:val="none" w:sz="0" w:space="0" w:color="auto"/>
                    <w:right w:val="none" w:sz="0" w:space="0" w:color="auto"/>
                  </w:divBdr>
                </w:div>
                <w:div w:id="771900455">
                  <w:marLeft w:val="640"/>
                  <w:marRight w:val="0"/>
                  <w:marTop w:val="0"/>
                  <w:marBottom w:val="0"/>
                  <w:divBdr>
                    <w:top w:val="none" w:sz="0" w:space="0" w:color="auto"/>
                    <w:left w:val="none" w:sz="0" w:space="0" w:color="auto"/>
                    <w:bottom w:val="none" w:sz="0" w:space="0" w:color="auto"/>
                    <w:right w:val="none" w:sz="0" w:space="0" w:color="auto"/>
                  </w:divBdr>
                </w:div>
                <w:div w:id="808746805">
                  <w:marLeft w:val="640"/>
                  <w:marRight w:val="0"/>
                  <w:marTop w:val="0"/>
                  <w:marBottom w:val="0"/>
                  <w:divBdr>
                    <w:top w:val="none" w:sz="0" w:space="0" w:color="auto"/>
                    <w:left w:val="none" w:sz="0" w:space="0" w:color="auto"/>
                    <w:bottom w:val="none" w:sz="0" w:space="0" w:color="auto"/>
                    <w:right w:val="none" w:sz="0" w:space="0" w:color="auto"/>
                  </w:divBdr>
                </w:div>
                <w:div w:id="829830007">
                  <w:marLeft w:val="640"/>
                  <w:marRight w:val="0"/>
                  <w:marTop w:val="0"/>
                  <w:marBottom w:val="0"/>
                  <w:divBdr>
                    <w:top w:val="none" w:sz="0" w:space="0" w:color="auto"/>
                    <w:left w:val="none" w:sz="0" w:space="0" w:color="auto"/>
                    <w:bottom w:val="none" w:sz="0" w:space="0" w:color="auto"/>
                    <w:right w:val="none" w:sz="0" w:space="0" w:color="auto"/>
                  </w:divBdr>
                </w:div>
                <w:div w:id="831682711">
                  <w:marLeft w:val="640"/>
                  <w:marRight w:val="0"/>
                  <w:marTop w:val="0"/>
                  <w:marBottom w:val="0"/>
                  <w:divBdr>
                    <w:top w:val="none" w:sz="0" w:space="0" w:color="auto"/>
                    <w:left w:val="none" w:sz="0" w:space="0" w:color="auto"/>
                    <w:bottom w:val="none" w:sz="0" w:space="0" w:color="auto"/>
                    <w:right w:val="none" w:sz="0" w:space="0" w:color="auto"/>
                  </w:divBdr>
                </w:div>
                <w:div w:id="888954794">
                  <w:marLeft w:val="640"/>
                  <w:marRight w:val="0"/>
                  <w:marTop w:val="0"/>
                  <w:marBottom w:val="0"/>
                  <w:divBdr>
                    <w:top w:val="none" w:sz="0" w:space="0" w:color="auto"/>
                    <w:left w:val="none" w:sz="0" w:space="0" w:color="auto"/>
                    <w:bottom w:val="none" w:sz="0" w:space="0" w:color="auto"/>
                    <w:right w:val="none" w:sz="0" w:space="0" w:color="auto"/>
                  </w:divBdr>
                </w:div>
                <w:div w:id="914120608">
                  <w:marLeft w:val="640"/>
                  <w:marRight w:val="0"/>
                  <w:marTop w:val="0"/>
                  <w:marBottom w:val="0"/>
                  <w:divBdr>
                    <w:top w:val="none" w:sz="0" w:space="0" w:color="auto"/>
                    <w:left w:val="none" w:sz="0" w:space="0" w:color="auto"/>
                    <w:bottom w:val="none" w:sz="0" w:space="0" w:color="auto"/>
                    <w:right w:val="none" w:sz="0" w:space="0" w:color="auto"/>
                  </w:divBdr>
                </w:div>
                <w:div w:id="982343804">
                  <w:marLeft w:val="640"/>
                  <w:marRight w:val="0"/>
                  <w:marTop w:val="0"/>
                  <w:marBottom w:val="0"/>
                  <w:divBdr>
                    <w:top w:val="none" w:sz="0" w:space="0" w:color="auto"/>
                    <w:left w:val="none" w:sz="0" w:space="0" w:color="auto"/>
                    <w:bottom w:val="none" w:sz="0" w:space="0" w:color="auto"/>
                    <w:right w:val="none" w:sz="0" w:space="0" w:color="auto"/>
                  </w:divBdr>
                </w:div>
                <w:div w:id="1015574709">
                  <w:marLeft w:val="640"/>
                  <w:marRight w:val="0"/>
                  <w:marTop w:val="0"/>
                  <w:marBottom w:val="0"/>
                  <w:divBdr>
                    <w:top w:val="none" w:sz="0" w:space="0" w:color="auto"/>
                    <w:left w:val="none" w:sz="0" w:space="0" w:color="auto"/>
                    <w:bottom w:val="none" w:sz="0" w:space="0" w:color="auto"/>
                    <w:right w:val="none" w:sz="0" w:space="0" w:color="auto"/>
                  </w:divBdr>
                </w:div>
                <w:div w:id="1022241204">
                  <w:marLeft w:val="640"/>
                  <w:marRight w:val="0"/>
                  <w:marTop w:val="0"/>
                  <w:marBottom w:val="0"/>
                  <w:divBdr>
                    <w:top w:val="none" w:sz="0" w:space="0" w:color="auto"/>
                    <w:left w:val="none" w:sz="0" w:space="0" w:color="auto"/>
                    <w:bottom w:val="none" w:sz="0" w:space="0" w:color="auto"/>
                    <w:right w:val="none" w:sz="0" w:space="0" w:color="auto"/>
                  </w:divBdr>
                </w:div>
                <w:div w:id="1045913483">
                  <w:marLeft w:val="640"/>
                  <w:marRight w:val="0"/>
                  <w:marTop w:val="0"/>
                  <w:marBottom w:val="0"/>
                  <w:divBdr>
                    <w:top w:val="none" w:sz="0" w:space="0" w:color="auto"/>
                    <w:left w:val="none" w:sz="0" w:space="0" w:color="auto"/>
                    <w:bottom w:val="none" w:sz="0" w:space="0" w:color="auto"/>
                    <w:right w:val="none" w:sz="0" w:space="0" w:color="auto"/>
                  </w:divBdr>
                </w:div>
                <w:div w:id="1083065695">
                  <w:marLeft w:val="640"/>
                  <w:marRight w:val="0"/>
                  <w:marTop w:val="0"/>
                  <w:marBottom w:val="0"/>
                  <w:divBdr>
                    <w:top w:val="none" w:sz="0" w:space="0" w:color="auto"/>
                    <w:left w:val="none" w:sz="0" w:space="0" w:color="auto"/>
                    <w:bottom w:val="none" w:sz="0" w:space="0" w:color="auto"/>
                    <w:right w:val="none" w:sz="0" w:space="0" w:color="auto"/>
                  </w:divBdr>
                </w:div>
                <w:div w:id="1127551641">
                  <w:marLeft w:val="640"/>
                  <w:marRight w:val="0"/>
                  <w:marTop w:val="0"/>
                  <w:marBottom w:val="0"/>
                  <w:divBdr>
                    <w:top w:val="none" w:sz="0" w:space="0" w:color="auto"/>
                    <w:left w:val="none" w:sz="0" w:space="0" w:color="auto"/>
                    <w:bottom w:val="none" w:sz="0" w:space="0" w:color="auto"/>
                    <w:right w:val="none" w:sz="0" w:space="0" w:color="auto"/>
                  </w:divBdr>
                </w:div>
                <w:div w:id="1212107470">
                  <w:marLeft w:val="640"/>
                  <w:marRight w:val="0"/>
                  <w:marTop w:val="0"/>
                  <w:marBottom w:val="0"/>
                  <w:divBdr>
                    <w:top w:val="none" w:sz="0" w:space="0" w:color="auto"/>
                    <w:left w:val="none" w:sz="0" w:space="0" w:color="auto"/>
                    <w:bottom w:val="none" w:sz="0" w:space="0" w:color="auto"/>
                    <w:right w:val="none" w:sz="0" w:space="0" w:color="auto"/>
                  </w:divBdr>
                </w:div>
                <w:div w:id="1212571912">
                  <w:marLeft w:val="640"/>
                  <w:marRight w:val="0"/>
                  <w:marTop w:val="0"/>
                  <w:marBottom w:val="0"/>
                  <w:divBdr>
                    <w:top w:val="none" w:sz="0" w:space="0" w:color="auto"/>
                    <w:left w:val="none" w:sz="0" w:space="0" w:color="auto"/>
                    <w:bottom w:val="none" w:sz="0" w:space="0" w:color="auto"/>
                    <w:right w:val="none" w:sz="0" w:space="0" w:color="auto"/>
                  </w:divBdr>
                </w:div>
                <w:div w:id="1213613648">
                  <w:marLeft w:val="640"/>
                  <w:marRight w:val="0"/>
                  <w:marTop w:val="0"/>
                  <w:marBottom w:val="0"/>
                  <w:divBdr>
                    <w:top w:val="none" w:sz="0" w:space="0" w:color="auto"/>
                    <w:left w:val="none" w:sz="0" w:space="0" w:color="auto"/>
                    <w:bottom w:val="none" w:sz="0" w:space="0" w:color="auto"/>
                    <w:right w:val="none" w:sz="0" w:space="0" w:color="auto"/>
                  </w:divBdr>
                </w:div>
                <w:div w:id="1226916399">
                  <w:marLeft w:val="640"/>
                  <w:marRight w:val="0"/>
                  <w:marTop w:val="0"/>
                  <w:marBottom w:val="0"/>
                  <w:divBdr>
                    <w:top w:val="none" w:sz="0" w:space="0" w:color="auto"/>
                    <w:left w:val="none" w:sz="0" w:space="0" w:color="auto"/>
                    <w:bottom w:val="none" w:sz="0" w:space="0" w:color="auto"/>
                    <w:right w:val="none" w:sz="0" w:space="0" w:color="auto"/>
                  </w:divBdr>
                </w:div>
                <w:div w:id="1287079370">
                  <w:marLeft w:val="640"/>
                  <w:marRight w:val="0"/>
                  <w:marTop w:val="0"/>
                  <w:marBottom w:val="0"/>
                  <w:divBdr>
                    <w:top w:val="none" w:sz="0" w:space="0" w:color="auto"/>
                    <w:left w:val="none" w:sz="0" w:space="0" w:color="auto"/>
                    <w:bottom w:val="none" w:sz="0" w:space="0" w:color="auto"/>
                    <w:right w:val="none" w:sz="0" w:space="0" w:color="auto"/>
                  </w:divBdr>
                </w:div>
                <w:div w:id="1293050130">
                  <w:marLeft w:val="640"/>
                  <w:marRight w:val="0"/>
                  <w:marTop w:val="0"/>
                  <w:marBottom w:val="0"/>
                  <w:divBdr>
                    <w:top w:val="none" w:sz="0" w:space="0" w:color="auto"/>
                    <w:left w:val="none" w:sz="0" w:space="0" w:color="auto"/>
                    <w:bottom w:val="none" w:sz="0" w:space="0" w:color="auto"/>
                    <w:right w:val="none" w:sz="0" w:space="0" w:color="auto"/>
                  </w:divBdr>
                </w:div>
                <w:div w:id="1304894415">
                  <w:marLeft w:val="640"/>
                  <w:marRight w:val="0"/>
                  <w:marTop w:val="0"/>
                  <w:marBottom w:val="0"/>
                  <w:divBdr>
                    <w:top w:val="none" w:sz="0" w:space="0" w:color="auto"/>
                    <w:left w:val="none" w:sz="0" w:space="0" w:color="auto"/>
                    <w:bottom w:val="none" w:sz="0" w:space="0" w:color="auto"/>
                    <w:right w:val="none" w:sz="0" w:space="0" w:color="auto"/>
                  </w:divBdr>
                </w:div>
                <w:div w:id="1306735436">
                  <w:marLeft w:val="640"/>
                  <w:marRight w:val="0"/>
                  <w:marTop w:val="0"/>
                  <w:marBottom w:val="0"/>
                  <w:divBdr>
                    <w:top w:val="none" w:sz="0" w:space="0" w:color="auto"/>
                    <w:left w:val="none" w:sz="0" w:space="0" w:color="auto"/>
                    <w:bottom w:val="none" w:sz="0" w:space="0" w:color="auto"/>
                    <w:right w:val="none" w:sz="0" w:space="0" w:color="auto"/>
                  </w:divBdr>
                </w:div>
                <w:div w:id="1330014703">
                  <w:marLeft w:val="640"/>
                  <w:marRight w:val="0"/>
                  <w:marTop w:val="0"/>
                  <w:marBottom w:val="0"/>
                  <w:divBdr>
                    <w:top w:val="none" w:sz="0" w:space="0" w:color="auto"/>
                    <w:left w:val="none" w:sz="0" w:space="0" w:color="auto"/>
                    <w:bottom w:val="none" w:sz="0" w:space="0" w:color="auto"/>
                    <w:right w:val="none" w:sz="0" w:space="0" w:color="auto"/>
                  </w:divBdr>
                </w:div>
                <w:div w:id="1358655938">
                  <w:marLeft w:val="640"/>
                  <w:marRight w:val="0"/>
                  <w:marTop w:val="0"/>
                  <w:marBottom w:val="0"/>
                  <w:divBdr>
                    <w:top w:val="none" w:sz="0" w:space="0" w:color="auto"/>
                    <w:left w:val="none" w:sz="0" w:space="0" w:color="auto"/>
                    <w:bottom w:val="none" w:sz="0" w:space="0" w:color="auto"/>
                    <w:right w:val="none" w:sz="0" w:space="0" w:color="auto"/>
                  </w:divBdr>
                </w:div>
                <w:div w:id="1398480835">
                  <w:marLeft w:val="640"/>
                  <w:marRight w:val="0"/>
                  <w:marTop w:val="0"/>
                  <w:marBottom w:val="0"/>
                  <w:divBdr>
                    <w:top w:val="none" w:sz="0" w:space="0" w:color="auto"/>
                    <w:left w:val="none" w:sz="0" w:space="0" w:color="auto"/>
                    <w:bottom w:val="none" w:sz="0" w:space="0" w:color="auto"/>
                    <w:right w:val="none" w:sz="0" w:space="0" w:color="auto"/>
                  </w:divBdr>
                </w:div>
                <w:div w:id="1405294571">
                  <w:marLeft w:val="640"/>
                  <w:marRight w:val="0"/>
                  <w:marTop w:val="0"/>
                  <w:marBottom w:val="0"/>
                  <w:divBdr>
                    <w:top w:val="none" w:sz="0" w:space="0" w:color="auto"/>
                    <w:left w:val="none" w:sz="0" w:space="0" w:color="auto"/>
                    <w:bottom w:val="none" w:sz="0" w:space="0" w:color="auto"/>
                    <w:right w:val="none" w:sz="0" w:space="0" w:color="auto"/>
                  </w:divBdr>
                </w:div>
                <w:div w:id="1409113286">
                  <w:marLeft w:val="640"/>
                  <w:marRight w:val="0"/>
                  <w:marTop w:val="0"/>
                  <w:marBottom w:val="0"/>
                  <w:divBdr>
                    <w:top w:val="none" w:sz="0" w:space="0" w:color="auto"/>
                    <w:left w:val="none" w:sz="0" w:space="0" w:color="auto"/>
                    <w:bottom w:val="none" w:sz="0" w:space="0" w:color="auto"/>
                    <w:right w:val="none" w:sz="0" w:space="0" w:color="auto"/>
                  </w:divBdr>
                </w:div>
                <w:div w:id="1420828041">
                  <w:marLeft w:val="640"/>
                  <w:marRight w:val="0"/>
                  <w:marTop w:val="0"/>
                  <w:marBottom w:val="0"/>
                  <w:divBdr>
                    <w:top w:val="none" w:sz="0" w:space="0" w:color="auto"/>
                    <w:left w:val="none" w:sz="0" w:space="0" w:color="auto"/>
                    <w:bottom w:val="none" w:sz="0" w:space="0" w:color="auto"/>
                    <w:right w:val="none" w:sz="0" w:space="0" w:color="auto"/>
                  </w:divBdr>
                </w:div>
                <w:div w:id="1430856155">
                  <w:marLeft w:val="640"/>
                  <w:marRight w:val="0"/>
                  <w:marTop w:val="0"/>
                  <w:marBottom w:val="0"/>
                  <w:divBdr>
                    <w:top w:val="none" w:sz="0" w:space="0" w:color="auto"/>
                    <w:left w:val="none" w:sz="0" w:space="0" w:color="auto"/>
                    <w:bottom w:val="none" w:sz="0" w:space="0" w:color="auto"/>
                    <w:right w:val="none" w:sz="0" w:space="0" w:color="auto"/>
                  </w:divBdr>
                </w:div>
                <w:div w:id="1451969809">
                  <w:marLeft w:val="640"/>
                  <w:marRight w:val="0"/>
                  <w:marTop w:val="0"/>
                  <w:marBottom w:val="0"/>
                  <w:divBdr>
                    <w:top w:val="none" w:sz="0" w:space="0" w:color="auto"/>
                    <w:left w:val="none" w:sz="0" w:space="0" w:color="auto"/>
                    <w:bottom w:val="none" w:sz="0" w:space="0" w:color="auto"/>
                    <w:right w:val="none" w:sz="0" w:space="0" w:color="auto"/>
                  </w:divBdr>
                </w:div>
                <w:div w:id="1503620713">
                  <w:marLeft w:val="640"/>
                  <w:marRight w:val="0"/>
                  <w:marTop w:val="0"/>
                  <w:marBottom w:val="0"/>
                  <w:divBdr>
                    <w:top w:val="none" w:sz="0" w:space="0" w:color="auto"/>
                    <w:left w:val="none" w:sz="0" w:space="0" w:color="auto"/>
                    <w:bottom w:val="none" w:sz="0" w:space="0" w:color="auto"/>
                    <w:right w:val="none" w:sz="0" w:space="0" w:color="auto"/>
                  </w:divBdr>
                </w:div>
                <w:div w:id="1523397233">
                  <w:marLeft w:val="640"/>
                  <w:marRight w:val="0"/>
                  <w:marTop w:val="0"/>
                  <w:marBottom w:val="0"/>
                  <w:divBdr>
                    <w:top w:val="none" w:sz="0" w:space="0" w:color="auto"/>
                    <w:left w:val="none" w:sz="0" w:space="0" w:color="auto"/>
                    <w:bottom w:val="none" w:sz="0" w:space="0" w:color="auto"/>
                    <w:right w:val="none" w:sz="0" w:space="0" w:color="auto"/>
                  </w:divBdr>
                </w:div>
                <w:div w:id="1579288488">
                  <w:marLeft w:val="640"/>
                  <w:marRight w:val="0"/>
                  <w:marTop w:val="0"/>
                  <w:marBottom w:val="0"/>
                  <w:divBdr>
                    <w:top w:val="none" w:sz="0" w:space="0" w:color="auto"/>
                    <w:left w:val="none" w:sz="0" w:space="0" w:color="auto"/>
                    <w:bottom w:val="none" w:sz="0" w:space="0" w:color="auto"/>
                    <w:right w:val="none" w:sz="0" w:space="0" w:color="auto"/>
                  </w:divBdr>
                </w:div>
                <w:div w:id="1605336749">
                  <w:marLeft w:val="640"/>
                  <w:marRight w:val="0"/>
                  <w:marTop w:val="0"/>
                  <w:marBottom w:val="0"/>
                  <w:divBdr>
                    <w:top w:val="none" w:sz="0" w:space="0" w:color="auto"/>
                    <w:left w:val="none" w:sz="0" w:space="0" w:color="auto"/>
                    <w:bottom w:val="none" w:sz="0" w:space="0" w:color="auto"/>
                    <w:right w:val="none" w:sz="0" w:space="0" w:color="auto"/>
                  </w:divBdr>
                </w:div>
                <w:div w:id="1616015998">
                  <w:marLeft w:val="640"/>
                  <w:marRight w:val="0"/>
                  <w:marTop w:val="0"/>
                  <w:marBottom w:val="0"/>
                  <w:divBdr>
                    <w:top w:val="none" w:sz="0" w:space="0" w:color="auto"/>
                    <w:left w:val="none" w:sz="0" w:space="0" w:color="auto"/>
                    <w:bottom w:val="none" w:sz="0" w:space="0" w:color="auto"/>
                    <w:right w:val="none" w:sz="0" w:space="0" w:color="auto"/>
                  </w:divBdr>
                </w:div>
                <w:div w:id="1688672472">
                  <w:marLeft w:val="640"/>
                  <w:marRight w:val="0"/>
                  <w:marTop w:val="0"/>
                  <w:marBottom w:val="0"/>
                  <w:divBdr>
                    <w:top w:val="none" w:sz="0" w:space="0" w:color="auto"/>
                    <w:left w:val="none" w:sz="0" w:space="0" w:color="auto"/>
                    <w:bottom w:val="none" w:sz="0" w:space="0" w:color="auto"/>
                    <w:right w:val="none" w:sz="0" w:space="0" w:color="auto"/>
                  </w:divBdr>
                </w:div>
                <w:div w:id="1691908545">
                  <w:marLeft w:val="640"/>
                  <w:marRight w:val="0"/>
                  <w:marTop w:val="0"/>
                  <w:marBottom w:val="0"/>
                  <w:divBdr>
                    <w:top w:val="none" w:sz="0" w:space="0" w:color="auto"/>
                    <w:left w:val="none" w:sz="0" w:space="0" w:color="auto"/>
                    <w:bottom w:val="none" w:sz="0" w:space="0" w:color="auto"/>
                    <w:right w:val="none" w:sz="0" w:space="0" w:color="auto"/>
                  </w:divBdr>
                </w:div>
                <w:div w:id="1695302890">
                  <w:marLeft w:val="640"/>
                  <w:marRight w:val="0"/>
                  <w:marTop w:val="0"/>
                  <w:marBottom w:val="0"/>
                  <w:divBdr>
                    <w:top w:val="none" w:sz="0" w:space="0" w:color="auto"/>
                    <w:left w:val="none" w:sz="0" w:space="0" w:color="auto"/>
                    <w:bottom w:val="none" w:sz="0" w:space="0" w:color="auto"/>
                    <w:right w:val="none" w:sz="0" w:space="0" w:color="auto"/>
                  </w:divBdr>
                </w:div>
                <w:div w:id="1699813280">
                  <w:marLeft w:val="640"/>
                  <w:marRight w:val="0"/>
                  <w:marTop w:val="0"/>
                  <w:marBottom w:val="0"/>
                  <w:divBdr>
                    <w:top w:val="none" w:sz="0" w:space="0" w:color="auto"/>
                    <w:left w:val="none" w:sz="0" w:space="0" w:color="auto"/>
                    <w:bottom w:val="none" w:sz="0" w:space="0" w:color="auto"/>
                    <w:right w:val="none" w:sz="0" w:space="0" w:color="auto"/>
                  </w:divBdr>
                </w:div>
                <w:div w:id="1707363770">
                  <w:marLeft w:val="640"/>
                  <w:marRight w:val="0"/>
                  <w:marTop w:val="0"/>
                  <w:marBottom w:val="0"/>
                  <w:divBdr>
                    <w:top w:val="none" w:sz="0" w:space="0" w:color="auto"/>
                    <w:left w:val="none" w:sz="0" w:space="0" w:color="auto"/>
                    <w:bottom w:val="none" w:sz="0" w:space="0" w:color="auto"/>
                    <w:right w:val="none" w:sz="0" w:space="0" w:color="auto"/>
                  </w:divBdr>
                </w:div>
                <w:div w:id="1767917831">
                  <w:marLeft w:val="640"/>
                  <w:marRight w:val="0"/>
                  <w:marTop w:val="0"/>
                  <w:marBottom w:val="0"/>
                  <w:divBdr>
                    <w:top w:val="none" w:sz="0" w:space="0" w:color="auto"/>
                    <w:left w:val="none" w:sz="0" w:space="0" w:color="auto"/>
                    <w:bottom w:val="none" w:sz="0" w:space="0" w:color="auto"/>
                    <w:right w:val="none" w:sz="0" w:space="0" w:color="auto"/>
                  </w:divBdr>
                </w:div>
                <w:div w:id="1775780474">
                  <w:marLeft w:val="640"/>
                  <w:marRight w:val="0"/>
                  <w:marTop w:val="0"/>
                  <w:marBottom w:val="0"/>
                  <w:divBdr>
                    <w:top w:val="none" w:sz="0" w:space="0" w:color="auto"/>
                    <w:left w:val="none" w:sz="0" w:space="0" w:color="auto"/>
                    <w:bottom w:val="none" w:sz="0" w:space="0" w:color="auto"/>
                    <w:right w:val="none" w:sz="0" w:space="0" w:color="auto"/>
                  </w:divBdr>
                </w:div>
                <w:div w:id="1850483923">
                  <w:marLeft w:val="640"/>
                  <w:marRight w:val="0"/>
                  <w:marTop w:val="0"/>
                  <w:marBottom w:val="0"/>
                  <w:divBdr>
                    <w:top w:val="none" w:sz="0" w:space="0" w:color="auto"/>
                    <w:left w:val="none" w:sz="0" w:space="0" w:color="auto"/>
                    <w:bottom w:val="none" w:sz="0" w:space="0" w:color="auto"/>
                    <w:right w:val="none" w:sz="0" w:space="0" w:color="auto"/>
                  </w:divBdr>
                </w:div>
                <w:div w:id="1863123541">
                  <w:marLeft w:val="640"/>
                  <w:marRight w:val="0"/>
                  <w:marTop w:val="0"/>
                  <w:marBottom w:val="0"/>
                  <w:divBdr>
                    <w:top w:val="none" w:sz="0" w:space="0" w:color="auto"/>
                    <w:left w:val="none" w:sz="0" w:space="0" w:color="auto"/>
                    <w:bottom w:val="none" w:sz="0" w:space="0" w:color="auto"/>
                    <w:right w:val="none" w:sz="0" w:space="0" w:color="auto"/>
                  </w:divBdr>
                </w:div>
                <w:div w:id="1876648807">
                  <w:marLeft w:val="640"/>
                  <w:marRight w:val="0"/>
                  <w:marTop w:val="0"/>
                  <w:marBottom w:val="0"/>
                  <w:divBdr>
                    <w:top w:val="none" w:sz="0" w:space="0" w:color="auto"/>
                    <w:left w:val="none" w:sz="0" w:space="0" w:color="auto"/>
                    <w:bottom w:val="none" w:sz="0" w:space="0" w:color="auto"/>
                    <w:right w:val="none" w:sz="0" w:space="0" w:color="auto"/>
                  </w:divBdr>
                </w:div>
                <w:div w:id="2001686981">
                  <w:marLeft w:val="640"/>
                  <w:marRight w:val="0"/>
                  <w:marTop w:val="0"/>
                  <w:marBottom w:val="0"/>
                  <w:divBdr>
                    <w:top w:val="none" w:sz="0" w:space="0" w:color="auto"/>
                    <w:left w:val="none" w:sz="0" w:space="0" w:color="auto"/>
                    <w:bottom w:val="none" w:sz="0" w:space="0" w:color="auto"/>
                    <w:right w:val="none" w:sz="0" w:space="0" w:color="auto"/>
                  </w:divBdr>
                </w:div>
                <w:div w:id="2046710581">
                  <w:marLeft w:val="640"/>
                  <w:marRight w:val="0"/>
                  <w:marTop w:val="0"/>
                  <w:marBottom w:val="0"/>
                  <w:divBdr>
                    <w:top w:val="none" w:sz="0" w:space="0" w:color="auto"/>
                    <w:left w:val="none" w:sz="0" w:space="0" w:color="auto"/>
                    <w:bottom w:val="none" w:sz="0" w:space="0" w:color="auto"/>
                    <w:right w:val="none" w:sz="0" w:space="0" w:color="auto"/>
                  </w:divBdr>
                </w:div>
                <w:div w:id="2054454012">
                  <w:marLeft w:val="640"/>
                  <w:marRight w:val="0"/>
                  <w:marTop w:val="0"/>
                  <w:marBottom w:val="0"/>
                  <w:divBdr>
                    <w:top w:val="none" w:sz="0" w:space="0" w:color="auto"/>
                    <w:left w:val="none" w:sz="0" w:space="0" w:color="auto"/>
                    <w:bottom w:val="none" w:sz="0" w:space="0" w:color="auto"/>
                    <w:right w:val="none" w:sz="0" w:space="0" w:color="auto"/>
                  </w:divBdr>
                </w:div>
                <w:div w:id="2104183842">
                  <w:marLeft w:val="640"/>
                  <w:marRight w:val="0"/>
                  <w:marTop w:val="0"/>
                  <w:marBottom w:val="0"/>
                  <w:divBdr>
                    <w:top w:val="none" w:sz="0" w:space="0" w:color="auto"/>
                    <w:left w:val="none" w:sz="0" w:space="0" w:color="auto"/>
                    <w:bottom w:val="none" w:sz="0" w:space="0" w:color="auto"/>
                    <w:right w:val="none" w:sz="0" w:space="0" w:color="auto"/>
                  </w:divBdr>
                </w:div>
                <w:div w:id="2144880535">
                  <w:marLeft w:val="640"/>
                  <w:marRight w:val="0"/>
                  <w:marTop w:val="0"/>
                  <w:marBottom w:val="0"/>
                  <w:divBdr>
                    <w:top w:val="none" w:sz="0" w:space="0" w:color="auto"/>
                    <w:left w:val="none" w:sz="0" w:space="0" w:color="auto"/>
                    <w:bottom w:val="none" w:sz="0" w:space="0" w:color="auto"/>
                    <w:right w:val="none" w:sz="0" w:space="0" w:color="auto"/>
                  </w:divBdr>
                </w:div>
              </w:divsChild>
            </w:div>
            <w:div w:id="1156533943">
              <w:marLeft w:val="0"/>
              <w:marRight w:val="0"/>
              <w:marTop w:val="0"/>
              <w:marBottom w:val="0"/>
              <w:divBdr>
                <w:top w:val="none" w:sz="0" w:space="0" w:color="auto"/>
                <w:left w:val="none" w:sz="0" w:space="0" w:color="auto"/>
                <w:bottom w:val="none" w:sz="0" w:space="0" w:color="auto"/>
                <w:right w:val="none" w:sz="0" w:space="0" w:color="auto"/>
              </w:divBdr>
              <w:divsChild>
                <w:div w:id="8220953">
                  <w:marLeft w:val="640"/>
                  <w:marRight w:val="0"/>
                  <w:marTop w:val="0"/>
                  <w:marBottom w:val="0"/>
                  <w:divBdr>
                    <w:top w:val="none" w:sz="0" w:space="0" w:color="auto"/>
                    <w:left w:val="none" w:sz="0" w:space="0" w:color="auto"/>
                    <w:bottom w:val="none" w:sz="0" w:space="0" w:color="auto"/>
                    <w:right w:val="none" w:sz="0" w:space="0" w:color="auto"/>
                  </w:divBdr>
                </w:div>
                <w:div w:id="10572395">
                  <w:marLeft w:val="640"/>
                  <w:marRight w:val="0"/>
                  <w:marTop w:val="0"/>
                  <w:marBottom w:val="0"/>
                  <w:divBdr>
                    <w:top w:val="none" w:sz="0" w:space="0" w:color="auto"/>
                    <w:left w:val="none" w:sz="0" w:space="0" w:color="auto"/>
                    <w:bottom w:val="none" w:sz="0" w:space="0" w:color="auto"/>
                    <w:right w:val="none" w:sz="0" w:space="0" w:color="auto"/>
                  </w:divBdr>
                </w:div>
                <w:div w:id="13042975">
                  <w:marLeft w:val="640"/>
                  <w:marRight w:val="0"/>
                  <w:marTop w:val="0"/>
                  <w:marBottom w:val="0"/>
                  <w:divBdr>
                    <w:top w:val="none" w:sz="0" w:space="0" w:color="auto"/>
                    <w:left w:val="none" w:sz="0" w:space="0" w:color="auto"/>
                    <w:bottom w:val="none" w:sz="0" w:space="0" w:color="auto"/>
                    <w:right w:val="none" w:sz="0" w:space="0" w:color="auto"/>
                  </w:divBdr>
                </w:div>
                <w:div w:id="30111526">
                  <w:marLeft w:val="640"/>
                  <w:marRight w:val="0"/>
                  <w:marTop w:val="0"/>
                  <w:marBottom w:val="0"/>
                  <w:divBdr>
                    <w:top w:val="none" w:sz="0" w:space="0" w:color="auto"/>
                    <w:left w:val="none" w:sz="0" w:space="0" w:color="auto"/>
                    <w:bottom w:val="none" w:sz="0" w:space="0" w:color="auto"/>
                    <w:right w:val="none" w:sz="0" w:space="0" w:color="auto"/>
                  </w:divBdr>
                </w:div>
                <w:div w:id="45758338">
                  <w:marLeft w:val="640"/>
                  <w:marRight w:val="0"/>
                  <w:marTop w:val="0"/>
                  <w:marBottom w:val="0"/>
                  <w:divBdr>
                    <w:top w:val="none" w:sz="0" w:space="0" w:color="auto"/>
                    <w:left w:val="none" w:sz="0" w:space="0" w:color="auto"/>
                    <w:bottom w:val="none" w:sz="0" w:space="0" w:color="auto"/>
                    <w:right w:val="none" w:sz="0" w:space="0" w:color="auto"/>
                  </w:divBdr>
                </w:div>
                <w:div w:id="74481350">
                  <w:marLeft w:val="640"/>
                  <w:marRight w:val="0"/>
                  <w:marTop w:val="0"/>
                  <w:marBottom w:val="0"/>
                  <w:divBdr>
                    <w:top w:val="none" w:sz="0" w:space="0" w:color="auto"/>
                    <w:left w:val="none" w:sz="0" w:space="0" w:color="auto"/>
                    <w:bottom w:val="none" w:sz="0" w:space="0" w:color="auto"/>
                    <w:right w:val="none" w:sz="0" w:space="0" w:color="auto"/>
                  </w:divBdr>
                </w:div>
                <w:div w:id="75634176">
                  <w:marLeft w:val="640"/>
                  <w:marRight w:val="0"/>
                  <w:marTop w:val="0"/>
                  <w:marBottom w:val="0"/>
                  <w:divBdr>
                    <w:top w:val="none" w:sz="0" w:space="0" w:color="auto"/>
                    <w:left w:val="none" w:sz="0" w:space="0" w:color="auto"/>
                    <w:bottom w:val="none" w:sz="0" w:space="0" w:color="auto"/>
                    <w:right w:val="none" w:sz="0" w:space="0" w:color="auto"/>
                  </w:divBdr>
                </w:div>
                <w:div w:id="78059568">
                  <w:marLeft w:val="640"/>
                  <w:marRight w:val="0"/>
                  <w:marTop w:val="0"/>
                  <w:marBottom w:val="0"/>
                  <w:divBdr>
                    <w:top w:val="none" w:sz="0" w:space="0" w:color="auto"/>
                    <w:left w:val="none" w:sz="0" w:space="0" w:color="auto"/>
                    <w:bottom w:val="none" w:sz="0" w:space="0" w:color="auto"/>
                    <w:right w:val="none" w:sz="0" w:space="0" w:color="auto"/>
                  </w:divBdr>
                </w:div>
                <w:div w:id="81924152">
                  <w:marLeft w:val="640"/>
                  <w:marRight w:val="0"/>
                  <w:marTop w:val="0"/>
                  <w:marBottom w:val="0"/>
                  <w:divBdr>
                    <w:top w:val="none" w:sz="0" w:space="0" w:color="auto"/>
                    <w:left w:val="none" w:sz="0" w:space="0" w:color="auto"/>
                    <w:bottom w:val="none" w:sz="0" w:space="0" w:color="auto"/>
                    <w:right w:val="none" w:sz="0" w:space="0" w:color="auto"/>
                  </w:divBdr>
                </w:div>
                <w:div w:id="87624012">
                  <w:marLeft w:val="640"/>
                  <w:marRight w:val="0"/>
                  <w:marTop w:val="0"/>
                  <w:marBottom w:val="0"/>
                  <w:divBdr>
                    <w:top w:val="none" w:sz="0" w:space="0" w:color="auto"/>
                    <w:left w:val="none" w:sz="0" w:space="0" w:color="auto"/>
                    <w:bottom w:val="none" w:sz="0" w:space="0" w:color="auto"/>
                    <w:right w:val="none" w:sz="0" w:space="0" w:color="auto"/>
                  </w:divBdr>
                </w:div>
                <w:div w:id="92406788">
                  <w:marLeft w:val="640"/>
                  <w:marRight w:val="0"/>
                  <w:marTop w:val="0"/>
                  <w:marBottom w:val="0"/>
                  <w:divBdr>
                    <w:top w:val="none" w:sz="0" w:space="0" w:color="auto"/>
                    <w:left w:val="none" w:sz="0" w:space="0" w:color="auto"/>
                    <w:bottom w:val="none" w:sz="0" w:space="0" w:color="auto"/>
                    <w:right w:val="none" w:sz="0" w:space="0" w:color="auto"/>
                  </w:divBdr>
                </w:div>
                <w:div w:id="116724822">
                  <w:marLeft w:val="640"/>
                  <w:marRight w:val="0"/>
                  <w:marTop w:val="0"/>
                  <w:marBottom w:val="0"/>
                  <w:divBdr>
                    <w:top w:val="none" w:sz="0" w:space="0" w:color="auto"/>
                    <w:left w:val="none" w:sz="0" w:space="0" w:color="auto"/>
                    <w:bottom w:val="none" w:sz="0" w:space="0" w:color="auto"/>
                    <w:right w:val="none" w:sz="0" w:space="0" w:color="auto"/>
                  </w:divBdr>
                </w:div>
                <w:div w:id="189926053">
                  <w:marLeft w:val="640"/>
                  <w:marRight w:val="0"/>
                  <w:marTop w:val="0"/>
                  <w:marBottom w:val="0"/>
                  <w:divBdr>
                    <w:top w:val="none" w:sz="0" w:space="0" w:color="auto"/>
                    <w:left w:val="none" w:sz="0" w:space="0" w:color="auto"/>
                    <w:bottom w:val="none" w:sz="0" w:space="0" w:color="auto"/>
                    <w:right w:val="none" w:sz="0" w:space="0" w:color="auto"/>
                  </w:divBdr>
                </w:div>
                <w:div w:id="208340999">
                  <w:marLeft w:val="640"/>
                  <w:marRight w:val="0"/>
                  <w:marTop w:val="0"/>
                  <w:marBottom w:val="0"/>
                  <w:divBdr>
                    <w:top w:val="none" w:sz="0" w:space="0" w:color="auto"/>
                    <w:left w:val="none" w:sz="0" w:space="0" w:color="auto"/>
                    <w:bottom w:val="none" w:sz="0" w:space="0" w:color="auto"/>
                    <w:right w:val="none" w:sz="0" w:space="0" w:color="auto"/>
                  </w:divBdr>
                </w:div>
                <w:div w:id="227082630">
                  <w:marLeft w:val="640"/>
                  <w:marRight w:val="0"/>
                  <w:marTop w:val="0"/>
                  <w:marBottom w:val="0"/>
                  <w:divBdr>
                    <w:top w:val="none" w:sz="0" w:space="0" w:color="auto"/>
                    <w:left w:val="none" w:sz="0" w:space="0" w:color="auto"/>
                    <w:bottom w:val="none" w:sz="0" w:space="0" w:color="auto"/>
                    <w:right w:val="none" w:sz="0" w:space="0" w:color="auto"/>
                  </w:divBdr>
                </w:div>
                <w:div w:id="282924209">
                  <w:marLeft w:val="640"/>
                  <w:marRight w:val="0"/>
                  <w:marTop w:val="0"/>
                  <w:marBottom w:val="0"/>
                  <w:divBdr>
                    <w:top w:val="none" w:sz="0" w:space="0" w:color="auto"/>
                    <w:left w:val="none" w:sz="0" w:space="0" w:color="auto"/>
                    <w:bottom w:val="none" w:sz="0" w:space="0" w:color="auto"/>
                    <w:right w:val="none" w:sz="0" w:space="0" w:color="auto"/>
                  </w:divBdr>
                </w:div>
                <w:div w:id="371272217">
                  <w:marLeft w:val="640"/>
                  <w:marRight w:val="0"/>
                  <w:marTop w:val="0"/>
                  <w:marBottom w:val="0"/>
                  <w:divBdr>
                    <w:top w:val="none" w:sz="0" w:space="0" w:color="auto"/>
                    <w:left w:val="none" w:sz="0" w:space="0" w:color="auto"/>
                    <w:bottom w:val="none" w:sz="0" w:space="0" w:color="auto"/>
                    <w:right w:val="none" w:sz="0" w:space="0" w:color="auto"/>
                  </w:divBdr>
                </w:div>
                <w:div w:id="419258623">
                  <w:marLeft w:val="640"/>
                  <w:marRight w:val="0"/>
                  <w:marTop w:val="0"/>
                  <w:marBottom w:val="0"/>
                  <w:divBdr>
                    <w:top w:val="none" w:sz="0" w:space="0" w:color="auto"/>
                    <w:left w:val="none" w:sz="0" w:space="0" w:color="auto"/>
                    <w:bottom w:val="none" w:sz="0" w:space="0" w:color="auto"/>
                    <w:right w:val="none" w:sz="0" w:space="0" w:color="auto"/>
                  </w:divBdr>
                </w:div>
                <w:div w:id="444616503">
                  <w:marLeft w:val="640"/>
                  <w:marRight w:val="0"/>
                  <w:marTop w:val="0"/>
                  <w:marBottom w:val="0"/>
                  <w:divBdr>
                    <w:top w:val="none" w:sz="0" w:space="0" w:color="auto"/>
                    <w:left w:val="none" w:sz="0" w:space="0" w:color="auto"/>
                    <w:bottom w:val="none" w:sz="0" w:space="0" w:color="auto"/>
                    <w:right w:val="none" w:sz="0" w:space="0" w:color="auto"/>
                  </w:divBdr>
                </w:div>
                <w:div w:id="506754497">
                  <w:marLeft w:val="640"/>
                  <w:marRight w:val="0"/>
                  <w:marTop w:val="0"/>
                  <w:marBottom w:val="0"/>
                  <w:divBdr>
                    <w:top w:val="none" w:sz="0" w:space="0" w:color="auto"/>
                    <w:left w:val="none" w:sz="0" w:space="0" w:color="auto"/>
                    <w:bottom w:val="none" w:sz="0" w:space="0" w:color="auto"/>
                    <w:right w:val="none" w:sz="0" w:space="0" w:color="auto"/>
                  </w:divBdr>
                </w:div>
                <w:div w:id="522669054">
                  <w:marLeft w:val="640"/>
                  <w:marRight w:val="0"/>
                  <w:marTop w:val="0"/>
                  <w:marBottom w:val="0"/>
                  <w:divBdr>
                    <w:top w:val="none" w:sz="0" w:space="0" w:color="auto"/>
                    <w:left w:val="none" w:sz="0" w:space="0" w:color="auto"/>
                    <w:bottom w:val="none" w:sz="0" w:space="0" w:color="auto"/>
                    <w:right w:val="none" w:sz="0" w:space="0" w:color="auto"/>
                  </w:divBdr>
                </w:div>
                <w:div w:id="539366362">
                  <w:marLeft w:val="640"/>
                  <w:marRight w:val="0"/>
                  <w:marTop w:val="0"/>
                  <w:marBottom w:val="0"/>
                  <w:divBdr>
                    <w:top w:val="none" w:sz="0" w:space="0" w:color="auto"/>
                    <w:left w:val="none" w:sz="0" w:space="0" w:color="auto"/>
                    <w:bottom w:val="none" w:sz="0" w:space="0" w:color="auto"/>
                    <w:right w:val="none" w:sz="0" w:space="0" w:color="auto"/>
                  </w:divBdr>
                </w:div>
                <w:div w:id="550969591">
                  <w:marLeft w:val="640"/>
                  <w:marRight w:val="0"/>
                  <w:marTop w:val="0"/>
                  <w:marBottom w:val="0"/>
                  <w:divBdr>
                    <w:top w:val="none" w:sz="0" w:space="0" w:color="auto"/>
                    <w:left w:val="none" w:sz="0" w:space="0" w:color="auto"/>
                    <w:bottom w:val="none" w:sz="0" w:space="0" w:color="auto"/>
                    <w:right w:val="none" w:sz="0" w:space="0" w:color="auto"/>
                  </w:divBdr>
                </w:div>
                <w:div w:id="591208926">
                  <w:marLeft w:val="640"/>
                  <w:marRight w:val="0"/>
                  <w:marTop w:val="0"/>
                  <w:marBottom w:val="0"/>
                  <w:divBdr>
                    <w:top w:val="none" w:sz="0" w:space="0" w:color="auto"/>
                    <w:left w:val="none" w:sz="0" w:space="0" w:color="auto"/>
                    <w:bottom w:val="none" w:sz="0" w:space="0" w:color="auto"/>
                    <w:right w:val="none" w:sz="0" w:space="0" w:color="auto"/>
                  </w:divBdr>
                </w:div>
                <w:div w:id="611471435">
                  <w:marLeft w:val="640"/>
                  <w:marRight w:val="0"/>
                  <w:marTop w:val="0"/>
                  <w:marBottom w:val="0"/>
                  <w:divBdr>
                    <w:top w:val="none" w:sz="0" w:space="0" w:color="auto"/>
                    <w:left w:val="none" w:sz="0" w:space="0" w:color="auto"/>
                    <w:bottom w:val="none" w:sz="0" w:space="0" w:color="auto"/>
                    <w:right w:val="none" w:sz="0" w:space="0" w:color="auto"/>
                  </w:divBdr>
                </w:div>
                <w:div w:id="643120830">
                  <w:marLeft w:val="640"/>
                  <w:marRight w:val="0"/>
                  <w:marTop w:val="0"/>
                  <w:marBottom w:val="0"/>
                  <w:divBdr>
                    <w:top w:val="none" w:sz="0" w:space="0" w:color="auto"/>
                    <w:left w:val="none" w:sz="0" w:space="0" w:color="auto"/>
                    <w:bottom w:val="none" w:sz="0" w:space="0" w:color="auto"/>
                    <w:right w:val="none" w:sz="0" w:space="0" w:color="auto"/>
                  </w:divBdr>
                </w:div>
                <w:div w:id="693460544">
                  <w:marLeft w:val="640"/>
                  <w:marRight w:val="0"/>
                  <w:marTop w:val="0"/>
                  <w:marBottom w:val="0"/>
                  <w:divBdr>
                    <w:top w:val="none" w:sz="0" w:space="0" w:color="auto"/>
                    <w:left w:val="none" w:sz="0" w:space="0" w:color="auto"/>
                    <w:bottom w:val="none" w:sz="0" w:space="0" w:color="auto"/>
                    <w:right w:val="none" w:sz="0" w:space="0" w:color="auto"/>
                  </w:divBdr>
                </w:div>
                <w:div w:id="698354295">
                  <w:marLeft w:val="640"/>
                  <w:marRight w:val="0"/>
                  <w:marTop w:val="0"/>
                  <w:marBottom w:val="0"/>
                  <w:divBdr>
                    <w:top w:val="none" w:sz="0" w:space="0" w:color="auto"/>
                    <w:left w:val="none" w:sz="0" w:space="0" w:color="auto"/>
                    <w:bottom w:val="none" w:sz="0" w:space="0" w:color="auto"/>
                    <w:right w:val="none" w:sz="0" w:space="0" w:color="auto"/>
                  </w:divBdr>
                </w:div>
                <w:div w:id="700866037">
                  <w:marLeft w:val="640"/>
                  <w:marRight w:val="0"/>
                  <w:marTop w:val="0"/>
                  <w:marBottom w:val="0"/>
                  <w:divBdr>
                    <w:top w:val="none" w:sz="0" w:space="0" w:color="auto"/>
                    <w:left w:val="none" w:sz="0" w:space="0" w:color="auto"/>
                    <w:bottom w:val="none" w:sz="0" w:space="0" w:color="auto"/>
                    <w:right w:val="none" w:sz="0" w:space="0" w:color="auto"/>
                  </w:divBdr>
                </w:div>
                <w:div w:id="739668431">
                  <w:marLeft w:val="640"/>
                  <w:marRight w:val="0"/>
                  <w:marTop w:val="0"/>
                  <w:marBottom w:val="0"/>
                  <w:divBdr>
                    <w:top w:val="none" w:sz="0" w:space="0" w:color="auto"/>
                    <w:left w:val="none" w:sz="0" w:space="0" w:color="auto"/>
                    <w:bottom w:val="none" w:sz="0" w:space="0" w:color="auto"/>
                    <w:right w:val="none" w:sz="0" w:space="0" w:color="auto"/>
                  </w:divBdr>
                </w:div>
                <w:div w:id="813959079">
                  <w:marLeft w:val="640"/>
                  <w:marRight w:val="0"/>
                  <w:marTop w:val="0"/>
                  <w:marBottom w:val="0"/>
                  <w:divBdr>
                    <w:top w:val="none" w:sz="0" w:space="0" w:color="auto"/>
                    <w:left w:val="none" w:sz="0" w:space="0" w:color="auto"/>
                    <w:bottom w:val="none" w:sz="0" w:space="0" w:color="auto"/>
                    <w:right w:val="none" w:sz="0" w:space="0" w:color="auto"/>
                  </w:divBdr>
                </w:div>
                <w:div w:id="820200471">
                  <w:marLeft w:val="640"/>
                  <w:marRight w:val="0"/>
                  <w:marTop w:val="0"/>
                  <w:marBottom w:val="0"/>
                  <w:divBdr>
                    <w:top w:val="none" w:sz="0" w:space="0" w:color="auto"/>
                    <w:left w:val="none" w:sz="0" w:space="0" w:color="auto"/>
                    <w:bottom w:val="none" w:sz="0" w:space="0" w:color="auto"/>
                    <w:right w:val="none" w:sz="0" w:space="0" w:color="auto"/>
                  </w:divBdr>
                </w:div>
                <w:div w:id="831915646">
                  <w:marLeft w:val="640"/>
                  <w:marRight w:val="0"/>
                  <w:marTop w:val="0"/>
                  <w:marBottom w:val="0"/>
                  <w:divBdr>
                    <w:top w:val="none" w:sz="0" w:space="0" w:color="auto"/>
                    <w:left w:val="none" w:sz="0" w:space="0" w:color="auto"/>
                    <w:bottom w:val="none" w:sz="0" w:space="0" w:color="auto"/>
                    <w:right w:val="none" w:sz="0" w:space="0" w:color="auto"/>
                  </w:divBdr>
                </w:div>
                <w:div w:id="913708879">
                  <w:marLeft w:val="640"/>
                  <w:marRight w:val="0"/>
                  <w:marTop w:val="0"/>
                  <w:marBottom w:val="0"/>
                  <w:divBdr>
                    <w:top w:val="none" w:sz="0" w:space="0" w:color="auto"/>
                    <w:left w:val="none" w:sz="0" w:space="0" w:color="auto"/>
                    <w:bottom w:val="none" w:sz="0" w:space="0" w:color="auto"/>
                    <w:right w:val="none" w:sz="0" w:space="0" w:color="auto"/>
                  </w:divBdr>
                </w:div>
                <w:div w:id="917833962">
                  <w:marLeft w:val="640"/>
                  <w:marRight w:val="0"/>
                  <w:marTop w:val="0"/>
                  <w:marBottom w:val="0"/>
                  <w:divBdr>
                    <w:top w:val="none" w:sz="0" w:space="0" w:color="auto"/>
                    <w:left w:val="none" w:sz="0" w:space="0" w:color="auto"/>
                    <w:bottom w:val="none" w:sz="0" w:space="0" w:color="auto"/>
                    <w:right w:val="none" w:sz="0" w:space="0" w:color="auto"/>
                  </w:divBdr>
                </w:div>
                <w:div w:id="971401119">
                  <w:marLeft w:val="640"/>
                  <w:marRight w:val="0"/>
                  <w:marTop w:val="0"/>
                  <w:marBottom w:val="0"/>
                  <w:divBdr>
                    <w:top w:val="none" w:sz="0" w:space="0" w:color="auto"/>
                    <w:left w:val="none" w:sz="0" w:space="0" w:color="auto"/>
                    <w:bottom w:val="none" w:sz="0" w:space="0" w:color="auto"/>
                    <w:right w:val="none" w:sz="0" w:space="0" w:color="auto"/>
                  </w:divBdr>
                </w:div>
                <w:div w:id="1028027079">
                  <w:marLeft w:val="640"/>
                  <w:marRight w:val="0"/>
                  <w:marTop w:val="0"/>
                  <w:marBottom w:val="0"/>
                  <w:divBdr>
                    <w:top w:val="none" w:sz="0" w:space="0" w:color="auto"/>
                    <w:left w:val="none" w:sz="0" w:space="0" w:color="auto"/>
                    <w:bottom w:val="none" w:sz="0" w:space="0" w:color="auto"/>
                    <w:right w:val="none" w:sz="0" w:space="0" w:color="auto"/>
                  </w:divBdr>
                </w:div>
                <w:div w:id="1043478737">
                  <w:marLeft w:val="640"/>
                  <w:marRight w:val="0"/>
                  <w:marTop w:val="0"/>
                  <w:marBottom w:val="0"/>
                  <w:divBdr>
                    <w:top w:val="none" w:sz="0" w:space="0" w:color="auto"/>
                    <w:left w:val="none" w:sz="0" w:space="0" w:color="auto"/>
                    <w:bottom w:val="none" w:sz="0" w:space="0" w:color="auto"/>
                    <w:right w:val="none" w:sz="0" w:space="0" w:color="auto"/>
                  </w:divBdr>
                </w:div>
                <w:div w:id="1129710404">
                  <w:marLeft w:val="640"/>
                  <w:marRight w:val="0"/>
                  <w:marTop w:val="0"/>
                  <w:marBottom w:val="0"/>
                  <w:divBdr>
                    <w:top w:val="none" w:sz="0" w:space="0" w:color="auto"/>
                    <w:left w:val="none" w:sz="0" w:space="0" w:color="auto"/>
                    <w:bottom w:val="none" w:sz="0" w:space="0" w:color="auto"/>
                    <w:right w:val="none" w:sz="0" w:space="0" w:color="auto"/>
                  </w:divBdr>
                </w:div>
                <w:div w:id="1190530654">
                  <w:marLeft w:val="640"/>
                  <w:marRight w:val="0"/>
                  <w:marTop w:val="0"/>
                  <w:marBottom w:val="0"/>
                  <w:divBdr>
                    <w:top w:val="none" w:sz="0" w:space="0" w:color="auto"/>
                    <w:left w:val="none" w:sz="0" w:space="0" w:color="auto"/>
                    <w:bottom w:val="none" w:sz="0" w:space="0" w:color="auto"/>
                    <w:right w:val="none" w:sz="0" w:space="0" w:color="auto"/>
                  </w:divBdr>
                </w:div>
                <w:div w:id="1199927366">
                  <w:marLeft w:val="640"/>
                  <w:marRight w:val="0"/>
                  <w:marTop w:val="0"/>
                  <w:marBottom w:val="0"/>
                  <w:divBdr>
                    <w:top w:val="none" w:sz="0" w:space="0" w:color="auto"/>
                    <w:left w:val="none" w:sz="0" w:space="0" w:color="auto"/>
                    <w:bottom w:val="none" w:sz="0" w:space="0" w:color="auto"/>
                    <w:right w:val="none" w:sz="0" w:space="0" w:color="auto"/>
                  </w:divBdr>
                </w:div>
                <w:div w:id="1218123252">
                  <w:marLeft w:val="640"/>
                  <w:marRight w:val="0"/>
                  <w:marTop w:val="0"/>
                  <w:marBottom w:val="0"/>
                  <w:divBdr>
                    <w:top w:val="none" w:sz="0" w:space="0" w:color="auto"/>
                    <w:left w:val="none" w:sz="0" w:space="0" w:color="auto"/>
                    <w:bottom w:val="none" w:sz="0" w:space="0" w:color="auto"/>
                    <w:right w:val="none" w:sz="0" w:space="0" w:color="auto"/>
                  </w:divBdr>
                </w:div>
                <w:div w:id="1270158230">
                  <w:marLeft w:val="640"/>
                  <w:marRight w:val="0"/>
                  <w:marTop w:val="0"/>
                  <w:marBottom w:val="0"/>
                  <w:divBdr>
                    <w:top w:val="none" w:sz="0" w:space="0" w:color="auto"/>
                    <w:left w:val="none" w:sz="0" w:space="0" w:color="auto"/>
                    <w:bottom w:val="none" w:sz="0" w:space="0" w:color="auto"/>
                    <w:right w:val="none" w:sz="0" w:space="0" w:color="auto"/>
                  </w:divBdr>
                </w:div>
                <w:div w:id="1290937331">
                  <w:marLeft w:val="640"/>
                  <w:marRight w:val="0"/>
                  <w:marTop w:val="0"/>
                  <w:marBottom w:val="0"/>
                  <w:divBdr>
                    <w:top w:val="none" w:sz="0" w:space="0" w:color="auto"/>
                    <w:left w:val="none" w:sz="0" w:space="0" w:color="auto"/>
                    <w:bottom w:val="none" w:sz="0" w:space="0" w:color="auto"/>
                    <w:right w:val="none" w:sz="0" w:space="0" w:color="auto"/>
                  </w:divBdr>
                </w:div>
                <w:div w:id="1312170210">
                  <w:marLeft w:val="640"/>
                  <w:marRight w:val="0"/>
                  <w:marTop w:val="0"/>
                  <w:marBottom w:val="0"/>
                  <w:divBdr>
                    <w:top w:val="none" w:sz="0" w:space="0" w:color="auto"/>
                    <w:left w:val="none" w:sz="0" w:space="0" w:color="auto"/>
                    <w:bottom w:val="none" w:sz="0" w:space="0" w:color="auto"/>
                    <w:right w:val="none" w:sz="0" w:space="0" w:color="auto"/>
                  </w:divBdr>
                </w:div>
                <w:div w:id="1360474448">
                  <w:marLeft w:val="640"/>
                  <w:marRight w:val="0"/>
                  <w:marTop w:val="0"/>
                  <w:marBottom w:val="0"/>
                  <w:divBdr>
                    <w:top w:val="none" w:sz="0" w:space="0" w:color="auto"/>
                    <w:left w:val="none" w:sz="0" w:space="0" w:color="auto"/>
                    <w:bottom w:val="none" w:sz="0" w:space="0" w:color="auto"/>
                    <w:right w:val="none" w:sz="0" w:space="0" w:color="auto"/>
                  </w:divBdr>
                </w:div>
                <w:div w:id="1371371063">
                  <w:marLeft w:val="640"/>
                  <w:marRight w:val="0"/>
                  <w:marTop w:val="0"/>
                  <w:marBottom w:val="0"/>
                  <w:divBdr>
                    <w:top w:val="none" w:sz="0" w:space="0" w:color="auto"/>
                    <w:left w:val="none" w:sz="0" w:space="0" w:color="auto"/>
                    <w:bottom w:val="none" w:sz="0" w:space="0" w:color="auto"/>
                    <w:right w:val="none" w:sz="0" w:space="0" w:color="auto"/>
                  </w:divBdr>
                </w:div>
                <w:div w:id="1403485273">
                  <w:marLeft w:val="640"/>
                  <w:marRight w:val="0"/>
                  <w:marTop w:val="0"/>
                  <w:marBottom w:val="0"/>
                  <w:divBdr>
                    <w:top w:val="none" w:sz="0" w:space="0" w:color="auto"/>
                    <w:left w:val="none" w:sz="0" w:space="0" w:color="auto"/>
                    <w:bottom w:val="none" w:sz="0" w:space="0" w:color="auto"/>
                    <w:right w:val="none" w:sz="0" w:space="0" w:color="auto"/>
                  </w:divBdr>
                </w:div>
                <w:div w:id="1418094756">
                  <w:marLeft w:val="640"/>
                  <w:marRight w:val="0"/>
                  <w:marTop w:val="0"/>
                  <w:marBottom w:val="0"/>
                  <w:divBdr>
                    <w:top w:val="none" w:sz="0" w:space="0" w:color="auto"/>
                    <w:left w:val="none" w:sz="0" w:space="0" w:color="auto"/>
                    <w:bottom w:val="none" w:sz="0" w:space="0" w:color="auto"/>
                    <w:right w:val="none" w:sz="0" w:space="0" w:color="auto"/>
                  </w:divBdr>
                </w:div>
                <w:div w:id="1493714117">
                  <w:marLeft w:val="640"/>
                  <w:marRight w:val="0"/>
                  <w:marTop w:val="0"/>
                  <w:marBottom w:val="0"/>
                  <w:divBdr>
                    <w:top w:val="none" w:sz="0" w:space="0" w:color="auto"/>
                    <w:left w:val="none" w:sz="0" w:space="0" w:color="auto"/>
                    <w:bottom w:val="none" w:sz="0" w:space="0" w:color="auto"/>
                    <w:right w:val="none" w:sz="0" w:space="0" w:color="auto"/>
                  </w:divBdr>
                </w:div>
                <w:div w:id="1533954643">
                  <w:marLeft w:val="640"/>
                  <w:marRight w:val="0"/>
                  <w:marTop w:val="0"/>
                  <w:marBottom w:val="0"/>
                  <w:divBdr>
                    <w:top w:val="none" w:sz="0" w:space="0" w:color="auto"/>
                    <w:left w:val="none" w:sz="0" w:space="0" w:color="auto"/>
                    <w:bottom w:val="none" w:sz="0" w:space="0" w:color="auto"/>
                    <w:right w:val="none" w:sz="0" w:space="0" w:color="auto"/>
                  </w:divBdr>
                </w:div>
                <w:div w:id="1562979749">
                  <w:marLeft w:val="640"/>
                  <w:marRight w:val="0"/>
                  <w:marTop w:val="0"/>
                  <w:marBottom w:val="0"/>
                  <w:divBdr>
                    <w:top w:val="none" w:sz="0" w:space="0" w:color="auto"/>
                    <w:left w:val="none" w:sz="0" w:space="0" w:color="auto"/>
                    <w:bottom w:val="none" w:sz="0" w:space="0" w:color="auto"/>
                    <w:right w:val="none" w:sz="0" w:space="0" w:color="auto"/>
                  </w:divBdr>
                </w:div>
                <w:div w:id="1570965254">
                  <w:marLeft w:val="640"/>
                  <w:marRight w:val="0"/>
                  <w:marTop w:val="0"/>
                  <w:marBottom w:val="0"/>
                  <w:divBdr>
                    <w:top w:val="none" w:sz="0" w:space="0" w:color="auto"/>
                    <w:left w:val="none" w:sz="0" w:space="0" w:color="auto"/>
                    <w:bottom w:val="none" w:sz="0" w:space="0" w:color="auto"/>
                    <w:right w:val="none" w:sz="0" w:space="0" w:color="auto"/>
                  </w:divBdr>
                </w:div>
                <w:div w:id="1598370404">
                  <w:marLeft w:val="640"/>
                  <w:marRight w:val="0"/>
                  <w:marTop w:val="0"/>
                  <w:marBottom w:val="0"/>
                  <w:divBdr>
                    <w:top w:val="none" w:sz="0" w:space="0" w:color="auto"/>
                    <w:left w:val="none" w:sz="0" w:space="0" w:color="auto"/>
                    <w:bottom w:val="none" w:sz="0" w:space="0" w:color="auto"/>
                    <w:right w:val="none" w:sz="0" w:space="0" w:color="auto"/>
                  </w:divBdr>
                </w:div>
                <w:div w:id="1718239934">
                  <w:marLeft w:val="640"/>
                  <w:marRight w:val="0"/>
                  <w:marTop w:val="0"/>
                  <w:marBottom w:val="0"/>
                  <w:divBdr>
                    <w:top w:val="none" w:sz="0" w:space="0" w:color="auto"/>
                    <w:left w:val="none" w:sz="0" w:space="0" w:color="auto"/>
                    <w:bottom w:val="none" w:sz="0" w:space="0" w:color="auto"/>
                    <w:right w:val="none" w:sz="0" w:space="0" w:color="auto"/>
                  </w:divBdr>
                </w:div>
                <w:div w:id="1815027374">
                  <w:marLeft w:val="640"/>
                  <w:marRight w:val="0"/>
                  <w:marTop w:val="0"/>
                  <w:marBottom w:val="0"/>
                  <w:divBdr>
                    <w:top w:val="none" w:sz="0" w:space="0" w:color="auto"/>
                    <w:left w:val="none" w:sz="0" w:space="0" w:color="auto"/>
                    <w:bottom w:val="none" w:sz="0" w:space="0" w:color="auto"/>
                    <w:right w:val="none" w:sz="0" w:space="0" w:color="auto"/>
                  </w:divBdr>
                </w:div>
                <w:div w:id="1830293001">
                  <w:marLeft w:val="640"/>
                  <w:marRight w:val="0"/>
                  <w:marTop w:val="0"/>
                  <w:marBottom w:val="0"/>
                  <w:divBdr>
                    <w:top w:val="none" w:sz="0" w:space="0" w:color="auto"/>
                    <w:left w:val="none" w:sz="0" w:space="0" w:color="auto"/>
                    <w:bottom w:val="none" w:sz="0" w:space="0" w:color="auto"/>
                    <w:right w:val="none" w:sz="0" w:space="0" w:color="auto"/>
                  </w:divBdr>
                </w:div>
                <w:div w:id="1877617530">
                  <w:marLeft w:val="640"/>
                  <w:marRight w:val="0"/>
                  <w:marTop w:val="0"/>
                  <w:marBottom w:val="0"/>
                  <w:divBdr>
                    <w:top w:val="none" w:sz="0" w:space="0" w:color="auto"/>
                    <w:left w:val="none" w:sz="0" w:space="0" w:color="auto"/>
                    <w:bottom w:val="none" w:sz="0" w:space="0" w:color="auto"/>
                    <w:right w:val="none" w:sz="0" w:space="0" w:color="auto"/>
                  </w:divBdr>
                </w:div>
                <w:div w:id="1921408931">
                  <w:marLeft w:val="640"/>
                  <w:marRight w:val="0"/>
                  <w:marTop w:val="0"/>
                  <w:marBottom w:val="0"/>
                  <w:divBdr>
                    <w:top w:val="none" w:sz="0" w:space="0" w:color="auto"/>
                    <w:left w:val="none" w:sz="0" w:space="0" w:color="auto"/>
                    <w:bottom w:val="none" w:sz="0" w:space="0" w:color="auto"/>
                    <w:right w:val="none" w:sz="0" w:space="0" w:color="auto"/>
                  </w:divBdr>
                </w:div>
                <w:div w:id="1924023056">
                  <w:marLeft w:val="640"/>
                  <w:marRight w:val="0"/>
                  <w:marTop w:val="0"/>
                  <w:marBottom w:val="0"/>
                  <w:divBdr>
                    <w:top w:val="none" w:sz="0" w:space="0" w:color="auto"/>
                    <w:left w:val="none" w:sz="0" w:space="0" w:color="auto"/>
                    <w:bottom w:val="none" w:sz="0" w:space="0" w:color="auto"/>
                    <w:right w:val="none" w:sz="0" w:space="0" w:color="auto"/>
                  </w:divBdr>
                </w:div>
                <w:div w:id="1943493512">
                  <w:marLeft w:val="640"/>
                  <w:marRight w:val="0"/>
                  <w:marTop w:val="0"/>
                  <w:marBottom w:val="0"/>
                  <w:divBdr>
                    <w:top w:val="none" w:sz="0" w:space="0" w:color="auto"/>
                    <w:left w:val="none" w:sz="0" w:space="0" w:color="auto"/>
                    <w:bottom w:val="none" w:sz="0" w:space="0" w:color="auto"/>
                    <w:right w:val="none" w:sz="0" w:space="0" w:color="auto"/>
                  </w:divBdr>
                </w:div>
                <w:div w:id="1959139782">
                  <w:marLeft w:val="640"/>
                  <w:marRight w:val="0"/>
                  <w:marTop w:val="0"/>
                  <w:marBottom w:val="0"/>
                  <w:divBdr>
                    <w:top w:val="none" w:sz="0" w:space="0" w:color="auto"/>
                    <w:left w:val="none" w:sz="0" w:space="0" w:color="auto"/>
                    <w:bottom w:val="none" w:sz="0" w:space="0" w:color="auto"/>
                    <w:right w:val="none" w:sz="0" w:space="0" w:color="auto"/>
                  </w:divBdr>
                </w:div>
                <w:div w:id="1962300691">
                  <w:marLeft w:val="640"/>
                  <w:marRight w:val="0"/>
                  <w:marTop w:val="0"/>
                  <w:marBottom w:val="0"/>
                  <w:divBdr>
                    <w:top w:val="none" w:sz="0" w:space="0" w:color="auto"/>
                    <w:left w:val="none" w:sz="0" w:space="0" w:color="auto"/>
                    <w:bottom w:val="none" w:sz="0" w:space="0" w:color="auto"/>
                    <w:right w:val="none" w:sz="0" w:space="0" w:color="auto"/>
                  </w:divBdr>
                </w:div>
                <w:div w:id="1964966394">
                  <w:marLeft w:val="640"/>
                  <w:marRight w:val="0"/>
                  <w:marTop w:val="0"/>
                  <w:marBottom w:val="0"/>
                  <w:divBdr>
                    <w:top w:val="none" w:sz="0" w:space="0" w:color="auto"/>
                    <w:left w:val="none" w:sz="0" w:space="0" w:color="auto"/>
                    <w:bottom w:val="none" w:sz="0" w:space="0" w:color="auto"/>
                    <w:right w:val="none" w:sz="0" w:space="0" w:color="auto"/>
                  </w:divBdr>
                </w:div>
                <w:div w:id="1986933707">
                  <w:marLeft w:val="640"/>
                  <w:marRight w:val="0"/>
                  <w:marTop w:val="0"/>
                  <w:marBottom w:val="0"/>
                  <w:divBdr>
                    <w:top w:val="none" w:sz="0" w:space="0" w:color="auto"/>
                    <w:left w:val="none" w:sz="0" w:space="0" w:color="auto"/>
                    <w:bottom w:val="none" w:sz="0" w:space="0" w:color="auto"/>
                    <w:right w:val="none" w:sz="0" w:space="0" w:color="auto"/>
                  </w:divBdr>
                </w:div>
                <w:div w:id="2034113052">
                  <w:marLeft w:val="640"/>
                  <w:marRight w:val="0"/>
                  <w:marTop w:val="0"/>
                  <w:marBottom w:val="0"/>
                  <w:divBdr>
                    <w:top w:val="none" w:sz="0" w:space="0" w:color="auto"/>
                    <w:left w:val="none" w:sz="0" w:space="0" w:color="auto"/>
                    <w:bottom w:val="none" w:sz="0" w:space="0" w:color="auto"/>
                    <w:right w:val="none" w:sz="0" w:space="0" w:color="auto"/>
                  </w:divBdr>
                </w:div>
                <w:div w:id="2035375524">
                  <w:marLeft w:val="640"/>
                  <w:marRight w:val="0"/>
                  <w:marTop w:val="0"/>
                  <w:marBottom w:val="0"/>
                  <w:divBdr>
                    <w:top w:val="none" w:sz="0" w:space="0" w:color="auto"/>
                    <w:left w:val="none" w:sz="0" w:space="0" w:color="auto"/>
                    <w:bottom w:val="none" w:sz="0" w:space="0" w:color="auto"/>
                    <w:right w:val="none" w:sz="0" w:space="0" w:color="auto"/>
                  </w:divBdr>
                </w:div>
                <w:div w:id="2079013453">
                  <w:marLeft w:val="640"/>
                  <w:marRight w:val="0"/>
                  <w:marTop w:val="0"/>
                  <w:marBottom w:val="0"/>
                  <w:divBdr>
                    <w:top w:val="none" w:sz="0" w:space="0" w:color="auto"/>
                    <w:left w:val="none" w:sz="0" w:space="0" w:color="auto"/>
                    <w:bottom w:val="none" w:sz="0" w:space="0" w:color="auto"/>
                    <w:right w:val="none" w:sz="0" w:space="0" w:color="auto"/>
                  </w:divBdr>
                </w:div>
                <w:div w:id="2106225691">
                  <w:marLeft w:val="640"/>
                  <w:marRight w:val="0"/>
                  <w:marTop w:val="0"/>
                  <w:marBottom w:val="0"/>
                  <w:divBdr>
                    <w:top w:val="none" w:sz="0" w:space="0" w:color="auto"/>
                    <w:left w:val="none" w:sz="0" w:space="0" w:color="auto"/>
                    <w:bottom w:val="none" w:sz="0" w:space="0" w:color="auto"/>
                    <w:right w:val="none" w:sz="0" w:space="0" w:color="auto"/>
                  </w:divBdr>
                </w:div>
                <w:div w:id="2120100991">
                  <w:marLeft w:val="640"/>
                  <w:marRight w:val="0"/>
                  <w:marTop w:val="0"/>
                  <w:marBottom w:val="0"/>
                  <w:divBdr>
                    <w:top w:val="none" w:sz="0" w:space="0" w:color="auto"/>
                    <w:left w:val="none" w:sz="0" w:space="0" w:color="auto"/>
                    <w:bottom w:val="none" w:sz="0" w:space="0" w:color="auto"/>
                    <w:right w:val="none" w:sz="0" w:space="0" w:color="auto"/>
                  </w:divBdr>
                </w:div>
              </w:divsChild>
            </w:div>
            <w:div w:id="1160998677">
              <w:marLeft w:val="0"/>
              <w:marRight w:val="0"/>
              <w:marTop w:val="0"/>
              <w:marBottom w:val="0"/>
              <w:divBdr>
                <w:top w:val="none" w:sz="0" w:space="0" w:color="auto"/>
                <w:left w:val="none" w:sz="0" w:space="0" w:color="auto"/>
                <w:bottom w:val="none" w:sz="0" w:space="0" w:color="auto"/>
                <w:right w:val="none" w:sz="0" w:space="0" w:color="auto"/>
              </w:divBdr>
              <w:divsChild>
                <w:div w:id="81804437">
                  <w:marLeft w:val="640"/>
                  <w:marRight w:val="0"/>
                  <w:marTop w:val="0"/>
                  <w:marBottom w:val="0"/>
                  <w:divBdr>
                    <w:top w:val="none" w:sz="0" w:space="0" w:color="auto"/>
                    <w:left w:val="none" w:sz="0" w:space="0" w:color="auto"/>
                    <w:bottom w:val="none" w:sz="0" w:space="0" w:color="auto"/>
                    <w:right w:val="none" w:sz="0" w:space="0" w:color="auto"/>
                  </w:divBdr>
                </w:div>
                <w:div w:id="99494933">
                  <w:marLeft w:val="640"/>
                  <w:marRight w:val="0"/>
                  <w:marTop w:val="0"/>
                  <w:marBottom w:val="0"/>
                  <w:divBdr>
                    <w:top w:val="none" w:sz="0" w:space="0" w:color="auto"/>
                    <w:left w:val="none" w:sz="0" w:space="0" w:color="auto"/>
                    <w:bottom w:val="none" w:sz="0" w:space="0" w:color="auto"/>
                    <w:right w:val="none" w:sz="0" w:space="0" w:color="auto"/>
                  </w:divBdr>
                </w:div>
                <w:div w:id="117530677">
                  <w:marLeft w:val="640"/>
                  <w:marRight w:val="0"/>
                  <w:marTop w:val="0"/>
                  <w:marBottom w:val="0"/>
                  <w:divBdr>
                    <w:top w:val="none" w:sz="0" w:space="0" w:color="auto"/>
                    <w:left w:val="none" w:sz="0" w:space="0" w:color="auto"/>
                    <w:bottom w:val="none" w:sz="0" w:space="0" w:color="auto"/>
                    <w:right w:val="none" w:sz="0" w:space="0" w:color="auto"/>
                  </w:divBdr>
                </w:div>
                <w:div w:id="157309800">
                  <w:marLeft w:val="640"/>
                  <w:marRight w:val="0"/>
                  <w:marTop w:val="0"/>
                  <w:marBottom w:val="0"/>
                  <w:divBdr>
                    <w:top w:val="none" w:sz="0" w:space="0" w:color="auto"/>
                    <w:left w:val="none" w:sz="0" w:space="0" w:color="auto"/>
                    <w:bottom w:val="none" w:sz="0" w:space="0" w:color="auto"/>
                    <w:right w:val="none" w:sz="0" w:space="0" w:color="auto"/>
                  </w:divBdr>
                </w:div>
                <w:div w:id="161359804">
                  <w:marLeft w:val="640"/>
                  <w:marRight w:val="0"/>
                  <w:marTop w:val="0"/>
                  <w:marBottom w:val="0"/>
                  <w:divBdr>
                    <w:top w:val="none" w:sz="0" w:space="0" w:color="auto"/>
                    <w:left w:val="none" w:sz="0" w:space="0" w:color="auto"/>
                    <w:bottom w:val="none" w:sz="0" w:space="0" w:color="auto"/>
                    <w:right w:val="none" w:sz="0" w:space="0" w:color="auto"/>
                  </w:divBdr>
                </w:div>
                <w:div w:id="175652869">
                  <w:marLeft w:val="640"/>
                  <w:marRight w:val="0"/>
                  <w:marTop w:val="0"/>
                  <w:marBottom w:val="0"/>
                  <w:divBdr>
                    <w:top w:val="none" w:sz="0" w:space="0" w:color="auto"/>
                    <w:left w:val="none" w:sz="0" w:space="0" w:color="auto"/>
                    <w:bottom w:val="none" w:sz="0" w:space="0" w:color="auto"/>
                    <w:right w:val="none" w:sz="0" w:space="0" w:color="auto"/>
                  </w:divBdr>
                </w:div>
                <w:div w:id="264966040">
                  <w:marLeft w:val="640"/>
                  <w:marRight w:val="0"/>
                  <w:marTop w:val="0"/>
                  <w:marBottom w:val="0"/>
                  <w:divBdr>
                    <w:top w:val="none" w:sz="0" w:space="0" w:color="auto"/>
                    <w:left w:val="none" w:sz="0" w:space="0" w:color="auto"/>
                    <w:bottom w:val="none" w:sz="0" w:space="0" w:color="auto"/>
                    <w:right w:val="none" w:sz="0" w:space="0" w:color="auto"/>
                  </w:divBdr>
                </w:div>
                <w:div w:id="285085194">
                  <w:marLeft w:val="640"/>
                  <w:marRight w:val="0"/>
                  <w:marTop w:val="0"/>
                  <w:marBottom w:val="0"/>
                  <w:divBdr>
                    <w:top w:val="none" w:sz="0" w:space="0" w:color="auto"/>
                    <w:left w:val="none" w:sz="0" w:space="0" w:color="auto"/>
                    <w:bottom w:val="none" w:sz="0" w:space="0" w:color="auto"/>
                    <w:right w:val="none" w:sz="0" w:space="0" w:color="auto"/>
                  </w:divBdr>
                </w:div>
                <w:div w:id="289090543">
                  <w:marLeft w:val="640"/>
                  <w:marRight w:val="0"/>
                  <w:marTop w:val="0"/>
                  <w:marBottom w:val="0"/>
                  <w:divBdr>
                    <w:top w:val="none" w:sz="0" w:space="0" w:color="auto"/>
                    <w:left w:val="none" w:sz="0" w:space="0" w:color="auto"/>
                    <w:bottom w:val="none" w:sz="0" w:space="0" w:color="auto"/>
                    <w:right w:val="none" w:sz="0" w:space="0" w:color="auto"/>
                  </w:divBdr>
                </w:div>
                <w:div w:id="320817692">
                  <w:marLeft w:val="640"/>
                  <w:marRight w:val="0"/>
                  <w:marTop w:val="0"/>
                  <w:marBottom w:val="0"/>
                  <w:divBdr>
                    <w:top w:val="none" w:sz="0" w:space="0" w:color="auto"/>
                    <w:left w:val="none" w:sz="0" w:space="0" w:color="auto"/>
                    <w:bottom w:val="none" w:sz="0" w:space="0" w:color="auto"/>
                    <w:right w:val="none" w:sz="0" w:space="0" w:color="auto"/>
                  </w:divBdr>
                </w:div>
                <w:div w:id="331226385">
                  <w:marLeft w:val="640"/>
                  <w:marRight w:val="0"/>
                  <w:marTop w:val="0"/>
                  <w:marBottom w:val="0"/>
                  <w:divBdr>
                    <w:top w:val="none" w:sz="0" w:space="0" w:color="auto"/>
                    <w:left w:val="none" w:sz="0" w:space="0" w:color="auto"/>
                    <w:bottom w:val="none" w:sz="0" w:space="0" w:color="auto"/>
                    <w:right w:val="none" w:sz="0" w:space="0" w:color="auto"/>
                  </w:divBdr>
                </w:div>
                <w:div w:id="347677686">
                  <w:marLeft w:val="640"/>
                  <w:marRight w:val="0"/>
                  <w:marTop w:val="0"/>
                  <w:marBottom w:val="0"/>
                  <w:divBdr>
                    <w:top w:val="none" w:sz="0" w:space="0" w:color="auto"/>
                    <w:left w:val="none" w:sz="0" w:space="0" w:color="auto"/>
                    <w:bottom w:val="none" w:sz="0" w:space="0" w:color="auto"/>
                    <w:right w:val="none" w:sz="0" w:space="0" w:color="auto"/>
                  </w:divBdr>
                </w:div>
                <w:div w:id="498740290">
                  <w:marLeft w:val="640"/>
                  <w:marRight w:val="0"/>
                  <w:marTop w:val="0"/>
                  <w:marBottom w:val="0"/>
                  <w:divBdr>
                    <w:top w:val="none" w:sz="0" w:space="0" w:color="auto"/>
                    <w:left w:val="none" w:sz="0" w:space="0" w:color="auto"/>
                    <w:bottom w:val="none" w:sz="0" w:space="0" w:color="auto"/>
                    <w:right w:val="none" w:sz="0" w:space="0" w:color="auto"/>
                  </w:divBdr>
                </w:div>
                <w:div w:id="515924315">
                  <w:marLeft w:val="640"/>
                  <w:marRight w:val="0"/>
                  <w:marTop w:val="0"/>
                  <w:marBottom w:val="0"/>
                  <w:divBdr>
                    <w:top w:val="none" w:sz="0" w:space="0" w:color="auto"/>
                    <w:left w:val="none" w:sz="0" w:space="0" w:color="auto"/>
                    <w:bottom w:val="none" w:sz="0" w:space="0" w:color="auto"/>
                    <w:right w:val="none" w:sz="0" w:space="0" w:color="auto"/>
                  </w:divBdr>
                </w:div>
                <w:div w:id="537011859">
                  <w:marLeft w:val="640"/>
                  <w:marRight w:val="0"/>
                  <w:marTop w:val="0"/>
                  <w:marBottom w:val="0"/>
                  <w:divBdr>
                    <w:top w:val="none" w:sz="0" w:space="0" w:color="auto"/>
                    <w:left w:val="none" w:sz="0" w:space="0" w:color="auto"/>
                    <w:bottom w:val="none" w:sz="0" w:space="0" w:color="auto"/>
                    <w:right w:val="none" w:sz="0" w:space="0" w:color="auto"/>
                  </w:divBdr>
                </w:div>
                <w:div w:id="549459969">
                  <w:marLeft w:val="640"/>
                  <w:marRight w:val="0"/>
                  <w:marTop w:val="0"/>
                  <w:marBottom w:val="0"/>
                  <w:divBdr>
                    <w:top w:val="none" w:sz="0" w:space="0" w:color="auto"/>
                    <w:left w:val="none" w:sz="0" w:space="0" w:color="auto"/>
                    <w:bottom w:val="none" w:sz="0" w:space="0" w:color="auto"/>
                    <w:right w:val="none" w:sz="0" w:space="0" w:color="auto"/>
                  </w:divBdr>
                </w:div>
                <w:div w:id="586233020">
                  <w:marLeft w:val="640"/>
                  <w:marRight w:val="0"/>
                  <w:marTop w:val="0"/>
                  <w:marBottom w:val="0"/>
                  <w:divBdr>
                    <w:top w:val="none" w:sz="0" w:space="0" w:color="auto"/>
                    <w:left w:val="none" w:sz="0" w:space="0" w:color="auto"/>
                    <w:bottom w:val="none" w:sz="0" w:space="0" w:color="auto"/>
                    <w:right w:val="none" w:sz="0" w:space="0" w:color="auto"/>
                  </w:divBdr>
                </w:div>
                <w:div w:id="648480243">
                  <w:marLeft w:val="640"/>
                  <w:marRight w:val="0"/>
                  <w:marTop w:val="0"/>
                  <w:marBottom w:val="0"/>
                  <w:divBdr>
                    <w:top w:val="none" w:sz="0" w:space="0" w:color="auto"/>
                    <w:left w:val="none" w:sz="0" w:space="0" w:color="auto"/>
                    <w:bottom w:val="none" w:sz="0" w:space="0" w:color="auto"/>
                    <w:right w:val="none" w:sz="0" w:space="0" w:color="auto"/>
                  </w:divBdr>
                </w:div>
                <w:div w:id="672076742">
                  <w:marLeft w:val="640"/>
                  <w:marRight w:val="0"/>
                  <w:marTop w:val="0"/>
                  <w:marBottom w:val="0"/>
                  <w:divBdr>
                    <w:top w:val="none" w:sz="0" w:space="0" w:color="auto"/>
                    <w:left w:val="none" w:sz="0" w:space="0" w:color="auto"/>
                    <w:bottom w:val="none" w:sz="0" w:space="0" w:color="auto"/>
                    <w:right w:val="none" w:sz="0" w:space="0" w:color="auto"/>
                  </w:divBdr>
                </w:div>
                <w:div w:id="678240532">
                  <w:marLeft w:val="640"/>
                  <w:marRight w:val="0"/>
                  <w:marTop w:val="0"/>
                  <w:marBottom w:val="0"/>
                  <w:divBdr>
                    <w:top w:val="none" w:sz="0" w:space="0" w:color="auto"/>
                    <w:left w:val="none" w:sz="0" w:space="0" w:color="auto"/>
                    <w:bottom w:val="none" w:sz="0" w:space="0" w:color="auto"/>
                    <w:right w:val="none" w:sz="0" w:space="0" w:color="auto"/>
                  </w:divBdr>
                </w:div>
                <w:div w:id="678315357">
                  <w:marLeft w:val="640"/>
                  <w:marRight w:val="0"/>
                  <w:marTop w:val="0"/>
                  <w:marBottom w:val="0"/>
                  <w:divBdr>
                    <w:top w:val="none" w:sz="0" w:space="0" w:color="auto"/>
                    <w:left w:val="none" w:sz="0" w:space="0" w:color="auto"/>
                    <w:bottom w:val="none" w:sz="0" w:space="0" w:color="auto"/>
                    <w:right w:val="none" w:sz="0" w:space="0" w:color="auto"/>
                  </w:divBdr>
                </w:div>
                <w:div w:id="684593740">
                  <w:marLeft w:val="640"/>
                  <w:marRight w:val="0"/>
                  <w:marTop w:val="0"/>
                  <w:marBottom w:val="0"/>
                  <w:divBdr>
                    <w:top w:val="none" w:sz="0" w:space="0" w:color="auto"/>
                    <w:left w:val="none" w:sz="0" w:space="0" w:color="auto"/>
                    <w:bottom w:val="none" w:sz="0" w:space="0" w:color="auto"/>
                    <w:right w:val="none" w:sz="0" w:space="0" w:color="auto"/>
                  </w:divBdr>
                </w:div>
                <w:div w:id="720598442">
                  <w:marLeft w:val="640"/>
                  <w:marRight w:val="0"/>
                  <w:marTop w:val="0"/>
                  <w:marBottom w:val="0"/>
                  <w:divBdr>
                    <w:top w:val="none" w:sz="0" w:space="0" w:color="auto"/>
                    <w:left w:val="none" w:sz="0" w:space="0" w:color="auto"/>
                    <w:bottom w:val="none" w:sz="0" w:space="0" w:color="auto"/>
                    <w:right w:val="none" w:sz="0" w:space="0" w:color="auto"/>
                  </w:divBdr>
                </w:div>
                <w:div w:id="725840548">
                  <w:marLeft w:val="640"/>
                  <w:marRight w:val="0"/>
                  <w:marTop w:val="0"/>
                  <w:marBottom w:val="0"/>
                  <w:divBdr>
                    <w:top w:val="none" w:sz="0" w:space="0" w:color="auto"/>
                    <w:left w:val="none" w:sz="0" w:space="0" w:color="auto"/>
                    <w:bottom w:val="none" w:sz="0" w:space="0" w:color="auto"/>
                    <w:right w:val="none" w:sz="0" w:space="0" w:color="auto"/>
                  </w:divBdr>
                </w:div>
                <w:div w:id="736778486">
                  <w:marLeft w:val="640"/>
                  <w:marRight w:val="0"/>
                  <w:marTop w:val="0"/>
                  <w:marBottom w:val="0"/>
                  <w:divBdr>
                    <w:top w:val="none" w:sz="0" w:space="0" w:color="auto"/>
                    <w:left w:val="none" w:sz="0" w:space="0" w:color="auto"/>
                    <w:bottom w:val="none" w:sz="0" w:space="0" w:color="auto"/>
                    <w:right w:val="none" w:sz="0" w:space="0" w:color="auto"/>
                  </w:divBdr>
                </w:div>
                <w:div w:id="759104418">
                  <w:marLeft w:val="640"/>
                  <w:marRight w:val="0"/>
                  <w:marTop w:val="0"/>
                  <w:marBottom w:val="0"/>
                  <w:divBdr>
                    <w:top w:val="none" w:sz="0" w:space="0" w:color="auto"/>
                    <w:left w:val="none" w:sz="0" w:space="0" w:color="auto"/>
                    <w:bottom w:val="none" w:sz="0" w:space="0" w:color="auto"/>
                    <w:right w:val="none" w:sz="0" w:space="0" w:color="auto"/>
                  </w:divBdr>
                </w:div>
                <w:div w:id="824784660">
                  <w:marLeft w:val="640"/>
                  <w:marRight w:val="0"/>
                  <w:marTop w:val="0"/>
                  <w:marBottom w:val="0"/>
                  <w:divBdr>
                    <w:top w:val="none" w:sz="0" w:space="0" w:color="auto"/>
                    <w:left w:val="none" w:sz="0" w:space="0" w:color="auto"/>
                    <w:bottom w:val="none" w:sz="0" w:space="0" w:color="auto"/>
                    <w:right w:val="none" w:sz="0" w:space="0" w:color="auto"/>
                  </w:divBdr>
                </w:div>
                <w:div w:id="846288059">
                  <w:marLeft w:val="640"/>
                  <w:marRight w:val="0"/>
                  <w:marTop w:val="0"/>
                  <w:marBottom w:val="0"/>
                  <w:divBdr>
                    <w:top w:val="none" w:sz="0" w:space="0" w:color="auto"/>
                    <w:left w:val="none" w:sz="0" w:space="0" w:color="auto"/>
                    <w:bottom w:val="none" w:sz="0" w:space="0" w:color="auto"/>
                    <w:right w:val="none" w:sz="0" w:space="0" w:color="auto"/>
                  </w:divBdr>
                </w:div>
                <w:div w:id="895163917">
                  <w:marLeft w:val="640"/>
                  <w:marRight w:val="0"/>
                  <w:marTop w:val="0"/>
                  <w:marBottom w:val="0"/>
                  <w:divBdr>
                    <w:top w:val="none" w:sz="0" w:space="0" w:color="auto"/>
                    <w:left w:val="none" w:sz="0" w:space="0" w:color="auto"/>
                    <w:bottom w:val="none" w:sz="0" w:space="0" w:color="auto"/>
                    <w:right w:val="none" w:sz="0" w:space="0" w:color="auto"/>
                  </w:divBdr>
                </w:div>
                <w:div w:id="918830875">
                  <w:marLeft w:val="640"/>
                  <w:marRight w:val="0"/>
                  <w:marTop w:val="0"/>
                  <w:marBottom w:val="0"/>
                  <w:divBdr>
                    <w:top w:val="none" w:sz="0" w:space="0" w:color="auto"/>
                    <w:left w:val="none" w:sz="0" w:space="0" w:color="auto"/>
                    <w:bottom w:val="none" w:sz="0" w:space="0" w:color="auto"/>
                    <w:right w:val="none" w:sz="0" w:space="0" w:color="auto"/>
                  </w:divBdr>
                </w:div>
                <w:div w:id="922301236">
                  <w:marLeft w:val="640"/>
                  <w:marRight w:val="0"/>
                  <w:marTop w:val="0"/>
                  <w:marBottom w:val="0"/>
                  <w:divBdr>
                    <w:top w:val="none" w:sz="0" w:space="0" w:color="auto"/>
                    <w:left w:val="none" w:sz="0" w:space="0" w:color="auto"/>
                    <w:bottom w:val="none" w:sz="0" w:space="0" w:color="auto"/>
                    <w:right w:val="none" w:sz="0" w:space="0" w:color="auto"/>
                  </w:divBdr>
                </w:div>
                <w:div w:id="971711061">
                  <w:marLeft w:val="640"/>
                  <w:marRight w:val="0"/>
                  <w:marTop w:val="0"/>
                  <w:marBottom w:val="0"/>
                  <w:divBdr>
                    <w:top w:val="none" w:sz="0" w:space="0" w:color="auto"/>
                    <w:left w:val="none" w:sz="0" w:space="0" w:color="auto"/>
                    <w:bottom w:val="none" w:sz="0" w:space="0" w:color="auto"/>
                    <w:right w:val="none" w:sz="0" w:space="0" w:color="auto"/>
                  </w:divBdr>
                </w:div>
                <w:div w:id="987318843">
                  <w:marLeft w:val="640"/>
                  <w:marRight w:val="0"/>
                  <w:marTop w:val="0"/>
                  <w:marBottom w:val="0"/>
                  <w:divBdr>
                    <w:top w:val="none" w:sz="0" w:space="0" w:color="auto"/>
                    <w:left w:val="none" w:sz="0" w:space="0" w:color="auto"/>
                    <w:bottom w:val="none" w:sz="0" w:space="0" w:color="auto"/>
                    <w:right w:val="none" w:sz="0" w:space="0" w:color="auto"/>
                  </w:divBdr>
                </w:div>
                <w:div w:id="999044653">
                  <w:marLeft w:val="640"/>
                  <w:marRight w:val="0"/>
                  <w:marTop w:val="0"/>
                  <w:marBottom w:val="0"/>
                  <w:divBdr>
                    <w:top w:val="none" w:sz="0" w:space="0" w:color="auto"/>
                    <w:left w:val="none" w:sz="0" w:space="0" w:color="auto"/>
                    <w:bottom w:val="none" w:sz="0" w:space="0" w:color="auto"/>
                    <w:right w:val="none" w:sz="0" w:space="0" w:color="auto"/>
                  </w:divBdr>
                </w:div>
                <w:div w:id="1004094996">
                  <w:marLeft w:val="640"/>
                  <w:marRight w:val="0"/>
                  <w:marTop w:val="0"/>
                  <w:marBottom w:val="0"/>
                  <w:divBdr>
                    <w:top w:val="none" w:sz="0" w:space="0" w:color="auto"/>
                    <w:left w:val="none" w:sz="0" w:space="0" w:color="auto"/>
                    <w:bottom w:val="none" w:sz="0" w:space="0" w:color="auto"/>
                    <w:right w:val="none" w:sz="0" w:space="0" w:color="auto"/>
                  </w:divBdr>
                </w:div>
                <w:div w:id="1017002339">
                  <w:marLeft w:val="640"/>
                  <w:marRight w:val="0"/>
                  <w:marTop w:val="0"/>
                  <w:marBottom w:val="0"/>
                  <w:divBdr>
                    <w:top w:val="none" w:sz="0" w:space="0" w:color="auto"/>
                    <w:left w:val="none" w:sz="0" w:space="0" w:color="auto"/>
                    <w:bottom w:val="none" w:sz="0" w:space="0" w:color="auto"/>
                    <w:right w:val="none" w:sz="0" w:space="0" w:color="auto"/>
                  </w:divBdr>
                </w:div>
                <w:div w:id="1021662250">
                  <w:marLeft w:val="640"/>
                  <w:marRight w:val="0"/>
                  <w:marTop w:val="0"/>
                  <w:marBottom w:val="0"/>
                  <w:divBdr>
                    <w:top w:val="none" w:sz="0" w:space="0" w:color="auto"/>
                    <w:left w:val="none" w:sz="0" w:space="0" w:color="auto"/>
                    <w:bottom w:val="none" w:sz="0" w:space="0" w:color="auto"/>
                    <w:right w:val="none" w:sz="0" w:space="0" w:color="auto"/>
                  </w:divBdr>
                </w:div>
                <w:div w:id="1037007227">
                  <w:marLeft w:val="640"/>
                  <w:marRight w:val="0"/>
                  <w:marTop w:val="0"/>
                  <w:marBottom w:val="0"/>
                  <w:divBdr>
                    <w:top w:val="none" w:sz="0" w:space="0" w:color="auto"/>
                    <w:left w:val="none" w:sz="0" w:space="0" w:color="auto"/>
                    <w:bottom w:val="none" w:sz="0" w:space="0" w:color="auto"/>
                    <w:right w:val="none" w:sz="0" w:space="0" w:color="auto"/>
                  </w:divBdr>
                </w:div>
                <w:div w:id="1047342090">
                  <w:marLeft w:val="640"/>
                  <w:marRight w:val="0"/>
                  <w:marTop w:val="0"/>
                  <w:marBottom w:val="0"/>
                  <w:divBdr>
                    <w:top w:val="none" w:sz="0" w:space="0" w:color="auto"/>
                    <w:left w:val="none" w:sz="0" w:space="0" w:color="auto"/>
                    <w:bottom w:val="none" w:sz="0" w:space="0" w:color="auto"/>
                    <w:right w:val="none" w:sz="0" w:space="0" w:color="auto"/>
                  </w:divBdr>
                </w:div>
                <w:div w:id="1048337303">
                  <w:marLeft w:val="640"/>
                  <w:marRight w:val="0"/>
                  <w:marTop w:val="0"/>
                  <w:marBottom w:val="0"/>
                  <w:divBdr>
                    <w:top w:val="none" w:sz="0" w:space="0" w:color="auto"/>
                    <w:left w:val="none" w:sz="0" w:space="0" w:color="auto"/>
                    <w:bottom w:val="none" w:sz="0" w:space="0" w:color="auto"/>
                    <w:right w:val="none" w:sz="0" w:space="0" w:color="auto"/>
                  </w:divBdr>
                </w:div>
                <w:div w:id="1072581356">
                  <w:marLeft w:val="640"/>
                  <w:marRight w:val="0"/>
                  <w:marTop w:val="0"/>
                  <w:marBottom w:val="0"/>
                  <w:divBdr>
                    <w:top w:val="none" w:sz="0" w:space="0" w:color="auto"/>
                    <w:left w:val="none" w:sz="0" w:space="0" w:color="auto"/>
                    <w:bottom w:val="none" w:sz="0" w:space="0" w:color="auto"/>
                    <w:right w:val="none" w:sz="0" w:space="0" w:color="auto"/>
                  </w:divBdr>
                </w:div>
                <w:div w:id="1104500649">
                  <w:marLeft w:val="640"/>
                  <w:marRight w:val="0"/>
                  <w:marTop w:val="0"/>
                  <w:marBottom w:val="0"/>
                  <w:divBdr>
                    <w:top w:val="none" w:sz="0" w:space="0" w:color="auto"/>
                    <w:left w:val="none" w:sz="0" w:space="0" w:color="auto"/>
                    <w:bottom w:val="none" w:sz="0" w:space="0" w:color="auto"/>
                    <w:right w:val="none" w:sz="0" w:space="0" w:color="auto"/>
                  </w:divBdr>
                </w:div>
                <w:div w:id="1159075142">
                  <w:marLeft w:val="640"/>
                  <w:marRight w:val="0"/>
                  <w:marTop w:val="0"/>
                  <w:marBottom w:val="0"/>
                  <w:divBdr>
                    <w:top w:val="none" w:sz="0" w:space="0" w:color="auto"/>
                    <w:left w:val="none" w:sz="0" w:space="0" w:color="auto"/>
                    <w:bottom w:val="none" w:sz="0" w:space="0" w:color="auto"/>
                    <w:right w:val="none" w:sz="0" w:space="0" w:color="auto"/>
                  </w:divBdr>
                </w:div>
                <w:div w:id="1205295409">
                  <w:marLeft w:val="640"/>
                  <w:marRight w:val="0"/>
                  <w:marTop w:val="0"/>
                  <w:marBottom w:val="0"/>
                  <w:divBdr>
                    <w:top w:val="none" w:sz="0" w:space="0" w:color="auto"/>
                    <w:left w:val="none" w:sz="0" w:space="0" w:color="auto"/>
                    <w:bottom w:val="none" w:sz="0" w:space="0" w:color="auto"/>
                    <w:right w:val="none" w:sz="0" w:space="0" w:color="auto"/>
                  </w:divBdr>
                </w:div>
                <w:div w:id="1270351728">
                  <w:marLeft w:val="640"/>
                  <w:marRight w:val="0"/>
                  <w:marTop w:val="0"/>
                  <w:marBottom w:val="0"/>
                  <w:divBdr>
                    <w:top w:val="none" w:sz="0" w:space="0" w:color="auto"/>
                    <w:left w:val="none" w:sz="0" w:space="0" w:color="auto"/>
                    <w:bottom w:val="none" w:sz="0" w:space="0" w:color="auto"/>
                    <w:right w:val="none" w:sz="0" w:space="0" w:color="auto"/>
                  </w:divBdr>
                </w:div>
                <w:div w:id="1303077681">
                  <w:marLeft w:val="640"/>
                  <w:marRight w:val="0"/>
                  <w:marTop w:val="0"/>
                  <w:marBottom w:val="0"/>
                  <w:divBdr>
                    <w:top w:val="none" w:sz="0" w:space="0" w:color="auto"/>
                    <w:left w:val="none" w:sz="0" w:space="0" w:color="auto"/>
                    <w:bottom w:val="none" w:sz="0" w:space="0" w:color="auto"/>
                    <w:right w:val="none" w:sz="0" w:space="0" w:color="auto"/>
                  </w:divBdr>
                </w:div>
                <w:div w:id="1324314045">
                  <w:marLeft w:val="640"/>
                  <w:marRight w:val="0"/>
                  <w:marTop w:val="0"/>
                  <w:marBottom w:val="0"/>
                  <w:divBdr>
                    <w:top w:val="none" w:sz="0" w:space="0" w:color="auto"/>
                    <w:left w:val="none" w:sz="0" w:space="0" w:color="auto"/>
                    <w:bottom w:val="none" w:sz="0" w:space="0" w:color="auto"/>
                    <w:right w:val="none" w:sz="0" w:space="0" w:color="auto"/>
                  </w:divBdr>
                </w:div>
                <w:div w:id="1383214072">
                  <w:marLeft w:val="640"/>
                  <w:marRight w:val="0"/>
                  <w:marTop w:val="0"/>
                  <w:marBottom w:val="0"/>
                  <w:divBdr>
                    <w:top w:val="none" w:sz="0" w:space="0" w:color="auto"/>
                    <w:left w:val="none" w:sz="0" w:space="0" w:color="auto"/>
                    <w:bottom w:val="none" w:sz="0" w:space="0" w:color="auto"/>
                    <w:right w:val="none" w:sz="0" w:space="0" w:color="auto"/>
                  </w:divBdr>
                </w:div>
                <w:div w:id="1495149373">
                  <w:marLeft w:val="640"/>
                  <w:marRight w:val="0"/>
                  <w:marTop w:val="0"/>
                  <w:marBottom w:val="0"/>
                  <w:divBdr>
                    <w:top w:val="none" w:sz="0" w:space="0" w:color="auto"/>
                    <w:left w:val="none" w:sz="0" w:space="0" w:color="auto"/>
                    <w:bottom w:val="none" w:sz="0" w:space="0" w:color="auto"/>
                    <w:right w:val="none" w:sz="0" w:space="0" w:color="auto"/>
                  </w:divBdr>
                </w:div>
                <w:div w:id="1535271941">
                  <w:marLeft w:val="640"/>
                  <w:marRight w:val="0"/>
                  <w:marTop w:val="0"/>
                  <w:marBottom w:val="0"/>
                  <w:divBdr>
                    <w:top w:val="none" w:sz="0" w:space="0" w:color="auto"/>
                    <w:left w:val="none" w:sz="0" w:space="0" w:color="auto"/>
                    <w:bottom w:val="none" w:sz="0" w:space="0" w:color="auto"/>
                    <w:right w:val="none" w:sz="0" w:space="0" w:color="auto"/>
                  </w:divBdr>
                </w:div>
                <w:div w:id="1548032224">
                  <w:marLeft w:val="640"/>
                  <w:marRight w:val="0"/>
                  <w:marTop w:val="0"/>
                  <w:marBottom w:val="0"/>
                  <w:divBdr>
                    <w:top w:val="none" w:sz="0" w:space="0" w:color="auto"/>
                    <w:left w:val="none" w:sz="0" w:space="0" w:color="auto"/>
                    <w:bottom w:val="none" w:sz="0" w:space="0" w:color="auto"/>
                    <w:right w:val="none" w:sz="0" w:space="0" w:color="auto"/>
                  </w:divBdr>
                </w:div>
                <w:div w:id="1582444612">
                  <w:marLeft w:val="640"/>
                  <w:marRight w:val="0"/>
                  <w:marTop w:val="0"/>
                  <w:marBottom w:val="0"/>
                  <w:divBdr>
                    <w:top w:val="none" w:sz="0" w:space="0" w:color="auto"/>
                    <w:left w:val="none" w:sz="0" w:space="0" w:color="auto"/>
                    <w:bottom w:val="none" w:sz="0" w:space="0" w:color="auto"/>
                    <w:right w:val="none" w:sz="0" w:space="0" w:color="auto"/>
                  </w:divBdr>
                </w:div>
                <w:div w:id="1601375504">
                  <w:marLeft w:val="640"/>
                  <w:marRight w:val="0"/>
                  <w:marTop w:val="0"/>
                  <w:marBottom w:val="0"/>
                  <w:divBdr>
                    <w:top w:val="none" w:sz="0" w:space="0" w:color="auto"/>
                    <w:left w:val="none" w:sz="0" w:space="0" w:color="auto"/>
                    <w:bottom w:val="none" w:sz="0" w:space="0" w:color="auto"/>
                    <w:right w:val="none" w:sz="0" w:space="0" w:color="auto"/>
                  </w:divBdr>
                </w:div>
                <w:div w:id="1701976235">
                  <w:marLeft w:val="640"/>
                  <w:marRight w:val="0"/>
                  <w:marTop w:val="0"/>
                  <w:marBottom w:val="0"/>
                  <w:divBdr>
                    <w:top w:val="none" w:sz="0" w:space="0" w:color="auto"/>
                    <w:left w:val="none" w:sz="0" w:space="0" w:color="auto"/>
                    <w:bottom w:val="none" w:sz="0" w:space="0" w:color="auto"/>
                    <w:right w:val="none" w:sz="0" w:space="0" w:color="auto"/>
                  </w:divBdr>
                </w:div>
                <w:div w:id="1718778763">
                  <w:marLeft w:val="640"/>
                  <w:marRight w:val="0"/>
                  <w:marTop w:val="0"/>
                  <w:marBottom w:val="0"/>
                  <w:divBdr>
                    <w:top w:val="none" w:sz="0" w:space="0" w:color="auto"/>
                    <w:left w:val="none" w:sz="0" w:space="0" w:color="auto"/>
                    <w:bottom w:val="none" w:sz="0" w:space="0" w:color="auto"/>
                    <w:right w:val="none" w:sz="0" w:space="0" w:color="auto"/>
                  </w:divBdr>
                </w:div>
                <w:div w:id="1722286805">
                  <w:marLeft w:val="640"/>
                  <w:marRight w:val="0"/>
                  <w:marTop w:val="0"/>
                  <w:marBottom w:val="0"/>
                  <w:divBdr>
                    <w:top w:val="none" w:sz="0" w:space="0" w:color="auto"/>
                    <w:left w:val="none" w:sz="0" w:space="0" w:color="auto"/>
                    <w:bottom w:val="none" w:sz="0" w:space="0" w:color="auto"/>
                    <w:right w:val="none" w:sz="0" w:space="0" w:color="auto"/>
                  </w:divBdr>
                </w:div>
                <w:div w:id="1735466576">
                  <w:marLeft w:val="640"/>
                  <w:marRight w:val="0"/>
                  <w:marTop w:val="0"/>
                  <w:marBottom w:val="0"/>
                  <w:divBdr>
                    <w:top w:val="none" w:sz="0" w:space="0" w:color="auto"/>
                    <w:left w:val="none" w:sz="0" w:space="0" w:color="auto"/>
                    <w:bottom w:val="none" w:sz="0" w:space="0" w:color="auto"/>
                    <w:right w:val="none" w:sz="0" w:space="0" w:color="auto"/>
                  </w:divBdr>
                </w:div>
                <w:div w:id="1758091926">
                  <w:marLeft w:val="640"/>
                  <w:marRight w:val="0"/>
                  <w:marTop w:val="0"/>
                  <w:marBottom w:val="0"/>
                  <w:divBdr>
                    <w:top w:val="none" w:sz="0" w:space="0" w:color="auto"/>
                    <w:left w:val="none" w:sz="0" w:space="0" w:color="auto"/>
                    <w:bottom w:val="none" w:sz="0" w:space="0" w:color="auto"/>
                    <w:right w:val="none" w:sz="0" w:space="0" w:color="auto"/>
                  </w:divBdr>
                </w:div>
                <w:div w:id="1790584848">
                  <w:marLeft w:val="640"/>
                  <w:marRight w:val="0"/>
                  <w:marTop w:val="0"/>
                  <w:marBottom w:val="0"/>
                  <w:divBdr>
                    <w:top w:val="none" w:sz="0" w:space="0" w:color="auto"/>
                    <w:left w:val="none" w:sz="0" w:space="0" w:color="auto"/>
                    <w:bottom w:val="none" w:sz="0" w:space="0" w:color="auto"/>
                    <w:right w:val="none" w:sz="0" w:space="0" w:color="auto"/>
                  </w:divBdr>
                </w:div>
                <w:div w:id="1794520052">
                  <w:marLeft w:val="640"/>
                  <w:marRight w:val="0"/>
                  <w:marTop w:val="0"/>
                  <w:marBottom w:val="0"/>
                  <w:divBdr>
                    <w:top w:val="none" w:sz="0" w:space="0" w:color="auto"/>
                    <w:left w:val="none" w:sz="0" w:space="0" w:color="auto"/>
                    <w:bottom w:val="none" w:sz="0" w:space="0" w:color="auto"/>
                    <w:right w:val="none" w:sz="0" w:space="0" w:color="auto"/>
                  </w:divBdr>
                </w:div>
                <w:div w:id="1795446827">
                  <w:marLeft w:val="640"/>
                  <w:marRight w:val="0"/>
                  <w:marTop w:val="0"/>
                  <w:marBottom w:val="0"/>
                  <w:divBdr>
                    <w:top w:val="none" w:sz="0" w:space="0" w:color="auto"/>
                    <w:left w:val="none" w:sz="0" w:space="0" w:color="auto"/>
                    <w:bottom w:val="none" w:sz="0" w:space="0" w:color="auto"/>
                    <w:right w:val="none" w:sz="0" w:space="0" w:color="auto"/>
                  </w:divBdr>
                </w:div>
                <w:div w:id="1809668572">
                  <w:marLeft w:val="640"/>
                  <w:marRight w:val="0"/>
                  <w:marTop w:val="0"/>
                  <w:marBottom w:val="0"/>
                  <w:divBdr>
                    <w:top w:val="none" w:sz="0" w:space="0" w:color="auto"/>
                    <w:left w:val="none" w:sz="0" w:space="0" w:color="auto"/>
                    <w:bottom w:val="none" w:sz="0" w:space="0" w:color="auto"/>
                    <w:right w:val="none" w:sz="0" w:space="0" w:color="auto"/>
                  </w:divBdr>
                </w:div>
                <w:div w:id="1816290506">
                  <w:marLeft w:val="640"/>
                  <w:marRight w:val="0"/>
                  <w:marTop w:val="0"/>
                  <w:marBottom w:val="0"/>
                  <w:divBdr>
                    <w:top w:val="none" w:sz="0" w:space="0" w:color="auto"/>
                    <w:left w:val="none" w:sz="0" w:space="0" w:color="auto"/>
                    <w:bottom w:val="none" w:sz="0" w:space="0" w:color="auto"/>
                    <w:right w:val="none" w:sz="0" w:space="0" w:color="auto"/>
                  </w:divBdr>
                </w:div>
                <w:div w:id="1818182637">
                  <w:marLeft w:val="640"/>
                  <w:marRight w:val="0"/>
                  <w:marTop w:val="0"/>
                  <w:marBottom w:val="0"/>
                  <w:divBdr>
                    <w:top w:val="none" w:sz="0" w:space="0" w:color="auto"/>
                    <w:left w:val="none" w:sz="0" w:space="0" w:color="auto"/>
                    <w:bottom w:val="none" w:sz="0" w:space="0" w:color="auto"/>
                    <w:right w:val="none" w:sz="0" w:space="0" w:color="auto"/>
                  </w:divBdr>
                </w:div>
                <w:div w:id="1848472462">
                  <w:marLeft w:val="640"/>
                  <w:marRight w:val="0"/>
                  <w:marTop w:val="0"/>
                  <w:marBottom w:val="0"/>
                  <w:divBdr>
                    <w:top w:val="none" w:sz="0" w:space="0" w:color="auto"/>
                    <w:left w:val="none" w:sz="0" w:space="0" w:color="auto"/>
                    <w:bottom w:val="none" w:sz="0" w:space="0" w:color="auto"/>
                    <w:right w:val="none" w:sz="0" w:space="0" w:color="auto"/>
                  </w:divBdr>
                </w:div>
                <w:div w:id="1925412318">
                  <w:marLeft w:val="640"/>
                  <w:marRight w:val="0"/>
                  <w:marTop w:val="0"/>
                  <w:marBottom w:val="0"/>
                  <w:divBdr>
                    <w:top w:val="none" w:sz="0" w:space="0" w:color="auto"/>
                    <w:left w:val="none" w:sz="0" w:space="0" w:color="auto"/>
                    <w:bottom w:val="none" w:sz="0" w:space="0" w:color="auto"/>
                    <w:right w:val="none" w:sz="0" w:space="0" w:color="auto"/>
                  </w:divBdr>
                </w:div>
                <w:div w:id="1964261151">
                  <w:marLeft w:val="640"/>
                  <w:marRight w:val="0"/>
                  <w:marTop w:val="0"/>
                  <w:marBottom w:val="0"/>
                  <w:divBdr>
                    <w:top w:val="none" w:sz="0" w:space="0" w:color="auto"/>
                    <w:left w:val="none" w:sz="0" w:space="0" w:color="auto"/>
                    <w:bottom w:val="none" w:sz="0" w:space="0" w:color="auto"/>
                    <w:right w:val="none" w:sz="0" w:space="0" w:color="auto"/>
                  </w:divBdr>
                </w:div>
                <w:div w:id="2010448491">
                  <w:marLeft w:val="640"/>
                  <w:marRight w:val="0"/>
                  <w:marTop w:val="0"/>
                  <w:marBottom w:val="0"/>
                  <w:divBdr>
                    <w:top w:val="none" w:sz="0" w:space="0" w:color="auto"/>
                    <w:left w:val="none" w:sz="0" w:space="0" w:color="auto"/>
                    <w:bottom w:val="none" w:sz="0" w:space="0" w:color="auto"/>
                    <w:right w:val="none" w:sz="0" w:space="0" w:color="auto"/>
                  </w:divBdr>
                </w:div>
                <w:div w:id="2088922358">
                  <w:marLeft w:val="640"/>
                  <w:marRight w:val="0"/>
                  <w:marTop w:val="0"/>
                  <w:marBottom w:val="0"/>
                  <w:divBdr>
                    <w:top w:val="none" w:sz="0" w:space="0" w:color="auto"/>
                    <w:left w:val="none" w:sz="0" w:space="0" w:color="auto"/>
                    <w:bottom w:val="none" w:sz="0" w:space="0" w:color="auto"/>
                    <w:right w:val="none" w:sz="0" w:space="0" w:color="auto"/>
                  </w:divBdr>
                </w:div>
                <w:div w:id="2117558855">
                  <w:marLeft w:val="640"/>
                  <w:marRight w:val="0"/>
                  <w:marTop w:val="0"/>
                  <w:marBottom w:val="0"/>
                  <w:divBdr>
                    <w:top w:val="none" w:sz="0" w:space="0" w:color="auto"/>
                    <w:left w:val="none" w:sz="0" w:space="0" w:color="auto"/>
                    <w:bottom w:val="none" w:sz="0" w:space="0" w:color="auto"/>
                    <w:right w:val="none" w:sz="0" w:space="0" w:color="auto"/>
                  </w:divBdr>
                </w:div>
              </w:divsChild>
            </w:div>
            <w:div w:id="1203635231">
              <w:marLeft w:val="0"/>
              <w:marRight w:val="0"/>
              <w:marTop w:val="0"/>
              <w:marBottom w:val="0"/>
              <w:divBdr>
                <w:top w:val="none" w:sz="0" w:space="0" w:color="auto"/>
                <w:left w:val="none" w:sz="0" w:space="0" w:color="auto"/>
                <w:bottom w:val="none" w:sz="0" w:space="0" w:color="auto"/>
                <w:right w:val="none" w:sz="0" w:space="0" w:color="auto"/>
              </w:divBdr>
              <w:divsChild>
                <w:div w:id="30305152">
                  <w:marLeft w:val="640"/>
                  <w:marRight w:val="0"/>
                  <w:marTop w:val="0"/>
                  <w:marBottom w:val="0"/>
                  <w:divBdr>
                    <w:top w:val="none" w:sz="0" w:space="0" w:color="auto"/>
                    <w:left w:val="none" w:sz="0" w:space="0" w:color="auto"/>
                    <w:bottom w:val="none" w:sz="0" w:space="0" w:color="auto"/>
                    <w:right w:val="none" w:sz="0" w:space="0" w:color="auto"/>
                  </w:divBdr>
                </w:div>
                <w:div w:id="50463706">
                  <w:marLeft w:val="640"/>
                  <w:marRight w:val="0"/>
                  <w:marTop w:val="0"/>
                  <w:marBottom w:val="0"/>
                  <w:divBdr>
                    <w:top w:val="none" w:sz="0" w:space="0" w:color="auto"/>
                    <w:left w:val="none" w:sz="0" w:space="0" w:color="auto"/>
                    <w:bottom w:val="none" w:sz="0" w:space="0" w:color="auto"/>
                    <w:right w:val="none" w:sz="0" w:space="0" w:color="auto"/>
                  </w:divBdr>
                </w:div>
                <w:div w:id="57099884">
                  <w:marLeft w:val="640"/>
                  <w:marRight w:val="0"/>
                  <w:marTop w:val="0"/>
                  <w:marBottom w:val="0"/>
                  <w:divBdr>
                    <w:top w:val="none" w:sz="0" w:space="0" w:color="auto"/>
                    <w:left w:val="none" w:sz="0" w:space="0" w:color="auto"/>
                    <w:bottom w:val="none" w:sz="0" w:space="0" w:color="auto"/>
                    <w:right w:val="none" w:sz="0" w:space="0" w:color="auto"/>
                  </w:divBdr>
                </w:div>
                <w:div w:id="87894082">
                  <w:marLeft w:val="640"/>
                  <w:marRight w:val="0"/>
                  <w:marTop w:val="0"/>
                  <w:marBottom w:val="0"/>
                  <w:divBdr>
                    <w:top w:val="none" w:sz="0" w:space="0" w:color="auto"/>
                    <w:left w:val="none" w:sz="0" w:space="0" w:color="auto"/>
                    <w:bottom w:val="none" w:sz="0" w:space="0" w:color="auto"/>
                    <w:right w:val="none" w:sz="0" w:space="0" w:color="auto"/>
                  </w:divBdr>
                </w:div>
                <w:div w:id="92669076">
                  <w:marLeft w:val="640"/>
                  <w:marRight w:val="0"/>
                  <w:marTop w:val="0"/>
                  <w:marBottom w:val="0"/>
                  <w:divBdr>
                    <w:top w:val="none" w:sz="0" w:space="0" w:color="auto"/>
                    <w:left w:val="none" w:sz="0" w:space="0" w:color="auto"/>
                    <w:bottom w:val="none" w:sz="0" w:space="0" w:color="auto"/>
                    <w:right w:val="none" w:sz="0" w:space="0" w:color="auto"/>
                  </w:divBdr>
                </w:div>
                <w:div w:id="108403584">
                  <w:marLeft w:val="640"/>
                  <w:marRight w:val="0"/>
                  <w:marTop w:val="0"/>
                  <w:marBottom w:val="0"/>
                  <w:divBdr>
                    <w:top w:val="none" w:sz="0" w:space="0" w:color="auto"/>
                    <w:left w:val="none" w:sz="0" w:space="0" w:color="auto"/>
                    <w:bottom w:val="none" w:sz="0" w:space="0" w:color="auto"/>
                    <w:right w:val="none" w:sz="0" w:space="0" w:color="auto"/>
                  </w:divBdr>
                </w:div>
                <w:div w:id="123355254">
                  <w:marLeft w:val="640"/>
                  <w:marRight w:val="0"/>
                  <w:marTop w:val="0"/>
                  <w:marBottom w:val="0"/>
                  <w:divBdr>
                    <w:top w:val="none" w:sz="0" w:space="0" w:color="auto"/>
                    <w:left w:val="none" w:sz="0" w:space="0" w:color="auto"/>
                    <w:bottom w:val="none" w:sz="0" w:space="0" w:color="auto"/>
                    <w:right w:val="none" w:sz="0" w:space="0" w:color="auto"/>
                  </w:divBdr>
                </w:div>
                <w:div w:id="152650432">
                  <w:marLeft w:val="640"/>
                  <w:marRight w:val="0"/>
                  <w:marTop w:val="0"/>
                  <w:marBottom w:val="0"/>
                  <w:divBdr>
                    <w:top w:val="none" w:sz="0" w:space="0" w:color="auto"/>
                    <w:left w:val="none" w:sz="0" w:space="0" w:color="auto"/>
                    <w:bottom w:val="none" w:sz="0" w:space="0" w:color="auto"/>
                    <w:right w:val="none" w:sz="0" w:space="0" w:color="auto"/>
                  </w:divBdr>
                </w:div>
                <w:div w:id="172763599">
                  <w:marLeft w:val="640"/>
                  <w:marRight w:val="0"/>
                  <w:marTop w:val="0"/>
                  <w:marBottom w:val="0"/>
                  <w:divBdr>
                    <w:top w:val="none" w:sz="0" w:space="0" w:color="auto"/>
                    <w:left w:val="none" w:sz="0" w:space="0" w:color="auto"/>
                    <w:bottom w:val="none" w:sz="0" w:space="0" w:color="auto"/>
                    <w:right w:val="none" w:sz="0" w:space="0" w:color="auto"/>
                  </w:divBdr>
                </w:div>
                <w:div w:id="204878790">
                  <w:marLeft w:val="640"/>
                  <w:marRight w:val="0"/>
                  <w:marTop w:val="0"/>
                  <w:marBottom w:val="0"/>
                  <w:divBdr>
                    <w:top w:val="none" w:sz="0" w:space="0" w:color="auto"/>
                    <w:left w:val="none" w:sz="0" w:space="0" w:color="auto"/>
                    <w:bottom w:val="none" w:sz="0" w:space="0" w:color="auto"/>
                    <w:right w:val="none" w:sz="0" w:space="0" w:color="auto"/>
                  </w:divBdr>
                </w:div>
                <w:div w:id="231740604">
                  <w:marLeft w:val="640"/>
                  <w:marRight w:val="0"/>
                  <w:marTop w:val="0"/>
                  <w:marBottom w:val="0"/>
                  <w:divBdr>
                    <w:top w:val="none" w:sz="0" w:space="0" w:color="auto"/>
                    <w:left w:val="none" w:sz="0" w:space="0" w:color="auto"/>
                    <w:bottom w:val="none" w:sz="0" w:space="0" w:color="auto"/>
                    <w:right w:val="none" w:sz="0" w:space="0" w:color="auto"/>
                  </w:divBdr>
                </w:div>
                <w:div w:id="286475951">
                  <w:marLeft w:val="640"/>
                  <w:marRight w:val="0"/>
                  <w:marTop w:val="0"/>
                  <w:marBottom w:val="0"/>
                  <w:divBdr>
                    <w:top w:val="none" w:sz="0" w:space="0" w:color="auto"/>
                    <w:left w:val="none" w:sz="0" w:space="0" w:color="auto"/>
                    <w:bottom w:val="none" w:sz="0" w:space="0" w:color="auto"/>
                    <w:right w:val="none" w:sz="0" w:space="0" w:color="auto"/>
                  </w:divBdr>
                </w:div>
                <w:div w:id="338234221">
                  <w:marLeft w:val="640"/>
                  <w:marRight w:val="0"/>
                  <w:marTop w:val="0"/>
                  <w:marBottom w:val="0"/>
                  <w:divBdr>
                    <w:top w:val="none" w:sz="0" w:space="0" w:color="auto"/>
                    <w:left w:val="none" w:sz="0" w:space="0" w:color="auto"/>
                    <w:bottom w:val="none" w:sz="0" w:space="0" w:color="auto"/>
                    <w:right w:val="none" w:sz="0" w:space="0" w:color="auto"/>
                  </w:divBdr>
                </w:div>
                <w:div w:id="366177192">
                  <w:marLeft w:val="640"/>
                  <w:marRight w:val="0"/>
                  <w:marTop w:val="0"/>
                  <w:marBottom w:val="0"/>
                  <w:divBdr>
                    <w:top w:val="none" w:sz="0" w:space="0" w:color="auto"/>
                    <w:left w:val="none" w:sz="0" w:space="0" w:color="auto"/>
                    <w:bottom w:val="none" w:sz="0" w:space="0" w:color="auto"/>
                    <w:right w:val="none" w:sz="0" w:space="0" w:color="auto"/>
                  </w:divBdr>
                </w:div>
                <w:div w:id="411126811">
                  <w:marLeft w:val="640"/>
                  <w:marRight w:val="0"/>
                  <w:marTop w:val="0"/>
                  <w:marBottom w:val="0"/>
                  <w:divBdr>
                    <w:top w:val="none" w:sz="0" w:space="0" w:color="auto"/>
                    <w:left w:val="none" w:sz="0" w:space="0" w:color="auto"/>
                    <w:bottom w:val="none" w:sz="0" w:space="0" w:color="auto"/>
                    <w:right w:val="none" w:sz="0" w:space="0" w:color="auto"/>
                  </w:divBdr>
                </w:div>
                <w:div w:id="419067799">
                  <w:marLeft w:val="640"/>
                  <w:marRight w:val="0"/>
                  <w:marTop w:val="0"/>
                  <w:marBottom w:val="0"/>
                  <w:divBdr>
                    <w:top w:val="none" w:sz="0" w:space="0" w:color="auto"/>
                    <w:left w:val="none" w:sz="0" w:space="0" w:color="auto"/>
                    <w:bottom w:val="none" w:sz="0" w:space="0" w:color="auto"/>
                    <w:right w:val="none" w:sz="0" w:space="0" w:color="auto"/>
                  </w:divBdr>
                </w:div>
                <w:div w:id="433206175">
                  <w:marLeft w:val="640"/>
                  <w:marRight w:val="0"/>
                  <w:marTop w:val="0"/>
                  <w:marBottom w:val="0"/>
                  <w:divBdr>
                    <w:top w:val="none" w:sz="0" w:space="0" w:color="auto"/>
                    <w:left w:val="none" w:sz="0" w:space="0" w:color="auto"/>
                    <w:bottom w:val="none" w:sz="0" w:space="0" w:color="auto"/>
                    <w:right w:val="none" w:sz="0" w:space="0" w:color="auto"/>
                  </w:divBdr>
                </w:div>
                <w:div w:id="522524910">
                  <w:marLeft w:val="640"/>
                  <w:marRight w:val="0"/>
                  <w:marTop w:val="0"/>
                  <w:marBottom w:val="0"/>
                  <w:divBdr>
                    <w:top w:val="none" w:sz="0" w:space="0" w:color="auto"/>
                    <w:left w:val="none" w:sz="0" w:space="0" w:color="auto"/>
                    <w:bottom w:val="none" w:sz="0" w:space="0" w:color="auto"/>
                    <w:right w:val="none" w:sz="0" w:space="0" w:color="auto"/>
                  </w:divBdr>
                </w:div>
                <w:div w:id="526523695">
                  <w:marLeft w:val="640"/>
                  <w:marRight w:val="0"/>
                  <w:marTop w:val="0"/>
                  <w:marBottom w:val="0"/>
                  <w:divBdr>
                    <w:top w:val="none" w:sz="0" w:space="0" w:color="auto"/>
                    <w:left w:val="none" w:sz="0" w:space="0" w:color="auto"/>
                    <w:bottom w:val="none" w:sz="0" w:space="0" w:color="auto"/>
                    <w:right w:val="none" w:sz="0" w:space="0" w:color="auto"/>
                  </w:divBdr>
                </w:div>
                <w:div w:id="698510603">
                  <w:marLeft w:val="640"/>
                  <w:marRight w:val="0"/>
                  <w:marTop w:val="0"/>
                  <w:marBottom w:val="0"/>
                  <w:divBdr>
                    <w:top w:val="none" w:sz="0" w:space="0" w:color="auto"/>
                    <w:left w:val="none" w:sz="0" w:space="0" w:color="auto"/>
                    <w:bottom w:val="none" w:sz="0" w:space="0" w:color="auto"/>
                    <w:right w:val="none" w:sz="0" w:space="0" w:color="auto"/>
                  </w:divBdr>
                </w:div>
                <w:div w:id="704672866">
                  <w:marLeft w:val="640"/>
                  <w:marRight w:val="0"/>
                  <w:marTop w:val="0"/>
                  <w:marBottom w:val="0"/>
                  <w:divBdr>
                    <w:top w:val="none" w:sz="0" w:space="0" w:color="auto"/>
                    <w:left w:val="none" w:sz="0" w:space="0" w:color="auto"/>
                    <w:bottom w:val="none" w:sz="0" w:space="0" w:color="auto"/>
                    <w:right w:val="none" w:sz="0" w:space="0" w:color="auto"/>
                  </w:divBdr>
                </w:div>
                <w:div w:id="766076298">
                  <w:marLeft w:val="640"/>
                  <w:marRight w:val="0"/>
                  <w:marTop w:val="0"/>
                  <w:marBottom w:val="0"/>
                  <w:divBdr>
                    <w:top w:val="none" w:sz="0" w:space="0" w:color="auto"/>
                    <w:left w:val="none" w:sz="0" w:space="0" w:color="auto"/>
                    <w:bottom w:val="none" w:sz="0" w:space="0" w:color="auto"/>
                    <w:right w:val="none" w:sz="0" w:space="0" w:color="auto"/>
                  </w:divBdr>
                </w:div>
                <w:div w:id="772239960">
                  <w:marLeft w:val="640"/>
                  <w:marRight w:val="0"/>
                  <w:marTop w:val="0"/>
                  <w:marBottom w:val="0"/>
                  <w:divBdr>
                    <w:top w:val="none" w:sz="0" w:space="0" w:color="auto"/>
                    <w:left w:val="none" w:sz="0" w:space="0" w:color="auto"/>
                    <w:bottom w:val="none" w:sz="0" w:space="0" w:color="auto"/>
                    <w:right w:val="none" w:sz="0" w:space="0" w:color="auto"/>
                  </w:divBdr>
                </w:div>
                <w:div w:id="805049915">
                  <w:marLeft w:val="640"/>
                  <w:marRight w:val="0"/>
                  <w:marTop w:val="0"/>
                  <w:marBottom w:val="0"/>
                  <w:divBdr>
                    <w:top w:val="none" w:sz="0" w:space="0" w:color="auto"/>
                    <w:left w:val="none" w:sz="0" w:space="0" w:color="auto"/>
                    <w:bottom w:val="none" w:sz="0" w:space="0" w:color="auto"/>
                    <w:right w:val="none" w:sz="0" w:space="0" w:color="auto"/>
                  </w:divBdr>
                </w:div>
                <w:div w:id="868223048">
                  <w:marLeft w:val="640"/>
                  <w:marRight w:val="0"/>
                  <w:marTop w:val="0"/>
                  <w:marBottom w:val="0"/>
                  <w:divBdr>
                    <w:top w:val="none" w:sz="0" w:space="0" w:color="auto"/>
                    <w:left w:val="none" w:sz="0" w:space="0" w:color="auto"/>
                    <w:bottom w:val="none" w:sz="0" w:space="0" w:color="auto"/>
                    <w:right w:val="none" w:sz="0" w:space="0" w:color="auto"/>
                  </w:divBdr>
                </w:div>
                <w:div w:id="871767249">
                  <w:marLeft w:val="640"/>
                  <w:marRight w:val="0"/>
                  <w:marTop w:val="0"/>
                  <w:marBottom w:val="0"/>
                  <w:divBdr>
                    <w:top w:val="none" w:sz="0" w:space="0" w:color="auto"/>
                    <w:left w:val="none" w:sz="0" w:space="0" w:color="auto"/>
                    <w:bottom w:val="none" w:sz="0" w:space="0" w:color="auto"/>
                    <w:right w:val="none" w:sz="0" w:space="0" w:color="auto"/>
                  </w:divBdr>
                </w:div>
                <w:div w:id="906692722">
                  <w:marLeft w:val="640"/>
                  <w:marRight w:val="0"/>
                  <w:marTop w:val="0"/>
                  <w:marBottom w:val="0"/>
                  <w:divBdr>
                    <w:top w:val="none" w:sz="0" w:space="0" w:color="auto"/>
                    <w:left w:val="none" w:sz="0" w:space="0" w:color="auto"/>
                    <w:bottom w:val="none" w:sz="0" w:space="0" w:color="auto"/>
                    <w:right w:val="none" w:sz="0" w:space="0" w:color="auto"/>
                  </w:divBdr>
                </w:div>
                <w:div w:id="935479406">
                  <w:marLeft w:val="640"/>
                  <w:marRight w:val="0"/>
                  <w:marTop w:val="0"/>
                  <w:marBottom w:val="0"/>
                  <w:divBdr>
                    <w:top w:val="none" w:sz="0" w:space="0" w:color="auto"/>
                    <w:left w:val="none" w:sz="0" w:space="0" w:color="auto"/>
                    <w:bottom w:val="none" w:sz="0" w:space="0" w:color="auto"/>
                    <w:right w:val="none" w:sz="0" w:space="0" w:color="auto"/>
                  </w:divBdr>
                </w:div>
                <w:div w:id="970523341">
                  <w:marLeft w:val="640"/>
                  <w:marRight w:val="0"/>
                  <w:marTop w:val="0"/>
                  <w:marBottom w:val="0"/>
                  <w:divBdr>
                    <w:top w:val="none" w:sz="0" w:space="0" w:color="auto"/>
                    <w:left w:val="none" w:sz="0" w:space="0" w:color="auto"/>
                    <w:bottom w:val="none" w:sz="0" w:space="0" w:color="auto"/>
                    <w:right w:val="none" w:sz="0" w:space="0" w:color="auto"/>
                  </w:divBdr>
                </w:div>
                <w:div w:id="973146282">
                  <w:marLeft w:val="640"/>
                  <w:marRight w:val="0"/>
                  <w:marTop w:val="0"/>
                  <w:marBottom w:val="0"/>
                  <w:divBdr>
                    <w:top w:val="none" w:sz="0" w:space="0" w:color="auto"/>
                    <w:left w:val="none" w:sz="0" w:space="0" w:color="auto"/>
                    <w:bottom w:val="none" w:sz="0" w:space="0" w:color="auto"/>
                    <w:right w:val="none" w:sz="0" w:space="0" w:color="auto"/>
                  </w:divBdr>
                </w:div>
                <w:div w:id="1040979489">
                  <w:marLeft w:val="640"/>
                  <w:marRight w:val="0"/>
                  <w:marTop w:val="0"/>
                  <w:marBottom w:val="0"/>
                  <w:divBdr>
                    <w:top w:val="none" w:sz="0" w:space="0" w:color="auto"/>
                    <w:left w:val="none" w:sz="0" w:space="0" w:color="auto"/>
                    <w:bottom w:val="none" w:sz="0" w:space="0" w:color="auto"/>
                    <w:right w:val="none" w:sz="0" w:space="0" w:color="auto"/>
                  </w:divBdr>
                </w:div>
                <w:div w:id="1102145733">
                  <w:marLeft w:val="640"/>
                  <w:marRight w:val="0"/>
                  <w:marTop w:val="0"/>
                  <w:marBottom w:val="0"/>
                  <w:divBdr>
                    <w:top w:val="none" w:sz="0" w:space="0" w:color="auto"/>
                    <w:left w:val="none" w:sz="0" w:space="0" w:color="auto"/>
                    <w:bottom w:val="none" w:sz="0" w:space="0" w:color="auto"/>
                    <w:right w:val="none" w:sz="0" w:space="0" w:color="auto"/>
                  </w:divBdr>
                </w:div>
                <w:div w:id="1170415504">
                  <w:marLeft w:val="640"/>
                  <w:marRight w:val="0"/>
                  <w:marTop w:val="0"/>
                  <w:marBottom w:val="0"/>
                  <w:divBdr>
                    <w:top w:val="none" w:sz="0" w:space="0" w:color="auto"/>
                    <w:left w:val="none" w:sz="0" w:space="0" w:color="auto"/>
                    <w:bottom w:val="none" w:sz="0" w:space="0" w:color="auto"/>
                    <w:right w:val="none" w:sz="0" w:space="0" w:color="auto"/>
                  </w:divBdr>
                </w:div>
                <w:div w:id="1171063581">
                  <w:marLeft w:val="640"/>
                  <w:marRight w:val="0"/>
                  <w:marTop w:val="0"/>
                  <w:marBottom w:val="0"/>
                  <w:divBdr>
                    <w:top w:val="none" w:sz="0" w:space="0" w:color="auto"/>
                    <w:left w:val="none" w:sz="0" w:space="0" w:color="auto"/>
                    <w:bottom w:val="none" w:sz="0" w:space="0" w:color="auto"/>
                    <w:right w:val="none" w:sz="0" w:space="0" w:color="auto"/>
                  </w:divBdr>
                </w:div>
                <w:div w:id="1237397395">
                  <w:marLeft w:val="640"/>
                  <w:marRight w:val="0"/>
                  <w:marTop w:val="0"/>
                  <w:marBottom w:val="0"/>
                  <w:divBdr>
                    <w:top w:val="none" w:sz="0" w:space="0" w:color="auto"/>
                    <w:left w:val="none" w:sz="0" w:space="0" w:color="auto"/>
                    <w:bottom w:val="none" w:sz="0" w:space="0" w:color="auto"/>
                    <w:right w:val="none" w:sz="0" w:space="0" w:color="auto"/>
                  </w:divBdr>
                </w:div>
                <w:div w:id="1304237630">
                  <w:marLeft w:val="640"/>
                  <w:marRight w:val="0"/>
                  <w:marTop w:val="0"/>
                  <w:marBottom w:val="0"/>
                  <w:divBdr>
                    <w:top w:val="none" w:sz="0" w:space="0" w:color="auto"/>
                    <w:left w:val="none" w:sz="0" w:space="0" w:color="auto"/>
                    <w:bottom w:val="none" w:sz="0" w:space="0" w:color="auto"/>
                    <w:right w:val="none" w:sz="0" w:space="0" w:color="auto"/>
                  </w:divBdr>
                </w:div>
                <w:div w:id="1321158697">
                  <w:marLeft w:val="640"/>
                  <w:marRight w:val="0"/>
                  <w:marTop w:val="0"/>
                  <w:marBottom w:val="0"/>
                  <w:divBdr>
                    <w:top w:val="none" w:sz="0" w:space="0" w:color="auto"/>
                    <w:left w:val="none" w:sz="0" w:space="0" w:color="auto"/>
                    <w:bottom w:val="none" w:sz="0" w:space="0" w:color="auto"/>
                    <w:right w:val="none" w:sz="0" w:space="0" w:color="auto"/>
                  </w:divBdr>
                </w:div>
                <w:div w:id="1345210615">
                  <w:marLeft w:val="640"/>
                  <w:marRight w:val="0"/>
                  <w:marTop w:val="0"/>
                  <w:marBottom w:val="0"/>
                  <w:divBdr>
                    <w:top w:val="none" w:sz="0" w:space="0" w:color="auto"/>
                    <w:left w:val="none" w:sz="0" w:space="0" w:color="auto"/>
                    <w:bottom w:val="none" w:sz="0" w:space="0" w:color="auto"/>
                    <w:right w:val="none" w:sz="0" w:space="0" w:color="auto"/>
                  </w:divBdr>
                </w:div>
                <w:div w:id="1413819096">
                  <w:marLeft w:val="640"/>
                  <w:marRight w:val="0"/>
                  <w:marTop w:val="0"/>
                  <w:marBottom w:val="0"/>
                  <w:divBdr>
                    <w:top w:val="none" w:sz="0" w:space="0" w:color="auto"/>
                    <w:left w:val="none" w:sz="0" w:space="0" w:color="auto"/>
                    <w:bottom w:val="none" w:sz="0" w:space="0" w:color="auto"/>
                    <w:right w:val="none" w:sz="0" w:space="0" w:color="auto"/>
                  </w:divBdr>
                </w:div>
                <w:div w:id="1423258670">
                  <w:marLeft w:val="640"/>
                  <w:marRight w:val="0"/>
                  <w:marTop w:val="0"/>
                  <w:marBottom w:val="0"/>
                  <w:divBdr>
                    <w:top w:val="none" w:sz="0" w:space="0" w:color="auto"/>
                    <w:left w:val="none" w:sz="0" w:space="0" w:color="auto"/>
                    <w:bottom w:val="none" w:sz="0" w:space="0" w:color="auto"/>
                    <w:right w:val="none" w:sz="0" w:space="0" w:color="auto"/>
                  </w:divBdr>
                </w:div>
                <w:div w:id="1442412394">
                  <w:marLeft w:val="640"/>
                  <w:marRight w:val="0"/>
                  <w:marTop w:val="0"/>
                  <w:marBottom w:val="0"/>
                  <w:divBdr>
                    <w:top w:val="none" w:sz="0" w:space="0" w:color="auto"/>
                    <w:left w:val="none" w:sz="0" w:space="0" w:color="auto"/>
                    <w:bottom w:val="none" w:sz="0" w:space="0" w:color="auto"/>
                    <w:right w:val="none" w:sz="0" w:space="0" w:color="auto"/>
                  </w:divBdr>
                </w:div>
                <w:div w:id="1450778717">
                  <w:marLeft w:val="640"/>
                  <w:marRight w:val="0"/>
                  <w:marTop w:val="0"/>
                  <w:marBottom w:val="0"/>
                  <w:divBdr>
                    <w:top w:val="none" w:sz="0" w:space="0" w:color="auto"/>
                    <w:left w:val="none" w:sz="0" w:space="0" w:color="auto"/>
                    <w:bottom w:val="none" w:sz="0" w:space="0" w:color="auto"/>
                    <w:right w:val="none" w:sz="0" w:space="0" w:color="auto"/>
                  </w:divBdr>
                </w:div>
                <w:div w:id="1451436766">
                  <w:marLeft w:val="640"/>
                  <w:marRight w:val="0"/>
                  <w:marTop w:val="0"/>
                  <w:marBottom w:val="0"/>
                  <w:divBdr>
                    <w:top w:val="none" w:sz="0" w:space="0" w:color="auto"/>
                    <w:left w:val="none" w:sz="0" w:space="0" w:color="auto"/>
                    <w:bottom w:val="none" w:sz="0" w:space="0" w:color="auto"/>
                    <w:right w:val="none" w:sz="0" w:space="0" w:color="auto"/>
                  </w:divBdr>
                </w:div>
                <w:div w:id="1473673920">
                  <w:marLeft w:val="640"/>
                  <w:marRight w:val="0"/>
                  <w:marTop w:val="0"/>
                  <w:marBottom w:val="0"/>
                  <w:divBdr>
                    <w:top w:val="none" w:sz="0" w:space="0" w:color="auto"/>
                    <w:left w:val="none" w:sz="0" w:space="0" w:color="auto"/>
                    <w:bottom w:val="none" w:sz="0" w:space="0" w:color="auto"/>
                    <w:right w:val="none" w:sz="0" w:space="0" w:color="auto"/>
                  </w:divBdr>
                </w:div>
                <w:div w:id="1503275555">
                  <w:marLeft w:val="640"/>
                  <w:marRight w:val="0"/>
                  <w:marTop w:val="0"/>
                  <w:marBottom w:val="0"/>
                  <w:divBdr>
                    <w:top w:val="none" w:sz="0" w:space="0" w:color="auto"/>
                    <w:left w:val="none" w:sz="0" w:space="0" w:color="auto"/>
                    <w:bottom w:val="none" w:sz="0" w:space="0" w:color="auto"/>
                    <w:right w:val="none" w:sz="0" w:space="0" w:color="auto"/>
                  </w:divBdr>
                </w:div>
                <w:div w:id="1528251596">
                  <w:marLeft w:val="640"/>
                  <w:marRight w:val="0"/>
                  <w:marTop w:val="0"/>
                  <w:marBottom w:val="0"/>
                  <w:divBdr>
                    <w:top w:val="none" w:sz="0" w:space="0" w:color="auto"/>
                    <w:left w:val="none" w:sz="0" w:space="0" w:color="auto"/>
                    <w:bottom w:val="none" w:sz="0" w:space="0" w:color="auto"/>
                    <w:right w:val="none" w:sz="0" w:space="0" w:color="auto"/>
                  </w:divBdr>
                </w:div>
                <w:div w:id="1550608661">
                  <w:marLeft w:val="640"/>
                  <w:marRight w:val="0"/>
                  <w:marTop w:val="0"/>
                  <w:marBottom w:val="0"/>
                  <w:divBdr>
                    <w:top w:val="none" w:sz="0" w:space="0" w:color="auto"/>
                    <w:left w:val="none" w:sz="0" w:space="0" w:color="auto"/>
                    <w:bottom w:val="none" w:sz="0" w:space="0" w:color="auto"/>
                    <w:right w:val="none" w:sz="0" w:space="0" w:color="auto"/>
                  </w:divBdr>
                </w:div>
                <w:div w:id="1564834238">
                  <w:marLeft w:val="640"/>
                  <w:marRight w:val="0"/>
                  <w:marTop w:val="0"/>
                  <w:marBottom w:val="0"/>
                  <w:divBdr>
                    <w:top w:val="none" w:sz="0" w:space="0" w:color="auto"/>
                    <w:left w:val="none" w:sz="0" w:space="0" w:color="auto"/>
                    <w:bottom w:val="none" w:sz="0" w:space="0" w:color="auto"/>
                    <w:right w:val="none" w:sz="0" w:space="0" w:color="auto"/>
                  </w:divBdr>
                </w:div>
                <w:div w:id="1651516714">
                  <w:marLeft w:val="640"/>
                  <w:marRight w:val="0"/>
                  <w:marTop w:val="0"/>
                  <w:marBottom w:val="0"/>
                  <w:divBdr>
                    <w:top w:val="none" w:sz="0" w:space="0" w:color="auto"/>
                    <w:left w:val="none" w:sz="0" w:space="0" w:color="auto"/>
                    <w:bottom w:val="none" w:sz="0" w:space="0" w:color="auto"/>
                    <w:right w:val="none" w:sz="0" w:space="0" w:color="auto"/>
                  </w:divBdr>
                </w:div>
                <w:div w:id="1665432647">
                  <w:marLeft w:val="640"/>
                  <w:marRight w:val="0"/>
                  <w:marTop w:val="0"/>
                  <w:marBottom w:val="0"/>
                  <w:divBdr>
                    <w:top w:val="none" w:sz="0" w:space="0" w:color="auto"/>
                    <w:left w:val="none" w:sz="0" w:space="0" w:color="auto"/>
                    <w:bottom w:val="none" w:sz="0" w:space="0" w:color="auto"/>
                    <w:right w:val="none" w:sz="0" w:space="0" w:color="auto"/>
                  </w:divBdr>
                </w:div>
                <w:div w:id="1666204112">
                  <w:marLeft w:val="640"/>
                  <w:marRight w:val="0"/>
                  <w:marTop w:val="0"/>
                  <w:marBottom w:val="0"/>
                  <w:divBdr>
                    <w:top w:val="none" w:sz="0" w:space="0" w:color="auto"/>
                    <w:left w:val="none" w:sz="0" w:space="0" w:color="auto"/>
                    <w:bottom w:val="none" w:sz="0" w:space="0" w:color="auto"/>
                    <w:right w:val="none" w:sz="0" w:space="0" w:color="auto"/>
                  </w:divBdr>
                </w:div>
                <w:div w:id="1714498966">
                  <w:marLeft w:val="640"/>
                  <w:marRight w:val="0"/>
                  <w:marTop w:val="0"/>
                  <w:marBottom w:val="0"/>
                  <w:divBdr>
                    <w:top w:val="none" w:sz="0" w:space="0" w:color="auto"/>
                    <w:left w:val="none" w:sz="0" w:space="0" w:color="auto"/>
                    <w:bottom w:val="none" w:sz="0" w:space="0" w:color="auto"/>
                    <w:right w:val="none" w:sz="0" w:space="0" w:color="auto"/>
                  </w:divBdr>
                </w:div>
                <w:div w:id="1733307512">
                  <w:marLeft w:val="640"/>
                  <w:marRight w:val="0"/>
                  <w:marTop w:val="0"/>
                  <w:marBottom w:val="0"/>
                  <w:divBdr>
                    <w:top w:val="none" w:sz="0" w:space="0" w:color="auto"/>
                    <w:left w:val="none" w:sz="0" w:space="0" w:color="auto"/>
                    <w:bottom w:val="none" w:sz="0" w:space="0" w:color="auto"/>
                    <w:right w:val="none" w:sz="0" w:space="0" w:color="auto"/>
                  </w:divBdr>
                </w:div>
                <w:div w:id="1745105210">
                  <w:marLeft w:val="640"/>
                  <w:marRight w:val="0"/>
                  <w:marTop w:val="0"/>
                  <w:marBottom w:val="0"/>
                  <w:divBdr>
                    <w:top w:val="none" w:sz="0" w:space="0" w:color="auto"/>
                    <w:left w:val="none" w:sz="0" w:space="0" w:color="auto"/>
                    <w:bottom w:val="none" w:sz="0" w:space="0" w:color="auto"/>
                    <w:right w:val="none" w:sz="0" w:space="0" w:color="auto"/>
                  </w:divBdr>
                </w:div>
                <w:div w:id="1803497538">
                  <w:marLeft w:val="640"/>
                  <w:marRight w:val="0"/>
                  <w:marTop w:val="0"/>
                  <w:marBottom w:val="0"/>
                  <w:divBdr>
                    <w:top w:val="none" w:sz="0" w:space="0" w:color="auto"/>
                    <w:left w:val="none" w:sz="0" w:space="0" w:color="auto"/>
                    <w:bottom w:val="none" w:sz="0" w:space="0" w:color="auto"/>
                    <w:right w:val="none" w:sz="0" w:space="0" w:color="auto"/>
                  </w:divBdr>
                </w:div>
                <w:div w:id="1815483135">
                  <w:marLeft w:val="640"/>
                  <w:marRight w:val="0"/>
                  <w:marTop w:val="0"/>
                  <w:marBottom w:val="0"/>
                  <w:divBdr>
                    <w:top w:val="none" w:sz="0" w:space="0" w:color="auto"/>
                    <w:left w:val="none" w:sz="0" w:space="0" w:color="auto"/>
                    <w:bottom w:val="none" w:sz="0" w:space="0" w:color="auto"/>
                    <w:right w:val="none" w:sz="0" w:space="0" w:color="auto"/>
                  </w:divBdr>
                </w:div>
                <w:div w:id="1816409822">
                  <w:marLeft w:val="640"/>
                  <w:marRight w:val="0"/>
                  <w:marTop w:val="0"/>
                  <w:marBottom w:val="0"/>
                  <w:divBdr>
                    <w:top w:val="none" w:sz="0" w:space="0" w:color="auto"/>
                    <w:left w:val="none" w:sz="0" w:space="0" w:color="auto"/>
                    <w:bottom w:val="none" w:sz="0" w:space="0" w:color="auto"/>
                    <w:right w:val="none" w:sz="0" w:space="0" w:color="auto"/>
                  </w:divBdr>
                </w:div>
                <w:div w:id="1818574555">
                  <w:marLeft w:val="640"/>
                  <w:marRight w:val="0"/>
                  <w:marTop w:val="0"/>
                  <w:marBottom w:val="0"/>
                  <w:divBdr>
                    <w:top w:val="none" w:sz="0" w:space="0" w:color="auto"/>
                    <w:left w:val="none" w:sz="0" w:space="0" w:color="auto"/>
                    <w:bottom w:val="none" w:sz="0" w:space="0" w:color="auto"/>
                    <w:right w:val="none" w:sz="0" w:space="0" w:color="auto"/>
                  </w:divBdr>
                </w:div>
                <w:div w:id="1894123422">
                  <w:marLeft w:val="640"/>
                  <w:marRight w:val="0"/>
                  <w:marTop w:val="0"/>
                  <w:marBottom w:val="0"/>
                  <w:divBdr>
                    <w:top w:val="none" w:sz="0" w:space="0" w:color="auto"/>
                    <w:left w:val="none" w:sz="0" w:space="0" w:color="auto"/>
                    <w:bottom w:val="none" w:sz="0" w:space="0" w:color="auto"/>
                    <w:right w:val="none" w:sz="0" w:space="0" w:color="auto"/>
                  </w:divBdr>
                </w:div>
                <w:div w:id="1905725726">
                  <w:marLeft w:val="640"/>
                  <w:marRight w:val="0"/>
                  <w:marTop w:val="0"/>
                  <w:marBottom w:val="0"/>
                  <w:divBdr>
                    <w:top w:val="none" w:sz="0" w:space="0" w:color="auto"/>
                    <w:left w:val="none" w:sz="0" w:space="0" w:color="auto"/>
                    <w:bottom w:val="none" w:sz="0" w:space="0" w:color="auto"/>
                    <w:right w:val="none" w:sz="0" w:space="0" w:color="auto"/>
                  </w:divBdr>
                </w:div>
                <w:div w:id="1922137565">
                  <w:marLeft w:val="640"/>
                  <w:marRight w:val="0"/>
                  <w:marTop w:val="0"/>
                  <w:marBottom w:val="0"/>
                  <w:divBdr>
                    <w:top w:val="none" w:sz="0" w:space="0" w:color="auto"/>
                    <w:left w:val="none" w:sz="0" w:space="0" w:color="auto"/>
                    <w:bottom w:val="none" w:sz="0" w:space="0" w:color="auto"/>
                    <w:right w:val="none" w:sz="0" w:space="0" w:color="auto"/>
                  </w:divBdr>
                </w:div>
                <w:div w:id="1930846242">
                  <w:marLeft w:val="640"/>
                  <w:marRight w:val="0"/>
                  <w:marTop w:val="0"/>
                  <w:marBottom w:val="0"/>
                  <w:divBdr>
                    <w:top w:val="none" w:sz="0" w:space="0" w:color="auto"/>
                    <w:left w:val="none" w:sz="0" w:space="0" w:color="auto"/>
                    <w:bottom w:val="none" w:sz="0" w:space="0" w:color="auto"/>
                    <w:right w:val="none" w:sz="0" w:space="0" w:color="auto"/>
                  </w:divBdr>
                </w:div>
                <w:div w:id="1940870871">
                  <w:marLeft w:val="640"/>
                  <w:marRight w:val="0"/>
                  <w:marTop w:val="0"/>
                  <w:marBottom w:val="0"/>
                  <w:divBdr>
                    <w:top w:val="none" w:sz="0" w:space="0" w:color="auto"/>
                    <w:left w:val="none" w:sz="0" w:space="0" w:color="auto"/>
                    <w:bottom w:val="none" w:sz="0" w:space="0" w:color="auto"/>
                    <w:right w:val="none" w:sz="0" w:space="0" w:color="auto"/>
                  </w:divBdr>
                </w:div>
                <w:div w:id="1952786394">
                  <w:marLeft w:val="640"/>
                  <w:marRight w:val="0"/>
                  <w:marTop w:val="0"/>
                  <w:marBottom w:val="0"/>
                  <w:divBdr>
                    <w:top w:val="none" w:sz="0" w:space="0" w:color="auto"/>
                    <w:left w:val="none" w:sz="0" w:space="0" w:color="auto"/>
                    <w:bottom w:val="none" w:sz="0" w:space="0" w:color="auto"/>
                    <w:right w:val="none" w:sz="0" w:space="0" w:color="auto"/>
                  </w:divBdr>
                </w:div>
                <w:div w:id="1966277581">
                  <w:marLeft w:val="640"/>
                  <w:marRight w:val="0"/>
                  <w:marTop w:val="0"/>
                  <w:marBottom w:val="0"/>
                  <w:divBdr>
                    <w:top w:val="none" w:sz="0" w:space="0" w:color="auto"/>
                    <w:left w:val="none" w:sz="0" w:space="0" w:color="auto"/>
                    <w:bottom w:val="none" w:sz="0" w:space="0" w:color="auto"/>
                    <w:right w:val="none" w:sz="0" w:space="0" w:color="auto"/>
                  </w:divBdr>
                </w:div>
                <w:div w:id="1968584987">
                  <w:marLeft w:val="640"/>
                  <w:marRight w:val="0"/>
                  <w:marTop w:val="0"/>
                  <w:marBottom w:val="0"/>
                  <w:divBdr>
                    <w:top w:val="none" w:sz="0" w:space="0" w:color="auto"/>
                    <w:left w:val="none" w:sz="0" w:space="0" w:color="auto"/>
                    <w:bottom w:val="none" w:sz="0" w:space="0" w:color="auto"/>
                    <w:right w:val="none" w:sz="0" w:space="0" w:color="auto"/>
                  </w:divBdr>
                </w:div>
                <w:div w:id="1975678919">
                  <w:marLeft w:val="640"/>
                  <w:marRight w:val="0"/>
                  <w:marTop w:val="0"/>
                  <w:marBottom w:val="0"/>
                  <w:divBdr>
                    <w:top w:val="none" w:sz="0" w:space="0" w:color="auto"/>
                    <w:left w:val="none" w:sz="0" w:space="0" w:color="auto"/>
                    <w:bottom w:val="none" w:sz="0" w:space="0" w:color="auto"/>
                    <w:right w:val="none" w:sz="0" w:space="0" w:color="auto"/>
                  </w:divBdr>
                </w:div>
                <w:div w:id="2030836509">
                  <w:marLeft w:val="640"/>
                  <w:marRight w:val="0"/>
                  <w:marTop w:val="0"/>
                  <w:marBottom w:val="0"/>
                  <w:divBdr>
                    <w:top w:val="none" w:sz="0" w:space="0" w:color="auto"/>
                    <w:left w:val="none" w:sz="0" w:space="0" w:color="auto"/>
                    <w:bottom w:val="none" w:sz="0" w:space="0" w:color="auto"/>
                    <w:right w:val="none" w:sz="0" w:space="0" w:color="auto"/>
                  </w:divBdr>
                </w:div>
                <w:div w:id="2034187748">
                  <w:marLeft w:val="640"/>
                  <w:marRight w:val="0"/>
                  <w:marTop w:val="0"/>
                  <w:marBottom w:val="0"/>
                  <w:divBdr>
                    <w:top w:val="none" w:sz="0" w:space="0" w:color="auto"/>
                    <w:left w:val="none" w:sz="0" w:space="0" w:color="auto"/>
                    <w:bottom w:val="none" w:sz="0" w:space="0" w:color="auto"/>
                    <w:right w:val="none" w:sz="0" w:space="0" w:color="auto"/>
                  </w:divBdr>
                </w:div>
              </w:divsChild>
            </w:div>
            <w:div w:id="1204559336">
              <w:marLeft w:val="0"/>
              <w:marRight w:val="0"/>
              <w:marTop w:val="0"/>
              <w:marBottom w:val="0"/>
              <w:divBdr>
                <w:top w:val="none" w:sz="0" w:space="0" w:color="auto"/>
                <w:left w:val="none" w:sz="0" w:space="0" w:color="auto"/>
                <w:bottom w:val="none" w:sz="0" w:space="0" w:color="auto"/>
                <w:right w:val="none" w:sz="0" w:space="0" w:color="auto"/>
              </w:divBdr>
              <w:divsChild>
                <w:div w:id="70780782">
                  <w:marLeft w:val="640"/>
                  <w:marRight w:val="0"/>
                  <w:marTop w:val="0"/>
                  <w:marBottom w:val="0"/>
                  <w:divBdr>
                    <w:top w:val="none" w:sz="0" w:space="0" w:color="auto"/>
                    <w:left w:val="none" w:sz="0" w:space="0" w:color="auto"/>
                    <w:bottom w:val="none" w:sz="0" w:space="0" w:color="auto"/>
                    <w:right w:val="none" w:sz="0" w:space="0" w:color="auto"/>
                  </w:divBdr>
                </w:div>
                <w:div w:id="71121844">
                  <w:marLeft w:val="640"/>
                  <w:marRight w:val="0"/>
                  <w:marTop w:val="0"/>
                  <w:marBottom w:val="0"/>
                  <w:divBdr>
                    <w:top w:val="none" w:sz="0" w:space="0" w:color="auto"/>
                    <w:left w:val="none" w:sz="0" w:space="0" w:color="auto"/>
                    <w:bottom w:val="none" w:sz="0" w:space="0" w:color="auto"/>
                    <w:right w:val="none" w:sz="0" w:space="0" w:color="auto"/>
                  </w:divBdr>
                </w:div>
                <w:div w:id="73086531">
                  <w:marLeft w:val="640"/>
                  <w:marRight w:val="0"/>
                  <w:marTop w:val="0"/>
                  <w:marBottom w:val="0"/>
                  <w:divBdr>
                    <w:top w:val="none" w:sz="0" w:space="0" w:color="auto"/>
                    <w:left w:val="none" w:sz="0" w:space="0" w:color="auto"/>
                    <w:bottom w:val="none" w:sz="0" w:space="0" w:color="auto"/>
                    <w:right w:val="none" w:sz="0" w:space="0" w:color="auto"/>
                  </w:divBdr>
                </w:div>
                <w:div w:id="93982414">
                  <w:marLeft w:val="640"/>
                  <w:marRight w:val="0"/>
                  <w:marTop w:val="0"/>
                  <w:marBottom w:val="0"/>
                  <w:divBdr>
                    <w:top w:val="none" w:sz="0" w:space="0" w:color="auto"/>
                    <w:left w:val="none" w:sz="0" w:space="0" w:color="auto"/>
                    <w:bottom w:val="none" w:sz="0" w:space="0" w:color="auto"/>
                    <w:right w:val="none" w:sz="0" w:space="0" w:color="auto"/>
                  </w:divBdr>
                </w:div>
                <w:div w:id="142426663">
                  <w:marLeft w:val="640"/>
                  <w:marRight w:val="0"/>
                  <w:marTop w:val="0"/>
                  <w:marBottom w:val="0"/>
                  <w:divBdr>
                    <w:top w:val="none" w:sz="0" w:space="0" w:color="auto"/>
                    <w:left w:val="none" w:sz="0" w:space="0" w:color="auto"/>
                    <w:bottom w:val="none" w:sz="0" w:space="0" w:color="auto"/>
                    <w:right w:val="none" w:sz="0" w:space="0" w:color="auto"/>
                  </w:divBdr>
                </w:div>
                <w:div w:id="163665966">
                  <w:marLeft w:val="640"/>
                  <w:marRight w:val="0"/>
                  <w:marTop w:val="0"/>
                  <w:marBottom w:val="0"/>
                  <w:divBdr>
                    <w:top w:val="none" w:sz="0" w:space="0" w:color="auto"/>
                    <w:left w:val="none" w:sz="0" w:space="0" w:color="auto"/>
                    <w:bottom w:val="none" w:sz="0" w:space="0" w:color="auto"/>
                    <w:right w:val="none" w:sz="0" w:space="0" w:color="auto"/>
                  </w:divBdr>
                </w:div>
                <w:div w:id="170412975">
                  <w:marLeft w:val="640"/>
                  <w:marRight w:val="0"/>
                  <w:marTop w:val="0"/>
                  <w:marBottom w:val="0"/>
                  <w:divBdr>
                    <w:top w:val="none" w:sz="0" w:space="0" w:color="auto"/>
                    <w:left w:val="none" w:sz="0" w:space="0" w:color="auto"/>
                    <w:bottom w:val="none" w:sz="0" w:space="0" w:color="auto"/>
                    <w:right w:val="none" w:sz="0" w:space="0" w:color="auto"/>
                  </w:divBdr>
                </w:div>
                <w:div w:id="185605786">
                  <w:marLeft w:val="640"/>
                  <w:marRight w:val="0"/>
                  <w:marTop w:val="0"/>
                  <w:marBottom w:val="0"/>
                  <w:divBdr>
                    <w:top w:val="none" w:sz="0" w:space="0" w:color="auto"/>
                    <w:left w:val="none" w:sz="0" w:space="0" w:color="auto"/>
                    <w:bottom w:val="none" w:sz="0" w:space="0" w:color="auto"/>
                    <w:right w:val="none" w:sz="0" w:space="0" w:color="auto"/>
                  </w:divBdr>
                </w:div>
                <w:div w:id="211581843">
                  <w:marLeft w:val="640"/>
                  <w:marRight w:val="0"/>
                  <w:marTop w:val="0"/>
                  <w:marBottom w:val="0"/>
                  <w:divBdr>
                    <w:top w:val="none" w:sz="0" w:space="0" w:color="auto"/>
                    <w:left w:val="none" w:sz="0" w:space="0" w:color="auto"/>
                    <w:bottom w:val="none" w:sz="0" w:space="0" w:color="auto"/>
                    <w:right w:val="none" w:sz="0" w:space="0" w:color="auto"/>
                  </w:divBdr>
                </w:div>
                <w:div w:id="235749703">
                  <w:marLeft w:val="640"/>
                  <w:marRight w:val="0"/>
                  <w:marTop w:val="0"/>
                  <w:marBottom w:val="0"/>
                  <w:divBdr>
                    <w:top w:val="none" w:sz="0" w:space="0" w:color="auto"/>
                    <w:left w:val="none" w:sz="0" w:space="0" w:color="auto"/>
                    <w:bottom w:val="none" w:sz="0" w:space="0" w:color="auto"/>
                    <w:right w:val="none" w:sz="0" w:space="0" w:color="auto"/>
                  </w:divBdr>
                </w:div>
                <w:div w:id="262230065">
                  <w:marLeft w:val="640"/>
                  <w:marRight w:val="0"/>
                  <w:marTop w:val="0"/>
                  <w:marBottom w:val="0"/>
                  <w:divBdr>
                    <w:top w:val="none" w:sz="0" w:space="0" w:color="auto"/>
                    <w:left w:val="none" w:sz="0" w:space="0" w:color="auto"/>
                    <w:bottom w:val="none" w:sz="0" w:space="0" w:color="auto"/>
                    <w:right w:val="none" w:sz="0" w:space="0" w:color="auto"/>
                  </w:divBdr>
                </w:div>
                <w:div w:id="352145762">
                  <w:marLeft w:val="640"/>
                  <w:marRight w:val="0"/>
                  <w:marTop w:val="0"/>
                  <w:marBottom w:val="0"/>
                  <w:divBdr>
                    <w:top w:val="none" w:sz="0" w:space="0" w:color="auto"/>
                    <w:left w:val="none" w:sz="0" w:space="0" w:color="auto"/>
                    <w:bottom w:val="none" w:sz="0" w:space="0" w:color="auto"/>
                    <w:right w:val="none" w:sz="0" w:space="0" w:color="auto"/>
                  </w:divBdr>
                </w:div>
                <w:div w:id="352220910">
                  <w:marLeft w:val="640"/>
                  <w:marRight w:val="0"/>
                  <w:marTop w:val="0"/>
                  <w:marBottom w:val="0"/>
                  <w:divBdr>
                    <w:top w:val="none" w:sz="0" w:space="0" w:color="auto"/>
                    <w:left w:val="none" w:sz="0" w:space="0" w:color="auto"/>
                    <w:bottom w:val="none" w:sz="0" w:space="0" w:color="auto"/>
                    <w:right w:val="none" w:sz="0" w:space="0" w:color="auto"/>
                  </w:divBdr>
                </w:div>
                <w:div w:id="376053203">
                  <w:marLeft w:val="640"/>
                  <w:marRight w:val="0"/>
                  <w:marTop w:val="0"/>
                  <w:marBottom w:val="0"/>
                  <w:divBdr>
                    <w:top w:val="none" w:sz="0" w:space="0" w:color="auto"/>
                    <w:left w:val="none" w:sz="0" w:space="0" w:color="auto"/>
                    <w:bottom w:val="none" w:sz="0" w:space="0" w:color="auto"/>
                    <w:right w:val="none" w:sz="0" w:space="0" w:color="auto"/>
                  </w:divBdr>
                </w:div>
                <w:div w:id="403719164">
                  <w:marLeft w:val="640"/>
                  <w:marRight w:val="0"/>
                  <w:marTop w:val="0"/>
                  <w:marBottom w:val="0"/>
                  <w:divBdr>
                    <w:top w:val="none" w:sz="0" w:space="0" w:color="auto"/>
                    <w:left w:val="none" w:sz="0" w:space="0" w:color="auto"/>
                    <w:bottom w:val="none" w:sz="0" w:space="0" w:color="auto"/>
                    <w:right w:val="none" w:sz="0" w:space="0" w:color="auto"/>
                  </w:divBdr>
                </w:div>
                <w:div w:id="443769900">
                  <w:marLeft w:val="640"/>
                  <w:marRight w:val="0"/>
                  <w:marTop w:val="0"/>
                  <w:marBottom w:val="0"/>
                  <w:divBdr>
                    <w:top w:val="none" w:sz="0" w:space="0" w:color="auto"/>
                    <w:left w:val="none" w:sz="0" w:space="0" w:color="auto"/>
                    <w:bottom w:val="none" w:sz="0" w:space="0" w:color="auto"/>
                    <w:right w:val="none" w:sz="0" w:space="0" w:color="auto"/>
                  </w:divBdr>
                </w:div>
                <w:div w:id="465245359">
                  <w:marLeft w:val="640"/>
                  <w:marRight w:val="0"/>
                  <w:marTop w:val="0"/>
                  <w:marBottom w:val="0"/>
                  <w:divBdr>
                    <w:top w:val="none" w:sz="0" w:space="0" w:color="auto"/>
                    <w:left w:val="none" w:sz="0" w:space="0" w:color="auto"/>
                    <w:bottom w:val="none" w:sz="0" w:space="0" w:color="auto"/>
                    <w:right w:val="none" w:sz="0" w:space="0" w:color="auto"/>
                  </w:divBdr>
                </w:div>
                <w:div w:id="520096878">
                  <w:marLeft w:val="640"/>
                  <w:marRight w:val="0"/>
                  <w:marTop w:val="0"/>
                  <w:marBottom w:val="0"/>
                  <w:divBdr>
                    <w:top w:val="none" w:sz="0" w:space="0" w:color="auto"/>
                    <w:left w:val="none" w:sz="0" w:space="0" w:color="auto"/>
                    <w:bottom w:val="none" w:sz="0" w:space="0" w:color="auto"/>
                    <w:right w:val="none" w:sz="0" w:space="0" w:color="auto"/>
                  </w:divBdr>
                </w:div>
                <w:div w:id="538738118">
                  <w:marLeft w:val="640"/>
                  <w:marRight w:val="0"/>
                  <w:marTop w:val="0"/>
                  <w:marBottom w:val="0"/>
                  <w:divBdr>
                    <w:top w:val="none" w:sz="0" w:space="0" w:color="auto"/>
                    <w:left w:val="none" w:sz="0" w:space="0" w:color="auto"/>
                    <w:bottom w:val="none" w:sz="0" w:space="0" w:color="auto"/>
                    <w:right w:val="none" w:sz="0" w:space="0" w:color="auto"/>
                  </w:divBdr>
                </w:div>
                <w:div w:id="566457634">
                  <w:marLeft w:val="640"/>
                  <w:marRight w:val="0"/>
                  <w:marTop w:val="0"/>
                  <w:marBottom w:val="0"/>
                  <w:divBdr>
                    <w:top w:val="none" w:sz="0" w:space="0" w:color="auto"/>
                    <w:left w:val="none" w:sz="0" w:space="0" w:color="auto"/>
                    <w:bottom w:val="none" w:sz="0" w:space="0" w:color="auto"/>
                    <w:right w:val="none" w:sz="0" w:space="0" w:color="auto"/>
                  </w:divBdr>
                </w:div>
                <w:div w:id="603655301">
                  <w:marLeft w:val="640"/>
                  <w:marRight w:val="0"/>
                  <w:marTop w:val="0"/>
                  <w:marBottom w:val="0"/>
                  <w:divBdr>
                    <w:top w:val="none" w:sz="0" w:space="0" w:color="auto"/>
                    <w:left w:val="none" w:sz="0" w:space="0" w:color="auto"/>
                    <w:bottom w:val="none" w:sz="0" w:space="0" w:color="auto"/>
                    <w:right w:val="none" w:sz="0" w:space="0" w:color="auto"/>
                  </w:divBdr>
                </w:div>
                <w:div w:id="623079901">
                  <w:marLeft w:val="640"/>
                  <w:marRight w:val="0"/>
                  <w:marTop w:val="0"/>
                  <w:marBottom w:val="0"/>
                  <w:divBdr>
                    <w:top w:val="none" w:sz="0" w:space="0" w:color="auto"/>
                    <w:left w:val="none" w:sz="0" w:space="0" w:color="auto"/>
                    <w:bottom w:val="none" w:sz="0" w:space="0" w:color="auto"/>
                    <w:right w:val="none" w:sz="0" w:space="0" w:color="auto"/>
                  </w:divBdr>
                </w:div>
                <w:div w:id="630599247">
                  <w:marLeft w:val="640"/>
                  <w:marRight w:val="0"/>
                  <w:marTop w:val="0"/>
                  <w:marBottom w:val="0"/>
                  <w:divBdr>
                    <w:top w:val="none" w:sz="0" w:space="0" w:color="auto"/>
                    <w:left w:val="none" w:sz="0" w:space="0" w:color="auto"/>
                    <w:bottom w:val="none" w:sz="0" w:space="0" w:color="auto"/>
                    <w:right w:val="none" w:sz="0" w:space="0" w:color="auto"/>
                  </w:divBdr>
                </w:div>
                <w:div w:id="700395065">
                  <w:marLeft w:val="640"/>
                  <w:marRight w:val="0"/>
                  <w:marTop w:val="0"/>
                  <w:marBottom w:val="0"/>
                  <w:divBdr>
                    <w:top w:val="none" w:sz="0" w:space="0" w:color="auto"/>
                    <w:left w:val="none" w:sz="0" w:space="0" w:color="auto"/>
                    <w:bottom w:val="none" w:sz="0" w:space="0" w:color="auto"/>
                    <w:right w:val="none" w:sz="0" w:space="0" w:color="auto"/>
                  </w:divBdr>
                </w:div>
                <w:div w:id="745418691">
                  <w:marLeft w:val="640"/>
                  <w:marRight w:val="0"/>
                  <w:marTop w:val="0"/>
                  <w:marBottom w:val="0"/>
                  <w:divBdr>
                    <w:top w:val="none" w:sz="0" w:space="0" w:color="auto"/>
                    <w:left w:val="none" w:sz="0" w:space="0" w:color="auto"/>
                    <w:bottom w:val="none" w:sz="0" w:space="0" w:color="auto"/>
                    <w:right w:val="none" w:sz="0" w:space="0" w:color="auto"/>
                  </w:divBdr>
                </w:div>
                <w:div w:id="755176931">
                  <w:marLeft w:val="640"/>
                  <w:marRight w:val="0"/>
                  <w:marTop w:val="0"/>
                  <w:marBottom w:val="0"/>
                  <w:divBdr>
                    <w:top w:val="none" w:sz="0" w:space="0" w:color="auto"/>
                    <w:left w:val="none" w:sz="0" w:space="0" w:color="auto"/>
                    <w:bottom w:val="none" w:sz="0" w:space="0" w:color="auto"/>
                    <w:right w:val="none" w:sz="0" w:space="0" w:color="auto"/>
                  </w:divBdr>
                </w:div>
                <w:div w:id="777410634">
                  <w:marLeft w:val="640"/>
                  <w:marRight w:val="0"/>
                  <w:marTop w:val="0"/>
                  <w:marBottom w:val="0"/>
                  <w:divBdr>
                    <w:top w:val="none" w:sz="0" w:space="0" w:color="auto"/>
                    <w:left w:val="none" w:sz="0" w:space="0" w:color="auto"/>
                    <w:bottom w:val="none" w:sz="0" w:space="0" w:color="auto"/>
                    <w:right w:val="none" w:sz="0" w:space="0" w:color="auto"/>
                  </w:divBdr>
                </w:div>
                <w:div w:id="808942191">
                  <w:marLeft w:val="640"/>
                  <w:marRight w:val="0"/>
                  <w:marTop w:val="0"/>
                  <w:marBottom w:val="0"/>
                  <w:divBdr>
                    <w:top w:val="none" w:sz="0" w:space="0" w:color="auto"/>
                    <w:left w:val="none" w:sz="0" w:space="0" w:color="auto"/>
                    <w:bottom w:val="none" w:sz="0" w:space="0" w:color="auto"/>
                    <w:right w:val="none" w:sz="0" w:space="0" w:color="auto"/>
                  </w:divBdr>
                </w:div>
                <w:div w:id="840924475">
                  <w:marLeft w:val="640"/>
                  <w:marRight w:val="0"/>
                  <w:marTop w:val="0"/>
                  <w:marBottom w:val="0"/>
                  <w:divBdr>
                    <w:top w:val="none" w:sz="0" w:space="0" w:color="auto"/>
                    <w:left w:val="none" w:sz="0" w:space="0" w:color="auto"/>
                    <w:bottom w:val="none" w:sz="0" w:space="0" w:color="auto"/>
                    <w:right w:val="none" w:sz="0" w:space="0" w:color="auto"/>
                  </w:divBdr>
                </w:div>
                <w:div w:id="944462578">
                  <w:marLeft w:val="640"/>
                  <w:marRight w:val="0"/>
                  <w:marTop w:val="0"/>
                  <w:marBottom w:val="0"/>
                  <w:divBdr>
                    <w:top w:val="none" w:sz="0" w:space="0" w:color="auto"/>
                    <w:left w:val="none" w:sz="0" w:space="0" w:color="auto"/>
                    <w:bottom w:val="none" w:sz="0" w:space="0" w:color="auto"/>
                    <w:right w:val="none" w:sz="0" w:space="0" w:color="auto"/>
                  </w:divBdr>
                </w:div>
                <w:div w:id="1004669432">
                  <w:marLeft w:val="640"/>
                  <w:marRight w:val="0"/>
                  <w:marTop w:val="0"/>
                  <w:marBottom w:val="0"/>
                  <w:divBdr>
                    <w:top w:val="none" w:sz="0" w:space="0" w:color="auto"/>
                    <w:left w:val="none" w:sz="0" w:space="0" w:color="auto"/>
                    <w:bottom w:val="none" w:sz="0" w:space="0" w:color="auto"/>
                    <w:right w:val="none" w:sz="0" w:space="0" w:color="auto"/>
                  </w:divBdr>
                </w:div>
                <w:div w:id="1033768085">
                  <w:marLeft w:val="640"/>
                  <w:marRight w:val="0"/>
                  <w:marTop w:val="0"/>
                  <w:marBottom w:val="0"/>
                  <w:divBdr>
                    <w:top w:val="none" w:sz="0" w:space="0" w:color="auto"/>
                    <w:left w:val="none" w:sz="0" w:space="0" w:color="auto"/>
                    <w:bottom w:val="none" w:sz="0" w:space="0" w:color="auto"/>
                    <w:right w:val="none" w:sz="0" w:space="0" w:color="auto"/>
                  </w:divBdr>
                </w:div>
                <w:div w:id="1045105544">
                  <w:marLeft w:val="640"/>
                  <w:marRight w:val="0"/>
                  <w:marTop w:val="0"/>
                  <w:marBottom w:val="0"/>
                  <w:divBdr>
                    <w:top w:val="none" w:sz="0" w:space="0" w:color="auto"/>
                    <w:left w:val="none" w:sz="0" w:space="0" w:color="auto"/>
                    <w:bottom w:val="none" w:sz="0" w:space="0" w:color="auto"/>
                    <w:right w:val="none" w:sz="0" w:space="0" w:color="auto"/>
                  </w:divBdr>
                </w:div>
                <w:div w:id="1075398688">
                  <w:marLeft w:val="640"/>
                  <w:marRight w:val="0"/>
                  <w:marTop w:val="0"/>
                  <w:marBottom w:val="0"/>
                  <w:divBdr>
                    <w:top w:val="none" w:sz="0" w:space="0" w:color="auto"/>
                    <w:left w:val="none" w:sz="0" w:space="0" w:color="auto"/>
                    <w:bottom w:val="none" w:sz="0" w:space="0" w:color="auto"/>
                    <w:right w:val="none" w:sz="0" w:space="0" w:color="auto"/>
                  </w:divBdr>
                </w:div>
                <w:div w:id="1077870854">
                  <w:marLeft w:val="640"/>
                  <w:marRight w:val="0"/>
                  <w:marTop w:val="0"/>
                  <w:marBottom w:val="0"/>
                  <w:divBdr>
                    <w:top w:val="none" w:sz="0" w:space="0" w:color="auto"/>
                    <w:left w:val="none" w:sz="0" w:space="0" w:color="auto"/>
                    <w:bottom w:val="none" w:sz="0" w:space="0" w:color="auto"/>
                    <w:right w:val="none" w:sz="0" w:space="0" w:color="auto"/>
                  </w:divBdr>
                </w:div>
                <w:div w:id="1099713469">
                  <w:marLeft w:val="640"/>
                  <w:marRight w:val="0"/>
                  <w:marTop w:val="0"/>
                  <w:marBottom w:val="0"/>
                  <w:divBdr>
                    <w:top w:val="none" w:sz="0" w:space="0" w:color="auto"/>
                    <w:left w:val="none" w:sz="0" w:space="0" w:color="auto"/>
                    <w:bottom w:val="none" w:sz="0" w:space="0" w:color="auto"/>
                    <w:right w:val="none" w:sz="0" w:space="0" w:color="auto"/>
                  </w:divBdr>
                </w:div>
                <w:div w:id="1118451584">
                  <w:marLeft w:val="640"/>
                  <w:marRight w:val="0"/>
                  <w:marTop w:val="0"/>
                  <w:marBottom w:val="0"/>
                  <w:divBdr>
                    <w:top w:val="none" w:sz="0" w:space="0" w:color="auto"/>
                    <w:left w:val="none" w:sz="0" w:space="0" w:color="auto"/>
                    <w:bottom w:val="none" w:sz="0" w:space="0" w:color="auto"/>
                    <w:right w:val="none" w:sz="0" w:space="0" w:color="auto"/>
                  </w:divBdr>
                </w:div>
                <w:div w:id="1131485392">
                  <w:marLeft w:val="640"/>
                  <w:marRight w:val="0"/>
                  <w:marTop w:val="0"/>
                  <w:marBottom w:val="0"/>
                  <w:divBdr>
                    <w:top w:val="none" w:sz="0" w:space="0" w:color="auto"/>
                    <w:left w:val="none" w:sz="0" w:space="0" w:color="auto"/>
                    <w:bottom w:val="none" w:sz="0" w:space="0" w:color="auto"/>
                    <w:right w:val="none" w:sz="0" w:space="0" w:color="auto"/>
                  </w:divBdr>
                </w:div>
                <w:div w:id="1222640450">
                  <w:marLeft w:val="640"/>
                  <w:marRight w:val="0"/>
                  <w:marTop w:val="0"/>
                  <w:marBottom w:val="0"/>
                  <w:divBdr>
                    <w:top w:val="none" w:sz="0" w:space="0" w:color="auto"/>
                    <w:left w:val="none" w:sz="0" w:space="0" w:color="auto"/>
                    <w:bottom w:val="none" w:sz="0" w:space="0" w:color="auto"/>
                    <w:right w:val="none" w:sz="0" w:space="0" w:color="auto"/>
                  </w:divBdr>
                </w:div>
                <w:div w:id="1243874074">
                  <w:marLeft w:val="640"/>
                  <w:marRight w:val="0"/>
                  <w:marTop w:val="0"/>
                  <w:marBottom w:val="0"/>
                  <w:divBdr>
                    <w:top w:val="none" w:sz="0" w:space="0" w:color="auto"/>
                    <w:left w:val="none" w:sz="0" w:space="0" w:color="auto"/>
                    <w:bottom w:val="none" w:sz="0" w:space="0" w:color="auto"/>
                    <w:right w:val="none" w:sz="0" w:space="0" w:color="auto"/>
                  </w:divBdr>
                </w:div>
                <w:div w:id="1263610779">
                  <w:marLeft w:val="640"/>
                  <w:marRight w:val="0"/>
                  <w:marTop w:val="0"/>
                  <w:marBottom w:val="0"/>
                  <w:divBdr>
                    <w:top w:val="none" w:sz="0" w:space="0" w:color="auto"/>
                    <w:left w:val="none" w:sz="0" w:space="0" w:color="auto"/>
                    <w:bottom w:val="none" w:sz="0" w:space="0" w:color="auto"/>
                    <w:right w:val="none" w:sz="0" w:space="0" w:color="auto"/>
                  </w:divBdr>
                </w:div>
                <w:div w:id="1345520726">
                  <w:marLeft w:val="640"/>
                  <w:marRight w:val="0"/>
                  <w:marTop w:val="0"/>
                  <w:marBottom w:val="0"/>
                  <w:divBdr>
                    <w:top w:val="none" w:sz="0" w:space="0" w:color="auto"/>
                    <w:left w:val="none" w:sz="0" w:space="0" w:color="auto"/>
                    <w:bottom w:val="none" w:sz="0" w:space="0" w:color="auto"/>
                    <w:right w:val="none" w:sz="0" w:space="0" w:color="auto"/>
                  </w:divBdr>
                </w:div>
                <w:div w:id="1365599229">
                  <w:marLeft w:val="640"/>
                  <w:marRight w:val="0"/>
                  <w:marTop w:val="0"/>
                  <w:marBottom w:val="0"/>
                  <w:divBdr>
                    <w:top w:val="none" w:sz="0" w:space="0" w:color="auto"/>
                    <w:left w:val="none" w:sz="0" w:space="0" w:color="auto"/>
                    <w:bottom w:val="none" w:sz="0" w:space="0" w:color="auto"/>
                    <w:right w:val="none" w:sz="0" w:space="0" w:color="auto"/>
                  </w:divBdr>
                </w:div>
                <w:div w:id="1410687953">
                  <w:marLeft w:val="640"/>
                  <w:marRight w:val="0"/>
                  <w:marTop w:val="0"/>
                  <w:marBottom w:val="0"/>
                  <w:divBdr>
                    <w:top w:val="none" w:sz="0" w:space="0" w:color="auto"/>
                    <w:left w:val="none" w:sz="0" w:space="0" w:color="auto"/>
                    <w:bottom w:val="none" w:sz="0" w:space="0" w:color="auto"/>
                    <w:right w:val="none" w:sz="0" w:space="0" w:color="auto"/>
                  </w:divBdr>
                </w:div>
                <w:div w:id="1449927438">
                  <w:marLeft w:val="640"/>
                  <w:marRight w:val="0"/>
                  <w:marTop w:val="0"/>
                  <w:marBottom w:val="0"/>
                  <w:divBdr>
                    <w:top w:val="none" w:sz="0" w:space="0" w:color="auto"/>
                    <w:left w:val="none" w:sz="0" w:space="0" w:color="auto"/>
                    <w:bottom w:val="none" w:sz="0" w:space="0" w:color="auto"/>
                    <w:right w:val="none" w:sz="0" w:space="0" w:color="auto"/>
                  </w:divBdr>
                </w:div>
                <w:div w:id="1464693665">
                  <w:marLeft w:val="640"/>
                  <w:marRight w:val="0"/>
                  <w:marTop w:val="0"/>
                  <w:marBottom w:val="0"/>
                  <w:divBdr>
                    <w:top w:val="none" w:sz="0" w:space="0" w:color="auto"/>
                    <w:left w:val="none" w:sz="0" w:space="0" w:color="auto"/>
                    <w:bottom w:val="none" w:sz="0" w:space="0" w:color="auto"/>
                    <w:right w:val="none" w:sz="0" w:space="0" w:color="auto"/>
                  </w:divBdr>
                </w:div>
                <w:div w:id="1464737991">
                  <w:marLeft w:val="640"/>
                  <w:marRight w:val="0"/>
                  <w:marTop w:val="0"/>
                  <w:marBottom w:val="0"/>
                  <w:divBdr>
                    <w:top w:val="none" w:sz="0" w:space="0" w:color="auto"/>
                    <w:left w:val="none" w:sz="0" w:space="0" w:color="auto"/>
                    <w:bottom w:val="none" w:sz="0" w:space="0" w:color="auto"/>
                    <w:right w:val="none" w:sz="0" w:space="0" w:color="auto"/>
                  </w:divBdr>
                </w:div>
                <w:div w:id="1512135416">
                  <w:marLeft w:val="640"/>
                  <w:marRight w:val="0"/>
                  <w:marTop w:val="0"/>
                  <w:marBottom w:val="0"/>
                  <w:divBdr>
                    <w:top w:val="none" w:sz="0" w:space="0" w:color="auto"/>
                    <w:left w:val="none" w:sz="0" w:space="0" w:color="auto"/>
                    <w:bottom w:val="none" w:sz="0" w:space="0" w:color="auto"/>
                    <w:right w:val="none" w:sz="0" w:space="0" w:color="auto"/>
                  </w:divBdr>
                </w:div>
                <w:div w:id="1516846376">
                  <w:marLeft w:val="640"/>
                  <w:marRight w:val="0"/>
                  <w:marTop w:val="0"/>
                  <w:marBottom w:val="0"/>
                  <w:divBdr>
                    <w:top w:val="none" w:sz="0" w:space="0" w:color="auto"/>
                    <w:left w:val="none" w:sz="0" w:space="0" w:color="auto"/>
                    <w:bottom w:val="none" w:sz="0" w:space="0" w:color="auto"/>
                    <w:right w:val="none" w:sz="0" w:space="0" w:color="auto"/>
                  </w:divBdr>
                </w:div>
                <w:div w:id="1568032252">
                  <w:marLeft w:val="640"/>
                  <w:marRight w:val="0"/>
                  <w:marTop w:val="0"/>
                  <w:marBottom w:val="0"/>
                  <w:divBdr>
                    <w:top w:val="none" w:sz="0" w:space="0" w:color="auto"/>
                    <w:left w:val="none" w:sz="0" w:space="0" w:color="auto"/>
                    <w:bottom w:val="none" w:sz="0" w:space="0" w:color="auto"/>
                    <w:right w:val="none" w:sz="0" w:space="0" w:color="auto"/>
                  </w:divBdr>
                </w:div>
                <w:div w:id="1629697482">
                  <w:marLeft w:val="640"/>
                  <w:marRight w:val="0"/>
                  <w:marTop w:val="0"/>
                  <w:marBottom w:val="0"/>
                  <w:divBdr>
                    <w:top w:val="none" w:sz="0" w:space="0" w:color="auto"/>
                    <w:left w:val="none" w:sz="0" w:space="0" w:color="auto"/>
                    <w:bottom w:val="none" w:sz="0" w:space="0" w:color="auto"/>
                    <w:right w:val="none" w:sz="0" w:space="0" w:color="auto"/>
                  </w:divBdr>
                </w:div>
                <w:div w:id="1644843993">
                  <w:marLeft w:val="640"/>
                  <w:marRight w:val="0"/>
                  <w:marTop w:val="0"/>
                  <w:marBottom w:val="0"/>
                  <w:divBdr>
                    <w:top w:val="none" w:sz="0" w:space="0" w:color="auto"/>
                    <w:left w:val="none" w:sz="0" w:space="0" w:color="auto"/>
                    <w:bottom w:val="none" w:sz="0" w:space="0" w:color="auto"/>
                    <w:right w:val="none" w:sz="0" w:space="0" w:color="auto"/>
                  </w:divBdr>
                </w:div>
                <w:div w:id="1652754939">
                  <w:marLeft w:val="640"/>
                  <w:marRight w:val="0"/>
                  <w:marTop w:val="0"/>
                  <w:marBottom w:val="0"/>
                  <w:divBdr>
                    <w:top w:val="none" w:sz="0" w:space="0" w:color="auto"/>
                    <w:left w:val="none" w:sz="0" w:space="0" w:color="auto"/>
                    <w:bottom w:val="none" w:sz="0" w:space="0" w:color="auto"/>
                    <w:right w:val="none" w:sz="0" w:space="0" w:color="auto"/>
                  </w:divBdr>
                </w:div>
                <w:div w:id="1691755312">
                  <w:marLeft w:val="640"/>
                  <w:marRight w:val="0"/>
                  <w:marTop w:val="0"/>
                  <w:marBottom w:val="0"/>
                  <w:divBdr>
                    <w:top w:val="none" w:sz="0" w:space="0" w:color="auto"/>
                    <w:left w:val="none" w:sz="0" w:space="0" w:color="auto"/>
                    <w:bottom w:val="none" w:sz="0" w:space="0" w:color="auto"/>
                    <w:right w:val="none" w:sz="0" w:space="0" w:color="auto"/>
                  </w:divBdr>
                </w:div>
                <w:div w:id="1731155275">
                  <w:marLeft w:val="640"/>
                  <w:marRight w:val="0"/>
                  <w:marTop w:val="0"/>
                  <w:marBottom w:val="0"/>
                  <w:divBdr>
                    <w:top w:val="none" w:sz="0" w:space="0" w:color="auto"/>
                    <w:left w:val="none" w:sz="0" w:space="0" w:color="auto"/>
                    <w:bottom w:val="none" w:sz="0" w:space="0" w:color="auto"/>
                    <w:right w:val="none" w:sz="0" w:space="0" w:color="auto"/>
                  </w:divBdr>
                </w:div>
                <w:div w:id="1740513840">
                  <w:marLeft w:val="640"/>
                  <w:marRight w:val="0"/>
                  <w:marTop w:val="0"/>
                  <w:marBottom w:val="0"/>
                  <w:divBdr>
                    <w:top w:val="none" w:sz="0" w:space="0" w:color="auto"/>
                    <w:left w:val="none" w:sz="0" w:space="0" w:color="auto"/>
                    <w:bottom w:val="none" w:sz="0" w:space="0" w:color="auto"/>
                    <w:right w:val="none" w:sz="0" w:space="0" w:color="auto"/>
                  </w:divBdr>
                </w:div>
                <w:div w:id="1754816301">
                  <w:marLeft w:val="640"/>
                  <w:marRight w:val="0"/>
                  <w:marTop w:val="0"/>
                  <w:marBottom w:val="0"/>
                  <w:divBdr>
                    <w:top w:val="none" w:sz="0" w:space="0" w:color="auto"/>
                    <w:left w:val="none" w:sz="0" w:space="0" w:color="auto"/>
                    <w:bottom w:val="none" w:sz="0" w:space="0" w:color="auto"/>
                    <w:right w:val="none" w:sz="0" w:space="0" w:color="auto"/>
                  </w:divBdr>
                </w:div>
                <w:div w:id="1829442351">
                  <w:marLeft w:val="640"/>
                  <w:marRight w:val="0"/>
                  <w:marTop w:val="0"/>
                  <w:marBottom w:val="0"/>
                  <w:divBdr>
                    <w:top w:val="none" w:sz="0" w:space="0" w:color="auto"/>
                    <w:left w:val="none" w:sz="0" w:space="0" w:color="auto"/>
                    <w:bottom w:val="none" w:sz="0" w:space="0" w:color="auto"/>
                    <w:right w:val="none" w:sz="0" w:space="0" w:color="auto"/>
                  </w:divBdr>
                </w:div>
                <w:div w:id="1845824796">
                  <w:marLeft w:val="640"/>
                  <w:marRight w:val="0"/>
                  <w:marTop w:val="0"/>
                  <w:marBottom w:val="0"/>
                  <w:divBdr>
                    <w:top w:val="none" w:sz="0" w:space="0" w:color="auto"/>
                    <w:left w:val="none" w:sz="0" w:space="0" w:color="auto"/>
                    <w:bottom w:val="none" w:sz="0" w:space="0" w:color="auto"/>
                    <w:right w:val="none" w:sz="0" w:space="0" w:color="auto"/>
                  </w:divBdr>
                </w:div>
                <w:div w:id="1846432762">
                  <w:marLeft w:val="640"/>
                  <w:marRight w:val="0"/>
                  <w:marTop w:val="0"/>
                  <w:marBottom w:val="0"/>
                  <w:divBdr>
                    <w:top w:val="none" w:sz="0" w:space="0" w:color="auto"/>
                    <w:left w:val="none" w:sz="0" w:space="0" w:color="auto"/>
                    <w:bottom w:val="none" w:sz="0" w:space="0" w:color="auto"/>
                    <w:right w:val="none" w:sz="0" w:space="0" w:color="auto"/>
                  </w:divBdr>
                </w:div>
                <w:div w:id="1940677901">
                  <w:marLeft w:val="640"/>
                  <w:marRight w:val="0"/>
                  <w:marTop w:val="0"/>
                  <w:marBottom w:val="0"/>
                  <w:divBdr>
                    <w:top w:val="none" w:sz="0" w:space="0" w:color="auto"/>
                    <w:left w:val="none" w:sz="0" w:space="0" w:color="auto"/>
                    <w:bottom w:val="none" w:sz="0" w:space="0" w:color="auto"/>
                    <w:right w:val="none" w:sz="0" w:space="0" w:color="auto"/>
                  </w:divBdr>
                </w:div>
                <w:div w:id="1977907469">
                  <w:marLeft w:val="640"/>
                  <w:marRight w:val="0"/>
                  <w:marTop w:val="0"/>
                  <w:marBottom w:val="0"/>
                  <w:divBdr>
                    <w:top w:val="none" w:sz="0" w:space="0" w:color="auto"/>
                    <w:left w:val="none" w:sz="0" w:space="0" w:color="auto"/>
                    <w:bottom w:val="none" w:sz="0" w:space="0" w:color="auto"/>
                    <w:right w:val="none" w:sz="0" w:space="0" w:color="auto"/>
                  </w:divBdr>
                </w:div>
                <w:div w:id="1979796139">
                  <w:marLeft w:val="640"/>
                  <w:marRight w:val="0"/>
                  <w:marTop w:val="0"/>
                  <w:marBottom w:val="0"/>
                  <w:divBdr>
                    <w:top w:val="none" w:sz="0" w:space="0" w:color="auto"/>
                    <w:left w:val="none" w:sz="0" w:space="0" w:color="auto"/>
                    <w:bottom w:val="none" w:sz="0" w:space="0" w:color="auto"/>
                    <w:right w:val="none" w:sz="0" w:space="0" w:color="auto"/>
                  </w:divBdr>
                </w:div>
                <w:div w:id="1986010792">
                  <w:marLeft w:val="640"/>
                  <w:marRight w:val="0"/>
                  <w:marTop w:val="0"/>
                  <w:marBottom w:val="0"/>
                  <w:divBdr>
                    <w:top w:val="none" w:sz="0" w:space="0" w:color="auto"/>
                    <w:left w:val="none" w:sz="0" w:space="0" w:color="auto"/>
                    <w:bottom w:val="none" w:sz="0" w:space="0" w:color="auto"/>
                    <w:right w:val="none" w:sz="0" w:space="0" w:color="auto"/>
                  </w:divBdr>
                </w:div>
                <w:div w:id="2024623686">
                  <w:marLeft w:val="640"/>
                  <w:marRight w:val="0"/>
                  <w:marTop w:val="0"/>
                  <w:marBottom w:val="0"/>
                  <w:divBdr>
                    <w:top w:val="none" w:sz="0" w:space="0" w:color="auto"/>
                    <w:left w:val="none" w:sz="0" w:space="0" w:color="auto"/>
                    <w:bottom w:val="none" w:sz="0" w:space="0" w:color="auto"/>
                    <w:right w:val="none" w:sz="0" w:space="0" w:color="auto"/>
                  </w:divBdr>
                </w:div>
                <w:div w:id="2028677467">
                  <w:marLeft w:val="640"/>
                  <w:marRight w:val="0"/>
                  <w:marTop w:val="0"/>
                  <w:marBottom w:val="0"/>
                  <w:divBdr>
                    <w:top w:val="none" w:sz="0" w:space="0" w:color="auto"/>
                    <w:left w:val="none" w:sz="0" w:space="0" w:color="auto"/>
                    <w:bottom w:val="none" w:sz="0" w:space="0" w:color="auto"/>
                    <w:right w:val="none" w:sz="0" w:space="0" w:color="auto"/>
                  </w:divBdr>
                </w:div>
                <w:div w:id="2041931258">
                  <w:marLeft w:val="640"/>
                  <w:marRight w:val="0"/>
                  <w:marTop w:val="0"/>
                  <w:marBottom w:val="0"/>
                  <w:divBdr>
                    <w:top w:val="none" w:sz="0" w:space="0" w:color="auto"/>
                    <w:left w:val="none" w:sz="0" w:space="0" w:color="auto"/>
                    <w:bottom w:val="none" w:sz="0" w:space="0" w:color="auto"/>
                    <w:right w:val="none" w:sz="0" w:space="0" w:color="auto"/>
                  </w:divBdr>
                </w:div>
                <w:div w:id="2058158103">
                  <w:marLeft w:val="640"/>
                  <w:marRight w:val="0"/>
                  <w:marTop w:val="0"/>
                  <w:marBottom w:val="0"/>
                  <w:divBdr>
                    <w:top w:val="none" w:sz="0" w:space="0" w:color="auto"/>
                    <w:left w:val="none" w:sz="0" w:space="0" w:color="auto"/>
                    <w:bottom w:val="none" w:sz="0" w:space="0" w:color="auto"/>
                    <w:right w:val="none" w:sz="0" w:space="0" w:color="auto"/>
                  </w:divBdr>
                </w:div>
                <w:div w:id="2089106823">
                  <w:marLeft w:val="640"/>
                  <w:marRight w:val="0"/>
                  <w:marTop w:val="0"/>
                  <w:marBottom w:val="0"/>
                  <w:divBdr>
                    <w:top w:val="none" w:sz="0" w:space="0" w:color="auto"/>
                    <w:left w:val="none" w:sz="0" w:space="0" w:color="auto"/>
                    <w:bottom w:val="none" w:sz="0" w:space="0" w:color="auto"/>
                    <w:right w:val="none" w:sz="0" w:space="0" w:color="auto"/>
                  </w:divBdr>
                </w:div>
                <w:div w:id="2139299864">
                  <w:marLeft w:val="640"/>
                  <w:marRight w:val="0"/>
                  <w:marTop w:val="0"/>
                  <w:marBottom w:val="0"/>
                  <w:divBdr>
                    <w:top w:val="none" w:sz="0" w:space="0" w:color="auto"/>
                    <w:left w:val="none" w:sz="0" w:space="0" w:color="auto"/>
                    <w:bottom w:val="none" w:sz="0" w:space="0" w:color="auto"/>
                    <w:right w:val="none" w:sz="0" w:space="0" w:color="auto"/>
                  </w:divBdr>
                </w:div>
              </w:divsChild>
            </w:div>
            <w:div w:id="1213691730">
              <w:marLeft w:val="0"/>
              <w:marRight w:val="0"/>
              <w:marTop w:val="0"/>
              <w:marBottom w:val="0"/>
              <w:divBdr>
                <w:top w:val="none" w:sz="0" w:space="0" w:color="auto"/>
                <w:left w:val="none" w:sz="0" w:space="0" w:color="auto"/>
                <w:bottom w:val="none" w:sz="0" w:space="0" w:color="auto"/>
                <w:right w:val="none" w:sz="0" w:space="0" w:color="auto"/>
              </w:divBdr>
              <w:divsChild>
                <w:div w:id="44332478">
                  <w:marLeft w:val="640"/>
                  <w:marRight w:val="0"/>
                  <w:marTop w:val="0"/>
                  <w:marBottom w:val="0"/>
                  <w:divBdr>
                    <w:top w:val="none" w:sz="0" w:space="0" w:color="auto"/>
                    <w:left w:val="none" w:sz="0" w:space="0" w:color="auto"/>
                    <w:bottom w:val="none" w:sz="0" w:space="0" w:color="auto"/>
                    <w:right w:val="none" w:sz="0" w:space="0" w:color="auto"/>
                  </w:divBdr>
                </w:div>
                <w:div w:id="82534149">
                  <w:marLeft w:val="640"/>
                  <w:marRight w:val="0"/>
                  <w:marTop w:val="0"/>
                  <w:marBottom w:val="0"/>
                  <w:divBdr>
                    <w:top w:val="none" w:sz="0" w:space="0" w:color="auto"/>
                    <w:left w:val="none" w:sz="0" w:space="0" w:color="auto"/>
                    <w:bottom w:val="none" w:sz="0" w:space="0" w:color="auto"/>
                    <w:right w:val="none" w:sz="0" w:space="0" w:color="auto"/>
                  </w:divBdr>
                </w:div>
                <w:div w:id="135487142">
                  <w:marLeft w:val="640"/>
                  <w:marRight w:val="0"/>
                  <w:marTop w:val="0"/>
                  <w:marBottom w:val="0"/>
                  <w:divBdr>
                    <w:top w:val="none" w:sz="0" w:space="0" w:color="auto"/>
                    <w:left w:val="none" w:sz="0" w:space="0" w:color="auto"/>
                    <w:bottom w:val="none" w:sz="0" w:space="0" w:color="auto"/>
                    <w:right w:val="none" w:sz="0" w:space="0" w:color="auto"/>
                  </w:divBdr>
                </w:div>
                <w:div w:id="149449559">
                  <w:marLeft w:val="640"/>
                  <w:marRight w:val="0"/>
                  <w:marTop w:val="0"/>
                  <w:marBottom w:val="0"/>
                  <w:divBdr>
                    <w:top w:val="none" w:sz="0" w:space="0" w:color="auto"/>
                    <w:left w:val="none" w:sz="0" w:space="0" w:color="auto"/>
                    <w:bottom w:val="none" w:sz="0" w:space="0" w:color="auto"/>
                    <w:right w:val="none" w:sz="0" w:space="0" w:color="auto"/>
                  </w:divBdr>
                </w:div>
                <w:div w:id="226573473">
                  <w:marLeft w:val="640"/>
                  <w:marRight w:val="0"/>
                  <w:marTop w:val="0"/>
                  <w:marBottom w:val="0"/>
                  <w:divBdr>
                    <w:top w:val="none" w:sz="0" w:space="0" w:color="auto"/>
                    <w:left w:val="none" w:sz="0" w:space="0" w:color="auto"/>
                    <w:bottom w:val="none" w:sz="0" w:space="0" w:color="auto"/>
                    <w:right w:val="none" w:sz="0" w:space="0" w:color="auto"/>
                  </w:divBdr>
                </w:div>
                <w:div w:id="294214002">
                  <w:marLeft w:val="640"/>
                  <w:marRight w:val="0"/>
                  <w:marTop w:val="0"/>
                  <w:marBottom w:val="0"/>
                  <w:divBdr>
                    <w:top w:val="none" w:sz="0" w:space="0" w:color="auto"/>
                    <w:left w:val="none" w:sz="0" w:space="0" w:color="auto"/>
                    <w:bottom w:val="none" w:sz="0" w:space="0" w:color="auto"/>
                    <w:right w:val="none" w:sz="0" w:space="0" w:color="auto"/>
                  </w:divBdr>
                </w:div>
                <w:div w:id="336466579">
                  <w:marLeft w:val="640"/>
                  <w:marRight w:val="0"/>
                  <w:marTop w:val="0"/>
                  <w:marBottom w:val="0"/>
                  <w:divBdr>
                    <w:top w:val="none" w:sz="0" w:space="0" w:color="auto"/>
                    <w:left w:val="none" w:sz="0" w:space="0" w:color="auto"/>
                    <w:bottom w:val="none" w:sz="0" w:space="0" w:color="auto"/>
                    <w:right w:val="none" w:sz="0" w:space="0" w:color="auto"/>
                  </w:divBdr>
                </w:div>
                <w:div w:id="499588452">
                  <w:marLeft w:val="640"/>
                  <w:marRight w:val="0"/>
                  <w:marTop w:val="0"/>
                  <w:marBottom w:val="0"/>
                  <w:divBdr>
                    <w:top w:val="none" w:sz="0" w:space="0" w:color="auto"/>
                    <w:left w:val="none" w:sz="0" w:space="0" w:color="auto"/>
                    <w:bottom w:val="none" w:sz="0" w:space="0" w:color="auto"/>
                    <w:right w:val="none" w:sz="0" w:space="0" w:color="auto"/>
                  </w:divBdr>
                </w:div>
                <w:div w:id="536163217">
                  <w:marLeft w:val="640"/>
                  <w:marRight w:val="0"/>
                  <w:marTop w:val="0"/>
                  <w:marBottom w:val="0"/>
                  <w:divBdr>
                    <w:top w:val="none" w:sz="0" w:space="0" w:color="auto"/>
                    <w:left w:val="none" w:sz="0" w:space="0" w:color="auto"/>
                    <w:bottom w:val="none" w:sz="0" w:space="0" w:color="auto"/>
                    <w:right w:val="none" w:sz="0" w:space="0" w:color="auto"/>
                  </w:divBdr>
                </w:div>
                <w:div w:id="551622212">
                  <w:marLeft w:val="640"/>
                  <w:marRight w:val="0"/>
                  <w:marTop w:val="0"/>
                  <w:marBottom w:val="0"/>
                  <w:divBdr>
                    <w:top w:val="none" w:sz="0" w:space="0" w:color="auto"/>
                    <w:left w:val="none" w:sz="0" w:space="0" w:color="auto"/>
                    <w:bottom w:val="none" w:sz="0" w:space="0" w:color="auto"/>
                    <w:right w:val="none" w:sz="0" w:space="0" w:color="auto"/>
                  </w:divBdr>
                </w:div>
                <w:div w:id="559906457">
                  <w:marLeft w:val="640"/>
                  <w:marRight w:val="0"/>
                  <w:marTop w:val="0"/>
                  <w:marBottom w:val="0"/>
                  <w:divBdr>
                    <w:top w:val="none" w:sz="0" w:space="0" w:color="auto"/>
                    <w:left w:val="none" w:sz="0" w:space="0" w:color="auto"/>
                    <w:bottom w:val="none" w:sz="0" w:space="0" w:color="auto"/>
                    <w:right w:val="none" w:sz="0" w:space="0" w:color="auto"/>
                  </w:divBdr>
                </w:div>
                <w:div w:id="560215344">
                  <w:marLeft w:val="640"/>
                  <w:marRight w:val="0"/>
                  <w:marTop w:val="0"/>
                  <w:marBottom w:val="0"/>
                  <w:divBdr>
                    <w:top w:val="none" w:sz="0" w:space="0" w:color="auto"/>
                    <w:left w:val="none" w:sz="0" w:space="0" w:color="auto"/>
                    <w:bottom w:val="none" w:sz="0" w:space="0" w:color="auto"/>
                    <w:right w:val="none" w:sz="0" w:space="0" w:color="auto"/>
                  </w:divBdr>
                </w:div>
                <w:div w:id="622075672">
                  <w:marLeft w:val="640"/>
                  <w:marRight w:val="0"/>
                  <w:marTop w:val="0"/>
                  <w:marBottom w:val="0"/>
                  <w:divBdr>
                    <w:top w:val="none" w:sz="0" w:space="0" w:color="auto"/>
                    <w:left w:val="none" w:sz="0" w:space="0" w:color="auto"/>
                    <w:bottom w:val="none" w:sz="0" w:space="0" w:color="auto"/>
                    <w:right w:val="none" w:sz="0" w:space="0" w:color="auto"/>
                  </w:divBdr>
                </w:div>
                <w:div w:id="629868069">
                  <w:marLeft w:val="640"/>
                  <w:marRight w:val="0"/>
                  <w:marTop w:val="0"/>
                  <w:marBottom w:val="0"/>
                  <w:divBdr>
                    <w:top w:val="none" w:sz="0" w:space="0" w:color="auto"/>
                    <w:left w:val="none" w:sz="0" w:space="0" w:color="auto"/>
                    <w:bottom w:val="none" w:sz="0" w:space="0" w:color="auto"/>
                    <w:right w:val="none" w:sz="0" w:space="0" w:color="auto"/>
                  </w:divBdr>
                </w:div>
                <w:div w:id="683285520">
                  <w:marLeft w:val="640"/>
                  <w:marRight w:val="0"/>
                  <w:marTop w:val="0"/>
                  <w:marBottom w:val="0"/>
                  <w:divBdr>
                    <w:top w:val="none" w:sz="0" w:space="0" w:color="auto"/>
                    <w:left w:val="none" w:sz="0" w:space="0" w:color="auto"/>
                    <w:bottom w:val="none" w:sz="0" w:space="0" w:color="auto"/>
                    <w:right w:val="none" w:sz="0" w:space="0" w:color="auto"/>
                  </w:divBdr>
                </w:div>
                <w:div w:id="691029892">
                  <w:marLeft w:val="640"/>
                  <w:marRight w:val="0"/>
                  <w:marTop w:val="0"/>
                  <w:marBottom w:val="0"/>
                  <w:divBdr>
                    <w:top w:val="none" w:sz="0" w:space="0" w:color="auto"/>
                    <w:left w:val="none" w:sz="0" w:space="0" w:color="auto"/>
                    <w:bottom w:val="none" w:sz="0" w:space="0" w:color="auto"/>
                    <w:right w:val="none" w:sz="0" w:space="0" w:color="auto"/>
                  </w:divBdr>
                </w:div>
                <w:div w:id="693313902">
                  <w:marLeft w:val="640"/>
                  <w:marRight w:val="0"/>
                  <w:marTop w:val="0"/>
                  <w:marBottom w:val="0"/>
                  <w:divBdr>
                    <w:top w:val="none" w:sz="0" w:space="0" w:color="auto"/>
                    <w:left w:val="none" w:sz="0" w:space="0" w:color="auto"/>
                    <w:bottom w:val="none" w:sz="0" w:space="0" w:color="auto"/>
                    <w:right w:val="none" w:sz="0" w:space="0" w:color="auto"/>
                  </w:divBdr>
                </w:div>
                <w:div w:id="712733878">
                  <w:marLeft w:val="640"/>
                  <w:marRight w:val="0"/>
                  <w:marTop w:val="0"/>
                  <w:marBottom w:val="0"/>
                  <w:divBdr>
                    <w:top w:val="none" w:sz="0" w:space="0" w:color="auto"/>
                    <w:left w:val="none" w:sz="0" w:space="0" w:color="auto"/>
                    <w:bottom w:val="none" w:sz="0" w:space="0" w:color="auto"/>
                    <w:right w:val="none" w:sz="0" w:space="0" w:color="auto"/>
                  </w:divBdr>
                </w:div>
                <w:div w:id="750277850">
                  <w:marLeft w:val="640"/>
                  <w:marRight w:val="0"/>
                  <w:marTop w:val="0"/>
                  <w:marBottom w:val="0"/>
                  <w:divBdr>
                    <w:top w:val="none" w:sz="0" w:space="0" w:color="auto"/>
                    <w:left w:val="none" w:sz="0" w:space="0" w:color="auto"/>
                    <w:bottom w:val="none" w:sz="0" w:space="0" w:color="auto"/>
                    <w:right w:val="none" w:sz="0" w:space="0" w:color="auto"/>
                  </w:divBdr>
                </w:div>
                <w:div w:id="759061042">
                  <w:marLeft w:val="640"/>
                  <w:marRight w:val="0"/>
                  <w:marTop w:val="0"/>
                  <w:marBottom w:val="0"/>
                  <w:divBdr>
                    <w:top w:val="none" w:sz="0" w:space="0" w:color="auto"/>
                    <w:left w:val="none" w:sz="0" w:space="0" w:color="auto"/>
                    <w:bottom w:val="none" w:sz="0" w:space="0" w:color="auto"/>
                    <w:right w:val="none" w:sz="0" w:space="0" w:color="auto"/>
                  </w:divBdr>
                </w:div>
                <w:div w:id="801000174">
                  <w:marLeft w:val="640"/>
                  <w:marRight w:val="0"/>
                  <w:marTop w:val="0"/>
                  <w:marBottom w:val="0"/>
                  <w:divBdr>
                    <w:top w:val="none" w:sz="0" w:space="0" w:color="auto"/>
                    <w:left w:val="none" w:sz="0" w:space="0" w:color="auto"/>
                    <w:bottom w:val="none" w:sz="0" w:space="0" w:color="auto"/>
                    <w:right w:val="none" w:sz="0" w:space="0" w:color="auto"/>
                  </w:divBdr>
                </w:div>
                <w:div w:id="828643087">
                  <w:marLeft w:val="640"/>
                  <w:marRight w:val="0"/>
                  <w:marTop w:val="0"/>
                  <w:marBottom w:val="0"/>
                  <w:divBdr>
                    <w:top w:val="none" w:sz="0" w:space="0" w:color="auto"/>
                    <w:left w:val="none" w:sz="0" w:space="0" w:color="auto"/>
                    <w:bottom w:val="none" w:sz="0" w:space="0" w:color="auto"/>
                    <w:right w:val="none" w:sz="0" w:space="0" w:color="auto"/>
                  </w:divBdr>
                </w:div>
                <w:div w:id="893348963">
                  <w:marLeft w:val="640"/>
                  <w:marRight w:val="0"/>
                  <w:marTop w:val="0"/>
                  <w:marBottom w:val="0"/>
                  <w:divBdr>
                    <w:top w:val="none" w:sz="0" w:space="0" w:color="auto"/>
                    <w:left w:val="none" w:sz="0" w:space="0" w:color="auto"/>
                    <w:bottom w:val="none" w:sz="0" w:space="0" w:color="auto"/>
                    <w:right w:val="none" w:sz="0" w:space="0" w:color="auto"/>
                  </w:divBdr>
                </w:div>
                <w:div w:id="895511331">
                  <w:marLeft w:val="640"/>
                  <w:marRight w:val="0"/>
                  <w:marTop w:val="0"/>
                  <w:marBottom w:val="0"/>
                  <w:divBdr>
                    <w:top w:val="none" w:sz="0" w:space="0" w:color="auto"/>
                    <w:left w:val="none" w:sz="0" w:space="0" w:color="auto"/>
                    <w:bottom w:val="none" w:sz="0" w:space="0" w:color="auto"/>
                    <w:right w:val="none" w:sz="0" w:space="0" w:color="auto"/>
                  </w:divBdr>
                </w:div>
                <w:div w:id="908538131">
                  <w:marLeft w:val="640"/>
                  <w:marRight w:val="0"/>
                  <w:marTop w:val="0"/>
                  <w:marBottom w:val="0"/>
                  <w:divBdr>
                    <w:top w:val="none" w:sz="0" w:space="0" w:color="auto"/>
                    <w:left w:val="none" w:sz="0" w:space="0" w:color="auto"/>
                    <w:bottom w:val="none" w:sz="0" w:space="0" w:color="auto"/>
                    <w:right w:val="none" w:sz="0" w:space="0" w:color="auto"/>
                  </w:divBdr>
                </w:div>
                <w:div w:id="923880691">
                  <w:marLeft w:val="640"/>
                  <w:marRight w:val="0"/>
                  <w:marTop w:val="0"/>
                  <w:marBottom w:val="0"/>
                  <w:divBdr>
                    <w:top w:val="none" w:sz="0" w:space="0" w:color="auto"/>
                    <w:left w:val="none" w:sz="0" w:space="0" w:color="auto"/>
                    <w:bottom w:val="none" w:sz="0" w:space="0" w:color="auto"/>
                    <w:right w:val="none" w:sz="0" w:space="0" w:color="auto"/>
                  </w:divBdr>
                </w:div>
                <w:div w:id="957562813">
                  <w:marLeft w:val="640"/>
                  <w:marRight w:val="0"/>
                  <w:marTop w:val="0"/>
                  <w:marBottom w:val="0"/>
                  <w:divBdr>
                    <w:top w:val="none" w:sz="0" w:space="0" w:color="auto"/>
                    <w:left w:val="none" w:sz="0" w:space="0" w:color="auto"/>
                    <w:bottom w:val="none" w:sz="0" w:space="0" w:color="auto"/>
                    <w:right w:val="none" w:sz="0" w:space="0" w:color="auto"/>
                  </w:divBdr>
                </w:div>
                <w:div w:id="977220495">
                  <w:marLeft w:val="640"/>
                  <w:marRight w:val="0"/>
                  <w:marTop w:val="0"/>
                  <w:marBottom w:val="0"/>
                  <w:divBdr>
                    <w:top w:val="none" w:sz="0" w:space="0" w:color="auto"/>
                    <w:left w:val="none" w:sz="0" w:space="0" w:color="auto"/>
                    <w:bottom w:val="none" w:sz="0" w:space="0" w:color="auto"/>
                    <w:right w:val="none" w:sz="0" w:space="0" w:color="auto"/>
                  </w:divBdr>
                </w:div>
                <w:div w:id="1013997099">
                  <w:marLeft w:val="640"/>
                  <w:marRight w:val="0"/>
                  <w:marTop w:val="0"/>
                  <w:marBottom w:val="0"/>
                  <w:divBdr>
                    <w:top w:val="none" w:sz="0" w:space="0" w:color="auto"/>
                    <w:left w:val="none" w:sz="0" w:space="0" w:color="auto"/>
                    <w:bottom w:val="none" w:sz="0" w:space="0" w:color="auto"/>
                    <w:right w:val="none" w:sz="0" w:space="0" w:color="auto"/>
                  </w:divBdr>
                </w:div>
                <w:div w:id="1032073642">
                  <w:marLeft w:val="640"/>
                  <w:marRight w:val="0"/>
                  <w:marTop w:val="0"/>
                  <w:marBottom w:val="0"/>
                  <w:divBdr>
                    <w:top w:val="none" w:sz="0" w:space="0" w:color="auto"/>
                    <w:left w:val="none" w:sz="0" w:space="0" w:color="auto"/>
                    <w:bottom w:val="none" w:sz="0" w:space="0" w:color="auto"/>
                    <w:right w:val="none" w:sz="0" w:space="0" w:color="auto"/>
                  </w:divBdr>
                </w:div>
                <w:div w:id="1086922257">
                  <w:marLeft w:val="640"/>
                  <w:marRight w:val="0"/>
                  <w:marTop w:val="0"/>
                  <w:marBottom w:val="0"/>
                  <w:divBdr>
                    <w:top w:val="none" w:sz="0" w:space="0" w:color="auto"/>
                    <w:left w:val="none" w:sz="0" w:space="0" w:color="auto"/>
                    <w:bottom w:val="none" w:sz="0" w:space="0" w:color="auto"/>
                    <w:right w:val="none" w:sz="0" w:space="0" w:color="auto"/>
                  </w:divBdr>
                </w:div>
                <w:div w:id="1116870324">
                  <w:marLeft w:val="640"/>
                  <w:marRight w:val="0"/>
                  <w:marTop w:val="0"/>
                  <w:marBottom w:val="0"/>
                  <w:divBdr>
                    <w:top w:val="none" w:sz="0" w:space="0" w:color="auto"/>
                    <w:left w:val="none" w:sz="0" w:space="0" w:color="auto"/>
                    <w:bottom w:val="none" w:sz="0" w:space="0" w:color="auto"/>
                    <w:right w:val="none" w:sz="0" w:space="0" w:color="auto"/>
                  </w:divBdr>
                </w:div>
                <w:div w:id="1186672029">
                  <w:marLeft w:val="640"/>
                  <w:marRight w:val="0"/>
                  <w:marTop w:val="0"/>
                  <w:marBottom w:val="0"/>
                  <w:divBdr>
                    <w:top w:val="none" w:sz="0" w:space="0" w:color="auto"/>
                    <w:left w:val="none" w:sz="0" w:space="0" w:color="auto"/>
                    <w:bottom w:val="none" w:sz="0" w:space="0" w:color="auto"/>
                    <w:right w:val="none" w:sz="0" w:space="0" w:color="auto"/>
                  </w:divBdr>
                </w:div>
                <w:div w:id="1227301854">
                  <w:marLeft w:val="640"/>
                  <w:marRight w:val="0"/>
                  <w:marTop w:val="0"/>
                  <w:marBottom w:val="0"/>
                  <w:divBdr>
                    <w:top w:val="none" w:sz="0" w:space="0" w:color="auto"/>
                    <w:left w:val="none" w:sz="0" w:space="0" w:color="auto"/>
                    <w:bottom w:val="none" w:sz="0" w:space="0" w:color="auto"/>
                    <w:right w:val="none" w:sz="0" w:space="0" w:color="auto"/>
                  </w:divBdr>
                </w:div>
                <w:div w:id="1228221928">
                  <w:marLeft w:val="640"/>
                  <w:marRight w:val="0"/>
                  <w:marTop w:val="0"/>
                  <w:marBottom w:val="0"/>
                  <w:divBdr>
                    <w:top w:val="none" w:sz="0" w:space="0" w:color="auto"/>
                    <w:left w:val="none" w:sz="0" w:space="0" w:color="auto"/>
                    <w:bottom w:val="none" w:sz="0" w:space="0" w:color="auto"/>
                    <w:right w:val="none" w:sz="0" w:space="0" w:color="auto"/>
                  </w:divBdr>
                </w:div>
                <w:div w:id="1283732015">
                  <w:marLeft w:val="640"/>
                  <w:marRight w:val="0"/>
                  <w:marTop w:val="0"/>
                  <w:marBottom w:val="0"/>
                  <w:divBdr>
                    <w:top w:val="none" w:sz="0" w:space="0" w:color="auto"/>
                    <w:left w:val="none" w:sz="0" w:space="0" w:color="auto"/>
                    <w:bottom w:val="none" w:sz="0" w:space="0" w:color="auto"/>
                    <w:right w:val="none" w:sz="0" w:space="0" w:color="auto"/>
                  </w:divBdr>
                </w:div>
                <w:div w:id="1291667446">
                  <w:marLeft w:val="640"/>
                  <w:marRight w:val="0"/>
                  <w:marTop w:val="0"/>
                  <w:marBottom w:val="0"/>
                  <w:divBdr>
                    <w:top w:val="none" w:sz="0" w:space="0" w:color="auto"/>
                    <w:left w:val="none" w:sz="0" w:space="0" w:color="auto"/>
                    <w:bottom w:val="none" w:sz="0" w:space="0" w:color="auto"/>
                    <w:right w:val="none" w:sz="0" w:space="0" w:color="auto"/>
                  </w:divBdr>
                </w:div>
                <w:div w:id="1294941896">
                  <w:marLeft w:val="640"/>
                  <w:marRight w:val="0"/>
                  <w:marTop w:val="0"/>
                  <w:marBottom w:val="0"/>
                  <w:divBdr>
                    <w:top w:val="none" w:sz="0" w:space="0" w:color="auto"/>
                    <w:left w:val="none" w:sz="0" w:space="0" w:color="auto"/>
                    <w:bottom w:val="none" w:sz="0" w:space="0" w:color="auto"/>
                    <w:right w:val="none" w:sz="0" w:space="0" w:color="auto"/>
                  </w:divBdr>
                </w:div>
                <w:div w:id="1367369034">
                  <w:marLeft w:val="640"/>
                  <w:marRight w:val="0"/>
                  <w:marTop w:val="0"/>
                  <w:marBottom w:val="0"/>
                  <w:divBdr>
                    <w:top w:val="none" w:sz="0" w:space="0" w:color="auto"/>
                    <w:left w:val="none" w:sz="0" w:space="0" w:color="auto"/>
                    <w:bottom w:val="none" w:sz="0" w:space="0" w:color="auto"/>
                    <w:right w:val="none" w:sz="0" w:space="0" w:color="auto"/>
                  </w:divBdr>
                </w:div>
                <w:div w:id="1378118235">
                  <w:marLeft w:val="640"/>
                  <w:marRight w:val="0"/>
                  <w:marTop w:val="0"/>
                  <w:marBottom w:val="0"/>
                  <w:divBdr>
                    <w:top w:val="none" w:sz="0" w:space="0" w:color="auto"/>
                    <w:left w:val="none" w:sz="0" w:space="0" w:color="auto"/>
                    <w:bottom w:val="none" w:sz="0" w:space="0" w:color="auto"/>
                    <w:right w:val="none" w:sz="0" w:space="0" w:color="auto"/>
                  </w:divBdr>
                </w:div>
                <w:div w:id="1379277701">
                  <w:marLeft w:val="640"/>
                  <w:marRight w:val="0"/>
                  <w:marTop w:val="0"/>
                  <w:marBottom w:val="0"/>
                  <w:divBdr>
                    <w:top w:val="none" w:sz="0" w:space="0" w:color="auto"/>
                    <w:left w:val="none" w:sz="0" w:space="0" w:color="auto"/>
                    <w:bottom w:val="none" w:sz="0" w:space="0" w:color="auto"/>
                    <w:right w:val="none" w:sz="0" w:space="0" w:color="auto"/>
                  </w:divBdr>
                </w:div>
                <w:div w:id="1393121541">
                  <w:marLeft w:val="640"/>
                  <w:marRight w:val="0"/>
                  <w:marTop w:val="0"/>
                  <w:marBottom w:val="0"/>
                  <w:divBdr>
                    <w:top w:val="none" w:sz="0" w:space="0" w:color="auto"/>
                    <w:left w:val="none" w:sz="0" w:space="0" w:color="auto"/>
                    <w:bottom w:val="none" w:sz="0" w:space="0" w:color="auto"/>
                    <w:right w:val="none" w:sz="0" w:space="0" w:color="auto"/>
                  </w:divBdr>
                </w:div>
                <w:div w:id="1406495659">
                  <w:marLeft w:val="640"/>
                  <w:marRight w:val="0"/>
                  <w:marTop w:val="0"/>
                  <w:marBottom w:val="0"/>
                  <w:divBdr>
                    <w:top w:val="none" w:sz="0" w:space="0" w:color="auto"/>
                    <w:left w:val="none" w:sz="0" w:space="0" w:color="auto"/>
                    <w:bottom w:val="none" w:sz="0" w:space="0" w:color="auto"/>
                    <w:right w:val="none" w:sz="0" w:space="0" w:color="auto"/>
                  </w:divBdr>
                </w:div>
                <w:div w:id="1415397607">
                  <w:marLeft w:val="640"/>
                  <w:marRight w:val="0"/>
                  <w:marTop w:val="0"/>
                  <w:marBottom w:val="0"/>
                  <w:divBdr>
                    <w:top w:val="none" w:sz="0" w:space="0" w:color="auto"/>
                    <w:left w:val="none" w:sz="0" w:space="0" w:color="auto"/>
                    <w:bottom w:val="none" w:sz="0" w:space="0" w:color="auto"/>
                    <w:right w:val="none" w:sz="0" w:space="0" w:color="auto"/>
                  </w:divBdr>
                </w:div>
                <w:div w:id="1429426205">
                  <w:marLeft w:val="640"/>
                  <w:marRight w:val="0"/>
                  <w:marTop w:val="0"/>
                  <w:marBottom w:val="0"/>
                  <w:divBdr>
                    <w:top w:val="none" w:sz="0" w:space="0" w:color="auto"/>
                    <w:left w:val="none" w:sz="0" w:space="0" w:color="auto"/>
                    <w:bottom w:val="none" w:sz="0" w:space="0" w:color="auto"/>
                    <w:right w:val="none" w:sz="0" w:space="0" w:color="auto"/>
                  </w:divBdr>
                </w:div>
                <w:div w:id="1461998312">
                  <w:marLeft w:val="640"/>
                  <w:marRight w:val="0"/>
                  <w:marTop w:val="0"/>
                  <w:marBottom w:val="0"/>
                  <w:divBdr>
                    <w:top w:val="none" w:sz="0" w:space="0" w:color="auto"/>
                    <w:left w:val="none" w:sz="0" w:space="0" w:color="auto"/>
                    <w:bottom w:val="none" w:sz="0" w:space="0" w:color="auto"/>
                    <w:right w:val="none" w:sz="0" w:space="0" w:color="auto"/>
                  </w:divBdr>
                </w:div>
                <w:div w:id="1473253326">
                  <w:marLeft w:val="640"/>
                  <w:marRight w:val="0"/>
                  <w:marTop w:val="0"/>
                  <w:marBottom w:val="0"/>
                  <w:divBdr>
                    <w:top w:val="none" w:sz="0" w:space="0" w:color="auto"/>
                    <w:left w:val="none" w:sz="0" w:space="0" w:color="auto"/>
                    <w:bottom w:val="none" w:sz="0" w:space="0" w:color="auto"/>
                    <w:right w:val="none" w:sz="0" w:space="0" w:color="auto"/>
                  </w:divBdr>
                </w:div>
                <w:div w:id="1622302812">
                  <w:marLeft w:val="640"/>
                  <w:marRight w:val="0"/>
                  <w:marTop w:val="0"/>
                  <w:marBottom w:val="0"/>
                  <w:divBdr>
                    <w:top w:val="none" w:sz="0" w:space="0" w:color="auto"/>
                    <w:left w:val="none" w:sz="0" w:space="0" w:color="auto"/>
                    <w:bottom w:val="none" w:sz="0" w:space="0" w:color="auto"/>
                    <w:right w:val="none" w:sz="0" w:space="0" w:color="auto"/>
                  </w:divBdr>
                </w:div>
                <w:div w:id="1664776994">
                  <w:marLeft w:val="640"/>
                  <w:marRight w:val="0"/>
                  <w:marTop w:val="0"/>
                  <w:marBottom w:val="0"/>
                  <w:divBdr>
                    <w:top w:val="none" w:sz="0" w:space="0" w:color="auto"/>
                    <w:left w:val="none" w:sz="0" w:space="0" w:color="auto"/>
                    <w:bottom w:val="none" w:sz="0" w:space="0" w:color="auto"/>
                    <w:right w:val="none" w:sz="0" w:space="0" w:color="auto"/>
                  </w:divBdr>
                </w:div>
                <w:div w:id="1698896002">
                  <w:marLeft w:val="640"/>
                  <w:marRight w:val="0"/>
                  <w:marTop w:val="0"/>
                  <w:marBottom w:val="0"/>
                  <w:divBdr>
                    <w:top w:val="none" w:sz="0" w:space="0" w:color="auto"/>
                    <w:left w:val="none" w:sz="0" w:space="0" w:color="auto"/>
                    <w:bottom w:val="none" w:sz="0" w:space="0" w:color="auto"/>
                    <w:right w:val="none" w:sz="0" w:space="0" w:color="auto"/>
                  </w:divBdr>
                </w:div>
                <w:div w:id="1751195098">
                  <w:marLeft w:val="640"/>
                  <w:marRight w:val="0"/>
                  <w:marTop w:val="0"/>
                  <w:marBottom w:val="0"/>
                  <w:divBdr>
                    <w:top w:val="none" w:sz="0" w:space="0" w:color="auto"/>
                    <w:left w:val="none" w:sz="0" w:space="0" w:color="auto"/>
                    <w:bottom w:val="none" w:sz="0" w:space="0" w:color="auto"/>
                    <w:right w:val="none" w:sz="0" w:space="0" w:color="auto"/>
                  </w:divBdr>
                </w:div>
                <w:div w:id="1767119211">
                  <w:marLeft w:val="640"/>
                  <w:marRight w:val="0"/>
                  <w:marTop w:val="0"/>
                  <w:marBottom w:val="0"/>
                  <w:divBdr>
                    <w:top w:val="none" w:sz="0" w:space="0" w:color="auto"/>
                    <w:left w:val="none" w:sz="0" w:space="0" w:color="auto"/>
                    <w:bottom w:val="none" w:sz="0" w:space="0" w:color="auto"/>
                    <w:right w:val="none" w:sz="0" w:space="0" w:color="auto"/>
                  </w:divBdr>
                </w:div>
                <w:div w:id="1792481676">
                  <w:marLeft w:val="640"/>
                  <w:marRight w:val="0"/>
                  <w:marTop w:val="0"/>
                  <w:marBottom w:val="0"/>
                  <w:divBdr>
                    <w:top w:val="none" w:sz="0" w:space="0" w:color="auto"/>
                    <w:left w:val="none" w:sz="0" w:space="0" w:color="auto"/>
                    <w:bottom w:val="none" w:sz="0" w:space="0" w:color="auto"/>
                    <w:right w:val="none" w:sz="0" w:space="0" w:color="auto"/>
                  </w:divBdr>
                </w:div>
                <w:div w:id="1811165620">
                  <w:marLeft w:val="640"/>
                  <w:marRight w:val="0"/>
                  <w:marTop w:val="0"/>
                  <w:marBottom w:val="0"/>
                  <w:divBdr>
                    <w:top w:val="none" w:sz="0" w:space="0" w:color="auto"/>
                    <w:left w:val="none" w:sz="0" w:space="0" w:color="auto"/>
                    <w:bottom w:val="none" w:sz="0" w:space="0" w:color="auto"/>
                    <w:right w:val="none" w:sz="0" w:space="0" w:color="auto"/>
                  </w:divBdr>
                </w:div>
                <w:div w:id="1827814762">
                  <w:marLeft w:val="640"/>
                  <w:marRight w:val="0"/>
                  <w:marTop w:val="0"/>
                  <w:marBottom w:val="0"/>
                  <w:divBdr>
                    <w:top w:val="none" w:sz="0" w:space="0" w:color="auto"/>
                    <w:left w:val="none" w:sz="0" w:space="0" w:color="auto"/>
                    <w:bottom w:val="none" w:sz="0" w:space="0" w:color="auto"/>
                    <w:right w:val="none" w:sz="0" w:space="0" w:color="auto"/>
                  </w:divBdr>
                </w:div>
                <w:div w:id="1874153747">
                  <w:marLeft w:val="640"/>
                  <w:marRight w:val="0"/>
                  <w:marTop w:val="0"/>
                  <w:marBottom w:val="0"/>
                  <w:divBdr>
                    <w:top w:val="none" w:sz="0" w:space="0" w:color="auto"/>
                    <w:left w:val="none" w:sz="0" w:space="0" w:color="auto"/>
                    <w:bottom w:val="none" w:sz="0" w:space="0" w:color="auto"/>
                    <w:right w:val="none" w:sz="0" w:space="0" w:color="auto"/>
                  </w:divBdr>
                </w:div>
                <w:div w:id="1886328617">
                  <w:marLeft w:val="640"/>
                  <w:marRight w:val="0"/>
                  <w:marTop w:val="0"/>
                  <w:marBottom w:val="0"/>
                  <w:divBdr>
                    <w:top w:val="none" w:sz="0" w:space="0" w:color="auto"/>
                    <w:left w:val="none" w:sz="0" w:space="0" w:color="auto"/>
                    <w:bottom w:val="none" w:sz="0" w:space="0" w:color="auto"/>
                    <w:right w:val="none" w:sz="0" w:space="0" w:color="auto"/>
                  </w:divBdr>
                </w:div>
                <w:div w:id="1913613875">
                  <w:marLeft w:val="640"/>
                  <w:marRight w:val="0"/>
                  <w:marTop w:val="0"/>
                  <w:marBottom w:val="0"/>
                  <w:divBdr>
                    <w:top w:val="none" w:sz="0" w:space="0" w:color="auto"/>
                    <w:left w:val="none" w:sz="0" w:space="0" w:color="auto"/>
                    <w:bottom w:val="none" w:sz="0" w:space="0" w:color="auto"/>
                    <w:right w:val="none" w:sz="0" w:space="0" w:color="auto"/>
                  </w:divBdr>
                </w:div>
                <w:div w:id="1916745289">
                  <w:marLeft w:val="640"/>
                  <w:marRight w:val="0"/>
                  <w:marTop w:val="0"/>
                  <w:marBottom w:val="0"/>
                  <w:divBdr>
                    <w:top w:val="none" w:sz="0" w:space="0" w:color="auto"/>
                    <w:left w:val="none" w:sz="0" w:space="0" w:color="auto"/>
                    <w:bottom w:val="none" w:sz="0" w:space="0" w:color="auto"/>
                    <w:right w:val="none" w:sz="0" w:space="0" w:color="auto"/>
                  </w:divBdr>
                </w:div>
                <w:div w:id="1954439921">
                  <w:marLeft w:val="640"/>
                  <w:marRight w:val="0"/>
                  <w:marTop w:val="0"/>
                  <w:marBottom w:val="0"/>
                  <w:divBdr>
                    <w:top w:val="none" w:sz="0" w:space="0" w:color="auto"/>
                    <w:left w:val="none" w:sz="0" w:space="0" w:color="auto"/>
                    <w:bottom w:val="none" w:sz="0" w:space="0" w:color="auto"/>
                    <w:right w:val="none" w:sz="0" w:space="0" w:color="auto"/>
                  </w:divBdr>
                </w:div>
                <w:div w:id="1980183187">
                  <w:marLeft w:val="640"/>
                  <w:marRight w:val="0"/>
                  <w:marTop w:val="0"/>
                  <w:marBottom w:val="0"/>
                  <w:divBdr>
                    <w:top w:val="none" w:sz="0" w:space="0" w:color="auto"/>
                    <w:left w:val="none" w:sz="0" w:space="0" w:color="auto"/>
                    <w:bottom w:val="none" w:sz="0" w:space="0" w:color="auto"/>
                    <w:right w:val="none" w:sz="0" w:space="0" w:color="auto"/>
                  </w:divBdr>
                </w:div>
                <w:div w:id="1997803138">
                  <w:marLeft w:val="640"/>
                  <w:marRight w:val="0"/>
                  <w:marTop w:val="0"/>
                  <w:marBottom w:val="0"/>
                  <w:divBdr>
                    <w:top w:val="none" w:sz="0" w:space="0" w:color="auto"/>
                    <w:left w:val="none" w:sz="0" w:space="0" w:color="auto"/>
                    <w:bottom w:val="none" w:sz="0" w:space="0" w:color="auto"/>
                    <w:right w:val="none" w:sz="0" w:space="0" w:color="auto"/>
                  </w:divBdr>
                </w:div>
                <w:div w:id="2067145522">
                  <w:marLeft w:val="640"/>
                  <w:marRight w:val="0"/>
                  <w:marTop w:val="0"/>
                  <w:marBottom w:val="0"/>
                  <w:divBdr>
                    <w:top w:val="none" w:sz="0" w:space="0" w:color="auto"/>
                    <w:left w:val="none" w:sz="0" w:space="0" w:color="auto"/>
                    <w:bottom w:val="none" w:sz="0" w:space="0" w:color="auto"/>
                    <w:right w:val="none" w:sz="0" w:space="0" w:color="auto"/>
                  </w:divBdr>
                </w:div>
                <w:div w:id="2067754503">
                  <w:marLeft w:val="640"/>
                  <w:marRight w:val="0"/>
                  <w:marTop w:val="0"/>
                  <w:marBottom w:val="0"/>
                  <w:divBdr>
                    <w:top w:val="none" w:sz="0" w:space="0" w:color="auto"/>
                    <w:left w:val="none" w:sz="0" w:space="0" w:color="auto"/>
                    <w:bottom w:val="none" w:sz="0" w:space="0" w:color="auto"/>
                    <w:right w:val="none" w:sz="0" w:space="0" w:color="auto"/>
                  </w:divBdr>
                </w:div>
                <w:div w:id="2078940468">
                  <w:marLeft w:val="640"/>
                  <w:marRight w:val="0"/>
                  <w:marTop w:val="0"/>
                  <w:marBottom w:val="0"/>
                  <w:divBdr>
                    <w:top w:val="none" w:sz="0" w:space="0" w:color="auto"/>
                    <w:left w:val="none" w:sz="0" w:space="0" w:color="auto"/>
                    <w:bottom w:val="none" w:sz="0" w:space="0" w:color="auto"/>
                    <w:right w:val="none" w:sz="0" w:space="0" w:color="auto"/>
                  </w:divBdr>
                </w:div>
                <w:div w:id="2080587730">
                  <w:marLeft w:val="640"/>
                  <w:marRight w:val="0"/>
                  <w:marTop w:val="0"/>
                  <w:marBottom w:val="0"/>
                  <w:divBdr>
                    <w:top w:val="none" w:sz="0" w:space="0" w:color="auto"/>
                    <w:left w:val="none" w:sz="0" w:space="0" w:color="auto"/>
                    <w:bottom w:val="none" w:sz="0" w:space="0" w:color="auto"/>
                    <w:right w:val="none" w:sz="0" w:space="0" w:color="auto"/>
                  </w:divBdr>
                </w:div>
                <w:div w:id="2083330733">
                  <w:marLeft w:val="640"/>
                  <w:marRight w:val="0"/>
                  <w:marTop w:val="0"/>
                  <w:marBottom w:val="0"/>
                  <w:divBdr>
                    <w:top w:val="none" w:sz="0" w:space="0" w:color="auto"/>
                    <w:left w:val="none" w:sz="0" w:space="0" w:color="auto"/>
                    <w:bottom w:val="none" w:sz="0" w:space="0" w:color="auto"/>
                    <w:right w:val="none" w:sz="0" w:space="0" w:color="auto"/>
                  </w:divBdr>
                </w:div>
                <w:div w:id="2106337438">
                  <w:marLeft w:val="640"/>
                  <w:marRight w:val="0"/>
                  <w:marTop w:val="0"/>
                  <w:marBottom w:val="0"/>
                  <w:divBdr>
                    <w:top w:val="none" w:sz="0" w:space="0" w:color="auto"/>
                    <w:left w:val="none" w:sz="0" w:space="0" w:color="auto"/>
                    <w:bottom w:val="none" w:sz="0" w:space="0" w:color="auto"/>
                    <w:right w:val="none" w:sz="0" w:space="0" w:color="auto"/>
                  </w:divBdr>
                </w:div>
                <w:div w:id="2106681374">
                  <w:marLeft w:val="640"/>
                  <w:marRight w:val="0"/>
                  <w:marTop w:val="0"/>
                  <w:marBottom w:val="0"/>
                  <w:divBdr>
                    <w:top w:val="none" w:sz="0" w:space="0" w:color="auto"/>
                    <w:left w:val="none" w:sz="0" w:space="0" w:color="auto"/>
                    <w:bottom w:val="none" w:sz="0" w:space="0" w:color="auto"/>
                    <w:right w:val="none" w:sz="0" w:space="0" w:color="auto"/>
                  </w:divBdr>
                </w:div>
                <w:div w:id="2136214092">
                  <w:marLeft w:val="640"/>
                  <w:marRight w:val="0"/>
                  <w:marTop w:val="0"/>
                  <w:marBottom w:val="0"/>
                  <w:divBdr>
                    <w:top w:val="none" w:sz="0" w:space="0" w:color="auto"/>
                    <w:left w:val="none" w:sz="0" w:space="0" w:color="auto"/>
                    <w:bottom w:val="none" w:sz="0" w:space="0" w:color="auto"/>
                    <w:right w:val="none" w:sz="0" w:space="0" w:color="auto"/>
                  </w:divBdr>
                </w:div>
              </w:divsChild>
            </w:div>
            <w:div w:id="1277713565">
              <w:marLeft w:val="0"/>
              <w:marRight w:val="0"/>
              <w:marTop w:val="0"/>
              <w:marBottom w:val="0"/>
              <w:divBdr>
                <w:top w:val="none" w:sz="0" w:space="0" w:color="auto"/>
                <w:left w:val="none" w:sz="0" w:space="0" w:color="auto"/>
                <w:bottom w:val="none" w:sz="0" w:space="0" w:color="auto"/>
                <w:right w:val="none" w:sz="0" w:space="0" w:color="auto"/>
              </w:divBdr>
              <w:divsChild>
                <w:div w:id="11031919">
                  <w:marLeft w:val="640"/>
                  <w:marRight w:val="0"/>
                  <w:marTop w:val="0"/>
                  <w:marBottom w:val="0"/>
                  <w:divBdr>
                    <w:top w:val="none" w:sz="0" w:space="0" w:color="auto"/>
                    <w:left w:val="none" w:sz="0" w:space="0" w:color="auto"/>
                    <w:bottom w:val="none" w:sz="0" w:space="0" w:color="auto"/>
                    <w:right w:val="none" w:sz="0" w:space="0" w:color="auto"/>
                  </w:divBdr>
                </w:div>
                <w:div w:id="34696063">
                  <w:marLeft w:val="640"/>
                  <w:marRight w:val="0"/>
                  <w:marTop w:val="0"/>
                  <w:marBottom w:val="0"/>
                  <w:divBdr>
                    <w:top w:val="none" w:sz="0" w:space="0" w:color="auto"/>
                    <w:left w:val="none" w:sz="0" w:space="0" w:color="auto"/>
                    <w:bottom w:val="none" w:sz="0" w:space="0" w:color="auto"/>
                    <w:right w:val="none" w:sz="0" w:space="0" w:color="auto"/>
                  </w:divBdr>
                </w:div>
                <w:div w:id="89815554">
                  <w:marLeft w:val="640"/>
                  <w:marRight w:val="0"/>
                  <w:marTop w:val="0"/>
                  <w:marBottom w:val="0"/>
                  <w:divBdr>
                    <w:top w:val="none" w:sz="0" w:space="0" w:color="auto"/>
                    <w:left w:val="none" w:sz="0" w:space="0" w:color="auto"/>
                    <w:bottom w:val="none" w:sz="0" w:space="0" w:color="auto"/>
                    <w:right w:val="none" w:sz="0" w:space="0" w:color="auto"/>
                  </w:divBdr>
                </w:div>
                <w:div w:id="129715834">
                  <w:marLeft w:val="640"/>
                  <w:marRight w:val="0"/>
                  <w:marTop w:val="0"/>
                  <w:marBottom w:val="0"/>
                  <w:divBdr>
                    <w:top w:val="none" w:sz="0" w:space="0" w:color="auto"/>
                    <w:left w:val="none" w:sz="0" w:space="0" w:color="auto"/>
                    <w:bottom w:val="none" w:sz="0" w:space="0" w:color="auto"/>
                    <w:right w:val="none" w:sz="0" w:space="0" w:color="auto"/>
                  </w:divBdr>
                </w:div>
                <w:div w:id="176891568">
                  <w:marLeft w:val="640"/>
                  <w:marRight w:val="0"/>
                  <w:marTop w:val="0"/>
                  <w:marBottom w:val="0"/>
                  <w:divBdr>
                    <w:top w:val="none" w:sz="0" w:space="0" w:color="auto"/>
                    <w:left w:val="none" w:sz="0" w:space="0" w:color="auto"/>
                    <w:bottom w:val="none" w:sz="0" w:space="0" w:color="auto"/>
                    <w:right w:val="none" w:sz="0" w:space="0" w:color="auto"/>
                  </w:divBdr>
                </w:div>
                <w:div w:id="195891022">
                  <w:marLeft w:val="640"/>
                  <w:marRight w:val="0"/>
                  <w:marTop w:val="0"/>
                  <w:marBottom w:val="0"/>
                  <w:divBdr>
                    <w:top w:val="none" w:sz="0" w:space="0" w:color="auto"/>
                    <w:left w:val="none" w:sz="0" w:space="0" w:color="auto"/>
                    <w:bottom w:val="none" w:sz="0" w:space="0" w:color="auto"/>
                    <w:right w:val="none" w:sz="0" w:space="0" w:color="auto"/>
                  </w:divBdr>
                </w:div>
                <w:div w:id="228469472">
                  <w:marLeft w:val="640"/>
                  <w:marRight w:val="0"/>
                  <w:marTop w:val="0"/>
                  <w:marBottom w:val="0"/>
                  <w:divBdr>
                    <w:top w:val="none" w:sz="0" w:space="0" w:color="auto"/>
                    <w:left w:val="none" w:sz="0" w:space="0" w:color="auto"/>
                    <w:bottom w:val="none" w:sz="0" w:space="0" w:color="auto"/>
                    <w:right w:val="none" w:sz="0" w:space="0" w:color="auto"/>
                  </w:divBdr>
                </w:div>
                <w:div w:id="242179675">
                  <w:marLeft w:val="640"/>
                  <w:marRight w:val="0"/>
                  <w:marTop w:val="0"/>
                  <w:marBottom w:val="0"/>
                  <w:divBdr>
                    <w:top w:val="none" w:sz="0" w:space="0" w:color="auto"/>
                    <w:left w:val="none" w:sz="0" w:space="0" w:color="auto"/>
                    <w:bottom w:val="none" w:sz="0" w:space="0" w:color="auto"/>
                    <w:right w:val="none" w:sz="0" w:space="0" w:color="auto"/>
                  </w:divBdr>
                </w:div>
                <w:div w:id="305665354">
                  <w:marLeft w:val="640"/>
                  <w:marRight w:val="0"/>
                  <w:marTop w:val="0"/>
                  <w:marBottom w:val="0"/>
                  <w:divBdr>
                    <w:top w:val="none" w:sz="0" w:space="0" w:color="auto"/>
                    <w:left w:val="none" w:sz="0" w:space="0" w:color="auto"/>
                    <w:bottom w:val="none" w:sz="0" w:space="0" w:color="auto"/>
                    <w:right w:val="none" w:sz="0" w:space="0" w:color="auto"/>
                  </w:divBdr>
                </w:div>
                <w:div w:id="314187911">
                  <w:marLeft w:val="640"/>
                  <w:marRight w:val="0"/>
                  <w:marTop w:val="0"/>
                  <w:marBottom w:val="0"/>
                  <w:divBdr>
                    <w:top w:val="none" w:sz="0" w:space="0" w:color="auto"/>
                    <w:left w:val="none" w:sz="0" w:space="0" w:color="auto"/>
                    <w:bottom w:val="none" w:sz="0" w:space="0" w:color="auto"/>
                    <w:right w:val="none" w:sz="0" w:space="0" w:color="auto"/>
                  </w:divBdr>
                </w:div>
                <w:div w:id="328488365">
                  <w:marLeft w:val="640"/>
                  <w:marRight w:val="0"/>
                  <w:marTop w:val="0"/>
                  <w:marBottom w:val="0"/>
                  <w:divBdr>
                    <w:top w:val="none" w:sz="0" w:space="0" w:color="auto"/>
                    <w:left w:val="none" w:sz="0" w:space="0" w:color="auto"/>
                    <w:bottom w:val="none" w:sz="0" w:space="0" w:color="auto"/>
                    <w:right w:val="none" w:sz="0" w:space="0" w:color="auto"/>
                  </w:divBdr>
                </w:div>
                <w:div w:id="346906411">
                  <w:marLeft w:val="640"/>
                  <w:marRight w:val="0"/>
                  <w:marTop w:val="0"/>
                  <w:marBottom w:val="0"/>
                  <w:divBdr>
                    <w:top w:val="none" w:sz="0" w:space="0" w:color="auto"/>
                    <w:left w:val="none" w:sz="0" w:space="0" w:color="auto"/>
                    <w:bottom w:val="none" w:sz="0" w:space="0" w:color="auto"/>
                    <w:right w:val="none" w:sz="0" w:space="0" w:color="auto"/>
                  </w:divBdr>
                </w:div>
                <w:div w:id="426653889">
                  <w:marLeft w:val="640"/>
                  <w:marRight w:val="0"/>
                  <w:marTop w:val="0"/>
                  <w:marBottom w:val="0"/>
                  <w:divBdr>
                    <w:top w:val="none" w:sz="0" w:space="0" w:color="auto"/>
                    <w:left w:val="none" w:sz="0" w:space="0" w:color="auto"/>
                    <w:bottom w:val="none" w:sz="0" w:space="0" w:color="auto"/>
                    <w:right w:val="none" w:sz="0" w:space="0" w:color="auto"/>
                  </w:divBdr>
                </w:div>
                <w:div w:id="430317456">
                  <w:marLeft w:val="640"/>
                  <w:marRight w:val="0"/>
                  <w:marTop w:val="0"/>
                  <w:marBottom w:val="0"/>
                  <w:divBdr>
                    <w:top w:val="none" w:sz="0" w:space="0" w:color="auto"/>
                    <w:left w:val="none" w:sz="0" w:space="0" w:color="auto"/>
                    <w:bottom w:val="none" w:sz="0" w:space="0" w:color="auto"/>
                    <w:right w:val="none" w:sz="0" w:space="0" w:color="auto"/>
                  </w:divBdr>
                </w:div>
                <w:div w:id="445463107">
                  <w:marLeft w:val="640"/>
                  <w:marRight w:val="0"/>
                  <w:marTop w:val="0"/>
                  <w:marBottom w:val="0"/>
                  <w:divBdr>
                    <w:top w:val="none" w:sz="0" w:space="0" w:color="auto"/>
                    <w:left w:val="none" w:sz="0" w:space="0" w:color="auto"/>
                    <w:bottom w:val="none" w:sz="0" w:space="0" w:color="auto"/>
                    <w:right w:val="none" w:sz="0" w:space="0" w:color="auto"/>
                  </w:divBdr>
                </w:div>
                <w:div w:id="459417021">
                  <w:marLeft w:val="640"/>
                  <w:marRight w:val="0"/>
                  <w:marTop w:val="0"/>
                  <w:marBottom w:val="0"/>
                  <w:divBdr>
                    <w:top w:val="none" w:sz="0" w:space="0" w:color="auto"/>
                    <w:left w:val="none" w:sz="0" w:space="0" w:color="auto"/>
                    <w:bottom w:val="none" w:sz="0" w:space="0" w:color="auto"/>
                    <w:right w:val="none" w:sz="0" w:space="0" w:color="auto"/>
                  </w:divBdr>
                </w:div>
                <w:div w:id="532308937">
                  <w:marLeft w:val="640"/>
                  <w:marRight w:val="0"/>
                  <w:marTop w:val="0"/>
                  <w:marBottom w:val="0"/>
                  <w:divBdr>
                    <w:top w:val="none" w:sz="0" w:space="0" w:color="auto"/>
                    <w:left w:val="none" w:sz="0" w:space="0" w:color="auto"/>
                    <w:bottom w:val="none" w:sz="0" w:space="0" w:color="auto"/>
                    <w:right w:val="none" w:sz="0" w:space="0" w:color="auto"/>
                  </w:divBdr>
                </w:div>
                <w:div w:id="556741894">
                  <w:marLeft w:val="640"/>
                  <w:marRight w:val="0"/>
                  <w:marTop w:val="0"/>
                  <w:marBottom w:val="0"/>
                  <w:divBdr>
                    <w:top w:val="none" w:sz="0" w:space="0" w:color="auto"/>
                    <w:left w:val="none" w:sz="0" w:space="0" w:color="auto"/>
                    <w:bottom w:val="none" w:sz="0" w:space="0" w:color="auto"/>
                    <w:right w:val="none" w:sz="0" w:space="0" w:color="auto"/>
                  </w:divBdr>
                </w:div>
                <w:div w:id="559248984">
                  <w:marLeft w:val="640"/>
                  <w:marRight w:val="0"/>
                  <w:marTop w:val="0"/>
                  <w:marBottom w:val="0"/>
                  <w:divBdr>
                    <w:top w:val="none" w:sz="0" w:space="0" w:color="auto"/>
                    <w:left w:val="none" w:sz="0" w:space="0" w:color="auto"/>
                    <w:bottom w:val="none" w:sz="0" w:space="0" w:color="auto"/>
                    <w:right w:val="none" w:sz="0" w:space="0" w:color="auto"/>
                  </w:divBdr>
                </w:div>
                <w:div w:id="593243417">
                  <w:marLeft w:val="640"/>
                  <w:marRight w:val="0"/>
                  <w:marTop w:val="0"/>
                  <w:marBottom w:val="0"/>
                  <w:divBdr>
                    <w:top w:val="none" w:sz="0" w:space="0" w:color="auto"/>
                    <w:left w:val="none" w:sz="0" w:space="0" w:color="auto"/>
                    <w:bottom w:val="none" w:sz="0" w:space="0" w:color="auto"/>
                    <w:right w:val="none" w:sz="0" w:space="0" w:color="auto"/>
                  </w:divBdr>
                </w:div>
                <w:div w:id="628241385">
                  <w:marLeft w:val="640"/>
                  <w:marRight w:val="0"/>
                  <w:marTop w:val="0"/>
                  <w:marBottom w:val="0"/>
                  <w:divBdr>
                    <w:top w:val="none" w:sz="0" w:space="0" w:color="auto"/>
                    <w:left w:val="none" w:sz="0" w:space="0" w:color="auto"/>
                    <w:bottom w:val="none" w:sz="0" w:space="0" w:color="auto"/>
                    <w:right w:val="none" w:sz="0" w:space="0" w:color="auto"/>
                  </w:divBdr>
                </w:div>
                <w:div w:id="641235401">
                  <w:marLeft w:val="640"/>
                  <w:marRight w:val="0"/>
                  <w:marTop w:val="0"/>
                  <w:marBottom w:val="0"/>
                  <w:divBdr>
                    <w:top w:val="none" w:sz="0" w:space="0" w:color="auto"/>
                    <w:left w:val="none" w:sz="0" w:space="0" w:color="auto"/>
                    <w:bottom w:val="none" w:sz="0" w:space="0" w:color="auto"/>
                    <w:right w:val="none" w:sz="0" w:space="0" w:color="auto"/>
                  </w:divBdr>
                </w:div>
                <w:div w:id="666985041">
                  <w:marLeft w:val="640"/>
                  <w:marRight w:val="0"/>
                  <w:marTop w:val="0"/>
                  <w:marBottom w:val="0"/>
                  <w:divBdr>
                    <w:top w:val="none" w:sz="0" w:space="0" w:color="auto"/>
                    <w:left w:val="none" w:sz="0" w:space="0" w:color="auto"/>
                    <w:bottom w:val="none" w:sz="0" w:space="0" w:color="auto"/>
                    <w:right w:val="none" w:sz="0" w:space="0" w:color="auto"/>
                  </w:divBdr>
                </w:div>
                <w:div w:id="669067312">
                  <w:marLeft w:val="640"/>
                  <w:marRight w:val="0"/>
                  <w:marTop w:val="0"/>
                  <w:marBottom w:val="0"/>
                  <w:divBdr>
                    <w:top w:val="none" w:sz="0" w:space="0" w:color="auto"/>
                    <w:left w:val="none" w:sz="0" w:space="0" w:color="auto"/>
                    <w:bottom w:val="none" w:sz="0" w:space="0" w:color="auto"/>
                    <w:right w:val="none" w:sz="0" w:space="0" w:color="auto"/>
                  </w:divBdr>
                </w:div>
                <w:div w:id="729428147">
                  <w:marLeft w:val="640"/>
                  <w:marRight w:val="0"/>
                  <w:marTop w:val="0"/>
                  <w:marBottom w:val="0"/>
                  <w:divBdr>
                    <w:top w:val="none" w:sz="0" w:space="0" w:color="auto"/>
                    <w:left w:val="none" w:sz="0" w:space="0" w:color="auto"/>
                    <w:bottom w:val="none" w:sz="0" w:space="0" w:color="auto"/>
                    <w:right w:val="none" w:sz="0" w:space="0" w:color="auto"/>
                  </w:divBdr>
                </w:div>
                <w:div w:id="760836123">
                  <w:marLeft w:val="640"/>
                  <w:marRight w:val="0"/>
                  <w:marTop w:val="0"/>
                  <w:marBottom w:val="0"/>
                  <w:divBdr>
                    <w:top w:val="none" w:sz="0" w:space="0" w:color="auto"/>
                    <w:left w:val="none" w:sz="0" w:space="0" w:color="auto"/>
                    <w:bottom w:val="none" w:sz="0" w:space="0" w:color="auto"/>
                    <w:right w:val="none" w:sz="0" w:space="0" w:color="auto"/>
                  </w:divBdr>
                </w:div>
                <w:div w:id="784231266">
                  <w:marLeft w:val="640"/>
                  <w:marRight w:val="0"/>
                  <w:marTop w:val="0"/>
                  <w:marBottom w:val="0"/>
                  <w:divBdr>
                    <w:top w:val="none" w:sz="0" w:space="0" w:color="auto"/>
                    <w:left w:val="none" w:sz="0" w:space="0" w:color="auto"/>
                    <w:bottom w:val="none" w:sz="0" w:space="0" w:color="auto"/>
                    <w:right w:val="none" w:sz="0" w:space="0" w:color="auto"/>
                  </w:divBdr>
                </w:div>
                <w:div w:id="826676113">
                  <w:marLeft w:val="640"/>
                  <w:marRight w:val="0"/>
                  <w:marTop w:val="0"/>
                  <w:marBottom w:val="0"/>
                  <w:divBdr>
                    <w:top w:val="none" w:sz="0" w:space="0" w:color="auto"/>
                    <w:left w:val="none" w:sz="0" w:space="0" w:color="auto"/>
                    <w:bottom w:val="none" w:sz="0" w:space="0" w:color="auto"/>
                    <w:right w:val="none" w:sz="0" w:space="0" w:color="auto"/>
                  </w:divBdr>
                </w:div>
                <w:div w:id="829445486">
                  <w:marLeft w:val="640"/>
                  <w:marRight w:val="0"/>
                  <w:marTop w:val="0"/>
                  <w:marBottom w:val="0"/>
                  <w:divBdr>
                    <w:top w:val="none" w:sz="0" w:space="0" w:color="auto"/>
                    <w:left w:val="none" w:sz="0" w:space="0" w:color="auto"/>
                    <w:bottom w:val="none" w:sz="0" w:space="0" w:color="auto"/>
                    <w:right w:val="none" w:sz="0" w:space="0" w:color="auto"/>
                  </w:divBdr>
                </w:div>
                <w:div w:id="838349799">
                  <w:marLeft w:val="640"/>
                  <w:marRight w:val="0"/>
                  <w:marTop w:val="0"/>
                  <w:marBottom w:val="0"/>
                  <w:divBdr>
                    <w:top w:val="none" w:sz="0" w:space="0" w:color="auto"/>
                    <w:left w:val="none" w:sz="0" w:space="0" w:color="auto"/>
                    <w:bottom w:val="none" w:sz="0" w:space="0" w:color="auto"/>
                    <w:right w:val="none" w:sz="0" w:space="0" w:color="auto"/>
                  </w:divBdr>
                </w:div>
                <w:div w:id="942687250">
                  <w:marLeft w:val="640"/>
                  <w:marRight w:val="0"/>
                  <w:marTop w:val="0"/>
                  <w:marBottom w:val="0"/>
                  <w:divBdr>
                    <w:top w:val="none" w:sz="0" w:space="0" w:color="auto"/>
                    <w:left w:val="none" w:sz="0" w:space="0" w:color="auto"/>
                    <w:bottom w:val="none" w:sz="0" w:space="0" w:color="auto"/>
                    <w:right w:val="none" w:sz="0" w:space="0" w:color="auto"/>
                  </w:divBdr>
                </w:div>
                <w:div w:id="969550456">
                  <w:marLeft w:val="640"/>
                  <w:marRight w:val="0"/>
                  <w:marTop w:val="0"/>
                  <w:marBottom w:val="0"/>
                  <w:divBdr>
                    <w:top w:val="none" w:sz="0" w:space="0" w:color="auto"/>
                    <w:left w:val="none" w:sz="0" w:space="0" w:color="auto"/>
                    <w:bottom w:val="none" w:sz="0" w:space="0" w:color="auto"/>
                    <w:right w:val="none" w:sz="0" w:space="0" w:color="auto"/>
                  </w:divBdr>
                </w:div>
                <w:div w:id="1013385701">
                  <w:marLeft w:val="640"/>
                  <w:marRight w:val="0"/>
                  <w:marTop w:val="0"/>
                  <w:marBottom w:val="0"/>
                  <w:divBdr>
                    <w:top w:val="none" w:sz="0" w:space="0" w:color="auto"/>
                    <w:left w:val="none" w:sz="0" w:space="0" w:color="auto"/>
                    <w:bottom w:val="none" w:sz="0" w:space="0" w:color="auto"/>
                    <w:right w:val="none" w:sz="0" w:space="0" w:color="auto"/>
                  </w:divBdr>
                </w:div>
                <w:div w:id="1040738805">
                  <w:marLeft w:val="640"/>
                  <w:marRight w:val="0"/>
                  <w:marTop w:val="0"/>
                  <w:marBottom w:val="0"/>
                  <w:divBdr>
                    <w:top w:val="none" w:sz="0" w:space="0" w:color="auto"/>
                    <w:left w:val="none" w:sz="0" w:space="0" w:color="auto"/>
                    <w:bottom w:val="none" w:sz="0" w:space="0" w:color="auto"/>
                    <w:right w:val="none" w:sz="0" w:space="0" w:color="auto"/>
                  </w:divBdr>
                </w:div>
                <w:div w:id="1043019013">
                  <w:marLeft w:val="640"/>
                  <w:marRight w:val="0"/>
                  <w:marTop w:val="0"/>
                  <w:marBottom w:val="0"/>
                  <w:divBdr>
                    <w:top w:val="none" w:sz="0" w:space="0" w:color="auto"/>
                    <w:left w:val="none" w:sz="0" w:space="0" w:color="auto"/>
                    <w:bottom w:val="none" w:sz="0" w:space="0" w:color="auto"/>
                    <w:right w:val="none" w:sz="0" w:space="0" w:color="auto"/>
                  </w:divBdr>
                </w:div>
                <w:div w:id="1130631645">
                  <w:marLeft w:val="640"/>
                  <w:marRight w:val="0"/>
                  <w:marTop w:val="0"/>
                  <w:marBottom w:val="0"/>
                  <w:divBdr>
                    <w:top w:val="none" w:sz="0" w:space="0" w:color="auto"/>
                    <w:left w:val="none" w:sz="0" w:space="0" w:color="auto"/>
                    <w:bottom w:val="none" w:sz="0" w:space="0" w:color="auto"/>
                    <w:right w:val="none" w:sz="0" w:space="0" w:color="auto"/>
                  </w:divBdr>
                </w:div>
                <w:div w:id="1140464455">
                  <w:marLeft w:val="640"/>
                  <w:marRight w:val="0"/>
                  <w:marTop w:val="0"/>
                  <w:marBottom w:val="0"/>
                  <w:divBdr>
                    <w:top w:val="none" w:sz="0" w:space="0" w:color="auto"/>
                    <w:left w:val="none" w:sz="0" w:space="0" w:color="auto"/>
                    <w:bottom w:val="none" w:sz="0" w:space="0" w:color="auto"/>
                    <w:right w:val="none" w:sz="0" w:space="0" w:color="auto"/>
                  </w:divBdr>
                </w:div>
                <w:div w:id="1150097261">
                  <w:marLeft w:val="640"/>
                  <w:marRight w:val="0"/>
                  <w:marTop w:val="0"/>
                  <w:marBottom w:val="0"/>
                  <w:divBdr>
                    <w:top w:val="none" w:sz="0" w:space="0" w:color="auto"/>
                    <w:left w:val="none" w:sz="0" w:space="0" w:color="auto"/>
                    <w:bottom w:val="none" w:sz="0" w:space="0" w:color="auto"/>
                    <w:right w:val="none" w:sz="0" w:space="0" w:color="auto"/>
                  </w:divBdr>
                </w:div>
                <w:div w:id="1157455023">
                  <w:marLeft w:val="640"/>
                  <w:marRight w:val="0"/>
                  <w:marTop w:val="0"/>
                  <w:marBottom w:val="0"/>
                  <w:divBdr>
                    <w:top w:val="none" w:sz="0" w:space="0" w:color="auto"/>
                    <w:left w:val="none" w:sz="0" w:space="0" w:color="auto"/>
                    <w:bottom w:val="none" w:sz="0" w:space="0" w:color="auto"/>
                    <w:right w:val="none" w:sz="0" w:space="0" w:color="auto"/>
                  </w:divBdr>
                </w:div>
                <w:div w:id="1179781520">
                  <w:marLeft w:val="640"/>
                  <w:marRight w:val="0"/>
                  <w:marTop w:val="0"/>
                  <w:marBottom w:val="0"/>
                  <w:divBdr>
                    <w:top w:val="none" w:sz="0" w:space="0" w:color="auto"/>
                    <w:left w:val="none" w:sz="0" w:space="0" w:color="auto"/>
                    <w:bottom w:val="none" w:sz="0" w:space="0" w:color="auto"/>
                    <w:right w:val="none" w:sz="0" w:space="0" w:color="auto"/>
                  </w:divBdr>
                </w:div>
                <w:div w:id="1211844257">
                  <w:marLeft w:val="640"/>
                  <w:marRight w:val="0"/>
                  <w:marTop w:val="0"/>
                  <w:marBottom w:val="0"/>
                  <w:divBdr>
                    <w:top w:val="none" w:sz="0" w:space="0" w:color="auto"/>
                    <w:left w:val="none" w:sz="0" w:space="0" w:color="auto"/>
                    <w:bottom w:val="none" w:sz="0" w:space="0" w:color="auto"/>
                    <w:right w:val="none" w:sz="0" w:space="0" w:color="auto"/>
                  </w:divBdr>
                </w:div>
                <w:div w:id="1222595210">
                  <w:marLeft w:val="640"/>
                  <w:marRight w:val="0"/>
                  <w:marTop w:val="0"/>
                  <w:marBottom w:val="0"/>
                  <w:divBdr>
                    <w:top w:val="none" w:sz="0" w:space="0" w:color="auto"/>
                    <w:left w:val="none" w:sz="0" w:space="0" w:color="auto"/>
                    <w:bottom w:val="none" w:sz="0" w:space="0" w:color="auto"/>
                    <w:right w:val="none" w:sz="0" w:space="0" w:color="auto"/>
                  </w:divBdr>
                </w:div>
                <w:div w:id="1331367795">
                  <w:marLeft w:val="640"/>
                  <w:marRight w:val="0"/>
                  <w:marTop w:val="0"/>
                  <w:marBottom w:val="0"/>
                  <w:divBdr>
                    <w:top w:val="none" w:sz="0" w:space="0" w:color="auto"/>
                    <w:left w:val="none" w:sz="0" w:space="0" w:color="auto"/>
                    <w:bottom w:val="none" w:sz="0" w:space="0" w:color="auto"/>
                    <w:right w:val="none" w:sz="0" w:space="0" w:color="auto"/>
                  </w:divBdr>
                </w:div>
                <w:div w:id="1343553946">
                  <w:marLeft w:val="640"/>
                  <w:marRight w:val="0"/>
                  <w:marTop w:val="0"/>
                  <w:marBottom w:val="0"/>
                  <w:divBdr>
                    <w:top w:val="none" w:sz="0" w:space="0" w:color="auto"/>
                    <w:left w:val="none" w:sz="0" w:space="0" w:color="auto"/>
                    <w:bottom w:val="none" w:sz="0" w:space="0" w:color="auto"/>
                    <w:right w:val="none" w:sz="0" w:space="0" w:color="auto"/>
                  </w:divBdr>
                </w:div>
                <w:div w:id="1369335474">
                  <w:marLeft w:val="640"/>
                  <w:marRight w:val="0"/>
                  <w:marTop w:val="0"/>
                  <w:marBottom w:val="0"/>
                  <w:divBdr>
                    <w:top w:val="none" w:sz="0" w:space="0" w:color="auto"/>
                    <w:left w:val="none" w:sz="0" w:space="0" w:color="auto"/>
                    <w:bottom w:val="none" w:sz="0" w:space="0" w:color="auto"/>
                    <w:right w:val="none" w:sz="0" w:space="0" w:color="auto"/>
                  </w:divBdr>
                </w:div>
                <w:div w:id="1423649421">
                  <w:marLeft w:val="640"/>
                  <w:marRight w:val="0"/>
                  <w:marTop w:val="0"/>
                  <w:marBottom w:val="0"/>
                  <w:divBdr>
                    <w:top w:val="none" w:sz="0" w:space="0" w:color="auto"/>
                    <w:left w:val="none" w:sz="0" w:space="0" w:color="auto"/>
                    <w:bottom w:val="none" w:sz="0" w:space="0" w:color="auto"/>
                    <w:right w:val="none" w:sz="0" w:space="0" w:color="auto"/>
                  </w:divBdr>
                </w:div>
                <w:div w:id="1426878655">
                  <w:marLeft w:val="640"/>
                  <w:marRight w:val="0"/>
                  <w:marTop w:val="0"/>
                  <w:marBottom w:val="0"/>
                  <w:divBdr>
                    <w:top w:val="none" w:sz="0" w:space="0" w:color="auto"/>
                    <w:left w:val="none" w:sz="0" w:space="0" w:color="auto"/>
                    <w:bottom w:val="none" w:sz="0" w:space="0" w:color="auto"/>
                    <w:right w:val="none" w:sz="0" w:space="0" w:color="auto"/>
                  </w:divBdr>
                </w:div>
                <w:div w:id="1436174590">
                  <w:marLeft w:val="640"/>
                  <w:marRight w:val="0"/>
                  <w:marTop w:val="0"/>
                  <w:marBottom w:val="0"/>
                  <w:divBdr>
                    <w:top w:val="none" w:sz="0" w:space="0" w:color="auto"/>
                    <w:left w:val="none" w:sz="0" w:space="0" w:color="auto"/>
                    <w:bottom w:val="none" w:sz="0" w:space="0" w:color="auto"/>
                    <w:right w:val="none" w:sz="0" w:space="0" w:color="auto"/>
                  </w:divBdr>
                </w:div>
                <w:div w:id="1467552218">
                  <w:marLeft w:val="640"/>
                  <w:marRight w:val="0"/>
                  <w:marTop w:val="0"/>
                  <w:marBottom w:val="0"/>
                  <w:divBdr>
                    <w:top w:val="none" w:sz="0" w:space="0" w:color="auto"/>
                    <w:left w:val="none" w:sz="0" w:space="0" w:color="auto"/>
                    <w:bottom w:val="none" w:sz="0" w:space="0" w:color="auto"/>
                    <w:right w:val="none" w:sz="0" w:space="0" w:color="auto"/>
                  </w:divBdr>
                </w:div>
                <w:div w:id="1471702087">
                  <w:marLeft w:val="640"/>
                  <w:marRight w:val="0"/>
                  <w:marTop w:val="0"/>
                  <w:marBottom w:val="0"/>
                  <w:divBdr>
                    <w:top w:val="none" w:sz="0" w:space="0" w:color="auto"/>
                    <w:left w:val="none" w:sz="0" w:space="0" w:color="auto"/>
                    <w:bottom w:val="none" w:sz="0" w:space="0" w:color="auto"/>
                    <w:right w:val="none" w:sz="0" w:space="0" w:color="auto"/>
                  </w:divBdr>
                </w:div>
                <w:div w:id="1472476545">
                  <w:marLeft w:val="640"/>
                  <w:marRight w:val="0"/>
                  <w:marTop w:val="0"/>
                  <w:marBottom w:val="0"/>
                  <w:divBdr>
                    <w:top w:val="none" w:sz="0" w:space="0" w:color="auto"/>
                    <w:left w:val="none" w:sz="0" w:space="0" w:color="auto"/>
                    <w:bottom w:val="none" w:sz="0" w:space="0" w:color="auto"/>
                    <w:right w:val="none" w:sz="0" w:space="0" w:color="auto"/>
                  </w:divBdr>
                </w:div>
                <w:div w:id="1487283595">
                  <w:marLeft w:val="640"/>
                  <w:marRight w:val="0"/>
                  <w:marTop w:val="0"/>
                  <w:marBottom w:val="0"/>
                  <w:divBdr>
                    <w:top w:val="none" w:sz="0" w:space="0" w:color="auto"/>
                    <w:left w:val="none" w:sz="0" w:space="0" w:color="auto"/>
                    <w:bottom w:val="none" w:sz="0" w:space="0" w:color="auto"/>
                    <w:right w:val="none" w:sz="0" w:space="0" w:color="auto"/>
                  </w:divBdr>
                </w:div>
                <w:div w:id="1519613602">
                  <w:marLeft w:val="640"/>
                  <w:marRight w:val="0"/>
                  <w:marTop w:val="0"/>
                  <w:marBottom w:val="0"/>
                  <w:divBdr>
                    <w:top w:val="none" w:sz="0" w:space="0" w:color="auto"/>
                    <w:left w:val="none" w:sz="0" w:space="0" w:color="auto"/>
                    <w:bottom w:val="none" w:sz="0" w:space="0" w:color="auto"/>
                    <w:right w:val="none" w:sz="0" w:space="0" w:color="auto"/>
                  </w:divBdr>
                </w:div>
                <w:div w:id="1549799623">
                  <w:marLeft w:val="640"/>
                  <w:marRight w:val="0"/>
                  <w:marTop w:val="0"/>
                  <w:marBottom w:val="0"/>
                  <w:divBdr>
                    <w:top w:val="none" w:sz="0" w:space="0" w:color="auto"/>
                    <w:left w:val="none" w:sz="0" w:space="0" w:color="auto"/>
                    <w:bottom w:val="none" w:sz="0" w:space="0" w:color="auto"/>
                    <w:right w:val="none" w:sz="0" w:space="0" w:color="auto"/>
                  </w:divBdr>
                </w:div>
                <w:div w:id="1586378926">
                  <w:marLeft w:val="640"/>
                  <w:marRight w:val="0"/>
                  <w:marTop w:val="0"/>
                  <w:marBottom w:val="0"/>
                  <w:divBdr>
                    <w:top w:val="none" w:sz="0" w:space="0" w:color="auto"/>
                    <w:left w:val="none" w:sz="0" w:space="0" w:color="auto"/>
                    <w:bottom w:val="none" w:sz="0" w:space="0" w:color="auto"/>
                    <w:right w:val="none" w:sz="0" w:space="0" w:color="auto"/>
                  </w:divBdr>
                </w:div>
                <w:div w:id="1588348867">
                  <w:marLeft w:val="640"/>
                  <w:marRight w:val="0"/>
                  <w:marTop w:val="0"/>
                  <w:marBottom w:val="0"/>
                  <w:divBdr>
                    <w:top w:val="none" w:sz="0" w:space="0" w:color="auto"/>
                    <w:left w:val="none" w:sz="0" w:space="0" w:color="auto"/>
                    <w:bottom w:val="none" w:sz="0" w:space="0" w:color="auto"/>
                    <w:right w:val="none" w:sz="0" w:space="0" w:color="auto"/>
                  </w:divBdr>
                </w:div>
                <w:div w:id="1623077048">
                  <w:marLeft w:val="640"/>
                  <w:marRight w:val="0"/>
                  <w:marTop w:val="0"/>
                  <w:marBottom w:val="0"/>
                  <w:divBdr>
                    <w:top w:val="none" w:sz="0" w:space="0" w:color="auto"/>
                    <w:left w:val="none" w:sz="0" w:space="0" w:color="auto"/>
                    <w:bottom w:val="none" w:sz="0" w:space="0" w:color="auto"/>
                    <w:right w:val="none" w:sz="0" w:space="0" w:color="auto"/>
                  </w:divBdr>
                </w:div>
                <w:div w:id="1629117778">
                  <w:marLeft w:val="640"/>
                  <w:marRight w:val="0"/>
                  <w:marTop w:val="0"/>
                  <w:marBottom w:val="0"/>
                  <w:divBdr>
                    <w:top w:val="none" w:sz="0" w:space="0" w:color="auto"/>
                    <w:left w:val="none" w:sz="0" w:space="0" w:color="auto"/>
                    <w:bottom w:val="none" w:sz="0" w:space="0" w:color="auto"/>
                    <w:right w:val="none" w:sz="0" w:space="0" w:color="auto"/>
                  </w:divBdr>
                </w:div>
                <w:div w:id="1642887368">
                  <w:marLeft w:val="640"/>
                  <w:marRight w:val="0"/>
                  <w:marTop w:val="0"/>
                  <w:marBottom w:val="0"/>
                  <w:divBdr>
                    <w:top w:val="none" w:sz="0" w:space="0" w:color="auto"/>
                    <w:left w:val="none" w:sz="0" w:space="0" w:color="auto"/>
                    <w:bottom w:val="none" w:sz="0" w:space="0" w:color="auto"/>
                    <w:right w:val="none" w:sz="0" w:space="0" w:color="auto"/>
                  </w:divBdr>
                </w:div>
                <w:div w:id="1666392964">
                  <w:marLeft w:val="640"/>
                  <w:marRight w:val="0"/>
                  <w:marTop w:val="0"/>
                  <w:marBottom w:val="0"/>
                  <w:divBdr>
                    <w:top w:val="none" w:sz="0" w:space="0" w:color="auto"/>
                    <w:left w:val="none" w:sz="0" w:space="0" w:color="auto"/>
                    <w:bottom w:val="none" w:sz="0" w:space="0" w:color="auto"/>
                    <w:right w:val="none" w:sz="0" w:space="0" w:color="auto"/>
                  </w:divBdr>
                </w:div>
                <w:div w:id="1685205476">
                  <w:marLeft w:val="640"/>
                  <w:marRight w:val="0"/>
                  <w:marTop w:val="0"/>
                  <w:marBottom w:val="0"/>
                  <w:divBdr>
                    <w:top w:val="none" w:sz="0" w:space="0" w:color="auto"/>
                    <w:left w:val="none" w:sz="0" w:space="0" w:color="auto"/>
                    <w:bottom w:val="none" w:sz="0" w:space="0" w:color="auto"/>
                    <w:right w:val="none" w:sz="0" w:space="0" w:color="auto"/>
                  </w:divBdr>
                </w:div>
                <w:div w:id="1739590540">
                  <w:marLeft w:val="640"/>
                  <w:marRight w:val="0"/>
                  <w:marTop w:val="0"/>
                  <w:marBottom w:val="0"/>
                  <w:divBdr>
                    <w:top w:val="none" w:sz="0" w:space="0" w:color="auto"/>
                    <w:left w:val="none" w:sz="0" w:space="0" w:color="auto"/>
                    <w:bottom w:val="none" w:sz="0" w:space="0" w:color="auto"/>
                    <w:right w:val="none" w:sz="0" w:space="0" w:color="auto"/>
                  </w:divBdr>
                </w:div>
                <w:div w:id="1746223366">
                  <w:marLeft w:val="640"/>
                  <w:marRight w:val="0"/>
                  <w:marTop w:val="0"/>
                  <w:marBottom w:val="0"/>
                  <w:divBdr>
                    <w:top w:val="none" w:sz="0" w:space="0" w:color="auto"/>
                    <w:left w:val="none" w:sz="0" w:space="0" w:color="auto"/>
                    <w:bottom w:val="none" w:sz="0" w:space="0" w:color="auto"/>
                    <w:right w:val="none" w:sz="0" w:space="0" w:color="auto"/>
                  </w:divBdr>
                </w:div>
                <w:div w:id="1752001812">
                  <w:marLeft w:val="640"/>
                  <w:marRight w:val="0"/>
                  <w:marTop w:val="0"/>
                  <w:marBottom w:val="0"/>
                  <w:divBdr>
                    <w:top w:val="none" w:sz="0" w:space="0" w:color="auto"/>
                    <w:left w:val="none" w:sz="0" w:space="0" w:color="auto"/>
                    <w:bottom w:val="none" w:sz="0" w:space="0" w:color="auto"/>
                    <w:right w:val="none" w:sz="0" w:space="0" w:color="auto"/>
                  </w:divBdr>
                </w:div>
                <w:div w:id="1767657034">
                  <w:marLeft w:val="640"/>
                  <w:marRight w:val="0"/>
                  <w:marTop w:val="0"/>
                  <w:marBottom w:val="0"/>
                  <w:divBdr>
                    <w:top w:val="none" w:sz="0" w:space="0" w:color="auto"/>
                    <w:left w:val="none" w:sz="0" w:space="0" w:color="auto"/>
                    <w:bottom w:val="none" w:sz="0" w:space="0" w:color="auto"/>
                    <w:right w:val="none" w:sz="0" w:space="0" w:color="auto"/>
                  </w:divBdr>
                </w:div>
                <w:div w:id="1815178720">
                  <w:marLeft w:val="640"/>
                  <w:marRight w:val="0"/>
                  <w:marTop w:val="0"/>
                  <w:marBottom w:val="0"/>
                  <w:divBdr>
                    <w:top w:val="none" w:sz="0" w:space="0" w:color="auto"/>
                    <w:left w:val="none" w:sz="0" w:space="0" w:color="auto"/>
                    <w:bottom w:val="none" w:sz="0" w:space="0" w:color="auto"/>
                    <w:right w:val="none" w:sz="0" w:space="0" w:color="auto"/>
                  </w:divBdr>
                </w:div>
                <w:div w:id="1885949250">
                  <w:marLeft w:val="640"/>
                  <w:marRight w:val="0"/>
                  <w:marTop w:val="0"/>
                  <w:marBottom w:val="0"/>
                  <w:divBdr>
                    <w:top w:val="none" w:sz="0" w:space="0" w:color="auto"/>
                    <w:left w:val="none" w:sz="0" w:space="0" w:color="auto"/>
                    <w:bottom w:val="none" w:sz="0" w:space="0" w:color="auto"/>
                    <w:right w:val="none" w:sz="0" w:space="0" w:color="auto"/>
                  </w:divBdr>
                </w:div>
                <w:div w:id="1939482255">
                  <w:marLeft w:val="640"/>
                  <w:marRight w:val="0"/>
                  <w:marTop w:val="0"/>
                  <w:marBottom w:val="0"/>
                  <w:divBdr>
                    <w:top w:val="none" w:sz="0" w:space="0" w:color="auto"/>
                    <w:left w:val="none" w:sz="0" w:space="0" w:color="auto"/>
                    <w:bottom w:val="none" w:sz="0" w:space="0" w:color="auto"/>
                    <w:right w:val="none" w:sz="0" w:space="0" w:color="auto"/>
                  </w:divBdr>
                </w:div>
                <w:div w:id="1971084930">
                  <w:marLeft w:val="640"/>
                  <w:marRight w:val="0"/>
                  <w:marTop w:val="0"/>
                  <w:marBottom w:val="0"/>
                  <w:divBdr>
                    <w:top w:val="none" w:sz="0" w:space="0" w:color="auto"/>
                    <w:left w:val="none" w:sz="0" w:space="0" w:color="auto"/>
                    <w:bottom w:val="none" w:sz="0" w:space="0" w:color="auto"/>
                    <w:right w:val="none" w:sz="0" w:space="0" w:color="auto"/>
                  </w:divBdr>
                </w:div>
                <w:div w:id="2076081385">
                  <w:marLeft w:val="640"/>
                  <w:marRight w:val="0"/>
                  <w:marTop w:val="0"/>
                  <w:marBottom w:val="0"/>
                  <w:divBdr>
                    <w:top w:val="none" w:sz="0" w:space="0" w:color="auto"/>
                    <w:left w:val="none" w:sz="0" w:space="0" w:color="auto"/>
                    <w:bottom w:val="none" w:sz="0" w:space="0" w:color="auto"/>
                    <w:right w:val="none" w:sz="0" w:space="0" w:color="auto"/>
                  </w:divBdr>
                </w:div>
              </w:divsChild>
            </w:div>
            <w:div w:id="1280264076">
              <w:marLeft w:val="0"/>
              <w:marRight w:val="0"/>
              <w:marTop w:val="0"/>
              <w:marBottom w:val="0"/>
              <w:divBdr>
                <w:top w:val="none" w:sz="0" w:space="0" w:color="auto"/>
                <w:left w:val="none" w:sz="0" w:space="0" w:color="auto"/>
                <w:bottom w:val="none" w:sz="0" w:space="0" w:color="auto"/>
                <w:right w:val="none" w:sz="0" w:space="0" w:color="auto"/>
              </w:divBdr>
              <w:divsChild>
                <w:div w:id="25059624">
                  <w:marLeft w:val="640"/>
                  <w:marRight w:val="0"/>
                  <w:marTop w:val="0"/>
                  <w:marBottom w:val="0"/>
                  <w:divBdr>
                    <w:top w:val="none" w:sz="0" w:space="0" w:color="auto"/>
                    <w:left w:val="none" w:sz="0" w:space="0" w:color="auto"/>
                    <w:bottom w:val="none" w:sz="0" w:space="0" w:color="auto"/>
                    <w:right w:val="none" w:sz="0" w:space="0" w:color="auto"/>
                  </w:divBdr>
                </w:div>
                <w:div w:id="48962303">
                  <w:marLeft w:val="640"/>
                  <w:marRight w:val="0"/>
                  <w:marTop w:val="0"/>
                  <w:marBottom w:val="0"/>
                  <w:divBdr>
                    <w:top w:val="none" w:sz="0" w:space="0" w:color="auto"/>
                    <w:left w:val="none" w:sz="0" w:space="0" w:color="auto"/>
                    <w:bottom w:val="none" w:sz="0" w:space="0" w:color="auto"/>
                    <w:right w:val="none" w:sz="0" w:space="0" w:color="auto"/>
                  </w:divBdr>
                </w:div>
                <w:div w:id="193617693">
                  <w:marLeft w:val="640"/>
                  <w:marRight w:val="0"/>
                  <w:marTop w:val="0"/>
                  <w:marBottom w:val="0"/>
                  <w:divBdr>
                    <w:top w:val="none" w:sz="0" w:space="0" w:color="auto"/>
                    <w:left w:val="none" w:sz="0" w:space="0" w:color="auto"/>
                    <w:bottom w:val="none" w:sz="0" w:space="0" w:color="auto"/>
                    <w:right w:val="none" w:sz="0" w:space="0" w:color="auto"/>
                  </w:divBdr>
                </w:div>
                <w:div w:id="213929362">
                  <w:marLeft w:val="640"/>
                  <w:marRight w:val="0"/>
                  <w:marTop w:val="0"/>
                  <w:marBottom w:val="0"/>
                  <w:divBdr>
                    <w:top w:val="none" w:sz="0" w:space="0" w:color="auto"/>
                    <w:left w:val="none" w:sz="0" w:space="0" w:color="auto"/>
                    <w:bottom w:val="none" w:sz="0" w:space="0" w:color="auto"/>
                    <w:right w:val="none" w:sz="0" w:space="0" w:color="auto"/>
                  </w:divBdr>
                </w:div>
                <w:div w:id="246808804">
                  <w:marLeft w:val="640"/>
                  <w:marRight w:val="0"/>
                  <w:marTop w:val="0"/>
                  <w:marBottom w:val="0"/>
                  <w:divBdr>
                    <w:top w:val="none" w:sz="0" w:space="0" w:color="auto"/>
                    <w:left w:val="none" w:sz="0" w:space="0" w:color="auto"/>
                    <w:bottom w:val="none" w:sz="0" w:space="0" w:color="auto"/>
                    <w:right w:val="none" w:sz="0" w:space="0" w:color="auto"/>
                  </w:divBdr>
                </w:div>
                <w:div w:id="278877953">
                  <w:marLeft w:val="640"/>
                  <w:marRight w:val="0"/>
                  <w:marTop w:val="0"/>
                  <w:marBottom w:val="0"/>
                  <w:divBdr>
                    <w:top w:val="none" w:sz="0" w:space="0" w:color="auto"/>
                    <w:left w:val="none" w:sz="0" w:space="0" w:color="auto"/>
                    <w:bottom w:val="none" w:sz="0" w:space="0" w:color="auto"/>
                    <w:right w:val="none" w:sz="0" w:space="0" w:color="auto"/>
                  </w:divBdr>
                </w:div>
                <w:div w:id="279260551">
                  <w:marLeft w:val="640"/>
                  <w:marRight w:val="0"/>
                  <w:marTop w:val="0"/>
                  <w:marBottom w:val="0"/>
                  <w:divBdr>
                    <w:top w:val="none" w:sz="0" w:space="0" w:color="auto"/>
                    <w:left w:val="none" w:sz="0" w:space="0" w:color="auto"/>
                    <w:bottom w:val="none" w:sz="0" w:space="0" w:color="auto"/>
                    <w:right w:val="none" w:sz="0" w:space="0" w:color="auto"/>
                  </w:divBdr>
                </w:div>
                <w:div w:id="280649065">
                  <w:marLeft w:val="640"/>
                  <w:marRight w:val="0"/>
                  <w:marTop w:val="0"/>
                  <w:marBottom w:val="0"/>
                  <w:divBdr>
                    <w:top w:val="none" w:sz="0" w:space="0" w:color="auto"/>
                    <w:left w:val="none" w:sz="0" w:space="0" w:color="auto"/>
                    <w:bottom w:val="none" w:sz="0" w:space="0" w:color="auto"/>
                    <w:right w:val="none" w:sz="0" w:space="0" w:color="auto"/>
                  </w:divBdr>
                </w:div>
                <w:div w:id="297682931">
                  <w:marLeft w:val="640"/>
                  <w:marRight w:val="0"/>
                  <w:marTop w:val="0"/>
                  <w:marBottom w:val="0"/>
                  <w:divBdr>
                    <w:top w:val="none" w:sz="0" w:space="0" w:color="auto"/>
                    <w:left w:val="none" w:sz="0" w:space="0" w:color="auto"/>
                    <w:bottom w:val="none" w:sz="0" w:space="0" w:color="auto"/>
                    <w:right w:val="none" w:sz="0" w:space="0" w:color="auto"/>
                  </w:divBdr>
                </w:div>
                <w:div w:id="304243601">
                  <w:marLeft w:val="640"/>
                  <w:marRight w:val="0"/>
                  <w:marTop w:val="0"/>
                  <w:marBottom w:val="0"/>
                  <w:divBdr>
                    <w:top w:val="none" w:sz="0" w:space="0" w:color="auto"/>
                    <w:left w:val="none" w:sz="0" w:space="0" w:color="auto"/>
                    <w:bottom w:val="none" w:sz="0" w:space="0" w:color="auto"/>
                    <w:right w:val="none" w:sz="0" w:space="0" w:color="auto"/>
                  </w:divBdr>
                </w:div>
                <w:div w:id="446509943">
                  <w:marLeft w:val="640"/>
                  <w:marRight w:val="0"/>
                  <w:marTop w:val="0"/>
                  <w:marBottom w:val="0"/>
                  <w:divBdr>
                    <w:top w:val="none" w:sz="0" w:space="0" w:color="auto"/>
                    <w:left w:val="none" w:sz="0" w:space="0" w:color="auto"/>
                    <w:bottom w:val="none" w:sz="0" w:space="0" w:color="auto"/>
                    <w:right w:val="none" w:sz="0" w:space="0" w:color="auto"/>
                  </w:divBdr>
                </w:div>
                <w:div w:id="446968678">
                  <w:marLeft w:val="640"/>
                  <w:marRight w:val="0"/>
                  <w:marTop w:val="0"/>
                  <w:marBottom w:val="0"/>
                  <w:divBdr>
                    <w:top w:val="none" w:sz="0" w:space="0" w:color="auto"/>
                    <w:left w:val="none" w:sz="0" w:space="0" w:color="auto"/>
                    <w:bottom w:val="none" w:sz="0" w:space="0" w:color="auto"/>
                    <w:right w:val="none" w:sz="0" w:space="0" w:color="auto"/>
                  </w:divBdr>
                </w:div>
                <w:div w:id="469175767">
                  <w:marLeft w:val="640"/>
                  <w:marRight w:val="0"/>
                  <w:marTop w:val="0"/>
                  <w:marBottom w:val="0"/>
                  <w:divBdr>
                    <w:top w:val="none" w:sz="0" w:space="0" w:color="auto"/>
                    <w:left w:val="none" w:sz="0" w:space="0" w:color="auto"/>
                    <w:bottom w:val="none" w:sz="0" w:space="0" w:color="auto"/>
                    <w:right w:val="none" w:sz="0" w:space="0" w:color="auto"/>
                  </w:divBdr>
                </w:div>
                <w:div w:id="529488504">
                  <w:marLeft w:val="640"/>
                  <w:marRight w:val="0"/>
                  <w:marTop w:val="0"/>
                  <w:marBottom w:val="0"/>
                  <w:divBdr>
                    <w:top w:val="none" w:sz="0" w:space="0" w:color="auto"/>
                    <w:left w:val="none" w:sz="0" w:space="0" w:color="auto"/>
                    <w:bottom w:val="none" w:sz="0" w:space="0" w:color="auto"/>
                    <w:right w:val="none" w:sz="0" w:space="0" w:color="auto"/>
                  </w:divBdr>
                </w:div>
                <w:div w:id="553395015">
                  <w:marLeft w:val="640"/>
                  <w:marRight w:val="0"/>
                  <w:marTop w:val="0"/>
                  <w:marBottom w:val="0"/>
                  <w:divBdr>
                    <w:top w:val="none" w:sz="0" w:space="0" w:color="auto"/>
                    <w:left w:val="none" w:sz="0" w:space="0" w:color="auto"/>
                    <w:bottom w:val="none" w:sz="0" w:space="0" w:color="auto"/>
                    <w:right w:val="none" w:sz="0" w:space="0" w:color="auto"/>
                  </w:divBdr>
                </w:div>
                <w:div w:id="561406423">
                  <w:marLeft w:val="640"/>
                  <w:marRight w:val="0"/>
                  <w:marTop w:val="0"/>
                  <w:marBottom w:val="0"/>
                  <w:divBdr>
                    <w:top w:val="none" w:sz="0" w:space="0" w:color="auto"/>
                    <w:left w:val="none" w:sz="0" w:space="0" w:color="auto"/>
                    <w:bottom w:val="none" w:sz="0" w:space="0" w:color="auto"/>
                    <w:right w:val="none" w:sz="0" w:space="0" w:color="auto"/>
                  </w:divBdr>
                </w:div>
                <w:div w:id="572467833">
                  <w:marLeft w:val="640"/>
                  <w:marRight w:val="0"/>
                  <w:marTop w:val="0"/>
                  <w:marBottom w:val="0"/>
                  <w:divBdr>
                    <w:top w:val="none" w:sz="0" w:space="0" w:color="auto"/>
                    <w:left w:val="none" w:sz="0" w:space="0" w:color="auto"/>
                    <w:bottom w:val="none" w:sz="0" w:space="0" w:color="auto"/>
                    <w:right w:val="none" w:sz="0" w:space="0" w:color="auto"/>
                  </w:divBdr>
                </w:div>
                <w:div w:id="608242705">
                  <w:marLeft w:val="640"/>
                  <w:marRight w:val="0"/>
                  <w:marTop w:val="0"/>
                  <w:marBottom w:val="0"/>
                  <w:divBdr>
                    <w:top w:val="none" w:sz="0" w:space="0" w:color="auto"/>
                    <w:left w:val="none" w:sz="0" w:space="0" w:color="auto"/>
                    <w:bottom w:val="none" w:sz="0" w:space="0" w:color="auto"/>
                    <w:right w:val="none" w:sz="0" w:space="0" w:color="auto"/>
                  </w:divBdr>
                </w:div>
                <w:div w:id="662927320">
                  <w:marLeft w:val="640"/>
                  <w:marRight w:val="0"/>
                  <w:marTop w:val="0"/>
                  <w:marBottom w:val="0"/>
                  <w:divBdr>
                    <w:top w:val="none" w:sz="0" w:space="0" w:color="auto"/>
                    <w:left w:val="none" w:sz="0" w:space="0" w:color="auto"/>
                    <w:bottom w:val="none" w:sz="0" w:space="0" w:color="auto"/>
                    <w:right w:val="none" w:sz="0" w:space="0" w:color="auto"/>
                  </w:divBdr>
                </w:div>
                <w:div w:id="668870077">
                  <w:marLeft w:val="640"/>
                  <w:marRight w:val="0"/>
                  <w:marTop w:val="0"/>
                  <w:marBottom w:val="0"/>
                  <w:divBdr>
                    <w:top w:val="none" w:sz="0" w:space="0" w:color="auto"/>
                    <w:left w:val="none" w:sz="0" w:space="0" w:color="auto"/>
                    <w:bottom w:val="none" w:sz="0" w:space="0" w:color="auto"/>
                    <w:right w:val="none" w:sz="0" w:space="0" w:color="auto"/>
                  </w:divBdr>
                </w:div>
                <w:div w:id="672102771">
                  <w:marLeft w:val="640"/>
                  <w:marRight w:val="0"/>
                  <w:marTop w:val="0"/>
                  <w:marBottom w:val="0"/>
                  <w:divBdr>
                    <w:top w:val="none" w:sz="0" w:space="0" w:color="auto"/>
                    <w:left w:val="none" w:sz="0" w:space="0" w:color="auto"/>
                    <w:bottom w:val="none" w:sz="0" w:space="0" w:color="auto"/>
                    <w:right w:val="none" w:sz="0" w:space="0" w:color="auto"/>
                  </w:divBdr>
                </w:div>
                <w:div w:id="717169830">
                  <w:marLeft w:val="640"/>
                  <w:marRight w:val="0"/>
                  <w:marTop w:val="0"/>
                  <w:marBottom w:val="0"/>
                  <w:divBdr>
                    <w:top w:val="none" w:sz="0" w:space="0" w:color="auto"/>
                    <w:left w:val="none" w:sz="0" w:space="0" w:color="auto"/>
                    <w:bottom w:val="none" w:sz="0" w:space="0" w:color="auto"/>
                    <w:right w:val="none" w:sz="0" w:space="0" w:color="auto"/>
                  </w:divBdr>
                </w:div>
                <w:div w:id="725493358">
                  <w:marLeft w:val="640"/>
                  <w:marRight w:val="0"/>
                  <w:marTop w:val="0"/>
                  <w:marBottom w:val="0"/>
                  <w:divBdr>
                    <w:top w:val="none" w:sz="0" w:space="0" w:color="auto"/>
                    <w:left w:val="none" w:sz="0" w:space="0" w:color="auto"/>
                    <w:bottom w:val="none" w:sz="0" w:space="0" w:color="auto"/>
                    <w:right w:val="none" w:sz="0" w:space="0" w:color="auto"/>
                  </w:divBdr>
                </w:div>
                <w:div w:id="727807555">
                  <w:marLeft w:val="640"/>
                  <w:marRight w:val="0"/>
                  <w:marTop w:val="0"/>
                  <w:marBottom w:val="0"/>
                  <w:divBdr>
                    <w:top w:val="none" w:sz="0" w:space="0" w:color="auto"/>
                    <w:left w:val="none" w:sz="0" w:space="0" w:color="auto"/>
                    <w:bottom w:val="none" w:sz="0" w:space="0" w:color="auto"/>
                    <w:right w:val="none" w:sz="0" w:space="0" w:color="auto"/>
                  </w:divBdr>
                </w:div>
                <w:div w:id="734624577">
                  <w:marLeft w:val="640"/>
                  <w:marRight w:val="0"/>
                  <w:marTop w:val="0"/>
                  <w:marBottom w:val="0"/>
                  <w:divBdr>
                    <w:top w:val="none" w:sz="0" w:space="0" w:color="auto"/>
                    <w:left w:val="none" w:sz="0" w:space="0" w:color="auto"/>
                    <w:bottom w:val="none" w:sz="0" w:space="0" w:color="auto"/>
                    <w:right w:val="none" w:sz="0" w:space="0" w:color="auto"/>
                  </w:divBdr>
                </w:div>
                <w:div w:id="749280030">
                  <w:marLeft w:val="640"/>
                  <w:marRight w:val="0"/>
                  <w:marTop w:val="0"/>
                  <w:marBottom w:val="0"/>
                  <w:divBdr>
                    <w:top w:val="none" w:sz="0" w:space="0" w:color="auto"/>
                    <w:left w:val="none" w:sz="0" w:space="0" w:color="auto"/>
                    <w:bottom w:val="none" w:sz="0" w:space="0" w:color="auto"/>
                    <w:right w:val="none" w:sz="0" w:space="0" w:color="auto"/>
                  </w:divBdr>
                </w:div>
                <w:div w:id="751857311">
                  <w:marLeft w:val="640"/>
                  <w:marRight w:val="0"/>
                  <w:marTop w:val="0"/>
                  <w:marBottom w:val="0"/>
                  <w:divBdr>
                    <w:top w:val="none" w:sz="0" w:space="0" w:color="auto"/>
                    <w:left w:val="none" w:sz="0" w:space="0" w:color="auto"/>
                    <w:bottom w:val="none" w:sz="0" w:space="0" w:color="auto"/>
                    <w:right w:val="none" w:sz="0" w:space="0" w:color="auto"/>
                  </w:divBdr>
                </w:div>
                <w:div w:id="790827935">
                  <w:marLeft w:val="640"/>
                  <w:marRight w:val="0"/>
                  <w:marTop w:val="0"/>
                  <w:marBottom w:val="0"/>
                  <w:divBdr>
                    <w:top w:val="none" w:sz="0" w:space="0" w:color="auto"/>
                    <w:left w:val="none" w:sz="0" w:space="0" w:color="auto"/>
                    <w:bottom w:val="none" w:sz="0" w:space="0" w:color="auto"/>
                    <w:right w:val="none" w:sz="0" w:space="0" w:color="auto"/>
                  </w:divBdr>
                </w:div>
                <w:div w:id="826290247">
                  <w:marLeft w:val="640"/>
                  <w:marRight w:val="0"/>
                  <w:marTop w:val="0"/>
                  <w:marBottom w:val="0"/>
                  <w:divBdr>
                    <w:top w:val="none" w:sz="0" w:space="0" w:color="auto"/>
                    <w:left w:val="none" w:sz="0" w:space="0" w:color="auto"/>
                    <w:bottom w:val="none" w:sz="0" w:space="0" w:color="auto"/>
                    <w:right w:val="none" w:sz="0" w:space="0" w:color="auto"/>
                  </w:divBdr>
                </w:div>
                <w:div w:id="838158333">
                  <w:marLeft w:val="640"/>
                  <w:marRight w:val="0"/>
                  <w:marTop w:val="0"/>
                  <w:marBottom w:val="0"/>
                  <w:divBdr>
                    <w:top w:val="none" w:sz="0" w:space="0" w:color="auto"/>
                    <w:left w:val="none" w:sz="0" w:space="0" w:color="auto"/>
                    <w:bottom w:val="none" w:sz="0" w:space="0" w:color="auto"/>
                    <w:right w:val="none" w:sz="0" w:space="0" w:color="auto"/>
                  </w:divBdr>
                </w:div>
                <w:div w:id="842822758">
                  <w:marLeft w:val="640"/>
                  <w:marRight w:val="0"/>
                  <w:marTop w:val="0"/>
                  <w:marBottom w:val="0"/>
                  <w:divBdr>
                    <w:top w:val="none" w:sz="0" w:space="0" w:color="auto"/>
                    <w:left w:val="none" w:sz="0" w:space="0" w:color="auto"/>
                    <w:bottom w:val="none" w:sz="0" w:space="0" w:color="auto"/>
                    <w:right w:val="none" w:sz="0" w:space="0" w:color="auto"/>
                  </w:divBdr>
                </w:div>
                <w:div w:id="861095308">
                  <w:marLeft w:val="640"/>
                  <w:marRight w:val="0"/>
                  <w:marTop w:val="0"/>
                  <w:marBottom w:val="0"/>
                  <w:divBdr>
                    <w:top w:val="none" w:sz="0" w:space="0" w:color="auto"/>
                    <w:left w:val="none" w:sz="0" w:space="0" w:color="auto"/>
                    <w:bottom w:val="none" w:sz="0" w:space="0" w:color="auto"/>
                    <w:right w:val="none" w:sz="0" w:space="0" w:color="auto"/>
                  </w:divBdr>
                </w:div>
                <w:div w:id="864556486">
                  <w:marLeft w:val="640"/>
                  <w:marRight w:val="0"/>
                  <w:marTop w:val="0"/>
                  <w:marBottom w:val="0"/>
                  <w:divBdr>
                    <w:top w:val="none" w:sz="0" w:space="0" w:color="auto"/>
                    <w:left w:val="none" w:sz="0" w:space="0" w:color="auto"/>
                    <w:bottom w:val="none" w:sz="0" w:space="0" w:color="auto"/>
                    <w:right w:val="none" w:sz="0" w:space="0" w:color="auto"/>
                  </w:divBdr>
                </w:div>
                <w:div w:id="867449393">
                  <w:marLeft w:val="640"/>
                  <w:marRight w:val="0"/>
                  <w:marTop w:val="0"/>
                  <w:marBottom w:val="0"/>
                  <w:divBdr>
                    <w:top w:val="none" w:sz="0" w:space="0" w:color="auto"/>
                    <w:left w:val="none" w:sz="0" w:space="0" w:color="auto"/>
                    <w:bottom w:val="none" w:sz="0" w:space="0" w:color="auto"/>
                    <w:right w:val="none" w:sz="0" w:space="0" w:color="auto"/>
                  </w:divBdr>
                </w:div>
                <w:div w:id="997226989">
                  <w:marLeft w:val="640"/>
                  <w:marRight w:val="0"/>
                  <w:marTop w:val="0"/>
                  <w:marBottom w:val="0"/>
                  <w:divBdr>
                    <w:top w:val="none" w:sz="0" w:space="0" w:color="auto"/>
                    <w:left w:val="none" w:sz="0" w:space="0" w:color="auto"/>
                    <w:bottom w:val="none" w:sz="0" w:space="0" w:color="auto"/>
                    <w:right w:val="none" w:sz="0" w:space="0" w:color="auto"/>
                  </w:divBdr>
                </w:div>
                <w:div w:id="1006664901">
                  <w:marLeft w:val="640"/>
                  <w:marRight w:val="0"/>
                  <w:marTop w:val="0"/>
                  <w:marBottom w:val="0"/>
                  <w:divBdr>
                    <w:top w:val="none" w:sz="0" w:space="0" w:color="auto"/>
                    <w:left w:val="none" w:sz="0" w:space="0" w:color="auto"/>
                    <w:bottom w:val="none" w:sz="0" w:space="0" w:color="auto"/>
                    <w:right w:val="none" w:sz="0" w:space="0" w:color="auto"/>
                  </w:divBdr>
                </w:div>
                <w:div w:id="1020936827">
                  <w:marLeft w:val="640"/>
                  <w:marRight w:val="0"/>
                  <w:marTop w:val="0"/>
                  <w:marBottom w:val="0"/>
                  <w:divBdr>
                    <w:top w:val="none" w:sz="0" w:space="0" w:color="auto"/>
                    <w:left w:val="none" w:sz="0" w:space="0" w:color="auto"/>
                    <w:bottom w:val="none" w:sz="0" w:space="0" w:color="auto"/>
                    <w:right w:val="none" w:sz="0" w:space="0" w:color="auto"/>
                  </w:divBdr>
                </w:div>
                <w:div w:id="1038235023">
                  <w:marLeft w:val="640"/>
                  <w:marRight w:val="0"/>
                  <w:marTop w:val="0"/>
                  <w:marBottom w:val="0"/>
                  <w:divBdr>
                    <w:top w:val="none" w:sz="0" w:space="0" w:color="auto"/>
                    <w:left w:val="none" w:sz="0" w:space="0" w:color="auto"/>
                    <w:bottom w:val="none" w:sz="0" w:space="0" w:color="auto"/>
                    <w:right w:val="none" w:sz="0" w:space="0" w:color="auto"/>
                  </w:divBdr>
                </w:div>
                <w:div w:id="1049694135">
                  <w:marLeft w:val="640"/>
                  <w:marRight w:val="0"/>
                  <w:marTop w:val="0"/>
                  <w:marBottom w:val="0"/>
                  <w:divBdr>
                    <w:top w:val="none" w:sz="0" w:space="0" w:color="auto"/>
                    <w:left w:val="none" w:sz="0" w:space="0" w:color="auto"/>
                    <w:bottom w:val="none" w:sz="0" w:space="0" w:color="auto"/>
                    <w:right w:val="none" w:sz="0" w:space="0" w:color="auto"/>
                  </w:divBdr>
                </w:div>
                <w:div w:id="1148090538">
                  <w:marLeft w:val="640"/>
                  <w:marRight w:val="0"/>
                  <w:marTop w:val="0"/>
                  <w:marBottom w:val="0"/>
                  <w:divBdr>
                    <w:top w:val="none" w:sz="0" w:space="0" w:color="auto"/>
                    <w:left w:val="none" w:sz="0" w:space="0" w:color="auto"/>
                    <w:bottom w:val="none" w:sz="0" w:space="0" w:color="auto"/>
                    <w:right w:val="none" w:sz="0" w:space="0" w:color="auto"/>
                  </w:divBdr>
                </w:div>
                <w:div w:id="1173565022">
                  <w:marLeft w:val="640"/>
                  <w:marRight w:val="0"/>
                  <w:marTop w:val="0"/>
                  <w:marBottom w:val="0"/>
                  <w:divBdr>
                    <w:top w:val="none" w:sz="0" w:space="0" w:color="auto"/>
                    <w:left w:val="none" w:sz="0" w:space="0" w:color="auto"/>
                    <w:bottom w:val="none" w:sz="0" w:space="0" w:color="auto"/>
                    <w:right w:val="none" w:sz="0" w:space="0" w:color="auto"/>
                  </w:divBdr>
                </w:div>
                <w:div w:id="1176572132">
                  <w:marLeft w:val="640"/>
                  <w:marRight w:val="0"/>
                  <w:marTop w:val="0"/>
                  <w:marBottom w:val="0"/>
                  <w:divBdr>
                    <w:top w:val="none" w:sz="0" w:space="0" w:color="auto"/>
                    <w:left w:val="none" w:sz="0" w:space="0" w:color="auto"/>
                    <w:bottom w:val="none" w:sz="0" w:space="0" w:color="auto"/>
                    <w:right w:val="none" w:sz="0" w:space="0" w:color="auto"/>
                  </w:divBdr>
                </w:div>
                <w:div w:id="1237281081">
                  <w:marLeft w:val="640"/>
                  <w:marRight w:val="0"/>
                  <w:marTop w:val="0"/>
                  <w:marBottom w:val="0"/>
                  <w:divBdr>
                    <w:top w:val="none" w:sz="0" w:space="0" w:color="auto"/>
                    <w:left w:val="none" w:sz="0" w:space="0" w:color="auto"/>
                    <w:bottom w:val="none" w:sz="0" w:space="0" w:color="auto"/>
                    <w:right w:val="none" w:sz="0" w:space="0" w:color="auto"/>
                  </w:divBdr>
                </w:div>
                <w:div w:id="1258441586">
                  <w:marLeft w:val="640"/>
                  <w:marRight w:val="0"/>
                  <w:marTop w:val="0"/>
                  <w:marBottom w:val="0"/>
                  <w:divBdr>
                    <w:top w:val="none" w:sz="0" w:space="0" w:color="auto"/>
                    <w:left w:val="none" w:sz="0" w:space="0" w:color="auto"/>
                    <w:bottom w:val="none" w:sz="0" w:space="0" w:color="auto"/>
                    <w:right w:val="none" w:sz="0" w:space="0" w:color="auto"/>
                  </w:divBdr>
                </w:div>
                <w:div w:id="1280257324">
                  <w:marLeft w:val="640"/>
                  <w:marRight w:val="0"/>
                  <w:marTop w:val="0"/>
                  <w:marBottom w:val="0"/>
                  <w:divBdr>
                    <w:top w:val="none" w:sz="0" w:space="0" w:color="auto"/>
                    <w:left w:val="none" w:sz="0" w:space="0" w:color="auto"/>
                    <w:bottom w:val="none" w:sz="0" w:space="0" w:color="auto"/>
                    <w:right w:val="none" w:sz="0" w:space="0" w:color="auto"/>
                  </w:divBdr>
                </w:div>
                <w:div w:id="1281106943">
                  <w:marLeft w:val="640"/>
                  <w:marRight w:val="0"/>
                  <w:marTop w:val="0"/>
                  <w:marBottom w:val="0"/>
                  <w:divBdr>
                    <w:top w:val="none" w:sz="0" w:space="0" w:color="auto"/>
                    <w:left w:val="none" w:sz="0" w:space="0" w:color="auto"/>
                    <w:bottom w:val="none" w:sz="0" w:space="0" w:color="auto"/>
                    <w:right w:val="none" w:sz="0" w:space="0" w:color="auto"/>
                  </w:divBdr>
                </w:div>
                <w:div w:id="1348941918">
                  <w:marLeft w:val="640"/>
                  <w:marRight w:val="0"/>
                  <w:marTop w:val="0"/>
                  <w:marBottom w:val="0"/>
                  <w:divBdr>
                    <w:top w:val="none" w:sz="0" w:space="0" w:color="auto"/>
                    <w:left w:val="none" w:sz="0" w:space="0" w:color="auto"/>
                    <w:bottom w:val="none" w:sz="0" w:space="0" w:color="auto"/>
                    <w:right w:val="none" w:sz="0" w:space="0" w:color="auto"/>
                  </w:divBdr>
                </w:div>
                <w:div w:id="1414544210">
                  <w:marLeft w:val="640"/>
                  <w:marRight w:val="0"/>
                  <w:marTop w:val="0"/>
                  <w:marBottom w:val="0"/>
                  <w:divBdr>
                    <w:top w:val="none" w:sz="0" w:space="0" w:color="auto"/>
                    <w:left w:val="none" w:sz="0" w:space="0" w:color="auto"/>
                    <w:bottom w:val="none" w:sz="0" w:space="0" w:color="auto"/>
                    <w:right w:val="none" w:sz="0" w:space="0" w:color="auto"/>
                  </w:divBdr>
                </w:div>
                <w:div w:id="1444036755">
                  <w:marLeft w:val="640"/>
                  <w:marRight w:val="0"/>
                  <w:marTop w:val="0"/>
                  <w:marBottom w:val="0"/>
                  <w:divBdr>
                    <w:top w:val="none" w:sz="0" w:space="0" w:color="auto"/>
                    <w:left w:val="none" w:sz="0" w:space="0" w:color="auto"/>
                    <w:bottom w:val="none" w:sz="0" w:space="0" w:color="auto"/>
                    <w:right w:val="none" w:sz="0" w:space="0" w:color="auto"/>
                  </w:divBdr>
                </w:div>
                <w:div w:id="1486163673">
                  <w:marLeft w:val="640"/>
                  <w:marRight w:val="0"/>
                  <w:marTop w:val="0"/>
                  <w:marBottom w:val="0"/>
                  <w:divBdr>
                    <w:top w:val="none" w:sz="0" w:space="0" w:color="auto"/>
                    <w:left w:val="none" w:sz="0" w:space="0" w:color="auto"/>
                    <w:bottom w:val="none" w:sz="0" w:space="0" w:color="auto"/>
                    <w:right w:val="none" w:sz="0" w:space="0" w:color="auto"/>
                  </w:divBdr>
                </w:div>
                <w:div w:id="1490094107">
                  <w:marLeft w:val="640"/>
                  <w:marRight w:val="0"/>
                  <w:marTop w:val="0"/>
                  <w:marBottom w:val="0"/>
                  <w:divBdr>
                    <w:top w:val="none" w:sz="0" w:space="0" w:color="auto"/>
                    <w:left w:val="none" w:sz="0" w:space="0" w:color="auto"/>
                    <w:bottom w:val="none" w:sz="0" w:space="0" w:color="auto"/>
                    <w:right w:val="none" w:sz="0" w:space="0" w:color="auto"/>
                  </w:divBdr>
                </w:div>
                <w:div w:id="1563565857">
                  <w:marLeft w:val="640"/>
                  <w:marRight w:val="0"/>
                  <w:marTop w:val="0"/>
                  <w:marBottom w:val="0"/>
                  <w:divBdr>
                    <w:top w:val="none" w:sz="0" w:space="0" w:color="auto"/>
                    <w:left w:val="none" w:sz="0" w:space="0" w:color="auto"/>
                    <w:bottom w:val="none" w:sz="0" w:space="0" w:color="auto"/>
                    <w:right w:val="none" w:sz="0" w:space="0" w:color="auto"/>
                  </w:divBdr>
                </w:div>
                <w:div w:id="1621065288">
                  <w:marLeft w:val="640"/>
                  <w:marRight w:val="0"/>
                  <w:marTop w:val="0"/>
                  <w:marBottom w:val="0"/>
                  <w:divBdr>
                    <w:top w:val="none" w:sz="0" w:space="0" w:color="auto"/>
                    <w:left w:val="none" w:sz="0" w:space="0" w:color="auto"/>
                    <w:bottom w:val="none" w:sz="0" w:space="0" w:color="auto"/>
                    <w:right w:val="none" w:sz="0" w:space="0" w:color="auto"/>
                  </w:divBdr>
                </w:div>
                <w:div w:id="1720007875">
                  <w:marLeft w:val="640"/>
                  <w:marRight w:val="0"/>
                  <w:marTop w:val="0"/>
                  <w:marBottom w:val="0"/>
                  <w:divBdr>
                    <w:top w:val="none" w:sz="0" w:space="0" w:color="auto"/>
                    <w:left w:val="none" w:sz="0" w:space="0" w:color="auto"/>
                    <w:bottom w:val="none" w:sz="0" w:space="0" w:color="auto"/>
                    <w:right w:val="none" w:sz="0" w:space="0" w:color="auto"/>
                  </w:divBdr>
                </w:div>
                <w:div w:id="1720476143">
                  <w:marLeft w:val="640"/>
                  <w:marRight w:val="0"/>
                  <w:marTop w:val="0"/>
                  <w:marBottom w:val="0"/>
                  <w:divBdr>
                    <w:top w:val="none" w:sz="0" w:space="0" w:color="auto"/>
                    <w:left w:val="none" w:sz="0" w:space="0" w:color="auto"/>
                    <w:bottom w:val="none" w:sz="0" w:space="0" w:color="auto"/>
                    <w:right w:val="none" w:sz="0" w:space="0" w:color="auto"/>
                  </w:divBdr>
                </w:div>
                <w:div w:id="1724669916">
                  <w:marLeft w:val="640"/>
                  <w:marRight w:val="0"/>
                  <w:marTop w:val="0"/>
                  <w:marBottom w:val="0"/>
                  <w:divBdr>
                    <w:top w:val="none" w:sz="0" w:space="0" w:color="auto"/>
                    <w:left w:val="none" w:sz="0" w:space="0" w:color="auto"/>
                    <w:bottom w:val="none" w:sz="0" w:space="0" w:color="auto"/>
                    <w:right w:val="none" w:sz="0" w:space="0" w:color="auto"/>
                  </w:divBdr>
                </w:div>
                <w:div w:id="1729648099">
                  <w:marLeft w:val="640"/>
                  <w:marRight w:val="0"/>
                  <w:marTop w:val="0"/>
                  <w:marBottom w:val="0"/>
                  <w:divBdr>
                    <w:top w:val="none" w:sz="0" w:space="0" w:color="auto"/>
                    <w:left w:val="none" w:sz="0" w:space="0" w:color="auto"/>
                    <w:bottom w:val="none" w:sz="0" w:space="0" w:color="auto"/>
                    <w:right w:val="none" w:sz="0" w:space="0" w:color="auto"/>
                  </w:divBdr>
                </w:div>
                <w:div w:id="1744909586">
                  <w:marLeft w:val="640"/>
                  <w:marRight w:val="0"/>
                  <w:marTop w:val="0"/>
                  <w:marBottom w:val="0"/>
                  <w:divBdr>
                    <w:top w:val="none" w:sz="0" w:space="0" w:color="auto"/>
                    <w:left w:val="none" w:sz="0" w:space="0" w:color="auto"/>
                    <w:bottom w:val="none" w:sz="0" w:space="0" w:color="auto"/>
                    <w:right w:val="none" w:sz="0" w:space="0" w:color="auto"/>
                  </w:divBdr>
                </w:div>
                <w:div w:id="1756710667">
                  <w:marLeft w:val="640"/>
                  <w:marRight w:val="0"/>
                  <w:marTop w:val="0"/>
                  <w:marBottom w:val="0"/>
                  <w:divBdr>
                    <w:top w:val="none" w:sz="0" w:space="0" w:color="auto"/>
                    <w:left w:val="none" w:sz="0" w:space="0" w:color="auto"/>
                    <w:bottom w:val="none" w:sz="0" w:space="0" w:color="auto"/>
                    <w:right w:val="none" w:sz="0" w:space="0" w:color="auto"/>
                  </w:divBdr>
                </w:div>
                <w:div w:id="1776097566">
                  <w:marLeft w:val="640"/>
                  <w:marRight w:val="0"/>
                  <w:marTop w:val="0"/>
                  <w:marBottom w:val="0"/>
                  <w:divBdr>
                    <w:top w:val="none" w:sz="0" w:space="0" w:color="auto"/>
                    <w:left w:val="none" w:sz="0" w:space="0" w:color="auto"/>
                    <w:bottom w:val="none" w:sz="0" w:space="0" w:color="auto"/>
                    <w:right w:val="none" w:sz="0" w:space="0" w:color="auto"/>
                  </w:divBdr>
                </w:div>
                <w:div w:id="1804883415">
                  <w:marLeft w:val="640"/>
                  <w:marRight w:val="0"/>
                  <w:marTop w:val="0"/>
                  <w:marBottom w:val="0"/>
                  <w:divBdr>
                    <w:top w:val="none" w:sz="0" w:space="0" w:color="auto"/>
                    <w:left w:val="none" w:sz="0" w:space="0" w:color="auto"/>
                    <w:bottom w:val="none" w:sz="0" w:space="0" w:color="auto"/>
                    <w:right w:val="none" w:sz="0" w:space="0" w:color="auto"/>
                  </w:divBdr>
                </w:div>
                <w:div w:id="1811046000">
                  <w:marLeft w:val="640"/>
                  <w:marRight w:val="0"/>
                  <w:marTop w:val="0"/>
                  <w:marBottom w:val="0"/>
                  <w:divBdr>
                    <w:top w:val="none" w:sz="0" w:space="0" w:color="auto"/>
                    <w:left w:val="none" w:sz="0" w:space="0" w:color="auto"/>
                    <w:bottom w:val="none" w:sz="0" w:space="0" w:color="auto"/>
                    <w:right w:val="none" w:sz="0" w:space="0" w:color="auto"/>
                  </w:divBdr>
                </w:div>
                <w:div w:id="1906182493">
                  <w:marLeft w:val="640"/>
                  <w:marRight w:val="0"/>
                  <w:marTop w:val="0"/>
                  <w:marBottom w:val="0"/>
                  <w:divBdr>
                    <w:top w:val="none" w:sz="0" w:space="0" w:color="auto"/>
                    <w:left w:val="none" w:sz="0" w:space="0" w:color="auto"/>
                    <w:bottom w:val="none" w:sz="0" w:space="0" w:color="auto"/>
                    <w:right w:val="none" w:sz="0" w:space="0" w:color="auto"/>
                  </w:divBdr>
                </w:div>
                <w:div w:id="1921013737">
                  <w:marLeft w:val="640"/>
                  <w:marRight w:val="0"/>
                  <w:marTop w:val="0"/>
                  <w:marBottom w:val="0"/>
                  <w:divBdr>
                    <w:top w:val="none" w:sz="0" w:space="0" w:color="auto"/>
                    <w:left w:val="none" w:sz="0" w:space="0" w:color="auto"/>
                    <w:bottom w:val="none" w:sz="0" w:space="0" w:color="auto"/>
                    <w:right w:val="none" w:sz="0" w:space="0" w:color="auto"/>
                  </w:divBdr>
                </w:div>
                <w:div w:id="1926037618">
                  <w:marLeft w:val="640"/>
                  <w:marRight w:val="0"/>
                  <w:marTop w:val="0"/>
                  <w:marBottom w:val="0"/>
                  <w:divBdr>
                    <w:top w:val="none" w:sz="0" w:space="0" w:color="auto"/>
                    <w:left w:val="none" w:sz="0" w:space="0" w:color="auto"/>
                    <w:bottom w:val="none" w:sz="0" w:space="0" w:color="auto"/>
                    <w:right w:val="none" w:sz="0" w:space="0" w:color="auto"/>
                  </w:divBdr>
                </w:div>
                <w:div w:id="1952669193">
                  <w:marLeft w:val="640"/>
                  <w:marRight w:val="0"/>
                  <w:marTop w:val="0"/>
                  <w:marBottom w:val="0"/>
                  <w:divBdr>
                    <w:top w:val="none" w:sz="0" w:space="0" w:color="auto"/>
                    <w:left w:val="none" w:sz="0" w:space="0" w:color="auto"/>
                    <w:bottom w:val="none" w:sz="0" w:space="0" w:color="auto"/>
                    <w:right w:val="none" w:sz="0" w:space="0" w:color="auto"/>
                  </w:divBdr>
                </w:div>
                <w:div w:id="1963995917">
                  <w:marLeft w:val="640"/>
                  <w:marRight w:val="0"/>
                  <w:marTop w:val="0"/>
                  <w:marBottom w:val="0"/>
                  <w:divBdr>
                    <w:top w:val="none" w:sz="0" w:space="0" w:color="auto"/>
                    <w:left w:val="none" w:sz="0" w:space="0" w:color="auto"/>
                    <w:bottom w:val="none" w:sz="0" w:space="0" w:color="auto"/>
                    <w:right w:val="none" w:sz="0" w:space="0" w:color="auto"/>
                  </w:divBdr>
                </w:div>
                <w:div w:id="2114591072">
                  <w:marLeft w:val="640"/>
                  <w:marRight w:val="0"/>
                  <w:marTop w:val="0"/>
                  <w:marBottom w:val="0"/>
                  <w:divBdr>
                    <w:top w:val="none" w:sz="0" w:space="0" w:color="auto"/>
                    <w:left w:val="none" w:sz="0" w:space="0" w:color="auto"/>
                    <w:bottom w:val="none" w:sz="0" w:space="0" w:color="auto"/>
                    <w:right w:val="none" w:sz="0" w:space="0" w:color="auto"/>
                  </w:divBdr>
                </w:div>
                <w:div w:id="2136634956">
                  <w:marLeft w:val="640"/>
                  <w:marRight w:val="0"/>
                  <w:marTop w:val="0"/>
                  <w:marBottom w:val="0"/>
                  <w:divBdr>
                    <w:top w:val="none" w:sz="0" w:space="0" w:color="auto"/>
                    <w:left w:val="none" w:sz="0" w:space="0" w:color="auto"/>
                    <w:bottom w:val="none" w:sz="0" w:space="0" w:color="auto"/>
                    <w:right w:val="none" w:sz="0" w:space="0" w:color="auto"/>
                  </w:divBdr>
                </w:div>
                <w:div w:id="2145543368">
                  <w:marLeft w:val="640"/>
                  <w:marRight w:val="0"/>
                  <w:marTop w:val="0"/>
                  <w:marBottom w:val="0"/>
                  <w:divBdr>
                    <w:top w:val="none" w:sz="0" w:space="0" w:color="auto"/>
                    <w:left w:val="none" w:sz="0" w:space="0" w:color="auto"/>
                    <w:bottom w:val="none" w:sz="0" w:space="0" w:color="auto"/>
                    <w:right w:val="none" w:sz="0" w:space="0" w:color="auto"/>
                  </w:divBdr>
                </w:div>
              </w:divsChild>
            </w:div>
            <w:div w:id="1300844512">
              <w:marLeft w:val="0"/>
              <w:marRight w:val="0"/>
              <w:marTop w:val="0"/>
              <w:marBottom w:val="0"/>
              <w:divBdr>
                <w:top w:val="none" w:sz="0" w:space="0" w:color="auto"/>
                <w:left w:val="none" w:sz="0" w:space="0" w:color="auto"/>
                <w:bottom w:val="none" w:sz="0" w:space="0" w:color="auto"/>
                <w:right w:val="none" w:sz="0" w:space="0" w:color="auto"/>
              </w:divBdr>
              <w:divsChild>
                <w:div w:id="47850222">
                  <w:marLeft w:val="640"/>
                  <w:marRight w:val="0"/>
                  <w:marTop w:val="0"/>
                  <w:marBottom w:val="0"/>
                  <w:divBdr>
                    <w:top w:val="none" w:sz="0" w:space="0" w:color="auto"/>
                    <w:left w:val="none" w:sz="0" w:space="0" w:color="auto"/>
                    <w:bottom w:val="none" w:sz="0" w:space="0" w:color="auto"/>
                    <w:right w:val="none" w:sz="0" w:space="0" w:color="auto"/>
                  </w:divBdr>
                </w:div>
                <w:div w:id="56052097">
                  <w:marLeft w:val="640"/>
                  <w:marRight w:val="0"/>
                  <w:marTop w:val="0"/>
                  <w:marBottom w:val="0"/>
                  <w:divBdr>
                    <w:top w:val="none" w:sz="0" w:space="0" w:color="auto"/>
                    <w:left w:val="none" w:sz="0" w:space="0" w:color="auto"/>
                    <w:bottom w:val="none" w:sz="0" w:space="0" w:color="auto"/>
                    <w:right w:val="none" w:sz="0" w:space="0" w:color="auto"/>
                  </w:divBdr>
                </w:div>
                <w:div w:id="73432270">
                  <w:marLeft w:val="640"/>
                  <w:marRight w:val="0"/>
                  <w:marTop w:val="0"/>
                  <w:marBottom w:val="0"/>
                  <w:divBdr>
                    <w:top w:val="none" w:sz="0" w:space="0" w:color="auto"/>
                    <w:left w:val="none" w:sz="0" w:space="0" w:color="auto"/>
                    <w:bottom w:val="none" w:sz="0" w:space="0" w:color="auto"/>
                    <w:right w:val="none" w:sz="0" w:space="0" w:color="auto"/>
                  </w:divBdr>
                </w:div>
                <w:div w:id="94059072">
                  <w:marLeft w:val="640"/>
                  <w:marRight w:val="0"/>
                  <w:marTop w:val="0"/>
                  <w:marBottom w:val="0"/>
                  <w:divBdr>
                    <w:top w:val="none" w:sz="0" w:space="0" w:color="auto"/>
                    <w:left w:val="none" w:sz="0" w:space="0" w:color="auto"/>
                    <w:bottom w:val="none" w:sz="0" w:space="0" w:color="auto"/>
                    <w:right w:val="none" w:sz="0" w:space="0" w:color="auto"/>
                  </w:divBdr>
                </w:div>
                <w:div w:id="118647317">
                  <w:marLeft w:val="640"/>
                  <w:marRight w:val="0"/>
                  <w:marTop w:val="0"/>
                  <w:marBottom w:val="0"/>
                  <w:divBdr>
                    <w:top w:val="none" w:sz="0" w:space="0" w:color="auto"/>
                    <w:left w:val="none" w:sz="0" w:space="0" w:color="auto"/>
                    <w:bottom w:val="none" w:sz="0" w:space="0" w:color="auto"/>
                    <w:right w:val="none" w:sz="0" w:space="0" w:color="auto"/>
                  </w:divBdr>
                </w:div>
                <w:div w:id="151414687">
                  <w:marLeft w:val="640"/>
                  <w:marRight w:val="0"/>
                  <w:marTop w:val="0"/>
                  <w:marBottom w:val="0"/>
                  <w:divBdr>
                    <w:top w:val="none" w:sz="0" w:space="0" w:color="auto"/>
                    <w:left w:val="none" w:sz="0" w:space="0" w:color="auto"/>
                    <w:bottom w:val="none" w:sz="0" w:space="0" w:color="auto"/>
                    <w:right w:val="none" w:sz="0" w:space="0" w:color="auto"/>
                  </w:divBdr>
                </w:div>
                <w:div w:id="259145863">
                  <w:marLeft w:val="640"/>
                  <w:marRight w:val="0"/>
                  <w:marTop w:val="0"/>
                  <w:marBottom w:val="0"/>
                  <w:divBdr>
                    <w:top w:val="none" w:sz="0" w:space="0" w:color="auto"/>
                    <w:left w:val="none" w:sz="0" w:space="0" w:color="auto"/>
                    <w:bottom w:val="none" w:sz="0" w:space="0" w:color="auto"/>
                    <w:right w:val="none" w:sz="0" w:space="0" w:color="auto"/>
                  </w:divBdr>
                </w:div>
                <w:div w:id="267859801">
                  <w:marLeft w:val="640"/>
                  <w:marRight w:val="0"/>
                  <w:marTop w:val="0"/>
                  <w:marBottom w:val="0"/>
                  <w:divBdr>
                    <w:top w:val="none" w:sz="0" w:space="0" w:color="auto"/>
                    <w:left w:val="none" w:sz="0" w:space="0" w:color="auto"/>
                    <w:bottom w:val="none" w:sz="0" w:space="0" w:color="auto"/>
                    <w:right w:val="none" w:sz="0" w:space="0" w:color="auto"/>
                  </w:divBdr>
                </w:div>
                <w:div w:id="283194055">
                  <w:marLeft w:val="640"/>
                  <w:marRight w:val="0"/>
                  <w:marTop w:val="0"/>
                  <w:marBottom w:val="0"/>
                  <w:divBdr>
                    <w:top w:val="none" w:sz="0" w:space="0" w:color="auto"/>
                    <w:left w:val="none" w:sz="0" w:space="0" w:color="auto"/>
                    <w:bottom w:val="none" w:sz="0" w:space="0" w:color="auto"/>
                    <w:right w:val="none" w:sz="0" w:space="0" w:color="auto"/>
                  </w:divBdr>
                </w:div>
                <w:div w:id="351223008">
                  <w:marLeft w:val="640"/>
                  <w:marRight w:val="0"/>
                  <w:marTop w:val="0"/>
                  <w:marBottom w:val="0"/>
                  <w:divBdr>
                    <w:top w:val="none" w:sz="0" w:space="0" w:color="auto"/>
                    <w:left w:val="none" w:sz="0" w:space="0" w:color="auto"/>
                    <w:bottom w:val="none" w:sz="0" w:space="0" w:color="auto"/>
                    <w:right w:val="none" w:sz="0" w:space="0" w:color="auto"/>
                  </w:divBdr>
                </w:div>
                <w:div w:id="361319200">
                  <w:marLeft w:val="640"/>
                  <w:marRight w:val="0"/>
                  <w:marTop w:val="0"/>
                  <w:marBottom w:val="0"/>
                  <w:divBdr>
                    <w:top w:val="none" w:sz="0" w:space="0" w:color="auto"/>
                    <w:left w:val="none" w:sz="0" w:space="0" w:color="auto"/>
                    <w:bottom w:val="none" w:sz="0" w:space="0" w:color="auto"/>
                    <w:right w:val="none" w:sz="0" w:space="0" w:color="auto"/>
                  </w:divBdr>
                </w:div>
                <w:div w:id="372462470">
                  <w:marLeft w:val="640"/>
                  <w:marRight w:val="0"/>
                  <w:marTop w:val="0"/>
                  <w:marBottom w:val="0"/>
                  <w:divBdr>
                    <w:top w:val="none" w:sz="0" w:space="0" w:color="auto"/>
                    <w:left w:val="none" w:sz="0" w:space="0" w:color="auto"/>
                    <w:bottom w:val="none" w:sz="0" w:space="0" w:color="auto"/>
                    <w:right w:val="none" w:sz="0" w:space="0" w:color="auto"/>
                  </w:divBdr>
                </w:div>
                <w:div w:id="398676485">
                  <w:marLeft w:val="640"/>
                  <w:marRight w:val="0"/>
                  <w:marTop w:val="0"/>
                  <w:marBottom w:val="0"/>
                  <w:divBdr>
                    <w:top w:val="none" w:sz="0" w:space="0" w:color="auto"/>
                    <w:left w:val="none" w:sz="0" w:space="0" w:color="auto"/>
                    <w:bottom w:val="none" w:sz="0" w:space="0" w:color="auto"/>
                    <w:right w:val="none" w:sz="0" w:space="0" w:color="auto"/>
                  </w:divBdr>
                </w:div>
                <w:div w:id="410663792">
                  <w:marLeft w:val="640"/>
                  <w:marRight w:val="0"/>
                  <w:marTop w:val="0"/>
                  <w:marBottom w:val="0"/>
                  <w:divBdr>
                    <w:top w:val="none" w:sz="0" w:space="0" w:color="auto"/>
                    <w:left w:val="none" w:sz="0" w:space="0" w:color="auto"/>
                    <w:bottom w:val="none" w:sz="0" w:space="0" w:color="auto"/>
                    <w:right w:val="none" w:sz="0" w:space="0" w:color="auto"/>
                  </w:divBdr>
                </w:div>
                <w:div w:id="446703138">
                  <w:marLeft w:val="640"/>
                  <w:marRight w:val="0"/>
                  <w:marTop w:val="0"/>
                  <w:marBottom w:val="0"/>
                  <w:divBdr>
                    <w:top w:val="none" w:sz="0" w:space="0" w:color="auto"/>
                    <w:left w:val="none" w:sz="0" w:space="0" w:color="auto"/>
                    <w:bottom w:val="none" w:sz="0" w:space="0" w:color="auto"/>
                    <w:right w:val="none" w:sz="0" w:space="0" w:color="auto"/>
                  </w:divBdr>
                </w:div>
                <w:div w:id="460922634">
                  <w:marLeft w:val="640"/>
                  <w:marRight w:val="0"/>
                  <w:marTop w:val="0"/>
                  <w:marBottom w:val="0"/>
                  <w:divBdr>
                    <w:top w:val="none" w:sz="0" w:space="0" w:color="auto"/>
                    <w:left w:val="none" w:sz="0" w:space="0" w:color="auto"/>
                    <w:bottom w:val="none" w:sz="0" w:space="0" w:color="auto"/>
                    <w:right w:val="none" w:sz="0" w:space="0" w:color="auto"/>
                  </w:divBdr>
                </w:div>
                <w:div w:id="477767290">
                  <w:marLeft w:val="640"/>
                  <w:marRight w:val="0"/>
                  <w:marTop w:val="0"/>
                  <w:marBottom w:val="0"/>
                  <w:divBdr>
                    <w:top w:val="none" w:sz="0" w:space="0" w:color="auto"/>
                    <w:left w:val="none" w:sz="0" w:space="0" w:color="auto"/>
                    <w:bottom w:val="none" w:sz="0" w:space="0" w:color="auto"/>
                    <w:right w:val="none" w:sz="0" w:space="0" w:color="auto"/>
                  </w:divBdr>
                </w:div>
                <w:div w:id="503593436">
                  <w:marLeft w:val="640"/>
                  <w:marRight w:val="0"/>
                  <w:marTop w:val="0"/>
                  <w:marBottom w:val="0"/>
                  <w:divBdr>
                    <w:top w:val="none" w:sz="0" w:space="0" w:color="auto"/>
                    <w:left w:val="none" w:sz="0" w:space="0" w:color="auto"/>
                    <w:bottom w:val="none" w:sz="0" w:space="0" w:color="auto"/>
                    <w:right w:val="none" w:sz="0" w:space="0" w:color="auto"/>
                  </w:divBdr>
                </w:div>
                <w:div w:id="519852096">
                  <w:marLeft w:val="640"/>
                  <w:marRight w:val="0"/>
                  <w:marTop w:val="0"/>
                  <w:marBottom w:val="0"/>
                  <w:divBdr>
                    <w:top w:val="none" w:sz="0" w:space="0" w:color="auto"/>
                    <w:left w:val="none" w:sz="0" w:space="0" w:color="auto"/>
                    <w:bottom w:val="none" w:sz="0" w:space="0" w:color="auto"/>
                    <w:right w:val="none" w:sz="0" w:space="0" w:color="auto"/>
                  </w:divBdr>
                </w:div>
                <w:div w:id="555169222">
                  <w:marLeft w:val="640"/>
                  <w:marRight w:val="0"/>
                  <w:marTop w:val="0"/>
                  <w:marBottom w:val="0"/>
                  <w:divBdr>
                    <w:top w:val="none" w:sz="0" w:space="0" w:color="auto"/>
                    <w:left w:val="none" w:sz="0" w:space="0" w:color="auto"/>
                    <w:bottom w:val="none" w:sz="0" w:space="0" w:color="auto"/>
                    <w:right w:val="none" w:sz="0" w:space="0" w:color="auto"/>
                  </w:divBdr>
                </w:div>
                <w:div w:id="627205591">
                  <w:marLeft w:val="640"/>
                  <w:marRight w:val="0"/>
                  <w:marTop w:val="0"/>
                  <w:marBottom w:val="0"/>
                  <w:divBdr>
                    <w:top w:val="none" w:sz="0" w:space="0" w:color="auto"/>
                    <w:left w:val="none" w:sz="0" w:space="0" w:color="auto"/>
                    <w:bottom w:val="none" w:sz="0" w:space="0" w:color="auto"/>
                    <w:right w:val="none" w:sz="0" w:space="0" w:color="auto"/>
                  </w:divBdr>
                </w:div>
                <w:div w:id="636758635">
                  <w:marLeft w:val="640"/>
                  <w:marRight w:val="0"/>
                  <w:marTop w:val="0"/>
                  <w:marBottom w:val="0"/>
                  <w:divBdr>
                    <w:top w:val="none" w:sz="0" w:space="0" w:color="auto"/>
                    <w:left w:val="none" w:sz="0" w:space="0" w:color="auto"/>
                    <w:bottom w:val="none" w:sz="0" w:space="0" w:color="auto"/>
                    <w:right w:val="none" w:sz="0" w:space="0" w:color="auto"/>
                  </w:divBdr>
                </w:div>
                <w:div w:id="640304970">
                  <w:marLeft w:val="640"/>
                  <w:marRight w:val="0"/>
                  <w:marTop w:val="0"/>
                  <w:marBottom w:val="0"/>
                  <w:divBdr>
                    <w:top w:val="none" w:sz="0" w:space="0" w:color="auto"/>
                    <w:left w:val="none" w:sz="0" w:space="0" w:color="auto"/>
                    <w:bottom w:val="none" w:sz="0" w:space="0" w:color="auto"/>
                    <w:right w:val="none" w:sz="0" w:space="0" w:color="auto"/>
                  </w:divBdr>
                </w:div>
                <w:div w:id="677926368">
                  <w:marLeft w:val="640"/>
                  <w:marRight w:val="0"/>
                  <w:marTop w:val="0"/>
                  <w:marBottom w:val="0"/>
                  <w:divBdr>
                    <w:top w:val="none" w:sz="0" w:space="0" w:color="auto"/>
                    <w:left w:val="none" w:sz="0" w:space="0" w:color="auto"/>
                    <w:bottom w:val="none" w:sz="0" w:space="0" w:color="auto"/>
                    <w:right w:val="none" w:sz="0" w:space="0" w:color="auto"/>
                  </w:divBdr>
                </w:div>
                <w:div w:id="693382400">
                  <w:marLeft w:val="640"/>
                  <w:marRight w:val="0"/>
                  <w:marTop w:val="0"/>
                  <w:marBottom w:val="0"/>
                  <w:divBdr>
                    <w:top w:val="none" w:sz="0" w:space="0" w:color="auto"/>
                    <w:left w:val="none" w:sz="0" w:space="0" w:color="auto"/>
                    <w:bottom w:val="none" w:sz="0" w:space="0" w:color="auto"/>
                    <w:right w:val="none" w:sz="0" w:space="0" w:color="auto"/>
                  </w:divBdr>
                </w:div>
                <w:div w:id="711659462">
                  <w:marLeft w:val="640"/>
                  <w:marRight w:val="0"/>
                  <w:marTop w:val="0"/>
                  <w:marBottom w:val="0"/>
                  <w:divBdr>
                    <w:top w:val="none" w:sz="0" w:space="0" w:color="auto"/>
                    <w:left w:val="none" w:sz="0" w:space="0" w:color="auto"/>
                    <w:bottom w:val="none" w:sz="0" w:space="0" w:color="auto"/>
                    <w:right w:val="none" w:sz="0" w:space="0" w:color="auto"/>
                  </w:divBdr>
                </w:div>
                <w:div w:id="773524836">
                  <w:marLeft w:val="640"/>
                  <w:marRight w:val="0"/>
                  <w:marTop w:val="0"/>
                  <w:marBottom w:val="0"/>
                  <w:divBdr>
                    <w:top w:val="none" w:sz="0" w:space="0" w:color="auto"/>
                    <w:left w:val="none" w:sz="0" w:space="0" w:color="auto"/>
                    <w:bottom w:val="none" w:sz="0" w:space="0" w:color="auto"/>
                    <w:right w:val="none" w:sz="0" w:space="0" w:color="auto"/>
                  </w:divBdr>
                </w:div>
                <w:div w:id="787623186">
                  <w:marLeft w:val="640"/>
                  <w:marRight w:val="0"/>
                  <w:marTop w:val="0"/>
                  <w:marBottom w:val="0"/>
                  <w:divBdr>
                    <w:top w:val="none" w:sz="0" w:space="0" w:color="auto"/>
                    <w:left w:val="none" w:sz="0" w:space="0" w:color="auto"/>
                    <w:bottom w:val="none" w:sz="0" w:space="0" w:color="auto"/>
                    <w:right w:val="none" w:sz="0" w:space="0" w:color="auto"/>
                  </w:divBdr>
                </w:div>
                <w:div w:id="834031880">
                  <w:marLeft w:val="640"/>
                  <w:marRight w:val="0"/>
                  <w:marTop w:val="0"/>
                  <w:marBottom w:val="0"/>
                  <w:divBdr>
                    <w:top w:val="none" w:sz="0" w:space="0" w:color="auto"/>
                    <w:left w:val="none" w:sz="0" w:space="0" w:color="auto"/>
                    <w:bottom w:val="none" w:sz="0" w:space="0" w:color="auto"/>
                    <w:right w:val="none" w:sz="0" w:space="0" w:color="auto"/>
                  </w:divBdr>
                </w:div>
                <w:div w:id="868032980">
                  <w:marLeft w:val="640"/>
                  <w:marRight w:val="0"/>
                  <w:marTop w:val="0"/>
                  <w:marBottom w:val="0"/>
                  <w:divBdr>
                    <w:top w:val="none" w:sz="0" w:space="0" w:color="auto"/>
                    <w:left w:val="none" w:sz="0" w:space="0" w:color="auto"/>
                    <w:bottom w:val="none" w:sz="0" w:space="0" w:color="auto"/>
                    <w:right w:val="none" w:sz="0" w:space="0" w:color="auto"/>
                  </w:divBdr>
                </w:div>
                <w:div w:id="876354221">
                  <w:marLeft w:val="640"/>
                  <w:marRight w:val="0"/>
                  <w:marTop w:val="0"/>
                  <w:marBottom w:val="0"/>
                  <w:divBdr>
                    <w:top w:val="none" w:sz="0" w:space="0" w:color="auto"/>
                    <w:left w:val="none" w:sz="0" w:space="0" w:color="auto"/>
                    <w:bottom w:val="none" w:sz="0" w:space="0" w:color="auto"/>
                    <w:right w:val="none" w:sz="0" w:space="0" w:color="auto"/>
                  </w:divBdr>
                </w:div>
                <w:div w:id="885916809">
                  <w:marLeft w:val="640"/>
                  <w:marRight w:val="0"/>
                  <w:marTop w:val="0"/>
                  <w:marBottom w:val="0"/>
                  <w:divBdr>
                    <w:top w:val="none" w:sz="0" w:space="0" w:color="auto"/>
                    <w:left w:val="none" w:sz="0" w:space="0" w:color="auto"/>
                    <w:bottom w:val="none" w:sz="0" w:space="0" w:color="auto"/>
                    <w:right w:val="none" w:sz="0" w:space="0" w:color="auto"/>
                  </w:divBdr>
                </w:div>
                <w:div w:id="904757191">
                  <w:marLeft w:val="640"/>
                  <w:marRight w:val="0"/>
                  <w:marTop w:val="0"/>
                  <w:marBottom w:val="0"/>
                  <w:divBdr>
                    <w:top w:val="none" w:sz="0" w:space="0" w:color="auto"/>
                    <w:left w:val="none" w:sz="0" w:space="0" w:color="auto"/>
                    <w:bottom w:val="none" w:sz="0" w:space="0" w:color="auto"/>
                    <w:right w:val="none" w:sz="0" w:space="0" w:color="auto"/>
                  </w:divBdr>
                </w:div>
                <w:div w:id="960692235">
                  <w:marLeft w:val="640"/>
                  <w:marRight w:val="0"/>
                  <w:marTop w:val="0"/>
                  <w:marBottom w:val="0"/>
                  <w:divBdr>
                    <w:top w:val="none" w:sz="0" w:space="0" w:color="auto"/>
                    <w:left w:val="none" w:sz="0" w:space="0" w:color="auto"/>
                    <w:bottom w:val="none" w:sz="0" w:space="0" w:color="auto"/>
                    <w:right w:val="none" w:sz="0" w:space="0" w:color="auto"/>
                  </w:divBdr>
                </w:div>
                <w:div w:id="1024983188">
                  <w:marLeft w:val="640"/>
                  <w:marRight w:val="0"/>
                  <w:marTop w:val="0"/>
                  <w:marBottom w:val="0"/>
                  <w:divBdr>
                    <w:top w:val="none" w:sz="0" w:space="0" w:color="auto"/>
                    <w:left w:val="none" w:sz="0" w:space="0" w:color="auto"/>
                    <w:bottom w:val="none" w:sz="0" w:space="0" w:color="auto"/>
                    <w:right w:val="none" w:sz="0" w:space="0" w:color="auto"/>
                  </w:divBdr>
                </w:div>
                <w:div w:id="1030375390">
                  <w:marLeft w:val="640"/>
                  <w:marRight w:val="0"/>
                  <w:marTop w:val="0"/>
                  <w:marBottom w:val="0"/>
                  <w:divBdr>
                    <w:top w:val="none" w:sz="0" w:space="0" w:color="auto"/>
                    <w:left w:val="none" w:sz="0" w:space="0" w:color="auto"/>
                    <w:bottom w:val="none" w:sz="0" w:space="0" w:color="auto"/>
                    <w:right w:val="none" w:sz="0" w:space="0" w:color="auto"/>
                  </w:divBdr>
                </w:div>
                <w:div w:id="1080249834">
                  <w:marLeft w:val="640"/>
                  <w:marRight w:val="0"/>
                  <w:marTop w:val="0"/>
                  <w:marBottom w:val="0"/>
                  <w:divBdr>
                    <w:top w:val="none" w:sz="0" w:space="0" w:color="auto"/>
                    <w:left w:val="none" w:sz="0" w:space="0" w:color="auto"/>
                    <w:bottom w:val="none" w:sz="0" w:space="0" w:color="auto"/>
                    <w:right w:val="none" w:sz="0" w:space="0" w:color="auto"/>
                  </w:divBdr>
                </w:div>
                <w:div w:id="1091464424">
                  <w:marLeft w:val="640"/>
                  <w:marRight w:val="0"/>
                  <w:marTop w:val="0"/>
                  <w:marBottom w:val="0"/>
                  <w:divBdr>
                    <w:top w:val="none" w:sz="0" w:space="0" w:color="auto"/>
                    <w:left w:val="none" w:sz="0" w:space="0" w:color="auto"/>
                    <w:bottom w:val="none" w:sz="0" w:space="0" w:color="auto"/>
                    <w:right w:val="none" w:sz="0" w:space="0" w:color="auto"/>
                  </w:divBdr>
                </w:div>
                <w:div w:id="1095058737">
                  <w:marLeft w:val="640"/>
                  <w:marRight w:val="0"/>
                  <w:marTop w:val="0"/>
                  <w:marBottom w:val="0"/>
                  <w:divBdr>
                    <w:top w:val="none" w:sz="0" w:space="0" w:color="auto"/>
                    <w:left w:val="none" w:sz="0" w:space="0" w:color="auto"/>
                    <w:bottom w:val="none" w:sz="0" w:space="0" w:color="auto"/>
                    <w:right w:val="none" w:sz="0" w:space="0" w:color="auto"/>
                  </w:divBdr>
                </w:div>
                <w:div w:id="1169129436">
                  <w:marLeft w:val="640"/>
                  <w:marRight w:val="0"/>
                  <w:marTop w:val="0"/>
                  <w:marBottom w:val="0"/>
                  <w:divBdr>
                    <w:top w:val="none" w:sz="0" w:space="0" w:color="auto"/>
                    <w:left w:val="none" w:sz="0" w:space="0" w:color="auto"/>
                    <w:bottom w:val="none" w:sz="0" w:space="0" w:color="auto"/>
                    <w:right w:val="none" w:sz="0" w:space="0" w:color="auto"/>
                  </w:divBdr>
                </w:div>
                <w:div w:id="1172797580">
                  <w:marLeft w:val="640"/>
                  <w:marRight w:val="0"/>
                  <w:marTop w:val="0"/>
                  <w:marBottom w:val="0"/>
                  <w:divBdr>
                    <w:top w:val="none" w:sz="0" w:space="0" w:color="auto"/>
                    <w:left w:val="none" w:sz="0" w:space="0" w:color="auto"/>
                    <w:bottom w:val="none" w:sz="0" w:space="0" w:color="auto"/>
                    <w:right w:val="none" w:sz="0" w:space="0" w:color="auto"/>
                  </w:divBdr>
                </w:div>
                <w:div w:id="1288193774">
                  <w:marLeft w:val="640"/>
                  <w:marRight w:val="0"/>
                  <w:marTop w:val="0"/>
                  <w:marBottom w:val="0"/>
                  <w:divBdr>
                    <w:top w:val="none" w:sz="0" w:space="0" w:color="auto"/>
                    <w:left w:val="none" w:sz="0" w:space="0" w:color="auto"/>
                    <w:bottom w:val="none" w:sz="0" w:space="0" w:color="auto"/>
                    <w:right w:val="none" w:sz="0" w:space="0" w:color="auto"/>
                  </w:divBdr>
                </w:div>
                <w:div w:id="1318223618">
                  <w:marLeft w:val="640"/>
                  <w:marRight w:val="0"/>
                  <w:marTop w:val="0"/>
                  <w:marBottom w:val="0"/>
                  <w:divBdr>
                    <w:top w:val="none" w:sz="0" w:space="0" w:color="auto"/>
                    <w:left w:val="none" w:sz="0" w:space="0" w:color="auto"/>
                    <w:bottom w:val="none" w:sz="0" w:space="0" w:color="auto"/>
                    <w:right w:val="none" w:sz="0" w:space="0" w:color="auto"/>
                  </w:divBdr>
                </w:div>
                <w:div w:id="1482498483">
                  <w:marLeft w:val="640"/>
                  <w:marRight w:val="0"/>
                  <w:marTop w:val="0"/>
                  <w:marBottom w:val="0"/>
                  <w:divBdr>
                    <w:top w:val="none" w:sz="0" w:space="0" w:color="auto"/>
                    <w:left w:val="none" w:sz="0" w:space="0" w:color="auto"/>
                    <w:bottom w:val="none" w:sz="0" w:space="0" w:color="auto"/>
                    <w:right w:val="none" w:sz="0" w:space="0" w:color="auto"/>
                  </w:divBdr>
                </w:div>
                <w:div w:id="1483500080">
                  <w:marLeft w:val="640"/>
                  <w:marRight w:val="0"/>
                  <w:marTop w:val="0"/>
                  <w:marBottom w:val="0"/>
                  <w:divBdr>
                    <w:top w:val="none" w:sz="0" w:space="0" w:color="auto"/>
                    <w:left w:val="none" w:sz="0" w:space="0" w:color="auto"/>
                    <w:bottom w:val="none" w:sz="0" w:space="0" w:color="auto"/>
                    <w:right w:val="none" w:sz="0" w:space="0" w:color="auto"/>
                  </w:divBdr>
                </w:div>
                <w:div w:id="1517846299">
                  <w:marLeft w:val="640"/>
                  <w:marRight w:val="0"/>
                  <w:marTop w:val="0"/>
                  <w:marBottom w:val="0"/>
                  <w:divBdr>
                    <w:top w:val="none" w:sz="0" w:space="0" w:color="auto"/>
                    <w:left w:val="none" w:sz="0" w:space="0" w:color="auto"/>
                    <w:bottom w:val="none" w:sz="0" w:space="0" w:color="auto"/>
                    <w:right w:val="none" w:sz="0" w:space="0" w:color="auto"/>
                  </w:divBdr>
                </w:div>
                <w:div w:id="1521580966">
                  <w:marLeft w:val="640"/>
                  <w:marRight w:val="0"/>
                  <w:marTop w:val="0"/>
                  <w:marBottom w:val="0"/>
                  <w:divBdr>
                    <w:top w:val="none" w:sz="0" w:space="0" w:color="auto"/>
                    <w:left w:val="none" w:sz="0" w:space="0" w:color="auto"/>
                    <w:bottom w:val="none" w:sz="0" w:space="0" w:color="auto"/>
                    <w:right w:val="none" w:sz="0" w:space="0" w:color="auto"/>
                  </w:divBdr>
                </w:div>
                <w:div w:id="1544518979">
                  <w:marLeft w:val="640"/>
                  <w:marRight w:val="0"/>
                  <w:marTop w:val="0"/>
                  <w:marBottom w:val="0"/>
                  <w:divBdr>
                    <w:top w:val="none" w:sz="0" w:space="0" w:color="auto"/>
                    <w:left w:val="none" w:sz="0" w:space="0" w:color="auto"/>
                    <w:bottom w:val="none" w:sz="0" w:space="0" w:color="auto"/>
                    <w:right w:val="none" w:sz="0" w:space="0" w:color="auto"/>
                  </w:divBdr>
                </w:div>
                <w:div w:id="1609966893">
                  <w:marLeft w:val="640"/>
                  <w:marRight w:val="0"/>
                  <w:marTop w:val="0"/>
                  <w:marBottom w:val="0"/>
                  <w:divBdr>
                    <w:top w:val="none" w:sz="0" w:space="0" w:color="auto"/>
                    <w:left w:val="none" w:sz="0" w:space="0" w:color="auto"/>
                    <w:bottom w:val="none" w:sz="0" w:space="0" w:color="auto"/>
                    <w:right w:val="none" w:sz="0" w:space="0" w:color="auto"/>
                  </w:divBdr>
                </w:div>
                <w:div w:id="1611546768">
                  <w:marLeft w:val="640"/>
                  <w:marRight w:val="0"/>
                  <w:marTop w:val="0"/>
                  <w:marBottom w:val="0"/>
                  <w:divBdr>
                    <w:top w:val="none" w:sz="0" w:space="0" w:color="auto"/>
                    <w:left w:val="none" w:sz="0" w:space="0" w:color="auto"/>
                    <w:bottom w:val="none" w:sz="0" w:space="0" w:color="auto"/>
                    <w:right w:val="none" w:sz="0" w:space="0" w:color="auto"/>
                  </w:divBdr>
                </w:div>
                <w:div w:id="1611858360">
                  <w:marLeft w:val="640"/>
                  <w:marRight w:val="0"/>
                  <w:marTop w:val="0"/>
                  <w:marBottom w:val="0"/>
                  <w:divBdr>
                    <w:top w:val="none" w:sz="0" w:space="0" w:color="auto"/>
                    <w:left w:val="none" w:sz="0" w:space="0" w:color="auto"/>
                    <w:bottom w:val="none" w:sz="0" w:space="0" w:color="auto"/>
                    <w:right w:val="none" w:sz="0" w:space="0" w:color="auto"/>
                  </w:divBdr>
                </w:div>
                <w:div w:id="1622036521">
                  <w:marLeft w:val="640"/>
                  <w:marRight w:val="0"/>
                  <w:marTop w:val="0"/>
                  <w:marBottom w:val="0"/>
                  <w:divBdr>
                    <w:top w:val="none" w:sz="0" w:space="0" w:color="auto"/>
                    <w:left w:val="none" w:sz="0" w:space="0" w:color="auto"/>
                    <w:bottom w:val="none" w:sz="0" w:space="0" w:color="auto"/>
                    <w:right w:val="none" w:sz="0" w:space="0" w:color="auto"/>
                  </w:divBdr>
                </w:div>
                <w:div w:id="1640528541">
                  <w:marLeft w:val="640"/>
                  <w:marRight w:val="0"/>
                  <w:marTop w:val="0"/>
                  <w:marBottom w:val="0"/>
                  <w:divBdr>
                    <w:top w:val="none" w:sz="0" w:space="0" w:color="auto"/>
                    <w:left w:val="none" w:sz="0" w:space="0" w:color="auto"/>
                    <w:bottom w:val="none" w:sz="0" w:space="0" w:color="auto"/>
                    <w:right w:val="none" w:sz="0" w:space="0" w:color="auto"/>
                  </w:divBdr>
                </w:div>
                <w:div w:id="1694724319">
                  <w:marLeft w:val="640"/>
                  <w:marRight w:val="0"/>
                  <w:marTop w:val="0"/>
                  <w:marBottom w:val="0"/>
                  <w:divBdr>
                    <w:top w:val="none" w:sz="0" w:space="0" w:color="auto"/>
                    <w:left w:val="none" w:sz="0" w:space="0" w:color="auto"/>
                    <w:bottom w:val="none" w:sz="0" w:space="0" w:color="auto"/>
                    <w:right w:val="none" w:sz="0" w:space="0" w:color="auto"/>
                  </w:divBdr>
                </w:div>
                <w:div w:id="1839422025">
                  <w:marLeft w:val="640"/>
                  <w:marRight w:val="0"/>
                  <w:marTop w:val="0"/>
                  <w:marBottom w:val="0"/>
                  <w:divBdr>
                    <w:top w:val="none" w:sz="0" w:space="0" w:color="auto"/>
                    <w:left w:val="none" w:sz="0" w:space="0" w:color="auto"/>
                    <w:bottom w:val="none" w:sz="0" w:space="0" w:color="auto"/>
                    <w:right w:val="none" w:sz="0" w:space="0" w:color="auto"/>
                  </w:divBdr>
                </w:div>
                <w:div w:id="1846285682">
                  <w:marLeft w:val="640"/>
                  <w:marRight w:val="0"/>
                  <w:marTop w:val="0"/>
                  <w:marBottom w:val="0"/>
                  <w:divBdr>
                    <w:top w:val="none" w:sz="0" w:space="0" w:color="auto"/>
                    <w:left w:val="none" w:sz="0" w:space="0" w:color="auto"/>
                    <w:bottom w:val="none" w:sz="0" w:space="0" w:color="auto"/>
                    <w:right w:val="none" w:sz="0" w:space="0" w:color="auto"/>
                  </w:divBdr>
                </w:div>
                <w:div w:id="1872959241">
                  <w:marLeft w:val="640"/>
                  <w:marRight w:val="0"/>
                  <w:marTop w:val="0"/>
                  <w:marBottom w:val="0"/>
                  <w:divBdr>
                    <w:top w:val="none" w:sz="0" w:space="0" w:color="auto"/>
                    <w:left w:val="none" w:sz="0" w:space="0" w:color="auto"/>
                    <w:bottom w:val="none" w:sz="0" w:space="0" w:color="auto"/>
                    <w:right w:val="none" w:sz="0" w:space="0" w:color="auto"/>
                  </w:divBdr>
                </w:div>
                <w:div w:id="1919823223">
                  <w:marLeft w:val="640"/>
                  <w:marRight w:val="0"/>
                  <w:marTop w:val="0"/>
                  <w:marBottom w:val="0"/>
                  <w:divBdr>
                    <w:top w:val="none" w:sz="0" w:space="0" w:color="auto"/>
                    <w:left w:val="none" w:sz="0" w:space="0" w:color="auto"/>
                    <w:bottom w:val="none" w:sz="0" w:space="0" w:color="auto"/>
                    <w:right w:val="none" w:sz="0" w:space="0" w:color="auto"/>
                  </w:divBdr>
                </w:div>
                <w:div w:id="1928416833">
                  <w:marLeft w:val="640"/>
                  <w:marRight w:val="0"/>
                  <w:marTop w:val="0"/>
                  <w:marBottom w:val="0"/>
                  <w:divBdr>
                    <w:top w:val="none" w:sz="0" w:space="0" w:color="auto"/>
                    <w:left w:val="none" w:sz="0" w:space="0" w:color="auto"/>
                    <w:bottom w:val="none" w:sz="0" w:space="0" w:color="auto"/>
                    <w:right w:val="none" w:sz="0" w:space="0" w:color="auto"/>
                  </w:divBdr>
                </w:div>
                <w:div w:id="1931428008">
                  <w:marLeft w:val="640"/>
                  <w:marRight w:val="0"/>
                  <w:marTop w:val="0"/>
                  <w:marBottom w:val="0"/>
                  <w:divBdr>
                    <w:top w:val="none" w:sz="0" w:space="0" w:color="auto"/>
                    <w:left w:val="none" w:sz="0" w:space="0" w:color="auto"/>
                    <w:bottom w:val="none" w:sz="0" w:space="0" w:color="auto"/>
                    <w:right w:val="none" w:sz="0" w:space="0" w:color="auto"/>
                  </w:divBdr>
                </w:div>
                <w:div w:id="1935900011">
                  <w:marLeft w:val="640"/>
                  <w:marRight w:val="0"/>
                  <w:marTop w:val="0"/>
                  <w:marBottom w:val="0"/>
                  <w:divBdr>
                    <w:top w:val="none" w:sz="0" w:space="0" w:color="auto"/>
                    <w:left w:val="none" w:sz="0" w:space="0" w:color="auto"/>
                    <w:bottom w:val="none" w:sz="0" w:space="0" w:color="auto"/>
                    <w:right w:val="none" w:sz="0" w:space="0" w:color="auto"/>
                  </w:divBdr>
                </w:div>
                <w:div w:id="1936282830">
                  <w:marLeft w:val="640"/>
                  <w:marRight w:val="0"/>
                  <w:marTop w:val="0"/>
                  <w:marBottom w:val="0"/>
                  <w:divBdr>
                    <w:top w:val="none" w:sz="0" w:space="0" w:color="auto"/>
                    <w:left w:val="none" w:sz="0" w:space="0" w:color="auto"/>
                    <w:bottom w:val="none" w:sz="0" w:space="0" w:color="auto"/>
                    <w:right w:val="none" w:sz="0" w:space="0" w:color="auto"/>
                  </w:divBdr>
                </w:div>
                <w:div w:id="2021078534">
                  <w:marLeft w:val="640"/>
                  <w:marRight w:val="0"/>
                  <w:marTop w:val="0"/>
                  <w:marBottom w:val="0"/>
                  <w:divBdr>
                    <w:top w:val="none" w:sz="0" w:space="0" w:color="auto"/>
                    <w:left w:val="none" w:sz="0" w:space="0" w:color="auto"/>
                    <w:bottom w:val="none" w:sz="0" w:space="0" w:color="auto"/>
                    <w:right w:val="none" w:sz="0" w:space="0" w:color="auto"/>
                  </w:divBdr>
                </w:div>
                <w:div w:id="2050105295">
                  <w:marLeft w:val="640"/>
                  <w:marRight w:val="0"/>
                  <w:marTop w:val="0"/>
                  <w:marBottom w:val="0"/>
                  <w:divBdr>
                    <w:top w:val="none" w:sz="0" w:space="0" w:color="auto"/>
                    <w:left w:val="none" w:sz="0" w:space="0" w:color="auto"/>
                    <w:bottom w:val="none" w:sz="0" w:space="0" w:color="auto"/>
                    <w:right w:val="none" w:sz="0" w:space="0" w:color="auto"/>
                  </w:divBdr>
                </w:div>
                <w:div w:id="2053726510">
                  <w:marLeft w:val="640"/>
                  <w:marRight w:val="0"/>
                  <w:marTop w:val="0"/>
                  <w:marBottom w:val="0"/>
                  <w:divBdr>
                    <w:top w:val="none" w:sz="0" w:space="0" w:color="auto"/>
                    <w:left w:val="none" w:sz="0" w:space="0" w:color="auto"/>
                    <w:bottom w:val="none" w:sz="0" w:space="0" w:color="auto"/>
                    <w:right w:val="none" w:sz="0" w:space="0" w:color="auto"/>
                  </w:divBdr>
                </w:div>
                <w:div w:id="2083988854">
                  <w:marLeft w:val="640"/>
                  <w:marRight w:val="0"/>
                  <w:marTop w:val="0"/>
                  <w:marBottom w:val="0"/>
                  <w:divBdr>
                    <w:top w:val="none" w:sz="0" w:space="0" w:color="auto"/>
                    <w:left w:val="none" w:sz="0" w:space="0" w:color="auto"/>
                    <w:bottom w:val="none" w:sz="0" w:space="0" w:color="auto"/>
                    <w:right w:val="none" w:sz="0" w:space="0" w:color="auto"/>
                  </w:divBdr>
                </w:div>
                <w:div w:id="2094279666">
                  <w:marLeft w:val="640"/>
                  <w:marRight w:val="0"/>
                  <w:marTop w:val="0"/>
                  <w:marBottom w:val="0"/>
                  <w:divBdr>
                    <w:top w:val="none" w:sz="0" w:space="0" w:color="auto"/>
                    <w:left w:val="none" w:sz="0" w:space="0" w:color="auto"/>
                    <w:bottom w:val="none" w:sz="0" w:space="0" w:color="auto"/>
                    <w:right w:val="none" w:sz="0" w:space="0" w:color="auto"/>
                  </w:divBdr>
                </w:div>
                <w:div w:id="2126071133">
                  <w:marLeft w:val="640"/>
                  <w:marRight w:val="0"/>
                  <w:marTop w:val="0"/>
                  <w:marBottom w:val="0"/>
                  <w:divBdr>
                    <w:top w:val="none" w:sz="0" w:space="0" w:color="auto"/>
                    <w:left w:val="none" w:sz="0" w:space="0" w:color="auto"/>
                    <w:bottom w:val="none" w:sz="0" w:space="0" w:color="auto"/>
                    <w:right w:val="none" w:sz="0" w:space="0" w:color="auto"/>
                  </w:divBdr>
                </w:div>
                <w:div w:id="2128502024">
                  <w:marLeft w:val="640"/>
                  <w:marRight w:val="0"/>
                  <w:marTop w:val="0"/>
                  <w:marBottom w:val="0"/>
                  <w:divBdr>
                    <w:top w:val="none" w:sz="0" w:space="0" w:color="auto"/>
                    <w:left w:val="none" w:sz="0" w:space="0" w:color="auto"/>
                    <w:bottom w:val="none" w:sz="0" w:space="0" w:color="auto"/>
                    <w:right w:val="none" w:sz="0" w:space="0" w:color="auto"/>
                  </w:divBdr>
                </w:div>
                <w:div w:id="2134395809">
                  <w:marLeft w:val="640"/>
                  <w:marRight w:val="0"/>
                  <w:marTop w:val="0"/>
                  <w:marBottom w:val="0"/>
                  <w:divBdr>
                    <w:top w:val="none" w:sz="0" w:space="0" w:color="auto"/>
                    <w:left w:val="none" w:sz="0" w:space="0" w:color="auto"/>
                    <w:bottom w:val="none" w:sz="0" w:space="0" w:color="auto"/>
                    <w:right w:val="none" w:sz="0" w:space="0" w:color="auto"/>
                  </w:divBdr>
                </w:div>
              </w:divsChild>
            </w:div>
            <w:div w:id="1311056159">
              <w:marLeft w:val="0"/>
              <w:marRight w:val="0"/>
              <w:marTop w:val="0"/>
              <w:marBottom w:val="0"/>
              <w:divBdr>
                <w:top w:val="none" w:sz="0" w:space="0" w:color="auto"/>
                <w:left w:val="none" w:sz="0" w:space="0" w:color="auto"/>
                <w:bottom w:val="none" w:sz="0" w:space="0" w:color="auto"/>
                <w:right w:val="none" w:sz="0" w:space="0" w:color="auto"/>
              </w:divBdr>
              <w:divsChild>
                <w:div w:id="60107503">
                  <w:marLeft w:val="640"/>
                  <w:marRight w:val="0"/>
                  <w:marTop w:val="0"/>
                  <w:marBottom w:val="0"/>
                  <w:divBdr>
                    <w:top w:val="none" w:sz="0" w:space="0" w:color="auto"/>
                    <w:left w:val="none" w:sz="0" w:space="0" w:color="auto"/>
                    <w:bottom w:val="none" w:sz="0" w:space="0" w:color="auto"/>
                    <w:right w:val="none" w:sz="0" w:space="0" w:color="auto"/>
                  </w:divBdr>
                </w:div>
                <w:div w:id="73941030">
                  <w:marLeft w:val="640"/>
                  <w:marRight w:val="0"/>
                  <w:marTop w:val="0"/>
                  <w:marBottom w:val="0"/>
                  <w:divBdr>
                    <w:top w:val="none" w:sz="0" w:space="0" w:color="auto"/>
                    <w:left w:val="none" w:sz="0" w:space="0" w:color="auto"/>
                    <w:bottom w:val="none" w:sz="0" w:space="0" w:color="auto"/>
                    <w:right w:val="none" w:sz="0" w:space="0" w:color="auto"/>
                  </w:divBdr>
                </w:div>
                <w:div w:id="101072531">
                  <w:marLeft w:val="640"/>
                  <w:marRight w:val="0"/>
                  <w:marTop w:val="0"/>
                  <w:marBottom w:val="0"/>
                  <w:divBdr>
                    <w:top w:val="none" w:sz="0" w:space="0" w:color="auto"/>
                    <w:left w:val="none" w:sz="0" w:space="0" w:color="auto"/>
                    <w:bottom w:val="none" w:sz="0" w:space="0" w:color="auto"/>
                    <w:right w:val="none" w:sz="0" w:space="0" w:color="auto"/>
                  </w:divBdr>
                </w:div>
                <w:div w:id="146819997">
                  <w:marLeft w:val="640"/>
                  <w:marRight w:val="0"/>
                  <w:marTop w:val="0"/>
                  <w:marBottom w:val="0"/>
                  <w:divBdr>
                    <w:top w:val="none" w:sz="0" w:space="0" w:color="auto"/>
                    <w:left w:val="none" w:sz="0" w:space="0" w:color="auto"/>
                    <w:bottom w:val="none" w:sz="0" w:space="0" w:color="auto"/>
                    <w:right w:val="none" w:sz="0" w:space="0" w:color="auto"/>
                  </w:divBdr>
                </w:div>
                <w:div w:id="151069734">
                  <w:marLeft w:val="640"/>
                  <w:marRight w:val="0"/>
                  <w:marTop w:val="0"/>
                  <w:marBottom w:val="0"/>
                  <w:divBdr>
                    <w:top w:val="none" w:sz="0" w:space="0" w:color="auto"/>
                    <w:left w:val="none" w:sz="0" w:space="0" w:color="auto"/>
                    <w:bottom w:val="none" w:sz="0" w:space="0" w:color="auto"/>
                    <w:right w:val="none" w:sz="0" w:space="0" w:color="auto"/>
                  </w:divBdr>
                </w:div>
                <w:div w:id="163202413">
                  <w:marLeft w:val="640"/>
                  <w:marRight w:val="0"/>
                  <w:marTop w:val="0"/>
                  <w:marBottom w:val="0"/>
                  <w:divBdr>
                    <w:top w:val="none" w:sz="0" w:space="0" w:color="auto"/>
                    <w:left w:val="none" w:sz="0" w:space="0" w:color="auto"/>
                    <w:bottom w:val="none" w:sz="0" w:space="0" w:color="auto"/>
                    <w:right w:val="none" w:sz="0" w:space="0" w:color="auto"/>
                  </w:divBdr>
                </w:div>
                <w:div w:id="172182437">
                  <w:marLeft w:val="640"/>
                  <w:marRight w:val="0"/>
                  <w:marTop w:val="0"/>
                  <w:marBottom w:val="0"/>
                  <w:divBdr>
                    <w:top w:val="none" w:sz="0" w:space="0" w:color="auto"/>
                    <w:left w:val="none" w:sz="0" w:space="0" w:color="auto"/>
                    <w:bottom w:val="none" w:sz="0" w:space="0" w:color="auto"/>
                    <w:right w:val="none" w:sz="0" w:space="0" w:color="auto"/>
                  </w:divBdr>
                </w:div>
                <w:div w:id="181287165">
                  <w:marLeft w:val="640"/>
                  <w:marRight w:val="0"/>
                  <w:marTop w:val="0"/>
                  <w:marBottom w:val="0"/>
                  <w:divBdr>
                    <w:top w:val="none" w:sz="0" w:space="0" w:color="auto"/>
                    <w:left w:val="none" w:sz="0" w:space="0" w:color="auto"/>
                    <w:bottom w:val="none" w:sz="0" w:space="0" w:color="auto"/>
                    <w:right w:val="none" w:sz="0" w:space="0" w:color="auto"/>
                  </w:divBdr>
                </w:div>
                <w:div w:id="218904703">
                  <w:marLeft w:val="640"/>
                  <w:marRight w:val="0"/>
                  <w:marTop w:val="0"/>
                  <w:marBottom w:val="0"/>
                  <w:divBdr>
                    <w:top w:val="none" w:sz="0" w:space="0" w:color="auto"/>
                    <w:left w:val="none" w:sz="0" w:space="0" w:color="auto"/>
                    <w:bottom w:val="none" w:sz="0" w:space="0" w:color="auto"/>
                    <w:right w:val="none" w:sz="0" w:space="0" w:color="auto"/>
                  </w:divBdr>
                </w:div>
                <w:div w:id="220479972">
                  <w:marLeft w:val="640"/>
                  <w:marRight w:val="0"/>
                  <w:marTop w:val="0"/>
                  <w:marBottom w:val="0"/>
                  <w:divBdr>
                    <w:top w:val="none" w:sz="0" w:space="0" w:color="auto"/>
                    <w:left w:val="none" w:sz="0" w:space="0" w:color="auto"/>
                    <w:bottom w:val="none" w:sz="0" w:space="0" w:color="auto"/>
                    <w:right w:val="none" w:sz="0" w:space="0" w:color="auto"/>
                  </w:divBdr>
                </w:div>
                <w:div w:id="237831298">
                  <w:marLeft w:val="640"/>
                  <w:marRight w:val="0"/>
                  <w:marTop w:val="0"/>
                  <w:marBottom w:val="0"/>
                  <w:divBdr>
                    <w:top w:val="none" w:sz="0" w:space="0" w:color="auto"/>
                    <w:left w:val="none" w:sz="0" w:space="0" w:color="auto"/>
                    <w:bottom w:val="none" w:sz="0" w:space="0" w:color="auto"/>
                    <w:right w:val="none" w:sz="0" w:space="0" w:color="auto"/>
                  </w:divBdr>
                </w:div>
                <w:div w:id="283003711">
                  <w:marLeft w:val="640"/>
                  <w:marRight w:val="0"/>
                  <w:marTop w:val="0"/>
                  <w:marBottom w:val="0"/>
                  <w:divBdr>
                    <w:top w:val="none" w:sz="0" w:space="0" w:color="auto"/>
                    <w:left w:val="none" w:sz="0" w:space="0" w:color="auto"/>
                    <w:bottom w:val="none" w:sz="0" w:space="0" w:color="auto"/>
                    <w:right w:val="none" w:sz="0" w:space="0" w:color="auto"/>
                  </w:divBdr>
                </w:div>
                <w:div w:id="332077010">
                  <w:marLeft w:val="640"/>
                  <w:marRight w:val="0"/>
                  <w:marTop w:val="0"/>
                  <w:marBottom w:val="0"/>
                  <w:divBdr>
                    <w:top w:val="none" w:sz="0" w:space="0" w:color="auto"/>
                    <w:left w:val="none" w:sz="0" w:space="0" w:color="auto"/>
                    <w:bottom w:val="none" w:sz="0" w:space="0" w:color="auto"/>
                    <w:right w:val="none" w:sz="0" w:space="0" w:color="auto"/>
                  </w:divBdr>
                </w:div>
                <w:div w:id="448403338">
                  <w:marLeft w:val="640"/>
                  <w:marRight w:val="0"/>
                  <w:marTop w:val="0"/>
                  <w:marBottom w:val="0"/>
                  <w:divBdr>
                    <w:top w:val="none" w:sz="0" w:space="0" w:color="auto"/>
                    <w:left w:val="none" w:sz="0" w:space="0" w:color="auto"/>
                    <w:bottom w:val="none" w:sz="0" w:space="0" w:color="auto"/>
                    <w:right w:val="none" w:sz="0" w:space="0" w:color="auto"/>
                  </w:divBdr>
                </w:div>
                <w:div w:id="566234586">
                  <w:marLeft w:val="640"/>
                  <w:marRight w:val="0"/>
                  <w:marTop w:val="0"/>
                  <w:marBottom w:val="0"/>
                  <w:divBdr>
                    <w:top w:val="none" w:sz="0" w:space="0" w:color="auto"/>
                    <w:left w:val="none" w:sz="0" w:space="0" w:color="auto"/>
                    <w:bottom w:val="none" w:sz="0" w:space="0" w:color="auto"/>
                    <w:right w:val="none" w:sz="0" w:space="0" w:color="auto"/>
                  </w:divBdr>
                </w:div>
                <w:div w:id="567299736">
                  <w:marLeft w:val="640"/>
                  <w:marRight w:val="0"/>
                  <w:marTop w:val="0"/>
                  <w:marBottom w:val="0"/>
                  <w:divBdr>
                    <w:top w:val="none" w:sz="0" w:space="0" w:color="auto"/>
                    <w:left w:val="none" w:sz="0" w:space="0" w:color="auto"/>
                    <w:bottom w:val="none" w:sz="0" w:space="0" w:color="auto"/>
                    <w:right w:val="none" w:sz="0" w:space="0" w:color="auto"/>
                  </w:divBdr>
                </w:div>
                <w:div w:id="605776156">
                  <w:marLeft w:val="640"/>
                  <w:marRight w:val="0"/>
                  <w:marTop w:val="0"/>
                  <w:marBottom w:val="0"/>
                  <w:divBdr>
                    <w:top w:val="none" w:sz="0" w:space="0" w:color="auto"/>
                    <w:left w:val="none" w:sz="0" w:space="0" w:color="auto"/>
                    <w:bottom w:val="none" w:sz="0" w:space="0" w:color="auto"/>
                    <w:right w:val="none" w:sz="0" w:space="0" w:color="auto"/>
                  </w:divBdr>
                </w:div>
                <w:div w:id="624850885">
                  <w:marLeft w:val="640"/>
                  <w:marRight w:val="0"/>
                  <w:marTop w:val="0"/>
                  <w:marBottom w:val="0"/>
                  <w:divBdr>
                    <w:top w:val="none" w:sz="0" w:space="0" w:color="auto"/>
                    <w:left w:val="none" w:sz="0" w:space="0" w:color="auto"/>
                    <w:bottom w:val="none" w:sz="0" w:space="0" w:color="auto"/>
                    <w:right w:val="none" w:sz="0" w:space="0" w:color="auto"/>
                  </w:divBdr>
                </w:div>
                <w:div w:id="656420270">
                  <w:marLeft w:val="640"/>
                  <w:marRight w:val="0"/>
                  <w:marTop w:val="0"/>
                  <w:marBottom w:val="0"/>
                  <w:divBdr>
                    <w:top w:val="none" w:sz="0" w:space="0" w:color="auto"/>
                    <w:left w:val="none" w:sz="0" w:space="0" w:color="auto"/>
                    <w:bottom w:val="none" w:sz="0" w:space="0" w:color="auto"/>
                    <w:right w:val="none" w:sz="0" w:space="0" w:color="auto"/>
                  </w:divBdr>
                </w:div>
                <w:div w:id="673729095">
                  <w:marLeft w:val="640"/>
                  <w:marRight w:val="0"/>
                  <w:marTop w:val="0"/>
                  <w:marBottom w:val="0"/>
                  <w:divBdr>
                    <w:top w:val="none" w:sz="0" w:space="0" w:color="auto"/>
                    <w:left w:val="none" w:sz="0" w:space="0" w:color="auto"/>
                    <w:bottom w:val="none" w:sz="0" w:space="0" w:color="auto"/>
                    <w:right w:val="none" w:sz="0" w:space="0" w:color="auto"/>
                  </w:divBdr>
                </w:div>
                <w:div w:id="686179057">
                  <w:marLeft w:val="640"/>
                  <w:marRight w:val="0"/>
                  <w:marTop w:val="0"/>
                  <w:marBottom w:val="0"/>
                  <w:divBdr>
                    <w:top w:val="none" w:sz="0" w:space="0" w:color="auto"/>
                    <w:left w:val="none" w:sz="0" w:space="0" w:color="auto"/>
                    <w:bottom w:val="none" w:sz="0" w:space="0" w:color="auto"/>
                    <w:right w:val="none" w:sz="0" w:space="0" w:color="auto"/>
                  </w:divBdr>
                </w:div>
                <w:div w:id="688987278">
                  <w:marLeft w:val="640"/>
                  <w:marRight w:val="0"/>
                  <w:marTop w:val="0"/>
                  <w:marBottom w:val="0"/>
                  <w:divBdr>
                    <w:top w:val="none" w:sz="0" w:space="0" w:color="auto"/>
                    <w:left w:val="none" w:sz="0" w:space="0" w:color="auto"/>
                    <w:bottom w:val="none" w:sz="0" w:space="0" w:color="auto"/>
                    <w:right w:val="none" w:sz="0" w:space="0" w:color="auto"/>
                  </w:divBdr>
                </w:div>
                <w:div w:id="712582395">
                  <w:marLeft w:val="640"/>
                  <w:marRight w:val="0"/>
                  <w:marTop w:val="0"/>
                  <w:marBottom w:val="0"/>
                  <w:divBdr>
                    <w:top w:val="none" w:sz="0" w:space="0" w:color="auto"/>
                    <w:left w:val="none" w:sz="0" w:space="0" w:color="auto"/>
                    <w:bottom w:val="none" w:sz="0" w:space="0" w:color="auto"/>
                    <w:right w:val="none" w:sz="0" w:space="0" w:color="auto"/>
                  </w:divBdr>
                </w:div>
                <w:div w:id="716591223">
                  <w:marLeft w:val="640"/>
                  <w:marRight w:val="0"/>
                  <w:marTop w:val="0"/>
                  <w:marBottom w:val="0"/>
                  <w:divBdr>
                    <w:top w:val="none" w:sz="0" w:space="0" w:color="auto"/>
                    <w:left w:val="none" w:sz="0" w:space="0" w:color="auto"/>
                    <w:bottom w:val="none" w:sz="0" w:space="0" w:color="auto"/>
                    <w:right w:val="none" w:sz="0" w:space="0" w:color="auto"/>
                  </w:divBdr>
                </w:div>
                <w:div w:id="719399165">
                  <w:marLeft w:val="640"/>
                  <w:marRight w:val="0"/>
                  <w:marTop w:val="0"/>
                  <w:marBottom w:val="0"/>
                  <w:divBdr>
                    <w:top w:val="none" w:sz="0" w:space="0" w:color="auto"/>
                    <w:left w:val="none" w:sz="0" w:space="0" w:color="auto"/>
                    <w:bottom w:val="none" w:sz="0" w:space="0" w:color="auto"/>
                    <w:right w:val="none" w:sz="0" w:space="0" w:color="auto"/>
                  </w:divBdr>
                </w:div>
                <w:div w:id="779297089">
                  <w:marLeft w:val="640"/>
                  <w:marRight w:val="0"/>
                  <w:marTop w:val="0"/>
                  <w:marBottom w:val="0"/>
                  <w:divBdr>
                    <w:top w:val="none" w:sz="0" w:space="0" w:color="auto"/>
                    <w:left w:val="none" w:sz="0" w:space="0" w:color="auto"/>
                    <w:bottom w:val="none" w:sz="0" w:space="0" w:color="auto"/>
                    <w:right w:val="none" w:sz="0" w:space="0" w:color="auto"/>
                  </w:divBdr>
                </w:div>
                <w:div w:id="786705819">
                  <w:marLeft w:val="640"/>
                  <w:marRight w:val="0"/>
                  <w:marTop w:val="0"/>
                  <w:marBottom w:val="0"/>
                  <w:divBdr>
                    <w:top w:val="none" w:sz="0" w:space="0" w:color="auto"/>
                    <w:left w:val="none" w:sz="0" w:space="0" w:color="auto"/>
                    <w:bottom w:val="none" w:sz="0" w:space="0" w:color="auto"/>
                    <w:right w:val="none" w:sz="0" w:space="0" w:color="auto"/>
                  </w:divBdr>
                </w:div>
                <w:div w:id="871383865">
                  <w:marLeft w:val="640"/>
                  <w:marRight w:val="0"/>
                  <w:marTop w:val="0"/>
                  <w:marBottom w:val="0"/>
                  <w:divBdr>
                    <w:top w:val="none" w:sz="0" w:space="0" w:color="auto"/>
                    <w:left w:val="none" w:sz="0" w:space="0" w:color="auto"/>
                    <w:bottom w:val="none" w:sz="0" w:space="0" w:color="auto"/>
                    <w:right w:val="none" w:sz="0" w:space="0" w:color="auto"/>
                  </w:divBdr>
                </w:div>
                <w:div w:id="967080470">
                  <w:marLeft w:val="640"/>
                  <w:marRight w:val="0"/>
                  <w:marTop w:val="0"/>
                  <w:marBottom w:val="0"/>
                  <w:divBdr>
                    <w:top w:val="none" w:sz="0" w:space="0" w:color="auto"/>
                    <w:left w:val="none" w:sz="0" w:space="0" w:color="auto"/>
                    <w:bottom w:val="none" w:sz="0" w:space="0" w:color="auto"/>
                    <w:right w:val="none" w:sz="0" w:space="0" w:color="auto"/>
                  </w:divBdr>
                </w:div>
                <w:div w:id="1013190845">
                  <w:marLeft w:val="640"/>
                  <w:marRight w:val="0"/>
                  <w:marTop w:val="0"/>
                  <w:marBottom w:val="0"/>
                  <w:divBdr>
                    <w:top w:val="none" w:sz="0" w:space="0" w:color="auto"/>
                    <w:left w:val="none" w:sz="0" w:space="0" w:color="auto"/>
                    <w:bottom w:val="none" w:sz="0" w:space="0" w:color="auto"/>
                    <w:right w:val="none" w:sz="0" w:space="0" w:color="auto"/>
                  </w:divBdr>
                </w:div>
                <w:div w:id="1057514335">
                  <w:marLeft w:val="640"/>
                  <w:marRight w:val="0"/>
                  <w:marTop w:val="0"/>
                  <w:marBottom w:val="0"/>
                  <w:divBdr>
                    <w:top w:val="none" w:sz="0" w:space="0" w:color="auto"/>
                    <w:left w:val="none" w:sz="0" w:space="0" w:color="auto"/>
                    <w:bottom w:val="none" w:sz="0" w:space="0" w:color="auto"/>
                    <w:right w:val="none" w:sz="0" w:space="0" w:color="auto"/>
                  </w:divBdr>
                </w:div>
                <w:div w:id="1057707399">
                  <w:marLeft w:val="640"/>
                  <w:marRight w:val="0"/>
                  <w:marTop w:val="0"/>
                  <w:marBottom w:val="0"/>
                  <w:divBdr>
                    <w:top w:val="none" w:sz="0" w:space="0" w:color="auto"/>
                    <w:left w:val="none" w:sz="0" w:space="0" w:color="auto"/>
                    <w:bottom w:val="none" w:sz="0" w:space="0" w:color="auto"/>
                    <w:right w:val="none" w:sz="0" w:space="0" w:color="auto"/>
                  </w:divBdr>
                </w:div>
                <w:div w:id="1062605345">
                  <w:marLeft w:val="640"/>
                  <w:marRight w:val="0"/>
                  <w:marTop w:val="0"/>
                  <w:marBottom w:val="0"/>
                  <w:divBdr>
                    <w:top w:val="none" w:sz="0" w:space="0" w:color="auto"/>
                    <w:left w:val="none" w:sz="0" w:space="0" w:color="auto"/>
                    <w:bottom w:val="none" w:sz="0" w:space="0" w:color="auto"/>
                    <w:right w:val="none" w:sz="0" w:space="0" w:color="auto"/>
                  </w:divBdr>
                </w:div>
                <w:div w:id="1062871616">
                  <w:marLeft w:val="640"/>
                  <w:marRight w:val="0"/>
                  <w:marTop w:val="0"/>
                  <w:marBottom w:val="0"/>
                  <w:divBdr>
                    <w:top w:val="none" w:sz="0" w:space="0" w:color="auto"/>
                    <w:left w:val="none" w:sz="0" w:space="0" w:color="auto"/>
                    <w:bottom w:val="none" w:sz="0" w:space="0" w:color="auto"/>
                    <w:right w:val="none" w:sz="0" w:space="0" w:color="auto"/>
                  </w:divBdr>
                </w:div>
                <w:div w:id="1092511337">
                  <w:marLeft w:val="640"/>
                  <w:marRight w:val="0"/>
                  <w:marTop w:val="0"/>
                  <w:marBottom w:val="0"/>
                  <w:divBdr>
                    <w:top w:val="none" w:sz="0" w:space="0" w:color="auto"/>
                    <w:left w:val="none" w:sz="0" w:space="0" w:color="auto"/>
                    <w:bottom w:val="none" w:sz="0" w:space="0" w:color="auto"/>
                    <w:right w:val="none" w:sz="0" w:space="0" w:color="auto"/>
                  </w:divBdr>
                </w:div>
                <w:div w:id="1118452023">
                  <w:marLeft w:val="640"/>
                  <w:marRight w:val="0"/>
                  <w:marTop w:val="0"/>
                  <w:marBottom w:val="0"/>
                  <w:divBdr>
                    <w:top w:val="none" w:sz="0" w:space="0" w:color="auto"/>
                    <w:left w:val="none" w:sz="0" w:space="0" w:color="auto"/>
                    <w:bottom w:val="none" w:sz="0" w:space="0" w:color="auto"/>
                    <w:right w:val="none" w:sz="0" w:space="0" w:color="auto"/>
                  </w:divBdr>
                </w:div>
                <w:div w:id="1188759850">
                  <w:marLeft w:val="640"/>
                  <w:marRight w:val="0"/>
                  <w:marTop w:val="0"/>
                  <w:marBottom w:val="0"/>
                  <w:divBdr>
                    <w:top w:val="none" w:sz="0" w:space="0" w:color="auto"/>
                    <w:left w:val="none" w:sz="0" w:space="0" w:color="auto"/>
                    <w:bottom w:val="none" w:sz="0" w:space="0" w:color="auto"/>
                    <w:right w:val="none" w:sz="0" w:space="0" w:color="auto"/>
                  </w:divBdr>
                </w:div>
                <w:div w:id="1200625717">
                  <w:marLeft w:val="640"/>
                  <w:marRight w:val="0"/>
                  <w:marTop w:val="0"/>
                  <w:marBottom w:val="0"/>
                  <w:divBdr>
                    <w:top w:val="none" w:sz="0" w:space="0" w:color="auto"/>
                    <w:left w:val="none" w:sz="0" w:space="0" w:color="auto"/>
                    <w:bottom w:val="none" w:sz="0" w:space="0" w:color="auto"/>
                    <w:right w:val="none" w:sz="0" w:space="0" w:color="auto"/>
                  </w:divBdr>
                </w:div>
                <w:div w:id="1214123783">
                  <w:marLeft w:val="640"/>
                  <w:marRight w:val="0"/>
                  <w:marTop w:val="0"/>
                  <w:marBottom w:val="0"/>
                  <w:divBdr>
                    <w:top w:val="none" w:sz="0" w:space="0" w:color="auto"/>
                    <w:left w:val="none" w:sz="0" w:space="0" w:color="auto"/>
                    <w:bottom w:val="none" w:sz="0" w:space="0" w:color="auto"/>
                    <w:right w:val="none" w:sz="0" w:space="0" w:color="auto"/>
                  </w:divBdr>
                </w:div>
                <w:div w:id="1215044646">
                  <w:marLeft w:val="640"/>
                  <w:marRight w:val="0"/>
                  <w:marTop w:val="0"/>
                  <w:marBottom w:val="0"/>
                  <w:divBdr>
                    <w:top w:val="none" w:sz="0" w:space="0" w:color="auto"/>
                    <w:left w:val="none" w:sz="0" w:space="0" w:color="auto"/>
                    <w:bottom w:val="none" w:sz="0" w:space="0" w:color="auto"/>
                    <w:right w:val="none" w:sz="0" w:space="0" w:color="auto"/>
                  </w:divBdr>
                </w:div>
                <w:div w:id="1253125785">
                  <w:marLeft w:val="640"/>
                  <w:marRight w:val="0"/>
                  <w:marTop w:val="0"/>
                  <w:marBottom w:val="0"/>
                  <w:divBdr>
                    <w:top w:val="none" w:sz="0" w:space="0" w:color="auto"/>
                    <w:left w:val="none" w:sz="0" w:space="0" w:color="auto"/>
                    <w:bottom w:val="none" w:sz="0" w:space="0" w:color="auto"/>
                    <w:right w:val="none" w:sz="0" w:space="0" w:color="auto"/>
                  </w:divBdr>
                </w:div>
                <w:div w:id="1268342975">
                  <w:marLeft w:val="640"/>
                  <w:marRight w:val="0"/>
                  <w:marTop w:val="0"/>
                  <w:marBottom w:val="0"/>
                  <w:divBdr>
                    <w:top w:val="none" w:sz="0" w:space="0" w:color="auto"/>
                    <w:left w:val="none" w:sz="0" w:space="0" w:color="auto"/>
                    <w:bottom w:val="none" w:sz="0" w:space="0" w:color="auto"/>
                    <w:right w:val="none" w:sz="0" w:space="0" w:color="auto"/>
                  </w:divBdr>
                </w:div>
                <w:div w:id="1271624780">
                  <w:marLeft w:val="640"/>
                  <w:marRight w:val="0"/>
                  <w:marTop w:val="0"/>
                  <w:marBottom w:val="0"/>
                  <w:divBdr>
                    <w:top w:val="none" w:sz="0" w:space="0" w:color="auto"/>
                    <w:left w:val="none" w:sz="0" w:space="0" w:color="auto"/>
                    <w:bottom w:val="none" w:sz="0" w:space="0" w:color="auto"/>
                    <w:right w:val="none" w:sz="0" w:space="0" w:color="auto"/>
                  </w:divBdr>
                </w:div>
                <w:div w:id="1278682704">
                  <w:marLeft w:val="640"/>
                  <w:marRight w:val="0"/>
                  <w:marTop w:val="0"/>
                  <w:marBottom w:val="0"/>
                  <w:divBdr>
                    <w:top w:val="none" w:sz="0" w:space="0" w:color="auto"/>
                    <w:left w:val="none" w:sz="0" w:space="0" w:color="auto"/>
                    <w:bottom w:val="none" w:sz="0" w:space="0" w:color="auto"/>
                    <w:right w:val="none" w:sz="0" w:space="0" w:color="auto"/>
                  </w:divBdr>
                </w:div>
                <w:div w:id="1303071698">
                  <w:marLeft w:val="640"/>
                  <w:marRight w:val="0"/>
                  <w:marTop w:val="0"/>
                  <w:marBottom w:val="0"/>
                  <w:divBdr>
                    <w:top w:val="none" w:sz="0" w:space="0" w:color="auto"/>
                    <w:left w:val="none" w:sz="0" w:space="0" w:color="auto"/>
                    <w:bottom w:val="none" w:sz="0" w:space="0" w:color="auto"/>
                    <w:right w:val="none" w:sz="0" w:space="0" w:color="auto"/>
                  </w:divBdr>
                </w:div>
                <w:div w:id="1304772857">
                  <w:marLeft w:val="640"/>
                  <w:marRight w:val="0"/>
                  <w:marTop w:val="0"/>
                  <w:marBottom w:val="0"/>
                  <w:divBdr>
                    <w:top w:val="none" w:sz="0" w:space="0" w:color="auto"/>
                    <w:left w:val="none" w:sz="0" w:space="0" w:color="auto"/>
                    <w:bottom w:val="none" w:sz="0" w:space="0" w:color="auto"/>
                    <w:right w:val="none" w:sz="0" w:space="0" w:color="auto"/>
                  </w:divBdr>
                </w:div>
                <w:div w:id="1376469680">
                  <w:marLeft w:val="640"/>
                  <w:marRight w:val="0"/>
                  <w:marTop w:val="0"/>
                  <w:marBottom w:val="0"/>
                  <w:divBdr>
                    <w:top w:val="none" w:sz="0" w:space="0" w:color="auto"/>
                    <w:left w:val="none" w:sz="0" w:space="0" w:color="auto"/>
                    <w:bottom w:val="none" w:sz="0" w:space="0" w:color="auto"/>
                    <w:right w:val="none" w:sz="0" w:space="0" w:color="auto"/>
                  </w:divBdr>
                </w:div>
                <w:div w:id="1387408442">
                  <w:marLeft w:val="640"/>
                  <w:marRight w:val="0"/>
                  <w:marTop w:val="0"/>
                  <w:marBottom w:val="0"/>
                  <w:divBdr>
                    <w:top w:val="none" w:sz="0" w:space="0" w:color="auto"/>
                    <w:left w:val="none" w:sz="0" w:space="0" w:color="auto"/>
                    <w:bottom w:val="none" w:sz="0" w:space="0" w:color="auto"/>
                    <w:right w:val="none" w:sz="0" w:space="0" w:color="auto"/>
                  </w:divBdr>
                </w:div>
                <w:div w:id="1444032860">
                  <w:marLeft w:val="640"/>
                  <w:marRight w:val="0"/>
                  <w:marTop w:val="0"/>
                  <w:marBottom w:val="0"/>
                  <w:divBdr>
                    <w:top w:val="none" w:sz="0" w:space="0" w:color="auto"/>
                    <w:left w:val="none" w:sz="0" w:space="0" w:color="auto"/>
                    <w:bottom w:val="none" w:sz="0" w:space="0" w:color="auto"/>
                    <w:right w:val="none" w:sz="0" w:space="0" w:color="auto"/>
                  </w:divBdr>
                </w:div>
                <w:div w:id="1459228413">
                  <w:marLeft w:val="640"/>
                  <w:marRight w:val="0"/>
                  <w:marTop w:val="0"/>
                  <w:marBottom w:val="0"/>
                  <w:divBdr>
                    <w:top w:val="none" w:sz="0" w:space="0" w:color="auto"/>
                    <w:left w:val="none" w:sz="0" w:space="0" w:color="auto"/>
                    <w:bottom w:val="none" w:sz="0" w:space="0" w:color="auto"/>
                    <w:right w:val="none" w:sz="0" w:space="0" w:color="auto"/>
                  </w:divBdr>
                </w:div>
                <w:div w:id="1506945136">
                  <w:marLeft w:val="640"/>
                  <w:marRight w:val="0"/>
                  <w:marTop w:val="0"/>
                  <w:marBottom w:val="0"/>
                  <w:divBdr>
                    <w:top w:val="none" w:sz="0" w:space="0" w:color="auto"/>
                    <w:left w:val="none" w:sz="0" w:space="0" w:color="auto"/>
                    <w:bottom w:val="none" w:sz="0" w:space="0" w:color="auto"/>
                    <w:right w:val="none" w:sz="0" w:space="0" w:color="auto"/>
                  </w:divBdr>
                </w:div>
                <w:div w:id="1550992682">
                  <w:marLeft w:val="640"/>
                  <w:marRight w:val="0"/>
                  <w:marTop w:val="0"/>
                  <w:marBottom w:val="0"/>
                  <w:divBdr>
                    <w:top w:val="none" w:sz="0" w:space="0" w:color="auto"/>
                    <w:left w:val="none" w:sz="0" w:space="0" w:color="auto"/>
                    <w:bottom w:val="none" w:sz="0" w:space="0" w:color="auto"/>
                    <w:right w:val="none" w:sz="0" w:space="0" w:color="auto"/>
                  </w:divBdr>
                </w:div>
                <w:div w:id="1570843212">
                  <w:marLeft w:val="640"/>
                  <w:marRight w:val="0"/>
                  <w:marTop w:val="0"/>
                  <w:marBottom w:val="0"/>
                  <w:divBdr>
                    <w:top w:val="none" w:sz="0" w:space="0" w:color="auto"/>
                    <w:left w:val="none" w:sz="0" w:space="0" w:color="auto"/>
                    <w:bottom w:val="none" w:sz="0" w:space="0" w:color="auto"/>
                    <w:right w:val="none" w:sz="0" w:space="0" w:color="auto"/>
                  </w:divBdr>
                </w:div>
                <w:div w:id="1602225508">
                  <w:marLeft w:val="640"/>
                  <w:marRight w:val="0"/>
                  <w:marTop w:val="0"/>
                  <w:marBottom w:val="0"/>
                  <w:divBdr>
                    <w:top w:val="none" w:sz="0" w:space="0" w:color="auto"/>
                    <w:left w:val="none" w:sz="0" w:space="0" w:color="auto"/>
                    <w:bottom w:val="none" w:sz="0" w:space="0" w:color="auto"/>
                    <w:right w:val="none" w:sz="0" w:space="0" w:color="auto"/>
                  </w:divBdr>
                </w:div>
                <w:div w:id="1609851387">
                  <w:marLeft w:val="640"/>
                  <w:marRight w:val="0"/>
                  <w:marTop w:val="0"/>
                  <w:marBottom w:val="0"/>
                  <w:divBdr>
                    <w:top w:val="none" w:sz="0" w:space="0" w:color="auto"/>
                    <w:left w:val="none" w:sz="0" w:space="0" w:color="auto"/>
                    <w:bottom w:val="none" w:sz="0" w:space="0" w:color="auto"/>
                    <w:right w:val="none" w:sz="0" w:space="0" w:color="auto"/>
                  </w:divBdr>
                </w:div>
                <w:div w:id="1665207634">
                  <w:marLeft w:val="640"/>
                  <w:marRight w:val="0"/>
                  <w:marTop w:val="0"/>
                  <w:marBottom w:val="0"/>
                  <w:divBdr>
                    <w:top w:val="none" w:sz="0" w:space="0" w:color="auto"/>
                    <w:left w:val="none" w:sz="0" w:space="0" w:color="auto"/>
                    <w:bottom w:val="none" w:sz="0" w:space="0" w:color="auto"/>
                    <w:right w:val="none" w:sz="0" w:space="0" w:color="auto"/>
                  </w:divBdr>
                </w:div>
                <w:div w:id="1677926056">
                  <w:marLeft w:val="640"/>
                  <w:marRight w:val="0"/>
                  <w:marTop w:val="0"/>
                  <w:marBottom w:val="0"/>
                  <w:divBdr>
                    <w:top w:val="none" w:sz="0" w:space="0" w:color="auto"/>
                    <w:left w:val="none" w:sz="0" w:space="0" w:color="auto"/>
                    <w:bottom w:val="none" w:sz="0" w:space="0" w:color="auto"/>
                    <w:right w:val="none" w:sz="0" w:space="0" w:color="auto"/>
                  </w:divBdr>
                </w:div>
                <w:div w:id="1685589055">
                  <w:marLeft w:val="640"/>
                  <w:marRight w:val="0"/>
                  <w:marTop w:val="0"/>
                  <w:marBottom w:val="0"/>
                  <w:divBdr>
                    <w:top w:val="none" w:sz="0" w:space="0" w:color="auto"/>
                    <w:left w:val="none" w:sz="0" w:space="0" w:color="auto"/>
                    <w:bottom w:val="none" w:sz="0" w:space="0" w:color="auto"/>
                    <w:right w:val="none" w:sz="0" w:space="0" w:color="auto"/>
                  </w:divBdr>
                </w:div>
                <w:div w:id="1697467143">
                  <w:marLeft w:val="640"/>
                  <w:marRight w:val="0"/>
                  <w:marTop w:val="0"/>
                  <w:marBottom w:val="0"/>
                  <w:divBdr>
                    <w:top w:val="none" w:sz="0" w:space="0" w:color="auto"/>
                    <w:left w:val="none" w:sz="0" w:space="0" w:color="auto"/>
                    <w:bottom w:val="none" w:sz="0" w:space="0" w:color="auto"/>
                    <w:right w:val="none" w:sz="0" w:space="0" w:color="auto"/>
                  </w:divBdr>
                </w:div>
                <w:div w:id="1717659200">
                  <w:marLeft w:val="640"/>
                  <w:marRight w:val="0"/>
                  <w:marTop w:val="0"/>
                  <w:marBottom w:val="0"/>
                  <w:divBdr>
                    <w:top w:val="none" w:sz="0" w:space="0" w:color="auto"/>
                    <w:left w:val="none" w:sz="0" w:space="0" w:color="auto"/>
                    <w:bottom w:val="none" w:sz="0" w:space="0" w:color="auto"/>
                    <w:right w:val="none" w:sz="0" w:space="0" w:color="auto"/>
                  </w:divBdr>
                </w:div>
                <w:div w:id="1759056647">
                  <w:marLeft w:val="640"/>
                  <w:marRight w:val="0"/>
                  <w:marTop w:val="0"/>
                  <w:marBottom w:val="0"/>
                  <w:divBdr>
                    <w:top w:val="none" w:sz="0" w:space="0" w:color="auto"/>
                    <w:left w:val="none" w:sz="0" w:space="0" w:color="auto"/>
                    <w:bottom w:val="none" w:sz="0" w:space="0" w:color="auto"/>
                    <w:right w:val="none" w:sz="0" w:space="0" w:color="auto"/>
                  </w:divBdr>
                </w:div>
                <w:div w:id="1800029381">
                  <w:marLeft w:val="640"/>
                  <w:marRight w:val="0"/>
                  <w:marTop w:val="0"/>
                  <w:marBottom w:val="0"/>
                  <w:divBdr>
                    <w:top w:val="none" w:sz="0" w:space="0" w:color="auto"/>
                    <w:left w:val="none" w:sz="0" w:space="0" w:color="auto"/>
                    <w:bottom w:val="none" w:sz="0" w:space="0" w:color="auto"/>
                    <w:right w:val="none" w:sz="0" w:space="0" w:color="auto"/>
                  </w:divBdr>
                </w:div>
                <w:div w:id="1914469892">
                  <w:marLeft w:val="640"/>
                  <w:marRight w:val="0"/>
                  <w:marTop w:val="0"/>
                  <w:marBottom w:val="0"/>
                  <w:divBdr>
                    <w:top w:val="none" w:sz="0" w:space="0" w:color="auto"/>
                    <w:left w:val="none" w:sz="0" w:space="0" w:color="auto"/>
                    <w:bottom w:val="none" w:sz="0" w:space="0" w:color="auto"/>
                    <w:right w:val="none" w:sz="0" w:space="0" w:color="auto"/>
                  </w:divBdr>
                </w:div>
                <w:div w:id="1953902425">
                  <w:marLeft w:val="640"/>
                  <w:marRight w:val="0"/>
                  <w:marTop w:val="0"/>
                  <w:marBottom w:val="0"/>
                  <w:divBdr>
                    <w:top w:val="none" w:sz="0" w:space="0" w:color="auto"/>
                    <w:left w:val="none" w:sz="0" w:space="0" w:color="auto"/>
                    <w:bottom w:val="none" w:sz="0" w:space="0" w:color="auto"/>
                    <w:right w:val="none" w:sz="0" w:space="0" w:color="auto"/>
                  </w:divBdr>
                </w:div>
                <w:div w:id="1971936700">
                  <w:marLeft w:val="640"/>
                  <w:marRight w:val="0"/>
                  <w:marTop w:val="0"/>
                  <w:marBottom w:val="0"/>
                  <w:divBdr>
                    <w:top w:val="none" w:sz="0" w:space="0" w:color="auto"/>
                    <w:left w:val="none" w:sz="0" w:space="0" w:color="auto"/>
                    <w:bottom w:val="none" w:sz="0" w:space="0" w:color="auto"/>
                    <w:right w:val="none" w:sz="0" w:space="0" w:color="auto"/>
                  </w:divBdr>
                </w:div>
                <w:div w:id="1977681208">
                  <w:marLeft w:val="640"/>
                  <w:marRight w:val="0"/>
                  <w:marTop w:val="0"/>
                  <w:marBottom w:val="0"/>
                  <w:divBdr>
                    <w:top w:val="none" w:sz="0" w:space="0" w:color="auto"/>
                    <w:left w:val="none" w:sz="0" w:space="0" w:color="auto"/>
                    <w:bottom w:val="none" w:sz="0" w:space="0" w:color="auto"/>
                    <w:right w:val="none" w:sz="0" w:space="0" w:color="auto"/>
                  </w:divBdr>
                </w:div>
                <w:div w:id="2000038298">
                  <w:marLeft w:val="640"/>
                  <w:marRight w:val="0"/>
                  <w:marTop w:val="0"/>
                  <w:marBottom w:val="0"/>
                  <w:divBdr>
                    <w:top w:val="none" w:sz="0" w:space="0" w:color="auto"/>
                    <w:left w:val="none" w:sz="0" w:space="0" w:color="auto"/>
                    <w:bottom w:val="none" w:sz="0" w:space="0" w:color="auto"/>
                    <w:right w:val="none" w:sz="0" w:space="0" w:color="auto"/>
                  </w:divBdr>
                </w:div>
                <w:div w:id="2008556700">
                  <w:marLeft w:val="640"/>
                  <w:marRight w:val="0"/>
                  <w:marTop w:val="0"/>
                  <w:marBottom w:val="0"/>
                  <w:divBdr>
                    <w:top w:val="none" w:sz="0" w:space="0" w:color="auto"/>
                    <w:left w:val="none" w:sz="0" w:space="0" w:color="auto"/>
                    <w:bottom w:val="none" w:sz="0" w:space="0" w:color="auto"/>
                    <w:right w:val="none" w:sz="0" w:space="0" w:color="auto"/>
                  </w:divBdr>
                </w:div>
                <w:div w:id="2043822248">
                  <w:marLeft w:val="640"/>
                  <w:marRight w:val="0"/>
                  <w:marTop w:val="0"/>
                  <w:marBottom w:val="0"/>
                  <w:divBdr>
                    <w:top w:val="none" w:sz="0" w:space="0" w:color="auto"/>
                    <w:left w:val="none" w:sz="0" w:space="0" w:color="auto"/>
                    <w:bottom w:val="none" w:sz="0" w:space="0" w:color="auto"/>
                    <w:right w:val="none" w:sz="0" w:space="0" w:color="auto"/>
                  </w:divBdr>
                </w:div>
                <w:div w:id="2049330922">
                  <w:marLeft w:val="640"/>
                  <w:marRight w:val="0"/>
                  <w:marTop w:val="0"/>
                  <w:marBottom w:val="0"/>
                  <w:divBdr>
                    <w:top w:val="none" w:sz="0" w:space="0" w:color="auto"/>
                    <w:left w:val="none" w:sz="0" w:space="0" w:color="auto"/>
                    <w:bottom w:val="none" w:sz="0" w:space="0" w:color="auto"/>
                    <w:right w:val="none" w:sz="0" w:space="0" w:color="auto"/>
                  </w:divBdr>
                </w:div>
              </w:divsChild>
            </w:div>
            <w:div w:id="1321348882">
              <w:marLeft w:val="0"/>
              <w:marRight w:val="0"/>
              <w:marTop w:val="0"/>
              <w:marBottom w:val="0"/>
              <w:divBdr>
                <w:top w:val="none" w:sz="0" w:space="0" w:color="auto"/>
                <w:left w:val="none" w:sz="0" w:space="0" w:color="auto"/>
                <w:bottom w:val="none" w:sz="0" w:space="0" w:color="auto"/>
                <w:right w:val="none" w:sz="0" w:space="0" w:color="auto"/>
              </w:divBdr>
              <w:divsChild>
                <w:div w:id="44064343">
                  <w:marLeft w:val="640"/>
                  <w:marRight w:val="0"/>
                  <w:marTop w:val="0"/>
                  <w:marBottom w:val="0"/>
                  <w:divBdr>
                    <w:top w:val="none" w:sz="0" w:space="0" w:color="auto"/>
                    <w:left w:val="none" w:sz="0" w:space="0" w:color="auto"/>
                    <w:bottom w:val="none" w:sz="0" w:space="0" w:color="auto"/>
                    <w:right w:val="none" w:sz="0" w:space="0" w:color="auto"/>
                  </w:divBdr>
                </w:div>
                <w:div w:id="71507650">
                  <w:marLeft w:val="640"/>
                  <w:marRight w:val="0"/>
                  <w:marTop w:val="0"/>
                  <w:marBottom w:val="0"/>
                  <w:divBdr>
                    <w:top w:val="none" w:sz="0" w:space="0" w:color="auto"/>
                    <w:left w:val="none" w:sz="0" w:space="0" w:color="auto"/>
                    <w:bottom w:val="none" w:sz="0" w:space="0" w:color="auto"/>
                    <w:right w:val="none" w:sz="0" w:space="0" w:color="auto"/>
                  </w:divBdr>
                </w:div>
                <w:div w:id="80221279">
                  <w:marLeft w:val="640"/>
                  <w:marRight w:val="0"/>
                  <w:marTop w:val="0"/>
                  <w:marBottom w:val="0"/>
                  <w:divBdr>
                    <w:top w:val="none" w:sz="0" w:space="0" w:color="auto"/>
                    <w:left w:val="none" w:sz="0" w:space="0" w:color="auto"/>
                    <w:bottom w:val="none" w:sz="0" w:space="0" w:color="auto"/>
                    <w:right w:val="none" w:sz="0" w:space="0" w:color="auto"/>
                  </w:divBdr>
                </w:div>
                <w:div w:id="128131826">
                  <w:marLeft w:val="640"/>
                  <w:marRight w:val="0"/>
                  <w:marTop w:val="0"/>
                  <w:marBottom w:val="0"/>
                  <w:divBdr>
                    <w:top w:val="none" w:sz="0" w:space="0" w:color="auto"/>
                    <w:left w:val="none" w:sz="0" w:space="0" w:color="auto"/>
                    <w:bottom w:val="none" w:sz="0" w:space="0" w:color="auto"/>
                    <w:right w:val="none" w:sz="0" w:space="0" w:color="auto"/>
                  </w:divBdr>
                </w:div>
                <w:div w:id="160047084">
                  <w:marLeft w:val="640"/>
                  <w:marRight w:val="0"/>
                  <w:marTop w:val="0"/>
                  <w:marBottom w:val="0"/>
                  <w:divBdr>
                    <w:top w:val="none" w:sz="0" w:space="0" w:color="auto"/>
                    <w:left w:val="none" w:sz="0" w:space="0" w:color="auto"/>
                    <w:bottom w:val="none" w:sz="0" w:space="0" w:color="auto"/>
                    <w:right w:val="none" w:sz="0" w:space="0" w:color="auto"/>
                  </w:divBdr>
                </w:div>
                <w:div w:id="169410762">
                  <w:marLeft w:val="640"/>
                  <w:marRight w:val="0"/>
                  <w:marTop w:val="0"/>
                  <w:marBottom w:val="0"/>
                  <w:divBdr>
                    <w:top w:val="none" w:sz="0" w:space="0" w:color="auto"/>
                    <w:left w:val="none" w:sz="0" w:space="0" w:color="auto"/>
                    <w:bottom w:val="none" w:sz="0" w:space="0" w:color="auto"/>
                    <w:right w:val="none" w:sz="0" w:space="0" w:color="auto"/>
                  </w:divBdr>
                </w:div>
                <w:div w:id="186648743">
                  <w:marLeft w:val="640"/>
                  <w:marRight w:val="0"/>
                  <w:marTop w:val="0"/>
                  <w:marBottom w:val="0"/>
                  <w:divBdr>
                    <w:top w:val="none" w:sz="0" w:space="0" w:color="auto"/>
                    <w:left w:val="none" w:sz="0" w:space="0" w:color="auto"/>
                    <w:bottom w:val="none" w:sz="0" w:space="0" w:color="auto"/>
                    <w:right w:val="none" w:sz="0" w:space="0" w:color="auto"/>
                  </w:divBdr>
                </w:div>
                <w:div w:id="193352760">
                  <w:marLeft w:val="640"/>
                  <w:marRight w:val="0"/>
                  <w:marTop w:val="0"/>
                  <w:marBottom w:val="0"/>
                  <w:divBdr>
                    <w:top w:val="none" w:sz="0" w:space="0" w:color="auto"/>
                    <w:left w:val="none" w:sz="0" w:space="0" w:color="auto"/>
                    <w:bottom w:val="none" w:sz="0" w:space="0" w:color="auto"/>
                    <w:right w:val="none" w:sz="0" w:space="0" w:color="auto"/>
                  </w:divBdr>
                </w:div>
                <w:div w:id="201790966">
                  <w:marLeft w:val="640"/>
                  <w:marRight w:val="0"/>
                  <w:marTop w:val="0"/>
                  <w:marBottom w:val="0"/>
                  <w:divBdr>
                    <w:top w:val="none" w:sz="0" w:space="0" w:color="auto"/>
                    <w:left w:val="none" w:sz="0" w:space="0" w:color="auto"/>
                    <w:bottom w:val="none" w:sz="0" w:space="0" w:color="auto"/>
                    <w:right w:val="none" w:sz="0" w:space="0" w:color="auto"/>
                  </w:divBdr>
                </w:div>
                <w:div w:id="329791729">
                  <w:marLeft w:val="640"/>
                  <w:marRight w:val="0"/>
                  <w:marTop w:val="0"/>
                  <w:marBottom w:val="0"/>
                  <w:divBdr>
                    <w:top w:val="none" w:sz="0" w:space="0" w:color="auto"/>
                    <w:left w:val="none" w:sz="0" w:space="0" w:color="auto"/>
                    <w:bottom w:val="none" w:sz="0" w:space="0" w:color="auto"/>
                    <w:right w:val="none" w:sz="0" w:space="0" w:color="auto"/>
                  </w:divBdr>
                </w:div>
                <w:div w:id="349262515">
                  <w:marLeft w:val="640"/>
                  <w:marRight w:val="0"/>
                  <w:marTop w:val="0"/>
                  <w:marBottom w:val="0"/>
                  <w:divBdr>
                    <w:top w:val="none" w:sz="0" w:space="0" w:color="auto"/>
                    <w:left w:val="none" w:sz="0" w:space="0" w:color="auto"/>
                    <w:bottom w:val="none" w:sz="0" w:space="0" w:color="auto"/>
                    <w:right w:val="none" w:sz="0" w:space="0" w:color="auto"/>
                  </w:divBdr>
                </w:div>
                <w:div w:id="359471918">
                  <w:marLeft w:val="640"/>
                  <w:marRight w:val="0"/>
                  <w:marTop w:val="0"/>
                  <w:marBottom w:val="0"/>
                  <w:divBdr>
                    <w:top w:val="none" w:sz="0" w:space="0" w:color="auto"/>
                    <w:left w:val="none" w:sz="0" w:space="0" w:color="auto"/>
                    <w:bottom w:val="none" w:sz="0" w:space="0" w:color="auto"/>
                    <w:right w:val="none" w:sz="0" w:space="0" w:color="auto"/>
                  </w:divBdr>
                </w:div>
                <w:div w:id="364794982">
                  <w:marLeft w:val="640"/>
                  <w:marRight w:val="0"/>
                  <w:marTop w:val="0"/>
                  <w:marBottom w:val="0"/>
                  <w:divBdr>
                    <w:top w:val="none" w:sz="0" w:space="0" w:color="auto"/>
                    <w:left w:val="none" w:sz="0" w:space="0" w:color="auto"/>
                    <w:bottom w:val="none" w:sz="0" w:space="0" w:color="auto"/>
                    <w:right w:val="none" w:sz="0" w:space="0" w:color="auto"/>
                  </w:divBdr>
                </w:div>
                <w:div w:id="367990243">
                  <w:marLeft w:val="640"/>
                  <w:marRight w:val="0"/>
                  <w:marTop w:val="0"/>
                  <w:marBottom w:val="0"/>
                  <w:divBdr>
                    <w:top w:val="none" w:sz="0" w:space="0" w:color="auto"/>
                    <w:left w:val="none" w:sz="0" w:space="0" w:color="auto"/>
                    <w:bottom w:val="none" w:sz="0" w:space="0" w:color="auto"/>
                    <w:right w:val="none" w:sz="0" w:space="0" w:color="auto"/>
                  </w:divBdr>
                </w:div>
                <w:div w:id="429350311">
                  <w:marLeft w:val="640"/>
                  <w:marRight w:val="0"/>
                  <w:marTop w:val="0"/>
                  <w:marBottom w:val="0"/>
                  <w:divBdr>
                    <w:top w:val="none" w:sz="0" w:space="0" w:color="auto"/>
                    <w:left w:val="none" w:sz="0" w:space="0" w:color="auto"/>
                    <w:bottom w:val="none" w:sz="0" w:space="0" w:color="auto"/>
                    <w:right w:val="none" w:sz="0" w:space="0" w:color="auto"/>
                  </w:divBdr>
                </w:div>
                <w:div w:id="470832738">
                  <w:marLeft w:val="640"/>
                  <w:marRight w:val="0"/>
                  <w:marTop w:val="0"/>
                  <w:marBottom w:val="0"/>
                  <w:divBdr>
                    <w:top w:val="none" w:sz="0" w:space="0" w:color="auto"/>
                    <w:left w:val="none" w:sz="0" w:space="0" w:color="auto"/>
                    <w:bottom w:val="none" w:sz="0" w:space="0" w:color="auto"/>
                    <w:right w:val="none" w:sz="0" w:space="0" w:color="auto"/>
                  </w:divBdr>
                </w:div>
                <w:div w:id="504983398">
                  <w:marLeft w:val="640"/>
                  <w:marRight w:val="0"/>
                  <w:marTop w:val="0"/>
                  <w:marBottom w:val="0"/>
                  <w:divBdr>
                    <w:top w:val="none" w:sz="0" w:space="0" w:color="auto"/>
                    <w:left w:val="none" w:sz="0" w:space="0" w:color="auto"/>
                    <w:bottom w:val="none" w:sz="0" w:space="0" w:color="auto"/>
                    <w:right w:val="none" w:sz="0" w:space="0" w:color="auto"/>
                  </w:divBdr>
                </w:div>
                <w:div w:id="551383794">
                  <w:marLeft w:val="640"/>
                  <w:marRight w:val="0"/>
                  <w:marTop w:val="0"/>
                  <w:marBottom w:val="0"/>
                  <w:divBdr>
                    <w:top w:val="none" w:sz="0" w:space="0" w:color="auto"/>
                    <w:left w:val="none" w:sz="0" w:space="0" w:color="auto"/>
                    <w:bottom w:val="none" w:sz="0" w:space="0" w:color="auto"/>
                    <w:right w:val="none" w:sz="0" w:space="0" w:color="auto"/>
                  </w:divBdr>
                </w:div>
                <w:div w:id="583995103">
                  <w:marLeft w:val="640"/>
                  <w:marRight w:val="0"/>
                  <w:marTop w:val="0"/>
                  <w:marBottom w:val="0"/>
                  <w:divBdr>
                    <w:top w:val="none" w:sz="0" w:space="0" w:color="auto"/>
                    <w:left w:val="none" w:sz="0" w:space="0" w:color="auto"/>
                    <w:bottom w:val="none" w:sz="0" w:space="0" w:color="auto"/>
                    <w:right w:val="none" w:sz="0" w:space="0" w:color="auto"/>
                  </w:divBdr>
                </w:div>
                <w:div w:id="606038889">
                  <w:marLeft w:val="640"/>
                  <w:marRight w:val="0"/>
                  <w:marTop w:val="0"/>
                  <w:marBottom w:val="0"/>
                  <w:divBdr>
                    <w:top w:val="none" w:sz="0" w:space="0" w:color="auto"/>
                    <w:left w:val="none" w:sz="0" w:space="0" w:color="auto"/>
                    <w:bottom w:val="none" w:sz="0" w:space="0" w:color="auto"/>
                    <w:right w:val="none" w:sz="0" w:space="0" w:color="auto"/>
                  </w:divBdr>
                </w:div>
                <w:div w:id="618344073">
                  <w:marLeft w:val="640"/>
                  <w:marRight w:val="0"/>
                  <w:marTop w:val="0"/>
                  <w:marBottom w:val="0"/>
                  <w:divBdr>
                    <w:top w:val="none" w:sz="0" w:space="0" w:color="auto"/>
                    <w:left w:val="none" w:sz="0" w:space="0" w:color="auto"/>
                    <w:bottom w:val="none" w:sz="0" w:space="0" w:color="auto"/>
                    <w:right w:val="none" w:sz="0" w:space="0" w:color="auto"/>
                  </w:divBdr>
                </w:div>
                <w:div w:id="632833198">
                  <w:marLeft w:val="640"/>
                  <w:marRight w:val="0"/>
                  <w:marTop w:val="0"/>
                  <w:marBottom w:val="0"/>
                  <w:divBdr>
                    <w:top w:val="none" w:sz="0" w:space="0" w:color="auto"/>
                    <w:left w:val="none" w:sz="0" w:space="0" w:color="auto"/>
                    <w:bottom w:val="none" w:sz="0" w:space="0" w:color="auto"/>
                    <w:right w:val="none" w:sz="0" w:space="0" w:color="auto"/>
                  </w:divBdr>
                </w:div>
                <w:div w:id="652875933">
                  <w:marLeft w:val="640"/>
                  <w:marRight w:val="0"/>
                  <w:marTop w:val="0"/>
                  <w:marBottom w:val="0"/>
                  <w:divBdr>
                    <w:top w:val="none" w:sz="0" w:space="0" w:color="auto"/>
                    <w:left w:val="none" w:sz="0" w:space="0" w:color="auto"/>
                    <w:bottom w:val="none" w:sz="0" w:space="0" w:color="auto"/>
                    <w:right w:val="none" w:sz="0" w:space="0" w:color="auto"/>
                  </w:divBdr>
                </w:div>
                <w:div w:id="695665990">
                  <w:marLeft w:val="640"/>
                  <w:marRight w:val="0"/>
                  <w:marTop w:val="0"/>
                  <w:marBottom w:val="0"/>
                  <w:divBdr>
                    <w:top w:val="none" w:sz="0" w:space="0" w:color="auto"/>
                    <w:left w:val="none" w:sz="0" w:space="0" w:color="auto"/>
                    <w:bottom w:val="none" w:sz="0" w:space="0" w:color="auto"/>
                    <w:right w:val="none" w:sz="0" w:space="0" w:color="auto"/>
                  </w:divBdr>
                </w:div>
                <w:div w:id="701707229">
                  <w:marLeft w:val="640"/>
                  <w:marRight w:val="0"/>
                  <w:marTop w:val="0"/>
                  <w:marBottom w:val="0"/>
                  <w:divBdr>
                    <w:top w:val="none" w:sz="0" w:space="0" w:color="auto"/>
                    <w:left w:val="none" w:sz="0" w:space="0" w:color="auto"/>
                    <w:bottom w:val="none" w:sz="0" w:space="0" w:color="auto"/>
                    <w:right w:val="none" w:sz="0" w:space="0" w:color="auto"/>
                  </w:divBdr>
                </w:div>
                <w:div w:id="712118058">
                  <w:marLeft w:val="640"/>
                  <w:marRight w:val="0"/>
                  <w:marTop w:val="0"/>
                  <w:marBottom w:val="0"/>
                  <w:divBdr>
                    <w:top w:val="none" w:sz="0" w:space="0" w:color="auto"/>
                    <w:left w:val="none" w:sz="0" w:space="0" w:color="auto"/>
                    <w:bottom w:val="none" w:sz="0" w:space="0" w:color="auto"/>
                    <w:right w:val="none" w:sz="0" w:space="0" w:color="auto"/>
                  </w:divBdr>
                </w:div>
                <w:div w:id="753014410">
                  <w:marLeft w:val="640"/>
                  <w:marRight w:val="0"/>
                  <w:marTop w:val="0"/>
                  <w:marBottom w:val="0"/>
                  <w:divBdr>
                    <w:top w:val="none" w:sz="0" w:space="0" w:color="auto"/>
                    <w:left w:val="none" w:sz="0" w:space="0" w:color="auto"/>
                    <w:bottom w:val="none" w:sz="0" w:space="0" w:color="auto"/>
                    <w:right w:val="none" w:sz="0" w:space="0" w:color="auto"/>
                  </w:divBdr>
                </w:div>
                <w:div w:id="782109960">
                  <w:marLeft w:val="640"/>
                  <w:marRight w:val="0"/>
                  <w:marTop w:val="0"/>
                  <w:marBottom w:val="0"/>
                  <w:divBdr>
                    <w:top w:val="none" w:sz="0" w:space="0" w:color="auto"/>
                    <w:left w:val="none" w:sz="0" w:space="0" w:color="auto"/>
                    <w:bottom w:val="none" w:sz="0" w:space="0" w:color="auto"/>
                    <w:right w:val="none" w:sz="0" w:space="0" w:color="auto"/>
                  </w:divBdr>
                </w:div>
                <w:div w:id="802429759">
                  <w:marLeft w:val="640"/>
                  <w:marRight w:val="0"/>
                  <w:marTop w:val="0"/>
                  <w:marBottom w:val="0"/>
                  <w:divBdr>
                    <w:top w:val="none" w:sz="0" w:space="0" w:color="auto"/>
                    <w:left w:val="none" w:sz="0" w:space="0" w:color="auto"/>
                    <w:bottom w:val="none" w:sz="0" w:space="0" w:color="auto"/>
                    <w:right w:val="none" w:sz="0" w:space="0" w:color="auto"/>
                  </w:divBdr>
                </w:div>
                <w:div w:id="888226075">
                  <w:marLeft w:val="640"/>
                  <w:marRight w:val="0"/>
                  <w:marTop w:val="0"/>
                  <w:marBottom w:val="0"/>
                  <w:divBdr>
                    <w:top w:val="none" w:sz="0" w:space="0" w:color="auto"/>
                    <w:left w:val="none" w:sz="0" w:space="0" w:color="auto"/>
                    <w:bottom w:val="none" w:sz="0" w:space="0" w:color="auto"/>
                    <w:right w:val="none" w:sz="0" w:space="0" w:color="auto"/>
                  </w:divBdr>
                </w:div>
                <w:div w:id="911042043">
                  <w:marLeft w:val="640"/>
                  <w:marRight w:val="0"/>
                  <w:marTop w:val="0"/>
                  <w:marBottom w:val="0"/>
                  <w:divBdr>
                    <w:top w:val="none" w:sz="0" w:space="0" w:color="auto"/>
                    <w:left w:val="none" w:sz="0" w:space="0" w:color="auto"/>
                    <w:bottom w:val="none" w:sz="0" w:space="0" w:color="auto"/>
                    <w:right w:val="none" w:sz="0" w:space="0" w:color="auto"/>
                  </w:divBdr>
                </w:div>
                <w:div w:id="920988303">
                  <w:marLeft w:val="640"/>
                  <w:marRight w:val="0"/>
                  <w:marTop w:val="0"/>
                  <w:marBottom w:val="0"/>
                  <w:divBdr>
                    <w:top w:val="none" w:sz="0" w:space="0" w:color="auto"/>
                    <w:left w:val="none" w:sz="0" w:space="0" w:color="auto"/>
                    <w:bottom w:val="none" w:sz="0" w:space="0" w:color="auto"/>
                    <w:right w:val="none" w:sz="0" w:space="0" w:color="auto"/>
                  </w:divBdr>
                </w:div>
                <w:div w:id="929198634">
                  <w:marLeft w:val="640"/>
                  <w:marRight w:val="0"/>
                  <w:marTop w:val="0"/>
                  <w:marBottom w:val="0"/>
                  <w:divBdr>
                    <w:top w:val="none" w:sz="0" w:space="0" w:color="auto"/>
                    <w:left w:val="none" w:sz="0" w:space="0" w:color="auto"/>
                    <w:bottom w:val="none" w:sz="0" w:space="0" w:color="auto"/>
                    <w:right w:val="none" w:sz="0" w:space="0" w:color="auto"/>
                  </w:divBdr>
                </w:div>
                <w:div w:id="969625418">
                  <w:marLeft w:val="640"/>
                  <w:marRight w:val="0"/>
                  <w:marTop w:val="0"/>
                  <w:marBottom w:val="0"/>
                  <w:divBdr>
                    <w:top w:val="none" w:sz="0" w:space="0" w:color="auto"/>
                    <w:left w:val="none" w:sz="0" w:space="0" w:color="auto"/>
                    <w:bottom w:val="none" w:sz="0" w:space="0" w:color="auto"/>
                    <w:right w:val="none" w:sz="0" w:space="0" w:color="auto"/>
                  </w:divBdr>
                </w:div>
                <w:div w:id="971718060">
                  <w:marLeft w:val="640"/>
                  <w:marRight w:val="0"/>
                  <w:marTop w:val="0"/>
                  <w:marBottom w:val="0"/>
                  <w:divBdr>
                    <w:top w:val="none" w:sz="0" w:space="0" w:color="auto"/>
                    <w:left w:val="none" w:sz="0" w:space="0" w:color="auto"/>
                    <w:bottom w:val="none" w:sz="0" w:space="0" w:color="auto"/>
                    <w:right w:val="none" w:sz="0" w:space="0" w:color="auto"/>
                  </w:divBdr>
                </w:div>
                <w:div w:id="1030106888">
                  <w:marLeft w:val="640"/>
                  <w:marRight w:val="0"/>
                  <w:marTop w:val="0"/>
                  <w:marBottom w:val="0"/>
                  <w:divBdr>
                    <w:top w:val="none" w:sz="0" w:space="0" w:color="auto"/>
                    <w:left w:val="none" w:sz="0" w:space="0" w:color="auto"/>
                    <w:bottom w:val="none" w:sz="0" w:space="0" w:color="auto"/>
                    <w:right w:val="none" w:sz="0" w:space="0" w:color="auto"/>
                  </w:divBdr>
                </w:div>
                <w:div w:id="1174614081">
                  <w:marLeft w:val="640"/>
                  <w:marRight w:val="0"/>
                  <w:marTop w:val="0"/>
                  <w:marBottom w:val="0"/>
                  <w:divBdr>
                    <w:top w:val="none" w:sz="0" w:space="0" w:color="auto"/>
                    <w:left w:val="none" w:sz="0" w:space="0" w:color="auto"/>
                    <w:bottom w:val="none" w:sz="0" w:space="0" w:color="auto"/>
                    <w:right w:val="none" w:sz="0" w:space="0" w:color="auto"/>
                  </w:divBdr>
                </w:div>
                <w:div w:id="1179810794">
                  <w:marLeft w:val="640"/>
                  <w:marRight w:val="0"/>
                  <w:marTop w:val="0"/>
                  <w:marBottom w:val="0"/>
                  <w:divBdr>
                    <w:top w:val="none" w:sz="0" w:space="0" w:color="auto"/>
                    <w:left w:val="none" w:sz="0" w:space="0" w:color="auto"/>
                    <w:bottom w:val="none" w:sz="0" w:space="0" w:color="auto"/>
                    <w:right w:val="none" w:sz="0" w:space="0" w:color="auto"/>
                  </w:divBdr>
                </w:div>
                <w:div w:id="1188641504">
                  <w:marLeft w:val="640"/>
                  <w:marRight w:val="0"/>
                  <w:marTop w:val="0"/>
                  <w:marBottom w:val="0"/>
                  <w:divBdr>
                    <w:top w:val="none" w:sz="0" w:space="0" w:color="auto"/>
                    <w:left w:val="none" w:sz="0" w:space="0" w:color="auto"/>
                    <w:bottom w:val="none" w:sz="0" w:space="0" w:color="auto"/>
                    <w:right w:val="none" w:sz="0" w:space="0" w:color="auto"/>
                  </w:divBdr>
                </w:div>
                <w:div w:id="1227490482">
                  <w:marLeft w:val="640"/>
                  <w:marRight w:val="0"/>
                  <w:marTop w:val="0"/>
                  <w:marBottom w:val="0"/>
                  <w:divBdr>
                    <w:top w:val="none" w:sz="0" w:space="0" w:color="auto"/>
                    <w:left w:val="none" w:sz="0" w:space="0" w:color="auto"/>
                    <w:bottom w:val="none" w:sz="0" w:space="0" w:color="auto"/>
                    <w:right w:val="none" w:sz="0" w:space="0" w:color="auto"/>
                  </w:divBdr>
                </w:div>
                <w:div w:id="1244878906">
                  <w:marLeft w:val="640"/>
                  <w:marRight w:val="0"/>
                  <w:marTop w:val="0"/>
                  <w:marBottom w:val="0"/>
                  <w:divBdr>
                    <w:top w:val="none" w:sz="0" w:space="0" w:color="auto"/>
                    <w:left w:val="none" w:sz="0" w:space="0" w:color="auto"/>
                    <w:bottom w:val="none" w:sz="0" w:space="0" w:color="auto"/>
                    <w:right w:val="none" w:sz="0" w:space="0" w:color="auto"/>
                  </w:divBdr>
                </w:div>
                <w:div w:id="1283342235">
                  <w:marLeft w:val="640"/>
                  <w:marRight w:val="0"/>
                  <w:marTop w:val="0"/>
                  <w:marBottom w:val="0"/>
                  <w:divBdr>
                    <w:top w:val="none" w:sz="0" w:space="0" w:color="auto"/>
                    <w:left w:val="none" w:sz="0" w:space="0" w:color="auto"/>
                    <w:bottom w:val="none" w:sz="0" w:space="0" w:color="auto"/>
                    <w:right w:val="none" w:sz="0" w:space="0" w:color="auto"/>
                  </w:divBdr>
                </w:div>
                <w:div w:id="1304577048">
                  <w:marLeft w:val="640"/>
                  <w:marRight w:val="0"/>
                  <w:marTop w:val="0"/>
                  <w:marBottom w:val="0"/>
                  <w:divBdr>
                    <w:top w:val="none" w:sz="0" w:space="0" w:color="auto"/>
                    <w:left w:val="none" w:sz="0" w:space="0" w:color="auto"/>
                    <w:bottom w:val="none" w:sz="0" w:space="0" w:color="auto"/>
                    <w:right w:val="none" w:sz="0" w:space="0" w:color="auto"/>
                  </w:divBdr>
                </w:div>
                <w:div w:id="1376196211">
                  <w:marLeft w:val="640"/>
                  <w:marRight w:val="0"/>
                  <w:marTop w:val="0"/>
                  <w:marBottom w:val="0"/>
                  <w:divBdr>
                    <w:top w:val="none" w:sz="0" w:space="0" w:color="auto"/>
                    <w:left w:val="none" w:sz="0" w:space="0" w:color="auto"/>
                    <w:bottom w:val="none" w:sz="0" w:space="0" w:color="auto"/>
                    <w:right w:val="none" w:sz="0" w:space="0" w:color="auto"/>
                  </w:divBdr>
                </w:div>
                <w:div w:id="1378814521">
                  <w:marLeft w:val="640"/>
                  <w:marRight w:val="0"/>
                  <w:marTop w:val="0"/>
                  <w:marBottom w:val="0"/>
                  <w:divBdr>
                    <w:top w:val="none" w:sz="0" w:space="0" w:color="auto"/>
                    <w:left w:val="none" w:sz="0" w:space="0" w:color="auto"/>
                    <w:bottom w:val="none" w:sz="0" w:space="0" w:color="auto"/>
                    <w:right w:val="none" w:sz="0" w:space="0" w:color="auto"/>
                  </w:divBdr>
                </w:div>
                <w:div w:id="1389376133">
                  <w:marLeft w:val="640"/>
                  <w:marRight w:val="0"/>
                  <w:marTop w:val="0"/>
                  <w:marBottom w:val="0"/>
                  <w:divBdr>
                    <w:top w:val="none" w:sz="0" w:space="0" w:color="auto"/>
                    <w:left w:val="none" w:sz="0" w:space="0" w:color="auto"/>
                    <w:bottom w:val="none" w:sz="0" w:space="0" w:color="auto"/>
                    <w:right w:val="none" w:sz="0" w:space="0" w:color="auto"/>
                  </w:divBdr>
                </w:div>
                <w:div w:id="1406344938">
                  <w:marLeft w:val="640"/>
                  <w:marRight w:val="0"/>
                  <w:marTop w:val="0"/>
                  <w:marBottom w:val="0"/>
                  <w:divBdr>
                    <w:top w:val="none" w:sz="0" w:space="0" w:color="auto"/>
                    <w:left w:val="none" w:sz="0" w:space="0" w:color="auto"/>
                    <w:bottom w:val="none" w:sz="0" w:space="0" w:color="auto"/>
                    <w:right w:val="none" w:sz="0" w:space="0" w:color="auto"/>
                  </w:divBdr>
                </w:div>
                <w:div w:id="1476483617">
                  <w:marLeft w:val="640"/>
                  <w:marRight w:val="0"/>
                  <w:marTop w:val="0"/>
                  <w:marBottom w:val="0"/>
                  <w:divBdr>
                    <w:top w:val="none" w:sz="0" w:space="0" w:color="auto"/>
                    <w:left w:val="none" w:sz="0" w:space="0" w:color="auto"/>
                    <w:bottom w:val="none" w:sz="0" w:space="0" w:color="auto"/>
                    <w:right w:val="none" w:sz="0" w:space="0" w:color="auto"/>
                  </w:divBdr>
                </w:div>
                <w:div w:id="1545167422">
                  <w:marLeft w:val="640"/>
                  <w:marRight w:val="0"/>
                  <w:marTop w:val="0"/>
                  <w:marBottom w:val="0"/>
                  <w:divBdr>
                    <w:top w:val="none" w:sz="0" w:space="0" w:color="auto"/>
                    <w:left w:val="none" w:sz="0" w:space="0" w:color="auto"/>
                    <w:bottom w:val="none" w:sz="0" w:space="0" w:color="auto"/>
                    <w:right w:val="none" w:sz="0" w:space="0" w:color="auto"/>
                  </w:divBdr>
                </w:div>
                <w:div w:id="1628779253">
                  <w:marLeft w:val="640"/>
                  <w:marRight w:val="0"/>
                  <w:marTop w:val="0"/>
                  <w:marBottom w:val="0"/>
                  <w:divBdr>
                    <w:top w:val="none" w:sz="0" w:space="0" w:color="auto"/>
                    <w:left w:val="none" w:sz="0" w:space="0" w:color="auto"/>
                    <w:bottom w:val="none" w:sz="0" w:space="0" w:color="auto"/>
                    <w:right w:val="none" w:sz="0" w:space="0" w:color="auto"/>
                  </w:divBdr>
                </w:div>
                <w:div w:id="1639144464">
                  <w:marLeft w:val="640"/>
                  <w:marRight w:val="0"/>
                  <w:marTop w:val="0"/>
                  <w:marBottom w:val="0"/>
                  <w:divBdr>
                    <w:top w:val="none" w:sz="0" w:space="0" w:color="auto"/>
                    <w:left w:val="none" w:sz="0" w:space="0" w:color="auto"/>
                    <w:bottom w:val="none" w:sz="0" w:space="0" w:color="auto"/>
                    <w:right w:val="none" w:sz="0" w:space="0" w:color="auto"/>
                  </w:divBdr>
                </w:div>
                <w:div w:id="1676419053">
                  <w:marLeft w:val="640"/>
                  <w:marRight w:val="0"/>
                  <w:marTop w:val="0"/>
                  <w:marBottom w:val="0"/>
                  <w:divBdr>
                    <w:top w:val="none" w:sz="0" w:space="0" w:color="auto"/>
                    <w:left w:val="none" w:sz="0" w:space="0" w:color="auto"/>
                    <w:bottom w:val="none" w:sz="0" w:space="0" w:color="auto"/>
                    <w:right w:val="none" w:sz="0" w:space="0" w:color="auto"/>
                  </w:divBdr>
                </w:div>
                <w:div w:id="1681660035">
                  <w:marLeft w:val="640"/>
                  <w:marRight w:val="0"/>
                  <w:marTop w:val="0"/>
                  <w:marBottom w:val="0"/>
                  <w:divBdr>
                    <w:top w:val="none" w:sz="0" w:space="0" w:color="auto"/>
                    <w:left w:val="none" w:sz="0" w:space="0" w:color="auto"/>
                    <w:bottom w:val="none" w:sz="0" w:space="0" w:color="auto"/>
                    <w:right w:val="none" w:sz="0" w:space="0" w:color="auto"/>
                  </w:divBdr>
                </w:div>
                <w:div w:id="1711417037">
                  <w:marLeft w:val="640"/>
                  <w:marRight w:val="0"/>
                  <w:marTop w:val="0"/>
                  <w:marBottom w:val="0"/>
                  <w:divBdr>
                    <w:top w:val="none" w:sz="0" w:space="0" w:color="auto"/>
                    <w:left w:val="none" w:sz="0" w:space="0" w:color="auto"/>
                    <w:bottom w:val="none" w:sz="0" w:space="0" w:color="auto"/>
                    <w:right w:val="none" w:sz="0" w:space="0" w:color="auto"/>
                  </w:divBdr>
                </w:div>
                <w:div w:id="1723215287">
                  <w:marLeft w:val="640"/>
                  <w:marRight w:val="0"/>
                  <w:marTop w:val="0"/>
                  <w:marBottom w:val="0"/>
                  <w:divBdr>
                    <w:top w:val="none" w:sz="0" w:space="0" w:color="auto"/>
                    <w:left w:val="none" w:sz="0" w:space="0" w:color="auto"/>
                    <w:bottom w:val="none" w:sz="0" w:space="0" w:color="auto"/>
                    <w:right w:val="none" w:sz="0" w:space="0" w:color="auto"/>
                  </w:divBdr>
                </w:div>
                <w:div w:id="1732189648">
                  <w:marLeft w:val="640"/>
                  <w:marRight w:val="0"/>
                  <w:marTop w:val="0"/>
                  <w:marBottom w:val="0"/>
                  <w:divBdr>
                    <w:top w:val="none" w:sz="0" w:space="0" w:color="auto"/>
                    <w:left w:val="none" w:sz="0" w:space="0" w:color="auto"/>
                    <w:bottom w:val="none" w:sz="0" w:space="0" w:color="auto"/>
                    <w:right w:val="none" w:sz="0" w:space="0" w:color="auto"/>
                  </w:divBdr>
                </w:div>
                <w:div w:id="1780835569">
                  <w:marLeft w:val="640"/>
                  <w:marRight w:val="0"/>
                  <w:marTop w:val="0"/>
                  <w:marBottom w:val="0"/>
                  <w:divBdr>
                    <w:top w:val="none" w:sz="0" w:space="0" w:color="auto"/>
                    <w:left w:val="none" w:sz="0" w:space="0" w:color="auto"/>
                    <w:bottom w:val="none" w:sz="0" w:space="0" w:color="auto"/>
                    <w:right w:val="none" w:sz="0" w:space="0" w:color="auto"/>
                  </w:divBdr>
                </w:div>
                <w:div w:id="1786730757">
                  <w:marLeft w:val="640"/>
                  <w:marRight w:val="0"/>
                  <w:marTop w:val="0"/>
                  <w:marBottom w:val="0"/>
                  <w:divBdr>
                    <w:top w:val="none" w:sz="0" w:space="0" w:color="auto"/>
                    <w:left w:val="none" w:sz="0" w:space="0" w:color="auto"/>
                    <w:bottom w:val="none" w:sz="0" w:space="0" w:color="auto"/>
                    <w:right w:val="none" w:sz="0" w:space="0" w:color="auto"/>
                  </w:divBdr>
                </w:div>
                <w:div w:id="1811705436">
                  <w:marLeft w:val="640"/>
                  <w:marRight w:val="0"/>
                  <w:marTop w:val="0"/>
                  <w:marBottom w:val="0"/>
                  <w:divBdr>
                    <w:top w:val="none" w:sz="0" w:space="0" w:color="auto"/>
                    <w:left w:val="none" w:sz="0" w:space="0" w:color="auto"/>
                    <w:bottom w:val="none" w:sz="0" w:space="0" w:color="auto"/>
                    <w:right w:val="none" w:sz="0" w:space="0" w:color="auto"/>
                  </w:divBdr>
                </w:div>
                <w:div w:id="1878155557">
                  <w:marLeft w:val="640"/>
                  <w:marRight w:val="0"/>
                  <w:marTop w:val="0"/>
                  <w:marBottom w:val="0"/>
                  <w:divBdr>
                    <w:top w:val="none" w:sz="0" w:space="0" w:color="auto"/>
                    <w:left w:val="none" w:sz="0" w:space="0" w:color="auto"/>
                    <w:bottom w:val="none" w:sz="0" w:space="0" w:color="auto"/>
                    <w:right w:val="none" w:sz="0" w:space="0" w:color="auto"/>
                  </w:divBdr>
                </w:div>
                <w:div w:id="1904482024">
                  <w:marLeft w:val="640"/>
                  <w:marRight w:val="0"/>
                  <w:marTop w:val="0"/>
                  <w:marBottom w:val="0"/>
                  <w:divBdr>
                    <w:top w:val="none" w:sz="0" w:space="0" w:color="auto"/>
                    <w:left w:val="none" w:sz="0" w:space="0" w:color="auto"/>
                    <w:bottom w:val="none" w:sz="0" w:space="0" w:color="auto"/>
                    <w:right w:val="none" w:sz="0" w:space="0" w:color="auto"/>
                  </w:divBdr>
                </w:div>
                <w:div w:id="1927106084">
                  <w:marLeft w:val="640"/>
                  <w:marRight w:val="0"/>
                  <w:marTop w:val="0"/>
                  <w:marBottom w:val="0"/>
                  <w:divBdr>
                    <w:top w:val="none" w:sz="0" w:space="0" w:color="auto"/>
                    <w:left w:val="none" w:sz="0" w:space="0" w:color="auto"/>
                    <w:bottom w:val="none" w:sz="0" w:space="0" w:color="auto"/>
                    <w:right w:val="none" w:sz="0" w:space="0" w:color="auto"/>
                  </w:divBdr>
                </w:div>
                <w:div w:id="1930232162">
                  <w:marLeft w:val="640"/>
                  <w:marRight w:val="0"/>
                  <w:marTop w:val="0"/>
                  <w:marBottom w:val="0"/>
                  <w:divBdr>
                    <w:top w:val="none" w:sz="0" w:space="0" w:color="auto"/>
                    <w:left w:val="none" w:sz="0" w:space="0" w:color="auto"/>
                    <w:bottom w:val="none" w:sz="0" w:space="0" w:color="auto"/>
                    <w:right w:val="none" w:sz="0" w:space="0" w:color="auto"/>
                  </w:divBdr>
                </w:div>
                <w:div w:id="1953777900">
                  <w:marLeft w:val="640"/>
                  <w:marRight w:val="0"/>
                  <w:marTop w:val="0"/>
                  <w:marBottom w:val="0"/>
                  <w:divBdr>
                    <w:top w:val="none" w:sz="0" w:space="0" w:color="auto"/>
                    <w:left w:val="none" w:sz="0" w:space="0" w:color="auto"/>
                    <w:bottom w:val="none" w:sz="0" w:space="0" w:color="auto"/>
                    <w:right w:val="none" w:sz="0" w:space="0" w:color="auto"/>
                  </w:divBdr>
                </w:div>
                <w:div w:id="2000570336">
                  <w:marLeft w:val="640"/>
                  <w:marRight w:val="0"/>
                  <w:marTop w:val="0"/>
                  <w:marBottom w:val="0"/>
                  <w:divBdr>
                    <w:top w:val="none" w:sz="0" w:space="0" w:color="auto"/>
                    <w:left w:val="none" w:sz="0" w:space="0" w:color="auto"/>
                    <w:bottom w:val="none" w:sz="0" w:space="0" w:color="auto"/>
                    <w:right w:val="none" w:sz="0" w:space="0" w:color="auto"/>
                  </w:divBdr>
                </w:div>
                <w:div w:id="2006274765">
                  <w:marLeft w:val="640"/>
                  <w:marRight w:val="0"/>
                  <w:marTop w:val="0"/>
                  <w:marBottom w:val="0"/>
                  <w:divBdr>
                    <w:top w:val="none" w:sz="0" w:space="0" w:color="auto"/>
                    <w:left w:val="none" w:sz="0" w:space="0" w:color="auto"/>
                    <w:bottom w:val="none" w:sz="0" w:space="0" w:color="auto"/>
                    <w:right w:val="none" w:sz="0" w:space="0" w:color="auto"/>
                  </w:divBdr>
                </w:div>
                <w:div w:id="2043631981">
                  <w:marLeft w:val="640"/>
                  <w:marRight w:val="0"/>
                  <w:marTop w:val="0"/>
                  <w:marBottom w:val="0"/>
                  <w:divBdr>
                    <w:top w:val="none" w:sz="0" w:space="0" w:color="auto"/>
                    <w:left w:val="none" w:sz="0" w:space="0" w:color="auto"/>
                    <w:bottom w:val="none" w:sz="0" w:space="0" w:color="auto"/>
                    <w:right w:val="none" w:sz="0" w:space="0" w:color="auto"/>
                  </w:divBdr>
                </w:div>
                <w:div w:id="2065836156">
                  <w:marLeft w:val="640"/>
                  <w:marRight w:val="0"/>
                  <w:marTop w:val="0"/>
                  <w:marBottom w:val="0"/>
                  <w:divBdr>
                    <w:top w:val="none" w:sz="0" w:space="0" w:color="auto"/>
                    <w:left w:val="none" w:sz="0" w:space="0" w:color="auto"/>
                    <w:bottom w:val="none" w:sz="0" w:space="0" w:color="auto"/>
                    <w:right w:val="none" w:sz="0" w:space="0" w:color="auto"/>
                  </w:divBdr>
                </w:div>
                <w:div w:id="2072076610">
                  <w:marLeft w:val="640"/>
                  <w:marRight w:val="0"/>
                  <w:marTop w:val="0"/>
                  <w:marBottom w:val="0"/>
                  <w:divBdr>
                    <w:top w:val="none" w:sz="0" w:space="0" w:color="auto"/>
                    <w:left w:val="none" w:sz="0" w:space="0" w:color="auto"/>
                    <w:bottom w:val="none" w:sz="0" w:space="0" w:color="auto"/>
                    <w:right w:val="none" w:sz="0" w:space="0" w:color="auto"/>
                  </w:divBdr>
                </w:div>
                <w:div w:id="2112387903">
                  <w:marLeft w:val="640"/>
                  <w:marRight w:val="0"/>
                  <w:marTop w:val="0"/>
                  <w:marBottom w:val="0"/>
                  <w:divBdr>
                    <w:top w:val="none" w:sz="0" w:space="0" w:color="auto"/>
                    <w:left w:val="none" w:sz="0" w:space="0" w:color="auto"/>
                    <w:bottom w:val="none" w:sz="0" w:space="0" w:color="auto"/>
                    <w:right w:val="none" w:sz="0" w:space="0" w:color="auto"/>
                  </w:divBdr>
                </w:div>
              </w:divsChild>
            </w:div>
            <w:div w:id="1322855689">
              <w:marLeft w:val="0"/>
              <w:marRight w:val="0"/>
              <w:marTop w:val="0"/>
              <w:marBottom w:val="0"/>
              <w:divBdr>
                <w:top w:val="none" w:sz="0" w:space="0" w:color="auto"/>
                <w:left w:val="none" w:sz="0" w:space="0" w:color="auto"/>
                <w:bottom w:val="none" w:sz="0" w:space="0" w:color="auto"/>
                <w:right w:val="none" w:sz="0" w:space="0" w:color="auto"/>
              </w:divBdr>
              <w:divsChild>
                <w:div w:id="32461054">
                  <w:marLeft w:val="640"/>
                  <w:marRight w:val="0"/>
                  <w:marTop w:val="0"/>
                  <w:marBottom w:val="0"/>
                  <w:divBdr>
                    <w:top w:val="none" w:sz="0" w:space="0" w:color="auto"/>
                    <w:left w:val="none" w:sz="0" w:space="0" w:color="auto"/>
                    <w:bottom w:val="none" w:sz="0" w:space="0" w:color="auto"/>
                    <w:right w:val="none" w:sz="0" w:space="0" w:color="auto"/>
                  </w:divBdr>
                </w:div>
                <w:div w:id="48457663">
                  <w:marLeft w:val="640"/>
                  <w:marRight w:val="0"/>
                  <w:marTop w:val="0"/>
                  <w:marBottom w:val="0"/>
                  <w:divBdr>
                    <w:top w:val="none" w:sz="0" w:space="0" w:color="auto"/>
                    <w:left w:val="none" w:sz="0" w:space="0" w:color="auto"/>
                    <w:bottom w:val="none" w:sz="0" w:space="0" w:color="auto"/>
                    <w:right w:val="none" w:sz="0" w:space="0" w:color="auto"/>
                  </w:divBdr>
                </w:div>
                <w:div w:id="83886359">
                  <w:marLeft w:val="640"/>
                  <w:marRight w:val="0"/>
                  <w:marTop w:val="0"/>
                  <w:marBottom w:val="0"/>
                  <w:divBdr>
                    <w:top w:val="none" w:sz="0" w:space="0" w:color="auto"/>
                    <w:left w:val="none" w:sz="0" w:space="0" w:color="auto"/>
                    <w:bottom w:val="none" w:sz="0" w:space="0" w:color="auto"/>
                    <w:right w:val="none" w:sz="0" w:space="0" w:color="auto"/>
                  </w:divBdr>
                </w:div>
                <w:div w:id="125704954">
                  <w:marLeft w:val="640"/>
                  <w:marRight w:val="0"/>
                  <w:marTop w:val="0"/>
                  <w:marBottom w:val="0"/>
                  <w:divBdr>
                    <w:top w:val="none" w:sz="0" w:space="0" w:color="auto"/>
                    <w:left w:val="none" w:sz="0" w:space="0" w:color="auto"/>
                    <w:bottom w:val="none" w:sz="0" w:space="0" w:color="auto"/>
                    <w:right w:val="none" w:sz="0" w:space="0" w:color="auto"/>
                  </w:divBdr>
                </w:div>
                <w:div w:id="148404152">
                  <w:marLeft w:val="640"/>
                  <w:marRight w:val="0"/>
                  <w:marTop w:val="0"/>
                  <w:marBottom w:val="0"/>
                  <w:divBdr>
                    <w:top w:val="none" w:sz="0" w:space="0" w:color="auto"/>
                    <w:left w:val="none" w:sz="0" w:space="0" w:color="auto"/>
                    <w:bottom w:val="none" w:sz="0" w:space="0" w:color="auto"/>
                    <w:right w:val="none" w:sz="0" w:space="0" w:color="auto"/>
                  </w:divBdr>
                </w:div>
                <w:div w:id="207492489">
                  <w:marLeft w:val="640"/>
                  <w:marRight w:val="0"/>
                  <w:marTop w:val="0"/>
                  <w:marBottom w:val="0"/>
                  <w:divBdr>
                    <w:top w:val="none" w:sz="0" w:space="0" w:color="auto"/>
                    <w:left w:val="none" w:sz="0" w:space="0" w:color="auto"/>
                    <w:bottom w:val="none" w:sz="0" w:space="0" w:color="auto"/>
                    <w:right w:val="none" w:sz="0" w:space="0" w:color="auto"/>
                  </w:divBdr>
                </w:div>
                <w:div w:id="209806232">
                  <w:marLeft w:val="640"/>
                  <w:marRight w:val="0"/>
                  <w:marTop w:val="0"/>
                  <w:marBottom w:val="0"/>
                  <w:divBdr>
                    <w:top w:val="none" w:sz="0" w:space="0" w:color="auto"/>
                    <w:left w:val="none" w:sz="0" w:space="0" w:color="auto"/>
                    <w:bottom w:val="none" w:sz="0" w:space="0" w:color="auto"/>
                    <w:right w:val="none" w:sz="0" w:space="0" w:color="auto"/>
                  </w:divBdr>
                </w:div>
                <w:div w:id="212229736">
                  <w:marLeft w:val="640"/>
                  <w:marRight w:val="0"/>
                  <w:marTop w:val="0"/>
                  <w:marBottom w:val="0"/>
                  <w:divBdr>
                    <w:top w:val="none" w:sz="0" w:space="0" w:color="auto"/>
                    <w:left w:val="none" w:sz="0" w:space="0" w:color="auto"/>
                    <w:bottom w:val="none" w:sz="0" w:space="0" w:color="auto"/>
                    <w:right w:val="none" w:sz="0" w:space="0" w:color="auto"/>
                  </w:divBdr>
                </w:div>
                <w:div w:id="240598942">
                  <w:marLeft w:val="640"/>
                  <w:marRight w:val="0"/>
                  <w:marTop w:val="0"/>
                  <w:marBottom w:val="0"/>
                  <w:divBdr>
                    <w:top w:val="none" w:sz="0" w:space="0" w:color="auto"/>
                    <w:left w:val="none" w:sz="0" w:space="0" w:color="auto"/>
                    <w:bottom w:val="none" w:sz="0" w:space="0" w:color="auto"/>
                    <w:right w:val="none" w:sz="0" w:space="0" w:color="auto"/>
                  </w:divBdr>
                </w:div>
                <w:div w:id="299776072">
                  <w:marLeft w:val="640"/>
                  <w:marRight w:val="0"/>
                  <w:marTop w:val="0"/>
                  <w:marBottom w:val="0"/>
                  <w:divBdr>
                    <w:top w:val="none" w:sz="0" w:space="0" w:color="auto"/>
                    <w:left w:val="none" w:sz="0" w:space="0" w:color="auto"/>
                    <w:bottom w:val="none" w:sz="0" w:space="0" w:color="auto"/>
                    <w:right w:val="none" w:sz="0" w:space="0" w:color="auto"/>
                  </w:divBdr>
                </w:div>
                <w:div w:id="311494430">
                  <w:marLeft w:val="640"/>
                  <w:marRight w:val="0"/>
                  <w:marTop w:val="0"/>
                  <w:marBottom w:val="0"/>
                  <w:divBdr>
                    <w:top w:val="none" w:sz="0" w:space="0" w:color="auto"/>
                    <w:left w:val="none" w:sz="0" w:space="0" w:color="auto"/>
                    <w:bottom w:val="none" w:sz="0" w:space="0" w:color="auto"/>
                    <w:right w:val="none" w:sz="0" w:space="0" w:color="auto"/>
                  </w:divBdr>
                </w:div>
                <w:div w:id="549070778">
                  <w:marLeft w:val="640"/>
                  <w:marRight w:val="0"/>
                  <w:marTop w:val="0"/>
                  <w:marBottom w:val="0"/>
                  <w:divBdr>
                    <w:top w:val="none" w:sz="0" w:space="0" w:color="auto"/>
                    <w:left w:val="none" w:sz="0" w:space="0" w:color="auto"/>
                    <w:bottom w:val="none" w:sz="0" w:space="0" w:color="auto"/>
                    <w:right w:val="none" w:sz="0" w:space="0" w:color="auto"/>
                  </w:divBdr>
                </w:div>
                <w:div w:id="549273036">
                  <w:marLeft w:val="640"/>
                  <w:marRight w:val="0"/>
                  <w:marTop w:val="0"/>
                  <w:marBottom w:val="0"/>
                  <w:divBdr>
                    <w:top w:val="none" w:sz="0" w:space="0" w:color="auto"/>
                    <w:left w:val="none" w:sz="0" w:space="0" w:color="auto"/>
                    <w:bottom w:val="none" w:sz="0" w:space="0" w:color="auto"/>
                    <w:right w:val="none" w:sz="0" w:space="0" w:color="auto"/>
                  </w:divBdr>
                </w:div>
                <w:div w:id="552353637">
                  <w:marLeft w:val="640"/>
                  <w:marRight w:val="0"/>
                  <w:marTop w:val="0"/>
                  <w:marBottom w:val="0"/>
                  <w:divBdr>
                    <w:top w:val="none" w:sz="0" w:space="0" w:color="auto"/>
                    <w:left w:val="none" w:sz="0" w:space="0" w:color="auto"/>
                    <w:bottom w:val="none" w:sz="0" w:space="0" w:color="auto"/>
                    <w:right w:val="none" w:sz="0" w:space="0" w:color="auto"/>
                  </w:divBdr>
                </w:div>
                <w:div w:id="553545825">
                  <w:marLeft w:val="640"/>
                  <w:marRight w:val="0"/>
                  <w:marTop w:val="0"/>
                  <w:marBottom w:val="0"/>
                  <w:divBdr>
                    <w:top w:val="none" w:sz="0" w:space="0" w:color="auto"/>
                    <w:left w:val="none" w:sz="0" w:space="0" w:color="auto"/>
                    <w:bottom w:val="none" w:sz="0" w:space="0" w:color="auto"/>
                    <w:right w:val="none" w:sz="0" w:space="0" w:color="auto"/>
                  </w:divBdr>
                </w:div>
                <w:div w:id="598415545">
                  <w:marLeft w:val="640"/>
                  <w:marRight w:val="0"/>
                  <w:marTop w:val="0"/>
                  <w:marBottom w:val="0"/>
                  <w:divBdr>
                    <w:top w:val="none" w:sz="0" w:space="0" w:color="auto"/>
                    <w:left w:val="none" w:sz="0" w:space="0" w:color="auto"/>
                    <w:bottom w:val="none" w:sz="0" w:space="0" w:color="auto"/>
                    <w:right w:val="none" w:sz="0" w:space="0" w:color="auto"/>
                  </w:divBdr>
                </w:div>
                <w:div w:id="599530568">
                  <w:marLeft w:val="640"/>
                  <w:marRight w:val="0"/>
                  <w:marTop w:val="0"/>
                  <w:marBottom w:val="0"/>
                  <w:divBdr>
                    <w:top w:val="none" w:sz="0" w:space="0" w:color="auto"/>
                    <w:left w:val="none" w:sz="0" w:space="0" w:color="auto"/>
                    <w:bottom w:val="none" w:sz="0" w:space="0" w:color="auto"/>
                    <w:right w:val="none" w:sz="0" w:space="0" w:color="auto"/>
                  </w:divBdr>
                </w:div>
                <w:div w:id="646476386">
                  <w:marLeft w:val="640"/>
                  <w:marRight w:val="0"/>
                  <w:marTop w:val="0"/>
                  <w:marBottom w:val="0"/>
                  <w:divBdr>
                    <w:top w:val="none" w:sz="0" w:space="0" w:color="auto"/>
                    <w:left w:val="none" w:sz="0" w:space="0" w:color="auto"/>
                    <w:bottom w:val="none" w:sz="0" w:space="0" w:color="auto"/>
                    <w:right w:val="none" w:sz="0" w:space="0" w:color="auto"/>
                  </w:divBdr>
                </w:div>
                <w:div w:id="649528157">
                  <w:marLeft w:val="640"/>
                  <w:marRight w:val="0"/>
                  <w:marTop w:val="0"/>
                  <w:marBottom w:val="0"/>
                  <w:divBdr>
                    <w:top w:val="none" w:sz="0" w:space="0" w:color="auto"/>
                    <w:left w:val="none" w:sz="0" w:space="0" w:color="auto"/>
                    <w:bottom w:val="none" w:sz="0" w:space="0" w:color="auto"/>
                    <w:right w:val="none" w:sz="0" w:space="0" w:color="auto"/>
                  </w:divBdr>
                </w:div>
                <w:div w:id="664162960">
                  <w:marLeft w:val="640"/>
                  <w:marRight w:val="0"/>
                  <w:marTop w:val="0"/>
                  <w:marBottom w:val="0"/>
                  <w:divBdr>
                    <w:top w:val="none" w:sz="0" w:space="0" w:color="auto"/>
                    <w:left w:val="none" w:sz="0" w:space="0" w:color="auto"/>
                    <w:bottom w:val="none" w:sz="0" w:space="0" w:color="auto"/>
                    <w:right w:val="none" w:sz="0" w:space="0" w:color="auto"/>
                  </w:divBdr>
                </w:div>
                <w:div w:id="733547012">
                  <w:marLeft w:val="640"/>
                  <w:marRight w:val="0"/>
                  <w:marTop w:val="0"/>
                  <w:marBottom w:val="0"/>
                  <w:divBdr>
                    <w:top w:val="none" w:sz="0" w:space="0" w:color="auto"/>
                    <w:left w:val="none" w:sz="0" w:space="0" w:color="auto"/>
                    <w:bottom w:val="none" w:sz="0" w:space="0" w:color="auto"/>
                    <w:right w:val="none" w:sz="0" w:space="0" w:color="auto"/>
                  </w:divBdr>
                </w:div>
                <w:div w:id="758524083">
                  <w:marLeft w:val="640"/>
                  <w:marRight w:val="0"/>
                  <w:marTop w:val="0"/>
                  <w:marBottom w:val="0"/>
                  <w:divBdr>
                    <w:top w:val="none" w:sz="0" w:space="0" w:color="auto"/>
                    <w:left w:val="none" w:sz="0" w:space="0" w:color="auto"/>
                    <w:bottom w:val="none" w:sz="0" w:space="0" w:color="auto"/>
                    <w:right w:val="none" w:sz="0" w:space="0" w:color="auto"/>
                  </w:divBdr>
                </w:div>
                <w:div w:id="761529745">
                  <w:marLeft w:val="640"/>
                  <w:marRight w:val="0"/>
                  <w:marTop w:val="0"/>
                  <w:marBottom w:val="0"/>
                  <w:divBdr>
                    <w:top w:val="none" w:sz="0" w:space="0" w:color="auto"/>
                    <w:left w:val="none" w:sz="0" w:space="0" w:color="auto"/>
                    <w:bottom w:val="none" w:sz="0" w:space="0" w:color="auto"/>
                    <w:right w:val="none" w:sz="0" w:space="0" w:color="auto"/>
                  </w:divBdr>
                </w:div>
                <w:div w:id="764110211">
                  <w:marLeft w:val="640"/>
                  <w:marRight w:val="0"/>
                  <w:marTop w:val="0"/>
                  <w:marBottom w:val="0"/>
                  <w:divBdr>
                    <w:top w:val="none" w:sz="0" w:space="0" w:color="auto"/>
                    <w:left w:val="none" w:sz="0" w:space="0" w:color="auto"/>
                    <w:bottom w:val="none" w:sz="0" w:space="0" w:color="auto"/>
                    <w:right w:val="none" w:sz="0" w:space="0" w:color="auto"/>
                  </w:divBdr>
                </w:div>
                <w:div w:id="839858140">
                  <w:marLeft w:val="640"/>
                  <w:marRight w:val="0"/>
                  <w:marTop w:val="0"/>
                  <w:marBottom w:val="0"/>
                  <w:divBdr>
                    <w:top w:val="none" w:sz="0" w:space="0" w:color="auto"/>
                    <w:left w:val="none" w:sz="0" w:space="0" w:color="auto"/>
                    <w:bottom w:val="none" w:sz="0" w:space="0" w:color="auto"/>
                    <w:right w:val="none" w:sz="0" w:space="0" w:color="auto"/>
                  </w:divBdr>
                </w:div>
                <w:div w:id="873887372">
                  <w:marLeft w:val="640"/>
                  <w:marRight w:val="0"/>
                  <w:marTop w:val="0"/>
                  <w:marBottom w:val="0"/>
                  <w:divBdr>
                    <w:top w:val="none" w:sz="0" w:space="0" w:color="auto"/>
                    <w:left w:val="none" w:sz="0" w:space="0" w:color="auto"/>
                    <w:bottom w:val="none" w:sz="0" w:space="0" w:color="auto"/>
                    <w:right w:val="none" w:sz="0" w:space="0" w:color="auto"/>
                  </w:divBdr>
                </w:div>
                <w:div w:id="884098330">
                  <w:marLeft w:val="640"/>
                  <w:marRight w:val="0"/>
                  <w:marTop w:val="0"/>
                  <w:marBottom w:val="0"/>
                  <w:divBdr>
                    <w:top w:val="none" w:sz="0" w:space="0" w:color="auto"/>
                    <w:left w:val="none" w:sz="0" w:space="0" w:color="auto"/>
                    <w:bottom w:val="none" w:sz="0" w:space="0" w:color="auto"/>
                    <w:right w:val="none" w:sz="0" w:space="0" w:color="auto"/>
                  </w:divBdr>
                </w:div>
                <w:div w:id="885720156">
                  <w:marLeft w:val="640"/>
                  <w:marRight w:val="0"/>
                  <w:marTop w:val="0"/>
                  <w:marBottom w:val="0"/>
                  <w:divBdr>
                    <w:top w:val="none" w:sz="0" w:space="0" w:color="auto"/>
                    <w:left w:val="none" w:sz="0" w:space="0" w:color="auto"/>
                    <w:bottom w:val="none" w:sz="0" w:space="0" w:color="auto"/>
                    <w:right w:val="none" w:sz="0" w:space="0" w:color="auto"/>
                  </w:divBdr>
                </w:div>
                <w:div w:id="902522164">
                  <w:marLeft w:val="640"/>
                  <w:marRight w:val="0"/>
                  <w:marTop w:val="0"/>
                  <w:marBottom w:val="0"/>
                  <w:divBdr>
                    <w:top w:val="none" w:sz="0" w:space="0" w:color="auto"/>
                    <w:left w:val="none" w:sz="0" w:space="0" w:color="auto"/>
                    <w:bottom w:val="none" w:sz="0" w:space="0" w:color="auto"/>
                    <w:right w:val="none" w:sz="0" w:space="0" w:color="auto"/>
                  </w:divBdr>
                </w:div>
                <w:div w:id="915088964">
                  <w:marLeft w:val="640"/>
                  <w:marRight w:val="0"/>
                  <w:marTop w:val="0"/>
                  <w:marBottom w:val="0"/>
                  <w:divBdr>
                    <w:top w:val="none" w:sz="0" w:space="0" w:color="auto"/>
                    <w:left w:val="none" w:sz="0" w:space="0" w:color="auto"/>
                    <w:bottom w:val="none" w:sz="0" w:space="0" w:color="auto"/>
                    <w:right w:val="none" w:sz="0" w:space="0" w:color="auto"/>
                  </w:divBdr>
                </w:div>
                <w:div w:id="948439327">
                  <w:marLeft w:val="640"/>
                  <w:marRight w:val="0"/>
                  <w:marTop w:val="0"/>
                  <w:marBottom w:val="0"/>
                  <w:divBdr>
                    <w:top w:val="none" w:sz="0" w:space="0" w:color="auto"/>
                    <w:left w:val="none" w:sz="0" w:space="0" w:color="auto"/>
                    <w:bottom w:val="none" w:sz="0" w:space="0" w:color="auto"/>
                    <w:right w:val="none" w:sz="0" w:space="0" w:color="auto"/>
                  </w:divBdr>
                </w:div>
                <w:div w:id="968509240">
                  <w:marLeft w:val="640"/>
                  <w:marRight w:val="0"/>
                  <w:marTop w:val="0"/>
                  <w:marBottom w:val="0"/>
                  <w:divBdr>
                    <w:top w:val="none" w:sz="0" w:space="0" w:color="auto"/>
                    <w:left w:val="none" w:sz="0" w:space="0" w:color="auto"/>
                    <w:bottom w:val="none" w:sz="0" w:space="0" w:color="auto"/>
                    <w:right w:val="none" w:sz="0" w:space="0" w:color="auto"/>
                  </w:divBdr>
                </w:div>
                <w:div w:id="994262975">
                  <w:marLeft w:val="640"/>
                  <w:marRight w:val="0"/>
                  <w:marTop w:val="0"/>
                  <w:marBottom w:val="0"/>
                  <w:divBdr>
                    <w:top w:val="none" w:sz="0" w:space="0" w:color="auto"/>
                    <w:left w:val="none" w:sz="0" w:space="0" w:color="auto"/>
                    <w:bottom w:val="none" w:sz="0" w:space="0" w:color="auto"/>
                    <w:right w:val="none" w:sz="0" w:space="0" w:color="auto"/>
                  </w:divBdr>
                </w:div>
                <w:div w:id="995300500">
                  <w:marLeft w:val="640"/>
                  <w:marRight w:val="0"/>
                  <w:marTop w:val="0"/>
                  <w:marBottom w:val="0"/>
                  <w:divBdr>
                    <w:top w:val="none" w:sz="0" w:space="0" w:color="auto"/>
                    <w:left w:val="none" w:sz="0" w:space="0" w:color="auto"/>
                    <w:bottom w:val="none" w:sz="0" w:space="0" w:color="auto"/>
                    <w:right w:val="none" w:sz="0" w:space="0" w:color="auto"/>
                  </w:divBdr>
                </w:div>
                <w:div w:id="1041513191">
                  <w:marLeft w:val="640"/>
                  <w:marRight w:val="0"/>
                  <w:marTop w:val="0"/>
                  <w:marBottom w:val="0"/>
                  <w:divBdr>
                    <w:top w:val="none" w:sz="0" w:space="0" w:color="auto"/>
                    <w:left w:val="none" w:sz="0" w:space="0" w:color="auto"/>
                    <w:bottom w:val="none" w:sz="0" w:space="0" w:color="auto"/>
                    <w:right w:val="none" w:sz="0" w:space="0" w:color="auto"/>
                  </w:divBdr>
                </w:div>
                <w:div w:id="1062826936">
                  <w:marLeft w:val="640"/>
                  <w:marRight w:val="0"/>
                  <w:marTop w:val="0"/>
                  <w:marBottom w:val="0"/>
                  <w:divBdr>
                    <w:top w:val="none" w:sz="0" w:space="0" w:color="auto"/>
                    <w:left w:val="none" w:sz="0" w:space="0" w:color="auto"/>
                    <w:bottom w:val="none" w:sz="0" w:space="0" w:color="auto"/>
                    <w:right w:val="none" w:sz="0" w:space="0" w:color="auto"/>
                  </w:divBdr>
                </w:div>
                <w:div w:id="1105542945">
                  <w:marLeft w:val="640"/>
                  <w:marRight w:val="0"/>
                  <w:marTop w:val="0"/>
                  <w:marBottom w:val="0"/>
                  <w:divBdr>
                    <w:top w:val="none" w:sz="0" w:space="0" w:color="auto"/>
                    <w:left w:val="none" w:sz="0" w:space="0" w:color="auto"/>
                    <w:bottom w:val="none" w:sz="0" w:space="0" w:color="auto"/>
                    <w:right w:val="none" w:sz="0" w:space="0" w:color="auto"/>
                  </w:divBdr>
                </w:div>
                <w:div w:id="1166894792">
                  <w:marLeft w:val="640"/>
                  <w:marRight w:val="0"/>
                  <w:marTop w:val="0"/>
                  <w:marBottom w:val="0"/>
                  <w:divBdr>
                    <w:top w:val="none" w:sz="0" w:space="0" w:color="auto"/>
                    <w:left w:val="none" w:sz="0" w:space="0" w:color="auto"/>
                    <w:bottom w:val="none" w:sz="0" w:space="0" w:color="auto"/>
                    <w:right w:val="none" w:sz="0" w:space="0" w:color="auto"/>
                  </w:divBdr>
                </w:div>
                <w:div w:id="1301617243">
                  <w:marLeft w:val="640"/>
                  <w:marRight w:val="0"/>
                  <w:marTop w:val="0"/>
                  <w:marBottom w:val="0"/>
                  <w:divBdr>
                    <w:top w:val="none" w:sz="0" w:space="0" w:color="auto"/>
                    <w:left w:val="none" w:sz="0" w:space="0" w:color="auto"/>
                    <w:bottom w:val="none" w:sz="0" w:space="0" w:color="auto"/>
                    <w:right w:val="none" w:sz="0" w:space="0" w:color="auto"/>
                  </w:divBdr>
                </w:div>
                <w:div w:id="1367102528">
                  <w:marLeft w:val="640"/>
                  <w:marRight w:val="0"/>
                  <w:marTop w:val="0"/>
                  <w:marBottom w:val="0"/>
                  <w:divBdr>
                    <w:top w:val="none" w:sz="0" w:space="0" w:color="auto"/>
                    <w:left w:val="none" w:sz="0" w:space="0" w:color="auto"/>
                    <w:bottom w:val="none" w:sz="0" w:space="0" w:color="auto"/>
                    <w:right w:val="none" w:sz="0" w:space="0" w:color="auto"/>
                  </w:divBdr>
                </w:div>
                <w:div w:id="1401094835">
                  <w:marLeft w:val="640"/>
                  <w:marRight w:val="0"/>
                  <w:marTop w:val="0"/>
                  <w:marBottom w:val="0"/>
                  <w:divBdr>
                    <w:top w:val="none" w:sz="0" w:space="0" w:color="auto"/>
                    <w:left w:val="none" w:sz="0" w:space="0" w:color="auto"/>
                    <w:bottom w:val="none" w:sz="0" w:space="0" w:color="auto"/>
                    <w:right w:val="none" w:sz="0" w:space="0" w:color="auto"/>
                  </w:divBdr>
                </w:div>
                <w:div w:id="1410227889">
                  <w:marLeft w:val="640"/>
                  <w:marRight w:val="0"/>
                  <w:marTop w:val="0"/>
                  <w:marBottom w:val="0"/>
                  <w:divBdr>
                    <w:top w:val="none" w:sz="0" w:space="0" w:color="auto"/>
                    <w:left w:val="none" w:sz="0" w:space="0" w:color="auto"/>
                    <w:bottom w:val="none" w:sz="0" w:space="0" w:color="auto"/>
                    <w:right w:val="none" w:sz="0" w:space="0" w:color="auto"/>
                  </w:divBdr>
                </w:div>
                <w:div w:id="1428309141">
                  <w:marLeft w:val="640"/>
                  <w:marRight w:val="0"/>
                  <w:marTop w:val="0"/>
                  <w:marBottom w:val="0"/>
                  <w:divBdr>
                    <w:top w:val="none" w:sz="0" w:space="0" w:color="auto"/>
                    <w:left w:val="none" w:sz="0" w:space="0" w:color="auto"/>
                    <w:bottom w:val="none" w:sz="0" w:space="0" w:color="auto"/>
                    <w:right w:val="none" w:sz="0" w:space="0" w:color="auto"/>
                  </w:divBdr>
                </w:div>
                <w:div w:id="1475104511">
                  <w:marLeft w:val="640"/>
                  <w:marRight w:val="0"/>
                  <w:marTop w:val="0"/>
                  <w:marBottom w:val="0"/>
                  <w:divBdr>
                    <w:top w:val="none" w:sz="0" w:space="0" w:color="auto"/>
                    <w:left w:val="none" w:sz="0" w:space="0" w:color="auto"/>
                    <w:bottom w:val="none" w:sz="0" w:space="0" w:color="auto"/>
                    <w:right w:val="none" w:sz="0" w:space="0" w:color="auto"/>
                  </w:divBdr>
                </w:div>
                <w:div w:id="1543009305">
                  <w:marLeft w:val="640"/>
                  <w:marRight w:val="0"/>
                  <w:marTop w:val="0"/>
                  <w:marBottom w:val="0"/>
                  <w:divBdr>
                    <w:top w:val="none" w:sz="0" w:space="0" w:color="auto"/>
                    <w:left w:val="none" w:sz="0" w:space="0" w:color="auto"/>
                    <w:bottom w:val="none" w:sz="0" w:space="0" w:color="auto"/>
                    <w:right w:val="none" w:sz="0" w:space="0" w:color="auto"/>
                  </w:divBdr>
                </w:div>
                <w:div w:id="1560240501">
                  <w:marLeft w:val="640"/>
                  <w:marRight w:val="0"/>
                  <w:marTop w:val="0"/>
                  <w:marBottom w:val="0"/>
                  <w:divBdr>
                    <w:top w:val="none" w:sz="0" w:space="0" w:color="auto"/>
                    <w:left w:val="none" w:sz="0" w:space="0" w:color="auto"/>
                    <w:bottom w:val="none" w:sz="0" w:space="0" w:color="auto"/>
                    <w:right w:val="none" w:sz="0" w:space="0" w:color="auto"/>
                  </w:divBdr>
                </w:div>
                <w:div w:id="1560554813">
                  <w:marLeft w:val="640"/>
                  <w:marRight w:val="0"/>
                  <w:marTop w:val="0"/>
                  <w:marBottom w:val="0"/>
                  <w:divBdr>
                    <w:top w:val="none" w:sz="0" w:space="0" w:color="auto"/>
                    <w:left w:val="none" w:sz="0" w:space="0" w:color="auto"/>
                    <w:bottom w:val="none" w:sz="0" w:space="0" w:color="auto"/>
                    <w:right w:val="none" w:sz="0" w:space="0" w:color="auto"/>
                  </w:divBdr>
                </w:div>
                <w:div w:id="1564026297">
                  <w:marLeft w:val="640"/>
                  <w:marRight w:val="0"/>
                  <w:marTop w:val="0"/>
                  <w:marBottom w:val="0"/>
                  <w:divBdr>
                    <w:top w:val="none" w:sz="0" w:space="0" w:color="auto"/>
                    <w:left w:val="none" w:sz="0" w:space="0" w:color="auto"/>
                    <w:bottom w:val="none" w:sz="0" w:space="0" w:color="auto"/>
                    <w:right w:val="none" w:sz="0" w:space="0" w:color="auto"/>
                  </w:divBdr>
                </w:div>
                <w:div w:id="1615479724">
                  <w:marLeft w:val="640"/>
                  <w:marRight w:val="0"/>
                  <w:marTop w:val="0"/>
                  <w:marBottom w:val="0"/>
                  <w:divBdr>
                    <w:top w:val="none" w:sz="0" w:space="0" w:color="auto"/>
                    <w:left w:val="none" w:sz="0" w:space="0" w:color="auto"/>
                    <w:bottom w:val="none" w:sz="0" w:space="0" w:color="auto"/>
                    <w:right w:val="none" w:sz="0" w:space="0" w:color="auto"/>
                  </w:divBdr>
                </w:div>
                <w:div w:id="1669362353">
                  <w:marLeft w:val="640"/>
                  <w:marRight w:val="0"/>
                  <w:marTop w:val="0"/>
                  <w:marBottom w:val="0"/>
                  <w:divBdr>
                    <w:top w:val="none" w:sz="0" w:space="0" w:color="auto"/>
                    <w:left w:val="none" w:sz="0" w:space="0" w:color="auto"/>
                    <w:bottom w:val="none" w:sz="0" w:space="0" w:color="auto"/>
                    <w:right w:val="none" w:sz="0" w:space="0" w:color="auto"/>
                  </w:divBdr>
                </w:div>
                <w:div w:id="1687125297">
                  <w:marLeft w:val="640"/>
                  <w:marRight w:val="0"/>
                  <w:marTop w:val="0"/>
                  <w:marBottom w:val="0"/>
                  <w:divBdr>
                    <w:top w:val="none" w:sz="0" w:space="0" w:color="auto"/>
                    <w:left w:val="none" w:sz="0" w:space="0" w:color="auto"/>
                    <w:bottom w:val="none" w:sz="0" w:space="0" w:color="auto"/>
                    <w:right w:val="none" w:sz="0" w:space="0" w:color="auto"/>
                  </w:divBdr>
                </w:div>
                <w:div w:id="1696880382">
                  <w:marLeft w:val="640"/>
                  <w:marRight w:val="0"/>
                  <w:marTop w:val="0"/>
                  <w:marBottom w:val="0"/>
                  <w:divBdr>
                    <w:top w:val="none" w:sz="0" w:space="0" w:color="auto"/>
                    <w:left w:val="none" w:sz="0" w:space="0" w:color="auto"/>
                    <w:bottom w:val="none" w:sz="0" w:space="0" w:color="auto"/>
                    <w:right w:val="none" w:sz="0" w:space="0" w:color="auto"/>
                  </w:divBdr>
                </w:div>
                <w:div w:id="1746613125">
                  <w:marLeft w:val="640"/>
                  <w:marRight w:val="0"/>
                  <w:marTop w:val="0"/>
                  <w:marBottom w:val="0"/>
                  <w:divBdr>
                    <w:top w:val="none" w:sz="0" w:space="0" w:color="auto"/>
                    <w:left w:val="none" w:sz="0" w:space="0" w:color="auto"/>
                    <w:bottom w:val="none" w:sz="0" w:space="0" w:color="auto"/>
                    <w:right w:val="none" w:sz="0" w:space="0" w:color="auto"/>
                  </w:divBdr>
                </w:div>
                <w:div w:id="1753238283">
                  <w:marLeft w:val="640"/>
                  <w:marRight w:val="0"/>
                  <w:marTop w:val="0"/>
                  <w:marBottom w:val="0"/>
                  <w:divBdr>
                    <w:top w:val="none" w:sz="0" w:space="0" w:color="auto"/>
                    <w:left w:val="none" w:sz="0" w:space="0" w:color="auto"/>
                    <w:bottom w:val="none" w:sz="0" w:space="0" w:color="auto"/>
                    <w:right w:val="none" w:sz="0" w:space="0" w:color="auto"/>
                  </w:divBdr>
                </w:div>
                <w:div w:id="1769229095">
                  <w:marLeft w:val="640"/>
                  <w:marRight w:val="0"/>
                  <w:marTop w:val="0"/>
                  <w:marBottom w:val="0"/>
                  <w:divBdr>
                    <w:top w:val="none" w:sz="0" w:space="0" w:color="auto"/>
                    <w:left w:val="none" w:sz="0" w:space="0" w:color="auto"/>
                    <w:bottom w:val="none" w:sz="0" w:space="0" w:color="auto"/>
                    <w:right w:val="none" w:sz="0" w:space="0" w:color="auto"/>
                  </w:divBdr>
                </w:div>
                <w:div w:id="1788622127">
                  <w:marLeft w:val="640"/>
                  <w:marRight w:val="0"/>
                  <w:marTop w:val="0"/>
                  <w:marBottom w:val="0"/>
                  <w:divBdr>
                    <w:top w:val="none" w:sz="0" w:space="0" w:color="auto"/>
                    <w:left w:val="none" w:sz="0" w:space="0" w:color="auto"/>
                    <w:bottom w:val="none" w:sz="0" w:space="0" w:color="auto"/>
                    <w:right w:val="none" w:sz="0" w:space="0" w:color="auto"/>
                  </w:divBdr>
                </w:div>
                <w:div w:id="1798715455">
                  <w:marLeft w:val="640"/>
                  <w:marRight w:val="0"/>
                  <w:marTop w:val="0"/>
                  <w:marBottom w:val="0"/>
                  <w:divBdr>
                    <w:top w:val="none" w:sz="0" w:space="0" w:color="auto"/>
                    <w:left w:val="none" w:sz="0" w:space="0" w:color="auto"/>
                    <w:bottom w:val="none" w:sz="0" w:space="0" w:color="auto"/>
                    <w:right w:val="none" w:sz="0" w:space="0" w:color="auto"/>
                  </w:divBdr>
                </w:div>
                <w:div w:id="1815565141">
                  <w:marLeft w:val="640"/>
                  <w:marRight w:val="0"/>
                  <w:marTop w:val="0"/>
                  <w:marBottom w:val="0"/>
                  <w:divBdr>
                    <w:top w:val="none" w:sz="0" w:space="0" w:color="auto"/>
                    <w:left w:val="none" w:sz="0" w:space="0" w:color="auto"/>
                    <w:bottom w:val="none" w:sz="0" w:space="0" w:color="auto"/>
                    <w:right w:val="none" w:sz="0" w:space="0" w:color="auto"/>
                  </w:divBdr>
                </w:div>
                <w:div w:id="1925995333">
                  <w:marLeft w:val="640"/>
                  <w:marRight w:val="0"/>
                  <w:marTop w:val="0"/>
                  <w:marBottom w:val="0"/>
                  <w:divBdr>
                    <w:top w:val="none" w:sz="0" w:space="0" w:color="auto"/>
                    <w:left w:val="none" w:sz="0" w:space="0" w:color="auto"/>
                    <w:bottom w:val="none" w:sz="0" w:space="0" w:color="auto"/>
                    <w:right w:val="none" w:sz="0" w:space="0" w:color="auto"/>
                  </w:divBdr>
                </w:div>
                <w:div w:id="1948342500">
                  <w:marLeft w:val="640"/>
                  <w:marRight w:val="0"/>
                  <w:marTop w:val="0"/>
                  <w:marBottom w:val="0"/>
                  <w:divBdr>
                    <w:top w:val="none" w:sz="0" w:space="0" w:color="auto"/>
                    <w:left w:val="none" w:sz="0" w:space="0" w:color="auto"/>
                    <w:bottom w:val="none" w:sz="0" w:space="0" w:color="auto"/>
                    <w:right w:val="none" w:sz="0" w:space="0" w:color="auto"/>
                  </w:divBdr>
                </w:div>
                <w:div w:id="1993482209">
                  <w:marLeft w:val="640"/>
                  <w:marRight w:val="0"/>
                  <w:marTop w:val="0"/>
                  <w:marBottom w:val="0"/>
                  <w:divBdr>
                    <w:top w:val="none" w:sz="0" w:space="0" w:color="auto"/>
                    <w:left w:val="none" w:sz="0" w:space="0" w:color="auto"/>
                    <w:bottom w:val="none" w:sz="0" w:space="0" w:color="auto"/>
                    <w:right w:val="none" w:sz="0" w:space="0" w:color="auto"/>
                  </w:divBdr>
                </w:div>
                <w:div w:id="2011787762">
                  <w:marLeft w:val="640"/>
                  <w:marRight w:val="0"/>
                  <w:marTop w:val="0"/>
                  <w:marBottom w:val="0"/>
                  <w:divBdr>
                    <w:top w:val="none" w:sz="0" w:space="0" w:color="auto"/>
                    <w:left w:val="none" w:sz="0" w:space="0" w:color="auto"/>
                    <w:bottom w:val="none" w:sz="0" w:space="0" w:color="auto"/>
                    <w:right w:val="none" w:sz="0" w:space="0" w:color="auto"/>
                  </w:divBdr>
                </w:div>
                <w:div w:id="2028021225">
                  <w:marLeft w:val="640"/>
                  <w:marRight w:val="0"/>
                  <w:marTop w:val="0"/>
                  <w:marBottom w:val="0"/>
                  <w:divBdr>
                    <w:top w:val="none" w:sz="0" w:space="0" w:color="auto"/>
                    <w:left w:val="none" w:sz="0" w:space="0" w:color="auto"/>
                    <w:bottom w:val="none" w:sz="0" w:space="0" w:color="auto"/>
                    <w:right w:val="none" w:sz="0" w:space="0" w:color="auto"/>
                  </w:divBdr>
                </w:div>
                <w:div w:id="2063678027">
                  <w:marLeft w:val="640"/>
                  <w:marRight w:val="0"/>
                  <w:marTop w:val="0"/>
                  <w:marBottom w:val="0"/>
                  <w:divBdr>
                    <w:top w:val="none" w:sz="0" w:space="0" w:color="auto"/>
                    <w:left w:val="none" w:sz="0" w:space="0" w:color="auto"/>
                    <w:bottom w:val="none" w:sz="0" w:space="0" w:color="auto"/>
                    <w:right w:val="none" w:sz="0" w:space="0" w:color="auto"/>
                  </w:divBdr>
                </w:div>
                <w:div w:id="2064795476">
                  <w:marLeft w:val="640"/>
                  <w:marRight w:val="0"/>
                  <w:marTop w:val="0"/>
                  <w:marBottom w:val="0"/>
                  <w:divBdr>
                    <w:top w:val="none" w:sz="0" w:space="0" w:color="auto"/>
                    <w:left w:val="none" w:sz="0" w:space="0" w:color="auto"/>
                    <w:bottom w:val="none" w:sz="0" w:space="0" w:color="auto"/>
                    <w:right w:val="none" w:sz="0" w:space="0" w:color="auto"/>
                  </w:divBdr>
                </w:div>
                <w:div w:id="2067413722">
                  <w:marLeft w:val="640"/>
                  <w:marRight w:val="0"/>
                  <w:marTop w:val="0"/>
                  <w:marBottom w:val="0"/>
                  <w:divBdr>
                    <w:top w:val="none" w:sz="0" w:space="0" w:color="auto"/>
                    <w:left w:val="none" w:sz="0" w:space="0" w:color="auto"/>
                    <w:bottom w:val="none" w:sz="0" w:space="0" w:color="auto"/>
                    <w:right w:val="none" w:sz="0" w:space="0" w:color="auto"/>
                  </w:divBdr>
                </w:div>
                <w:div w:id="2086609303">
                  <w:marLeft w:val="640"/>
                  <w:marRight w:val="0"/>
                  <w:marTop w:val="0"/>
                  <w:marBottom w:val="0"/>
                  <w:divBdr>
                    <w:top w:val="none" w:sz="0" w:space="0" w:color="auto"/>
                    <w:left w:val="none" w:sz="0" w:space="0" w:color="auto"/>
                    <w:bottom w:val="none" w:sz="0" w:space="0" w:color="auto"/>
                    <w:right w:val="none" w:sz="0" w:space="0" w:color="auto"/>
                  </w:divBdr>
                </w:div>
                <w:div w:id="2088921389">
                  <w:marLeft w:val="640"/>
                  <w:marRight w:val="0"/>
                  <w:marTop w:val="0"/>
                  <w:marBottom w:val="0"/>
                  <w:divBdr>
                    <w:top w:val="none" w:sz="0" w:space="0" w:color="auto"/>
                    <w:left w:val="none" w:sz="0" w:space="0" w:color="auto"/>
                    <w:bottom w:val="none" w:sz="0" w:space="0" w:color="auto"/>
                    <w:right w:val="none" w:sz="0" w:space="0" w:color="auto"/>
                  </w:divBdr>
                </w:div>
                <w:div w:id="2103262220">
                  <w:marLeft w:val="640"/>
                  <w:marRight w:val="0"/>
                  <w:marTop w:val="0"/>
                  <w:marBottom w:val="0"/>
                  <w:divBdr>
                    <w:top w:val="none" w:sz="0" w:space="0" w:color="auto"/>
                    <w:left w:val="none" w:sz="0" w:space="0" w:color="auto"/>
                    <w:bottom w:val="none" w:sz="0" w:space="0" w:color="auto"/>
                    <w:right w:val="none" w:sz="0" w:space="0" w:color="auto"/>
                  </w:divBdr>
                </w:div>
                <w:div w:id="2144879967">
                  <w:marLeft w:val="640"/>
                  <w:marRight w:val="0"/>
                  <w:marTop w:val="0"/>
                  <w:marBottom w:val="0"/>
                  <w:divBdr>
                    <w:top w:val="none" w:sz="0" w:space="0" w:color="auto"/>
                    <w:left w:val="none" w:sz="0" w:space="0" w:color="auto"/>
                    <w:bottom w:val="none" w:sz="0" w:space="0" w:color="auto"/>
                    <w:right w:val="none" w:sz="0" w:space="0" w:color="auto"/>
                  </w:divBdr>
                </w:div>
              </w:divsChild>
            </w:div>
            <w:div w:id="1362585354">
              <w:marLeft w:val="0"/>
              <w:marRight w:val="0"/>
              <w:marTop w:val="0"/>
              <w:marBottom w:val="0"/>
              <w:divBdr>
                <w:top w:val="none" w:sz="0" w:space="0" w:color="auto"/>
                <w:left w:val="none" w:sz="0" w:space="0" w:color="auto"/>
                <w:bottom w:val="none" w:sz="0" w:space="0" w:color="auto"/>
                <w:right w:val="none" w:sz="0" w:space="0" w:color="auto"/>
              </w:divBdr>
              <w:divsChild>
                <w:div w:id="32005966">
                  <w:marLeft w:val="640"/>
                  <w:marRight w:val="0"/>
                  <w:marTop w:val="0"/>
                  <w:marBottom w:val="0"/>
                  <w:divBdr>
                    <w:top w:val="none" w:sz="0" w:space="0" w:color="auto"/>
                    <w:left w:val="none" w:sz="0" w:space="0" w:color="auto"/>
                    <w:bottom w:val="none" w:sz="0" w:space="0" w:color="auto"/>
                    <w:right w:val="none" w:sz="0" w:space="0" w:color="auto"/>
                  </w:divBdr>
                </w:div>
                <w:div w:id="52854673">
                  <w:marLeft w:val="640"/>
                  <w:marRight w:val="0"/>
                  <w:marTop w:val="0"/>
                  <w:marBottom w:val="0"/>
                  <w:divBdr>
                    <w:top w:val="none" w:sz="0" w:space="0" w:color="auto"/>
                    <w:left w:val="none" w:sz="0" w:space="0" w:color="auto"/>
                    <w:bottom w:val="none" w:sz="0" w:space="0" w:color="auto"/>
                    <w:right w:val="none" w:sz="0" w:space="0" w:color="auto"/>
                  </w:divBdr>
                </w:div>
                <w:div w:id="57677470">
                  <w:marLeft w:val="640"/>
                  <w:marRight w:val="0"/>
                  <w:marTop w:val="0"/>
                  <w:marBottom w:val="0"/>
                  <w:divBdr>
                    <w:top w:val="none" w:sz="0" w:space="0" w:color="auto"/>
                    <w:left w:val="none" w:sz="0" w:space="0" w:color="auto"/>
                    <w:bottom w:val="none" w:sz="0" w:space="0" w:color="auto"/>
                    <w:right w:val="none" w:sz="0" w:space="0" w:color="auto"/>
                  </w:divBdr>
                </w:div>
                <w:div w:id="106316021">
                  <w:marLeft w:val="640"/>
                  <w:marRight w:val="0"/>
                  <w:marTop w:val="0"/>
                  <w:marBottom w:val="0"/>
                  <w:divBdr>
                    <w:top w:val="none" w:sz="0" w:space="0" w:color="auto"/>
                    <w:left w:val="none" w:sz="0" w:space="0" w:color="auto"/>
                    <w:bottom w:val="none" w:sz="0" w:space="0" w:color="auto"/>
                    <w:right w:val="none" w:sz="0" w:space="0" w:color="auto"/>
                  </w:divBdr>
                </w:div>
                <w:div w:id="205143608">
                  <w:marLeft w:val="640"/>
                  <w:marRight w:val="0"/>
                  <w:marTop w:val="0"/>
                  <w:marBottom w:val="0"/>
                  <w:divBdr>
                    <w:top w:val="none" w:sz="0" w:space="0" w:color="auto"/>
                    <w:left w:val="none" w:sz="0" w:space="0" w:color="auto"/>
                    <w:bottom w:val="none" w:sz="0" w:space="0" w:color="auto"/>
                    <w:right w:val="none" w:sz="0" w:space="0" w:color="auto"/>
                  </w:divBdr>
                </w:div>
                <w:div w:id="231426018">
                  <w:marLeft w:val="640"/>
                  <w:marRight w:val="0"/>
                  <w:marTop w:val="0"/>
                  <w:marBottom w:val="0"/>
                  <w:divBdr>
                    <w:top w:val="none" w:sz="0" w:space="0" w:color="auto"/>
                    <w:left w:val="none" w:sz="0" w:space="0" w:color="auto"/>
                    <w:bottom w:val="none" w:sz="0" w:space="0" w:color="auto"/>
                    <w:right w:val="none" w:sz="0" w:space="0" w:color="auto"/>
                  </w:divBdr>
                </w:div>
                <w:div w:id="239606002">
                  <w:marLeft w:val="640"/>
                  <w:marRight w:val="0"/>
                  <w:marTop w:val="0"/>
                  <w:marBottom w:val="0"/>
                  <w:divBdr>
                    <w:top w:val="none" w:sz="0" w:space="0" w:color="auto"/>
                    <w:left w:val="none" w:sz="0" w:space="0" w:color="auto"/>
                    <w:bottom w:val="none" w:sz="0" w:space="0" w:color="auto"/>
                    <w:right w:val="none" w:sz="0" w:space="0" w:color="auto"/>
                  </w:divBdr>
                </w:div>
                <w:div w:id="282616435">
                  <w:marLeft w:val="640"/>
                  <w:marRight w:val="0"/>
                  <w:marTop w:val="0"/>
                  <w:marBottom w:val="0"/>
                  <w:divBdr>
                    <w:top w:val="none" w:sz="0" w:space="0" w:color="auto"/>
                    <w:left w:val="none" w:sz="0" w:space="0" w:color="auto"/>
                    <w:bottom w:val="none" w:sz="0" w:space="0" w:color="auto"/>
                    <w:right w:val="none" w:sz="0" w:space="0" w:color="auto"/>
                  </w:divBdr>
                </w:div>
                <w:div w:id="310601691">
                  <w:marLeft w:val="640"/>
                  <w:marRight w:val="0"/>
                  <w:marTop w:val="0"/>
                  <w:marBottom w:val="0"/>
                  <w:divBdr>
                    <w:top w:val="none" w:sz="0" w:space="0" w:color="auto"/>
                    <w:left w:val="none" w:sz="0" w:space="0" w:color="auto"/>
                    <w:bottom w:val="none" w:sz="0" w:space="0" w:color="auto"/>
                    <w:right w:val="none" w:sz="0" w:space="0" w:color="auto"/>
                  </w:divBdr>
                </w:div>
                <w:div w:id="370035477">
                  <w:marLeft w:val="640"/>
                  <w:marRight w:val="0"/>
                  <w:marTop w:val="0"/>
                  <w:marBottom w:val="0"/>
                  <w:divBdr>
                    <w:top w:val="none" w:sz="0" w:space="0" w:color="auto"/>
                    <w:left w:val="none" w:sz="0" w:space="0" w:color="auto"/>
                    <w:bottom w:val="none" w:sz="0" w:space="0" w:color="auto"/>
                    <w:right w:val="none" w:sz="0" w:space="0" w:color="auto"/>
                  </w:divBdr>
                </w:div>
                <w:div w:id="391194330">
                  <w:marLeft w:val="640"/>
                  <w:marRight w:val="0"/>
                  <w:marTop w:val="0"/>
                  <w:marBottom w:val="0"/>
                  <w:divBdr>
                    <w:top w:val="none" w:sz="0" w:space="0" w:color="auto"/>
                    <w:left w:val="none" w:sz="0" w:space="0" w:color="auto"/>
                    <w:bottom w:val="none" w:sz="0" w:space="0" w:color="auto"/>
                    <w:right w:val="none" w:sz="0" w:space="0" w:color="auto"/>
                  </w:divBdr>
                </w:div>
                <w:div w:id="396435386">
                  <w:marLeft w:val="640"/>
                  <w:marRight w:val="0"/>
                  <w:marTop w:val="0"/>
                  <w:marBottom w:val="0"/>
                  <w:divBdr>
                    <w:top w:val="none" w:sz="0" w:space="0" w:color="auto"/>
                    <w:left w:val="none" w:sz="0" w:space="0" w:color="auto"/>
                    <w:bottom w:val="none" w:sz="0" w:space="0" w:color="auto"/>
                    <w:right w:val="none" w:sz="0" w:space="0" w:color="auto"/>
                  </w:divBdr>
                </w:div>
                <w:div w:id="401828749">
                  <w:marLeft w:val="640"/>
                  <w:marRight w:val="0"/>
                  <w:marTop w:val="0"/>
                  <w:marBottom w:val="0"/>
                  <w:divBdr>
                    <w:top w:val="none" w:sz="0" w:space="0" w:color="auto"/>
                    <w:left w:val="none" w:sz="0" w:space="0" w:color="auto"/>
                    <w:bottom w:val="none" w:sz="0" w:space="0" w:color="auto"/>
                    <w:right w:val="none" w:sz="0" w:space="0" w:color="auto"/>
                  </w:divBdr>
                </w:div>
                <w:div w:id="446849700">
                  <w:marLeft w:val="640"/>
                  <w:marRight w:val="0"/>
                  <w:marTop w:val="0"/>
                  <w:marBottom w:val="0"/>
                  <w:divBdr>
                    <w:top w:val="none" w:sz="0" w:space="0" w:color="auto"/>
                    <w:left w:val="none" w:sz="0" w:space="0" w:color="auto"/>
                    <w:bottom w:val="none" w:sz="0" w:space="0" w:color="auto"/>
                    <w:right w:val="none" w:sz="0" w:space="0" w:color="auto"/>
                  </w:divBdr>
                </w:div>
                <w:div w:id="447940091">
                  <w:marLeft w:val="640"/>
                  <w:marRight w:val="0"/>
                  <w:marTop w:val="0"/>
                  <w:marBottom w:val="0"/>
                  <w:divBdr>
                    <w:top w:val="none" w:sz="0" w:space="0" w:color="auto"/>
                    <w:left w:val="none" w:sz="0" w:space="0" w:color="auto"/>
                    <w:bottom w:val="none" w:sz="0" w:space="0" w:color="auto"/>
                    <w:right w:val="none" w:sz="0" w:space="0" w:color="auto"/>
                  </w:divBdr>
                </w:div>
                <w:div w:id="448399304">
                  <w:marLeft w:val="640"/>
                  <w:marRight w:val="0"/>
                  <w:marTop w:val="0"/>
                  <w:marBottom w:val="0"/>
                  <w:divBdr>
                    <w:top w:val="none" w:sz="0" w:space="0" w:color="auto"/>
                    <w:left w:val="none" w:sz="0" w:space="0" w:color="auto"/>
                    <w:bottom w:val="none" w:sz="0" w:space="0" w:color="auto"/>
                    <w:right w:val="none" w:sz="0" w:space="0" w:color="auto"/>
                  </w:divBdr>
                </w:div>
                <w:div w:id="472605310">
                  <w:marLeft w:val="640"/>
                  <w:marRight w:val="0"/>
                  <w:marTop w:val="0"/>
                  <w:marBottom w:val="0"/>
                  <w:divBdr>
                    <w:top w:val="none" w:sz="0" w:space="0" w:color="auto"/>
                    <w:left w:val="none" w:sz="0" w:space="0" w:color="auto"/>
                    <w:bottom w:val="none" w:sz="0" w:space="0" w:color="auto"/>
                    <w:right w:val="none" w:sz="0" w:space="0" w:color="auto"/>
                  </w:divBdr>
                </w:div>
                <w:div w:id="499388310">
                  <w:marLeft w:val="640"/>
                  <w:marRight w:val="0"/>
                  <w:marTop w:val="0"/>
                  <w:marBottom w:val="0"/>
                  <w:divBdr>
                    <w:top w:val="none" w:sz="0" w:space="0" w:color="auto"/>
                    <w:left w:val="none" w:sz="0" w:space="0" w:color="auto"/>
                    <w:bottom w:val="none" w:sz="0" w:space="0" w:color="auto"/>
                    <w:right w:val="none" w:sz="0" w:space="0" w:color="auto"/>
                  </w:divBdr>
                </w:div>
                <w:div w:id="503979947">
                  <w:marLeft w:val="640"/>
                  <w:marRight w:val="0"/>
                  <w:marTop w:val="0"/>
                  <w:marBottom w:val="0"/>
                  <w:divBdr>
                    <w:top w:val="none" w:sz="0" w:space="0" w:color="auto"/>
                    <w:left w:val="none" w:sz="0" w:space="0" w:color="auto"/>
                    <w:bottom w:val="none" w:sz="0" w:space="0" w:color="auto"/>
                    <w:right w:val="none" w:sz="0" w:space="0" w:color="auto"/>
                  </w:divBdr>
                </w:div>
                <w:div w:id="505629658">
                  <w:marLeft w:val="640"/>
                  <w:marRight w:val="0"/>
                  <w:marTop w:val="0"/>
                  <w:marBottom w:val="0"/>
                  <w:divBdr>
                    <w:top w:val="none" w:sz="0" w:space="0" w:color="auto"/>
                    <w:left w:val="none" w:sz="0" w:space="0" w:color="auto"/>
                    <w:bottom w:val="none" w:sz="0" w:space="0" w:color="auto"/>
                    <w:right w:val="none" w:sz="0" w:space="0" w:color="auto"/>
                  </w:divBdr>
                </w:div>
                <w:div w:id="559830094">
                  <w:marLeft w:val="640"/>
                  <w:marRight w:val="0"/>
                  <w:marTop w:val="0"/>
                  <w:marBottom w:val="0"/>
                  <w:divBdr>
                    <w:top w:val="none" w:sz="0" w:space="0" w:color="auto"/>
                    <w:left w:val="none" w:sz="0" w:space="0" w:color="auto"/>
                    <w:bottom w:val="none" w:sz="0" w:space="0" w:color="auto"/>
                    <w:right w:val="none" w:sz="0" w:space="0" w:color="auto"/>
                  </w:divBdr>
                </w:div>
                <w:div w:id="573128769">
                  <w:marLeft w:val="640"/>
                  <w:marRight w:val="0"/>
                  <w:marTop w:val="0"/>
                  <w:marBottom w:val="0"/>
                  <w:divBdr>
                    <w:top w:val="none" w:sz="0" w:space="0" w:color="auto"/>
                    <w:left w:val="none" w:sz="0" w:space="0" w:color="auto"/>
                    <w:bottom w:val="none" w:sz="0" w:space="0" w:color="auto"/>
                    <w:right w:val="none" w:sz="0" w:space="0" w:color="auto"/>
                  </w:divBdr>
                </w:div>
                <w:div w:id="582762280">
                  <w:marLeft w:val="640"/>
                  <w:marRight w:val="0"/>
                  <w:marTop w:val="0"/>
                  <w:marBottom w:val="0"/>
                  <w:divBdr>
                    <w:top w:val="none" w:sz="0" w:space="0" w:color="auto"/>
                    <w:left w:val="none" w:sz="0" w:space="0" w:color="auto"/>
                    <w:bottom w:val="none" w:sz="0" w:space="0" w:color="auto"/>
                    <w:right w:val="none" w:sz="0" w:space="0" w:color="auto"/>
                  </w:divBdr>
                </w:div>
                <w:div w:id="608245886">
                  <w:marLeft w:val="640"/>
                  <w:marRight w:val="0"/>
                  <w:marTop w:val="0"/>
                  <w:marBottom w:val="0"/>
                  <w:divBdr>
                    <w:top w:val="none" w:sz="0" w:space="0" w:color="auto"/>
                    <w:left w:val="none" w:sz="0" w:space="0" w:color="auto"/>
                    <w:bottom w:val="none" w:sz="0" w:space="0" w:color="auto"/>
                    <w:right w:val="none" w:sz="0" w:space="0" w:color="auto"/>
                  </w:divBdr>
                </w:div>
                <w:div w:id="624504437">
                  <w:marLeft w:val="640"/>
                  <w:marRight w:val="0"/>
                  <w:marTop w:val="0"/>
                  <w:marBottom w:val="0"/>
                  <w:divBdr>
                    <w:top w:val="none" w:sz="0" w:space="0" w:color="auto"/>
                    <w:left w:val="none" w:sz="0" w:space="0" w:color="auto"/>
                    <w:bottom w:val="none" w:sz="0" w:space="0" w:color="auto"/>
                    <w:right w:val="none" w:sz="0" w:space="0" w:color="auto"/>
                  </w:divBdr>
                </w:div>
                <w:div w:id="635186190">
                  <w:marLeft w:val="640"/>
                  <w:marRight w:val="0"/>
                  <w:marTop w:val="0"/>
                  <w:marBottom w:val="0"/>
                  <w:divBdr>
                    <w:top w:val="none" w:sz="0" w:space="0" w:color="auto"/>
                    <w:left w:val="none" w:sz="0" w:space="0" w:color="auto"/>
                    <w:bottom w:val="none" w:sz="0" w:space="0" w:color="auto"/>
                    <w:right w:val="none" w:sz="0" w:space="0" w:color="auto"/>
                  </w:divBdr>
                </w:div>
                <w:div w:id="664822597">
                  <w:marLeft w:val="640"/>
                  <w:marRight w:val="0"/>
                  <w:marTop w:val="0"/>
                  <w:marBottom w:val="0"/>
                  <w:divBdr>
                    <w:top w:val="none" w:sz="0" w:space="0" w:color="auto"/>
                    <w:left w:val="none" w:sz="0" w:space="0" w:color="auto"/>
                    <w:bottom w:val="none" w:sz="0" w:space="0" w:color="auto"/>
                    <w:right w:val="none" w:sz="0" w:space="0" w:color="auto"/>
                  </w:divBdr>
                </w:div>
                <w:div w:id="688680095">
                  <w:marLeft w:val="640"/>
                  <w:marRight w:val="0"/>
                  <w:marTop w:val="0"/>
                  <w:marBottom w:val="0"/>
                  <w:divBdr>
                    <w:top w:val="none" w:sz="0" w:space="0" w:color="auto"/>
                    <w:left w:val="none" w:sz="0" w:space="0" w:color="auto"/>
                    <w:bottom w:val="none" w:sz="0" w:space="0" w:color="auto"/>
                    <w:right w:val="none" w:sz="0" w:space="0" w:color="auto"/>
                  </w:divBdr>
                </w:div>
                <w:div w:id="702293162">
                  <w:marLeft w:val="640"/>
                  <w:marRight w:val="0"/>
                  <w:marTop w:val="0"/>
                  <w:marBottom w:val="0"/>
                  <w:divBdr>
                    <w:top w:val="none" w:sz="0" w:space="0" w:color="auto"/>
                    <w:left w:val="none" w:sz="0" w:space="0" w:color="auto"/>
                    <w:bottom w:val="none" w:sz="0" w:space="0" w:color="auto"/>
                    <w:right w:val="none" w:sz="0" w:space="0" w:color="auto"/>
                  </w:divBdr>
                </w:div>
                <w:div w:id="764763804">
                  <w:marLeft w:val="640"/>
                  <w:marRight w:val="0"/>
                  <w:marTop w:val="0"/>
                  <w:marBottom w:val="0"/>
                  <w:divBdr>
                    <w:top w:val="none" w:sz="0" w:space="0" w:color="auto"/>
                    <w:left w:val="none" w:sz="0" w:space="0" w:color="auto"/>
                    <w:bottom w:val="none" w:sz="0" w:space="0" w:color="auto"/>
                    <w:right w:val="none" w:sz="0" w:space="0" w:color="auto"/>
                  </w:divBdr>
                </w:div>
                <w:div w:id="787509060">
                  <w:marLeft w:val="640"/>
                  <w:marRight w:val="0"/>
                  <w:marTop w:val="0"/>
                  <w:marBottom w:val="0"/>
                  <w:divBdr>
                    <w:top w:val="none" w:sz="0" w:space="0" w:color="auto"/>
                    <w:left w:val="none" w:sz="0" w:space="0" w:color="auto"/>
                    <w:bottom w:val="none" w:sz="0" w:space="0" w:color="auto"/>
                    <w:right w:val="none" w:sz="0" w:space="0" w:color="auto"/>
                  </w:divBdr>
                </w:div>
                <w:div w:id="800922990">
                  <w:marLeft w:val="640"/>
                  <w:marRight w:val="0"/>
                  <w:marTop w:val="0"/>
                  <w:marBottom w:val="0"/>
                  <w:divBdr>
                    <w:top w:val="none" w:sz="0" w:space="0" w:color="auto"/>
                    <w:left w:val="none" w:sz="0" w:space="0" w:color="auto"/>
                    <w:bottom w:val="none" w:sz="0" w:space="0" w:color="auto"/>
                    <w:right w:val="none" w:sz="0" w:space="0" w:color="auto"/>
                  </w:divBdr>
                </w:div>
                <w:div w:id="858658335">
                  <w:marLeft w:val="640"/>
                  <w:marRight w:val="0"/>
                  <w:marTop w:val="0"/>
                  <w:marBottom w:val="0"/>
                  <w:divBdr>
                    <w:top w:val="none" w:sz="0" w:space="0" w:color="auto"/>
                    <w:left w:val="none" w:sz="0" w:space="0" w:color="auto"/>
                    <w:bottom w:val="none" w:sz="0" w:space="0" w:color="auto"/>
                    <w:right w:val="none" w:sz="0" w:space="0" w:color="auto"/>
                  </w:divBdr>
                </w:div>
                <w:div w:id="875242383">
                  <w:marLeft w:val="640"/>
                  <w:marRight w:val="0"/>
                  <w:marTop w:val="0"/>
                  <w:marBottom w:val="0"/>
                  <w:divBdr>
                    <w:top w:val="none" w:sz="0" w:space="0" w:color="auto"/>
                    <w:left w:val="none" w:sz="0" w:space="0" w:color="auto"/>
                    <w:bottom w:val="none" w:sz="0" w:space="0" w:color="auto"/>
                    <w:right w:val="none" w:sz="0" w:space="0" w:color="auto"/>
                  </w:divBdr>
                </w:div>
                <w:div w:id="877083641">
                  <w:marLeft w:val="640"/>
                  <w:marRight w:val="0"/>
                  <w:marTop w:val="0"/>
                  <w:marBottom w:val="0"/>
                  <w:divBdr>
                    <w:top w:val="none" w:sz="0" w:space="0" w:color="auto"/>
                    <w:left w:val="none" w:sz="0" w:space="0" w:color="auto"/>
                    <w:bottom w:val="none" w:sz="0" w:space="0" w:color="auto"/>
                    <w:right w:val="none" w:sz="0" w:space="0" w:color="auto"/>
                  </w:divBdr>
                </w:div>
                <w:div w:id="929236510">
                  <w:marLeft w:val="640"/>
                  <w:marRight w:val="0"/>
                  <w:marTop w:val="0"/>
                  <w:marBottom w:val="0"/>
                  <w:divBdr>
                    <w:top w:val="none" w:sz="0" w:space="0" w:color="auto"/>
                    <w:left w:val="none" w:sz="0" w:space="0" w:color="auto"/>
                    <w:bottom w:val="none" w:sz="0" w:space="0" w:color="auto"/>
                    <w:right w:val="none" w:sz="0" w:space="0" w:color="auto"/>
                  </w:divBdr>
                </w:div>
                <w:div w:id="990208829">
                  <w:marLeft w:val="640"/>
                  <w:marRight w:val="0"/>
                  <w:marTop w:val="0"/>
                  <w:marBottom w:val="0"/>
                  <w:divBdr>
                    <w:top w:val="none" w:sz="0" w:space="0" w:color="auto"/>
                    <w:left w:val="none" w:sz="0" w:space="0" w:color="auto"/>
                    <w:bottom w:val="none" w:sz="0" w:space="0" w:color="auto"/>
                    <w:right w:val="none" w:sz="0" w:space="0" w:color="auto"/>
                  </w:divBdr>
                </w:div>
                <w:div w:id="995038254">
                  <w:marLeft w:val="640"/>
                  <w:marRight w:val="0"/>
                  <w:marTop w:val="0"/>
                  <w:marBottom w:val="0"/>
                  <w:divBdr>
                    <w:top w:val="none" w:sz="0" w:space="0" w:color="auto"/>
                    <w:left w:val="none" w:sz="0" w:space="0" w:color="auto"/>
                    <w:bottom w:val="none" w:sz="0" w:space="0" w:color="auto"/>
                    <w:right w:val="none" w:sz="0" w:space="0" w:color="auto"/>
                  </w:divBdr>
                </w:div>
                <w:div w:id="1060403964">
                  <w:marLeft w:val="640"/>
                  <w:marRight w:val="0"/>
                  <w:marTop w:val="0"/>
                  <w:marBottom w:val="0"/>
                  <w:divBdr>
                    <w:top w:val="none" w:sz="0" w:space="0" w:color="auto"/>
                    <w:left w:val="none" w:sz="0" w:space="0" w:color="auto"/>
                    <w:bottom w:val="none" w:sz="0" w:space="0" w:color="auto"/>
                    <w:right w:val="none" w:sz="0" w:space="0" w:color="auto"/>
                  </w:divBdr>
                </w:div>
                <w:div w:id="1066144675">
                  <w:marLeft w:val="640"/>
                  <w:marRight w:val="0"/>
                  <w:marTop w:val="0"/>
                  <w:marBottom w:val="0"/>
                  <w:divBdr>
                    <w:top w:val="none" w:sz="0" w:space="0" w:color="auto"/>
                    <w:left w:val="none" w:sz="0" w:space="0" w:color="auto"/>
                    <w:bottom w:val="none" w:sz="0" w:space="0" w:color="auto"/>
                    <w:right w:val="none" w:sz="0" w:space="0" w:color="auto"/>
                  </w:divBdr>
                </w:div>
                <w:div w:id="1067530093">
                  <w:marLeft w:val="640"/>
                  <w:marRight w:val="0"/>
                  <w:marTop w:val="0"/>
                  <w:marBottom w:val="0"/>
                  <w:divBdr>
                    <w:top w:val="none" w:sz="0" w:space="0" w:color="auto"/>
                    <w:left w:val="none" w:sz="0" w:space="0" w:color="auto"/>
                    <w:bottom w:val="none" w:sz="0" w:space="0" w:color="auto"/>
                    <w:right w:val="none" w:sz="0" w:space="0" w:color="auto"/>
                  </w:divBdr>
                </w:div>
                <w:div w:id="1067611306">
                  <w:marLeft w:val="640"/>
                  <w:marRight w:val="0"/>
                  <w:marTop w:val="0"/>
                  <w:marBottom w:val="0"/>
                  <w:divBdr>
                    <w:top w:val="none" w:sz="0" w:space="0" w:color="auto"/>
                    <w:left w:val="none" w:sz="0" w:space="0" w:color="auto"/>
                    <w:bottom w:val="none" w:sz="0" w:space="0" w:color="auto"/>
                    <w:right w:val="none" w:sz="0" w:space="0" w:color="auto"/>
                  </w:divBdr>
                </w:div>
                <w:div w:id="1105147787">
                  <w:marLeft w:val="640"/>
                  <w:marRight w:val="0"/>
                  <w:marTop w:val="0"/>
                  <w:marBottom w:val="0"/>
                  <w:divBdr>
                    <w:top w:val="none" w:sz="0" w:space="0" w:color="auto"/>
                    <w:left w:val="none" w:sz="0" w:space="0" w:color="auto"/>
                    <w:bottom w:val="none" w:sz="0" w:space="0" w:color="auto"/>
                    <w:right w:val="none" w:sz="0" w:space="0" w:color="auto"/>
                  </w:divBdr>
                </w:div>
                <w:div w:id="1119881968">
                  <w:marLeft w:val="640"/>
                  <w:marRight w:val="0"/>
                  <w:marTop w:val="0"/>
                  <w:marBottom w:val="0"/>
                  <w:divBdr>
                    <w:top w:val="none" w:sz="0" w:space="0" w:color="auto"/>
                    <w:left w:val="none" w:sz="0" w:space="0" w:color="auto"/>
                    <w:bottom w:val="none" w:sz="0" w:space="0" w:color="auto"/>
                    <w:right w:val="none" w:sz="0" w:space="0" w:color="auto"/>
                  </w:divBdr>
                </w:div>
                <w:div w:id="1205554512">
                  <w:marLeft w:val="640"/>
                  <w:marRight w:val="0"/>
                  <w:marTop w:val="0"/>
                  <w:marBottom w:val="0"/>
                  <w:divBdr>
                    <w:top w:val="none" w:sz="0" w:space="0" w:color="auto"/>
                    <w:left w:val="none" w:sz="0" w:space="0" w:color="auto"/>
                    <w:bottom w:val="none" w:sz="0" w:space="0" w:color="auto"/>
                    <w:right w:val="none" w:sz="0" w:space="0" w:color="auto"/>
                  </w:divBdr>
                </w:div>
                <w:div w:id="1238251714">
                  <w:marLeft w:val="640"/>
                  <w:marRight w:val="0"/>
                  <w:marTop w:val="0"/>
                  <w:marBottom w:val="0"/>
                  <w:divBdr>
                    <w:top w:val="none" w:sz="0" w:space="0" w:color="auto"/>
                    <w:left w:val="none" w:sz="0" w:space="0" w:color="auto"/>
                    <w:bottom w:val="none" w:sz="0" w:space="0" w:color="auto"/>
                    <w:right w:val="none" w:sz="0" w:space="0" w:color="auto"/>
                  </w:divBdr>
                </w:div>
                <w:div w:id="1241603745">
                  <w:marLeft w:val="640"/>
                  <w:marRight w:val="0"/>
                  <w:marTop w:val="0"/>
                  <w:marBottom w:val="0"/>
                  <w:divBdr>
                    <w:top w:val="none" w:sz="0" w:space="0" w:color="auto"/>
                    <w:left w:val="none" w:sz="0" w:space="0" w:color="auto"/>
                    <w:bottom w:val="none" w:sz="0" w:space="0" w:color="auto"/>
                    <w:right w:val="none" w:sz="0" w:space="0" w:color="auto"/>
                  </w:divBdr>
                </w:div>
                <w:div w:id="1309482648">
                  <w:marLeft w:val="640"/>
                  <w:marRight w:val="0"/>
                  <w:marTop w:val="0"/>
                  <w:marBottom w:val="0"/>
                  <w:divBdr>
                    <w:top w:val="none" w:sz="0" w:space="0" w:color="auto"/>
                    <w:left w:val="none" w:sz="0" w:space="0" w:color="auto"/>
                    <w:bottom w:val="none" w:sz="0" w:space="0" w:color="auto"/>
                    <w:right w:val="none" w:sz="0" w:space="0" w:color="auto"/>
                  </w:divBdr>
                </w:div>
                <w:div w:id="1313289538">
                  <w:marLeft w:val="640"/>
                  <w:marRight w:val="0"/>
                  <w:marTop w:val="0"/>
                  <w:marBottom w:val="0"/>
                  <w:divBdr>
                    <w:top w:val="none" w:sz="0" w:space="0" w:color="auto"/>
                    <w:left w:val="none" w:sz="0" w:space="0" w:color="auto"/>
                    <w:bottom w:val="none" w:sz="0" w:space="0" w:color="auto"/>
                    <w:right w:val="none" w:sz="0" w:space="0" w:color="auto"/>
                  </w:divBdr>
                </w:div>
                <w:div w:id="1320618162">
                  <w:marLeft w:val="640"/>
                  <w:marRight w:val="0"/>
                  <w:marTop w:val="0"/>
                  <w:marBottom w:val="0"/>
                  <w:divBdr>
                    <w:top w:val="none" w:sz="0" w:space="0" w:color="auto"/>
                    <w:left w:val="none" w:sz="0" w:space="0" w:color="auto"/>
                    <w:bottom w:val="none" w:sz="0" w:space="0" w:color="auto"/>
                    <w:right w:val="none" w:sz="0" w:space="0" w:color="auto"/>
                  </w:divBdr>
                </w:div>
                <w:div w:id="1331323940">
                  <w:marLeft w:val="640"/>
                  <w:marRight w:val="0"/>
                  <w:marTop w:val="0"/>
                  <w:marBottom w:val="0"/>
                  <w:divBdr>
                    <w:top w:val="none" w:sz="0" w:space="0" w:color="auto"/>
                    <w:left w:val="none" w:sz="0" w:space="0" w:color="auto"/>
                    <w:bottom w:val="none" w:sz="0" w:space="0" w:color="auto"/>
                    <w:right w:val="none" w:sz="0" w:space="0" w:color="auto"/>
                  </w:divBdr>
                </w:div>
                <w:div w:id="1408959865">
                  <w:marLeft w:val="640"/>
                  <w:marRight w:val="0"/>
                  <w:marTop w:val="0"/>
                  <w:marBottom w:val="0"/>
                  <w:divBdr>
                    <w:top w:val="none" w:sz="0" w:space="0" w:color="auto"/>
                    <w:left w:val="none" w:sz="0" w:space="0" w:color="auto"/>
                    <w:bottom w:val="none" w:sz="0" w:space="0" w:color="auto"/>
                    <w:right w:val="none" w:sz="0" w:space="0" w:color="auto"/>
                  </w:divBdr>
                </w:div>
                <w:div w:id="1438720465">
                  <w:marLeft w:val="640"/>
                  <w:marRight w:val="0"/>
                  <w:marTop w:val="0"/>
                  <w:marBottom w:val="0"/>
                  <w:divBdr>
                    <w:top w:val="none" w:sz="0" w:space="0" w:color="auto"/>
                    <w:left w:val="none" w:sz="0" w:space="0" w:color="auto"/>
                    <w:bottom w:val="none" w:sz="0" w:space="0" w:color="auto"/>
                    <w:right w:val="none" w:sz="0" w:space="0" w:color="auto"/>
                  </w:divBdr>
                </w:div>
                <w:div w:id="1462381418">
                  <w:marLeft w:val="640"/>
                  <w:marRight w:val="0"/>
                  <w:marTop w:val="0"/>
                  <w:marBottom w:val="0"/>
                  <w:divBdr>
                    <w:top w:val="none" w:sz="0" w:space="0" w:color="auto"/>
                    <w:left w:val="none" w:sz="0" w:space="0" w:color="auto"/>
                    <w:bottom w:val="none" w:sz="0" w:space="0" w:color="auto"/>
                    <w:right w:val="none" w:sz="0" w:space="0" w:color="auto"/>
                  </w:divBdr>
                </w:div>
                <w:div w:id="1512068852">
                  <w:marLeft w:val="640"/>
                  <w:marRight w:val="0"/>
                  <w:marTop w:val="0"/>
                  <w:marBottom w:val="0"/>
                  <w:divBdr>
                    <w:top w:val="none" w:sz="0" w:space="0" w:color="auto"/>
                    <w:left w:val="none" w:sz="0" w:space="0" w:color="auto"/>
                    <w:bottom w:val="none" w:sz="0" w:space="0" w:color="auto"/>
                    <w:right w:val="none" w:sz="0" w:space="0" w:color="auto"/>
                  </w:divBdr>
                </w:div>
                <w:div w:id="1622493691">
                  <w:marLeft w:val="640"/>
                  <w:marRight w:val="0"/>
                  <w:marTop w:val="0"/>
                  <w:marBottom w:val="0"/>
                  <w:divBdr>
                    <w:top w:val="none" w:sz="0" w:space="0" w:color="auto"/>
                    <w:left w:val="none" w:sz="0" w:space="0" w:color="auto"/>
                    <w:bottom w:val="none" w:sz="0" w:space="0" w:color="auto"/>
                    <w:right w:val="none" w:sz="0" w:space="0" w:color="auto"/>
                  </w:divBdr>
                </w:div>
                <w:div w:id="1673677335">
                  <w:marLeft w:val="640"/>
                  <w:marRight w:val="0"/>
                  <w:marTop w:val="0"/>
                  <w:marBottom w:val="0"/>
                  <w:divBdr>
                    <w:top w:val="none" w:sz="0" w:space="0" w:color="auto"/>
                    <w:left w:val="none" w:sz="0" w:space="0" w:color="auto"/>
                    <w:bottom w:val="none" w:sz="0" w:space="0" w:color="auto"/>
                    <w:right w:val="none" w:sz="0" w:space="0" w:color="auto"/>
                  </w:divBdr>
                </w:div>
                <w:div w:id="1708289285">
                  <w:marLeft w:val="640"/>
                  <w:marRight w:val="0"/>
                  <w:marTop w:val="0"/>
                  <w:marBottom w:val="0"/>
                  <w:divBdr>
                    <w:top w:val="none" w:sz="0" w:space="0" w:color="auto"/>
                    <w:left w:val="none" w:sz="0" w:space="0" w:color="auto"/>
                    <w:bottom w:val="none" w:sz="0" w:space="0" w:color="auto"/>
                    <w:right w:val="none" w:sz="0" w:space="0" w:color="auto"/>
                  </w:divBdr>
                </w:div>
                <w:div w:id="1733885967">
                  <w:marLeft w:val="640"/>
                  <w:marRight w:val="0"/>
                  <w:marTop w:val="0"/>
                  <w:marBottom w:val="0"/>
                  <w:divBdr>
                    <w:top w:val="none" w:sz="0" w:space="0" w:color="auto"/>
                    <w:left w:val="none" w:sz="0" w:space="0" w:color="auto"/>
                    <w:bottom w:val="none" w:sz="0" w:space="0" w:color="auto"/>
                    <w:right w:val="none" w:sz="0" w:space="0" w:color="auto"/>
                  </w:divBdr>
                </w:div>
                <w:div w:id="1746612228">
                  <w:marLeft w:val="640"/>
                  <w:marRight w:val="0"/>
                  <w:marTop w:val="0"/>
                  <w:marBottom w:val="0"/>
                  <w:divBdr>
                    <w:top w:val="none" w:sz="0" w:space="0" w:color="auto"/>
                    <w:left w:val="none" w:sz="0" w:space="0" w:color="auto"/>
                    <w:bottom w:val="none" w:sz="0" w:space="0" w:color="auto"/>
                    <w:right w:val="none" w:sz="0" w:space="0" w:color="auto"/>
                  </w:divBdr>
                </w:div>
                <w:div w:id="1752653679">
                  <w:marLeft w:val="640"/>
                  <w:marRight w:val="0"/>
                  <w:marTop w:val="0"/>
                  <w:marBottom w:val="0"/>
                  <w:divBdr>
                    <w:top w:val="none" w:sz="0" w:space="0" w:color="auto"/>
                    <w:left w:val="none" w:sz="0" w:space="0" w:color="auto"/>
                    <w:bottom w:val="none" w:sz="0" w:space="0" w:color="auto"/>
                    <w:right w:val="none" w:sz="0" w:space="0" w:color="auto"/>
                  </w:divBdr>
                </w:div>
                <w:div w:id="1849709931">
                  <w:marLeft w:val="640"/>
                  <w:marRight w:val="0"/>
                  <w:marTop w:val="0"/>
                  <w:marBottom w:val="0"/>
                  <w:divBdr>
                    <w:top w:val="none" w:sz="0" w:space="0" w:color="auto"/>
                    <w:left w:val="none" w:sz="0" w:space="0" w:color="auto"/>
                    <w:bottom w:val="none" w:sz="0" w:space="0" w:color="auto"/>
                    <w:right w:val="none" w:sz="0" w:space="0" w:color="auto"/>
                  </w:divBdr>
                </w:div>
                <w:div w:id="1976640227">
                  <w:marLeft w:val="640"/>
                  <w:marRight w:val="0"/>
                  <w:marTop w:val="0"/>
                  <w:marBottom w:val="0"/>
                  <w:divBdr>
                    <w:top w:val="none" w:sz="0" w:space="0" w:color="auto"/>
                    <w:left w:val="none" w:sz="0" w:space="0" w:color="auto"/>
                    <w:bottom w:val="none" w:sz="0" w:space="0" w:color="auto"/>
                    <w:right w:val="none" w:sz="0" w:space="0" w:color="auto"/>
                  </w:divBdr>
                </w:div>
                <w:div w:id="2047438200">
                  <w:marLeft w:val="640"/>
                  <w:marRight w:val="0"/>
                  <w:marTop w:val="0"/>
                  <w:marBottom w:val="0"/>
                  <w:divBdr>
                    <w:top w:val="none" w:sz="0" w:space="0" w:color="auto"/>
                    <w:left w:val="none" w:sz="0" w:space="0" w:color="auto"/>
                    <w:bottom w:val="none" w:sz="0" w:space="0" w:color="auto"/>
                    <w:right w:val="none" w:sz="0" w:space="0" w:color="auto"/>
                  </w:divBdr>
                </w:div>
                <w:div w:id="2074695237">
                  <w:marLeft w:val="640"/>
                  <w:marRight w:val="0"/>
                  <w:marTop w:val="0"/>
                  <w:marBottom w:val="0"/>
                  <w:divBdr>
                    <w:top w:val="none" w:sz="0" w:space="0" w:color="auto"/>
                    <w:left w:val="none" w:sz="0" w:space="0" w:color="auto"/>
                    <w:bottom w:val="none" w:sz="0" w:space="0" w:color="auto"/>
                    <w:right w:val="none" w:sz="0" w:space="0" w:color="auto"/>
                  </w:divBdr>
                </w:div>
                <w:div w:id="2084987412">
                  <w:marLeft w:val="640"/>
                  <w:marRight w:val="0"/>
                  <w:marTop w:val="0"/>
                  <w:marBottom w:val="0"/>
                  <w:divBdr>
                    <w:top w:val="none" w:sz="0" w:space="0" w:color="auto"/>
                    <w:left w:val="none" w:sz="0" w:space="0" w:color="auto"/>
                    <w:bottom w:val="none" w:sz="0" w:space="0" w:color="auto"/>
                    <w:right w:val="none" w:sz="0" w:space="0" w:color="auto"/>
                  </w:divBdr>
                </w:div>
                <w:div w:id="2088066169">
                  <w:marLeft w:val="640"/>
                  <w:marRight w:val="0"/>
                  <w:marTop w:val="0"/>
                  <w:marBottom w:val="0"/>
                  <w:divBdr>
                    <w:top w:val="none" w:sz="0" w:space="0" w:color="auto"/>
                    <w:left w:val="none" w:sz="0" w:space="0" w:color="auto"/>
                    <w:bottom w:val="none" w:sz="0" w:space="0" w:color="auto"/>
                    <w:right w:val="none" w:sz="0" w:space="0" w:color="auto"/>
                  </w:divBdr>
                </w:div>
                <w:div w:id="2105760717">
                  <w:marLeft w:val="640"/>
                  <w:marRight w:val="0"/>
                  <w:marTop w:val="0"/>
                  <w:marBottom w:val="0"/>
                  <w:divBdr>
                    <w:top w:val="none" w:sz="0" w:space="0" w:color="auto"/>
                    <w:left w:val="none" w:sz="0" w:space="0" w:color="auto"/>
                    <w:bottom w:val="none" w:sz="0" w:space="0" w:color="auto"/>
                    <w:right w:val="none" w:sz="0" w:space="0" w:color="auto"/>
                  </w:divBdr>
                </w:div>
                <w:div w:id="2109422593">
                  <w:marLeft w:val="640"/>
                  <w:marRight w:val="0"/>
                  <w:marTop w:val="0"/>
                  <w:marBottom w:val="0"/>
                  <w:divBdr>
                    <w:top w:val="none" w:sz="0" w:space="0" w:color="auto"/>
                    <w:left w:val="none" w:sz="0" w:space="0" w:color="auto"/>
                    <w:bottom w:val="none" w:sz="0" w:space="0" w:color="auto"/>
                    <w:right w:val="none" w:sz="0" w:space="0" w:color="auto"/>
                  </w:divBdr>
                </w:div>
                <w:div w:id="2115899249">
                  <w:marLeft w:val="640"/>
                  <w:marRight w:val="0"/>
                  <w:marTop w:val="0"/>
                  <w:marBottom w:val="0"/>
                  <w:divBdr>
                    <w:top w:val="none" w:sz="0" w:space="0" w:color="auto"/>
                    <w:left w:val="none" w:sz="0" w:space="0" w:color="auto"/>
                    <w:bottom w:val="none" w:sz="0" w:space="0" w:color="auto"/>
                    <w:right w:val="none" w:sz="0" w:space="0" w:color="auto"/>
                  </w:divBdr>
                </w:div>
              </w:divsChild>
            </w:div>
            <w:div w:id="1390956388">
              <w:marLeft w:val="0"/>
              <w:marRight w:val="0"/>
              <w:marTop w:val="0"/>
              <w:marBottom w:val="0"/>
              <w:divBdr>
                <w:top w:val="none" w:sz="0" w:space="0" w:color="auto"/>
                <w:left w:val="none" w:sz="0" w:space="0" w:color="auto"/>
                <w:bottom w:val="none" w:sz="0" w:space="0" w:color="auto"/>
                <w:right w:val="none" w:sz="0" w:space="0" w:color="auto"/>
              </w:divBdr>
              <w:divsChild>
                <w:div w:id="61102506">
                  <w:marLeft w:val="640"/>
                  <w:marRight w:val="0"/>
                  <w:marTop w:val="0"/>
                  <w:marBottom w:val="0"/>
                  <w:divBdr>
                    <w:top w:val="none" w:sz="0" w:space="0" w:color="auto"/>
                    <w:left w:val="none" w:sz="0" w:space="0" w:color="auto"/>
                    <w:bottom w:val="none" w:sz="0" w:space="0" w:color="auto"/>
                    <w:right w:val="none" w:sz="0" w:space="0" w:color="auto"/>
                  </w:divBdr>
                </w:div>
                <w:div w:id="103355015">
                  <w:marLeft w:val="640"/>
                  <w:marRight w:val="0"/>
                  <w:marTop w:val="0"/>
                  <w:marBottom w:val="0"/>
                  <w:divBdr>
                    <w:top w:val="none" w:sz="0" w:space="0" w:color="auto"/>
                    <w:left w:val="none" w:sz="0" w:space="0" w:color="auto"/>
                    <w:bottom w:val="none" w:sz="0" w:space="0" w:color="auto"/>
                    <w:right w:val="none" w:sz="0" w:space="0" w:color="auto"/>
                  </w:divBdr>
                </w:div>
                <w:div w:id="112940443">
                  <w:marLeft w:val="640"/>
                  <w:marRight w:val="0"/>
                  <w:marTop w:val="0"/>
                  <w:marBottom w:val="0"/>
                  <w:divBdr>
                    <w:top w:val="none" w:sz="0" w:space="0" w:color="auto"/>
                    <w:left w:val="none" w:sz="0" w:space="0" w:color="auto"/>
                    <w:bottom w:val="none" w:sz="0" w:space="0" w:color="auto"/>
                    <w:right w:val="none" w:sz="0" w:space="0" w:color="auto"/>
                  </w:divBdr>
                </w:div>
                <w:div w:id="135227492">
                  <w:marLeft w:val="640"/>
                  <w:marRight w:val="0"/>
                  <w:marTop w:val="0"/>
                  <w:marBottom w:val="0"/>
                  <w:divBdr>
                    <w:top w:val="none" w:sz="0" w:space="0" w:color="auto"/>
                    <w:left w:val="none" w:sz="0" w:space="0" w:color="auto"/>
                    <w:bottom w:val="none" w:sz="0" w:space="0" w:color="auto"/>
                    <w:right w:val="none" w:sz="0" w:space="0" w:color="auto"/>
                  </w:divBdr>
                </w:div>
                <w:div w:id="156311345">
                  <w:marLeft w:val="640"/>
                  <w:marRight w:val="0"/>
                  <w:marTop w:val="0"/>
                  <w:marBottom w:val="0"/>
                  <w:divBdr>
                    <w:top w:val="none" w:sz="0" w:space="0" w:color="auto"/>
                    <w:left w:val="none" w:sz="0" w:space="0" w:color="auto"/>
                    <w:bottom w:val="none" w:sz="0" w:space="0" w:color="auto"/>
                    <w:right w:val="none" w:sz="0" w:space="0" w:color="auto"/>
                  </w:divBdr>
                </w:div>
                <w:div w:id="177547652">
                  <w:marLeft w:val="640"/>
                  <w:marRight w:val="0"/>
                  <w:marTop w:val="0"/>
                  <w:marBottom w:val="0"/>
                  <w:divBdr>
                    <w:top w:val="none" w:sz="0" w:space="0" w:color="auto"/>
                    <w:left w:val="none" w:sz="0" w:space="0" w:color="auto"/>
                    <w:bottom w:val="none" w:sz="0" w:space="0" w:color="auto"/>
                    <w:right w:val="none" w:sz="0" w:space="0" w:color="auto"/>
                  </w:divBdr>
                </w:div>
                <w:div w:id="181285297">
                  <w:marLeft w:val="640"/>
                  <w:marRight w:val="0"/>
                  <w:marTop w:val="0"/>
                  <w:marBottom w:val="0"/>
                  <w:divBdr>
                    <w:top w:val="none" w:sz="0" w:space="0" w:color="auto"/>
                    <w:left w:val="none" w:sz="0" w:space="0" w:color="auto"/>
                    <w:bottom w:val="none" w:sz="0" w:space="0" w:color="auto"/>
                    <w:right w:val="none" w:sz="0" w:space="0" w:color="auto"/>
                  </w:divBdr>
                </w:div>
                <w:div w:id="210768759">
                  <w:marLeft w:val="640"/>
                  <w:marRight w:val="0"/>
                  <w:marTop w:val="0"/>
                  <w:marBottom w:val="0"/>
                  <w:divBdr>
                    <w:top w:val="none" w:sz="0" w:space="0" w:color="auto"/>
                    <w:left w:val="none" w:sz="0" w:space="0" w:color="auto"/>
                    <w:bottom w:val="none" w:sz="0" w:space="0" w:color="auto"/>
                    <w:right w:val="none" w:sz="0" w:space="0" w:color="auto"/>
                  </w:divBdr>
                </w:div>
                <w:div w:id="234432945">
                  <w:marLeft w:val="640"/>
                  <w:marRight w:val="0"/>
                  <w:marTop w:val="0"/>
                  <w:marBottom w:val="0"/>
                  <w:divBdr>
                    <w:top w:val="none" w:sz="0" w:space="0" w:color="auto"/>
                    <w:left w:val="none" w:sz="0" w:space="0" w:color="auto"/>
                    <w:bottom w:val="none" w:sz="0" w:space="0" w:color="auto"/>
                    <w:right w:val="none" w:sz="0" w:space="0" w:color="auto"/>
                  </w:divBdr>
                </w:div>
                <w:div w:id="247156434">
                  <w:marLeft w:val="640"/>
                  <w:marRight w:val="0"/>
                  <w:marTop w:val="0"/>
                  <w:marBottom w:val="0"/>
                  <w:divBdr>
                    <w:top w:val="none" w:sz="0" w:space="0" w:color="auto"/>
                    <w:left w:val="none" w:sz="0" w:space="0" w:color="auto"/>
                    <w:bottom w:val="none" w:sz="0" w:space="0" w:color="auto"/>
                    <w:right w:val="none" w:sz="0" w:space="0" w:color="auto"/>
                  </w:divBdr>
                </w:div>
                <w:div w:id="294680059">
                  <w:marLeft w:val="640"/>
                  <w:marRight w:val="0"/>
                  <w:marTop w:val="0"/>
                  <w:marBottom w:val="0"/>
                  <w:divBdr>
                    <w:top w:val="none" w:sz="0" w:space="0" w:color="auto"/>
                    <w:left w:val="none" w:sz="0" w:space="0" w:color="auto"/>
                    <w:bottom w:val="none" w:sz="0" w:space="0" w:color="auto"/>
                    <w:right w:val="none" w:sz="0" w:space="0" w:color="auto"/>
                  </w:divBdr>
                </w:div>
                <w:div w:id="307326293">
                  <w:marLeft w:val="640"/>
                  <w:marRight w:val="0"/>
                  <w:marTop w:val="0"/>
                  <w:marBottom w:val="0"/>
                  <w:divBdr>
                    <w:top w:val="none" w:sz="0" w:space="0" w:color="auto"/>
                    <w:left w:val="none" w:sz="0" w:space="0" w:color="auto"/>
                    <w:bottom w:val="none" w:sz="0" w:space="0" w:color="auto"/>
                    <w:right w:val="none" w:sz="0" w:space="0" w:color="auto"/>
                  </w:divBdr>
                </w:div>
                <w:div w:id="358433729">
                  <w:marLeft w:val="640"/>
                  <w:marRight w:val="0"/>
                  <w:marTop w:val="0"/>
                  <w:marBottom w:val="0"/>
                  <w:divBdr>
                    <w:top w:val="none" w:sz="0" w:space="0" w:color="auto"/>
                    <w:left w:val="none" w:sz="0" w:space="0" w:color="auto"/>
                    <w:bottom w:val="none" w:sz="0" w:space="0" w:color="auto"/>
                    <w:right w:val="none" w:sz="0" w:space="0" w:color="auto"/>
                  </w:divBdr>
                </w:div>
                <w:div w:id="376590682">
                  <w:marLeft w:val="640"/>
                  <w:marRight w:val="0"/>
                  <w:marTop w:val="0"/>
                  <w:marBottom w:val="0"/>
                  <w:divBdr>
                    <w:top w:val="none" w:sz="0" w:space="0" w:color="auto"/>
                    <w:left w:val="none" w:sz="0" w:space="0" w:color="auto"/>
                    <w:bottom w:val="none" w:sz="0" w:space="0" w:color="auto"/>
                    <w:right w:val="none" w:sz="0" w:space="0" w:color="auto"/>
                  </w:divBdr>
                </w:div>
                <w:div w:id="407189607">
                  <w:marLeft w:val="640"/>
                  <w:marRight w:val="0"/>
                  <w:marTop w:val="0"/>
                  <w:marBottom w:val="0"/>
                  <w:divBdr>
                    <w:top w:val="none" w:sz="0" w:space="0" w:color="auto"/>
                    <w:left w:val="none" w:sz="0" w:space="0" w:color="auto"/>
                    <w:bottom w:val="none" w:sz="0" w:space="0" w:color="auto"/>
                    <w:right w:val="none" w:sz="0" w:space="0" w:color="auto"/>
                  </w:divBdr>
                </w:div>
                <w:div w:id="435255121">
                  <w:marLeft w:val="640"/>
                  <w:marRight w:val="0"/>
                  <w:marTop w:val="0"/>
                  <w:marBottom w:val="0"/>
                  <w:divBdr>
                    <w:top w:val="none" w:sz="0" w:space="0" w:color="auto"/>
                    <w:left w:val="none" w:sz="0" w:space="0" w:color="auto"/>
                    <w:bottom w:val="none" w:sz="0" w:space="0" w:color="auto"/>
                    <w:right w:val="none" w:sz="0" w:space="0" w:color="auto"/>
                  </w:divBdr>
                </w:div>
                <w:div w:id="438916110">
                  <w:marLeft w:val="640"/>
                  <w:marRight w:val="0"/>
                  <w:marTop w:val="0"/>
                  <w:marBottom w:val="0"/>
                  <w:divBdr>
                    <w:top w:val="none" w:sz="0" w:space="0" w:color="auto"/>
                    <w:left w:val="none" w:sz="0" w:space="0" w:color="auto"/>
                    <w:bottom w:val="none" w:sz="0" w:space="0" w:color="auto"/>
                    <w:right w:val="none" w:sz="0" w:space="0" w:color="auto"/>
                  </w:divBdr>
                </w:div>
                <w:div w:id="493683787">
                  <w:marLeft w:val="640"/>
                  <w:marRight w:val="0"/>
                  <w:marTop w:val="0"/>
                  <w:marBottom w:val="0"/>
                  <w:divBdr>
                    <w:top w:val="none" w:sz="0" w:space="0" w:color="auto"/>
                    <w:left w:val="none" w:sz="0" w:space="0" w:color="auto"/>
                    <w:bottom w:val="none" w:sz="0" w:space="0" w:color="auto"/>
                    <w:right w:val="none" w:sz="0" w:space="0" w:color="auto"/>
                  </w:divBdr>
                </w:div>
                <w:div w:id="563413031">
                  <w:marLeft w:val="640"/>
                  <w:marRight w:val="0"/>
                  <w:marTop w:val="0"/>
                  <w:marBottom w:val="0"/>
                  <w:divBdr>
                    <w:top w:val="none" w:sz="0" w:space="0" w:color="auto"/>
                    <w:left w:val="none" w:sz="0" w:space="0" w:color="auto"/>
                    <w:bottom w:val="none" w:sz="0" w:space="0" w:color="auto"/>
                    <w:right w:val="none" w:sz="0" w:space="0" w:color="auto"/>
                  </w:divBdr>
                </w:div>
                <w:div w:id="594703900">
                  <w:marLeft w:val="640"/>
                  <w:marRight w:val="0"/>
                  <w:marTop w:val="0"/>
                  <w:marBottom w:val="0"/>
                  <w:divBdr>
                    <w:top w:val="none" w:sz="0" w:space="0" w:color="auto"/>
                    <w:left w:val="none" w:sz="0" w:space="0" w:color="auto"/>
                    <w:bottom w:val="none" w:sz="0" w:space="0" w:color="auto"/>
                    <w:right w:val="none" w:sz="0" w:space="0" w:color="auto"/>
                  </w:divBdr>
                </w:div>
                <w:div w:id="669410175">
                  <w:marLeft w:val="640"/>
                  <w:marRight w:val="0"/>
                  <w:marTop w:val="0"/>
                  <w:marBottom w:val="0"/>
                  <w:divBdr>
                    <w:top w:val="none" w:sz="0" w:space="0" w:color="auto"/>
                    <w:left w:val="none" w:sz="0" w:space="0" w:color="auto"/>
                    <w:bottom w:val="none" w:sz="0" w:space="0" w:color="auto"/>
                    <w:right w:val="none" w:sz="0" w:space="0" w:color="auto"/>
                  </w:divBdr>
                </w:div>
                <w:div w:id="679312363">
                  <w:marLeft w:val="640"/>
                  <w:marRight w:val="0"/>
                  <w:marTop w:val="0"/>
                  <w:marBottom w:val="0"/>
                  <w:divBdr>
                    <w:top w:val="none" w:sz="0" w:space="0" w:color="auto"/>
                    <w:left w:val="none" w:sz="0" w:space="0" w:color="auto"/>
                    <w:bottom w:val="none" w:sz="0" w:space="0" w:color="auto"/>
                    <w:right w:val="none" w:sz="0" w:space="0" w:color="auto"/>
                  </w:divBdr>
                </w:div>
                <w:div w:id="705715919">
                  <w:marLeft w:val="640"/>
                  <w:marRight w:val="0"/>
                  <w:marTop w:val="0"/>
                  <w:marBottom w:val="0"/>
                  <w:divBdr>
                    <w:top w:val="none" w:sz="0" w:space="0" w:color="auto"/>
                    <w:left w:val="none" w:sz="0" w:space="0" w:color="auto"/>
                    <w:bottom w:val="none" w:sz="0" w:space="0" w:color="auto"/>
                    <w:right w:val="none" w:sz="0" w:space="0" w:color="auto"/>
                  </w:divBdr>
                </w:div>
                <w:div w:id="709495313">
                  <w:marLeft w:val="640"/>
                  <w:marRight w:val="0"/>
                  <w:marTop w:val="0"/>
                  <w:marBottom w:val="0"/>
                  <w:divBdr>
                    <w:top w:val="none" w:sz="0" w:space="0" w:color="auto"/>
                    <w:left w:val="none" w:sz="0" w:space="0" w:color="auto"/>
                    <w:bottom w:val="none" w:sz="0" w:space="0" w:color="auto"/>
                    <w:right w:val="none" w:sz="0" w:space="0" w:color="auto"/>
                  </w:divBdr>
                </w:div>
                <w:div w:id="730423028">
                  <w:marLeft w:val="640"/>
                  <w:marRight w:val="0"/>
                  <w:marTop w:val="0"/>
                  <w:marBottom w:val="0"/>
                  <w:divBdr>
                    <w:top w:val="none" w:sz="0" w:space="0" w:color="auto"/>
                    <w:left w:val="none" w:sz="0" w:space="0" w:color="auto"/>
                    <w:bottom w:val="none" w:sz="0" w:space="0" w:color="auto"/>
                    <w:right w:val="none" w:sz="0" w:space="0" w:color="auto"/>
                  </w:divBdr>
                </w:div>
                <w:div w:id="761218562">
                  <w:marLeft w:val="640"/>
                  <w:marRight w:val="0"/>
                  <w:marTop w:val="0"/>
                  <w:marBottom w:val="0"/>
                  <w:divBdr>
                    <w:top w:val="none" w:sz="0" w:space="0" w:color="auto"/>
                    <w:left w:val="none" w:sz="0" w:space="0" w:color="auto"/>
                    <w:bottom w:val="none" w:sz="0" w:space="0" w:color="auto"/>
                    <w:right w:val="none" w:sz="0" w:space="0" w:color="auto"/>
                  </w:divBdr>
                </w:div>
                <w:div w:id="764767066">
                  <w:marLeft w:val="640"/>
                  <w:marRight w:val="0"/>
                  <w:marTop w:val="0"/>
                  <w:marBottom w:val="0"/>
                  <w:divBdr>
                    <w:top w:val="none" w:sz="0" w:space="0" w:color="auto"/>
                    <w:left w:val="none" w:sz="0" w:space="0" w:color="auto"/>
                    <w:bottom w:val="none" w:sz="0" w:space="0" w:color="auto"/>
                    <w:right w:val="none" w:sz="0" w:space="0" w:color="auto"/>
                  </w:divBdr>
                </w:div>
                <w:div w:id="793258692">
                  <w:marLeft w:val="640"/>
                  <w:marRight w:val="0"/>
                  <w:marTop w:val="0"/>
                  <w:marBottom w:val="0"/>
                  <w:divBdr>
                    <w:top w:val="none" w:sz="0" w:space="0" w:color="auto"/>
                    <w:left w:val="none" w:sz="0" w:space="0" w:color="auto"/>
                    <w:bottom w:val="none" w:sz="0" w:space="0" w:color="auto"/>
                    <w:right w:val="none" w:sz="0" w:space="0" w:color="auto"/>
                  </w:divBdr>
                </w:div>
                <w:div w:id="847913264">
                  <w:marLeft w:val="640"/>
                  <w:marRight w:val="0"/>
                  <w:marTop w:val="0"/>
                  <w:marBottom w:val="0"/>
                  <w:divBdr>
                    <w:top w:val="none" w:sz="0" w:space="0" w:color="auto"/>
                    <w:left w:val="none" w:sz="0" w:space="0" w:color="auto"/>
                    <w:bottom w:val="none" w:sz="0" w:space="0" w:color="auto"/>
                    <w:right w:val="none" w:sz="0" w:space="0" w:color="auto"/>
                  </w:divBdr>
                </w:div>
                <w:div w:id="871118198">
                  <w:marLeft w:val="640"/>
                  <w:marRight w:val="0"/>
                  <w:marTop w:val="0"/>
                  <w:marBottom w:val="0"/>
                  <w:divBdr>
                    <w:top w:val="none" w:sz="0" w:space="0" w:color="auto"/>
                    <w:left w:val="none" w:sz="0" w:space="0" w:color="auto"/>
                    <w:bottom w:val="none" w:sz="0" w:space="0" w:color="auto"/>
                    <w:right w:val="none" w:sz="0" w:space="0" w:color="auto"/>
                  </w:divBdr>
                </w:div>
                <w:div w:id="909118230">
                  <w:marLeft w:val="640"/>
                  <w:marRight w:val="0"/>
                  <w:marTop w:val="0"/>
                  <w:marBottom w:val="0"/>
                  <w:divBdr>
                    <w:top w:val="none" w:sz="0" w:space="0" w:color="auto"/>
                    <w:left w:val="none" w:sz="0" w:space="0" w:color="auto"/>
                    <w:bottom w:val="none" w:sz="0" w:space="0" w:color="auto"/>
                    <w:right w:val="none" w:sz="0" w:space="0" w:color="auto"/>
                  </w:divBdr>
                </w:div>
                <w:div w:id="920338332">
                  <w:marLeft w:val="640"/>
                  <w:marRight w:val="0"/>
                  <w:marTop w:val="0"/>
                  <w:marBottom w:val="0"/>
                  <w:divBdr>
                    <w:top w:val="none" w:sz="0" w:space="0" w:color="auto"/>
                    <w:left w:val="none" w:sz="0" w:space="0" w:color="auto"/>
                    <w:bottom w:val="none" w:sz="0" w:space="0" w:color="auto"/>
                    <w:right w:val="none" w:sz="0" w:space="0" w:color="auto"/>
                  </w:divBdr>
                </w:div>
                <w:div w:id="938417295">
                  <w:marLeft w:val="640"/>
                  <w:marRight w:val="0"/>
                  <w:marTop w:val="0"/>
                  <w:marBottom w:val="0"/>
                  <w:divBdr>
                    <w:top w:val="none" w:sz="0" w:space="0" w:color="auto"/>
                    <w:left w:val="none" w:sz="0" w:space="0" w:color="auto"/>
                    <w:bottom w:val="none" w:sz="0" w:space="0" w:color="auto"/>
                    <w:right w:val="none" w:sz="0" w:space="0" w:color="auto"/>
                  </w:divBdr>
                </w:div>
                <w:div w:id="941182281">
                  <w:marLeft w:val="640"/>
                  <w:marRight w:val="0"/>
                  <w:marTop w:val="0"/>
                  <w:marBottom w:val="0"/>
                  <w:divBdr>
                    <w:top w:val="none" w:sz="0" w:space="0" w:color="auto"/>
                    <w:left w:val="none" w:sz="0" w:space="0" w:color="auto"/>
                    <w:bottom w:val="none" w:sz="0" w:space="0" w:color="auto"/>
                    <w:right w:val="none" w:sz="0" w:space="0" w:color="auto"/>
                  </w:divBdr>
                </w:div>
                <w:div w:id="948657413">
                  <w:marLeft w:val="640"/>
                  <w:marRight w:val="0"/>
                  <w:marTop w:val="0"/>
                  <w:marBottom w:val="0"/>
                  <w:divBdr>
                    <w:top w:val="none" w:sz="0" w:space="0" w:color="auto"/>
                    <w:left w:val="none" w:sz="0" w:space="0" w:color="auto"/>
                    <w:bottom w:val="none" w:sz="0" w:space="0" w:color="auto"/>
                    <w:right w:val="none" w:sz="0" w:space="0" w:color="auto"/>
                  </w:divBdr>
                </w:div>
                <w:div w:id="949050502">
                  <w:marLeft w:val="640"/>
                  <w:marRight w:val="0"/>
                  <w:marTop w:val="0"/>
                  <w:marBottom w:val="0"/>
                  <w:divBdr>
                    <w:top w:val="none" w:sz="0" w:space="0" w:color="auto"/>
                    <w:left w:val="none" w:sz="0" w:space="0" w:color="auto"/>
                    <w:bottom w:val="none" w:sz="0" w:space="0" w:color="auto"/>
                    <w:right w:val="none" w:sz="0" w:space="0" w:color="auto"/>
                  </w:divBdr>
                </w:div>
                <w:div w:id="988509866">
                  <w:marLeft w:val="640"/>
                  <w:marRight w:val="0"/>
                  <w:marTop w:val="0"/>
                  <w:marBottom w:val="0"/>
                  <w:divBdr>
                    <w:top w:val="none" w:sz="0" w:space="0" w:color="auto"/>
                    <w:left w:val="none" w:sz="0" w:space="0" w:color="auto"/>
                    <w:bottom w:val="none" w:sz="0" w:space="0" w:color="auto"/>
                    <w:right w:val="none" w:sz="0" w:space="0" w:color="auto"/>
                  </w:divBdr>
                </w:div>
                <w:div w:id="995961584">
                  <w:marLeft w:val="640"/>
                  <w:marRight w:val="0"/>
                  <w:marTop w:val="0"/>
                  <w:marBottom w:val="0"/>
                  <w:divBdr>
                    <w:top w:val="none" w:sz="0" w:space="0" w:color="auto"/>
                    <w:left w:val="none" w:sz="0" w:space="0" w:color="auto"/>
                    <w:bottom w:val="none" w:sz="0" w:space="0" w:color="auto"/>
                    <w:right w:val="none" w:sz="0" w:space="0" w:color="auto"/>
                  </w:divBdr>
                </w:div>
                <w:div w:id="1099905980">
                  <w:marLeft w:val="640"/>
                  <w:marRight w:val="0"/>
                  <w:marTop w:val="0"/>
                  <w:marBottom w:val="0"/>
                  <w:divBdr>
                    <w:top w:val="none" w:sz="0" w:space="0" w:color="auto"/>
                    <w:left w:val="none" w:sz="0" w:space="0" w:color="auto"/>
                    <w:bottom w:val="none" w:sz="0" w:space="0" w:color="auto"/>
                    <w:right w:val="none" w:sz="0" w:space="0" w:color="auto"/>
                  </w:divBdr>
                </w:div>
                <w:div w:id="1113866837">
                  <w:marLeft w:val="640"/>
                  <w:marRight w:val="0"/>
                  <w:marTop w:val="0"/>
                  <w:marBottom w:val="0"/>
                  <w:divBdr>
                    <w:top w:val="none" w:sz="0" w:space="0" w:color="auto"/>
                    <w:left w:val="none" w:sz="0" w:space="0" w:color="auto"/>
                    <w:bottom w:val="none" w:sz="0" w:space="0" w:color="auto"/>
                    <w:right w:val="none" w:sz="0" w:space="0" w:color="auto"/>
                  </w:divBdr>
                </w:div>
                <w:div w:id="1162549367">
                  <w:marLeft w:val="640"/>
                  <w:marRight w:val="0"/>
                  <w:marTop w:val="0"/>
                  <w:marBottom w:val="0"/>
                  <w:divBdr>
                    <w:top w:val="none" w:sz="0" w:space="0" w:color="auto"/>
                    <w:left w:val="none" w:sz="0" w:space="0" w:color="auto"/>
                    <w:bottom w:val="none" w:sz="0" w:space="0" w:color="auto"/>
                    <w:right w:val="none" w:sz="0" w:space="0" w:color="auto"/>
                  </w:divBdr>
                </w:div>
                <w:div w:id="1173301238">
                  <w:marLeft w:val="640"/>
                  <w:marRight w:val="0"/>
                  <w:marTop w:val="0"/>
                  <w:marBottom w:val="0"/>
                  <w:divBdr>
                    <w:top w:val="none" w:sz="0" w:space="0" w:color="auto"/>
                    <w:left w:val="none" w:sz="0" w:space="0" w:color="auto"/>
                    <w:bottom w:val="none" w:sz="0" w:space="0" w:color="auto"/>
                    <w:right w:val="none" w:sz="0" w:space="0" w:color="auto"/>
                  </w:divBdr>
                </w:div>
                <w:div w:id="1182663098">
                  <w:marLeft w:val="640"/>
                  <w:marRight w:val="0"/>
                  <w:marTop w:val="0"/>
                  <w:marBottom w:val="0"/>
                  <w:divBdr>
                    <w:top w:val="none" w:sz="0" w:space="0" w:color="auto"/>
                    <w:left w:val="none" w:sz="0" w:space="0" w:color="auto"/>
                    <w:bottom w:val="none" w:sz="0" w:space="0" w:color="auto"/>
                    <w:right w:val="none" w:sz="0" w:space="0" w:color="auto"/>
                  </w:divBdr>
                </w:div>
                <w:div w:id="1196574079">
                  <w:marLeft w:val="640"/>
                  <w:marRight w:val="0"/>
                  <w:marTop w:val="0"/>
                  <w:marBottom w:val="0"/>
                  <w:divBdr>
                    <w:top w:val="none" w:sz="0" w:space="0" w:color="auto"/>
                    <w:left w:val="none" w:sz="0" w:space="0" w:color="auto"/>
                    <w:bottom w:val="none" w:sz="0" w:space="0" w:color="auto"/>
                    <w:right w:val="none" w:sz="0" w:space="0" w:color="auto"/>
                  </w:divBdr>
                </w:div>
                <w:div w:id="1256590683">
                  <w:marLeft w:val="640"/>
                  <w:marRight w:val="0"/>
                  <w:marTop w:val="0"/>
                  <w:marBottom w:val="0"/>
                  <w:divBdr>
                    <w:top w:val="none" w:sz="0" w:space="0" w:color="auto"/>
                    <w:left w:val="none" w:sz="0" w:space="0" w:color="auto"/>
                    <w:bottom w:val="none" w:sz="0" w:space="0" w:color="auto"/>
                    <w:right w:val="none" w:sz="0" w:space="0" w:color="auto"/>
                  </w:divBdr>
                </w:div>
                <w:div w:id="1340036474">
                  <w:marLeft w:val="640"/>
                  <w:marRight w:val="0"/>
                  <w:marTop w:val="0"/>
                  <w:marBottom w:val="0"/>
                  <w:divBdr>
                    <w:top w:val="none" w:sz="0" w:space="0" w:color="auto"/>
                    <w:left w:val="none" w:sz="0" w:space="0" w:color="auto"/>
                    <w:bottom w:val="none" w:sz="0" w:space="0" w:color="auto"/>
                    <w:right w:val="none" w:sz="0" w:space="0" w:color="auto"/>
                  </w:divBdr>
                </w:div>
                <w:div w:id="1372655890">
                  <w:marLeft w:val="640"/>
                  <w:marRight w:val="0"/>
                  <w:marTop w:val="0"/>
                  <w:marBottom w:val="0"/>
                  <w:divBdr>
                    <w:top w:val="none" w:sz="0" w:space="0" w:color="auto"/>
                    <w:left w:val="none" w:sz="0" w:space="0" w:color="auto"/>
                    <w:bottom w:val="none" w:sz="0" w:space="0" w:color="auto"/>
                    <w:right w:val="none" w:sz="0" w:space="0" w:color="auto"/>
                  </w:divBdr>
                </w:div>
                <w:div w:id="1396007076">
                  <w:marLeft w:val="640"/>
                  <w:marRight w:val="0"/>
                  <w:marTop w:val="0"/>
                  <w:marBottom w:val="0"/>
                  <w:divBdr>
                    <w:top w:val="none" w:sz="0" w:space="0" w:color="auto"/>
                    <w:left w:val="none" w:sz="0" w:space="0" w:color="auto"/>
                    <w:bottom w:val="none" w:sz="0" w:space="0" w:color="auto"/>
                    <w:right w:val="none" w:sz="0" w:space="0" w:color="auto"/>
                  </w:divBdr>
                </w:div>
                <w:div w:id="1406413037">
                  <w:marLeft w:val="640"/>
                  <w:marRight w:val="0"/>
                  <w:marTop w:val="0"/>
                  <w:marBottom w:val="0"/>
                  <w:divBdr>
                    <w:top w:val="none" w:sz="0" w:space="0" w:color="auto"/>
                    <w:left w:val="none" w:sz="0" w:space="0" w:color="auto"/>
                    <w:bottom w:val="none" w:sz="0" w:space="0" w:color="auto"/>
                    <w:right w:val="none" w:sz="0" w:space="0" w:color="auto"/>
                  </w:divBdr>
                </w:div>
                <w:div w:id="1431270925">
                  <w:marLeft w:val="640"/>
                  <w:marRight w:val="0"/>
                  <w:marTop w:val="0"/>
                  <w:marBottom w:val="0"/>
                  <w:divBdr>
                    <w:top w:val="none" w:sz="0" w:space="0" w:color="auto"/>
                    <w:left w:val="none" w:sz="0" w:space="0" w:color="auto"/>
                    <w:bottom w:val="none" w:sz="0" w:space="0" w:color="auto"/>
                    <w:right w:val="none" w:sz="0" w:space="0" w:color="auto"/>
                  </w:divBdr>
                </w:div>
                <w:div w:id="1442148777">
                  <w:marLeft w:val="640"/>
                  <w:marRight w:val="0"/>
                  <w:marTop w:val="0"/>
                  <w:marBottom w:val="0"/>
                  <w:divBdr>
                    <w:top w:val="none" w:sz="0" w:space="0" w:color="auto"/>
                    <w:left w:val="none" w:sz="0" w:space="0" w:color="auto"/>
                    <w:bottom w:val="none" w:sz="0" w:space="0" w:color="auto"/>
                    <w:right w:val="none" w:sz="0" w:space="0" w:color="auto"/>
                  </w:divBdr>
                </w:div>
                <w:div w:id="1443066811">
                  <w:marLeft w:val="640"/>
                  <w:marRight w:val="0"/>
                  <w:marTop w:val="0"/>
                  <w:marBottom w:val="0"/>
                  <w:divBdr>
                    <w:top w:val="none" w:sz="0" w:space="0" w:color="auto"/>
                    <w:left w:val="none" w:sz="0" w:space="0" w:color="auto"/>
                    <w:bottom w:val="none" w:sz="0" w:space="0" w:color="auto"/>
                    <w:right w:val="none" w:sz="0" w:space="0" w:color="auto"/>
                  </w:divBdr>
                </w:div>
                <w:div w:id="1451196103">
                  <w:marLeft w:val="640"/>
                  <w:marRight w:val="0"/>
                  <w:marTop w:val="0"/>
                  <w:marBottom w:val="0"/>
                  <w:divBdr>
                    <w:top w:val="none" w:sz="0" w:space="0" w:color="auto"/>
                    <w:left w:val="none" w:sz="0" w:space="0" w:color="auto"/>
                    <w:bottom w:val="none" w:sz="0" w:space="0" w:color="auto"/>
                    <w:right w:val="none" w:sz="0" w:space="0" w:color="auto"/>
                  </w:divBdr>
                </w:div>
                <w:div w:id="1486701947">
                  <w:marLeft w:val="640"/>
                  <w:marRight w:val="0"/>
                  <w:marTop w:val="0"/>
                  <w:marBottom w:val="0"/>
                  <w:divBdr>
                    <w:top w:val="none" w:sz="0" w:space="0" w:color="auto"/>
                    <w:left w:val="none" w:sz="0" w:space="0" w:color="auto"/>
                    <w:bottom w:val="none" w:sz="0" w:space="0" w:color="auto"/>
                    <w:right w:val="none" w:sz="0" w:space="0" w:color="auto"/>
                  </w:divBdr>
                </w:div>
                <w:div w:id="1488129877">
                  <w:marLeft w:val="640"/>
                  <w:marRight w:val="0"/>
                  <w:marTop w:val="0"/>
                  <w:marBottom w:val="0"/>
                  <w:divBdr>
                    <w:top w:val="none" w:sz="0" w:space="0" w:color="auto"/>
                    <w:left w:val="none" w:sz="0" w:space="0" w:color="auto"/>
                    <w:bottom w:val="none" w:sz="0" w:space="0" w:color="auto"/>
                    <w:right w:val="none" w:sz="0" w:space="0" w:color="auto"/>
                  </w:divBdr>
                </w:div>
                <w:div w:id="1501656582">
                  <w:marLeft w:val="640"/>
                  <w:marRight w:val="0"/>
                  <w:marTop w:val="0"/>
                  <w:marBottom w:val="0"/>
                  <w:divBdr>
                    <w:top w:val="none" w:sz="0" w:space="0" w:color="auto"/>
                    <w:left w:val="none" w:sz="0" w:space="0" w:color="auto"/>
                    <w:bottom w:val="none" w:sz="0" w:space="0" w:color="auto"/>
                    <w:right w:val="none" w:sz="0" w:space="0" w:color="auto"/>
                  </w:divBdr>
                </w:div>
                <w:div w:id="1522165318">
                  <w:marLeft w:val="640"/>
                  <w:marRight w:val="0"/>
                  <w:marTop w:val="0"/>
                  <w:marBottom w:val="0"/>
                  <w:divBdr>
                    <w:top w:val="none" w:sz="0" w:space="0" w:color="auto"/>
                    <w:left w:val="none" w:sz="0" w:space="0" w:color="auto"/>
                    <w:bottom w:val="none" w:sz="0" w:space="0" w:color="auto"/>
                    <w:right w:val="none" w:sz="0" w:space="0" w:color="auto"/>
                  </w:divBdr>
                </w:div>
                <w:div w:id="1554854901">
                  <w:marLeft w:val="640"/>
                  <w:marRight w:val="0"/>
                  <w:marTop w:val="0"/>
                  <w:marBottom w:val="0"/>
                  <w:divBdr>
                    <w:top w:val="none" w:sz="0" w:space="0" w:color="auto"/>
                    <w:left w:val="none" w:sz="0" w:space="0" w:color="auto"/>
                    <w:bottom w:val="none" w:sz="0" w:space="0" w:color="auto"/>
                    <w:right w:val="none" w:sz="0" w:space="0" w:color="auto"/>
                  </w:divBdr>
                </w:div>
                <w:div w:id="1598367952">
                  <w:marLeft w:val="640"/>
                  <w:marRight w:val="0"/>
                  <w:marTop w:val="0"/>
                  <w:marBottom w:val="0"/>
                  <w:divBdr>
                    <w:top w:val="none" w:sz="0" w:space="0" w:color="auto"/>
                    <w:left w:val="none" w:sz="0" w:space="0" w:color="auto"/>
                    <w:bottom w:val="none" w:sz="0" w:space="0" w:color="auto"/>
                    <w:right w:val="none" w:sz="0" w:space="0" w:color="auto"/>
                  </w:divBdr>
                </w:div>
                <w:div w:id="1601570233">
                  <w:marLeft w:val="640"/>
                  <w:marRight w:val="0"/>
                  <w:marTop w:val="0"/>
                  <w:marBottom w:val="0"/>
                  <w:divBdr>
                    <w:top w:val="none" w:sz="0" w:space="0" w:color="auto"/>
                    <w:left w:val="none" w:sz="0" w:space="0" w:color="auto"/>
                    <w:bottom w:val="none" w:sz="0" w:space="0" w:color="auto"/>
                    <w:right w:val="none" w:sz="0" w:space="0" w:color="auto"/>
                  </w:divBdr>
                </w:div>
                <w:div w:id="1608191177">
                  <w:marLeft w:val="640"/>
                  <w:marRight w:val="0"/>
                  <w:marTop w:val="0"/>
                  <w:marBottom w:val="0"/>
                  <w:divBdr>
                    <w:top w:val="none" w:sz="0" w:space="0" w:color="auto"/>
                    <w:left w:val="none" w:sz="0" w:space="0" w:color="auto"/>
                    <w:bottom w:val="none" w:sz="0" w:space="0" w:color="auto"/>
                    <w:right w:val="none" w:sz="0" w:space="0" w:color="auto"/>
                  </w:divBdr>
                </w:div>
                <w:div w:id="1642152603">
                  <w:marLeft w:val="640"/>
                  <w:marRight w:val="0"/>
                  <w:marTop w:val="0"/>
                  <w:marBottom w:val="0"/>
                  <w:divBdr>
                    <w:top w:val="none" w:sz="0" w:space="0" w:color="auto"/>
                    <w:left w:val="none" w:sz="0" w:space="0" w:color="auto"/>
                    <w:bottom w:val="none" w:sz="0" w:space="0" w:color="auto"/>
                    <w:right w:val="none" w:sz="0" w:space="0" w:color="auto"/>
                  </w:divBdr>
                </w:div>
                <w:div w:id="1678195537">
                  <w:marLeft w:val="640"/>
                  <w:marRight w:val="0"/>
                  <w:marTop w:val="0"/>
                  <w:marBottom w:val="0"/>
                  <w:divBdr>
                    <w:top w:val="none" w:sz="0" w:space="0" w:color="auto"/>
                    <w:left w:val="none" w:sz="0" w:space="0" w:color="auto"/>
                    <w:bottom w:val="none" w:sz="0" w:space="0" w:color="auto"/>
                    <w:right w:val="none" w:sz="0" w:space="0" w:color="auto"/>
                  </w:divBdr>
                </w:div>
                <w:div w:id="1772361572">
                  <w:marLeft w:val="640"/>
                  <w:marRight w:val="0"/>
                  <w:marTop w:val="0"/>
                  <w:marBottom w:val="0"/>
                  <w:divBdr>
                    <w:top w:val="none" w:sz="0" w:space="0" w:color="auto"/>
                    <w:left w:val="none" w:sz="0" w:space="0" w:color="auto"/>
                    <w:bottom w:val="none" w:sz="0" w:space="0" w:color="auto"/>
                    <w:right w:val="none" w:sz="0" w:space="0" w:color="auto"/>
                  </w:divBdr>
                </w:div>
                <w:div w:id="1849833853">
                  <w:marLeft w:val="640"/>
                  <w:marRight w:val="0"/>
                  <w:marTop w:val="0"/>
                  <w:marBottom w:val="0"/>
                  <w:divBdr>
                    <w:top w:val="none" w:sz="0" w:space="0" w:color="auto"/>
                    <w:left w:val="none" w:sz="0" w:space="0" w:color="auto"/>
                    <w:bottom w:val="none" w:sz="0" w:space="0" w:color="auto"/>
                    <w:right w:val="none" w:sz="0" w:space="0" w:color="auto"/>
                  </w:divBdr>
                </w:div>
                <w:div w:id="1870795651">
                  <w:marLeft w:val="640"/>
                  <w:marRight w:val="0"/>
                  <w:marTop w:val="0"/>
                  <w:marBottom w:val="0"/>
                  <w:divBdr>
                    <w:top w:val="none" w:sz="0" w:space="0" w:color="auto"/>
                    <w:left w:val="none" w:sz="0" w:space="0" w:color="auto"/>
                    <w:bottom w:val="none" w:sz="0" w:space="0" w:color="auto"/>
                    <w:right w:val="none" w:sz="0" w:space="0" w:color="auto"/>
                  </w:divBdr>
                </w:div>
                <w:div w:id="1874221705">
                  <w:marLeft w:val="640"/>
                  <w:marRight w:val="0"/>
                  <w:marTop w:val="0"/>
                  <w:marBottom w:val="0"/>
                  <w:divBdr>
                    <w:top w:val="none" w:sz="0" w:space="0" w:color="auto"/>
                    <w:left w:val="none" w:sz="0" w:space="0" w:color="auto"/>
                    <w:bottom w:val="none" w:sz="0" w:space="0" w:color="auto"/>
                    <w:right w:val="none" w:sz="0" w:space="0" w:color="auto"/>
                  </w:divBdr>
                </w:div>
                <w:div w:id="1974944823">
                  <w:marLeft w:val="640"/>
                  <w:marRight w:val="0"/>
                  <w:marTop w:val="0"/>
                  <w:marBottom w:val="0"/>
                  <w:divBdr>
                    <w:top w:val="none" w:sz="0" w:space="0" w:color="auto"/>
                    <w:left w:val="none" w:sz="0" w:space="0" w:color="auto"/>
                    <w:bottom w:val="none" w:sz="0" w:space="0" w:color="auto"/>
                    <w:right w:val="none" w:sz="0" w:space="0" w:color="auto"/>
                  </w:divBdr>
                </w:div>
                <w:div w:id="2028173220">
                  <w:marLeft w:val="640"/>
                  <w:marRight w:val="0"/>
                  <w:marTop w:val="0"/>
                  <w:marBottom w:val="0"/>
                  <w:divBdr>
                    <w:top w:val="none" w:sz="0" w:space="0" w:color="auto"/>
                    <w:left w:val="none" w:sz="0" w:space="0" w:color="auto"/>
                    <w:bottom w:val="none" w:sz="0" w:space="0" w:color="auto"/>
                    <w:right w:val="none" w:sz="0" w:space="0" w:color="auto"/>
                  </w:divBdr>
                </w:div>
                <w:div w:id="2122333666">
                  <w:marLeft w:val="640"/>
                  <w:marRight w:val="0"/>
                  <w:marTop w:val="0"/>
                  <w:marBottom w:val="0"/>
                  <w:divBdr>
                    <w:top w:val="none" w:sz="0" w:space="0" w:color="auto"/>
                    <w:left w:val="none" w:sz="0" w:space="0" w:color="auto"/>
                    <w:bottom w:val="none" w:sz="0" w:space="0" w:color="auto"/>
                    <w:right w:val="none" w:sz="0" w:space="0" w:color="auto"/>
                  </w:divBdr>
                </w:div>
              </w:divsChild>
            </w:div>
            <w:div w:id="1426614001">
              <w:marLeft w:val="0"/>
              <w:marRight w:val="0"/>
              <w:marTop w:val="0"/>
              <w:marBottom w:val="0"/>
              <w:divBdr>
                <w:top w:val="none" w:sz="0" w:space="0" w:color="auto"/>
                <w:left w:val="none" w:sz="0" w:space="0" w:color="auto"/>
                <w:bottom w:val="none" w:sz="0" w:space="0" w:color="auto"/>
                <w:right w:val="none" w:sz="0" w:space="0" w:color="auto"/>
              </w:divBdr>
              <w:divsChild>
                <w:div w:id="7758959">
                  <w:marLeft w:val="640"/>
                  <w:marRight w:val="0"/>
                  <w:marTop w:val="0"/>
                  <w:marBottom w:val="0"/>
                  <w:divBdr>
                    <w:top w:val="none" w:sz="0" w:space="0" w:color="auto"/>
                    <w:left w:val="none" w:sz="0" w:space="0" w:color="auto"/>
                    <w:bottom w:val="none" w:sz="0" w:space="0" w:color="auto"/>
                    <w:right w:val="none" w:sz="0" w:space="0" w:color="auto"/>
                  </w:divBdr>
                </w:div>
                <w:div w:id="28800294">
                  <w:marLeft w:val="640"/>
                  <w:marRight w:val="0"/>
                  <w:marTop w:val="0"/>
                  <w:marBottom w:val="0"/>
                  <w:divBdr>
                    <w:top w:val="none" w:sz="0" w:space="0" w:color="auto"/>
                    <w:left w:val="none" w:sz="0" w:space="0" w:color="auto"/>
                    <w:bottom w:val="none" w:sz="0" w:space="0" w:color="auto"/>
                    <w:right w:val="none" w:sz="0" w:space="0" w:color="auto"/>
                  </w:divBdr>
                </w:div>
                <w:div w:id="38629073">
                  <w:marLeft w:val="640"/>
                  <w:marRight w:val="0"/>
                  <w:marTop w:val="0"/>
                  <w:marBottom w:val="0"/>
                  <w:divBdr>
                    <w:top w:val="none" w:sz="0" w:space="0" w:color="auto"/>
                    <w:left w:val="none" w:sz="0" w:space="0" w:color="auto"/>
                    <w:bottom w:val="none" w:sz="0" w:space="0" w:color="auto"/>
                    <w:right w:val="none" w:sz="0" w:space="0" w:color="auto"/>
                  </w:divBdr>
                </w:div>
                <w:div w:id="81999345">
                  <w:marLeft w:val="640"/>
                  <w:marRight w:val="0"/>
                  <w:marTop w:val="0"/>
                  <w:marBottom w:val="0"/>
                  <w:divBdr>
                    <w:top w:val="none" w:sz="0" w:space="0" w:color="auto"/>
                    <w:left w:val="none" w:sz="0" w:space="0" w:color="auto"/>
                    <w:bottom w:val="none" w:sz="0" w:space="0" w:color="auto"/>
                    <w:right w:val="none" w:sz="0" w:space="0" w:color="auto"/>
                  </w:divBdr>
                </w:div>
                <w:div w:id="136801842">
                  <w:marLeft w:val="640"/>
                  <w:marRight w:val="0"/>
                  <w:marTop w:val="0"/>
                  <w:marBottom w:val="0"/>
                  <w:divBdr>
                    <w:top w:val="none" w:sz="0" w:space="0" w:color="auto"/>
                    <w:left w:val="none" w:sz="0" w:space="0" w:color="auto"/>
                    <w:bottom w:val="none" w:sz="0" w:space="0" w:color="auto"/>
                    <w:right w:val="none" w:sz="0" w:space="0" w:color="auto"/>
                  </w:divBdr>
                </w:div>
                <w:div w:id="165052096">
                  <w:marLeft w:val="640"/>
                  <w:marRight w:val="0"/>
                  <w:marTop w:val="0"/>
                  <w:marBottom w:val="0"/>
                  <w:divBdr>
                    <w:top w:val="none" w:sz="0" w:space="0" w:color="auto"/>
                    <w:left w:val="none" w:sz="0" w:space="0" w:color="auto"/>
                    <w:bottom w:val="none" w:sz="0" w:space="0" w:color="auto"/>
                    <w:right w:val="none" w:sz="0" w:space="0" w:color="auto"/>
                  </w:divBdr>
                </w:div>
                <w:div w:id="186647638">
                  <w:marLeft w:val="640"/>
                  <w:marRight w:val="0"/>
                  <w:marTop w:val="0"/>
                  <w:marBottom w:val="0"/>
                  <w:divBdr>
                    <w:top w:val="none" w:sz="0" w:space="0" w:color="auto"/>
                    <w:left w:val="none" w:sz="0" w:space="0" w:color="auto"/>
                    <w:bottom w:val="none" w:sz="0" w:space="0" w:color="auto"/>
                    <w:right w:val="none" w:sz="0" w:space="0" w:color="auto"/>
                  </w:divBdr>
                </w:div>
                <w:div w:id="208348796">
                  <w:marLeft w:val="640"/>
                  <w:marRight w:val="0"/>
                  <w:marTop w:val="0"/>
                  <w:marBottom w:val="0"/>
                  <w:divBdr>
                    <w:top w:val="none" w:sz="0" w:space="0" w:color="auto"/>
                    <w:left w:val="none" w:sz="0" w:space="0" w:color="auto"/>
                    <w:bottom w:val="none" w:sz="0" w:space="0" w:color="auto"/>
                    <w:right w:val="none" w:sz="0" w:space="0" w:color="auto"/>
                  </w:divBdr>
                </w:div>
                <w:div w:id="219219266">
                  <w:marLeft w:val="640"/>
                  <w:marRight w:val="0"/>
                  <w:marTop w:val="0"/>
                  <w:marBottom w:val="0"/>
                  <w:divBdr>
                    <w:top w:val="none" w:sz="0" w:space="0" w:color="auto"/>
                    <w:left w:val="none" w:sz="0" w:space="0" w:color="auto"/>
                    <w:bottom w:val="none" w:sz="0" w:space="0" w:color="auto"/>
                    <w:right w:val="none" w:sz="0" w:space="0" w:color="auto"/>
                  </w:divBdr>
                </w:div>
                <w:div w:id="248273456">
                  <w:marLeft w:val="640"/>
                  <w:marRight w:val="0"/>
                  <w:marTop w:val="0"/>
                  <w:marBottom w:val="0"/>
                  <w:divBdr>
                    <w:top w:val="none" w:sz="0" w:space="0" w:color="auto"/>
                    <w:left w:val="none" w:sz="0" w:space="0" w:color="auto"/>
                    <w:bottom w:val="none" w:sz="0" w:space="0" w:color="auto"/>
                    <w:right w:val="none" w:sz="0" w:space="0" w:color="auto"/>
                  </w:divBdr>
                </w:div>
                <w:div w:id="251160436">
                  <w:marLeft w:val="640"/>
                  <w:marRight w:val="0"/>
                  <w:marTop w:val="0"/>
                  <w:marBottom w:val="0"/>
                  <w:divBdr>
                    <w:top w:val="none" w:sz="0" w:space="0" w:color="auto"/>
                    <w:left w:val="none" w:sz="0" w:space="0" w:color="auto"/>
                    <w:bottom w:val="none" w:sz="0" w:space="0" w:color="auto"/>
                    <w:right w:val="none" w:sz="0" w:space="0" w:color="auto"/>
                  </w:divBdr>
                </w:div>
                <w:div w:id="268242476">
                  <w:marLeft w:val="640"/>
                  <w:marRight w:val="0"/>
                  <w:marTop w:val="0"/>
                  <w:marBottom w:val="0"/>
                  <w:divBdr>
                    <w:top w:val="none" w:sz="0" w:space="0" w:color="auto"/>
                    <w:left w:val="none" w:sz="0" w:space="0" w:color="auto"/>
                    <w:bottom w:val="none" w:sz="0" w:space="0" w:color="auto"/>
                    <w:right w:val="none" w:sz="0" w:space="0" w:color="auto"/>
                  </w:divBdr>
                </w:div>
                <w:div w:id="342175192">
                  <w:marLeft w:val="640"/>
                  <w:marRight w:val="0"/>
                  <w:marTop w:val="0"/>
                  <w:marBottom w:val="0"/>
                  <w:divBdr>
                    <w:top w:val="none" w:sz="0" w:space="0" w:color="auto"/>
                    <w:left w:val="none" w:sz="0" w:space="0" w:color="auto"/>
                    <w:bottom w:val="none" w:sz="0" w:space="0" w:color="auto"/>
                    <w:right w:val="none" w:sz="0" w:space="0" w:color="auto"/>
                  </w:divBdr>
                </w:div>
                <w:div w:id="359471273">
                  <w:marLeft w:val="640"/>
                  <w:marRight w:val="0"/>
                  <w:marTop w:val="0"/>
                  <w:marBottom w:val="0"/>
                  <w:divBdr>
                    <w:top w:val="none" w:sz="0" w:space="0" w:color="auto"/>
                    <w:left w:val="none" w:sz="0" w:space="0" w:color="auto"/>
                    <w:bottom w:val="none" w:sz="0" w:space="0" w:color="auto"/>
                    <w:right w:val="none" w:sz="0" w:space="0" w:color="auto"/>
                  </w:divBdr>
                </w:div>
                <w:div w:id="365302123">
                  <w:marLeft w:val="640"/>
                  <w:marRight w:val="0"/>
                  <w:marTop w:val="0"/>
                  <w:marBottom w:val="0"/>
                  <w:divBdr>
                    <w:top w:val="none" w:sz="0" w:space="0" w:color="auto"/>
                    <w:left w:val="none" w:sz="0" w:space="0" w:color="auto"/>
                    <w:bottom w:val="none" w:sz="0" w:space="0" w:color="auto"/>
                    <w:right w:val="none" w:sz="0" w:space="0" w:color="auto"/>
                  </w:divBdr>
                </w:div>
                <w:div w:id="388193714">
                  <w:marLeft w:val="640"/>
                  <w:marRight w:val="0"/>
                  <w:marTop w:val="0"/>
                  <w:marBottom w:val="0"/>
                  <w:divBdr>
                    <w:top w:val="none" w:sz="0" w:space="0" w:color="auto"/>
                    <w:left w:val="none" w:sz="0" w:space="0" w:color="auto"/>
                    <w:bottom w:val="none" w:sz="0" w:space="0" w:color="auto"/>
                    <w:right w:val="none" w:sz="0" w:space="0" w:color="auto"/>
                  </w:divBdr>
                </w:div>
                <w:div w:id="411007416">
                  <w:marLeft w:val="640"/>
                  <w:marRight w:val="0"/>
                  <w:marTop w:val="0"/>
                  <w:marBottom w:val="0"/>
                  <w:divBdr>
                    <w:top w:val="none" w:sz="0" w:space="0" w:color="auto"/>
                    <w:left w:val="none" w:sz="0" w:space="0" w:color="auto"/>
                    <w:bottom w:val="none" w:sz="0" w:space="0" w:color="auto"/>
                    <w:right w:val="none" w:sz="0" w:space="0" w:color="auto"/>
                  </w:divBdr>
                </w:div>
                <w:div w:id="446125397">
                  <w:marLeft w:val="640"/>
                  <w:marRight w:val="0"/>
                  <w:marTop w:val="0"/>
                  <w:marBottom w:val="0"/>
                  <w:divBdr>
                    <w:top w:val="none" w:sz="0" w:space="0" w:color="auto"/>
                    <w:left w:val="none" w:sz="0" w:space="0" w:color="auto"/>
                    <w:bottom w:val="none" w:sz="0" w:space="0" w:color="auto"/>
                    <w:right w:val="none" w:sz="0" w:space="0" w:color="auto"/>
                  </w:divBdr>
                </w:div>
                <w:div w:id="485559796">
                  <w:marLeft w:val="640"/>
                  <w:marRight w:val="0"/>
                  <w:marTop w:val="0"/>
                  <w:marBottom w:val="0"/>
                  <w:divBdr>
                    <w:top w:val="none" w:sz="0" w:space="0" w:color="auto"/>
                    <w:left w:val="none" w:sz="0" w:space="0" w:color="auto"/>
                    <w:bottom w:val="none" w:sz="0" w:space="0" w:color="auto"/>
                    <w:right w:val="none" w:sz="0" w:space="0" w:color="auto"/>
                  </w:divBdr>
                </w:div>
                <w:div w:id="487943474">
                  <w:marLeft w:val="640"/>
                  <w:marRight w:val="0"/>
                  <w:marTop w:val="0"/>
                  <w:marBottom w:val="0"/>
                  <w:divBdr>
                    <w:top w:val="none" w:sz="0" w:space="0" w:color="auto"/>
                    <w:left w:val="none" w:sz="0" w:space="0" w:color="auto"/>
                    <w:bottom w:val="none" w:sz="0" w:space="0" w:color="auto"/>
                    <w:right w:val="none" w:sz="0" w:space="0" w:color="auto"/>
                  </w:divBdr>
                </w:div>
                <w:div w:id="575094556">
                  <w:marLeft w:val="640"/>
                  <w:marRight w:val="0"/>
                  <w:marTop w:val="0"/>
                  <w:marBottom w:val="0"/>
                  <w:divBdr>
                    <w:top w:val="none" w:sz="0" w:space="0" w:color="auto"/>
                    <w:left w:val="none" w:sz="0" w:space="0" w:color="auto"/>
                    <w:bottom w:val="none" w:sz="0" w:space="0" w:color="auto"/>
                    <w:right w:val="none" w:sz="0" w:space="0" w:color="auto"/>
                  </w:divBdr>
                </w:div>
                <w:div w:id="580914546">
                  <w:marLeft w:val="640"/>
                  <w:marRight w:val="0"/>
                  <w:marTop w:val="0"/>
                  <w:marBottom w:val="0"/>
                  <w:divBdr>
                    <w:top w:val="none" w:sz="0" w:space="0" w:color="auto"/>
                    <w:left w:val="none" w:sz="0" w:space="0" w:color="auto"/>
                    <w:bottom w:val="none" w:sz="0" w:space="0" w:color="auto"/>
                    <w:right w:val="none" w:sz="0" w:space="0" w:color="auto"/>
                  </w:divBdr>
                </w:div>
                <w:div w:id="606347935">
                  <w:marLeft w:val="640"/>
                  <w:marRight w:val="0"/>
                  <w:marTop w:val="0"/>
                  <w:marBottom w:val="0"/>
                  <w:divBdr>
                    <w:top w:val="none" w:sz="0" w:space="0" w:color="auto"/>
                    <w:left w:val="none" w:sz="0" w:space="0" w:color="auto"/>
                    <w:bottom w:val="none" w:sz="0" w:space="0" w:color="auto"/>
                    <w:right w:val="none" w:sz="0" w:space="0" w:color="auto"/>
                  </w:divBdr>
                </w:div>
                <w:div w:id="614600082">
                  <w:marLeft w:val="640"/>
                  <w:marRight w:val="0"/>
                  <w:marTop w:val="0"/>
                  <w:marBottom w:val="0"/>
                  <w:divBdr>
                    <w:top w:val="none" w:sz="0" w:space="0" w:color="auto"/>
                    <w:left w:val="none" w:sz="0" w:space="0" w:color="auto"/>
                    <w:bottom w:val="none" w:sz="0" w:space="0" w:color="auto"/>
                    <w:right w:val="none" w:sz="0" w:space="0" w:color="auto"/>
                  </w:divBdr>
                </w:div>
                <w:div w:id="757293691">
                  <w:marLeft w:val="640"/>
                  <w:marRight w:val="0"/>
                  <w:marTop w:val="0"/>
                  <w:marBottom w:val="0"/>
                  <w:divBdr>
                    <w:top w:val="none" w:sz="0" w:space="0" w:color="auto"/>
                    <w:left w:val="none" w:sz="0" w:space="0" w:color="auto"/>
                    <w:bottom w:val="none" w:sz="0" w:space="0" w:color="auto"/>
                    <w:right w:val="none" w:sz="0" w:space="0" w:color="auto"/>
                  </w:divBdr>
                </w:div>
                <w:div w:id="785661793">
                  <w:marLeft w:val="640"/>
                  <w:marRight w:val="0"/>
                  <w:marTop w:val="0"/>
                  <w:marBottom w:val="0"/>
                  <w:divBdr>
                    <w:top w:val="none" w:sz="0" w:space="0" w:color="auto"/>
                    <w:left w:val="none" w:sz="0" w:space="0" w:color="auto"/>
                    <w:bottom w:val="none" w:sz="0" w:space="0" w:color="auto"/>
                    <w:right w:val="none" w:sz="0" w:space="0" w:color="auto"/>
                  </w:divBdr>
                </w:div>
                <w:div w:id="798457036">
                  <w:marLeft w:val="640"/>
                  <w:marRight w:val="0"/>
                  <w:marTop w:val="0"/>
                  <w:marBottom w:val="0"/>
                  <w:divBdr>
                    <w:top w:val="none" w:sz="0" w:space="0" w:color="auto"/>
                    <w:left w:val="none" w:sz="0" w:space="0" w:color="auto"/>
                    <w:bottom w:val="none" w:sz="0" w:space="0" w:color="auto"/>
                    <w:right w:val="none" w:sz="0" w:space="0" w:color="auto"/>
                  </w:divBdr>
                </w:div>
                <w:div w:id="798498770">
                  <w:marLeft w:val="640"/>
                  <w:marRight w:val="0"/>
                  <w:marTop w:val="0"/>
                  <w:marBottom w:val="0"/>
                  <w:divBdr>
                    <w:top w:val="none" w:sz="0" w:space="0" w:color="auto"/>
                    <w:left w:val="none" w:sz="0" w:space="0" w:color="auto"/>
                    <w:bottom w:val="none" w:sz="0" w:space="0" w:color="auto"/>
                    <w:right w:val="none" w:sz="0" w:space="0" w:color="auto"/>
                  </w:divBdr>
                </w:div>
                <w:div w:id="828785182">
                  <w:marLeft w:val="640"/>
                  <w:marRight w:val="0"/>
                  <w:marTop w:val="0"/>
                  <w:marBottom w:val="0"/>
                  <w:divBdr>
                    <w:top w:val="none" w:sz="0" w:space="0" w:color="auto"/>
                    <w:left w:val="none" w:sz="0" w:space="0" w:color="auto"/>
                    <w:bottom w:val="none" w:sz="0" w:space="0" w:color="auto"/>
                    <w:right w:val="none" w:sz="0" w:space="0" w:color="auto"/>
                  </w:divBdr>
                </w:div>
                <w:div w:id="866914438">
                  <w:marLeft w:val="640"/>
                  <w:marRight w:val="0"/>
                  <w:marTop w:val="0"/>
                  <w:marBottom w:val="0"/>
                  <w:divBdr>
                    <w:top w:val="none" w:sz="0" w:space="0" w:color="auto"/>
                    <w:left w:val="none" w:sz="0" w:space="0" w:color="auto"/>
                    <w:bottom w:val="none" w:sz="0" w:space="0" w:color="auto"/>
                    <w:right w:val="none" w:sz="0" w:space="0" w:color="auto"/>
                  </w:divBdr>
                </w:div>
                <w:div w:id="885678340">
                  <w:marLeft w:val="640"/>
                  <w:marRight w:val="0"/>
                  <w:marTop w:val="0"/>
                  <w:marBottom w:val="0"/>
                  <w:divBdr>
                    <w:top w:val="none" w:sz="0" w:space="0" w:color="auto"/>
                    <w:left w:val="none" w:sz="0" w:space="0" w:color="auto"/>
                    <w:bottom w:val="none" w:sz="0" w:space="0" w:color="auto"/>
                    <w:right w:val="none" w:sz="0" w:space="0" w:color="auto"/>
                  </w:divBdr>
                </w:div>
                <w:div w:id="897058803">
                  <w:marLeft w:val="640"/>
                  <w:marRight w:val="0"/>
                  <w:marTop w:val="0"/>
                  <w:marBottom w:val="0"/>
                  <w:divBdr>
                    <w:top w:val="none" w:sz="0" w:space="0" w:color="auto"/>
                    <w:left w:val="none" w:sz="0" w:space="0" w:color="auto"/>
                    <w:bottom w:val="none" w:sz="0" w:space="0" w:color="auto"/>
                    <w:right w:val="none" w:sz="0" w:space="0" w:color="auto"/>
                  </w:divBdr>
                </w:div>
                <w:div w:id="899293820">
                  <w:marLeft w:val="640"/>
                  <w:marRight w:val="0"/>
                  <w:marTop w:val="0"/>
                  <w:marBottom w:val="0"/>
                  <w:divBdr>
                    <w:top w:val="none" w:sz="0" w:space="0" w:color="auto"/>
                    <w:left w:val="none" w:sz="0" w:space="0" w:color="auto"/>
                    <w:bottom w:val="none" w:sz="0" w:space="0" w:color="auto"/>
                    <w:right w:val="none" w:sz="0" w:space="0" w:color="auto"/>
                  </w:divBdr>
                </w:div>
                <w:div w:id="1054351141">
                  <w:marLeft w:val="640"/>
                  <w:marRight w:val="0"/>
                  <w:marTop w:val="0"/>
                  <w:marBottom w:val="0"/>
                  <w:divBdr>
                    <w:top w:val="none" w:sz="0" w:space="0" w:color="auto"/>
                    <w:left w:val="none" w:sz="0" w:space="0" w:color="auto"/>
                    <w:bottom w:val="none" w:sz="0" w:space="0" w:color="auto"/>
                    <w:right w:val="none" w:sz="0" w:space="0" w:color="auto"/>
                  </w:divBdr>
                </w:div>
                <w:div w:id="1098216830">
                  <w:marLeft w:val="640"/>
                  <w:marRight w:val="0"/>
                  <w:marTop w:val="0"/>
                  <w:marBottom w:val="0"/>
                  <w:divBdr>
                    <w:top w:val="none" w:sz="0" w:space="0" w:color="auto"/>
                    <w:left w:val="none" w:sz="0" w:space="0" w:color="auto"/>
                    <w:bottom w:val="none" w:sz="0" w:space="0" w:color="auto"/>
                    <w:right w:val="none" w:sz="0" w:space="0" w:color="auto"/>
                  </w:divBdr>
                </w:div>
                <w:div w:id="1104618445">
                  <w:marLeft w:val="640"/>
                  <w:marRight w:val="0"/>
                  <w:marTop w:val="0"/>
                  <w:marBottom w:val="0"/>
                  <w:divBdr>
                    <w:top w:val="none" w:sz="0" w:space="0" w:color="auto"/>
                    <w:left w:val="none" w:sz="0" w:space="0" w:color="auto"/>
                    <w:bottom w:val="none" w:sz="0" w:space="0" w:color="auto"/>
                    <w:right w:val="none" w:sz="0" w:space="0" w:color="auto"/>
                  </w:divBdr>
                </w:div>
                <w:div w:id="1119641561">
                  <w:marLeft w:val="640"/>
                  <w:marRight w:val="0"/>
                  <w:marTop w:val="0"/>
                  <w:marBottom w:val="0"/>
                  <w:divBdr>
                    <w:top w:val="none" w:sz="0" w:space="0" w:color="auto"/>
                    <w:left w:val="none" w:sz="0" w:space="0" w:color="auto"/>
                    <w:bottom w:val="none" w:sz="0" w:space="0" w:color="auto"/>
                    <w:right w:val="none" w:sz="0" w:space="0" w:color="auto"/>
                  </w:divBdr>
                </w:div>
                <w:div w:id="1145664655">
                  <w:marLeft w:val="640"/>
                  <w:marRight w:val="0"/>
                  <w:marTop w:val="0"/>
                  <w:marBottom w:val="0"/>
                  <w:divBdr>
                    <w:top w:val="none" w:sz="0" w:space="0" w:color="auto"/>
                    <w:left w:val="none" w:sz="0" w:space="0" w:color="auto"/>
                    <w:bottom w:val="none" w:sz="0" w:space="0" w:color="auto"/>
                    <w:right w:val="none" w:sz="0" w:space="0" w:color="auto"/>
                  </w:divBdr>
                </w:div>
                <w:div w:id="1152716154">
                  <w:marLeft w:val="640"/>
                  <w:marRight w:val="0"/>
                  <w:marTop w:val="0"/>
                  <w:marBottom w:val="0"/>
                  <w:divBdr>
                    <w:top w:val="none" w:sz="0" w:space="0" w:color="auto"/>
                    <w:left w:val="none" w:sz="0" w:space="0" w:color="auto"/>
                    <w:bottom w:val="none" w:sz="0" w:space="0" w:color="auto"/>
                    <w:right w:val="none" w:sz="0" w:space="0" w:color="auto"/>
                  </w:divBdr>
                </w:div>
                <w:div w:id="1213150967">
                  <w:marLeft w:val="640"/>
                  <w:marRight w:val="0"/>
                  <w:marTop w:val="0"/>
                  <w:marBottom w:val="0"/>
                  <w:divBdr>
                    <w:top w:val="none" w:sz="0" w:space="0" w:color="auto"/>
                    <w:left w:val="none" w:sz="0" w:space="0" w:color="auto"/>
                    <w:bottom w:val="none" w:sz="0" w:space="0" w:color="auto"/>
                    <w:right w:val="none" w:sz="0" w:space="0" w:color="auto"/>
                  </w:divBdr>
                </w:div>
                <w:div w:id="1237396832">
                  <w:marLeft w:val="640"/>
                  <w:marRight w:val="0"/>
                  <w:marTop w:val="0"/>
                  <w:marBottom w:val="0"/>
                  <w:divBdr>
                    <w:top w:val="none" w:sz="0" w:space="0" w:color="auto"/>
                    <w:left w:val="none" w:sz="0" w:space="0" w:color="auto"/>
                    <w:bottom w:val="none" w:sz="0" w:space="0" w:color="auto"/>
                    <w:right w:val="none" w:sz="0" w:space="0" w:color="auto"/>
                  </w:divBdr>
                </w:div>
                <w:div w:id="1255552781">
                  <w:marLeft w:val="640"/>
                  <w:marRight w:val="0"/>
                  <w:marTop w:val="0"/>
                  <w:marBottom w:val="0"/>
                  <w:divBdr>
                    <w:top w:val="none" w:sz="0" w:space="0" w:color="auto"/>
                    <w:left w:val="none" w:sz="0" w:space="0" w:color="auto"/>
                    <w:bottom w:val="none" w:sz="0" w:space="0" w:color="auto"/>
                    <w:right w:val="none" w:sz="0" w:space="0" w:color="auto"/>
                  </w:divBdr>
                </w:div>
                <w:div w:id="1267689509">
                  <w:marLeft w:val="640"/>
                  <w:marRight w:val="0"/>
                  <w:marTop w:val="0"/>
                  <w:marBottom w:val="0"/>
                  <w:divBdr>
                    <w:top w:val="none" w:sz="0" w:space="0" w:color="auto"/>
                    <w:left w:val="none" w:sz="0" w:space="0" w:color="auto"/>
                    <w:bottom w:val="none" w:sz="0" w:space="0" w:color="auto"/>
                    <w:right w:val="none" w:sz="0" w:space="0" w:color="auto"/>
                  </w:divBdr>
                </w:div>
                <w:div w:id="1273056975">
                  <w:marLeft w:val="640"/>
                  <w:marRight w:val="0"/>
                  <w:marTop w:val="0"/>
                  <w:marBottom w:val="0"/>
                  <w:divBdr>
                    <w:top w:val="none" w:sz="0" w:space="0" w:color="auto"/>
                    <w:left w:val="none" w:sz="0" w:space="0" w:color="auto"/>
                    <w:bottom w:val="none" w:sz="0" w:space="0" w:color="auto"/>
                    <w:right w:val="none" w:sz="0" w:space="0" w:color="auto"/>
                  </w:divBdr>
                </w:div>
                <w:div w:id="1304653697">
                  <w:marLeft w:val="640"/>
                  <w:marRight w:val="0"/>
                  <w:marTop w:val="0"/>
                  <w:marBottom w:val="0"/>
                  <w:divBdr>
                    <w:top w:val="none" w:sz="0" w:space="0" w:color="auto"/>
                    <w:left w:val="none" w:sz="0" w:space="0" w:color="auto"/>
                    <w:bottom w:val="none" w:sz="0" w:space="0" w:color="auto"/>
                    <w:right w:val="none" w:sz="0" w:space="0" w:color="auto"/>
                  </w:divBdr>
                </w:div>
                <w:div w:id="1332173421">
                  <w:marLeft w:val="640"/>
                  <w:marRight w:val="0"/>
                  <w:marTop w:val="0"/>
                  <w:marBottom w:val="0"/>
                  <w:divBdr>
                    <w:top w:val="none" w:sz="0" w:space="0" w:color="auto"/>
                    <w:left w:val="none" w:sz="0" w:space="0" w:color="auto"/>
                    <w:bottom w:val="none" w:sz="0" w:space="0" w:color="auto"/>
                    <w:right w:val="none" w:sz="0" w:space="0" w:color="auto"/>
                  </w:divBdr>
                </w:div>
                <w:div w:id="1359700899">
                  <w:marLeft w:val="640"/>
                  <w:marRight w:val="0"/>
                  <w:marTop w:val="0"/>
                  <w:marBottom w:val="0"/>
                  <w:divBdr>
                    <w:top w:val="none" w:sz="0" w:space="0" w:color="auto"/>
                    <w:left w:val="none" w:sz="0" w:space="0" w:color="auto"/>
                    <w:bottom w:val="none" w:sz="0" w:space="0" w:color="auto"/>
                    <w:right w:val="none" w:sz="0" w:space="0" w:color="auto"/>
                  </w:divBdr>
                </w:div>
                <w:div w:id="1361935988">
                  <w:marLeft w:val="640"/>
                  <w:marRight w:val="0"/>
                  <w:marTop w:val="0"/>
                  <w:marBottom w:val="0"/>
                  <w:divBdr>
                    <w:top w:val="none" w:sz="0" w:space="0" w:color="auto"/>
                    <w:left w:val="none" w:sz="0" w:space="0" w:color="auto"/>
                    <w:bottom w:val="none" w:sz="0" w:space="0" w:color="auto"/>
                    <w:right w:val="none" w:sz="0" w:space="0" w:color="auto"/>
                  </w:divBdr>
                </w:div>
                <w:div w:id="1372801999">
                  <w:marLeft w:val="640"/>
                  <w:marRight w:val="0"/>
                  <w:marTop w:val="0"/>
                  <w:marBottom w:val="0"/>
                  <w:divBdr>
                    <w:top w:val="none" w:sz="0" w:space="0" w:color="auto"/>
                    <w:left w:val="none" w:sz="0" w:space="0" w:color="auto"/>
                    <w:bottom w:val="none" w:sz="0" w:space="0" w:color="auto"/>
                    <w:right w:val="none" w:sz="0" w:space="0" w:color="auto"/>
                  </w:divBdr>
                </w:div>
                <w:div w:id="1395621727">
                  <w:marLeft w:val="640"/>
                  <w:marRight w:val="0"/>
                  <w:marTop w:val="0"/>
                  <w:marBottom w:val="0"/>
                  <w:divBdr>
                    <w:top w:val="none" w:sz="0" w:space="0" w:color="auto"/>
                    <w:left w:val="none" w:sz="0" w:space="0" w:color="auto"/>
                    <w:bottom w:val="none" w:sz="0" w:space="0" w:color="auto"/>
                    <w:right w:val="none" w:sz="0" w:space="0" w:color="auto"/>
                  </w:divBdr>
                </w:div>
                <w:div w:id="1490713534">
                  <w:marLeft w:val="640"/>
                  <w:marRight w:val="0"/>
                  <w:marTop w:val="0"/>
                  <w:marBottom w:val="0"/>
                  <w:divBdr>
                    <w:top w:val="none" w:sz="0" w:space="0" w:color="auto"/>
                    <w:left w:val="none" w:sz="0" w:space="0" w:color="auto"/>
                    <w:bottom w:val="none" w:sz="0" w:space="0" w:color="auto"/>
                    <w:right w:val="none" w:sz="0" w:space="0" w:color="auto"/>
                  </w:divBdr>
                </w:div>
                <w:div w:id="1527404239">
                  <w:marLeft w:val="640"/>
                  <w:marRight w:val="0"/>
                  <w:marTop w:val="0"/>
                  <w:marBottom w:val="0"/>
                  <w:divBdr>
                    <w:top w:val="none" w:sz="0" w:space="0" w:color="auto"/>
                    <w:left w:val="none" w:sz="0" w:space="0" w:color="auto"/>
                    <w:bottom w:val="none" w:sz="0" w:space="0" w:color="auto"/>
                    <w:right w:val="none" w:sz="0" w:space="0" w:color="auto"/>
                  </w:divBdr>
                </w:div>
                <w:div w:id="1581912393">
                  <w:marLeft w:val="640"/>
                  <w:marRight w:val="0"/>
                  <w:marTop w:val="0"/>
                  <w:marBottom w:val="0"/>
                  <w:divBdr>
                    <w:top w:val="none" w:sz="0" w:space="0" w:color="auto"/>
                    <w:left w:val="none" w:sz="0" w:space="0" w:color="auto"/>
                    <w:bottom w:val="none" w:sz="0" w:space="0" w:color="auto"/>
                    <w:right w:val="none" w:sz="0" w:space="0" w:color="auto"/>
                  </w:divBdr>
                </w:div>
                <w:div w:id="1609392358">
                  <w:marLeft w:val="640"/>
                  <w:marRight w:val="0"/>
                  <w:marTop w:val="0"/>
                  <w:marBottom w:val="0"/>
                  <w:divBdr>
                    <w:top w:val="none" w:sz="0" w:space="0" w:color="auto"/>
                    <w:left w:val="none" w:sz="0" w:space="0" w:color="auto"/>
                    <w:bottom w:val="none" w:sz="0" w:space="0" w:color="auto"/>
                    <w:right w:val="none" w:sz="0" w:space="0" w:color="auto"/>
                  </w:divBdr>
                </w:div>
                <w:div w:id="1646163716">
                  <w:marLeft w:val="640"/>
                  <w:marRight w:val="0"/>
                  <w:marTop w:val="0"/>
                  <w:marBottom w:val="0"/>
                  <w:divBdr>
                    <w:top w:val="none" w:sz="0" w:space="0" w:color="auto"/>
                    <w:left w:val="none" w:sz="0" w:space="0" w:color="auto"/>
                    <w:bottom w:val="none" w:sz="0" w:space="0" w:color="auto"/>
                    <w:right w:val="none" w:sz="0" w:space="0" w:color="auto"/>
                  </w:divBdr>
                </w:div>
                <w:div w:id="1691174660">
                  <w:marLeft w:val="640"/>
                  <w:marRight w:val="0"/>
                  <w:marTop w:val="0"/>
                  <w:marBottom w:val="0"/>
                  <w:divBdr>
                    <w:top w:val="none" w:sz="0" w:space="0" w:color="auto"/>
                    <w:left w:val="none" w:sz="0" w:space="0" w:color="auto"/>
                    <w:bottom w:val="none" w:sz="0" w:space="0" w:color="auto"/>
                    <w:right w:val="none" w:sz="0" w:space="0" w:color="auto"/>
                  </w:divBdr>
                </w:div>
                <w:div w:id="1709573432">
                  <w:marLeft w:val="640"/>
                  <w:marRight w:val="0"/>
                  <w:marTop w:val="0"/>
                  <w:marBottom w:val="0"/>
                  <w:divBdr>
                    <w:top w:val="none" w:sz="0" w:space="0" w:color="auto"/>
                    <w:left w:val="none" w:sz="0" w:space="0" w:color="auto"/>
                    <w:bottom w:val="none" w:sz="0" w:space="0" w:color="auto"/>
                    <w:right w:val="none" w:sz="0" w:space="0" w:color="auto"/>
                  </w:divBdr>
                </w:div>
                <w:div w:id="1714227200">
                  <w:marLeft w:val="640"/>
                  <w:marRight w:val="0"/>
                  <w:marTop w:val="0"/>
                  <w:marBottom w:val="0"/>
                  <w:divBdr>
                    <w:top w:val="none" w:sz="0" w:space="0" w:color="auto"/>
                    <w:left w:val="none" w:sz="0" w:space="0" w:color="auto"/>
                    <w:bottom w:val="none" w:sz="0" w:space="0" w:color="auto"/>
                    <w:right w:val="none" w:sz="0" w:space="0" w:color="auto"/>
                  </w:divBdr>
                </w:div>
                <w:div w:id="1717118300">
                  <w:marLeft w:val="640"/>
                  <w:marRight w:val="0"/>
                  <w:marTop w:val="0"/>
                  <w:marBottom w:val="0"/>
                  <w:divBdr>
                    <w:top w:val="none" w:sz="0" w:space="0" w:color="auto"/>
                    <w:left w:val="none" w:sz="0" w:space="0" w:color="auto"/>
                    <w:bottom w:val="none" w:sz="0" w:space="0" w:color="auto"/>
                    <w:right w:val="none" w:sz="0" w:space="0" w:color="auto"/>
                  </w:divBdr>
                </w:div>
                <w:div w:id="1796942980">
                  <w:marLeft w:val="640"/>
                  <w:marRight w:val="0"/>
                  <w:marTop w:val="0"/>
                  <w:marBottom w:val="0"/>
                  <w:divBdr>
                    <w:top w:val="none" w:sz="0" w:space="0" w:color="auto"/>
                    <w:left w:val="none" w:sz="0" w:space="0" w:color="auto"/>
                    <w:bottom w:val="none" w:sz="0" w:space="0" w:color="auto"/>
                    <w:right w:val="none" w:sz="0" w:space="0" w:color="auto"/>
                  </w:divBdr>
                </w:div>
                <w:div w:id="1804888664">
                  <w:marLeft w:val="640"/>
                  <w:marRight w:val="0"/>
                  <w:marTop w:val="0"/>
                  <w:marBottom w:val="0"/>
                  <w:divBdr>
                    <w:top w:val="none" w:sz="0" w:space="0" w:color="auto"/>
                    <w:left w:val="none" w:sz="0" w:space="0" w:color="auto"/>
                    <w:bottom w:val="none" w:sz="0" w:space="0" w:color="auto"/>
                    <w:right w:val="none" w:sz="0" w:space="0" w:color="auto"/>
                  </w:divBdr>
                </w:div>
                <w:div w:id="1811097916">
                  <w:marLeft w:val="640"/>
                  <w:marRight w:val="0"/>
                  <w:marTop w:val="0"/>
                  <w:marBottom w:val="0"/>
                  <w:divBdr>
                    <w:top w:val="none" w:sz="0" w:space="0" w:color="auto"/>
                    <w:left w:val="none" w:sz="0" w:space="0" w:color="auto"/>
                    <w:bottom w:val="none" w:sz="0" w:space="0" w:color="auto"/>
                    <w:right w:val="none" w:sz="0" w:space="0" w:color="auto"/>
                  </w:divBdr>
                </w:div>
                <w:div w:id="1846238663">
                  <w:marLeft w:val="640"/>
                  <w:marRight w:val="0"/>
                  <w:marTop w:val="0"/>
                  <w:marBottom w:val="0"/>
                  <w:divBdr>
                    <w:top w:val="none" w:sz="0" w:space="0" w:color="auto"/>
                    <w:left w:val="none" w:sz="0" w:space="0" w:color="auto"/>
                    <w:bottom w:val="none" w:sz="0" w:space="0" w:color="auto"/>
                    <w:right w:val="none" w:sz="0" w:space="0" w:color="auto"/>
                  </w:divBdr>
                </w:div>
                <w:div w:id="1854998787">
                  <w:marLeft w:val="640"/>
                  <w:marRight w:val="0"/>
                  <w:marTop w:val="0"/>
                  <w:marBottom w:val="0"/>
                  <w:divBdr>
                    <w:top w:val="none" w:sz="0" w:space="0" w:color="auto"/>
                    <w:left w:val="none" w:sz="0" w:space="0" w:color="auto"/>
                    <w:bottom w:val="none" w:sz="0" w:space="0" w:color="auto"/>
                    <w:right w:val="none" w:sz="0" w:space="0" w:color="auto"/>
                  </w:divBdr>
                </w:div>
                <w:div w:id="1865091259">
                  <w:marLeft w:val="640"/>
                  <w:marRight w:val="0"/>
                  <w:marTop w:val="0"/>
                  <w:marBottom w:val="0"/>
                  <w:divBdr>
                    <w:top w:val="none" w:sz="0" w:space="0" w:color="auto"/>
                    <w:left w:val="none" w:sz="0" w:space="0" w:color="auto"/>
                    <w:bottom w:val="none" w:sz="0" w:space="0" w:color="auto"/>
                    <w:right w:val="none" w:sz="0" w:space="0" w:color="auto"/>
                  </w:divBdr>
                </w:div>
                <w:div w:id="1895922983">
                  <w:marLeft w:val="640"/>
                  <w:marRight w:val="0"/>
                  <w:marTop w:val="0"/>
                  <w:marBottom w:val="0"/>
                  <w:divBdr>
                    <w:top w:val="none" w:sz="0" w:space="0" w:color="auto"/>
                    <w:left w:val="none" w:sz="0" w:space="0" w:color="auto"/>
                    <w:bottom w:val="none" w:sz="0" w:space="0" w:color="auto"/>
                    <w:right w:val="none" w:sz="0" w:space="0" w:color="auto"/>
                  </w:divBdr>
                </w:div>
                <w:div w:id="1901166578">
                  <w:marLeft w:val="640"/>
                  <w:marRight w:val="0"/>
                  <w:marTop w:val="0"/>
                  <w:marBottom w:val="0"/>
                  <w:divBdr>
                    <w:top w:val="none" w:sz="0" w:space="0" w:color="auto"/>
                    <w:left w:val="none" w:sz="0" w:space="0" w:color="auto"/>
                    <w:bottom w:val="none" w:sz="0" w:space="0" w:color="auto"/>
                    <w:right w:val="none" w:sz="0" w:space="0" w:color="auto"/>
                  </w:divBdr>
                </w:div>
                <w:div w:id="1965501136">
                  <w:marLeft w:val="640"/>
                  <w:marRight w:val="0"/>
                  <w:marTop w:val="0"/>
                  <w:marBottom w:val="0"/>
                  <w:divBdr>
                    <w:top w:val="none" w:sz="0" w:space="0" w:color="auto"/>
                    <w:left w:val="none" w:sz="0" w:space="0" w:color="auto"/>
                    <w:bottom w:val="none" w:sz="0" w:space="0" w:color="auto"/>
                    <w:right w:val="none" w:sz="0" w:space="0" w:color="auto"/>
                  </w:divBdr>
                </w:div>
                <w:div w:id="2035694331">
                  <w:marLeft w:val="640"/>
                  <w:marRight w:val="0"/>
                  <w:marTop w:val="0"/>
                  <w:marBottom w:val="0"/>
                  <w:divBdr>
                    <w:top w:val="none" w:sz="0" w:space="0" w:color="auto"/>
                    <w:left w:val="none" w:sz="0" w:space="0" w:color="auto"/>
                    <w:bottom w:val="none" w:sz="0" w:space="0" w:color="auto"/>
                    <w:right w:val="none" w:sz="0" w:space="0" w:color="auto"/>
                  </w:divBdr>
                </w:div>
                <w:div w:id="2062970958">
                  <w:marLeft w:val="640"/>
                  <w:marRight w:val="0"/>
                  <w:marTop w:val="0"/>
                  <w:marBottom w:val="0"/>
                  <w:divBdr>
                    <w:top w:val="none" w:sz="0" w:space="0" w:color="auto"/>
                    <w:left w:val="none" w:sz="0" w:space="0" w:color="auto"/>
                    <w:bottom w:val="none" w:sz="0" w:space="0" w:color="auto"/>
                    <w:right w:val="none" w:sz="0" w:space="0" w:color="auto"/>
                  </w:divBdr>
                </w:div>
                <w:div w:id="2085301519">
                  <w:marLeft w:val="640"/>
                  <w:marRight w:val="0"/>
                  <w:marTop w:val="0"/>
                  <w:marBottom w:val="0"/>
                  <w:divBdr>
                    <w:top w:val="none" w:sz="0" w:space="0" w:color="auto"/>
                    <w:left w:val="none" w:sz="0" w:space="0" w:color="auto"/>
                    <w:bottom w:val="none" w:sz="0" w:space="0" w:color="auto"/>
                    <w:right w:val="none" w:sz="0" w:space="0" w:color="auto"/>
                  </w:divBdr>
                </w:div>
              </w:divsChild>
            </w:div>
            <w:div w:id="1432167498">
              <w:marLeft w:val="0"/>
              <w:marRight w:val="0"/>
              <w:marTop w:val="0"/>
              <w:marBottom w:val="0"/>
              <w:divBdr>
                <w:top w:val="none" w:sz="0" w:space="0" w:color="auto"/>
                <w:left w:val="none" w:sz="0" w:space="0" w:color="auto"/>
                <w:bottom w:val="none" w:sz="0" w:space="0" w:color="auto"/>
                <w:right w:val="none" w:sz="0" w:space="0" w:color="auto"/>
              </w:divBdr>
              <w:divsChild>
                <w:div w:id="14573633">
                  <w:marLeft w:val="640"/>
                  <w:marRight w:val="0"/>
                  <w:marTop w:val="0"/>
                  <w:marBottom w:val="0"/>
                  <w:divBdr>
                    <w:top w:val="none" w:sz="0" w:space="0" w:color="auto"/>
                    <w:left w:val="none" w:sz="0" w:space="0" w:color="auto"/>
                    <w:bottom w:val="none" w:sz="0" w:space="0" w:color="auto"/>
                    <w:right w:val="none" w:sz="0" w:space="0" w:color="auto"/>
                  </w:divBdr>
                </w:div>
                <w:div w:id="18165671">
                  <w:marLeft w:val="640"/>
                  <w:marRight w:val="0"/>
                  <w:marTop w:val="0"/>
                  <w:marBottom w:val="0"/>
                  <w:divBdr>
                    <w:top w:val="none" w:sz="0" w:space="0" w:color="auto"/>
                    <w:left w:val="none" w:sz="0" w:space="0" w:color="auto"/>
                    <w:bottom w:val="none" w:sz="0" w:space="0" w:color="auto"/>
                    <w:right w:val="none" w:sz="0" w:space="0" w:color="auto"/>
                  </w:divBdr>
                </w:div>
                <w:div w:id="31850627">
                  <w:marLeft w:val="640"/>
                  <w:marRight w:val="0"/>
                  <w:marTop w:val="0"/>
                  <w:marBottom w:val="0"/>
                  <w:divBdr>
                    <w:top w:val="none" w:sz="0" w:space="0" w:color="auto"/>
                    <w:left w:val="none" w:sz="0" w:space="0" w:color="auto"/>
                    <w:bottom w:val="none" w:sz="0" w:space="0" w:color="auto"/>
                    <w:right w:val="none" w:sz="0" w:space="0" w:color="auto"/>
                  </w:divBdr>
                </w:div>
                <w:div w:id="80681206">
                  <w:marLeft w:val="640"/>
                  <w:marRight w:val="0"/>
                  <w:marTop w:val="0"/>
                  <w:marBottom w:val="0"/>
                  <w:divBdr>
                    <w:top w:val="none" w:sz="0" w:space="0" w:color="auto"/>
                    <w:left w:val="none" w:sz="0" w:space="0" w:color="auto"/>
                    <w:bottom w:val="none" w:sz="0" w:space="0" w:color="auto"/>
                    <w:right w:val="none" w:sz="0" w:space="0" w:color="auto"/>
                  </w:divBdr>
                </w:div>
                <w:div w:id="225072023">
                  <w:marLeft w:val="640"/>
                  <w:marRight w:val="0"/>
                  <w:marTop w:val="0"/>
                  <w:marBottom w:val="0"/>
                  <w:divBdr>
                    <w:top w:val="none" w:sz="0" w:space="0" w:color="auto"/>
                    <w:left w:val="none" w:sz="0" w:space="0" w:color="auto"/>
                    <w:bottom w:val="none" w:sz="0" w:space="0" w:color="auto"/>
                    <w:right w:val="none" w:sz="0" w:space="0" w:color="auto"/>
                  </w:divBdr>
                </w:div>
                <w:div w:id="284120475">
                  <w:marLeft w:val="640"/>
                  <w:marRight w:val="0"/>
                  <w:marTop w:val="0"/>
                  <w:marBottom w:val="0"/>
                  <w:divBdr>
                    <w:top w:val="none" w:sz="0" w:space="0" w:color="auto"/>
                    <w:left w:val="none" w:sz="0" w:space="0" w:color="auto"/>
                    <w:bottom w:val="none" w:sz="0" w:space="0" w:color="auto"/>
                    <w:right w:val="none" w:sz="0" w:space="0" w:color="auto"/>
                  </w:divBdr>
                </w:div>
                <w:div w:id="428743345">
                  <w:marLeft w:val="640"/>
                  <w:marRight w:val="0"/>
                  <w:marTop w:val="0"/>
                  <w:marBottom w:val="0"/>
                  <w:divBdr>
                    <w:top w:val="none" w:sz="0" w:space="0" w:color="auto"/>
                    <w:left w:val="none" w:sz="0" w:space="0" w:color="auto"/>
                    <w:bottom w:val="none" w:sz="0" w:space="0" w:color="auto"/>
                    <w:right w:val="none" w:sz="0" w:space="0" w:color="auto"/>
                  </w:divBdr>
                </w:div>
                <w:div w:id="459612205">
                  <w:marLeft w:val="640"/>
                  <w:marRight w:val="0"/>
                  <w:marTop w:val="0"/>
                  <w:marBottom w:val="0"/>
                  <w:divBdr>
                    <w:top w:val="none" w:sz="0" w:space="0" w:color="auto"/>
                    <w:left w:val="none" w:sz="0" w:space="0" w:color="auto"/>
                    <w:bottom w:val="none" w:sz="0" w:space="0" w:color="auto"/>
                    <w:right w:val="none" w:sz="0" w:space="0" w:color="auto"/>
                  </w:divBdr>
                </w:div>
                <w:div w:id="473563515">
                  <w:marLeft w:val="640"/>
                  <w:marRight w:val="0"/>
                  <w:marTop w:val="0"/>
                  <w:marBottom w:val="0"/>
                  <w:divBdr>
                    <w:top w:val="none" w:sz="0" w:space="0" w:color="auto"/>
                    <w:left w:val="none" w:sz="0" w:space="0" w:color="auto"/>
                    <w:bottom w:val="none" w:sz="0" w:space="0" w:color="auto"/>
                    <w:right w:val="none" w:sz="0" w:space="0" w:color="auto"/>
                  </w:divBdr>
                </w:div>
                <w:div w:id="501775583">
                  <w:marLeft w:val="640"/>
                  <w:marRight w:val="0"/>
                  <w:marTop w:val="0"/>
                  <w:marBottom w:val="0"/>
                  <w:divBdr>
                    <w:top w:val="none" w:sz="0" w:space="0" w:color="auto"/>
                    <w:left w:val="none" w:sz="0" w:space="0" w:color="auto"/>
                    <w:bottom w:val="none" w:sz="0" w:space="0" w:color="auto"/>
                    <w:right w:val="none" w:sz="0" w:space="0" w:color="auto"/>
                  </w:divBdr>
                </w:div>
                <w:div w:id="540094160">
                  <w:marLeft w:val="640"/>
                  <w:marRight w:val="0"/>
                  <w:marTop w:val="0"/>
                  <w:marBottom w:val="0"/>
                  <w:divBdr>
                    <w:top w:val="none" w:sz="0" w:space="0" w:color="auto"/>
                    <w:left w:val="none" w:sz="0" w:space="0" w:color="auto"/>
                    <w:bottom w:val="none" w:sz="0" w:space="0" w:color="auto"/>
                    <w:right w:val="none" w:sz="0" w:space="0" w:color="auto"/>
                  </w:divBdr>
                </w:div>
                <w:div w:id="544370416">
                  <w:marLeft w:val="640"/>
                  <w:marRight w:val="0"/>
                  <w:marTop w:val="0"/>
                  <w:marBottom w:val="0"/>
                  <w:divBdr>
                    <w:top w:val="none" w:sz="0" w:space="0" w:color="auto"/>
                    <w:left w:val="none" w:sz="0" w:space="0" w:color="auto"/>
                    <w:bottom w:val="none" w:sz="0" w:space="0" w:color="auto"/>
                    <w:right w:val="none" w:sz="0" w:space="0" w:color="auto"/>
                  </w:divBdr>
                </w:div>
                <w:div w:id="583563596">
                  <w:marLeft w:val="640"/>
                  <w:marRight w:val="0"/>
                  <w:marTop w:val="0"/>
                  <w:marBottom w:val="0"/>
                  <w:divBdr>
                    <w:top w:val="none" w:sz="0" w:space="0" w:color="auto"/>
                    <w:left w:val="none" w:sz="0" w:space="0" w:color="auto"/>
                    <w:bottom w:val="none" w:sz="0" w:space="0" w:color="auto"/>
                    <w:right w:val="none" w:sz="0" w:space="0" w:color="auto"/>
                  </w:divBdr>
                </w:div>
                <w:div w:id="628903604">
                  <w:marLeft w:val="640"/>
                  <w:marRight w:val="0"/>
                  <w:marTop w:val="0"/>
                  <w:marBottom w:val="0"/>
                  <w:divBdr>
                    <w:top w:val="none" w:sz="0" w:space="0" w:color="auto"/>
                    <w:left w:val="none" w:sz="0" w:space="0" w:color="auto"/>
                    <w:bottom w:val="none" w:sz="0" w:space="0" w:color="auto"/>
                    <w:right w:val="none" w:sz="0" w:space="0" w:color="auto"/>
                  </w:divBdr>
                </w:div>
                <w:div w:id="629045646">
                  <w:marLeft w:val="640"/>
                  <w:marRight w:val="0"/>
                  <w:marTop w:val="0"/>
                  <w:marBottom w:val="0"/>
                  <w:divBdr>
                    <w:top w:val="none" w:sz="0" w:space="0" w:color="auto"/>
                    <w:left w:val="none" w:sz="0" w:space="0" w:color="auto"/>
                    <w:bottom w:val="none" w:sz="0" w:space="0" w:color="auto"/>
                    <w:right w:val="none" w:sz="0" w:space="0" w:color="auto"/>
                  </w:divBdr>
                </w:div>
                <w:div w:id="637691432">
                  <w:marLeft w:val="640"/>
                  <w:marRight w:val="0"/>
                  <w:marTop w:val="0"/>
                  <w:marBottom w:val="0"/>
                  <w:divBdr>
                    <w:top w:val="none" w:sz="0" w:space="0" w:color="auto"/>
                    <w:left w:val="none" w:sz="0" w:space="0" w:color="auto"/>
                    <w:bottom w:val="none" w:sz="0" w:space="0" w:color="auto"/>
                    <w:right w:val="none" w:sz="0" w:space="0" w:color="auto"/>
                  </w:divBdr>
                </w:div>
                <w:div w:id="644743381">
                  <w:marLeft w:val="640"/>
                  <w:marRight w:val="0"/>
                  <w:marTop w:val="0"/>
                  <w:marBottom w:val="0"/>
                  <w:divBdr>
                    <w:top w:val="none" w:sz="0" w:space="0" w:color="auto"/>
                    <w:left w:val="none" w:sz="0" w:space="0" w:color="auto"/>
                    <w:bottom w:val="none" w:sz="0" w:space="0" w:color="auto"/>
                    <w:right w:val="none" w:sz="0" w:space="0" w:color="auto"/>
                  </w:divBdr>
                </w:div>
                <w:div w:id="667292816">
                  <w:marLeft w:val="640"/>
                  <w:marRight w:val="0"/>
                  <w:marTop w:val="0"/>
                  <w:marBottom w:val="0"/>
                  <w:divBdr>
                    <w:top w:val="none" w:sz="0" w:space="0" w:color="auto"/>
                    <w:left w:val="none" w:sz="0" w:space="0" w:color="auto"/>
                    <w:bottom w:val="none" w:sz="0" w:space="0" w:color="auto"/>
                    <w:right w:val="none" w:sz="0" w:space="0" w:color="auto"/>
                  </w:divBdr>
                </w:div>
                <w:div w:id="704016620">
                  <w:marLeft w:val="640"/>
                  <w:marRight w:val="0"/>
                  <w:marTop w:val="0"/>
                  <w:marBottom w:val="0"/>
                  <w:divBdr>
                    <w:top w:val="none" w:sz="0" w:space="0" w:color="auto"/>
                    <w:left w:val="none" w:sz="0" w:space="0" w:color="auto"/>
                    <w:bottom w:val="none" w:sz="0" w:space="0" w:color="auto"/>
                    <w:right w:val="none" w:sz="0" w:space="0" w:color="auto"/>
                  </w:divBdr>
                </w:div>
                <w:div w:id="713889508">
                  <w:marLeft w:val="640"/>
                  <w:marRight w:val="0"/>
                  <w:marTop w:val="0"/>
                  <w:marBottom w:val="0"/>
                  <w:divBdr>
                    <w:top w:val="none" w:sz="0" w:space="0" w:color="auto"/>
                    <w:left w:val="none" w:sz="0" w:space="0" w:color="auto"/>
                    <w:bottom w:val="none" w:sz="0" w:space="0" w:color="auto"/>
                    <w:right w:val="none" w:sz="0" w:space="0" w:color="auto"/>
                  </w:divBdr>
                </w:div>
                <w:div w:id="753936699">
                  <w:marLeft w:val="640"/>
                  <w:marRight w:val="0"/>
                  <w:marTop w:val="0"/>
                  <w:marBottom w:val="0"/>
                  <w:divBdr>
                    <w:top w:val="none" w:sz="0" w:space="0" w:color="auto"/>
                    <w:left w:val="none" w:sz="0" w:space="0" w:color="auto"/>
                    <w:bottom w:val="none" w:sz="0" w:space="0" w:color="auto"/>
                    <w:right w:val="none" w:sz="0" w:space="0" w:color="auto"/>
                  </w:divBdr>
                </w:div>
                <w:div w:id="834494708">
                  <w:marLeft w:val="640"/>
                  <w:marRight w:val="0"/>
                  <w:marTop w:val="0"/>
                  <w:marBottom w:val="0"/>
                  <w:divBdr>
                    <w:top w:val="none" w:sz="0" w:space="0" w:color="auto"/>
                    <w:left w:val="none" w:sz="0" w:space="0" w:color="auto"/>
                    <w:bottom w:val="none" w:sz="0" w:space="0" w:color="auto"/>
                    <w:right w:val="none" w:sz="0" w:space="0" w:color="auto"/>
                  </w:divBdr>
                </w:div>
                <w:div w:id="872037509">
                  <w:marLeft w:val="640"/>
                  <w:marRight w:val="0"/>
                  <w:marTop w:val="0"/>
                  <w:marBottom w:val="0"/>
                  <w:divBdr>
                    <w:top w:val="none" w:sz="0" w:space="0" w:color="auto"/>
                    <w:left w:val="none" w:sz="0" w:space="0" w:color="auto"/>
                    <w:bottom w:val="none" w:sz="0" w:space="0" w:color="auto"/>
                    <w:right w:val="none" w:sz="0" w:space="0" w:color="auto"/>
                  </w:divBdr>
                </w:div>
                <w:div w:id="900024005">
                  <w:marLeft w:val="640"/>
                  <w:marRight w:val="0"/>
                  <w:marTop w:val="0"/>
                  <w:marBottom w:val="0"/>
                  <w:divBdr>
                    <w:top w:val="none" w:sz="0" w:space="0" w:color="auto"/>
                    <w:left w:val="none" w:sz="0" w:space="0" w:color="auto"/>
                    <w:bottom w:val="none" w:sz="0" w:space="0" w:color="auto"/>
                    <w:right w:val="none" w:sz="0" w:space="0" w:color="auto"/>
                  </w:divBdr>
                </w:div>
                <w:div w:id="920137250">
                  <w:marLeft w:val="640"/>
                  <w:marRight w:val="0"/>
                  <w:marTop w:val="0"/>
                  <w:marBottom w:val="0"/>
                  <w:divBdr>
                    <w:top w:val="none" w:sz="0" w:space="0" w:color="auto"/>
                    <w:left w:val="none" w:sz="0" w:space="0" w:color="auto"/>
                    <w:bottom w:val="none" w:sz="0" w:space="0" w:color="auto"/>
                    <w:right w:val="none" w:sz="0" w:space="0" w:color="auto"/>
                  </w:divBdr>
                </w:div>
                <w:div w:id="929898828">
                  <w:marLeft w:val="640"/>
                  <w:marRight w:val="0"/>
                  <w:marTop w:val="0"/>
                  <w:marBottom w:val="0"/>
                  <w:divBdr>
                    <w:top w:val="none" w:sz="0" w:space="0" w:color="auto"/>
                    <w:left w:val="none" w:sz="0" w:space="0" w:color="auto"/>
                    <w:bottom w:val="none" w:sz="0" w:space="0" w:color="auto"/>
                    <w:right w:val="none" w:sz="0" w:space="0" w:color="auto"/>
                  </w:divBdr>
                </w:div>
                <w:div w:id="936983170">
                  <w:marLeft w:val="640"/>
                  <w:marRight w:val="0"/>
                  <w:marTop w:val="0"/>
                  <w:marBottom w:val="0"/>
                  <w:divBdr>
                    <w:top w:val="none" w:sz="0" w:space="0" w:color="auto"/>
                    <w:left w:val="none" w:sz="0" w:space="0" w:color="auto"/>
                    <w:bottom w:val="none" w:sz="0" w:space="0" w:color="auto"/>
                    <w:right w:val="none" w:sz="0" w:space="0" w:color="auto"/>
                  </w:divBdr>
                </w:div>
                <w:div w:id="955599973">
                  <w:marLeft w:val="640"/>
                  <w:marRight w:val="0"/>
                  <w:marTop w:val="0"/>
                  <w:marBottom w:val="0"/>
                  <w:divBdr>
                    <w:top w:val="none" w:sz="0" w:space="0" w:color="auto"/>
                    <w:left w:val="none" w:sz="0" w:space="0" w:color="auto"/>
                    <w:bottom w:val="none" w:sz="0" w:space="0" w:color="auto"/>
                    <w:right w:val="none" w:sz="0" w:space="0" w:color="auto"/>
                  </w:divBdr>
                </w:div>
                <w:div w:id="965551318">
                  <w:marLeft w:val="640"/>
                  <w:marRight w:val="0"/>
                  <w:marTop w:val="0"/>
                  <w:marBottom w:val="0"/>
                  <w:divBdr>
                    <w:top w:val="none" w:sz="0" w:space="0" w:color="auto"/>
                    <w:left w:val="none" w:sz="0" w:space="0" w:color="auto"/>
                    <w:bottom w:val="none" w:sz="0" w:space="0" w:color="auto"/>
                    <w:right w:val="none" w:sz="0" w:space="0" w:color="auto"/>
                  </w:divBdr>
                </w:div>
                <w:div w:id="1006983494">
                  <w:marLeft w:val="640"/>
                  <w:marRight w:val="0"/>
                  <w:marTop w:val="0"/>
                  <w:marBottom w:val="0"/>
                  <w:divBdr>
                    <w:top w:val="none" w:sz="0" w:space="0" w:color="auto"/>
                    <w:left w:val="none" w:sz="0" w:space="0" w:color="auto"/>
                    <w:bottom w:val="none" w:sz="0" w:space="0" w:color="auto"/>
                    <w:right w:val="none" w:sz="0" w:space="0" w:color="auto"/>
                  </w:divBdr>
                </w:div>
                <w:div w:id="1038553432">
                  <w:marLeft w:val="640"/>
                  <w:marRight w:val="0"/>
                  <w:marTop w:val="0"/>
                  <w:marBottom w:val="0"/>
                  <w:divBdr>
                    <w:top w:val="none" w:sz="0" w:space="0" w:color="auto"/>
                    <w:left w:val="none" w:sz="0" w:space="0" w:color="auto"/>
                    <w:bottom w:val="none" w:sz="0" w:space="0" w:color="auto"/>
                    <w:right w:val="none" w:sz="0" w:space="0" w:color="auto"/>
                  </w:divBdr>
                </w:div>
                <w:div w:id="1053774883">
                  <w:marLeft w:val="640"/>
                  <w:marRight w:val="0"/>
                  <w:marTop w:val="0"/>
                  <w:marBottom w:val="0"/>
                  <w:divBdr>
                    <w:top w:val="none" w:sz="0" w:space="0" w:color="auto"/>
                    <w:left w:val="none" w:sz="0" w:space="0" w:color="auto"/>
                    <w:bottom w:val="none" w:sz="0" w:space="0" w:color="auto"/>
                    <w:right w:val="none" w:sz="0" w:space="0" w:color="auto"/>
                  </w:divBdr>
                </w:div>
                <w:div w:id="1188444030">
                  <w:marLeft w:val="640"/>
                  <w:marRight w:val="0"/>
                  <w:marTop w:val="0"/>
                  <w:marBottom w:val="0"/>
                  <w:divBdr>
                    <w:top w:val="none" w:sz="0" w:space="0" w:color="auto"/>
                    <w:left w:val="none" w:sz="0" w:space="0" w:color="auto"/>
                    <w:bottom w:val="none" w:sz="0" w:space="0" w:color="auto"/>
                    <w:right w:val="none" w:sz="0" w:space="0" w:color="auto"/>
                  </w:divBdr>
                </w:div>
                <w:div w:id="1232157634">
                  <w:marLeft w:val="640"/>
                  <w:marRight w:val="0"/>
                  <w:marTop w:val="0"/>
                  <w:marBottom w:val="0"/>
                  <w:divBdr>
                    <w:top w:val="none" w:sz="0" w:space="0" w:color="auto"/>
                    <w:left w:val="none" w:sz="0" w:space="0" w:color="auto"/>
                    <w:bottom w:val="none" w:sz="0" w:space="0" w:color="auto"/>
                    <w:right w:val="none" w:sz="0" w:space="0" w:color="auto"/>
                  </w:divBdr>
                </w:div>
                <w:div w:id="1250507492">
                  <w:marLeft w:val="640"/>
                  <w:marRight w:val="0"/>
                  <w:marTop w:val="0"/>
                  <w:marBottom w:val="0"/>
                  <w:divBdr>
                    <w:top w:val="none" w:sz="0" w:space="0" w:color="auto"/>
                    <w:left w:val="none" w:sz="0" w:space="0" w:color="auto"/>
                    <w:bottom w:val="none" w:sz="0" w:space="0" w:color="auto"/>
                    <w:right w:val="none" w:sz="0" w:space="0" w:color="auto"/>
                  </w:divBdr>
                </w:div>
                <w:div w:id="1252356075">
                  <w:marLeft w:val="640"/>
                  <w:marRight w:val="0"/>
                  <w:marTop w:val="0"/>
                  <w:marBottom w:val="0"/>
                  <w:divBdr>
                    <w:top w:val="none" w:sz="0" w:space="0" w:color="auto"/>
                    <w:left w:val="none" w:sz="0" w:space="0" w:color="auto"/>
                    <w:bottom w:val="none" w:sz="0" w:space="0" w:color="auto"/>
                    <w:right w:val="none" w:sz="0" w:space="0" w:color="auto"/>
                  </w:divBdr>
                </w:div>
                <w:div w:id="1262105366">
                  <w:marLeft w:val="640"/>
                  <w:marRight w:val="0"/>
                  <w:marTop w:val="0"/>
                  <w:marBottom w:val="0"/>
                  <w:divBdr>
                    <w:top w:val="none" w:sz="0" w:space="0" w:color="auto"/>
                    <w:left w:val="none" w:sz="0" w:space="0" w:color="auto"/>
                    <w:bottom w:val="none" w:sz="0" w:space="0" w:color="auto"/>
                    <w:right w:val="none" w:sz="0" w:space="0" w:color="auto"/>
                  </w:divBdr>
                </w:div>
                <w:div w:id="1275360175">
                  <w:marLeft w:val="640"/>
                  <w:marRight w:val="0"/>
                  <w:marTop w:val="0"/>
                  <w:marBottom w:val="0"/>
                  <w:divBdr>
                    <w:top w:val="none" w:sz="0" w:space="0" w:color="auto"/>
                    <w:left w:val="none" w:sz="0" w:space="0" w:color="auto"/>
                    <w:bottom w:val="none" w:sz="0" w:space="0" w:color="auto"/>
                    <w:right w:val="none" w:sz="0" w:space="0" w:color="auto"/>
                  </w:divBdr>
                </w:div>
                <w:div w:id="1288318771">
                  <w:marLeft w:val="640"/>
                  <w:marRight w:val="0"/>
                  <w:marTop w:val="0"/>
                  <w:marBottom w:val="0"/>
                  <w:divBdr>
                    <w:top w:val="none" w:sz="0" w:space="0" w:color="auto"/>
                    <w:left w:val="none" w:sz="0" w:space="0" w:color="auto"/>
                    <w:bottom w:val="none" w:sz="0" w:space="0" w:color="auto"/>
                    <w:right w:val="none" w:sz="0" w:space="0" w:color="auto"/>
                  </w:divBdr>
                </w:div>
                <w:div w:id="1295717220">
                  <w:marLeft w:val="640"/>
                  <w:marRight w:val="0"/>
                  <w:marTop w:val="0"/>
                  <w:marBottom w:val="0"/>
                  <w:divBdr>
                    <w:top w:val="none" w:sz="0" w:space="0" w:color="auto"/>
                    <w:left w:val="none" w:sz="0" w:space="0" w:color="auto"/>
                    <w:bottom w:val="none" w:sz="0" w:space="0" w:color="auto"/>
                    <w:right w:val="none" w:sz="0" w:space="0" w:color="auto"/>
                  </w:divBdr>
                </w:div>
                <w:div w:id="1298295367">
                  <w:marLeft w:val="640"/>
                  <w:marRight w:val="0"/>
                  <w:marTop w:val="0"/>
                  <w:marBottom w:val="0"/>
                  <w:divBdr>
                    <w:top w:val="none" w:sz="0" w:space="0" w:color="auto"/>
                    <w:left w:val="none" w:sz="0" w:space="0" w:color="auto"/>
                    <w:bottom w:val="none" w:sz="0" w:space="0" w:color="auto"/>
                    <w:right w:val="none" w:sz="0" w:space="0" w:color="auto"/>
                  </w:divBdr>
                </w:div>
                <w:div w:id="1366980617">
                  <w:marLeft w:val="640"/>
                  <w:marRight w:val="0"/>
                  <w:marTop w:val="0"/>
                  <w:marBottom w:val="0"/>
                  <w:divBdr>
                    <w:top w:val="none" w:sz="0" w:space="0" w:color="auto"/>
                    <w:left w:val="none" w:sz="0" w:space="0" w:color="auto"/>
                    <w:bottom w:val="none" w:sz="0" w:space="0" w:color="auto"/>
                    <w:right w:val="none" w:sz="0" w:space="0" w:color="auto"/>
                  </w:divBdr>
                </w:div>
                <w:div w:id="1431195818">
                  <w:marLeft w:val="640"/>
                  <w:marRight w:val="0"/>
                  <w:marTop w:val="0"/>
                  <w:marBottom w:val="0"/>
                  <w:divBdr>
                    <w:top w:val="none" w:sz="0" w:space="0" w:color="auto"/>
                    <w:left w:val="none" w:sz="0" w:space="0" w:color="auto"/>
                    <w:bottom w:val="none" w:sz="0" w:space="0" w:color="auto"/>
                    <w:right w:val="none" w:sz="0" w:space="0" w:color="auto"/>
                  </w:divBdr>
                </w:div>
                <w:div w:id="1431316383">
                  <w:marLeft w:val="640"/>
                  <w:marRight w:val="0"/>
                  <w:marTop w:val="0"/>
                  <w:marBottom w:val="0"/>
                  <w:divBdr>
                    <w:top w:val="none" w:sz="0" w:space="0" w:color="auto"/>
                    <w:left w:val="none" w:sz="0" w:space="0" w:color="auto"/>
                    <w:bottom w:val="none" w:sz="0" w:space="0" w:color="auto"/>
                    <w:right w:val="none" w:sz="0" w:space="0" w:color="auto"/>
                  </w:divBdr>
                </w:div>
                <w:div w:id="1494223243">
                  <w:marLeft w:val="640"/>
                  <w:marRight w:val="0"/>
                  <w:marTop w:val="0"/>
                  <w:marBottom w:val="0"/>
                  <w:divBdr>
                    <w:top w:val="none" w:sz="0" w:space="0" w:color="auto"/>
                    <w:left w:val="none" w:sz="0" w:space="0" w:color="auto"/>
                    <w:bottom w:val="none" w:sz="0" w:space="0" w:color="auto"/>
                    <w:right w:val="none" w:sz="0" w:space="0" w:color="auto"/>
                  </w:divBdr>
                </w:div>
                <w:div w:id="1538934656">
                  <w:marLeft w:val="640"/>
                  <w:marRight w:val="0"/>
                  <w:marTop w:val="0"/>
                  <w:marBottom w:val="0"/>
                  <w:divBdr>
                    <w:top w:val="none" w:sz="0" w:space="0" w:color="auto"/>
                    <w:left w:val="none" w:sz="0" w:space="0" w:color="auto"/>
                    <w:bottom w:val="none" w:sz="0" w:space="0" w:color="auto"/>
                    <w:right w:val="none" w:sz="0" w:space="0" w:color="auto"/>
                  </w:divBdr>
                </w:div>
                <w:div w:id="1561942348">
                  <w:marLeft w:val="640"/>
                  <w:marRight w:val="0"/>
                  <w:marTop w:val="0"/>
                  <w:marBottom w:val="0"/>
                  <w:divBdr>
                    <w:top w:val="none" w:sz="0" w:space="0" w:color="auto"/>
                    <w:left w:val="none" w:sz="0" w:space="0" w:color="auto"/>
                    <w:bottom w:val="none" w:sz="0" w:space="0" w:color="auto"/>
                    <w:right w:val="none" w:sz="0" w:space="0" w:color="auto"/>
                  </w:divBdr>
                </w:div>
                <w:div w:id="1572235014">
                  <w:marLeft w:val="640"/>
                  <w:marRight w:val="0"/>
                  <w:marTop w:val="0"/>
                  <w:marBottom w:val="0"/>
                  <w:divBdr>
                    <w:top w:val="none" w:sz="0" w:space="0" w:color="auto"/>
                    <w:left w:val="none" w:sz="0" w:space="0" w:color="auto"/>
                    <w:bottom w:val="none" w:sz="0" w:space="0" w:color="auto"/>
                    <w:right w:val="none" w:sz="0" w:space="0" w:color="auto"/>
                  </w:divBdr>
                </w:div>
                <w:div w:id="1573542597">
                  <w:marLeft w:val="640"/>
                  <w:marRight w:val="0"/>
                  <w:marTop w:val="0"/>
                  <w:marBottom w:val="0"/>
                  <w:divBdr>
                    <w:top w:val="none" w:sz="0" w:space="0" w:color="auto"/>
                    <w:left w:val="none" w:sz="0" w:space="0" w:color="auto"/>
                    <w:bottom w:val="none" w:sz="0" w:space="0" w:color="auto"/>
                    <w:right w:val="none" w:sz="0" w:space="0" w:color="auto"/>
                  </w:divBdr>
                </w:div>
                <w:div w:id="1582253172">
                  <w:marLeft w:val="640"/>
                  <w:marRight w:val="0"/>
                  <w:marTop w:val="0"/>
                  <w:marBottom w:val="0"/>
                  <w:divBdr>
                    <w:top w:val="none" w:sz="0" w:space="0" w:color="auto"/>
                    <w:left w:val="none" w:sz="0" w:space="0" w:color="auto"/>
                    <w:bottom w:val="none" w:sz="0" w:space="0" w:color="auto"/>
                    <w:right w:val="none" w:sz="0" w:space="0" w:color="auto"/>
                  </w:divBdr>
                </w:div>
                <w:div w:id="1627926966">
                  <w:marLeft w:val="640"/>
                  <w:marRight w:val="0"/>
                  <w:marTop w:val="0"/>
                  <w:marBottom w:val="0"/>
                  <w:divBdr>
                    <w:top w:val="none" w:sz="0" w:space="0" w:color="auto"/>
                    <w:left w:val="none" w:sz="0" w:space="0" w:color="auto"/>
                    <w:bottom w:val="none" w:sz="0" w:space="0" w:color="auto"/>
                    <w:right w:val="none" w:sz="0" w:space="0" w:color="auto"/>
                  </w:divBdr>
                </w:div>
                <w:div w:id="1628048256">
                  <w:marLeft w:val="640"/>
                  <w:marRight w:val="0"/>
                  <w:marTop w:val="0"/>
                  <w:marBottom w:val="0"/>
                  <w:divBdr>
                    <w:top w:val="none" w:sz="0" w:space="0" w:color="auto"/>
                    <w:left w:val="none" w:sz="0" w:space="0" w:color="auto"/>
                    <w:bottom w:val="none" w:sz="0" w:space="0" w:color="auto"/>
                    <w:right w:val="none" w:sz="0" w:space="0" w:color="auto"/>
                  </w:divBdr>
                </w:div>
                <w:div w:id="1634170382">
                  <w:marLeft w:val="640"/>
                  <w:marRight w:val="0"/>
                  <w:marTop w:val="0"/>
                  <w:marBottom w:val="0"/>
                  <w:divBdr>
                    <w:top w:val="none" w:sz="0" w:space="0" w:color="auto"/>
                    <w:left w:val="none" w:sz="0" w:space="0" w:color="auto"/>
                    <w:bottom w:val="none" w:sz="0" w:space="0" w:color="auto"/>
                    <w:right w:val="none" w:sz="0" w:space="0" w:color="auto"/>
                  </w:divBdr>
                </w:div>
                <w:div w:id="1639455499">
                  <w:marLeft w:val="640"/>
                  <w:marRight w:val="0"/>
                  <w:marTop w:val="0"/>
                  <w:marBottom w:val="0"/>
                  <w:divBdr>
                    <w:top w:val="none" w:sz="0" w:space="0" w:color="auto"/>
                    <w:left w:val="none" w:sz="0" w:space="0" w:color="auto"/>
                    <w:bottom w:val="none" w:sz="0" w:space="0" w:color="auto"/>
                    <w:right w:val="none" w:sz="0" w:space="0" w:color="auto"/>
                  </w:divBdr>
                </w:div>
                <w:div w:id="1767341073">
                  <w:marLeft w:val="640"/>
                  <w:marRight w:val="0"/>
                  <w:marTop w:val="0"/>
                  <w:marBottom w:val="0"/>
                  <w:divBdr>
                    <w:top w:val="none" w:sz="0" w:space="0" w:color="auto"/>
                    <w:left w:val="none" w:sz="0" w:space="0" w:color="auto"/>
                    <w:bottom w:val="none" w:sz="0" w:space="0" w:color="auto"/>
                    <w:right w:val="none" w:sz="0" w:space="0" w:color="auto"/>
                  </w:divBdr>
                </w:div>
                <w:div w:id="1846631260">
                  <w:marLeft w:val="640"/>
                  <w:marRight w:val="0"/>
                  <w:marTop w:val="0"/>
                  <w:marBottom w:val="0"/>
                  <w:divBdr>
                    <w:top w:val="none" w:sz="0" w:space="0" w:color="auto"/>
                    <w:left w:val="none" w:sz="0" w:space="0" w:color="auto"/>
                    <w:bottom w:val="none" w:sz="0" w:space="0" w:color="auto"/>
                    <w:right w:val="none" w:sz="0" w:space="0" w:color="auto"/>
                  </w:divBdr>
                </w:div>
                <w:div w:id="1863011406">
                  <w:marLeft w:val="640"/>
                  <w:marRight w:val="0"/>
                  <w:marTop w:val="0"/>
                  <w:marBottom w:val="0"/>
                  <w:divBdr>
                    <w:top w:val="none" w:sz="0" w:space="0" w:color="auto"/>
                    <w:left w:val="none" w:sz="0" w:space="0" w:color="auto"/>
                    <w:bottom w:val="none" w:sz="0" w:space="0" w:color="auto"/>
                    <w:right w:val="none" w:sz="0" w:space="0" w:color="auto"/>
                  </w:divBdr>
                </w:div>
                <w:div w:id="1895846696">
                  <w:marLeft w:val="640"/>
                  <w:marRight w:val="0"/>
                  <w:marTop w:val="0"/>
                  <w:marBottom w:val="0"/>
                  <w:divBdr>
                    <w:top w:val="none" w:sz="0" w:space="0" w:color="auto"/>
                    <w:left w:val="none" w:sz="0" w:space="0" w:color="auto"/>
                    <w:bottom w:val="none" w:sz="0" w:space="0" w:color="auto"/>
                    <w:right w:val="none" w:sz="0" w:space="0" w:color="auto"/>
                  </w:divBdr>
                </w:div>
                <w:div w:id="1899317901">
                  <w:marLeft w:val="640"/>
                  <w:marRight w:val="0"/>
                  <w:marTop w:val="0"/>
                  <w:marBottom w:val="0"/>
                  <w:divBdr>
                    <w:top w:val="none" w:sz="0" w:space="0" w:color="auto"/>
                    <w:left w:val="none" w:sz="0" w:space="0" w:color="auto"/>
                    <w:bottom w:val="none" w:sz="0" w:space="0" w:color="auto"/>
                    <w:right w:val="none" w:sz="0" w:space="0" w:color="auto"/>
                  </w:divBdr>
                </w:div>
                <w:div w:id="1918249838">
                  <w:marLeft w:val="640"/>
                  <w:marRight w:val="0"/>
                  <w:marTop w:val="0"/>
                  <w:marBottom w:val="0"/>
                  <w:divBdr>
                    <w:top w:val="none" w:sz="0" w:space="0" w:color="auto"/>
                    <w:left w:val="none" w:sz="0" w:space="0" w:color="auto"/>
                    <w:bottom w:val="none" w:sz="0" w:space="0" w:color="auto"/>
                    <w:right w:val="none" w:sz="0" w:space="0" w:color="auto"/>
                  </w:divBdr>
                </w:div>
                <w:div w:id="1943880228">
                  <w:marLeft w:val="640"/>
                  <w:marRight w:val="0"/>
                  <w:marTop w:val="0"/>
                  <w:marBottom w:val="0"/>
                  <w:divBdr>
                    <w:top w:val="none" w:sz="0" w:space="0" w:color="auto"/>
                    <w:left w:val="none" w:sz="0" w:space="0" w:color="auto"/>
                    <w:bottom w:val="none" w:sz="0" w:space="0" w:color="auto"/>
                    <w:right w:val="none" w:sz="0" w:space="0" w:color="auto"/>
                  </w:divBdr>
                </w:div>
                <w:div w:id="1957440292">
                  <w:marLeft w:val="640"/>
                  <w:marRight w:val="0"/>
                  <w:marTop w:val="0"/>
                  <w:marBottom w:val="0"/>
                  <w:divBdr>
                    <w:top w:val="none" w:sz="0" w:space="0" w:color="auto"/>
                    <w:left w:val="none" w:sz="0" w:space="0" w:color="auto"/>
                    <w:bottom w:val="none" w:sz="0" w:space="0" w:color="auto"/>
                    <w:right w:val="none" w:sz="0" w:space="0" w:color="auto"/>
                  </w:divBdr>
                </w:div>
                <w:div w:id="1971978970">
                  <w:marLeft w:val="640"/>
                  <w:marRight w:val="0"/>
                  <w:marTop w:val="0"/>
                  <w:marBottom w:val="0"/>
                  <w:divBdr>
                    <w:top w:val="none" w:sz="0" w:space="0" w:color="auto"/>
                    <w:left w:val="none" w:sz="0" w:space="0" w:color="auto"/>
                    <w:bottom w:val="none" w:sz="0" w:space="0" w:color="auto"/>
                    <w:right w:val="none" w:sz="0" w:space="0" w:color="auto"/>
                  </w:divBdr>
                </w:div>
                <w:div w:id="1987128206">
                  <w:marLeft w:val="640"/>
                  <w:marRight w:val="0"/>
                  <w:marTop w:val="0"/>
                  <w:marBottom w:val="0"/>
                  <w:divBdr>
                    <w:top w:val="none" w:sz="0" w:space="0" w:color="auto"/>
                    <w:left w:val="none" w:sz="0" w:space="0" w:color="auto"/>
                    <w:bottom w:val="none" w:sz="0" w:space="0" w:color="auto"/>
                    <w:right w:val="none" w:sz="0" w:space="0" w:color="auto"/>
                  </w:divBdr>
                </w:div>
                <w:div w:id="2049984906">
                  <w:marLeft w:val="640"/>
                  <w:marRight w:val="0"/>
                  <w:marTop w:val="0"/>
                  <w:marBottom w:val="0"/>
                  <w:divBdr>
                    <w:top w:val="none" w:sz="0" w:space="0" w:color="auto"/>
                    <w:left w:val="none" w:sz="0" w:space="0" w:color="auto"/>
                    <w:bottom w:val="none" w:sz="0" w:space="0" w:color="auto"/>
                    <w:right w:val="none" w:sz="0" w:space="0" w:color="auto"/>
                  </w:divBdr>
                </w:div>
                <w:div w:id="2075395394">
                  <w:marLeft w:val="640"/>
                  <w:marRight w:val="0"/>
                  <w:marTop w:val="0"/>
                  <w:marBottom w:val="0"/>
                  <w:divBdr>
                    <w:top w:val="none" w:sz="0" w:space="0" w:color="auto"/>
                    <w:left w:val="none" w:sz="0" w:space="0" w:color="auto"/>
                    <w:bottom w:val="none" w:sz="0" w:space="0" w:color="auto"/>
                    <w:right w:val="none" w:sz="0" w:space="0" w:color="auto"/>
                  </w:divBdr>
                </w:div>
                <w:div w:id="2105685196">
                  <w:marLeft w:val="640"/>
                  <w:marRight w:val="0"/>
                  <w:marTop w:val="0"/>
                  <w:marBottom w:val="0"/>
                  <w:divBdr>
                    <w:top w:val="none" w:sz="0" w:space="0" w:color="auto"/>
                    <w:left w:val="none" w:sz="0" w:space="0" w:color="auto"/>
                    <w:bottom w:val="none" w:sz="0" w:space="0" w:color="auto"/>
                    <w:right w:val="none" w:sz="0" w:space="0" w:color="auto"/>
                  </w:divBdr>
                </w:div>
                <w:div w:id="2112822050">
                  <w:marLeft w:val="640"/>
                  <w:marRight w:val="0"/>
                  <w:marTop w:val="0"/>
                  <w:marBottom w:val="0"/>
                  <w:divBdr>
                    <w:top w:val="none" w:sz="0" w:space="0" w:color="auto"/>
                    <w:left w:val="none" w:sz="0" w:space="0" w:color="auto"/>
                    <w:bottom w:val="none" w:sz="0" w:space="0" w:color="auto"/>
                    <w:right w:val="none" w:sz="0" w:space="0" w:color="auto"/>
                  </w:divBdr>
                </w:div>
                <w:div w:id="2124611997">
                  <w:marLeft w:val="640"/>
                  <w:marRight w:val="0"/>
                  <w:marTop w:val="0"/>
                  <w:marBottom w:val="0"/>
                  <w:divBdr>
                    <w:top w:val="none" w:sz="0" w:space="0" w:color="auto"/>
                    <w:left w:val="none" w:sz="0" w:space="0" w:color="auto"/>
                    <w:bottom w:val="none" w:sz="0" w:space="0" w:color="auto"/>
                    <w:right w:val="none" w:sz="0" w:space="0" w:color="auto"/>
                  </w:divBdr>
                </w:div>
                <w:div w:id="2124643851">
                  <w:marLeft w:val="640"/>
                  <w:marRight w:val="0"/>
                  <w:marTop w:val="0"/>
                  <w:marBottom w:val="0"/>
                  <w:divBdr>
                    <w:top w:val="none" w:sz="0" w:space="0" w:color="auto"/>
                    <w:left w:val="none" w:sz="0" w:space="0" w:color="auto"/>
                    <w:bottom w:val="none" w:sz="0" w:space="0" w:color="auto"/>
                    <w:right w:val="none" w:sz="0" w:space="0" w:color="auto"/>
                  </w:divBdr>
                </w:div>
              </w:divsChild>
            </w:div>
            <w:div w:id="1444299306">
              <w:marLeft w:val="0"/>
              <w:marRight w:val="0"/>
              <w:marTop w:val="0"/>
              <w:marBottom w:val="0"/>
              <w:divBdr>
                <w:top w:val="none" w:sz="0" w:space="0" w:color="auto"/>
                <w:left w:val="none" w:sz="0" w:space="0" w:color="auto"/>
                <w:bottom w:val="none" w:sz="0" w:space="0" w:color="auto"/>
                <w:right w:val="none" w:sz="0" w:space="0" w:color="auto"/>
              </w:divBdr>
              <w:divsChild>
                <w:div w:id="470470">
                  <w:marLeft w:val="640"/>
                  <w:marRight w:val="0"/>
                  <w:marTop w:val="0"/>
                  <w:marBottom w:val="0"/>
                  <w:divBdr>
                    <w:top w:val="none" w:sz="0" w:space="0" w:color="auto"/>
                    <w:left w:val="none" w:sz="0" w:space="0" w:color="auto"/>
                    <w:bottom w:val="none" w:sz="0" w:space="0" w:color="auto"/>
                    <w:right w:val="none" w:sz="0" w:space="0" w:color="auto"/>
                  </w:divBdr>
                </w:div>
                <w:div w:id="857008">
                  <w:marLeft w:val="640"/>
                  <w:marRight w:val="0"/>
                  <w:marTop w:val="0"/>
                  <w:marBottom w:val="0"/>
                  <w:divBdr>
                    <w:top w:val="none" w:sz="0" w:space="0" w:color="auto"/>
                    <w:left w:val="none" w:sz="0" w:space="0" w:color="auto"/>
                    <w:bottom w:val="none" w:sz="0" w:space="0" w:color="auto"/>
                    <w:right w:val="none" w:sz="0" w:space="0" w:color="auto"/>
                  </w:divBdr>
                </w:div>
                <w:div w:id="11735205">
                  <w:marLeft w:val="640"/>
                  <w:marRight w:val="0"/>
                  <w:marTop w:val="0"/>
                  <w:marBottom w:val="0"/>
                  <w:divBdr>
                    <w:top w:val="none" w:sz="0" w:space="0" w:color="auto"/>
                    <w:left w:val="none" w:sz="0" w:space="0" w:color="auto"/>
                    <w:bottom w:val="none" w:sz="0" w:space="0" w:color="auto"/>
                    <w:right w:val="none" w:sz="0" w:space="0" w:color="auto"/>
                  </w:divBdr>
                </w:div>
                <w:div w:id="49311600">
                  <w:marLeft w:val="640"/>
                  <w:marRight w:val="0"/>
                  <w:marTop w:val="0"/>
                  <w:marBottom w:val="0"/>
                  <w:divBdr>
                    <w:top w:val="none" w:sz="0" w:space="0" w:color="auto"/>
                    <w:left w:val="none" w:sz="0" w:space="0" w:color="auto"/>
                    <w:bottom w:val="none" w:sz="0" w:space="0" w:color="auto"/>
                    <w:right w:val="none" w:sz="0" w:space="0" w:color="auto"/>
                  </w:divBdr>
                </w:div>
                <w:div w:id="65228252">
                  <w:marLeft w:val="640"/>
                  <w:marRight w:val="0"/>
                  <w:marTop w:val="0"/>
                  <w:marBottom w:val="0"/>
                  <w:divBdr>
                    <w:top w:val="none" w:sz="0" w:space="0" w:color="auto"/>
                    <w:left w:val="none" w:sz="0" w:space="0" w:color="auto"/>
                    <w:bottom w:val="none" w:sz="0" w:space="0" w:color="auto"/>
                    <w:right w:val="none" w:sz="0" w:space="0" w:color="auto"/>
                  </w:divBdr>
                </w:div>
                <w:div w:id="65540671">
                  <w:marLeft w:val="640"/>
                  <w:marRight w:val="0"/>
                  <w:marTop w:val="0"/>
                  <w:marBottom w:val="0"/>
                  <w:divBdr>
                    <w:top w:val="none" w:sz="0" w:space="0" w:color="auto"/>
                    <w:left w:val="none" w:sz="0" w:space="0" w:color="auto"/>
                    <w:bottom w:val="none" w:sz="0" w:space="0" w:color="auto"/>
                    <w:right w:val="none" w:sz="0" w:space="0" w:color="auto"/>
                  </w:divBdr>
                </w:div>
                <w:div w:id="69472477">
                  <w:marLeft w:val="640"/>
                  <w:marRight w:val="0"/>
                  <w:marTop w:val="0"/>
                  <w:marBottom w:val="0"/>
                  <w:divBdr>
                    <w:top w:val="none" w:sz="0" w:space="0" w:color="auto"/>
                    <w:left w:val="none" w:sz="0" w:space="0" w:color="auto"/>
                    <w:bottom w:val="none" w:sz="0" w:space="0" w:color="auto"/>
                    <w:right w:val="none" w:sz="0" w:space="0" w:color="auto"/>
                  </w:divBdr>
                </w:div>
                <w:div w:id="75791494">
                  <w:marLeft w:val="640"/>
                  <w:marRight w:val="0"/>
                  <w:marTop w:val="0"/>
                  <w:marBottom w:val="0"/>
                  <w:divBdr>
                    <w:top w:val="none" w:sz="0" w:space="0" w:color="auto"/>
                    <w:left w:val="none" w:sz="0" w:space="0" w:color="auto"/>
                    <w:bottom w:val="none" w:sz="0" w:space="0" w:color="auto"/>
                    <w:right w:val="none" w:sz="0" w:space="0" w:color="auto"/>
                  </w:divBdr>
                </w:div>
                <w:div w:id="103813737">
                  <w:marLeft w:val="640"/>
                  <w:marRight w:val="0"/>
                  <w:marTop w:val="0"/>
                  <w:marBottom w:val="0"/>
                  <w:divBdr>
                    <w:top w:val="none" w:sz="0" w:space="0" w:color="auto"/>
                    <w:left w:val="none" w:sz="0" w:space="0" w:color="auto"/>
                    <w:bottom w:val="none" w:sz="0" w:space="0" w:color="auto"/>
                    <w:right w:val="none" w:sz="0" w:space="0" w:color="auto"/>
                  </w:divBdr>
                </w:div>
                <w:div w:id="173112650">
                  <w:marLeft w:val="640"/>
                  <w:marRight w:val="0"/>
                  <w:marTop w:val="0"/>
                  <w:marBottom w:val="0"/>
                  <w:divBdr>
                    <w:top w:val="none" w:sz="0" w:space="0" w:color="auto"/>
                    <w:left w:val="none" w:sz="0" w:space="0" w:color="auto"/>
                    <w:bottom w:val="none" w:sz="0" w:space="0" w:color="auto"/>
                    <w:right w:val="none" w:sz="0" w:space="0" w:color="auto"/>
                  </w:divBdr>
                </w:div>
                <w:div w:id="221714028">
                  <w:marLeft w:val="640"/>
                  <w:marRight w:val="0"/>
                  <w:marTop w:val="0"/>
                  <w:marBottom w:val="0"/>
                  <w:divBdr>
                    <w:top w:val="none" w:sz="0" w:space="0" w:color="auto"/>
                    <w:left w:val="none" w:sz="0" w:space="0" w:color="auto"/>
                    <w:bottom w:val="none" w:sz="0" w:space="0" w:color="auto"/>
                    <w:right w:val="none" w:sz="0" w:space="0" w:color="auto"/>
                  </w:divBdr>
                </w:div>
                <w:div w:id="318194088">
                  <w:marLeft w:val="640"/>
                  <w:marRight w:val="0"/>
                  <w:marTop w:val="0"/>
                  <w:marBottom w:val="0"/>
                  <w:divBdr>
                    <w:top w:val="none" w:sz="0" w:space="0" w:color="auto"/>
                    <w:left w:val="none" w:sz="0" w:space="0" w:color="auto"/>
                    <w:bottom w:val="none" w:sz="0" w:space="0" w:color="auto"/>
                    <w:right w:val="none" w:sz="0" w:space="0" w:color="auto"/>
                  </w:divBdr>
                </w:div>
                <w:div w:id="380522970">
                  <w:marLeft w:val="640"/>
                  <w:marRight w:val="0"/>
                  <w:marTop w:val="0"/>
                  <w:marBottom w:val="0"/>
                  <w:divBdr>
                    <w:top w:val="none" w:sz="0" w:space="0" w:color="auto"/>
                    <w:left w:val="none" w:sz="0" w:space="0" w:color="auto"/>
                    <w:bottom w:val="none" w:sz="0" w:space="0" w:color="auto"/>
                    <w:right w:val="none" w:sz="0" w:space="0" w:color="auto"/>
                  </w:divBdr>
                </w:div>
                <w:div w:id="526139056">
                  <w:marLeft w:val="640"/>
                  <w:marRight w:val="0"/>
                  <w:marTop w:val="0"/>
                  <w:marBottom w:val="0"/>
                  <w:divBdr>
                    <w:top w:val="none" w:sz="0" w:space="0" w:color="auto"/>
                    <w:left w:val="none" w:sz="0" w:space="0" w:color="auto"/>
                    <w:bottom w:val="none" w:sz="0" w:space="0" w:color="auto"/>
                    <w:right w:val="none" w:sz="0" w:space="0" w:color="auto"/>
                  </w:divBdr>
                </w:div>
                <w:div w:id="534852103">
                  <w:marLeft w:val="640"/>
                  <w:marRight w:val="0"/>
                  <w:marTop w:val="0"/>
                  <w:marBottom w:val="0"/>
                  <w:divBdr>
                    <w:top w:val="none" w:sz="0" w:space="0" w:color="auto"/>
                    <w:left w:val="none" w:sz="0" w:space="0" w:color="auto"/>
                    <w:bottom w:val="none" w:sz="0" w:space="0" w:color="auto"/>
                    <w:right w:val="none" w:sz="0" w:space="0" w:color="auto"/>
                  </w:divBdr>
                </w:div>
                <w:div w:id="543904941">
                  <w:marLeft w:val="640"/>
                  <w:marRight w:val="0"/>
                  <w:marTop w:val="0"/>
                  <w:marBottom w:val="0"/>
                  <w:divBdr>
                    <w:top w:val="none" w:sz="0" w:space="0" w:color="auto"/>
                    <w:left w:val="none" w:sz="0" w:space="0" w:color="auto"/>
                    <w:bottom w:val="none" w:sz="0" w:space="0" w:color="auto"/>
                    <w:right w:val="none" w:sz="0" w:space="0" w:color="auto"/>
                  </w:divBdr>
                </w:div>
                <w:div w:id="548108359">
                  <w:marLeft w:val="640"/>
                  <w:marRight w:val="0"/>
                  <w:marTop w:val="0"/>
                  <w:marBottom w:val="0"/>
                  <w:divBdr>
                    <w:top w:val="none" w:sz="0" w:space="0" w:color="auto"/>
                    <w:left w:val="none" w:sz="0" w:space="0" w:color="auto"/>
                    <w:bottom w:val="none" w:sz="0" w:space="0" w:color="auto"/>
                    <w:right w:val="none" w:sz="0" w:space="0" w:color="auto"/>
                  </w:divBdr>
                </w:div>
                <w:div w:id="700209080">
                  <w:marLeft w:val="640"/>
                  <w:marRight w:val="0"/>
                  <w:marTop w:val="0"/>
                  <w:marBottom w:val="0"/>
                  <w:divBdr>
                    <w:top w:val="none" w:sz="0" w:space="0" w:color="auto"/>
                    <w:left w:val="none" w:sz="0" w:space="0" w:color="auto"/>
                    <w:bottom w:val="none" w:sz="0" w:space="0" w:color="auto"/>
                    <w:right w:val="none" w:sz="0" w:space="0" w:color="auto"/>
                  </w:divBdr>
                </w:div>
                <w:div w:id="713624468">
                  <w:marLeft w:val="640"/>
                  <w:marRight w:val="0"/>
                  <w:marTop w:val="0"/>
                  <w:marBottom w:val="0"/>
                  <w:divBdr>
                    <w:top w:val="none" w:sz="0" w:space="0" w:color="auto"/>
                    <w:left w:val="none" w:sz="0" w:space="0" w:color="auto"/>
                    <w:bottom w:val="none" w:sz="0" w:space="0" w:color="auto"/>
                    <w:right w:val="none" w:sz="0" w:space="0" w:color="auto"/>
                  </w:divBdr>
                </w:div>
                <w:div w:id="731931611">
                  <w:marLeft w:val="640"/>
                  <w:marRight w:val="0"/>
                  <w:marTop w:val="0"/>
                  <w:marBottom w:val="0"/>
                  <w:divBdr>
                    <w:top w:val="none" w:sz="0" w:space="0" w:color="auto"/>
                    <w:left w:val="none" w:sz="0" w:space="0" w:color="auto"/>
                    <w:bottom w:val="none" w:sz="0" w:space="0" w:color="auto"/>
                    <w:right w:val="none" w:sz="0" w:space="0" w:color="auto"/>
                  </w:divBdr>
                </w:div>
                <w:div w:id="761952072">
                  <w:marLeft w:val="640"/>
                  <w:marRight w:val="0"/>
                  <w:marTop w:val="0"/>
                  <w:marBottom w:val="0"/>
                  <w:divBdr>
                    <w:top w:val="none" w:sz="0" w:space="0" w:color="auto"/>
                    <w:left w:val="none" w:sz="0" w:space="0" w:color="auto"/>
                    <w:bottom w:val="none" w:sz="0" w:space="0" w:color="auto"/>
                    <w:right w:val="none" w:sz="0" w:space="0" w:color="auto"/>
                  </w:divBdr>
                </w:div>
                <w:div w:id="763458412">
                  <w:marLeft w:val="640"/>
                  <w:marRight w:val="0"/>
                  <w:marTop w:val="0"/>
                  <w:marBottom w:val="0"/>
                  <w:divBdr>
                    <w:top w:val="none" w:sz="0" w:space="0" w:color="auto"/>
                    <w:left w:val="none" w:sz="0" w:space="0" w:color="auto"/>
                    <w:bottom w:val="none" w:sz="0" w:space="0" w:color="auto"/>
                    <w:right w:val="none" w:sz="0" w:space="0" w:color="auto"/>
                  </w:divBdr>
                </w:div>
                <w:div w:id="782193754">
                  <w:marLeft w:val="640"/>
                  <w:marRight w:val="0"/>
                  <w:marTop w:val="0"/>
                  <w:marBottom w:val="0"/>
                  <w:divBdr>
                    <w:top w:val="none" w:sz="0" w:space="0" w:color="auto"/>
                    <w:left w:val="none" w:sz="0" w:space="0" w:color="auto"/>
                    <w:bottom w:val="none" w:sz="0" w:space="0" w:color="auto"/>
                    <w:right w:val="none" w:sz="0" w:space="0" w:color="auto"/>
                  </w:divBdr>
                </w:div>
                <w:div w:id="790435261">
                  <w:marLeft w:val="640"/>
                  <w:marRight w:val="0"/>
                  <w:marTop w:val="0"/>
                  <w:marBottom w:val="0"/>
                  <w:divBdr>
                    <w:top w:val="none" w:sz="0" w:space="0" w:color="auto"/>
                    <w:left w:val="none" w:sz="0" w:space="0" w:color="auto"/>
                    <w:bottom w:val="none" w:sz="0" w:space="0" w:color="auto"/>
                    <w:right w:val="none" w:sz="0" w:space="0" w:color="auto"/>
                  </w:divBdr>
                </w:div>
                <w:div w:id="840465826">
                  <w:marLeft w:val="640"/>
                  <w:marRight w:val="0"/>
                  <w:marTop w:val="0"/>
                  <w:marBottom w:val="0"/>
                  <w:divBdr>
                    <w:top w:val="none" w:sz="0" w:space="0" w:color="auto"/>
                    <w:left w:val="none" w:sz="0" w:space="0" w:color="auto"/>
                    <w:bottom w:val="none" w:sz="0" w:space="0" w:color="auto"/>
                    <w:right w:val="none" w:sz="0" w:space="0" w:color="auto"/>
                  </w:divBdr>
                </w:div>
                <w:div w:id="921990292">
                  <w:marLeft w:val="640"/>
                  <w:marRight w:val="0"/>
                  <w:marTop w:val="0"/>
                  <w:marBottom w:val="0"/>
                  <w:divBdr>
                    <w:top w:val="none" w:sz="0" w:space="0" w:color="auto"/>
                    <w:left w:val="none" w:sz="0" w:space="0" w:color="auto"/>
                    <w:bottom w:val="none" w:sz="0" w:space="0" w:color="auto"/>
                    <w:right w:val="none" w:sz="0" w:space="0" w:color="auto"/>
                  </w:divBdr>
                </w:div>
                <w:div w:id="934749260">
                  <w:marLeft w:val="640"/>
                  <w:marRight w:val="0"/>
                  <w:marTop w:val="0"/>
                  <w:marBottom w:val="0"/>
                  <w:divBdr>
                    <w:top w:val="none" w:sz="0" w:space="0" w:color="auto"/>
                    <w:left w:val="none" w:sz="0" w:space="0" w:color="auto"/>
                    <w:bottom w:val="none" w:sz="0" w:space="0" w:color="auto"/>
                    <w:right w:val="none" w:sz="0" w:space="0" w:color="auto"/>
                  </w:divBdr>
                </w:div>
                <w:div w:id="943466131">
                  <w:marLeft w:val="640"/>
                  <w:marRight w:val="0"/>
                  <w:marTop w:val="0"/>
                  <w:marBottom w:val="0"/>
                  <w:divBdr>
                    <w:top w:val="none" w:sz="0" w:space="0" w:color="auto"/>
                    <w:left w:val="none" w:sz="0" w:space="0" w:color="auto"/>
                    <w:bottom w:val="none" w:sz="0" w:space="0" w:color="auto"/>
                    <w:right w:val="none" w:sz="0" w:space="0" w:color="auto"/>
                  </w:divBdr>
                </w:div>
                <w:div w:id="947277662">
                  <w:marLeft w:val="640"/>
                  <w:marRight w:val="0"/>
                  <w:marTop w:val="0"/>
                  <w:marBottom w:val="0"/>
                  <w:divBdr>
                    <w:top w:val="none" w:sz="0" w:space="0" w:color="auto"/>
                    <w:left w:val="none" w:sz="0" w:space="0" w:color="auto"/>
                    <w:bottom w:val="none" w:sz="0" w:space="0" w:color="auto"/>
                    <w:right w:val="none" w:sz="0" w:space="0" w:color="auto"/>
                  </w:divBdr>
                </w:div>
                <w:div w:id="978919443">
                  <w:marLeft w:val="640"/>
                  <w:marRight w:val="0"/>
                  <w:marTop w:val="0"/>
                  <w:marBottom w:val="0"/>
                  <w:divBdr>
                    <w:top w:val="none" w:sz="0" w:space="0" w:color="auto"/>
                    <w:left w:val="none" w:sz="0" w:space="0" w:color="auto"/>
                    <w:bottom w:val="none" w:sz="0" w:space="0" w:color="auto"/>
                    <w:right w:val="none" w:sz="0" w:space="0" w:color="auto"/>
                  </w:divBdr>
                </w:div>
                <w:div w:id="1035886867">
                  <w:marLeft w:val="640"/>
                  <w:marRight w:val="0"/>
                  <w:marTop w:val="0"/>
                  <w:marBottom w:val="0"/>
                  <w:divBdr>
                    <w:top w:val="none" w:sz="0" w:space="0" w:color="auto"/>
                    <w:left w:val="none" w:sz="0" w:space="0" w:color="auto"/>
                    <w:bottom w:val="none" w:sz="0" w:space="0" w:color="auto"/>
                    <w:right w:val="none" w:sz="0" w:space="0" w:color="auto"/>
                  </w:divBdr>
                </w:div>
                <w:div w:id="1069890752">
                  <w:marLeft w:val="640"/>
                  <w:marRight w:val="0"/>
                  <w:marTop w:val="0"/>
                  <w:marBottom w:val="0"/>
                  <w:divBdr>
                    <w:top w:val="none" w:sz="0" w:space="0" w:color="auto"/>
                    <w:left w:val="none" w:sz="0" w:space="0" w:color="auto"/>
                    <w:bottom w:val="none" w:sz="0" w:space="0" w:color="auto"/>
                    <w:right w:val="none" w:sz="0" w:space="0" w:color="auto"/>
                  </w:divBdr>
                </w:div>
                <w:div w:id="1113793721">
                  <w:marLeft w:val="640"/>
                  <w:marRight w:val="0"/>
                  <w:marTop w:val="0"/>
                  <w:marBottom w:val="0"/>
                  <w:divBdr>
                    <w:top w:val="none" w:sz="0" w:space="0" w:color="auto"/>
                    <w:left w:val="none" w:sz="0" w:space="0" w:color="auto"/>
                    <w:bottom w:val="none" w:sz="0" w:space="0" w:color="auto"/>
                    <w:right w:val="none" w:sz="0" w:space="0" w:color="auto"/>
                  </w:divBdr>
                </w:div>
                <w:div w:id="1124081660">
                  <w:marLeft w:val="640"/>
                  <w:marRight w:val="0"/>
                  <w:marTop w:val="0"/>
                  <w:marBottom w:val="0"/>
                  <w:divBdr>
                    <w:top w:val="none" w:sz="0" w:space="0" w:color="auto"/>
                    <w:left w:val="none" w:sz="0" w:space="0" w:color="auto"/>
                    <w:bottom w:val="none" w:sz="0" w:space="0" w:color="auto"/>
                    <w:right w:val="none" w:sz="0" w:space="0" w:color="auto"/>
                  </w:divBdr>
                </w:div>
                <w:div w:id="1134713262">
                  <w:marLeft w:val="640"/>
                  <w:marRight w:val="0"/>
                  <w:marTop w:val="0"/>
                  <w:marBottom w:val="0"/>
                  <w:divBdr>
                    <w:top w:val="none" w:sz="0" w:space="0" w:color="auto"/>
                    <w:left w:val="none" w:sz="0" w:space="0" w:color="auto"/>
                    <w:bottom w:val="none" w:sz="0" w:space="0" w:color="auto"/>
                    <w:right w:val="none" w:sz="0" w:space="0" w:color="auto"/>
                  </w:divBdr>
                </w:div>
                <w:div w:id="1142307179">
                  <w:marLeft w:val="640"/>
                  <w:marRight w:val="0"/>
                  <w:marTop w:val="0"/>
                  <w:marBottom w:val="0"/>
                  <w:divBdr>
                    <w:top w:val="none" w:sz="0" w:space="0" w:color="auto"/>
                    <w:left w:val="none" w:sz="0" w:space="0" w:color="auto"/>
                    <w:bottom w:val="none" w:sz="0" w:space="0" w:color="auto"/>
                    <w:right w:val="none" w:sz="0" w:space="0" w:color="auto"/>
                  </w:divBdr>
                </w:div>
                <w:div w:id="1146508165">
                  <w:marLeft w:val="640"/>
                  <w:marRight w:val="0"/>
                  <w:marTop w:val="0"/>
                  <w:marBottom w:val="0"/>
                  <w:divBdr>
                    <w:top w:val="none" w:sz="0" w:space="0" w:color="auto"/>
                    <w:left w:val="none" w:sz="0" w:space="0" w:color="auto"/>
                    <w:bottom w:val="none" w:sz="0" w:space="0" w:color="auto"/>
                    <w:right w:val="none" w:sz="0" w:space="0" w:color="auto"/>
                  </w:divBdr>
                </w:div>
                <w:div w:id="1182358925">
                  <w:marLeft w:val="640"/>
                  <w:marRight w:val="0"/>
                  <w:marTop w:val="0"/>
                  <w:marBottom w:val="0"/>
                  <w:divBdr>
                    <w:top w:val="none" w:sz="0" w:space="0" w:color="auto"/>
                    <w:left w:val="none" w:sz="0" w:space="0" w:color="auto"/>
                    <w:bottom w:val="none" w:sz="0" w:space="0" w:color="auto"/>
                    <w:right w:val="none" w:sz="0" w:space="0" w:color="auto"/>
                  </w:divBdr>
                </w:div>
                <w:div w:id="1268663379">
                  <w:marLeft w:val="640"/>
                  <w:marRight w:val="0"/>
                  <w:marTop w:val="0"/>
                  <w:marBottom w:val="0"/>
                  <w:divBdr>
                    <w:top w:val="none" w:sz="0" w:space="0" w:color="auto"/>
                    <w:left w:val="none" w:sz="0" w:space="0" w:color="auto"/>
                    <w:bottom w:val="none" w:sz="0" w:space="0" w:color="auto"/>
                    <w:right w:val="none" w:sz="0" w:space="0" w:color="auto"/>
                  </w:divBdr>
                </w:div>
                <w:div w:id="1322999897">
                  <w:marLeft w:val="640"/>
                  <w:marRight w:val="0"/>
                  <w:marTop w:val="0"/>
                  <w:marBottom w:val="0"/>
                  <w:divBdr>
                    <w:top w:val="none" w:sz="0" w:space="0" w:color="auto"/>
                    <w:left w:val="none" w:sz="0" w:space="0" w:color="auto"/>
                    <w:bottom w:val="none" w:sz="0" w:space="0" w:color="auto"/>
                    <w:right w:val="none" w:sz="0" w:space="0" w:color="auto"/>
                  </w:divBdr>
                </w:div>
                <w:div w:id="1361587851">
                  <w:marLeft w:val="640"/>
                  <w:marRight w:val="0"/>
                  <w:marTop w:val="0"/>
                  <w:marBottom w:val="0"/>
                  <w:divBdr>
                    <w:top w:val="none" w:sz="0" w:space="0" w:color="auto"/>
                    <w:left w:val="none" w:sz="0" w:space="0" w:color="auto"/>
                    <w:bottom w:val="none" w:sz="0" w:space="0" w:color="auto"/>
                    <w:right w:val="none" w:sz="0" w:space="0" w:color="auto"/>
                  </w:divBdr>
                </w:div>
                <w:div w:id="1368023208">
                  <w:marLeft w:val="640"/>
                  <w:marRight w:val="0"/>
                  <w:marTop w:val="0"/>
                  <w:marBottom w:val="0"/>
                  <w:divBdr>
                    <w:top w:val="none" w:sz="0" w:space="0" w:color="auto"/>
                    <w:left w:val="none" w:sz="0" w:space="0" w:color="auto"/>
                    <w:bottom w:val="none" w:sz="0" w:space="0" w:color="auto"/>
                    <w:right w:val="none" w:sz="0" w:space="0" w:color="auto"/>
                  </w:divBdr>
                </w:div>
                <w:div w:id="1381319913">
                  <w:marLeft w:val="640"/>
                  <w:marRight w:val="0"/>
                  <w:marTop w:val="0"/>
                  <w:marBottom w:val="0"/>
                  <w:divBdr>
                    <w:top w:val="none" w:sz="0" w:space="0" w:color="auto"/>
                    <w:left w:val="none" w:sz="0" w:space="0" w:color="auto"/>
                    <w:bottom w:val="none" w:sz="0" w:space="0" w:color="auto"/>
                    <w:right w:val="none" w:sz="0" w:space="0" w:color="auto"/>
                  </w:divBdr>
                </w:div>
                <w:div w:id="1414938435">
                  <w:marLeft w:val="640"/>
                  <w:marRight w:val="0"/>
                  <w:marTop w:val="0"/>
                  <w:marBottom w:val="0"/>
                  <w:divBdr>
                    <w:top w:val="none" w:sz="0" w:space="0" w:color="auto"/>
                    <w:left w:val="none" w:sz="0" w:space="0" w:color="auto"/>
                    <w:bottom w:val="none" w:sz="0" w:space="0" w:color="auto"/>
                    <w:right w:val="none" w:sz="0" w:space="0" w:color="auto"/>
                  </w:divBdr>
                </w:div>
                <w:div w:id="1415316419">
                  <w:marLeft w:val="640"/>
                  <w:marRight w:val="0"/>
                  <w:marTop w:val="0"/>
                  <w:marBottom w:val="0"/>
                  <w:divBdr>
                    <w:top w:val="none" w:sz="0" w:space="0" w:color="auto"/>
                    <w:left w:val="none" w:sz="0" w:space="0" w:color="auto"/>
                    <w:bottom w:val="none" w:sz="0" w:space="0" w:color="auto"/>
                    <w:right w:val="none" w:sz="0" w:space="0" w:color="auto"/>
                  </w:divBdr>
                </w:div>
                <w:div w:id="1445804617">
                  <w:marLeft w:val="640"/>
                  <w:marRight w:val="0"/>
                  <w:marTop w:val="0"/>
                  <w:marBottom w:val="0"/>
                  <w:divBdr>
                    <w:top w:val="none" w:sz="0" w:space="0" w:color="auto"/>
                    <w:left w:val="none" w:sz="0" w:space="0" w:color="auto"/>
                    <w:bottom w:val="none" w:sz="0" w:space="0" w:color="auto"/>
                    <w:right w:val="none" w:sz="0" w:space="0" w:color="auto"/>
                  </w:divBdr>
                </w:div>
                <w:div w:id="1482116589">
                  <w:marLeft w:val="640"/>
                  <w:marRight w:val="0"/>
                  <w:marTop w:val="0"/>
                  <w:marBottom w:val="0"/>
                  <w:divBdr>
                    <w:top w:val="none" w:sz="0" w:space="0" w:color="auto"/>
                    <w:left w:val="none" w:sz="0" w:space="0" w:color="auto"/>
                    <w:bottom w:val="none" w:sz="0" w:space="0" w:color="auto"/>
                    <w:right w:val="none" w:sz="0" w:space="0" w:color="auto"/>
                  </w:divBdr>
                </w:div>
                <w:div w:id="1540778969">
                  <w:marLeft w:val="640"/>
                  <w:marRight w:val="0"/>
                  <w:marTop w:val="0"/>
                  <w:marBottom w:val="0"/>
                  <w:divBdr>
                    <w:top w:val="none" w:sz="0" w:space="0" w:color="auto"/>
                    <w:left w:val="none" w:sz="0" w:space="0" w:color="auto"/>
                    <w:bottom w:val="none" w:sz="0" w:space="0" w:color="auto"/>
                    <w:right w:val="none" w:sz="0" w:space="0" w:color="auto"/>
                  </w:divBdr>
                </w:div>
                <w:div w:id="1547792079">
                  <w:marLeft w:val="640"/>
                  <w:marRight w:val="0"/>
                  <w:marTop w:val="0"/>
                  <w:marBottom w:val="0"/>
                  <w:divBdr>
                    <w:top w:val="none" w:sz="0" w:space="0" w:color="auto"/>
                    <w:left w:val="none" w:sz="0" w:space="0" w:color="auto"/>
                    <w:bottom w:val="none" w:sz="0" w:space="0" w:color="auto"/>
                    <w:right w:val="none" w:sz="0" w:space="0" w:color="auto"/>
                  </w:divBdr>
                </w:div>
                <w:div w:id="1593854550">
                  <w:marLeft w:val="640"/>
                  <w:marRight w:val="0"/>
                  <w:marTop w:val="0"/>
                  <w:marBottom w:val="0"/>
                  <w:divBdr>
                    <w:top w:val="none" w:sz="0" w:space="0" w:color="auto"/>
                    <w:left w:val="none" w:sz="0" w:space="0" w:color="auto"/>
                    <w:bottom w:val="none" w:sz="0" w:space="0" w:color="auto"/>
                    <w:right w:val="none" w:sz="0" w:space="0" w:color="auto"/>
                  </w:divBdr>
                </w:div>
                <w:div w:id="1599563934">
                  <w:marLeft w:val="640"/>
                  <w:marRight w:val="0"/>
                  <w:marTop w:val="0"/>
                  <w:marBottom w:val="0"/>
                  <w:divBdr>
                    <w:top w:val="none" w:sz="0" w:space="0" w:color="auto"/>
                    <w:left w:val="none" w:sz="0" w:space="0" w:color="auto"/>
                    <w:bottom w:val="none" w:sz="0" w:space="0" w:color="auto"/>
                    <w:right w:val="none" w:sz="0" w:space="0" w:color="auto"/>
                  </w:divBdr>
                </w:div>
                <w:div w:id="1627199739">
                  <w:marLeft w:val="640"/>
                  <w:marRight w:val="0"/>
                  <w:marTop w:val="0"/>
                  <w:marBottom w:val="0"/>
                  <w:divBdr>
                    <w:top w:val="none" w:sz="0" w:space="0" w:color="auto"/>
                    <w:left w:val="none" w:sz="0" w:space="0" w:color="auto"/>
                    <w:bottom w:val="none" w:sz="0" w:space="0" w:color="auto"/>
                    <w:right w:val="none" w:sz="0" w:space="0" w:color="auto"/>
                  </w:divBdr>
                </w:div>
                <w:div w:id="1714843090">
                  <w:marLeft w:val="640"/>
                  <w:marRight w:val="0"/>
                  <w:marTop w:val="0"/>
                  <w:marBottom w:val="0"/>
                  <w:divBdr>
                    <w:top w:val="none" w:sz="0" w:space="0" w:color="auto"/>
                    <w:left w:val="none" w:sz="0" w:space="0" w:color="auto"/>
                    <w:bottom w:val="none" w:sz="0" w:space="0" w:color="auto"/>
                    <w:right w:val="none" w:sz="0" w:space="0" w:color="auto"/>
                  </w:divBdr>
                </w:div>
                <w:div w:id="1815103447">
                  <w:marLeft w:val="640"/>
                  <w:marRight w:val="0"/>
                  <w:marTop w:val="0"/>
                  <w:marBottom w:val="0"/>
                  <w:divBdr>
                    <w:top w:val="none" w:sz="0" w:space="0" w:color="auto"/>
                    <w:left w:val="none" w:sz="0" w:space="0" w:color="auto"/>
                    <w:bottom w:val="none" w:sz="0" w:space="0" w:color="auto"/>
                    <w:right w:val="none" w:sz="0" w:space="0" w:color="auto"/>
                  </w:divBdr>
                </w:div>
                <w:div w:id="1868903685">
                  <w:marLeft w:val="640"/>
                  <w:marRight w:val="0"/>
                  <w:marTop w:val="0"/>
                  <w:marBottom w:val="0"/>
                  <w:divBdr>
                    <w:top w:val="none" w:sz="0" w:space="0" w:color="auto"/>
                    <w:left w:val="none" w:sz="0" w:space="0" w:color="auto"/>
                    <w:bottom w:val="none" w:sz="0" w:space="0" w:color="auto"/>
                    <w:right w:val="none" w:sz="0" w:space="0" w:color="auto"/>
                  </w:divBdr>
                </w:div>
                <w:div w:id="1882473016">
                  <w:marLeft w:val="640"/>
                  <w:marRight w:val="0"/>
                  <w:marTop w:val="0"/>
                  <w:marBottom w:val="0"/>
                  <w:divBdr>
                    <w:top w:val="none" w:sz="0" w:space="0" w:color="auto"/>
                    <w:left w:val="none" w:sz="0" w:space="0" w:color="auto"/>
                    <w:bottom w:val="none" w:sz="0" w:space="0" w:color="auto"/>
                    <w:right w:val="none" w:sz="0" w:space="0" w:color="auto"/>
                  </w:divBdr>
                </w:div>
                <w:div w:id="1884822974">
                  <w:marLeft w:val="640"/>
                  <w:marRight w:val="0"/>
                  <w:marTop w:val="0"/>
                  <w:marBottom w:val="0"/>
                  <w:divBdr>
                    <w:top w:val="none" w:sz="0" w:space="0" w:color="auto"/>
                    <w:left w:val="none" w:sz="0" w:space="0" w:color="auto"/>
                    <w:bottom w:val="none" w:sz="0" w:space="0" w:color="auto"/>
                    <w:right w:val="none" w:sz="0" w:space="0" w:color="auto"/>
                  </w:divBdr>
                </w:div>
                <w:div w:id="1900169670">
                  <w:marLeft w:val="640"/>
                  <w:marRight w:val="0"/>
                  <w:marTop w:val="0"/>
                  <w:marBottom w:val="0"/>
                  <w:divBdr>
                    <w:top w:val="none" w:sz="0" w:space="0" w:color="auto"/>
                    <w:left w:val="none" w:sz="0" w:space="0" w:color="auto"/>
                    <w:bottom w:val="none" w:sz="0" w:space="0" w:color="auto"/>
                    <w:right w:val="none" w:sz="0" w:space="0" w:color="auto"/>
                  </w:divBdr>
                </w:div>
                <w:div w:id="1937204003">
                  <w:marLeft w:val="640"/>
                  <w:marRight w:val="0"/>
                  <w:marTop w:val="0"/>
                  <w:marBottom w:val="0"/>
                  <w:divBdr>
                    <w:top w:val="none" w:sz="0" w:space="0" w:color="auto"/>
                    <w:left w:val="none" w:sz="0" w:space="0" w:color="auto"/>
                    <w:bottom w:val="none" w:sz="0" w:space="0" w:color="auto"/>
                    <w:right w:val="none" w:sz="0" w:space="0" w:color="auto"/>
                  </w:divBdr>
                </w:div>
                <w:div w:id="1985695910">
                  <w:marLeft w:val="640"/>
                  <w:marRight w:val="0"/>
                  <w:marTop w:val="0"/>
                  <w:marBottom w:val="0"/>
                  <w:divBdr>
                    <w:top w:val="none" w:sz="0" w:space="0" w:color="auto"/>
                    <w:left w:val="none" w:sz="0" w:space="0" w:color="auto"/>
                    <w:bottom w:val="none" w:sz="0" w:space="0" w:color="auto"/>
                    <w:right w:val="none" w:sz="0" w:space="0" w:color="auto"/>
                  </w:divBdr>
                </w:div>
                <w:div w:id="2005277256">
                  <w:marLeft w:val="640"/>
                  <w:marRight w:val="0"/>
                  <w:marTop w:val="0"/>
                  <w:marBottom w:val="0"/>
                  <w:divBdr>
                    <w:top w:val="none" w:sz="0" w:space="0" w:color="auto"/>
                    <w:left w:val="none" w:sz="0" w:space="0" w:color="auto"/>
                    <w:bottom w:val="none" w:sz="0" w:space="0" w:color="auto"/>
                    <w:right w:val="none" w:sz="0" w:space="0" w:color="auto"/>
                  </w:divBdr>
                </w:div>
                <w:div w:id="2005355463">
                  <w:marLeft w:val="640"/>
                  <w:marRight w:val="0"/>
                  <w:marTop w:val="0"/>
                  <w:marBottom w:val="0"/>
                  <w:divBdr>
                    <w:top w:val="none" w:sz="0" w:space="0" w:color="auto"/>
                    <w:left w:val="none" w:sz="0" w:space="0" w:color="auto"/>
                    <w:bottom w:val="none" w:sz="0" w:space="0" w:color="auto"/>
                    <w:right w:val="none" w:sz="0" w:space="0" w:color="auto"/>
                  </w:divBdr>
                </w:div>
                <w:div w:id="2014411225">
                  <w:marLeft w:val="640"/>
                  <w:marRight w:val="0"/>
                  <w:marTop w:val="0"/>
                  <w:marBottom w:val="0"/>
                  <w:divBdr>
                    <w:top w:val="none" w:sz="0" w:space="0" w:color="auto"/>
                    <w:left w:val="none" w:sz="0" w:space="0" w:color="auto"/>
                    <w:bottom w:val="none" w:sz="0" w:space="0" w:color="auto"/>
                    <w:right w:val="none" w:sz="0" w:space="0" w:color="auto"/>
                  </w:divBdr>
                </w:div>
                <w:div w:id="2020888935">
                  <w:marLeft w:val="640"/>
                  <w:marRight w:val="0"/>
                  <w:marTop w:val="0"/>
                  <w:marBottom w:val="0"/>
                  <w:divBdr>
                    <w:top w:val="none" w:sz="0" w:space="0" w:color="auto"/>
                    <w:left w:val="none" w:sz="0" w:space="0" w:color="auto"/>
                    <w:bottom w:val="none" w:sz="0" w:space="0" w:color="auto"/>
                    <w:right w:val="none" w:sz="0" w:space="0" w:color="auto"/>
                  </w:divBdr>
                </w:div>
                <w:div w:id="2028099421">
                  <w:marLeft w:val="640"/>
                  <w:marRight w:val="0"/>
                  <w:marTop w:val="0"/>
                  <w:marBottom w:val="0"/>
                  <w:divBdr>
                    <w:top w:val="none" w:sz="0" w:space="0" w:color="auto"/>
                    <w:left w:val="none" w:sz="0" w:space="0" w:color="auto"/>
                    <w:bottom w:val="none" w:sz="0" w:space="0" w:color="auto"/>
                    <w:right w:val="none" w:sz="0" w:space="0" w:color="auto"/>
                  </w:divBdr>
                </w:div>
                <w:div w:id="2045908602">
                  <w:marLeft w:val="640"/>
                  <w:marRight w:val="0"/>
                  <w:marTop w:val="0"/>
                  <w:marBottom w:val="0"/>
                  <w:divBdr>
                    <w:top w:val="none" w:sz="0" w:space="0" w:color="auto"/>
                    <w:left w:val="none" w:sz="0" w:space="0" w:color="auto"/>
                    <w:bottom w:val="none" w:sz="0" w:space="0" w:color="auto"/>
                    <w:right w:val="none" w:sz="0" w:space="0" w:color="auto"/>
                  </w:divBdr>
                </w:div>
                <w:div w:id="2046563776">
                  <w:marLeft w:val="640"/>
                  <w:marRight w:val="0"/>
                  <w:marTop w:val="0"/>
                  <w:marBottom w:val="0"/>
                  <w:divBdr>
                    <w:top w:val="none" w:sz="0" w:space="0" w:color="auto"/>
                    <w:left w:val="none" w:sz="0" w:space="0" w:color="auto"/>
                    <w:bottom w:val="none" w:sz="0" w:space="0" w:color="auto"/>
                    <w:right w:val="none" w:sz="0" w:space="0" w:color="auto"/>
                  </w:divBdr>
                </w:div>
                <w:div w:id="2081907130">
                  <w:marLeft w:val="640"/>
                  <w:marRight w:val="0"/>
                  <w:marTop w:val="0"/>
                  <w:marBottom w:val="0"/>
                  <w:divBdr>
                    <w:top w:val="none" w:sz="0" w:space="0" w:color="auto"/>
                    <w:left w:val="none" w:sz="0" w:space="0" w:color="auto"/>
                    <w:bottom w:val="none" w:sz="0" w:space="0" w:color="auto"/>
                    <w:right w:val="none" w:sz="0" w:space="0" w:color="auto"/>
                  </w:divBdr>
                </w:div>
                <w:div w:id="2146921775">
                  <w:marLeft w:val="640"/>
                  <w:marRight w:val="0"/>
                  <w:marTop w:val="0"/>
                  <w:marBottom w:val="0"/>
                  <w:divBdr>
                    <w:top w:val="none" w:sz="0" w:space="0" w:color="auto"/>
                    <w:left w:val="none" w:sz="0" w:space="0" w:color="auto"/>
                    <w:bottom w:val="none" w:sz="0" w:space="0" w:color="auto"/>
                    <w:right w:val="none" w:sz="0" w:space="0" w:color="auto"/>
                  </w:divBdr>
                </w:div>
              </w:divsChild>
            </w:div>
            <w:div w:id="1453405940">
              <w:marLeft w:val="0"/>
              <w:marRight w:val="0"/>
              <w:marTop w:val="0"/>
              <w:marBottom w:val="0"/>
              <w:divBdr>
                <w:top w:val="none" w:sz="0" w:space="0" w:color="auto"/>
                <w:left w:val="none" w:sz="0" w:space="0" w:color="auto"/>
                <w:bottom w:val="none" w:sz="0" w:space="0" w:color="auto"/>
                <w:right w:val="none" w:sz="0" w:space="0" w:color="auto"/>
              </w:divBdr>
              <w:divsChild>
                <w:div w:id="54814996">
                  <w:marLeft w:val="640"/>
                  <w:marRight w:val="0"/>
                  <w:marTop w:val="0"/>
                  <w:marBottom w:val="0"/>
                  <w:divBdr>
                    <w:top w:val="none" w:sz="0" w:space="0" w:color="auto"/>
                    <w:left w:val="none" w:sz="0" w:space="0" w:color="auto"/>
                    <w:bottom w:val="none" w:sz="0" w:space="0" w:color="auto"/>
                    <w:right w:val="none" w:sz="0" w:space="0" w:color="auto"/>
                  </w:divBdr>
                </w:div>
                <w:div w:id="63993830">
                  <w:marLeft w:val="640"/>
                  <w:marRight w:val="0"/>
                  <w:marTop w:val="0"/>
                  <w:marBottom w:val="0"/>
                  <w:divBdr>
                    <w:top w:val="none" w:sz="0" w:space="0" w:color="auto"/>
                    <w:left w:val="none" w:sz="0" w:space="0" w:color="auto"/>
                    <w:bottom w:val="none" w:sz="0" w:space="0" w:color="auto"/>
                    <w:right w:val="none" w:sz="0" w:space="0" w:color="auto"/>
                  </w:divBdr>
                </w:div>
                <w:div w:id="85004656">
                  <w:marLeft w:val="640"/>
                  <w:marRight w:val="0"/>
                  <w:marTop w:val="0"/>
                  <w:marBottom w:val="0"/>
                  <w:divBdr>
                    <w:top w:val="none" w:sz="0" w:space="0" w:color="auto"/>
                    <w:left w:val="none" w:sz="0" w:space="0" w:color="auto"/>
                    <w:bottom w:val="none" w:sz="0" w:space="0" w:color="auto"/>
                    <w:right w:val="none" w:sz="0" w:space="0" w:color="auto"/>
                  </w:divBdr>
                </w:div>
                <w:div w:id="123743617">
                  <w:marLeft w:val="640"/>
                  <w:marRight w:val="0"/>
                  <w:marTop w:val="0"/>
                  <w:marBottom w:val="0"/>
                  <w:divBdr>
                    <w:top w:val="none" w:sz="0" w:space="0" w:color="auto"/>
                    <w:left w:val="none" w:sz="0" w:space="0" w:color="auto"/>
                    <w:bottom w:val="none" w:sz="0" w:space="0" w:color="auto"/>
                    <w:right w:val="none" w:sz="0" w:space="0" w:color="auto"/>
                  </w:divBdr>
                </w:div>
                <w:div w:id="166795050">
                  <w:marLeft w:val="640"/>
                  <w:marRight w:val="0"/>
                  <w:marTop w:val="0"/>
                  <w:marBottom w:val="0"/>
                  <w:divBdr>
                    <w:top w:val="none" w:sz="0" w:space="0" w:color="auto"/>
                    <w:left w:val="none" w:sz="0" w:space="0" w:color="auto"/>
                    <w:bottom w:val="none" w:sz="0" w:space="0" w:color="auto"/>
                    <w:right w:val="none" w:sz="0" w:space="0" w:color="auto"/>
                  </w:divBdr>
                </w:div>
                <w:div w:id="190803074">
                  <w:marLeft w:val="640"/>
                  <w:marRight w:val="0"/>
                  <w:marTop w:val="0"/>
                  <w:marBottom w:val="0"/>
                  <w:divBdr>
                    <w:top w:val="none" w:sz="0" w:space="0" w:color="auto"/>
                    <w:left w:val="none" w:sz="0" w:space="0" w:color="auto"/>
                    <w:bottom w:val="none" w:sz="0" w:space="0" w:color="auto"/>
                    <w:right w:val="none" w:sz="0" w:space="0" w:color="auto"/>
                  </w:divBdr>
                </w:div>
                <w:div w:id="229200119">
                  <w:marLeft w:val="640"/>
                  <w:marRight w:val="0"/>
                  <w:marTop w:val="0"/>
                  <w:marBottom w:val="0"/>
                  <w:divBdr>
                    <w:top w:val="none" w:sz="0" w:space="0" w:color="auto"/>
                    <w:left w:val="none" w:sz="0" w:space="0" w:color="auto"/>
                    <w:bottom w:val="none" w:sz="0" w:space="0" w:color="auto"/>
                    <w:right w:val="none" w:sz="0" w:space="0" w:color="auto"/>
                  </w:divBdr>
                </w:div>
                <w:div w:id="318852803">
                  <w:marLeft w:val="640"/>
                  <w:marRight w:val="0"/>
                  <w:marTop w:val="0"/>
                  <w:marBottom w:val="0"/>
                  <w:divBdr>
                    <w:top w:val="none" w:sz="0" w:space="0" w:color="auto"/>
                    <w:left w:val="none" w:sz="0" w:space="0" w:color="auto"/>
                    <w:bottom w:val="none" w:sz="0" w:space="0" w:color="auto"/>
                    <w:right w:val="none" w:sz="0" w:space="0" w:color="auto"/>
                  </w:divBdr>
                </w:div>
                <w:div w:id="325405811">
                  <w:marLeft w:val="640"/>
                  <w:marRight w:val="0"/>
                  <w:marTop w:val="0"/>
                  <w:marBottom w:val="0"/>
                  <w:divBdr>
                    <w:top w:val="none" w:sz="0" w:space="0" w:color="auto"/>
                    <w:left w:val="none" w:sz="0" w:space="0" w:color="auto"/>
                    <w:bottom w:val="none" w:sz="0" w:space="0" w:color="auto"/>
                    <w:right w:val="none" w:sz="0" w:space="0" w:color="auto"/>
                  </w:divBdr>
                </w:div>
                <w:div w:id="327372202">
                  <w:marLeft w:val="640"/>
                  <w:marRight w:val="0"/>
                  <w:marTop w:val="0"/>
                  <w:marBottom w:val="0"/>
                  <w:divBdr>
                    <w:top w:val="none" w:sz="0" w:space="0" w:color="auto"/>
                    <w:left w:val="none" w:sz="0" w:space="0" w:color="auto"/>
                    <w:bottom w:val="none" w:sz="0" w:space="0" w:color="auto"/>
                    <w:right w:val="none" w:sz="0" w:space="0" w:color="auto"/>
                  </w:divBdr>
                </w:div>
                <w:div w:id="373162129">
                  <w:marLeft w:val="640"/>
                  <w:marRight w:val="0"/>
                  <w:marTop w:val="0"/>
                  <w:marBottom w:val="0"/>
                  <w:divBdr>
                    <w:top w:val="none" w:sz="0" w:space="0" w:color="auto"/>
                    <w:left w:val="none" w:sz="0" w:space="0" w:color="auto"/>
                    <w:bottom w:val="none" w:sz="0" w:space="0" w:color="auto"/>
                    <w:right w:val="none" w:sz="0" w:space="0" w:color="auto"/>
                  </w:divBdr>
                </w:div>
                <w:div w:id="383917629">
                  <w:marLeft w:val="640"/>
                  <w:marRight w:val="0"/>
                  <w:marTop w:val="0"/>
                  <w:marBottom w:val="0"/>
                  <w:divBdr>
                    <w:top w:val="none" w:sz="0" w:space="0" w:color="auto"/>
                    <w:left w:val="none" w:sz="0" w:space="0" w:color="auto"/>
                    <w:bottom w:val="none" w:sz="0" w:space="0" w:color="auto"/>
                    <w:right w:val="none" w:sz="0" w:space="0" w:color="auto"/>
                  </w:divBdr>
                </w:div>
                <w:div w:id="386415372">
                  <w:marLeft w:val="640"/>
                  <w:marRight w:val="0"/>
                  <w:marTop w:val="0"/>
                  <w:marBottom w:val="0"/>
                  <w:divBdr>
                    <w:top w:val="none" w:sz="0" w:space="0" w:color="auto"/>
                    <w:left w:val="none" w:sz="0" w:space="0" w:color="auto"/>
                    <w:bottom w:val="none" w:sz="0" w:space="0" w:color="auto"/>
                    <w:right w:val="none" w:sz="0" w:space="0" w:color="auto"/>
                  </w:divBdr>
                </w:div>
                <w:div w:id="398291330">
                  <w:marLeft w:val="640"/>
                  <w:marRight w:val="0"/>
                  <w:marTop w:val="0"/>
                  <w:marBottom w:val="0"/>
                  <w:divBdr>
                    <w:top w:val="none" w:sz="0" w:space="0" w:color="auto"/>
                    <w:left w:val="none" w:sz="0" w:space="0" w:color="auto"/>
                    <w:bottom w:val="none" w:sz="0" w:space="0" w:color="auto"/>
                    <w:right w:val="none" w:sz="0" w:space="0" w:color="auto"/>
                  </w:divBdr>
                </w:div>
                <w:div w:id="401104791">
                  <w:marLeft w:val="640"/>
                  <w:marRight w:val="0"/>
                  <w:marTop w:val="0"/>
                  <w:marBottom w:val="0"/>
                  <w:divBdr>
                    <w:top w:val="none" w:sz="0" w:space="0" w:color="auto"/>
                    <w:left w:val="none" w:sz="0" w:space="0" w:color="auto"/>
                    <w:bottom w:val="none" w:sz="0" w:space="0" w:color="auto"/>
                    <w:right w:val="none" w:sz="0" w:space="0" w:color="auto"/>
                  </w:divBdr>
                </w:div>
                <w:div w:id="406613030">
                  <w:marLeft w:val="640"/>
                  <w:marRight w:val="0"/>
                  <w:marTop w:val="0"/>
                  <w:marBottom w:val="0"/>
                  <w:divBdr>
                    <w:top w:val="none" w:sz="0" w:space="0" w:color="auto"/>
                    <w:left w:val="none" w:sz="0" w:space="0" w:color="auto"/>
                    <w:bottom w:val="none" w:sz="0" w:space="0" w:color="auto"/>
                    <w:right w:val="none" w:sz="0" w:space="0" w:color="auto"/>
                  </w:divBdr>
                </w:div>
                <w:div w:id="415134474">
                  <w:marLeft w:val="640"/>
                  <w:marRight w:val="0"/>
                  <w:marTop w:val="0"/>
                  <w:marBottom w:val="0"/>
                  <w:divBdr>
                    <w:top w:val="none" w:sz="0" w:space="0" w:color="auto"/>
                    <w:left w:val="none" w:sz="0" w:space="0" w:color="auto"/>
                    <w:bottom w:val="none" w:sz="0" w:space="0" w:color="auto"/>
                    <w:right w:val="none" w:sz="0" w:space="0" w:color="auto"/>
                  </w:divBdr>
                </w:div>
                <w:div w:id="517237048">
                  <w:marLeft w:val="640"/>
                  <w:marRight w:val="0"/>
                  <w:marTop w:val="0"/>
                  <w:marBottom w:val="0"/>
                  <w:divBdr>
                    <w:top w:val="none" w:sz="0" w:space="0" w:color="auto"/>
                    <w:left w:val="none" w:sz="0" w:space="0" w:color="auto"/>
                    <w:bottom w:val="none" w:sz="0" w:space="0" w:color="auto"/>
                    <w:right w:val="none" w:sz="0" w:space="0" w:color="auto"/>
                  </w:divBdr>
                </w:div>
                <w:div w:id="521090315">
                  <w:marLeft w:val="640"/>
                  <w:marRight w:val="0"/>
                  <w:marTop w:val="0"/>
                  <w:marBottom w:val="0"/>
                  <w:divBdr>
                    <w:top w:val="none" w:sz="0" w:space="0" w:color="auto"/>
                    <w:left w:val="none" w:sz="0" w:space="0" w:color="auto"/>
                    <w:bottom w:val="none" w:sz="0" w:space="0" w:color="auto"/>
                    <w:right w:val="none" w:sz="0" w:space="0" w:color="auto"/>
                  </w:divBdr>
                </w:div>
                <w:div w:id="547645981">
                  <w:marLeft w:val="640"/>
                  <w:marRight w:val="0"/>
                  <w:marTop w:val="0"/>
                  <w:marBottom w:val="0"/>
                  <w:divBdr>
                    <w:top w:val="none" w:sz="0" w:space="0" w:color="auto"/>
                    <w:left w:val="none" w:sz="0" w:space="0" w:color="auto"/>
                    <w:bottom w:val="none" w:sz="0" w:space="0" w:color="auto"/>
                    <w:right w:val="none" w:sz="0" w:space="0" w:color="auto"/>
                  </w:divBdr>
                </w:div>
                <w:div w:id="569078708">
                  <w:marLeft w:val="640"/>
                  <w:marRight w:val="0"/>
                  <w:marTop w:val="0"/>
                  <w:marBottom w:val="0"/>
                  <w:divBdr>
                    <w:top w:val="none" w:sz="0" w:space="0" w:color="auto"/>
                    <w:left w:val="none" w:sz="0" w:space="0" w:color="auto"/>
                    <w:bottom w:val="none" w:sz="0" w:space="0" w:color="auto"/>
                    <w:right w:val="none" w:sz="0" w:space="0" w:color="auto"/>
                  </w:divBdr>
                </w:div>
                <w:div w:id="599218706">
                  <w:marLeft w:val="640"/>
                  <w:marRight w:val="0"/>
                  <w:marTop w:val="0"/>
                  <w:marBottom w:val="0"/>
                  <w:divBdr>
                    <w:top w:val="none" w:sz="0" w:space="0" w:color="auto"/>
                    <w:left w:val="none" w:sz="0" w:space="0" w:color="auto"/>
                    <w:bottom w:val="none" w:sz="0" w:space="0" w:color="auto"/>
                    <w:right w:val="none" w:sz="0" w:space="0" w:color="auto"/>
                  </w:divBdr>
                </w:div>
                <w:div w:id="606230071">
                  <w:marLeft w:val="640"/>
                  <w:marRight w:val="0"/>
                  <w:marTop w:val="0"/>
                  <w:marBottom w:val="0"/>
                  <w:divBdr>
                    <w:top w:val="none" w:sz="0" w:space="0" w:color="auto"/>
                    <w:left w:val="none" w:sz="0" w:space="0" w:color="auto"/>
                    <w:bottom w:val="none" w:sz="0" w:space="0" w:color="auto"/>
                    <w:right w:val="none" w:sz="0" w:space="0" w:color="auto"/>
                  </w:divBdr>
                </w:div>
                <w:div w:id="666519919">
                  <w:marLeft w:val="640"/>
                  <w:marRight w:val="0"/>
                  <w:marTop w:val="0"/>
                  <w:marBottom w:val="0"/>
                  <w:divBdr>
                    <w:top w:val="none" w:sz="0" w:space="0" w:color="auto"/>
                    <w:left w:val="none" w:sz="0" w:space="0" w:color="auto"/>
                    <w:bottom w:val="none" w:sz="0" w:space="0" w:color="auto"/>
                    <w:right w:val="none" w:sz="0" w:space="0" w:color="auto"/>
                  </w:divBdr>
                </w:div>
                <w:div w:id="673806321">
                  <w:marLeft w:val="640"/>
                  <w:marRight w:val="0"/>
                  <w:marTop w:val="0"/>
                  <w:marBottom w:val="0"/>
                  <w:divBdr>
                    <w:top w:val="none" w:sz="0" w:space="0" w:color="auto"/>
                    <w:left w:val="none" w:sz="0" w:space="0" w:color="auto"/>
                    <w:bottom w:val="none" w:sz="0" w:space="0" w:color="auto"/>
                    <w:right w:val="none" w:sz="0" w:space="0" w:color="auto"/>
                  </w:divBdr>
                </w:div>
                <w:div w:id="707413077">
                  <w:marLeft w:val="640"/>
                  <w:marRight w:val="0"/>
                  <w:marTop w:val="0"/>
                  <w:marBottom w:val="0"/>
                  <w:divBdr>
                    <w:top w:val="none" w:sz="0" w:space="0" w:color="auto"/>
                    <w:left w:val="none" w:sz="0" w:space="0" w:color="auto"/>
                    <w:bottom w:val="none" w:sz="0" w:space="0" w:color="auto"/>
                    <w:right w:val="none" w:sz="0" w:space="0" w:color="auto"/>
                  </w:divBdr>
                </w:div>
                <w:div w:id="711416245">
                  <w:marLeft w:val="640"/>
                  <w:marRight w:val="0"/>
                  <w:marTop w:val="0"/>
                  <w:marBottom w:val="0"/>
                  <w:divBdr>
                    <w:top w:val="none" w:sz="0" w:space="0" w:color="auto"/>
                    <w:left w:val="none" w:sz="0" w:space="0" w:color="auto"/>
                    <w:bottom w:val="none" w:sz="0" w:space="0" w:color="auto"/>
                    <w:right w:val="none" w:sz="0" w:space="0" w:color="auto"/>
                  </w:divBdr>
                </w:div>
                <w:div w:id="797450395">
                  <w:marLeft w:val="640"/>
                  <w:marRight w:val="0"/>
                  <w:marTop w:val="0"/>
                  <w:marBottom w:val="0"/>
                  <w:divBdr>
                    <w:top w:val="none" w:sz="0" w:space="0" w:color="auto"/>
                    <w:left w:val="none" w:sz="0" w:space="0" w:color="auto"/>
                    <w:bottom w:val="none" w:sz="0" w:space="0" w:color="auto"/>
                    <w:right w:val="none" w:sz="0" w:space="0" w:color="auto"/>
                  </w:divBdr>
                </w:div>
                <w:div w:id="836654665">
                  <w:marLeft w:val="640"/>
                  <w:marRight w:val="0"/>
                  <w:marTop w:val="0"/>
                  <w:marBottom w:val="0"/>
                  <w:divBdr>
                    <w:top w:val="none" w:sz="0" w:space="0" w:color="auto"/>
                    <w:left w:val="none" w:sz="0" w:space="0" w:color="auto"/>
                    <w:bottom w:val="none" w:sz="0" w:space="0" w:color="auto"/>
                    <w:right w:val="none" w:sz="0" w:space="0" w:color="auto"/>
                  </w:divBdr>
                </w:div>
                <w:div w:id="843278832">
                  <w:marLeft w:val="640"/>
                  <w:marRight w:val="0"/>
                  <w:marTop w:val="0"/>
                  <w:marBottom w:val="0"/>
                  <w:divBdr>
                    <w:top w:val="none" w:sz="0" w:space="0" w:color="auto"/>
                    <w:left w:val="none" w:sz="0" w:space="0" w:color="auto"/>
                    <w:bottom w:val="none" w:sz="0" w:space="0" w:color="auto"/>
                    <w:right w:val="none" w:sz="0" w:space="0" w:color="auto"/>
                  </w:divBdr>
                </w:div>
                <w:div w:id="854923975">
                  <w:marLeft w:val="640"/>
                  <w:marRight w:val="0"/>
                  <w:marTop w:val="0"/>
                  <w:marBottom w:val="0"/>
                  <w:divBdr>
                    <w:top w:val="none" w:sz="0" w:space="0" w:color="auto"/>
                    <w:left w:val="none" w:sz="0" w:space="0" w:color="auto"/>
                    <w:bottom w:val="none" w:sz="0" w:space="0" w:color="auto"/>
                    <w:right w:val="none" w:sz="0" w:space="0" w:color="auto"/>
                  </w:divBdr>
                </w:div>
                <w:div w:id="896017043">
                  <w:marLeft w:val="640"/>
                  <w:marRight w:val="0"/>
                  <w:marTop w:val="0"/>
                  <w:marBottom w:val="0"/>
                  <w:divBdr>
                    <w:top w:val="none" w:sz="0" w:space="0" w:color="auto"/>
                    <w:left w:val="none" w:sz="0" w:space="0" w:color="auto"/>
                    <w:bottom w:val="none" w:sz="0" w:space="0" w:color="auto"/>
                    <w:right w:val="none" w:sz="0" w:space="0" w:color="auto"/>
                  </w:divBdr>
                </w:div>
                <w:div w:id="911936337">
                  <w:marLeft w:val="640"/>
                  <w:marRight w:val="0"/>
                  <w:marTop w:val="0"/>
                  <w:marBottom w:val="0"/>
                  <w:divBdr>
                    <w:top w:val="none" w:sz="0" w:space="0" w:color="auto"/>
                    <w:left w:val="none" w:sz="0" w:space="0" w:color="auto"/>
                    <w:bottom w:val="none" w:sz="0" w:space="0" w:color="auto"/>
                    <w:right w:val="none" w:sz="0" w:space="0" w:color="auto"/>
                  </w:divBdr>
                </w:div>
                <w:div w:id="975141581">
                  <w:marLeft w:val="640"/>
                  <w:marRight w:val="0"/>
                  <w:marTop w:val="0"/>
                  <w:marBottom w:val="0"/>
                  <w:divBdr>
                    <w:top w:val="none" w:sz="0" w:space="0" w:color="auto"/>
                    <w:left w:val="none" w:sz="0" w:space="0" w:color="auto"/>
                    <w:bottom w:val="none" w:sz="0" w:space="0" w:color="auto"/>
                    <w:right w:val="none" w:sz="0" w:space="0" w:color="auto"/>
                  </w:divBdr>
                </w:div>
                <w:div w:id="1023482452">
                  <w:marLeft w:val="640"/>
                  <w:marRight w:val="0"/>
                  <w:marTop w:val="0"/>
                  <w:marBottom w:val="0"/>
                  <w:divBdr>
                    <w:top w:val="none" w:sz="0" w:space="0" w:color="auto"/>
                    <w:left w:val="none" w:sz="0" w:space="0" w:color="auto"/>
                    <w:bottom w:val="none" w:sz="0" w:space="0" w:color="auto"/>
                    <w:right w:val="none" w:sz="0" w:space="0" w:color="auto"/>
                  </w:divBdr>
                </w:div>
                <w:div w:id="1025445128">
                  <w:marLeft w:val="640"/>
                  <w:marRight w:val="0"/>
                  <w:marTop w:val="0"/>
                  <w:marBottom w:val="0"/>
                  <w:divBdr>
                    <w:top w:val="none" w:sz="0" w:space="0" w:color="auto"/>
                    <w:left w:val="none" w:sz="0" w:space="0" w:color="auto"/>
                    <w:bottom w:val="none" w:sz="0" w:space="0" w:color="auto"/>
                    <w:right w:val="none" w:sz="0" w:space="0" w:color="auto"/>
                  </w:divBdr>
                </w:div>
                <w:div w:id="1040125596">
                  <w:marLeft w:val="640"/>
                  <w:marRight w:val="0"/>
                  <w:marTop w:val="0"/>
                  <w:marBottom w:val="0"/>
                  <w:divBdr>
                    <w:top w:val="none" w:sz="0" w:space="0" w:color="auto"/>
                    <w:left w:val="none" w:sz="0" w:space="0" w:color="auto"/>
                    <w:bottom w:val="none" w:sz="0" w:space="0" w:color="auto"/>
                    <w:right w:val="none" w:sz="0" w:space="0" w:color="auto"/>
                  </w:divBdr>
                </w:div>
                <w:div w:id="1062097418">
                  <w:marLeft w:val="640"/>
                  <w:marRight w:val="0"/>
                  <w:marTop w:val="0"/>
                  <w:marBottom w:val="0"/>
                  <w:divBdr>
                    <w:top w:val="none" w:sz="0" w:space="0" w:color="auto"/>
                    <w:left w:val="none" w:sz="0" w:space="0" w:color="auto"/>
                    <w:bottom w:val="none" w:sz="0" w:space="0" w:color="auto"/>
                    <w:right w:val="none" w:sz="0" w:space="0" w:color="auto"/>
                  </w:divBdr>
                </w:div>
                <w:div w:id="1078793862">
                  <w:marLeft w:val="640"/>
                  <w:marRight w:val="0"/>
                  <w:marTop w:val="0"/>
                  <w:marBottom w:val="0"/>
                  <w:divBdr>
                    <w:top w:val="none" w:sz="0" w:space="0" w:color="auto"/>
                    <w:left w:val="none" w:sz="0" w:space="0" w:color="auto"/>
                    <w:bottom w:val="none" w:sz="0" w:space="0" w:color="auto"/>
                    <w:right w:val="none" w:sz="0" w:space="0" w:color="auto"/>
                  </w:divBdr>
                </w:div>
                <w:div w:id="1107192389">
                  <w:marLeft w:val="640"/>
                  <w:marRight w:val="0"/>
                  <w:marTop w:val="0"/>
                  <w:marBottom w:val="0"/>
                  <w:divBdr>
                    <w:top w:val="none" w:sz="0" w:space="0" w:color="auto"/>
                    <w:left w:val="none" w:sz="0" w:space="0" w:color="auto"/>
                    <w:bottom w:val="none" w:sz="0" w:space="0" w:color="auto"/>
                    <w:right w:val="none" w:sz="0" w:space="0" w:color="auto"/>
                  </w:divBdr>
                </w:div>
                <w:div w:id="1132484793">
                  <w:marLeft w:val="640"/>
                  <w:marRight w:val="0"/>
                  <w:marTop w:val="0"/>
                  <w:marBottom w:val="0"/>
                  <w:divBdr>
                    <w:top w:val="none" w:sz="0" w:space="0" w:color="auto"/>
                    <w:left w:val="none" w:sz="0" w:space="0" w:color="auto"/>
                    <w:bottom w:val="none" w:sz="0" w:space="0" w:color="auto"/>
                    <w:right w:val="none" w:sz="0" w:space="0" w:color="auto"/>
                  </w:divBdr>
                </w:div>
                <w:div w:id="1134064167">
                  <w:marLeft w:val="640"/>
                  <w:marRight w:val="0"/>
                  <w:marTop w:val="0"/>
                  <w:marBottom w:val="0"/>
                  <w:divBdr>
                    <w:top w:val="none" w:sz="0" w:space="0" w:color="auto"/>
                    <w:left w:val="none" w:sz="0" w:space="0" w:color="auto"/>
                    <w:bottom w:val="none" w:sz="0" w:space="0" w:color="auto"/>
                    <w:right w:val="none" w:sz="0" w:space="0" w:color="auto"/>
                  </w:divBdr>
                </w:div>
                <w:div w:id="1274478845">
                  <w:marLeft w:val="640"/>
                  <w:marRight w:val="0"/>
                  <w:marTop w:val="0"/>
                  <w:marBottom w:val="0"/>
                  <w:divBdr>
                    <w:top w:val="none" w:sz="0" w:space="0" w:color="auto"/>
                    <w:left w:val="none" w:sz="0" w:space="0" w:color="auto"/>
                    <w:bottom w:val="none" w:sz="0" w:space="0" w:color="auto"/>
                    <w:right w:val="none" w:sz="0" w:space="0" w:color="auto"/>
                  </w:divBdr>
                </w:div>
                <w:div w:id="1279414667">
                  <w:marLeft w:val="640"/>
                  <w:marRight w:val="0"/>
                  <w:marTop w:val="0"/>
                  <w:marBottom w:val="0"/>
                  <w:divBdr>
                    <w:top w:val="none" w:sz="0" w:space="0" w:color="auto"/>
                    <w:left w:val="none" w:sz="0" w:space="0" w:color="auto"/>
                    <w:bottom w:val="none" w:sz="0" w:space="0" w:color="auto"/>
                    <w:right w:val="none" w:sz="0" w:space="0" w:color="auto"/>
                  </w:divBdr>
                </w:div>
                <w:div w:id="1318265682">
                  <w:marLeft w:val="640"/>
                  <w:marRight w:val="0"/>
                  <w:marTop w:val="0"/>
                  <w:marBottom w:val="0"/>
                  <w:divBdr>
                    <w:top w:val="none" w:sz="0" w:space="0" w:color="auto"/>
                    <w:left w:val="none" w:sz="0" w:space="0" w:color="auto"/>
                    <w:bottom w:val="none" w:sz="0" w:space="0" w:color="auto"/>
                    <w:right w:val="none" w:sz="0" w:space="0" w:color="auto"/>
                  </w:divBdr>
                </w:div>
                <w:div w:id="1325235054">
                  <w:marLeft w:val="640"/>
                  <w:marRight w:val="0"/>
                  <w:marTop w:val="0"/>
                  <w:marBottom w:val="0"/>
                  <w:divBdr>
                    <w:top w:val="none" w:sz="0" w:space="0" w:color="auto"/>
                    <w:left w:val="none" w:sz="0" w:space="0" w:color="auto"/>
                    <w:bottom w:val="none" w:sz="0" w:space="0" w:color="auto"/>
                    <w:right w:val="none" w:sz="0" w:space="0" w:color="auto"/>
                  </w:divBdr>
                </w:div>
                <w:div w:id="1367877596">
                  <w:marLeft w:val="640"/>
                  <w:marRight w:val="0"/>
                  <w:marTop w:val="0"/>
                  <w:marBottom w:val="0"/>
                  <w:divBdr>
                    <w:top w:val="none" w:sz="0" w:space="0" w:color="auto"/>
                    <w:left w:val="none" w:sz="0" w:space="0" w:color="auto"/>
                    <w:bottom w:val="none" w:sz="0" w:space="0" w:color="auto"/>
                    <w:right w:val="none" w:sz="0" w:space="0" w:color="auto"/>
                  </w:divBdr>
                </w:div>
                <w:div w:id="1376202671">
                  <w:marLeft w:val="640"/>
                  <w:marRight w:val="0"/>
                  <w:marTop w:val="0"/>
                  <w:marBottom w:val="0"/>
                  <w:divBdr>
                    <w:top w:val="none" w:sz="0" w:space="0" w:color="auto"/>
                    <w:left w:val="none" w:sz="0" w:space="0" w:color="auto"/>
                    <w:bottom w:val="none" w:sz="0" w:space="0" w:color="auto"/>
                    <w:right w:val="none" w:sz="0" w:space="0" w:color="auto"/>
                  </w:divBdr>
                </w:div>
                <w:div w:id="1452750662">
                  <w:marLeft w:val="640"/>
                  <w:marRight w:val="0"/>
                  <w:marTop w:val="0"/>
                  <w:marBottom w:val="0"/>
                  <w:divBdr>
                    <w:top w:val="none" w:sz="0" w:space="0" w:color="auto"/>
                    <w:left w:val="none" w:sz="0" w:space="0" w:color="auto"/>
                    <w:bottom w:val="none" w:sz="0" w:space="0" w:color="auto"/>
                    <w:right w:val="none" w:sz="0" w:space="0" w:color="auto"/>
                  </w:divBdr>
                </w:div>
                <w:div w:id="1485733419">
                  <w:marLeft w:val="640"/>
                  <w:marRight w:val="0"/>
                  <w:marTop w:val="0"/>
                  <w:marBottom w:val="0"/>
                  <w:divBdr>
                    <w:top w:val="none" w:sz="0" w:space="0" w:color="auto"/>
                    <w:left w:val="none" w:sz="0" w:space="0" w:color="auto"/>
                    <w:bottom w:val="none" w:sz="0" w:space="0" w:color="auto"/>
                    <w:right w:val="none" w:sz="0" w:space="0" w:color="auto"/>
                  </w:divBdr>
                </w:div>
                <w:div w:id="1486819683">
                  <w:marLeft w:val="640"/>
                  <w:marRight w:val="0"/>
                  <w:marTop w:val="0"/>
                  <w:marBottom w:val="0"/>
                  <w:divBdr>
                    <w:top w:val="none" w:sz="0" w:space="0" w:color="auto"/>
                    <w:left w:val="none" w:sz="0" w:space="0" w:color="auto"/>
                    <w:bottom w:val="none" w:sz="0" w:space="0" w:color="auto"/>
                    <w:right w:val="none" w:sz="0" w:space="0" w:color="auto"/>
                  </w:divBdr>
                </w:div>
                <w:div w:id="1547063568">
                  <w:marLeft w:val="640"/>
                  <w:marRight w:val="0"/>
                  <w:marTop w:val="0"/>
                  <w:marBottom w:val="0"/>
                  <w:divBdr>
                    <w:top w:val="none" w:sz="0" w:space="0" w:color="auto"/>
                    <w:left w:val="none" w:sz="0" w:space="0" w:color="auto"/>
                    <w:bottom w:val="none" w:sz="0" w:space="0" w:color="auto"/>
                    <w:right w:val="none" w:sz="0" w:space="0" w:color="auto"/>
                  </w:divBdr>
                </w:div>
                <w:div w:id="1610776211">
                  <w:marLeft w:val="640"/>
                  <w:marRight w:val="0"/>
                  <w:marTop w:val="0"/>
                  <w:marBottom w:val="0"/>
                  <w:divBdr>
                    <w:top w:val="none" w:sz="0" w:space="0" w:color="auto"/>
                    <w:left w:val="none" w:sz="0" w:space="0" w:color="auto"/>
                    <w:bottom w:val="none" w:sz="0" w:space="0" w:color="auto"/>
                    <w:right w:val="none" w:sz="0" w:space="0" w:color="auto"/>
                  </w:divBdr>
                </w:div>
                <w:div w:id="1626961750">
                  <w:marLeft w:val="640"/>
                  <w:marRight w:val="0"/>
                  <w:marTop w:val="0"/>
                  <w:marBottom w:val="0"/>
                  <w:divBdr>
                    <w:top w:val="none" w:sz="0" w:space="0" w:color="auto"/>
                    <w:left w:val="none" w:sz="0" w:space="0" w:color="auto"/>
                    <w:bottom w:val="none" w:sz="0" w:space="0" w:color="auto"/>
                    <w:right w:val="none" w:sz="0" w:space="0" w:color="auto"/>
                  </w:divBdr>
                </w:div>
                <w:div w:id="1731227232">
                  <w:marLeft w:val="640"/>
                  <w:marRight w:val="0"/>
                  <w:marTop w:val="0"/>
                  <w:marBottom w:val="0"/>
                  <w:divBdr>
                    <w:top w:val="none" w:sz="0" w:space="0" w:color="auto"/>
                    <w:left w:val="none" w:sz="0" w:space="0" w:color="auto"/>
                    <w:bottom w:val="none" w:sz="0" w:space="0" w:color="auto"/>
                    <w:right w:val="none" w:sz="0" w:space="0" w:color="auto"/>
                  </w:divBdr>
                </w:div>
                <w:div w:id="1752266395">
                  <w:marLeft w:val="640"/>
                  <w:marRight w:val="0"/>
                  <w:marTop w:val="0"/>
                  <w:marBottom w:val="0"/>
                  <w:divBdr>
                    <w:top w:val="none" w:sz="0" w:space="0" w:color="auto"/>
                    <w:left w:val="none" w:sz="0" w:space="0" w:color="auto"/>
                    <w:bottom w:val="none" w:sz="0" w:space="0" w:color="auto"/>
                    <w:right w:val="none" w:sz="0" w:space="0" w:color="auto"/>
                  </w:divBdr>
                </w:div>
                <w:div w:id="1772777936">
                  <w:marLeft w:val="640"/>
                  <w:marRight w:val="0"/>
                  <w:marTop w:val="0"/>
                  <w:marBottom w:val="0"/>
                  <w:divBdr>
                    <w:top w:val="none" w:sz="0" w:space="0" w:color="auto"/>
                    <w:left w:val="none" w:sz="0" w:space="0" w:color="auto"/>
                    <w:bottom w:val="none" w:sz="0" w:space="0" w:color="auto"/>
                    <w:right w:val="none" w:sz="0" w:space="0" w:color="auto"/>
                  </w:divBdr>
                </w:div>
                <w:div w:id="1773669811">
                  <w:marLeft w:val="640"/>
                  <w:marRight w:val="0"/>
                  <w:marTop w:val="0"/>
                  <w:marBottom w:val="0"/>
                  <w:divBdr>
                    <w:top w:val="none" w:sz="0" w:space="0" w:color="auto"/>
                    <w:left w:val="none" w:sz="0" w:space="0" w:color="auto"/>
                    <w:bottom w:val="none" w:sz="0" w:space="0" w:color="auto"/>
                    <w:right w:val="none" w:sz="0" w:space="0" w:color="auto"/>
                  </w:divBdr>
                </w:div>
                <w:div w:id="1858541744">
                  <w:marLeft w:val="640"/>
                  <w:marRight w:val="0"/>
                  <w:marTop w:val="0"/>
                  <w:marBottom w:val="0"/>
                  <w:divBdr>
                    <w:top w:val="none" w:sz="0" w:space="0" w:color="auto"/>
                    <w:left w:val="none" w:sz="0" w:space="0" w:color="auto"/>
                    <w:bottom w:val="none" w:sz="0" w:space="0" w:color="auto"/>
                    <w:right w:val="none" w:sz="0" w:space="0" w:color="auto"/>
                  </w:divBdr>
                </w:div>
                <w:div w:id="1871337984">
                  <w:marLeft w:val="640"/>
                  <w:marRight w:val="0"/>
                  <w:marTop w:val="0"/>
                  <w:marBottom w:val="0"/>
                  <w:divBdr>
                    <w:top w:val="none" w:sz="0" w:space="0" w:color="auto"/>
                    <w:left w:val="none" w:sz="0" w:space="0" w:color="auto"/>
                    <w:bottom w:val="none" w:sz="0" w:space="0" w:color="auto"/>
                    <w:right w:val="none" w:sz="0" w:space="0" w:color="auto"/>
                  </w:divBdr>
                </w:div>
                <w:div w:id="1872305299">
                  <w:marLeft w:val="640"/>
                  <w:marRight w:val="0"/>
                  <w:marTop w:val="0"/>
                  <w:marBottom w:val="0"/>
                  <w:divBdr>
                    <w:top w:val="none" w:sz="0" w:space="0" w:color="auto"/>
                    <w:left w:val="none" w:sz="0" w:space="0" w:color="auto"/>
                    <w:bottom w:val="none" w:sz="0" w:space="0" w:color="auto"/>
                    <w:right w:val="none" w:sz="0" w:space="0" w:color="auto"/>
                  </w:divBdr>
                </w:div>
                <w:div w:id="1887719652">
                  <w:marLeft w:val="640"/>
                  <w:marRight w:val="0"/>
                  <w:marTop w:val="0"/>
                  <w:marBottom w:val="0"/>
                  <w:divBdr>
                    <w:top w:val="none" w:sz="0" w:space="0" w:color="auto"/>
                    <w:left w:val="none" w:sz="0" w:space="0" w:color="auto"/>
                    <w:bottom w:val="none" w:sz="0" w:space="0" w:color="auto"/>
                    <w:right w:val="none" w:sz="0" w:space="0" w:color="auto"/>
                  </w:divBdr>
                </w:div>
                <w:div w:id="1896313588">
                  <w:marLeft w:val="640"/>
                  <w:marRight w:val="0"/>
                  <w:marTop w:val="0"/>
                  <w:marBottom w:val="0"/>
                  <w:divBdr>
                    <w:top w:val="none" w:sz="0" w:space="0" w:color="auto"/>
                    <w:left w:val="none" w:sz="0" w:space="0" w:color="auto"/>
                    <w:bottom w:val="none" w:sz="0" w:space="0" w:color="auto"/>
                    <w:right w:val="none" w:sz="0" w:space="0" w:color="auto"/>
                  </w:divBdr>
                </w:div>
                <w:div w:id="1934702929">
                  <w:marLeft w:val="640"/>
                  <w:marRight w:val="0"/>
                  <w:marTop w:val="0"/>
                  <w:marBottom w:val="0"/>
                  <w:divBdr>
                    <w:top w:val="none" w:sz="0" w:space="0" w:color="auto"/>
                    <w:left w:val="none" w:sz="0" w:space="0" w:color="auto"/>
                    <w:bottom w:val="none" w:sz="0" w:space="0" w:color="auto"/>
                    <w:right w:val="none" w:sz="0" w:space="0" w:color="auto"/>
                  </w:divBdr>
                </w:div>
                <w:div w:id="1953046652">
                  <w:marLeft w:val="640"/>
                  <w:marRight w:val="0"/>
                  <w:marTop w:val="0"/>
                  <w:marBottom w:val="0"/>
                  <w:divBdr>
                    <w:top w:val="none" w:sz="0" w:space="0" w:color="auto"/>
                    <w:left w:val="none" w:sz="0" w:space="0" w:color="auto"/>
                    <w:bottom w:val="none" w:sz="0" w:space="0" w:color="auto"/>
                    <w:right w:val="none" w:sz="0" w:space="0" w:color="auto"/>
                  </w:divBdr>
                </w:div>
                <w:div w:id="1962225940">
                  <w:marLeft w:val="640"/>
                  <w:marRight w:val="0"/>
                  <w:marTop w:val="0"/>
                  <w:marBottom w:val="0"/>
                  <w:divBdr>
                    <w:top w:val="none" w:sz="0" w:space="0" w:color="auto"/>
                    <w:left w:val="none" w:sz="0" w:space="0" w:color="auto"/>
                    <w:bottom w:val="none" w:sz="0" w:space="0" w:color="auto"/>
                    <w:right w:val="none" w:sz="0" w:space="0" w:color="auto"/>
                  </w:divBdr>
                </w:div>
                <w:div w:id="1997371637">
                  <w:marLeft w:val="640"/>
                  <w:marRight w:val="0"/>
                  <w:marTop w:val="0"/>
                  <w:marBottom w:val="0"/>
                  <w:divBdr>
                    <w:top w:val="none" w:sz="0" w:space="0" w:color="auto"/>
                    <w:left w:val="none" w:sz="0" w:space="0" w:color="auto"/>
                    <w:bottom w:val="none" w:sz="0" w:space="0" w:color="auto"/>
                    <w:right w:val="none" w:sz="0" w:space="0" w:color="auto"/>
                  </w:divBdr>
                </w:div>
                <w:div w:id="2022126735">
                  <w:marLeft w:val="640"/>
                  <w:marRight w:val="0"/>
                  <w:marTop w:val="0"/>
                  <w:marBottom w:val="0"/>
                  <w:divBdr>
                    <w:top w:val="none" w:sz="0" w:space="0" w:color="auto"/>
                    <w:left w:val="none" w:sz="0" w:space="0" w:color="auto"/>
                    <w:bottom w:val="none" w:sz="0" w:space="0" w:color="auto"/>
                    <w:right w:val="none" w:sz="0" w:space="0" w:color="auto"/>
                  </w:divBdr>
                </w:div>
                <w:div w:id="2079131452">
                  <w:marLeft w:val="640"/>
                  <w:marRight w:val="0"/>
                  <w:marTop w:val="0"/>
                  <w:marBottom w:val="0"/>
                  <w:divBdr>
                    <w:top w:val="none" w:sz="0" w:space="0" w:color="auto"/>
                    <w:left w:val="none" w:sz="0" w:space="0" w:color="auto"/>
                    <w:bottom w:val="none" w:sz="0" w:space="0" w:color="auto"/>
                    <w:right w:val="none" w:sz="0" w:space="0" w:color="auto"/>
                  </w:divBdr>
                </w:div>
                <w:div w:id="2110850176">
                  <w:marLeft w:val="640"/>
                  <w:marRight w:val="0"/>
                  <w:marTop w:val="0"/>
                  <w:marBottom w:val="0"/>
                  <w:divBdr>
                    <w:top w:val="none" w:sz="0" w:space="0" w:color="auto"/>
                    <w:left w:val="none" w:sz="0" w:space="0" w:color="auto"/>
                    <w:bottom w:val="none" w:sz="0" w:space="0" w:color="auto"/>
                    <w:right w:val="none" w:sz="0" w:space="0" w:color="auto"/>
                  </w:divBdr>
                </w:div>
              </w:divsChild>
            </w:div>
            <w:div w:id="1454443175">
              <w:marLeft w:val="0"/>
              <w:marRight w:val="0"/>
              <w:marTop w:val="0"/>
              <w:marBottom w:val="0"/>
              <w:divBdr>
                <w:top w:val="none" w:sz="0" w:space="0" w:color="auto"/>
                <w:left w:val="none" w:sz="0" w:space="0" w:color="auto"/>
                <w:bottom w:val="none" w:sz="0" w:space="0" w:color="auto"/>
                <w:right w:val="none" w:sz="0" w:space="0" w:color="auto"/>
              </w:divBdr>
              <w:divsChild>
                <w:div w:id="49424387">
                  <w:marLeft w:val="640"/>
                  <w:marRight w:val="0"/>
                  <w:marTop w:val="0"/>
                  <w:marBottom w:val="0"/>
                  <w:divBdr>
                    <w:top w:val="none" w:sz="0" w:space="0" w:color="auto"/>
                    <w:left w:val="none" w:sz="0" w:space="0" w:color="auto"/>
                    <w:bottom w:val="none" w:sz="0" w:space="0" w:color="auto"/>
                    <w:right w:val="none" w:sz="0" w:space="0" w:color="auto"/>
                  </w:divBdr>
                </w:div>
                <w:div w:id="71894850">
                  <w:marLeft w:val="640"/>
                  <w:marRight w:val="0"/>
                  <w:marTop w:val="0"/>
                  <w:marBottom w:val="0"/>
                  <w:divBdr>
                    <w:top w:val="none" w:sz="0" w:space="0" w:color="auto"/>
                    <w:left w:val="none" w:sz="0" w:space="0" w:color="auto"/>
                    <w:bottom w:val="none" w:sz="0" w:space="0" w:color="auto"/>
                    <w:right w:val="none" w:sz="0" w:space="0" w:color="auto"/>
                  </w:divBdr>
                </w:div>
                <w:div w:id="131875165">
                  <w:marLeft w:val="640"/>
                  <w:marRight w:val="0"/>
                  <w:marTop w:val="0"/>
                  <w:marBottom w:val="0"/>
                  <w:divBdr>
                    <w:top w:val="none" w:sz="0" w:space="0" w:color="auto"/>
                    <w:left w:val="none" w:sz="0" w:space="0" w:color="auto"/>
                    <w:bottom w:val="none" w:sz="0" w:space="0" w:color="auto"/>
                    <w:right w:val="none" w:sz="0" w:space="0" w:color="auto"/>
                  </w:divBdr>
                </w:div>
                <w:div w:id="137456589">
                  <w:marLeft w:val="640"/>
                  <w:marRight w:val="0"/>
                  <w:marTop w:val="0"/>
                  <w:marBottom w:val="0"/>
                  <w:divBdr>
                    <w:top w:val="none" w:sz="0" w:space="0" w:color="auto"/>
                    <w:left w:val="none" w:sz="0" w:space="0" w:color="auto"/>
                    <w:bottom w:val="none" w:sz="0" w:space="0" w:color="auto"/>
                    <w:right w:val="none" w:sz="0" w:space="0" w:color="auto"/>
                  </w:divBdr>
                </w:div>
                <w:div w:id="193272103">
                  <w:marLeft w:val="640"/>
                  <w:marRight w:val="0"/>
                  <w:marTop w:val="0"/>
                  <w:marBottom w:val="0"/>
                  <w:divBdr>
                    <w:top w:val="none" w:sz="0" w:space="0" w:color="auto"/>
                    <w:left w:val="none" w:sz="0" w:space="0" w:color="auto"/>
                    <w:bottom w:val="none" w:sz="0" w:space="0" w:color="auto"/>
                    <w:right w:val="none" w:sz="0" w:space="0" w:color="auto"/>
                  </w:divBdr>
                </w:div>
                <w:div w:id="202327975">
                  <w:marLeft w:val="640"/>
                  <w:marRight w:val="0"/>
                  <w:marTop w:val="0"/>
                  <w:marBottom w:val="0"/>
                  <w:divBdr>
                    <w:top w:val="none" w:sz="0" w:space="0" w:color="auto"/>
                    <w:left w:val="none" w:sz="0" w:space="0" w:color="auto"/>
                    <w:bottom w:val="none" w:sz="0" w:space="0" w:color="auto"/>
                    <w:right w:val="none" w:sz="0" w:space="0" w:color="auto"/>
                  </w:divBdr>
                </w:div>
                <w:div w:id="215244282">
                  <w:marLeft w:val="640"/>
                  <w:marRight w:val="0"/>
                  <w:marTop w:val="0"/>
                  <w:marBottom w:val="0"/>
                  <w:divBdr>
                    <w:top w:val="none" w:sz="0" w:space="0" w:color="auto"/>
                    <w:left w:val="none" w:sz="0" w:space="0" w:color="auto"/>
                    <w:bottom w:val="none" w:sz="0" w:space="0" w:color="auto"/>
                    <w:right w:val="none" w:sz="0" w:space="0" w:color="auto"/>
                  </w:divBdr>
                </w:div>
                <w:div w:id="232816578">
                  <w:marLeft w:val="640"/>
                  <w:marRight w:val="0"/>
                  <w:marTop w:val="0"/>
                  <w:marBottom w:val="0"/>
                  <w:divBdr>
                    <w:top w:val="none" w:sz="0" w:space="0" w:color="auto"/>
                    <w:left w:val="none" w:sz="0" w:space="0" w:color="auto"/>
                    <w:bottom w:val="none" w:sz="0" w:space="0" w:color="auto"/>
                    <w:right w:val="none" w:sz="0" w:space="0" w:color="auto"/>
                  </w:divBdr>
                </w:div>
                <w:div w:id="256909403">
                  <w:marLeft w:val="640"/>
                  <w:marRight w:val="0"/>
                  <w:marTop w:val="0"/>
                  <w:marBottom w:val="0"/>
                  <w:divBdr>
                    <w:top w:val="none" w:sz="0" w:space="0" w:color="auto"/>
                    <w:left w:val="none" w:sz="0" w:space="0" w:color="auto"/>
                    <w:bottom w:val="none" w:sz="0" w:space="0" w:color="auto"/>
                    <w:right w:val="none" w:sz="0" w:space="0" w:color="auto"/>
                  </w:divBdr>
                </w:div>
                <w:div w:id="370956076">
                  <w:marLeft w:val="640"/>
                  <w:marRight w:val="0"/>
                  <w:marTop w:val="0"/>
                  <w:marBottom w:val="0"/>
                  <w:divBdr>
                    <w:top w:val="none" w:sz="0" w:space="0" w:color="auto"/>
                    <w:left w:val="none" w:sz="0" w:space="0" w:color="auto"/>
                    <w:bottom w:val="none" w:sz="0" w:space="0" w:color="auto"/>
                    <w:right w:val="none" w:sz="0" w:space="0" w:color="auto"/>
                  </w:divBdr>
                </w:div>
                <w:div w:id="390737628">
                  <w:marLeft w:val="640"/>
                  <w:marRight w:val="0"/>
                  <w:marTop w:val="0"/>
                  <w:marBottom w:val="0"/>
                  <w:divBdr>
                    <w:top w:val="none" w:sz="0" w:space="0" w:color="auto"/>
                    <w:left w:val="none" w:sz="0" w:space="0" w:color="auto"/>
                    <w:bottom w:val="none" w:sz="0" w:space="0" w:color="auto"/>
                    <w:right w:val="none" w:sz="0" w:space="0" w:color="auto"/>
                  </w:divBdr>
                </w:div>
                <w:div w:id="399640389">
                  <w:marLeft w:val="640"/>
                  <w:marRight w:val="0"/>
                  <w:marTop w:val="0"/>
                  <w:marBottom w:val="0"/>
                  <w:divBdr>
                    <w:top w:val="none" w:sz="0" w:space="0" w:color="auto"/>
                    <w:left w:val="none" w:sz="0" w:space="0" w:color="auto"/>
                    <w:bottom w:val="none" w:sz="0" w:space="0" w:color="auto"/>
                    <w:right w:val="none" w:sz="0" w:space="0" w:color="auto"/>
                  </w:divBdr>
                </w:div>
                <w:div w:id="409888155">
                  <w:marLeft w:val="640"/>
                  <w:marRight w:val="0"/>
                  <w:marTop w:val="0"/>
                  <w:marBottom w:val="0"/>
                  <w:divBdr>
                    <w:top w:val="none" w:sz="0" w:space="0" w:color="auto"/>
                    <w:left w:val="none" w:sz="0" w:space="0" w:color="auto"/>
                    <w:bottom w:val="none" w:sz="0" w:space="0" w:color="auto"/>
                    <w:right w:val="none" w:sz="0" w:space="0" w:color="auto"/>
                  </w:divBdr>
                </w:div>
                <w:div w:id="412118768">
                  <w:marLeft w:val="640"/>
                  <w:marRight w:val="0"/>
                  <w:marTop w:val="0"/>
                  <w:marBottom w:val="0"/>
                  <w:divBdr>
                    <w:top w:val="none" w:sz="0" w:space="0" w:color="auto"/>
                    <w:left w:val="none" w:sz="0" w:space="0" w:color="auto"/>
                    <w:bottom w:val="none" w:sz="0" w:space="0" w:color="auto"/>
                    <w:right w:val="none" w:sz="0" w:space="0" w:color="auto"/>
                  </w:divBdr>
                </w:div>
                <w:div w:id="580725302">
                  <w:marLeft w:val="640"/>
                  <w:marRight w:val="0"/>
                  <w:marTop w:val="0"/>
                  <w:marBottom w:val="0"/>
                  <w:divBdr>
                    <w:top w:val="none" w:sz="0" w:space="0" w:color="auto"/>
                    <w:left w:val="none" w:sz="0" w:space="0" w:color="auto"/>
                    <w:bottom w:val="none" w:sz="0" w:space="0" w:color="auto"/>
                    <w:right w:val="none" w:sz="0" w:space="0" w:color="auto"/>
                  </w:divBdr>
                </w:div>
                <w:div w:id="585502930">
                  <w:marLeft w:val="640"/>
                  <w:marRight w:val="0"/>
                  <w:marTop w:val="0"/>
                  <w:marBottom w:val="0"/>
                  <w:divBdr>
                    <w:top w:val="none" w:sz="0" w:space="0" w:color="auto"/>
                    <w:left w:val="none" w:sz="0" w:space="0" w:color="auto"/>
                    <w:bottom w:val="none" w:sz="0" w:space="0" w:color="auto"/>
                    <w:right w:val="none" w:sz="0" w:space="0" w:color="auto"/>
                  </w:divBdr>
                </w:div>
                <w:div w:id="586500368">
                  <w:marLeft w:val="640"/>
                  <w:marRight w:val="0"/>
                  <w:marTop w:val="0"/>
                  <w:marBottom w:val="0"/>
                  <w:divBdr>
                    <w:top w:val="none" w:sz="0" w:space="0" w:color="auto"/>
                    <w:left w:val="none" w:sz="0" w:space="0" w:color="auto"/>
                    <w:bottom w:val="none" w:sz="0" w:space="0" w:color="auto"/>
                    <w:right w:val="none" w:sz="0" w:space="0" w:color="auto"/>
                  </w:divBdr>
                </w:div>
                <w:div w:id="611865224">
                  <w:marLeft w:val="640"/>
                  <w:marRight w:val="0"/>
                  <w:marTop w:val="0"/>
                  <w:marBottom w:val="0"/>
                  <w:divBdr>
                    <w:top w:val="none" w:sz="0" w:space="0" w:color="auto"/>
                    <w:left w:val="none" w:sz="0" w:space="0" w:color="auto"/>
                    <w:bottom w:val="none" w:sz="0" w:space="0" w:color="auto"/>
                    <w:right w:val="none" w:sz="0" w:space="0" w:color="auto"/>
                  </w:divBdr>
                </w:div>
                <w:div w:id="630786407">
                  <w:marLeft w:val="640"/>
                  <w:marRight w:val="0"/>
                  <w:marTop w:val="0"/>
                  <w:marBottom w:val="0"/>
                  <w:divBdr>
                    <w:top w:val="none" w:sz="0" w:space="0" w:color="auto"/>
                    <w:left w:val="none" w:sz="0" w:space="0" w:color="auto"/>
                    <w:bottom w:val="none" w:sz="0" w:space="0" w:color="auto"/>
                    <w:right w:val="none" w:sz="0" w:space="0" w:color="auto"/>
                  </w:divBdr>
                </w:div>
                <w:div w:id="699552439">
                  <w:marLeft w:val="640"/>
                  <w:marRight w:val="0"/>
                  <w:marTop w:val="0"/>
                  <w:marBottom w:val="0"/>
                  <w:divBdr>
                    <w:top w:val="none" w:sz="0" w:space="0" w:color="auto"/>
                    <w:left w:val="none" w:sz="0" w:space="0" w:color="auto"/>
                    <w:bottom w:val="none" w:sz="0" w:space="0" w:color="auto"/>
                    <w:right w:val="none" w:sz="0" w:space="0" w:color="auto"/>
                  </w:divBdr>
                </w:div>
                <w:div w:id="714504090">
                  <w:marLeft w:val="640"/>
                  <w:marRight w:val="0"/>
                  <w:marTop w:val="0"/>
                  <w:marBottom w:val="0"/>
                  <w:divBdr>
                    <w:top w:val="none" w:sz="0" w:space="0" w:color="auto"/>
                    <w:left w:val="none" w:sz="0" w:space="0" w:color="auto"/>
                    <w:bottom w:val="none" w:sz="0" w:space="0" w:color="auto"/>
                    <w:right w:val="none" w:sz="0" w:space="0" w:color="auto"/>
                  </w:divBdr>
                </w:div>
                <w:div w:id="731541571">
                  <w:marLeft w:val="640"/>
                  <w:marRight w:val="0"/>
                  <w:marTop w:val="0"/>
                  <w:marBottom w:val="0"/>
                  <w:divBdr>
                    <w:top w:val="none" w:sz="0" w:space="0" w:color="auto"/>
                    <w:left w:val="none" w:sz="0" w:space="0" w:color="auto"/>
                    <w:bottom w:val="none" w:sz="0" w:space="0" w:color="auto"/>
                    <w:right w:val="none" w:sz="0" w:space="0" w:color="auto"/>
                  </w:divBdr>
                </w:div>
                <w:div w:id="762796202">
                  <w:marLeft w:val="640"/>
                  <w:marRight w:val="0"/>
                  <w:marTop w:val="0"/>
                  <w:marBottom w:val="0"/>
                  <w:divBdr>
                    <w:top w:val="none" w:sz="0" w:space="0" w:color="auto"/>
                    <w:left w:val="none" w:sz="0" w:space="0" w:color="auto"/>
                    <w:bottom w:val="none" w:sz="0" w:space="0" w:color="auto"/>
                    <w:right w:val="none" w:sz="0" w:space="0" w:color="auto"/>
                  </w:divBdr>
                </w:div>
                <w:div w:id="782724416">
                  <w:marLeft w:val="640"/>
                  <w:marRight w:val="0"/>
                  <w:marTop w:val="0"/>
                  <w:marBottom w:val="0"/>
                  <w:divBdr>
                    <w:top w:val="none" w:sz="0" w:space="0" w:color="auto"/>
                    <w:left w:val="none" w:sz="0" w:space="0" w:color="auto"/>
                    <w:bottom w:val="none" w:sz="0" w:space="0" w:color="auto"/>
                    <w:right w:val="none" w:sz="0" w:space="0" w:color="auto"/>
                  </w:divBdr>
                </w:div>
                <w:div w:id="798375083">
                  <w:marLeft w:val="640"/>
                  <w:marRight w:val="0"/>
                  <w:marTop w:val="0"/>
                  <w:marBottom w:val="0"/>
                  <w:divBdr>
                    <w:top w:val="none" w:sz="0" w:space="0" w:color="auto"/>
                    <w:left w:val="none" w:sz="0" w:space="0" w:color="auto"/>
                    <w:bottom w:val="none" w:sz="0" w:space="0" w:color="auto"/>
                    <w:right w:val="none" w:sz="0" w:space="0" w:color="auto"/>
                  </w:divBdr>
                </w:div>
                <w:div w:id="801576118">
                  <w:marLeft w:val="640"/>
                  <w:marRight w:val="0"/>
                  <w:marTop w:val="0"/>
                  <w:marBottom w:val="0"/>
                  <w:divBdr>
                    <w:top w:val="none" w:sz="0" w:space="0" w:color="auto"/>
                    <w:left w:val="none" w:sz="0" w:space="0" w:color="auto"/>
                    <w:bottom w:val="none" w:sz="0" w:space="0" w:color="auto"/>
                    <w:right w:val="none" w:sz="0" w:space="0" w:color="auto"/>
                  </w:divBdr>
                </w:div>
                <w:div w:id="811479964">
                  <w:marLeft w:val="640"/>
                  <w:marRight w:val="0"/>
                  <w:marTop w:val="0"/>
                  <w:marBottom w:val="0"/>
                  <w:divBdr>
                    <w:top w:val="none" w:sz="0" w:space="0" w:color="auto"/>
                    <w:left w:val="none" w:sz="0" w:space="0" w:color="auto"/>
                    <w:bottom w:val="none" w:sz="0" w:space="0" w:color="auto"/>
                    <w:right w:val="none" w:sz="0" w:space="0" w:color="auto"/>
                  </w:divBdr>
                </w:div>
                <w:div w:id="834957294">
                  <w:marLeft w:val="640"/>
                  <w:marRight w:val="0"/>
                  <w:marTop w:val="0"/>
                  <w:marBottom w:val="0"/>
                  <w:divBdr>
                    <w:top w:val="none" w:sz="0" w:space="0" w:color="auto"/>
                    <w:left w:val="none" w:sz="0" w:space="0" w:color="auto"/>
                    <w:bottom w:val="none" w:sz="0" w:space="0" w:color="auto"/>
                    <w:right w:val="none" w:sz="0" w:space="0" w:color="auto"/>
                  </w:divBdr>
                </w:div>
                <w:div w:id="866405785">
                  <w:marLeft w:val="640"/>
                  <w:marRight w:val="0"/>
                  <w:marTop w:val="0"/>
                  <w:marBottom w:val="0"/>
                  <w:divBdr>
                    <w:top w:val="none" w:sz="0" w:space="0" w:color="auto"/>
                    <w:left w:val="none" w:sz="0" w:space="0" w:color="auto"/>
                    <w:bottom w:val="none" w:sz="0" w:space="0" w:color="auto"/>
                    <w:right w:val="none" w:sz="0" w:space="0" w:color="auto"/>
                  </w:divBdr>
                </w:div>
                <w:div w:id="963577293">
                  <w:marLeft w:val="640"/>
                  <w:marRight w:val="0"/>
                  <w:marTop w:val="0"/>
                  <w:marBottom w:val="0"/>
                  <w:divBdr>
                    <w:top w:val="none" w:sz="0" w:space="0" w:color="auto"/>
                    <w:left w:val="none" w:sz="0" w:space="0" w:color="auto"/>
                    <w:bottom w:val="none" w:sz="0" w:space="0" w:color="auto"/>
                    <w:right w:val="none" w:sz="0" w:space="0" w:color="auto"/>
                  </w:divBdr>
                </w:div>
                <w:div w:id="982391236">
                  <w:marLeft w:val="640"/>
                  <w:marRight w:val="0"/>
                  <w:marTop w:val="0"/>
                  <w:marBottom w:val="0"/>
                  <w:divBdr>
                    <w:top w:val="none" w:sz="0" w:space="0" w:color="auto"/>
                    <w:left w:val="none" w:sz="0" w:space="0" w:color="auto"/>
                    <w:bottom w:val="none" w:sz="0" w:space="0" w:color="auto"/>
                    <w:right w:val="none" w:sz="0" w:space="0" w:color="auto"/>
                  </w:divBdr>
                </w:div>
                <w:div w:id="1003512741">
                  <w:marLeft w:val="640"/>
                  <w:marRight w:val="0"/>
                  <w:marTop w:val="0"/>
                  <w:marBottom w:val="0"/>
                  <w:divBdr>
                    <w:top w:val="none" w:sz="0" w:space="0" w:color="auto"/>
                    <w:left w:val="none" w:sz="0" w:space="0" w:color="auto"/>
                    <w:bottom w:val="none" w:sz="0" w:space="0" w:color="auto"/>
                    <w:right w:val="none" w:sz="0" w:space="0" w:color="auto"/>
                  </w:divBdr>
                </w:div>
                <w:div w:id="1021708412">
                  <w:marLeft w:val="640"/>
                  <w:marRight w:val="0"/>
                  <w:marTop w:val="0"/>
                  <w:marBottom w:val="0"/>
                  <w:divBdr>
                    <w:top w:val="none" w:sz="0" w:space="0" w:color="auto"/>
                    <w:left w:val="none" w:sz="0" w:space="0" w:color="auto"/>
                    <w:bottom w:val="none" w:sz="0" w:space="0" w:color="auto"/>
                    <w:right w:val="none" w:sz="0" w:space="0" w:color="auto"/>
                  </w:divBdr>
                </w:div>
                <w:div w:id="1044938458">
                  <w:marLeft w:val="640"/>
                  <w:marRight w:val="0"/>
                  <w:marTop w:val="0"/>
                  <w:marBottom w:val="0"/>
                  <w:divBdr>
                    <w:top w:val="none" w:sz="0" w:space="0" w:color="auto"/>
                    <w:left w:val="none" w:sz="0" w:space="0" w:color="auto"/>
                    <w:bottom w:val="none" w:sz="0" w:space="0" w:color="auto"/>
                    <w:right w:val="none" w:sz="0" w:space="0" w:color="auto"/>
                  </w:divBdr>
                </w:div>
                <w:div w:id="1070083454">
                  <w:marLeft w:val="640"/>
                  <w:marRight w:val="0"/>
                  <w:marTop w:val="0"/>
                  <w:marBottom w:val="0"/>
                  <w:divBdr>
                    <w:top w:val="none" w:sz="0" w:space="0" w:color="auto"/>
                    <w:left w:val="none" w:sz="0" w:space="0" w:color="auto"/>
                    <w:bottom w:val="none" w:sz="0" w:space="0" w:color="auto"/>
                    <w:right w:val="none" w:sz="0" w:space="0" w:color="auto"/>
                  </w:divBdr>
                </w:div>
                <w:div w:id="1075590749">
                  <w:marLeft w:val="640"/>
                  <w:marRight w:val="0"/>
                  <w:marTop w:val="0"/>
                  <w:marBottom w:val="0"/>
                  <w:divBdr>
                    <w:top w:val="none" w:sz="0" w:space="0" w:color="auto"/>
                    <w:left w:val="none" w:sz="0" w:space="0" w:color="auto"/>
                    <w:bottom w:val="none" w:sz="0" w:space="0" w:color="auto"/>
                    <w:right w:val="none" w:sz="0" w:space="0" w:color="auto"/>
                  </w:divBdr>
                </w:div>
                <w:div w:id="1124225912">
                  <w:marLeft w:val="640"/>
                  <w:marRight w:val="0"/>
                  <w:marTop w:val="0"/>
                  <w:marBottom w:val="0"/>
                  <w:divBdr>
                    <w:top w:val="none" w:sz="0" w:space="0" w:color="auto"/>
                    <w:left w:val="none" w:sz="0" w:space="0" w:color="auto"/>
                    <w:bottom w:val="none" w:sz="0" w:space="0" w:color="auto"/>
                    <w:right w:val="none" w:sz="0" w:space="0" w:color="auto"/>
                  </w:divBdr>
                </w:div>
                <w:div w:id="1126048020">
                  <w:marLeft w:val="640"/>
                  <w:marRight w:val="0"/>
                  <w:marTop w:val="0"/>
                  <w:marBottom w:val="0"/>
                  <w:divBdr>
                    <w:top w:val="none" w:sz="0" w:space="0" w:color="auto"/>
                    <w:left w:val="none" w:sz="0" w:space="0" w:color="auto"/>
                    <w:bottom w:val="none" w:sz="0" w:space="0" w:color="auto"/>
                    <w:right w:val="none" w:sz="0" w:space="0" w:color="auto"/>
                  </w:divBdr>
                </w:div>
                <w:div w:id="1147162386">
                  <w:marLeft w:val="640"/>
                  <w:marRight w:val="0"/>
                  <w:marTop w:val="0"/>
                  <w:marBottom w:val="0"/>
                  <w:divBdr>
                    <w:top w:val="none" w:sz="0" w:space="0" w:color="auto"/>
                    <w:left w:val="none" w:sz="0" w:space="0" w:color="auto"/>
                    <w:bottom w:val="none" w:sz="0" w:space="0" w:color="auto"/>
                    <w:right w:val="none" w:sz="0" w:space="0" w:color="auto"/>
                  </w:divBdr>
                </w:div>
                <w:div w:id="1158885279">
                  <w:marLeft w:val="640"/>
                  <w:marRight w:val="0"/>
                  <w:marTop w:val="0"/>
                  <w:marBottom w:val="0"/>
                  <w:divBdr>
                    <w:top w:val="none" w:sz="0" w:space="0" w:color="auto"/>
                    <w:left w:val="none" w:sz="0" w:space="0" w:color="auto"/>
                    <w:bottom w:val="none" w:sz="0" w:space="0" w:color="auto"/>
                    <w:right w:val="none" w:sz="0" w:space="0" w:color="auto"/>
                  </w:divBdr>
                </w:div>
                <w:div w:id="1180897901">
                  <w:marLeft w:val="640"/>
                  <w:marRight w:val="0"/>
                  <w:marTop w:val="0"/>
                  <w:marBottom w:val="0"/>
                  <w:divBdr>
                    <w:top w:val="none" w:sz="0" w:space="0" w:color="auto"/>
                    <w:left w:val="none" w:sz="0" w:space="0" w:color="auto"/>
                    <w:bottom w:val="none" w:sz="0" w:space="0" w:color="auto"/>
                    <w:right w:val="none" w:sz="0" w:space="0" w:color="auto"/>
                  </w:divBdr>
                </w:div>
                <w:div w:id="1211720817">
                  <w:marLeft w:val="640"/>
                  <w:marRight w:val="0"/>
                  <w:marTop w:val="0"/>
                  <w:marBottom w:val="0"/>
                  <w:divBdr>
                    <w:top w:val="none" w:sz="0" w:space="0" w:color="auto"/>
                    <w:left w:val="none" w:sz="0" w:space="0" w:color="auto"/>
                    <w:bottom w:val="none" w:sz="0" w:space="0" w:color="auto"/>
                    <w:right w:val="none" w:sz="0" w:space="0" w:color="auto"/>
                  </w:divBdr>
                </w:div>
                <w:div w:id="1262102535">
                  <w:marLeft w:val="640"/>
                  <w:marRight w:val="0"/>
                  <w:marTop w:val="0"/>
                  <w:marBottom w:val="0"/>
                  <w:divBdr>
                    <w:top w:val="none" w:sz="0" w:space="0" w:color="auto"/>
                    <w:left w:val="none" w:sz="0" w:space="0" w:color="auto"/>
                    <w:bottom w:val="none" w:sz="0" w:space="0" w:color="auto"/>
                    <w:right w:val="none" w:sz="0" w:space="0" w:color="auto"/>
                  </w:divBdr>
                </w:div>
                <w:div w:id="1266692381">
                  <w:marLeft w:val="640"/>
                  <w:marRight w:val="0"/>
                  <w:marTop w:val="0"/>
                  <w:marBottom w:val="0"/>
                  <w:divBdr>
                    <w:top w:val="none" w:sz="0" w:space="0" w:color="auto"/>
                    <w:left w:val="none" w:sz="0" w:space="0" w:color="auto"/>
                    <w:bottom w:val="none" w:sz="0" w:space="0" w:color="auto"/>
                    <w:right w:val="none" w:sz="0" w:space="0" w:color="auto"/>
                  </w:divBdr>
                </w:div>
                <w:div w:id="1274052358">
                  <w:marLeft w:val="640"/>
                  <w:marRight w:val="0"/>
                  <w:marTop w:val="0"/>
                  <w:marBottom w:val="0"/>
                  <w:divBdr>
                    <w:top w:val="none" w:sz="0" w:space="0" w:color="auto"/>
                    <w:left w:val="none" w:sz="0" w:space="0" w:color="auto"/>
                    <w:bottom w:val="none" w:sz="0" w:space="0" w:color="auto"/>
                    <w:right w:val="none" w:sz="0" w:space="0" w:color="auto"/>
                  </w:divBdr>
                </w:div>
                <w:div w:id="1306855605">
                  <w:marLeft w:val="640"/>
                  <w:marRight w:val="0"/>
                  <w:marTop w:val="0"/>
                  <w:marBottom w:val="0"/>
                  <w:divBdr>
                    <w:top w:val="none" w:sz="0" w:space="0" w:color="auto"/>
                    <w:left w:val="none" w:sz="0" w:space="0" w:color="auto"/>
                    <w:bottom w:val="none" w:sz="0" w:space="0" w:color="auto"/>
                    <w:right w:val="none" w:sz="0" w:space="0" w:color="auto"/>
                  </w:divBdr>
                </w:div>
                <w:div w:id="1327319522">
                  <w:marLeft w:val="640"/>
                  <w:marRight w:val="0"/>
                  <w:marTop w:val="0"/>
                  <w:marBottom w:val="0"/>
                  <w:divBdr>
                    <w:top w:val="none" w:sz="0" w:space="0" w:color="auto"/>
                    <w:left w:val="none" w:sz="0" w:space="0" w:color="auto"/>
                    <w:bottom w:val="none" w:sz="0" w:space="0" w:color="auto"/>
                    <w:right w:val="none" w:sz="0" w:space="0" w:color="auto"/>
                  </w:divBdr>
                </w:div>
                <w:div w:id="1358039590">
                  <w:marLeft w:val="640"/>
                  <w:marRight w:val="0"/>
                  <w:marTop w:val="0"/>
                  <w:marBottom w:val="0"/>
                  <w:divBdr>
                    <w:top w:val="none" w:sz="0" w:space="0" w:color="auto"/>
                    <w:left w:val="none" w:sz="0" w:space="0" w:color="auto"/>
                    <w:bottom w:val="none" w:sz="0" w:space="0" w:color="auto"/>
                    <w:right w:val="none" w:sz="0" w:space="0" w:color="auto"/>
                  </w:divBdr>
                </w:div>
                <w:div w:id="1376809142">
                  <w:marLeft w:val="640"/>
                  <w:marRight w:val="0"/>
                  <w:marTop w:val="0"/>
                  <w:marBottom w:val="0"/>
                  <w:divBdr>
                    <w:top w:val="none" w:sz="0" w:space="0" w:color="auto"/>
                    <w:left w:val="none" w:sz="0" w:space="0" w:color="auto"/>
                    <w:bottom w:val="none" w:sz="0" w:space="0" w:color="auto"/>
                    <w:right w:val="none" w:sz="0" w:space="0" w:color="auto"/>
                  </w:divBdr>
                </w:div>
                <w:div w:id="1379544859">
                  <w:marLeft w:val="640"/>
                  <w:marRight w:val="0"/>
                  <w:marTop w:val="0"/>
                  <w:marBottom w:val="0"/>
                  <w:divBdr>
                    <w:top w:val="none" w:sz="0" w:space="0" w:color="auto"/>
                    <w:left w:val="none" w:sz="0" w:space="0" w:color="auto"/>
                    <w:bottom w:val="none" w:sz="0" w:space="0" w:color="auto"/>
                    <w:right w:val="none" w:sz="0" w:space="0" w:color="auto"/>
                  </w:divBdr>
                </w:div>
                <w:div w:id="1434547548">
                  <w:marLeft w:val="640"/>
                  <w:marRight w:val="0"/>
                  <w:marTop w:val="0"/>
                  <w:marBottom w:val="0"/>
                  <w:divBdr>
                    <w:top w:val="none" w:sz="0" w:space="0" w:color="auto"/>
                    <w:left w:val="none" w:sz="0" w:space="0" w:color="auto"/>
                    <w:bottom w:val="none" w:sz="0" w:space="0" w:color="auto"/>
                    <w:right w:val="none" w:sz="0" w:space="0" w:color="auto"/>
                  </w:divBdr>
                </w:div>
                <w:div w:id="1459690593">
                  <w:marLeft w:val="640"/>
                  <w:marRight w:val="0"/>
                  <w:marTop w:val="0"/>
                  <w:marBottom w:val="0"/>
                  <w:divBdr>
                    <w:top w:val="none" w:sz="0" w:space="0" w:color="auto"/>
                    <w:left w:val="none" w:sz="0" w:space="0" w:color="auto"/>
                    <w:bottom w:val="none" w:sz="0" w:space="0" w:color="auto"/>
                    <w:right w:val="none" w:sz="0" w:space="0" w:color="auto"/>
                  </w:divBdr>
                </w:div>
                <w:div w:id="1466193171">
                  <w:marLeft w:val="640"/>
                  <w:marRight w:val="0"/>
                  <w:marTop w:val="0"/>
                  <w:marBottom w:val="0"/>
                  <w:divBdr>
                    <w:top w:val="none" w:sz="0" w:space="0" w:color="auto"/>
                    <w:left w:val="none" w:sz="0" w:space="0" w:color="auto"/>
                    <w:bottom w:val="none" w:sz="0" w:space="0" w:color="auto"/>
                    <w:right w:val="none" w:sz="0" w:space="0" w:color="auto"/>
                  </w:divBdr>
                </w:div>
                <w:div w:id="1496452254">
                  <w:marLeft w:val="640"/>
                  <w:marRight w:val="0"/>
                  <w:marTop w:val="0"/>
                  <w:marBottom w:val="0"/>
                  <w:divBdr>
                    <w:top w:val="none" w:sz="0" w:space="0" w:color="auto"/>
                    <w:left w:val="none" w:sz="0" w:space="0" w:color="auto"/>
                    <w:bottom w:val="none" w:sz="0" w:space="0" w:color="auto"/>
                    <w:right w:val="none" w:sz="0" w:space="0" w:color="auto"/>
                  </w:divBdr>
                </w:div>
                <w:div w:id="1582519366">
                  <w:marLeft w:val="640"/>
                  <w:marRight w:val="0"/>
                  <w:marTop w:val="0"/>
                  <w:marBottom w:val="0"/>
                  <w:divBdr>
                    <w:top w:val="none" w:sz="0" w:space="0" w:color="auto"/>
                    <w:left w:val="none" w:sz="0" w:space="0" w:color="auto"/>
                    <w:bottom w:val="none" w:sz="0" w:space="0" w:color="auto"/>
                    <w:right w:val="none" w:sz="0" w:space="0" w:color="auto"/>
                  </w:divBdr>
                </w:div>
                <w:div w:id="1638098255">
                  <w:marLeft w:val="640"/>
                  <w:marRight w:val="0"/>
                  <w:marTop w:val="0"/>
                  <w:marBottom w:val="0"/>
                  <w:divBdr>
                    <w:top w:val="none" w:sz="0" w:space="0" w:color="auto"/>
                    <w:left w:val="none" w:sz="0" w:space="0" w:color="auto"/>
                    <w:bottom w:val="none" w:sz="0" w:space="0" w:color="auto"/>
                    <w:right w:val="none" w:sz="0" w:space="0" w:color="auto"/>
                  </w:divBdr>
                </w:div>
                <w:div w:id="1661880886">
                  <w:marLeft w:val="640"/>
                  <w:marRight w:val="0"/>
                  <w:marTop w:val="0"/>
                  <w:marBottom w:val="0"/>
                  <w:divBdr>
                    <w:top w:val="none" w:sz="0" w:space="0" w:color="auto"/>
                    <w:left w:val="none" w:sz="0" w:space="0" w:color="auto"/>
                    <w:bottom w:val="none" w:sz="0" w:space="0" w:color="auto"/>
                    <w:right w:val="none" w:sz="0" w:space="0" w:color="auto"/>
                  </w:divBdr>
                </w:div>
                <w:div w:id="1786802930">
                  <w:marLeft w:val="640"/>
                  <w:marRight w:val="0"/>
                  <w:marTop w:val="0"/>
                  <w:marBottom w:val="0"/>
                  <w:divBdr>
                    <w:top w:val="none" w:sz="0" w:space="0" w:color="auto"/>
                    <w:left w:val="none" w:sz="0" w:space="0" w:color="auto"/>
                    <w:bottom w:val="none" w:sz="0" w:space="0" w:color="auto"/>
                    <w:right w:val="none" w:sz="0" w:space="0" w:color="auto"/>
                  </w:divBdr>
                </w:div>
                <w:div w:id="1809937726">
                  <w:marLeft w:val="640"/>
                  <w:marRight w:val="0"/>
                  <w:marTop w:val="0"/>
                  <w:marBottom w:val="0"/>
                  <w:divBdr>
                    <w:top w:val="none" w:sz="0" w:space="0" w:color="auto"/>
                    <w:left w:val="none" w:sz="0" w:space="0" w:color="auto"/>
                    <w:bottom w:val="none" w:sz="0" w:space="0" w:color="auto"/>
                    <w:right w:val="none" w:sz="0" w:space="0" w:color="auto"/>
                  </w:divBdr>
                </w:div>
                <w:div w:id="1810659732">
                  <w:marLeft w:val="640"/>
                  <w:marRight w:val="0"/>
                  <w:marTop w:val="0"/>
                  <w:marBottom w:val="0"/>
                  <w:divBdr>
                    <w:top w:val="none" w:sz="0" w:space="0" w:color="auto"/>
                    <w:left w:val="none" w:sz="0" w:space="0" w:color="auto"/>
                    <w:bottom w:val="none" w:sz="0" w:space="0" w:color="auto"/>
                    <w:right w:val="none" w:sz="0" w:space="0" w:color="auto"/>
                  </w:divBdr>
                </w:div>
                <w:div w:id="1812333099">
                  <w:marLeft w:val="640"/>
                  <w:marRight w:val="0"/>
                  <w:marTop w:val="0"/>
                  <w:marBottom w:val="0"/>
                  <w:divBdr>
                    <w:top w:val="none" w:sz="0" w:space="0" w:color="auto"/>
                    <w:left w:val="none" w:sz="0" w:space="0" w:color="auto"/>
                    <w:bottom w:val="none" w:sz="0" w:space="0" w:color="auto"/>
                    <w:right w:val="none" w:sz="0" w:space="0" w:color="auto"/>
                  </w:divBdr>
                </w:div>
                <w:div w:id="1865825686">
                  <w:marLeft w:val="640"/>
                  <w:marRight w:val="0"/>
                  <w:marTop w:val="0"/>
                  <w:marBottom w:val="0"/>
                  <w:divBdr>
                    <w:top w:val="none" w:sz="0" w:space="0" w:color="auto"/>
                    <w:left w:val="none" w:sz="0" w:space="0" w:color="auto"/>
                    <w:bottom w:val="none" w:sz="0" w:space="0" w:color="auto"/>
                    <w:right w:val="none" w:sz="0" w:space="0" w:color="auto"/>
                  </w:divBdr>
                </w:div>
                <w:div w:id="1906984665">
                  <w:marLeft w:val="640"/>
                  <w:marRight w:val="0"/>
                  <w:marTop w:val="0"/>
                  <w:marBottom w:val="0"/>
                  <w:divBdr>
                    <w:top w:val="none" w:sz="0" w:space="0" w:color="auto"/>
                    <w:left w:val="none" w:sz="0" w:space="0" w:color="auto"/>
                    <w:bottom w:val="none" w:sz="0" w:space="0" w:color="auto"/>
                    <w:right w:val="none" w:sz="0" w:space="0" w:color="auto"/>
                  </w:divBdr>
                </w:div>
                <w:div w:id="1999577823">
                  <w:marLeft w:val="640"/>
                  <w:marRight w:val="0"/>
                  <w:marTop w:val="0"/>
                  <w:marBottom w:val="0"/>
                  <w:divBdr>
                    <w:top w:val="none" w:sz="0" w:space="0" w:color="auto"/>
                    <w:left w:val="none" w:sz="0" w:space="0" w:color="auto"/>
                    <w:bottom w:val="none" w:sz="0" w:space="0" w:color="auto"/>
                    <w:right w:val="none" w:sz="0" w:space="0" w:color="auto"/>
                  </w:divBdr>
                </w:div>
                <w:div w:id="2002272654">
                  <w:marLeft w:val="640"/>
                  <w:marRight w:val="0"/>
                  <w:marTop w:val="0"/>
                  <w:marBottom w:val="0"/>
                  <w:divBdr>
                    <w:top w:val="none" w:sz="0" w:space="0" w:color="auto"/>
                    <w:left w:val="none" w:sz="0" w:space="0" w:color="auto"/>
                    <w:bottom w:val="none" w:sz="0" w:space="0" w:color="auto"/>
                    <w:right w:val="none" w:sz="0" w:space="0" w:color="auto"/>
                  </w:divBdr>
                </w:div>
                <w:div w:id="2038197898">
                  <w:marLeft w:val="640"/>
                  <w:marRight w:val="0"/>
                  <w:marTop w:val="0"/>
                  <w:marBottom w:val="0"/>
                  <w:divBdr>
                    <w:top w:val="none" w:sz="0" w:space="0" w:color="auto"/>
                    <w:left w:val="none" w:sz="0" w:space="0" w:color="auto"/>
                    <w:bottom w:val="none" w:sz="0" w:space="0" w:color="auto"/>
                    <w:right w:val="none" w:sz="0" w:space="0" w:color="auto"/>
                  </w:divBdr>
                </w:div>
                <w:div w:id="2041399191">
                  <w:marLeft w:val="640"/>
                  <w:marRight w:val="0"/>
                  <w:marTop w:val="0"/>
                  <w:marBottom w:val="0"/>
                  <w:divBdr>
                    <w:top w:val="none" w:sz="0" w:space="0" w:color="auto"/>
                    <w:left w:val="none" w:sz="0" w:space="0" w:color="auto"/>
                    <w:bottom w:val="none" w:sz="0" w:space="0" w:color="auto"/>
                    <w:right w:val="none" w:sz="0" w:space="0" w:color="auto"/>
                  </w:divBdr>
                </w:div>
                <w:div w:id="2055155181">
                  <w:marLeft w:val="640"/>
                  <w:marRight w:val="0"/>
                  <w:marTop w:val="0"/>
                  <w:marBottom w:val="0"/>
                  <w:divBdr>
                    <w:top w:val="none" w:sz="0" w:space="0" w:color="auto"/>
                    <w:left w:val="none" w:sz="0" w:space="0" w:color="auto"/>
                    <w:bottom w:val="none" w:sz="0" w:space="0" w:color="auto"/>
                    <w:right w:val="none" w:sz="0" w:space="0" w:color="auto"/>
                  </w:divBdr>
                </w:div>
                <w:div w:id="2133282415">
                  <w:marLeft w:val="640"/>
                  <w:marRight w:val="0"/>
                  <w:marTop w:val="0"/>
                  <w:marBottom w:val="0"/>
                  <w:divBdr>
                    <w:top w:val="none" w:sz="0" w:space="0" w:color="auto"/>
                    <w:left w:val="none" w:sz="0" w:space="0" w:color="auto"/>
                    <w:bottom w:val="none" w:sz="0" w:space="0" w:color="auto"/>
                    <w:right w:val="none" w:sz="0" w:space="0" w:color="auto"/>
                  </w:divBdr>
                </w:div>
              </w:divsChild>
            </w:div>
            <w:div w:id="1458142369">
              <w:marLeft w:val="0"/>
              <w:marRight w:val="0"/>
              <w:marTop w:val="0"/>
              <w:marBottom w:val="0"/>
              <w:divBdr>
                <w:top w:val="none" w:sz="0" w:space="0" w:color="auto"/>
                <w:left w:val="none" w:sz="0" w:space="0" w:color="auto"/>
                <w:bottom w:val="none" w:sz="0" w:space="0" w:color="auto"/>
                <w:right w:val="none" w:sz="0" w:space="0" w:color="auto"/>
              </w:divBdr>
              <w:divsChild>
                <w:div w:id="13583974">
                  <w:marLeft w:val="640"/>
                  <w:marRight w:val="0"/>
                  <w:marTop w:val="0"/>
                  <w:marBottom w:val="0"/>
                  <w:divBdr>
                    <w:top w:val="none" w:sz="0" w:space="0" w:color="auto"/>
                    <w:left w:val="none" w:sz="0" w:space="0" w:color="auto"/>
                    <w:bottom w:val="none" w:sz="0" w:space="0" w:color="auto"/>
                    <w:right w:val="none" w:sz="0" w:space="0" w:color="auto"/>
                  </w:divBdr>
                </w:div>
                <w:div w:id="47191143">
                  <w:marLeft w:val="640"/>
                  <w:marRight w:val="0"/>
                  <w:marTop w:val="0"/>
                  <w:marBottom w:val="0"/>
                  <w:divBdr>
                    <w:top w:val="none" w:sz="0" w:space="0" w:color="auto"/>
                    <w:left w:val="none" w:sz="0" w:space="0" w:color="auto"/>
                    <w:bottom w:val="none" w:sz="0" w:space="0" w:color="auto"/>
                    <w:right w:val="none" w:sz="0" w:space="0" w:color="auto"/>
                  </w:divBdr>
                </w:div>
                <w:div w:id="140002822">
                  <w:marLeft w:val="640"/>
                  <w:marRight w:val="0"/>
                  <w:marTop w:val="0"/>
                  <w:marBottom w:val="0"/>
                  <w:divBdr>
                    <w:top w:val="none" w:sz="0" w:space="0" w:color="auto"/>
                    <w:left w:val="none" w:sz="0" w:space="0" w:color="auto"/>
                    <w:bottom w:val="none" w:sz="0" w:space="0" w:color="auto"/>
                    <w:right w:val="none" w:sz="0" w:space="0" w:color="auto"/>
                  </w:divBdr>
                </w:div>
                <w:div w:id="146828561">
                  <w:marLeft w:val="640"/>
                  <w:marRight w:val="0"/>
                  <w:marTop w:val="0"/>
                  <w:marBottom w:val="0"/>
                  <w:divBdr>
                    <w:top w:val="none" w:sz="0" w:space="0" w:color="auto"/>
                    <w:left w:val="none" w:sz="0" w:space="0" w:color="auto"/>
                    <w:bottom w:val="none" w:sz="0" w:space="0" w:color="auto"/>
                    <w:right w:val="none" w:sz="0" w:space="0" w:color="auto"/>
                  </w:divBdr>
                </w:div>
                <w:div w:id="161554944">
                  <w:marLeft w:val="640"/>
                  <w:marRight w:val="0"/>
                  <w:marTop w:val="0"/>
                  <w:marBottom w:val="0"/>
                  <w:divBdr>
                    <w:top w:val="none" w:sz="0" w:space="0" w:color="auto"/>
                    <w:left w:val="none" w:sz="0" w:space="0" w:color="auto"/>
                    <w:bottom w:val="none" w:sz="0" w:space="0" w:color="auto"/>
                    <w:right w:val="none" w:sz="0" w:space="0" w:color="auto"/>
                  </w:divBdr>
                </w:div>
                <w:div w:id="193614998">
                  <w:marLeft w:val="640"/>
                  <w:marRight w:val="0"/>
                  <w:marTop w:val="0"/>
                  <w:marBottom w:val="0"/>
                  <w:divBdr>
                    <w:top w:val="none" w:sz="0" w:space="0" w:color="auto"/>
                    <w:left w:val="none" w:sz="0" w:space="0" w:color="auto"/>
                    <w:bottom w:val="none" w:sz="0" w:space="0" w:color="auto"/>
                    <w:right w:val="none" w:sz="0" w:space="0" w:color="auto"/>
                  </w:divBdr>
                </w:div>
                <w:div w:id="234820736">
                  <w:marLeft w:val="640"/>
                  <w:marRight w:val="0"/>
                  <w:marTop w:val="0"/>
                  <w:marBottom w:val="0"/>
                  <w:divBdr>
                    <w:top w:val="none" w:sz="0" w:space="0" w:color="auto"/>
                    <w:left w:val="none" w:sz="0" w:space="0" w:color="auto"/>
                    <w:bottom w:val="none" w:sz="0" w:space="0" w:color="auto"/>
                    <w:right w:val="none" w:sz="0" w:space="0" w:color="auto"/>
                  </w:divBdr>
                </w:div>
                <w:div w:id="251814435">
                  <w:marLeft w:val="640"/>
                  <w:marRight w:val="0"/>
                  <w:marTop w:val="0"/>
                  <w:marBottom w:val="0"/>
                  <w:divBdr>
                    <w:top w:val="none" w:sz="0" w:space="0" w:color="auto"/>
                    <w:left w:val="none" w:sz="0" w:space="0" w:color="auto"/>
                    <w:bottom w:val="none" w:sz="0" w:space="0" w:color="auto"/>
                    <w:right w:val="none" w:sz="0" w:space="0" w:color="auto"/>
                  </w:divBdr>
                </w:div>
                <w:div w:id="396898715">
                  <w:marLeft w:val="640"/>
                  <w:marRight w:val="0"/>
                  <w:marTop w:val="0"/>
                  <w:marBottom w:val="0"/>
                  <w:divBdr>
                    <w:top w:val="none" w:sz="0" w:space="0" w:color="auto"/>
                    <w:left w:val="none" w:sz="0" w:space="0" w:color="auto"/>
                    <w:bottom w:val="none" w:sz="0" w:space="0" w:color="auto"/>
                    <w:right w:val="none" w:sz="0" w:space="0" w:color="auto"/>
                  </w:divBdr>
                </w:div>
                <w:div w:id="438526009">
                  <w:marLeft w:val="640"/>
                  <w:marRight w:val="0"/>
                  <w:marTop w:val="0"/>
                  <w:marBottom w:val="0"/>
                  <w:divBdr>
                    <w:top w:val="none" w:sz="0" w:space="0" w:color="auto"/>
                    <w:left w:val="none" w:sz="0" w:space="0" w:color="auto"/>
                    <w:bottom w:val="none" w:sz="0" w:space="0" w:color="auto"/>
                    <w:right w:val="none" w:sz="0" w:space="0" w:color="auto"/>
                  </w:divBdr>
                </w:div>
                <w:div w:id="466820300">
                  <w:marLeft w:val="640"/>
                  <w:marRight w:val="0"/>
                  <w:marTop w:val="0"/>
                  <w:marBottom w:val="0"/>
                  <w:divBdr>
                    <w:top w:val="none" w:sz="0" w:space="0" w:color="auto"/>
                    <w:left w:val="none" w:sz="0" w:space="0" w:color="auto"/>
                    <w:bottom w:val="none" w:sz="0" w:space="0" w:color="auto"/>
                    <w:right w:val="none" w:sz="0" w:space="0" w:color="auto"/>
                  </w:divBdr>
                </w:div>
                <w:div w:id="487795323">
                  <w:marLeft w:val="640"/>
                  <w:marRight w:val="0"/>
                  <w:marTop w:val="0"/>
                  <w:marBottom w:val="0"/>
                  <w:divBdr>
                    <w:top w:val="none" w:sz="0" w:space="0" w:color="auto"/>
                    <w:left w:val="none" w:sz="0" w:space="0" w:color="auto"/>
                    <w:bottom w:val="none" w:sz="0" w:space="0" w:color="auto"/>
                    <w:right w:val="none" w:sz="0" w:space="0" w:color="auto"/>
                  </w:divBdr>
                </w:div>
                <w:div w:id="505676271">
                  <w:marLeft w:val="640"/>
                  <w:marRight w:val="0"/>
                  <w:marTop w:val="0"/>
                  <w:marBottom w:val="0"/>
                  <w:divBdr>
                    <w:top w:val="none" w:sz="0" w:space="0" w:color="auto"/>
                    <w:left w:val="none" w:sz="0" w:space="0" w:color="auto"/>
                    <w:bottom w:val="none" w:sz="0" w:space="0" w:color="auto"/>
                    <w:right w:val="none" w:sz="0" w:space="0" w:color="auto"/>
                  </w:divBdr>
                </w:div>
                <w:div w:id="523444113">
                  <w:marLeft w:val="640"/>
                  <w:marRight w:val="0"/>
                  <w:marTop w:val="0"/>
                  <w:marBottom w:val="0"/>
                  <w:divBdr>
                    <w:top w:val="none" w:sz="0" w:space="0" w:color="auto"/>
                    <w:left w:val="none" w:sz="0" w:space="0" w:color="auto"/>
                    <w:bottom w:val="none" w:sz="0" w:space="0" w:color="auto"/>
                    <w:right w:val="none" w:sz="0" w:space="0" w:color="auto"/>
                  </w:divBdr>
                </w:div>
                <w:div w:id="539317823">
                  <w:marLeft w:val="640"/>
                  <w:marRight w:val="0"/>
                  <w:marTop w:val="0"/>
                  <w:marBottom w:val="0"/>
                  <w:divBdr>
                    <w:top w:val="none" w:sz="0" w:space="0" w:color="auto"/>
                    <w:left w:val="none" w:sz="0" w:space="0" w:color="auto"/>
                    <w:bottom w:val="none" w:sz="0" w:space="0" w:color="auto"/>
                    <w:right w:val="none" w:sz="0" w:space="0" w:color="auto"/>
                  </w:divBdr>
                </w:div>
                <w:div w:id="635836113">
                  <w:marLeft w:val="640"/>
                  <w:marRight w:val="0"/>
                  <w:marTop w:val="0"/>
                  <w:marBottom w:val="0"/>
                  <w:divBdr>
                    <w:top w:val="none" w:sz="0" w:space="0" w:color="auto"/>
                    <w:left w:val="none" w:sz="0" w:space="0" w:color="auto"/>
                    <w:bottom w:val="none" w:sz="0" w:space="0" w:color="auto"/>
                    <w:right w:val="none" w:sz="0" w:space="0" w:color="auto"/>
                  </w:divBdr>
                </w:div>
                <w:div w:id="641236494">
                  <w:marLeft w:val="640"/>
                  <w:marRight w:val="0"/>
                  <w:marTop w:val="0"/>
                  <w:marBottom w:val="0"/>
                  <w:divBdr>
                    <w:top w:val="none" w:sz="0" w:space="0" w:color="auto"/>
                    <w:left w:val="none" w:sz="0" w:space="0" w:color="auto"/>
                    <w:bottom w:val="none" w:sz="0" w:space="0" w:color="auto"/>
                    <w:right w:val="none" w:sz="0" w:space="0" w:color="auto"/>
                  </w:divBdr>
                </w:div>
                <w:div w:id="655688869">
                  <w:marLeft w:val="640"/>
                  <w:marRight w:val="0"/>
                  <w:marTop w:val="0"/>
                  <w:marBottom w:val="0"/>
                  <w:divBdr>
                    <w:top w:val="none" w:sz="0" w:space="0" w:color="auto"/>
                    <w:left w:val="none" w:sz="0" w:space="0" w:color="auto"/>
                    <w:bottom w:val="none" w:sz="0" w:space="0" w:color="auto"/>
                    <w:right w:val="none" w:sz="0" w:space="0" w:color="auto"/>
                  </w:divBdr>
                </w:div>
                <w:div w:id="659121644">
                  <w:marLeft w:val="640"/>
                  <w:marRight w:val="0"/>
                  <w:marTop w:val="0"/>
                  <w:marBottom w:val="0"/>
                  <w:divBdr>
                    <w:top w:val="none" w:sz="0" w:space="0" w:color="auto"/>
                    <w:left w:val="none" w:sz="0" w:space="0" w:color="auto"/>
                    <w:bottom w:val="none" w:sz="0" w:space="0" w:color="auto"/>
                    <w:right w:val="none" w:sz="0" w:space="0" w:color="auto"/>
                  </w:divBdr>
                </w:div>
                <w:div w:id="659383708">
                  <w:marLeft w:val="640"/>
                  <w:marRight w:val="0"/>
                  <w:marTop w:val="0"/>
                  <w:marBottom w:val="0"/>
                  <w:divBdr>
                    <w:top w:val="none" w:sz="0" w:space="0" w:color="auto"/>
                    <w:left w:val="none" w:sz="0" w:space="0" w:color="auto"/>
                    <w:bottom w:val="none" w:sz="0" w:space="0" w:color="auto"/>
                    <w:right w:val="none" w:sz="0" w:space="0" w:color="auto"/>
                  </w:divBdr>
                </w:div>
                <w:div w:id="679312936">
                  <w:marLeft w:val="640"/>
                  <w:marRight w:val="0"/>
                  <w:marTop w:val="0"/>
                  <w:marBottom w:val="0"/>
                  <w:divBdr>
                    <w:top w:val="none" w:sz="0" w:space="0" w:color="auto"/>
                    <w:left w:val="none" w:sz="0" w:space="0" w:color="auto"/>
                    <w:bottom w:val="none" w:sz="0" w:space="0" w:color="auto"/>
                    <w:right w:val="none" w:sz="0" w:space="0" w:color="auto"/>
                  </w:divBdr>
                </w:div>
                <w:div w:id="688218746">
                  <w:marLeft w:val="640"/>
                  <w:marRight w:val="0"/>
                  <w:marTop w:val="0"/>
                  <w:marBottom w:val="0"/>
                  <w:divBdr>
                    <w:top w:val="none" w:sz="0" w:space="0" w:color="auto"/>
                    <w:left w:val="none" w:sz="0" w:space="0" w:color="auto"/>
                    <w:bottom w:val="none" w:sz="0" w:space="0" w:color="auto"/>
                    <w:right w:val="none" w:sz="0" w:space="0" w:color="auto"/>
                  </w:divBdr>
                </w:div>
                <w:div w:id="690649889">
                  <w:marLeft w:val="640"/>
                  <w:marRight w:val="0"/>
                  <w:marTop w:val="0"/>
                  <w:marBottom w:val="0"/>
                  <w:divBdr>
                    <w:top w:val="none" w:sz="0" w:space="0" w:color="auto"/>
                    <w:left w:val="none" w:sz="0" w:space="0" w:color="auto"/>
                    <w:bottom w:val="none" w:sz="0" w:space="0" w:color="auto"/>
                    <w:right w:val="none" w:sz="0" w:space="0" w:color="auto"/>
                  </w:divBdr>
                </w:div>
                <w:div w:id="692611026">
                  <w:marLeft w:val="640"/>
                  <w:marRight w:val="0"/>
                  <w:marTop w:val="0"/>
                  <w:marBottom w:val="0"/>
                  <w:divBdr>
                    <w:top w:val="none" w:sz="0" w:space="0" w:color="auto"/>
                    <w:left w:val="none" w:sz="0" w:space="0" w:color="auto"/>
                    <w:bottom w:val="none" w:sz="0" w:space="0" w:color="auto"/>
                    <w:right w:val="none" w:sz="0" w:space="0" w:color="auto"/>
                  </w:divBdr>
                </w:div>
                <w:div w:id="747925805">
                  <w:marLeft w:val="640"/>
                  <w:marRight w:val="0"/>
                  <w:marTop w:val="0"/>
                  <w:marBottom w:val="0"/>
                  <w:divBdr>
                    <w:top w:val="none" w:sz="0" w:space="0" w:color="auto"/>
                    <w:left w:val="none" w:sz="0" w:space="0" w:color="auto"/>
                    <w:bottom w:val="none" w:sz="0" w:space="0" w:color="auto"/>
                    <w:right w:val="none" w:sz="0" w:space="0" w:color="auto"/>
                  </w:divBdr>
                </w:div>
                <w:div w:id="793402158">
                  <w:marLeft w:val="640"/>
                  <w:marRight w:val="0"/>
                  <w:marTop w:val="0"/>
                  <w:marBottom w:val="0"/>
                  <w:divBdr>
                    <w:top w:val="none" w:sz="0" w:space="0" w:color="auto"/>
                    <w:left w:val="none" w:sz="0" w:space="0" w:color="auto"/>
                    <w:bottom w:val="none" w:sz="0" w:space="0" w:color="auto"/>
                    <w:right w:val="none" w:sz="0" w:space="0" w:color="auto"/>
                  </w:divBdr>
                </w:div>
                <w:div w:id="812019713">
                  <w:marLeft w:val="640"/>
                  <w:marRight w:val="0"/>
                  <w:marTop w:val="0"/>
                  <w:marBottom w:val="0"/>
                  <w:divBdr>
                    <w:top w:val="none" w:sz="0" w:space="0" w:color="auto"/>
                    <w:left w:val="none" w:sz="0" w:space="0" w:color="auto"/>
                    <w:bottom w:val="none" w:sz="0" w:space="0" w:color="auto"/>
                    <w:right w:val="none" w:sz="0" w:space="0" w:color="auto"/>
                  </w:divBdr>
                </w:div>
                <w:div w:id="870456512">
                  <w:marLeft w:val="640"/>
                  <w:marRight w:val="0"/>
                  <w:marTop w:val="0"/>
                  <w:marBottom w:val="0"/>
                  <w:divBdr>
                    <w:top w:val="none" w:sz="0" w:space="0" w:color="auto"/>
                    <w:left w:val="none" w:sz="0" w:space="0" w:color="auto"/>
                    <w:bottom w:val="none" w:sz="0" w:space="0" w:color="auto"/>
                    <w:right w:val="none" w:sz="0" w:space="0" w:color="auto"/>
                  </w:divBdr>
                </w:div>
                <w:div w:id="894196883">
                  <w:marLeft w:val="640"/>
                  <w:marRight w:val="0"/>
                  <w:marTop w:val="0"/>
                  <w:marBottom w:val="0"/>
                  <w:divBdr>
                    <w:top w:val="none" w:sz="0" w:space="0" w:color="auto"/>
                    <w:left w:val="none" w:sz="0" w:space="0" w:color="auto"/>
                    <w:bottom w:val="none" w:sz="0" w:space="0" w:color="auto"/>
                    <w:right w:val="none" w:sz="0" w:space="0" w:color="auto"/>
                  </w:divBdr>
                </w:div>
                <w:div w:id="943732845">
                  <w:marLeft w:val="640"/>
                  <w:marRight w:val="0"/>
                  <w:marTop w:val="0"/>
                  <w:marBottom w:val="0"/>
                  <w:divBdr>
                    <w:top w:val="none" w:sz="0" w:space="0" w:color="auto"/>
                    <w:left w:val="none" w:sz="0" w:space="0" w:color="auto"/>
                    <w:bottom w:val="none" w:sz="0" w:space="0" w:color="auto"/>
                    <w:right w:val="none" w:sz="0" w:space="0" w:color="auto"/>
                  </w:divBdr>
                </w:div>
                <w:div w:id="956058832">
                  <w:marLeft w:val="640"/>
                  <w:marRight w:val="0"/>
                  <w:marTop w:val="0"/>
                  <w:marBottom w:val="0"/>
                  <w:divBdr>
                    <w:top w:val="none" w:sz="0" w:space="0" w:color="auto"/>
                    <w:left w:val="none" w:sz="0" w:space="0" w:color="auto"/>
                    <w:bottom w:val="none" w:sz="0" w:space="0" w:color="auto"/>
                    <w:right w:val="none" w:sz="0" w:space="0" w:color="auto"/>
                  </w:divBdr>
                </w:div>
                <w:div w:id="1000155911">
                  <w:marLeft w:val="640"/>
                  <w:marRight w:val="0"/>
                  <w:marTop w:val="0"/>
                  <w:marBottom w:val="0"/>
                  <w:divBdr>
                    <w:top w:val="none" w:sz="0" w:space="0" w:color="auto"/>
                    <w:left w:val="none" w:sz="0" w:space="0" w:color="auto"/>
                    <w:bottom w:val="none" w:sz="0" w:space="0" w:color="auto"/>
                    <w:right w:val="none" w:sz="0" w:space="0" w:color="auto"/>
                  </w:divBdr>
                </w:div>
                <w:div w:id="1008950674">
                  <w:marLeft w:val="640"/>
                  <w:marRight w:val="0"/>
                  <w:marTop w:val="0"/>
                  <w:marBottom w:val="0"/>
                  <w:divBdr>
                    <w:top w:val="none" w:sz="0" w:space="0" w:color="auto"/>
                    <w:left w:val="none" w:sz="0" w:space="0" w:color="auto"/>
                    <w:bottom w:val="none" w:sz="0" w:space="0" w:color="auto"/>
                    <w:right w:val="none" w:sz="0" w:space="0" w:color="auto"/>
                  </w:divBdr>
                </w:div>
                <w:div w:id="1016082206">
                  <w:marLeft w:val="640"/>
                  <w:marRight w:val="0"/>
                  <w:marTop w:val="0"/>
                  <w:marBottom w:val="0"/>
                  <w:divBdr>
                    <w:top w:val="none" w:sz="0" w:space="0" w:color="auto"/>
                    <w:left w:val="none" w:sz="0" w:space="0" w:color="auto"/>
                    <w:bottom w:val="none" w:sz="0" w:space="0" w:color="auto"/>
                    <w:right w:val="none" w:sz="0" w:space="0" w:color="auto"/>
                  </w:divBdr>
                </w:div>
                <w:div w:id="1065109802">
                  <w:marLeft w:val="640"/>
                  <w:marRight w:val="0"/>
                  <w:marTop w:val="0"/>
                  <w:marBottom w:val="0"/>
                  <w:divBdr>
                    <w:top w:val="none" w:sz="0" w:space="0" w:color="auto"/>
                    <w:left w:val="none" w:sz="0" w:space="0" w:color="auto"/>
                    <w:bottom w:val="none" w:sz="0" w:space="0" w:color="auto"/>
                    <w:right w:val="none" w:sz="0" w:space="0" w:color="auto"/>
                  </w:divBdr>
                </w:div>
                <w:div w:id="1123768659">
                  <w:marLeft w:val="640"/>
                  <w:marRight w:val="0"/>
                  <w:marTop w:val="0"/>
                  <w:marBottom w:val="0"/>
                  <w:divBdr>
                    <w:top w:val="none" w:sz="0" w:space="0" w:color="auto"/>
                    <w:left w:val="none" w:sz="0" w:space="0" w:color="auto"/>
                    <w:bottom w:val="none" w:sz="0" w:space="0" w:color="auto"/>
                    <w:right w:val="none" w:sz="0" w:space="0" w:color="auto"/>
                  </w:divBdr>
                </w:div>
                <w:div w:id="1179388333">
                  <w:marLeft w:val="640"/>
                  <w:marRight w:val="0"/>
                  <w:marTop w:val="0"/>
                  <w:marBottom w:val="0"/>
                  <w:divBdr>
                    <w:top w:val="none" w:sz="0" w:space="0" w:color="auto"/>
                    <w:left w:val="none" w:sz="0" w:space="0" w:color="auto"/>
                    <w:bottom w:val="none" w:sz="0" w:space="0" w:color="auto"/>
                    <w:right w:val="none" w:sz="0" w:space="0" w:color="auto"/>
                  </w:divBdr>
                </w:div>
                <w:div w:id="1220629754">
                  <w:marLeft w:val="640"/>
                  <w:marRight w:val="0"/>
                  <w:marTop w:val="0"/>
                  <w:marBottom w:val="0"/>
                  <w:divBdr>
                    <w:top w:val="none" w:sz="0" w:space="0" w:color="auto"/>
                    <w:left w:val="none" w:sz="0" w:space="0" w:color="auto"/>
                    <w:bottom w:val="none" w:sz="0" w:space="0" w:color="auto"/>
                    <w:right w:val="none" w:sz="0" w:space="0" w:color="auto"/>
                  </w:divBdr>
                </w:div>
                <w:div w:id="1257978075">
                  <w:marLeft w:val="640"/>
                  <w:marRight w:val="0"/>
                  <w:marTop w:val="0"/>
                  <w:marBottom w:val="0"/>
                  <w:divBdr>
                    <w:top w:val="none" w:sz="0" w:space="0" w:color="auto"/>
                    <w:left w:val="none" w:sz="0" w:space="0" w:color="auto"/>
                    <w:bottom w:val="none" w:sz="0" w:space="0" w:color="auto"/>
                    <w:right w:val="none" w:sz="0" w:space="0" w:color="auto"/>
                  </w:divBdr>
                </w:div>
                <w:div w:id="1281765107">
                  <w:marLeft w:val="640"/>
                  <w:marRight w:val="0"/>
                  <w:marTop w:val="0"/>
                  <w:marBottom w:val="0"/>
                  <w:divBdr>
                    <w:top w:val="none" w:sz="0" w:space="0" w:color="auto"/>
                    <w:left w:val="none" w:sz="0" w:space="0" w:color="auto"/>
                    <w:bottom w:val="none" w:sz="0" w:space="0" w:color="auto"/>
                    <w:right w:val="none" w:sz="0" w:space="0" w:color="auto"/>
                  </w:divBdr>
                </w:div>
                <w:div w:id="1295915242">
                  <w:marLeft w:val="640"/>
                  <w:marRight w:val="0"/>
                  <w:marTop w:val="0"/>
                  <w:marBottom w:val="0"/>
                  <w:divBdr>
                    <w:top w:val="none" w:sz="0" w:space="0" w:color="auto"/>
                    <w:left w:val="none" w:sz="0" w:space="0" w:color="auto"/>
                    <w:bottom w:val="none" w:sz="0" w:space="0" w:color="auto"/>
                    <w:right w:val="none" w:sz="0" w:space="0" w:color="auto"/>
                  </w:divBdr>
                </w:div>
                <w:div w:id="1318192788">
                  <w:marLeft w:val="640"/>
                  <w:marRight w:val="0"/>
                  <w:marTop w:val="0"/>
                  <w:marBottom w:val="0"/>
                  <w:divBdr>
                    <w:top w:val="none" w:sz="0" w:space="0" w:color="auto"/>
                    <w:left w:val="none" w:sz="0" w:space="0" w:color="auto"/>
                    <w:bottom w:val="none" w:sz="0" w:space="0" w:color="auto"/>
                    <w:right w:val="none" w:sz="0" w:space="0" w:color="auto"/>
                  </w:divBdr>
                </w:div>
                <w:div w:id="1325670294">
                  <w:marLeft w:val="640"/>
                  <w:marRight w:val="0"/>
                  <w:marTop w:val="0"/>
                  <w:marBottom w:val="0"/>
                  <w:divBdr>
                    <w:top w:val="none" w:sz="0" w:space="0" w:color="auto"/>
                    <w:left w:val="none" w:sz="0" w:space="0" w:color="auto"/>
                    <w:bottom w:val="none" w:sz="0" w:space="0" w:color="auto"/>
                    <w:right w:val="none" w:sz="0" w:space="0" w:color="auto"/>
                  </w:divBdr>
                </w:div>
                <w:div w:id="1339505766">
                  <w:marLeft w:val="640"/>
                  <w:marRight w:val="0"/>
                  <w:marTop w:val="0"/>
                  <w:marBottom w:val="0"/>
                  <w:divBdr>
                    <w:top w:val="none" w:sz="0" w:space="0" w:color="auto"/>
                    <w:left w:val="none" w:sz="0" w:space="0" w:color="auto"/>
                    <w:bottom w:val="none" w:sz="0" w:space="0" w:color="auto"/>
                    <w:right w:val="none" w:sz="0" w:space="0" w:color="auto"/>
                  </w:divBdr>
                </w:div>
                <w:div w:id="1397581446">
                  <w:marLeft w:val="640"/>
                  <w:marRight w:val="0"/>
                  <w:marTop w:val="0"/>
                  <w:marBottom w:val="0"/>
                  <w:divBdr>
                    <w:top w:val="none" w:sz="0" w:space="0" w:color="auto"/>
                    <w:left w:val="none" w:sz="0" w:space="0" w:color="auto"/>
                    <w:bottom w:val="none" w:sz="0" w:space="0" w:color="auto"/>
                    <w:right w:val="none" w:sz="0" w:space="0" w:color="auto"/>
                  </w:divBdr>
                </w:div>
                <w:div w:id="1417246682">
                  <w:marLeft w:val="640"/>
                  <w:marRight w:val="0"/>
                  <w:marTop w:val="0"/>
                  <w:marBottom w:val="0"/>
                  <w:divBdr>
                    <w:top w:val="none" w:sz="0" w:space="0" w:color="auto"/>
                    <w:left w:val="none" w:sz="0" w:space="0" w:color="auto"/>
                    <w:bottom w:val="none" w:sz="0" w:space="0" w:color="auto"/>
                    <w:right w:val="none" w:sz="0" w:space="0" w:color="auto"/>
                  </w:divBdr>
                </w:div>
                <w:div w:id="1457480350">
                  <w:marLeft w:val="640"/>
                  <w:marRight w:val="0"/>
                  <w:marTop w:val="0"/>
                  <w:marBottom w:val="0"/>
                  <w:divBdr>
                    <w:top w:val="none" w:sz="0" w:space="0" w:color="auto"/>
                    <w:left w:val="none" w:sz="0" w:space="0" w:color="auto"/>
                    <w:bottom w:val="none" w:sz="0" w:space="0" w:color="auto"/>
                    <w:right w:val="none" w:sz="0" w:space="0" w:color="auto"/>
                  </w:divBdr>
                </w:div>
                <w:div w:id="1500805785">
                  <w:marLeft w:val="640"/>
                  <w:marRight w:val="0"/>
                  <w:marTop w:val="0"/>
                  <w:marBottom w:val="0"/>
                  <w:divBdr>
                    <w:top w:val="none" w:sz="0" w:space="0" w:color="auto"/>
                    <w:left w:val="none" w:sz="0" w:space="0" w:color="auto"/>
                    <w:bottom w:val="none" w:sz="0" w:space="0" w:color="auto"/>
                    <w:right w:val="none" w:sz="0" w:space="0" w:color="auto"/>
                  </w:divBdr>
                </w:div>
                <w:div w:id="1502501564">
                  <w:marLeft w:val="640"/>
                  <w:marRight w:val="0"/>
                  <w:marTop w:val="0"/>
                  <w:marBottom w:val="0"/>
                  <w:divBdr>
                    <w:top w:val="none" w:sz="0" w:space="0" w:color="auto"/>
                    <w:left w:val="none" w:sz="0" w:space="0" w:color="auto"/>
                    <w:bottom w:val="none" w:sz="0" w:space="0" w:color="auto"/>
                    <w:right w:val="none" w:sz="0" w:space="0" w:color="auto"/>
                  </w:divBdr>
                </w:div>
                <w:div w:id="1530335364">
                  <w:marLeft w:val="640"/>
                  <w:marRight w:val="0"/>
                  <w:marTop w:val="0"/>
                  <w:marBottom w:val="0"/>
                  <w:divBdr>
                    <w:top w:val="none" w:sz="0" w:space="0" w:color="auto"/>
                    <w:left w:val="none" w:sz="0" w:space="0" w:color="auto"/>
                    <w:bottom w:val="none" w:sz="0" w:space="0" w:color="auto"/>
                    <w:right w:val="none" w:sz="0" w:space="0" w:color="auto"/>
                  </w:divBdr>
                </w:div>
                <w:div w:id="1558859688">
                  <w:marLeft w:val="640"/>
                  <w:marRight w:val="0"/>
                  <w:marTop w:val="0"/>
                  <w:marBottom w:val="0"/>
                  <w:divBdr>
                    <w:top w:val="none" w:sz="0" w:space="0" w:color="auto"/>
                    <w:left w:val="none" w:sz="0" w:space="0" w:color="auto"/>
                    <w:bottom w:val="none" w:sz="0" w:space="0" w:color="auto"/>
                    <w:right w:val="none" w:sz="0" w:space="0" w:color="auto"/>
                  </w:divBdr>
                </w:div>
                <w:div w:id="1567061030">
                  <w:marLeft w:val="640"/>
                  <w:marRight w:val="0"/>
                  <w:marTop w:val="0"/>
                  <w:marBottom w:val="0"/>
                  <w:divBdr>
                    <w:top w:val="none" w:sz="0" w:space="0" w:color="auto"/>
                    <w:left w:val="none" w:sz="0" w:space="0" w:color="auto"/>
                    <w:bottom w:val="none" w:sz="0" w:space="0" w:color="auto"/>
                    <w:right w:val="none" w:sz="0" w:space="0" w:color="auto"/>
                  </w:divBdr>
                </w:div>
                <w:div w:id="1584291003">
                  <w:marLeft w:val="640"/>
                  <w:marRight w:val="0"/>
                  <w:marTop w:val="0"/>
                  <w:marBottom w:val="0"/>
                  <w:divBdr>
                    <w:top w:val="none" w:sz="0" w:space="0" w:color="auto"/>
                    <w:left w:val="none" w:sz="0" w:space="0" w:color="auto"/>
                    <w:bottom w:val="none" w:sz="0" w:space="0" w:color="auto"/>
                    <w:right w:val="none" w:sz="0" w:space="0" w:color="auto"/>
                  </w:divBdr>
                </w:div>
                <w:div w:id="1605263371">
                  <w:marLeft w:val="640"/>
                  <w:marRight w:val="0"/>
                  <w:marTop w:val="0"/>
                  <w:marBottom w:val="0"/>
                  <w:divBdr>
                    <w:top w:val="none" w:sz="0" w:space="0" w:color="auto"/>
                    <w:left w:val="none" w:sz="0" w:space="0" w:color="auto"/>
                    <w:bottom w:val="none" w:sz="0" w:space="0" w:color="auto"/>
                    <w:right w:val="none" w:sz="0" w:space="0" w:color="auto"/>
                  </w:divBdr>
                </w:div>
                <w:div w:id="1653489054">
                  <w:marLeft w:val="640"/>
                  <w:marRight w:val="0"/>
                  <w:marTop w:val="0"/>
                  <w:marBottom w:val="0"/>
                  <w:divBdr>
                    <w:top w:val="none" w:sz="0" w:space="0" w:color="auto"/>
                    <w:left w:val="none" w:sz="0" w:space="0" w:color="auto"/>
                    <w:bottom w:val="none" w:sz="0" w:space="0" w:color="auto"/>
                    <w:right w:val="none" w:sz="0" w:space="0" w:color="auto"/>
                  </w:divBdr>
                </w:div>
                <w:div w:id="1709525853">
                  <w:marLeft w:val="640"/>
                  <w:marRight w:val="0"/>
                  <w:marTop w:val="0"/>
                  <w:marBottom w:val="0"/>
                  <w:divBdr>
                    <w:top w:val="none" w:sz="0" w:space="0" w:color="auto"/>
                    <w:left w:val="none" w:sz="0" w:space="0" w:color="auto"/>
                    <w:bottom w:val="none" w:sz="0" w:space="0" w:color="auto"/>
                    <w:right w:val="none" w:sz="0" w:space="0" w:color="auto"/>
                  </w:divBdr>
                </w:div>
                <w:div w:id="1762725228">
                  <w:marLeft w:val="640"/>
                  <w:marRight w:val="0"/>
                  <w:marTop w:val="0"/>
                  <w:marBottom w:val="0"/>
                  <w:divBdr>
                    <w:top w:val="none" w:sz="0" w:space="0" w:color="auto"/>
                    <w:left w:val="none" w:sz="0" w:space="0" w:color="auto"/>
                    <w:bottom w:val="none" w:sz="0" w:space="0" w:color="auto"/>
                    <w:right w:val="none" w:sz="0" w:space="0" w:color="auto"/>
                  </w:divBdr>
                </w:div>
                <w:div w:id="1785340856">
                  <w:marLeft w:val="640"/>
                  <w:marRight w:val="0"/>
                  <w:marTop w:val="0"/>
                  <w:marBottom w:val="0"/>
                  <w:divBdr>
                    <w:top w:val="none" w:sz="0" w:space="0" w:color="auto"/>
                    <w:left w:val="none" w:sz="0" w:space="0" w:color="auto"/>
                    <w:bottom w:val="none" w:sz="0" w:space="0" w:color="auto"/>
                    <w:right w:val="none" w:sz="0" w:space="0" w:color="auto"/>
                  </w:divBdr>
                </w:div>
                <w:div w:id="1796560277">
                  <w:marLeft w:val="640"/>
                  <w:marRight w:val="0"/>
                  <w:marTop w:val="0"/>
                  <w:marBottom w:val="0"/>
                  <w:divBdr>
                    <w:top w:val="none" w:sz="0" w:space="0" w:color="auto"/>
                    <w:left w:val="none" w:sz="0" w:space="0" w:color="auto"/>
                    <w:bottom w:val="none" w:sz="0" w:space="0" w:color="auto"/>
                    <w:right w:val="none" w:sz="0" w:space="0" w:color="auto"/>
                  </w:divBdr>
                </w:div>
                <w:div w:id="1859391438">
                  <w:marLeft w:val="640"/>
                  <w:marRight w:val="0"/>
                  <w:marTop w:val="0"/>
                  <w:marBottom w:val="0"/>
                  <w:divBdr>
                    <w:top w:val="none" w:sz="0" w:space="0" w:color="auto"/>
                    <w:left w:val="none" w:sz="0" w:space="0" w:color="auto"/>
                    <w:bottom w:val="none" w:sz="0" w:space="0" w:color="auto"/>
                    <w:right w:val="none" w:sz="0" w:space="0" w:color="auto"/>
                  </w:divBdr>
                </w:div>
                <w:div w:id="1910730356">
                  <w:marLeft w:val="640"/>
                  <w:marRight w:val="0"/>
                  <w:marTop w:val="0"/>
                  <w:marBottom w:val="0"/>
                  <w:divBdr>
                    <w:top w:val="none" w:sz="0" w:space="0" w:color="auto"/>
                    <w:left w:val="none" w:sz="0" w:space="0" w:color="auto"/>
                    <w:bottom w:val="none" w:sz="0" w:space="0" w:color="auto"/>
                    <w:right w:val="none" w:sz="0" w:space="0" w:color="auto"/>
                  </w:divBdr>
                </w:div>
                <w:div w:id="1919822154">
                  <w:marLeft w:val="640"/>
                  <w:marRight w:val="0"/>
                  <w:marTop w:val="0"/>
                  <w:marBottom w:val="0"/>
                  <w:divBdr>
                    <w:top w:val="none" w:sz="0" w:space="0" w:color="auto"/>
                    <w:left w:val="none" w:sz="0" w:space="0" w:color="auto"/>
                    <w:bottom w:val="none" w:sz="0" w:space="0" w:color="auto"/>
                    <w:right w:val="none" w:sz="0" w:space="0" w:color="auto"/>
                  </w:divBdr>
                </w:div>
                <w:div w:id="1924338840">
                  <w:marLeft w:val="640"/>
                  <w:marRight w:val="0"/>
                  <w:marTop w:val="0"/>
                  <w:marBottom w:val="0"/>
                  <w:divBdr>
                    <w:top w:val="none" w:sz="0" w:space="0" w:color="auto"/>
                    <w:left w:val="none" w:sz="0" w:space="0" w:color="auto"/>
                    <w:bottom w:val="none" w:sz="0" w:space="0" w:color="auto"/>
                    <w:right w:val="none" w:sz="0" w:space="0" w:color="auto"/>
                  </w:divBdr>
                </w:div>
                <w:div w:id="1957247273">
                  <w:marLeft w:val="640"/>
                  <w:marRight w:val="0"/>
                  <w:marTop w:val="0"/>
                  <w:marBottom w:val="0"/>
                  <w:divBdr>
                    <w:top w:val="none" w:sz="0" w:space="0" w:color="auto"/>
                    <w:left w:val="none" w:sz="0" w:space="0" w:color="auto"/>
                    <w:bottom w:val="none" w:sz="0" w:space="0" w:color="auto"/>
                    <w:right w:val="none" w:sz="0" w:space="0" w:color="auto"/>
                  </w:divBdr>
                </w:div>
                <w:div w:id="1981569602">
                  <w:marLeft w:val="640"/>
                  <w:marRight w:val="0"/>
                  <w:marTop w:val="0"/>
                  <w:marBottom w:val="0"/>
                  <w:divBdr>
                    <w:top w:val="none" w:sz="0" w:space="0" w:color="auto"/>
                    <w:left w:val="none" w:sz="0" w:space="0" w:color="auto"/>
                    <w:bottom w:val="none" w:sz="0" w:space="0" w:color="auto"/>
                    <w:right w:val="none" w:sz="0" w:space="0" w:color="auto"/>
                  </w:divBdr>
                </w:div>
                <w:div w:id="2043045031">
                  <w:marLeft w:val="640"/>
                  <w:marRight w:val="0"/>
                  <w:marTop w:val="0"/>
                  <w:marBottom w:val="0"/>
                  <w:divBdr>
                    <w:top w:val="none" w:sz="0" w:space="0" w:color="auto"/>
                    <w:left w:val="none" w:sz="0" w:space="0" w:color="auto"/>
                    <w:bottom w:val="none" w:sz="0" w:space="0" w:color="auto"/>
                    <w:right w:val="none" w:sz="0" w:space="0" w:color="auto"/>
                  </w:divBdr>
                </w:div>
                <w:div w:id="2073311860">
                  <w:marLeft w:val="640"/>
                  <w:marRight w:val="0"/>
                  <w:marTop w:val="0"/>
                  <w:marBottom w:val="0"/>
                  <w:divBdr>
                    <w:top w:val="none" w:sz="0" w:space="0" w:color="auto"/>
                    <w:left w:val="none" w:sz="0" w:space="0" w:color="auto"/>
                    <w:bottom w:val="none" w:sz="0" w:space="0" w:color="auto"/>
                    <w:right w:val="none" w:sz="0" w:space="0" w:color="auto"/>
                  </w:divBdr>
                </w:div>
                <w:div w:id="2073888914">
                  <w:marLeft w:val="640"/>
                  <w:marRight w:val="0"/>
                  <w:marTop w:val="0"/>
                  <w:marBottom w:val="0"/>
                  <w:divBdr>
                    <w:top w:val="none" w:sz="0" w:space="0" w:color="auto"/>
                    <w:left w:val="none" w:sz="0" w:space="0" w:color="auto"/>
                    <w:bottom w:val="none" w:sz="0" w:space="0" w:color="auto"/>
                    <w:right w:val="none" w:sz="0" w:space="0" w:color="auto"/>
                  </w:divBdr>
                </w:div>
                <w:div w:id="2080786794">
                  <w:marLeft w:val="640"/>
                  <w:marRight w:val="0"/>
                  <w:marTop w:val="0"/>
                  <w:marBottom w:val="0"/>
                  <w:divBdr>
                    <w:top w:val="none" w:sz="0" w:space="0" w:color="auto"/>
                    <w:left w:val="none" w:sz="0" w:space="0" w:color="auto"/>
                    <w:bottom w:val="none" w:sz="0" w:space="0" w:color="auto"/>
                    <w:right w:val="none" w:sz="0" w:space="0" w:color="auto"/>
                  </w:divBdr>
                </w:div>
                <w:div w:id="2114861558">
                  <w:marLeft w:val="640"/>
                  <w:marRight w:val="0"/>
                  <w:marTop w:val="0"/>
                  <w:marBottom w:val="0"/>
                  <w:divBdr>
                    <w:top w:val="none" w:sz="0" w:space="0" w:color="auto"/>
                    <w:left w:val="none" w:sz="0" w:space="0" w:color="auto"/>
                    <w:bottom w:val="none" w:sz="0" w:space="0" w:color="auto"/>
                    <w:right w:val="none" w:sz="0" w:space="0" w:color="auto"/>
                  </w:divBdr>
                </w:div>
                <w:div w:id="2138446288">
                  <w:marLeft w:val="640"/>
                  <w:marRight w:val="0"/>
                  <w:marTop w:val="0"/>
                  <w:marBottom w:val="0"/>
                  <w:divBdr>
                    <w:top w:val="none" w:sz="0" w:space="0" w:color="auto"/>
                    <w:left w:val="none" w:sz="0" w:space="0" w:color="auto"/>
                    <w:bottom w:val="none" w:sz="0" w:space="0" w:color="auto"/>
                    <w:right w:val="none" w:sz="0" w:space="0" w:color="auto"/>
                  </w:divBdr>
                </w:div>
              </w:divsChild>
            </w:div>
            <w:div w:id="1462966163">
              <w:marLeft w:val="0"/>
              <w:marRight w:val="0"/>
              <w:marTop w:val="0"/>
              <w:marBottom w:val="0"/>
              <w:divBdr>
                <w:top w:val="none" w:sz="0" w:space="0" w:color="auto"/>
                <w:left w:val="none" w:sz="0" w:space="0" w:color="auto"/>
                <w:bottom w:val="none" w:sz="0" w:space="0" w:color="auto"/>
                <w:right w:val="none" w:sz="0" w:space="0" w:color="auto"/>
              </w:divBdr>
              <w:divsChild>
                <w:div w:id="40787315">
                  <w:marLeft w:val="640"/>
                  <w:marRight w:val="0"/>
                  <w:marTop w:val="0"/>
                  <w:marBottom w:val="0"/>
                  <w:divBdr>
                    <w:top w:val="none" w:sz="0" w:space="0" w:color="auto"/>
                    <w:left w:val="none" w:sz="0" w:space="0" w:color="auto"/>
                    <w:bottom w:val="none" w:sz="0" w:space="0" w:color="auto"/>
                    <w:right w:val="none" w:sz="0" w:space="0" w:color="auto"/>
                  </w:divBdr>
                </w:div>
                <w:div w:id="43483097">
                  <w:marLeft w:val="640"/>
                  <w:marRight w:val="0"/>
                  <w:marTop w:val="0"/>
                  <w:marBottom w:val="0"/>
                  <w:divBdr>
                    <w:top w:val="none" w:sz="0" w:space="0" w:color="auto"/>
                    <w:left w:val="none" w:sz="0" w:space="0" w:color="auto"/>
                    <w:bottom w:val="none" w:sz="0" w:space="0" w:color="auto"/>
                    <w:right w:val="none" w:sz="0" w:space="0" w:color="auto"/>
                  </w:divBdr>
                </w:div>
                <w:div w:id="47149877">
                  <w:marLeft w:val="640"/>
                  <w:marRight w:val="0"/>
                  <w:marTop w:val="0"/>
                  <w:marBottom w:val="0"/>
                  <w:divBdr>
                    <w:top w:val="none" w:sz="0" w:space="0" w:color="auto"/>
                    <w:left w:val="none" w:sz="0" w:space="0" w:color="auto"/>
                    <w:bottom w:val="none" w:sz="0" w:space="0" w:color="auto"/>
                    <w:right w:val="none" w:sz="0" w:space="0" w:color="auto"/>
                  </w:divBdr>
                </w:div>
                <w:div w:id="73475163">
                  <w:marLeft w:val="640"/>
                  <w:marRight w:val="0"/>
                  <w:marTop w:val="0"/>
                  <w:marBottom w:val="0"/>
                  <w:divBdr>
                    <w:top w:val="none" w:sz="0" w:space="0" w:color="auto"/>
                    <w:left w:val="none" w:sz="0" w:space="0" w:color="auto"/>
                    <w:bottom w:val="none" w:sz="0" w:space="0" w:color="auto"/>
                    <w:right w:val="none" w:sz="0" w:space="0" w:color="auto"/>
                  </w:divBdr>
                </w:div>
                <w:div w:id="121115259">
                  <w:marLeft w:val="640"/>
                  <w:marRight w:val="0"/>
                  <w:marTop w:val="0"/>
                  <w:marBottom w:val="0"/>
                  <w:divBdr>
                    <w:top w:val="none" w:sz="0" w:space="0" w:color="auto"/>
                    <w:left w:val="none" w:sz="0" w:space="0" w:color="auto"/>
                    <w:bottom w:val="none" w:sz="0" w:space="0" w:color="auto"/>
                    <w:right w:val="none" w:sz="0" w:space="0" w:color="auto"/>
                  </w:divBdr>
                </w:div>
                <w:div w:id="146557623">
                  <w:marLeft w:val="640"/>
                  <w:marRight w:val="0"/>
                  <w:marTop w:val="0"/>
                  <w:marBottom w:val="0"/>
                  <w:divBdr>
                    <w:top w:val="none" w:sz="0" w:space="0" w:color="auto"/>
                    <w:left w:val="none" w:sz="0" w:space="0" w:color="auto"/>
                    <w:bottom w:val="none" w:sz="0" w:space="0" w:color="auto"/>
                    <w:right w:val="none" w:sz="0" w:space="0" w:color="auto"/>
                  </w:divBdr>
                </w:div>
                <w:div w:id="153647294">
                  <w:marLeft w:val="640"/>
                  <w:marRight w:val="0"/>
                  <w:marTop w:val="0"/>
                  <w:marBottom w:val="0"/>
                  <w:divBdr>
                    <w:top w:val="none" w:sz="0" w:space="0" w:color="auto"/>
                    <w:left w:val="none" w:sz="0" w:space="0" w:color="auto"/>
                    <w:bottom w:val="none" w:sz="0" w:space="0" w:color="auto"/>
                    <w:right w:val="none" w:sz="0" w:space="0" w:color="auto"/>
                  </w:divBdr>
                </w:div>
                <w:div w:id="160969847">
                  <w:marLeft w:val="640"/>
                  <w:marRight w:val="0"/>
                  <w:marTop w:val="0"/>
                  <w:marBottom w:val="0"/>
                  <w:divBdr>
                    <w:top w:val="none" w:sz="0" w:space="0" w:color="auto"/>
                    <w:left w:val="none" w:sz="0" w:space="0" w:color="auto"/>
                    <w:bottom w:val="none" w:sz="0" w:space="0" w:color="auto"/>
                    <w:right w:val="none" w:sz="0" w:space="0" w:color="auto"/>
                  </w:divBdr>
                </w:div>
                <w:div w:id="189684570">
                  <w:marLeft w:val="640"/>
                  <w:marRight w:val="0"/>
                  <w:marTop w:val="0"/>
                  <w:marBottom w:val="0"/>
                  <w:divBdr>
                    <w:top w:val="none" w:sz="0" w:space="0" w:color="auto"/>
                    <w:left w:val="none" w:sz="0" w:space="0" w:color="auto"/>
                    <w:bottom w:val="none" w:sz="0" w:space="0" w:color="auto"/>
                    <w:right w:val="none" w:sz="0" w:space="0" w:color="auto"/>
                  </w:divBdr>
                </w:div>
                <w:div w:id="196236318">
                  <w:marLeft w:val="640"/>
                  <w:marRight w:val="0"/>
                  <w:marTop w:val="0"/>
                  <w:marBottom w:val="0"/>
                  <w:divBdr>
                    <w:top w:val="none" w:sz="0" w:space="0" w:color="auto"/>
                    <w:left w:val="none" w:sz="0" w:space="0" w:color="auto"/>
                    <w:bottom w:val="none" w:sz="0" w:space="0" w:color="auto"/>
                    <w:right w:val="none" w:sz="0" w:space="0" w:color="auto"/>
                  </w:divBdr>
                </w:div>
                <w:div w:id="210114466">
                  <w:marLeft w:val="640"/>
                  <w:marRight w:val="0"/>
                  <w:marTop w:val="0"/>
                  <w:marBottom w:val="0"/>
                  <w:divBdr>
                    <w:top w:val="none" w:sz="0" w:space="0" w:color="auto"/>
                    <w:left w:val="none" w:sz="0" w:space="0" w:color="auto"/>
                    <w:bottom w:val="none" w:sz="0" w:space="0" w:color="auto"/>
                    <w:right w:val="none" w:sz="0" w:space="0" w:color="auto"/>
                  </w:divBdr>
                </w:div>
                <w:div w:id="243877159">
                  <w:marLeft w:val="640"/>
                  <w:marRight w:val="0"/>
                  <w:marTop w:val="0"/>
                  <w:marBottom w:val="0"/>
                  <w:divBdr>
                    <w:top w:val="none" w:sz="0" w:space="0" w:color="auto"/>
                    <w:left w:val="none" w:sz="0" w:space="0" w:color="auto"/>
                    <w:bottom w:val="none" w:sz="0" w:space="0" w:color="auto"/>
                    <w:right w:val="none" w:sz="0" w:space="0" w:color="auto"/>
                  </w:divBdr>
                </w:div>
                <w:div w:id="253124821">
                  <w:marLeft w:val="640"/>
                  <w:marRight w:val="0"/>
                  <w:marTop w:val="0"/>
                  <w:marBottom w:val="0"/>
                  <w:divBdr>
                    <w:top w:val="none" w:sz="0" w:space="0" w:color="auto"/>
                    <w:left w:val="none" w:sz="0" w:space="0" w:color="auto"/>
                    <w:bottom w:val="none" w:sz="0" w:space="0" w:color="auto"/>
                    <w:right w:val="none" w:sz="0" w:space="0" w:color="auto"/>
                  </w:divBdr>
                </w:div>
                <w:div w:id="288249390">
                  <w:marLeft w:val="640"/>
                  <w:marRight w:val="0"/>
                  <w:marTop w:val="0"/>
                  <w:marBottom w:val="0"/>
                  <w:divBdr>
                    <w:top w:val="none" w:sz="0" w:space="0" w:color="auto"/>
                    <w:left w:val="none" w:sz="0" w:space="0" w:color="auto"/>
                    <w:bottom w:val="none" w:sz="0" w:space="0" w:color="auto"/>
                    <w:right w:val="none" w:sz="0" w:space="0" w:color="auto"/>
                  </w:divBdr>
                </w:div>
                <w:div w:id="305671882">
                  <w:marLeft w:val="640"/>
                  <w:marRight w:val="0"/>
                  <w:marTop w:val="0"/>
                  <w:marBottom w:val="0"/>
                  <w:divBdr>
                    <w:top w:val="none" w:sz="0" w:space="0" w:color="auto"/>
                    <w:left w:val="none" w:sz="0" w:space="0" w:color="auto"/>
                    <w:bottom w:val="none" w:sz="0" w:space="0" w:color="auto"/>
                    <w:right w:val="none" w:sz="0" w:space="0" w:color="auto"/>
                  </w:divBdr>
                </w:div>
                <w:div w:id="325132097">
                  <w:marLeft w:val="640"/>
                  <w:marRight w:val="0"/>
                  <w:marTop w:val="0"/>
                  <w:marBottom w:val="0"/>
                  <w:divBdr>
                    <w:top w:val="none" w:sz="0" w:space="0" w:color="auto"/>
                    <w:left w:val="none" w:sz="0" w:space="0" w:color="auto"/>
                    <w:bottom w:val="none" w:sz="0" w:space="0" w:color="auto"/>
                    <w:right w:val="none" w:sz="0" w:space="0" w:color="auto"/>
                  </w:divBdr>
                </w:div>
                <w:div w:id="341515136">
                  <w:marLeft w:val="640"/>
                  <w:marRight w:val="0"/>
                  <w:marTop w:val="0"/>
                  <w:marBottom w:val="0"/>
                  <w:divBdr>
                    <w:top w:val="none" w:sz="0" w:space="0" w:color="auto"/>
                    <w:left w:val="none" w:sz="0" w:space="0" w:color="auto"/>
                    <w:bottom w:val="none" w:sz="0" w:space="0" w:color="auto"/>
                    <w:right w:val="none" w:sz="0" w:space="0" w:color="auto"/>
                  </w:divBdr>
                </w:div>
                <w:div w:id="375931351">
                  <w:marLeft w:val="640"/>
                  <w:marRight w:val="0"/>
                  <w:marTop w:val="0"/>
                  <w:marBottom w:val="0"/>
                  <w:divBdr>
                    <w:top w:val="none" w:sz="0" w:space="0" w:color="auto"/>
                    <w:left w:val="none" w:sz="0" w:space="0" w:color="auto"/>
                    <w:bottom w:val="none" w:sz="0" w:space="0" w:color="auto"/>
                    <w:right w:val="none" w:sz="0" w:space="0" w:color="auto"/>
                  </w:divBdr>
                </w:div>
                <w:div w:id="419910831">
                  <w:marLeft w:val="640"/>
                  <w:marRight w:val="0"/>
                  <w:marTop w:val="0"/>
                  <w:marBottom w:val="0"/>
                  <w:divBdr>
                    <w:top w:val="none" w:sz="0" w:space="0" w:color="auto"/>
                    <w:left w:val="none" w:sz="0" w:space="0" w:color="auto"/>
                    <w:bottom w:val="none" w:sz="0" w:space="0" w:color="auto"/>
                    <w:right w:val="none" w:sz="0" w:space="0" w:color="auto"/>
                  </w:divBdr>
                </w:div>
                <w:div w:id="465971775">
                  <w:marLeft w:val="640"/>
                  <w:marRight w:val="0"/>
                  <w:marTop w:val="0"/>
                  <w:marBottom w:val="0"/>
                  <w:divBdr>
                    <w:top w:val="none" w:sz="0" w:space="0" w:color="auto"/>
                    <w:left w:val="none" w:sz="0" w:space="0" w:color="auto"/>
                    <w:bottom w:val="none" w:sz="0" w:space="0" w:color="auto"/>
                    <w:right w:val="none" w:sz="0" w:space="0" w:color="auto"/>
                  </w:divBdr>
                </w:div>
                <w:div w:id="491139907">
                  <w:marLeft w:val="640"/>
                  <w:marRight w:val="0"/>
                  <w:marTop w:val="0"/>
                  <w:marBottom w:val="0"/>
                  <w:divBdr>
                    <w:top w:val="none" w:sz="0" w:space="0" w:color="auto"/>
                    <w:left w:val="none" w:sz="0" w:space="0" w:color="auto"/>
                    <w:bottom w:val="none" w:sz="0" w:space="0" w:color="auto"/>
                    <w:right w:val="none" w:sz="0" w:space="0" w:color="auto"/>
                  </w:divBdr>
                </w:div>
                <w:div w:id="512188237">
                  <w:marLeft w:val="640"/>
                  <w:marRight w:val="0"/>
                  <w:marTop w:val="0"/>
                  <w:marBottom w:val="0"/>
                  <w:divBdr>
                    <w:top w:val="none" w:sz="0" w:space="0" w:color="auto"/>
                    <w:left w:val="none" w:sz="0" w:space="0" w:color="auto"/>
                    <w:bottom w:val="none" w:sz="0" w:space="0" w:color="auto"/>
                    <w:right w:val="none" w:sz="0" w:space="0" w:color="auto"/>
                  </w:divBdr>
                </w:div>
                <w:div w:id="591595190">
                  <w:marLeft w:val="640"/>
                  <w:marRight w:val="0"/>
                  <w:marTop w:val="0"/>
                  <w:marBottom w:val="0"/>
                  <w:divBdr>
                    <w:top w:val="none" w:sz="0" w:space="0" w:color="auto"/>
                    <w:left w:val="none" w:sz="0" w:space="0" w:color="auto"/>
                    <w:bottom w:val="none" w:sz="0" w:space="0" w:color="auto"/>
                    <w:right w:val="none" w:sz="0" w:space="0" w:color="auto"/>
                  </w:divBdr>
                </w:div>
                <w:div w:id="621375829">
                  <w:marLeft w:val="640"/>
                  <w:marRight w:val="0"/>
                  <w:marTop w:val="0"/>
                  <w:marBottom w:val="0"/>
                  <w:divBdr>
                    <w:top w:val="none" w:sz="0" w:space="0" w:color="auto"/>
                    <w:left w:val="none" w:sz="0" w:space="0" w:color="auto"/>
                    <w:bottom w:val="none" w:sz="0" w:space="0" w:color="auto"/>
                    <w:right w:val="none" w:sz="0" w:space="0" w:color="auto"/>
                  </w:divBdr>
                </w:div>
                <w:div w:id="638461145">
                  <w:marLeft w:val="640"/>
                  <w:marRight w:val="0"/>
                  <w:marTop w:val="0"/>
                  <w:marBottom w:val="0"/>
                  <w:divBdr>
                    <w:top w:val="none" w:sz="0" w:space="0" w:color="auto"/>
                    <w:left w:val="none" w:sz="0" w:space="0" w:color="auto"/>
                    <w:bottom w:val="none" w:sz="0" w:space="0" w:color="auto"/>
                    <w:right w:val="none" w:sz="0" w:space="0" w:color="auto"/>
                  </w:divBdr>
                </w:div>
                <w:div w:id="674574323">
                  <w:marLeft w:val="640"/>
                  <w:marRight w:val="0"/>
                  <w:marTop w:val="0"/>
                  <w:marBottom w:val="0"/>
                  <w:divBdr>
                    <w:top w:val="none" w:sz="0" w:space="0" w:color="auto"/>
                    <w:left w:val="none" w:sz="0" w:space="0" w:color="auto"/>
                    <w:bottom w:val="none" w:sz="0" w:space="0" w:color="auto"/>
                    <w:right w:val="none" w:sz="0" w:space="0" w:color="auto"/>
                  </w:divBdr>
                </w:div>
                <w:div w:id="683169771">
                  <w:marLeft w:val="640"/>
                  <w:marRight w:val="0"/>
                  <w:marTop w:val="0"/>
                  <w:marBottom w:val="0"/>
                  <w:divBdr>
                    <w:top w:val="none" w:sz="0" w:space="0" w:color="auto"/>
                    <w:left w:val="none" w:sz="0" w:space="0" w:color="auto"/>
                    <w:bottom w:val="none" w:sz="0" w:space="0" w:color="auto"/>
                    <w:right w:val="none" w:sz="0" w:space="0" w:color="auto"/>
                  </w:divBdr>
                </w:div>
                <w:div w:id="707922769">
                  <w:marLeft w:val="640"/>
                  <w:marRight w:val="0"/>
                  <w:marTop w:val="0"/>
                  <w:marBottom w:val="0"/>
                  <w:divBdr>
                    <w:top w:val="none" w:sz="0" w:space="0" w:color="auto"/>
                    <w:left w:val="none" w:sz="0" w:space="0" w:color="auto"/>
                    <w:bottom w:val="none" w:sz="0" w:space="0" w:color="auto"/>
                    <w:right w:val="none" w:sz="0" w:space="0" w:color="auto"/>
                  </w:divBdr>
                </w:div>
                <w:div w:id="798298705">
                  <w:marLeft w:val="640"/>
                  <w:marRight w:val="0"/>
                  <w:marTop w:val="0"/>
                  <w:marBottom w:val="0"/>
                  <w:divBdr>
                    <w:top w:val="none" w:sz="0" w:space="0" w:color="auto"/>
                    <w:left w:val="none" w:sz="0" w:space="0" w:color="auto"/>
                    <w:bottom w:val="none" w:sz="0" w:space="0" w:color="auto"/>
                    <w:right w:val="none" w:sz="0" w:space="0" w:color="auto"/>
                  </w:divBdr>
                </w:div>
                <w:div w:id="814954111">
                  <w:marLeft w:val="640"/>
                  <w:marRight w:val="0"/>
                  <w:marTop w:val="0"/>
                  <w:marBottom w:val="0"/>
                  <w:divBdr>
                    <w:top w:val="none" w:sz="0" w:space="0" w:color="auto"/>
                    <w:left w:val="none" w:sz="0" w:space="0" w:color="auto"/>
                    <w:bottom w:val="none" w:sz="0" w:space="0" w:color="auto"/>
                    <w:right w:val="none" w:sz="0" w:space="0" w:color="auto"/>
                  </w:divBdr>
                </w:div>
                <w:div w:id="863203394">
                  <w:marLeft w:val="640"/>
                  <w:marRight w:val="0"/>
                  <w:marTop w:val="0"/>
                  <w:marBottom w:val="0"/>
                  <w:divBdr>
                    <w:top w:val="none" w:sz="0" w:space="0" w:color="auto"/>
                    <w:left w:val="none" w:sz="0" w:space="0" w:color="auto"/>
                    <w:bottom w:val="none" w:sz="0" w:space="0" w:color="auto"/>
                    <w:right w:val="none" w:sz="0" w:space="0" w:color="auto"/>
                  </w:divBdr>
                </w:div>
                <w:div w:id="914239418">
                  <w:marLeft w:val="640"/>
                  <w:marRight w:val="0"/>
                  <w:marTop w:val="0"/>
                  <w:marBottom w:val="0"/>
                  <w:divBdr>
                    <w:top w:val="none" w:sz="0" w:space="0" w:color="auto"/>
                    <w:left w:val="none" w:sz="0" w:space="0" w:color="auto"/>
                    <w:bottom w:val="none" w:sz="0" w:space="0" w:color="auto"/>
                    <w:right w:val="none" w:sz="0" w:space="0" w:color="auto"/>
                  </w:divBdr>
                </w:div>
                <w:div w:id="961692128">
                  <w:marLeft w:val="640"/>
                  <w:marRight w:val="0"/>
                  <w:marTop w:val="0"/>
                  <w:marBottom w:val="0"/>
                  <w:divBdr>
                    <w:top w:val="none" w:sz="0" w:space="0" w:color="auto"/>
                    <w:left w:val="none" w:sz="0" w:space="0" w:color="auto"/>
                    <w:bottom w:val="none" w:sz="0" w:space="0" w:color="auto"/>
                    <w:right w:val="none" w:sz="0" w:space="0" w:color="auto"/>
                  </w:divBdr>
                </w:div>
                <w:div w:id="977763217">
                  <w:marLeft w:val="640"/>
                  <w:marRight w:val="0"/>
                  <w:marTop w:val="0"/>
                  <w:marBottom w:val="0"/>
                  <w:divBdr>
                    <w:top w:val="none" w:sz="0" w:space="0" w:color="auto"/>
                    <w:left w:val="none" w:sz="0" w:space="0" w:color="auto"/>
                    <w:bottom w:val="none" w:sz="0" w:space="0" w:color="auto"/>
                    <w:right w:val="none" w:sz="0" w:space="0" w:color="auto"/>
                  </w:divBdr>
                </w:div>
                <w:div w:id="1083333326">
                  <w:marLeft w:val="640"/>
                  <w:marRight w:val="0"/>
                  <w:marTop w:val="0"/>
                  <w:marBottom w:val="0"/>
                  <w:divBdr>
                    <w:top w:val="none" w:sz="0" w:space="0" w:color="auto"/>
                    <w:left w:val="none" w:sz="0" w:space="0" w:color="auto"/>
                    <w:bottom w:val="none" w:sz="0" w:space="0" w:color="auto"/>
                    <w:right w:val="none" w:sz="0" w:space="0" w:color="auto"/>
                  </w:divBdr>
                </w:div>
                <w:div w:id="1083798377">
                  <w:marLeft w:val="640"/>
                  <w:marRight w:val="0"/>
                  <w:marTop w:val="0"/>
                  <w:marBottom w:val="0"/>
                  <w:divBdr>
                    <w:top w:val="none" w:sz="0" w:space="0" w:color="auto"/>
                    <w:left w:val="none" w:sz="0" w:space="0" w:color="auto"/>
                    <w:bottom w:val="none" w:sz="0" w:space="0" w:color="auto"/>
                    <w:right w:val="none" w:sz="0" w:space="0" w:color="auto"/>
                  </w:divBdr>
                </w:div>
                <w:div w:id="1102840745">
                  <w:marLeft w:val="640"/>
                  <w:marRight w:val="0"/>
                  <w:marTop w:val="0"/>
                  <w:marBottom w:val="0"/>
                  <w:divBdr>
                    <w:top w:val="none" w:sz="0" w:space="0" w:color="auto"/>
                    <w:left w:val="none" w:sz="0" w:space="0" w:color="auto"/>
                    <w:bottom w:val="none" w:sz="0" w:space="0" w:color="auto"/>
                    <w:right w:val="none" w:sz="0" w:space="0" w:color="auto"/>
                  </w:divBdr>
                </w:div>
                <w:div w:id="1167793104">
                  <w:marLeft w:val="640"/>
                  <w:marRight w:val="0"/>
                  <w:marTop w:val="0"/>
                  <w:marBottom w:val="0"/>
                  <w:divBdr>
                    <w:top w:val="none" w:sz="0" w:space="0" w:color="auto"/>
                    <w:left w:val="none" w:sz="0" w:space="0" w:color="auto"/>
                    <w:bottom w:val="none" w:sz="0" w:space="0" w:color="auto"/>
                    <w:right w:val="none" w:sz="0" w:space="0" w:color="auto"/>
                  </w:divBdr>
                </w:div>
                <w:div w:id="1186408777">
                  <w:marLeft w:val="640"/>
                  <w:marRight w:val="0"/>
                  <w:marTop w:val="0"/>
                  <w:marBottom w:val="0"/>
                  <w:divBdr>
                    <w:top w:val="none" w:sz="0" w:space="0" w:color="auto"/>
                    <w:left w:val="none" w:sz="0" w:space="0" w:color="auto"/>
                    <w:bottom w:val="none" w:sz="0" w:space="0" w:color="auto"/>
                    <w:right w:val="none" w:sz="0" w:space="0" w:color="auto"/>
                  </w:divBdr>
                </w:div>
                <w:div w:id="1204630954">
                  <w:marLeft w:val="640"/>
                  <w:marRight w:val="0"/>
                  <w:marTop w:val="0"/>
                  <w:marBottom w:val="0"/>
                  <w:divBdr>
                    <w:top w:val="none" w:sz="0" w:space="0" w:color="auto"/>
                    <w:left w:val="none" w:sz="0" w:space="0" w:color="auto"/>
                    <w:bottom w:val="none" w:sz="0" w:space="0" w:color="auto"/>
                    <w:right w:val="none" w:sz="0" w:space="0" w:color="auto"/>
                  </w:divBdr>
                </w:div>
                <w:div w:id="1219508466">
                  <w:marLeft w:val="640"/>
                  <w:marRight w:val="0"/>
                  <w:marTop w:val="0"/>
                  <w:marBottom w:val="0"/>
                  <w:divBdr>
                    <w:top w:val="none" w:sz="0" w:space="0" w:color="auto"/>
                    <w:left w:val="none" w:sz="0" w:space="0" w:color="auto"/>
                    <w:bottom w:val="none" w:sz="0" w:space="0" w:color="auto"/>
                    <w:right w:val="none" w:sz="0" w:space="0" w:color="auto"/>
                  </w:divBdr>
                </w:div>
                <w:div w:id="1248345397">
                  <w:marLeft w:val="640"/>
                  <w:marRight w:val="0"/>
                  <w:marTop w:val="0"/>
                  <w:marBottom w:val="0"/>
                  <w:divBdr>
                    <w:top w:val="none" w:sz="0" w:space="0" w:color="auto"/>
                    <w:left w:val="none" w:sz="0" w:space="0" w:color="auto"/>
                    <w:bottom w:val="none" w:sz="0" w:space="0" w:color="auto"/>
                    <w:right w:val="none" w:sz="0" w:space="0" w:color="auto"/>
                  </w:divBdr>
                </w:div>
                <w:div w:id="1275090773">
                  <w:marLeft w:val="640"/>
                  <w:marRight w:val="0"/>
                  <w:marTop w:val="0"/>
                  <w:marBottom w:val="0"/>
                  <w:divBdr>
                    <w:top w:val="none" w:sz="0" w:space="0" w:color="auto"/>
                    <w:left w:val="none" w:sz="0" w:space="0" w:color="auto"/>
                    <w:bottom w:val="none" w:sz="0" w:space="0" w:color="auto"/>
                    <w:right w:val="none" w:sz="0" w:space="0" w:color="auto"/>
                  </w:divBdr>
                </w:div>
                <w:div w:id="1369449047">
                  <w:marLeft w:val="640"/>
                  <w:marRight w:val="0"/>
                  <w:marTop w:val="0"/>
                  <w:marBottom w:val="0"/>
                  <w:divBdr>
                    <w:top w:val="none" w:sz="0" w:space="0" w:color="auto"/>
                    <w:left w:val="none" w:sz="0" w:space="0" w:color="auto"/>
                    <w:bottom w:val="none" w:sz="0" w:space="0" w:color="auto"/>
                    <w:right w:val="none" w:sz="0" w:space="0" w:color="auto"/>
                  </w:divBdr>
                </w:div>
                <w:div w:id="1373387958">
                  <w:marLeft w:val="640"/>
                  <w:marRight w:val="0"/>
                  <w:marTop w:val="0"/>
                  <w:marBottom w:val="0"/>
                  <w:divBdr>
                    <w:top w:val="none" w:sz="0" w:space="0" w:color="auto"/>
                    <w:left w:val="none" w:sz="0" w:space="0" w:color="auto"/>
                    <w:bottom w:val="none" w:sz="0" w:space="0" w:color="auto"/>
                    <w:right w:val="none" w:sz="0" w:space="0" w:color="auto"/>
                  </w:divBdr>
                </w:div>
                <w:div w:id="1374110144">
                  <w:marLeft w:val="640"/>
                  <w:marRight w:val="0"/>
                  <w:marTop w:val="0"/>
                  <w:marBottom w:val="0"/>
                  <w:divBdr>
                    <w:top w:val="none" w:sz="0" w:space="0" w:color="auto"/>
                    <w:left w:val="none" w:sz="0" w:space="0" w:color="auto"/>
                    <w:bottom w:val="none" w:sz="0" w:space="0" w:color="auto"/>
                    <w:right w:val="none" w:sz="0" w:space="0" w:color="auto"/>
                  </w:divBdr>
                </w:div>
                <w:div w:id="1391272243">
                  <w:marLeft w:val="640"/>
                  <w:marRight w:val="0"/>
                  <w:marTop w:val="0"/>
                  <w:marBottom w:val="0"/>
                  <w:divBdr>
                    <w:top w:val="none" w:sz="0" w:space="0" w:color="auto"/>
                    <w:left w:val="none" w:sz="0" w:space="0" w:color="auto"/>
                    <w:bottom w:val="none" w:sz="0" w:space="0" w:color="auto"/>
                    <w:right w:val="none" w:sz="0" w:space="0" w:color="auto"/>
                  </w:divBdr>
                </w:div>
                <w:div w:id="1472400827">
                  <w:marLeft w:val="640"/>
                  <w:marRight w:val="0"/>
                  <w:marTop w:val="0"/>
                  <w:marBottom w:val="0"/>
                  <w:divBdr>
                    <w:top w:val="none" w:sz="0" w:space="0" w:color="auto"/>
                    <w:left w:val="none" w:sz="0" w:space="0" w:color="auto"/>
                    <w:bottom w:val="none" w:sz="0" w:space="0" w:color="auto"/>
                    <w:right w:val="none" w:sz="0" w:space="0" w:color="auto"/>
                  </w:divBdr>
                </w:div>
                <w:div w:id="1485968181">
                  <w:marLeft w:val="640"/>
                  <w:marRight w:val="0"/>
                  <w:marTop w:val="0"/>
                  <w:marBottom w:val="0"/>
                  <w:divBdr>
                    <w:top w:val="none" w:sz="0" w:space="0" w:color="auto"/>
                    <w:left w:val="none" w:sz="0" w:space="0" w:color="auto"/>
                    <w:bottom w:val="none" w:sz="0" w:space="0" w:color="auto"/>
                    <w:right w:val="none" w:sz="0" w:space="0" w:color="auto"/>
                  </w:divBdr>
                </w:div>
                <w:div w:id="1516726361">
                  <w:marLeft w:val="640"/>
                  <w:marRight w:val="0"/>
                  <w:marTop w:val="0"/>
                  <w:marBottom w:val="0"/>
                  <w:divBdr>
                    <w:top w:val="none" w:sz="0" w:space="0" w:color="auto"/>
                    <w:left w:val="none" w:sz="0" w:space="0" w:color="auto"/>
                    <w:bottom w:val="none" w:sz="0" w:space="0" w:color="auto"/>
                    <w:right w:val="none" w:sz="0" w:space="0" w:color="auto"/>
                  </w:divBdr>
                </w:div>
                <w:div w:id="1517234400">
                  <w:marLeft w:val="640"/>
                  <w:marRight w:val="0"/>
                  <w:marTop w:val="0"/>
                  <w:marBottom w:val="0"/>
                  <w:divBdr>
                    <w:top w:val="none" w:sz="0" w:space="0" w:color="auto"/>
                    <w:left w:val="none" w:sz="0" w:space="0" w:color="auto"/>
                    <w:bottom w:val="none" w:sz="0" w:space="0" w:color="auto"/>
                    <w:right w:val="none" w:sz="0" w:space="0" w:color="auto"/>
                  </w:divBdr>
                </w:div>
                <w:div w:id="1519076088">
                  <w:marLeft w:val="640"/>
                  <w:marRight w:val="0"/>
                  <w:marTop w:val="0"/>
                  <w:marBottom w:val="0"/>
                  <w:divBdr>
                    <w:top w:val="none" w:sz="0" w:space="0" w:color="auto"/>
                    <w:left w:val="none" w:sz="0" w:space="0" w:color="auto"/>
                    <w:bottom w:val="none" w:sz="0" w:space="0" w:color="auto"/>
                    <w:right w:val="none" w:sz="0" w:space="0" w:color="auto"/>
                  </w:divBdr>
                </w:div>
                <w:div w:id="1522862526">
                  <w:marLeft w:val="640"/>
                  <w:marRight w:val="0"/>
                  <w:marTop w:val="0"/>
                  <w:marBottom w:val="0"/>
                  <w:divBdr>
                    <w:top w:val="none" w:sz="0" w:space="0" w:color="auto"/>
                    <w:left w:val="none" w:sz="0" w:space="0" w:color="auto"/>
                    <w:bottom w:val="none" w:sz="0" w:space="0" w:color="auto"/>
                    <w:right w:val="none" w:sz="0" w:space="0" w:color="auto"/>
                  </w:divBdr>
                </w:div>
                <w:div w:id="1541939903">
                  <w:marLeft w:val="640"/>
                  <w:marRight w:val="0"/>
                  <w:marTop w:val="0"/>
                  <w:marBottom w:val="0"/>
                  <w:divBdr>
                    <w:top w:val="none" w:sz="0" w:space="0" w:color="auto"/>
                    <w:left w:val="none" w:sz="0" w:space="0" w:color="auto"/>
                    <w:bottom w:val="none" w:sz="0" w:space="0" w:color="auto"/>
                    <w:right w:val="none" w:sz="0" w:space="0" w:color="auto"/>
                  </w:divBdr>
                </w:div>
                <w:div w:id="1554074287">
                  <w:marLeft w:val="640"/>
                  <w:marRight w:val="0"/>
                  <w:marTop w:val="0"/>
                  <w:marBottom w:val="0"/>
                  <w:divBdr>
                    <w:top w:val="none" w:sz="0" w:space="0" w:color="auto"/>
                    <w:left w:val="none" w:sz="0" w:space="0" w:color="auto"/>
                    <w:bottom w:val="none" w:sz="0" w:space="0" w:color="auto"/>
                    <w:right w:val="none" w:sz="0" w:space="0" w:color="auto"/>
                  </w:divBdr>
                </w:div>
                <w:div w:id="1554805342">
                  <w:marLeft w:val="640"/>
                  <w:marRight w:val="0"/>
                  <w:marTop w:val="0"/>
                  <w:marBottom w:val="0"/>
                  <w:divBdr>
                    <w:top w:val="none" w:sz="0" w:space="0" w:color="auto"/>
                    <w:left w:val="none" w:sz="0" w:space="0" w:color="auto"/>
                    <w:bottom w:val="none" w:sz="0" w:space="0" w:color="auto"/>
                    <w:right w:val="none" w:sz="0" w:space="0" w:color="auto"/>
                  </w:divBdr>
                </w:div>
                <w:div w:id="1579168319">
                  <w:marLeft w:val="640"/>
                  <w:marRight w:val="0"/>
                  <w:marTop w:val="0"/>
                  <w:marBottom w:val="0"/>
                  <w:divBdr>
                    <w:top w:val="none" w:sz="0" w:space="0" w:color="auto"/>
                    <w:left w:val="none" w:sz="0" w:space="0" w:color="auto"/>
                    <w:bottom w:val="none" w:sz="0" w:space="0" w:color="auto"/>
                    <w:right w:val="none" w:sz="0" w:space="0" w:color="auto"/>
                  </w:divBdr>
                </w:div>
                <w:div w:id="1579752157">
                  <w:marLeft w:val="640"/>
                  <w:marRight w:val="0"/>
                  <w:marTop w:val="0"/>
                  <w:marBottom w:val="0"/>
                  <w:divBdr>
                    <w:top w:val="none" w:sz="0" w:space="0" w:color="auto"/>
                    <w:left w:val="none" w:sz="0" w:space="0" w:color="auto"/>
                    <w:bottom w:val="none" w:sz="0" w:space="0" w:color="auto"/>
                    <w:right w:val="none" w:sz="0" w:space="0" w:color="auto"/>
                  </w:divBdr>
                </w:div>
                <w:div w:id="1586182391">
                  <w:marLeft w:val="640"/>
                  <w:marRight w:val="0"/>
                  <w:marTop w:val="0"/>
                  <w:marBottom w:val="0"/>
                  <w:divBdr>
                    <w:top w:val="none" w:sz="0" w:space="0" w:color="auto"/>
                    <w:left w:val="none" w:sz="0" w:space="0" w:color="auto"/>
                    <w:bottom w:val="none" w:sz="0" w:space="0" w:color="auto"/>
                    <w:right w:val="none" w:sz="0" w:space="0" w:color="auto"/>
                  </w:divBdr>
                </w:div>
                <w:div w:id="1611670241">
                  <w:marLeft w:val="640"/>
                  <w:marRight w:val="0"/>
                  <w:marTop w:val="0"/>
                  <w:marBottom w:val="0"/>
                  <w:divBdr>
                    <w:top w:val="none" w:sz="0" w:space="0" w:color="auto"/>
                    <w:left w:val="none" w:sz="0" w:space="0" w:color="auto"/>
                    <w:bottom w:val="none" w:sz="0" w:space="0" w:color="auto"/>
                    <w:right w:val="none" w:sz="0" w:space="0" w:color="auto"/>
                  </w:divBdr>
                </w:div>
                <w:div w:id="1630282308">
                  <w:marLeft w:val="640"/>
                  <w:marRight w:val="0"/>
                  <w:marTop w:val="0"/>
                  <w:marBottom w:val="0"/>
                  <w:divBdr>
                    <w:top w:val="none" w:sz="0" w:space="0" w:color="auto"/>
                    <w:left w:val="none" w:sz="0" w:space="0" w:color="auto"/>
                    <w:bottom w:val="none" w:sz="0" w:space="0" w:color="auto"/>
                    <w:right w:val="none" w:sz="0" w:space="0" w:color="auto"/>
                  </w:divBdr>
                </w:div>
                <w:div w:id="1698773692">
                  <w:marLeft w:val="640"/>
                  <w:marRight w:val="0"/>
                  <w:marTop w:val="0"/>
                  <w:marBottom w:val="0"/>
                  <w:divBdr>
                    <w:top w:val="none" w:sz="0" w:space="0" w:color="auto"/>
                    <w:left w:val="none" w:sz="0" w:space="0" w:color="auto"/>
                    <w:bottom w:val="none" w:sz="0" w:space="0" w:color="auto"/>
                    <w:right w:val="none" w:sz="0" w:space="0" w:color="auto"/>
                  </w:divBdr>
                </w:div>
                <w:div w:id="1767577231">
                  <w:marLeft w:val="640"/>
                  <w:marRight w:val="0"/>
                  <w:marTop w:val="0"/>
                  <w:marBottom w:val="0"/>
                  <w:divBdr>
                    <w:top w:val="none" w:sz="0" w:space="0" w:color="auto"/>
                    <w:left w:val="none" w:sz="0" w:space="0" w:color="auto"/>
                    <w:bottom w:val="none" w:sz="0" w:space="0" w:color="auto"/>
                    <w:right w:val="none" w:sz="0" w:space="0" w:color="auto"/>
                  </w:divBdr>
                </w:div>
                <w:div w:id="1841962722">
                  <w:marLeft w:val="640"/>
                  <w:marRight w:val="0"/>
                  <w:marTop w:val="0"/>
                  <w:marBottom w:val="0"/>
                  <w:divBdr>
                    <w:top w:val="none" w:sz="0" w:space="0" w:color="auto"/>
                    <w:left w:val="none" w:sz="0" w:space="0" w:color="auto"/>
                    <w:bottom w:val="none" w:sz="0" w:space="0" w:color="auto"/>
                    <w:right w:val="none" w:sz="0" w:space="0" w:color="auto"/>
                  </w:divBdr>
                </w:div>
                <w:div w:id="1849755402">
                  <w:marLeft w:val="640"/>
                  <w:marRight w:val="0"/>
                  <w:marTop w:val="0"/>
                  <w:marBottom w:val="0"/>
                  <w:divBdr>
                    <w:top w:val="none" w:sz="0" w:space="0" w:color="auto"/>
                    <w:left w:val="none" w:sz="0" w:space="0" w:color="auto"/>
                    <w:bottom w:val="none" w:sz="0" w:space="0" w:color="auto"/>
                    <w:right w:val="none" w:sz="0" w:space="0" w:color="auto"/>
                  </w:divBdr>
                </w:div>
                <w:div w:id="1871800519">
                  <w:marLeft w:val="640"/>
                  <w:marRight w:val="0"/>
                  <w:marTop w:val="0"/>
                  <w:marBottom w:val="0"/>
                  <w:divBdr>
                    <w:top w:val="none" w:sz="0" w:space="0" w:color="auto"/>
                    <w:left w:val="none" w:sz="0" w:space="0" w:color="auto"/>
                    <w:bottom w:val="none" w:sz="0" w:space="0" w:color="auto"/>
                    <w:right w:val="none" w:sz="0" w:space="0" w:color="auto"/>
                  </w:divBdr>
                </w:div>
                <w:div w:id="2010791350">
                  <w:marLeft w:val="640"/>
                  <w:marRight w:val="0"/>
                  <w:marTop w:val="0"/>
                  <w:marBottom w:val="0"/>
                  <w:divBdr>
                    <w:top w:val="none" w:sz="0" w:space="0" w:color="auto"/>
                    <w:left w:val="none" w:sz="0" w:space="0" w:color="auto"/>
                    <w:bottom w:val="none" w:sz="0" w:space="0" w:color="auto"/>
                    <w:right w:val="none" w:sz="0" w:space="0" w:color="auto"/>
                  </w:divBdr>
                </w:div>
                <w:div w:id="2109352356">
                  <w:marLeft w:val="640"/>
                  <w:marRight w:val="0"/>
                  <w:marTop w:val="0"/>
                  <w:marBottom w:val="0"/>
                  <w:divBdr>
                    <w:top w:val="none" w:sz="0" w:space="0" w:color="auto"/>
                    <w:left w:val="none" w:sz="0" w:space="0" w:color="auto"/>
                    <w:bottom w:val="none" w:sz="0" w:space="0" w:color="auto"/>
                    <w:right w:val="none" w:sz="0" w:space="0" w:color="auto"/>
                  </w:divBdr>
                </w:div>
                <w:div w:id="2122995805">
                  <w:marLeft w:val="640"/>
                  <w:marRight w:val="0"/>
                  <w:marTop w:val="0"/>
                  <w:marBottom w:val="0"/>
                  <w:divBdr>
                    <w:top w:val="none" w:sz="0" w:space="0" w:color="auto"/>
                    <w:left w:val="none" w:sz="0" w:space="0" w:color="auto"/>
                    <w:bottom w:val="none" w:sz="0" w:space="0" w:color="auto"/>
                    <w:right w:val="none" w:sz="0" w:space="0" w:color="auto"/>
                  </w:divBdr>
                </w:div>
                <w:div w:id="2126802598">
                  <w:marLeft w:val="640"/>
                  <w:marRight w:val="0"/>
                  <w:marTop w:val="0"/>
                  <w:marBottom w:val="0"/>
                  <w:divBdr>
                    <w:top w:val="none" w:sz="0" w:space="0" w:color="auto"/>
                    <w:left w:val="none" w:sz="0" w:space="0" w:color="auto"/>
                    <w:bottom w:val="none" w:sz="0" w:space="0" w:color="auto"/>
                    <w:right w:val="none" w:sz="0" w:space="0" w:color="auto"/>
                  </w:divBdr>
                </w:div>
              </w:divsChild>
            </w:div>
            <w:div w:id="1469741638">
              <w:marLeft w:val="0"/>
              <w:marRight w:val="0"/>
              <w:marTop w:val="0"/>
              <w:marBottom w:val="0"/>
              <w:divBdr>
                <w:top w:val="none" w:sz="0" w:space="0" w:color="auto"/>
                <w:left w:val="none" w:sz="0" w:space="0" w:color="auto"/>
                <w:bottom w:val="none" w:sz="0" w:space="0" w:color="auto"/>
                <w:right w:val="none" w:sz="0" w:space="0" w:color="auto"/>
              </w:divBdr>
              <w:divsChild>
                <w:div w:id="31076614">
                  <w:marLeft w:val="640"/>
                  <w:marRight w:val="0"/>
                  <w:marTop w:val="0"/>
                  <w:marBottom w:val="0"/>
                  <w:divBdr>
                    <w:top w:val="none" w:sz="0" w:space="0" w:color="auto"/>
                    <w:left w:val="none" w:sz="0" w:space="0" w:color="auto"/>
                    <w:bottom w:val="none" w:sz="0" w:space="0" w:color="auto"/>
                    <w:right w:val="none" w:sz="0" w:space="0" w:color="auto"/>
                  </w:divBdr>
                </w:div>
                <w:div w:id="61223584">
                  <w:marLeft w:val="640"/>
                  <w:marRight w:val="0"/>
                  <w:marTop w:val="0"/>
                  <w:marBottom w:val="0"/>
                  <w:divBdr>
                    <w:top w:val="none" w:sz="0" w:space="0" w:color="auto"/>
                    <w:left w:val="none" w:sz="0" w:space="0" w:color="auto"/>
                    <w:bottom w:val="none" w:sz="0" w:space="0" w:color="auto"/>
                    <w:right w:val="none" w:sz="0" w:space="0" w:color="auto"/>
                  </w:divBdr>
                </w:div>
                <w:div w:id="84963684">
                  <w:marLeft w:val="640"/>
                  <w:marRight w:val="0"/>
                  <w:marTop w:val="0"/>
                  <w:marBottom w:val="0"/>
                  <w:divBdr>
                    <w:top w:val="none" w:sz="0" w:space="0" w:color="auto"/>
                    <w:left w:val="none" w:sz="0" w:space="0" w:color="auto"/>
                    <w:bottom w:val="none" w:sz="0" w:space="0" w:color="auto"/>
                    <w:right w:val="none" w:sz="0" w:space="0" w:color="auto"/>
                  </w:divBdr>
                </w:div>
                <w:div w:id="108166132">
                  <w:marLeft w:val="640"/>
                  <w:marRight w:val="0"/>
                  <w:marTop w:val="0"/>
                  <w:marBottom w:val="0"/>
                  <w:divBdr>
                    <w:top w:val="none" w:sz="0" w:space="0" w:color="auto"/>
                    <w:left w:val="none" w:sz="0" w:space="0" w:color="auto"/>
                    <w:bottom w:val="none" w:sz="0" w:space="0" w:color="auto"/>
                    <w:right w:val="none" w:sz="0" w:space="0" w:color="auto"/>
                  </w:divBdr>
                </w:div>
                <w:div w:id="108279075">
                  <w:marLeft w:val="640"/>
                  <w:marRight w:val="0"/>
                  <w:marTop w:val="0"/>
                  <w:marBottom w:val="0"/>
                  <w:divBdr>
                    <w:top w:val="none" w:sz="0" w:space="0" w:color="auto"/>
                    <w:left w:val="none" w:sz="0" w:space="0" w:color="auto"/>
                    <w:bottom w:val="none" w:sz="0" w:space="0" w:color="auto"/>
                    <w:right w:val="none" w:sz="0" w:space="0" w:color="auto"/>
                  </w:divBdr>
                </w:div>
                <w:div w:id="112792511">
                  <w:marLeft w:val="640"/>
                  <w:marRight w:val="0"/>
                  <w:marTop w:val="0"/>
                  <w:marBottom w:val="0"/>
                  <w:divBdr>
                    <w:top w:val="none" w:sz="0" w:space="0" w:color="auto"/>
                    <w:left w:val="none" w:sz="0" w:space="0" w:color="auto"/>
                    <w:bottom w:val="none" w:sz="0" w:space="0" w:color="auto"/>
                    <w:right w:val="none" w:sz="0" w:space="0" w:color="auto"/>
                  </w:divBdr>
                </w:div>
                <w:div w:id="130902608">
                  <w:marLeft w:val="640"/>
                  <w:marRight w:val="0"/>
                  <w:marTop w:val="0"/>
                  <w:marBottom w:val="0"/>
                  <w:divBdr>
                    <w:top w:val="none" w:sz="0" w:space="0" w:color="auto"/>
                    <w:left w:val="none" w:sz="0" w:space="0" w:color="auto"/>
                    <w:bottom w:val="none" w:sz="0" w:space="0" w:color="auto"/>
                    <w:right w:val="none" w:sz="0" w:space="0" w:color="auto"/>
                  </w:divBdr>
                </w:div>
                <w:div w:id="255401404">
                  <w:marLeft w:val="640"/>
                  <w:marRight w:val="0"/>
                  <w:marTop w:val="0"/>
                  <w:marBottom w:val="0"/>
                  <w:divBdr>
                    <w:top w:val="none" w:sz="0" w:space="0" w:color="auto"/>
                    <w:left w:val="none" w:sz="0" w:space="0" w:color="auto"/>
                    <w:bottom w:val="none" w:sz="0" w:space="0" w:color="auto"/>
                    <w:right w:val="none" w:sz="0" w:space="0" w:color="auto"/>
                  </w:divBdr>
                </w:div>
                <w:div w:id="292639458">
                  <w:marLeft w:val="640"/>
                  <w:marRight w:val="0"/>
                  <w:marTop w:val="0"/>
                  <w:marBottom w:val="0"/>
                  <w:divBdr>
                    <w:top w:val="none" w:sz="0" w:space="0" w:color="auto"/>
                    <w:left w:val="none" w:sz="0" w:space="0" w:color="auto"/>
                    <w:bottom w:val="none" w:sz="0" w:space="0" w:color="auto"/>
                    <w:right w:val="none" w:sz="0" w:space="0" w:color="auto"/>
                  </w:divBdr>
                </w:div>
                <w:div w:id="330648746">
                  <w:marLeft w:val="640"/>
                  <w:marRight w:val="0"/>
                  <w:marTop w:val="0"/>
                  <w:marBottom w:val="0"/>
                  <w:divBdr>
                    <w:top w:val="none" w:sz="0" w:space="0" w:color="auto"/>
                    <w:left w:val="none" w:sz="0" w:space="0" w:color="auto"/>
                    <w:bottom w:val="none" w:sz="0" w:space="0" w:color="auto"/>
                    <w:right w:val="none" w:sz="0" w:space="0" w:color="auto"/>
                  </w:divBdr>
                </w:div>
                <w:div w:id="385644252">
                  <w:marLeft w:val="640"/>
                  <w:marRight w:val="0"/>
                  <w:marTop w:val="0"/>
                  <w:marBottom w:val="0"/>
                  <w:divBdr>
                    <w:top w:val="none" w:sz="0" w:space="0" w:color="auto"/>
                    <w:left w:val="none" w:sz="0" w:space="0" w:color="auto"/>
                    <w:bottom w:val="none" w:sz="0" w:space="0" w:color="auto"/>
                    <w:right w:val="none" w:sz="0" w:space="0" w:color="auto"/>
                  </w:divBdr>
                </w:div>
                <w:div w:id="387922595">
                  <w:marLeft w:val="640"/>
                  <w:marRight w:val="0"/>
                  <w:marTop w:val="0"/>
                  <w:marBottom w:val="0"/>
                  <w:divBdr>
                    <w:top w:val="none" w:sz="0" w:space="0" w:color="auto"/>
                    <w:left w:val="none" w:sz="0" w:space="0" w:color="auto"/>
                    <w:bottom w:val="none" w:sz="0" w:space="0" w:color="auto"/>
                    <w:right w:val="none" w:sz="0" w:space="0" w:color="auto"/>
                  </w:divBdr>
                </w:div>
                <w:div w:id="395861823">
                  <w:marLeft w:val="640"/>
                  <w:marRight w:val="0"/>
                  <w:marTop w:val="0"/>
                  <w:marBottom w:val="0"/>
                  <w:divBdr>
                    <w:top w:val="none" w:sz="0" w:space="0" w:color="auto"/>
                    <w:left w:val="none" w:sz="0" w:space="0" w:color="auto"/>
                    <w:bottom w:val="none" w:sz="0" w:space="0" w:color="auto"/>
                    <w:right w:val="none" w:sz="0" w:space="0" w:color="auto"/>
                  </w:divBdr>
                </w:div>
                <w:div w:id="418983415">
                  <w:marLeft w:val="640"/>
                  <w:marRight w:val="0"/>
                  <w:marTop w:val="0"/>
                  <w:marBottom w:val="0"/>
                  <w:divBdr>
                    <w:top w:val="none" w:sz="0" w:space="0" w:color="auto"/>
                    <w:left w:val="none" w:sz="0" w:space="0" w:color="auto"/>
                    <w:bottom w:val="none" w:sz="0" w:space="0" w:color="auto"/>
                    <w:right w:val="none" w:sz="0" w:space="0" w:color="auto"/>
                  </w:divBdr>
                </w:div>
                <w:div w:id="466826712">
                  <w:marLeft w:val="640"/>
                  <w:marRight w:val="0"/>
                  <w:marTop w:val="0"/>
                  <w:marBottom w:val="0"/>
                  <w:divBdr>
                    <w:top w:val="none" w:sz="0" w:space="0" w:color="auto"/>
                    <w:left w:val="none" w:sz="0" w:space="0" w:color="auto"/>
                    <w:bottom w:val="none" w:sz="0" w:space="0" w:color="auto"/>
                    <w:right w:val="none" w:sz="0" w:space="0" w:color="auto"/>
                  </w:divBdr>
                </w:div>
                <w:div w:id="498008543">
                  <w:marLeft w:val="640"/>
                  <w:marRight w:val="0"/>
                  <w:marTop w:val="0"/>
                  <w:marBottom w:val="0"/>
                  <w:divBdr>
                    <w:top w:val="none" w:sz="0" w:space="0" w:color="auto"/>
                    <w:left w:val="none" w:sz="0" w:space="0" w:color="auto"/>
                    <w:bottom w:val="none" w:sz="0" w:space="0" w:color="auto"/>
                    <w:right w:val="none" w:sz="0" w:space="0" w:color="auto"/>
                  </w:divBdr>
                </w:div>
                <w:div w:id="506680179">
                  <w:marLeft w:val="640"/>
                  <w:marRight w:val="0"/>
                  <w:marTop w:val="0"/>
                  <w:marBottom w:val="0"/>
                  <w:divBdr>
                    <w:top w:val="none" w:sz="0" w:space="0" w:color="auto"/>
                    <w:left w:val="none" w:sz="0" w:space="0" w:color="auto"/>
                    <w:bottom w:val="none" w:sz="0" w:space="0" w:color="auto"/>
                    <w:right w:val="none" w:sz="0" w:space="0" w:color="auto"/>
                  </w:divBdr>
                </w:div>
                <w:div w:id="561598226">
                  <w:marLeft w:val="640"/>
                  <w:marRight w:val="0"/>
                  <w:marTop w:val="0"/>
                  <w:marBottom w:val="0"/>
                  <w:divBdr>
                    <w:top w:val="none" w:sz="0" w:space="0" w:color="auto"/>
                    <w:left w:val="none" w:sz="0" w:space="0" w:color="auto"/>
                    <w:bottom w:val="none" w:sz="0" w:space="0" w:color="auto"/>
                    <w:right w:val="none" w:sz="0" w:space="0" w:color="auto"/>
                  </w:divBdr>
                </w:div>
                <w:div w:id="599528879">
                  <w:marLeft w:val="640"/>
                  <w:marRight w:val="0"/>
                  <w:marTop w:val="0"/>
                  <w:marBottom w:val="0"/>
                  <w:divBdr>
                    <w:top w:val="none" w:sz="0" w:space="0" w:color="auto"/>
                    <w:left w:val="none" w:sz="0" w:space="0" w:color="auto"/>
                    <w:bottom w:val="none" w:sz="0" w:space="0" w:color="auto"/>
                    <w:right w:val="none" w:sz="0" w:space="0" w:color="auto"/>
                  </w:divBdr>
                </w:div>
                <w:div w:id="604577540">
                  <w:marLeft w:val="640"/>
                  <w:marRight w:val="0"/>
                  <w:marTop w:val="0"/>
                  <w:marBottom w:val="0"/>
                  <w:divBdr>
                    <w:top w:val="none" w:sz="0" w:space="0" w:color="auto"/>
                    <w:left w:val="none" w:sz="0" w:space="0" w:color="auto"/>
                    <w:bottom w:val="none" w:sz="0" w:space="0" w:color="auto"/>
                    <w:right w:val="none" w:sz="0" w:space="0" w:color="auto"/>
                  </w:divBdr>
                </w:div>
                <w:div w:id="632364710">
                  <w:marLeft w:val="640"/>
                  <w:marRight w:val="0"/>
                  <w:marTop w:val="0"/>
                  <w:marBottom w:val="0"/>
                  <w:divBdr>
                    <w:top w:val="none" w:sz="0" w:space="0" w:color="auto"/>
                    <w:left w:val="none" w:sz="0" w:space="0" w:color="auto"/>
                    <w:bottom w:val="none" w:sz="0" w:space="0" w:color="auto"/>
                    <w:right w:val="none" w:sz="0" w:space="0" w:color="auto"/>
                  </w:divBdr>
                </w:div>
                <w:div w:id="670643395">
                  <w:marLeft w:val="640"/>
                  <w:marRight w:val="0"/>
                  <w:marTop w:val="0"/>
                  <w:marBottom w:val="0"/>
                  <w:divBdr>
                    <w:top w:val="none" w:sz="0" w:space="0" w:color="auto"/>
                    <w:left w:val="none" w:sz="0" w:space="0" w:color="auto"/>
                    <w:bottom w:val="none" w:sz="0" w:space="0" w:color="auto"/>
                    <w:right w:val="none" w:sz="0" w:space="0" w:color="auto"/>
                  </w:divBdr>
                </w:div>
                <w:div w:id="706487449">
                  <w:marLeft w:val="640"/>
                  <w:marRight w:val="0"/>
                  <w:marTop w:val="0"/>
                  <w:marBottom w:val="0"/>
                  <w:divBdr>
                    <w:top w:val="none" w:sz="0" w:space="0" w:color="auto"/>
                    <w:left w:val="none" w:sz="0" w:space="0" w:color="auto"/>
                    <w:bottom w:val="none" w:sz="0" w:space="0" w:color="auto"/>
                    <w:right w:val="none" w:sz="0" w:space="0" w:color="auto"/>
                  </w:divBdr>
                </w:div>
                <w:div w:id="707296810">
                  <w:marLeft w:val="640"/>
                  <w:marRight w:val="0"/>
                  <w:marTop w:val="0"/>
                  <w:marBottom w:val="0"/>
                  <w:divBdr>
                    <w:top w:val="none" w:sz="0" w:space="0" w:color="auto"/>
                    <w:left w:val="none" w:sz="0" w:space="0" w:color="auto"/>
                    <w:bottom w:val="none" w:sz="0" w:space="0" w:color="auto"/>
                    <w:right w:val="none" w:sz="0" w:space="0" w:color="auto"/>
                  </w:divBdr>
                </w:div>
                <w:div w:id="723910882">
                  <w:marLeft w:val="640"/>
                  <w:marRight w:val="0"/>
                  <w:marTop w:val="0"/>
                  <w:marBottom w:val="0"/>
                  <w:divBdr>
                    <w:top w:val="none" w:sz="0" w:space="0" w:color="auto"/>
                    <w:left w:val="none" w:sz="0" w:space="0" w:color="auto"/>
                    <w:bottom w:val="none" w:sz="0" w:space="0" w:color="auto"/>
                    <w:right w:val="none" w:sz="0" w:space="0" w:color="auto"/>
                  </w:divBdr>
                </w:div>
                <w:div w:id="731738319">
                  <w:marLeft w:val="640"/>
                  <w:marRight w:val="0"/>
                  <w:marTop w:val="0"/>
                  <w:marBottom w:val="0"/>
                  <w:divBdr>
                    <w:top w:val="none" w:sz="0" w:space="0" w:color="auto"/>
                    <w:left w:val="none" w:sz="0" w:space="0" w:color="auto"/>
                    <w:bottom w:val="none" w:sz="0" w:space="0" w:color="auto"/>
                    <w:right w:val="none" w:sz="0" w:space="0" w:color="auto"/>
                  </w:divBdr>
                </w:div>
                <w:div w:id="776946095">
                  <w:marLeft w:val="640"/>
                  <w:marRight w:val="0"/>
                  <w:marTop w:val="0"/>
                  <w:marBottom w:val="0"/>
                  <w:divBdr>
                    <w:top w:val="none" w:sz="0" w:space="0" w:color="auto"/>
                    <w:left w:val="none" w:sz="0" w:space="0" w:color="auto"/>
                    <w:bottom w:val="none" w:sz="0" w:space="0" w:color="auto"/>
                    <w:right w:val="none" w:sz="0" w:space="0" w:color="auto"/>
                  </w:divBdr>
                </w:div>
                <w:div w:id="823594325">
                  <w:marLeft w:val="640"/>
                  <w:marRight w:val="0"/>
                  <w:marTop w:val="0"/>
                  <w:marBottom w:val="0"/>
                  <w:divBdr>
                    <w:top w:val="none" w:sz="0" w:space="0" w:color="auto"/>
                    <w:left w:val="none" w:sz="0" w:space="0" w:color="auto"/>
                    <w:bottom w:val="none" w:sz="0" w:space="0" w:color="auto"/>
                    <w:right w:val="none" w:sz="0" w:space="0" w:color="auto"/>
                  </w:divBdr>
                </w:div>
                <w:div w:id="829060683">
                  <w:marLeft w:val="640"/>
                  <w:marRight w:val="0"/>
                  <w:marTop w:val="0"/>
                  <w:marBottom w:val="0"/>
                  <w:divBdr>
                    <w:top w:val="none" w:sz="0" w:space="0" w:color="auto"/>
                    <w:left w:val="none" w:sz="0" w:space="0" w:color="auto"/>
                    <w:bottom w:val="none" w:sz="0" w:space="0" w:color="auto"/>
                    <w:right w:val="none" w:sz="0" w:space="0" w:color="auto"/>
                  </w:divBdr>
                </w:div>
                <w:div w:id="859666076">
                  <w:marLeft w:val="640"/>
                  <w:marRight w:val="0"/>
                  <w:marTop w:val="0"/>
                  <w:marBottom w:val="0"/>
                  <w:divBdr>
                    <w:top w:val="none" w:sz="0" w:space="0" w:color="auto"/>
                    <w:left w:val="none" w:sz="0" w:space="0" w:color="auto"/>
                    <w:bottom w:val="none" w:sz="0" w:space="0" w:color="auto"/>
                    <w:right w:val="none" w:sz="0" w:space="0" w:color="auto"/>
                  </w:divBdr>
                </w:div>
                <w:div w:id="963969575">
                  <w:marLeft w:val="640"/>
                  <w:marRight w:val="0"/>
                  <w:marTop w:val="0"/>
                  <w:marBottom w:val="0"/>
                  <w:divBdr>
                    <w:top w:val="none" w:sz="0" w:space="0" w:color="auto"/>
                    <w:left w:val="none" w:sz="0" w:space="0" w:color="auto"/>
                    <w:bottom w:val="none" w:sz="0" w:space="0" w:color="auto"/>
                    <w:right w:val="none" w:sz="0" w:space="0" w:color="auto"/>
                  </w:divBdr>
                </w:div>
                <w:div w:id="979768663">
                  <w:marLeft w:val="640"/>
                  <w:marRight w:val="0"/>
                  <w:marTop w:val="0"/>
                  <w:marBottom w:val="0"/>
                  <w:divBdr>
                    <w:top w:val="none" w:sz="0" w:space="0" w:color="auto"/>
                    <w:left w:val="none" w:sz="0" w:space="0" w:color="auto"/>
                    <w:bottom w:val="none" w:sz="0" w:space="0" w:color="auto"/>
                    <w:right w:val="none" w:sz="0" w:space="0" w:color="auto"/>
                  </w:divBdr>
                </w:div>
                <w:div w:id="1013728971">
                  <w:marLeft w:val="640"/>
                  <w:marRight w:val="0"/>
                  <w:marTop w:val="0"/>
                  <w:marBottom w:val="0"/>
                  <w:divBdr>
                    <w:top w:val="none" w:sz="0" w:space="0" w:color="auto"/>
                    <w:left w:val="none" w:sz="0" w:space="0" w:color="auto"/>
                    <w:bottom w:val="none" w:sz="0" w:space="0" w:color="auto"/>
                    <w:right w:val="none" w:sz="0" w:space="0" w:color="auto"/>
                  </w:divBdr>
                </w:div>
                <w:div w:id="1034306769">
                  <w:marLeft w:val="640"/>
                  <w:marRight w:val="0"/>
                  <w:marTop w:val="0"/>
                  <w:marBottom w:val="0"/>
                  <w:divBdr>
                    <w:top w:val="none" w:sz="0" w:space="0" w:color="auto"/>
                    <w:left w:val="none" w:sz="0" w:space="0" w:color="auto"/>
                    <w:bottom w:val="none" w:sz="0" w:space="0" w:color="auto"/>
                    <w:right w:val="none" w:sz="0" w:space="0" w:color="auto"/>
                  </w:divBdr>
                </w:div>
                <w:div w:id="1073360411">
                  <w:marLeft w:val="640"/>
                  <w:marRight w:val="0"/>
                  <w:marTop w:val="0"/>
                  <w:marBottom w:val="0"/>
                  <w:divBdr>
                    <w:top w:val="none" w:sz="0" w:space="0" w:color="auto"/>
                    <w:left w:val="none" w:sz="0" w:space="0" w:color="auto"/>
                    <w:bottom w:val="none" w:sz="0" w:space="0" w:color="auto"/>
                    <w:right w:val="none" w:sz="0" w:space="0" w:color="auto"/>
                  </w:divBdr>
                </w:div>
                <w:div w:id="1094211072">
                  <w:marLeft w:val="640"/>
                  <w:marRight w:val="0"/>
                  <w:marTop w:val="0"/>
                  <w:marBottom w:val="0"/>
                  <w:divBdr>
                    <w:top w:val="none" w:sz="0" w:space="0" w:color="auto"/>
                    <w:left w:val="none" w:sz="0" w:space="0" w:color="auto"/>
                    <w:bottom w:val="none" w:sz="0" w:space="0" w:color="auto"/>
                    <w:right w:val="none" w:sz="0" w:space="0" w:color="auto"/>
                  </w:divBdr>
                </w:div>
                <w:div w:id="1097597279">
                  <w:marLeft w:val="640"/>
                  <w:marRight w:val="0"/>
                  <w:marTop w:val="0"/>
                  <w:marBottom w:val="0"/>
                  <w:divBdr>
                    <w:top w:val="none" w:sz="0" w:space="0" w:color="auto"/>
                    <w:left w:val="none" w:sz="0" w:space="0" w:color="auto"/>
                    <w:bottom w:val="none" w:sz="0" w:space="0" w:color="auto"/>
                    <w:right w:val="none" w:sz="0" w:space="0" w:color="auto"/>
                  </w:divBdr>
                </w:div>
                <w:div w:id="1109351156">
                  <w:marLeft w:val="640"/>
                  <w:marRight w:val="0"/>
                  <w:marTop w:val="0"/>
                  <w:marBottom w:val="0"/>
                  <w:divBdr>
                    <w:top w:val="none" w:sz="0" w:space="0" w:color="auto"/>
                    <w:left w:val="none" w:sz="0" w:space="0" w:color="auto"/>
                    <w:bottom w:val="none" w:sz="0" w:space="0" w:color="auto"/>
                    <w:right w:val="none" w:sz="0" w:space="0" w:color="auto"/>
                  </w:divBdr>
                </w:div>
                <w:div w:id="1134717594">
                  <w:marLeft w:val="640"/>
                  <w:marRight w:val="0"/>
                  <w:marTop w:val="0"/>
                  <w:marBottom w:val="0"/>
                  <w:divBdr>
                    <w:top w:val="none" w:sz="0" w:space="0" w:color="auto"/>
                    <w:left w:val="none" w:sz="0" w:space="0" w:color="auto"/>
                    <w:bottom w:val="none" w:sz="0" w:space="0" w:color="auto"/>
                    <w:right w:val="none" w:sz="0" w:space="0" w:color="auto"/>
                  </w:divBdr>
                </w:div>
                <w:div w:id="1218515564">
                  <w:marLeft w:val="640"/>
                  <w:marRight w:val="0"/>
                  <w:marTop w:val="0"/>
                  <w:marBottom w:val="0"/>
                  <w:divBdr>
                    <w:top w:val="none" w:sz="0" w:space="0" w:color="auto"/>
                    <w:left w:val="none" w:sz="0" w:space="0" w:color="auto"/>
                    <w:bottom w:val="none" w:sz="0" w:space="0" w:color="auto"/>
                    <w:right w:val="none" w:sz="0" w:space="0" w:color="auto"/>
                  </w:divBdr>
                </w:div>
                <w:div w:id="1261178326">
                  <w:marLeft w:val="640"/>
                  <w:marRight w:val="0"/>
                  <w:marTop w:val="0"/>
                  <w:marBottom w:val="0"/>
                  <w:divBdr>
                    <w:top w:val="none" w:sz="0" w:space="0" w:color="auto"/>
                    <w:left w:val="none" w:sz="0" w:space="0" w:color="auto"/>
                    <w:bottom w:val="none" w:sz="0" w:space="0" w:color="auto"/>
                    <w:right w:val="none" w:sz="0" w:space="0" w:color="auto"/>
                  </w:divBdr>
                </w:div>
                <w:div w:id="1265772929">
                  <w:marLeft w:val="640"/>
                  <w:marRight w:val="0"/>
                  <w:marTop w:val="0"/>
                  <w:marBottom w:val="0"/>
                  <w:divBdr>
                    <w:top w:val="none" w:sz="0" w:space="0" w:color="auto"/>
                    <w:left w:val="none" w:sz="0" w:space="0" w:color="auto"/>
                    <w:bottom w:val="none" w:sz="0" w:space="0" w:color="auto"/>
                    <w:right w:val="none" w:sz="0" w:space="0" w:color="auto"/>
                  </w:divBdr>
                </w:div>
                <w:div w:id="1269116334">
                  <w:marLeft w:val="640"/>
                  <w:marRight w:val="0"/>
                  <w:marTop w:val="0"/>
                  <w:marBottom w:val="0"/>
                  <w:divBdr>
                    <w:top w:val="none" w:sz="0" w:space="0" w:color="auto"/>
                    <w:left w:val="none" w:sz="0" w:space="0" w:color="auto"/>
                    <w:bottom w:val="none" w:sz="0" w:space="0" w:color="auto"/>
                    <w:right w:val="none" w:sz="0" w:space="0" w:color="auto"/>
                  </w:divBdr>
                </w:div>
                <w:div w:id="1353260595">
                  <w:marLeft w:val="640"/>
                  <w:marRight w:val="0"/>
                  <w:marTop w:val="0"/>
                  <w:marBottom w:val="0"/>
                  <w:divBdr>
                    <w:top w:val="none" w:sz="0" w:space="0" w:color="auto"/>
                    <w:left w:val="none" w:sz="0" w:space="0" w:color="auto"/>
                    <w:bottom w:val="none" w:sz="0" w:space="0" w:color="auto"/>
                    <w:right w:val="none" w:sz="0" w:space="0" w:color="auto"/>
                  </w:divBdr>
                </w:div>
                <w:div w:id="1374773934">
                  <w:marLeft w:val="640"/>
                  <w:marRight w:val="0"/>
                  <w:marTop w:val="0"/>
                  <w:marBottom w:val="0"/>
                  <w:divBdr>
                    <w:top w:val="none" w:sz="0" w:space="0" w:color="auto"/>
                    <w:left w:val="none" w:sz="0" w:space="0" w:color="auto"/>
                    <w:bottom w:val="none" w:sz="0" w:space="0" w:color="auto"/>
                    <w:right w:val="none" w:sz="0" w:space="0" w:color="auto"/>
                  </w:divBdr>
                </w:div>
                <w:div w:id="1415660801">
                  <w:marLeft w:val="640"/>
                  <w:marRight w:val="0"/>
                  <w:marTop w:val="0"/>
                  <w:marBottom w:val="0"/>
                  <w:divBdr>
                    <w:top w:val="none" w:sz="0" w:space="0" w:color="auto"/>
                    <w:left w:val="none" w:sz="0" w:space="0" w:color="auto"/>
                    <w:bottom w:val="none" w:sz="0" w:space="0" w:color="auto"/>
                    <w:right w:val="none" w:sz="0" w:space="0" w:color="auto"/>
                  </w:divBdr>
                </w:div>
                <w:div w:id="1520116403">
                  <w:marLeft w:val="640"/>
                  <w:marRight w:val="0"/>
                  <w:marTop w:val="0"/>
                  <w:marBottom w:val="0"/>
                  <w:divBdr>
                    <w:top w:val="none" w:sz="0" w:space="0" w:color="auto"/>
                    <w:left w:val="none" w:sz="0" w:space="0" w:color="auto"/>
                    <w:bottom w:val="none" w:sz="0" w:space="0" w:color="auto"/>
                    <w:right w:val="none" w:sz="0" w:space="0" w:color="auto"/>
                  </w:divBdr>
                </w:div>
                <w:div w:id="1545290685">
                  <w:marLeft w:val="640"/>
                  <w:marRight w:val="0"/>
                  <w:marTop w:val="0"/>
                  <w:marBottom w:val="0"/>
                  <w:divBdr>
                    <w:top w:val="none" w:sz="0" w:space="0" w:color="auto"/>
                    <w:left w:val="none" w:sz="0" w:space="0" w:color="auto"/>
                    <w:bottom w:val="none" w:sz="0" w:space="0" w:color="auto"/>
                    <w:right w:val="none" w:sz="0" w:space="0" w:color="auto"/>
                  </w:divBdr>
                </w:div>
                <w:div w:id="1563560433">
                  <w:marLeft w:val="640"/>
                  <w:marRight w:val="0"/>
                  <w:marTop w:val="0"/>
                  <w:marBottom w:val="0"/>
                  <w:divBdr>
                    <w:top w:val="none" w:sz="0" w:space="0" w:color="auto"/>
                    <w:left w:val="none" w:sz="0" w:space="0" w:color="auto"/>
                    <w:bottom w:val="none" w:sz="0" w:space="0" w:color="auto"/>
                    <w:right w:val="none" w:sz="0" w:space="0" w:color="auto"/>
                  </w:divBdr>
                </w:div>
                <w:div w:id="1569875369">
                  <w:marLeft w:val="640"/>
                  <w:marRight w:val="0"/>
                  <w:marTop w:val="0"/>
                  <w:marBottom w:val="0"/>
                  <w:divBdr>
                    <w:top w:val="none" w:sz="0" w:space="0" w:color="auto"/>
                    <w:left w:val="none" w:sz="0" w:space="0" w:color="auto"/>
                    <w:bottom w:val="none" w:sz="0" w:space="0" w:color="auto"/>
                    <w:right w:val="none" w:sz="0" w:space="0" w:color="auto"/>
                  </w:divBdr>
                </w:div>
                <w:div w:id="1577982213">
                  <w:marLeft w:val="640"/>
                  <w:marRight w:val="0"/>
                  <w:marTop w:val="0"/>
                  <w:marBottom w:val="0"/>
                  <w:divBdr>
                    <w:top w:val="none" w:sz="0" w:space="0" w:color="auto"/>
                    <w:left w:val="none" w:sz="0" w:space="0" w:color="auto"/>
                    <w:bottom w:val="none" w:sz="0" w:space="0" w:color="auto"/>
                    <w:right w:val="none" w:sz="0" w:space="0" w:color="auto"/>
                  </w:divBdr>
                </w:div>
                <w:div w:id="1583101946">
                  <w:marLeft w:val="640"/>
                  <w:marRight w:val="0"/>
                  <w:marTop w:val="0"/>
                  <w:marBottom w:val="0"/>
                  <w:divBdr>
                    <w:top w:val="none" w:sz="0" w:space="0" w:color="auto"/>
                    <w:left w:val="none" w:sz="0" w:space="0" w:color="auto"/>
                    <w:bottom w:val="none" w:sz="0" w:space="0" w:color="auto"/>
                    <w:right w:val="none" w:sz="0" w:space="0" w:color="auto"/>
                  </w:divBdr>
                </w:div>
                <w:div w:id="1655983349">
                  <w:marLeft w:val="640"/>
                  <w:marRight w:val="0"/>
                  <w:marTop w:val="0"/>
                  <w:marBottom w:val="0"/>
                  <w:divBdr>
                    <w:top w:val="none" w:sz="0" w:space="0" w:color="auto"/>
                    <w:left w:val="none" w:sz="0" w:space="0" w:color="auto"/>
                    <w:bottom w:val="none" w:sz="0" w:space="0" w:color="auto"/>
                    <w:right w:val="none" w:sz="0" w:space="0" w:color="auto"/>
                  </w:divBdr>
                </w:div>
                <w:div w:id="1658148947">
                  <w:marLeft w:val="640"/>
                  <w:marRight w:val="0"/>
                  <w:marTop w:val="0"/>
                  <w:marBottom w:val="0"/>
                  <w:divBdr>
                    <w:top w:val="none" w:sz="0" w:space="0" w:color="auto"/>
                    <w:left w:val="none" w:sz="0" w:space="0" w:color="auto"/>
                    <w:bottom w:val="none" w:sz="0" w:space="0" w:color="auto"/>
                    <w:right w:val="none" w:sz="0" w:space="0" w:color="auto"/>
                  </w:divBdr>
                </w:div>
                <w:div w:id="1678966824">
                  <w:marLeft w:val="640"/>
                  <w:marRight w:val="0"/>
                  <w:marTop w:val="0"/>
                  <w:marBottom w:val="0"/>
                  <w:divBdr>
                    <w:top w:val="none" w:sz="0" w:space="0" w:color="auto"/>
                    <w:left w:val="none" w:sz="0" w:space="0" w:color="auto"/>
                    <w:bottom w:val="none" w:sz="0" w:space="0" w:color="auto"/>
                    <w:right w:val="none" w:sz="0" w:space="0" w:color="auto"/>
                  </w:divBdr>
                </w:div>
                <w:div w:id="1679886508">
                  <w:marLeft w:val="640"/>
                  <w:marRight w:val="0"/>
                  <w:marTop w:val="0"/>
                  <w:marBottom w:val="0"/>
                  <w:divBdr>
                    <w:top w:val="none" w:sz="0" w:space="0" w:color="auto"/>
                    <w:left w:val="none" w:sz="0" w:space="0" w:color="auto"/>
                    <w:bottom w:val="none" w:sz="0" w:space="0" w:color="auto"/>
                    <w:right w:val="none" w:sz="0" w:space="0" w:color="auto"/>
                  </w:divBdr>
                </w:div>
                <w:div w:id="1686666726">
                  <w:marLeft w:val="640"/>
                  <w:marRight w:val="0"/>
                  <w:marTop w:val="0"/>
                  <w:marBottom w:val="0"/>
                  <w:divBdr>
                    <w:top w:val="none" w:sz="0" w:space="0" w:color="auto"/>
                    <w:left w:val="none" w:sz="0" w:space="0" w:color="auto"/>
                    <w:bottom w:val="none" w:sz="0" w:space="0" w:color="auto"/>
                    <w:right w:val="none" w:sz="0" w:space="0" w:color="auto"/>
                  </w:divBdr>
                </w:div>
                <w:div w:id="1769078882">
                  <w:marLeft w:val="640"/>
                  <w:marRight w:val="0"/>
                  <w:marTop w:val="0"/>
                  <w:marBottom w:val="0"/>
                  <w:divBdr>
                    <w:top w:val="none" w:sz="0" w:space="0" w:color="auto"/>
                    <w:left w:val="none" w:sz="0" w:space="0" w:color="auto"/>
                    <w:bottom w:val="none" w:sz="0" w:space="0" w:color="auto"/>
                    <w:right w:val="none" w:sz="0" w:space="0" w:color="auto"/>
                  </w:divBdr>
                </w:div>
                <w:div w:id="1790929961">
                  <w:marLeft w:val="640"/>
                  <w:marRight w:val="0"/>
                  <w:marTop w:val="0"/>
                  <w:marBottom w:val="0"/>
                  <w:divBdr>
                    <w:top w:val="none" w:sz="0" w:space="0" w:color="auto"/>
                    <w:left w:val="none" w:sz="0" w:space="0" w:color="auto"/>
                    <w:bottom w:val="none" w:sz="0" w:space="0" w:color="auto"/>
                    <w:right w:val="none" w:sz="0" w:space="0" w:color="auto"/>
                  </w:divBdr>
                </w:div>
                <w:div w:id="1828782532">
                  <w:marLeft w:val="640"/>
                  <w:marRight w:val="0"/>
                  <w:marTop w:val="0"/>
                  <w:marBottom w:val="0"/>
                  <w:divBdr>
                    <w:top w:val="none" w:sz="0" w:space="0" w:color="auto"/>
                    <w:left w:val="none" w:sz="0" w:space="0" w:color="auto"/>
                    <w:bottom w:val="none" w:sz="0" w:space="0" w:color="auto"/>
                    <w:right w:val="none" w:sz="0" w:space="0" w:color="auto"/>
                  </w:divBdr>
                </w:div>
                <w:div w:id="1841194267">
                  <w:marLeft w:val="640"/>
                  <w:marRight w:val="0"/>
                  <w:marTop w:val="0"/>
                  <w:marBottom w:val="0"/>
                  <w:divBdr>
                    <w:top w:val="none" w:sz="0" w:space="0" w:color="auto"/>
                    <w:left w:val="none" w:sz="0" w:space="0" w:color="auto"/>
                    <w:bottom w:val="none" w:sz="0" w:space="0" w:color="auto"/>
                    <w:right w:val="none" w:sz="0" w:space="0" w:color="auto"/>
                  </w:divBdr>
                </w:div>
                <w:div w:id="1942181897">
                  <w:marLeft w:val="640"/>
                  <w:marRight w:val="0"/>
                  <w:marTop w:val="0"/>
                  <w:marBottom w:val="0"/>
                  <w:divBdr>
                    <w:top w:val="none" w:sz="0" w:space="0" w:color="auto"/>
                    <w:left w:val="none" w:sz="0" w:space="0" w:color="auto"/>
                    <w:bottom w:val="none" w:sz="0" w:space="0" w:color="auto"/>
                    <w:right w:val="none" w:sz="0" w:space="0" w:color="auto"/>
                  </w:divBdr>
                </w:div>
                <w:div w:id="1947540795">
                  <w:marLeft w:val="640"/>
                  <w:marRight w:val="0"/>
                  <w:marTop w:val="0"/>
                  <w:marBottom w:val="0"/>
                  <w:divBdr>
                    <w:top w:val="none" w:sz="0" w:space="0" w:color="auto"/>
                    <w:left w:val="none" w:sz="0" w:space="0" w:color="auto"/>
                    <w:bottom w:val="none" w:sz="0" w:space="0" w:color="auto"/>
                    <w:right w:val="none" w:sz="0" w:space="0" w:color="auto"/>
                  </w:divBdr>
                </w:div>
                <w:div w:id="1949190133">
                  <w:marLeft w:val="640"/>
                  <w:marRight w:val="0"/>
                  <w:marTop w:val="0"/>
                  <w:marBottom w:val="0"/>
                  <w:divBdr>
                    <w:top w:val="none" w:sz="0" w:space="0" w:color="auto"/>
                    <w:left w:val="none" w:sz="0" w:space="0" w:color="auto"/>
                    <w:bottom w:val="none" w:sz="0" w:space="0" w:color="auto"/>
                    <w:right w:val="none" w:sz="0" w:space="0" w:color="auto"/>
                  </w:divBdr>
                </w:div>
                <w:div w:id="2027949132">
                  <w:marLeft w:val="640"/>
                  <w:marRight w:val="0"/>
                  <w:marTop w:val="0"/>
                  <w:marBottom w:val="0"/>
                  <w:divBdr>
                    <w:top w:val="none" w:sz="0" w:space="0" w:color="auto"/>
                    <w:left w:val="none" w:sz="0" w:space="0" w:color="auto"/>
                    <w:bottom w:val="none" w:sz="0" w:space="0" w:color="auto"/>
                    <w:right w:val="none" w:sz="0" w:space="0" w:color="auto"/>
                  </w:divBdr>
                </w:div>
                <w:div w:id="2040007493">
                  <w:marLeft w:val="640"/>
                  <w:marRight w:val="0"/>
                  <w:marTop w:val="0"/>
                  <w:marBottom w:val="0"/>
                  <w:divBdr>
                    <w:top w:val="none" w:sz="0" w:space="0" w:color="auto"/>
                    <w:left w:val="none" w:sz="0" w:space="0" w:color="auto"/>
                    <w:bottom w:val="none" w:sz="0" w:space="0" w:color="auto"/>
                    <w:right w:val="none" w:sz="0" w:space="0" w:color="auto"/>
                  </w:divBdr>
                </w:div>
                <w:div w:id="2070111395">
                  <w:marLeft w:val="640"/>
                  <w:marRight w:val="0"/>
                  <w:marTop w:val="0"/>
                  <w:marBottom w:val="0"/>
                  <w:divBdr>
                    <w:top w:val="none" w:sz="0" w:space="0" w:color="auto"/>
                    <w:left w:val="none" w:sz="0" w:space="0" w:color="auto"/>
                    <w:bottom w:val="none" w:sz="0" w:space="0" w:color="auto"/>
                    <w:right w:val="none" w:sz="0" w:space="0" w:color="auto"/>
                  </w:divBdr>
                </w:div>
                <w:div w:id="2071269458">
                  <w:marLeft w:val="640"/>
                  <w:marRight w:val="0"/>
                  <w:marTop w:val="0"/>
                  <w:marBottom w:val="0"/>
                  <w:divBdr>
                    <w:top w:val="none" w:sz="0" w:space="0" w:color="auto"/>
                    <w:left w:val="none" w:sz="0" w:space="0" w:color="auto"/>
                    <w:bottom w:val="none" w:sz="0" w:space="0" w:color="auto"/>
                    <w:right w:val="none" w:sz="0" w:space="0" w:color="auto"/>
                  </w:divBdr>
                </w:div>
                <w:div w:id="2100372425">
                  <w:marLeft w:val="640"/>
                  <w:marRight w:val="0"/>
                  <w:marTop w:val="0"/>
                  <w:marBottom w:val="0"/>
                  <w:divBdr>
                    <w:top w:val="none" w:sz="0" w:space="0" w:color="auto"/>
                    <w:left w:val="none" w:sz="0" w:space="0" w:color="auto"/>
                    <w:bottom w:val="none" w:sz="0" w:space="0" w:color="auto"/>
                    <w:right w:val="none" w:sz="0" w:space="0" w:color="auto"/>
                  </w:divBdr>
                </w:div>
                <w:div w:id="2143883809">
                  <w:marLeft w:val="640"/>
                  <w:marRight w:val="0"/>
                  <w:marTop w:val="0"/>
                  <w:marBottom w:val="0"/>
                  <w:divBdr>
                    <w:top w:val="none" w:sz="0" w:space="0" w:color="auto"/>
                    <w:left w:val="none" w:sz="0" w:space="0" w:color="auto"/>
                    <w:bottom w:val="none" w:sz="0" w:space="0" w:color="auto"/>
                    <w:right w:val="none" w:sz="0" w:space="0" w:color="auto"/>
                  </w:divBdr>
                </w:div>
              </w:divsChild>
            </w:div>
            <w:div w:id="1470123545">
              <w:marLeft w:val="0"/>
              <w:marRight w:val="0"/>
              <w:marTop w:val="0"/>
              <w:marBottom w:val="0"/>
              <w:divBdr>
                <w:top w:val="none" w:sz="0" w:space="0" w:color="auto"/>
                <w:left w:val="none" w:sz="0" w:space="0" w:color="auto"/>
                <w:bottom w:val="none" w:sz="0" w:space="0" w:color="auto"/>
                <w:right w:val="none" w:sz="0" w:space="0" w:color="auto"/>
              </w:divBdr>
              <w:divsChild>
                <w:div w:id="40132486">
                  <w:marLeft w:val="640"/>
                  <w:marRight w:val="0"/>
                  <w:marTop w:val="0"/>
                  <w:marBottom w:val="0"/>
                  <w:divBdr>
                    <w:top w:val="none" w:sz="0" w:space="0" w:color="auto"/>
                    <w:left w:val="none" w:sz="0" w:space="0" w:color="auto"/>
                    <w:bottom w:val="none" w:sz="0" w:space="0" w:color="auto"/>
                    <w:right w:val="none" w:sz="0" w:space="0" w:color="auto"/>
                  </w:divBdr>
                </w:div>
                <w:div w:id="52898487">
                  <w:marLeft w:val="640"/>
                  <w:marRight w:val="0"/>
                  <w:marTop w:val="0"/>
                  <w:marBottom w:val="0"/>
                  <w:divBdr>
                    <w:top w:val="none" w:sz="0" w:space="0" w:color="auto"/>
                    <w:left w:val="none" w:sz="0" w:space="0" w:color="auto"/>
                    <w:bottom w:val="none" w:sz="0" w:space="0" w:color="auto"/>
                    <w:right w:val="none" w:sz="0" w:space="0" w:color="auto"/>
                  </w:divBdr>
                </w:div>
                <w:div w:id="145054357">
                  <w:marLeft w:val="640"/>
                  <w:marRight w:val="0"/>
                  <w:marTop w:val="0"/>
                  <w:marBottom w:val="0"/>
                  <w:divBdr>
                    <w:top w:val="none" w:sz="0" w:space="0" w:color="auto"/>
                    <w:left w:val="none" w:sz="0" w:space="0" w:color="auto"/>
                    <w:bottom w:val="none" w:sz="0" w:space="0" w:color="auto"/>
                    <w:right w:val="none" w:sz="0" w:space="0" w:color="auto"/>
                  </w:divBdr>
                </w:div>
                <w:div w:id="167138375">
                  <w:marLeft w:val="640"/>
                  <w:marRight w:val="0"/>
                  <w:marTop w:val="0"/>
                  <w:marBottom w:val="0"/>
                  <w:divBdr>
                    <w:top w:val="none" w:sz="0" w:space="0" w:color="auto"/>
                    <w:left w:val="none" w:sz="0" w:space="0" w:color="auto"/>
                    <w:bottom w:val="none" w:sz="0" w:space="0" w:color="auto"/>
                    <w:right w:val="none" w:sz="0" w:space="0" w:color="auto"/>
                  </w:divBdr>
                </w:div>
                <w:div w:id="208080150">
                  <w:marLeft w:val="640"/>
                  <w:marRight w:val="0"/>
                  <w:marTop w:val="0"/>
                  <w:marBottom w:val="0"/>
                  <w:divBdr>
                    <w:top w:val="none" w:sz="0" w:space="0" w:color="auto"/>
                    <w:left w:val="none" w:sz="0" w:space="0" w:color="auto"/>
                    <w:bottom w:val="none" w:sz="0" w:space="0" w:color="auto"/>
                    <w:right w:val="none" w:sz="0" w:space="0" w:color="auto"/>
                  </w:divBdr>
                </w:div>
                <w:div w:id="211422931">
                  <w:marLeft w:val="640"/>
                  <w:marRight w:val="0"/>
                  <w:marTop w:val="0"/>
                  <w:marBottom w:val="0"/>
                  <w:divBdr>
                    <w:top w:val="none" w:sz="0" w:space="0" w:color="auto"/>
                    <w:left w:val="none" w:sz="0" w:space="0" w:color="auto"/>
                    <w:bottom w:val="none" w:sz="0" w:space="0" w:color="auto"/>
                    <w:right w:val="none" w:sz="0" w:space="0" w:color="auto"/>
                  </w:divBdr>
                </w:div>
                <w:div w:id="249699901">
                  <w:marLeft w:val="640"/>
                  <w:marRight w:val="0"/>
                  <w:marTop w:val="0"/>
                  <w:marBottom w:val="0"/>
                  <w:divBdr>
                    <w:top w:val="none" w:sz="0" w:space="0" w:color="auto"/>
                    <w:left w:val="none" w:sz="0" w:space="0" w:color="auto"/>
                    <w:bottom w:val="none" w:sz="0" w:space="0" w:color="auto"/>
                    <w:right w:val="none" w:sz="0" w:space="0" w:color="auto"/>
                  </w:divBdr>
                </w:div>
                <w:div w:id="276378491">
                  <w:marLeft w:val="640"/>
                  <w:marRight w:val="0"/>
                  <w:marTop w:val="0"/>
                  <w:marBottom w:val="0"/>
                  <w:divBdr>
                    <w:top w:val="none" w:sz="0" w:space="0" w:color="auto"/>
                    <w:left w:val="none" w:sz="0" w:space="0" w:color="auto"/>
                    <w:bottom w:val="none" w:sz="0" w:space="0" w:color="auto"/>
                    <w:right w:val="none" w:sz="0" w:space="0" w:color="auto"/>
                  </w:divBdr>
                </w:div>
                <w:div w:id="285240472">
                  <w:marLeft w:val="640"/>
                  <w:marRight w:val="0"/>
                  <w:marTop w:val="0"/>
                  <w:marBottom w:val="0"/>
                  <w:divBdr>
                    <w:top w:val="none" w:sz="0" w:space="0" w:color="auto"/>
                    <w:left w:val="none" w:sz="0" w:space="0" w:color="auto"/>
                    <w:bottom w:val="none" w:sz="0" w:space="0" w:color="auto"/>
                    <w:right w:val="none" w:sz="0" w:space="0" w:color="auto"/>
                  </w:divBdr>
                </w:div>
                <w:div w:id="306400475">
                  <w:marLeft w:val="640"/>
                  <w:marRight w:val="0"/>
                  <w:marTop w:val="0"/>
                  <w:marBottom w:val="0"/>
                  <w:divBdr>
                    <w:top w:val="none" w:sz="0" w:space="0" w:color="auto"/>
                    <w:left w:val="none" w:sz="0" w:space="0" w:color="auto"/>
                    <w:bottom w:val="none" w:sz="0" w:space="0" w:color="auto"/>
                    <w:right w:val="none" w:sz="0" w:space="0" w:color="auto"/>
                  </w:divBdr>
                </w:div>
                <w:div w:id="351880214">
                  <w:marLeft w:val="640"/>
                  <w:marRight w:val="0"/>
                  <w:marTop w:val="0"/>
                  <w:marBottom w:val="0"/>
                  <w:divBdr>
                    <w:top w:val="none" w:sz="0" w:space="0" w:color="auto"/>
                    <w:left w:val="none" w:sz="0" w:space="0" w:color="auto"/>
                    <w:bottom w:val="none" w:sz="0" w:space="0" w:color="auto"/>
                    <w:right w:val="none" w:sz="0" w:space="0" w:color="auto"/>
                  </w:divBdr>
                </w:div>
                <w:div w:id="352457176">
                  <w:marLeft w:val="640"/>
                  <w:marRight w:val="0"/>
                  <w:marTop w:val="0"/>
                  <w:marBottom w:val="0"/>
                  <w:divBdr>
                    <w:top w:val="none" w:sz="0" w:space="0" w:color="auto"/>
                    <w:left w:val="none" w:sz="0" w:space="0" w:color="auto"/>
                    <w:bottom w:val="none" w:sz="0" w:space="0" w:color="auto"/>
                    <w:right w:val="none" w:sz="0" w:space="0" w:color="auto"/>
                  </w:divBdr>
                </w:div>
                <w:div w:id="352802803">
                  <w:marLeft w:val="640"/>
                  <w:marRight w:val="0"/>
                  <w:marTop w:val="0"/>
                  <w:marBottom w:val="0"/>
                  <w:divBdr>
                    <w:top w:val="none" w:sz="0" w:space="0" w:color="auto"/>
                    <w:left w:val="none" w:sz="0" w:space="0" w:color="auto"/>
                    <w:bottom w:val="none" w:sz="0" w:space="0" w:color="auto"/>
                    <w:right w:val="none" w:sz="0" w:space="0" w:color="auto"/>
                  </w:divBdr>
                </w:div>
                <w:div w:id="371535500">
                  <w:marLeft w:val="640"/>
                  <w:marRight w:val="0"/>
                  <w:marTop w:val="0"/>
                  <w:marBottom w:val="0"/>
                  <w:divBdr>
                    <w:top w:val="none" w:sz="0" w:space="0" w:color="auto"/>
                    <w:left w:val="none" w:sz="0" w:space="0" w:color="auto"/>
                    <w:bottom w:val="none" w:sz="0" w:space="0" w:color="auto"/>
                    <w:right w:val="none" w:sz="0" w:space="0" w:color="auto"/>
                  </w:divBdr>
                </w:div>
                <w:div w:id="513499092">
                  <w:marLeft w:val="640"/>
                  <w:marRight w:val="0"/>
                  <w:marTop w:val="0"/>
                  <w:marBottom w:val="0"/>
                  <w:divBdr>
                    <w:top w:val="none" w:sz="0" w:space="0" w:color="auto"/>
                    <w:left w:val="none" w:sz="0" w:space="0" w:color="auto"/>
                    <w:bottom w:val="none" w:sz="0" w:space="0" w:color="auto"/>
                    <w:right w:val="none" w:sz="0" w:space="0" w:color="auto"/>
                  </w:divBdr>
                </w:div>
                <w:div w:id="529728549">
                  <w:marLeft w:val="640"/>
                  <w:marRight w:val="0"/>
                  <w:marTop w:val="0"/>
                  <w:marBottom w:val="0"/>
                  <w:divBdr>
                    <w:top w:val="none" w:sz="0" w:space="0" w:color="auto"/>
                    <w:left w:val="none" w:sz="0" w:space="0" w:color="auto"/>
                    <w:bottom w:val="none" w:sz="0" w:space="0" w:color="auto"/>
                    <w:right w:val="none" w:sz="0" w:space="0" w:color="auto"/>
                  </w:divBdr>
                </w:div>
                <w:div w:id="547422388">
                  <w:marLeft w:val="640"/>
                  <w:marRight w:val="0"/>
                  <w:marTop w:val="0"/>
                  <w:marBottom w:val="0"/>
                  <w:divBdr>
                    <w:top w:val="none" w:sz="0" w:space="0" w:color="auto"/>
                    <w:left w:val="none" w:sz="0" w:space="0" w:color="auto"/>
                    <w:bottom w:val="none" w:sz="0" w:space="0" w:color="auto"/>
                    <w:right w:val="none" w:sz="0" w:space="0" w:color="auto"/>
                  </w:divBdr>
                </w:div>
                <w:div w:id="559902195">
                  <w:marLeft w:val="640"/>
                  <w:marRight w:val="0"/>
                  <w:marTop w:val="0"/>
                  <w:marBottom w:val="0"/>
                  <w:divBdr>
                    <w:top w:val="none" w:sz="0" w:space="0" w:color="auto"/>
                    <w:left w:val="none" w:sz="0" w:space="0" w:color="auto"/>
                    <w:bottom w:val="none" w:sz="0" w:space="0" w:color="auto"/>
                    <w:right w:val="none" w:sz="0" w:space="0" w:color="auto"/>
                  </w:divBdr>
                </w:div>
                <w:div w:id="559946038">
                  <w:marLeft w:val="640"/>
                  <w:marRight w:val="0"/>
                  <w:marTop w:val="0"/>
                  <w:marBottom w:val="0"/>
                  <w:divBdr>
                    <w:top w:val="none" w:sz="0" w:space="0" w:color="auto"/>
                    <w:left w:val="none" w:sz="0" w:space="0" w:color="auto"/>
                    <w:bottom w:val="none" w:sz="0" w:space="0" w:color="auto"/>
                    <w:right w:val="none" w:sz="0" w:space="0" w:color="auto"/>
                  </w:divBdr>
                </w:div>
                <w:div w:id="580872325">
                  <w:marLeft w:val="640"/>
                  <w:marRight w:val="0"/>
                  <w:marTop w:val="0"/>
                  <w:marBottom w:val="0"/>
                  <w:divBdr>
                    <w:top w:val="none" w:sz="0" w:space="0" w:color="auto"/>
                    <w:left w:val="none" w:sz="0" w:space="0" w:color="auto"/>
                    <w:bottom w:val="none" w:sz="0" w:space="0" w:color="auto"/>
                    <w:right w:val="none" w:sz="0" w:space="0" w:color="auto"/>
                  </w:divBdr>
                </w:div>
                <w:div w:id="588006155">
                  <w:marLeft w:val="640"/>
                  <w:marRight w:val="0"/>
                  <w:marTop w:val="0"/>
                  <w:marBottom w:val="0"/>
                  <w:divBdr>
                    <w:top w:val="none" w:sz="0" w:space="0" w:color="auto"/>
                    <w:left w:val="none" w:sz="0" w:space="0" w:color="auto"/>
                    <w:bottom w:val="none" w:sz="0" w:space="0" w:color="auto"/>
                    <w:right w:val="none" w:sz="0" w:space="0" w:color="auto"/>
                  </w:divBdr>
                </w:div>
                <w:div w:id="609975599">
                  <w:marLeft w:val="640"/>
                  <w:marRight w:val="0"/>
                  <w:marTop w:val="0"/>
                  <w:marBottom w:val="0"/>
                  <w:divBdr>
                    <w:top w:val="none" w:sz="0" w:space="0" w:color="auto"/>
                    <w:left w:val="none" w:sz="0" w:space="0" w:color="auto"/>
                    <w:bottom w:val="none" w:sz="0" w:space="0" w:color="auto"/>
                    <w:right w:val="none" w:sz="0" w:space="0" w:color="auto"/>
                  </w:divBdr>
                </w:div>
                <w:div w:id="613177430">
                  <w:marLeft w:val="640"/>
                  <w:marRight w:val="0"/>
                  <w:marTop w:val="0"/>
                  <w:marBottom w:val="0"/>
                  <w:divBdr>
                    <w:top w:val="none" w:sz="0" w:space="0" w:color="auto"/>
                    <w:left w:val="none" w:sz="0" w:space="0" w:color="auto"/>
                    <w:bottom w:val="none" w:sz="0" w:space="0" w:color="auto"/>
                    <w:right w:val="none" w:sz="0" w:space="0" w:color="auto"/>
                  </w:divBdr>
                </w:div>
                <w:div w:id="652487490">
                  <w:marLeft w:val="640"/>
                  <w:marRight w:val="0"/>
                  <w:marTop w:val="0"/>
                  <w:marBottom w:val="0"/>
                  <w:divBdr>
                    <w:top w:val="none" w:sz="0" w:space="0" w:color="auto"/>
                    <w:left w:val="none" w:sz="0" w:space="0" w:color="auto"/>
                    <w:bottom w:val="none" w:sz="0" w:space="0" w:color="auto"/>
                    <w:right w:val="none" w:sz="0" w:space="0" w:color="auto"/>
                  </w:divBdr>
                </w:div>
                <w:div w:id="653871169">
                  <w:marLeft w:val="640"/>
                  <w:marRight w:val="0"/>
                  <w:marTop w:val="0"/>
                  <w:marBottom w:val="0"/>
                  <w:divBdr>
                    <w:top w:val="none" w:sz="0" w:space="0" w:color="auto"/>
                    <w:left w:val="none" w:sz="0" w:space="0" w:color="auto"/>
                    <w:bottom w:val="none" w:sz="0" w:space="0" w:color="auto"/>
                    <w:right w:val="none" w:sz="0" w:space="0" w:color="auto"/>
                  </w:divBdr>
                </w:div>
                <w:div w:id="700470401">
                  <w:marLeft w:val="640"/>
                  <w:marRight w:val="0"/>
                  <w:marTop w:val="0"/>
                  <w:marBottom w:val="0"/>
                  <w:divBdr>
                    <w:top w:val="none" w:sz="0" w:space="0" w:color="auto"/>
                    <w:left w:val="none" w:sz="0" w:space="0" w:color="auto"/>
                    <w:bottom w:val="none" w:sz="0" w:space="0" w:color="auto"/>
                    <w:right w:val="none" w:sz="0" w:space="0" w:color="auto"/>
                  </w:divBdr>
                </w:div>
                <w:div w:id="707411942">
                  <w:marLeft w:val="640"/>
                  <w:marRight w:val="0"/>
                  <w:marTop w:val="0"/>
                  <w:marBottom w:val="0"/>
                  <w:divBdr>
                    <w:top w:val="none" w:sz="0" w:space="0" w:color="auto"/>
                    <w:left w:val="none" w:sz="0" w:space="0" w:color="auto"/>
                    <w:bottom w:val="none" w:sz="0" w:space="0" w:color="auto"/>
                    <w:right w:val="none" w:sz="0" w:space="0" w:color="auto"/>
                  </w:divBdr>
                </w:div>
                <w:div w:id="739475130">
                  <w:marLeft w:val="640"/>
                  <w:marRight w:val="0"/>
                  <w:marTop w:val="0"/>
                  <w:marBottom w:val="0"/>
                  <w:divBdr>
                    <w:top w:val="none" w:sz="0" w:space="0" w:color="auto"/>
                    <w:left w:val="none" w:sz="0" w:space="0" w:color="auto"/>
                    <w:bottom w:val="none" w:sz="0" w:space="0" w:color="auto"/>
                    <w:right w:val="none" w:sz="0" w:space="0" w:color="auto"/>
                  </w:divBdr>
                </w:div>
                <w:div w:id="754786396">
                  <w:marLeft w:val="640"/>
                  <w:marRight w:val="0"/>
                  <w:marTop w:val="0"/>
                  <w:marBottom w:val="0"/>
                  <w:divBdr>
                    <w:top w:val="none" w:sz="0" w:space="0" w:color="auto"/>
                    <w:left w:val="none" w:sz="0" w:space="0" w:color="auto"/>
                    <w:bottom w:val="none" w:sz="0" w:space="0" w:color="auto"/>
                    <w:right w:val="none" w:sz="0" w:space="0" w:color="auto"/>
                  </w:divBdr>
                </w:div>
                <w:div w:id="777025733">
                  <w:marLeft w:val="640"/>
                  <w:marRight w:val="0"/>
                  <w:marTop w:val="0"/>
                  <w:marBottom w:val="0"/>
                  <w:divBdr>
                    <w:top w:val="none" w:sz="0" w:space="0" w:color="auto"/>
                    <w:left w:val="none" w:sz="0" w:space="0" w:color="auto"/>
                    <w:bottom w:val="none" w:sz="0" w:space="0" w:color="auto"/>
                    <w:right w:val="none" w:sz="0" w:space="0" w:color="auto"/>
                  </w:divBdr>
                </w:div>
                <w:div w:id="872423218">
                  <w:marLeft w:val="640"/>
                  <w:marRight w:val="0"/>
                  <w:marTop w:val="0"/>
                  <w:marBottom w:val="0"/>
                  <w:divBdr>
                    <w:top w:val="none" w:sz="0" w:space="0" w:color="auto"/>
                    <w:left w:val="none" w:sz="0" w:space="0" w:color="auto"/>
                    <w:bottom w:val="none" w:sz="0" w:space="0" w:color="auto"/>
                    <w:right w:val="none" w:sz="0" w:space="0" w:color="auto"/>
                  </w:divBdr>
                </w:div>
                <w:div w:id="920409723">
                  <w:marLeft w:val="640"/>
                  <w:marRight w:val="0"/>
                  <w:marTop w:val="0"/>
                  <w:marBottom w:val="0"/>
                  <w:divBdr>
                    <w:top w:val="none" w:sz="0" w:space="0" w:color="auto"/>
                    <w:left w:val="none" w:sz="0" w:space="0" w:color="auto"/>
                    <w:bottom w:val="none" w:sz="0" w:space="0" w:color="auto"/>
                    <w:right w:val="none" w:sz="0" w:space="0" w:color="auto"/>
                  </w:divBdr>
                </w:div>
                <w:div w:id="925768734">
                  <w:marLeft w:val="640"/>
                  <w:marRight w:val="0"/>
                  <w:marTop w:val="0"/>
                  <w:marBottom w:val="0"/>
                  <w:divBdr>
                    <w:top w:val="none" w:sz="0" w:space="0" w:color="auto"/>
                    <w:left w:val="none" w:sz="0" w:space="0" w:color="auto"/>
                    <w:bottom w:val="none" w:sz="0" w:space="0" w:color="auto"/>
                    <w:right w:val="none" w:sz="0" w:space="0" w:color="auto"/>
                  </w:divBdr>
                </w:div>
                <w:div w:id="947083584">
                  <w:marLeft w:val="640"/>
                  <w:marRight w:val="0"/>
                  <w:marTop w:val="0"/>
                  <w:marBottom w:val="0"/>
                  <w:divBdr>
                    <w:top w:val="none" w:sz="0" w:space="0" w:color="auto"/>
                    <w:left w:val="none" w:sz="0" w:space="0" w:color="auto"/>
                    <w:bottom w:val="none" w:sz="0" w:space="0" w:color="auto"/>
                    <w:right w:val="none" w:sz="0" w:space="0" w:color="auto"/>
                  </w:divBdr>
                </w:div>
                <w:div w:id="1002511992">
                  <w:marLeft w:val="640"/>
                  <w:marRight w:val="0"/>
                  <w:marTop w:val="0"/>
                  <w:marBottom w:val="0"/>
                  <w:divBdr>
                    <w:top w:val="none" w:sz="0" w:space="0" w:color="auto"/>
                    <w:left w:val="none" w:sz="0" w:space="0" w:color="auto"/>
                    <w:bottom w:val="none" w:sz="0" w:space="0" w:color="auto"/>
                    <w:right w:val="none" w:sz="0" w:space="0" w:color="auto"/>
                  </w:divBdr>
                </w:div>
                <w:div w:id="1049770730">
                  <w:marLeft w:val="640"/>
                  <w:marRight w:val="0"/>
                  <w:marTop w:val="0"/>
                  <w:marBottom w:val="0"/>
                  <w:divBdr>
                    <w:top w:val="none" w:sz="0" w:space="0" w:color="auto"/>
                    <w:left w:val="none" w:sz="0" w:space="0" w:color="auto"/>
                    <w:bottom w:val="none" w:sz="0" w:space="0" w:color="auto"/>
                    <w:right w:val="none" w:sz="0" w:space="0" w:color="auto"/>
                  </w:divBdr>
                </w:div>
                <w:div w:id="1069691081">
                  <w:marLeft w:val="640"/>
                  <w:marRight w:val="0"/>
                  <w:marTop w:val="0"/>
                  <w:marBottom w:val="0"/>
                  <w:divBdr>
                    <w:top w:val="none" w:sz="0" w:space="0" w:color="auto"/>
                    <w:left w:val="none" w:sz="0" w:space="0" w:color="auto"/>
                    <w:bottom w:val="none" w:sz="0" w:space="0" w:color="auto"/>
                    <w:right w:val="none" w:sz="0" w:space="0" w:color="auto"/>
                  </w:divBdr>
                </w:div>
                <w:div w:id="1074399660">
                  <w:marLeft w:val="640"/>
                  <w:marRight w:val="0"/>
                  <w:marTop w:val="0"/>
                  <w:marBottom w:val="0"/>
                  <w:divBdr>
                    <w:top w:val="none" w:sz="0" w:space="0" w:color="auto"/>
                    <w:left w:val="none" w:sz="0" w:space="0" w:color="auto"/>
                    <w:bottom w:val="none" w:sz="0" w:space="0" w:color="auto"/>
                    <w:right w:val="none" w:sz="0" w:space="0" w:color="auto"/>
                  </w:divBdr>
                </w:div>
                <w:div w:id="1097560997">
                  <w:marLeft w:val="640"/>
                  <w:marRight w:val="0"/>
                  <w:marTop w:val="0"/>
                  <w:marBottom w:val="0"/>
                  <w:divBdr>
                    <w:top w:val="none" w:sz="0" w:space="0" w:color="auto"/>
                    <w:left w:val="none" w:sz="0" w:space="0" w:color="auto"/>
                    <w:bottom w:val="none" w:sz="0" w:space="0" w:color="auto"/>
                    <w:right w:val="none" w:sz="0" w:space="0" w:color="auto"/>
                  </w:divBdr>
                </w:div>
                <w:div w:id="1141456787">
                  <w:marLeft w:val="640"/>
                  <w:marRight w:val="0"/>
                  <w:marTop w:val="0"/>
                  <w:marBottom w:val="0"/>
                  <w:divBdr>
                    <w:top w:val="none" w:sz="0" w:space="0" w:color="auto"/>
                    <w:left w:val="none" w:sz="0" w:space="0" w:color="auto"/>
                    <w:bottom w:val="none" w:sz="0" w:space="0" w:color="auto"/>
                    <w:right w:val="none" w:sz="0" w:space="0" w:color="auto"/>
                  </w:divBdr>
                </w:div>
                <w:div w:id="1166744759">
                  <w:marLeft w:val="640"/>
                  <w:marRight w:val="0"/>
                  <w:marTop w:val="0"/>
                  <w:marBottom w:val="0"/>
                  <w:divBdr>
                    <w:top w:val="none" w:sz="0" w:space="0" w:color="auto"/>
                    <w:left w:val="none" w:sz="0" w:space="0" w:color="auto"/>
                    <w:bottom w:val="none" w:sz="0" w:space="0" w:color="auto"/>
                    <w:right w:val="none" w:sz="0" w:space="0" w:color="auto"/>
                  </w:divBdr>
                </w:div>
                <w:div w:id="1242645190">
                  <w:marLeft w:val="640"/>
                  <w:marRight w:val="0"/>
                  <w:marTop w:val="0"/>
                  <w:marBottom w:val="0"/>
                  <w:divBdr>
                    <w:top w:val="none" w:sz="0" w:space="0" w:color="auto"/>
                    <w:left w:val="none" w:sz="0" w:space="0" w:color="auto"/>
                    <w:bottom w:val="none" w:sz="0" w:space="0" w:color="auto"/>
                    <w:right w:val="none" w:sz="0" w:space="0" w:color="auto"/>
                  </w:divBdr>
                </w:div>
                <w:div w:id="1360550438">
                  <w:marLeft w:val="640"/>
                  <w:marRight w:val="0"/>
                  <w:marTop w:val="0"/>
                  <w:marBottom w:val="0"/>
                  <w:divBdr>
                    <w:top w:val="none" w:sz="0" w:space="0" w:color="auto"/>
                    <w:left w:val="none" w:sz="0" w:space="0" w:color="auto"/>
                    <w:bottom w:val="none" w:sz="0" w:space="0" w:color="auto"/>
                    <w:right w:val="none" w:sz="0" w:space="0" w:color="auto"/>
                  </w:divBdr>
                </w:div>
                <w:div w:id="1372608617">
                  <w:marLeft w:val="640"/>
                  <w:marRight w:val="0"/>
                  <w:marTop w:val="0"/>
                  <w:marBottom w:val="0"/>
                  <w:divBdr>
                    <w:top w:val="none" w:sz="0" w:space="0" w:color="auto"/>
                    <w:left w:val="none" w:sz="0" w:space="0" w:color="auto"/>
                    <w:bottom w:val="none" w:sz="0" w:space="0" w:color="auto"/>
                    <w:right w:val="none" w:sz="0" w:space="0" w:color="auto"/>
                  </w:divBdr>
                </w:div>
                <w:div w:id="1421756326">
                  <w:marLeft w:val="640"/>
                  <w:marRight w:val="0"/>
                  <w:marTop w:val="0"/>
                  <w:marBottom w:val="0"/>
                  <w:divBdr>
                    <w:top w:val="none" w:sz="0" w:space="0" w:color="auto"/>
                    <w:left w:val="none" w:sz="0" w:space="0" w:color="auto"/>
                    <w:bottom w:val="none" w:sz="0" w:space="0" w:color="auto"/>
                    <w:right w:val="none" w:sz="0" w:space="0" w:color="auto"/>
                  </w:divBdr>
                </w:div>
                <w:div w:id="1430194395">
                  <w:marLeft w:val="640"/>
                  <w:marRight w:val="0"/>
                  <w:marTop w:val="0"/>
                  <w:marBottom w:val="0"/>
                  <w:divBdr>
                    <w:top w:val="none" w:sz="0" w:space="0" w:color="auto"/>
                    <w:left w:val="none" w:sz="0" w:space="0" w:color="auto"/>
                    <w:bottom w:val="none" w:sz="0" w:space="0" w:color="auto"/>
                    <w:right w:val="none" w:sz="0" w:space="0" w:color="auto"/>
                  </w:divBdr>
                </w:div>
                <w:div w:id="1462573177">
                  <w:marLeft w:val="640"/>
                  <w:marRight w:val="0"/>
                  <w:marTop w:val="0"/>
                  <w:marBottom w:val="0"/>
                  <w:divBdr>
                    <w:top w:val="none" w:sz="0" w:space="0" w:color="auto"/>
                    <w:left w:val="none" w:sz="0" w:space="0" w:color="auto"/>
                    <w:bottom w:val="none" w:sz="0" w:space="0" w:color="auto"/>
                    <w:right w:val="none" w:sz="0" w:space="0" w:color="auto"/>
                  </w:divBdr>
                </w:div>
                <w:div w:id="1510291319">
                  <w:marLeft w:val="640"/>
                  <w:marRight w:val="0"/>
                  <w:marTop w:val="0"/>
                  <w:marBottom w:val="0"/>
                  <w:divBdr>
                    <w:top w:val="none" w:sz="0" w:space="0" w:color="auto"/>
                    <w:left w:val="none" w:sz="0" w:space="0" w:color="auto"/>
                    <w:bottom w:val="none" w:sz="0" w:space="0" w:color="auto"/>
                    <w:right w:val="none" w:sz="0" w:space="0" w:color="auto"/>
                  </w:divBdr>
                </w:div>
                <w:div w:id="1568567875">
                  <w:marLeft w:val="640"/>
                  <w:marRight w:val="0"/>
                  <w:marTop w:val="0"/>
                  <w:marBottom w:val="0"/>
                  <w:divBdr>
                    <w:top w:val="none" w:sz="0" w:space="0" w:color="auto"/>
                    <w:left w:val="none" w:sz="0" w:space="0" w:color="auto"/>
                    <w:bottom w:val="none" w:sz="0" w:space="0" w:color="auto"/>
                    <w:right w:val="none" w:sz="0" w:space="0" w:color="auto"/>
                  </w:divBdr>
                </w:div>
                <w:div w:id="1601258133">
                  <w:marLeft w:val="640"/>
                  <w:marRight w:val="0"/>
                  <w:marTop w:val="0"/>
                  <w:marBottom w:val="0"/>
                  <w:divBdr>
                    <w:top w:val="none" w:sz="0" w:space="0" w:color="auto"/>
                    <w:left w:val="none" w:sz="0" w:space="0" w:color="auto"/>
                    <w:bottom w:val="none" w:sz="0" w:space="0" w:color="auto"/>
                    <w:right w:val="none" w:sz="0" w:space="0" w:color="auto"/>
                  </w:divBdr>
                </w:div>
                <w:div w:id="1661730977">
                  <w:marLeft w:val="640"/>
                  <w:marRight w:val="0"/>
                  <w:marTop w:val="0"/>
                  <w:marBottom w:val="0"/>
                  <w:divBdr>
                    <w:top w:val="none" w:sz="0" w:space="0" w:color="auto"/>
                    <w:left w:val="none" w:sz="0" w:space="0" w:color="auto"/>
                    <w:bottom w:val="none" w:sz="0" w:space="0" w:color="auto"/>
                    <w:right w:val="none" w:sz="0" w:space="0" w:color="auto"/>
                  </w:divBdr>
                </w:div>
                <w:div w:id="1666274381">
                  <w:marLeft w:val="640"/>
                  <w:marRight w:val="0"/>
                  <w:marTop w:val="0"/>
                  <w:marBottom w:val="0"/>
                  <w:divBdr>
                    <w:top w:val="none" w:sz="0" w:space="0" w:color="auto"/>
                    <w:left w:val="none" w:sz="0" w:space="0" w:color="auto"/>
                    <w:bottom w:val="none" w:sz="0" w:space="0" w:color="auto"/>
                    <w:right w:val="none" w:sz="0" w:space="0" w:color="auto"/>
                  </w:divBdr>
                </w:div>
                <w:div w:id="1671637188">
                  <w:marLeft w:val="640"/>
                  <w:marRight w:val="0"/>
                  <w:marTop w:val="0"/>
                  <w:marBottom w:val="0"/>
                  <w:divBdr>
                    <w:top w:val="none" w:sz="0" w:space="0" w:color="auto"/>
                    <w:left w:val="none" w:sz="0" w:space="0" w:color="auto"/>
                    <w:bottom w:val="none" w:sz="0" w:space="0" w:color="auto"/>
                    <w:right w:val="none" w:sz="0" w:space="0" w:color="auto"/>
                  </w:divBdr>
                </w:div>
                <w:div w:id="1679964374">
                  <w:marLeft w:val="640"/>
                  <w:marRight w:val="0"/>
                  <w:marTop w:val="0"/>
                  <w:marBottom w:val="0"/>
                  <w:divBdr>
                    <w:top w:val="none" w:sz="0" w:space="0" w:color="auto"/>
                    <w:left w:val="none" w:sz="0" w:space="0" w:color="auto"/>
                    <w:bottom w:val="none" w:sz="0" w:space="0" w:color="auto"/>
                    <w:right w:val="none" w:sz="0" w:space="0" w:color="auto"/>
                  </w:divBdr>
                </w:div>
                <w:div w:id="1702171814">
                  <w:marLeft w:val="640"/>
                  <w:marRight w:val="0"/>
                  <w:marTop w:val="0"/>
                  <w:marBottom w:val="0"/>
                  <w:divBdr>
                    <w:top w:val="none" w:sz="0" w:space="0" w:color="auto"/>
                    <w:left w:val="none" w:sz="0" w:space="0" w:color="auto"/>
                    <w:bottom w:val="none" w:sz="0" w:space="0" w:color="auto"/>
                    <w:right w:val="none" w:sz="0" w:space="0" w:color="auto"/>
                  </w:divBdr>
                </w:div>
                <w:div w:id="1720015397">
                  <w:marLeft w:val="640"/>
                  <w:marRight w:val="0"/>
                  <w:marTop w:val="0"/>
                  <w:marBottom w:val="0"/>
                  <w:divBdr>
                    <w:top w:val="none" w:sz="0" w:space="0" w:color="auto"/>
                    <w:left w:val="none" w:sz="0" w:space="0" w:color="auto"/>
                    <w:bottom w:val="none" w:sz="0" w:space="0" w:color="auto"/>
                    <w:right w:val="none" w:sz="0" w:space="0" w:color="auto"/>
                  </w:divBdr>
                </w:div>
                <w:div w:id="1734960109">
                  <w:marLeft w:val="640"/>
                  <w:marRight w:val="0"/>
                  <w:marTop w:val="0"/>
                  <w:marBottom w:val="0"/>
                  <w:divBdr>
                    <w:top w:val="none" w:sz="0" w:space="0" w:color="auto"/>
                    <w:left w:val="none" w:sz="0" w:space="0" w:color="auto"/>
                    <w:bottom w:val="none" w:sz="0" w:space="0" w:color="auto"/>
                    <w:right w:val="none" w:sz="0" w:space="0" w:color="auto"/>
                  </w:divBdr>
                </w:div>
                <w:div w:id="1816726874">
                  <w:marLeft w:val="640"/>
                  <w:marRight w:val="0"/>
                  <w:marTop w:val="0"/>
                  <w:marBottom w:val="0"/>
                  <w:divBdr>
                    <w:top w:val="none" w:sz="0" w:space="0" w:color="auto"/>
                    <w:left w:val="none" w:sz="0" w:space="0" w:color="auto"/>
                    <w:bottom w:val="none" w:sz="0" w:space="0" w:color="auto"/>
                    <w:right w:val="none" w:sz="0" w:space="0" w:color="auto"/>
                  </w:divBdr>
                </w:div>
                <w:div w:id="1867139022">
                  <w:marLeft w:val="640"/>
                  <w:marRight w:val="0"/>
                  <w:marTop w:val="0"/>
                  <w:marBottom w:val="0"/>
                  <w:divBdr>
                    <w:top w:val="none" w:sz="0" w:space="0" w:color="auto"/>
                    <w:left w:val="none" w:sz="0" w:space="0" w:color="auto"/>
                    <w:bottom w:val="none" w:sz="0" w:space="0" w:color="auto"/>
                    <w:right w:val="none" w:sz="0" w:space="0" w:color="auto"/>
                  </w:divBdr>
                </w:div>
                <w:div w:id="1912765005">
                  <w:marLeft w:val="640"/>
                  <w:marRight w:val="0"/>
                  <w:marTop w:val="0"/>
                  <w:marBottom w:val="0"/>
                  <w:divBdr>
                    <w:top w:val="none" w:sz="0" w:space="0" w:color="auto"/>
                    <w:left w:val="none" w:sz="0" w:space="0" w:color="auto"/>
                    <w:bottom w:val="none" w:sz="0" w:space="0" w:color="auto"/>
                    <w:right w:val="none" w:sz="0" w:space="0" w:color="auto"/>
                  </w:divBdr>
                </w:div>
                <w:div w:id="1941837881">
                  <w:marLeft w:val="640"/>
                  <w:marRight w:val="0"/>
                  <w:marTop w:val="0"/>
                  <w:marBottom w:val="0"/>
                  <w:divBdr>
                    <w:top w:val="none" w:sz="0" w:space="0" w:color="auto"/>
                    <w:left w:val="none" w:sz="0" w:space="0" w:color="auto"/>
                    <w:bottom w:val="none" w:sz="0" w:space="0" w:color="auto"/>
                    <w:right w:val="none" w:sz="0" w:space="0" w:color="auto"/>
                  </w:divBdr>
                </w:div>
                <w:div w:id="1967391572">
                  <w:marLeft w:val="640"/>
                  <w:marRight w:val="0"/>
                  <w:marTop w:val="0"/>
                  <w:marBottom w:val="0"/>
                  <w:divBdr>
                    <w:top w:val="none" w:sz="0" w:space="0" w:color="auto"/>
                    <w:left w:val="none" w:sz="0" w:space="0" w:color="auto"/>
                    <w:bottom w:val="none" w:sz="0" w:space="0" w:color="auto"/>
                    <w:right w:val="none" w:sz="0" w:space="0" w:color="auto"/>
                  </w:divBdr>
                </w:div>
                <w:div w:id="1993560624">
                  <w:marLeft w:val="640"/>
                  <w:marRight w:val="0"/>
                  <w:marTop w:val="0"/>
                  <w:marBottom w:val="0"/>
                  <w:divBdr>
                    <w:top w:val="none" w:sz="0" w:space="0" w:color="auto"/>
                    <w:left w:val="none" w:sz="0" w:space="0" w:color="auto"/>
                    <w:bottom w:val="none" w:sz="0" w:space="0" w:color="auto"/>
                    <w:right w:val="none" w:sz="0" w:space="0" w:color="auto"/>
                  </w:divBdr>
                </w:div>
                <w:div w:id="2027827507">
                  <w:marLeft w:val="640"/>
                  <w:marRight w:val="0"/>
                  <w:marTop w:val="0"/>
                  <w:marBottom w:val="0"/>
                  <w:divBdr>
                    <w:top w:val="none" w:sz="0" w:space="0" w:color="auto"/>
                    <w:left w:val="none" w:sz="0" w:space="0" w:color="auto"/>
                    <w:bottom w:val="none" w:sz="0" w:space="0" w:color="auto"/>
                    <w:right w:val="none" w:sz="0" w:space="0" w:color="auto"/>
                  </w:divBdr>
                </w:div>
                <w:div w:id="2053840781">
                  <w:marLeft w:val="640"/>
                  <w:marRight w:val="0"/>
                  <w:marTop w:val="0"/>
                  <w:marBottom w:val="0"/>
                  <w:divBdr>
                    <w:top w:val="none" w:sz="0" w:space="0" w:color="auto"/>
                    <w:left w:val="none" w:sz="0" w:space="0" w:color="auto"/>
                    <w:bottom w:val="none" w:sz="0" w:space="0" w:color="auto"/>
                    <w:right w:val="none" w:sz="0" w:space="0" w:color="auto"/>
                  </w:divBdr>
                </w:div>
                <w:div w:id="2072382070">
                  <w:marLeft w:val="640"/>
                  <w:marRight w:val="0"/>
                  <w:marTop w:val="0"/>
                  <w:marBottom w:val="0"/>
                  <w:divBdr>
                    <w:top w:val="none" w:sz="0" w:space="0" w:color="auto"/>
                    <w:left w:val="none" w:sz="0" w:space="0" w:color="auto"/>
                    <w:bottom w:val="none" w:sz="0" w:space="0" w:color="auto"/>
                    <w:right w:val="none" w:sz="0" w:space="0" w:color="auto"/>
                  </w:divBdr>
                </w:div>
                <w:div w:id="2093040031">
                  <w:marLeft w:val="640"/>
                  <w:marRight w:val="0"/>
                  <w:marTop w:val="0"/>
                  <w:marBottom w:val="0"/>
                  <w:divBdr>
                    <w:top w:val="none" w:sz="0" w:space="0" w:color="auto"/>
                    <w:left w:val="none" w:sz="0" w:space="0" w:color="auto"/>
                    <w:bottom w:val="none" w:sz="0" w:space="0" w:color="auto"/>
                    <w:right w:val="none" w:sz="0" w:space="0" w:color="auto"/>
                  </w:divBdr>
                </w:div>
                <w:div w:id="2109764278">
                  <w:marLeft w:val="640"/>
                  <w:marRight w:val="0"/>
                  <w:marTop w:val="0"/>
                  <w:marBottom w:val="0"/>
                  <w:divBdr>
                    <w:top w:val="none" w:sz="0" w:space="0" w:color="auto"/>
                    <w:left w:val="none" w:sz="0" w:space="0" w:color="auto"/>
                    <w:bottom w:val="none" w:sz="0" w:space="0" w:color="auto"/>
                    <w:right w:val="none" w:sz="0" w:space="0" w:color="auto"/>
                  </w:divBdr>
                </w:div>
                <w:div w:id="2121797221">
                  <w:marLeft w:val="640"/>
                  <w:marRight w:val="0"/>
                  <w:marTop w:val="0"/>
                  <w:marBottom w:val="0"/>
                  <w:divBdr>
                    <w:top w:val="none" w:sz="0" w:space="0" w:color="auto"/>
                    <w:left w:val="none" w:sz="0" w:space="0" w:color="auto"/>
                    <w:bottom w:val="none" w:sz="0" w:space="0" w:color="auto"/>
                    <w:right w:val="none" w:sz="0" w:space="0" w:color="auto"/>
                  </w:divBdr>
                </w:div>
              </w:divsChild>
            </w:div>
            <w:div w:id="1488479958">
              <w:marLeft w:val="0"/>
              <w:marRight w:val="0"/>
              <w:marTop w:val="0"/>
              <w:marBottom w:val="0"/>
              <w:divBdr>
                <w:top w:val="none" w:sz="0" w:space="0" w:color="auto"/>
                <w:left w:val="none" w:sz="0" w:space="0" w:color="auto"/>
                <w:bottom w:val="none" w:sz="0" w:space="0" w:color="auto"/>
                <w:right w:val="none" w:sz="0" w:space="0" w:color="auto"/>
              </w:divBdr>
              <w:divsChild>
                <w:div w:id="1396691">
                  <w:marLeft w:val="640"/>
                  <w:marRight w:val="0"/>
                  <w:marTop w:val="0"/>
                  <w:marBottom w:val="0"/>
                  <w:divBdr>
                    <w:top w:val="none" w:sz="0" w:space="0" w:color="auto"/>
                    <w:left w:val="none" w:sz="0" w:space="0" w:color="auto"/>
                    <w:bottom w:val="none" w:sz="0" w:space="0" w:color="auto"/>
                    <w:right w:val="none" w:sz="0" w:space="0" w:color="auto"/>
                  </w:divBdr>
                </w:div>
                <w:div w:id="15931033">
                  <w:marLeft w:val="640"/>
                  <w:marRight w:val="0"/>
                  <w:marTop w:val="0"/>
                  <w:marBottom w:val="0"/>
                  <w:divBdr>
                    <w:top w:val="none" w:sz="0" w:space="0" w:color="auto"/>
                    <w:left w:val="none" w:sz="0" w:space="0" w:color="auto"/>
                    <w:bottom w:val="none" w:sz="0" w:space="0" w:color="auto"/>
                    <w:right w:val="none" w:sz="0" w:space="0" w:color="auto"/>
                  </w:divBdr>
                </w:div>
                <w:div w:id="83231264">
                  <w:marLeft w:val="640"/>
                  <w:marRight w:val="0"/>
                  <w:marTop w:val="0"/>
                  <w:marBottom w:val="0"/>
                  <w:divBdr>
                    <w:top w:val="none" w:sz="0" w:space="0" w:color="auto"/>
                    <w:left w:val="none" w:sz="0" w:space="0" w:color="auto"/>
                    <w:bottom w:val="none" w:sz="0" w:space="0" w:color="auto"/>
                    <w:right w:val="none" w:sz="0" w:space="0" w:color="auto"/>
                  </w:divBdr>
                </w:div>
                <w:div w:id="132990628">
                  <w:marLeft w:val="640"/>
                  <w:marRight w:val="0"/>
                  <w:marTop w:val="0"/>
                  <w:marBottom w:val="0"/>
                  <w:divBdr>
                    <w:top w:val="none" w:sz="0" w:space="0" w:color="auto"/>
                    <w:left w:val="none" w:sz="0" w:space="0" w:color="auto"/>
                    <w:bottom w:val="none" w:sz="0" w:space="0" w:color="auto"/>
                    <w:right w:val="none" w:sz="0" w:space="0" w:color="auto"/>
                  </w:divBdr>
                </w:div>
                <w:div w:id="134184540">
                  <w:marLeft w:val="640"/>
                  <w:marRight w:val="0"/>
                  <w:marTop w:val="0"/>
                  <w:marBottom w:val="0"/>
                  <w:divBdr>
                    <w:top w:val="none" w:sz="0" w:space="0" w:color="auto"/>
                    <w:left w:val="none" w:sz="0" w:space="0" w:color="auto"/>
                    <w:bottom w:val="none" w:sz="0" w:space="0" w:color="auto"/>
                    <w:right w:val="none" w:sz="0" w:space="0" w:color="auto"/>
                  </w:divBdr>
                </w:div>
                <w:div w:id="152375522">
                  <w:marLeft w:val="640"/>
                  <w:marRight w:val="0"/>
                  <w:marTop w:val="0"/>
                  <w:marBottom w:val="0"/>
                  <w:divBdr>
                    <w:top w:val="none" w:sz="0" w:space="0" w:color="auto"/>
                    <w:left w:val="none" w:sz="0" w:space="0" w:color="auto"/>
                    <w:bottom w:val="none" w:sz="0" w:space="0" w:color="auto"/>
                    <w:right w:val="none" w:sz="0" w:space="0" w:color="auto"/>
                  </w:divBdr>
                </w:div>
                <w:div w:id="176045440">
                  <w:marLeft w:val="640"/>
                  <w:marRight w:val="0"/>
                  <w:marTop w:val="0"/>
                  <w:marBottom w:val="0"/>
                  <w:divBdr>
                    <w:top w:val="none" w:sz="0" w:space="0" w:color="auto"/>
                    <w:left w:val="none" w:sz="0" w:space="0" w:color="auto"/>
                    <w:bottom w:val="none" w:sz="0" w:space="0" w:color="auto"/>
                    <w:right w:val="none" w:sz="0" w:space="0" w:color="auto"/>
                  </w:divBdr>
                </w:div>
                <w:div w:id="176189314">
                  <w:marLeft w:val="640"/>
                  <w:marRight w:val="0"/>
                  <w:marTop w:val="0"/>
                  <w:marBottom w:val="0"/>
                  <w:divBdr>
                    <w:top w:val="none" w:sz="0" w:space="0" w:color="auto"/>
                    <w:left w:val="none" w:sz="0" w:space="0" w:color="auto"/>
                    <w:bottom w:val="none" w:sz="0" w:space="0" w:color="auto"/>
                    <w:right w:val="none" w:sz="0" w:space="0" w:color="auto"/>
                  </w:divBdr>
                </w:div>
                <w:div w:id="177042105">
                  <w:marLeft w:val="640"/>
                  <w:marRight w:val="0"/>
                  <w:marTop w:val="0"/>
                  <w:marBottom w:val="0"/>
                  <w:divBdr>
                    <w:top w:val="none" w:sz="0" w:space="0" w:color="auto"/>
                    <w:left w:val="none" w:sz="0" w:space="0" w:color="auto"/>
                    <w:bottom w:val="none" w:sz="0" w:space="0" w:color="auto"/>
                    <w:right w:val="none" w:sz="0" w:space="0" w:color="auto"/>
                  </w:divBdr>
                </w:div>
                <w:div w:id="249126760">
                  <w:marLeft w:val="640"/>
                  <w:marRight w:val="0"/>
                  <w:marTop w:val="0"/>
                  <w:marBottom w:val="0"/>
                  <w:divBdr>
                    <w:top w:val="none" w:sz="0" w:space="0" w:color="auto"/>
                    <w:left w:val="none" w:sz="0" w:space="0" w:color="auto"/>
                    <w:bottom w:val="none" w:sz="0" w:space="0" w:color="auto"/>
                    <w:right w:val="none" w:sz="0" w:space="0" w:color="auto"/>
                  </w:divBdr>
                </w:div>
                <w:div w:id="264313105">
                  <w:marLeft w:val="640"/>
                  <w:marRight w:val="0"/>
                  <w:marTop w:val="0"/>
                  <w:marBottom w:val="0"/>
                  <w:divBdr>
                    <w:top w:val="none" w:sz="0" w:space="0" w:color="auto"/>
                    <w:left w:val="none" w:sz="0" w:space="0" w:color="auto"/>
                    <w:bottom w:val="none" w:sz="0" w:space="0" w:color="auto"/>
                    <w:right w:val="none" w:sz="0" w:space="0" w:color="auto"/>
                  </w:divBdr>
                </w:div>
                <w:div w:id="331953907">
                  <w:marLeft w:val="640"/>
                  <w:marRight w:val="0"/>
                  <w:marTop w:val="0"/>
                  <w:marBottom w:val="0"/>
                  <w:divBdr>
                    <w:top w:val="none" w:sz="0" w:space="0" w:color="auto"/>
                    <w:left w:val="none" w:sz="0" w:space="0" w:color="auto"/>
                    <w:bottom w:val="none" w:sz="0" w:space="0" w:color="auto"/>
                    <w:right w:val="none" w:sz="0" w:space="0" w:color="auto"/>
                  </w:divBdr>
                </w:div>
                <w:div w:id="332686726">
                  <w:marLeft w:val="640"/>
                  <w:marRight w:val="0"/>
                  <w:marTop w:val="0"/>
                  <w:marBottom w:val="0"/>
                  <w:divBdr>
                    <w:top w:val="none" w:sz="0" w:space="0" w:color="auto"/>
                    <w:left w:val="none" w:sz="0" w:space="0" w:color="auto"/>
                    <w:bottom w:val="none" w:sz="0" w:space="0" w:color="auto"/>
                    <w:right w:val="none" w:sz="0" w:space="0" w:color="auto"/>
                  </w:divBdr>
                </w:div>
                <w:div w:id="354119361">
                  <w:marLeft w:val="640"/>
                  <w:marRight w:val="0"/>
                  <w:marTop w:val="0"/>
                  <w:marBottom w:val="0"/>
                  <w:divBdr>
                    <w:top w:val="none" w:sz="0" w:space="0" w:color="auto"/>
                    <w:left w:val="none" w:sz="0" w:space="0" w:color="auto"/>
                    <w:bottom w:val="none" w:sz="0" w:space="0" w:color="auto"/>
                    <w:right w:val="none" w:sz="0" w:space="0" w:color="auto"/>
                  </w:divBdr>
                </w:div>
                <w:div w:id="366100643">
                  <w:marLeft w:val="640"/>
                  <w:marRight w:val="0"/>
                  <w:marTop w:val="0"/>
                  <w:marBottom w:val="0"/>
                  <w:divBdr>
                    <w:top w:val="none" w:sz="0" w:space="0" w:color="auto"/>
                    <w:left w:val="none" w:sz="0" w:space="0" w:color="auto"/>
                    <w:bottom w:val="none" w:sz="0" w:space="0" w:color="auto"/>
                    <w:right w:val="none" w:sz="0" w:space="0" w:color="auto"/>
                  </w:divBdr>
                </w:div>
                <w:div w:id="398552164">
                  <w:marLeft w:val="640"/>
                  <w:marRight w:val="0"/>
                  <w:marTop w:val="0"/>
                  <w:marBottom w:val="0"/>
                  <w:divBdr>
                    <w:top w:val="none" w:sz="0" w:space="0" w:color="auto"/>
                    <w:left w:val="none" w:sz="0" w:space="0" w:color="auto"/>
                    <w:bottom w:val="none" w:sz="0" w:space="0" w:color="auto"/>
                    <w:right w:val="none" w:sz="0" w:space="0" w:color="auto"/>
                  </w:divBdr>
                </w:div>
                <w:div w:id="409351688">
                  <w:marLeft w:val="640"/>
                  <w:marRight w:val="0"/>
                  <w:marTop w:val="0"/>
                  <w:marBottom w:val="0"/>
                  <w:divBdr>
                    <w:top w:val="none" w:sz="0" w:space="0" w:color="auto"/>
                    <w:left w:val="none" w:sz="0" w:space="0" w:color="auto"/>
                    <w:bottom w:val="none" w:sz="0" w:space="0" w:color="auto"/>
                    <w:right w:val="none" w:sz="0" w:space="0" w:color="auto"/>
                  </w:divBdr>
                </w:div>
                <w:div w:id="464741655">
                  <w:marLeft w:val="640"/>
                  <w:marRight w:val="0"/>
                  <w:marTop w:val="0"/>
                  <w:marBottom w:val="0"/>
                  <w:divBdr>
                    <w:top w:val="none" w:sz="0" w:space="0" w:color="auto"/>
                    <w:left w:val="none" w:sz="0" w:space="0" w:color="auto"/>
                    <w:bottom w:val="none" w:sz="0" w:space="0" w:color="auto"/>
                    <w:right w:val="none" w:sz="0" w:space="0" w:color="auto"/>
                  </w:divBdr>
                </w:div>
                <w:div w:id="487671784">
                  <w:marLeft w:val="640"/>
                  <w:marRight w:val="0"/>
                  <w:marTop w:val="0"/>
                  <w:marBottom w:val="0"/>
                  <w:divBdr>
                    <w:top w:val="none" w:sz="0" w:space="0" w:color="auto"/>
                    <w:left w:val="none" w:sz="0" w:space="0" w:color="auto"/>
                    <w:bottom w:val="none" w:sz="0" w:space="0" w:color="auto"/>
                    <w:right w:val="none" w:sz="0" w:space="0" w:color="auto"/>
                  </w:divBdr>
                </w:div>
                <w:div w:id="488206123">
                  <w:marLeft w:val="640"/>
                  <w:marRight w:val="0"/>
                  <w:marTop w:val="0"/>
                  <w:marBottom w:val="0"/>
                  <w:divBdr>
                    <w:top w:val="none" w:sz="0" w:space="0" w:color="auto"/>
                    <w:left w:val="none" w:sz="0" w:space="0" w:color="auto"/>
                    <w:bottom w:val="none" w:sz="0" w:space="0" w:color="auto"/>
                    <w:right w:val="none" w:sz="0" w:space="0" w:color="auto"/>
                  </w:divBdr>
                </w:div>
                <w:div w:id="500123681">
                  <w:marLeft w:val="640"/>
                  <w:marRight w:val="0"/>
                  <w:marTop w:val="0"/>
                  <w:marBottom w:val="0"/>
                  <w:divBdr>
                    <w:top w:val="none" w:sz="0" w:space="0" w:color="auto"/>
                    <w:left w:val="none" w:sz="0" w:space="0" w:color="auto"/>
                    <w:bottom w:val="none" w:sz="0" w:space="0" w:color="auto"/>
                    <w:right w:val="none" w:sz="0" w:space="0" w:color="auto"/>
                  </w:divBdr>
                </w:div>
                <w:div w:id="570851132">
                  <w:marLeft w:val="640"/>
                  <w:marRight w:val="0"/>
                  <w:marTop w:val="0"/>
                  <w:marBottom w:val="0"/>
                  <w:divBdr>
                    <w:top w:val="none" w:sz="0" w:space="0" w:color="auto"/>
                    <w:left w:val="none" w:sz="0" w:space="0" w:color="auto"/>
                    <w:bottom w:val="none" w:sz="0" w:space="0" w:color="auto"/>
                    <w:right w:val="none" w:sz="0" w:space="0" w:color="auto"/>
                  </w:divBdr>
                </w:div>
                <w:div w:id="645596081">
                  <w:marLeft w:val="640"/>
                  <w:marRight w:val="0"/>
                  <w:marTop w:val="0"/>
                  <w:marBottom w:val="0"/>
                  <w:divBdr>
                    <w:top w:val="none" w:sz="0" w:space="0" w:color="auto"/>
                    <w:left w:val="none" w:sz="0" w:space="0" w:color="auto"/>
                    <w:bottom w:val="none" w:sz="0" w:space="0" w:color="auto"/>
                    <w:right w:val="none" w:sz="0" w:space="0" w:color="auto"/>
                  </w:divBdr>
                </w:div>
                <w:div w:id="648365712">
                  <w:marLeft w:val="640"/>
                  <w:marRight w:val="0"/>
                  <w:marTop w:val="0"/>
                  <w:marBottom w:val="0"/>
                  <w:divBdr>
                    <w:top w:val="none" w:sz="0" w:space="0" w:color="auto"/>
                    <w:left w:val="none" w:sz="0" w:space="0" w:color="auto"/>
                    <w:bottom w:val="none" w:sz="0" w:space="0" w:color="auto"/>
                    <w:right w:val="none" w:sz="0" w:space="0" w:color="auto"/>
                  </w:divBdr>
                </w:div>
                <w:div w:id="678309816">
                  <w:marLeft w:val="640"/>
                  <w:marRight w:val="0"/>
                  <w:marTop w:val="0"/>
                  <w:marBottom w:val="0"/>
                  <w:divBdr>
                    <w:top w:val="none" w:sz="0" w:space="0" w:color="auto"/>
                    <w:left w:val="none" w:sz="0" w:space="0" w:color="auto"/>
                    <w:bottom w:val="none" w:sz="0" w:space="0" w:color="auto"/>
                    <w:right w:val="none" w:sz="0" w:space="0" w:color="auto"/>
                  </w:divBdr>
                </w:div>
                <w:div w:id="718435172">
                  <w:marLeft w:val="640"/>
                  <w:marRight w:val="0"/>
                  <w:marTop w:val="0"/>
                  <w:marBottom w:val="0"/>
                  <w:divBdr>
                    <w:top w:val="none" w:sz="0" w:space="0" w:color="auto"/>
                    <w:left w:val="none" w:sz="0" w:space="0" w:color="auto"/>
                    <w:bottom w:val="none" w:sz="0" w:space="0" w:color="auto"/>
                    <w:right w:val="none" w:sz="0" w:space="0" w:color="auto"/>
                  </w:divBdr>
                </w:div>
                <w:div w:id="802188896">
                  <w:marLeft w:val="640"/>
                  <w:marRight w:val="0"/>
                  <w:marTop w:val="0"/>
                  <w:marBottom w:val="0"/>
                  <w:divBdr>
                    <w:top w:val="none" w:sz="0" w:space="0" w:color="auto"/>
                    <w:left w:val="none" w:sz="0" w:space="0" w:color="auto"/>
                    <w:bottom w:val="none" w:sz="0" w:space="0" w:color="auto"/>
                    <w:right w:val="none" w:sz="0" w:space="0" w:color="auto"/>
                  </w:divBdr>
                </w:div>
                <w:div w:id="915940310">
                  <w:marLeft w:val="640"/>
                  <w:marRight w:val="0"/>
                  <w:marTop w:val="0"/>
                  <w:marBottom w:val="0"/>
                  <w:divBdr>
                    <w:top w:val="none" w:sz="0" w:space="0" w:color="auto"/>
                    <w:left w:val="none" w:sz="0" w:space="0" w:color="auto"/>
                    <w:bottom w:val="none" w:sz="0" w:space="0" w:color="auto"/>
                    <w:right w:val="none" w:sz="0" w:space="0" w:color="auto"/>
                  </w:divBdr>
                </w:div>
                <w:div w:id="941451633">
                  <w:marLeft w:val="640"/>
                  <w:marRight w:val="0"/>
                  <w:marTop w:val="0"/>
                  <w:marBottom w:val="0"/>
                  <w:divBdr>
                    <w:top w:val="none" w:sz="0" w:space="0" w:color="auto"/>
                    <w:left w:val="none" w:sz="0" w:space="0" w:color="auto"/>
                    <w:bottom w:val="none" w:sz="0" w:space="0" w:color="auto"/>
                    <w:right w:val="none" w:sz="0" w:space="0" w:color="auto"/>
                  </w:divBdr>
                </w:div>
                <w:div w:id="992762114">
                  <w:marLeft w:val="640"/>
                  <w:marRight w:val="0"/>
                  <w:marTop w:val="0"/>
                  <w:marBottom w:val="0"/>
                  <w:divBdr>
                    <w:top w:val="none" w:sz="0" w:space="0" w:color="auto"/>
                    <w:left w:val="none" w:sz="0" w:space="0" w:color="auto"/>
                    <w:bottom w:val="none" w:sz="0" w:space="0" w:color="auto"/>
                    <w:right w:val="none" w:sz="0" w:space="0" w:color="auto"/>
                  </w:divBdr>
                </w:div>
                <w:div w:id="993028247">
                  <w:marLeft w:val="640"/>
                  <w:marRight w:val="0"/>
                  <w:marTop w:val="0"/>
                  <w:marBottom w:val="0"/>
                  <w:divBdr>
                    <w:top w:val="none" w:sz="0" w:space="0" w:color="auto"/>
                    <w:left w:val="none" w:sz="0" w:space="0" w:color="auto"/>
                    <w:bottom w:val="none" w:sz="0" w:space="0" w:color="auto"/>
                    <w:right w:val="none" w:sz="0" w:space="0" w:color="auto"/>
                  </w:divBdr>
                </w:div>
                <w:div w:id="1007026339">
                  <w:marLeft w:val="640"/>
                  <w:marRight w:val="0"/>
                  <w:marTop w:val="0"/>
                  <w:marBottom w:val="0"/>
                  <w:divBdr>
                    <w:top w:val="none" w:sz="0" w:space="0" w:color="auto"/>
                    <w:left w:val="none" w:sz="0" w:space="0" w:color="auto"/>
                    <w:bottom w:val="none" w:sz="0" w:space="0" w:color="auto"/>
                    <w:right w:val="none" w:sz="0" w:space="0" w:color="auto"/>
                  </w:divBdr>
                </w:div>
                <w:div w:id="1014184218">
                  <w:marLeft w:val="640"/>
                  <w:marRight w:val="0"/>
                  <w:marTop w:val="0"/>
                  <w:marBottom w:val="0"/>
                  <w:divBdr>
                    <w:top w:val="none" w:sz="0" w:space="0" w:color="auto"/>
                    <w:left w:val="none" w:sz="0" w:space="0" w:color="auto"/>
                    <w:bottom w:val="none" w:sz="0" w:space="0" w:color="auto"/>
                    <w:right w:val="none" w:sz="0" w:space="0" w:color="auto"/>
                  </w:divBdr>
                </w:div>
                <w:div w:id="1016151825">
                  <w:marLeft w:val="640"/>
                  <w:marRight w:val="0"/>
                  <w:marTop w:val="0"/>
                  <w:marBottom w:val="0"/>
                  <w:divBdr>
                    <w:top w:val="none" w:sz="0" w:space="0" w:color="auto"/>
                    <w:left w:val="none" w:sz="0" w:space="0" w:color="auto"/>
                    <w:bottom w:val="none" w:sz="0" w:space="0" w:color="auto"/>
                    <w:right w:val="none" w:sz="0" w:space="0" w:color="auto"/>
                  </w:divBdr>
                </w:div>
                <w:div w:id="1026055039">
                  <w:marLeft w:val="640"/>
                  <w:marRight w:val="0"/>
                  <w:marTop w:val="0"/>
                  <w:marBottom w:val="0"/>
                  <w:divBdr>
                    <w:top w:val="none" w:sz="0" w:space="0" w:color="auto"/>
                    <w:left w:val="none" w:sz="0" w:space="0" w:color="auto"/>
                    <w:bottom w:val="none" w:sz="0" w:space="0" w:color="auto"/>
                    <w:right w:val="none" w:sz="0" w:space="0" w:color="auto"/>
                  </w:divBdr>
                </w:div>
                <w:div w:id="1033534407">
                  <w:marLeft w:val="640"/>
                  <w:marRight w:val="0"/>
                  <w:marTop w:val="0"/>
                  <w:marBottom w:val="0"/>
                  <w:divBdr>
                    <w:top w:val="none" w:sz="0" w:space="0" w:color="auto"/>
                    <w:left w:val="none" w:sz="0" w:space="0" w:color="auto"/>
                    <w:bottom w:val="none" w:sz="0" w:space="0" w:color="auto"/>
                    <w:right w:val="none" w:sz="0" w:space="0" w:color="auto"/>
                  </w:divBdr>
                </w:div>
                <w:div w:id="1053849237">
                  <w:marLeft w:val="640"/>
                  <w:marRight w:val="0"/>
                  <w:marTop w:val="0"/>
                  <w:marBottom w:val="0"/>
                  <w:divBdr>
                    <w:top w:val="none" w:sz="0" w:space="0" w:color="auto"/>
                    <w:left w:val="none" w:sz="0" w:space="0" w:color="auto"/>
                    <w:bottom w:val="none" w:sz="0" w:space="0" w:color="auto"/>
                    <w:right w:val="none" w:sz="0" w:space="0" w:color="auto"/>
                  </w:divBdr>
                </w:div>
                <w:div w:id="1091924656">
                  <w:marLeft w:val="640"/>
                  <w:marRight w:val="0"/>
                  <w:marTop w:val="0"/>
                  <w:marBottom w:val="0"/>
                  <w:divBdr>
                    <w:top w:val="none" w:sz="0" w:space="0" w:color="auto"/>
                    <w:left w:val="none" w:sz="0" w:space="0" w:color="auto"/>
                    <w:bottom w:val="none" w:sz="0" w:space="0" w:color="auto"/>
                    <w:right w:val="none" w:sz="0" w:space="0" w:color="auto"/>
                  </w:divBdr>
                </w:div>
                <w:div w:id="1110247412">
                  <w:marLeft w:val="640"/>
                  <w:marRight w:val="0"/>
                  <w:marTop w:val="0"/>
                  <w:marBottom w:val="0"/>
                  <w:divBdr>
                    <w:top w:val="none" w:sz="0" w:space="0" w:color="auto"/>
                    <w:left w:val="none" w:sz="0" w:space="0" w:color="auto"/>
                    <w:bottom w:val="none" w:sz="0" w:space="0" w:color="auto"/>
                    <w:right w:val="none" w:sz="0" w:space="0" w:color="auto"/>
                  </w:divBdr>
                </w:div>
                <w:div w:id="1112938662">
                  <w:marLeft w:val="640"/>
                  <w:marRight w:val="0"/>
                  <w:marTop w:val="0"/>
                  <w:marBottom w:val="0"/>
                  <w:divBdr>
                    <w:top w:val="none" w:sz="0" w:space="0" w:color="auto"/>
                    <w:left w:val="none" w:sz="0" w:space="0" w:color="auto"/>
                    <w:bottom w:val="none" w:sz="0" w:space="0" w:color="auto"/>
                    <w:right w:val="none" w:sz="0" w:space="0" w:color="auto"/>
                  </w:divBdr>
                </w:div>
                <w:div w:id="1130707407">
                  <w:marLeft w:val="640"/>
                  <w:marRight w:val="0"/>
                  <w:marTop w:val="0"/>
                  <w:marBottom w:val="0"/>
                  <w:divBdr>
                    <w:top w:val="none" w:sz="0" w:space="0" w:color="auto"/>
                    <w:left w:val="none" w:sz="0" w:space="0" w:color="auto"/>
                    <w:bottom w:val="none" w:sz="0" w:space="0" w:color="auto"/>
                    <w:right w:val="none" w:sz="0" w:space="0" w:color="auto"/>
                  </w:divBdr>
                </w:div>
                <w:div w:id="1159613278">
                  <w:marLeft w:val="640"/>
                  <w:marRight w:val="0"/>
                  <w:marTop w:val="0"/>
                  <w:marBottom w:val="0"/>
                  <w:divBdr>
                    <w:top w:val="none" w:sz="0" w:space="0" w:color="auto"/>
                    <w:left w:val="none" w:sz="0" w:space="0" w:color="auto"/>
                    <w:bottom w:val="none" w:sz="0" w:space="0" w:color="auto"/>
                    <w:right w:val="none" w:sz="0" w:space="0" w:color="auto"/>
                  </w:divBdr>
                </w:div>
                <w:div w:id="1189173710">
                  <w:marLeft w:val="640"/>
                  <w:marRight w:val="0"/>
                  <w:marTop w:val="0"/>
                  <w:marBottom w:val="0"/>
                  <w:divBdr>
                    <w:top w:val="none" w:sz="0" w:space="0" w:color="auto"/>
                    <w:left w:val="none" w:sz="0" w:space="0" w:color="auto"/>
                    <w:bottom w:val="none" w:sz="0" w:space="0" w:color="auto"/>
                    <w:right w:val="none" w:sz="0" w:space="0" w:color="auto"/>
                  </w:divBdr>
                </w:div>
                <w:div w:id="1241518915">
                  <w:marLeft w:val="640"/>
                  <w:marRight w:val="0"/>
                  <w:marTop w:val="0"/>
                  <w:marBottom w:val="0"/>
                  <w:divBdr>
                    <w:top w:val="none" w:sz="0" w:space="0" w:color="auto"/>
                    <w:left w:val="none" w:sz="0" w:space="0" w:color="auto"/>
                    <w:bottom w:val="none" w:sz="0" w:space="0" w:color="auto"/>
                    <w:right w:val="none" w:sz="0" w:space="0" w:color="auto"/>
                  </w:divBdr>
                </w:div>
                <w:div w:id="1247492367">
                  <w:marLeft w:val="640"/>
                  <w:marRight w:val="0"/>
                  <w:marTop w:val="0"/>
                  <w:marBottom w:val="0"/>
                  <w:divBdr>
                    <w:top w:val="none" w:sz="0" w:space="0" w:color="auto"/>
                    <w:left w:val="none" w:sz="0" w:space="0" w:color="auto"/>
                    <w:bottom w:val="none" w:sz="0" w:space="0" w:color="auto"/>
                    <w:right w:val="none" w:sz="0" w:space="0" w:color="auto"/>
                  </w:divBdr>
                </w:div>
                <w:div w:id="1253585862">
                  <w:marLeft w:val="640"/>
                  <w:marRight w:val="0"/>
                  <w:marTop w:val="0"/>
                  <w:marBottom w:val="0"/>
                  <w:divBdr>
                    <w:top w:val="none" w:sz="0" w:space="0" w:color="auto"/>
                    <w:left w:val="none" w:sz="0" w:space="0" w:color="auto"/>
                    <w:bottom w:val="none" w:sz="0" w:space="0" w:color="auto"/>
                    <w:right w:val="none" w:sz="0" w:space="0" w:color="auto"/>
                  </w:divBdr>
                </w:div>
                <w:div w:id="1285893480">
                  <w:marLeft w:val="640"/>
                  <w:marRight w:val="0"/>
                  <w:marTop w:val="0"/>
                  <w:marBottom w:val="0"/>
                  <w:divBdr>
                    <w:top w:val="none" w:sz="0" w:space="0" w:color="auto"/>
                    <w:left w:val="none" w:sz="0" w:space="0" w:color="auto"/>
                    <w:bottom w:val="none" w:sz="0" w:space="0" w:color="auto"/>
                    <w:right w:val="none" w:sz="0" w:space="0" w:color="auto"/>
                  </w:divBdr>
                </w:div>
                <w:div w:id="1287200303">
                  <w:marLeft w:val="640"/>
                  <w:marRight w:val="0"/>
                  <w:marTop w:val="0"/>
                  <w:marBottom w:val="0"/>
                  <w:divBdr>
                    <w:top w:val="none" w:sz="0" w:space="0" w:color="auto"/>
                    <w:left w:val="none" w:sz="0" w:space="0" w:color="auto"/>
                    <w:bottom w:val="none" w:sz="0" w:space="0" w:color="auto"/>
                    <w:right w:val="none" w:sz="0" w:space="0" w:color="auto"/>
                  </w:divBdr>
                </w:div>
                <w:div w:id="1289432689">
                  <w:marLeft w:val="640"/>
                  <w:marRight w:val="0"/>
                  <w:marTop w:val="0"/>
                  <w:marBottom w:val="0"/>
                  <w:divBdr>
                    <w:top w:val="none" w:sz="0" w:space="0" w:color="auto"/>
                    <w:left w:val="none" w:sz="0" w:space="0" w:color="auto"/>
                    <w:bottom w:val="none" w:sz="0" w:space="0" w:color="auto"/>
                    <w:right w:val="none" w:sz="0" w:space="0" w:color="auto"/>
                  </w:divBdr>
                </w:div>
                <w:div w:id="1326472756">
                  <w:marLeft w:val="640"/>
                  <w:marRight w:val="0"/>
                  <w:marTop w:val="0"/>
                  <w:marBottom w:val="0"/>
                  <w:divBdr>
                    <w:top w:val="none" w:sz="0" w:space="0" w:color="auto"/>
                    <w:left w:val="none" w:sz="0" w:space="0" w:color="auto"/>
                    <w:bottom w:val="none" w:sz="0" w:space="0" w:color="auto"/>
                    <w:right w:val="none" w:sz="0" w:space="0" w:color="auto"/>
                  </w:divBdr>
                </w:div>
                <w:div w:id="1364088445">
                  <w:marLeft w:val="640"/>
                  <w:marRight w:val="0"/>
                  <w:marTop w:val="0"/>
                  <w:marBottom w:val="0"/>
                  <w:divBdr>
                    <w:top w:val="none" w:sz="0" w:space="0" w:color="auto"/>
                    <w:left w:val="none" w:sz="0" w:space="0" w:color="auto"/>
                    <w:bottom w:val="none" w:sz="0" w:space="0" w:color="auto"/>
                    <w:right w:val="none" w:sz="0" w:space="0" w:color="auto"/>
                  </w:divBdr>
                </w:div>
                <w:div w:id="1415856790">
                  <w:marLeft w:val="640"/>
                  <w:marRight w:val="0"/>
                  <w:marTop w:val="0"/>
                  <w:marBottom w:val="0"/>
                  <w:divBdr>
                    <w:top w:val="none" w:sz="0" w:space="0" w:color="auto"/>
                    <w:left w:val="none" w:sz="0" w:space="0" w:color="auto"/>
                    <w:bottom w:val="none" w:sz="0" w:space="0" w:color="auto"/>
                    <w:right w:val="none" w:sz="0" w:space="0" w:color="auto"/>
                  </w:divBdr>
                </w:div>
                <w:div w:id="1439063005">
                  <w:marLeft w:val="640"/>
                  <w:marRight w:val="0"/>
                  <w:marTop w:val="0"/>
                  <w:marBottom w:val="0"/>
                  <w:divBdr>
                    <w:top w:val="none" w:sz="0" w:space="0" w:color="auto"/>
                    <w:left w:val="none" w:sz="0" w:space="0" w:color="auto"/>
                    <w:bottom w:val="none" w:sz="0" w:space="0" w:color="auto"/>
                    <w:right w:val="none" w:sz="0" w:space="0" w:color="auto"/>
                  </w:divBdr>
                </w:div>
                <w:div w:id="1466393372">
                  <w:marLeft w:val="640"/>
                  <w:marRight w:val="0"/>
                  <w:marTop w:val="0"/>
                  <w:marBottom w:val="0"/>
                  <w:divBdr>
                    <w:top w:val="none" w:sz="0" w:space="0" w:color="auto"/>
                    <w:left w:val="none" w:sz="0" w:space="0" w:color="auto"/>
                    <w:bottom w:val="none" w:sz="0" w:space="0" w:color="auto"/>
                    <w:right w:val="none" w:sz="0" w:space="0" w:color="auto"/>
                  </w:divBdr>
                </w:div>
                <w:div w:id="1483353361">
                  <w:marLeft w:val="640"/>
                  <w:marRight w:val="0"/>
                  <w:marTop w:val="0"/>
                  <w:marBottom w:val="0"/>
                  <w:divBdr>
                    <w:top w:val="none" w:sz="0" w:space="0" w:color="auto"/>
                    <w:left w:val="none" w:sz="0" w:space="0" w:color="auto"/>
                    <w:bottom w:val="none" w:sz="0" w:space="0" w:color="auto"/>
                    <w:right w:val="none" w:sz="0" w:space="0" w:color="auto"/>
                  </w:divBdr>
                </w:div>
                <w:div w:id="1628900466">
                  <w:marLeft w:val="640"/>
                  <w:marRight w:val="0"/>
                  <w:marTop w:val="0"/>
                  <w:marBottom w:val="0"/>
                  <w:divBdr>
                    <w:top w:val="none" w:sz="0" w:space="0" w:color="auto"/>
                    <w:left w:val="none" w:sz="0" w:space="0" w:color="auto"/>
                    <w:bottom w:val="none" w:sz="0" w:space="0" w:color="auto"/>
                    <w:right w:val="none" w:sz="0" w:space="0" w:color="auto"/>
                  </w:divBdr>
                </w:div>
                <w:div w:id="1661737136">
                  <w:marLeft w:val="640"/>
                  <w:marRight w:val="0"/>
                  <w:marTop w:val="0"/>
                  <w:marBottom w:val="0"/>
                  <w:divBdr>
                    <w:top w:val="none" w:sz="0" w:space="0" w:color="auto"/>
                    <w:left w:val="none" w:sz="0" w:space="0" w:color="auto"/>
                    <w:bottom w:val="none" w:sz="0" w:space="0" w:color="auto"/>
                    <w:right w:val="none" w:sz="0" w:space="0" w:color="auto"/>
                  </w:divBdr>
                </w:div>
                <w:div w:id="1681422788">
                  <w:marLeft w:val="640"/>
                  <w:marRight w:val="0"/>
                  <w:marTop w:val="0"/>
                  <w:marBottom w:val="0"/>
                  <w:divBdr>
                    <w:top w:val="none" w:sz="0" w:space="0" w:color="auto"/>
                    <w:left w:val="none" w:sz="0" w:space="0" w:color="auto"/>
                    <w:bottom w:val="none" w:sz="0" w:space="0" w:color="auto"/>
                    <w:right w:val="none" w:sz="0" w:space="0" w:color="auto"/>
                  </w:divBdr>
                </w:div>
                <w:div w:id="1714842143">
                  <w:marLeft w:val="640"/>
                  <w:marRight w:val="0"/>
                  <w:marTop w:val="0"/>
                  <w:marBottom w:val="0"/>
                  <w:divBdr>
                    <w:top w:val="none" w:sz="0" w:space="0" w:color="auto"/>
                    <w:left w:val="none" w:sz="0" w:space="0" w:color="auto"/>
                    <w:bottom w:val="none" w:sz="0" w:space="0" w:color="auto"/>
                    <w:right w:val="none" w:sz="0" w:space="0" w:color="auto"/>
                  </w:divBdr>
                </w:div>
                <w:div w:id="1772433930">
                  <w:marLeft w:val="640"/>
                  <w:marRight w:val="0"/>
                  <w:marTop w:val="0"/>
                  <w:marBottom w:val="0"/>
                  <w:divBdr>
                    <w:top w:val="none" w:sz="0" w:space="0" w:color="auto"/>
                    <w:left w:val="none" w:sz="0" w:space="0" w:color="auto"/>
                    <w:bottom w:val="none" w:sz="0" w:space="0" w:color="auto"/>
                    <w:right w:val="none" w:sz="0" w:space="0" w:color="auto"/>
                  </w:divBdr>
                </w:div>
                <w:div w:id="1778214777">
                  <w:marLeft w:val="640"/>
                  <w:marRight w:val="0"/>
                  <w:marTop w:val="0"/>
                  <w:marBottom w:val="0"/>
                  <w:divBdr>
                    <w:top w:val="none" w:sz="0" w:space="0" w:color="auto"/>
                    <w:left w:val="none" w:sz="0" w:space="0" w:color="auto"/>
                    <w:bottom w:val="none" w:sz="0" w:space="0" w:color="auto"/>
                    <w:right w:val="none" w:sz="0" w:space="0" w:color="auto"/>
                  </w:divBdr>
                </w:div>
                <w:div w:id="1783068511">
                  <w:marLeft w:val="640"/>
                  <w:marRight w:val="0"/>
                  <w:marTop w:val="0"/>
                  <w:marBottom w:val="0"/>
                  <w:divBdr>
                    <w:top w:val="none" w:sz="0" w:space="0" w:color="auto"/>
                    <w:left w:val="none" w:sz="0" w:space="0" w:color="auto"/>
                    <w:bottom w:val="none" w:sz="0" w:space="0" w:color="auto"/>
                    <w:right w:val="none" w:sz="0" w:space="0" w:color="auto"/>
                  </w:divBdr>
                </w:div>
                <w:div w:id="1800562844">
                  <w:marLeft w:val="640"/>
                  <w:marRight w:val="0"/>
                  <w:marTop w:val="0"/>
                  <w:marBottom w:val="0"/>
                  <w:divBdr>
                    <w:top w:val="none" w:sz="0" w:space="0" w:color="auto"/>
                    <w:left w:val="none" w:sz="0" w:space="0" w:color="auto"/>
                    <w:bottom w:val="none" w:sz="0" w:space="0" w:color="auto"/>
                    <w:right w:val="none" w:sz="0" w:space="0" w:color="auto"/>
                  </w:divBdr>
                </w:div>
                <w:div w:id="1843618544">
                  <w:marLeft w:val="640"/>
                  <w:marRight w:val="0"/>
                  <w:marTop w:val="0"/>
                  <w:marBottom w:val="0"/>
                  <w:divBdr>
                    <w:top w:val="none" w:sz="0" w:space="0" w:color="auto"/>
                    <w:left w:val="none" w:sz="0" w:space="0" w:color="auto"/>
                    <w:bottom w:val="none" w:sz="0" w:space="0" w:color="auto"/>
                    <w:right w:val="none" w:sz="0" w:space="0" w:color="auto"/>
                  </w:divBdr>
                </w:div>
                <w:div w:id="1889684080">
                  <w:marLeft w:val="640"/>
                  <w:marRight w:val="0"/>
                  <w:marTop w:val="0"/>
                  <w:marBottom w:val="0"/>
                  <w:divBdr>
                    <w:top w:val="none" w:sz="0" w:space="0" w:color="auto"/>
                    <w:left w:val="none" w:sz="0" w:space="0" w:color="auto"/>
                    <w:bottom w:val="none" w:sz="0" w:space="0" w:color="auto"/>
                    <w:right w:val="none" w:sz="0" w:space="0" w:color="auto"/>
                  </w:divBdr>
                </w:div>
                <w:div w:id="1897079975">
                  <w:marLeft w:val="640"/>
                  <w:marRight w:val="0"/>
                  <w:marTop w:val="0"/>
                  <w:marBottom w:val="0"/>
                  <w:divBdr>
                    <w:top w:val="none" w:sz="0" w:space="0" w:color="auto"/>
                    <w:left w:val="none" w:sz="0" w:space="0" w:color="auto"/>
                    <w:bottom w:val="none" w:sz="0" w:space="0" w:color="auto"/>
                    <w:right w:val="none" w:sz="0" w:space="0" w:color="auto"/>
                  </w:divBdr>
                </w:div>
                <w:div w:id="1911840269">
                  <w:marLeft w:val="640"/>
                  <w:marRight w:val="0"/>
                  <w:marTop w:val="0"/>
                  <w:marBottom w:val="0"/>
                  <w:divBdr>
                    <w:top w:val="none" w:sz="0" w:space="0" w:color="auto"/>
                    <w:left w:val="none" w:sz="0" w:space="0" w:color="auto"/>
                    <w:bottom w:val="none" w:sz="0" w:space="0" w:color="auto"/>
                    <w:right w:val="none" w:sz="0" w:space="0" w:color="auto"/>
                  </w:divBdr>
                </w:div>
                <w:div w:id="1920944098">
                  <w:marLeft w:val="640"/>
                  <w:marRight w:val="0"/>
                  <w:marTop w:val="0"/>
                  <w:marBottom w:val="0"/>
                  <w:divBdr>
                    <w:top w:val="none" w:sz="0" w:space="0" w:color="auto"/>
                    <w:left w:val="none" w:sz="0" w:space="0" w:color="auto"/>
                    <w:bottom w:val="none" w:sz="0" w:space="0" w:color="auto"/>
                    <w:right w:val="none" w:sz="0" w:space="0" w:color="auto"/>
                  </w:divBdr>
                </w:div>
                <w:div w:id="1991708055">
                  <w:marLeft w:val="640"/>
                  <w:marRight w:val="0"/>
                  <w:marTop w:val="0"/>
                  <w:marBottom w:val="0"/>
                  <w:divBdr>
                    <w:top w:val="none" w:sz="0" w:space="0" w:color="auto"/>
                    <w:left w:val="none" w:sz="0" w:space="0" w:color="auto"/>
                    <w:bottom w:val="none" w:sz="0" w:space="0" w:color="auto"/>
                    <w:right w:val="none" w:sz="0" w:space="0" w:color="auto"/>
                  </w:divBdr>
                </w:div>
                <w:div w:id="2035423566">
                  <w:marLeft w:val="640"/>
                  <w:marRight w:val="0"/>
                  <w:marTop w:val="0"/>
                  <w:marBottom w:val="0"/>
                  <w:divBdr>
                    <w:top w:val="none" w:sz="0" w:space="0" w:color="auto"/>
                    <w:left w:val="none" w:sz="0" w:space="0" w:color="auto"/>
                    <w:bottom w:val="none" w:sz="0" w:space="0" w:color="auto"/>
                    <w:right w:val="none" w:sz="0" w:space="0" w:color="auto"/>
                  </w:divBdr>
                </w:div>
              </w:divsChild>
            </w:div>
            <w:div w:id="1495410481">
              <w:marLeft w:val="0"/>
              <w:marRight w:val="0"/>
              <w:marTop w:val="0"/>
              <w:marBottom w:val="0"/>
              <w:divBdr>
                <w:top w:val="none" w:sz="0" w:space="0" w:color="auto"/>
                <w:left w:val="none" w:sz="0" w:space="0" w:color="auto"/>
                <w:bottom w:val="none" w:sz="0" w:space="0" w:color="auto"/>
                <w:right w:val="none" w:sz="0" w:space="0" w:color="auto"/>
              </w:divBdr>
              <w:divsChild>
                <w:div w:id="58594533">
                  <w:marLeft w:val="640"/>
                  <w:marRight w:val="0"/>
                  <w:marTop w:val="0"/>
                  <w:marBottom w:val="0"/>
                  <w:divBdr>
                    <w:top w:val="none" w:sz="0" w:space="0" w:color="auto"/>
                    <w:left w:val="none" w:sz="0" w:space="0" w:color="auto"/>
                    <w:bottom w:val="none" w:sz="0" w:space="0" w:color="auto"/>
                    <w:right w:val="none" w:sz="0" w:space="0" w:color="auto"/>
                  </w:divBdr>
                </w:div>
                <w:div w:id="65691748">
                  <w:marLeft w:val="640"/>
                  <w:marRight w:val="0"/>
                  <w:marTop w:val="0"/>
                  <w:marBottom w:val="0"/>
                  <w:divBdr>
                    <w:top w:val="none" w:sz="0" w:space="0" w:color="auto"/>
                    <w:left w:val="none" w:sz="0" w:space="0" w:color="auto"/>
                    <w:bottom w:val="none" w:sz="0" w:space="0" w:color="auto"/>
                    <w:right w:val="none" w:sz="0" w:space="0" w:color="auto"/>
                  </w:divBdr>
                </w:div>
                <w:div w:id="89739749">
                  <w:marLeft w:val="640"/>
                  <w:marRight w:val="0"/>
                  <w:marTop w:val="0"/>
                  <w:marBottom w:val="0"/>
                  <w:divBdr>
                    <w:top w:val="none" w:sz="0" w:space="0" w:color="auto"/>
                    <w:left w:val="none" w:sz="0" w:space="0" w:color="auto"/>
                    <w:bottom w:val="none" w:sz="0" w:space="0" w:color="auto"/>
                    <w:right w:val="none" w:sz="0" w:space="0" w:color="auto"/>
                  </w:divBdr>
                </w:div>
                <w:div w:id="115956555">
                  <w:marLeft w:val="640"/>
                  <w:marRight w:val="0"/>
                  <w:marTop w:val="0"/>
                  <w:marBottom w:val="0"/>
                  <w:divBdr>
                    <w:top w:val="none" w:sz="0" w:space="0" w:color="auto"/>
                    <w:left w:val="none" w:sz="0" w:space="0" w:color="auto"/>
                    <w:bottom w:val="none" w:sz="0" w:space="0" w:color="auto"/>
                    <w:right w:val="none" w:sz="0" w:space="0" w:color="auto"/>
                  </w:divBdr>
                </w:div>
                <w:div w:id="126552656">
                  <w:marLeft w:val="640"/>
                  <w:marRight w:val="0"/>
                  <w:marTop w:val="0"/>
                  <w:marBottom w:val="0"/>
                  <w:divBdr>
                    <w:top w:val="none" w:sz="0" w:space="0" w:color="auto"/>
                    <w:left w:val="none" w:sz="0" w:space="0" w:color="auto"/>
                    <w:bottom w:val="none" w:sz="0" w:space="0" w:color="auto"/>
                    <w:right w:val="none" w:sz="0" w:space="0" w:color="auto"/>
                  </w:divBdr>
                </w:div>
                <w:div w:id="145896715">
                  <w:marLeft w:val="640"/>
                  <w:marRight w:val="0"/>
                  <w:marTop w:val="0"/>
                  <w:marBottom w:val="0"/>
                  <w:divBdr>
                    <w:top w:val="none" w:sz="0" w:space="0" w:color="auto"/>
                    <w:left w:val="none" w:sz="0" w:space="0" w:color="auto"/>
                    <w:bottom w:val="none" w:sz="0" w:space="0" w:color="auto"/>
                    <w:right w:val="none" w:sz="0" w:space="0" w:color="auto"/>
                  </w:divBdr>
                </w:div>
                <w:div w:id="186337046">
                  <w:marLeft w:val="640"/>
                  <w:marRight w:val="0"/>
                  <w:marTop w:val="0"/>
                  <w:marBottom w:val="0"/>
                  <w:divBdr>
                    <w:top w:val="none" w:sz="0" w:space="0" w:color="auto"/>
                    <w:left w:val="none" w:sz="0" w:space="0" w:color="auto"/>
                    <w:bottom w:val="none" w:sz="0" w:space="0" w:color="auto"/>
                    <w:right w:val="none" w:sz="0" w:space="0" w:color="auto"/>
                  </w:divBdr>
                </w:div>
                <w:div w:id="190653108">
                  <w:marLeft w:val="640"/>
                  <w:marRight w:val="0"/>
                  <w:marTop w:val="0"/>
                  <w:marBottom w:val="0"/>
                  <w:divBdr>
                    <w:top w:val="none" w:sz="0" w:space="0" w:color="auto"/>
                    <w:left w:val="none" w:sz="0" w:space="0" w:color="auto"/>
                    <w:bottom w:val="none" w:sz="0" w:space="0" w:color="auto"/>
                    <w:right w:val="none" w:sz="0" w:space="0" w:color="auto"/>
                  </w:divBdr>
                </w:div>
                <w:div w:id="191496461">
                  <w:marLeft w:val="640"/>
                  <w:marRight w:val="0"/>
                  <w:marTop w:val="0"/>
                  <w:marBottom w:val="0"/>
                  <w:divBdr>
                    <w:top w:val="none" w:sz="0" w:space="0" w:color="auto"/>
                    <w:left w:val="none" w:sz="0" w:space="0" w:color="auto"/>
                    <w:bottom w:val="none" w:sz="0" w:space="0" w:color="auto"/>
                    <w:right w:val="none" w:sz="0" w:space="0" w:color="auto"/>
                  </w:divBdr>
                </w:div>
                <w:div w:id="224613445">
                  <w:marLeft w:val="640"/>
                  <w:marRight w:val="0"/>
                  <w:marTop w:val="0"/>
                  <w:marBottom w:val="0"/>
                  <w:divBdr>
                    <w:top w:val="none" w:sz="0" w:space="0" w:color="auto"/>
                    <w:left w:val="none" w:sz="0" w:space="0" w:color="auto"/>
                    <w:bottom w:val="none" w:sz="0" w:space="0" w:color="auto"/>
                    <w:right w:val="none" w:sz="0" w:space="0" w:color="auto"/>
                  </w:divBdr>
                </w:div>
                <w:div w:id="252906090">
                  <w:marLeft w:val="640"/>
                  <w:marRight w:val="0"/>
                  <w:marTop w:val="0"/>
                  <w:marBottom w:val="0"/>
                  <w:divBdr>
                    <w:top w:val="none" w:sz="0" w:space="0" w:color="auto"/>
                    <w:left w:val="none" w:sz="0" w:space="0" w:color="auto"/>
                    <w:bottom w:val="none" w:sz="0" w:space="0" w:color="auto"/>
                    <w:right w:val="none" w:sz="0" w:space="0" w:color="auto"/>
                  </w:divBdr>
                </w:div>
                <w:div w:id="274797785">
                  <w:marLeft w:val="640"/>
                  <w:marRight w:val="0"/>
                  <w:marTop w:val="0"/>
                  <w:marBottom w:val="0"/>
                  <w:divBdr>
                    <w:top w:val="none" w:sz="0" w:space="0" w:color="auto"/>
                    <w:left w:val="none" w:sz="0" w:space="0" w:color="auto"/>
                    <w:bottom w:val="none" w:sz="0" w:space="0" w:color="auto"/>
                    <w:right w:val="none" w:sz="0" w:space="0" w:color="auto"/>
                  </w:divBdr>
                </w:div>
                <w:div w:id="303049184">
                  <w:marLeft w:val="640"/>
                  <w:marRight w:val="0"/>
                  <w:marTop w:val="0"/>
                  <w:marBottom w:val="0"/>
                  <w:divBdr>
                    <w:top w:val="none" w:sz="0" w:space="0" w:color="auto"/>
                    <w:left w:val="none" w:sz="0" w:space="0" w:color="auto"/>
                    <w:bottom w:val="none" w:sz="0" w:space="0" w:color="auto"/>
                    <w:right w:val="none" w:sz="0" w:space="0" w:color="auto"/>
                  </w:divBdr>
                </w:div>
                <w:div w:id="309947877">
                  <w:marLeft w:val="640"/>
                  <w:marRight w:val="0"/>
                  <w:marTop w:val="0"/>
                  <w:marBottom w:val="0"/>
                  <w:divBdr>
                    <w:top w:val="none" w:sz="0" w:space="0" w:color="auto"/>
                    <w:left w:val="none" w:sz="0" w:space="0" w:color="auto"/>
                    <w:bottom w:val="none" w:sz="0" w:space="0" w:color="auto"/>
                    <w:right w:val="none" w:sz="0" w:space="0" w:color="auto"/>
                  </w:divBdr>
                </w:div>
                <w:div w:id="347215153">
                  <w:marLeft w:val="640"/>
                  <w:marRight w:val="0"/>
                  <w:marTop w:val="0"/>
                  <w:marBottom w:val="0"/>
                  <w:divBdr>
                    <w:top w:val="none" w:sz="0" w:space="0" w:color="auto"/>
                    <w:left w:val="none" w:sz="0" w:space="0" w:color="auto"/>
                    <w:bottom w:val="none" w:sz="0" w:space="0" w:color="auto"/>
                    <w:right w:val="none" w:sz="0" w:space="0" w:color="auto"/>
                  </w:divBdr>
                </w:div>
                <w:div w:id="364674082">
                  <w:marLeft w:val="640"/>
                  <w:marRight w:val="0"/>
                  <w:marTop w:val="0"/>
                  <w:marBottom w:val="0"/>
                  <w:divBdr>
                    <w:top w:val="none" w:sz="0" w:space="0" w:color="auto"/>
                    <w:left w:val="none" w:sz="0" w:space="0" w:color="auto"/>
                    <w:bottom w:val="none" w:sz="0" w:space="0" w:color="auto"/>
                    <w:right w:val="none" w:sz="0" w:space="0" w:color="auto"/>
                  </w:divBdr>
                </w:div>
                <w:div w:id="376510662">
                  <w:marLeft w:val="640"/>
                  <w:marRight w:val="0"/>
                  <w:marTop w:val="0"/>
                  <w:marBottom w:val="0"/>
                  <w:divBdr>
                    <w:top w:val="none" w:sz="0" w:space="0" w:color="auto"/>
                    <w:left w:val="none" w:sz="0" w:space="0" w:color="auto"/>
                    <w:bottom w:val="none" w:sz="0" w:space="0" w:color="auto"/>
                    <w:right w:val="none" w:sz="0" w:space="0" w:color="auto"/>
                  </w:divBdr>
                </w:div>
                <w:div w:id="418254742">
                  <w:marLeft w:val="640"/>
                  <w:marRight w:val="0"/>
                  <w:marTop w:val="0"/>
                  <w:marBottom w:val="0"/>
                  <w:divBdr>
                    <w:top w:val="none" w:sz="0" w:space="0" w:color="auto"/>
                    <w:left w:val="none" w:sz="0" w:space="0" w:color="auto"/>
                    <w:bottom w:val="none" w:sz="0" w:space="0" w:color="auto"/>
                    <w:right w:val="none" w:sz="0" w:space="0" w:color="auto"/>
                  </w:divBdr>
                </w:div>
                <w:div w:id="442964962">
                  <w:marLeft w:val="640"/>
                  <w:marRight w:val="0"/>
                  <w:marTop w:val="0"/>
                  <w:marBottom w:val="0"/>
                  <w:divBdr>
                    <w:top w:val="none" w:sz="0" w:space="0" w:color="auto"/>
                    <w:left w:val="none" w:sz="0" w:space="0" w:color="auto"/>
                    <w:bottom w:val="none" w:sz="0" w:space="0" w:color="auto"/>
                    <w:right w:val="none" w:sz="0" w:space="0" w:color="auto"/>
                  </w:divBdr>
                </w:div>
                <w:div w:id="444693019">
                  <w:marLeft w:val="640"/>
                  <w:marRight w:val="0"/>
                  <w:marTop w:val="0"/>
                  <w:marBottom w:val="0"/>
                  <w:divBdr>
                    <w:top w:val="none" w:sz="0" w:space="0" w:color="auto"/>
                    <w:left w:val="none" w:sz="0" w:space="0" w:color="auto"/>
                    <w:bottom w:val="none" w:sz="0" w:space="0" w:color="auto"/>
                    <w:right w:val="none" w:sz="0" w:space="0" w:color="auto"/>
                  </w:divBdr>
                </w:div>
                <w:div w:id="458501393">
                  <w:marLeft w:val="640"/>
                  <w:marRight w:val="0"/>
                  <w:marTop w:val="0"/>
                  <w:marBottom w:val="0"/>
                  <w:divBdr>
                    <w:top w:val="none" w:sz="0" w:space="0" w:color="auto"/>
                    <w:left w:val="none" w:sz="0" w:space="0" w:color="auto"/>
                    <w:bottom w:val="none" w:sz="0" w:space="0" w:color="auto"/>
                    <w:right w:val="none" w:sz="0" w:space="0" w:color="auto"/>
                  </w:divBdr>
                </w:div>
                <w:div w:id="477382976">
                  <w:marLeft w:val="640"/>
                  <w:marRight w:val="0"/>
                  <w:marTop w:val="0"/>
                  <w:marBottom w:val="0"/>
                  <w:divBdr>
                    <w:top w:val="none" w:sz="0" w:space="0" w:color="auto"/>
                    <w:left w:val="none" w:sz="0" w:space="0" w:color="auto"/>
                    <w:bottom w:val="none" w:sz="0" w:space="0" w:color="auto"/>
                    <w:right w:val="none" w:sz="0" w:space="0" w:color="auto"/>
                  </w:divBdr>
                </w:div>
                <w:div w:id="535771578">
                  <w:marLeft w:val="640"/>
                  <w:marRight w:val="0"/>
                  <w:marTop w:val="0"/>
                  <w:marBottom w:val="0"/>
                  <w:divBdr>
                    <w:top w:val="none" w:sz="0" w:space="0" w:color="auto"/>
                    <w:left w:val="none" w:sz="0" w:space="0" w:color="auto"/>
                    <w:bottom w:val="none" w:sz="0" w:space="0" w:color="auto"/>
                    <w:right w:val="none" w:sz="0" w:space="0" w:color="auto"/>
                  </w:divBdr>
                </w:div>
                <w:div w:id="564295644">
                  <w:marLeft w:val="640"/>
                  <w:marRight w:val="0"/>
                  <w:marTop w:val="0"/>
                  <w:marBottom w:val="0"/>
                  <w:divBdr>
                    <w:top w:val="none" w:sz="0" w:space="0" w:color="auto"/>
                    <w:left w:val="none" w:sz="0" w:space="0" w:color="auto"/>
                    <w:bottom w:val="none" w:sz="0" w:space="0" w:color="auto"/>
                    <w:right w:val="none" w:sz="0" w:space="0" w:color="auto"/>
                  </w:divBdr>
                </w:div>
                <w:div w:id="577135128">
                  <w:marLeft w:val="640"/>
                  <w:marRight w:val="0"/>
                  <w:marTop w:val="0"/>
                  <w:marBottom w:val="0"/>
                  <w:divBdr>
                    <w:top w:val="none" w:sz="0" w:space="0" w:color="auto"/>
                    <w:left w:val="none" w:sz="0" w:space="0" w:color="auto"/>
                    <w:bottom w:val="none" w:sz="0" w:space="0" w:color="auto"/>
                    <w:right w:val="none" w:sz="0" w:space="0" w:color="auto"/>
                  </w:divBdr>
                </w:div>
                <w:div w:id="604536640">
                  <w:marLeft w:val="640"/>
                  <w:marRight w:val="0"/>
                  <w:marTop w:val="0"/>
                  <w:marBottom w:val="0"/>
                  <w:divBdr>
                    <w:top w:val="none" w:sz="0" w:space="0" w:color="auto"/>
                    <w:left w:val="none" w:sz="0" w:space="0" w:color="auto"/>
                    <w:bottom w:val="none" w:sz="0" w:space="0" w:color="auto"/>
                    <w:right w:val="none" w:sz="0" w:space="0" w:color="auto"/>
                  </w:divBdr>
                </w:div>
                <w:div w:id="636838673">
                  <w:marLeft w:val="640"/>
                  <w:marRight w:val="0"/>
                  <w:marTop w:val="0"/>
                  <w:marBottom w:val="0"/>
                  <w:divBdr>
                    <w:top w:val="none" w:sz="0" w:space="0" w:color="auto"/>
                    <w:left w:val="none" w:sz="0" w:space="0" w:color="auto"/>
                    <w:bottom w:val="none" w:sz="0" w:space="0" w:color="auto"/>
                    <w:right w:val="none" w:sz="0" w:space="0" w:color="auto"/>
                  </w:divBdr>
                </w:div>
                <w:div w:id="690645299">
                  <w:marLeft w:val="640"/>
                  <w:marRight w:val="0"/>
                  <w:marTop w:val="0"/>
                  <w:marBottom w:val="0"/>
                  <w:divBdr>
                    <w:top w:val="none" w:sz="0" w:space="0" w:color="auto"/>
                    <w:left w:val="none" w:sz="0" w:space="0" w:color="auto"/>
                    <w:bottom w:val="none" w:sz="0" w:space="0" w:color="auto"/>
                    <w:right w:val="none" w:sz="0" w:space="0" w:color="auto"/>
                  </w:divBdr>
                </w:div>
                <w:div w:id="757942907">
                  <w:marLeft w:val="640"/>
                  <w:marRight w:val="0"/>
                  <w:marTop w:val="0"/>
                  <w:marBottom w:val="0"/>
                  <w:divBdr>
                    <w:top w:val="none" w:sz="0" w:space="0" w:color="auto"/>
                    <w:left w:val="none" w:sz="0" w:space="0" w:color="auto"/>
                    <w:bottom w:val="none" w:sz="0" w:space="0" w:color="auto"/>
                    <w:right w:val="none" w:sz="0" w:space="0" w:color="auto"/>
                  </w:divBdr>
                </w:div>
                <w:div w:id="811946352">
                  <w:marLeft w:val="640"/>
                  <w:marRight w:val="0"/>
                  <w:marTop w:val="0"/>
                  <w:marBottom w:val="0"/>
                  <w:divBdr>
                    <w:top w:val="none" w:sz="0" w:space="0" w:color="auto"/>
                    <w:left w:val="none" w:sz="0" w:space="0" w:color="auto"/>
                    <w:bottom w:val="none" w:sz="0" w:space="0" w:color="auto"/>
                    <w:right w:val="none" w:sz="0" w:space="0" w:color="auto"/>
                  </w:divBdr>
                </w:div>
                <w:div w:id="822622168">
                  <w:marLeft w:val="640"/>
                  <w:marRight w:val="0"/>
                  <w:marTop w:val="0"/>
                  <w:marBottom w:val="0"/>
                  <w:divBdr>
                    <w:top w:val="none" w:sz="0" w:space="0" w:color="auto"/>
                    <w:left w:val="none" w:sz="0" w:space="0" w:color="auto"/>
                    <w:bottom w:val="none" w:sz="0" w:space="0" w:color="auto"/>
                    <w:right w:val="none" w:sz="0" w:space="0" w:color="auto"/>
                  </w:divBdr>
                </w:div>
                <w:div w:id="844516836">
                  <w:marLeft w:val="640"/>
                  <w:marRight w:val="0"/>
                  <w:marTop w:val="0"/>
                  <w:marBottom w:val="0"/>
                  <w:divBdr>
                    <w:top w:val="none" w:sz="0" w:space="0" w:color="auto"/>
                    <w:left w:val="none" w:sz="0" w:space="0" w:color="auto"/>
                    <w:bottom w:val="none" w:sz="0" w:space="0" w:color="auto"/>
                    <w:right w:val="none" w:sz="0" w:space="0" w:color="auto"/>
                  </w:divBdr>
                </w:div>
                <w:div w:id="877821577">
                  <w:marLeft w:val="640"/>
                  <w:marRight w:val="0"/>
                  <w:marTop w:val="0"/>
                  <w:marBottom w:val="0"/>
                  <w:divBdr>
                    <w:top w:val="none" w:sz="0" w:space="0" w:color="auto"/>
                    <w:left w:val="none" w:sz="0" w:space="0" w:color="auto"/>
                    <w:bottom w:val="none" w:sz="0" w:space="0" w:color="auto"/>
                    <w:right w:val="none" w:sz="0" w:space="0" w:color="auto"/>
                  </w:divBdr>
                </w:div>
                <w:div w:id="882139836">
                  <w:marLeft w:val="640"/>
                  <w:marRight w:val="0"/>
                  <w:marTop w:val="0"/>
                  <w:marBottom w:val="0"/>
                  <w:divBdr>
                    <w:top w:val="none" w:sz="0" w:space="0" w:color="auto"/>
                    <w:left w:val="none" w:sz="0" w:space="0" w:color="auto"/>
                    <w:bottom w:val="none" w:sz="0" w:space="0" w:color="auto"/>
                    <w:right w:val="none" w:sz="0" w:space="0" w:color="auto"/>
                  </w:divBdr>
                </w:div>
                <w:div w:id="889070019">
                  <w:marLeft w:val="640"/>
                  <w:marRight w:val="0"/>
                  <w:marTop w:val="0"/>
                  <w:marBottom w:val="0"/>
                  <w:divBdr>
                    <w:top w:val="none" w:sz="0" w:space="0" w:color="auto"/>
                    <w:left w:val="none" w:sz="0" w:space="0" w:color="auto"/>
                    <w:bottom w:val="none" w:sz="0" w:space="0" w:color="auto"/>
                    <w:right w:val="none" w:sz="0" w:space="0" w:color="auto"/>
                  </w:divBdr>
                </w:div>
                <w:div w:id="914586869">
                  <w:marLeft w:val="640"/>
                  <w:marRight w:val="0"/>
                  <w:marTop w:val="0"/>
                  <w:marBottom w:val="0"/>
                  <w:divBdr>
                    <w:top w:val="none" w:sz="0" w:space="0" w:color="auto"/>
                    <w:left w:val="none" w:sz="0" w:space="0" w:color="auto"/>
                    <w:bottom w:val="none" w:sz="0" w:space="0" w:color="auto"/>
                    <w:right w:val="none" w:sz="0" w:space="0" w:color="auto"/>
                  </w:divBdr>
                </w:div>
                <w:div w:id="997685220">
                  <w:marLeft w:val="640"/>
                  <w:marRight w:val="0"/>
                  <w:marTop w:val="0"/>
                  <w:marBottom w:val="0"/>
                  <w:divBdr>
                    <w:top w:val="none" w:sz="0" w:space="0" w:color="auto"/>
                    <w:left w:val="none" w:sz="0" w:space="0" w:color="auto"/>
                    <w:bottom w:val="none" w:sz="0" w:space="0" w:color="auto"/>
                    <w:right w:val="none" w:sz="0" w:space="0" w:color="auto"/>
                  </w:divBdr>
                </w:div>
                <w:div w:id="1142769592">
                  <w:marLeft w:val="640"/>
                  <w:marRight w:val="0"/>
                  <w:marTop w:val="0"/>
                  <w:marBottom w:val="0"/>
                  <w:divBdr>
                    <w:top w:val="none" w:sz="0" w:space="0" w:color="auto"/>
                    <w:left w:val="none" w:sz="0" w:space="0" w:color="auto"/>
                    <w:bottom w:val="none" w:sz="0" w:space="0" w:color="auto"/>
                    <w:right w:val="none" w:sz="0" w:space="0" w:color="auto"/>
                  </w:divBdr>
                </w:div>
                <w:div w:id="1150516026">
                  <w:marLeft w:val="640"/>
                  <w:marRight w:val="0"/>
                  <w:marTop w:val="0"/>
                  <w:marBottom w:val="0"/>
                  <w:divBdr>
                    <w:top w:val="none" w:sz="0" w:space="0" w:color="auto"/>
                    <w:left w:val="none" w:sz="0" w:space="0" w:color="auto"/>
                    <w:bottom w:val="none" w:sz="0" w:space="0" w:color="auto"/>
                    <w:right w:val="none" w:sz="0" w:space="0" w:color="auto"/>
                  </w:divBdr>
                </w:div>
                <w:div w:id="1171220602">
                  <w:marLeft w:val="640"/>
                  <w:marRight w:val="0"/>
                  <w:marTop w:val="0"/>
                  <w:marBottom w:val="0"/>
                  <w:divBdr>
                    <w:top w:val="none" w:sz="0" w:space="0" w:color="auto"/>
                    <w:left w:val="none" w:sz="0" w:space="0" w:color="auto"/>
                    <w:bottom w:val="none" w:sz="0" w:space="0" w:color="auto"/>
                    <w:right w:val="none" w:sz="0" w:space="0" w:color="auto"/>
                  </w:divBdr>
                </w:div>
                <w:div w:id="1182356534">
                  <w:marLeft w:val="640"/>
                  <w:marRight w:val="0"/>
                  <w:marTop w:val="0"/>
                  <w:marBottom w:val="0"/>
                  <w:divBdr>
                    <w:top w:val="none" w:sz="0" w:space="0" w:color="auto"/>
                    <w:left w:val="none" w:sz="0" w:space="0" w:color="auto"/>
                    <w:bottom w:val="none" w:sz="0" w:space="0" w:color="auto"/>
                    <w:right w:val="none" w:sz="0" w:space="0" w:color="auto"/>
                  </w:divBdr>
                </w:div>
                <w:div w:id="1280187464">
                  <w:marLeft w:val="640"/>
                  <w:marRight w:val="0"/>
                  <w:marTop w:val="0"/>
                  <w:marBottom w:val="0"/>
                  <w:divBdr>
                    <w:top w:val="none" w:sz="0" w:space="0" w:color="auto"/>
                    <w:left w:val="none" w:sz="0" w:space="0" w:color="auto"/>
                    <w:bottom w:val="none" w:sz="0" w:space="0" w:color="auto"/>
                    <w:right w:val="none" w:sz="0" w:space="0" w:color="auto"/>
                  </w:divBdr>
                </w:div>
                <w:div w:id="1291595205">
                  <w:marLeft w:val="640"/>
                  <w:marRight w:val="0"/>
                  <w:marTop w:val="0"/>
                  <w:marBottom w:val="0"/>
                  <w:divBdr>
                    <w:top w:val="none" w:sz="0" w:space="0" w:color="auto"/>
                    <w:left w:val="none" w:sz="0" w:space="0" w:color="auto"/>
                    <w:bottom w:val="none" w:sz="0" w:space="0" w:color="auto"/>
                    <w:right w:val="none" w:sz="0" w:space="0" w:color="auto"/>
                  </w:divBdr>
                </w:div>
                <w:div w:id="1296637179">
                  <w:marLeft w:val="640"/>
                  <w:marRight w:val="0"/>
                  <w:marTop w:val="0"/>
                  <w:marBottom w:val="0"/>
                  <w:divBdr>
                    <w:top w:val="none" w:sz="0" w:space="0" w:color="auto"/>
                    <w:left w:val="none" w:sz="0" w:space="0" w:color="auto"/>
                    <w:bottom w:val="none" w:sz="0" w:space="0" w:color="auto"/>
                    <w:right w:val="none" w:sz="0" w:space="0" w:color="auto"/>
                  </w:divBdr>
                </w:div>
                <w:div w:id="1302350546">
                  <w:marLeft w:val="640"/>
                  <w:marRight w:val="0"/>
                  <w:marTop w:val="0"/>
                  <w:marBottom w:val="0"/>
                  <w:divBdr>
                    <w:top w:val="none" w:sz="0" w:space="0" w:color="auto"/>
                    <w:left w:val="none" w:sz="0" w:space="0" w:color="auto"/>
                    <w:bottom w:val="none" w:sz="0" w:space="0" w:color="auto"/>
                    <w:right w:val="none" w:sz="0" w:space="0" w:color="auto"/>
                  </w:divBdr>
                </w:div>
                <w:div w:id="1303847149">
                  <w:marLeft w:val="640"/>
                  <w:marRight w:val="0"/>
                  <w:marTop w:val="0"/>
                  <w:marBottom w:val="0"/>
                  <w:divBdr>
                    <w:top w:val="none" w:sz="0" w:space="0" w:color="auto"/>
                    <w:left w:val="none" w:sz="0" w:space="0" w:color="auto"/>
                    <w:bottom w:val="none" w:sz="0" w:space="0" w:color="auto"/>
                    <w:right w:val="none" w:sz="0" w:space="0" w:color="auto"/>
                  </w:divBdr>
                </w:div>
                <w:div w:id="1354265448">
                  <w:marLeft w:val="640"/>
                  <w:marRight w:val="0"/>
                  <w:marTop w:val="0"/>
                  <w:marBottom w:val="0"/>
                  <w:divBdr>
                    <w:top w:val="none" w:sz="0" w:space="0" w:color="auto"/>
                    <w:left w:val="none" w:sz="0" w:space="0" w:color="auto"/>
                    <w:bottom w:val="none" w:sz="0" w:space="0" w:color="auto"/>
                    <w:right w:val="none" w:sz="0" w:space="0" w:color="auto"/>
                  </w:divBdr>
                </w:div>
                <w:div w:id="1370108895">
                  <w:marLeft w:val="640"/>
                  <w:marRight w:val="0"/>
                  <w:marTop w:val="0"/>
                  <w:marBottom w:val="0"/>
                  <w:divBdr>
                    <w:top w:val="none" w:sz="0" w:space="0" w:color="auto"/>
                    <w:left w:val="none" w:sz="0" w:space="0" w:color="auto"/>
                    <w:bottom w:val="none" w:sz="0" w:space="0" w:color="auto"/>
                    <w:right w:val="none" w:sz="0" w:space="0" w:color="auto"/>
                  </w:divBdr>
                </w:div>
                <w:div w:id="1388532099">
                  <w:marLeft w:val="640"/>
                  <w:marRight w:val="0"/>
                  <w:marTop w:val="0"/>
                  <w:marBottom w:val="0"/>
                  <w:divBdr>
                    <w:top w:val="none" w:sz="0" w:space="0" w:color="auto"/>
                    <w:left w:val="none" w:sz="0" w:space="0" w:color="auto"/>
                    <w:bottom w:val="none" w:sz="0" w:space="0" w:color="auto"/>
                    <w:right w:val="none" w:sz="0" w:space="0" w:color="auto"/>
                  </w:divBdr>
                </w:div>
                <w:div w:id="1402174878">
                  <w:marLeft w:val="640"/>
                  <w:marRight w:val="0"/>
                  <w:marTop w:val="0"/>
                  <w:marBottom w:val="0"/>
                  <w:divBdr>
                    <w:top w:val="none" w:sz="0" w:space="0" w:color="auto"/>
                    <w:left w:val="none" w:sz="0" w:space="0" w:color="auto"/>
                    <w:bottom w:val="none" w:sz="0" w:space="0" w:color="auto"/>
                    <w:right w:val="none" w:sz="0" w:space="0" w:color="auto"/>
                  </w:divBdr>
                </w:div>
                <w:div w:id="1492063594">
                  <w:marLeft w:val="640"/>
                  <w:marRight w:val="0"/>
                  <w:marTop w:val="0"/>
                  <w:marBottom w:val="0"/>
                  <w:divBdr>
                    <w:top w:val="none" w:sz="0" w:space="0" w:color="auto"/>
                    <w:left w:val="none" w:sz="0" w:space="0" w:color="auto"/>
                    <w:bottom w:val="none" w:sz="0" w:space="0" w:color="auto"/>
                    <w:right w:val="none" w:sz="0" w:space="0" w:color="auto"/>
                  </w:divBdr>
                </w:div>
                <w:div w:id="1506044519">
                  <w:marLeft w:val="640"/>
                  <w:marRight w:val="0"/>
                  <w:marTop w:val="0"/>
                  <w:marBottom w:val="0"/>
                  <w:divBdr>
                    <w:top w:val="none" w:sz="0" w:space="0" w:color="auto"/>
                    <w:left w:val="none" w:sz="0" w:space="0" w:color="auto"/>
                    <w:bottom w:val="none" w:sz="0" w:space="0" w:color="auto"/>
                    <w:right w:val="none" w:sz="0" w:space="0" w:color="auto"/>
                  </w:divBdr>
                </w:div>
                <w:div w:id="1553423101">
                  <w:marLeft w:val="640"/>
                  <w:marRight w:val="0"/>
                  <w:marTop w:val="0"/>
                  <w:marBottom w:val="0"/>
                  <w:divBdr>
                    <w:top w:val="none" w:sz="0" w:space="0" w:color="auto"/>
                    <w:left w:val="none" w:sz="0" w:space="0" w:color="auto"/>
                    <w:bottom w:val="none" w:sz="0" w:space="0" w:color="auto"/>
                    <w:right w:val="none" w:sz="0" w:space="0" w:color="auto"/>
                  </w:divBdr>
                </w:div>
                <w:div w:id="1563367753">
                  <w:marLeft w:val="640"/>
                  <w:marRight w:val="0"/>
                  <w:marTop w:val="0"/>
                  <w:marBottom w:val="0"/>
                  <w:divBdr>
                    <w:top w:val="none" w:sz="0" w:space="0" w:color="auto"/>
                    <w:left w:val="none" w:sz="0" w:space="0" w:color="auto"/>
                    <w:bottom w:val="none" w:sz="0" w:space="0" w:color="auto"/>
                    <w:right w:val="none" w:sz="0" w:space="0" w:color="auto"/>
                  </w:divBdr>
                </w:div>
                <w:div w:id="1646081540">
                  <w:marLeft w:val="640"/>
                  <w:marRight w:val="0"/>
                  <w:marTop w:val="0"/>
                  <w:marBottom w:val="0"/>
                  <w:divBdr>
                    <w:top w:val="none" w:sz="0" w:space="0" w:color="auto"/>
                    <w:left w:val="none" w:sz="0" w:space="0" w:color="auto"/>
                    <w:bottom w:val="none" w:sz="0" w:space="0" w:color="auto"/>
                    <w:right w:val="none" w:sz="0" w:space="0" w:color="auto"/>
                  </w:divBdr>
                </w:div>
                <w:div w:id="1684820009">
                  <w:marLeft w:val="640"/>
                  <w:marRight w:val="0"/>
                  <w:marTop w:val="0"/>
                  <w:marBottom w:val="0"/>
                  <w:divBdr>
                    <w:top w:val="none" w:sz="0" w:space="0" w:color="auto"/>
                    <w:left w:val="none" w:sz="0" w:space="0" w:color="auto"/>
                    <w:bottom w:val="none" w:sz="0" w:space="0" w:color="auto"/>
                    <w:right w:val="none" w:sz="0" w:space="0" w:color="auto"/>
                  </w:divBdr>
                </w:div>
                <w:div w:id="1761834128">
                  <w:marLeft w:val="640"/>
                  <w:marRight w:val="0"/>
                  <w:marTop w:val="0"/>
                  <w:marBottom w:val="0"/>
                  <w:divBdr>
                    <w:top w:val="none" w:sz="0" w:space="0" w:color="auto"/>
                    <w:left w:val="none" w:sz="0" w:space="0" w:color="auto"/>
                    <w:bottom w:val="none" w:sz="0" w:space="0" w:color="auto"/>
                    <w:right w:val="none" w:sz="0" w:space="0" w:color="auto"/>
                  </w:divBdr>
                </w:div>
                <w:div w:id="1763338077">
                  <w:marLeft w:val="640"/>
                  <w:marRight w:val="0"/>
                  <w:marTop w:val="0"/>
                  <w:marBottom w:val="0"/>
                  <w:divBdr>
                    <w:top w:val="none" w:sz="0" w:space="0" w:color="auto"/>
                    <w:left w:val="none" w:sz="0" w:space="0" w:color="auto"/>
                    <w:bottom w:val="none" w:sz="0" w:space="0" w:color="auto"/>
                    <w:right w:val="none" w:sz="0" w:space="0" w:color="auto"/>
                  </w:divBdr>
                </w:div>
                <w:div w:id="1763379837">
                  <w:marLeft w:val="640"/>
                  <w:marRight w:val="0"/>
                  <w:marTop w:val="0"/>
                  <w:marBottom w:val="0"/>
                  <w:divBdr>
                    <w:top w:val="none" w:sz="0" w:space="0" w:color="auto"/>
                    <w:left w:val="none" w:sz="0" w:space="0" w:color="auto"/>
                    <w:bottom w:val="none" w:sz="0" w:space="0" w:color="auto"/>
                    <w:right w:val="none" w:sz="0" w:space="0" w:color="auto"/>
                  </w:divBdr>
                </w:div>
                <w:div w:id="1772630383">
                  <w:marLeft w:val="640"/>
                  <w:marRight w:val="0"/>
                  <w:marTop w:val="0"/>
                  <w:marBottom w:val="0"/>
                  <w:divBdr>
                    <w:top w:val="none" w:sz="0" w:space="0" w:color="auto"/>
                    <w:left w:val="none" w:sz="0" w:space="0" w:color="auto"/>
                    <w:bottom w:val="none" w:sz="0" w:space="0" w:color="auto"/>
                    <w:right w:val="none" w:sz="0" w:space="0" w:color="auto"/>
                  </w:divBdr>
                </w:div>
                <w:div w:id="1837068894">
                  <w:marLeft w:val="640"/>
                  <w:marRight w:val="0"/>
                  <w:marTop w:val="0"/>
                  <w:marBottom w:val="0"/>
                  <w:divBdr>
                    <w:top w:val="none" w:sz="0" w:space="0" w:color="auto"/>
                    <w:left w:val="none" w:sz="0" w:space="0" w:color="auto"/>
                    <w:bottom w:val="none" w:sz="0" w:space="0" w:color="auto"/>
                    <w:right w:val="none" w:sz="0" w:space="0" w:color="auto"/>
                  </w:divBdr>
                </w:div>
                <w:div w:id="1865947668">
                  <w:marLeft w:val="640"/>
                  <w:marRight w:val="0"/>
                  <w:marTop w:val="0"/>
                  <w:marBottom w:val="0"/>
                  <w:divBdr>
                    <w:top w:val="none" w:sz="0" w:space="0" w:color="auto"/>
                    <w:left w:val="none" w:sz="0" w:space="0" w:color="auto"/>
                    <w:bottom w:val="none" w:sz="0" w:space="0" w:color="auto"/>
                    <w:right w:val="none" w:sz="0" w:space="0" w:color="auto"/>
                  </w:divBdr>
                </w:div>
                <w:div w:id="1895265822">
                  <w:marLeft w:val="640"/>
                  <w:marRight w:val="0"/>
                  <w:marTop w:val="0"/>
                  <w:marBottom w:val="0"/>
                  <w:divBdr>
                    <w:top w:val="none" w:sz="0" w:space="0" w:color="auto"/>
                    <w:left w:val="none" w:sz="0" w:space="0" w:color="auto"/>
                    <w:bottom w:val="none" w:sz="0" w:space="0" w:color="auto"/>
                    <w:right w:val="none" w:sz="0" w:space="0" w:color="auto"/>
                  </w:divBdr>
                </w:div>
                <w:div w:id="1906990841">
                  <w:marLeft w:val="640"/>
                  <w:marRight w:val="0"/>
                  <w:marTop w:val="0"/>
                  <w:marBottom w:val="0"/>
                  <w:divBdr>
                    <w:top w:val="none" w:sz="0" w:space="0" w:color="auto"/>
                    <w:left w:val="none" w:sz="0" w:space="0" w:color="auto"/>
                    <w:bottom w:val="none" w:sz="0" w:space="0" w:color="auto"/>
                    <w:right w:val="none" w:sz="0" w:space="0" w:color="auto"/>
                  </w:divBdr>
                </w:div>
                <w:div w:id="1948730200">
                  <w:marLeft w:val="640"/>
                  <w:marRight w:val="0"/>
                  <w:marTop w:val="0"/>
                  <w:marBottom w:val="0"/>
                  <w:divBdr>
                    <w:top w:val="none" w:sz="0" w:space="0" w:color="auto"/>
                    <w:left w:val="none" w:sz="0" w:space="0" w:color="auto"/>
                    <w:bottom w:val="none" w:sz="0" w:space="0" w:color="auto"/>
                    <w:right w:val="none" w:sz="0" w:space="0" w:color="auto"/>
                  </w:divBdr>
                </w:div>
                <w:div w:id="1985043490">
                  <w:marLeft w:val="640"/>
                  <w:marRight w:val="0"/>
                  <w:marTop w:val="0"/>
                  <w:marBottom w:val="0"/>
                  <w:divBdr>
                    <w:top w:val="none" w:sz="0" w:space="0" w:color="auto"/>
                    <w:left w:val="none" w:sz="0" w:space="0" w:color="auto"/>
                    <w:bottom w:val="none" w:sz="0" w:space="0" w:color="auto"/>
                    <w:right w:val="none" w:sz="0" w:space="0" w:color="auto"/>
                  </w:divBdr>
                </w:div>
                <w:div w:id="2040661252">
                  <w:marLeft w:val="640"/>
                  <w:marRight w:val="0"/>
                  <w:marTop w:val="0"/>
                  <w:marBottom w:val="0"/>
                  <w:divBdr>
                    <w:top w:val="none" w:sz="0" w:space="0" w:color="auto"/>
                    <w:left w:val="none" w:sz="0" w:space="0" w:color="auto"/>
                    <w:bottom w:val="none" w:sz="0" w:space="0" w:color="auto"/>
                    <w:right w:val="none" w:sz="0" w:space="0" w:color="auto"/>
                  </w:divBdr>
                </w:div>
                <w:div w:id="2098209881">
                  <w:marLeft w:val="640"/>
                  <w:marRight w:val="0"/>
                  <w:marTop w:val="0"/>
                  <w:marBottom w:val="0"/>
                  <w:divBdr>
                    <w:top w:val="none" w:sz="0" w:space="0" w:color="auto"/>
                    <w:left w:val="none" w:sz="0" w:space="0" w:color="auto"/>
                    <w:bottom w:val="none" w:sz="0" w:space="0" w:color="auto"/>
                    <w:right w:val="none" w:sz="0" w:space="0" w:color="auto"/>
                  </w:divBdr>
                </w:div>
                <w:div w:id="2114091311">
                  <w:marLeft w:val="640"/>
                  <w:marRight w:val="0"/>
                  <w:marTop w:val="0"/>
                  <w:marBottom w:val="0"/>
                  <w:divBdr>
                    <w:top w:val="none" w:sz="0" w:space="0" w:color="auto"/>
                    <w:left w:val="none" w:sz="0" w:space="0" w:color="auto"/>
                    <w:bottom w:val="none" w:sz="0" w:space="0" w:color="auto"/>
                    <w:right w:val="none" w:sz="0" w:space="0" w:color="auto"/>
                  </w:divBdr>
                </w:div>
                <w:div w:id="2135325125">
                  <w:marLeft w:val="640"/>
                  <w:marRight w:val="0"/>
                  <w:marTop w:val="0"/>
                  <w:marBottom w:val="0"/>
                  <w:divBdr>
                    <w:top w:val="none" w:sz="0" w:space="0" w:color="auto"/>
                    <w:left w:val="none" w:sz="0" w:space="0" w:color="auto"/>
                    <w:bottom w:val="none" w:sz="0" w:space="0" w:color="auto"/>
                    <w:right w:val="none" w:sz="0" w:space="0" w:color="auto"/>
                  </w:divBdr>
                </w:div>
              </w:divsChild>
            </w:div>
            <w:div w:id="1498422785">
              <w:marLeft w:val="0"/>
              <w:marRight w:val="0"/>
              <w:marTop w:val="0"/>
              <w:marBottom w:val="0"/>
              <w:divBdr>
                <w:top w:val="none" w:sz="0" w:space="0" w:color="auto"/>
                <w:left w:val="none" w:sz="0" w:space="0" w:color="auto"/>
                <w:bottom w:val="none" w:sz="0" w:space="0" w:color="auto"/>
                <w:right w:val="none" w:sz="0" w:space="0" w:color="auto"/>
              </w:divBdr>
              <w:divsChild>
                <w:div w:id="14382092">
                  <w:marLeft w:val="640"/>
                  <w:marRight w:val="0"/>
                  <w:marTop w:val="0"/>
                  <w:marBottom w:val="0"/>
                  <w:divBdr>
                    <w:top w:val="none" w:sz="0" w:space="0" w:color="auto"/>
                    <w:left w:val="none" w:sz="0" w:space="0" w:color="auto"/>
                    <w:bottom w:val="none" w:sz="0" w:space="0" w:color="auto"/>
                    <w:right w:val="none" w:sz="0" w:space="0" w:color="auto"/>
                  </w:divBdr>
                </w:div>
                <w:div w:id="24059713">
                  <w:marLeft w:val="640"/>
                  <w:marRight w:val="0"/>
                  <w:marTop w:val="0"/>
                  <w:marBottom w:val="0"/>
                  <w:divBdr>
                    <w:top w:val="none" w:sz="0" w:space="0" w:color="auto"/>
                    <w:left w:val="none" w:sz="0" w:space="0" w:color="auto"/>
                    <w:bottom w:val="none" w:sz="0" w:space="0" w:color="auto"/>
                    <w:right w:val="none" w:sz="0" w:space="0" w:color="auto"/>
                  </w:divBdr>
                </w:div>
                <w:div w:id="36703265">
                  <w:marLeft w:val="640"/>
                  <w:marRight w:val="0"/>
                  <w:marTop w:val="0"/>
                  <w:marBottom w:val="0"/>
                  <w:divBdr>
                    <w:top w:val="none" w:sz="0" w:space="0" w:color="auto"/>
                    <w:left w:val="none" w:sz="0" w:space="0" w:color="auto"/>
                    <w:bottom w:val="none" w:sz="0" w:space="0" w:color="auto"/>
                    <w:right w:val="none" w:sz="0" w:space="0" w:color="auto"/>
                  </w:divBdr>
                </w:div>
                <w:div w:id="69546675">
                  <w:marLeft w:val="640"/>
                  <w:marRight w:val="0"/>
                  <w:marTop w:val="0"/>
                  <w:marBottom w:val="0"/>
                  <w:divBdr>
                    <w:top w:val="none" w:sz="0" w:space="0" w:color="auto"/>
                    <w:left w:val="none" w:sz="0" w:space="0" w:color="auto"/>
                    <w:bottom w:val="none" w:sz="0" w:space="0" w:color="auto"/>
                    <w:right w:val="none" w:sz="0" w:space="0" w:color="auto"/>
                  </w:divBdr>
                </w:div>
                <w:div w:id="75127296">
                  <w:marLeft w:val="640"/>
                  <w:marRight w:val="0"/>
                  <w:marTop w:val="0"/>
                  <w:marBottom w:val="0"/>
                  <w:divBdr>
                    <w:top w:val="none" w:sz="0" w:space="0" w:color="auto"/>
                    <w:left w:val="none" w:sz="0" w:space="0" w:color="auto"/>
                    <w:bottom w:val="none" w:sz="0" w:space="0" w:color="auto"/>
                    <w:right w:val="none" w:sz="0" w:space="0" w:color="auto"/>
                  </w:divBdr>
                </w:div>
                <w:div w:id="85002611">
                  <w:marLeft w:val="640"/>
                  <w:marRight w:val="0"/>
                  <w:marTop w:val="0"/>
                  <w:marBottom w:val="0"/>
                  <w:divBdr>
                    <w:top w:val="none" w:sz="0" w:space="0" w:color="auto"/>
                    <w:left w:val="none" w:sz="0" w:space="0" w:color="auto"/>
                    <w:bottom w:val="none" w:sz="0" w:space="0" w:color="auto"/>
                    <w:right w:val="none" w:sz="0" w:space="0" w:color="auto"/>
                  </w:divBdr>
                </w:div>
                <w:div w:id="88090416">
                  <w:marLeft w:val="640"/>
                  <w:marRight w:val="0"/>
                  <w:marTop w:val="0"/>
                  <w:marBottom w:val="0"/>
                  <w:divBdr>
                    <w:top w:val="none" w:sz="0" w:space="0" w:color="auto"/>
                    <w:left w:val="none" w:sz="0" w:space="0" w:color="auto"/>
                    <w:bottom w:val="none" w:sz="0" w:space="0" w:color="auto"/>
                    <w:right w:val="none" w:sz="0" w:space="0" w:color="auto"/>
                  </w:divBdr>
                </w:div>
                <w:div w:id="163202753">
                  <w:marLeft w:val="640"/>
                  <w:marRight w:val="0"/>
                  <w:marTop w:val="0"/>
                  <w:marBottom w:val="0"/>
                  <w:divBdr>
                    <w:top w:val="none" w:sz="0" w:space="0" w:color="auto"/>
                    <w:left w:val="none" w:sz="0" w:space="0" w:color="auto"/>
                    <w:bottom w:val="none" w:sz="0" w:space="0" w:color="auto"/>
                    <w:right w:val="none" w:sz="0" w:space="0" w:color="auto"/>
                  </w:divBdr>
                </w:div>
                <w:div w:id="187790649">
                  <w:marLeft w:val="640"/>
                  <w:marRight w:val="0"/>
                  <w:marTop w:val="0"/>
                  <w:marBottom w:val="0"/>
                  <w:divBdr>
                    <w:top w:val="none" w:sz="0" w:space="0" w:color="auto"/>
                    <w:left w:val="none" w:sz="0" w:space="0" w:color="auto"/>
                    <w:bottom w:val="none" w:sz="0" w:space="0" w:color="auto"/>
                    <w:right w:val="none" w:sz="0" w:space="0" w:color="auto"/>
                  </w:divBdr>
                </w:div>
                <w:div w:id="259685648">
                  <w:marLeft w:val="640"/>
                  <w:marRight w:val="0"/>
                  <w:marTop w:val="0"/>
                  <w:marBottom w:val="0"/>
                  <w:divBdr>
                    <w:top w:val="none" w:sz="0" w:space="0" w:color="auto"/>
                    <w:left w:val="none" w:sz="0" w:space="0" w:color="auto"/>
                    <w:bottom w:val="none" w:sz="0" w:space="0" w:color="auto"/>
                    <w:right w:val="none" w:sz="0" w:space="0" w:color="auto"/>
                  </w:divBdr>
                </w:div>
                <w:div w:id="279341631">
                  <w:marLeft w:val="640"/>
                  <w:marRight w:val="0"/>
                  <w:marTop w:val="0"/>
                  <w:marBottom w:val="0"/>
                  <w:divBdr>
                    <w:top w:val="none" w:sz="0" w:space="0" w:color="auto"/>
                    <w:left w:val="none" w:sz="0" w:space="0" w:color="auto"/>
                    <w:bottom w:val="none" w:sz="0" w:space="0" w:color="auto"/>
                    <w:right w:val="none" w:sz="0" w:space="0" w:color="auto"/>
                  </w:divBdr>
                </w:div>
                <w:div w:id="328943311">
                  <w:marLeft w:val="640"/>
                  <w:marRight w:val="0"/>
                  <w:marTop w:val="0"/>
                  <w:marBottom w:val="0"/>
                  <w:divBdr>
                    <w:top w:val="none" w:sz="0" w:space="0" w:color="auto"/>
                    <w:left w:val="none" w:sz="0" w:space="0" w:color="auto"/>
                    <w:bottom w:val="none" w:sz="0" w:space="0" w:color="auto"/>
                    <w:right w:val="none" w:sz="0" w:space="0" w:color="auto"/>
                  </w:divBdr>
                </w:div>
                <w:div w:id="331840075">
                  <w:marLeft w:val="640"/>
                  <w:marRight w:val="0"/>
                  <w:marTop w:val="0"/>
                  <w:marBottom w:val="0"/>
                  <w:divBdr>
                    <w:top w:val="none" w:sz="0" w:space="0" w:color="auto"/>
                    <w:left w:val="none" w:sz="0" w:space="0" w:color="auto"/>
                    <w:bottom w:val="none" w:sz="0" w:space="0" w:color="auto"/>
                    <w:right w:val="none" w:sz="0" w:space="0" w:color="auto"/>
                  </w:divBdr>
                </w:div>
                <w:div w:id="388961399">
                  <w:marLeft w:val="640"/>
                  <w:marRight w:val="0"/>
                  <w:marTop w:val="0"/>
                  <w:marBottom w:val="0"/>
                  <w:divBdr>
                    <w:top w:val="none" w:sz="0" w:space="0" w:color="auto"/>
                    <w:left w:val="none" w:sz="0" w:space="0" w:color="auto"/>
                    <w:bottom w:val="none" w:sz="0" w:space="0" w:color="auto"/>
                    <w:right w:val="none" w:sz="0" w:space="0" w:color="auto"/>
                  </w:divBdr>
                </w:div>
                <w:div w:id="391542319">
                  <w:marLeft w:val="640"/>
                  <w:marRight w:val="0"/>
                  <w:marTop w:val="0"/>
                  <w:marBottom w:val="0"/>
                  <w:divBdr>
                    <w:top w:val="none" w:sz="0" w:space="0" w:color="auto"/>
                    <w:left w:val="none" w:sz="0" w:space="0" w:color="auto"/>
                    <w:bottom w:val="none" w:sz="0" w:space="0" w:color="auto"/>
                    <w:right w:val="none" w:sz="0" w:space="0" w:color="auto"/>
                  </w:divBdr>
                </w:div>
                <w:div w:id="397704917">
                  <w:marLeft w:val="640"/>
                  <w:marRight w:val="0"/>
                  <w:marTop w:val="0"/>
                  <w:marBottom w:val="0"/>
                  <w:divBdr>
                    <w:top w:val="none" w:sz="0" w:space="0" w:color="auto"/>
                    <w:left w:val="none" w:sz="0" w:space="0" w:color="auto"/>
                    <w:bottom w:val="none" w:sz="0" w:space="0" w:color="auto"/>
                    <w:right w:val="none" w:sz="0" w:space="0" w:color="auto"/>
                  </w:divBdr>
                </w:div>
                <w:div w:id="413209355">
                  <w:marLeft w:val="640"/>
                  <w:marRight w:val="0"/>
                  <w:marTop w:val="0"/>
                  <w:marBottom w:val="0"/>
                  <w:divBdr>
                    <w:top w:val="none" w:sz="0" w:space="0" w:color="auto"/>
                    <w:left w:val="none" w:sz="0" w:space="0" w:color="auto"/>
                    <w:bottom w:val="none" w:sz="0" w:space="0" w:color="auto"/>
                    <w:right w:val="none" w:sz="0" w:space="0" w:color="auto"/>
                  </w:divBdr>
                </w:div>
                <w:div w:id="415134256">
                  <w:marLeft w:val="640"/>
                  <w:marRight w:val="0"/>
                  <w:marTop w:val="0"/>
                  <w:marBottom w:val="0"/>
                  <w:divBdr>
                    <w:top w:val="none" w:sz="0" w:space="0" w:color="auto"/>
                    <w:left w:val="none" w:sz="0" w:space="0" w:color="auto"/>
                    <w:bottom w:val="none" w:sz="0" w:space="0" w:color="auto"/>
                    <w:right w:val="none" w:sz="0" w:space="0" w:color="auto"/>
                  </w:divBdr>
                </w:div>
                <w:div w:id="423957067">
                  <w:marLeft w:val="640"/>
                  <w:marRight w:val="0"/>
                  <w:marTop w:val="0"/>
                  <w:marBottom w:val="0"/>
                  <w:divBdr>
                    <w:top w:val="none" w:sz="0" w:space="0" w:color="auto"/>
                    <w:left w:val="none" w:sz="0" w:space="0" w:color="auto"/>
                    <w:bottom w:val="none" w:sz="0" w:space="0" w:color="auto"/>
                    <w:right w:val="none" w:sz="0" w:space="0" w:color="auto"/>
                  </w:divBdr>
                </w:div>
                <w:div w:id="449977143">
                  <w:marLeft w:val="640"/>
                  <w:marRight w:val="0"/>
                  <w:marTop w:val="0"/>
                  <w:marBottom w:val="0"/>
                  <w:divBdr>
                    <w:top w:val="none" w:sz="0" w:space="0" w:color="auto"/>
                    <w:left w:val="none" w:sz="0" w:space="0" w:color="auto"/>
                    <w:bottom w:val="none" w:sz="0" w:space="0" w:color="auto"/>
                    <w:right w:val="none" w:sz="0" w:space="0" w:color="auto"/>
                  </w:divBdr>
                </w:div>
                <w:div w:id="511652541">
                  <w:marLeft w:val="640"/>
                  <w:marRight w:val="0"/>
                  <w:marTop w:val="0"/>
                  <w:marBottom w:val="0"/>
                  <w:divBdr>
                    <w:top w:val="none" w:sz="0" w:space="0" w:color="auto"/>
                    <w:left w:val="none" w:sz="0" w:space="0" w:color="auto"/>
                    <w:bottom w:val="none" w:sz="0" w:space="0" w:color="auto"/>
                    <w:right w:val="none" w:sz="0" w:space="0" w:color="auto"/>
                  </w:divBdr>
                </w:div>
                <w:div w:id="527107726">
                  <w:marLeft w:val="640"/>
                  <w:marRight w:val="0"/>
                  <w:marTop w:val="0"/>
                  <w:marBottom w:val="0"/>
                  <w:divBdr>
                    <w:top w:val="none" w:sz="0" w:space="0" w:color="auto"/>
                    <w:left w:val="none" w:sz="0" w:space="0" w:color="auto"/>
                    <w:bottom w:val="none" w:sz="0" w:space="0" w:color="auto"/>
                    <w:right w:val="none" w:sz="0" w:space="0" w:color="auto"/>
                  </w:divBdr>
                </w:div>
                <w:div w:id="610936988">
                  <w:marLeft w:val="640"/>
                  <w:marRight w:val="0"/>
                  <w:marTop w:val="0"/>
                  <w:marBottom w:val="0"/>
                  <w:divBdr>
                    <w:top w:val="none" w:sz="0" w:space="0" w:color="auto"/>
                    <w:left w:val="none" w:sz="0" w:space="0" w:color="auto"/>
                    <w:bottom w:val="none" w:sz="0" w:space="0" w:color="auto"/>
                    <w:right w:val="none" w:sz="0" w:space="0" w:color="auto"/>
                  </w:divBdr>
                </w:div>
                <w:div w:id="742719814">
                  <w:marLeft w:val="640"/>
                  <w:marRight w:val="0"/>
                  <w:marTop w:val="0"/>
                  <w:marBottom w:val="0"/>
                  <w:divBdr>
                    <w:top w:val="none" w:sz="0" w:space="0" w:color="auto"/>
                    <w:left w:val="none" w:sz="0" w:space="0" w:color="auto"/>
                    <w:bottom w:val="none" w:sz="0" w:space="0" w:color="auto"/>
                    <w:right w:val="none" w:sz="0" w:space="0" w:color="auto"/>
                  </w:divBdr>
                </w:div>
                <w:div w:id="745147434">
                  <w:marLeft w:val="640"/>
                  <w:marRight w:val="0"/>
                  <w:marTop w:val="0"/>
                  <w:marBottom w:val="0"/>
                  <w:divBdr>
                    <w:top w:val="none" w:sz="0" w:space="0" w:color="auto"/>
                    <w:left w:val="none" w:sz="0" w:space="0" w:color="auto"/>
                    <w:bottom w:val="none" w:sz="0" w:space="0" w:color="auto"/>
                    <w:right w:val="none" w:sz="0" w:space="0" w:color="auto"/>
                  </w:divBdr>
                </w:div>
                <w:div w:id="757024158">
                  <w:marLeft w:val="640"/>
                  <w:marRight w:val="0"/>
                  <w:marTop w:val="0"/>
                  <w:marBottom w:val="0"/>
                  <w:divBdr>
                    <w:top w:val="none" w:sz="0" w:space="0" w:color="auto"/>
                    <w:left w:val="none" w:sz="0" w:space="0" w:color="auto"/>
                    <w:bottom w:val="none" w:sz="0" w:space="0" w:color="auto"/>
                    <w:right w:val="none" w:sz="0" w:space="0" w:color="auto"/>
                  </w:divBdr>
                </w:div>
                <w:div w:id="827288110">
                  <w:marLeft w:val="640"/>
                  <w:marRight w:val="0"/>
                  <w:marTop w:val="0"/>
                  <w:marBottom w:val="0"/>
                  <w:divBdr>
                    <w:top w:val="none" w:sz="0" w:space="0" w:color="auto"/>
                    <w:left w:val="none" w:sz="0" w:space="0" w:color="auto"/>
                    <w:bottom w:val="none" w:sz="0" w:space="0" w:color="auto"/>
                    <w:right w:val="none" w:sz="0" w:space="0" w:color="auto"/>
                  </w:divBdr>
                </w:div>
                <w:div w:id="827597653">
                  <w:marLeft w:val="640"/>
                  <w:marRight w:val="0"/>
                  <w:marTop w:val="0"/>
                  <w:marBottom w:val="0"/>
                  <w:divBdr>
                    <w:top w:val="none" w:sz="0" w:space="0" w:color="auto"/>
                    <w:left w:val="none" w:sz="0" w:space="0" w:color="auto"/>
                    <w:bottom w:val="none" w:sz="0" w:space="0" w:color="auto"/>
                    <w:right w:val="none" w:sz="0" w:space="0" w:color="auto"/>
                  </w:divBdr>
                </w:div>
                <w:div w:id="912161136">
                  <w:marLeft w:val="640"/>
                  <w:marRight w:val="0"/>
                  <w:marTop w:val="0"/>
                  <w:marBottom w:val="0"/>
                  <w:divBdr>
                    <w:top w:val="none" w:sz="0" w:space="0" w:color="auto"/>
                    <w:left w:val="none" w:sz="0" w:space="0" w:color="auto"/>
                    <w:bottom w:val="none" w:sz="0" w:space="0" w:color="auto"/>
                    <w:right w:val="none" w:sz="0" w:space="0" w:color="auto"/>
                  </w:divBdr>
                </w:div>
                <w:div w:id="1038160587">
                  <w:marLeft w:val="640"/>
                  <w:marRight w:val="0"/>
                  <w:marTop w:val="0"/>
                  <w:marBottom w:val="0"/>
                  <w:divBdr>
                    <w:top w:val="none" w:sz="0" w:space="0" w:color="auto"/>
                    <w:left w:val="none" w:sz="0" w:space="0" w:color="auto"/>
                    <w:bottom w:val="none" w:sz="0" w:space="0" w:color="auto"/>
                    <w:right w:val="none" w:sz="0" w:space="0" w:color="auto"/>
                  </w:divBdr>
                </w:div>
                <w:div w:id="1049374580">
                  <w:marLeft w:val="640"/>
                  <w:marRight w:val="0"/>
                  <w:marTop w:val="0"/>
                  <w:marBottom w:val="0"/>
                  <w:divBdr>
                    <w:top w:val="none" w:sz="0" w:space="0" w:color="auto"/>
                    <w:left w:val="none" w:sz="0" w:space="0" w:color="auto"/>
                    <w:bottom w:val="none" w:sz="0" w:space="0" w:color="auto"/>
                    <w:right w:val="none" w:sz="0" w:space="0" w:color="auto"/>
                  </w:divBdr>
                </w:div>
                <w:div w:id="1089039542">
                  <w:marLeft w:val="640"/>
                  <w:marRight w:val="0"/>
                  <w:marTop w:val="0"/>
                  <w:marBottom w:val="0"/>
                  <w:divBdr>
                    <w:top w:val="none" w:sz="0" w:space="0" w:color="auto"/>
                    <w:left w:val="none" w:sz="0" w:space="0" w:color="auto"/>
                    <w:bottom w:val="none" w:sz="0" w:space="0" w:color="auto"/>
                    <w:right w:val="none" w:sz="0" w:space="0" w:color="auto"/>
                  </w:divBdr>
                </w:div>
                <w:div w:id="1101995716">
                  <w:marLeft w:val="640"/>
                  <w:marRight w:val="0"/>
                  <w:marTop w:val="0"/>
                  <w:marBottom w:val="0"/>
                  <w:divBdr>
                    <w:top w:val="none" w:sz="0" w:space="0" w:color="auto"/>
                    <w:left w:val="none" w:sz="0" w:space="0" w:color="auto"/>
                    <w:bottom w:val="none" w:sz="0" w:space="0" w:color="auto"/>
                    <w:right w:val="none" w:sz="0" w:space="0" w:color="auto"/>
                  </w:divBdr>
                </w:div>
                <w:div w:id="1112945051">
                  <w:marLeft w:val="640"/>
                  <w:marRight w:val="0"/>
                  <w:marTop w:val="0"/>
                  <w:marBottom w:val="0"/>
                  <w:divBdr>
                    <w:top w:val="none" w:sz="0" w:space="0" w:color="auto"/>
                    <w:left w:val="none" w:sz="0" w:space="0" w:color="auto"/>
                    <w:bottom w:val="none" w:sz="0" w:space="0" w:color="auto"/>
                    <w:right w:val="none" w:sz="0" w:space="0" w:color="auto"/>
                  </w:divBdr>
                </w:div>
                <w:div w:id="1113600420">
                  <w:marLeft w:val="640"/>
                  <w:marRight w:val="0"/>
                  <w:marTop w:val="0"/>
                  <w:marBottom w:val="0"/>
                  <w:divBdr>
                    <w:top w:val="none" w:sz="0" w:space="0" w:color="auto"/>
                    <w:left w:val="none" w:sz="0" w:space="0" w:color="auto"/>
                    <w:bottom w:val="none" w:sz="0" w:space="0" w:color="auto"/>
                    <w:right w:val="none" w:sz="0" w:space="0" w:color="auto"/>
                  </w:divBdr>
                </w:div>
                <w:div w:id="1122268365">
                  <w:marLeft w:val="640"/>
                  <w:marRight w:val="0"/>
                  <w:marTop w:val="0"/>
                  <w:marBottom w:val="0"/>
                  <w:divBdr>
                    <w:top w:val="none" w:sz="0" w:space="0" w:color="auto"/>
                    <w:left w:val="none" w:sz="0" w:space="0" w:color="auto"/>
                    <w:bottom w:val="none" w:sz="0" w:space="0" w:color="auto"/>
                    <w:right w:val="none" w:sz="0" w:space="0" w:color="auto"/>
                  </w:divBdr>
                </w:div>
                <w:div w:id="1141000214">
                  <w:marLeft w:val="640"/>
                  <w:marRight w:val="0"/>
                  <w:marTop w:val="0"/>
                  <w:marBottom w:val="0"/>
                  <w:divBdr>
                    <w:top w:val="none" w:sz="0" w:space="0" w:color="auto"/>
                    <w:left w:val="none" w:sz="0" w:space="0" w:color="auto"/>
                    <w:bottom w:val="none" w:sz="0" w:space="0" w:color="auto"/>
                    <w:right w:val="none" w:sz="0" w:space="0" w:color="auto"/>
                  </w:divBdr>
                </w:div>
                <w:div w:id="1146555817">
                  <w:marLeft w:val="640"/>
                  <w:marRight w:val="0"/>
                  <w:marTop w:val="0"/>
                  <w:marBottom w:val="0"/>
                  <w:divBdr>
                    <w:top w:val="none" w:sz="0" w:space="0" w:color="auto"/>
                    <w:left w:val="none" w:sz="0" w:space="0" w:color="auto"/>
                    <w:bottom w:val="none" w:sz="0" w:space="0" w:color="auto"/>
                    <w:right w:val="none" w:sz="0" w:space="0" w:color="auto"/>
                  </w:divBdr>
                </w:div>
                <w:div w:id="1157069864">
                  <w:marLeft w:val="640"/>
                  <w:marRight w:val="0"/>
                  <w:marTop w:val="0"/>
                  <w:marBottom w:val="0"/>
                  <w:divBdr>
                    <w:top w:val="none" w:sz="0" w:space="0" w:color="auto"/>
                    <w:left w:val="none" w:sz="0" w:space="0" w:color="auto"/>
                    <w:bottom w:val="none" w:sz="0" w:space="0" w:color="auto"/>
                    <w:right w:val="none" w:sz="0" w:space="0" w:color="auto"/>
                  </w:divBdr>
                </w:div>
                <w:div w:id="1222016761">
                  <w:marLeft w:val="640"/>
                  <w:marRight w:val="0"/>
                  <w:marTop w:val="0"/>
                  <w:marBottom w:val="0"/>
                  <w:divBdr>
                    <w:top w:val="none" w:sz="0" w:space="0" w:color="auto"/>
                    <w:left w:val="none" w:sz="0" w:space="0" w:color="auto"/>
                    <w:bottom w:val="none" w:sz="0" w:space="0" w:color="auto"/>
                    <w:right w:val="none" w:sz="0" w:space="0" w:color="auto"/>
                  </w:divBdr>
                </w:div>
                <w:div w:id="1249314335">
                  <w:marLeft w:val="640"/>
                  <w:marRight w:val="0"/>
                  <w:marTop w:val="0"/>
                  <w:marBottom w:val="0"/>
                  <w:divBdr>
                    <w:top w:val="none" w:sz="0" w:space="0" w:color="auto"/>
                    <w:left w:val="none" w:sz="0" w:space="0" w:color="auto"/>
                    <w:bottom w:val="none" w:sz="0" w:space="0" w:color="auto"/>
                    <w:right w:val="none" w:sz="0" w:space="0" w:color="auto"/>
                  </w:divBdr>
                </w:div>
                <w:div w:id="1249391637">
                  <w:marLeft w:val="640"/>
                  <w:marRight w:val="0"/>
                  <w:marTop w:val="0"/>
                  <w:marBottom w:val="0"/>
                  <w:divBdr>
                    <w:top w:val="none" w:sz="0" w:space="0" w:color="auto"/>
                    <w:left w:val="none" w:sz="0" w:space="0" w:color="auto"/>
                    <w:bottom w:val="none" w:sz="0" w:space="0" w:color="auto"/>
                    <w:right w:val="none" w:sz="0" w:space="0" w:color="auto"/>
                  </w:divBdr>
                </w:div>
                <w:div w:id="1262883717">
                  <w:marLeft w:val="640"/>
                  <w:marRight w:val="0"/>
                  <w:marTop w:val="0"/>
                  <w:marBottom w:val="0"/>
                  <w:divBdr>
                    <w:top w:val="none" w:sz="0" w:space="0" w:color="auto"/>
                    <w:left w:val="none" w:sz="0" w:space="0" w:color="auto"/>
                    <w:bottom w:val="none" w:sz="0" w:space="0" w:color="auto"/>
                    <w:right w:val="none" w:sz="0" w:space="0" w:color="auto"/>
                  </w:divBdr>
                </w:div>
                <w:div w:id="1279870773">
                  <w:marLeft w:val="640"/>
                  <w:marRight w:val="0"/>
                  <w:marTop w:val="0"/>
                  <w:marBottom w:val="0"/>
                  <w:divBdr>
                    <w:top w:val="none" w:sz="0" w:space="0" w:color="auto"/>
                    <w:left w:val="none" w:sz="0" w:space="0" w:color="auto"/>
                    <w:bottom w:val="none" w:sz="0" w:space="0" w:color="auto"/>
                    <w:right w:val="none" w:sz="0" w:space="0" w:color="auto"/>
                  </w:divBdr>
                </w:div>
                <w:div w:id="1291941415">
                  <w:marLeft w:val="640"/>
                  <w:marRight w:val="0"/>
                  <w:marTop w:val="0"/>
                  <w:marBottom w:val="0"/>
                  <w:divBdr>
                    <w:top w:val="none" w:sz="0" w:space="0" w:color="auto"/>
                    <w:left w:val="none" w:sz="0" w:space="0" w:color="auto"/>
                    <w:bottom w:val="none" w:sz="0" w:space="0" w:color="auto"/>
                    <w:right w:val="none" w:sz="0" w:space="0" w:color="auto"/>
                  </w:divBdr>
                </w:div>
                <w:div w:id="1299992133">
                  <w:marLeft w:val="640"/>
                  <w:marRight w:val="0"/>
                  <w:marTop w:val="0"/>
                  <w:marBottom w:val="0"/>
                  <w:divBdr>
                    <w:top w:val="none" w:sz="0" w:space="0" w:color="auto"/>
                    <w:left w:val="none" w:sz="0" w:space="0" w:color="auto"/>
                    <w:bottom w:val="none" w:sz="0" w:space="0" w:color="auto"/>
                    <w:right w:val="none" w:sz="0" w:space="0" w:color="auto"/>
                  </w:divBdr>
                </w:div>
                <w:div w:id="1339775936">
                  <w:marLeft w:val="640"/>
                  <w:marRight w:val="0"/>
                  <w:marTop w:val="0"/>
                  <w:marBottom w:val="0"/>
                  <w:divBdr>
                    <w:top w:val="none" w:sz="0" w:space="0" w:color="auto"/>
                    <w:left w:val="none" w:sz="0" w:space="0" w:color="auto"/>
                    <w:bottom w:val="none" w:sz="0" w:space="0" w:color="auto"/>
                    <w:right w:val="none" w:sz="0" w:space="0" w:color="auto"/>
                  </w:divBdr>
                </w:div>
                <w:div w:id="1405952687">
                  <w:marLeft w:val="640"/>
                  <w:marRight w:val="0"/>
                  <w:marTop w:val="0"/>
                  <w:marBottom w:val="0"/>
                  <w:divBdr>
                    <w:top w:val="none" w:sz="0" w:space="0" w:color="auto"/>
                    <w:left w:val="none" w:sz="0" w:space="0" w:color="auto"/>
                    <w:bottom w:val="none" w:sz="0" w:space="0" w:color="auto"/>
                    <w:right w:val="none" w:sz="0" w:space="0" w:color="auto"/>
                  </w:divBdr>
                </w:div>
                <w:div w:id="1455254383">
                  <w:marLeft w:val="640"/>
                  <w:marRight w:val="0"/>
                  <w:marTop w:val="0"/>
                  <w:marBottom w:val="0"/>
                  <w:divBdr>
                    <w:top w:val="none" w:sz="0" w:space="0" w:color="auto"/>
                    <w:left w:val="none" w:sz="0" w:space="0" w:color="auto"/>
                    <w:bottom w:val="none" w:sz="0" w:space="0" w:color="auto"/>
                    <w:right w:val="none" w:sz="0" w:space="0" w:color="auto"/>
                  </w:divBdr>
                </w:div>
                <w:div w:id="1497726969">
                  <w:marLeft w:val="640"/>
                  <w:marRight w:val="0"/>
                  <w:marTop w:val="0"/>
                  <w:marBottom w:val="0"/>
                  <w:divBdr>
                    <w:top w:val="none" w:sz="0" w:space="0" w:color="auto"/>
                    <w:left w:val="none" w:sz="0" w:space="0" w:color="auto"/>
                    <w:bottom w:val="none" w:sz="0" w:space="0" w:color="auto"/>
                    <w:right w:val="none" w:sz="0" w:space="0" w:color="auto"/>
                  </w:divBdr>
                </w:div>
                <w:div w:id="1525165539">
                  <w:marLeft w:val="640"/>
                  <w:marRight w:val="0"/>
                  <w:marTop w:val="0"/>
                  <w:marBottom w:val="0"/>
                  <w:divBdr>
                    <w:top w:val="none" w:sz="0" w:space="0" w:color="auto"/>
                    <w:left w:val="none" w:sz="0" w:space="0" w:color="auto"/>
                    <w:bottom w:val="none" w:sz="0" w:space="0" w:color="auto"/>
                    <w:right w:val="none" w:sz="0" w:space="0" w:color="auto"/>
                  </w:divBdr>
                </w:div>
                <w:div w:id="1525167075">
                  <w:marLeft w:val="640"/>
                  <w:marRight w:val="0"/>
                  <w:marTop w:val="0"/>
                  <w:marBottom w:val="0"/>
                  <w:divBdr>
                    <w:top w:val="none" w:sz="0" w:space="0" w:color="auto"/>
                    <w:left w:val="none" w:sz="0" w:space="0" w:color="auto"/>
                    <w:bottom w:val="none" w:sz="0" w:space="0" w:color="auto"/>
                    <w:right w:val="none" w:sz="0" w:space="0" w:color="auto"/>
                  </w:divBdr>
                </w:div>
                <w:div w:id="1531383411">
                  <w:marLeft w:val="640"/>
                  <w:marRight w:val="0"/>
                  <w:marTop w:val="0"/>
                  <w:marBottom w:val="0"/>
                  <w:divBdr>
                    <w:top w:val="none" w:sz="0" w:space="0" w:color="auto"/>
                    <w:left w:val="none" w:sz="0" w:space="0" w:color="auto"/>
                    <w:bottom w:val="none" w:sz="0" w:space="0" w:color="auto"/>
                    <w:right w:val="none" w:sz="0" w:space="0" w:color="auto"/>
                  </w:divBdr>
                </w:div>
                <w:div w:id="1641306309">
                  <w:marLeft w:val="640"/>
                  <w:marRight w:val="0"/>
                  <w:marTop w:val="0"/>
                  <w:marBottom w:val="0"/>
                  <w:divBdr>
                    <w:top w:val="none" w:sz="0" w:space="0" w:color="auto"/>
                    <w:left w:val="none" w:sz="0" w:space="0" w:color="auto"/>
                    <w:bottom w:val="none" w:sz="0" w:space="0" w:color="auto"/>
                    <w:right w:val="none" w:sz="0" w:space="0" w:color="auto"/>
                  </w:divBdr>
                </w:div>
                <w:div w:id="1655639323">
                  <w:marLeft w:val="640"/>
                  <w:marRight w:val="0"/>
                  <w:marTop w:val="0"/>
                  <w:marBottom w:val="0"/>
                  <w:divBdr>
                    <w:top w:val="none" w:sz="0" w:space="0" w:color="auto"/>
                    <w:left w:val="none" w:sz="0" w:space="0" w:color="auto"/>
                    <w:bottom w:val="none" w:sz="0" w:space="0" w:color="auto"/>
                    <w:right w:val="none" w:sz="0" w:space="0" w:color="auto"/>
                  </w:divBdr>
                </w:div>
                <w:div w:id="1661693779">
                  <w:marLeft w:val="640"/>
                  <w:marRight w:val="0"/>
                  <w:marTop w:val="0"/>
                  <w:marBottom w:val="0"/>
                  <w:divBdr>
                    <w:top w:val="none" w:sz="0" w:space="0" w:color="auto"/>
                    <w:left w:val="none" w:sz="0" w:space="0" w:color="auto"/>
                    <w:bottom w:val="none" w:sz="0" w:space="0" w:color="auto"/>
                    <w:right w:val="none" w:sz="0" w:space="0" w:color="auto"/>
                  </w:divBdr>
                </w:div>
                <w:div w:id="1694722163">
                  <w:marLeft w:val="640"/>
                  <w:marRight w:val="0"/>
                  <w:marTop w:val="0"/>
                  <w:marBottom w:val="0"/>
                  <w:divBdr>
                    <w:top w:val="none" w:sz="0" w:space="0" w:color="auto"/>
                    <w:left w:val="none" w:sz="0" w:space="0" w:color="auto"/>
                    <w:bottom w:val="none" w:sz="0" w:space="0" w:color="auto"/>
                    <w:right w:val="none" w:sz="0" w:space="0" w:color="auto"/>
                  </w:divBdr>
                </w:div>
                <w:div w:id="1701009215">
                  <w:marLeft w:val="640"/>
                  <w:marRight w:val="0"/>
                  <w:marTop w:val="0"/>
                  <w:marBottom w:val="0"/>
                  <w:divBdr>
                    <w:top w:val="none" w:sz="0" w:space="0" w:color="auto"/>
                    <w:left w:val="none" w:sz="0" w:space="0" w:color="auto"/>
                    <w:bottom w:val="none" w:sz="0" w:space="0" w:color="auto"/>
                    <w:right w:val="none" w:sz="0" w:space="0" w:color="auto"/>
                  </w:divBdr>
                </w:div>
                <w:div w:id="1704748871">
                  <w:marLeft w:val="640"/>
                  <w:marRight w:val="0"/>
                  <w:marTop w:val="0"/>
                  <w:marBottom w:val="0"/>
                  <w:divBdr>
                    <w:top w:val="none" w:sz="0" w:space="0" w:color="auto"/>
                    <w:left w:val="none" w:sz="0" w:space="0" w:color="auto"/>
                    <w:bottom w:val="none" w:sz="0" w:space="0" w:color="auto"/>
                    <w:right w:val="none" w:sz="0" w:space="0" w:color="auto"/>
                  </w:divBdr>
                </w:div>
                <w:div w:id="1820002491">
                  <w:marLeft w:val="640"/>
                  <w:marRight w:val="0"/>
                  <w:marTop w:val="0"/>
                  <w:marBottom w:val="0"/>
                  <w:divBdr>
                    <w:top w:val="none" w:sz="0" w:space="0" w:color="auto"/>
                    <w:left w:val="none" w:sz="0" w:space="0" w:color="auto"/>
                    <w:bottom w:val="none" w:sz="0" w:space="0" w:color="auto"/>
                    <w:right w:val="none" w:sz="0" w:space="0" w:color="auto"/>
                  </w:divBdr>
                </w:div>
                <w:div w:id="1837303687">
                  <w:marLeft w:val="640"/>
                  <w:marRight w:val="0"/>
                  <w:marTop w:val="0"/>
                  <w:marBottom w:val="0"/>
                  <w:divBdr>
                    <w:top w:val="none" w:sz="0" w:space="0" w:color="auto"/>
                    <w:left w:val="none" w:sz="0" w:space="0" w:color="auto"/>
                    <w:bottom w:val="none" w:sz="0" w:space="0" w:color="auto"/>
                    <w:right w:val="none" w:sz="0" w:space="0" w:color="auto"/>
                  </w:divBdr>
                </w:div>
                <w:div w:id="1850177455">
                  <w:marLeft w:val="640"/>
                  <w:marRight w:val="0"/>
                  <w:marTop w:val="0"/>
                  <w:marBottom w:val="0"/>
                  <w:divBdr>
                    <w:top w:val="none" w:sz="0" w:space="0" w:color="auto"/>
                    <w:left w:val="none" w:sz="0" w:space="0" w:color="auto"/>
                    <w:bottom w:val="none" w:sz="0" w:space="0" w:color="auto"/>
                    <w:right w:val="none" w:sz="0" w:space="0" w:color="auto"/>
                  </w:divBdr>
                </w:div>
                <w:div w:id="1899706807">
                  <w:marLeft w:val="640"/>
                  <w:marRight w:val="0"/>
                  <w:marTop w:val="0"/>
                  <w:marBottom w:val="0"/>
                  <w:divBdr>
                    <w:top w:val="none" w:sz="0" w:space="0" w:color="auto"/>
                    <w:left w:val="none" w:sz="0" w:space="0" w:color="auto"/>
                    <w:bottom w:val="none" w:sz="0" w:space="0" w:color="auto"/>
                    <w:right w:val="none" w:sz="0" w:space="0" w:color="auto"/>
                  </w:divBdr>
                </w:div>
                <w:div w:id="1903053152">
                  <w:marLeft w:val="640"/>
                  <w:marRight w:val="0"/>
                  <w:marTop w:val="0"/>
                  <w:marBottom w:val="0"/>
                  <w:divBdr>
                    <w:top w:val="none" w:sz="0" w:space="0" w:color="auto"/>
                    <w:left w:val="none" w:sz="0" w:space="0" w:color="auto"/>
                    <w:bottom w:val="none" w:sz="0" w:space="0" w:color="auto"/>
                    <w:right w:val="none" w:sz="0" w:space="0" w:color="auto"/>
                  </w:divBdr>
                </w:div>
                <w:div w:id="1942910764">
                  <w:marLeft w:val="640"/>
                  <w:marRight w:val="0"/>
                  <w:marTop w:val="0"/>
                  <w:marBottom w:val="0"/>
                  <w:divBdr>
                    <w:top w:val="none" w:sz="0" w:space="0" w:color="auto"/>
                    <w:left w:val="none" w:sz="0" w:space="0" w:color="auto"/>
                    <w:bottom w:val="none" w:sz="0" w:space="0" w:color="auto"/>
                    <w:right w:val="none" w:sz="0" w:space="0" w:color="auto"/>
                  </w:divBdr>
                </w:div>
                <w:div w:id="1963269662">
                  <w:marLeft w:val="640"/>
                  <w:marRight w:val="0"/>
                  <w:marTop w:val="0"/>
                  <w:marBottom w:val="0"/>
                  <w:divBdr>
                    <w:top w:val="none" w:sz="0" w:space="0" w:color="auto"/>
                    <w:left w:val="none" w:sz="0" w:space="0" w:color="auto"/>
                    <w:bottom w:val="none" w:sz="0" w:space="0" w:color="auto"/>
                    <w:right w:val="none" w:sz="0" w:space="0" w:color="auto"/>
                  </w:divBdr>
                </w:div>
                <w:div w:id="2021393092">
                  <w:marLeft w:val="640"/>
                  <w:marRight w:val="0"/>
                  <w:marTop w:val="0"/>
                  <w:marBottom w:val="0"/>
                  <w:divBdr>
                    <w:top w:val="none" w:sz="0" w:space="0" w:color="auto"/>
                    <w:left w:val="none" w:sz="0" w:space="0" w:color="auto"/>
                    <w:bottom w:val="none" w:sz="0" w:space="0" w:color="auto"/>
                    <w:right w:val="none" w:sz="0" w:space="0" w:color="auto"/>
                  </w:divBdr>
                </w:div>
                <w:div w:id="2065441572">
                  <w:marLeft w:val="640"/>
                  <w:marRight w:val="0"/>
                  <w:marTop w:val="0"/>
                  <w:marBottom w:val="0"/>
                  <w:divBdr>
                    <w:top w:val="none" w:sz="0" w:space="0" w:color="auto"/>
                    <w:left w:val="none" w:sz="0" w:space="0" w:color="auto"/>
                    <w:bottom w:val="none" w:sz="0" w:space="0" w:color="auto"/>
                    <w:right w:val="none" w:sz="0" w:space="0" w:color="auto"/>
                  </w:divBdr>
                </w:div>
                <w:div w:id="2079672641">
                  <w:marLeft w:val="640"/>
                  <w:marRight w:val="0"/>
                  <w:marTop w:val="0"/>
                  <w:marBottom w:val="0"/>
                  <w:divBdr>
                    <w:top w:val="none" w:sz="0" w:space="0" w:color="auto"/>
                    <w:left w:val="none" w:sz="0" w:space="0" w:color="auto"/>
                    <w:bottom w:val="none" w:sz="0" w:space="0" w:color="auto"/>
                    <w:right w:val="none" w:sz="0" w:space="0" w:color="auto"/>
                  </w:divBdr>
                </w:div>
                <w:div w:id="2118483861">
                  <w:marLeft w:val="640"/>
                  <w:marRight w:val="0"/>
                  <w:marTop w:val="0"/>
                  <w:marBottom w:val="0"/>
                  <w:divBdr>
                    <w:top w:val="none" w:sz="0" w:space="0" w:color="auto"/>
                    <w:left w:val="none" w:sz="0" w:space="0" w:color="auto"/>
                    <w:bottom w:val="none" w:sz="0" w:space="0" w:color="auto"/>
                    <w:right w:val="none" w:sz="0" w:space="0" w:color="auto"/>
                  </w:divBdr>
                </w:div>
              </w:divsChild>
            </w:div>
            <w:div w:id="1498570634">
              <w:marLeft w:val="0"/>
              <w:marRight w:val="0"/>
              <w:marTop w:val="0"/>
              <w:marBottom w:val="0"/>
              <w:divBdr>
                <w:top w:val="none" w:sz="0" w:space="0" w:color="auto"/>
                <w:left w:val="none" w:sz="0" w:space="0" w:color="auto"/>
                <w:bottom w:val="none" w:sz="0" w:space="0" w:color="auto"/>
                <w:right w:val="none" w:sz="0" w:space="0" w:color="auto"/>
              </w:divBdr>
              <w:divsChild>
                <w:div w:id="20592390">
                  <w:marLeft w:val="640"/>
                  <w:marRight w:val="0"/>
                  <w:marTop w:val="0"/>
                  <w:marBottom w:val="0"/>
                  <w:divBdr>
                    <w:top w:val="none" w:sz="0" w:space="0" w:color="auto"/>
                    <w:left w:val="none" w:sz="0" w:space="0" w:color="auto"/>
                    <w:bottom w:val="none" w:sz="0" w:space="0" w:color="auto"/>
                    <w:right w:val="none" w:sz="0" w:space="0" w:color="auto"/>
                  </w:divBdr>
                </w:div>
                <w:div w:id="39089076">
                  <w:marLeft w:val="640"/>
                  <w:marRight w:val="0"/>
                  <w:marTop w:val="0"/>
                  <w:marBottom w:val="0"/>
                  <w:divBdr>
                    <w:top w:val="none" w:sz="0" w:space="0" w:color="auto"/>
                    <w:left w:val="none" w:sz="0" w:space="0" w:color="auto"/>
                    <w:bottom w:val="none" w:sz="0" w:space="0" w:color="auto"/>
                    <w:right w:val="none" w:sz="0" w:space="0" w:color="auto"/>
                  </w:divBdr>
                </w:div>
                <w:div w:id="75518370">
                  <w:marLeft w:val="640"/>
                  <w:marRight w:val="0"/>
                  <w:marTop w:val="0"/>
                  <w:marBottom w:val="0"/>
                  <w:divBdr>
                    <w:top w:val="none" w:sz="0" w:space="0" w:color="auto"/>
                    <w:left w:val="none" w:sz="0" w:space="0" w:color="auto"/>
                    <w:bottom w:val="none" w:sz="0" w:space="0" w:color="auto"/>
                    <w:right w:val="none" w:sz="0" w:space="0" w:color="auto"/>
                  </w:divBdr>
                </w:div>
                <w:div w:id="95296723">
                  <w:marLeft w:val="640"/>
                  <w:marRight w:val="0"/>
                  <w:marTop w:val="0"/>
                  <w:marBottom w:val="0"/>
                  <w:divBdr>
                    <w:top w:val="none" w:sz="0" w:space="0" w:color="auto"/>
                    <w:left w:val="none" w:sz="0" w:space="0" w:color="auto"/>
                    <w:bottom w:val="none" w:sz="0" w:space="0" w:color="auto"/>
                    <w:right w:val="none" w:sz="0" w:space="0" w:color="auto"/>
                  </w:divBdr>
                </w:div>
                <w:div w:id="113987764">
                  <w:marLeft w:val="640"/>
                  <w:marRight w:val="0"/>
                  <w:marTop w:val="0"/>
                  <w:marBottom w:val="0"/>
                  <w:divBdr>
                    <w:top w:val="none" w:sz="0" w:space="0" w:color="auto"/>
                    <w:left w:val="none" w:sz="0" w:space="0" w:color="auto"/>
                    <w:bottom w:val="none" w:sz="0" w:space="0" w:color="auto"/>
                    <w:right w:val="none" w:sz="0" w:space="0" w:color="auto"/>
                  </w:divBdr>
                </w:div>
                <w:div w:id="122509044">
                  <w:marLeft w:val="640"/>
                  <w:marRight w:val="0"/>
                  <w:marTop w:val="0"/>
                  <w:marBottom w:val="0"/>
                  <w:divBdr>
                    <w:top w:val="none" w:sz="0" w:space="0" w:color="auto"/>
                    <w:left w:val="none" w:sz="0" w:space="0" w:color="auto"/>
                    <w:bottom w:val="none" w:sz="0" w:space="0" w:color="auto"/>
                    <w:right w:val="none" w:sz="0" w:space="0" w:color="auto"/>
                  </w:divBdr>
                </w:div>
                <w:div w:id="130756816">
                  <w:marLeft w:val="640"/>
                  <w:marRight w:val="0"/>
                  <w:marTop w:val="0"/>
                  <w:marBottom w:val="0"/>
                  <w:divBdr>
                    <w:top w:val="none" w:sz="0" w:space="0" w:color="auto"/>
                    <w:left w:val="none" w:sz="0" w:space="0" w:color="auto"/>
                    <w:bottom w:val="none" w:sz="0" w:space="0" w:color="auto"/>
                    <w:right w:val="none" w:sz="0" w:space="0" w:color="auto"/>
                  </w:divBdr>
                </w:div>
                <w:div w:id="224948829">
                  <w:marLeft w:val="640"/>
                  <w:marRight w:val="0"/>
                  <w:marTop w:val="0"/>
                  <w:marBottom w:val="0"/>
                  <w:divBdr>
                    <w:top w:val="none" w:sz="0" w:space="0" w:color="auto"/>
                    <w:left w:val="none" w:sz="0" w:space="0" w:color="auto"/>
                    <w:bottom w:val="none" w:sz="0" w:space="0" w:color="auto"/>
                    <w:right w:val="none" w:sz="0" w:space="0" w:color="auto"/>
                  </w:divBdr>
                </w:div>
                <w:div w:id="290324651">
                  <w:marLeft w:val="640"/>
                  <w:marRight w:val="0"/>
                  <w:marTop w:val="0"/>
                  <w:marBottom w:val="0"/>
                  <w:divBdr>
                    <w:top w:val="none" w:sz="0" w:space="0" w:color="auto"/>
                    <w:left w:val="none" w:sz="0" w:space="0" w:color="auto"/>
                    <w:bottom w:val="none" w:sz="0" w:space="0" w:color="auto"/>
                    <w:right w:val="none" w:sz="0" w:space="0" w:color="auto"/>
                  </w:divBdr>
                </w:div>
                <w:div w:id="371000752">
                  <w:marLeft w:val="640"/>
                  <w:marRight w:val="0"/>
                  <w:marTop w:val="0"/>
                  <w:marBottom w:val="0"/>
                  <w:divBdr>
                    <w:top w:val="none" w:sz="0" w:space="0" w:color="auto"/>
                    <w:left w:val="none" w:sz="0" w:space="0" w:color="auto"/>
                    <w:bottom w:val="none" w:sz="0" w:space="0" w:color="auto"/>
                    <w:right w:val="none" w:sz="0" w:space="0" w:color="auto"/>
                  </w:divBdr>
                </w:div>
                <w:div w:id="385836254">
                  <w:marLeft w:val="640"/>
                  <w:marRight w:val="0"/>
                  <w:marTop w:val="0"/>
                  <w:marBottom w:val="0"/>
                  <w:divBdr>
                    <w:top w:val="none" w:sz="0" w:space="0" w:color="auto"/>
                    <w:left w:val="none" w:sz="0" w:space="0" w:color="auto"/>
                    <w:bottom w:val="none" w:sz="0" w:space="0" w:color="auto"/>
                    <w:right w:val="none" w:sz="0" w:space="0" w:color="auto"/>
                  </w:divBdr>
                </w:div>
                <w:div w:id="387076821">
                  <w:marLeft w:val="640"/>
                  <w:marRight w:val="0"/>
                  <w:marTop w:val="0"/>
                  <w:marBottom w:val="0"/>
                  <w:divBdr>
                    <w:top w:val="none" w:sz="0" w:space="0" w:color="auto"/>
                    <w:left w:val="none" w:sz="0" w:space="0" w:color="auto"/>
                    <w:bottom w:val="none" w:sz="0" w:space="0" w:color="auto"/>
                    <w:right w:val="none" w:sz="0" w:space="0" w:color="auto"/>
                  </w:divBdr>
                </w:div>
                <w:div w:id="399715166">
                  <w:marLeft w:val="640"/>
                  <w:marRight w:val="0"/>
                  <w:marTop w:val="0"/>
                  <w:marBottom w:val="0"/>
                  <w:divBdr>
                    <w:top w:val="none" w:sz="0" w:space="0" w:color="auto"/>
                    <w:left w:val="none" w:sz="0" w:space="0" w:color="auto"/>
                    <w:bottom w:val="none" w:sz="0" w:space="0" w:color="auto"/>
                    <w:right w:val="none" w:sz="0" w:space="0" w:color="auto"/>
                  </w:divBdr>
                </w:div>
                <w:div w:id="411662855">
                  <w:marLeft w:val="640"/>
                  <w:marRight w:val="0"/>
                  <w:marTop w:val="0"/>
                  <w:marBottom w:val="0"/>
                  <w:divBdr>
                    <w:top w:val="none" w:sz="0" w:space="0" w:color="auto"/>
                    <w:left w:val="none" w:sz="0" w:space="0" w:color="auto"/>
                    <w:bottom w:val="none" w:sz="0" w:space="0" w:color="auto"/>
                    <w:right w:val="none" w:sz="0" w:space="0" w:color="auto"/>
                  </w:divBdr>
                </w:div>
                <w:div w:id="441848347">
                  <w:marLeft w:val="640"/>
                  <w:marRight w:val="0"/>
                  <w:marTop w:val="0"/>
                  <w:marBottom w:val="0"/>
                  <w:divBdr>
                    <w:top w:val="none" w:sz="0" w:space="0" w:color="auto"/>
                    <w:left w:val="none" w:sz="0" w:space="0" w:color="auto"/>
                    <w:bottom w:val="none" w:sz="0" w:space="0" w:color="auto"/>
                    <w:right w:val="none" w:sz="0" w:space="0" w:color="auto"/>
                  </w:divBdr>
                </w:div>
                <w:div w:id="442647756">
                  <w:marLeft w:val="640"/>
                  <w:marRight w:val="0"/>
                  <w:marTop w:val="0"/>
                  <w:marBottom w:val="0"/>
                  <w:divBdr>
                    <w:top w:val="none" w:sz="0" w:space="0" w:color="auto"/>
                    <w:left w:val="none" w:sz="0" w:space="0" w:color="auto"/>
                    <w:bottom w:val="none" w:sz="0" w:space="0" w:color="auto"/>
                    <w:right w:val="none" w:sz="0" w:space="0" w:color="auto"/>
                  </w:divBdr>
                </w:div>
                <w:div w:id="500317259">
                  <w:marLeft w:val="640"/>
                  <w:marRight w:val="0"/>
                  <w:marTop w:val="0"/>
                  <w:marBottom w:val="0"/>
                  <w:divBdr>
                    <w:top w:val="none" w:sz="0" w:space="0" w:color="auto"/>
                    <w:left w:val="none" w:sz="0" w:space="0" w:color="auto"/>
                    <w:bottom w:val="none" w:sz="0" w:space="0" w:color="auto"/>
                    <w:right w:val="none" w:sz="0" w:space="0" w:color="auto"/>
                  </w:divBdr>
                </w:div>
                <w:div w:id="514733675">
                  <w:marLeft w:val="640"/>
                  <w:marRight w:val="0"/>
                  <w:marTop w:val="0"/>
                  <w:marBottom w:val="0"/>
                  <w:divBdr>
                    <w:top w:val="none" w:sz="0" w:space="0" w:color="auto"/>
                    <w:left w:val="none" w:sz="0" w:space="0" w:color="auto"/>
                    <w:bottom w:val="none" w:sz="0" w:space="0" w:color="auto"/>
                    <w:right w:val="none" w:sz="0" w:space="0" w:color="auto"/>
                  </w:divBdr>
                </w:div>
                <w:div w:id="569537119">
                  <w:marLeft w:val="640"/>
                  <w:marRight w:val="0"/>
                  <w:marTop w:val="0"/>
                  <w:marBottom w:val="0"/>
                  <w:divBdr>
                    <w:top w:val="none" w:sz="0" w:space="0" w:color="auto"/>
                    <w:left w:val="none" w:sz="0" w:space="0" w:color="auto"/>
                    <w:bottom w:val="none" w:sz="0" w:space="0" w:color="auto"/>
                    <w:right w:val="none" w:sz="0" w:space="0" w:color="auto"/>
                  </w:divBdr>
                </w:div>
                <w:div w:id="590089832">
                  <w:marLeft w:val="640"/>
                  <w:marRight w:val="0"/>
                  <w:marTop w:val="0"/>
                  <w:marBottom w:val="0"/>
                  <w:divBdr>
                    <w:top w:val="none" w:sz="0" w:space="0" w:color="auto"/>
                    <w:left w:val="none" w:sz="0" w:space="0" w:color="auto"/>
                    <w:bottom w:val="none" w:sz="0" w:space="0" w:color="auto"/>
                    <w:right w:val="none" w:sz="0" w:space="0" w:color="auto"/>
                  </w:divBdr>
                </w:div>
                <w:div w:id="614679649">
                  <w:marLeft w:val="640"/>
                  <w:marRight w:val="0"/>
                  <w:marTop w:val="0"/>
                  <w:marBottom w:val="0"/>
                  <w:divBdr>
                    <w:top w:val="none" w:sz="0" w:space="0" w:color="auto"/>
                    <w:left w:val="none" w:sz="0" w:space="0" w:color="auto"/>
                    <w:bottom w:val="none" w:sz="0" w:space="0" w:color="auto"/>
                    <w:right w:val="none" w:sz="0" w:space="0" w:color="auto"/>
                  </w:divBdr>
                </w:div>
                <w:div w:id="643702049">
                  <w:marLeft w:val="640"/>
                  <w:marRight w:val="0"/>
                  <w:marTop w:val="0"/>
                  <w:marBottom w:val="0"/>
                  <w:divBdr>
                    <w:top w:val="none" w:sz="0" w:space="0" w:color="auto"/>
                    <w:left w:val="none" w:sz="0" w:space="0" w:color="auto"/>
                    <w:bottom w:val="none" w:sz="0" w:space="0" w:color="auto"/>
                    <w:right w:val="none" w:sz="0" w:space="0" w:color="auto"/>
                  </w:divBdr>
                </w:div>
                <w:div w:id="659312836">
                  <w:marLeft w:val="640"/>
                  <w:marRight w:val="0"/>
                  <w:marTop w:val="0"/>
                  <w:marBottom w:val="0"/>
                  <w:divBdr>
                    <w:top w:val="none" w:sz="0" w:space="0" w:color="auto"/>
                    <w:left w:val="none" w:sz="0" w:space="0" w:color="auto"/>
                    <w:bottom w:val="none" w:sz="0" w:space="0" w:color="auto"/>
                    <w:right w:val="none" w:sz="0" w:space="0" w:color="auto"/>
                  </w:divBdr>
                </w:div>
                <w:div w:id="695273852">
                  <w:marLeft w:val="640"/>
                  <w:marRight w:val="0"/>
                  <w:marTop w:val="0"/>
                  <w:marBottom w:val="0"/>
                  <w:divBdr>
                    <w:top w:val="none" w:sz="0" w:space="0" w:color="auto"/>
                    <w:left w:val="none" w:sz="0" w:space="0" w:color="auto"/>
                    <w:bottom w:val="none" w:sz="0" w:space="0" w:color="auto"/>
                    <w:right w:val="none" w:sz="0" w:space="0" w:color="auto"/>
                  </w:divBdr>
                </w:div>
                <w:div w:id="723411563">
                  <w:marLeft w:val="640"/>
                  <w:marRight w:val="0"/>
                  <w:marTop w:val="0"/>
                  <w:marBottom w:val="0"/>
                  <w:divBdr>
                    <w:top w:val="none" w:sz="0" w:space="0" w:color="auto"/>
                    <w:left w:val="none" w:sz="0" w:space="0" w:color="auto"/>
                    <w:bottom w:val="none" w:sz="0" w:space="0" w:color="auto"/>
                    <w:right w:val="none" w:sz="0" w:space="0" w:color="auto"/>
                  </w:divBdr>
                </w:div>
                <w:div w:id="868033086">
                  <w:marLeft w:val="640"/>
                  <w:marRight w:val="0"/>
                  <w:marTop w:val="0"/>
                  <w:marBottom w:val="0"/>
                  <w:divBdr>
                    <w:top w:val="none" w:sz="0" w:space="0" w:color="auto"/>
                    <w:left w:val="none" w:sz="0" w:space="0" w:color="auto"/>
                    <w:bottom w:val="none" w:sz="0" w:space="0" w:color="auto"/>
                    <w:right w:val="none" w:sz="0" w:space="0" w:color="auto"/>
                  </w:divBdr>
                </w:div>
                <w:div w:id="869487982">
                  <w:marLeft w:val="640"/>
                  <w:marRight w:val="0"/>
                  <w:marTop w:val="0"/>
                  <w:marBottom w:val="0"/>
                  <w:divBdr>
                    <w:top w:val="none" w:sz="0" w:space="0" w:color="auto"/>
                    <w:left w:val="none" w:sz="0" w:space="0" w:color="auto"/>
                    <w:bottom w:val="none" w:sz="0" w:space="0" w:color="auto"/>
                    <w:right w:val="none" w:sz="0" w:space="0" w:color="auto"/>
                  </w:divBdr>
                </w:div>
                <w:div w:id="888146167">
                  <w:marLeft w:val="640"/>
                  <w:marRight w:val="0"/>
                  <w:marTop w:val="0"/>
                  <w:marBottom w:val="0"/>
                  <w:divBdr>
                    <w:top w:val="none" w:sz="0" w:space="0" w:color="auto"/>
                    <w:left w:val="none" w:sz="0" w:space="0" w:color="auto"/>
                    <w:bottom w:val="none" w:sz="0" w:space="0" w:color="auto"/>
                    <w:right w:val="none" w:sz="0" w:space="0" w:color="auto"/>
                  </w:divBdr>
                </w:div>
                <w:div w:id="900867417">
                  <w:marLeft w:val="640"/>
                  <w:marRight w:val="0"/>
                  <w:marTop w:val="0"/>
                  <w:marBottom w:val="0"/>
                  <w:divBdr>
                    <w:top w:val="none" w:sz="0" w:space="0" w:color="auto"/>
                    <w:left w:val="none" w:sz="0" w:space="0" w:color="auto"/>
                    <w:bottom w:val="none" w:sz="0" w:space="0" w:color="auto"/>
                    <w:right w:val="none" w:sz="0" w:space="0" w:color="auto"/>
                  </w:divBdr>
                </w:div>
                <w:div w:id="967929671">
                  <w:marLeft w:val="640"/>
                  <w:marRight w:val="0"/>
                  <w:marTop w:val="0"/>
                  <w:marBottom w:val="0"/>
                  <w:divBdr>
                    <w:top w:val="none" w:sz="0" w:space="0" w:color="auto"/>
                    <w:left w:val="none" w:sz="0" w:space="0" w:color="auto"/>
                    <w:bottom w:val="none" w:sz="0" w:space="0" w:color="auto"/>
                    <w:right w:val="none" w:sz="0" w:space="0" w:color="auto"/>
                  </w:divBdr>
                </w:div>
                <w:div w:id="970671395">
                  <w:marLeft w:val="640"/>
                  <w:marRight w:val="0"/>
                  <w:marTop w:val="0"/>
                  <w:marBottom w:val="0"/>
                  <w:divBdr>
                    <w:top w:val="none" w:sz="0" w:space="0" w:color="auto"/>
                    <w:left w:val="none" w:sz="0" w:space="0" w:color="auto"/>
                    <w:bottom w:val="none" w:sz="0" w:space="0" w:color="auto"/>
                    <w:right w:val="none" w:sz="0" w:space="0" w:color="auto"/>
                  </w:divBdr>
                </w:div>
                <w:div w:id="1017466507">
                  <w:marLeft w:val="640"/>
                  <w:marRight w:val="0"/>
                  <w:marTop w:val="0"/>
                  <w:marBottom w:val="0"/>
                  <w:divBdr>
                    <w:top w:val="none" w:sz="0" w:space="0" w:color="auto"/>
                    <w:left w:val="none" w:sz="0" w:space="0" w:color="auto"/>
                    <w:bottom w:val="none" w:sz="0" w:space="0" w:color="auto"/>
                    <w:right w:val="none" w:sz="0" w:space="0" w:color="auto"/>
                  </w:divBdr>
                </w:div>
                <w:div w:id="1026567228">
                  <w:marLeft w:val="640"/>
                  <w:marRight w:val="0"/>
                  <w:marTop w:val="0"/>
                  <w:marBottom w:val="0"/>
                  <w:divBdr>
                    <w:top w:val="none" w:sz="0" w:space="0" w:color="auto"/>
                    <w:left w:val="none" w:sz="0" w:space="0" w:color="auto"/>
                    <w:bottom w:val="none" w:sz="0" w:space="0" w:color="auto"/>
                    <w:right w:val="none" w:sz="0" w:space="0" w:color="auto"/>
                  </w:divBdr>
                </w:div>
                <w:div w:id="1054081910">
                  <w:marLeft w:val="640"/>
                  <w:marRight w:val="0"/>
                  <w:marTop w:val="0"/>
                  <w:marBottom w:val="0"/>
                  <w:divBdr>
                    <w:top w:val="none" w:sz="0" w:space="0" w:color="auto"/>
                    <w:left w:val="none" w:sz="0" w:space="0" w:color="auto"/>
                    <w:bottom w:val="none" w:sz="0" w:space="0" w:color="auto"/>
                    <w:right w:val="none" w:sz="0" w:space="0" w:color="auto"/>
                  </w:divBdr>
                </w:div>
                <w:div w:id="1090925695">
                  <w:marLeft w:val="640"/>
                  <w:marRight w:val="0"/>
                  <w:marTop w:val="0"/>
                  <w:marBottom w:val="0"/>
                  <w:divBdr>
                    <w:top w:val="none" w:sz="0" w:space="0" w:color="auto"/>
                    <w:left w:val="none" w:sz="0" w:space="0" w:color="auto"/>
                    <w:bottom w:val="none" w:sz="0" w:space="0" w:color="auto"/>
                    <w:right w:val="none" w:sz="0" w:space="0" w:color="auto"/>
                  </w:divBdr>
                </w:div>
                <w:div w:id="1106803241">
                  <w:marLeft w:val="640"/>
                  <w:marRight w:val="0"/>
                  <w:marTop w:val="0"/>
                  <w:marBottom w:val="0"/>
                  <w:divBdr>
                    <w:top w:val="none" w:sz="0" w:space="0" w:color="auto"/>
                    <w:left w:val="none" w:sz="0" w:space="0" w:color="auto"/>
                    <w:bottom w:val="none" w:sz="0" w:space="0" w:color="auto"/>
                    <w:right w:val="none" w:sz="0" w:space="0" w:color="auto"/>
                  </w:divBdr>
                </w:div>
                <w:div w:id="1131165905">
                  <w:marLeft w:val="640"/>
                  <w:marRight w:val="0"/>
                  <w:marTop w:val="0"/>
                  <w:marBottom w:val="0"/>
                  <w:divBdr>
                    <w:top w:val="none" w:sz="0" w:space="0" w:color="auto"/>
                    <w:left w:val="none" w:sz="0" w:space="0" w:color="auto"/>
                    <w:bottom w:val="none" w:sz="0" w:space="0" w:color="auto"/>
                    <w:right w:val="none" w:sz="0" w:space="0" w:color="auto"/>
                  </w:divBdr>
                </w:div>
                <w:div w:id="1138497701">
                  <w:marLeft w:val="640"/>
                  <w:marRight w:val="0"/>
                  <w:marTop w:val="0"/>
                  <w:marBottom w:val="0"/>
                  <w:divBdr>
                    <w:top w:val="none" w:sz="0" w:space="0" w:color="auto"/>
                    <w:left w:val="none" w:sz="0" w:space="0" w:color="auto"/>
                    <w:bottom w:val="none" w:sz="0" w:space="0" w:color="auto"/>
                    <w:right w:val="none" w:sz="0" w:space="0" w:color="auto"/>
                  </w:divBdr>
                </w:div>
                <w:div w:id="1198541042">
                  <w:marLeft w:val="640"/>
                  <w:marRight w:val="0"/>
                  <w:marTop w:val="0"/>
                  <w:marBottom w:val="0"/>
                  <w:divBdr>
                    <w:top w:val="none" w:sz="0" w:space="0" w:color="auto"/>
                    <w:left w:val="none" w:sz="0" w:space="0" w:color="auto"/>
                    <w:bottom w:val="none" w:sz="0" w:space="0" w:color="auto"/>
                    <w:right w:val="none" w:sz="0" w:space="0" w:color="auto"/>
                  </w:divBdr>
                </w:div>
                <w:div w:id="1218710176">
                  <w:marLeft w:val="640"/>
                  <w:marRight w:val="0"/>
                  <w:marTop w:val="0"/>
                  <w:marBottom w:val="0"/>
                  <w:divBdr>
                    <w:top w:val="none" w:sz="0" w:space="0" w:color="auto"/>
                    <w:left w:val="none" w:sz="0" w:space="0" w:color="auto"/>
                    <w:bottom w:val="none" w:sz="0" w:space="0" w:color="auto"/>
                    <w:right w:val="none" w:sz="0" w:space="0" w:color="auto"/>
                  </w:divBdr>
                </w:div>
                <w:div w:id="1241138380">
                  <w:marLeft w:val="640"/>
                  <w:marRight w:val="0"/>
                  <w:marTop w:val="0"/>
                  <w:marBottom w:val="0"/>
                  <w:divBdr>
                    <w:top w:val="none" w:sz="0" w:space="0" w:color="auto"/>
                    <w:left w:val="none" w:sz="0" w:space="0" w:color="auto"/>
                    <w:bottom w:val="none" w:sz="0" w:space="0" w:color="auto"/>
                    <w:right w:val="none" w:sz="0" w:space="0" w:color="auto"/>
                  </w:divBdr>
                </w:div>
                <w:div w:id="1243837118">
                  <w:marLeft w:val="640"/>
                  <w:marRight w:val="0"/>
                  <w:marTop w:val="0"/>
                  <w:marBottom w:val="0"/>
                  <w:divBdr>
                    <w:top w:val="none" w:sz="0" w:space="0" w:color="auto"/>
                    <w:left w:val="none" w:sz="0" w:space="0" w:color="auto"/>
                    <w:bottom w:val="none" w:sz="0" w:space="0" w:color="auto"/>
                    <w:right w:val="none" w:sz="0" w:space="0" w:color="auto"/>
                  </w:divBdr>
                </w:div>
                <w:div w:id="1256474186">
                  <w:marLeft w:val="640"/>
                  <w:marRight w:val="0"/>
                  <w:marTop w:val="0"/>
                  <w:marBottom w:val="0"/>
                  <w:divBdr>
                    <w:top w:val="none" w:sz="0" w:space="0" w:color="auto"/>
                    <w:left w:val="none" w:sz="0" w:space="0" w:color="auto"/>
                    <w:bottom w:val="none" w:sz="0" w:space="0" w:color="auto"/>
                    <w:right w:val="none" w:sz="0" w:space="0" w:color="auto"/>
                  </w:divBdr>
                </w:div>
                <w:div w:id="1266617704">
                  <w:marLeft w:val="640"/>
                  <w:marRight w:val="0"/>
                  <w:marTop w:val="0"/>
                  <w:marBottom w:val="0"/>
                  <w:divBdr>
                    <w:top w:val="none" w:sz="0" w:space="0" w:color="auto"/>
                    <w:left w:val="none" w:sz="0" w:space="0" w:color="auto"/>
                    <w:bottom w:val="none" w:sz="0" w:space="0" w:color="auto"/>
                    <w:right w:val="none" w:sz="0" w:space="0" w:color="auto"/>
                  </w:divBdr>
                </w:div>
                <w:div w:id="1335718380">
                  <w:marLeft w:val="640"/>
                  <w:marRight w:val="0"/>
                  <w:marTop w:val="0"/>
                  <w:marBottom w:val="0"/>
                  <w:divBdr>
                    <w:top w:val="none" w:sz="0" w:space="0" w:color="auto"/>
                    <w:left w:val="none" w:sz="0" w:space="0" w:color="auto"/>
                    <w:bottom w:val="none" w:sz="0" w:space="0" w:color="auto"/>
                    <w:right w:val="none" w:sz="0" w:space="0" w:color="auto"/>
                  </w:divBdr>
                </w:div>
                <w:div w:id="1376081238">
                  <w:marLeft w:val="640"/>
                  <w:marRight w:val="0"/>
                  <w:marTop w:val="0"/>
                  <w:marBottom w:val="0"/>
                  <w:divBdr>
                    <w:top w:val="none" w:sz="0" w:space="0" w:color="auto"/>
                    <w:left w:val="none" w:sz="0" w:space="0" w:color="auto"/>
                    <w:bottom w:val="none" w:sz="0" w:space="0" w:color="auto"/>
                    <w:right w:val="none" w:sz="0" w:space="0" w:color="auto"/>
                  </w:divBdr>
                </w:div>
                <w:div w:id="1381902084">
                  <w:marLeft w:val="640"/>
                  <w:marRight w:val="0"/>
                  <w:marTop w:val="0"/>
                  <w:marBottom w:val="0"/>
                  <w:divBdr>
                    <w:top w:val="none" w:sz="0" w:space="0" w:color="auto"/>
                    <w:left w:val="none" w:sz="0" w:space="0" w:color="auto"/>
                    <w:bottom w:val="none" w:sz="0" w:space="0" w:color="auto"/>
                    <w:right w:val="none" w:sz="0" w:space="0" w:color="auto"/>
                  </w:divBdr>
                </w:div>
                <w:div w:id="1387728477">
                  <w:marLeft w:val="640"/>
                  <w:marRight w:val="0"/>
                  <w:marTop w:val="0"/>
                  <w:marBottom w:val="0"/>
                  <w:divBdr>
                    <w:top w:val="none" w:sz="0" w:space="0" w:color="auto"/>
                    <w:left w:val="none" w:sz="0" w:space="0" w:color="auto"/>
                    <w:bottom w:val="none" w:sz="0" w:space="0" w:color="auto"/>
                    <w:right w:val="none" w:sz="0" w:space="0" w:color="auto"/>
                  </w:divBdr>
                </w:div>
                <w:div w:id="1500149429">
                  <w:marLeft w:val="640"/>
                  <w:marRight w:val="0"/>
                  <w:marTop w:val="0"/>
                  <w:marBottom w:val="0"/>
                  <w:divBdr>
                    <w:top w:val="none" w:sz="0" w:space="0" w:color="auto"/>
                    <w:left w:val="none" w:sz="0" w:space="0" w:color="auto"/>
                    <w:bottom w:val="none" w:sz="0" w:space="0" w:color="auto"/>
                    <w:right w:val="none" w:sz="0" w:space="0" w:color="auto"/>
                  </w:divBdr>
                </w:div>
                <w:div w:id="1546596764">
                  <w:marLeft w:val="640"/>
                  <w:marRight w:val="0"/>
                  <w:marTop w:val="0"/>
                  <w:marBottom w:val="0"/>
                  <w:divBdr>
                    <w:top w:val="none" w:sz="0" w:space="0" w:color="auto"/>
                    <w:left w:val="none" w:sz="0" w:space="0" w:color="auto"/>
                    <w:bottom w:val="none" w:sz="0" w:space="0" w:color="auto"/>
                    <w:right w:val="none" w:sz="0" w:space="0" w:color="auto"/>
                  </w:divBdr>
                </w:div>
                <w:div w:id="1631403796">
                  <w:marLeft w:val="640"/>
                  <w:marRight w:val="0"/>
                  <w:marTop w:val="0"/>
                  <w:marBottom w:val="0"/>
                  <w:divBdr>
                    <w:top w:val="none" w:sz="0" w:space="0" w:color="auto"/>
                    <w:left w:val="none" w:sz="0" w:space="0" w:color="auto"/>
                    <w:bottom w:val="none" w:sz="0" w:space="0" w:color="auto"/>
                    <w:right w:val="none" w:sz="0" w:space="0" w:color="auto"/>
                  </w:divBdr>
                </w:div>
                <w:div w:id="1637298657">
                  <w:marLeft w:val="640"/>
                  <w:marRight w:val="0"/>
                  <w:marTop w:val="0"/>
                  <w:marBottom w:val="0"/>
                  <w:divBdr>
                    <w:top w:val="none" w:sz="0" w:space="0" w:color="auto"/>
                    <w:left w:val="none" w:sz="0" w:space="0" w:color="auto"/>
                    <w:bottom w:val="none" w:sz="0" w:space="0" w:color="auto"/>
                    <w:right w:val="none" w:sz="0" w:space="0" w:color="auto"/>
                  </w:divBdr>
                </w:div>
                <w:div w:id="1675500110">
                  <w:marLeft w:val="640"/>
                  <w:marRight w:val="0"/>
                  <w:marTop w:val="0"/>
                  <w:marBottom w:val="0"/>
                  <w:divBdr>
                    <w:top w:val="none" w:sz="0" w:space="0" w:color="auto"/>
                    <w:left w:val="none" w:sz="0" w:space="0" w:color="auto"/>
                    <w:bottom w:val="none" w:sz="0" w:space="0" w:color="auto"/>
                    <w:right w:val="none" w:sz="0" w:space="0" w:color="auto"/>
                  </w:divBdr>
                </w:div>
                <w:div w:id="1680234127">
                  <w:marLeft w:val="640"/>
                  <w:marRight w:val="0"/>
                  <w:marTop w:val="0"/>
                  <w:marBottom w:val="0"/>
                  <w:divBdr>
                    <w:top w:val="none" w:sz="0" w:space="0" w:color="auto"/>
                    <w:left w:val="none" w:sz="0" w:space="0" w:color="auto"/>
                    <w:bottom w:val="none" w:sz="0" w:space="0" w:color="auto"/>
                    <w:right w:val="none" w:sz="0" w:space="0" w:color="auto"/>
                  </w:divBdr>
                </w:div>
                <w:div w:id="1717272006">
                  <w:marLeft w:val="640"/>
                  <w:marRight w:val="0"/>
                  <w:marTop w:val="0"/>
                  <w:marBottom w:val="0"/>
                  <w:divBdr>
                    <w:top w:val="none" w:sz="0" w:space="0" w:color="auto"/>
                    <w:left w:val="none" w:sz="0" w:space="0" w:color="auto"/>
                    <w:bottom w:val="none" w:sz="0" w:space="0" w:color="auto"/>
                    <w:right w:val="none" w:sz="0" w:space="0" w:color="auto"/>
                  </w:divBdr>
                </w:div>
                <w:div w:id="1735616136">
                  <w:marLeft w:val="640"/>
                  <w:marRight w:val="0"/>
                  <w:marTop w:val="0"/>
                  <w:marBottom w:val="0"/>
                  <w:divBdr>
                    <w:top w:val="none" w:sz="0" w:space="0" w:color="auto"/>
                    <w:left w:val="none" w:sz="0" w:space="0" w:color="auto"/>
                    <w:bottom w:val="none" w:sz="0" w:space="0" w:color="auto"/>
                    <w:right w:val="none" w:sz="0" w:space="0" w:color="auto"/>
                  </w:divBdr>
                </w:div>
                <w:div w:id="1755321169">
                  <w:marLeft w:val="640"/>
                  <w:marRight w:val="0"/>
                  <w:marTop w:val="0"/>
                  <w:marBottom w:val="0"/>
                  <w:divBdr>
                    <w:top w:val="none" w:sz="0" w:space="0" w:color="auto"/>
                    <w:left w:val="none" w:sz="0" w:space="0" w:color="auto"/>
                    <w:bottom w:val="none" w:sz="0" w:space="0" w:color="auto"/>
                    <w:right w:val="none" w:sz="0" w:space="0" w:color="auto"/>
                  </w:divBdr>
                </w:div>
                <w:div w:id="1778720969">
                  <w:marLeft w:val="640"/>
                  <w:marRight w:val="0"/>
                  <w:marTop w:val="0"/>
                  <w:marBottom w:val="0"/>
                  <w:divBdr>
                    <w:top w:val="none" w:sz="0" w:space="0" w:color="auto"/>
                    <w:left w:val="none" w:sz="0" w:space="0" w:color="auto"/>
                    <w:bottom w:val="none" w:sz="0" w:space="0" w:color="auto"/>
                    <w:right w:val="none" w:sz="0" w:space="0" w:color="auto"/>
                  </w:divBdr>
                </w:div>
                <w:div w:id="1889802137">
                  <w:marLeft w:val="640"/>
                  <w:marRight w:val="0"/>
                  <w:marTop w:val="0"/>
                  <w:marBottom w:val="0"/>
                  <w:divBdr>
                    <w:top w:val="none" w:sz="0" w:space="0" w:color="auto"/>
                    <w:left w:val="none" w:sz="0" w:space="0" w:color="auto"/>
                    <w:bottom w:val="none" w:sz="0" w:space="0" w:color="auto"/>
                    <w:right w:val="none" w:sz="0" w:space="0" w:color="auto"/>
                  </w:divBdr>
                </w:div>
                <w:div w:id="1945765381">
                  <w:marLeft w:val="640"/>
                  <w:marRight w:val="0"/>
                  <w:marTop w:val="0"/>
                  <w:marBottom w:val="0"/>
                  <w:divBdr>
                    <w:top w:val="none" w:sz="0" w:space="0" w:color="auto"/>
                    <w:left w:val="none" w:sz="0" w:space="0" w:color="auto"/>
                    <w:bottom w:val="none" w:sz="0" w:space="0" w:color="auto"/>
                    <w:right w:val="none" w:sz="0" w:space="0" w:color="auto"/>
                  </w:divBdr>
                </w:div>
                <w:div w:id="1988244431">
                  <w:marLeft w:val="640"/>
                  <w:marRight w:val="0"/>
                  <w:marTop w:val="0"/>
                  <w:marBottom w:val="0"/>
                  <w:divBdr>
                    <w:top w:val="none" w:sz="0" w:space="0" w:color="auto"/>
                    <w:left w:val="none" w:sz="0" w:space="0" w:color="auto"/>
                    <w:bottom w:val="none" w:sz="0" w:space="0" w:color="auto"/>
                    <w:right w:val="none" w:sz="0" w:space="0" w:color="auto"/>
                  </w:divBdr>
                </w:div>
                <w:div w:id="2005281725">
                  <w:marLeft w:val="640"/>
                  <w:marRight w:val="0"/>
                  <w:marTop w:val="0"/>
                  <w:marBottom w:val="0"/>
                  <w:divBdr>
                    <w:top w:val="none" w:sz="0" w:space="0" w:color="auto"/>
                    <w:left w:val="none" w:sz="0" w:space="0" w:color="auto"/>
                    <w:bottom w:val="none" w:sz="0" w:space="0" w:color="auto"/>
                    <w:right w:val="none" w:sz="0" w:space="0" w:color="auto"/>
                  </w:divBdr>
                </w:div>
                <w:div w:id="2014839834">
                  <w:marLeft w:val="640"/>
                  <w:marRight w:val="0"/>
                  <w:marTop w:val="0"/>
                  <w:marBottom w:val="0"/>
                  <w:divBdr>
                    <w:top w:val="none" w:sz="0" w:space="0" w:color="auto"/>
                    <w:left w:val="none" w:sz="0" w:space="0" w:color="auto"/>
                    <w:bottom w:val="none" w:sz="0" w:space="0" w:color="auto"/>
                    <w:right w:val="none" w:sz="0" w:space="0" w:color="auto"/>
                  </w:divBdr>
                </w:div>
                <w:div w:id="2016835219">
                  <w:marLeft w:val="640"/>
                  <w:marRight w:val="0"/>
                  <w:marTop w:val="0"/>
                  <w:marBottom w:val="0"/>
                  <w:divBdr>
                    <w:top w:val="none" w:sz="0" w:space="0" w:color="auto"/>
                    <w:left w:val="none" w:sz="0" w:space="0" w:color="auto"/>
                    <w:bottom w:val="none" w:sz="0" w:space="0" w:color="auto"/>
                    <w:right w:val="none" w:sz="0" w:space="0" w:color="auto"/>
                  </w:divBdr>
                </w:div>
                <w:div w:id="2024283479">
                  <w:marLeft w:val="640"/>
                  <w:marRight w:val="0"/>
                  <w:marTop w:val="0"/>
                  <w:marBottom w:val="0"/>
                  <w:divBdr>
                    <w:top w:val="none" w:sz="0" w:space="0" w:color="auto"/>
                    <w:left w:val="none" w:sz="0" w:space="0" w:color="auto"/>
                    <w:bottom w:val="none" w:sz="0" w:space="0" w:color="auto"/>
                    <w:right w:val="none" w:sz="0" w:space="0" w:color="auto"/>
                  </w:divBdr>
                </w:div>
                <w:div w:id="2026400779">
                  <w:marLeft w:val="640"/>
                  <w:marRight w:val="0"/>
                  <w:marTop w:val="0"/>
                  <w:marBottom w:val="0"/>
                  <w:divBdr>
                    <w:top w:val="none" w:sz="0" w:space="0" w:color="auto"/>
                    <w:left w:val="none" w:sz="0" w:space="0" w:color="auto"/>
                    <w:bottom w:val="none" w:sz="0" w:space="0" w:color="auto"/>
                    <w:right w:val="none" w:sz="0" w:space="0" w:color="auto"/>
                  </w:divBdr>
                </w:div>
                <w:div w:id="2051491743">
                  <w:marLeft w:val="640"/>
                  <w:marRight w:val="0"/>
                  <w:marTop w:val="0"/>
                  <w:marBottom w:val="0"/>
                  <w:divBdr>
                    <w:top w:val="none" w:sz="0" w:space="0" w:color="auto"/>
                    <w:left w:val="none" w:sz="0" w:space="0" w:color="auto"/>
                    <w:bottom w:val="none" w:sz="0" w:space="0" w:color="auto"/>
                    <w:right w:val="none" w:sz="0" w:space="0" w:color="auto"/>
                  </w:divBdr>
                </w:div>
                <w:div w:id="2068454752">
                  <w:marLeft w:val="640"/>
                  <w:marRight w:val="0"/>
                  <w:marTop w:val="0"/>
                  <w:marBottom w:val="0"/>
                  <w:divBdr>
                    <w:top w:val="none" w:sz="0" w:space="0" w:color="auto"/>
                    <w:left w:val="none" w:sz="0" w:space="0" w:color="auto"/>
                    <w:bottom w:val="none" w:sz="0" w:space="0" w:color="auto"/>
                    <w:right w:val="none" w:sz="0" w:space="0" w:color="auto"/>
                  </w:divBdr>
                </w:div>
                <w:div w:id="2076469447">
                  <w:marLeft w:val="640"/>
                  <w:marRight w:val="0"/>
                  <w:marTop w:val="0"/>
                  <w:marBottom w:val="0"/>
                  <w:divBdr>
                    <w:top w:val="none" w:sz="0" w:space="0" w:color="auto"/>
                    <w:left w:val="none" w:sz="0" w:space="0" w:color="auto"/>
                    <w:bottom w:val="none" w:sz="0" w:space="0" w:color="auto"/>
                    <w:right w:val="none" w:sz="0" w:space="0" w:color="auto"/>
                  </w:divBdr>
                </w:div>
                <w:div w:id="2093578753">
                  <w:marLeft w:val="640"/>
                  <w:marRight w:val="0"/>
                  <w:marTop w:val="0"/>
                  <w:marBottom w:val="0"/>
                  <w:divBdr>
                    <w:top w:val="none" w:sz="0" w:space="0" w:color="auto"/>
                    <w:left w:val="none" w:sz="0" w:space="0" w:color="auto"/>
                    <w:bottom w:val="none" w:sz="0" w:space="0" w:color="auto"/>
                    <w:right w:val="none" w:sz="0" w:space="0" w:color="auto"/>
                  </w:divBdr>
                </w:div>
              </w:divsChild>
            </w:div>
            <w:div w:id="1510177869">
              <w:marLeft w:val="0"/>
              <w:marRight w:val="0"/>
              <w:marTop w:val="0"/>
              <w:marBottom w:val="0"/>
              <w:divBdr>
                <w:top w:val="none" w:sz="0" w:space="0" w:color="auto"/>
                <w:left w:val="none" w:sz="0" w:space="0" w:color="auto"/>
                <w:bottom w:val="none" w:sz="0" w:space="0" w:color="auto"/>
                <w:right w:val="none" w:sz="0" w:space="0" w:color="auto"/>
              </w:divBdr>
              <w:divsChild>
                <w:div w:id="30304051">
                  <w:marLeft w:val="640"/>
                  <w:marRight w:val="0"/>
                  <w:marTop w:val="0"/>
                  <w:marBottom w:val="0"/>
                  <w:divBdr>
                    <w:top w:val="none" w:sz="0" w:space="0" w:color="auto"/>
                    <w:left w:val="none" w:sz="0" w:space="0" w:color="auto"/>
                    <w:bottom w:val="none" w:sz="0" w:space="0" w:color="auto"/>
                    <w:right w:val="none" w:sz="0" w:space="0" w:color="auto"/>
                  </w:divBdr>
                </w:div>
                <w:div w:id="179778046">
                  <w:marLeft w:val="640"/>
                  <w:marRight w:val="0"/>
                  <w:marTop w:val="0"/>
                  <w:marBottom w:val="0"/>
                  <w:divBdr>
                    <w:top w:val="none" w:sz="0" w:space="0" w:color="auto"/>
                    <w:left w:val="none" w:sz="0" w:space="0" w:color="auto"/>
                    <w:bottom w:val="none" w:sz="0" w:space="0" w:color="auto"/>
                    <w:right w:val="none" w:sz="0" w:space="0" w:color="auto"/>
                  </w:divBdr>
                </w:div>
                <w:div w:id="206259595">
                  <w:marLeft w:val="640"/>
                  <w:marRight w:val="0"/>
                  <w:marTop w:val="0"/>
                  <w:marBottom w:val="0"/>
                  <w:divBdr>
                    <w:top w:val="none" w:sz="0" w:space="0" w:color="auto"/>
                    <w:left w:val="none" w:sz="0" w:space="0" w:color="auto"/>
                    <w:bottom w:val="none" w:sz="0" w:space="0" w:color="auto"/>
                    <w:right w:val="none" w:sz="0" w:space="0" w:color="auto"/>
                  </w:divBdr>
                </w:div>
                <w:div w:id="210843578">
                  <w:marLeft w:val="640"/>
                  <w:marRight w:val="0"/>
                  <w:marTop w:val="0"/>
                  <w:marBottom w:val="0"/>
                  <w:divBdr>
                    <w:top w:val="none" w:sz="0" w:space="0" w:color="auto"/>
                    <w:left w:val="none" w:sz="0" w:space="0" w:color="auto"/>
                    <w:bottom w:val="none" w:sz="0" w:space="0" w:color="auto"/>
                    <w:right w:val="none" w:sz="0" w:space="0" w:color="auto"/>
                  </w:divBdr>
                </w:div>
                <w:div w:id="242377248">
                  <w:marLeft w:val="640"/>
                  <w:marRight w:val="0"/>
                  <w:marTop w:val="0"/>
                  <w:marBottom w:val="0"/>
                  <w:divBdr>
                    <w:top w:val="none" w:sz="0" w:space="0" w:color="auto"/>
                    <w:left w:val="none" w:sz="0" w:space="0" w:color="auto"/>
                    <w:bottom w:val="none" w:sz="0" w:space="0" w:color="auto"/>
                    <w:right w:val="none" w:sz="0" w:space="0" w:color="auto"/>
                  </w:divBdr>
                </w:div>
                <w:div w:id="245262781">
                  <w:marLeft w:val="640"/>
                  <w:marRight w:val="0"/>
                  <w:marTop w:val="0"/>
                  <w:marBottom w:val="0"/>
                  <w:divBdr>
                    <w:top w:val="none" w:sz="0" w:space="0" w:color="auto"/>
                    <w:left w:val="none" w:sz="0" w:space="0" w:color="auto"/>
                    <w:bottom w:val="none" w:sz="0" w:space="0" w:color="auto"/>
                    <w:right w:val="none" w:sz="0" w:space="0" w:color="auto"/>
                  </w:divBdr>
                </w:div>
                <w:div w:id="259023586">
                  <w:marLeft w:val="640"/>
                  <w:marRight w:val="0"/>
                  <w:marTop w:val="0"/>
                  <w:marBottom w:val="0"/>
                  <w:divBdr>
                    <w:top w:val="none" w:sz="0" w:space="0" w:color="auto"/>
                    <w:left w:val="none" w:sz="0" w:space="0" w:color="auto"/>
                    <w:bottom w:val="none" w:sz="0" w:space="0" w:color="auto"/>
                    <w:right w:val="none" w:sz="0" w:space="0" w:color="auto"/>
                  </w:divBdr>
                </w:div>
                <w:div w:id="303704966">
                  <w:marLeft w:val="640"/>
                  <w:marRight w:val="0"/>
                  <w:marTop w:val="0"/>
                  <w:marBottom w:val="0"/>
                  <w:divBdr>
                    <w:top w:val="none" w:sz="0" w:space="0" w:color="auto"/>
                    <w:left w:val="none" w:sz="0" w:space="0" w:color="auto"/>
                    <w:bottom w:val="none" w:sz="0" w:space="0" w:color="auto"/>
                    <w:right w:val="none" w:sz="0" w:space="0" w:color="auto"/>
                  </w:divBdr>
                </w:div>
                <w:div w:id="328100629">
                  <w:marLeft w:val="640"/>
                  <w:marRight w:val="0"/>
                  <w:marTop w:val="0"/>
                  <w:marBottom w:val="0"/>
                  <w:divBdr>
                    <w:top w:val="none" w:sz="0" w:space="0" w:color="auto"/>
                    <w:left w:val="none" w:sz="0" w:space="0" w:color="auto"/>
                    <w:bottom w:val="none" w:sz="0" w:space="0" w:color="auto"/>
                    <w:right w:val="none" w:sz="0" w:space="0" w:color="auto"/>
                  </w:divBdr>
                </w:div>
                <w:div w:id="414284028">
                  <w:marLeft w:val="640"/>
                  <w:marRight w:val="0"/>
                  <w:marTop w:val="0"/>
                  <w:marBottom w:val="0"/>
                  <w:divBdr>
                    <w:top w:val="none" w:sz="0" w:space="0" w:color="auto"/>
                    <w:left w:val="none" w:sz="0" w:space="0" w:color="auto"/>
                    <w:bottom w:val="none" w:sz="0" w:space="0" w:color="auto"/>
                    <w:right w:val="none" w:sz="0" w:space="0" w:color="auto"/>
                  </w:divBdr>
                </w:div>
                <w:div w:id="437139068">
                  <w:marLeft w:val="640"/>
                  <w:marRight w:val="0"/>
                  <w:marTop w:val="0"/>
                  <w:marBottom w:val="0"/>
                  <w:divBdr>
                    <w:top w:val="none" w:sz="0" w:space="0" w:color="auto"/>
                    <w:left w:val="none" w:sz="0" w:space="0" w:color="auto"/>
                    <w:bottom w:val="none" w:sz="0" w:space="0" w:color="auto"/>
                    <w:right w:val="none" w:sz="0" w:space="0" w:color="auto"/>
                  </w:divBdr>
                </w:div>
                <w:div w:id="454061653">
                  <w:marLeft w:val="640"/>
                  <w:marRight w:val="0"/>
                  <w:marTop w:val="0"/>
                  <w:marBottom w:val="0"/>
                  <w:divBdr>
                    <w:top w:val="none" w:sz="0" w:space="0" w:color="auto"/>
                    <w:left w:val="none" w:sz="0" w:space="0" w:color="auto"/>
                    <w:bottom w:val="none" w:sz="0" w:space="0" w:color="auto"/>
                    <w:right w:val="none" w:sz="0" w:space="0" w:color="auto"/>
                  </w:divBdr>
                </w:div>
                <w:div w:id="463042879">
                  <w:marLeft w:val="640"/>
                  <w:marRight w:val="0"/>
                  <w:marTop w:val="0"/>
                  <w:marBottom w:val="0"/>
                  <w:divBdr>
                    <w:top w:val="none" w:sz="0" w:space="0" w:color="auto"/>
                    <w:left w:val="none" w:sz="0" w:space="0" w:color="auto"/>
                    <w:bottom w:val="none" w:sz="0" w:space="0" w:color="auto"/>
                    <w:right w:val="none" w:sz="0" w:space="0" w:color="auto"/>
                  </w:divBdr>
                </w:div>
                <w:div w:id="514463471">
                  <w:marLeft w:val="640"/>
                  <w:marRight w:val="0"/>
                  <w:marTop w:val="0"/>
                  <w:marBottom w:val="0"/>
                  <w:divBdr>
                    <w:top w:val="none" w:sz="0" w:space="0" w:color="auto"/>
                    <w:left w:val="none" w:sz="0" w:space="0" w:color="auto"/>
                    <w:bottom w:val="none" w:sz="0" w:space="0" w:color="auto"/>
                    <w:right w:val="none" w:sz="0" w:space="0" w:color="auto"/>
                  </w:divBdr>
                </w:div>
                <w:div w:id="525413671">
                  <w:marLeft w:val="640"/>
                  <w:marRight w:val="0"/>
                  <w:marTop w:val="0"/>
                  <w:marBottom w:val="0"/>
                  <w:divBdr>
                    <w:top w:val="none" w:sz="0" w:space="0" w:color="auto"/>
                    <w:left w:val="none" w:sz="0" w:space="0" w:color="auto"/>
                    <w:bottom w:val="none" w:sz="0" w:space="0" w:color="auto"/>
                    <w:right w:val="none" w:sz="0" w:space="0" w:color="auto"/>
                  </w:divBdr>
                </w:div>
                <w:div w:id="585499717">
                  <w:marLeft w:val="640"/>
                  <w:marRight w:val="0"/>
                  <w:marTop w:val="0"/>
                  <w:marBottom w:val="0"/>
                  <w:divBdr>
                    <w:top w:val="none" w:sz="0" w:space="0" w:color="auto"/>
                    <w:left w:val="none" w:sz="0" w:space="0" w:color="auto"/>
                    <w:bottom w:val="none" w:sz="0" w:space="0" w:color="auto"/>
                    <w:right w:val="none" w:sz="0" w:space="0" w:color="auto"/>
                  </w:divBdr>
                </w:div>
                <w:div w:id="602613074">
                  <w:marLeft w:val="640"/>
                  <w:marRight w:val="0"/>
                  <w:marTop w:val="0"/>
                  <w:marBottom w:val="0"/>
                  <w:divBdr>
                    <w:top w:val="none" w:sz="0" w:space="0" w:color="auto"/>
                    <w:left w:val="none" w:sz="0" w:space="0" w:color="auto"/>
                    <w:bottom w:val="none" w:sz="0" w:space="0" w:color="auto"/>
                    <w:right w:val="none" w:sz="0" w:space="0" w:color="auto"/>
                  </w:divBdr>
                </w:div>
                <w:div w:id="621614932">
                  <w:marLeft w:val="640"/>
                  <w:marRight w:val="0"/>
                  <w:marTop w:val="0"/>
                  <w:marBottom w:val="0"/>
                  <w:divBdr>
                    <w:top w:val="none" w:sz="0" w:space="0" w:color="auto"/>
                    <w:left w:val="none" w:sz="0" w:space="0" w:color="auto"/>
                    <w:bottom w:val="none" w:sz="0" w:space="0" w:color="auto"/>
                    <w:right w:val="none" w:sz="0" w:space="0" w:color="auto"/>
                  </w:divBdr>
                </w:div>
                <w:div w:id="622686289">
                  <w:marLeft w:val="640"/>
                  <w:marRight w:val="0"/>
                  <w:marTop w:val="0"/>
                  <w:marBottom w:val="0"/>
                  <w:divBdr>
                    <w:top w:val="none" w:sz="0" w:space="0" w:color="auto"/>
                    <w:left w:val="none" w:sz="0" w:space="0" w:color="auto"/>
                    <w:bottom w:val="none" w:sz="0" w:space="0" w:color="auto"/>
                    <w:right w:val="none" w:sz="0" w:space="0" w:color="auto"/>
                  </w:divBdr>
                </w:div>
                <w:div w:id="649360536">
                  <w:marLeft w:val="640"/>
                  <w:marRight w:val="0"/>
                  <w:marTop w:val="0"/>
                  <w:marBottom w:val="0"/>
                  <w:divBdr>
                    <w:top w:val="none" w:sz="0" w:space="0" w:color="auto"/>
                    <w:left w:val="none" w:sz="0" w:space="0" w:color="auto"/>
                    <w:bottom w:val="none" w:sz="0" w:space="0" w:color="auto"/>
                    <w:right w:val="none" w:sz="0" w:space="0" w:color="auto"/>
                  </w:divBdr>
                </w:div>
                <w:div w:id="680473456">
                  <w:marLeft w:val="640"/>
                  <w:marRight w:val="0"/>
                  <w:marTop w:val="0"/>
                  <w:marBottom w:val="0"/>
                  <w:divBdr>
                    <w:top w:val="none" w:sz="0" w:space="0" w:color="auto"/>
                    <w:left w:val="none" w:sz="0" w:space="0" w:color="auto"/>
                    <w:bottom w:val="none" w:sz="0" w:space="0" w:color="auto"/>
                    <w:right w:val="none" w:sz="0" w:space="0" w:color="auto"/>
                  </w:divBdr>
                </w:div>
                <w:div w:id="694190052">
                  <w:marLeft w:val="640"/>
                  <w:marRight w:val="0"/>
                  <w:marTop w:val="0"/>
                  <w:marBottom w:val="0"/>
                  <w:divBdr>
                    <w:top w:val="none" w:sz="0" w:space="0" w:color="auto"/>
                    <w:left w:val="none" w:sz="0" w:space="0" w:color="auto"/>
                    <w:bottom w:val="none" w:sz="0" w:space="0" w:color="auto"/>
                    <w:right w:val="none" w:sz="0" w:space="0" w:color="auto"/>
                  </w:divBdr>
                </w:div>
                <w:div w:id="747535523">
                  <w:marLeft w:val="640"/>
                  <w:marRight w:val="0"/>
                  <w:marTop w:val="0"/>
                  <w:marBottom w:val="0"/>
                  <w:divBdr>
                    <w:top w:val="none" w:sz="0" w:space="0" w:color="auto"/>
                    <w:left w:val="none" w:sz="0" w:space="0" w:color="auto"/>
                    <w:bottom w:val="none" w:sz="0" w:space="0" w:color="auto"/>
                    <w:right w:val="none" w:sz="0" w:space="0" w:color="auto"/>
                  </w:divBdr>
                </w:div>
                <w:div w:id="757562880">
                  <w:marLeft w:val="640"/>
                  <w:marRight w:val="0"/>
                  <w:marTop w:val="0"/>
                  <w:marBottom w:val="0"/>
                  <w:divBdr>
                    <w:top w:val="none" w:sz="0" w:space="0" w:color="auto"/>
                    <w:left w:val="none" w:sz="0" w:space="0" w:color="auto"/>
                    <w:bottom w:val="none" w:sz="0" w:space="0" w:color="auto"/>
                    <w:right w:val="none" w:sz="0" w:space="0" w:color="auto"/>
                  </w:divBdr>
                </w:div>
                <w:div w:id="789787187">
                  <w:marLeft w:val="640"/>
                  <w:marRight w:val="0"/>
                  <w:marTop w:val="0"/>
                  <w:marBottom w:val="0"/>
                  <w:divBdr>
                    <w:top w:val="none" w:sz="0" w:space="0" w:color="auto"/>
                    <w:left w:val="none" w:sz="0" w:space="0" w:color="auto"/>
                    <w:bottom w:val="none" w:sz="0" w:space="0" w:color="auto"/>
                    <w:right w:val="none" w:sz="0" w:space="0" w:color="auto"/>
                  </w:divBdr>
                </w:div>
                <w:div w:id="807742135">
                  <w:marLeft w:val="640"/>
                  <w:marRight w:val="0"/>
                  <w:marTop w:val="0"/>
                  <w:marBottom w:val="0"/>
                  <w:divBdr>
                    <w:top w:val="none" w:sz="0" w:space="0" w:color="auto"/>
                    <w:left w:val="none" w:sz="0" w:space="0" w:color="auto"/>
                    <w:bottom w:val="none" w:sz="0" w:space="0" w:color="auto"/>
                    <w:right w:val="none" w:sz="0" w:space="0" w:color="auto"/>
                  </w:divBdr>
                </w:div>
                <w:div w:id="890582669">
                  <w:marLeft w:val="640"/>
                  <w:marRight w:val="0"/>
                  <w:marTop w:val="0"/>
                  <w:marBottom w:val="0"/>
                  <w:divBdr>
                    <w:top w:val="none" w:sz="0" w:space="0" w:color="auto"/>
                    <w:left w:val="none" w:sz="0" w:space="0" w:color="auto"/>
                    <w:bottom w:val="none" w:sz="0" w:space="0" w:color="auto"/>
                    <w:right w:val="none" w:sz="0" w:space="0" w:color="auto"/>
                  </w:divBdr>
                </w:div>
                <w:div w:id="921527384">
                  <w:marLeft w:val="640"/>
                  <w:marRight w:val="0"/>
                  <w:marTop w:val="0"/>
                  <w:marBottom w:val="0"/>
                  <w:divBdr>
                    <w:top w:val="none" w:sz="0" w:space="0" w:color="auto"/>
                    <w:left w:val="none" w:sz="0" w:space="0" w:color="auto"/>
                    <w:bottom w:val="none" w:sz="0" w:space="0" w:color="auto"/>
                    <w:right w:val="none" w:sz="0" w:space="0" w:color="auto"/>
                  </w:divBdr>
                </w:div>
                <w:div w:id="930578360">
                  <w:marLeft w:val="640"/>
                  <w:marRight w:val="0"/>
                  <w:marTop w:val="0"/>
                  <w:marBottom w:val="0"/>
                  <w:divBdr>
                    <w:top w:val="none" w:sz="0" w:space="0" w:color="auto"/>
                    <w:left w:val="none" w:sz="0" w:space="0" w:color="auto"/>
                    <w:bottom w:val="none" w:sz="0" w:space="0" w:color="auto"/>
                    <w:right w:val="none" w:sz="0" w:space="0" w:color="auto"/>
                  </w:divBdr>
                </w:div>
                <w:div w:id="971399205">
                  <w:marLeft w:val="640"/>
                  <w:marRight w:val="0"/>
                  <w:marTop w:val="0"/>
                  <w:marBottom w:val="0"/>
                  <w:divBdr>
                    <w:top w:val="none" w:sz="0" w:space="0" w:color="auto"/>
                    <w:left w:val="none" w:sz="0" w:space="0" w:color="auto"/>
                    <w:bottom w:val="none" w:sz="0" w:space="0" w:color="auto"/>
                    <w:right w:val="none" w:sz="0" w:space="0" w:color="auto"/>
                  </w:divBdr>
                </w:div>
                <w:div w:id="989795056">
                  <w:marLeft w:val="640"/>
                  <w:marRight w:val="0"/>
                  <w:marTop w:val="0"/>
                  <w:marBottom w:val="0"/>
                  <w:divBdr>
                    <w:top w:val="none" w:sz="0" w:space="0" w:color="auto"/>
                    <w:left w:val="none" w:sz="0" w:space="0" w:color="auto"/>
                    <w:bottom w:val="none" w:sz="0" w:space="0" w:color="auto"/>
                    <w:right w:val="none" w:sz="0" w:space="0" w:color="auto"/>
                  </w:divBdr>
                </w:div>
                <w:div w:id="1017539540">
                  <w:marLeft w:val="640"/>
                  <w:marRight w:val="0"/>
                  <w:marTop w:val="0"/>
                  <w:marBottom w:val="0"/>
                  <w:divBdr>
                    <w:top w:val="none" w:sz="0" w:space="0" w:color="auto"/>
                    <w:left w:val="none" w:sz="0" w:space="0" w:color="auto"/>
                    <w:bottom w:val="none" w:sz="0" w:space="0" w:color="auto"/>
                    <w:right w:val="none" w:sz="0" w:space="0" w:color="auto"/>
                  </w:divBdr>
                </w:div>
                <w:div w:id="1075589754">
                  <w:marLeft w:val="640"/>
                  <w:marRight w:val="0"/>
                  <w:marTop w:val="0"/>
                  <w:marBottom w:val="0"/>
                  <w:divBdr>
                    <w:top w:val="none" w:sz="0" w:space="0" w:color="auto"/>
                    <w:left w:val="none" w:sz="0" w:space="0" w:color="auto"/>
                    <w:bottom w:val="none" w:sz="0" w:space="0" w:color="auto"/>
                    <w:right w:val="none" w:sz="0" w:space="0" w:color="auto"/>
                  </w:divBdr>
                </w:div>
                <w:div w:id="1154567437">
                  <w:marLeft w:val="640"/>
                  <w:marRight w:val="0"/>
                  <w:marTop w:val="0"/>
                  <w:marBottom w:val="0"/>
                  <w:divBdr>
                    <w:top w:val="none" w:sz="0" w:space="0" w:color="auto"/>
                    <w:left w:val="none" w:sz="0" w:space="0" w:color="auto"/>
                    <w:bottom w:val="none" w:sz="0" w:space="0" w:color="auto"/>
                    <w:right w:val="none" w:sz="0" w:space="0" w:color="auto"/>
                  </w:divBdr>
                </w:div>
                <w:div w:id="1164853544">
                  <w:marLeft w:val="640"/>
                  <w:marRight w:val="0"/>
                  <w:marTop w:val="0"/>
                  <w:marBottom w:val="0"/>
                  <w:divBdr>
                    <w:top w:val="none" w:sz="0" w:space="0" w:color="auto"/>
                    <w:left w:val="none" w:sz="0" w:space="0" w:color="auto"/>
                    <w:bottom w:val="none" w:sz="0" w:space="0" w:color="auto"/>
                    <w:right w:val="none" w:sz="0" w:space="0" w:color="auto"/>
                  </w:divBdr>
                </w:div>
                <w:div w:id="1182938128">
                  <w:marLeft w:val="640"/>
                  <w:marRight w:val="0"/>
                  <w:marTop w:val="0"/>
                  <w:marBottom w:val="0"/>
                  <w:divBdr>
                    <w:top w:val="none" w:sz="0" w:space="0" w:color="auto"/>
                    <w:left w:val="none" w:sz="0" w:space="0" w:color="auto"/>
                    <w:bottom w:val="none" w:sz="0" w:space="0" w:color="auto"/>
                    <w:right w:val="none" w:sz="0" w:space="0" w:color="auto"/>
                  </w:divBdr>
                </w:div>
                <w:div w:id="1231649540">
                  <w:marLeft w:val="640"/>
                  <w:marRight w:val="0"/>
                  <w:marTop w:val="0"/>
                  <w:marBottom w:val="0"/>
                  <w:divBdr>
                    <w:top w:val="none" w:sz="0" w:space="0" w:color="auto"/>
                    <w:left w:val="none" w:sz="0" w:space="0" w:color="auto"/>
                    <w:bottom w:val="none" w:sz="0" w:space="0" w:color="auto"/>
                    <w:right w:val="none" w:sz="0" w:space="0" w:color="auto"/>
                  </w:divBdr>
                </w:div>
                <w:div w:id="1245458055">
                  <w:marLeft w:val="640"/>
                  <w:marRight w:val="0"/>
                  <w:marTop w:val="0"/>
                  <w:marBottom w:val="0"/>
                  <w:divBdr>
                    <w:top w:val="none" w:sz="0" w:space="0" w:color="auto"/>
                    <w:left w:val="none" w:sz="0" w:space="0" w:color="auto"/>
                    <w:bottom w:val="none" w:sz="0" w:space="0" w:color="auto"/>
                    <w:right w:val="none" w:sz="0" w:space="0" w:color="auto"/>
                  </w:divBdr>
                </w:div>
                <w:div w:id="1265041580">
                  <w:marLeft w:val="640"/>
                  <w:marRight w:val="0"/>
                  <w:marTop w:val="0"/>
                  <w:marBottom w:val="0"/>
                  <w:divBdr>
                    <w:top w:val="none" w:sz="0" w:space="0" w:color="auto"/>
                    <w:left w:val="none" w:sz="0" w:space="0" w:color="auto"/>
                    <w:bottom w:val="none" w:sz="0" w:space="0" w:color="auto"/>
                    <w:right w:val="none" w:sz="0" w:space="0" w:color="auto"/>
                  </w:divBdr>
                </w:div>
                <w:div w:id="1280529056">
                  <w:marLeft w:val="640"/>
                  <w:marRight w:val="0"/>
                  <w:marTop w:val="0"/>
                  <w:marBottom w:val="0"/>
                  <w:divBdr>
                    <w:top w:val="none" w:sz="0" w:space="0" w:color="auto"/>
                    <w:left w:val="none" w:sz="0" w:space="0" w:color="auto"/>
                    <w:bottom w:val="none" w:sz="0" w:space="0" w:color="auto"/>
                    <w:right w:val="none" w:sz="0" w:space="0" w:color="auto"/>
                  </w:divBdr>
                </w:div>
                <w:div w:id="1339042890">
                  <w:marLeft w:val="640"/>
                  <w:marRight w:val="0"/>
                  <w:marTop w:val="0"/>
                  <w:marBottom w:val="0"/>
                  <w:divBdr>
                    <w:top w:val="none" w:sz="0" w:space="0" w:color="auto"/>
                    <w:left w:val="none" w:sz="0" w:space="0" w:color="auto"/>
                    <w:bottom w:val="none" w:sz="0" w:space="0" w:color="auto"/>
                    <w:right w:val="none" w:sz="0" w:space="0" w:color="auto"/>
                  </w:divBdr>
                </w:div>
                <w:div w:id="1346008231">
                  <w:marLeft w:val="640"/>
                  <w:marRight w:val="0"/>
                  <w:marTop w:val="0"/>
                  <w:marBottom w:val="0"/>
                  <w:divBdr>
                    <w:top w:val="none" w:sz="0" w:space="0" w:color="auto"/>
                    <w:left w:val="none" w:sz="0" w:space="0" w:color="auto"/>
                    <w:bottom w:val="none" w:sz="0" w:space="0" w:color="auto"/>
                    <w:right w:val="none" w:sz="0" w:space="0" w:color="auto"/>
                  </w:divBdr>
                </w:div>
                <w:div w:id="1373722858">
                  <w:marLeft w:val="640"/>
                  <w:marRight w:val="0"/>
                  <w:marTop w:val="0"/>
                  <w:marBottom w:val="0"/>
                  <w:divBdr>
                    <w:top w:val="none" w:sz="0" w:space="0" w:color="auto"/>
                    <w:left w:val="none" w:sz="0" w:space="0" w:color="auto"/>
                    <w:bottom w:val="none" w:sz="0" w:space="0" w:color="auto"/>
                    <w:right w:val="none" w:sz="0" w:space="0" w:color="auto"/>
                  </w:divBdr>
                </w:div>
                <w:div w:id="1392267398">
                  <w:marLeft w:val="640"/>
                  <w:marRight w:val="0"/>
                  <w:marTop w:val="0"/>
                  <w:marBottom w:val="0"/>
                  <w:divBdr>
                    <w:top w:val="none" w:sz="0" w:space="0" w:color="auto"/>
                    <w:left w:val="none" w:sz="0" w:space="0" w:color="auto"/>
                    <w:bottom w:val="none" w:sz="0" w:space="0" w:color="auto"/>
                    <w:right w:val="none" w:sz="0" w:space="0" w:color="auto"/>
                  </w:divBdr>
                </w:div>
                <w:div w:id="1436823596">
                  <w:marLeft w:val="640"/>
                  <w:marRight w:val="0"/>
                  <w:marTop w:val="0"/>
                  <w:marBottom w:val="0"/>
                  <w:divBdr>
                    <w:top w:val="none" w:sz="0" w:space="0" w:color="auto"/>
                    <w:left w:val="none" w:sz="0" w:space="0" w:color="auto"/>
                    <w:bottom w:val="none" w:sz="0" w:space="0" w:color="auto"/>
                    <w:right w:val="none" w:sz="0" w:space="0" w:color="auto"/>
                  </w:divBdr>
                </w:div>
                <w:div w:id="1459882480">
                  <w:marLeft w:val="640"/>
                  <w:marRight w:val="0"/>
                  <w:marTop w:val="0"/>
                  <w:marBottom w:val="0"/>
                  <w:divBdr>
                    <w:top w:val="none" w:sz="0" w:space="0" w:color="auto"/>
                    <w:left w:val="none" w:sz="0" w:space="0" w:color="auto"/>
                    <w:bottom w:val="none" w:sz="0" w:space="0" w:color="auto"/>
                    <w:right w:val="none" w:sz="0" w:space="0" w:color="auto"/>
                  </w:divBdr>
                </w:div>
                <w:div w:id="1478720458">
                  <w:marLeft w:val="640"/>
                  <w:marRight w:val="0"/>
                  <w:marTop w:val="0"/>
                  <w:marBottom w:val="0"/>
                  <w:divBdr>
                    <w:top w:val="none" w:sz="0" w:space="0" w:color="auto"/>
                    <w:left w:val="none" w:sz="0" w:space="0" w:color="auto"/>
                    <w:bottom w:val="none" w:sz="0" w:space="0" w:color="auto"/>
                    <w:right w:val="none" w:sz="0" w:space="0" w:color="auto"/>
                  </w:divBdr>
                </w:div>
                <w:div w:id="1480919474">
                  <w:marLeft w:val="640"/>
                  <w:marRight w:val="0"/>
                  <w:marTop w:val="0"/>
                  <w:marBottom w:val="0"/>
                  <w:divBdr>
                    <w:top w:val="none" w:sz="0" w:space="0" w:color="auto"/>
                    <w:left w:val="none" w:sz="0" w:space="0" w:color="auto"/>
                    <w:bottom w:val="none" w:sz="0" w:space="0" w:color="auto"/>
                    <w:right w:val="none" w:sz="0" w:space="0" w:color="auto"/>
                  </w:divBdr>
                </w:div>
                <w:div w:id="1487353350">
                  <w:marLeft w:val="640"/>
                  <w:marRight w:val="0"/>
                  <w:marTop w:val="0"/>
                  <w:marBottom w:val="0"/>
                  <w:divBdr>
                    <w:top w:val="none" w:sz="0" w:space="0" w:color="auto"/>
                    <w:left w:val="none" w:sz="0" w:space="0" w:color="auto"/>
                    <w:bottom w:val="none" w:sz="0" w:space="0" w:color="auto"/>
                    <w:right w:val="none" w:sz="0" w:space="0" w:color="auto"/>
                  </w:divBdr>
                </w:div>
                <w:div w:id="1662075251">
                  <w:marLeft w:val="640"/>
                  <w:marRight w:val="0"/>
                  <w:marTop w:val="0"/>
                  <w:marBottom w:val="0"/>
                  <w:divBdr>
                    <w:top w:val="none" w:sz="0" w:space="0" w:color="auto"/>
                    <w:left w:val="none" w:sz="0" w:space="0" w:color="auto"/>
                    <w:bottom w:val="none" w:sz="0" w:space="0" w:color="auto"/>
                    <w:right w:val="none" w:sz="0" w:space="0" w:color="auto"/>
                  </w:divBdr>
                </w:div>
                <w:div w:id="1668512196">
                  <w:marLeft w:val="640"/>
                  <w:marRight w:val="0"/>
                  <w:marTop w:val="0"/>
                  <w:marBottom w:val="0"/>
                  <w:divBdr>
                    <w:top w:val="none" w:sz="0" w:space="0" w:color="auto"/>
                    <w:left w:val="none" w:sz="0" w:space="0" w:color="auto"/>
                    <w:bottom w:val="none" w:sz="0" w:space="0" w:color="auto"/>
                    <w:right w:val="none" w:sz="0" w:space="0" w:color="auto"/>
                  </w:divBdr>
                </w:div>
                <w:div w:id="1693141592">
                  <w:marLeft w:val="640"/>
                  <w:marRight w:val="0"/>
                  <w:marTop w:val="0"/>
                  <w:marBottom w:val="0"/>
                  <w:divBdr>
                    <w:top w:val="none" w:sz="0" w:space="0" w:color="auto"/>
                    <w:left w:val="none" w:sz="0" w:space="0" w:color="auto"/>
                    <w:bottom w:val="none" w:sz="0" w:space="0" w:color="auto"/>
                    <w:right w:val="none" w:sz="0" w:space="0" w:color="auto"/>
                  </w:divBdr>
                </w:div>
                <w:div w:id="1724596924">
                  <w:marLeft w:val="640"/>
                  <w:marRight w:val="0"/>
                  <w:marTop w:val="0"/>
                  <w:marBottom w:val="0"/>
                  <w:divBdr>
                    <w:top w:val="none" w:sz="0" w:space="0" w:color="auto"/>
                    <w:left w:val="none" w:sz="0" w:space="0" w:color="auto"/>
                    <w:bottom w:val="none" w:sz="0" w:space="0" w:color="auto"/>
                    <w:right w:val="none" w:sz="0" w:space="0" w:color="auto"/>
                  </w:divBdr>
                </w:div>
                <w:div w:id="1732077270">
                  <w:marLeft w:val="640"/>
                  <w:marRight w:val="0"/>
                  <w:marTop w:val="0"/>
                  <w:marBottom w:val="0"/>
                  <w:divBdr>
                    <w:top w:val="none" w:sz="0" w:space="0" w:color="auto"/>
                    <w:left w:val="none" w:sz="0" w:space="0" w:color="auto"/>
                    <w:bottom w:val="none" w:sz="0" w:space="0" w:color="auto"/>
                    <w:right w:val="none" w:sz="0" w:space="0" w:color="auto"/>
                  </w:divBdr>
                </w:div>
                <w:div w:id="1777364774">
                  <w:marLeft w:val="640"/>
                  <w:marRight w:val="0"/>
                  <w:marTop w:val="0"/>
                  <w:marBottom w:val="0"/>
                  <w:divBdr>
                    <w:top w:val="none" w:sz="0" w:space="0" w:color="auto"/>
                    <w:left w:val="none" w:sz="0" w:space="0" w:color="auto"/>
                    <w:bottom w:val="none" w:sz="0" w:space="0" w:color="auto"/>
                    <w:right w:val="none" w:sz="0" w:space="0" w:color="auto"/>
                  </w:divBdr>
                </w:div>
                <w:div w:id="1814517990">
                  <w:marLeft w:val="640"/>
                  <w:marRight w:val="0"/>
                  <w:marTop w:val="0"/>
                  <w:marBottom w:val="0"/>
                  <w:divBdr>
                    <w:top w:val="none" w:sz="0" w:space="0" w:color="auto"/>
                    <w:left w:val="none" w:sz="0" w:space="0" w:color="auto"/>
                    <w:bottom w:val="none" w:sz="0" w:space="0" w:color="auto"/>
                    <w:right w:val="none" w:sz="0" w:space="0" w:color="auto"/>
                  </w:divBdr>
                </w:div>
                <w:div w:id="1899781113">
                  <w:marLeft w:val="640"/>
                  <w:marRight w:val="0"/>
                  <w:marTop w:val="0"/>
                  <w:marBottom w:val="0"/>
                  <w:divBdr>
                    <w:top w:val="none" w:sz="0" w:space="0" w:color="auto"/>
                    <w:left w:val="none" w:sz="0" w:space="0" w:color="auto"/>
                    <w:bottom w:val="none" w:sz="0" w:space="0" w:color="auto"/>
                    <w:right w:val="none" w:sz="0" w:space="0" w:color="auto"/>
                  </w:divBdr>
                </w:div>
                <w:div w:id="1918636204">
                  <w:marLeft w:val="640"/>
                  <w:marRight w:val="0"/>
                  <w:marTop w:val="0"/>
                  <w:marBottom w:val="0"/>
                  <w:divBdr>
                    <w:top w:val="none" w:sz="0" w:space="0" w:color="auto"/>
                    <w:left w:val="none" w:sz="0" w:space="0" w:color="auto"/>
                    <w:bottom w:val="none" w:sz="0" w:space="0" w:color="auto"/>
                    <w:right w:val="none" w:sz="0" w:space="0" w:color="auto"/>
                  </w:divBdr>
                </w:div>
                <w:div w:id="1928224157">
                  <w:marLeft w:val="640"/>
                  <w:marRight w:val="0"/>
                  <w:marTop w:val="0"/>
                  <w:marBottom w:val="0"/>
                  <w:divBdr>
                    <w:top w:val="none" w:sz="0" w:space="0" w:color="auto"/>
                    <w:left w:val="none" w:sz="0" w:space="0" w:color="auto"/>
                    <w:bottom w:val="none" w:sz="0" w:space="0" w:color="auto"/>
                    <w:right w:val="none" w:sz="0" w:space="0" w:color="auto"/>
                  </w:divBdr>
                </w:div>
                <w:div w:id="1935823019">
                  <w:marLeft w:val="640"/>
                  <w:marRight w:val="0"/>
                  <w:marTop w:val="0"/>
                  <w:marBottom w:val="0"/>
                  <w:divBdr>
                    <w:top w:val="none" w:sz="0" w:space="0" w:color="auto"/>
                    <w:left w:val="none" w:sz="0" w:space="0" w:color="auto"/>
                    <w:bottom w:val="none" w:sz="0" w:space="0" w:color="auto"/>
                    <w:right w:val="none" w:sz="0" w:space="0" w:color="auto"/>
                  </w:divBdr>
                </w:div>
                <w:div w:id="1978410719">
                  <w:marLeft w:val="640"/>
                  <w:marRight w:val="0"/>
                  <w:marTop w:val="0"/>
                  <w:marBottom w:val="0"/>
                  <w:divBdr>
                    <w:top w:val="none" w:sz="0" w:space="0" w:color="auto"/>
                    <w:left w:val="none" w:sz="0" w:space="0" w:color="auto"/>
                    <w:bottom w:val="none" w:sz="0" w:space="0" w:color="auto"/>
                    <w:right w:val="none" w:sz="0" w:space="0" w:color="auto"/>
                  </w:divBdr>
                </w:div>
                <w:div w:id="2018802200">
                  <w:marLeft w:val="640"/>
                  <w:marRight w:val="0"/>
                  <w:marTop w:val="0"/>
                  <w:marBottom w:val="0"/>
                  <w:divBdr>
                    <w:top w:val="none" w:sz="0" w:space="0" w:color="auto"/>
                    <w:left w:val="none" w:sz="0" w:space="0" w:color="auto"/>
                    <w:bottom w:val="none" w:sz="0" w:space="0" w:color="auto"/>
                    <w:right w:val="none" w:sz="0" w:space="0" w:color="auto"/>
                  </w:divBdr>
                </w:div>
                <w:div w:id="2049332332">
                  <w:marLeft w:val="640"/>
                  <w:marRight w:val="0"/>
                  <w:marTop w:val="0"/>
                  <w:marBottom w:val="0"/>
                  <w:divBdr>
                    <w:top w:val="none" w:sz="0" w:space="0" w:color="auto"/>
                    <w:left w:val="none" w:sz="0" w:space="0" w:color="auto"/>
                    <w:bottom w:val="none" w:sz="0" w:space="0" w:color="auto"/>
                    <w:right w:val="none" w:sz="0" w:space="0" w:color="auto"/>
                  </w:divBdr>
                </w:div>
                <w:div w:id="2049836704">
                  <w:marLeft w:val="640"/>
                  <w:marRight w:val="0"/>
                  <w:marTop w:val="0"/>
                  <w:marBottom w:val="0"/>
                  <w:divBdr>
                    <w:top w:val="none" w:sz="0" w:space="0" w:color="auto"/>
                    <w:left w:val="none" w:sz="0" w:space="0" w:color="auto"/>
                    <w:bottom w:val="none" w:sz="0" w:space="0" w:color="auto"/>
                    <w:right w:val="none" w:sz="0" w:space="0" w:color="auto"/>
                  </w:divBdr>
                </w:div>
                <w:div w:id="2051876142">
                  <w:marLeft w:val="640"/>
                  <w:marRight w:val="0"/>
                  <w:marTop w:val="0"/>
                  <w:marBottom w:val="0"/>
                  <w:divBdr>
                    <w:top w:val="none" w:sz="0" w:space="0" w:color="auto"/>
                    <w:left w:val="none" w:sz="0" w:space="0" w:color="auto"/>
                    <w:bottom w:val="none" w:sz="0" w:space="0" w:color="auto"/>
                    <w:right w:val="none" w:sz="0" w:space="0" w:color="auto"/>
                  </w:divBdr>
                </w:div>
                <w:div w:id="2062552247">
                  <w:marLeft w:val="640"/>
                  <w:marRight w:val="0"/>
                  <w:marTop w:val="0"/>
                  <w:marBottom w:val="0"/>
                  <w:divBdr>
                    <w:top w:val="none" w:sz="0" w:space="0" w:color="auto"/>
                    <w:left w:val="none" w:sz="0" w:space="0" w:color="auto"/>
                    <w:bottom w:val="none" w:sz="0" w:space="0" w:color="auto"/>
                    <w:right w:val="none" w:sz="0" w:space="0" w:color="auto"/>
                  </w:divBdr>
                </w:div>
                <w:div w:id="2085954908">
                  <w:marLeft w:val="640"/>
                  <w:marRight w:val="0"/>
                  <w:marTop w:val="0"/>
                  <w:marBottom w:val="0"/>
                  <w:divBdr>
                    <w:top w:val="none" w:sz="0" w:space="0" w:color="auto"/>
                    <w:left w:val="none" w:sz="0" w:space="0" w:color="auto"/>
                    <w:bottom w:val="none" w:sz="0" w:space="0" w:color="auto"/>
                    <w:right w:val="none" w:sz="0" w:space="0" w:color="auto"/>
                  </w:divBdr>
                </w:div>
                <w:div w:id="2110346798">
                  <w:marLeft w:val="640"/>
                  <w:marRight w:val="0"/>
                  <w:marTop w:val="0"/>
                  <w:marBottom w:val="0"/>
                  <w:divBdr>
                    <w:top w:val="none" w:sz="0" w:space="0" w:color="auto"/>
                    <w:left w:val="none" w:sz="0" w:space="0" w:color="auto"/>
                    <w:bottom w:val="none" w:sz="0" w:space="0" w:color="auto"/>
                    <w:right w:val="none" w:sz="0" w:space="0" w:color="auto"/>
                  </w:divBdr>
                </w:div>
                <w:div w:id="2114593487">
                  <w:marLeft w:val="640"/>
                  <w:marRight w:val="0"/>
                  <w:marTop w:val="0"/>
                  <w:marBottom w:val="0"/>
                  <w:divBdr>
                    <w:top w:val="none" w:sz="0" w:space="0" w:color="auto"/>
                    <w:left w:val="none" w:sz="0" w:space="0" w:color="auto"/>
                    <w:bottom w:val="none" w:sz="0" w:space="0" w:color="auto"/>
                    <w:right w:val="none" w:sz="0" w:space="0" w:color="auto"/>
                  </w:divBdr>
                </w:div>
                <w:div w:id="2119566168">
                  <w:marLeft w:val="640"/>
                  <w:marRight w:val="0"/>
                  <w:marTop w:val="0"/>
                  <w:marBottom w:val="0"/>
                  <w:divBdr>
                    <w:top w:val="none" w:sz="0" w:space="0" w:color="auto"/>
                    <w:left w:val="none" w:sz="0" w:space="0" w:color="auto"/>
                    <w:bottom w:val="none" w:sz="0" w:space="0" w:color="auto"/>
                    <w:right w:val="none" w:sz="0" w:space="0" w:color="auto"/>
                  </w:divBdr>
                </w:div>
              </w:divsChild>
            </w:div>
            <w:div w:id="1533346434">
              <w:marLeft w:val="0"/>
              <w:marRight w:val="0"/>
              <w:marTop w:val="0"/>
              <w:marBottom w:val="0"/>
              <w:divBdr>
                <w:top w:val="none" w:sz="0" w:space="0" w:color="auto"/>
                <w:left w:val="none" w:sz="0" w:space="0" w:color="auto"/>
                <w:bottom w:val="none" w:sz="0" w:space="0" w:color="auto"/>
                <w:right w:val="none" w:sz="0" w:space="0" w:color="auto"/>
              </w:divBdr>
              <w:divsChild>
                <w:div w:id="21058339">
                  <w:marLeft w:val="640"/>
                  <w:marRight w:val="0"/>
                  <w:marTop w:val="0"/>
                  <w:marBottom w:val="0"/>
                  <w:divBdr>
                    <w:top w:val="none" w:sz="0" w:space="0" w:color="auto"/>
                    <w:left w:val="none" w:sz="0" w:space="0" w:color="auto"/>
                    <w:bottom w:val="none" w:sz="0" w:space="0" w:color="auto"/>
                    <w:right w:val="none" w:sz="0" w:space="0" w:color="auto"/>
                  </w:divBdr>
                </w:div>
                <w:div w:id="44761420">
                  <w:marLeft w:val="640"/>
                  <w:marRight w:val="0"/>
                  <w:marTop w:val="0"/>
                  <w:marBottom w:val="0"/>
                  <w:divBdr>
                    <w:top w:val="none" w:sz="0" w:space="0" w:color="auto"/>
                    <w:left w:val="none" w:sz="0" w:space="0" w:color="auto"/>
                    <w:bottom w:val="none" w:sz="0" w:space="0" w:color="auto"/>
                    <w:right w:val="none" w:sz="0" w:space="0" w:color="auto"/>
                  </w:divBdr>
                </w:div>
                <w:div w:id="142896628">
                  <w:marLeft w:val="640"/>
                  <w:marRight w:val="0"/>
                  <w:marTop w:val="0"/>
                  <w:marBottom w:val="0"/>
                  <w:divBdr>
                    <w:top w:val="none" w:sz="0" w:space="0" w:color="auto"/>
                    <w:left w:val="none" w:sz="0" w:space="0" w:color="auto"/>
                    <w:bottom w:val="none" w:sz="0" w:space="0" w:color="auto"/>
                    <w:right w:val="none" w:sz="0" w:space="0" w:color="auto"/>
                  </w:divBdr>
                </w:div>
                <w:div w:id="146554010">
                  <w:marLeft w:val="640"/>
                  <w:marRight w:val="0"/>
                  <w:marTop w:val="0"/>
                  <w:marBottom w:val="0"/>
                  <w:divBdr>
                    <w:top w:val="none" w:sz="0" w:space="0" w:color="auto"/>
                    <w:left w:val="none" w:sz="0" w:space="0" w:color="auto"/>
                    <w:bottom w:val="none" w:sz="0" w:space="0" w:color="auto"/>
                    <w:right w:val="none" w:sz="0" w:space="0" w:color="auto"/>
                  </w:divBdr>
                </w:div>
                <w:div w:id="206721058">
                  <w:marLeft w:val="640"/>
                  <w:marRight w:val="0"/>
                  <w:marTop w:val="0"/>
                  <w:marBottom w:val="0"/>
                  <w:divBdr>
                    <w:top w:val="none" w:sz="0" w:space="0" w:color="auto"/>
                    <w:left w:val="none" w:sz="0" w:space="0" w:color="auto"/>
                    <w:bottom w:val="none" w:sz="0" w:space="0" w:color="auto"/>
                    <w:right w:val="none" w:sz="0" w:space="0" w:color="auto"/>
                  </w:divBdr>
                </w:div>
                <w:div w:id="273485183">
                  <w:marLeft w:val="640"/>
                  <w:marRight w:val="0"/>
                  <w:marTop w:val="0"/>
                  <w:marBottom w:val="0"/>
                  <w:divBdr>
                    <w:top w:val="none" w:sz="0" w:space="0" w:color="auto"/>
                    <w:left w:val="none" w:sz="0" w:space="0" w:color="auto"/>
                    <w:bottom w:val="none" w:sz="0" w:space="0" w:color="auto"/>
                    <w:right w:val="none" w:sz="0" w:space="0" w:color="auto"/>
                  </w:divBdr>
                </w:div>
                <w:div w:id="273825845">
                  <w:marLeft w:val="640"/>
                  <w:marRight w:val="0"/>
                  <w:marTop w:val="0"/>
                  <w:marBottom w:val="0"/>
                  <w:divBdr>
                    <w:top w:val="none" w:sz="0" w:space="0" w:color="auto"/>
                    <w:left w:val="none" w:sz="0" w:space="0" w:color="auto"/>
                    <w:bottom w:val="none" w:sz="0" w:space="0" w:color="auto"/>
                    <w:right w:val="none" w:sz="0" w:space="0" w:color="auto"/>
                  </w:divBdr>
                </w:div>
                <w:div w:id="284773701">
                  <w:marLeft w:val="640"/>
                  <w:marRight w:val="0"/>
                  <w:marTop w:val="0"/>
                  <w:marBottom w:val="0"/>
                  <w:divBdr>
                    <w:top w:val="none" w:sz="0" w:space="0" w:color="auto"/>
                    <w:left w:val="none" w:sz="0" w:space="0" w:color="auto"/>
                    <w:bottom w:val="none" w:sz="0" w:space="0" w:color="auto"/>
                    <w:right w:val="none" w:sz="0" w:space="0" w:color="auto"/>
                  </w:divBdr>
                </w:div>
                <w:div w:id="291400768">
                  <w:marLeft w:val="640"/>
                  <w:marRight w:val="0"/>
                  <w:marTop w:val="0"/>
                  <w:marBottom w:val="0"/>
                  <w:divBdr>
                    <w:top w:val="none" w:sz="0" w:space="0" w:color="auto"/>
                    <w:left w:val="none" w:sz="0" w:space="0" w:color="auto"/>
                    <w:bottom w:val="none" w:sz="0" w:space="0" w:color="auto"/>
                    <w:right w:val="none" w:sz="0" w:space="0" w:color="auto"/>
                  </w:divBdr>
                </w:div>
                <w:div w:id="308483528">
                  <w:marLeft w:val="640"/>
                  <w:marRight w:val="0"/>
                  <w:marTop w:val="0"/>
                  <w:marBottom w:val="0"/>
                  <w:divBdr>
                    <w:top w:val="none" w:sz="0" w:space="0" w:color="auto"/>
                    <w:left w:val="none" w:sz="0" w:space="0" w:color="auto"/>
                    <w:bottom w:val="none" w:sz="0" w:space="0" w:color="auto"/>
                    <w:right w:val="none" w:sz="0" w:space="0" w:color="auto"/>
                  </w:divBdr>
                </w:div>
                <w:div w:id="334385385">
                  <w:marLeft w:val="640"/>
                  <w:marRight w:val="0"/>
                  <w:marTop w:val="0"/>
                  <w:marBottom w:val="0"/>
                  <w:divBdr>
                    <w:top w:val="none" w:sz="0" w:space="0" w:color="auto"/>
                    <w:left w:val="none" w:sz="0" w:space="0" w:color="auto"/>
                    <w:bottom w:val="none" w:sz="0" w:space="0" w:color="auto"/>
                    <w:right w:val="none" w:sz="0" w:space="0" w:color="auto"/>
                  </w:divBdr>
                </w:div>
                <w:div w:id="520364778">
                  <w:marLeft w:val="640"/>
                  <w:marRight w:val="0"/>
                  <w:marTop w:val="0"/>
                  <w:marBottom w:val="0"/>
                  <w:divBdr>
                    <w:top w:val="none" w:sz="0" w:space="0" w:color="auto"/>
                    <w:left w:val="none" w:sz="0" w:space="0" w:color="auto"/>
                    <w:bottom w:val="none" w:sz="0" w:space="0" w:color="auto"/>
                    <w:right w:val="none" w:sz="0" w:space="0" w:color="auto"/>
                  </w:divBdr>
                </w:div>
                <w:div w:id="558326178">
                  <w:marLeft w:val="640"/>
                  <w:marRight w:val="0"/>
                  <w:marTop w:val="0"/>
                  <w:marBottom w:val="0"/>
                  <w:divBdr>
                    <w:top w:val="none" w:sz="0" w:space="0" w:color="auto"/>
                    <w:left w:val="none" w:sz="0" w:space="0" w:color="auto"/>
                    <w:bottom w:val="none" w:sz="0" w:space="0" w:color="auto"/>
                    <w:right w:val="none" w:sz="0" w:space="0" w:color="auto"/>
                  </w:divBdr>
                </w:div>
                <w:div w:id="570581645">
                  <w:marLeft w:val="640"/>
                  <w:marRight w:val="0"/>
                  <w:marTop w:val="0"/>
                  <w:marBottom w:val="0"/>
                  <w:divBdr>
                    <w:top w:val="none" w:sz="0" w:space="0" w:color="auto"/>
                    <w:left w:val="none" w:sz="0" w:space="0" w:color="auto"/>
                    <w:bottom w:val="none" w:sz="0" w:space="0" w:color="auto"/>
                    <w:right w:val="none" w:sz="0" w:space="0" w:color="auto"/>
                  </w:divBdr>
                </w:div>
                <w:div w:id="582300921">
                  <w:marLeft w:val="640"/>
                  <w:marRight w:val="0"/>
                  <w:marTop w:val="0"/>
                  <w:marBottom w:val="0"/>
                  <w:divBdr>
                    <w:top w:val="none" w:sz="0" w:space="0" w:color="auto"/>
                    <w:left w:val="none" w:sz="0" w:space="0" w:color="auto"/>
                    <w:bottom w:val="none" w:sz="0" w:space="0" w:color="auto"/>
                    <w:right w:val="none" w:sz="0" w:space="0" w:color="auto"/>
                  </w:divBdr>
                </w:div>
                <w:div w:id="587617305">
                  <w:marLeft w:val="640"/>
                  <w:marRight w:val="0"/>
                  <w:marTop w:val="0"/>
                  <w:marBottom w:val="0"/>
                  <w:divBdr>
                    <w:top w:val="none" w:sz="0" w:space="0" w:color="auto"/>
                    <w:left w:val="none" w:sz="0" w:space="0" w:color="auto"/>
                    <w:bottom w:val="none" w:sz="0" w:space="0" w:color="auto"/>
                    <w:right w:val="none" w:sz="0" w:space="0" w:color="auto"/>
                  </w:divBdr>
                </w:div>
                <w:div w:id="611861723">
                  <w:marLeft w:val="640"/>
                  <w:marRight w:val="0"/>
                  <w:marTop w:val="0"/>
                  <w:marBottom w:val="0"/>
                  <w:divBdr>
                    <w:top w:val="none" w:sz="0" w:space="0" w:color="auto"/>
                    <w:left w:val="none" w:sz="0" w:space="0" w:color="auto"/>
                    <w:bottom w:val="none" w:sz="0" w:space="0" w:color="auto"/>
                    <w:right w:val="none" w:sz="0" w:space="0" w:color="auto"/>
                  </w:divBdr>
                </w:div>
                <w:div w:id="623996889">
                  <w:marLeft w:val="640"/>
                  <w:marRight w:val="0"/>
                  <w:marTop w:val="0"/>
                  <w:marBottom w:val="0"/>
                  <w:divBdr>
                    <w:top w:val="none" w:sz="0" w:space="0" w:color="auto"/>
                    <w:left w:val="none" w:sz="0" w:space="0" w:color="auto"/>
                    <w:bottom w:val="none" w:sz="0" w:space="0" w:color="auto"/>
                    <w:right w:val="none" w:sz="0" w:space="0" w:color="auto"/>
                  </w:divBdr>
                </w:div>
                <w:div w:id="624695779">
                  <w:marLeft w:val="640"/>
                  <w:marRight w:val="0"/>
                  <w:marTop w:val="0"/>
                  <w:marBottom w:val="0"/>
                  <w:divBdr>
                    <w:top w:val="none" w:sz="0" w:space="0" w:color="auto"/>
                    <w:left w:val="none" w:sz="0" w:space="0" w:color="auto"/>
                    <w:bottom w:val="none" w:sz="0" w:space="0" w:color="auto"/>
                    <w:right w:val="none" w:sz="0" w:space="0" w:color="auto"/>
                  </w:divBdr>
                </w:div>
                <w:div w:id="688069887">
                  <w:marLeft w:val="640"/>
                  <w:marRight w:val="0"/>
                  <w:marTop w:val="0"/>
                  <w:marBottom w:val="0"/>
                  <w:divBdr>
                    <w:top w:val="none" w:sz="0" w:space="0" w:color="auto"/>
                    <w:left w:val="none" w:sz="0" w:space="0" w:color="auto"/>
                    <w:bottom w:val="none" w:sz="0" w:space="0" w:color="auto"/>
                    <w:right w:val="none" w:sz="0" w:space="0" w:color="auto"/>
                  </w:divBdr>
                </w:div>
                <w:div w:id="713970519">
                  <w:marLeft w:val="640"/>
                  <w:marRight w:val="0"/>
                  <w:marTop w:val="0"/>
                  <w:marBottom w:val="0"/>
                  <w:divBdr>
                    <w:top w:val="none" w:sz="0" w:space="0" w:color="auto"/>
                    <w:left w:val="none" w:sz="0" w:space="0" w:color="auto"/>
                    <w:bottom w:val="none" w:sz="0" w:space="0" w:color="auto"/>
                    <w:right w:val="none" w:sz="0" w:space="0" w:color="auto"/>
                  </w:divBdr>
                </w:div>
                <w:div w:id="722994275">
                  <w:marLeft w:val="640"/>
                  <w:marRight w:val="0"/>
                  <w:marTop w:val="0"/>
                  <w:marBottom w:val="0"/>
                  <w:divBdr>
                    <w:top w:val="none" w:sz="0" w:space="0" w:color="auto"/>
                    <w:left w:val="none" w:sz="0" w:space="0" w:color="auto"/>
                    <w:bottom w:val="none" w:sz="0" w:space="0" w:color="auto"/>
                    <w:right w:val="none" w:sz="0" w:space="0" w:color="auto"/>
                  </w:divBdr>
                </w:div>
                <w:div w:id="767041347">
                  <w:marLeft w:val="640"/>
                  <w:marRight w:val="0"/>
                  <w:marTop w:val="0"/>
                  <w:marBottom w:val="0"/>
                  <w:divBdr>
                    <w:top w:val="none" w:sz="0" w:space="0" w:color="auto"/>
                    <w:left w:val="none" w:sz="0" w:space="0" w:color="auto"/>
                    <w:bottom w:val="none" w:sz="0" w:space="0" w:color="auto"/>
                    <w:right w:val="none" w:sz="0" w:space="0" w:color="auto"/>
                  </w:divBdr>
                </w:div>
                <w:div w:id="767506156">
                  <w:marLeft w:val="640"/>
                  <w:marRight w:val="0"/>
                  <w:marTop w:val="0"/>
                  <w:marBottom w:val="0"/>
                  <w:divBdr>
                    <w:top w:val="none" w:sz="0" w:space="0" w:color="auto"/>
                    <w:left w:val="none" w:sz="0" w:space="0" w:color="auto"/>
                    <w:bottom w:val="none" w:sz="0" w:space="0" w:color="auto"/>
                    <w:right w:val="none" w:sz="0" w:space="0" w:color="auto"/>
                  </w:divBdr>
                </w:div>
                <w:div w:id="790130376">
                  <w:marLeft w:val="640"/>
                  <w:marRight w:val="0"/>
                  <w:marTop w:val="0"/>
                  <w:marBottom w:val="0"/>
                  <w:divBdr>
                    <w:top w:val="none" w:sz="0" w:space="0" w:color="auto"/>
                    <w:left w:val="none" w:sz="0" w:space="0" w:color="auto"/>
                    <w:bottom w:val="none" w:sz="0" w:space="0" w:color="auto"/>
                    <w:right w:val="none" w:sz="0" w:space="0" w:color="auto"/>
                  </w:divBdr>
                </w:div>
                <w:div w:id="829709858">
                  <w:marLeft w:val="640"/>
                  <w:marRight w:val="0"/>
                  <w:marTop w:val="0"/>
                  <w:marBottom w:val="0"/>
                  <w:divBdr>
                    <w:top w:val="none" w:sz="0" w:space="0" w:color="auto"/>
                    <w:left w:val="none" w:sz="0" w:space="0" w:color="auto"/>
                    <w:bottom w:val="none" w:sz="0" w:space="0" w:color="auto"/>
                    <w:right w:val="none" w:sz="0" w:space="0" w:color="auto"/>
                  </w:divBdr>
                </w:div>
                <w:div w:id="857308864">
                  <w:marLeft w:val="640"/>
                  <w:marRight w:val="0"/>
                  <w:marTop w:val="0"/>
                  <w:marBottom w:val="0"/>
                  <w:divBdr>
                    <w:top w:val="none" w:sz="0" w:space="0" w:color="auto"/>
                    <w:left w:val="none" w:sz="0" w:space="0" w:color="auto"/>
                    <w:bottom w:val="none" w:sz="0" w:space="0" w:color="auto"/>
                    <w:right w:val="none" w:sz="0" w:space="0" w:color="auto"/>
                  </w:divBdr>
                </w:div>
                <w:div w:id="893345750">
                  <w:marLeft w:val="640"/>
                  <w:marRight w:val="0"/>
                  <w:marTop w:val="0"/>
                  <w:marBottom w:val="0"/>
                  <w:divBdr>
                    <w:top w:val="none" w:sz="0" w:space="0" w:color="auto"/>
                    <w:left w:val="none" w:sz="0" w:space="0" w:color="auto"/>
                    <w:bottom w:val="none" w:sz="0" w:space="0" w:color="auto"/>
                    <w:right w:val="none" w:sz="0" w:space="0" w:color="auto"/>
                  </w:divBdr>
                </w:div>
                <w:div w:id="933518822">
                  <w:marLeft w:val="640"/>
                  <w:marRight w:val="0"/>
                  <w:marTop w:val="0"/>
                  <w:marBottom w:val="0"/>
                  <w:divBdr>
                    <w:top w:val="none" w:sz="0" w:space="0" w:color="auto"/>
                    <w:left w:val="none" w:sz="0" w:space="0" w:color="auto"/>
                    <w:bottom w:val="none" w:sz="0" w:space="0" w:color="auto"/>
                    <w:right w:val="none" w:sz="0" w:space="0" w:color="auto"/>
                  </w:divBdr>
                </w:div>
                <w:div w:id="964239461">
                  <w:marLeft w:val="640"/>
                  <w:marRight w:val="0"/>
                  <w:marTop w:val="0"/>
                  <w:marBottom w:val="0"/>
                  <w:divBdr>
                    <w:top w:val="none" w:sz="0" w:space="0" w:color="auto"/>
                    <w:left w:val="none" w:sz="0" w:space="0" w:color="auto"/>
                    <w:bottom w:val="none" w:sz="0" w:space="0" w:color="auto"/>
                    <w:right w:val="none" w:sz="0" w:space="0" w:color="auto"/>
                  </w:divBdr>
                </w:div>
                <w:div w:id="983654637">
                  <w:marLeft w:val="640"/>
                  <w:marRight w:val="0"/>
                  <w:marTop w:val="0"/>
                  <w:marBottom w:val="0"/>
                  <w:divBdr>
                    <w:top w:val="none" w:sz="0" w:space="0" w:color="auto"/>
                    <w:left w:val="none" w:sz="0" w:space="0" w:color="auto"/>
                    <w:bottom w:val="none" w:sz="0" w:space="0" w:color="auto"/>
                    <w:right w:val="none" w:sz="0" w:space="0" w:color="auto"/>
                  </w:divBdr>
                </w:div>
                <w:div w:id="1034306997">
                  <w:marLeft w:val="640"/>
                  <w:marRight w:val="0"/>
                  <w:marTop w:val="0"/>
                  <w:marBottom w:val="0"/>
                  <w:divBdr>
                    <w:top w:val="none" w:sz="0" w:space="0" w:color="auto"/>
                    <w:left w:val="none" w:sz="0" w:space="0" w:color="auto"/>
                    <w:bottom w:val="none" w:sz="0" w:space="0" w:color="auto"/>
                    <w:right w:val="none" w:sz="0" w:space="0" w:color="auto"/>
                  </w:divBdr>
                </w:div>
                <w:div w:id="1046837115">
                  <w:marLeft w:val="640"/>
                  <w:marRight w:val="0"/>
                  <w:marTop w:val="0"/>
                  <w:marBottom w:val="0"/>
                  <w:divBdr>
                    <w:top w:val="none" w:sz="0" w:space="0" w:color="auto"/>
                    <w:left w:val="none" w:sz="0" w:space="0" w:color="auto"/>
                    <w:bottom w:val="none" w:sz="0" w:space="0" w:color="auto"/>
                    <w:right w:val="none" w:sz="0" w:space="0" w:color="auto"/>
                  </w:divBdr>
                </w:div>
                <w:div w:id="1062407832">
                  <w:marLeft w:val="640"/>
                  <w:marRight w:val="0"/>
                  <w:marTop w:val="0"/>
                  <w:marBottom w:val="0"/>
                  <w:divBdr>
                    <w:top w:val="none" w:sz="0" w:space="0" w:color="auto"/>
                    <w:left w:val="none" w:sz="0" w:space="0" w:color="auto"/>
                    <w:bottom w:val="none" w:sz="0" w:space="0" w:color="auto"/>
                    <w:right w:val="none" w:sz="0" w:space="0" w:color="auto"/>
                  </w:divBdr>
                </w:div>
                <w:div w:id="1079257343">
                  <w:marLeft w:val="640"/>
                  <w:marRight w:val="0"/>
                  <w:marTop w:val="0"/>
                  <w:marBottom w:val="0"/>
                  <w:divBdr>
                    <w:top w:val="none" w:sz="0" w:space="0" w:color="auto"/>
                    <w:left w:val="none" w:sz="0" w:space="0" w:color="auto"/>
                    <w:bottom w:val="none" w:sz="0" w:space="0" w:color="auto"/>
                    <w:right w:val="none" w:sz="0" w:space="0" w:color="auto"/>
                  </w:divBdr>
                </w:div>
                <w:div w:id="1112018972">
                  <w:marLeft w:val="640"/>
                  <w:marRight w:val="0"/>
                  <w:marTop w:val="0"/>
                  <w:marBottom w:val="0"/>
                  <w:divBdr>
                    <w:top w:val="none" w:sz="0" w:space="0" w:color="auto"/>
                    <w:left w:val="none" w:sz="0" w:space="0" w:color="auto"/>
                    <w:bottom w:val="none" w:sz="0" w:space="0" w:color="auto"/>
                    <w:right w:val="none" w:sz="0" w:space="0" w:color="auto"/>
                  </w:divBdr>
                </w:div>
                <w:div w:id="1113943469">
                  <w:marLeft w:val="640"/>
                  <w:marRight w:val="0"/>
                  <w:marTop w:val="0"/>
                  <w:marBottom w:val="0"/>
                  <w:divBdr>
                    <w:top w:val="none" w:sz="0" w:space="0" w:color="auto"/>
                    <w:left w:val="none" w:sz="0" w:space="0" w:color="auto"/>
                    <w:bottom w:val="none" w:sz="0" w:space="0" w:color="auto"/>
                    <w:right w:val="none" w:sz="0" w:space="0" w:color="auto"/>
                  </w:divBdr>
                </w:div>
                <w:div w:id="1135677827">
                  <w:marLeft w:val="640"/>
                  <w:marRight w:val="0"/>
                  <w:marTop w:val="0"/>
                  <w:marBottom w:val="0"/>
                  <w:divBdr>
                    <w:top w:val="none" w:sz="0" w:space="0" w:color="auto"/>
                    <w:left w:val="none" w:sz="0" w:space="0" w:color="auto"/>
                    <w:bottom w:val="none" w:sz="0" w:space="0" w:color="auto"/>
                    <w:right w:val="none" w:sz="0" w:space="0" w:color="auto"/>
                  </w:divBdr>
                </w:div>
                <w:div w:id="1140612090">
                  <w:marLeft w:val="640"/>
                  <w:marRight w:val="0"/>
                  <w:marTop w:val="0"/>
                  <w:marBottom w:val="0"/>
                  <w:divBdr>
                    <w:top w:val="none" w:sz="0" w:space="0" w:color="auto"/>
                    <w:left w:val="none" w:sz="0" w:space="0" w:color="auto"/>
                    <w:bottom w:val="none" w:sz="0" w:space="0" w:color="auto"/>
                    <w:right w:val="none" w:sz="0" w:space="0" w:color="auto"/>
                  </w:divBdr>
                </w:div>
                <w:div w:id="1180047466">
                  <w:marLeft w:val="640"/>
                  <w:marRight w:val="0"/>
                  <w:marTop w:val="0"/>
                  <w:marBottom w:val="0"/>
                  <w:divBdr>
                    <w:top w:val="none" w:sz="0" w:space="0" w:color="auto"/>
                    <w:left w:val="none" w:sz="0" w:space="0" w:color="auto"/>
                    <w:bottom w:val="none" w:sz="0" w:space="0" w:color="auto"/>
                    <w:right w:val="none" w:sz="0" w:space="0" w:color="auto"/>
                  </w:divBdr>
                </w:div>
                <w:div w:id="1223827731">
                  <w:marLeft w:val="640"/>
                  <w:marRight w:val="0"/>
                  <w:marTop w:val="0"/>
                  <w:marBottom w:val="0"/>
                  <w:divBdr>
                    <w:top w:val="none" w:sz="0" w:space="0" w:color="auto"/>
                    <w:left w:val="none" w:sz="0" w:space="0" w:color="auto"/>
                    <w:bottom w:val="none" w:sz="0" w:space="0" w:color="auto"/>
                    <w:right w:val="none" w:sz="0" w:space="0" w:color="auto"/>
                  </w:divBdr>
                </w:div>
                <w:div w:id="1293168463">
                  <w:marLeft w:val="640"/>
                  <w:marRight w:val="0"/>
                  <w:marTop w:val="0"/>
                  <w:marBottom w:val="0"/>
                  <w:divBdr>
                    <w:top w:val="none" w:sz="0" w:space="0" w:color="auto"/>
                    <w:left w:val="none" w:sz="0" w:space="0" w:color="auto"/>
                    <w:bottom w:val="none" w:sz="0" w:space="0" w:color="auto"/>
                    <w:right w:val="none" w:sz="0" w:space="0" w:color="auto"/>
                  </w:divBdr>
                </w:div>
                <w:div w:id="1299528986">
                  <w:marLeft w:val="640"/>
                  <w:marRight w:val="0"/>
                  <w:marTop w:val="0"/>
                  <w:marBottom w:val="0"/>
                  <w:divBdr>
                    <w:top w:val="none" w:sz="0" w:space="0" w:color="auto"/>
                    <w:left w:val="none" w:sz="0" w:space="0" w:color="auto"/>
                    <w:bottom w:val="none" w:sz="0" w:space="0" w:color="auto"/>
                    <w:right w:val="none" w:sz="0" w:space="0" w:color="auto"/>
                  </w:divBdr>
                </w:div>
                <w:div w:id="1304584271">
                  <w:marLeft w:val="640"/>
                  <w:marRight w:val="0"/>
                  <w:marTop w:val="0"/>
                  <w:marBottom w:val="0"/>
                  <w:divBdr>
                    <w:top w:val="none" w:sz="0" w:space="0" w:color="auto"/>
                    <w:left w:val="none" w:sz="0" w:space="0" w:color="auto"/>
                    <w:bottom w:val="none" w:sz="0" w:space="0" w:color="auto"/>
                    <w:right w:val="none" w:sz="0" w:space="0" w:color="auto"/>
                  </w:divBdr>
                </w:div>
                <w:div w:id="1376810232">
                  <w:marLeft w:val="640"/>
                  <w:marRight w:val="0"/>
                  <w:marTop w:val="0"/>
                  <w:marBottom w:val="0"/>
                  <w:divBdr>
                    <w:top w:val="none" w:sz="0" w:space="0" w:color="auto"/>
                    <w:left w:val="none" w:sz="0" w:space="0" w:color="auto"/>
                    <w:bottom w:val="none" w:sz="0" w:space="0" w:color="auto"/>
                    <w:right w:val="none" w:sz="0" w:space="0" w:color="auto"/>
                  </w:divBdr>
                </w:div>
                <w:div w:id="1395201357">
                  <w:marLeft w:val="640"/>
                  <w:marRight w:val="0"/>
                  <w:marTop w:val="0"/>
                  <w:marBottom w:val="0"/>
                  <w:divBdr>
                    <w:top w:val="none" w:sz="0" w:space="0" w:color="auto"/>
                    <w:left w:val="none" w:sz="0" w:space="0" w:color="auto"/>
                    <w:bottom w:val="none" w:sz="0" w:space="0" w:color="auto"/>
                    <w:right w:val="none" w:sz="0" w:space="0" w:color="auto"/>
                  </w:divBdr>
                </w:div>
                <w:div w:id="1398281820">
                  <w:marLeft w:val="640"/>
                  <w:marRight w:val="0"/>
                  <w:marTop w:val="0"/>
                  <w:marBottom w:val="0"/>
                  <w:divBdr>
                    <w:top w:val="none" w:sz="0" w:space="0" w:color="auto"/>
                    <w:left w:val="none" w:sz="0" w:space="0" w:color="auto"/>
                    <w:bottom w:val="none" w:sz="0" w:space="0" w:color="auto"/>
                    <w:right w:val="none" w:sz="0" w:space="0" w:color="auto"/>
                  </w:divBdr>
                </w:div>
                <w:div w:id="1443766164">
                  <w:marLeft w:val="640"/>
                  <w:marRight w:val="0"/>
                  <w:marTop w:val="0"/>
                  <w:marBottom w:val="0"/>
                  <w:divBdr>
                    <w:top w:val="none" w:sz="0" w:space="0" w:color="auto"/>
                    <w:left w:val="none" w:sz="0" w:space="0" w:color="auto"/>
                    <w:bottom w:val="none" w:sz="0" w:space="0" w:color="auto"/>
                    <w:right w:val="none" w:sz="0" w:space="0" w:color="auto"/>
                  </w:divBdr>
                </w:div>
                <w:div w:id="1489246007">
                  <w:marLeft w:val="640"/>
                  <w:marRight w:val="0"/>
                  <w:marTop w:val="0"/>
                  <w:marBottom w:val="0"/>
                  <w:divBdr>
                    <w:top w:val="none" w:sz="0" w:space="0" w:color="auto"/>
                    <w:left w:val="none" w:sz="0" w:space="0" w:color="auto"/>
                    <w:bottom w:val="none" w:sz="0" w:space="0" w:color="auto"/>
                    <w:right w:val="none" w:sz="0" w:space="0" w:color="auto"/>
                  </w:divBdr>
                </w:div>
                <w:div w:id="1572428351">
                  <w:marLeft w:val="640"/>
                  <w:marRight w:val="0"/>
                  <w:marTop w:val="0"/>
                  <w:marBottom w:val="0"/>
                  <w:divBdr>
                    <w:top w:val="none" w:sz="0" w:space="0" w:color="auto"/>
                    <w:left w:val="none" w:sz="0" w:space="0" w:color="auto"/>
                    <w:bottom w:val="none" w:sz="0" w:space="0" w:color="auto"/>
                    <w:right w:val="none" w:sz="0" w:space="0" w:color="auto"/>
                  </w:divBdr>
                </w:div>
                <w:div w:id="1638412358">
                  <w:marLeft w:val="640"/>
                  <w:marRight w:val="0"/>
                  <w:marTop w:val="0"/>
                  <w:marBottom w:val="0"/>
                  <w:divBdr>
                    <w:top w:val="none" w:sz="0" w:space="0" w:color="auto"/>
                    <w:left w:val="none" w:sz="0" w:space="0" w:color="auto"/>
                    <w:bottom w:val="none" w:sz="0" w:space="0" w:color="auto"/>
                    <w:right w:val="none" w:sz="0" w:space="0" w:color="auto"/>
                  </w:divBdr>
                </w:div>
                <w:div w:id="1701972279">
                  <w:marLeft w:val="640"/>
                  <w:marRight w:val="0"/>
                  <w:marTop w:val="0"/>
                  <w:marBottom w:val="0"/>
                  <w:divBdr>
                    <w:top w:val="none" w:sz="0" w:space="0" w:color="auto"/>
                    <w:left w:val="none" w:sz="0" w:space="0" w:color="auto"/>
                    <w:bottom w:val="none" w:sz="0" w:space="0" w:color="auto"/>
                    <w:right w:val="none" w:sz="0" w:space="0" w:color="auto"/>
                  </w:divBdr>
                </w:div>
                <w:div w:id="1722901177">
                  <w:marLeft w:val="640"/>
                  <w:marRight w:val="0"/>
                  <w:marTop w:val="0"/>
                  <w:marBottom w:val="0"/>
                  <w:divBdr>
                    <w:top w:val="none" w:sz="0" w:space="0" w:color="auto"/>
                    <w:left w:val="none" w:sz="0" w:space="0" w:color="auto"/>
                    <w:bottom w:val="none" w:sz="0" w:space="0" w:color="auto"/>
                    <w:right w:val="none" w:sz="0" w:space="0" w:color="auto"/>
                  </w:divBdr>
                </w:div>
                <w:div w:id="1744570412">
                  <w:marLeft w:val="640"/>
                  <w:marRight w:val="0"/>
                  <w:marTop w:val="0"/>
                  <w:marBottom w:val="0"/>
                  <w:divBdr>
                    <w:top w:val="none" w:sz="0" w:space="0" w:color="auto"/>
                    <w:left w:val="none" w:sz="0" w:space="0" w:color="auto"/>
                    <w:bottom w:val="none" w:sz="0" w:space="0" w:color="auto"/>
                    <w:right w:val="none" w:sz="0" w:space="0" w:color="auto"/>
                  </w:divBdr>
                </w:div>
                <w:div w:id="1773892027">
                  <w:marLeft w:val="640"/>
                  <w:marRight w:val="0"/>
                  <w:marTop w:val="0"/>
                  <w:marBottom w:val="0"/>
                  <w:divBdr>
                    <w:top w:val="none" w:sz="0" w:space="0" w:color="auto"/>
                    <w:left w:val="none" w:sz="0" w:space="0" w:color="auto"/>
                    <w:bottom w:val="none" w:sz="0" w:space="0" w:color="auto"/>
                    <w:right w:val="none" w:sz="0" w:space="0" w:color="auto"/>
                  </w:divBdr>
                </w:div>
                <w:div w:id="1797334128">
                  <w:marLeft w:val="640"/>
                  <w:marRight w:val="0"/>
                  <w:marTop w:val="0"/>
                  <w:marBottom w:val="0"/>
                  <w:divBdr>
                    <w:top w:val="none" w:sz="0" w:space="0" w:color="auto"/>
                    <w:left w:val="none" w:sz="0" w:space="0" w:color="auto"/>
                    <w:bottom w:val="none" w:sz="0" w:space="0" w:color="auto"/>
                    <w:right w:val="none" w:sz="0" w:space="0" w:color="auto"/>
                  </w:divBdr>
                </w:div>
                <w:div w:id="1824882510">
                  <w:marLeft w:val="640"/>
                  <w:marRight w:val="0"/>
                  <w:marTop w:val="0"/>
                  <w:marBottom w:val="0"/>
                  <w:divBdr>
                    <w:top w:val="none" w:sz="0" w:space="0" w:color="auto"/>
                    <w:left w:val="none" w:sz="0" w:space="0" w:color="auto"/>
                    <w:bottom w:val="none" w:sz="0" w:space="0" w:color="auto"/>
                    <w:right w:val="none" w:sz="0" w:space="0" w:color="auto"/>
                  </w:divBdr>
                </w:div>
                <w:div w:id="1833447609">
                  <w:marLeft w:val="640"/>
                  <w:marRight w:val="0"/>
                  <w:marTop w:val="0"/>
                  <w:marBottom w:val="0"/>
                  <w:divBdr>
                    <w:top w:val="none" w:sz="0" w:space="0" w:color="auto"/>
                    <w:left w:val="none" w:sz="0" w:space="0" w:color="auto"/>
                    <w:bottom w:val="none" w:sz="0" w:space="0" w:color="auto"/>
                    <w:right w:val="none" w:sz="0" w:space="0" w:color="auto"/>
                  </w:divBdr>
                </w:div>
                <w:div w:id="1852718492">
                  <w:marLeft w:val="640"/>
                  <w:marRight w:val="0"/>
                  <w:marTop w:val="0"/>
                  <w:marBottom w:val="0"/>
                  <w:divBdr>
                    <w:top w:val="none" w:sz="0" w:space="0" w:color="auto"/>
                    <w:left w:val="none" w:sz="0" w:space="0" w:color="auto"/>
                    <w:bottom w:val="none" w:sz="0" w:space="0" w:color="auto"/>
                    <w:right w:val="none" w:sz="0" w:space="0" w:color="auto"/>
                  </w:divBdr>
                </w:div>
                <w:div w:id="1852985524">
                  <w:marLeft w:val="640"/>
                  <w:marRight w:val="0"/>
                  <w:marTop w:val="0"/>
                  <w:marBottom w:val="0"/>
                  <w:divBdr>
                    <w:top w:val="none" w:sz="0" w:space="0" w:color="auto"/>
                    <w:left w:val="none" w:sz="0" w:space="0" w:color="auto"/>
                    <w:bottom w:val="none" w:sz="0" w:space="0" w:color="auto"/>
                    <w:right w:val="none" w:sz="0" w:space="0" w:color="auto"/>
                  </w:divBdr>
                </w:div>
                <w:div w:id="1867406467">
                  <w:marLeft w:val="640"/>
                  <w:marRight w:val="0"/>
                  <w:marTop w:val="0"/>
                  <w:marBottom w:val="0"/>
                  <w:divBdr>
                    <w:top w:val="none" w:sz="0" w:space="0" w:color="auto"/>
                    <w:left w:val="none" w:sz="0" w:space="0" w:color="auto"/>
                    <w:bottom w:val="none" w:sz="0" w:space="0" w:color="auto"/>
                    <w:right w:val="none" w:sz="0" w:space="0" w:color="auto"/>
                  </w:divBdr>
                </w:div>
                <w:div w:id="1897549716">
                  <w:marLeft w:val="640"/>
                  <w:marRight w:val="0"/>
                  <w:marTop w:val="0"/>
                  <w:marBottom w:val="0"/>
                  <w:divBdr>
                    <w:top w:val="none" w:sz="0" w:space="0" w:color="auto"/>
                    <w:left w:val="none" w:sz="0" w:space="0" w:color="auto"/>
                    <w:bottom w:val="none" w:sz="0" w:space="0" w:color="auto"/>
                    <w:right w:val="none" w:sz="0" w:space="0" w:color="auto"/>
                  </w:divBdr>
                </w:div>
                <w:div w:id="1935894941">
                  <w:marLeft w:val="640"/>
                  <w:marRight w:val="0"/>
                  <w:marTop w:val="0"/>
                  <w:marBottom w:val="0"/>
                  <w:divBdr>
                    <w:top w:val="none" w:sz="0" w:space="0" w:color="auto"/>
                    <w:left w:val="none" w:sz="0" w:space="0" w:color="auto"/>
                    <w:bottom w:val="none" w:sz="0" w:space="0" w:color="auto"/>
                    <w:right w:val="none" w:sz="0" w:space="0" w:color="auto"/>
                  </w:divBdr>
                </w:div>
                <w:div w:id="1939874174">
                  <w:marLeft w:val="640"/>
                  <w:marRight w:val="0"/>
                  <w:marTop w:val="0"/>
                  <w:marBottom w:val="0"/>
                  <w:divBdr>
                    <w:top w:val="none" w:sz="0" w:space="0" w:color="auto"/>
                    <w:left w:val="none" w:sz="0" w:space="0" w:color="auto"/>
                    <w:bottom w:val="none" w:sz="0" w:space="0" w:color="auto"/>
                    <w:right w:val="none" w:sz="0" w:space="0" w:color="auto"/>
                  </w:divBdr>
                </w:div>
                <w:div w:id="1960257848">
                  <w:marLeft w:val="640"/>
                  <w:marRight w:val="0"/>
                  <w:marTop w:val="0"/>
                  <w:marBottom w:val="0"/>
                  <w:divBdr>
                    <w:top w:val="none" w:sz="0" w:space="0" w:color="auto"/>
                    <w:left w:val="none" w:sz="0" w:space="0" w:color="auto"/>
                    <w:bottom w:val="none" w:sz="0" w:space="0" w:color="auto"/>
                    <w:right w:val="none" w:sz="0" w:space="0" w:color="auto"/>
                  </w:divBdr>
                </w:div>
                <w:div w:id="1997368564">
                  <w:marLeft w:val="640"/>
                  <w:marRight w:val="0"/>
                  <w:marTop w:val="0"/>
                  <w:marBottom w:val="0"/>
                  <w:divBdr>
                    <w:top w:val="none" w:sz="0" w:space="0" w:color="auto"/>
                    <w:left w:val="none" w:sz="0" w:space="0" w:color="auto"/>
                    <w:bottom w:val="none" w:sz="0" w:space="0" w:color="auto"/>
                    <w:right w:val="none" w:sz="0" w:space="0" w:color="auto"/>
                  </w:divBdr>
                </w:div>
                <w:div w:id="2029721604">
                  <w:marLeft w:val="640"/>
                  <w:marRight w:val="0"/>
                  <w:marTop w:val="0"/>
                  <w:marBottom w:val="0"/>
                  <w:divBdr>
                    <w:top w:val="none" w:sz="0" w:space="0" w:color="auto"/>
                    <w:left w:val="none" w:sz="0" w:space="0" w:color="auto"/>
                    <w:bottom w:val="none" w:sz="0" w:space="0" w:color="auto"/>
                    <w:right w:val="none" w:sz="0" w:space="0" w:color="auto"/>
                  </w:divBdr>
                </w:div>
                <w:div w:id="2043356479">
                  <w:marLeft w:val="640"/>
                  <w:marRight w:val="0"/>
                  <w:marTop w:val="0"/>
                  <w:marBottom w:val="0"/>
                  <w:divBdr>
                    <w:top w:val="none" w:sz="0" w:space="0" w:color="auto"/>
                    <w:left w:val="none" w:sz="0" w:space="0" w:color="auto"/>
                    <w:bottom w:val="none" w:sz="0" w:space="0" w:color="auto"/>
                    <w:right w:val="none" w:sz="0" w:space="0" w:color="auto"/>
                  </w:divBdr>
                </w:div>
                <w:div w:id="2075004731">
                  <w:marLeft w:val="640"/>
                  <w:marRight w:val="0"/>
                  <w:marTop w:val="0"/>
                  <w:marBottom w:val="0"/>
                  <w:divBdr>
                    <w:top w:val="none" w:sz="0" w:space="0" w:color="auto"/>
                    <w:left w:val="none" w:sz="0" w:space="0" w:color="auto"/>
                    <w:bottom w:val="none" w:sz="0" w:space="0" w:color="auto"/>
                    <w:right w:val="none" w:sz="0" w:space="0" w:color="auto"/>
                  </w:divBdr>
                </w:div>
                <w:div w:id="2133859992">
                  <w:marLeft w:val="640"/>
                  <w:marRight w:val="0"/>
                  <w:marTop w:val="0"/>
                  <w:marBottom w:val="0"/>
                  <w:divBdr>
                    <w:top w:val="none" w:sz="0" w:space="0" w:color="auto"/>
                    <w:left w:val="none" w:sz="0" w:space="0" w:color="auto"/>
                    <w:bottom w:val="none" w:sz="0" w:space="0" w:color="auto"/>
                    <w:right w:val="none" w:sz="0" w:space="0" w:color="auto"/>
                  </w:divBdr>
                </w:div>
              </w:divsChild>
            </w:div>
            <w:div w:id="1621299745">
              <w:marLeft w:val="0"/>
              <w:marRight w:val="0"/>
              <w:marTop w:val="0"/>
              <w:marBottom w:val="0"/>
              <w:divBdr>
                <w:top w:val="none" w:sz="0" w:space="0" w:color="auto"/>
                <w:left w:val="none" w:sz="0" w:space="0" w:color="auto"/>
                <w:bottom w:val="none" w:sz="0" w:space="0" w:color="auto"/>
                <w:right w:val="none" w:sz="0" w:space="0" w:color="auto"/>
              </w:divBdr>
              <w:divsChild>
                <w:div w:id="1972750">
                  <w:marLeft w:val="640"/>
                  <w:marRight w:val="0"/>
                  <w:marTop w:val="0"/>
                  <w:marBottom w:val="0"/>
                  <w:divBdr>
                    <w:top w:val="none" w:sz="0" w:space="0" w:color="auto"/>
                    <w:left w:val="none" w:sz="0" w:space="0" w:color="auto"/>
                    <w:bottom w:val="none" w:sz="0" w:space="0" w:color="auto"/>
                    <w:right w:val="none" w:sz="0" w:space="0" w:color="auto"/>
                  </w:divBdr>
                </w:div>
                <w:div w:id="2585412">
                  <w:marLeft w:val="640"/>
                  <w:marRight w:val="0"/>
                  <w:marTop w:val="0"/>
                  <w:marBottom w:val="0"/>
                  <w:divBdr>
                    <w:top w:val="none" w:sz="0" w:space="0" w:color="auto"/>
                    <w:left w:val="none" w:sz="0" w:space="0" w:color="auto"/>
                    <w:bottom w:val="none" w:sz="0" w:space="0" w:color="auto"/>
                    <w:right w:val="none" w:sz="0" w:space="0" w:color="auto"/>
                  </w:divBdr>
                </w:div>
                <w:div w:id="37946507">
                  <w:marLeft w:val="640"/>
                  <w:marRight w:val="0"/>
                  <w:marTop w:val="0"/>
                  <w:marBottom w:val="0"/>
                  <w:divBdr>
                    <w:top w:val="none" w:sz="0" w:space="0" w:color="auto"/>
                    <w:left w:val="none" w:sz="0" w:space="0" w:color="auto"/>
                    <w:bottom w:val="none" w:sz="0" w:space="0" w:color="auto"/>
                    <w:right w:val="none" w:sz="0" w:space="0" w:color="auto"/>
                  </w:divBdr>
                </w:div>
                <w:div w:id="79715957">
                  <w:marLeft w:val="640"/>
                  <w:marRight w:val="0"/>
                  <w:marTop w:val="0"/>
                  <w:marBottom w:val="0"/>
                  <w:divBdr>
                    <w:top w:val="none" w:sz="0" w:space="0" w:color="auto"/>
                    <w:left w:val="none" w:sz="0" w:space="0" w:color="auto"/>
                    <w:bottom w:val="none" w:sz="0" w:space="0" w:color="auto"/>
                    <w:right w:val="none" w:sz="0" w:space="0" w:color="auto"/>
                  </w:divBdr>
                </w:div>
                <w:div w:id="101460981">
                  <w:marLeft w:val="640"/>
                  <w:marRight w:val="0"/>
                  <w:marTop w:val="0"/>
                  <w:marBottom w:val="0"/>
                  <w:divBdr>
                    <w:top w:val="none" w:sz="0" w:space="0" w:color="auto"/>
                    <w:left w:val="none" w:sz="0" w:space="0" w:color="auto"/>
                    <w:bottom w:val="none" w:sz="0" w:space="0" w:color="auto"/>
                    <w:right w:val="none" w:sz="0" w:space="0" w:color="auto"/>
                  </w:divBdr>
                </w:div>
                <w:div w:id="153301239">
                  <w:marLeft w:val="640"/>
                  <w:marRight w:val="0"/>
                  <w:marTop w:val="0"/>
                  <w:marBottom w:val="0"/>
                  <w:divBdr>
                    <w:top w:val="none" w:sz="0" w:space="0" w:color="auto"/>
                    <w:left w:val="none" w:sz="0" w:space="0" w:color="auto"/>
                    <w:bottom w:val="none" w:sz="0" w:space="0" w:color="auto"/>
                    <w:right w:val="none" w:sz="0" w:space="0" w:color="auto"/>
                  </w:divBdr>
                </w:div>
                <w:div w:id="174809350">
                  <w:marLeft w:val="640"/>
                  <w:marRight w:val="0"/>
                  <w:marTop w:val="0"/>
                  <w:marBottom w:val="0"/>
                  <w:divBdr>
                    <w:top w:val="none" w:sz="0" w:space="0" w:color="auto"/>
                    <w:left w:val="none" w:sz="0" w:space="0" w:color="auto"/>
                    <w:bottom w:val="none" w:sz="0" w:space="0" w:color="auto"/>
                    <w:right w:val="none" w:sz="0" w:space="0" w:color="auto"/>
                  </w:divBdr>
                </w:div>
                <w:div w:id="177817259">
                  <w:marLeft w:val="640"/>
                  <w:marRight w:val="0"/>
                  <w:marTop w:val="0"/>
                  <w:marBottom w:val="0"/>
                  <w:divBdr>
                    <w:top w:val="none" w:sz="0" w:space="0" w:color="auto"/>
                    <w:left w:val="none" w:sz="0" w:space="0" w:color="auto"/>
                    <w:bottom w:val="none" w:sz="0" w:space="0" w:color="auto"/>
                    <w:right w:val="none" w:sz="0" w:space="0" w:color="auto"/>
                  </w:divBdr>
                </w:div>
                <w:div w:id="273563487">
                  <w:marLeft w:val="640"/>
                  <w:marRight w:val="0"/>
                  <w:marTop w:val="0"/>
                  <w:marBottom w:val="0"/>
                  <w:divBdr>
                    <w:top w:val="none" w:sz="0" w:space="0" w:color="auto"/>
                    <w:left w:val="none" w:sz="0" w:space="0" w:color="auto"/>
                    <w:bottom w:val="none" w:sz="0" w:space="0" w:color="auto"/>
                    <w:right w:val="none" w:sz="0" w:space="0" w:color="auto"/>
                  </w:divBdr>
                </w:div>
                <w:div w:id="274336407">
                  <w:marLeft w:val="640"/>
                  <w:marRight w:val="0"/>
                  <w:marTop w:val="0"/>
                  <w:marBottom w:val="0"/>
                  <w:divBdr>
                    <w:top w:val="none" w:sz="0" w:space="0" w:color="auto"/>
                    <w:left w:val="none" w:sz="0" w:space="0" w:color="auto"/>
                    <w:bottom w:val="none" w:sz="0" w:space="0" w:color="auto"/>
                    <w:right w:val="none" w:sz="0" w:space="0" w:color="auto"/>
                  </w:divBdr>
                </w:div>
                <w:div w:id="318847018">
                  <w:marLeft w:val="640"/>
                  <w:marRight w:val="0"/>
                  <w:marTop w:val="0"/>
                  <w:marBottom w:val="0"/>
                  <w:divBdr>
                    <w:top w:val="none" w:sz="0" w:space="0" w:color="auto"/>
                    <w:left w:val="none" w:sz="0" w:space="0" w:color="auto"/>
                    <w:bottom w:val="none" w:sz="0" w:space="0" w:color="auto"/>
                    <w:right w:val="none" w:sz="0" w:space="0" w:color="auto"/>
                  </w:divBdr>
                </w:div>
                <w:div w:id="384182332">
                  <w:marLeft w:val="640"/>
                  <w:marRight w:val="0"/>
                  <w:marTop w:val="0"/>
                  <w:marBottom w:val="0"/>
                  <w:divBdr>
                    <w:top w:val="none" w:sz="0" w:space="0" w:color="auto"/>
                    <w:left w:val="none" w:sz="0" w:space="0" w:color="auto"/>
                    <w:bottom w:val="none" w:sz="0" w:space="0" w:color="auto"/>
                    <w:right w:val="none" w:sz="0" w:space="0" w:color="auto"/>
                  </w:divBdr>
                </w:div>
                <w:div w:id="464933111">
                  <w:marLeft w:val="640"/>
                  <w:marRight w:val="0"/>
                  <w:marTop w:val="0"/>
                  <w:marBottom w:val="0"/>
                  <w:divBdr>
                    <w:top w:val="none" w:sz="0" w:space="0" w:color="auto"/>
                    <w:left w:val="none" w:sz="0" w:space="0" w:color="auto"/>
                    <w:bottom w:val="none" w:sz="0" w:space="0" w:color="auto"/>
                    <w:right w:val="none" w:sz="0" w:space="0" w:color="auto"/>
                  </w:divBdr>
                </w:div>
                <w:div w:id="468208090">
                  <w:marLeft w:val="640"/>
                  <w:marRight w:val="0"/>
                  <w:marTop w:val="0"/>
                  <w:marBottom w:val="0"/>
                  <w:divBdr>
                    <w:top w:val="none" w:sz="0" w:space="0" w:color="auto"/>
                    <w:left w:val="none" w:sz="0" w:space="0" w:color="auto"/>
                    <w:bottom w:val="none" w:sz="0" w:space="0" w:color="auto"/>
                    <w:right w:val="none" w:sz="0" w:space="0" w:color="auto"/>
                  </w:divBdr>
                </w:div>
                <w:div w:id="511378384">
                  <w:marLeft w:val="640"/>
                  <w:marRight w:val="0"/>
                  <w:marTop w:val="0"/>
                  <w:marBottom w:val="0"/>
                  <w:divBdr>
                    <w:top w:val="none" w:sz="0" w:space="0" w:color="auto"/>
                    <w:left w:val="none" w:sz="0" w:space="0" w:color="auto"/>
                    <w:bottom w:val="none" w:sz="0" w:space="0" w:color="auto"/>
                    <w:right w:val="none" w:sz="0" w:space="0" w:color="auto"/>
                  </w:divBdr>
                </w:div>
                <w:div w:id="514655173">
                  <w:marLeft w:val="640"/>
                  <w:marRight w:val="0"/>
                  <w:marTop w:val="0"/>
                  <w:marBottom w:val="0"/>
                  <w:divBdr>
                    <w:top w:val="none" w:sz="0" w:space="0" w:color="auto"/>
                    <w:left w:val="none" w:sz="0" w:space="0" w:color="auto"/>
                    <w:bottom w:val="none" w:sz="0" w:space="0" w:color="auto"/>
                    <w:right w:val="none" w:sz="0" w:space="0" w:color="auto"/>
                  </w:divBdr>
                </w:div>
                <w:div w:id="588469593">
                  <w:marLeft w:val="640"/>
                  <w:marRight w:val="0"/>
                  <w:marTop w:val="0"/>
                  <w:marBottom w:val="0"/>
                  <w:divBdr>
                    <w:top w:val="none" w:sz="0" w:space="0" w:color="auto"/>
                    <w:left w:val="none" w:sz="0" w:space="0" w:color="auto"/>
                    <w:bottom w:val="none" w:sz="0" w:space="0" w:color="auto"/>
                    <w:right w:val="none" w:sz="0" w:space="0" w:color="auto"/>
                  </w:divBdr>
                </w:div>
                <w:div w:id="627855018">
                  <w:marLeft w:val="640"/>
                  <w:marRight w:val="0"/>
                  <w:marTop w:val="0"/>
                  <w:marBottom w:val="0"/>
                  <w:divBdr>
                    <w:top w:val="none" w:sz="0" w:space="0" w:color="auto"/>
                    <w:left w:val="none" w:sz="0" w:space="0" w:color="auto"/>
                    <w:bottom w:val="none" w:sz="0" w:space="0" w:color="auto"/>
                    <w:right w:val="none" w:sz="0" w:space="0" w:color="auto"/>
                  </w:divBdr>
                </w:div>
                <w:div w:id="636842316">
                  <w:marLeft w:val="640"/>
                  <w:marRight w:val="0"/>
                  <w:marTop w:val="0"/>
                  <w:marBottom w:val="0"/>
                  <w:divBdr>
                    <w:top w:val="none" w:sz="0" w:space="0" w:color="auto"/>
                    <w:left w:val="none" w:sz="0" w:space="0" w:color="auto"/>
                    <w:bottom w:val="none" w:sz="0" w:space="0" w:color="auto"/>
                    <w:right w:val="none" w:sz="0" w:space="0" w:color="auto"/>
                  </w:divBdr>
                </w:div>
                <w:div w:id="707029968">
                  <w:marLeft w:val="640"/>
                  <w:marRight w:val="0"/>
                  <w:marTop w:val="0"/>
                  <w:marBottom w:val="0"/>
                  <w:divBdr>
                    <w:top w:val="none" w:sz="0" w:space="0" w:color="auto"/>
                    <w:left w:val="none" w:sz="0" w:space="0" w:color="auto"/>
                    <w:bottom w:val="none" w:sz="0" w:space="0" w:color="auto"/>
                    <w:right w:val="none" w:sz="0" w:space="0" w:color="auto"/>
                  </w:divBdr>
                </w:div>
                <w:div w:id="724645511">
                  <w:marLeft w:val="640"/>
                  <w:marRight w:val="0"/>
                  <w:marTop w:val="0"/>
                  <w:marBottom w:val="0"/>
                  <w:divBdr>
                    <w:top w:val="none" w:sz="0" w:space="0" w:color="auto"/>
                    <w:left w:val="none" w:sz="0" w:space="0" w:color="auto"/>
                    <w:bottom w:val="none" w:sz="0" w:space="0" w:color="auto"/>
                    <w:right w:val="none" w:sz="0" w:space="0" w:color="auto"/>
                  </w:divBdr>
                </w:div>
                <w:div w:id="736516878">
                  <w:marLeft w:val="640"/>
                  <w:marRight w:val="0"/>
                  <w:marTop w:val="0"/>
                  <w:marBottom w:val="0"/>
                  <w:divBdr>
                    <w:top w:val="none" w:sz="0" w:space="0" w:color="auto"/>
                    <w:left w:val="none" w:sz="0" w:space="0" w:color="auto"/>
                    <w:bottom w:val="none" w:sz="0" w:space="0" w:color="auto"/>
                    <w:right w:val="none" w:sz="0" w:space="0" w:color="auto"/>
                  </w:divBdr>
                </w:div>
                <w:div w:id="772555445">
                  <w:marLeft w:val="640"/>
                  <w:marRight w:val="0"/>
                  <w:marTop w:val="0"/>
                  <w:marBottom w:val="0"/>
                  <w:divBdr>
                    <w:top w:val="none" w:sz="0" w:space="0" w:color="auto"/>
                    <w:left w:val="none" w:sz="0" w:space="0" w:color="auto"/>
                    <w:bottom w:val="none" w:sz="0" w:space="0" w:color="auto"/>
                    <w:right w:val="none" w:sz="0" w:space="0" w:color="auto"/>
                  </w:divBdr>
                </w:div>
                <w:div w:id="780566010">
                  <w:marLeft w:val="640"/>
                  <w:marRight w:val="0"/>
                  <w:marTop w:val="0"/>
                  <w:marBottom w:val="0"/>
                  <w:divBdr>
                    <w:top w:val="none" w:sz="0" w:space="0" w:color="auto"/>
                    <w:left w:val="none" w:sz="0" w:space="0" w:color="auto"/>
                    <w:bottom w:val="none" w:sz="0" w:space="0" w:color="auto"/>
                    <w:right w:val="none" w:sz="0" w:space="0" w:color="auto"/>
                  </w:divBdr>
                </w:div>
                <w:div w:id="818767761">
                  <w:marLeft w:val="640"/>
                  <w:marRight w:val="0"/>
                  <w:marTop w:val="0"/>
                  <w:marBottom w:val="0"/>
                  <w:divBdr>
                    <w:top w:val="none" w:sz="0" w:space="0" w:color="auto"/>
                    <w:left w:val="none" w:sz="0" w:space="0" w:color="auto"/>
                    <w:bottom w:val="none" w:sz="0" w:space="0" w:color="auto"/>
                    <w:right w:val="none" w:sz="0" w:space="0" w:color="auto"/>
                  </w:divBdr>
                </w:div>
                <w:div w:id="843200747">
                  <w:marLeft w:val="640"/>
                  <w:marRight w:val="0"/>
                  <w:marTop w:val="0"/>
                  <w:marBottom w:val="0"/>
                  <w:divBdr>
                    <w:top w:val="none" w:sz="0" w:space="0" w:color="auto"/>
                    <w:left w:val="none" w:sz="0" w:space="0" w:color="auto"/>
                    <w:bottom w:val="none" w:sz="0" w:space="0" w:color="auto"/>
                    <w:right w:val="none" w:sz="0" w:space="0" w:color="auto"/>
                  </w:divBdr>
                </w:div>
                <w:div w:id="874661765">
                  <w:marLeft w:val="640"/>
                  <w:marRight w:val="0"/>
                  <w:marTop w:val="0"/>
                  <w:marBottom w:val="0"/>
                  <w:divBdr>
                    <w:top w:val="none" w:sz="0" w:space="0" w:color="auto"/>
                    <w:left w:val="none" w:sz="0" w:space="0" w:color="auto"/>
                    <w:bottom w:val="none" w:sz="0" w:space="0" w:color="auto"/>
                    <w:right w:val="none" w:sz="0" w:space="0" w:color="auto"/>
                  </w:divBdr>
                </w:div>
                <w:div w:id="896016924">
                  <w:marLeft w:val="640"/>
                  <w:marRight w:val="0"/>
                  <w:marTop w:val="0"/>
                  <w:marBottom w:val="0"/>
                  <w:divBdr>
                    <w:top w:val="none" w:sz="0" w:space="0" w:color="auto"/>
                    <w:left w:val="none" w:sz="0" w:space="0" w:color="auto"/>
                    <w:bottom w:val="none" w:sz="0" w:space="0" w:color="auto"/>
                    <w:right w:val="none" w:sz="0" w:space="0" w:color="auto"/>
                  </w:divBdr>
                </w:div>
                <w:div w:id="982124134">
                  <w:marLeft w:val="640"/>
                  <w:marRight w:val="0"/>
                  <w:marTop w:val="0"/>
                  <w:marBottom w:val="0"/>
                  <w:divBdr>
                    <w:top w:val="none" w:sz="0" w:space="0" w:color="auto"/>
                    <w:left w:val="none" w:sz="0" w:space="0" w:color="auto"/>
                    <w:bottom w:val="none" w:sz="0" w:space="0" w:color="auto"/>
                    <w:right w:val="none" w:sz="0" w:space="0" w:color="auto"/>
                  </w:divBdr>
                </w:div>
                <w:div w:id="994725011">
                  <w:marLeft w:val="640"/>
                  <w:marRight w:val="0"/>
                  <w:marTop w:val="0"/>
                  <w:marBottom w:val="0"/>
                  <w:divBdr>
                    <w:top w:val="none" w:sz="0" w:space="0" w:color="auto"/>
                    <w:left w:val="none" w:sz="0" w:space="0" w:color="auto"/>
                    <w:bottom w:val="none" w:sz="0" w:space="0" w:color="auto"/>
                    <w:right w:val="none" w:sz="0" w:space="0" w:color="auto"/>
                  </w:divBdr>
                </w:div>
                <w:div w:id="1072240171">
                  <w:marLeft w:val="640"/>
                  <w:marRight w:val="0"/>
                  <w:marTop w:val="0"/>
                  <w:marBottom w:val="0"/>
                  <w:divBdr>
                    <w:top w:val="none" w:sz="0" w:space="0" w:color="auto"/>
                    <w:left w:val="none" w:sz="0" w:space="0" w:color="auto"/>
                    <w:bottom w:val="none" w:sz="0" w:space="0" w:color="auto"/>
                    <w:right w:val="none" w:sz="0" w:space="0" w:color="auto"/>
                  </w:divBdr>
                </w:div>
                <w:div w:id="1119684295">
                  <w:marLeft w:val="640"/>
                  <w:marRight w:val="0"/>
                  <w:marTop w:val="0"/>
                  <w:marBottom w:val="0"/>
                  <w:divBdr>
                    <w:top w:val="none" w:sz="0" w:space="0" w:color="auto"/>
                    <w:left w:val="none" w:sz="0" w:space="0" w:color="auto"/>
                    <w:bottom w:val="none" w:sz="0" w:space="0" w:color="auto"/>
                    <w:right w:val="none" w:sz="0" w:space="0" w:color="auto"/>
                  </w:divBdr>
                </w:div>
                <w:div w:id="1120612087">
                  <w:marLeft w:val="640"/>
                  <w:marRight w:val="0"/>
                  <w:marTop w:val="0"/>
                  <w:marBottom w:val="0"/>
                  <w:divBdr>
                    <w:top w:val="none" w:sz="0" w:space="0" w:color="auto"/>
                    <w:left w:val="none" w:sz="0" w:space="0" w:color="auto"/>
                    <w:bottom w:val="none" w:sz="0" w:space="0" w:color="auto"/>
                    <w:right w:val="none" w:sz="0" w:space="0" w:color="auto"/>
                  </w:divBdr>
                </w:div>
                <w:div w:id="1145853287">
                  <w:marLeft w:val="640"/>
                  <w:marRight w:val="0"/>
                  <w:marTop w:val="0"/>
                  <w:marBottom w:val="0"/>
                  <w:divBdr>
                    <w:top w:val="none" w:sz="0" w:space="0" w:color="auto"/>
                    <w:left w:val="none" w:sz="0" w:space="0" w:color="auto"/>
                    <w:bottom w:val="none" w:sz="0" w:space="0" w:color="auto"/>
                    <w:right w:val="none" w:sz="0" w:space="0" w:color="auto"/>
                  </w:divBdr>
                </w:div>
                <w:div w:id="1148277814">
                  <w:marLeft w:val="640"/>
                  <w:marRight w:val="0"/>
                  <w:marTop w:val="0"/>
                  <w:marBottom w:val="0"/>
                  <w:divBdr>
                    <w:top w:val="none" w:sz="0" w:space="0" w:color="auto"/>
                    <w:left w:val="none" w:sz="0" w:space="0" w:color="auto"/>
                    <w:bottom w:val="none" w:sz="0" w:space="0" w:color="auto"/>
                    <w:right w:val="none" w:sz="0" w:space="0" w:color="auto"/>
                  </w:divBdr>
                </w:div>
                <w:div w:id="1165780766">
                  <w:marLeft w:val="640"/>
                  <w:marRight w:val="0"/>
                  <w:marTop w:val="0"/>
                  <w:marBottom w:val="0"/>
                  <w:divBdr>
                    <w:top w:val="none" w:sz="0" w:space="0" w:color="auto"/>
                    <w:left w:val="none" w:sz="0" w:space="0" w:color="auto"/>
                    <w:bottom w:val="none" w:sz="0" w:space="0" w:color="auto"/>
                    <w:right w:val="none" w:sz="0" w:space="0" w:color="auto"/>
                  </w:divBdr>
                </w:div>
                <w:div w:id="1167135050">
                  <w:marLeft w:val="640"/>
                  <w:marRight w:val="0"/>
                  <w:marTop w:val="0"/>
                  <w:marBottom w:val="0"/>
                  <w:divBdr>
                    <w:top w:val="none" w:sz="0" w:space="0" w:color="auto"/>
                    <w:left w:val="none" w:sz="0" w:space="0" w:color="auto"/>
                    <w:bottom w:val="none" w:sz="0" w:space="0" w:color="auto"/>
                    <w:right w:val="none" w:sz="0" w:space="0" w:color="auto"/>
                  </w:divBdr>
                </w:div>
                <w:div w:id="1176967210">
                  <w:marLeft w:val="640"/>
                  <w:marRight w:val="0"/>
                  <w:marTop w:val="0"/>
                  <w:marBottom w:val="0"/>
                  <w:divBdr>
                    <w:top w:val="none" w:sz="0" w:space="0" w:color="auto"/>
                    <w:left w:val="none" w:sz="0" w:space="0" w:color="auto"/>
                    <w:bottom w:val="none" w:sz="0" w:space="0" w:color="auto"/>
                    <w:right w:val="none" w:sz="0" w:space="0" w:color="auto"/>
                  </w:divBdr>
                </w:div>
                <w:div w:id="1206409279">
                  <w:marLeft w:val="640"/>
                  <w:marRight w:val="0"/>
                  <w:marTop w:val="0"/>
                  <w:marBottom w:val="0"/>
                  <w:divBdr>
                    <w:top w:val="none" w:sz="0" w:space="0" w:color="auto"/>
                    <w:left w:val="none" w:sz="0" w:space="0" w:color="auto"/>
                    <w:bottom w:val="none" w:sz="0" w:space="0" w:color="auto"/>
                    <w:right w:val="none" w:sz="0" w:space="0" w:color="auto"/>
                  </w:divBdr>
                </w:div>
                <w:div w:id="1252931293">
                  <w:marLeft w:val="640"/>
                  <w:marRight w:val="0"/>
                  <w:marTop w:val="0"/>
                  <w:marBottom w:val="0"/>
                  <w:divBdr>
                    <w:top w:val="none" w:sz="0" w:space="0" w:color="auto"/>
                    <w:left w:val="none" w:sz="0" w:space="0" w:color="auto"/>
                    <w:bottom w:val="none" w:sz="0" w:space="0" w:color="auto"/>
                    <w:right w:val="none" w:sz="0" w:space="0" w:color="auto"/>
                  </w:divBdr>
                </w:div>
                <w:div w:id="1254782293">
                  <w:marLeft w:val="640"/>
                  <w:marRight w:val="0"/>
                  <w:marTop w:val="0"/>
                  <w:marBottom w:val="0"/>
                  <w:divBdr>
                    <w:top w:val="none" w:sz="0" w:space="0" w:color="auto"/>
                    <w:left w:val="none" w:sz="0" w:space="0" w:color="auto"/>
                    <w:bottom w:val="none" w:sz="0" w:space="0" w:color="auto"/>
                    <w:right w:val="none" w:sz="0" w:space="0" w:color="auto"/>
                  </w:divBdr>
                </w:div>
                <w:div w:id="1288394287">
                  <w:marLeft w:val="640"/>
                  <w:marRight w:val="0"/>
                  <w:marTop w:val="0"/>
                  <w:marBottom w:val="0"/>
                  <w:divBdr>
                    <w:top w:val="none" w:sz="0" w:space="0" w:color="auto"/>
                    <w:left w:val="none" w:sz="0" w:space="0" w:color="auto"/>
                    <w:bottom w:val="none" w:sz="0" w:space="0" w:color="auto"/>
                    <w:right w:val="none" w:sz="0" w:space="0" w:color="auto"/>
                  </w:divBdr>
                </w:div>
                <w:div w:id="1308125414">
                  <w:marLeft w:val="640"/>
                  <w:marRight w:val="0"/>
                  <w:marTop w:val="0"/>
                  <w:marBottom w:val="0"/>
                  <w:divBdr>
                    <w:top w:val="none" w:sz="0" w:space="0" w:color="auto"/>
                    <w:left w:val="none" w:sz="0" w:space="0" w:color="auto"/>
                    <w:bottom w:val="none" w:sz="0" w:space="0" w:color="auto"/>
                    <w:right w:val="none" w:sz="0" w:space="0" w:color="auto"/>
                  </w:divBdr>
                </w:div>
                <w:div w:id="1309046078">
                  <w:marLeft w:val="640"/>
                  <w:marRight w:val="0"/>
                  <w:marTop w:val="0"/>
                  <w:marBottom w:val="0"/>
                  <w:divBdr>
                    <w:top w:val="none" w:sz="0" w:space="0" w:color="auto"/>
                    <w:left w:val="none" w:sz="0" w:space="0" w:color="auto"/>
                    <w:bottom w:val="none" w:sz="0" w:space="0" w:color="auto"/>
                    <w:right w:val="none" w:sz="0" w:space="0" w:color="auto"/>
                  </w:divBdr>
                </w:div>
                <w:div w:id="1407218512">
                  <w:marLeft w:val="640"/>
                  <w:marRight w:val="0"/>
                  <w:marTop w:val="0"/>
                  <w:marBottom w:val="0"/>
                  <w:divBdr>
                    <w:top w:val="none" w:sz="0" w:space="0" w:color="auto"/>
                    <w:left w:val="none" w:sz="0" w:space="0" w:color="auto"/>
                    <w:bottom w:val="none" w:sz="0" w:space="0" w:color="auto"/>
                    <w:right w:val="none" w:sz="0" w:space="0" w:color="auto"/>
                  </w:divBdr>
                </w:div>
                <w:div w:id="1472291355">
                  <w:marLeft w:val="640"/>
                  <w:marRight w:val="0"/>
                  <w:marTop w:val="0"/>
                  <w:marBottom w:val="0"/>
                  <w:divBdr>
                    <w:top w:val="none" w:sz="0" w:space="0" w:color="auto"/>
                    <w:left w:val="none" w:sz="0" w:space="0" w:color="auto"/>
                    <w:bottom w:val="none" w:sz="0" w:space="0" w:color="auto"/>
                    <w:right w:val="none" w:sz="0" w:space="0" w:color="auto"/>
                  </w:divBdr>
                </w:div>
                <w:div w:id="1546871983">
                  <w:marLeft w:val="640"/>
                  <w:marRight w:val="0"/>
                  <w:marTop w:val="0"/>
                  <w:marBottom w:val="0"/>
                  <w:divBdr>
                    <w:top w:val="none" w:sz="0" w:space="0" w:color="auto"/>
                    <w:left w:val="none" w:sz="0" w:space="0" w:color="auto"/>
                    <w:bottom w:val="none" w:sz="0" w:space="0" w:color="auto"/>
                    <w:right w:val="none" w:sz="0" w:space="0" w:color="auto"/>
                  </w:divBdr>
                </w:div>
                <w:div w:id="1566992856">
                  <w:marLeft w:val="640"/>
                  <w:marRight w:val="0"/>
                  <w:marTop w:val="0"/>
                  <w:marBottom w:val="0"/>
                  <w:divBdr>
                    <w:top w:val="none" w:sz="0" w:space="0" w:color="auto"/>
                    <w:left w:val="none" w:sz="0" w:space="0" w:color="auto"/>
                    <w:bottom w:val="none" w:sz="0" w:space="0" w:color="auto"/>
                    <w:right w:val="none" w:sz="0" w:space="0" w:color="auto"/>
                  </w:divBdr>
                </w:div>
                <w:div w:id="1605309488">
                  <w:marLeft w:val="640"/>
                  <w:marRight w:val="0"/>
                  <w:marTop w:val="0"/>
                  <w:marBottom w:val="0"/>
                  <w:divBdr>
                    <w:top w:val="none" w:sz="0" w:space="0" w:color="auto"/>
                    <w:left w:val="none" w:sz="0" w:space="0" w:color="auto"/>
                    <w:bottom w:val="none" w:sz="0" w:space="0" w:color="auto"/>
                    <w:right w:val="none" w:sz="0" w:space="0" w:color="auto"/>
                  </w:divBdr>
                </w:div>
                <w:div w:id="1643272976">
                  <w:marLeft w:val="640"/>
                  <w:marRight w:val="0"/>
                  <w:marTop w:val="0"/>
                  <w:marBottom w:val="0"/>
                  <w:divBdr>
                    <w:top w:val="none" w:sz="0" w:space="0" w:color="auto"/>
                    <w:left w:val="none" w:sz="0" w:space="0" w:color="auto"/>
                    <w:bottom w:val="none" w:sz="0" w:space="0" w:color="auto"/>
                    <w:right w:val="none" w:sz="0" w:space="0" w:color="auto"/>
                  </w:divBdr>
                </w:div>
                <w:div w:id="1676885099">
                  <w:marLeft w:val="640"/>
                  <w:marRight w:val="0"/>
                  <w:marTop w:val="0"/>
                  <w:marBottom w:val="0"/>
                  <w:divBdr>
                    <w:top w:val="none" w:sz="0" w:space="0" w:color="auto"/>
                    <w:left w:val="none" w:sz="0" w:space="0" w:color="auto"/>
                    <w:bottom w:val="none" w:sz="0" w:space="0" w:color="auto"/>
                    <w:right w:val="none" w:sz="0" w:space="0" w:color="auto"/>
                  </w:divBdr>
                </w:div>
                <w:div w:id="1677734285">
                  <w:marLeft w:val="640"/>
                  <w:marRight w:val="0"/>
                  <w:marTop w:val="0"/>
                  <w:marBottom w:val="0"/>
                  <w:divBdr>
                    <w:top w:val="none" w:sz="0" w:space="0" w:color="auto"/>
                    <w:left w:val="none" w:sz="0" w:space="0" w:color="auto"/>
                    <w:bottom w:val="none" w:sz="0" w:space="0" w:color="auto"/>
                    <w:right w:val="none" w:sz="0" w:space="0" w:color="auto"/>
                  </w:divBdr>
                </w:div>
                <w:div w:id="1732607320">
                  <w:marLeft w:val="640"/>
                  <w:marRight w:val="0"/>
                  <w:marTop w:val="0"/>
                  <w:marBottom w:val="0"/>
                  <w:divBdr>
                    <w:top w:val="none" w:sz="0" w:space="0" w:color="auto"/>
                    <w:left w:val="none" w:sz="0" w:space="0" w:color="auto"/>
                    <w:bottom w:val="none" w:sz="0" w:space="0" w:color="auto"/>
                    <w:right w:val="none" w:sz="0" w:space="0" w:color="auto"/>
                  </w:divBdr>
                </w:div>
                <w:div w:id="1773164723">
                  <w:marLeft w:val="640"/>
                  <w:marRight w:val="0"/>
                  <w:marTop w:val="0"/>
                  <w:marBottom w:val="0"/>
                  <w:divBdr>
                    <w:top w:val="none" w:sz="0" w:space="0" w:color="auto"/>
                    <w:left w:val="none" w:sz="0" w:space="0" w:color="auto"/>
                    <w:bottom w:val="none" w:sz="0" w:space="0" w:color="auto"/>
                    <w:right w:val="none" w:sz="0" w:space="0" w:color="auto"/>
                  </w:divBdr>
                </w:div>
                <w:div w:id="1805154845">
                  <w:marLeft w:val="640"/>
                  <w:marRight w:val="0"/>
                  <w:marTop w:val="0"/>
                  <w:marBottom w:val="0"/>
                  <w:divBdr>
                    <w:top w:val="none" w:sz="0" w:space="0" w:color="auto"/>
                    <w:left w:val="none" w:sz="0" w:space="0" w:color="auto"/>
                    <w:bottom w:val="none" w:sz="0" w:space="0" w:color="auto"/>
                    <w:right w:val="none" w:sz="0" w:space="0" w:color="auto"/>
                  </w:divBdr>
                </w:div>
                <w:div w:id="1807507044">
                  <w:marLeft w:val="640"/>
                  <w:marRight w:val="0"/>
                  <w:marTop w:val="0"/>
                  <w:marBottom w:val="0"/>
                  <w:divBdr>
                    <w:top w:val="none" w:sz="0" w:space="0" w:color="auto"/>
                    <w:left w:val="none" w:sz="0" w:space="0" w:color="auto"/>
                    <w:bottom w:val="none" w:sz="0" w:space="0" w:color="auto"/>
                    <w:right w:val="none" w:sz="0" w:space="0" w:color="auto"/>
                  </w:divBdr>
                </w:div>
                <w:div w:id="1831632316">
                  <w:marLeft w:val="640"/>
                  <w:marRight w:val="0"/>
                  <w:marTop w:val="0"/>
                  <w:marBottom w:val="0"/>
                  <w:divBdr>
                    <w:top w:val="none" w:sz="0" w:space="0" w:color="auto"/>
                    <w:left w:val="none" w:sz="0" w:space="0" w:color="auto"/>
                    <w:bottom w:val="none" w:sz="0" w:space="0" w:color="auto"/>
                    <w:right w:val="none" w:sz="0" w:space="0" w:color="auto"/>
                  </w:divBdr>
                </w:div>
                <w:div w:id="1844512032">
                  <w:marLeft w:val="640"/>
                  <w:marRight w:val="0"/>
                  <w:marTop w:val="0"/>
                  <w:marBottom w:val="0"/>
                  <w:divBdr>
                    <w:top w:val="none" w:sz="0" w:space="0" w:color="auto"/>
                    <w:left w:val="none" w:sz="0" w:space="0" w:color="auto"/>
                    <w:bottom w:val="none" w:sz="0" w:space="0" w:color="auto"/>
                    <w:right w:val="none" w:sz="0" w:space="0" w:color="auto"/>
                  </w:divBdr>
                </w:div>
                <w:div w:id="1856335146">
                  <w:marLeft w:val="640"/>
                  <w:marRight w:val="0"/>
                  <w:marTop w:val="0"/>
                  <w:marBottom w:val="0"/>
                  <w:divBdr>
                    <w:top w:val="none" w:sz="0" w:space="0" w:color="auto"/>
                    <w:left w:val="none" w:sz="0" w:space="0" w:color="auto"/>
                    <w:bottom w:val="none" w:sz="0" w:space="0" w:color="auto"/>
                    <w:right w:val="none" w:sz="0" w:space="0" w:color="auto"/>
                  </w:divBdr>
                </w:div>
                <w:div w:id="1882550753">
                  <w:marLeft w:val="640"/>
                  <w:marRight w:val="0"/>
                  <w:marTop w:val="0"/>
                  <w:marBottom w:val="0"/>
                  <w:divBdr>
                    <w:top w:val="none" w:sz="0" w:space="0" w:color="auto"/>
                    <w:left w:val="none" w:sz="0" w:space="0" w:color="auto"/>
                    <w:bottom w:val="none" w:sz="0" w:space="0" w:color="auto"/>
                    <w:right w:val="none" w:sz="0" w:space="0" w:color="auto"/>
                  </w:divBdr>
                </w:div>
                <w:div w:id="1935163247">
                  <w:marLeft w:val="640"/>
                  <w:marRight w:val="0"/>
                  <w:marTop w:val="0"/>
                  <w:marBottom w:val="0"/>
                  <w:divBdr>
                    <w:top w:val="none" w:sz="0" w:space="0" w:color="auto"/>
                    <w:left w:val="none" w:sz="0" w:space="0" w:color="auto"/>
                    <w:bottom w:val="none" w:sz="0" w:space="0" w:color="auto"/>
                    <w:right w:val="none" w:sz="0" w:space="0" w:color="auto"/>
                  </w:divBdr>
                </w:div>
                <w:div w:id="1939674668">
                  <w:marLeft w:val="640"/>
                  <w:marRight w:val="0"/>
                  <w:marTop w:val="0"/>
                  <w:marBottom w:val="0"/>
                  <w:divBdr>
                    <w:top w:val="none" w:sz="0" w:space="0" w:color="auto"/>
                    <w:left w:val="none" w:sz="0" w:space="0" w:color="auto"/>
                    <w:bottom w:val="none" w:sz="0" w:space="0" w:color="auto"/>
                    <w:right w:val="none" w:sz="0" w:space="0" w:color="auto"/>
                  </w:divBdr>
                </w:div>
                <w:div w:id="1957059607">
                  <w:marLeft w:val="640"/>
                  <w:marRight w:val="0"/>
                  <w:marTop w:val="0"/>
                  <w:marBottom w:val="0"/>
                  <w:divBdr>
                    <w:top w:val="none" w:sz="0" w:space="0" w:color="auto"/>
                    <w:left w:val="none" w:sz="0" w:space="0" w:color="auto"/>
                    <w:bottom w:val="none" w:sz="0" w:space="0" w:color="auto"/>
                    <w:right w:val="none" w:sz="0" w:space="0" w:color="auto"/>
                  </w:divBdr>
                </w:div>
                <w:div w:id="1975140411">
                  <w:marLeft w:val="640"/>
                  <w:marRight w:val="0"/>
                  <w:marTop w:val="0"/>
                  <w:marBottom w:val="0"/>
                  <w:divBdr>
                    <w:top w:val="none" w:sz="0" w:space="0" w:color="auto"/>
                    <w:left w:val="none" w:sz="0" w:space="0" w:color="auto"/>
                    <w:bottom w:val="none" w:sz="0" w:space="0" w:color="auto"/>
                    <w:right w:val="none" w:sz="0" w:space="0" w:color="auto"/>
                  </w:divBdr>
                </w:div>
                <w:div w:id="1984774488">
                  <w:marLeft w:val="640"/>
                  <w:marRight w:val="0"/>
                  <w:marTop w:val="0"/>
                  <w:marBottom w:val="0"/>
                  <w:divBdr>
                    <w:top w:val="none" w:sz="0" w:space="0" w:color="auto"/>
                    <w:left w:val="none" w:sz="0" w:space="0" w:color="auto"/>
                    <w:bottom w:val="none" w:sz="0" w:space="0" w:color="auto"/>
                    <w:right w:val="none" w:sz="0" w:space="0" w:color="auto"/>
                  </w:divBdr>
                </w:div>
                <w:div w:id="1985309427">
                  <w:marLeft w:val="640"/>
                  <w:marRight w:val="0"/>
                  <w:marTop w:val="0"/>
                  <w:marBottom w:val="0"/>
                  <w:divBdr>
                    <w:top w:val="none" w:sz="0" w:space="0" w:color="auto"/>
                    <w:left w:val="none" w:sz="0" w:space="0" w:color="auto"/>
                    <w:bottom w:val="none" w:sz="0" w:space="0" w:color="auto"/>
                    <w:right w:val="none" w:sz="0" w:space="0" w:color="auto"/>
                  </w:divBdr>
                </w:div>
                <w:div w:id="2016374034">
                  <w:marLeft w:val="640"/>
                  <w:marRight w:val="0"/>
                  <w:marTop w:val="0"/>
                  <w:marBottom w:val="0"/>
                  <w:divBdr>
                    <w:top w:val="none" w:sz="0" w:space="0" w:color="auto"/>
                    <w:left w:val="none" w:sz="0" w:space="0" w:color="auto"/>
                    <w:bottom w:val="none" w:sz="0" w:space="0" w:color="auto"/>
                    <w:right w:val="none" w:sz="0" w:space="0" w:color="auto"/>
                  </w:divBdr>
                </w:div>
                <w:div w:id="2029797176">
                  <w:marLeft w:val="640"/>
                  <w:marRight w:val="0"/>
                  <w:marTop w:val="0"/>
                  <w:marBottom w:val="0"/>
                  <w:divBdr>
                    <w:top w:val="none" w:sz="0" w:space="0" w:color="auto"/>
                    <w:left w:val="none" w:sz="0" w:space="0" w:color="auto"/>
                    <w:bottom w:val="none" w:sz="0" w:space="0" w:color="auto"/>
                    <w:right w:val="none" w:sz="0" w:space="0" w:color="auto"/>
                  </w:divBdr>
                </w:div>
                <w:div w:id="2117870177">
                  <w:marLeft w:val="640"/>
                  <w:marRight w:val="0"/>
                  <w:marTop w:val="0"/>
                  <w:marBottom w:val="0"/>
                  <w:divBdr>
                    <w:top w:val="none" w:sz="0" w:space="0" w:color="auto"/>
                    <w:left w:val="none" w:sz="0" w:space="0" w:color="auto"/>
                    <w:bottom w:val="none" w:sz="0" w:space="0" w:color="auto"/>
                    <w:right w:val="none" w:sz="0" w:space="0" w:color="auto"/>
                  </w:divBdr>
                </w:div>
                <w:div w:id="2118065522">
                  <w:marLeft w:val="640"/>
                  <w:marRight w:val="0"/>
                  <w:marTop w:val="0"/>
                  <w:marBottom w:val="0"/>
                  <w:divBdr>
                    <w:top w:val="none" w:sz="0" w:space="0" w:color="auto"/>
                    <w:left w:val="none" w:sz="0" w:space="0" w:color="auto"/>
                    <w:bottom w:val="none" w:sz="0" w:space="0" w:color="auto"/>
                    <w:right w:val="none" w:sz="0" w:space="0" w:color="auto"/>
                  </w:divBdr>
                </w:div>
              </w:divsChild>
            </w:div>
            <w:div w:id="1631940140">
              <w:marLeft w:val="0"/>
              <w:marRight w:val="0"/>
              <w:marTop w:val="0"/>
              <w:marBottom w:val="0"/>
              <w:divBdr>
                <w:top w:val="none" w:sz="0" w:space="0" w:color="auto"/>
                <w:left w:val="none" w:sz="0" w:space="0" w:color="auto"/>
                <w:bottom w:val="none" w:sz="0" w:space="0" w:color="auto"/>
                <w:right w:val="none" w:sz="0" w:space="0" w:color="auto"/>
              </w:divBdr>
              <w:divsChild>
                <w:div w:id="66803401">
                  <w:marLeft w:val="640"/>
                  <w:marRight w:val="0"/>
                  <w:marTop w:val="0"/>
                  <w:marBottom w:val="0"/>
                  <w:divBdr>
                    <w:top w:val="none" w:sz="0" w:space="0" w:color="auto"/>
                    <w:left w:val="none" w:sz="0" w:space="0" w:color="auto"/>
                    <w:bottom w:val="none" w:sz="0" w:space="0" w:color="auto"/>
                    <w:right w:val="none" w:sz="0" w:space="0" w:color="auto"/>
                  </w:divBdr>
                </w:div>
                <w:div w:id="78450134">
                  <w:marLeft w:val="640"/>
                  <w:marRight w:val="0"/>
                  <w:marTop w:val="0"/>
                  <w:marBottom w:val="0"/>
                  <w:divBdr>
                    <w:top w:val="none" w:sz="0" w:space="0" w:color="auto"/>
                    <w:left w:val="none" w:sz="0" w:space="0" w:color="auto"/>
                    <w:bottom w:val="none" w:sz="0" w:space="0" w:color="auto"/>
                    <w:right w:val="none" w:sz="0" w:space="0" w:color="auto"/>
                  </w:divBdr>
                </w:div>
                <w:div w:id="98838584">
                  <w:marLeft w:val="640"/>
                  <w:marRight w:val="0"/>
                  <w:marTop w:val="0"/>
                  <w:marBottom w:val="0"/>
                  <w:divBdr>
                    <w:top w:val="none" w:sz="0" w:space="0" w:color="auto"/>
                    <w:left w:val="none" w:sz="0" w:space="0" w:color="auto"/>
                    <w:bottom w:val="none" w:sz="0" w:space="0" w:color="auto"/>
                    <w:right w:val="none" w:sz="0" w:space="0" w:color="auto"/>
                  </w:divBdr>
                </w:div>
                <w:div w:id="100615044">
                  <w:marLeft w:val="640"/>
                  <w:marRight w:val="0"/>
                  <w:marTop w:val="0"/>
                  <w:marBottom w:val="0"/>
                  <w:divBdr>
                    <w:top w:val="none" w:sz="0" w:space="0" w:color="auto"/>
                    <w:left w:val="none" w:sz="0" w:space="0" w:color="auto"/>
                    <w:bottom w:val="none" w:sz="0" w:space="0" w:color="auto"/>
                    <w:right w:val="none" w:sz="0" w:space="0" w:color="auto"/>
                  </w:divBdr>
                </w:div>
                <w:div w:id="121851967">
                  <w:marLeft w:val="640"/>
                  <w:marRight w:val="0"/>
                  <w:marTop w:val="0"/>
                  <w:marBottom w:val="0"/>
                  <w:divBdr>
                    <w:top w:val="none" w:sz="0" w:space="0" w:color="auto"/>
                    <w:left w:val="none" w:sz="0" w:space="0" w:color="auto"/>
                    <w:bottom w:val="none" w:sz="0" w:space="0" w:color="auto"/>
                    <w:right w:val="none" w:sz="0" w:space="0" w:color="auto"/>
                  </w:divBdr>
                </w:div>
                <w:div w:id="152066728">
                  <w:marLeft w:val="640"/>
                  <w:marRight w:val="0"/>
                  <w:marTop w:val="0"/>
                  <w:marBottom w:val="0"/>
                  <w:divBdr>
                    <w:top w:val="none" w:sz="0" w:space="0" w:color="auto"/>
                    <w:left w:val="none" w:sz="0" w:space="0" w:color="auto"/>
                    <w:bottom w:val="none" w:sz="0" w:space="0" w:color="auto"/>
                    <w:right w:val="none" w:sz="0" w:space="0" w:color="auto"/>
                  </w:divBdr>
                </w:div>
                <w:div w:id="268780374">
                  <w:marLeft w:val="640"/>
                  <w:marRight w:val="0"/>
                  <w:marTop w:val="0"/>
                  <w:marBottom w:val="0"/>
                  <w:divBdr>
                    <w:top w:val="none" w:sz="0" w:space="0" w:color="auto"/>
                    <w:left w:val="none" w:sz="0" w:space="0" w:color="auto"/>
                    <w:bottom w:val="none" w:sz="0" w:space="0" w:color="auto"/>
                    <w:right w:val="none" w:sz="0" w:space="0" w:color="auto"/>
                  </w:divBdr>
                </w:div>
                <w:div w:id="284963951">
                  <w:marLeft w:val="640"/>
                  <w:marRight w:val="0"/>
                  <w:marTop w:val="0"/>
                  <w:marBottom w:val="0"/>
                  <w:divBdr>
                    <w:top w:val="none" w:sz="0" w:space="0" w:color="auto"/>
                    <w:left w:val="none" w:sz="0" w:space="0" w:color="auto"/>
                    <w:bottom w:val="none" w:sz="0" w:space="0" w:color="auto"/>
                    <w:right w:val="none" w:sz="0" w:space="0" w:color="auto"/>
                  </w:divBdr>
                </w:div>
                <w:div w:id="305934581">
                  <w:marLeft w:val="640"/>
                  <w:marRight w:val="0"/>
                  <w:marTop w:val="0"/>
                  <w:marBottom w:val="0"/>
                  <w:divBdr>
                    <w:top w:val="none" w:sz="0" w:space="0" w:color="auto"/>
                    <w:left w:val="none" w:sz="0" w:space="0" w:color="auto"/>
                    <w:bottom w:val="none" w:sz="0" w:space="0" w:color="auto"/>
                    <w:right w:val="none" w:sz="0" w:space="0" w:color="auto"/>
                  </w:divBdr>
                </w:div>
                <w:div w:id="353383079">
                  <w:marLeft w:val="640"/>
                  <w:marRight w:val="0"/>
                  <w:marTop w:val="0"/>
                  <w:marBottom w:val="0"/>
                  <w:divBdr>
                    <w:top w:val="none" w:sz="0" w:space="0" w:color="auto"/>
                    <w:left w:val="none" w:sz="0" w:space="0" w:color="auto"/>
                    <w:bottom w:val="none" w:sz="0" w:space="0" w:color="auto"/>
                    <w:right w:val="none" w:sz="0" w:space="0" w:color="auto"/>
                  </w:divBdr>
                </w:div>
                <w:div w:id="378944845">
                  <w:marLeft w:val="640"/>
                  <w:marRight w:val="0"/>
                  <w:marTop w:val="0"/>
                  <w:marBottom w:val="0"/>
                  <w:divBdr>
                    <w:top w:val="none" w:sz="0" w:space="0" w:color="auto"/>
                    <w:left w:val="none" w:sz="0" w:space="0" w:color="auto"/>
                    <w:bottom w:val="none" w:sz="0" w:space="0" w:color="auto"/>
                    <w:right w:val="none" w:sz="0" w:space="0" w:color="auto"/>
                  </w:divBdr>
                </w:div>
                <w:div w:id="396708483">
                  <w:marLeft w:val="640"/>
                  <w:marRight w:val="0"/>
                  <w:marTop w:val="0"/>
                  <w:marBottom w:val="0"/>
                  <w:divBdr>
                    <w:top w:val="none" w:sz="0" w:space="0" w:color="auto"/>
                    <w:left w:val="none" w:sz="0" w:space="0" w:color="auto"/>
                    <w:bottom w:val="none" w:sz="0" w:space="0" w:color="auto"/>
                    <w:right w:val="none" w:sz="0" w:space="0" w:color="auto"/>
                  </w:divBdr>
                </w:div>
                <w:div w:id="433138383">
                  <w:marLeft w:val="640"/>
                  <w:marRight w:val="0"/>
                  <w:marTop w:val="0"/>
                  <w:marBottom w:val="0"/>
                  <w:divBdr>
                    <w:top w:val="none" w:sz="0" w:space="0" w:color="auto"/>
                    <w:left w:val="none" w:sz="0" w:space="0" w:color="auto"/>
                    <w:bottom w:val="none" w:sz="0" w:space="0" w:color="auto"/>
                    <w:right w:val="none" w:sz="0" w:space="0" w:color="auto"/>
                  </w:divBdr>
                </w:div>
                <w:div w:id="434786151">
                  <w:marLeft w:val="640"/>
                  <w:marRight w:val="0"/>
                  <w:marTop w:val="0"/>
                  <w:marBottom w:val="0"/>
                  <w:divBdr>
                    <w:top w:val="none" w:sz="0" w:space="0" w:color="auto"/>
                    <w:left w:val="none" w:sz="0" w:space="0" w:color="auto"/>
                    <w:bottom w:val="none" w:sz="0" w:space="0" w:color="auto"/>
                    <w:right w:val="none" w:sz="0" w:space="0" w:color="auto"/>
                  </w:divBdr>
                </w:div>
                <w:div w:id="499735688">
                  <w:marLeft w:val="640"/>
                  <w:marRight w:val="0"/>
                  <w:marTop w:val="0"/>
                  <w:marBottom w:val="0"/>
                  <w:divBdr>
                    <w:top w:val="none" w:sz="0" w:space="0" w:color="auto"/>
                    <w:left w:val="none" w:sz="0" w:space="0" w:color="auto"/>
                    <w:bottom w:val="none" w:sz="0" w:space="0" w:color="auto"/>
                    <w:right w:val="none" w:sz="0" w:space="0" w:color="auto"/>
                  </w:divBdr>
                </w:div>
                <w:div w:id="547643154">
                  <w:marLeft w:val="640"/>
                  <w:marRight w:val="0"/>
                  <w:marTop w:val="0"/>
                  <w:marBottom w:val="0"/>
                  <w:divBdr>
                    <w:top w:val="none" w:sz="0" w:space="0" w:color="auto"/>
                    <w:left w:val="none" w:sz="0" w:space="0" w:color="auto"/>
                    <w:bottom w:val="none" w:sz="0" w:space="0" w:color="auto"/>
                    <w:right w:val="none" w:sz="0" w:space="0" w:color="auto"/>
                  </w:divBdr>
                </w:div>
                <w:div w:id="554201725">
                  <w:marLeft w:val="640"/>
                  <w:marRight w:val="0"/>
                  <w:marTop w:val="0"/>
                  <w:marBottom w:val="0"/>
                  <w:divBdr>
                    <w:top w:val="none" w:sz="0" w:space="0" w:color="auto"/>
                    <w:left w:val="none" w:sz="0" w:space="0" w:color="auto"/>
                    <w:bottom w:val="none" w:sz="0" w:space="0" w:color="auto"/>
                    <w:right w:val="none" w:sz="0" w:space="0" w:color="auto"/>
                  </w:divBdr>
                </w:div>
                <w:div w:id="566918190">
                  <w:marLeft w:val="640"/>
                  <w:marRight w:val="0"/>
                  <w:marTop w:val="0"/>
                  <w:marBottom w:val="0"/>
                  <w:divBdr>
                    <w:top w:val="none" w:sz="0" w:space="0" w:color="auto"/>
                    <w:left w:val="none" w:sz="0" w:space="0" w:color="auto"/>
                    <w:bottom w:val="none" w:sz="0" w:space="0" w:color="auto"/>
                    <w:right w:val="none" w:sz="0" w:space="0" w:color="auto"/>
                  </w:divBdr>
                </w:div>
                <w:div w:id="593782687">
                  <w:marLeft w:val="640"/>
                  <w:marRight w:val="0"/>
                  <w:marTop w:val="0"/>
                  <w:marBottom w:val="0"/>
                  <w:divBdr>
                    <w:top w:val="none" w:sz="0" w:space="0" w:color="auto"/>
                    <w:left w:val="none" w:sz="0" w:space="0" w:color="auto"/>
                    <w:bottom w:val="none" w:sz="0" w:space="0" w:color="auto"/>
                    <w:right w:val="none" w:sz="0" w:space="0" w:color="auto"/>
                  </w:divBdr>
                </w:div>
                <w:div w:id="646007224">
                  <w:marLeft w:val="640"/>
                  <w:marRight w:val="0"/>
                  <w:marTop w:val="0"/>
                  <w:marBottom w:val="0"/>
                  <w:divBdr>
                    <w:top w:val="none" w:sz="0" w:space="0" w:color="auto"/>
                    <w:left w:val="none" w:sz="0" w:space="0" w:color="auto"/>
                    <w:bottom w:val="none" w:sz="0" w:space="0" w:color="auto"/>
                    <w:right w:val="none" w:sz="0" w:space="0" w:color="auto"/>
                  </w:divBdr>
                </w:div>
                <w:div w:id="665519343">
                  <w:marLeft w:val="640"/>
                  <w:marRight w:val="0"/>
                  <w:marTop w:val="0"/>
                  <w:marBottom w:val="0"/>
                  <w:divBdr>
                    <w:top w:val="none" w:sz="0" w:space="0" w:color="auto"/>
                    <w:left w:val="none" w:sz="0" w:space="0" w:color="auto"/>
                    <w:bottom w:val="none" w:sz="0" w:space="0" w:color="auto"/>
                    <w:right w:val="none" w:sz="0" w:space="0" w:color="auto"/>
                  </w:divBdr>
                </w:div>
                <w:div w:id="715423360">
                  <w:marLeft w:val="640"/>
                  <w:marRight w:val="0"/>
                  <w:marTop w:val="0"/>
                  <w:marBottom w:val="0"/>
                  <w:divBdr>
                    <w:top w:val="none" w:sz="0" w:space="0" w:color="auto"/>
                    <w:left w:val="none" w:sz="0" w:space="0" w:color="auto"/>
                    <w:bottom w:val="none" w:sz="0" w:space="0" w:color="auto"/>
                    <w:right w:val="none" w:sz="0" w:space="0" w:color="auto"/>
                  </w:divBdr>
                </w:div>
                <w:div w:id="786124158">
                  <w:marLeft w:val="640"/>
                  <w:marRight w:val="0"/>
                  <w:marTop w:val="0"/>
                  <w:marBottom w:val="0"/>
                  <w:divBdr>
                    <w:top w:val="none" w:sz="0" w:space="0" w:color="auto"/>
                    <w:left w:val="none" w:sz="0" w:space="0" w:color="auto"/>
                    <w:bottom w:val="none" w:sz="0" w:space="0" w:color="auto"/>
                    <w:right w:val="none" w:sz="0" w:space="0" w:color="auto"/>
                  </w:divBdr>
                </w:div>
                <w:div w:id="837111766">
                  <w:marLeft w:val="640"/>
                  <w:marRight w:val="0"/>
                  <w:marTop w:val="0"/>
                  <w:marBottom w:val="0"/>
                  <w:divBdr>
                    <w:top w:val="none" w:sz="0" w:space="0" w:color="auto"/>
                    <w:left w:val="none" w:sz="0" w:space="0" w:color="auto"/>
                    <w:bottom w:val="none" w:sz="0" w:space="0" w:color="auto"/>
                    <w:right w:val="none" w:sz="0" w:space="0" w:color="auto"/>
                  </w:divBdr>
                </w:div>
                <w:div w:id="851651249">
                  <w:marLeft w:val="640"/>
                  <w:marRight w:val="0"/>
                  <w:marTop w:val="0"/>
                  <w:marBottom w:val="0"/>
                  <w:divBdr>
                    <w:top w:val="none" w:sz="0" w:space="0" w:color="auto"/>
                    <w:left w:val="none" w:sz="0" w:space="0" w:color="auto"/>
                    <w:bottom w:val="none" w:sz="0" w:space="0" w:color="auto"/>
                    <w:right w:val="none" w:sz="0" w:space="0" w:color="auto"/>
                  </w:divBdr>
                </w:div>
                <w:div w:id="856238222">
                  <w:marLeft w:val="640"/>
                  <w:marRight w:val="0"/>
                  <w:marTop w:val="0"/>
                  <w:marBottom w:val="0"/>
                  <w:divBdr>
                    <w:top w:val="none" w:sz="0" w:space="0" w:color="auto"/>
                    <w:left w:val="none" w:sz="0" w:space="0" w:color="auto"/>
                    <w:bottom w:val="none" w:sz="0" w:space="0" w:color="auto"/>
                    <w:right w:val="none" w:sz="0" w:space="0" w:color="auto"/>
                  </w:divBdr>
                </w:div>
                <w:div w:id="868029002">
                  <w:marLeft w:val="640"/>
                  <w:marRight w:val="0"/>
                  <w:marTop w:val="0"/>
                  <w:marBottom w:val="0"/>
                  <w:divBdr>
                    <w:top w:val="none" w:sz="0" w:space="0" w:color="auto"/>
                    <w:left w:val="none" w:sz="0" w:space="0" w:color="auto"/>
                    <w:bottom w:val="none" w:sz="0" w:space="0" w:color="auto"/>
                    <w:right w:val="none" w:sz="0" w:space="0" w:color="auto"/>
                  </w:divBdr>
                </w:div>
                <w:div w:id="958338897">
                  <w:marLeft w:val="640"/>
                  <w:marRight w:val="0"/>
                  <w:marTop w:val="0"/>
                  <w:marBottom w:val="0"/>
                  <w:divBdr>
                    <w:top w:val="none" w:sz="0" w:space="0" w:color="auto"/>
                    <w:left w:val="none" w:sz="0" w:space="0" w:color="auto"/>
                    <w:bottom w:val="none" w:sz="0" w:space="0" w:color="auto"/>
                    <w:right w:val="none" w:sz="0" w:space="0" w:color="auto"/>
                  </w:divBdr>
                </w:div>
                <w:div w:id="997684461">
                  <w:marLeft w:val="640"/>
                  <w:marRight w:val="0"/>
                  <w:marTop w:val="0"/>
                  <w:marBottom w:val="0"/>
                  <w:divBdr>
                    <w:top w:val="none" w:sz="0" w:space="0" w:color="auto"/>
                    <w:left w:val="none" w:sz="0" w:space="0" w:color="auto"/>
                    <w:bottom w:val="none" w:sz="0" w:space="0" w:color="auto"/>
                    <w:right w:val="none" w:sz="0" w:space="0" w:color="auto"/>
                  </w:divBdr>
                </w:div>
                <w:div w:id="1034429128">
                  <w:marLeft w:val="640"/>
                  <w:marRight w:val="0"/>
                  <w:marTop w:val="0"/>
                  <w:marBottom w:val="0"/>
                  <w:divBdr>
                    <w:top w:val="none" w:sz="0" w:space="0" w:color="auto"/>
                    <w:left w:val="none" w:sz="0" w:space="0" w:color="auto"/>
                    <w:bottom w:val="none" w:sz="0" w:space="0" w:color="auto"/>
                    <w:right w:val="none" w:sz="0" w:space="0" w:color="auto"/>
                  </w:divBdr>
                </w:div>
                <w:div w:id="1049376942">
                  <w:marLeft w:val="640"/>
                  <w:marRight w:val="0"/>
                  <w:marTop w:val="0"/>
                  <w:marBottom w:val="0"/>
                  <w:divBdr>
                    <w:top w:val="none" w:sz="0" w:space="0" w:color="auto"/>
                    <w:left w:val="none" w:sz="0" w:space="0" w:color="auto"/>
                    <w:bottom w:val="none" w:sz="0" w:space="0" w:color="auto"/>
                    <w:right w:val="none" w:sz="0" w:space="0" w:color="auto"/>
                  </w:divBdr>
                </w:div>
                <w:div w:id="1071659148">
                  <w:marLeft w:val="640"/>
                  <w:marRight w:val="0"/>
                  <w:marTop w:val="0"/>
                  <w:marBottom w:val="0"/>
                  <w:divBdr>
                    <w:top w:val="none" w:sz="0" w:space="0" w:color="auto"/>
                    <w:left w:val="none" w:sz="0" w:space="0" w:color="auto"/>
                    <w:bottom w:val="none" w:sz="0" w:space="0" w:color="auto"/>
                    <w:right w:val="none" w:sz="0" w:space="0" w:color="auto"/>
                  </w:divBdr>
                </w:div>
                <w:div w:id="1134952935">
                  <w:marLeft w:val="640"/>
                  <w:marRight w:val="0"/>
                  <w:marTop w:val="0"/>
                  <w:marBottom w:val="0"/>
                  <w:divBdr>
                    <w:top w:val="none" w:sz="0" w:space="0" w:color="auto"/>
                    <w:left w:val="none" w:sz="0" w:space="0" w:color="auto"/>
                    <w:bottom w:val="none" w:sz="0" w:space="0" w:color="auto"/>
                    <w:right w:val="none" w:sz="0" w:space="0" w:color="auto"/>
                  </w:divBdr>
                </w:div>
                <w:div w:id="1141965889">
                  <w:marLeft w:val="640"/>
                  <w:marRight w:val="0"/>
                  <w:marTop w:val="0"/>
                  <w:marBottom w:val="0"/>
                  <w:divBdr>
                    <w:top w:val="none" w:sz="0" w:space="0" w:color="auto"/>
                    <w:left w:val="none" w:sz="0" w:space="0" w:color="auto"/>
                    <w:bottom w:val="none" w:sz="0" w:space="0" w:color="auto"/>
                    <w:right w:val="none" w:sz="0" w:space="0" w:color="auto"/>
                  </w:divBdr>
                </w:div>
                <w:div w:id="1157569376">
                  <w:marLeft w:val="640"/>
                  <w:marRight w:val="0"/>
                  <w:marTop w:val="0"/>
                  <w:marBottom w:val="0"/>
                  <w:divBdr>
                    <w:top w:val="none" w:sz="0" w:space="0" w:color="auto"/>
                    <w:left w:val="none" w:sz="0" w:space="0" w:color="auto"/>
                    <w:bottom w:val="none" w:sz="0" w:space="0" w:color="auto"/>
                    <w:right w:val="none" w:sz="0" w:space="0" w:color="auto"/>
                  </w:divBdr>
                </w:div>
                <w:div w:id="1223759027">
                  <w:marLeft w:val="640"/>
                  <w:marRight w:val="0"/>
                  <w:marTop w:val="0"/>
                  <w:marBottom w:val="0"/>
                  <w:divBdr>
                    <w:top w:val="none" w:sz="0" w:space="0" w:color="auto"/>
                    <w:left w:val="none" w:sz="0" w:space="0" w:color="auto"/>
                    <w:bottom w:val="none" w:sz="0" w:space="0" w:color="auto"/>
                    <w:right w:val="none" w:sz="0" w:space="0" w:color="auto"/>
                  </w:divBdr>
                </w:div>
                <w:div w:id="1233126606">
                  <w:marLeft w:val="640"/>
                  <w:marRight w:val="0"/>
                  <w:marTop w:val="0"/>
                  <w:marBottom w:val="0"/>
                  <w:divBdr>
                    <w:top w:val="none" w:sz="0" w:space="0" w:color="auto"/>
                    <w:left w:val="none" w:sz="0" w:space="0" w:color="auto"/>
                    <w:bottom w:val="none" w:sz="0" w:space="0" w:color="auto"/>
                    <w:right w:val="none" w:sz="0" w:space="0" w:color="auto"/>
                  </w:divBdr>
                </w:div>
                <w:div w:id="1286230908">
                  <w:marLeft w:val="640"/>
                  <w:marRight w:val="0"/>
                  <w:marTop w:val="0"/>
                  <w:marBottom w:val="0"/>
                  <w:divBdr>
                    <w:top w:val="none" w:sz="0" w:space="0" w:color="auto"/>
                    <w:left w:val="none" w:sz="0" w:space="0" w:color="auto"/>
                    <w:bottom w:val="none" w:sz="0" w:space="0" w:color="auto"/>
                    <w:right w:val="none" w:sz="0" w:space="0" w:color="auto"/>
                  </w:divBdr>
                </w:div>
                <w:div w:id="1286886556">
                  <w:marLeft w:val="640"/>
                  <w:marRight w:val="0"/>
                  <w:marTop w:val="0"/>
                  <w:marBottom w:val="0"/>
                  <w:divBdr>
                    <w:top w:val="none" w:sz="0" w:space="0" w:color="auto"/>
                    <w:left w:val="none" w:sz="0" w:space="0" w:color="auto"/>
                    <w:bottom w:val="none" w:sz="0" w:space="0" w:color="auto"/>
                    <w:right w:val="none" w:sz="0" w:space="0" w:color="auto"/>
                  </w:divBdr>
                </w:div>
                <w:div w:id="1325662865">
                  <w:marLeft w:val="640"/>
                  <w:marRight w:val="0"/>
                  <w:marTop w:val="0"/>
                  <w:marBottom w:val="0"/>
                  <w:divBdr>
                    <w:top w:val="none" w:sz="0" w:space="0" w:color="auto"/>
                    <w:left w:val="none" w:sz="0" w:space="0" w:color="auto"/>
                    <w:bottom w:val="none" w:sz="0" w:space="0" w:color="auto"/>
                    <w:right w:val="none" w:sz="0" w:space="0" w:color="auto"/>
                  </w:divBdr>
                </w:div>
                <w:div w:id="1344475150">
                  <w:marLeft w:val="640"/>
                  <w:marRight w:val="0"/>
                  <w:marTop w:val="0"/>
                  <w:marBottom w:val="0"/>
                  <w:divBdr>
                    <w:top w:val="none" w:sz="0" w:space="0" w:color="auto"/>
                    <w:left w:val="none" w:sz="0" w:space="0" w:color="auto"/>
                    <w:bottom w:val="none" w:sz="0" w:space="0" w:color="auto"/>
                    <w:right w:val="none" w:sz="0" w:space="0" w:color="auto"/>
                  </w:divBdr>
                </w:div>
                <w:div w:id="1346250748">
                  <w:marLeft w:val="640"/>
                  <w:marRight w:val="0"/>
                  <w:marTop w:val="0"/>
                  <w:marBottom w:val="0"/>
                  <w:divBdr>
                    <w:top w:val="none" w:sz="0" w:space="0" w:color="auto"/>
                    <w:left w:val="none" w:sz="0" w:space="0" w:color="auto"/>
                    <w:bottom w:val="none" w:sz="0" w:space="0" w:color="auto"/>
                    <w:right w:val="none" w:sz="0" w:space="0" w:color="auto"/>
                  </w:divBdr>
                </w:div>
                <w:div w:id="1362852448">
                  <w:marLeft w:val="640"/>
                  <w:marRight w:val="0"/>
                  <w:marTop w:val="0"/>
                  <w:marBottom w:val="0"/>
                  <w:divBdr>
                    <w:top w:val="none" w:sz="0" w:space="0" w:color="auto"/>
                    <w:left w:val="none" w:sz="0" w:space="0" w:color="auto"/>
                    <w:bottom w:val="none" w:sz="0" w:space="0" w:color="auto"/>
                    <w:right w:val="none" w:sz="0" w:space="0" w:color="auto"/>
                  </w:divBdr>
                </w:div>
                <w:div w:id="1369181996">
                  <w:marLeft w:val="640"/>
                  <w:marRight w:val="0"/>
                  <w:marTop w:val="0"/>
                  <w:marBottom w:val="0"/>
                  <w:divBdr>
                    <w:top w:val="none" w:sz="0" w:space="0" w:color="auto"/>
                    <w:left w:val="none" w:sz="0" w:space="0" w:color="auto"/>
                    <w:bottom w:val="none" w:sz="0" w:space="0" w:color="auto"/>
                    <w:right w:val="none" w:sz="0" w:space="0" w:color="auto"/>
                  </w:divBdr>
                </w:div>
                <w:div w:id="1401831626">
                  <w:marLeft w:val="640"/>
                  <w:marRight w:val="0"/>
                  <w:marTop w:val="0"/>
                  <w:marBottom w:val="0"/>
                  <w:divBdr>
                    <w:top w:val="none" w:sz="0" w:space="0" w:color="auto"/>
                    <w:left w:val="none" w:sz="0" w:space="0" w:color="auto"/>
                    <w:bottom w:val="none" w:sz="0" w:space="0" w:color="auto"/>
                    <w:right w:val="none" w:sz="0" w:space="0" w:color="auto"/>
                  </w:divBdr>
                </w:div>
                <w:div w:id="1505973340">
                  <w:marLeft w:val="640"/>
                  <w:marRight w:val="0"/>
                  <w:marTop w:val="0"/>
                  <w:marBottom w:val="0"/>
                  <w:divBdr>
                    <w:top w:val="none" w:sz="0" w:space="0" w:color="auto"/>
                    <w:left w:val="none" w:sz="0" w:space="0" w:color="auto"/>
                    <w:bottom w:val="none" w:sz="0" w:space="0" w:color="auto"/>
                    <w:right w:val="none" w:sz="0" w:space="0" w:color="auto"/>
                  </w:divBdr>
                </w:div>
                <w:div w:id="1530339494">
                  <w:marLeft w:val="640"/>
                  <w:marRight w:val="0"/>
                  <w:marTop w:val="0"/>
                  <w:marBottom w:val="0"/>
                  <w:divBdr>
                    <w:top w:val="none" w:sz="0" w:space="0" w:color="auto"/>
                    <w:left w:val="none" w:sz="0" w:space="0" w:color="auto"/>
                    <w:bottom w:val="none" w:sz="0" w:space="0" w:color="auto"/>
                    <w:right w:val="none" w:sz="0" w:space="0" w:color="auto"/>
                  </w:divBdr>
                </w:div>
                <w:div w:id="1546677989">
                  <w:marLeft w:val="640"/>
                  <w:marRight w:val="0"/>
                  <w:marTop w:val="0"/>
                  <w:marBottom w:val="0"/>
                  <w:divBdr>
                    <w:top w:val="none" w:sz="0" w:space="0" w:color="auto"/>
                    <w:left w:val="none" w:sz="0" w:space="0" w:color="auto"/>
                    <w:bottom w:val="none" w:sz="0" w:space="0" w:color="auto"/>
                    <w:right w:val="none" w:sz="0" w:space="0" w:color="auto"/>
                  </w:divBdr>
                </w:div>
                <w:div w:id="1628193719">
                  <w:marLeft w:val="640"/>
                  <w:marRight w:val="0"/>
                  <w:marTop w:val="0"/>
                  <w:marBottom w:val="0"/>
                  <w:divBdr>
                    <w:top w:val="none" w:sz="0" w:space="0" w:color="auto"/>
                    <w:left w:val="none" w:sz="0" w:space="0" w:color="auto"/>
                    <w:bottom w:val="none" w:sz="0" w:space="0" w:color="auto"/>
                    <w:right w:val="none" w:sz="0" w:space="0" w:color="auto"/>
                  </w:divBdr>
                </w:div>
                <w:div w:id="1655646514">
                  <w:marLeft w:val="640"/>
                  <w:marRight w:val="0"/>
                  <w:marTop w:val="0"/>
                  <w:marBottom w:val="0"/>
                  <w:divBdr>
                    <w:top w:val="none" w:sz="0" w:space="0" w:color="auto"/>
                    <w:left w:val="none" w:sz="0" w:space="0" w:color="auto"/>
                    <w:bottom w:val="none" w:sz="0" w:space="0" w:color="auto"/>
                    <w:right w:val="none" w:sz="0" w:space="0" w:color="auto"/>
                  </w:divBdr>
                </w:div>
                <w:div w:id="1666324432">
                  <w:marLeft w:val="640"/>
                  <w:marRight w:val="0"/>
                  <w:marTop w:val="0"/>
                  <w:marBottom w:val="0"/>
                  <w:divBdr>
                    <w:top w:val="none" w:sz="0" w:space="0" w:color="auto"/>
                    <w:left w:val="none" w:sz="0" w:space="0" w:color="auto"/>
                    <w:bottom w:val="none" w:sz="0" w:space="0" w:color="auto"/>
                    <w:right w:val="none" w:sz="0" w:space="0" w:color="auto"/>
                  </w:divBdr>
                </w:div>
                <w:div w:id="1687827244">
                  <w:marLeft w:val="640"/>
                  <w:marRight w:val="0"/>
                  <w:marTop w:val="0"/>
                  <w:marBottom w:val="0"/>
                  <w:divBdr>
                    <w:top w:val="none" w:sz="0" w:space="0" w:color="auto"/>
                    <w:left w:val="none" w:sz="0" w:space="0" w:color="auto"/>
                    <w:bottom w:val="none" w:sz="0" w:space="0" w:color="auto"/>
                    <w:right w:val="none" w:sz="0" w:space="0" w:color="auto"/>
                  </w:divBdr>
                </w:div>
                <w:div w:id="1747264693">
                  <w:marLeft w:val="640"/>
                  <w:marRight w:val="0"/>
                  <w:marTop w:val="0"/>
                  <w:marBottom w:val="0"/>
                  <w:divBdr>
                    <w:top w:val="none" w:sz="0" w:space="0" w:color="auto"/>
                    <w:left w:val="none" w:sz="0" w:space="0" w:color="auto"/>
                    <w:bottom w:val="none" w:sz="0" w:space="0" w:color="auto"/>
                    <w:right w:val="none" w:sz="0" w:space="0" w:color="auto"/>
                  </w:divBdr>
                </w:div>
                <w:div w:id="1760173630">
                  <w:marLeft w:val="640"/>
                  <w:marRight w:val="0"/>
                  <w:marTop w:val="0"/>
                  <w:marBottom w:val="0"/>
                  <w:divBdr>
                    <w:top w:val="none" w:sz="0" w:space="0" w:color="auto"/>
                    <w:left w:val="none" w:sz="0" w:space="0" w:color="auto"/>
                    <w:bottom w:val="none" w:sz="0" w:space="0" w:color="auto"/>
                    <w:right w:val="none" w:sz="0" w:space="0" w:color="auto"/>
                  </w:divBdr>
                </w:div>
                <w:div w:id="1769891358">
                  <w:marLeft w:val="640"/>
                  <w:marRight w:val="0"/>
                  <w:marTop w:val="0"/>
                  <w:marBottom w:val="0"/>
                  <w:divBdr>
                    <w:top w:val="none" w:sz="0" w:space="0" w:color="auto"/>
                    <w:left w:val="none" w:sz="0" w:space="0" w:color="auto"/>
                    <w:bottom w:val="none" w:sz="0" w:space="0" w:color="auto"/>
                    <w:right w:val="none" w:sz="0" w:space="0" w:color="auto"/>
                  </w:divBdr>
                </w:div>
                <w:div w:id="1791781942">
                  <w:marLeft w:val="640"/>
                  <w:marRight w:val="0"/>
                  <w:marTop w:val="0"/>
                  <w:marBottom w:val="0"/>
                  <w:divBdr>
                    <w:top w:val="none" w:sz="0" w:space="0" w:color="auto"/>
                    <w:left w:val="none" w:sz="0" w:space="0" w:color="auto"/>
                    <w:bottom w:val="none" w:sz="0" w:space="0" w:color="auto"/>
                    <w:right w:val="none" w:sz="0" w:space="0" w:color="auto"/>
                  </w:divBdr>
                </w:div>
                <w:div w:id="1821968453">
                  <w:marLeft w:val="640"/>
                  <w:marRight w:val="0"/>
                  <w:marTop w:val="0"/>
                  <w:marBottom w:val="0"/>
                  <w:divBdr>
                    <w:top w:val="none" w:sz="0" w:space="0" w:color="auto"/>
                    <w:left w:val="none" w:sz="0" w:space="0" w:color="auto"/>
                    <w:bottom w:val="none" w:sz="0" w:space="0" w:color="auto"/>
                    <w:right w:val="none" w:sz="0" w:space="0" w:color="auto"/>
                  </w:divBdr>
                </w:div>
                <w:div w:id="1864248528">
                  <w:marLeft w:val="640"/>
                  <w:marRight w:val="0"/>
                  <w:marTop w:val="0"/>
                  <w:marBottom w:val="0"/>
                  <w:divBdr>
                    <w:top w:val="none" w:sz="0" w:space="0" w:color="auto"/>
                    <w:left w:val="none" w:sz="0" w:space="0" w:color="auto"/>
                    <w:bottom w:val="none" w:sz="0" w:space="0" w:color="auto"/>
                    <w:right w:val="none" w:sz="0" w:space="0" w:color="auto"/>
                  </w:divBdr>
                </w:div>
                <w:div w:id="1874223657">
                  <w:marLeft w:val="640"/>
                  <w:marRight w:val="0"/>
                  <w:marTop w:val="0"/>
                  <w:marBottom w:val="0"/>
                  <w:divBdr>
                    <w:top w:val="none" w:sz="0" w:space="0" w:color="auto"/>
                    <w:left w:val="none" w:sz="0" w:space="0" w:color="auto"/>
                    <w:bottom w:val="none" w:sz="0" w:space="0" w:color="auto"/>
                    <w:right w:val="none" w:sz="0" w:space="0" w:color="auto"/>
                  </w:divBdr>
                </w:div>
                <w:div w:id="1884367507">
                  <w:marLeft w:val="640"/>
                  <w:marRight w:val="0"/>
                  <w:marTop w:val="0"/>
                  <w:marBottom w:val="0"/>
                  <w:divBdr>
                    <w:top w:val="none" w:sz="0" w:space="0" w:color="auto"/>
                    <w:left w:val="none" w:sz="0" w:space="0" w:color="auto"/>
                    <w:bottom w:val="none" w:sz="0" w:space="0" w:color="auto"/>
                    <w:right w:val="none" w:sz="0" w:space="0" w:color="auto"/>
                  </w:divBdr>
                </w:div>
                <w:div w:id="1895433945">
                  <w:marLeft w:val="640"/>
                  <w:marRight w:val="0"/>
                  <w:marTop w:val="0"/>
                  <w:marBottom w:val="0"/>
                  <w:divBdr>
                    <w:top w:val="none" w:sz="0" w:space="0" w:color="auto"/>
                    <w:left w:val="none" w:sz="0" w:space="0" w:color="auto"/>
                    <w:bottom w:val="none" w:sz="0" w:space="0" w:color="auto"/>
                    <w:right w:val="none" w:sz="0" w:space="0" w:color="auto"/>
                  </w:divBdr>
                </w:div>
                <w:div w:id="1969504907">
                  <w:marLeft w:val="640"/>
                  <w:marRight w:val="0"/>
                  <w:marTop w:val="0"/>
                  <w:marBottom w:val="0"/>
                  <w:divBdr>
                    <w:top w:val="none" w:sz="0" w:space="0" w:color="auto"/>
                    <w:left w:val="none" w:sz="0" w:space="0" w:color="auto"/>
                    <w:bottom w:val="none" w:sz="0" w:space="0" w:color="auto"/>
                    <w:right w:val="none" w:sz="0" w:space="0" w:color="auto"/>
                  </w:divBdr>
                </w:div>
                <w:div w:id="1991788844">
                  <w:marLeft w:val="640"/>
                  <w:marRight w:val="0"/>
                  <w:marTop w:val="0"/>
                  <w:marBottom w:val="0"/>
                  <w:divBdr>
                    <w:top w:val="none" w:sz="0" w:space="0" w:color="auto"/>
                    <w:left w:val="none" w:sz="0" w:space="0" w:color="auto"/>
                    <w:bottom w:val="none" w:sz="0" w:space="0" w:color="auto"/>
                    <w:right w:val="none" w:sz="0" w:space="0" w:color="auto"/>
                  </w:divBdr>
                </w:div>
                <w:div w:id="2006088251">
                  <w:marLeft w:val="640"/>
                  <w:marRight w:val="0"/>
                  <w:marTop w:val="0"/>
                  <w:marBottom w:val="0"/>
                  <w:divBdr>
                    <w:top w:val="none" w:sz="0" w:space="0" w:color="auto"/>
                    <w:left w:val="none" w:sz="0" w:space="0" w:color="auto"/>
                    <w:bottom w:val="none" w:sz="0" w:space="0" w:color="auto"/>
                    <w:right w:val="none" w:sz="0" w:space="0" w:color="auto"/>
                  </w:divBdr>
                </w:div>
                <w:div w:id="2034380281">
                  <w:marLeft w:val="640"/>
                  <w:marRight w:val="0"/>
                  <w:marTop w:val="0"/>
                  <w:marBottom w:val="0"/>
                  <w:divBdr>
                    <w:top w:val="none" w:sz="0" w:space="0" w:color="auto"/>
                    <w:left w:val="none" w:sz="0" w:space="0" w:color="auto"/>
                    <w:bottom w:val="none" w:sz="0" w:space="0" w:color="auto"/>
                    <w:right w:val="none" w:sz="0" w:space="0" w:color="auto"/>
                  </w:divBdr>
                </w:div>
                <w:div w:id="2037651292">
                  <w:marLeft w:val="640"/>
                  <w:marRight w:val="0"/>
                  <w:marTop w:val="0"/>
                  <w:marBottom w:val="0"/>
                  <w:divBdr>
                    <w:top w:val="none" w:sz="0" w:space="0" w:color="auto"/>
                    <w:left w:val="none" w:sz="0" w:space="0" w:color="auto"/>
                    <w:bottom w:val="none" w:sz="0" w:space="0" w:color="auto"/>
                    <w:right w:val="none" w:sz="0" w:space="0" w:color="auto"/>
                  </w:divBdr>
                </w:div>
                <w:div w:id="2040665451">
                  <w:marLeft w:val="640"/>
                  <w:marRight w:val="0"/>
                  <w:marTop w:val="0"/>
                  <w:marBottom w:val="0"/>
                  <w:divBdr>
                    <w:top w:val="none" w:sz="0" w:space="0" w:color="auto"/>
                    <w:left w:val="none" w:sz="0" w:space="0" w:color="auto"/>
                    <w:bottom w:val="none" w:sz="0" w:space="0" w:color="auto"/>
                    <w:right w:val="none" w:sz="0" w:space="0" w:color="auto"/>
                  </w:divBdr>
                </w:div>
                <w:div w:id="2047556594">
                  <w:marLeft w:val="640"/>
                  <w:marRight w:val="0"/>
                  <w:marTop w:val="0"/>
                  <w:marBottom w:val="0"/>
                  <w:divBdr>
                    <w:top w:val="none" w:sz="0" w:space="0" w:color="auto"/>
                    <w:left w:val="none" w:sz="0" w:space="0" w:color="auto"/>
                    <w:bottom w:val="none" w:sz="0" w:space="0" w:color="auto"/>
                    <w:right w:val="none" w:sz="0" w:space="0" w:color="auto"/>
                  </w:divBdr>
                </w:div>
                <w:div w:id="2060781813">
                  <w:marLeft w:val="640"/>
                  <w:marRight w:val="0"/>
                  <w:marTop w:val="0"/>
                  <w:marBottom w:val="0"/>
                  <w:divBdr>
                    <w:top w:val="none" w:sz="0" w:space="0" w:color="auto"/>
                    <w:left w:val="none" w:sz="0" w:space="0" w:color="auto"/>
                    <w:bottom w:val="none" w:sz="0" w:space="0" w:color="auto"/>
                    <w:right w:val="none" w:sz="0" w:space="0" w:color="auto"/>
                  </w:divBdr>
                </w:div>
                <w:div w:id="2146503483">
                  <w:marLeft w:val="640"/>
                  <w:marRight w:val="0"/>
                  <w:marTop w:val="0"/>
                  <w:marBottom w:val="0"/>
                  <w:divBdr>
                    <w:top w:val="none" w:sz="0" w:space="0" w:color="auto"/>
                    <w:left w:val="none" w:sz="0" w:space="0" w:color="auto"/>
                    <w:bottom w:val="none" w:sz="0" w:space="0" w:color="auto"/>
                    <w:right w:val="none" w:sz="0" w:space="0" w:color="auto"/>
                  </w:divBdr>
                </w:div>
              </w:divsChild>
            </w:div>
            <w:div w:id="1641106728">
              <w:marLeft w:val="0"/>
              <w:marRight w:val="0"/>
              <w:marTop w:val="0"/>
              <w:marBottom w:val="0"/>
              <w:divBdr>
                <w:top w:val="none" w:sz="0" w:space="0" w:color="auto"/>
                <w:left w:val="none" w:sz="0" w:space="0" w:color="auto"/>
                <w:bottom w:val="none" w:sz="0" w:space="0" w:color="auto"/>
                <w:right w:val="none" w:sz="0" w:space="0" w:color="auto"/>
              </w:divBdr>
              <w:divsChild>
                <w:div w:id="43532882">
                  <w:marLeft w:val="640"/>
                  <w:marRight w:val="0"/>
                  <w:marTop w:val="0"/>
                  <w:marBottom w:val="0"/>
                  <w:divBdr>
                    <w:top w:val="none" w:sz="0" w:space="0" w:color="auto"/>
                    <w:left w:val="none" w:sz="0" w:space="0" w:color="auto"/>
                    <w:bottom w:val="none" w:sz="0" w:space="0" w:color="auto"/>
                    <w:right w:val="none" w:sz="0" w:space="0" w:color="auto"/>
                  </w:divBdr>
                </w:div>
                <w:div w:id="62291263">
                  <w:marLeft w:val="640"/>
                  <w:marRight w:val="0"/>
                  <w:marTop w:val="0"/>
                  <w:marBottom w:val="0"/>
                  <w:divBdr>
                    <w:top w:val="none" w:sz="0" w:space="0" w:color="auto"/>
                    <w:left w:val="none" w:sz="0" w:space="0" w:color="auto"/>
                    <w:bottom w:val="none" w:sz="0" w:space="0" w:color="auto"/>
                    <w:right w:val="none" w:sz="0" w:space="0" w:color="auto"/>
                  </w:divBdr>
                </w:div>
                <w:div w:id="62526601">
                  <w:marLeft w:val="640"/>
                  <w:marRight w:val="0"/>
                  <w:marTop w:val="0"/>
                  <w:marBottom w:val="0"/>
                  <w:divBdr>
                    <w:top w:val="none" w:sz="0" w:space="0" w:color="auto"/>
                    <w:left w:val="none" w:sz="0" w:space="0" w:color="auto"/>
                    <w:bottom w:val="none" w:sz="0" w:space="0" w:color="auto"/>
                    <w:right w:val="none" w:sz="0" w:space="0" w:color="auto"/>
                  </w:divBdr>
                </w:div>
                <w:div w:id="76052855">
                  <w:marLeft w:val="640"/>
                  <w:marRight w:val="0"/>
                  <w:marTop w:val="0"/>
                  <w:marBottom w:val="0"/>
                  <w:divBdr>
                    <w:top w:val="none" w:sz="0" w:space="0" w:color="auto"/>
                    <w:left w:val="none" w:sz="0" w:space="0" w:color="auto"/>
                    <w:bottom w:val="none" w:sz="0" w:space="0" w:color="auto"/>
                    <w:right w:val="none" w:sz="0" w:space="0" w:color="auto"/>
                  </w:divBdr>
                </w:div>
                <w:div w:id="105739995">
                  <w:marLeft w:val="640"/>
                  <w:marRight w:val="0"/>
                  <w:marTop w:val="0"/>
                  <w:marBottom w:val="0"/>
                  <w:divBdr>
                    <w:top w:val="none" w:sz="0" w:space="0" w:color="auto"/>
                    <w:left w:val="none" w:sz="0" w:space="0" w:color="auto"/>
                    <w:bottom w:val="none" w:sz="0" w:space="0" w:color="auto"/>
                    <w:right w:val="none" w:sz="0" w:space="0" w:color="auto"/>
                  </w:divBdr>
                </w:div>
                <w:div w:id="113015280">
                  <w:marLeft w:val="640"/>
                  <w:marRight w:val="0"/>
                  <w:marTop w:val="0"/>
                  <w:marBottom w:val="0"/>
                  <w:divBdr>
                    <w:top w:val="none" w:sz="0" w:space="0" w:color="auto"/>
                    <w:left w:val="none" w:sz="0" w:space="0" w:color="auto"/>
                    <w:bottom w:val="none" w:sz="0" w:space="0" w:color="auto"/>
                    <w:right w:val="none" w:sz="0" w:space="0" w:color="auto"/>
                  </w:divBdr>
                </w:div>
                <w:div w:id="129052450">
                  <w:marLeft w:val="640"/>
                  <w:marRight w:val="0"/>
                  <w:marTop w:val="0"/>
                  <w:marBottom w:val="0"/>
                  <w:divBdr>
                    <w:top w:val="none" w:sz="0" w:space="0" w:color="auto"/>
                    <w:left w:val="none" w:sz="0" w:space="0" w:color="auto"/>
                    <w:bottom w:val="none" w:sz="0" w:space="0" w:color="auto"/>
                    <w:right w:val="none" w:sz="0" w:space="0" w:color="auto"/>
                  </w:divBdr>
                </w:div>
                <w:div w:id="129514973">
                  <w:marLeft w:val="640"/>
                  <w:marRight w:val="0"/>
                  <w:marTop w:val="0"/>
                  <w:marBottom w:val="0"/>
                  <w:divBdr>
                    <w:top w:val="none" w:sz="0" w:space="0" w:color="auto"/>
                    <w:left w:val="none" w:sz="0" w:space="0" w:color="auto"/>
                    <w:bottom w:val="none" w:sz="0" w:space="0" w:color="auto"/>
                    <w:right w:val="none" w:sz="0" w:space="0" w:color="auto"/>
                  </w:divBdr>
                </w:div>
                <w:div w:id="130248488">
                  <w:marLeft w:val="640"/>
                  <w:marRight w:val="0"/>
                  <w:marTop w:val="0"/>
                  <w:marBottom w:val="0"/>
                  <w:divBdr>
                    <w:top w:val="none" w:sz="0" w:space="0" w:color="auto"/>
                    <w:left w:val="none" w:sz="0" w:space="0" w:color="auto"/>
                    <w:bottom w:val="none" w:sz="0" w:space="0" w:color="auto"/>
                    <w:right w:val="none" w:sz="0" w:space="0" w:color="auto"/>
                  </w:divBdr>
                </w:div>
                <w:div w:id="166557953">
                  <w:marLeft w:val="640"/>
                  <w:marRight w:val="0"/>
                  <w:marTop w:val="0"/>
                  <w:marBottom w:val="0"/>
                  <w:divBdr>
                    <w:top w:val="none" w:sz="0" w:space="0" w:color="auto"/>
                    <w:left w:val="none" w:sz="0" w:space="0" w:color="auto"/>
                    <w:bottom w:val="none" w:sz="0" w:space="0" w:color="auto"/>
                    <w:right w:val="none" w:sz="0" w:space="0" w:color="auto"/>
                  </w:divBdr>
                </w:div>
                <w:div w:id="188840978">
                  <w:marLeft w:val="640"/>
                  <w:marRight w:val="0"/>
                  <w:marTop w:val="0"/>
                  <w:marBottom w:val="0"/>
                  <w:divBdr>
                    <w:top w:val="none" w:sz="0" w:space="0" w:color="auto"/>
                    <w:left w:val="none" w:sz="0" w:space="0" w:color="auto"/>
                    <w:bottom w:val="none" w:sz="0" w:space="0" w:color="auto"/>
                    <w:right w:val="none" w:sz="0" w:space="0" w:color="auto"/>
                  </w:divBdr>
                </w:div>
                <w:div w:id="191496901">
                  <w:marLeft w:val="640"/>
                  <w:marRight w:val="0"/>
                  <w:marTop w:val="0"/>
                  <w:marBottom w:val="0"/>
                  <w:divBdr>
                    <w:top w:val="none" w:sz="0" w:space="0" w:color="auto"/>
                    <w:left w:val="none" w:sz="0" w:space="0" w:color="auto"/>
                    <w:bottom w:val="none" w:sz="0" w:space="0" w:color="auto"/>
                    <w:right w:val="none" w:sz="0" w:space="0" w:color="auto"/>
                  </w:divBdr>
                </w:div>
                <w:div w:id="246695975">
                  <w:marLeft w:val="640"/>
                  <w:marRight w:val="0"/>
                  <w:marTop w:val="0"/>
                  <w:marBottom w:val="0"/>
                  <w:divBdr>
                    <w:top w:val="none" w:sz="0" w:space="0" w:color="auto"/>
                    <w:left w:val="none" w:sz="0" w:space="0" w:color="auto"/>
                    <w:bottom w:val="none" w:sz="0" w:space="0" w:color="auto"/>
                    <w:right w:val="none" w:sz="0" w:space="0" w:color="auto"/>
                  </w:divBdr>
                </w:div>
                <w:div w:id="267204701">
                  <w:marLeft w:val="640"/>
                  <w:marRight w:val="0"/>
                  <w:marTop w:val="0"/>
                  <w:marBottom w:val="0"/>
                  <w:divBdr>
                    <w:top w:val="none" w:sz="0" w:space="0" w:color="auto"/>
                    <w:left w:val="none" w:sz="0" w:space="0" w:color="auto"/>
                    <w:bottom w:val="none" w:sz="0" w:space="0" w:color="auto"/>
                    <w:right w:val="none" w:sz="0" w:space="0" w:color="auto"/>
                  </w:divBdr>
                </w:div>
                <w:div w:id="275331177">
                  <w:marLeft w:val="640"/>
                  <w:marRight w:val="0"/>
                  <w:marTop w:val="0"/>
                  <w:marBottom w:val="0"/>
                  <w:divBdr>
                    <w:top w:val="none" w:sz="0" w:space="0" w:color="auto"/>
                    <w:left w:val="none" w:sz="0" w:space="0" w:color="auto"/>
                    <w:bottom w:val="none" w:sz="0" w:space="0" w:color="auto"/>
                    <w:right w:val="none" w:sz="0" w:space="0" w:color="auto"/>
                  </w:divBdr>
                </w:div>
                <w:div w:id="318659636">
                  <w:marLeft w:val="640"/>
                  <w:marRight w:val="0"/>
                  <w:marTop w:val="0"/>
                  <w:marBottom w:val="0"/>
                  <w:divBdr>
                    <w:top w:val="none" w:sz="0" w:space="0" w:color="auto"/>
                    <w:left w:val="none" w:sz="0" w:space="0" w:color="auto"/>
                    <w:bottom w:val="none" w:sz="0" w:space="0" w:color="auto"/>
                    <w:right w:val="none" w:sz="0" w:space="0" w:color="auto"/>
                  </w:divBdr>
                </w:div>
                <w:div w:id="443572114">
                  <w:marLeft w:val="640"/>
                  <w:marRight w:val="0"/>
                  <w:marTop w:val="0"/>
                  <w:marBottom w:val="0"/>
                  <w:divBdr>
                    <w:top w:val="none" w:sz="0" w:space="0" w:color="auto"/>
                    <w:left w:val="none" w:sz="0" w:space="0" w:color="auto"/>
                    <w:bottom w:val="none" w:sz="0" w:space="0" w:color="auto"/>
                    <w:right w:val="none" w:sz="0" w:space="0" w:color="auto"/>
                  </w:divBdr>
                </w:div>
                <w:div w:id="462504053">
                  <w:marLeft w:val="640"/>
                  <w:marRight w:val="0"/>
                  <w:marTop w:val="0"/>
                  <w:marBottom w:val="0"/>
                  <w:divBdr>
                    <w:top w:val="none" w:sz="0" w:space="0" w:color="auto"/>
                    <w:left w:val="none" w:sz="0" w:space="0" w:color="auto"/>
                    <w:bottom w:val="none" w:sz="0" w:space="0" w:color="auto"/>
                    <w:right w:val="none" w:sz="0" w:space="0" w:color="auto"/>
                  </w:divBdr>
                </w:div>
                <w:div w:id="464158637">
                  <w:marLeft w:val="640"/>
                  <w:marRight w:val="0"/>
                  <w:marTop w:val="0"/>
                  <w:marBottom w:val="0"/>
                  <w:divBdr>
                    <w:top w:val="none" w:sz="0" w:space="0" w:color="auto"/>
                    <w:left w:val="none" w:sz="0" w:space="0" w:color="auto"/>
                    <w:bottom w:val="none" w:sz="0" w:space="0" w:color="auto"/>
                    <w:right w:val="none" w:sz="0" w:space="0" w:color="auto"/>
                  </w:divBdr>
                </w:div>
                <w:div w:id="464662270">
                  <w:marLeft w:val="640"/>
                  <w:marRight w:val="0"/>
                  <w:marTop w:val="0"/>
                  <w:marBottom w:val="0"/>
                  <w:divBdr>
                    <w:top w:val="none" w:sz="0" w:space="0" w:color="auto"/>
                    <w:left w:val="none" w:sz="0" w:space="0" w:color="auto"/>
                    <w:bottom w:val="none" w:sz="0" w:space="0" w:color="auto"/>
                    <w:right w:val="none" w:sz="0" w:space="0" w:color="auto"/>
                  </w:divBdr>
                </w:div>
                <w:div w:id="497890779">
                  <w:marLeft w:val="640"/>
                  <w:marRight w:val="0"/>
                  <w:marTop w:val="0"/>
                  <w:marBottom w:val="0"/>
                  <w:divBdr>
                    <w:top w:val="none" w:sz="0" w:space="0" w:color="auto"/>
                    <w:left w:val="none" w:sz="0" w:space="0" w:color="auto"/>
                    <w:bottom w:val="none" w:sz="0" w:space="0" w:color="auto"/>
                    <w:right w:val="none" w:sz="0" w:space="0" w:color="auto"/>
                  </w:divBdr>
                </w:div>
                <w:div w:id="539123685">
                  <w:marLeft w:val="640"/>
                  <w:marRight w:val="0"/>
                  <w:marTop w:val="0"/>
                  <w:marBottom w:val="0"/>
                  <w:divBdr>
                    <w:top w:val="none" w:sz="0" w:space="0" w:color="auto"/>
                    <w:left w:val="none" w:sz="0" w:space="0" w:color="auto"/>
                    <w:bottom w:val="none" w:sz="0" w:space="0" w:color="auto"/>
                    <w:right w:val="none" w:sz="0" w:space="0" w:color="auto"/>
                  </w:divBdr>
                </w:div>
                <w:div w:id="558790011">
                  <w:marLeft w:val="640"/>
                  <w:marRight w:val="0"/>
                  <w:marTop w:val="0"/>
                  <w:marBottom w:val="0"/>
                  <w:divBdr>
                    <w:top w:val="none" w:sz="0" w:space="0" w:color="auto"/>
                    <w:left w:val="none" w:sz="0" w:space="0" w:color="auto"/>
                    <w:bottom w:val="none" w:sz="0" w:space="0" w:color="auto"/>
                    <w:right w:val="none" w:sz="0" w:space="0" w:color="auto"/>
                  </w:divBdr>
                </w:div>
                <w:div w:id="591664164">
                  <w:marLeft w:val="640"/>
                  <w:marRight w:val="0"/>
                  <w:marTop w:val="0"/>
                  <w:marBottom w:val="0"/>
                  <w:divBdr>
                    <w:top w:val="none" w:sz="0" w:space="0" w:color="auto"/>
                    <w:left w:val="none" w:sz="0" w:space="0" w:color="auto"/>
                    <w:bottom w:val="none" w:sz="0" w:space="0" w:color="auto"/>
                    <w:right w:val="none" w:sz="0" w:space="0" w:color="auto"/>
                  </w:divBdr>
                </w:div>
                <w:div w:id="610163149">
                  <w:marLeft w:val="640"/>
                  <w:marRight w:val="0"/>
                  <w:marTop w:val="0"/>
                  <w:marBottom w:val="0"/>
                  <w:divBdr>
                    <w:top w:val="none" w:sz="0" w:space="0" w:color="auto"/>
                    <w:left w:val="none" w:sz="0" w:space="0" w:color="auto"/>
                    <w:bottom w:val="none" w:sz="0" w:space="0" w:color="auto"/>
                    <w:right w:val="none" w:sz="0" w:space="0" w:color="auto"/>
                  </w:divBdr>
                </w:div>
                <w:div w:id="716052165">
                  <w:marLeft w:val="640"/>
                  <w:marRight w:val="0"/>
                  <w:marTop w:val="0"/>
                  <w:marBottom w:val="0"/>
                  <w:divBdr>
                    <w:top w:val="none" w:sz="0" w:space="0" w:color="auto"/>
                    <w:left w:val="none" w:sz="0" w:space="0" w:color="auto"/>
                    <w:bottom w:val="none" w:sz="0" w:space="0" w:color="auto"/>
                    <w:right w:val="none" w:sz="0" w:space="0" w:color="auto"/>
                  </w:divBdr>
                </w:div>
                <w:div w:id="749229331">
                  <w:marLeft w:val="640"/>
                  <w:marRight w:val="0"/>
                  <w:marTop w:val="0"/>
                  <w:marBottom w:val="0"/>
                  <w:divBdr>
                    <w:top w:val="none" w:sz="0" w:space="0" w:color="auto"/>
                    <w:left w:val="none" w:sz="0" w:space="0" w:color="auto"/>
                    <w:bottom w:val="none" w:sz="0" w:space="0" w:color="auto"/>
                    <w:right w:val="none" w:sz="0" w:space="0" w:color="auto"/>
                  </w:divBdr>
                </w:div>
                <w:div w:id="773674692">
                  <w:marLeft w:val="640"/>
                  <w:marRight w:val="0"/>
                  <w:marTop w:val="0"/>
                  <w:marBottom w:val="0"/>
                  <w:divBdr>
                    <w:top w:val="none" w:sz="0" w:space="0" w:color="auto"/>
                    <w:left w:val="none" w:sz="0" w:space="0" w:color="auto"/>
                    <w:bottom w:val="none" w:sz="0" w:space="0" w:color="auto"/>
                    <w:right w:val="none" w:sz="0" w:space="0" w:color="auto"/>
                  </w:divBdr>
                </w:div>
                <w:div w:id="803231680">
                  <w:marLeft w:val="640"/>
                  <w:marRight w:val="0"/>
                  <w:marTop w:val="0"/>
                  <w:marBottom w:val="0"/>
                  <w:divBdr>
                    <w:top w:val="none" w:sz="0" w:space="0" w:color="auto"/>
                    <w:left w:val="none" w:sz="0" w:space="0" w:color="auto"/>
                    <w:bottom w:val="none" w:sz="0" w:space="0" w:color="auto"/>
                    <w:right w:val="none" w:sz="0" w:space="0" w:color="auto"/>
                  </w:divBdr>
                </w:div>
                <w:div w:id="877007942">
                  <w:marLeft w:val="640"/>
                  <w:marRight w:val="0"/>
                  <w:marTop w:val="0"/>
                  <w:marBottom w:val="0"/>
                  <w:divBdr>
                    <w:top w:val="none" w:sz="0" w:space="0" w:color="auto"/>
                    <w:left w:val="none" w:sz="0" w:space="0" w:color="auto"/>
                    <w:bottom w:val="none" w:sz="0" w:space="0" w:color="auto"/>
                    <w:right w:val="none" w:sz="0" w:space="0" w:color="auto"/>
                  </w:divBdr>
                </w:div>
                <w:div w:id="948507963">
                  <w:marLeft w:val="640"/>
                  <w:marRight w:val="0"/>
                  <w:marTop w:val="0"/>
                  <w:marBottom w:val="0"/>
                  <w:divBdr>
                    <w:top w:val="none" w:sz="0" w:space="0" w:color="auto"/>
                    <w:left w:val="none" w:sz="0" w:space="0" w:color="auto"/>
                    <w:bottom w:val="none" w:sz="0" w:space="0" w:color="auto"/>
                    <w:right w:val="none" w:sz="0" w:space="0" w:color="auto"/>
                  </w:divBdr>
                </w:div>
                <w:div w:id="962082642">
                  <w:marLeft w:val="640"/>
                  <w:marRight w:val="0"/>
                  <w:marTop w:val="0"/>
                  <w:marBottom w:val="0"/>
                  <w:divBdr>
                    <w:top w:val="none" w:sz="0" w:space="0" w:color="auto"/>
                    <w:left w:val="none" w:sz="0" w:space="0" w:color="auto"/>
                    <w:bottom w:val="none" w:sz="0" w:space="0" w:color="auto"/>
                    <w:right w:val="none" w:sz="0" w:space="0" w:color="auto"/>
                  </w:divBdr>
                </w:div>
                <w:div w:id="974070097">
                  <w:marLeft w:val="640"/>
                  <w:marRight w:val="0"/>
                  <w:marTop w:val="0"/>
                  <w:marBottom w:val="0"/>
                  <w:divBdr>
                    <w:top w:val="none" w:sz="0" w:space="0" w:color="auto"/>
                    <w:left w:val="none" w:sz="0" w:space="0" w:color="auto"/>
                    <w:bottom w:val="none" w:sz="0" w:space="0" w:color="auto"/>
                    <w:right w:val="none" w:sz="0" w:space="0" w:color="auto"/>
                  </w:divBdr>
                </w:div>
                <w:div w:id="985477920">
                  <w:marLeft w:val="640"/>
                  <w:marRight w:val="0"/>
                  <w:marTop w:val="0"/>
                  <w:marBottom w:val="0"/>
                  <w:divBdr>
                    <w:top w:val="none" w:sz="0" w:space="0" w:color="auto"/>
                    <w:left w:val="none" w:sz="0" w:space="0" w:color="auto"/>
                    <w:bottom w:val="none" w:sz="0" w:space="0" w:color="auto"/>
                    <w:right w:val="none" w:sz="0" w:space="0" w:color="auto"/>
                  </w:divBdr>
                </w:div>
                <w:div w:id="1007899823">
                  <w:marLeft w:val="640"/>
                  <w:marRight w:val="0"/>
                  <w:marTop w:val="0"/>
                  <w:marBottom w:val="0"/>
                  <w:divBdr>
                    <w:top w:val="none" w:sz="0" w:space="0" w:color="auto"/>
                    <w:left w:val="none" w:sz="0" w:space="0" w:color="auto"/>
                    <w:bottom w:val="none" w:sz="0" w:space="0" w:color="auto"/>
                    <w:right w:val="none" w:sz="0" w:space="0" w:color="auto"/>
                  </w:divBdr>
                </w:div>
                <w:div w:id="1009913397">
                  <w:marLeft w:val="640"/>
                  <w:marRight w:val="0"/>
                  <w:marTop w:val="0"/>
                  <w:marBottom w:val="0"/>
                  <w:divBdr>
                    <w:top w:val="none" w:sz="0" w:space="0" w:color="auto"/>
                    <w:left w:val="none" w:sz="0" w:space="0" w:color="auto"/>
                    <w:bottom w:val="none" w:sz="0" w:space="0" w:color="auto"/>
                    <w:right w:val="none" w:sz="0" w:space="0" w:color="auto"/>
                  </w:divBdr>
                </w:div>
                <w:div w:id="1029334230">
                  <w:marLeft w:val="640"/>
                  <w:marRight w:val="0"/>
                  <w:marTop w:val="0"/>
                  <w:marBottom w:val="0"/>
                  <w:divBdr>
                    <w:top w:val="none" w:sz="0" w:space="0" w:color="auto"/>
                    <w:left w:val="none" w:sz="0" w:space="0" w:color="auto"/>
                    <w:bottom w:val="none" w:sz="0" w:space="0" w:color="auto"/>
                    <w:right w:val="none" w:sz="0" w:space="0" w:color="auto"/>
                  </w:divBdr>
                </w:div>
                <w:div w:id="1052267583">
                  <w:marLeft w:val="640"/>
                  <w:marRight w:val="0"/>
                  <w:marTop w:val="0"/>
                  <w:marBottom w:val="0"/>
                  <w:divBdr>
                    <w:top w:val="none" w:sz="0" w:space="0" w:color="auto"/>
                    <w:left w:val="none" w:sz="0" w:space="0" w:color="auto"/>
                    <w:bottom w:val="none" w:sz="0" w:space="0" w:color="auto"/>
                    <w:right w:val="none" w:sz="0" w:space="0" w:color="auto"/>
                  </w:divBdr>
                </w:div>
                <w:div w:id="1052777513">
                  <w:marLeft w:val="640"/>
                  <w:marRight w:val="0"/>
                  <w:marTop w:val="0"/>
                  <w:marBottom w:val="0"/>
                  <w:divBdr>
                    <w:top w:val="none" w:sz="0" w:space="0" w:color="auto"/>
                    <w:left w:val="none" w:sz="0" w:space="0" w:color="auto"/>
                    <w:bottom w:val="none" w:sz="0" w:space="0" w:color="auto"/>
                    <w:right w:val="none" w:sz="0" w:space="0" w:color="auto"/>
                  </w:divBdr>
                </w:div>
                <w:div w:id="1075125378">
                  <w:marLeft w:val="640"/>
                  <w:marRight w:val="0"/>
                  <w:marTop w:val="0"/>
                  <w:marBottom w:val="0"/>
                  <w:divBdr>
                    <w:top w:val="none" w:sz="0" w:space="0" w:color="auto"/>
                    <w:left w:val="none" w:sz="0" w:space="0" w:color="auto"/>
                    <w:bottom w:val="none" w:sz="0" w:space="0" w:color="auto"/>
                    <w:right w:val="none" w:sz="0" w:space="0" w:color="auto"/>
                  </w:divBdr>
                </w:div>
                <w:div w:id="1079837757">
                  <w:marLeft w:val="640"/>
                  <w:marRight w:val="0"/>
                  <w:marTop w:val="0"/>
                  <w:marBottom w:val="0"/>
                  <w:divBdr>
                    <w:top w:val="none" w:sz="0" w:space="0" w:color="auto"/>
                    <w:left w:val="none" w:sz="0" w:space="0" w:color="auto"/>
                    <w:bottom w:val="none" w:sz="0" w:space="0" w:color="auto"/>
                    <w:right w:val="none" w:sz="0" w:space="0" w:color="auto"/>
                  </w:divBdr>
                </w:div>
                <w:div w:id="1086347494">
                  <w:marLeft w:val="640"/>
                  <w:marRight w:val="0"/>
                  <w:marTop w:val="0"/>
                  <w:marBottom w:val="0"/>
                  <w:divBdr>
                    <w:top w:val="none" w:sz="0" w:space="0" w:color="auto"/>
                    <w:left w:val="none" w:sz="0" w:space="0" w:color="auto"/>
                    <w:bottom w:val="none" w:sz="0" w:space="0" w:color="auto"/>
                    <w:right w:val="none" w:sz="0" w:space="0" w:color="auto"/>
                  </w:divBdr>
                </w:div>
                <w:div w:id="1092898837">
                  <w:marLeft w:val="640"/>
                  <w:marRight w:val="0"/>
                  <w:marTop w:val="0"/>
                  <w:marBottom w:val="0"/>
                  <w:divBdr>
                    <w:top w:val="none" w:sz="0" w:space="0" w:color="auto"/>
                    <w:left w:val="none" w:sz="0" w:space="0" w:color="auto"/>
                    <w:bottom w:val="none" w:sz="0" w:space="0" w:color="auto"/>
                    <w:right w:val="none" w:sz="0" w:space="0" w:color="auto"/>
                  </w:divBdr>
                </w:div>
                <w:div w:id="1098019469">
                  <w:marLeft w:val="640"/>
                  <w:marRight w:val="0"/>
                  <w:marTop w:val="0"/>
                  <w:marBottom w:val="0"/>
                  <w:divBdr>
                    <w:top w:val="none" w:sz="0" w:space="0" w:color="auto"/>
                    <w:left w:val="none" w:sz="0" w:space="0" w:color="auto"/>
                    <w:bottom w:val="none" w:sz="0" w:space="0" w:color="auto"/>
                    <w:right w:val="none" w:sz="0" w:space="0" w:color="auto"/>
                  </w:divBdr>
                </w:div>
                <w:div w:id="1116827320">
                  <w:marLeft w:val="640"/>
                  <w:marRight w:val="0"/>
                  <w:marTop w:val="0"/>
                  <w:marBottom w:val="0"/>
                  <w:divBdr>
                    <w:top w:val="none" w:sz="0" w:space="0" w:color="auto"/>
                    <w:left w:val="none" w:sz="0" w:space="0" w:color="auto"/>
                    <w:bottom w:val="none" w:sz="0" w:space="0" w:color="auto"/>
                    <w:right w:val="none" w:sz="0" w:space="0" w:color="auto"/>
                  </w:divBdr>
                </w:div>
                <w:div w:id="1165440188">
                  <w:marLeft w:val="640"/>
                  <w:marRight w:val="0"/>
                  <w:marTop w:val="0"/>
                  <w:marBottom w:val="0"/>
                  <w:divBdr>
                    <w:top w:val="none" w:sz="0" w:space="0" w:color="auto"/>
                    <w:left w:val="none" w:sz="0" w:space="0" w:color="auto"/>
                    <w:bottom w:val="none" w:sz="0" w:space="0" w:color="auto"/>
                    <w:right w:val="none" w:sz="0" w:space="0" w:color="auto"/>
                  </w:divBdr>
                </w:div>
                <w:div w:id="1245648581">
                  <w:marLeft w:val="640"/>
                  <w:marRight w:val="0"/>
                  <w:marTop w:val="0"/>
                  <w:marBottom w:val="0"/>
                  <w:divBdr>
                    <w:top w:val="none" w:sz="0" w:space="0" w:color="auto"/>
                    <w:left w:val="none" w:sz="0" w:space="0" w:color="auto"/>
                    <w:bottom w:val="none" w:sz="0" w:space="0" w:color="auto"/>
                    <w:right w:val="none" w:sz="0" w:space="0" w:color="auto"/>
                  </w:divBdr>
                </w:div>
                <w:div w:id="1255700868">
                  <w:marLeft w:val="640"/>
                  <w:marRight w:val="0"/>
                  <w:marTop w:val="0"/>
                  <w:marBottom w:val="0"/>
                  <w:divBdr>
                    <w:top w:val="none" w:sz="0" w:space="0" w:color="auto"/>
                    <w:left w:val="none" w:sz="0" w:space="0" w:color="auto"/>
                    <w:bottom w:val="none" w:sz="0" w:space="0" w:color="auto"/>
                    <w:right w:val="none" w:sz="0" w:space="0" w:color="auto"/>
                  </w:divBdr>
                </w:div>
                <w:div w:id="1310482105">
                  <w:marLeft w:val="640"/>
                  <w:marRight w:val="0"/>
                  <w:marTop w:val="0"/>
                  <w:marBottom w:val="0"/>
                  <w:divBdr>
                    <w:top w:val="none" w:sz="0" w:space="0" w:color="auto"/>
                    <w:left w:val="none" w:sz="0" w:space="0" w:color="auto"/>
                    <w:bottom w:val="none" w:sz="0" w:space="0" w:color="auto"/>
                    <w:right w:val="none" w:sz="0" w:space="0" w:color="auto"/>
                  </w:divBdr>
                </w:div>
                <w:div w:id="1442842392">
                  <w:marLeft w:val="640"/>
                  <w:marRight w:val="0"/>
                  <w:marTop w:val="0"/>
                  <w:marBottom w:val="0"/>
                  <w:divBdr>
                    <w:top w:val="none" w:sz="0" w:space="0" w:color="auto"/>
                    <w:left w:val="none" w:sz="0" w:space="0" w:color="auto"/>
                    <w:bottom w:val="none" w:sz="0" w:space="0" w:color="auto"/>
                    <w:right w:val="none" w:sz="0" w:space="0" w:color="auto"/>
                  </w:divBdr>
                </w:div>
                <w:div w:id="1457673785">
                  <w:marLeft w:val="640"/>
                  <w:marRight w:val="0"/>
                  <w:marTop w:val="0"/>
                  <w:marBottom w:val="0"/>
                  <w:divBdr>
                    <w:top w:val="none" w:sz="0" w:space="0" w:color="auto"/>
                    <w:left w:val="none" w:sz="0" w:space="0" w:color="auto"/>
                    <w:bottom w:val="none" w:sz="0" w:space="0" w:color="auto"/>
                    <w:right w:val="none" w:sz="0" w:space="0" w:color="auto"/>
                  </w:divBdr>
                </w:div>
                <w:div w:id="1468351916">
                  <w:marLeft w:val="640"/>
                  <w:marRight w:val="0"/>
                  <w:marTop w:val="0"/>
                  <w:marBottom w:val="0"/>
                  <w:divBdr>
                    <w:top w:val="none" w:sz="0" w:space="0" w:color="auto"/>
                    <w:left w:val="none" w:sz="0" w:space="0" w:color="auto"/>
                    <w:bottom w:val="none" w:sz="0" w:space="0" w:color="auto"/>
                    <w:right w:val="none" w:sz="0" w:space="0" w:color="auto"/>
                  </w:divBdr>
                </w:div>
                <w:div w:id="1493566334">
                  <w:marLeft w:val="640"/>
                  <w:marRight w:val="0"/>
                  <w:marTop w:val="0"/>
                  <w:marBottom w:val="0"/>
                  <w:divBdr>
                    <w:top w:val="none" w:sz="0" w:space="0" w:color="auto"/>
                    <w:left w:val="none" w:sz="0" w:space="0" w:color="auto"/>
                    <w:bottom w:val="none" w:sz="0" w:space="0" w:color="auto"/>
                    <w:right w:val="none" w:sz="0" w:space="0" w:color="auto"/>
                  </w:divBdr>
                </w:div>
                <w:div w:id="1534876825">
                  <w:marLeft w:val="640"/>
                  <w:marRight w:val="0"/>
                  <w:marTop w:val="0"/>
                  <w:marBottom w:val="0"/>
                  <w:divBdr>
                    <w:top w:val="none" w:sz="0" w:space="0" w:color="auto"/>
                    <w:left w:val="none" w:sz="0" w:space="0" w:color="auto"/>
                    <w:bottom w:val="none" w:sz="0" w:space="0" w:color="auto"/>
                    <w:right w:val="none" w:sz="0" w:space="0" w:color="auto"/>
                  </w:divBdr>
                </w:div>
                <w:div w:id="1549998445">
                  <w:marLeft w:val="640"/>
                  <w:marRight w:val="0"/>
                  <w:marTop w:val="0"/>
                  <w:marBottom w:val="0"/>
                  <w:divBdr>
                    <w:top w:val="none" w:sz="0" w:space="0" w:color="auto"/>
                    <w:left w:val="none" w:sz="0" w:space="0" w:color="auto"/>
                    <w:bottom w:val="none" w:sz="0" w:space="0" w:color="auto"/>
                    <w:right w:val="none" w:sz="0" w:space="0" w:color="auto"/>
                  </w:divBdr>
                </w:div>
                <w:div w:id="1554582845">
                  <w:marLeft w:val="640"/>
                  <w:marRight w:val="0"/>
                  <w:marTop w:val="0"/>
                  <w:marBottom w:val="0"/>
                  <w:divBdr>
                    <w:top w:val="none" w:sz="0" w:space="0" w:color="auto"/>
                    <w:left w:val="none" w:sz="0" w:space="0" w:color="auto"/>
                    <w:bottom w:val="none" w:sz="0" w:space="0" w:color="auto"/>
                    <w:right w:val="none" w:sz="0" w:space="0" w:color="auto"/>
                  </w:divBdr>
                </w:div>
                <w:div w:id="1597791319">
                  <w:marLeft w:val="640"/>
                  <w:marRight w:val="0"/>
                  <w:marTop w:val="0"/>
                  <w:marBottom w:val="0"/>
                  <w:divBdr>
                    <w:top w:val="none" w:sz="0" w:space="0" w:color="auto"/>
                    <w:left w:val="none" w:sz="0" w:space="0" w:color="auto"/>
                    <w:bottom w:val="none" w:sz="0" w:space="0" w:color="auto"/>
                    <w:right w:val="none" w:sz="0" w:space="0" w:color="auto"/>
                  </w:divBdr>
                </w:div>
                <w:div w:id="1612593384">
                  <w:marLeft w:val="640"/>
                  <w:marRight w:val="0"/>
                  <w:marTop w:val="0"/>
                  <w:marBottom w:val="0"/>
                  <w:divBdr>
                    <w:top w:val="none" w:sz="0" w:space="0" w:color="auto"/>
                    <w:left w:val="none" w:sz="0" w:space="0" w:color="auto"/>
                    <w:bottom w:val="none" w:sz="0" w:space="0" w:color="auto"/>
                    <w:right w:val="none" w:sz="0" w:space="0" w:color="auto"/>
                  </w:divBdr>
                </w:div>
                <w:div w:id="1644579102">
                  <w:marLeft w:val="640"/>
                  <w:marRight w:val="0"/>
                  <w:marTop w:val="0"/>
                  <w:marBottom w:val="0"/>
                  <w:divBdr>
                    <w:top w:val="none" w:sz="0" w:space="0" w:color="auto"/>
                    <w:left w:val="none" w:sz="0" w:space="0" w:color="auto"/>
                    <w:bottom w:val="none" w:sz="0" w:space="0" w:color="auto"/>
                    <w:right w:val="none" w:sz="0" w:space="0" w:color="auto"/>
                  </w:divBdr>
                </w:div>
                <w:div w:id="1734350762">
                  <w:marLeft w:val="640"/>
                  <w:marRight w:val="0"/>
                  <w:marTop w:val="0"/>
                  <w:marBottom w:val="0"/>
                  <w:divBdr>
                    <w:top w:val="none" w:sz="0" w:space="0" w:color="auto"/>
                    <w:left w:val="none" w:sz="0" w:space="0" w:color="auto"/>
                    <w:bottom w:val="none" w:sz="0" w:space="0" w:color="auto"/>
                    <w:right w:val="none" w:sz="0" w:space="0" w:color="auto"/>
                  </w:divBdr>
                </w:div>
                <w:div w:id="1743873865">
                  <w:marLeft w:val="640"/>
                  <w:marRight w:val="0"/>
                  <w:marTop w:val="0"/>
                  <w:marBottom w:val="0"/>
                  <w:divBdr>
                    <w:top w:val="none" w:sz="0" w:space="0" w:color="auto"/>
                    <w:left w:val="none" w:sz="0" w:space="0" w:color="auto"/>
                    <w:bottom w:val="none" w:sz="0" w:space="0" w:color="auto"/>
                    <w:right w:val="none" w:sz="0" w:space="0" w:color="auto"/>
                  </w:divBdr>
                </w:div>
                <w:div w:id="1771731733">
                  <w:marLeft w:val="640"/>
                  <w:marRight w:val="0"/>
                  <w:marTop w:val="0"/>
                  <w:marBottom w:val="0"/>
                  <w:divBdr>
                    <w:top w:val="none" w:sz="0" w:space="0" w:color="auto"/>
                    <w:left w:val="none" w:sz="0" w:space="0" w:color="auto"/>
                    <w:bottom w:val="none" w:sz="0" w:space="0" w:color="auto"/>
                    <w:right w:val="none" w:sz="0" w:space="0" w:color="auto"/>
                  </w:divBdr>
                </w:div>
                <w:div w:id="1842311665">
                  <w:marLeft w:val="640"/>
                  <w:marRight w:val="0"/>
                  <w:marTop w:val="0"/>
                  <w:marBottom w:val="0"/>
                  <w:divBdr>
                    <w:top w:val="none" w:sz="0" w:space="0" w:color="auto"/>
                    <w:left w:val="none" w:sz="0" w:space="0" w:color="auto"/>
                    <w:bottom w:val="none" w:sz="0" w:space="0" w:color="auto"/>
                    <w:right w:val="none" w:sz="0" w:space="0" w:color="auto"/>
                  </w:divBdr>
                </w:div>
                <w:div w:id="1846632742">
                  <w:marLeft w:val="640"/>
                  <w:marRight w:val="0"/>
                  <w:marTop w:val="0"/>
                  <w:marBottom w:val="0"/>
                  <w:divBdr>
                    <w:top w:val="none" w:sz="0" w:space="0" w:color="auto"/>
                    <w:left w:val="none" w:sz="0" w:space="0" w:color="auto"/>
                    <w:bottom w:val="none" w:sz="0" w:space="0" w:color="auto"/>
                    <w:right w:val="none" w:sz="0" w:space="0" w:color="auto"/>
                  </w:divBdr>
                </w:div>
                <w:div w:id="1862814239">
                  <w:marLeft w:val="640"/>
                  <w:marRight w:val="0"/>
                  <w:marTop w:val="0"/>
                  <w:marBottom w:val="0"/>
                  <w:divBdr>
                    <w:top w:val="none" w:sz="0" w:space="0" w:color="auto"/>
                    <w:left w:val="none" w:sz="0" w:space="0" w:color="auto"/>
                    <w:bottom w:val="none" w:sz="0" w:space="0" w:color="auto"/>
                    <w:right w:val="none" w:sz="0" w:space="0" w:color="auto"/>
                  </w:divBdr>
                </w:div>
                <w:div w:id="1911302676">
                  <w:marLeft w:val="640"/>
                  <w:marRight w:val="0"/>
                  <w:marTop w:val="0"/>
                  <w:marBottom w:val="0"/>
                  <w:divBdr>
                    <w:top w:val="none" w:sz="0" w:space="0" w:color="auto"/>
                    <w:left w:val="none" w:sz="0" w:space="0" w:color="auto"/>
                    <w:bottom w:val="none" w:sz="0" w:space="0" w:color="auto"/>
                    <w:right w:val="none" w:sz="0" w:space="0" w:color="auto"/>
                  </w:divBdr>
                </w:div>
                <w:div w:id="1978802679">
                  <w:marLeft w:val="640"/>
                  <w:marRight w:val="0"/>
                  <w:marTop w:val="0"/>
                  <w:marBottom w:val="0"/>
                  <w:divBdr>
                    <w:top w:val="none" w:sz="0" w:space="0" w:color="auto"/>
                    <w:left w:val="none" w:sz="0" w:space="0" w:color="auto"/>
                    <w:bottom w:val="none" w:sz="0" w:space="0" w:color="auto"/>
                    <w:right w:val="none" w:sz="0" w:space="0" w:color="auto"/>
                  </w:divBdr>
                </w:div>
                <w:div w:id="1992637858">
                  <w:marLeft w:val="640"/>
                  <w:marRight w:val="0"/>
                  <w:marTop w:val="0"/>
                  <w:marBottom w:val="0"/>
                  <w:divBdr>
                    <w:top w:val="none" w:sz="0" w:space="0" w:color="auto"/>
                    <w:left w:val="none" w:sz="0" w:space="0" w:color="auto"/>
                    <w:bottom w:val="none" w:sz="0" w:space="0" w:color="auto"/>
                    <w:right w:val="none" w:sz="0" w:space="0" w:color="auto"/>
                  </w:divBdr>
                </w:div>
                <w:div w:id="2015839547">
                  <w:marLeft w:val="640"/>
                  <w:marRight w:val="0"/>
                  <w:marTop w:val="0"/>
                  <w:marBottom w:val="0"/>
                  <w:divBdr>
                    <w:top w:val="none" w:sz="0" w:space="0" w:color="auto"/>
                    <w:left w:val="none" w:sz="0" w:space="0" w:color="auto"/>
                    <w:bottom w:val="none" w:sz="0" w:space="0" w:color="auto"/>
                    <w:right w:val="none" w:sz="0" w:space="0" w:color="auto"/>
                  </w:divBdr>
                </w:div>
                <w:div w:id="2136823647">
                  <w:marLeft w:val="640"/>
                  <w:marRight w:val="0"/>
                  <w:marTop w:val="0"/>
                  <w:marBottom w:val="0"/>
                  <w:divBdr>
                    <w:top w:val="none" w:sz="0" w:space="0" w:color="auto"/>
                    <w:left w:val="none" w:sz="0" w:space="0" w:color="auto"/>
                    <w:bottom w:val="none" w:sz="0" w:space="0" w:color="auto"/>
                    <w:right w:val="none" w:sz="0" w:space="0" w:color="auto"/>
                  </w:divBdr>
                </w:div>
              </w:divsChild>
            </w:div>
            <w:div w:id="1664508560">
              <w:marLeft w:val="0"/>
              <w:marRight w:val="0"/>
              <w:marTop w:val="0"/>
              <w:marBottom w:val="0"/>
              <w:divBdr>
                <w:top w:val="none" w:sz="0" w:space="0" w:color="auto"/>
                <w:left w:val="none" w:sz="0" w:space="0" w:color="auto"/>
                <w:bottom w:val="none" w:sz="0" w:space="0" w:color="auto"/>
                <w:right w:val="none" w:sz="0" w:space="0" w:color="auto"/>
              </w:divBdr>
              <w:divsChild>
                <w:div w:id="34742623">
                  <w:marLeft w:val="640"/>
                  <w:marRight w:val="0"/>
                  <w:marTop w:val="0"/>
                  <w:marBottom w:val="0"/>
                  <w:divBdr>
                    <w:top w:val="none" w:sz="0" w:space="0" w:color="auto"/>
                    <w:left w:val="none" w:sz="0" w:space="0" w:color="auto"/>
                    <w:bottom w:val="none" w:sz="0" w:space="0" w:color="auto"/>
                    <w:right w:val="none" w:sz="0" w:space="0" w:color="auto"/>
                  </w:divBdr>
                </w:div>
                <w:div w:id="37319162">
                  <w:marLeft w:val="640"/>
                  <w:marRight w:val="0"/>
                  <w:marTop w:val="0"/>
                  <w:marBottom w:val="0"/>
                  <w:divBdr>
                    <w:top w:val="none" w:sz="0" w:space="0" w:color="auto"/>
                    <w:left w:val="none" w:sz="0" w:space="0" w:color="auto"/>
                    <w:bottom w:val="none" w:sz="0" w:space="0" w:color="auto"/>
                    <w:right w:val="none" w:sz="0" w:space="0" w:color="auto"/>
                  </w:divBdr>
                </w:div>
                <w:div w:id="91820770">
                  <w:marLeft w:val="640"/>
                  <w:marRight w:val="0"/>
                  <w:marTop w:val="0"/>
                  <w:marBottom w:val="0"/>
                  <w:divBdr>
                    <w:top w:val="none" w:sz="0" w:space="0" w:color="auto"/>
                    <w:left w:val="none" w:sz="0" w:space="0" w:color="auto"/>
                    <w:bottom w:val="none" w:sz="0" w:space="0" w:color="auto"/>
                    <w:right w:val="none" w:sz="0" w:space="0" w:color="auto"/>
                  </w:divBdr>
                </w:div>
                <w:div w:id="95250116">
                  <w:marLeft w:val="640"/>
                  <w:marRight w:val="0"/>
                  <w:marTop w:val="0"/>
                  <w:marBottom w:val="0"/>
                  <w:divBdr>
                    <w:top w:val="none" w:sz="0" w:space="0" w:color="auto"/>
                    <w:left w:val="none" w:sz="0" w:space="0" w:color="auto"/>
                    <w:bottom w:val="none" w:sz="0" w:space="0" w:color="auto"/>
                    <w:right w:val="none" w:sz="0" w:space="0" w:color="auto"/>
                  </w:divBdr>
                </w:div>
                <w:div w:id="99304234">
                  <w:marLeft w:val="640"/>
                  <w:marRight w:val="0"/>
                  <w:marTop w:val="0"/>
                  <w:marBottom w:val="0"/>
                  <w:divBdr>
                    <w:top w:val="none" w:sz="0" w:space="0" w:color="auto"/>
                    <w:left w:val="none" w:sz="0" w:space="0" w:color="auto"/>
                    <w:bottom w:val="none" w:sz="0" w:space="0" w:color="auto"/>
                    <w:right w:val="none" w:sz="0" w:space="0" w:color="auto"/>
                  </w:divBdr>
                </w:div>
                <w:div w:id="100027956">
                  <w:marLeft w:val="640"/>
                  <w:marRight w:val="0"/>
                  <w:marTop w:val="0"/>
                  <w:marBottom w:val="0"/>
                  <w:divBdr>
                    <w:top w:val="none" w:sz="0" w:space="0" w:color="auto"/>
                    <w:left w:val="none" w:sz="0" w:space="0" w:color="auto"/>
                    <w:bottom w:val="none" w:sz="0" w:space="0" w:color="auto"/>
                    <w:right w:val="none" w:sz="0" w:space="0" w:color="auto"/>
                  </w:divBdr>
                </w:div>
                <w:div w:id="105122278">
                  <w:marLeft w:val="640"/>
                  <w:marRight w:val="0"/>
                  <w:marTop w:val="0"/>
                  <w:marBottom w:val="0"/>
                  <w:divBdr>
                    <w:top w:val="none" w:sz="0" w:space="0" w:color="auto"/>
                    <w:left w:val="none" w:sz="0" w:space="0" w:color="auto"/>
                    <w:bottom w:val="none" w:sz="0" w:space="0" w:color="auto"/>
                    <w:right w:val="none" w:sz="0" w:space="0" w:color="auto"/>
                  </w:divBdr>
                </w:div>
                <w:div w:id="109515783">
                  <w:marLeft w:val="640"/>
                  <w:marRight w:val="0"/>
                  <w:marTop w:val="0"/>
                  <w:marBottom w:val="0"/>
                  <w:divBdr>
                    <w:top w:val="none" w:sz="0" w:space="0" w:color="auto"/>
                    <w:left w:val="none" w:sz="0" w:space="0" w:color="auto"/>
                    <w:bottom w:val="none" w:sz="0" w:space="0" w:color="auto"/>
                    <w:right w:val="none" w:sz="0" w:space="0" w:color="auto"/>
                  </w:divBdr>
                </w:div>
                <w:div w:id="130750735">
                  <w:marLeft w:val="640"/>
                  <w:marRight w:val="0"/>
                  <w:marTop w:val="0"/>
                  <w:marBottom w:val="0"/>
                  <w:divBdr>
                    <w:top w:val="none" w:sz="0" w:space="0" w:color="auto"/>
                    <w:left w:val="none" w:sz="0" w:space="0" w:color="auto"/>
                    <w:bottom w:val="none" w:sz="0" w:space="0" w:color="auto"/>
                    <w:right w:val="none" w:sz="0" w:space="0" w:color="auto"/>
                  </w:divBdr>
                </w:div>
                <w:div w:id="136150075">
                  <w:marLeft w:val="640"/>
                  <w:marRight w:val="0"/>
                  <w:marTop w:val="0"/>
                  <w:marBottom w:val="0"/>
                  <w:divBdr>
                    <w:top w:val="none" w:sz="0" w:space="0" w:color="auto"/>
                    <w:left w:val="none" w:sz="0" w:space="0" w:color="auto"/>
                    <w:bottom w:val="none" w:sz="0" w:space="0" w:color="auto"/>
                    <w:right w:val="none" w:sz="0" w:space="0" w:color="auto"/>
                  </w:divBdr>
                </w:div>
                <w:div w:id="139002254">
                  <w:marLeft w:val="640"/>
                  <w:marRight w:val="0"/>
                  <w:marTop w:val="0"/>
                  <w:marBottom w:val="0"/>
                  <w:divBdr>
                    <w:top w:val="none" w:sz="0" w:space="0" w:color="auto"/>
                    <w:left w:val="none" w:sz="0" w:space="0" w:color="auto"/>
                    <w:bottom w:val="none" w:sz="0" w:space="0" w:color="auto"/>
                    <w:right w:val="none" w:sz="0" w:space="0" w:color="auto"/>
                  </w:divBdr>
                </w:div>
                <w:div w:id="143009203">
                  <w:marLeft w:val="640"/>
                  <w:marRight w:val="0"/>
                  <w:marTop w:val="0"/>
                  <w:marBottom w:val="0"/>
                  <w:divBdr>
                    <w:top w:val="none" w:sz="0" w:space="0" w:color="auto"/>
                    <w:left w:val="none" w:sz="0" w:space="0" w:color="auto"/>
                    <w:bottom w:val="none" w:sz="0" w:space="0" w:color="auto"/>
                    <w:right w:val="none" w:sz="0" w:space="0" w:color="auto"/>
                  </w:divBdr>
                </w:div>
                <w:div w:id="157505357">
                  <w:marLeft w:val="640"/>
                  <w:marRight w:val="0"/>
                  <w:marTop w:val="0"/>
                  <w:marBottom w:val="0"/>
                  <w:divBdr>
                    <w:top w:val="none" w:sz="0" w:space="0" w:color="auto"/>
                    <w:left w:val="none" w:sz="0" w:space="0" w:color="auto"/>
                    <w:bottom w:val="none" w:sz="0" w:space="0" w:color="auto"/>
                    <w:right w:val="none" w:sz="0" w:space="0" w:color="auto"/>
                  </w:divBdr>
                </w:div>
                <w:div w:id="227107760">
                  <w:marLeft w:val="640"/>
                  <w:marRight w:val="0"/>
                  <w:marTop w:val="0"/>
                  <w:marBottom w:val="0"/>
                  <w:divBdr>
                    <w:top w:val="none" w:sz="0" w:space="0" w:color="auto"/>
                    <w:left w:val="none" w:sz="0" w:space="0" w:color="auto"/>
                    <w:bottom w:val="none" w:sz="0" w:space="0" w:color="auto"/>
                    <w:right w:val="none" w:sz="0" w:space="0" w:color="auto"/>
                  </w:divBdr>
                </w:div>
                <w:div w:id="246425949">
                  <w:marLeft w:val="640"/>
                  <w:marRight w:val="0"/>
                  <w:marTop w:val="0"/>
                  <w:marBottom w:val="0"/>
                  <w:divBdr>
                    <w:top w:val="none" w:sz="0" w:space="0" w:color="auto"/>
                    <w:left w:val="none" w:sz="0" w:space="0" w:color="auto"/>
                    <w:bottom w:val="none" w:sz="0" w:space="0" w:color="auto"/>
                    <w:right w:val="none" w:sz="0" w:space="0" w:color="auto"/>
                  </w:divBdr>
                </w:div>
                <w:div w:id="276374768">
                  <w:marLeft w:val="640"/>
                  <w:marRight w:val="0"/>
                  <w:marTop w:val="0"/>
                  <w:marBottom w:val="0"/>
                  <w:divBdr>
                    <w:top w:val="none" w:sz="0" w:space="0" w:color="auto"/>
                    <w:left w:val="none" w:sz="0" w:space="0" w:color="auto"/>
                    <w:bottom w:val="none" w:sz="0" w:space="0" w:color="auto"/>
                    <w:right w:val="none" w:sz="0" w:space="0" w:color="auto"/>
                  </w:divBdr>
                </w:div>
                <w:div w:id="282425204">
                  <w:marLeft w:val="640"/>
                  <w:marRight w:val="0"/>
                  <w:marTop w:val="0"/>
                  <w:marBottom w:val="0"/>
                  <w:divBdr>
                    <w:top w:val="none" w:sz="0" w:space="0" w:color="auto"/>
                    <w:left w:val="none" w:sz="0" w:space="0" w:color="auto"/>
                    <w:bottom w:val="none" w:sz="0" w:space="0" w:color="auto"/>
                    <w:right w:val="none" w:sz="0" w:space="0" w:color="auto"/>
                  </w:divBdr>
                </w:div>
                <w:div w:id="288904391">
                  <w:marLeft w:val="640"/>
                  <w:marRight w:val="0"/>
                  <w:marTop w:val="0"/>
                  <w:marBottom w:val="0"/>
                  <w:divBdr>
                    <w:top w:val="none" w:sz="0" w:space="0" w:color="auto"/>
                    <w:left w:val="none" w:sz="0" w:space="0" w:color="auto"/>
                    <w:bottom w:val="none" w:sz="0" w:space="0" w:color="auto"/>
                    <w:right w:val="none" w:sz="0" w:space="0" w:color="auto"/>
                  </w:divBdr>
                </w:div>
                <w:div w:id="301035597">
                  <w:marLeft w:val="640"/>
                  <w:marRight w:val="0"/>
                  <w:marTop w:val="0"/>
                  <w:marBottom w:val="0"/>
                  <w:divBdr>
                    <w:top w:val="none" w:sz="0" w:space="0" w:color="auto"/>
                    <w:left w:val="none" w:sz="0" w:space="0" w:color="auto"/>
                    <w:bottom w:val="none" w:sz="0" w:space="0" w:color="auto"/>
                    <w:right w:val="none" w:sz="0" w:space="0" w:color="auto"/>
                  </w:divBdr>
                </w:div>
                <w:div w:id="343240845">
                  <w:marLeft w:val="640"/>
                  <w:marRight w:val="0"/>
                  <w:marTop w:val="0"/>
                  <w:marBottom w:val="0"/>
                  <w:divBdr>
                    <w:top w:val="none" w:sz="0" w:space="0" w:color="auto"/>
                    <w:left w:val="none" w:sz="0" w:space="0" w:color="auto"/>
                    <w:bottom w:val="none" w:sz="0" w:space="0" w:color="auto"/>
                    <w:right w:val="none" w:sz="0" w:space="0" w:color="auto"/>
                  </w:divBdr>
                </w:div>
                <w:div w:id="367534517">
                  <w:marLeft w:val="640"/>
                  <w:marRight w:val="0"/>
                  <w:marTop w:val="0"/>
                  <w:marBottom w:val="0"/>
                  <w:divBdr>
                    <w:top w:val="none" w:sz="0" w:space="0" w:color="auto"/>
                    <w:left w:val="none" w:sz="0" w:space="0" w:color="auto"/>
                    <w:bottom w:val="none" w:sz="0" w:space="0" w:color="auto"/>
                    <w:right w:val="none" w:sz="0" w:space="0" w:color="auto"/>
                  </w:divBdr>
                </w:div>
                <w:div w:id="431360206">
                  <w:marLeft w:val="640"/>
                  <w:marRight w:val="0"/>
                  <w:marTop w:val="0"/>
                  <w:marBottom w:val="0"/>
                  <w:divBdr>
                    <w:top w:val="none" w:sz="0" w:space="0" w:color="auto"/>
                    <w:left w:val="none" w:sz="0" w:space="0" w:color="auto"/>
                    <w:bottom w:val="none" w:sz="0" w:space="0" w:color="auto"/>
                    <w:right w:val="none" w:sz="0" w:space="0" w:color="auto"/>
                  </w:divBdr>
                </w:div>
                <w:div w:id="454250209">
                  <w:marLeft w:val="640"/>
                  <w:marRight w:val="0"/>
                  <w:marTop w:val="0"/>
                  <w:marBottom w:val="0"/>
                  <w:divBdr>
                    <w:top w:val="none" w:sz="0" w:space="0" w:color="auto"/>
                    <w:left w:val="none" w:sz="0" w:space="0" w:color="auto"/>
                    <w:bottom w:val="none" w:sz="0" w:space="0" w:color="auto"/>
                    <w:right w:val="none" w:sz="0" w:space="0" w:color="auto"/>
                  </w:divBdr>
                </w:div>
                <w:div w:id="456218908">
                  <w:marLeft w:val="640"/>
                  <w:marRight w:val="0"/>
                  <w:marTop w:val="0"/>
                  <w:marBottom w:val="0"/>
                  <w:divBdr>
                    <w:top w:val="none" w:sz="0" w:space="0" w:color="auto"/>
                    <w:left w:val="none" w:sz="0" w:space="0" w:color="auto"/>
                    <w:bottom w:val="none" w:sz="0" w:space="0" w:color="auto"/>
                    <w:right w:val="none" w:sz="0" w:space="0" w:color="auto"/>
                  </w:divBdr>
                </w:div>
                <w:div w:id="505904738">
                  <w:marLeft w:val="640"/>
                  <w:marRight w:val="0"/>
                  <w:marTop w:val="0"/>
                  <w:marBottom w:val="0"/>
                  <w:divBdr>
                    <w:top w:val="none" w:sz="0" w:space="0" w:color="auto"/>
                    <w:left w:val="none" w:sz="0" w:space="0" w:color="auto"/>
                    <w:bottom w:val="none" w:sz="0" w:space="0" w:color="auto"/>
                    <w:right w:val="none" w:sz="0" w:space="0" w:color="auto"/>
                  </w:divBdr>
                </w:div>
                <w:div w:id="521625843">
                  <w:marLeft w:val="640"/>
                  <w:marRight w:val="0"/>
                  <w:marTop w:val="0"/>
                  <w:marBottom w:val="0"/>
                  <w:divBdr>
                    <w:top w:val="none" w:sz="0" w:space="0" w:color="auto"/>
                    <w:left w:val="none" w:sz="0" w:space="0" w:color="auto"/>
                    <w:bottom w:val="none" w:sz="0" w:space="0" w:color="auto"/>
                    <w:right w:val="none" w:sz="0" w:space="0" w:color="auto"/>
                  </w:divBdr>
                </w:div>
                <w:div w:id="646669111">
                  <w:marLeft w:val="640"/>
                  <w:marRight w:val="0"/>
                  <w:marTop w:val="0"/>
                  <w:marBottom w:val="0"/>
                  <w:divBdr>
                    <w:top w:val="none" w:sz="0" w:space="0" w:color="auto"/>
                    <w:left w:val="none" w:sz="0" w:space="0" w:color="auto"/>
                    <w:bottom w:val="none" w:sz="0" w:space="0" w:color="auto"/>
                    <w:right w:val="none" w:sz="0" w:space="0" w:color="auto"/>
                  </w:divBdr>
                </w:div>
                <w:div w:id="677731030">
                  <w:marLeft w:val="640"/>
                  <w:marRight w:val="0"/>
                  <w:marTop w:val="0"/>
                  <w:marBottom w:val="0"/>
                  <w:divBdr>
                    <w:top w:val="none" w:sz="0" w:space="0" w:color="auto"/>
                    <w:left w:val="none" w:sz="0" w:space="0" w:color="auto"/>
                    <w:bottom w:val="none" w:sz="0" w:space="0" w:color="auto"/>
                    <w:right w:val="none" w:sz="0" w:space="0" w:color="auto"/>
                  </w:divBdr>
                </w:div>
                <w:div w:id="690256516">
                  <w:marLeft w:val="640"/>
                  <w:marRight w:val="0"/>
                  <w:marTop w:val="0"/>
                  <w:marBottom w:val="0"/>
                  <w:divBdr>
                    <w:top w:val="none" w:sz="0" w:space="0" w:color="auto"/>
                    <w:left w:val="none" w:sz="0" w:space="0" w:color="auto"/>
                    <w:bottom w:val="none" w:sz="0" w:space="0" w:color="auto"/>
                    <w:right w:val="none" w:sz="0" w:space="0" w:color="auto"/>
                  </w:divBdr>
                </w:div>
                <w:div w:id="743139808">
                  <w:marLeft w:val="640"/>
                  <w:marRight w:val="0"/>
                  <w:marTop w:val="0"/>
                  <w:marBottom w:val="0"/>
                  <w:divBdr>
                    <w:top w:val="none" w:sz="0" w:space="0" w:color="auto"/>
                    <w:left w:val="none" w:sz="0" w:space="0" w:color="auto"/>
                    <w:bottom w:val="none" w:sz="0" w:space="0" w:color="auto"/>
                    <w:right w:val="none" w:sz="0" w:space="0" w:color="auto"/>
                  </w:divBdr>
                </w:div>
                <w:div w:id="754866475">
                  <w:marLeft w:val="640"/>
                  <w:marRight w:val="0"/>
                  <w:marTop w:val="0"/>
                  <w:marBottom w:val="0"/>
                  <w:divBdr>
                    <w:top w:val="none" w:sz="0" w:space="0" w:color="auto"/>
                    <w:left w:val="none" w:sz="0" w:space="0" w:color="auto"/>
                    <w:bottom w:val="none" w:sz="0" w:space="0" w:color="auto"/>
                    <w:right w:val="none" w:sz="0" w:space="0" w:color="auto"/>
                  </w:divBdr>
                </w:div>
                <w:div w:id="781152938">
                  <w:marLeft w:val="640"/>
                  <w:marRight w:val="0"/>
                  <w:marTop w:val="0"/>
                  <w:marBottom w:val="0"/>
                  <w:divBdr>
                    <w:top w:val="none" w:sz="0" w:space="0" w:color="auto"/>
                    <w:left w:val="none" w:sz="0" w:space="0" w:color="auto"/>
                    <w:bottom w:val="none" w:sz="0" w:space="0" w:color="auto"/>
                    <w:right w:val="none" w:sz="0" w:space="0" w:color="auto"/>
                  </w:divBdr>
                </w:div>
                <w:div w:id="816534928">
                  <w:marLeft w:val="640"/>
                  <w:marRight w:val="0"/>
                  <w:marTop w:val="0"/>
                  <w:marBottom w:val="0"/>
                  <w:divBdr>
                    <w:top w:val="none" w:sz="0" w:space="0" w:color="auto"/>
                    <w:left w:val="none" w:sz="0" w:space="0" w:color="auto"/>
                    <w:bottom w:val="none" w:sz="0" w:space="0" w:color="auto"/>
                    <w:right w:val="none" w:sz="0" w:space="0" w:color="auto"/>
                  </w:divBdr>
                </w:div>
                <w:div w:id="817838422">
                  <w:marLeft w:val="640"/>
                  <w:marRight w:val="0"/>
                  <w:marTop w:val="0"/>
                  <w:marBottom w:val="0"/>
                  <w:divBdr>
                    <w:top w:val="none" w:sz="0" w:space="0" w:color="auto"/>
                    <w:left w:val="none" w:sz="0" w:space="0" w:color="auto"/>
                    <w:bottom w:val="none" w:sz="0" w:space="0" w:color="auto"/>
                    <w:right w:val="none" w:sz="0" w:space="0" w:color="auto"/>
                  </w:divBdr>
                </w:div>
                <w:div w:id="818888345">
                  <w:marLeft w:val="640"/>
                  <w:marRight w:val="0"/>
                  <w:marTop w:val="0"/>
                  <w:marBottom w:val="0"/>
                  <w:divBdr>
                    <w:top w:val="none" w:sz="0" w:space="0" w:color="auto"/>
                    <w:left w:val="none" w:sz="0" w:space="0" w:color="auto"/>
                    <w:bottom w:val="none" w:sz="0" w:space="0" w:color="auto"/>
                    <w:right w:val="none" w:sz="0" w:space="0" w:color="auto"/>
                  </w:divBdr>
                </w:div>
                <w:div w:id="832255965">
                  <w:marLeft w:val="640"/>
                  <w:marRight w:val="0"/>
                  <w:marTop w:val="0"/>
                  <w:marBottom w:val="0"/>
                  <w:divBdr>
                    <w:top w:val="none" w:sz="0" w:space="0" w:color="auto"/>
                    <w:left w:val="none" w:sz="0" w:space="0" w:color="auto"/>
                    <w:bottom w:val="none" w:sz="0" w:space="0" w:color="auto"/>
                    <w:right w:val="none" w:sz="0" w:space="0" w:color="auto"/>
                  </w:divBdr>
                </w:div>
                <w:div w:id="863136212">
                  <w:marLeft w:val="640"/>
                  <w:marRight w:val="0"/>
                  <w:marTop w:val="0"/>
                  <w:marBottom w:val="0"/>
                  <w:divBdr>
                    <w:top w:val="none" w:sz="0" w:space="0" w:color="auto"/>
                    <w:left w:val="none" w:sz="0" w:space="0" w:color="auto"/>
                    <w:bottom w:val="none" w:sz="0" w:space="0" w:color="auto"/>
                    <w:right w:val="none" w:sz="0" w:space="0" w:color="auto"/>
                  </w:divBdr>
                </w:div>
                <w:div w:id="933592371">
                  <w:marLeft w:val="640"/>
                  <w:marRight w:val="0"/>
                  <w:marTop w:val="0"/>
                  <w:marBottom w:val="0"/>
                  <w:divBdr>
                    <w:top w:val="none" w:sz="0" w:space="0" w:color="auto"/>
                    <w:left w:val="none" w:sz="0" w:space="0" w:color="auto"/>
                    <w:bottom w:val="none" w:sz="0" w:space="0" w:color="auto"/>
                    <w:right w:val="none" w:sz="0" w:space="0" w:color="auto"/>
                  </w:divBdr>
                </w:div>
                <w:div w:id="950210554">
                  <w:marLeft w:val="640"/>
                  <w:marRight w:val="0"/>
                  <w:marTop w:val="0"/>
                  <w:marBottom w:val="0"/>
                  <w:divBdr>
                    <w:top w:val="none" w:sz="0" w:space="0" w:color="auto"/>
                    <w:left w:val="none" w:sz="0" w:space="0" w:color="auto"/>
                    <w:bottom w:val="none" w:sz="0" w:space="0" w:color="auto"/>
                    <w:right w:val="none" w:sz="0" w:space="0" w:color="auto"/>
                  </w:divBdr>
                </w:div>
                <w:div w:id="975571349">
                  <w:marLeft w:val="640"/>
                  <w:marRight w:val="0"/>
                  <w:marTop w:val="0"/>
                  <w:marBottom w:val="0"/>
                  <w:divBdr>
                    <w:top w:val="none" w:sz="0" w:space="0" w:color="auto"/>
                    <w:left w:val="none" w:sz="0" w:space="0" w:color="auto"/>
                    <w:bottom w:val="none" w:sz="0" w:space="0" w:color="auto"/>
                    <w:right w:val="none" w:sz="0" w:space="0" w:color="auto"/>
                  </w:divBdr>
                </w:div>
                <w:div w:id="979457887">
                  <w:marLeft w:val="640"/>
                  <w:marRight w:val="0"/>
                  <w:marTop w:val="0"/>
                  <w:marBottom w:val="0"/>
                  <w:divBdr>
                    <w:top w:val="none" w:sz="0" w:space="0" w:color="auto"/>
                    <w:left w:val="none" w:sz="0" w:space="0" w:color="auto"/>
                    <w:bottom w:val="none" w:sz="0" w:space="0" w:color="auto"/>
                    <w:right w:val="none" w:sz="0" w:space="0" w:color="auto"/>
                  </w:divBdr>
                </w:div>
                <w:div w:id="983700472">
                  <w:marLeft w:val="640"/>
                  <w:marRight w:val="0"/>
                  <w:marTop w:val="0"/>
                  <w:marBottom w:val="0"/>
                  <w:divBdr>
                    <w:top w:val="none" w:sz="0" w:space="0" w:color="auto"/>
                    <w:left w:val="none" w:sz="0" w:space="0" w:color="auto"/>
                    <w:bottom w:val="none" w:sz="0" w:space="0" w:color="auto"/>
                    <w:right w:val="none" w:sz="0" w:space="0" w:color="auto"/>
                  </w:divBdr>
                </w:div>
                <w:div w:id="1045908005">
                  <w:marLeft w:val="640"/>
                  <w:marRight w:val="0"/>
                  <w:marTop w:val="0"/>
                  <w:marBottom w:val="0"/>
                  <w:divBdr>
                    <w:top w:val="none" w:sz="0" w:space="0" w:color="auto"/>
                    <w:left w:val="none" w:sz="0" w:space="0" w:color="auto"/>
                    <w:bottom w:val="none" w:sz="0" w:space="0" w:color="auto"/>
                    <w:right w:val="none" w:sz="0" w:space="0" w:color="auto"/>
                  </w:divBdr>
                </w:div>
                <w:div w:id="1163200633">
                  <w:marLeft w:val="640"/>
                  <w:marRight w:val="0"/>
                  <w:marTop w:val="0"/>
                  <w:marBottom w:val="0"/>
                  <w:divBdr>
                    <w:top w:val="none" w:sz="0" w:space="0" w:color="auto"/>
                    <w:left w:val="none" w:sz="0" w:space="0" w:color="auto"/>
                    <w:bottom w:val="none" w:sz="0" w:space="0" w:color="auto"/>
                    <w:right w:val="none" w:sz="0" w:space="0" w:color="auto"/>
                  </w:divBdr>
                </w:div>
                <w:div w:id="1218975543">
                  <w:marLeft w:val="640"/>
                  <w:marRight w:val="0"/>
                  <w:marTop w:val="0"/>
                  <w:marBottom w:val="0"/>
                  <w:divBdr>
                    <w:top w:val="none" w:sz="0" w:space="0" w:color="auto"/>
                    <w:left w:val="none" w:sz="0" w:space="0" w:color="auto"/>
                    <w:bottom w:val="none" w:sz="0" w:space="0" w:color="auto"/>
                    <w:right w:val="none" w:sz="0" w:space="0" w:color="auto"/>
                  </w:divBdr>
                </w:div>
                <w:div w:id="1249579066">
                  <w:marLeft w:val="640"/>
                  <w:marRight w:val="0"/>
                  <w:marTop w:val="0"/>
                  <w:marBottom w:val="0"/>
                  <w:divBdr>
                    <w:top w:val="none" w:sz="0" w:space="0" w:color="auto"/>
                    <w:left w:val="none" w:sz="0" w:space="0" w:color="auto"/>
                    <w:bottom w:val="none" w:sz="0" w:space="0" w:color="auto"/>
                    <w:right w:val="none" w:sz="0" w:space="0" w:color="auto"/>
                  </w:divBdr>
                </w:div>
                <w:div w:id="1325426448">
                  <w:marLeft w:val="640"/>
                  <w:marRight w:val="0"/>
                  <w:marTop w:val="0"/>
                  <w:marBottom w:val="0"/>
                  <w:divBdr>
                    <w:top w:val="none" w:sz="0" w:space="0" w:color="auto"/>
                    <w:left w:val="none" w:sz="0" w:space="0" w:color="auto"/>
                    <w:bottom w:val="none" w:sz="0" w:space="0" w:color="auto"/>
                    <w:right w:val="none" w:sz="0" w:space="0" w:color="auto"/>
                  </w:divBdr>
                </w:div>
                <w:div w:id="1362632977">
                  <w:marLeft w:val="640"/>
                  <w:marRight w:val="0"/>
                  <w:marTop w:val="0"/>
                  <w:marBottom w:val="0"/>
                  <w:divBdr>
                    <w:top w:val="none" w:sz="0" w:space="0" w:color="auto"/>
                    <w:left w:val="none" w:sz="0" w:space="0" w:color="auto"/>
                    <w:bottom w:val="none" w:sz="0" w:space="0" w:color="auto"/>
                    <w:right w:val="none" w:sz="0" w:space="0" w:color="auto"/>
                  </w:divBdr>
                </w:div>
                <w:div w:id="1390495460">
                  <w:marLeft w:val="640"/>
                  <w:marRight w:val="0"/>
                  <w:marTop w:val="0"/>
                  <w:marBottom w:val="0"/>
                  <w:divBdr>
                    <w:top w:val="none" w:sz="0" w:space="0" w:color="auto"/>
                    <w:left w:val="none" w:sz="0" w:space="0" w:color="auto"/>
                    <w:bottom w:val="none" w:sz="0" w:space="0" w:color="auto"/>
                    <w:right w:val="none" w:sz="0" w:space="0" w:color="auto"/>
                  </w:divBdr>
                </w:div>
                <w:div w:id="1401831991">
                  <w:marLeft w:val="640"/>
                  <w:marRight w:val="0"/>
                  <w:marTop w:val="0"/>
                  <w:marBottom w:val="0"/>
                  <w:divBdr>
                    <w:top w:val="none" w:sz="0" w:space="0" w:color="auto"/>
                    <w:left w:val="none" w:sz="0" w:space="0" w:color="auto"/>
                    <w:bottom w:val="none" w:sz="0" w:space="0" w:color="auto"/>
                    <w:right w:val="none" w:sz="0" w:space="0" w:color="auto"/>
                  </w:divBdr>
                </w:div>
                <w:div w:id="1449619994">
                  <w:marLeft w:val="640"/>
                  <w:marRight w:val="0"/>
                  <w:marTop w:val="0"/>
                  <w:marBottom w:val="0"/>
                  <w:divBdr>
                    <w:top w:val="none" w:sz="0" w:space="0" w:color="auto"/>
                    <w:left w:val="none" w:sz="0" w:space="0" w:color="auto"/>
                    <w:bottom w:val="none" w:sz="0" w:space="0" w:color="auto"/>
                    <w:right w:val="none" w:sz="0" w:space="0" w:color="auto"/>
                  </w:divBdr>
                </w:div>
                <w:div w:id="1460682739">
                  <w:marLeft w:val="640"/>
                  <w:marRight w:val="0"/>
                  <w:marTop w:val="0"/>
                  <w:marBottom w:val="0"/>
                  <w:divBdr>
                    <w:top w:val="none" w:sz="0" w:space="0" w:color="auto"/>
                    <w:left w:val="none" w:sz="0" w:space="0" w:color="auto"/>
                    <w:bottom w:val="none" w:sz="0" w:space="0" w:color="auto"/>
                    <w:right w:val="none" w:sz="0" w:space="0" w:color="auto"/>
                  </w:divBdr>
                </w:div>
                <w:div w:id="1465195815">
                  <w:marLeft w:val="640"/>
                  <w:marRight w:val="0"/>
                  <w:marTop w:val="0"/>
                  <w:marBottom w:val="0"/>
                  <w:divBdr>
                    <w:top w:val="none" w:sz="0" w:space="0" w:color="auto"/>
                    <w:left w:val="none" w:sz="0" w:space="0" w:color="auto"/>
                    <w:bottom w:val="none" w:sz="0" w:space="0" w:color="auto"/>
                    <w:right w:val="none" w:sz="0" w:space="0" w:color="auto"/>
                  </w:divBdr>
                </w:div>
                <w:div w:id="1470591159">
                  <w:marLeft w:val="640"/>
                  <w:marRight w:val="0"/>
                  <w:marTop w:val="0"/>
                  <w:marBottom w:val="0"/>
                  <w:divBdr>
                    <w:top w:val="none" w:sz="0" w:space="0" w:color="auto"/>
                    <w:left w:val="none" w:sz="0" w:space="0" w:color="auto"/>
                    <w:bottom w:val="none" w:sz="0" w:space="0" w:color="auto"/>
                    <w:right w:val="none" w:sz="0" w:space="0" w:color="auto"/>
                  </w:divBdr>
                </w:div>
                <w:div w:id="1517621304">
                  <w:marLeft w:val="640"/>
                  <w:marRight w:val="0"/>
                  <w:marTop w:val="0"/>
                  <w:marBottom w:val="0"/>
                  <w:divBdr>
                    <w:top w:val="none" w:sz="0" w:space="0" w:color="auto"/>
                    <w:left w:val="none" w:sz="0" w:space="0" w:color="auto"/>
                    <w:bottom w:val="none" w:sz="0" w:space="0" w:color="auto"/>
                    <w:right w:val="none" w:sz="0" w:space="0" w:color="auto"/>
                  </w:divBdr>
                </w:div>
                <w:div w:id="1546865719">
                  <w:marLeft w:val="640"/>
                  <w:marRight w:val="0"/>
                  <w:marTop w:val="0"/>
                  <w:marBottom w:val="0"/>
                  <w:divBdr>
                    <w:top w:val="none" w:sz="0" w:space="0" w:color="auto"/>
                    <w:left w:val="none" w:sz="0" w:space="0" w:color="auto"/>
                    <w:bottom w:val="none" w:sz="0" w:space="0" w:color="auto"/>
                    <w:right w:val="none" w:sz="0" w:space="0" w:color="auto"/>
                  </w:divBdr>
                </w:div>
                <w:div w:id="1550268274">
                  <w:marLeft w:val="640"/>
                  <w:marRight w:val="0"/>
                  <w:marTop w:val="0"/>
                  <w:marBottom w:val="0"/>
                  <w:divBdr>
                    <w:top w:val="none" w:sz="0" w:space="0" w:color="auto"/>
                    <w:left w:val="none" w:sz="0" w:space="0" w:color="auto"/>
                    <w:bottom w:val="none" w:sz="0" w:space="0" w:color="auto"/>
                    <w:right w:val="none" w:sz="0" w:space="0" w:color="auto"/>
                  </w:divBdr>
                </w:div>
                <w:div w:id="1596861998">
                  <w:marLeft w:val="640"/>
                  <w:marRight w:val="0"/>
                  <w:marTop w:val="0"/>
                  <w:marBottom w:val="0"/>
                  <w:divBdr>
                    <w:top w:val="none" w:sz="0" w:space="0" w:color="auto"/>
                    <w:left w:val="none" w:sz="0" w:space="0" w:color="auto"/>
                    <w:bottom w:val="none" w:sz="0" w:space="0" w:color="auto"/>
                    <w:right w:val="none" w:sz="0" w:space="0" w:color="auto"/>
                  </w:divBdr>
                </w:div>
                <w:div w:id="1618829887">
                  <w:marLeft w:val="640"/>
                  <w:marRight w:val="0"/>
                  <w:marTop w:val="0"/>
                  <w:marBottom w:val="0"/>
                  <w:divBdr>
                    <w:top w:val="none" w:sz="0" w:space="0" w:color="auto"/>
                    <w:left w:val="none" w:sz="0" w:space="0" w:color="auto"/>
                    <w:bottom w:val="none" w:sz="0" w:space="0" w:color="auto"/>
                    <w:right w:val="none" w:sz="0" w:space="0" w:color="auto"/>
                  </w:divBdr>
                </w:div>
                <w:div w:id="1801727866">
                  <w:marLeft w:val="640"/>
                  <w:marRight w:val="0"/>
                  <w:marTop w:val="0"/>
                  <w:marBottom w:val="0"/>
                  <w:divBdr>
                    <w:top w:val="none" w:sz="0" w:space="0" w:color="auto"/>
                    <w:left w:val="none" w:sz="0" w:space="0" w:color="auto"/>
                    <w:bottom w:val="none" w:sz="0" w:space="0" w:color="auto"/>
                    <w:right w:val="none" w:sz="0" w:space="0" w:color="auto"/>
                  </w:divBdr>
                </w:div>
                <w:div w:id="1831746251">
                  <w:marLeft w:val="640"/>
                  <w:marRight w:val="0"/>
                  <w:marTop w:val="0"/>
                  <w:marBottom w:val="0"/>
                  <w:divBdr>
                    <w:top w:val="none" w:sz="0" w:space="0" w:color="auto"/>
                    <w:left w:val="none" w:sz="0" w:space="0" w:color="auto"/>
                    <w:bottom w:val="none" w:sz="0" w:space="0" w:color="auto"/>
                    <w:right w:val="none" w:sz="0" w:space="0" w:color="auto"/>
                  </w:divBdr>
                </w:div>
                <w:div w:id="1878078328">
                  <w:marLeft w:val="640"/>
                  <w:marRight w:val="0"/>
                  <w:marTop w:val="0"/>
                  <w:marBottom w:val="0"/>
                  <w:divBdr>
                    <w:top w:val="none" w:sz="0" w:space="0" w:color="auto"/>
                    <w:left w:val="none" w:sz="0" w:space="0" w:color="auto"/>
                    <w:bottom w:val="none" w:sz="0" w:space="0" w:color="auto"/>
                    <w:right w:val="none" w:sz="0" w:space="0" w:color="auto"/>
                  </w:divBdr>
                </w:div>
                <w:div w:id="1904413982">
                  <w:marLeft w:val="640"/>
                  <w:marRight w:val="0"/>
                  <w:marTop w:val="0"/>
                  <w:marBottom w:val="0"/>
                  <w:divBdr>
                    <w:top w:val="none" w:sz="0" w:space="0" w:color="auto"/>
                    <w:left w:val="none" w:sz="0" w:space="0" w:color="auto"/>
                    <w:bottom w:val="none" w:sz="0" w:space="0" w:color="auto"/>
                    <w:right w:val="none" w:sz="0" w:space="0" w:color="auto"/>
                  </w:divBdr>
                </w:div>
                <w:div w:id="1984576803">
                  <w:marLeft w:val="640"/>
                  <w:marRight w:val="0"/>
                  <w:marTop w:val="0"/>
                  <w:marBottom w:val="0"/>
                  <w:divBdr>
                    <w:top w:val="none" w:sz="0" w:space="0" w:color="auto"/>
                    <w:left w:val="none" w:sz="0" w:space="0" w:color="auto"/>
                    <w:bottom w:val="none" w:sz="0" w:space="0" w:color="auto"/>
                    <w:right w:val="none" w:sz="0" w:space="0" w:color="auto"/>
                  </w:divBdr>
                </w:div>
                <w:div w:id="1989823624">
                  <w:marLeft w:val="640"/>
                  <w:marRight w:val="0"/>
                  <w:marTop w:val="0"/>
                  <w:marBottom w:val="0"/>
                  <w:divBdr>
                    <w:top w:val="none" w:sz="0" w:space="0" w:color="auto"/>
                    <w:left w:val="none" w:sz="0" w:space="0" w:color="auto"/>
                    <w:bottom w:val="none" w:sz="0" w:space="0" w:color="auto"/>
                    <w:right w:val="none" w:sz="0" w:space="0" w:color="auto"/>
                  </w:divBdr>
                </w:div>
                <w:div w:id="2019965895">
                  <w:marLeft w:val="640"/>
                  <w:marRight w:val="0"/>
                  <w:marTop w:val="0"/>
                  <w:marBottom w:val="0"/>
                  <w:divBdr>
                    <w:top w:val="none" w:sz="0" w:space="0" w:color="auto"/>
                    <w:left w:val="none" w:sz="0" w:space="0" w:color="auto"/>
                    <w:bottom w:val="none" w:sz="0" w:space="0" w:color="auto"/>
                    <w:right w:val="none" w:sz="0" w:space="0" w:color="auto"/>
                  </w:divBdr>
                </w:div>
                <w:div w:id="2023388467">
                  <w:marLeft w:val="640"/>
                  <w:marRight w:val="0"/>
                  <w:marTop w:val="0"/>
                  <w:marBottom w:val="0"/>
                  <w:divBdr>
                    <w:top w:val="none" w:sz="0" w:space="0" w:color="auto"/>
                    <w:left w:val="none" w:sz="0" w:space="0" w:color="auto"/>
                    <w:bottom w:val="none" w:sz="0" w:space="0" w:color="auto"/>
                    <w:right w:val="none" w:sz="0" w:space="0" w:color="auto"/>
                  </w:divBdr>
                </w:div>
                <w:div w:id="2024895291">
                  <w:marLeft w:val="640"/>
                  <w:marRight w:val="0"/>
                  <w:marTop w:val="0"/>
                  <w:marBottom w:val="0"/>
                  <w:divBdr>
                    <w:top w:val="none" w:sz="0" w:space="0" w:color="auto"/>
                    <w:left w:val="none" w:sz="0" w:space="0" w:color="auto"/>
                    <w:bottom w:val="none" w:sz="0" w:space="0" w:color="auto"/>
                    <w:right w:val="none" w:sz="0" w:space="0" w:color="auto"/>
                  </w:divBdr>
                </w:div>
                <w:div w:id="2100516988">
                  <w:marLeft w:val="640"/>
                  <w:marRight w:val="0"/>
                  <w:marTop w:val="0"/>
                  <w:marBottom w:val="0"/>
                  <w:divBdr>
                    <w:top w:val="none" w:sz="0" w:space="0" w:color="auto"/>
                    <w:left w:val="none" w:sz="0" w:space="0" w:color="auto"/>
                    <w:bottom w:val="none" w:sz="0" w:space="0" w:color="auto"/>
                    <w:right w:val="none" w:sz="0" w:space="0" w:color="auto"/>
                  </w:divBdr>
                </w:div>
                <w:div w:id="2104568709">
                  <w:marLeft w:val="640"/>
                  <w:marRight w:val="0"/>
                  <w:marTop w:val="0"/>
                  <w:marBottom w:val="0"/>
                  <w:divBdr>
                    <w:top w:val="none" w:sz="0" w:space="0" w:color="auto"/>
                    <w:left w:val="none" w:sz="0" w:space="0" w:color="auto"/>
                    <w:bottom w:val="none" w:sz="0" w:space="0" w:color="auto"/>
                    <w:right w:val="none" w:sz="0" w:space="0" w:color="auto"/>
                  </w:divBdr>
                </w:div>
                <w:div w:id="2123524369">
                  <w:marLeft w:val="640"/>
                  <w:marRight w:val="0"/>
                  <w:marTop w:val="0"/>
                  <w:marBottom w:val="0"/>
                  <w:divBdr>
                    <w:top w:val="none" w:sz="0" w:space="0" w:color="auto"/>
                    <w:left w:val="none" w:sz="0" w:space="0" w:color="auto"/>
                    <w:bottom w:val="none" w:sz="0" w:space="0" w:color="auto"/>
                    <w:right w:val="none" w:sz="0" w:space="0" w:color="auto"/>
                  </w:divBdr>
                </w:div>
              </w:divsChild>
            </w:div>
            <w:div w:id="1674452274">
              <w:marLeft w:val="0"/>
              <w:marRight w:val="0"/>
              <w:marTop w:val="0"/>
              <w:marBottom w:val="0"/>
              <w:divBdr>
                <w:top w:val="none" w:sz="0" w:space="0" w:color="auto"/>
                <w:left w:val="none" w:sz="0" w:space="0" w:color="auto"/>
                <w:bottom w:val="none" w:sz="0" w:space="0" w:color="auto"/>
                <w:right w:val="none" w:sz="0" w:space="0" w:color="auto"/>
              </w:divBdr>
              <w:divsChild>
                <w:div w:id="81265103">
                  <w:marLeft w:val="640"/>
                  <w:marRight w:val="0"/>
                  <w:marTop w:val="0"/>
                  <w:marBottom w:val="0"/>
                  <w:divBdr>
                    <w:top w:val="none" w:sz="0" w:space="0" w:color="auto"/>
                    <w:left w:val="none" w:sz="0" w:space="0" w:color="auto"/>
                    <w:bottom w:val="none" w:sz="0" w:space="0" w:color="auto"/>
                    <w:right w:val="none" w:sz="0" w:space="0" w:color="auto"/>
                  </w:divBdr>
                </w:div>
                <w:div w:id="81265584">
                  <w:marLeft w:val="640"/>
                  <w:marRight w:val="0"/>
                  <w:marTop w:val="0"/>
                  <w:marBottom w:val="0"/>
                  <w:divBdr>
                    <w:top w:val="none" w:sz="0" w:space="0" w:color="auto"/>
                    <w:left w:val="none" w:sz="0" w:space="0" w:color="auto"/>
                    <w:bottom w:val="none" w:sz="0" w:space="0" w:color="auto"/>
                    <w:right w:val="none" w:sz="0" w:space="0" w:color="auto"/>
                  </w:divBdr>
                </w:div>
                <w:div w:id="123892274">
                  <w:marLeft w:val="640"/>
                  <w:marRight w:val="0"/>
                  <w:marTop w:val="0"/>
                  <w:marBottom w:val="0"/>
                  <w:divBdr>
                    <w:top w:val="none" w:sz="0" w:space="0" w:color="auto"/>
                    <w:left w:val="none" w:sz="0" w:space="0" w:color="auto"/>
                    <w:bottom w:val="none" w:sz="0" w:space="0" w:color="auto"/>
                    <w:right w:val="none" w:sz="0" w:space="0" w:color="auto"/>
                  </w:divBdr>
                </w:div>
                <w:div w:id="150755268">
                  <w:marLeft w:val="640"/>
                  <w:marRight w:val="0"/>
                  <w:marTop w:val="0"/>
                  <w:marBottom w:val="0"/>
                  <w:divBdr>
                    <w:top w:val="none" w:sz="0" w:space="0" w:color="auto"/>
                    <w:left w:val="none" w:sz="0" w:space="0" w:color="auto"/>
                    <w:bottom w:val="none" w:sz="0" w:space="0" w:color="auto"/>
                    <w:right w:val="none" w:sz="0" w:space="0" w:color="auto"/>
                  </w:divBdr>
                </w:div>
                <w:div w:id="157041875">
                  <w:marLeft w:val="640"/>
                  <w:marRight w:val="0"/>
                  <w:marTop w:val="0"/>
                  <w:marBottom w:val="0"/>
                  <w:divBdr>
                    <w:top w:val="none" w:sz="0" w:space="0" w:color="auto"/>
                    <w:left w:val="none" w:sz="0" w:space="0" w:color="auto"/>
                    <w:bottom w:val="none" w:sz="0" w:space="0" w:color="auto"/>
                    <w:right w:val="none" w:sz="0" w:space="0" w:color="auto"/>
                  </w:divBdr>
                </w:div>
                <w:div w:id="163858079">
                  <w:marLeft w:val="640"/>
                  <w:marRight w:val="0"/>
                  <w:marTop w:val="0"/>
                  <w:marBottom w:val="0"/>
                  <w:divBdr>
                    <w:top w:val="none" w:sz="0" w:space="0" w:color="auto"/>
                    <w:left w:val="none" w:sz="0" w:space="0" w:color="auto"/>
                    <w:bottom w:val="none" w:sz="0" w:space="0" w:color="auto"/>
                    <w:right w:val="none" w:sz="0" w:space="0" w:color="auto"/>
                  </w:divBdr>
                </w:div>
                <w:div w:id="164636830">
                  <w:marLeft w:val="640"/>
                  <w:marRight w:val="0"/>
                  <w:marTop w:val="0"/>
                  <w:marBottom w:val="0"/>
                  <w:divBdr>
                    <w:top w:val="none" w:sz="0" w:space="0" w:color="auto"/>
                    <w:left w:val="none" w:sz="0" w:space="0" w:color="auto"/>
                    <w:bottom w:val="none" w:sz="0" w:space="0" w:color="auto"/>
                    <w:right w:val="none" w:sz="0" w:space="0" w:color="auto"/>
                  </w:divBdr>
                </w:div>
                <w:div w:id="219632512">
                  <w:marLeft w:val="640"/>
                  <w:marRight w:val="0"/>
                  <w:marTop w:val="0"/>
                  <w:marBottom w:val="0"/>
                  <w:divBdr>
                    <w:top w:val="none" w:sz="0" w:space="0" w:color="auto"/>
                    <w:left w:val="none" w:sz="0" w:space="0" w:color="auto"/>
                    <w:bottom w:val="none" w:sz="0" w:space="0" w:color="auto"/>
                    <w:right w:val="none" w:sz="0" w:space="0" w:color="auto"/>
                  </w:divBdr>
                </w:div>
                <w:div w:id="367293332">
                  <w:marLeft w:val="640"/>
                  <w:marRight w:val="0"/>
                  <w:marTop w:val="0"/>
                  <w:marBottom w:val="0"/>
                  <w:divBdr>
                    <w:top w:val="none" w:sz="0" w:space="0" w:color="auto"/>
                    <w:left w:val="none" w:sz="0" w:space="0" w:color="auto"/>
                    <w:bottom w:val="none" w:sz="0" w:space="0" w:color="auto"/>
                    <w:right w:val="none" w:sz="0" w:space="0" w:color="auto"/>
                  </w:divBdr>
                </w:div>
                <w:div w:id="402997262">
                  <w:marLeft w:val="640"/>
                  <w:marRight w:val="0"/>
                  <w:marTop w:val="0"/>
                  <w:marBottom w:val="0"/>
                  <w:divBdr>
                    <w:top w:val="none" w:sz="0" w:space="0" w:color="auto"/>
                    <w:left w:val="none" w:sz="0" w:space="0" w:color="auto"/>
                    <w:bottom w:val="none" w:sz="0" w:space="0" w:color="auto"/>
                    <w:right w:val="none" w:sz="0" w:space="0" w:color="auto"/>
                  </w:divBdr>
                </w:div>
                <w:div w:id="421030656">
                  <w:marLeft w:val="640"/>
                  <w:marRight w:val="0"/>
                  <w:marTop w:val="0"/>
                  <w:marBottom w:val="0"/>
                  <w:divBdr>
                    <w:top w:val="none" w:sz="0" w:space="0" w:color="auto"/>
                    <w:left w:val="none" w:sz="0" w:space="0" w:color="auto"/>
                    <w:bottom w:val="none" w:sz="0" w:space="0" w:color="auto"/>
                    <w:right w:val="none" w:sz="0" w:space="0" w:color="auto"/>
                  </w:divBdr>
                </w:div>
                <w:div w:id="622343288">
                  <w:marLeft w:val="640"/>
                  <w:marRight w:val="0"/>
                  <w:marTop w:val="0"/>
                  <w:marBottom w:val="0"/>
                  <w:divBdr>
                    <w:top w:val="none" w:sz="0" w:space="0" w:color="auto"/>
                    <w:left w:val="none" w:sz="0" w:space="0" w:color="auto"/>
                    <w:bottom w:val="none" w:sz="0" w:space="0" w:color="auto"/>
                    <w:right w:val="none" w:sz="0" w:space="0" w:color="auto"/>
                  </w:divBdr>
                </w:div>
                <w:div w:id="627010415">
                  <w:marLeft w:val="640"/>
                  <w:marRight w:val="0"/>
                  <w:marTop w:val="0"/>
                  <w:marBottom w:val="0"/>
                  <w:divBdr>
                    <w:top w:val="none" w:sz="0" w:space="0" w:color="auto"/>
                    <w:left w:val="none" w:sz="0" w:space="0" w:color="auto"/>
                    <w:bottom w:val="none" w:sz="0" w:space="0" w:color="auto"/>
                    <w:right w:val="none" w:sz="0" w:space="0" w:color="auto"/>
                  </w:divBdr>
                </w:div>
                <w:div w:id="672878331">
                  <w:marLeft w:val="640"/>
                  <w:marRight w:val="0"/>
                  <w:marTop w:val="0"/>
                  <w:marBottom w:val="0"/>
                  <w:divBdr>
                    <w:top w:val="none" w:sz="0" w:space="0" w:color="auto"/>
                    <w:left w:val="none" w:sz="0" w:space="0" w:color="auto"/>
                    <w:bottom w:val="none" w:sz="0" w:space="0" w:color="auto"/>
                    <w:right w:val="none" w:sz="0" w:space="0" w:color="auto"/>
                  </w:divBdr>
                </w:div>
                <w:div w:id="682634687">
                  <w:marLeft w:val="640"/>
                  <w:marRight w:val="0"/>
                  <w:marTop w:val="0"/>
                  <w:marBottom w:val="0"/>
                  <w:divBdr>
                    <w:top w:val="none" w:sz="0" w:space="0" w:color="auto"/>
                    <w:left w:val="none" w:sz="0" w:space="0" w:color="auto"/>
                    <w:bottom w:val="none" w:sz="0" w:space="0" w:color="auto"/>
                    <w:right w:val="none" w:sz="0" w:space="0" w:color="auto"/>
                  </w:divBdr>
                </w:div>
                <w:div w:id="709689824">
                  <w:marLeft w:val="640"/>
                  <w:marRight w:val="0"/>
                  <w:marTop w:val="0"/>
                  <w:marBottom w:val="0"/>
                  <w:divBdr>
                    <w:top w:val="none" w:sz="0" w:space="0" w:color="auto"/>
                    <w:left w:val="none" w:sz="0" w:space="0" w:color="auto"/>
                    <w:bottom w:val="none" w:sz="0" w:space="0" w:color="auto"/>
                    <w:right w:val="none" w:sz="0" w:space="0" w:color="auto"/>
                  </w:divBdr>
                </w:div>
                <w:div w:id="758721906">
                  <w:marLeft w:val="640"/>
                  <w:marRight w:val="0"/>
                  <w:marTop w:val="0"/>
                  <w:marBottom w:val="0"/>
                  <w:divBdr>
                    <w:top w:val="none" w:sz="0" w:space="0" w:color="auto"/>
                    <w:left w:val="none" w:sz="0" w:space="0" w:color="auto"/>
                    <w:bottom w:val="none" w:sz="0" w:space="0" w:color="auto"/>
                    <w:right w:val="none" w:sz="0" w:space="0" w:color="auto"/>
                  </w:divBdr>
                </w:div>
                <w:div w:id="801769684">
                  <w:marLeft w:val="640"/>
                  <w:marRight w:val="0"/>
                  <w:marTop w:val="0"/>
                  <w:marBottom w:val="0"/>
                  <w:divBdr>
                    <w:top w:val="none" w:sz="0" w:space="0" w:color="auto"/>
                    <w:left w:val="none" w:sz="0" w:space="0" w:color="auto"/>
                    <w:bottom w:val="none" w:sz="0" w:space="0" w:color="auto"/>
                    <w:right w:val="none" w:sz="0" w:space="0" w:color="auto"/>
                  </w:divBdr>
                </w:div>
                <w:div w:id="834224663">
                  <w:marLeft w:val="640"/>
                  <w:marRight w:val="0"/>
                  <w:marTop w:val="0"/>
                  <w:marBottom w:val="0"/>
                  <w:divBdr>
                    <w:top w:val="none" w:sz="0" w:space="0" w:color="auto"/>
                    <w:left w:val="none" w:sz="0" w:space="0" w:color="auto"/>
                    <w:bottom w:val="none" w:sz="0" w:space="0" w:color="auto"/>
                    <w:right w:val="none" w:sz="0" w:space="0" w:color="auto"/>
                  </w:divBdr>
                </w:div>
                <w:div w:id="839395342">
                  <w:marLeft w:val="640"/>
                  <w:marRight w:val="0"/>
                  <w:marTop w:val="0"/>
                  <w:marBottom w:val="0"/>
                  <w:divBdr>
                    <w:top w:val="none" w:sz="0" w:space="0" w:color="auto"/>
                    <w:left w:val="none" w:sz="0" w:space="0" w:color="auto"/>
                    <w:bottom w:val="none" w:sz="0" w:space="0" w:color="auto"/>
                    <w:right w:val="none" w:sz="0" w:space="0" w:color="auto"/>
                  </w:divBdr>
                </w:div>
                <w:div w:id="910232563">
                  <w:marLeft w:val="640"/>
                  <w:marRight w:val="0"/>
                  <w:marTop w:val="0"/>
                  <w:marBottom w:val="0"/>
                  <w:divBdr>
                    <w:top w:val="none" w:sz="0" w:space="0" w:color="auto"/>
                    <w:left w:val="none" w:sz="0" w:space="0" w:color="auto"/>
                    <w:bottom w:val="none" w:sz="0" w:space="0" w:color="auto"/>
                    <w:right w:val="none" w:sz="0" w:space="0" w:color="auto"/>
                  </w:divBdr>
                </w:div>
                <w:div w:id="925578336">
                  <w:marLeft w:val="640"/>
                  <w:marRight w:val="0"/>
                  <w:marTop w:val="0"/>
                  <w:marBottom w:val="0"/>
                  <w:divBdr>
                    <w:top w:val="none" w:sz="0" w:space="0" w:color="auto"/>
                    <w:left w:val="none" w:sz="0" w:space="0" w:color="auto"/>
                    <w:bottom w:val="none" w:sz="0" w:space="0" w:color="auto"/>
                    <w:right w:val="none" w:sz="0" w:space="0" w:color="auto"/>
                  </w:divBdr>
                </w:div>
                <w:div w:id="933130802">
                  <w:marLeft w:val="640"/>
                  <w:marRight w:val="0"/>
                  <w:marTop w:val="0"/>
                  <w:marBottom w:val="0"/>
                  <w:divBdr>
                    <w:top w:val="none" w:sz="0" w:space="0" w:color="auto"/>
                    <w:left w:val="none" w:sz="0" w:space="0" w:color="auto"/>
                    <w:bottom w:val="none" w:sz="0" w:space="0" w:color="auto"/>
                    <w:right w:val="none" w:sz="0" w:space="0" w:color="auto"/>
                  </w:divBdr>
                </w:div>
                <w:div w:id="945772528">
                  <w:marLeft w:val="640"/>
                  <w:marRight w:val="0"/>
                  <w:marTop w:val="0"/>
                  <w:marBottom w:val="0"/>
                  <w:divBdr>
                    <w:top w:val="none" w:sz="0" w:space="0" w:color="auto"/>
                    <w:left w:val="none" w:sz="0" w:space="0" w:color="auto"/>
                    <w:bottom w:val="none" w:sz="0" w:space="0" w:color="auto"/>
                    <w:right w:val="none" w:sz="0" w:space="0" w:color="auto"/>
                  </w:divBdr>
                </w:div>
                <w:div w:id="951087392">
                  <w:marLeft w:val="640"/>
                  <w:marRight w:val="0"/>
                  <w:marTop w:val="0"/>
                  <w:marBottom w:val="0"/>
                  <w:divBdr>
                    <w:top w:val="none" w:sz="0" w:space="0" w:color="auto"/>
                    <w:left w:val="none" w:sz="0" w:space="0" w:color="auto"/>
                    <w:bottom w:val="none" w:sz="0" w:space="0" w:color="auto"/>
                    <w:right w:val="none" w:sz="0" w:space="0" w:color="auto"/>
                  </w:divBdr>
                </w:div>
                <w:div w:id="1069618917">
                  <w:marLeft w:val="640"/>
                  <w:marRight w:val="0"/>
                  <w:marTop w:val="0"/>
                  <w:marBottom w:val="0"/>
                  <w:divBdr>
                    <w:top w:val="none" w:sz="0" w:space="0" w:color="auto"/>
                    <w:left w:val="none" w:sz="0" w:space="0" w:color="auto"/>
                    <w:bottom w:val="none" w:sz="0" w:space="0" w:color="auto"/>
                    <w:right w:val="none" w:sz="0" w:space="0" w:color="auto"/>
                  </w:divBdr>
                </w:div>
                <w:div w:id="1086460402">
                  <w:marLeft w:val="640"/>
                  <w:marRight w:val="0"/>
                  <w:marTop w:val="0"/>
                  <w:marBottom w:val="0"/>
                  <w:divBdr>
                    <w:top w:val="none" w:sz="0" w:space="0" w:color="auto"/>
                    <w:left w:val="none" w:sz="0" w:space="0" w:color="auto"/>
                    <w:bottom w:val="none" w:sz="0" w:space="0" w:color="auto"/>
                    <w:right w:val="none" w:sz="0" w:space="0" w:color="auto"/>
                  </w:divBdr>
                </w:div>
                <w:div w:id="1095054334">
                  <w:marLeft w:val="640"/>
                  <w:marRight w:val="0"/>
                  <w:marTop w:val="0"/>
                  <w:marBottom w:val="0"/>
                  <w:divBdr>
                    <w:top w:val="none" w:sz="0" w:space="0" w:color="auto"/>
                    <w:left w:val="none" w:sz="0" w:space="0" w:color="auto"/>
                    <w:bottom w:val="none" w:sz="0" w:space="0" w:color="auto"/>
                    <w:right w:val="none" w:sz="0" w:space="0" w:color="auto"/>
                  </w:divBdr>
                </w:div>
                <w:div w:id="1111510801">
                  <w:marLeft w:val="640"/>
                  <w:marRight w:val="0"/>
                  <w:marTop w:val="0"/>
                  <w:marBottom w:val="0"/>
                  <w:divBdr>
                    <w:top w:val="none" w:sz="0" w:space="0" w:color="auto"/>
                    <w:left w:val="none" w:sz="0" w:space="0" w:color="auto"/>
                    <w:bottom w:val="none" w:sz="0" w:space="0" w:color="auto"/>
                    <w:right w:val="none" w:sz="0" w:space="0" w:color="auto"/>
                  </w:divBdr>
                </w:div>
                <w:div w:id="1149437756">
                  <w:marLeft w:val="640"/>
                  <w:marRight w:val="0"/>
                  <w:marTop w:val="0"/>
                  <w:marBottom w:val="0"/>
                  <w:divBdr>
                    <w:top w:val="none" w:sz="0" w:space="0" w:color="auto"/>
                    <w:left w:val="none" w:sz="0" w:space="0" w:color="auto"/>
                    <w:bottom w:val="none" w:sz="0" w:space="0" w:color="auto"/>
                    <w:right w:val="none" w:sz="0" w:space="0" w:color="auto"/>
                  </w:divBdr>
                </w:div>
                <w:div w:id="1163472979">
                  <w:marLeft w:val="640"/>
                  <w:marRight w:val="0"/>
                  <w:marTop w:val="0"/>
                  <w:marBottom w:val="0"/>
                  <w:divBdr>
                    <w:top w:val="none" w:sz="0" w:space="0" w:color="auto"/>
                    <w:left w:val="none" w:sz="0" w:space="0" w:color="auto"/>
                    <w:bottom w:val="none" w:sz="0" w:space="0" w:color="auto"/>
                    <w:right w:val="none" w:sz="0" w:space="0" w:color="auto"/>
                  </w:divBdr>
                </w:div>
                <w:div w:id="1177887412">
                  <w:marLeft w:val="640"/>
                  <w:marRight w:val="0"/>
                  <w:marTop w:val="0"/>
                  <w:marBottom w:val="0"/>
                  <w:divBdr>
                    <w:top w:val="none" w:sz="0" w:space="0" w:color="auto"/>
                    <w:left w:val="none" w:sz="0" w:space="0" w:color="auto"/>
                    <w:bottom w:val="none" w:sz="0" w:space="0" w:color="auto"/>
                    <w:right w:val="none" w:sz="0" w:space="0" w:color="auto"/>
                  </w:divBdr>
                </w:div>
                <w:div w:id="1202472398">
                  <w:marLeft w:val="640"/>
                  <w:marRight w:val="0"/>
                  <w:marTop w:val="0"/>
                  <w:marBottom w:val="0"/>
                  <w:divBdr>
                    <w:top w:val="none" w:sz="0" w:space="0" w:color="auto"/>
                    <w:left w:val="none" w:sz="0" w:space="0" w:color="auto"/>
                    <w:bottom w:val="none" w:sz="0" w:space="0" w:color="auto"/>
                    <w:right w:val="none" w:sz="0" w:space="0" w:color="auto"/>
                  </w:divBdr>
                </w:div>
                <w:div w:id="1215241417">
                  <w:marLeft w:val="640"/>
                  <w:marRight w:val="0"/>
                  <w:marTop w:val="0"/>
                  <w:marBottom w:val="0"/>
                  <w:divBdr>
                    <w:top w:val="none" w:sz="0" w:space="0" w:color="auto"/>
                    <w:left w:val="none" w:sz="0" w:space="0" w:color="auto"/>
                    <w:bottom w:val="none" w:sz="0" w:space="0" w:color="auto"/>
                    <w:right w:val="none" w:sz="0" w:space="0" w:color="auto"/>
                  </w:divBdr>
                </w:div>
                <w:div w:id="1225096035">
                  <w:marLeft w:val="640"/>
                  <w:marRight w:val="0"/>
                  <w:marTop w:val="0"/>
                  <w:marBottom w:val="0"/>
                  <w:divBdr>
                    <w:top w:val="none" w:sz="0" w:space="0" w:color="auto"/>
                    <w:left w:val="none" w:sz="0" w:space="0" w:color="auto"/>
                    <w:bottom w:val="none" w:sz="0" w:space="0" w:color="auto"/>
                    <w:right w:val="none" w:sz="0" w:space="0" w:color="auto"/>
                  </w:divBdr>
                </w:div>
                <w:div w:id="1253856825">
                  <w:marLeft w:val="640"/>
                  <w:marRight w:val="0"/>
                  <w:marTop w:val="0"/>
                  <w:marBottom w:val="0"/>
                  <w:divBdr>
                    <w:top w:val="none" w:sz="0" w:space="0" w:color="auto"/>
                    <w:left w:val="none" w:sz="0" w:space="0" w:color="auto"/>
                    <w:bottom w:val="none" w:sz="0" w:space="0" w:color="auto"/>
                    <w:right w:val="none" w:sz="0" w:space="0" w:color="auto"/>
                  </w:divBdr>
                </w:div>
                <w:div w:id="1257516745">
                  <w:marLeft w:val="640"/>
                  <w:marRight w:val="0"/>
                  <w:marTop w:val="0"/>
                  <w:marBottom w:val="0"/>
                  <w:divBdr>
                    <w:top w:val="none" w:sz="0" w:space="0" w:color="auto"/>
                    <w:left w:val="none" w:sz="0" w:space="0" w:color="auto"/>
                    <w:bottom w:val="none" w:sz="0" w:space="0" w:color="auto"/>
                    <w:right w:val="none" w:sz="0" w:space="0" w:color="auto"/>
                  </w:divBdr>
                </w:div>
                <w:div w:id="1258712467">
                  <w:marLeft w:val="640"/>
                  <w:marRight w:val="0"/>
                  <w:marTop w:val="0"/>
                  <w:marBottom w:val="0"/>
                  <w:divBdr>
                    <w:top w:val="none" w:sz="0" w:space="0" w:color="auto"/>
                    <w:left w:val="none" w:sz="0" w:space="0" w:color="auto"/>
                    <w:bottom w:val="none" w:sz="0" w:space="0" w:color="auto"/>
                    <w:right w:val="none" w:sz="0" w:space="0" w:color="auto"/>
                  </w:divBdr>
                </w:div>
                <w:div w:id="1273168541">
                  <w:marLeft w:val="640"/>
                  <w:marRight w:val="0"/>
                  <w:marTop w:val="0"/>
                  <w:marBottom w:val="0"/>
                  <w:divBdr>
                    <w:top w:val="none" w:sz="0" w:space="0" w:color="auto"/>
                    <w:left w:val="none" w:sz="0" w:space="0" w:color="auto"/>
                    <w:bottom w:val="none" w:sz="0" w:space="0" w:color="auto"/>
                    <w:right w:val="none" w:sz="0" w:space="0" w:color="auto"/>
                  </w:divBdr>
                </w:div>
                <w:div w:id="1303580133">
                  <w:marLeft w:val="640"/>
                  <w:marRight w:val="0"/>
                  <w:marTop w:val="0"/>
                  <w:marBottom w:val="0"/>
                  <w:divBdr>
                    <w:top w:val="none" w:sz="0" w:space="0" w:color="auto"/>
                    <w:left w:val="none" w:sz="0" w:space="0" w:color="auto"/>
                    <w:bottom w:val="none" w:sz="0" w:space="0" w:color="auto"/>
                    <w:right w:val="none" w:sz="0" w:space="0" w:color="auto"/>
                  </w:divBdr>
                </w:div>
                <w:div w:id="1308129696">
                  <w:marLeft w:val="640"/>
                  <w:marRight w:val="0"/>
                  <w:marTop w:val="0"/>
                  <w:marBottom w:val="0"/>
                  <w:divBdr>
                    <w:top w:val="none" w:sz="0" w:space="0" w:color="auto"/>
                    <w:left w:val="none" w:sz="0" w:space="0" w:color="auto"/>
                    <w:bottom w:val="none" w:sz="0" w:space="0" w:color="auto"/>
                    <w:right w:val="none" w:sz="0" w:space="0" w:color="auto"/>
                  </w:divBdr>
                </w:div>
                <w:div w:id="1317152760">
                  <w:marLeft w:val="640"/>
                  <w:marRight w:val="0"/>
                  <w:marTop w:val="0"/>
                  <w:marBottom w:val="0"/>
                  <w:divBdr>
                    <w:top w:val="none" w:sz="0" w:space="0" w:color="auto"/>
                    <w:left w:val="none" w:sz="0" w:space="0" w:color="auto"/>
                    <w:bottom w:val="none" w:sz="0" w:space="0" w:color="auto"/>
                    <w:right w:val="none" w:sz="0" w:space="0" w:color="auto"/>
                  </w:divBdr>
                </w:div>
                <w:div w:id="1350836683">
                  <w:marLeft w:val="640"/>
                  <w:marRight w:val="0"/>
                  <w:marTop w:val="0"/>
                  <w:marBottom w:val="0"/>
                  <w:divBdr>
                    <w:top w:val="none" w:sz="0" w:space="0" w:color="auto"/>
                    <w:left w:val="none" w:sz="0" w:space="0" w:color="auto"/>
                    <w:bottom w:val="none" w:sz="0" w:space="0" w:color="auto"/>
                    <w:right w:val="none" w:sz="0" w:space="0" w:color="auto"/>
                  </w:divBdr>
                </w:div>
                <w:div w:id="1351106979">
                  <w:marLeft w:val="640"/>
                  <w:marRight w:val="0"/>
                  <w:marTop w:val="0"/>
                  <w:marBottom w:val="0"/>
                  <w:divBdr>
                    <w:top w:val="none" w:sz="0" w:space="0" w:color="auto"/>
                    <w:left w:val="none" w:sz="0" w:space="0" w:color="auto"/>
                    <w:bottom w:val="none" w:sz="0" w:space="0" w:color="auto"/>
                    <w:right w:val="none" w:sz="0" w:space="0" w:color="auto"/>
                  </w:divBdr>
                </w:div>
                <w:div w:id="1363896914">
                  <w:marLeft w:val="640"/>
                  <w:marRight w:val="0"/>
                  <w:marTop w:val="0"/>
                  <w:marBottom w:val="0"/>
                  <w:divBdr>
                    <w:top w:val="none" w:sz="0" w:space="0" w:color="auto"/>
                    <w:left w:val="none" w:sz="0" w:space="0" w:color="auto"/>
                    <w:bottom w:val="none" w:sz="0" w:space="0" w:color="auto"/>
                    <w:right w:val="none" w:sz="0" w:space="0" w:color="auto"/>
                  </w:divBdr>
                </w:div>
                <w:div w:id="1368488630">
                  <w:marLeft w:val="640"/>
                  <w:marRight w:val="0"/>
                  <w:marTop w:val="0"/>
                  <w:marBottom w:val="0"/>
                  <w:divBdr>
                    <w:top w:val="none" w:sz="0" w:space="0" w:color="auto"/>
                    <w:left w:val="none" w:sz="0" w:space="0" w:color="auto"/>
                    <w:bottom w:val="none" w:sz="0" w:space="0" w:color="auto"/>
                    <w:right w:val="none" w:sz="0" w:space="0" w:color="auto"/>
                  </w:divBdr>
                </w:div>
                <w:div w:id="1379746284">
                  <w:marLeft w:val="640"/>
                  <w:marRight w:val="0"/>
                  <w:marTop w:val="0"/>
                  <w:marBottom w:val="0"/>
                  <w:divBdr>
                    <w:top w:val="none" w:sz="0" w:space="0" w:color="auto"/>
                    <w:left w:val="none" w:sz="0" w:space="0" w:color="auto"/>
                    <w:bottom w:val="none" w:sz="0" w:space="0" w:color="auto"/>
                    <w:right w:val="none" w:sz="0" w:space="0" w:color="auto"/>
                  </w:divBdr>
                </w:div>
                <w:div w:id="1384600716">
                  <w:marLeft w:val="640"/>
                  <w:marRight w:val="0"/>
                  <w:marTop w:val="0"/>
                  <w:marBottom w:val="0"/>
                  <w:divBdr>
                    <w:top w:val="none" w:sz="0" w:space="0" w:color="auto"/>
                    <w:left w:val="none" w:sz="0" w:space="0" w:color="auto"/>
                    <w:bottom w:val="none" w:sz="0" w:space="0" w:color="auto"/>
                    <w:right w:val="none" w:sz="0" w:space="0" w:color="auto"/>
                  </w:divBdr>
                </w:div>
                <w:div w:id="1395928009">
                  <w:marLeft w:val="640"/>
                  <w:marRight w:val="0"/>
                  <w:marTop w:val="0"/>
                  <w:marBottom w:val="0"/>
                  <w:divBdr>
                    <w:top w:val="none" w:sz="0" w:space="0" w:color="auto"/>
                    <w:left w:val="none" w:sz="0" w:space="0" w:color="auto"/>
                    <w:bottom w:val="none" w:sz="0" w:space="0" w:color="auto"/>
                    <w:right w:val="none" w:sz="0" w:space="0" w:color="auto"/>
                  </w:divBdr>
                </w:div>
                <w:div w:id="1457403965">
                  <w:marLeft w:val="640"/>
                  <w:marRight w:val="0"/>
                  <w:marTop w:val="0"/>
                  <w:marBottom w:val="0"/>
                  <w:divBdr>
                    <w:top w:val="none" w:sz="0" w:space="0" w:color="auto"/>
                    <w:left w:val="none" w:sz="0" w:space="0" w:color="auto"/>
                    <w:bottom w:val="none" w:sz="0" w:space="0" w:color="auto"/>
                    <w:right w:val="none" w:sz="0" w:space="0" w:color="auto"/>
                  </w:divBdr>
                </w:div>
                <w:div w:id="1485589707">
                  <w:marLeft w:val="640"/>
                  <w:marRight w:val="0"/>
                  <w:marTop w:val="0"/>
                  <w:marBottom w:val="0"/>
                  <w:divBdr>
                    <w:top w:val="none" w:sz="0" w:space="0" w:color="auto"/>
                    <w:left w:val="none" w:sz="0" w:space="0" w:color="auto"/>
                    <w:bottom w:val="none" w:sz="0" w:space="0" w:color="auto"/>
                    <w:right w:val="none" w:sz="0" w:space="0" w:color="auto"/>
                  </w:divBdr>
                </w:div>
                <w:div w:id="1542286248">
                  <w:marLeft w:val="640"/>
                  <w:marRight w:val="0"/>
                  <w:marTop w:val="0"/>
                  <w:marBottom w:val="0"/>
                  <w:divBdr>
                    <w:top w:val="none" w:sz="0" w:space="0" w:color="auto"/>
                    <w:left w:val="none" w:sz="0" w:space="0" w:color="auto"/>
                    <w:bottom w:val="none" w:sz="0" w:space="0" w:color="auto"/>
                    <w:right w:val="none" w:sz="0" w:space="0" w:color="auto"/>
                  </w:divBdr>
                </w:div>
                <w:div w:id="1542590807">
                  <w:marLeft w:val="640"/>
                  <w:marRight w:val="0"/>
                  <w:marTop w:val="0"/>
                  <w:marBottom w:val="0"/>
                  <w:divBdr>
                    <w:top w:val="none" w:sz="0" w:space="0" w:color="auto"/>
                    <w:left w:val="none" w:sz="0" w:space="0" w:color="auto"/>
                    <w:bottom w:val="none" w:sz="0" w:space="0" w:color="auto"/>
                    <w:right w:val="none" w:sz="0" w:space="0" w:color="auto"/>
                  </w:divBdr>
                </w:div>
                <w:div w:id="1598369194">
                  <w:marLeft w:val="640"/>
                  <w:marRight w:val="0"/>
                  <w:marTop w:val="0"/>
                  <w:marBottom w:val="0"/>
                  <w:divBdr>
                    <w:top w:val="none" w:sz="0" w:space="0" w:color="auto"/>
                    <w:left w:val="none" w:sz="0" w:space="0" w:color="auto"/>
                    <w:bottom w:val="none" w:sz="0" w:space="0" w:color="auto"/>
                    <w:right w:val="none" w:sz="0" w:space="0" w:color="auto"/>
                  </w:divBdr>
                </w:div>
                <w:div w:id="1603873140">
                  <w:marLeft w:val="640"/>
                  <w:marRight w:val="0"/>
                  <w:marTop w:val="0"/>
                  <w:marBottom w:val="0"/>
                  <w:divBdr>
                    <w:top w:val="none" w:sz="0" w:space="0" w:color="auto"/>
                    <w:left w:val="none" w:sz="0" w:space="0" w:color="auto"/>
                    <w:bottom w:val="none" w:sz="0" w:space="0" w:color="auto"/>
                    <w:right w:val="none" w:sz="0" w:space="0" w:color="auto"/>
                  </w:divBdr>
                </w:div>
                <w:div w:id="1628972160">
                  <w:marLeft w:val="640"/>
                  <w:marRight w:val="0"/>
                  <w:marTop w:val="0"/>
                  <w:marBottom w:val="0"/>
                  <w:divBdr>
                    <w:top w:val="none" w:sz="0" w:space="0" w:color="auto"/>
                    <w:left w:val="none" w:sz="0" w:space="0" w:color="auto"/>
                    <w:bottom w:val="none" w:sz="0" w:space="0" w:color="auto"/>
                    <w:right w:val="none" w:sz="0" w:space="0" w:color="auto"/>
                  </w:divBdr>
                </w:div>
                <w:div w:id="1667826718">
                  <w:marLeft w:val="640"/>
                  <w:marRight w:val="0"/>
                  <w:marTop w:val="0"/>
                  <w:marBottom w:val="0"/>
                  <w:divBdr>
                    <w:top w:val="none" w:sz="0" w:space="0" w:color="auto"/>
                    <w:left w:val="none" w:sz="0" w:space="0" w:color="auto"/>
                    <w:bottom w:val="none" w:sz="0" w:space="0" w:color="auto"/>
                    <w:right w:val="none" w:sz="0" w:space="0" w:color="auto"/>
                  </w:divBdr>
                </w:div>
                <w:div w:id="1764641945">
                  <w:marLeft w:val="640"/>
                  <w:marRight w:val="0"/>
                  <w:marTop w:val="0"/>
                  <w:marBottom w:val="0"/>
                  <w:divBdr>
                    <w:top w:val="none" w:sz="0" w:space="0" w:color="auto"/>
                    <w:left w:val="none" w:sz="0" w:space="0" w:color="auto"/>
                    <w:bottom w:val="none" w:sz="0" w:space="0" w:color="auto"/>
                    <w:right w:val="none" w:sz="0" w:space="0" w:color="auto"/>
                  </w:divBdr>
                </w:div>
                <w:div w:id="1805728758">
                  <w:marLeft w:val="640"/>
                  <w:marRight w:val="0"/>
                  <w:marTop w:val="0"/>
                  <w:marBottom w:val="0"/>
                  <w:divBdr>
                    <w:top w:val="none" w:sz="0" w:space="0" w:color="auto"/>
                    <w:left w:val="none" w:sz="0" w:space="0" w:color="auto"/>
                    <w:bottom w:val="none" w:sz="0" w:space="0" w:color="auto"/>
                    <w:right w:val="none" w:sz="0" w:space="0" w:color="auto"/>
                  </w:divBdr>
                </w:div>
                <w:div w:id="1829207487">
                  <w:marLeft w:val="640"/>
                  <w:marRight w:val="0"/>
                  <w:marTop w:val="0"/>
                  <w:marBottom w:val="0"/>
                  <w:divBdr>
                    <w:top w:val="none" w:sz="0" w:space="0" w:color="auto"/>
                    <w:left w:val="none" w:sz="0" w:space="0" w:color="auto"/>
                    <w:bottom w:val="none" w:sz="0" w:space="0" w:color="auto"/>
                    <w:right w:val="none" w:sz="0" w:space="0" w:color="auto"/>
                  </w:divBdr>
                </w:div>
                <w:div w:id="1944266552">
                  <w:marLeft w:val="640"/>
                  <w:marRight w:val="0"/>
                  <w:marTop w:val="0"/>
                  <w:marBottom w:val="0"/>
                  <w:divBdr>
                    <w:top w:val="none" w:sz="0" w:space="0" w:color="auto"/>
                    <w:left w:val="none" w:sz="0" w:space="0" w:color="auto"/>
                    <w:bottom w:val="none" w:sz="0" w:space="0" w:color="auto"/>
                    <w:right w:val="none" w:sz="0" w:space="0" w:color="auto"/>
                  </w:divBdr>
                </w:div>
                <w:div w:id="1979919623">
                  <w:marLeft w:val="640"/>
                  <w:marRight w:val="0"/>
                  <w:marTop w:val="0"/>
                  <w:marBottom w:val="0"/>
                  <w:divBdr>
                    <w:top w:val="none" w:sz="0" w:space="0" w:color="auto"/>
                    <w:left w:val="none" w:sz="0" w:space="0" w:color="auto"/>
                    <w:bottom w:val="none" w:sz="0" w:space="0" w:color="auto"/>
                    <w:right w:val="none" w:sz="0" w:space="0" w:color="auto"/>
                  </w:divBdr>
                </w:div>
                <w:div w:id="1983802739">
                  <w:marLeft w:val="640"/>
                  <w:marRight w:val="0"/>
                  <w:marTop w:val="0"/>
                  <w:marBottom w:val="0"/>
                  <w:divBdr>
                    <w:top w:val="none" w:sz="0" w:space="0" w:color="auto"/>
                    <w:left w:val="none" w:sz="0" w:space="0" w:color="auto"/>
                    <w:bottom w:val="none" w:sz="0" w:space="0" w:color="auto"/>
                    <w:right w:val="none" w:sz="0" w:space="0" w:color="auto"/>
                  </w:divBdr>
                </w:div>
                <w:div w:id="2004123058">
                  <w:marLeft w:val="640"/>
                  <w:marRight w:val="0"/>
                  <w:marTop w:val="0"/>
                  <w:marBottom w:val="0"/>
                  <w:divBdr>
                    <w:top w:val="none" w:sz="0" w:space="0" w:color="auto"/>
                    <w:left w:val="none" w:sz="0" w:space="0" w:color="auto"/>
                    <w:bottom w:val="none" w:sz="0" w:space="0" w:color="auto"/>
                    <w:right w:val="none" w:sz="0" w:space="0" w:color="auto"/>
                  </w:divBdr>
                </w:div>
                <w:div w:id="2007396870">
                  <w:marLeft w:val="640"/>
                  <w:marRight w:val="0"/>
                  <w:marTop w:val="0"/>
                  <w:marBottom w:val="0"/>
                  <w:divBdr>
                    <w:top w:val="none" w:sz="0" w:space="0" w:color="auto"/>
                    <w:left w:val="none" w:sz="0" w:space="0" w:color="auto"/>
                    <w:bottom w:val="none" w:sz="0" w:space="0" w:color="auto"/>
                    <w:right w:val="none" w:sz="0" w:space="0" w:color="auto"/>
                  </w:divBdr>
                </w:div>
                <w:div w:id="2008972895">
                  <w:marLeft w:val="640"/>
                  <w:marRight w:val="0"/>
                  <w:marTop w:val="0"/>
                  <w:marBottom w:val="0"/>
                  <w:divBdr>
                    <w:top w:val="none" w:sz="0" w:space="0" w:color="auto"/>
                    <w:left w:val="none" w:sz="0" w:space="0" w:color="auto"/>
                    <w:bottom w:val="none" w:sz="0" w:space="0" w:color="auto"/>
                    <w:right w:val="none" w:sz="0" w:space="0" w:color="auto"/>
                  </w:divBdr>
                </w:div>
                <w:div w:id="2013948779">
                  <w:marLeft w:val="640"/>
                  <w:marRight w:val="0"/>
                  <w:marTop w:val="0"/>
                  <w:marBottom w:val="0"/>
                  <w:divBdr>
                    <w:top w:val="none" w:sz="0" w:space="0" w:color="auto"/>
                    <w:left w:val="none" w:sz="0" w:space="0" w:color="auto"/>
                    <w:bottom w:val="none" w:sz="0" w:space="0" w:color="auto"/>
                    <w:right w:val="none" w:sz="0" w:space="0" w:color="auto"/>
                  </w:divBdr>
                </w:div>
                <w:div w:id="2036300251">
                  <w:marLeft w:val="640"/>
                  <w:marRight w:val="0"/>
                  <w:marTop w:val="0"/>
                  <w:marBottom w:val="0"/>
                  <w:divBdr>
                    <w:top w:val="none" w:sz="0" w:space="0" w:color="auto"/>
                    <w:left w:val="none" w:sz="0" w:space="0" w:color="auto"/>
                    <w:bottom w:val="none" w:sz="0" w:space="0" w:color="auto"/>
                    <w:right w:val="none" w:sz="0" w:space="0" w:color="auto"/>
                  </w:divBdr>
                </w:div>
                <w:div w:id="2077317531">
                  <w:marLeft w:val="640"/>
                  <w:marRight w:val="0"/>
                  <w:marTop w:val="0"/>
                  <w:marBottom w:val="0"/>
                  <w:divBdr>
                    <w:top w:val="none" w:sz="0" w:space="0" w:color="auto"/>
                    <w:left w:val="none" w:sz="0" w:space="0" w:color="auto"/>
                    <w:bottom w:val="none" w:sz="0" w:space="0" w:color="auto"/>
                    <w:right w:val="none" w:sz="0" w:space="0" w:color="auto"/>
                  </w:divBdr>
                </w:div>
              </w:divsChild>
            </w:div>
            <w:div w:id="1676687099">
              <w:marLeft w:val="0"/>
              <w:marRight w:val="0"/>
              <w:marTop w:val="0"/>
              <w:marBottom w:val="0"/>
              <w:divBdr>
                <w:top w:val="none" w:sz="0" w:space="0" w:color="auto"/>
                <w:left w:val="none" w:sz="0" w:space="0" w:color="auto"/>
                <w:bottom w:val="none" w:sz="0" w:space="0" w:color="auto"/>
                <w:right w:val="none" w:sz="0" w:space="0" w:color="auto"/>
              </w:divBdr>
              <w:divsChild>
                <w:div w:id="18043850">
                  <w:marLeft w:val="640"/>
                  <w:marRight w:val="0"/>
                  <w:marTop w:val="0"/>
                  <w:marBottom w:val="0"/>
                  <w:divBdr>
                    <w:top w:val="none" w:sz="0" w:space="0" w:color="auto"/>
                    <w:left w:val="none" w:sz="0" w:space="0" w:color="auto"/>
                    <w:bottom w:val="none" w:sz="0" w:space="0" w:color="auto"/>
                    <w:right w:val="none" w:sz="0" w:space="0" w:color="auto"/>
                  </w:divBdr>
                </w:div>
                <w:div w:id="97919487">
                  <w:marLeft w:val="640"/>
                  <w:marRight w:val="0"/>
                  <w:marTop w:val="0"/>
                  <w:marBottom w:val="0"/>
                  <w:divBdr>
                    <w:top w:val="none" w:sz="0" w:space="0" w:color="auto"/>
                    <w:left w:val="none" w:sz="0" w:space="0" w:color="auto"/>
                    <w:bottom w:val="none" w:sz="0" w:space="0" w:color="auto"/>
                    <w:right w:val="none" w:sz="0" w:space="0" w:color="auto"/>
                  </w:divBdr>
                </w:div>
                <w:div w:id="138813364">
                  <w:marLeft w:val="640"/>
                  <w:marRight w:val="0"/>
                  <w:marTop w:val="0"/>
                  <w:marBottom w:val="0"/>
                  <w:divBdr>
                    <w:top w:val="none" w:sz="0" w:space="0" w:color="auto"/>
                    <w:left w:val="none" w:sz="0" w:space="0" w:color="auto"/>
                    <w:bottom w:val="none" w:sz="0" w:space="0" w:color="auto"/>
                    <w:right w:val="none" w:sz="0" w:space="0" w:color="auto"/>
                  </w:divBdr>
                </w:div>
                <w:div w:id="151920648">
                  <w:marLeft w:val="640"/>
                  <w:marRight w:val="0"/>
                  <w:marTop w:val="0"/>
                  <w:marBottom w:val="0"/>
                  <w:divBdr>
                    <w:top w:val="none" w:sz="0" w:space="0" w:color="auto"/>
                    <w:left w:val="none" w:sz="0" w:space="0" w:color="auto"/>
                    <w:bottom w:val="none" w:sz="0" w:space="0" w:color="auto"/>
                    <w:right w:val="none" w:sz="0" w:space="0" w:color="auto"/>
                  </w:divBdr>
                </w:div>
                <w:div w:id="153450588">
                  <w:marLeft w:val="640"/>
                  <w:marRight w:val="0"/>
                  <w:marTop w:val="0"/>
                  <w:marBottom w:val="0"/>
                  <w:divBdr>
                    <w:top w:val="none" w:sz="0" w:space="0" w:color="auto"/>
                    <w:left w:val="none" w:sz="0" w:space="0" w:color="auto"/>
                    <w:bottom w:val="none" w:sz="0" w:space="0" w:color="auto"/>
                    <w:right w:val="none" w:sz="0" w:space="0" w:color="auto"/>
                  </w:divBdr>
                </w:div>
                <w:div w:id="201552305">
                  <w:marLeft w:val="640"/>
                  <w:marRight w:val="0"/>
                  <w:marTop w:val="0"/>
                  <w:marBottom w:val="0"/>
                  <w:divBdr>
                    <w:top w:val="none" w:sz="0" w:space="0" w:color="auto"/>
                    <w:left w:val="none" w:sz="0" w:space="0" w:color="auto"/>
                    <w:bottom w:val="none" w:sz="0" w:space="0" w:color="auto"/>
                    <w:right w:val="none" w:sz="0" w:space="0" w:color="auto"/>
                  </w:divBdr>
                </w:div>
                <w:div w:id="220100761">
                  <w:marLeft w:val="640"/>
                  <w:marRight w:val="0"/>
                  <w:marTop w:val="0"/>
                  <w:marBottom w:val="0"/>
                  <w:divBdr>
                    <w:top w:val="none" w:sz="0" w:space="0" w:color="auto"/>
                    <w:left w:val="none" w:sz="0" w:space="0" w:color="auto"/>
                    <w:bottom w:val="none" w:sz="0" w:space="0" w:color="auto"/>
                    <w:right w:val="none" w:sz="0" w:space="0" w:color="auto"/>
                  </w:divBdr>
                </w:div>
                <w:div w:id="260070377">
                  <w:marLeft w:val="640"/>
                  <w:marRight w:val="0"/>
                  <w:marTop w:val="0"/>
                  <w:marBottom w:val="0"/>
                  <w:divBdr>
                    <w:top w:val="none" w:sz="0" w:space="0" w:color="auto"/>
                    <w:left w:val="none" w:sz="0" w:space="0" w:color="auto"/>
                    <w:bottom w:val="none" w:sz="0" w:space="0" w:color="auto"/>
                    <w:right w:val="none" w:sz="0" w:space="0" w:color="auto"/>
                  </w:divBdr>
                </w:div>
                <w:div w:id="265381147">
                  <w:marLeft w:val="640"/>
                  <w:marRight w:val="0"/>
                  <w:marTop w:val="0"/>
                  <w:marBottom w:val="0"/>
                  <w:divBdr>
                    <w:top w:val="none" w:sz="0" w:space="0" w:color="auto"/>
                    <w:left w:val="none" w:sz="0" w:space="0" w:color="auto"/>
                    <w:bottom w:val="none" w:sz="0" w:space="0" w:color="auto"/>
                    <w:right w:val="none" w:sz="0" w:space="0" w:color="auto"/>
                  </w:divBdr>
                </w:div>
                <w:div w:id="322242043">
                  <w:marLeft w:val="640"/>
                  <w:marRight w:val="0"/>
                  <w:marTop w:val="0"/>
                  <w:marBottom w:val="0"/>
                  <w:divBdr>
                    <w:top w:val="none" w:sz="0" w:space="0" w:color="auto"/>
                    <w:left w:val="none" w:sz="0" w:space="0" w:color="auto"/>
                    <w:bottom w:val="none" w:sz="0" w:space="0" w:color="auto"/>
                    <w:right w:val="none" w:sz="0" w:space="0" w:color="auto"/>
                  </w:divBdr>
                </w:div>
                <w:div w:id="359624467">
                  <w:marLeft w:val="640"/>
                  <w:marRight w:val="0"/>
                  <w:marTop w:val="0"/>
                  <w:marBottom w:val="0"/>
                  <w:divBdr>
                    <w:top w:val="none" w:sz="0" w:space="0" w:color="auto"/>
                    <w:left w:val="none" w:sz="0" w:space="0" w:color="auto"/>
                    <w:bottom w:val="none" w:sz="0" w:space="0" w:color="auto"/>
                    <w:right w:val="none" w:sz="0" w:space="0" w:color="auto"/>
                  </w:divBdr>
                </w:div>
                <w:div w:id="375399169">
                  <w:marLeft w:val="640"/>
                  <w:marRight w:val="0"/>
                  <w:marTop w:val="0"/>
                  <w:marBottom w:val="0"/>
                  <w:divBdr>
                    <w:top w:val="none" w:sz="0" w:space="0" w:color="auto"/>
                    <w:left w:val="none" w:sz="0" w:space="0" w:color="auto"/>
                    <w:bottom w:val="none" w:sz="0" w:space="0" w:color="auto"/>
                    <w:right w:val="none" w:sz="0" w:space="0" w:color="auto"/>
                  </w:divBdr>
                </w:div>
                <w:div w:id="378287372">
                  <w:marLeft w:val="640"/>
                  <w:marRight w:val="0"/>
                  <w:marTop w:val="0"/>
                  <w:marBottom w:val="0"/>
                  <w:divBdr>
                    <w:top w:val="none" w:sz="0" w:space="0" w:color="auto"/>
                    <w:left w:val="none" w:sz="0" w:space="0" w:color="auto"/>
                    <w:bottom w:val="none" w:sz="0" w:space="0" w:color="auto"/>
                    <w:right w:val="none" w:sz="0" w:space="0" w:color="auto"/>
                  </w:divBdr>
                </w:div>
                <w:div w:id="381439249">
                  <w:marLeft w:val="640"/>
                  <w:marRight w:val="0"/>
                  <w:marTop w:val="0"/>
                  <w:marBottom w:val="0"/>
                  <w:divBdr>
                    <w:top w:val="none" w:sz="0" w:space="0" w:color="auto"/>
                    <w:left w:val="none" w:sz="0" w:space="0" w:color="auto"/>
                    <w:bottom w:val="none" w:sz="0" w:space="0" w:color="auto"/>
                    <w:right w:val="none" w:sz="0" w:space="0" w:color="auto"/>
                  </w:divBdr>
                </w:div>
                <w:div w:id="397410862">
                  <w:marLeft w:val="640"/>
                  <w:marRight w:val="0"/>
                  <w:marTop w:val="0"/>
                  <w:marBottom w:val="0"/>
                  <w:divBdr>
                    <w:top w:val="none" w:sz="0" w:space="0" w:color="auto"/>
                    <w:left w:val="none" w:sz="0" w:space="0" w:color="auto"/>
                    <w:bottom w:val="none" w:sz="0" w:space="0" w:color="auto"/>
                    <w:right w:val="none" w:sz="0" w:space="0" w:color="auto"/>
                  </w:divBdr>
                </w:div>
                <w:div w:id="441924513">
                  <w:marLeft w:val="640"/>
                  <w:marRight w:val="0"/>
                  <w:marTop w:val="0"/>
                  <w:marBottom w:val="0"/>
                  <w:divBdr>
                    <w:top w:val="none" w:sz="0" w:space="0" w:color="auto"/>
                    <w:left w:val="none" w:sz="0" w:space="0" w:color="auto"/>
                    <w:bottom w:val="none" w:sz="0" w:space="0" w:color="auto"/>
                    <w:right w:val="none" w:sz="0" w:space="0" w:color="auto"/>
                  </w:divBdr>
                </w:div>
                <w:div w:id="463041380">
                  <w:marLeft w:val="640"/>
                  <w:marRight w:val="0"/>
                  <w:marTop w:val="0"/>
                  <w:marBottom w:val="0"/>
                  <w:divBdr>
                    <w:top w:val="none" w:sz="0" w:space="0" w:color="auto"/>
                    <w:left w:val="none" w:sz="0" w:space="0" w:color="auto"/>
                    <w:bottom w:val="none" w:sz="0" w:space="0" w:color="auto"/>
                    <w:right w:val="none" w:sz="0" w:space="0" w:color="auto"/>
                  </w:divBdr>
                </w:div>
                <w:div w:id="484248069">
                  <w:marLeft w:val="640"/>
                  <w:marRight w:val="0"/>
                  <w:marTop w:val="0"/>
                  <w:marBottom w:val="0"/>
                  <w:divBdr>
                    <w:top w:val="none" w:sz="0" w:space="0" w:color="auto"/>
                    <w:left w:val="none" w:sz="0" w:space="0" w:color="auto"/>
                    <w:bottom w:val="none" w:sz="0" w:space="0" w:color="auto"/>
                    <w:right w:val="none" w:sz="0" w:space="0" w:color="auto"/>
                  </w:divBdr>
                </w:div>
                <w:div w:id="506213328">
                  <w:marLeft w:val="640"/>
                  <w:marRight w:val="0"/>
                  <w:marTop w:val="0"/>
                  <w:marBottom w:val="0"/>
                  <w:divBdr>
                    <w:top w:val="none" w:sz="0" w:space="0" w:color="auto"/>
                    <w:left w:val="none" w:sz="0" w:space="0" w:color="auto"/>
                    <w:bottom w:val="none" w:sz="0" w:space="0" w:color="auto"/>
                    <w:right w:val="none" w:sz="0" w:space="0" w:color="auto"/>
                  </w:divBdr>
                </w:div>
                <w:div w:id="524711240">
                  <w:marLeft w:val="640"/>
                  <w:marRight w:val="0"/>
                  <w:marTop w:val="0"/>
                  <w:marBottom w:val="0"/>
                  <w:divBdr>
                    <w:top w:val="none" w:sz="0" w:space="0" w:color="auto"/>
                    <w:left w:val="none" w:sz="0" w:space="0" w:color="auto"/>
                    <w:bottom w:val="none" w:sz="0" w:space="0" w:color="auto"/>
                    <w:right w:val="none" w:sz="0" w:space="0" w:color="auto"/>
                  </w:divBdr>
                </w:div>
                <w:div w:id="651644308">
                  <w:marLeft w:val="640"/>
                  <w:marRight w:val="0"/>
                  <w:marTop w:val="0"/>
                  <w:marBottom w:val="0"/>
                  <w:divBdr>
                    <w:top w:val="none" w:sz="0" w:space="0" w:color="auto"/>
                    <w:left w:val="none" w:sz="0" w:space="0" w:color="auto"/>
                    <w:bottom w:val="none" w:sz="0" w:space="0" w:color="auto"/>
                    <w:right w:val="none" w:sz="0" w:space="0" w:color="auto"/>
                  </w:divBdr>
                </w:div>
                <w:div w:id="698815480">
                  <w:marLeft w:val="640"/>
                  <w:marRight w:val="0"/>
                  <w:marTop w:val="0"/>
                  <w:marBottom w:val="0"/>
                  <w:divBdr>
                    <w:top w:val="none" w:sz="0" w:space="0" w:color="auto"/>
                    <w:left w:val="none" w:sz="0" w:space="0" w:color="auto"/>
                    <w:bottom w:val="none" w:sz="0" w:space="0" w:color="auto"/>
                    <w:right w:val="none" w:sz="0" w:space="0" w:color="auto"/>
                  </w:divBdr>
                </w:div>
                <w:div w:id="702170844">
                  <w:marLeft w:val="640"/>
                  <w:marRight w:val="0"/>
                  <w:marTop w:val="0"/>
                  <w:marBottom w:val="0"/>
                  <w:divBdr>
                    <w:top w:val="none" w:sz="0" w:space="0" w:color="auto"/>
                    <w:left w:val="none" w:sz="0" w:space="0" w:color="auto"/>
                    <w:bottom w:val="none" w:sz="0" w:space="0" w:color="auto"/>
                    <w:right w:val="none" w:sz="0" w:space="0" w:color="auto"/>
                  </w:divBdr>
                </w:div>
                <w:div w:id="721095653">
                  <w:marLeft w:val="640"/>
                  <w:marRight w:val="0"/>
                  <w:marTop w:val="0"/>
                  <w:marBottom w:val="0"/>
                  <w:divBdr>
                    <w:top w:val="none" w:sz="0" w:space="0" w:color="auto"/>
                    <w:left w:val="none" w:sz="0" w:space="0" w:color="auto"/>
                    <w:bottom w:val="none" w:sz="0" w:space="0" w:color="auto"/>
                    <w:right w:val="none" w:sz="0" w:space="0" w:color="auto"/>
                  </w:divBdr>
                </w:div>
                <w:div w:id="795374857">
                  <w:marLeft w:val="640"/>
                  <w:marRight w:val="0"/>
                  <w:marTop w:val="0"/>
                  <w:marBottom w:val="0"/>
                  <w:divBdr>
                    <w:top w:val="none" w:sz="0" w:space="0" w:color="auto"/>
                    <w:left w:val="none" w:sz="0" w:space="0" w:color="auto"/>
                    <w:bottom w:val="none" w:sz="0" w:space="0" w:color="auto"/>
                    <w:right w:val="none" w:sz="0" w:space="0" w:color="auto"/>
                  </w:divBdr>
                </w:div>
                <w:div w:id="797139267">
                  <w:marLeft w:val="640"/>
                  <w:marRight w:val="0"/>
                  <w:marTop w:val="0"/>
                  <w:marBottom w:val="0"/>
                  <w:divBdr>
                    <w:top w:val="none" w:sz="0" w:space="0" w:color="auto"/>
                    <w:left w:val="none" w:sz="0" w:space="0" w:color="auto"/>
                    <w:bottom w:val="none" w:sz="0" w:space="0" w:color="auto"/>
                    <w:right w:val="none" w:sz="0" w:space="0" w:color="auto"/>
                  </w:divBdr>
                </w:div>
                <w:div w:id="803041286">
                  <w:marLeft w:val="640"/>
                  <w:marRight w:val="0"/>
                  <w:marTop w:val="0"/>
                  <w:marBottom w:val="0"/>
                  <w:divBdr>
                    <w:top w:val="none" w:sz="0" w:space="0" w:color="auto"/>
                    <w:left w:val="none" w:sz="0" w:space="0" w:color="auto"/>
                    <w:bottom w:val="none" w:sz="0" w:space="0" w:color="auto"/>
                    <w:right w:val="none" w:sz="0" w:space="0" w:color="auto"/>
                  </w:divBdr>
                </w:div>
                <w:div w:id="805199307">
                  <w:marLeft w:val="640"/>
                  <w:marRight w:val="0"/>
                  <w:marTop w:val="0"/>
                  <w:marBottom w:val="0"/>
                  <w:divBdr>
                    <w:top w:val="none" w:sz="0" w:space="0" w:color="auto"/>
                    <w:left w:val="none" w:sz="0" w:space="0" w:color="auto"/>
                    <w:bottom w:val="none" w:sz="0" w:space="0" w:color="auto"/>
                    <w:right w:val="none" w:sz="0" w:space="0" w:color="auto"/>
                  </w:divBdr>
                </w:div>
                <w:div w:id="837577204">
                  <w:marLeft w:val="640"/>
                  <w:marRight w:val="0"/>
                  <w:marTop w:val="0"/>
                  <w:marBottom w:val="0"/>
                  <w:divBdr>
                    <w:top w:val="none" w:sz="0" w:space="0" w:color="auto"/>
                    <w:left w:val="none" w:sz="0" w:space="0" w:color="auto"/>
                    <w:bottom w:val="none" w:sz="0" w:space="0" w:color="auto"/>
                    <w:right w:val="none" w:sz="0" w:space="0" w:color="auto"/>
                  </w:divBdr>
                </w:div>
                <w:div w:id="859854479">
                  <w:marLeft w:val="640"/>
                  <w:marRight w:val="0"/>
                  <w:marTop w:val="0"/>
                  <w:marBottom w:val="0"/>
                  <w:divBdr>
                    <w:top w:val="none" w:sz="0" w:space="0" w:color="auto"/>
                    <w:left w:val="none" w:sz="0" w:space="0" w:color="auto"/>
                    <w:bottom w:val="none" w:sz="0" w:space="0" w:color="auto"/>
                    <w:right w:val="none" w:sz="0" w:space="0" w:color="auto"/>
                  </w:divBdr>
                </w:div>
                <w:div w:id="866212287">
                  <w:marLeft w:val="640"/>
                  <w:marRight w:val="0"/>
                  <w:marTop w:val="0"/>
                  <w:marBottom w:val="0"/>
                  <w:divBdr>
                    <w:top w:val="none" w:sz="0" w:space="0" w:color="auto"/>
                    <w:left w:val="none" w:sz="0" w:space="0" w:color="auto"/>
                    <w:bottom w:val="none" w:sz="0" w:space="0" w:color="auto"/>
                    <w:right w:val="none" w:sz="0" w:space="0" w:color="auto"/>
                  </w:divBdr>
                </w:div>
                <w:div w:id="901253063">
                  <w:marLeft w:val="640"/>
                  <w:marRight w:val="0"/>
                  <w:marTop w:val="0"/>
                  <w:marBottom w:val="0"/>
                  <w:divBdr>
                    <w:top w:val="none" w:sz="0" w:space="0" w:color="auto"/>
                    <w:left w:val="none" w:sz="0" w:space="0" w:color="auto"/>
                    <w:bottom w:val="none" w:sz="0" w:space="0" w:color="auto"/>
                    <w:right w:val="none" w:sz="0" w:space="0" w:color="auto"/>
                  </w:divBdr>
                </w:div>
                <w:div w:id="921915073">
                  <w:marLeft w:val="640"/>
                  <w:marRight w:val="0"/>
                  <w:marTop w:val="0"/>
                  <w:marBottom w:val="0"/>
                  <w:divBdr>
                    <w:top w:val="none" w:sz="0" w:space="0" w:color="auto"/>
                    <w:left w:val="none" w:sz="0" w:space="0" w:color="auto"/>
                    <w:bottom w:val="none" w:sz="0" w:space="0" w:color="auto"/>
                    <w:right w:val="none" w:sz="0" w:space="0" w:color="auto"/>
                  </w:divBdr>
                </w:div>
                <w:div w:id="945429099">
                  <w:marLeft w:val="640"/>
                  <w:marRight w:val="0"/>
                  <w:marTop w:val="0"/>
                  <w:marBottom w:val="0"/>
                  <w:divBdr>
                    <w:top w:val="none" w:sz="0" w:space="0" w:color="auto"/>
                    <w:left w:val="none" w:sz="0" w:space="0" w:color="auto"/>
                    <w:bottom w:val="none" w:sz="0" w:space="0" w:color="auto"/>
                    <w:right w:val="none" w:sz="0" w:space="0" w:color="auto"/>
                  </w:divBdr>
                </w:div>
                <w:div w:id="981276363">
                  <w:marLeft w:val="640"/>
                  <w:marRight w:val="0"/>
                  <w:marTop w:val="0"/>
                  <w:marBottom w:val="0"/>
                  <w:divBdr>
                    <w:top w:val="none" w:sz="0" w:space="0" w:color="auto"/>
                    <w:left w:val="none" w:sz="0" w:space="0" w:color="auto"/>
                    <w:bottom w:val="none" w:sz="0" w:space="0" w:color="auto"/>
                    <w:right w:val="none" w:sz="0" w:space="0" w:color="auto"/>
                  </w:divBdr>
                </w:div>
                <w:div w:id="1036388629">
                  <w:marLeft w:val="640"/>
                  <w:marRight w:val="0"/>
                  <w:marTop w:val="0"/>
                  <w:marBottom w:val="0"/>
                  <w:divBdr>
                    <w:top w:val="none" w:sz="0" w:space="0" w:color="auto"/>
                    <w:left w:val="none" w:sz="0" w:space="0" w:color="auto"/>
                    <w:bottom w:val="none" w:sz="0" w:space="0" w:color="auto"/>
                    <w:right w:val="none" w:sz="0" w:space="0" w:color="auto"/>
                  </w:divBdr>
                </w:div>
                <w:div w:id="1037118121">
                  <w:marLeft w:val="640"/>
                  <w:marRight w:val="0"/>
                  <w:marTop w:val="0"/>
                  <w:marBottom w:val="0"/>
                  <w:divBdr>
                    <w:top w:val="none" w:sz="0" w:space="0" w:color="auto"/>
                    <w:left w:val="none" w:sz="0" w:space="0" w:color="auto"/>
                    <w:bottom w:val="none" w:sz="0" w:space="0" w:color="auto"/>
                    <w:right w:val="none" w:sz="0" w:space="0" w:color="auto"/>
                  </w:divBdr>
                </w:div>
                <w:div w:id="1065375770">
                  <w:marLeft w:val="640"/>
                  <w:marRight w:val="0"/>
                  <w:marTop w:val="0"/>
                  <w:marBottom w:val="0"/>
                  <w:divBdr>
                    <w:top w:val="none" w:sz="0" w:space="0" w:color="auto"/>
                    <w:left w:val="none" w:sz="0" w:space="0" w:color="auto"/>
                    <w:bottom w:val="none" w:sz="0" w:space="0" w:color="auto"/>
                    <w:right w:val="none" w:sz="0" w:space="0" w:color="auto"/>
                  </w:divBdr>
                </w:div>
                <w:div w:id="1098329762">
                  <w:marLeft w:val="640"/>
                  <w:marRight w:val="0"/>
                  <w:marTop w:val="0"/>
                  <w:marBottom w:val="0"/>
                  <w:divBdr>
                    <w:top w:val="none" w:sz="0" w:space="0" w:color="auto"/>
                    <w:left w:val="none" w:sz="0" w:space="0" w:color="auto"/>
                    <w:bottom w:val="none" w:sz="0" w:space="0" w:color="auto"/>
                    <w:right w:val="none" w:sz="0" w:space="0" w:color="auto"/>
                  </w:divBdr>
                </w:div>
                <w:div w:id="1170875030">
                  <w:marLeft w:val="640"/>
                  <w:marRight w:val="0"/>
                  <w:marTop w:val="0"/>
                  <w:marBottom w:val="0"/>
                  <w:divBdr>
                    <w:top w:val="none" w:sz="0" w:space="0" w:color="auto"/>
                    <w:left w:val="none" w:sz="0" w:space="0" w:color="auto"/>
                    <w:bottom w:val="none" w:sz="0" w:space="0" w:color="auto"/>
                    <w:right w:val="none" w:sz="0" w:space="0" w:color="auto"/>
                  </w:divBdr>
                </w:div>
                <w:div w:id="1175848087">
                  <w:marLeft w:val="640"/>
                  <w:marRight w:val="0"/>
                  <w:marTop w:val="0"/>
                  <w:marBottom w:val="0"/>
                  <w:divBdr>
                    <w:top w:val="none" w:sz="0" w:space="0" w:color="auto"/>
                    <w:left w:val="none" w:sz="0" w:space="0" w:color="auto"/>
                    <w:bottom w:val="none" w:sz="0" w:space="0" w:color="auto"/>
                    <w:right w:val="none" w:sz="0" w:space="0" w:color="auto"/>
                  </w:divBdr>
                </w:div>
                <w:div w:id="1237977905">
                  <w:marLeft w:val="640"/>
                  <w:marRight w:val="0"/>
                  <w:marTop w:val="0"/>
                  <w:marBottom w:val="0"/>
                  <w:divBdr>
                    <w:top w:val="none" w:sz="0" w:space="0" w:color="auto"/>
                    <w:left w:val="none" w:sz="0" w:space="0" w:color="auto"/>
                    <w:bottom w:val="none" w:sz="0" w:space="0" w:color="auto"/>
                    <w:right w:val="none" w:sz="0" w:space="0" w:color="auto"/>
                  </w:divBdr>
                </w:div>
                <w:div w:id="1281953894">
                  <w:marLeft w:val="640"/>
                  <w:marRight w:val="0"/>
                  <w:marTop w:val="0"/>
                  <w:marBottom w:val="0"/>
                  <w:divBdr>
                    <w:top w:val="none" w:sz="0" w:space="0" w:color="auto"/>
                    <w:left w:val="none" w:sz="0" w:space="0" w:color="auto"/>
                    <w:bottom w:val="none" w:sz="0" w:space="0" w:color="auto"/>
                    <w:right w:val="none" w:sz="0" w:space="0" w:color="auto"/>
                  </w:divBdr>
                </w:div>
                <w:div w:id="1287811113">
                  <w:marLeft w:val="640"/>
                  <w:marRight w:val="0"/>
                  <w:marTop w:val="0"/>
                  <w:marBottom w:val="0"/>
                  <w:divBdr>
                    <w:top w:val="none" w:sz="0" w:space="0" w:color="auto"/>
                    <w:left w:val="none" w:sz="0" w:space="0" w:color="auto"/>
                    <w:bottom w:val="none" w:sz="0" w:space="0" w:color="auto"/>
                    <w:right w:val="none" w:sz="0" w:space="0" w:color="auto"/>
                  </w:divBdr>
                </w:div>
                <w:div w:id="1327593508">
                  <w:marLeft w:val="640"/>
                  <w:marRight w:val="0"/>
                  <w:marTop w:val="0"/>
                  <w:marBottom w:val="0"/>
                  <w:divBdr>
                    <w:top w:val="none" w:sz="0" w:space="0" w:color="auto"/>
                    <w:left w:val="none" w:sz="0" w:space="0" w:color="auto"/>
                    <w:bottom w:val="none" w:sz="0" w:space="0" w:color="auto"/>
                    <w:right w:val="none" w:sz="0" w:space="0" w:color="auto"/>
                  </w:divBdr>
                </w:div>
                <w:div w:id="1356224127">
                  <w:marLeft w:val="640"/>
                  <w:marRight w:val="0"/>
                  <w:marTop w:val="0"/>
                  <w:marBottom w:val="0"/>
                  <w:divBdr>
                    <w:top w:val="none" w:sz="0" w:space="0" w:color="auto"/>
                    <w:left w:val="none" w:sz="0" w:space="0" w:color="auto"/>
                    <w:bottom w:val="none" w:sz="0" w:space="0" w:color="auto"/>
                    <w:right w:val="none" w:sz="0" w:space="0" w:color="auto"/>
                  </w:divBdr>
                </w:div>
                <w:div w:id="1399547198">
                  <w:marLeft w:val="640"/>
                  <w:marRight w:val="0"/>
                  <w:marTop w:val="0"/>
                  <w:marBottom w:val="0"/>
                  <w:divBdr>
                    <w:top w:val="none" w:sz="0" w:space="0" w:color="auto"/>
                    <w:left w:val="none" w:sz="0" w:space="0" w:color="auto"/>
                    <w:bottom w:val="none" w:sz="0" w:space="0" w:color="auto"/>
                    <w:right w:val="none" w:sz="0" w:space="0" w:color="auto"/>
                  </w:divBdr>
                </w:div>
                <w:div w:id="1406223447">
                  <w:marLeft w:val="640"/>
                  <w:marRight w:val="0"/>
                  <w:marTop w:val="0"/>
                  <w:marBottom w:val="0"/>
                  <w:divBdr>
                    <w:top w:val="none" w:sz="0" w:space="0" w:color="auto"/>
                    <w:left w:val="none" w:sz="0" w:space="0" w:color="auto"/>
                    <w:bottom w:val="none" w:sz="0" w:space="0" w:color="auto"/>
                    <w:right w:val="none" w:sz="0" w:space="0" w:color="auto"/>
                  </w:divBdr>
                </w:div>
                <w:div w:id="1435859236">
                  <w:marLeft w:val="640"/>
                  <w:marRight w:val="0"/>
                  <w:marTop w:val="0"/>
                  <w:marBottom w:val="0"/>
                  <w:divBdr>
                    <w:top w:val="none" w:sz="0" w:space="0" w:color="auto"/>
                    <w:left w:val="none" w:sz="0" w:space="0" w:color="auto"/>
                    <w:bottom w:val="none" w:sz="0" w:space="0" w:color="auto"/>
                    <w:right w:val="none" w:sz="0" w:space="0" w:color="auto"/>
                  </w:divBdr>
                </w:div>
                <w:div w:id="1441804031">
                  <w:marLeft w:val="640"/>
                  <w:marRight w:val="0"/>
                  <w:marTop w:val="0"/>
                  <w:marBottom w:val="0"/>
                  <w:divBdr>
                    <w:top w:val="none" w:sz="0" w:space="0" w:color="auto"/>
                    <w:left w:val="none" w:sz="0" w:space="0" w:color="auto"/>
                    <w:bottom w:val="none" w:sz="0" w:space="0" w:color="auto"/>
                    <w:right w:val="none" w:sz="0" w:space="0" w:color="auto"/>
                  </w:divBdr>
                </w:div>
                <w:div w:id="1528635504">
                  <w:marLeft w:val="640"/>
                  <w:marRight w:val="0"/>
                  <w:marTop w:val="0"/>
                  <w:marBottom w:val="0"/>
                  <w:divBdr>
                    <w:top w:val="none" w:sz="0" w:space="0" w:color="auto"/>
                    <w:left w:val="none" w:sz="0" w:space="0" w:color="auto"/>
                    <w:bottom w:val="none" w:sz="0" w:space="0" w:color="auto"/>
                    <w:right w:val="none" w:sz="0" w:space="0" w:color="auto"/>
                  </w:divBdr>
                </w:div>
                <w:div w:id="1618024770">
                  <w:marLeft w:val="640"/>
                  <w:marRight w:val="0"/>
                  <w:marTop w:val="0"/>
                  <w:marBottom w:val="0"/>
                  <w:divBdr>
                    <w:top w:val="none" w:sz="0" w:space="0" w:color="auto"/>
                    <w:left w:val="none" w:sz="0" w:space="0" w:color="auto"/>
                    <w:bottom w:val="none" w:sz="0" w:space="0" w:color="auto"/>
                    <w:right w:val="none" w:sz="0" w:space="0" w:color="auto"/>
                  </w:divBdr>
                </w:div>
                <w:div w:id="1662733486">
                  <w:marLeft w:val="640"/>
                  <w:marRight w:val="0"/>
                  <w:marTop w:val="0"/>
                  <w:marBottom w:val="0"/>
                  <w:divBdr>
                    <w:top w:val="none" w:sz="0" w:space="0" w:color="auto"/>
                    <w:left w:val="none" w:sz="0" w:space="0" w:color="auto"/>
                    <w:bottom w:val="none" w:sz="0" w:space="0" w:color="auto"/>
                    <w:right w:val="none" w:sz="0" w:space="0" w:color="auto"/>
                  </w:divBdr>
                </w:div>
                <w:div w:id="1675066546">
                  <w:marLeft w:val="640"/>
                  <w:marRight w:val="0"/>
                  <w:marTop w:val="0"/>
                  <w:marBottom w:val="0"/>
                  <w:divBdr>
                    <w:top w:val="none" w:sz="0" w:space="0" w:color="auto"/>
                    <w:left w:val="none" w:sz="0" w:space="0" w:color="auto"/>
                    <w:bottom w:val="none" w:sz="0" w:space="0" w:color="auto"/>
                    <w:right w:val="none" w:sz="0" w:space="0" w:color="auto"/>
                  </w:divBdr>
                </w:div>
                <w:div w:id="1677416438">
                  <w:marLeft w:val="640"/>
                  <w:marRight w:val="0"/>
                  <w:marTop w:val="0"/>
                  <w:marBottom w:val="0"/>
                  <w:divBdr>
                    <w:top w:val="none" w:sz="0" w:space="0" w:color="auto"/>
                    <w:left w:val="none" w:sz="0" w:space="0" w:color="auto"/>
                    <w:bottom w:val="none" w:sz="0" w:space="0" w:color="auto"/>
                    <w:right w:val="none" w:sz="0" w:space="0" w:color="auto"/>
                  </w:divBdr>
                </w:div>
                <w:div w:id="1685790533">
                  <w:marLeft w:val="640"/>
                  <w:marRight w:val="0"/>
                  <w:marTop w:val="0"/>
                  <w:marBottom w:val="0"/>
                  <w:divBdr>
                    <w:top w:val="none" w:sz="0" w:space="0" w:color="auto"/>
                    <w:left w:val="none" w:sz="0" w:space="0" w:color="auto"/>
                    <w:bottom w:val="none" w:sz="0" w:space="0" w:color="auto"/>
                    <w:right w:val="none" w:sz="0" w:space="0" w:color="auto"/>
                  </w:divBdr>
                </w:div>
                <w:div w:id="1700469885">
                  <w:marLeft w:val="640"/>
                  <w:marRight w:val="0"/>
                  <w:marTop w:val="0"/>
                  <w:marBottom w:val="0"/>
                  <w:divBdr>
                    <w:top w:val="none" w:sz="0" w:space="0" w:color="auto"/>
                    <w:left w:val="none" w:sz="0" w:space="0" w:color="auto"/>
                    <w:bottom w:val="none" w:sz="0" w:space="0" w:color="auto"/>
                    <w:right w:val="none" w:sz="0" w:space="0" w:color="auto"/>
                  </w:divBdr>
                </w:div>
                <w:div w:id="1719932793">
                  <w:marLeft w:val="640"/>
                  <w:marRight w:val="0"/>
                  <w:marTop w:val="0"/>
                  <w:marBottom w:val="0"/>
                  <w:divBdr>
                    <w:top w:val="none" w:sz="0" w:space="0" w:color="auto"/>
                    <w:left w:val="none" w:sz="0" w:space="0" w:color="auto"/>
                    <w:bottom w:val="none" w:sz="0" w:space="0" w:color="auto"/>
                    <w:right w:val="none" w:sz="0" w:space="0" w:color="auto"/>
                  </w:divBdr>
                </w:div>
                <w:div w:id="1849366497">
                  <w:marLeft w:val="640"/>
                  <w:marRight w:val="0"/>
                  <w:marTop w:val="0"/>
                  <w:marBottom w:val="0"/>
                  <w:divBdr>
                    <w:top w:val="none" w:sz="0" w:space="0" w:color="auto"/>
                    <w:left w:val="none" w:sz="0" w:space="0" w:color="auto"/>
                    <w:bottom w:val="none" w:sz="0" w:space="0" w:color="auto"/>
                    <w:right w:val="none" w:sz="0" w:space="0" w:color="auto"/>
                  </w:divBdr>
                </w:div>
                <w:div w:id="1864174713">
                  <w:marLeft w:val="640"/>
                  <w:marRight w:val="0"/>
                  <w:marTop w:val="0"/>
                  <w:marBottom w:val="0"/>
                  <w:divBdr>
                    <w:top w:val="none" w:sz="0" w:space="0" w:color="auto"/>
                    <w:left w:val="none" w:sz="0" w:space="0" w:color="auto"/>
                    <w:bottom w:val="none" w:sz="0" w:space="0" w:color="auto"/>
                    <w:right w:val="none" w:sz="0" w:space="0" w:color="auto"/>
                  </w:divBdr>
                </w:div>
                <w:div w:id="1883594743">
                  <w:marLeft w:val="640"/>
                  <w:marRight w:val="0"/>
                  <w:marTop w:val="0"/>
                  <w:marBottom w:val="0"/>
                  <w:divBdr>
                    <w:top w:val="none" w:sz="0" w:space="0" w:color="auto"/>
                    <w:left w:val="none" w:sz="0" w:space="0" w:color="auto"/>
                    <w:bottom w:val="none" w:sz="0" w:space="0" w:color="auto"/>
                    <w:right w:val="none" w:sz="0" w:space="0" w:color="auto"/>
                  </w:divBdr>
                </w:div>
                <w:div w:id="1907184335">
                  <w:marLeft w:val="640"/>
                  <w:marRight w:val="0"/>
                  <w:marTop w:val="0"/>
                  <w:marBottom w:val="0"/>
                  <w:divBdr>
                    <w:top w:val="none" w:sz="0" w:space="0" w:color="auto"/>
                    <w:left w:val="none" w:sz="0" w:space="0" w:color="auto"/>
                    <w:bottom w:val="none" w:sz="0" w:space="0" w:color="auto"/>
                    <w:right w:val="none" w:sz="0" w:space="0" w:color="auto"/>
                  </w:divBdr>
                </w:div>
                <w:div w:id="1923446111">
                  <w:marLeft w:val="640"/>
                  <w:marRight w:val="0"/>
                  <w:marTop w:val="0"/>
                  <w:marBottom w:val="0"/>
                  <w:divBdr>
                    <w:top w:val="none" w:sz="0" w:space="0" w:color="auto"/>
                    <w:left w:val="none" w:sz="0" w:space="0" w:color="auto"/>
                    <w:bottom w:val="none" w:sz="0" w:space="0" w:color="auto"/>
                    <w:right w:val="none" w:sz="0" w:space="0" w:color="auto"/>
                  </w:divBdr>
                </w:div>
                <w:div w:id="1935281849">
                  <w:marLeft w:val="640"/>
                  <w:marRight w:val="0"/>
                  <w:marTop w:val="0"/>
                  <w:marBottom w:val="0"/>
                  <w:divBdr>
                    <w:top w:val="none" w:sz="0" w:space="0" w:color="auto"/>
                    <w:left w:val="none" w:sz="0" w:space="0" w:color="auto"/>
                    <w:bottom w:val="none" w:sz="0" w:space="0" w:color="auto"/>
                    <w:right w:val="none" w:sz="0" w:space="0" w:color="auto"/>
                  </w:divBdr>
                </w:div>
                <w:div w:id="1944610434">
                  <w:marLeft w:val="640"/>
                  <w:marRight w:val="0"/>
                  <w:marTop w:val="0"/>
                  <w:marBottom w:val="0"/>
                  <w:divBdr>
                    <w:top w:val="none" w:sz="0" w:space="0" w:color="auto"/>
                    <w:left w:val="none" w:sz="0" w:space="0" w:color="auto"/>
                    <w:bottom w:val="none" w:sz="0" w:space="0" w:color="auto"/>
                    <w:right w:val="none" w:sz="0" w:space="0" w:color="auto"/>
                  </w:divBdr>
                </w:div>
                <w:div w:id="1986353198">
                  <w:marLeft w:val="640"/>
                  <w:marRight w:val="0"/>
                  <w:marTop w:val="0"/>
                  <w:marBottom w:val="0"/>
                  <w:divBdr>
                    <w:top w:val="none" w:sz="0" w:space="0" w:color="auto"/>
                    <w:left w:val="none" w:sz="0" w:space="0" w:color="auto"/>
                    <w:bottom w:val="none" w:sz="0" w:space="0" w:color="auto"/>
                    <w:right w:val="none" w:sz="0" w:space="0" w:color="auto"/>
                  </w:divBdr>
                </w:div>
                <w:div w:id="1992516557">
                  <w:marLeft w:val="640"/>
                  <w:marRight w:val="0"/>
                  <w:marTop w:val="0"/>
                  <w:marBottom w:val="0"/>
                  <w:divBdr>
                    <w:top w:val="none" w:sz="0" w:space="0" w:color="auto"/>
                    <w:left w:val="none" w:sz="0" w:space="0" w:color="auto"/>
                    <w:bottom w:val="none" w:sz="0" w:space="0" w:color="auto"/>
                    <w:right w:val="none" w:sz="0" w:space="0" w:color="auto"/>
                  </w:divBdr>
                </w:div>
                <w:div w:id="2049908257">
                  <w:marLeft w:val="640"/>
                  <w:marRight w:val="0"/>
                  <w:marTop w:val="0"/>
                  <w:marBottom w:val="0"/>
                  <w:divBdr>
                    <w:top w:val="none" w:sz="0" w:space="0" w:color="auto"/>
                    <w:left w:val="none" w:sz="0" w:space="0" w:color="auto"/>
                    <w:bottom w:val="none" w:sz="0" w:space="0" w:color="auto"/>
                    <w:right w:val="none" w:sz="0" w:space="0" w:color="auto"/>
                  </w:divBdr>
                </w:div>
                <w:div w:id="2053382739">
                  <w:marLeft w:val="640"/>
                  <w:marRight w:val="0"/>
                  <w:marTop w:val="0"/>
                  <w:marBottom w:val="0"/>
                  <w:divBdr>
                    <w:top w:val="none" w:sz="0" w:space="0" w:color="auto"/>
                    <w:left w:val="none" w:sz="0" w:space="0" w:color="auto"/>
                    <w:bottom w:val="none" w:sz="0" w:space="0" w:color="auto"/>
                    <w:right w:val="none" w:sz="0" w:space="0" w:color="auto"/>
                  </w:divBdr>
                </w:div>
                <w:div w:id="2120680211">
                  <w:marLeft w:val="640"/>
                  <w:marRight w:val="0"/>
                  <w:marTop w:val="0"/>
                  <w:marBottom w:val="0"/>
                  <w:divBdr>
                    <w:top w:val="none" w:sz="0" w:space="0" w:color="auto"/>
                    <w:left w:val="none" w:sz="0" w:space="0" w:color="auto"/>
                    <w:bottom w:val="none" w:sz="0" w:space="0" w:color="auto"/>
                    <w:right w:val="none" w:sz="0" w:space="0" w:color="auto"/>
                  </w:divBdr>
                </w:div>
              </w:divsChild>
            </w:div>
            <w:div w:id="1733383372">
              <w:marLeft w:val="0"/>
              <w:marRight w:val="0"/>
              <w:marTop w:val="0"/>
              <w:marBottom w:val="0"/>
              <w:divBdr>
                <w:top w:val="none" w:sz="0" w:space="0" w:color="auto"/>
                <w:left w:val="none" w:sz="0" w:space="0" w:color="auto"/>
                <w:bottom w:val="none" w:sz="0" w:space="0" w:color="auto"/>
                <w:right w:val="none" w:sz="0" w:space="0" w:color="auto"/>
              </w:divBdr>
              <w:divsChild>
                <w:div w:id="56368970">
                  <w:marLeft w:val="640"/>
                  <w:marRight w:val="0"/>
                  <w:marTop w:val="0"/>
                  <w:marBottom w:val="0"/>
                  <w:divBdr>
                    <w:top w:val="none" w:sz="0" w:space="0" w:color="auto"/>
                    <w:left w:val="none" w:sz="0" w:space="0" w:color="auto"/>
                    <w:bottom w:val="none" w:sz="0" w:space="0" w:color="auto"/>
                    <w:right w:val="none" w:sz="0" w:space="0" w:color="auto"/>
                  </w:divBdr>
                </w:div>
                <w:div w:id="59404386">
                  <w:marLeft w:val="640"/>
                  <w:marRight w:val="0"/>
                  <w:marTop w:val="0"/>
                  <w:marBottom w:val="0"/>
                  <w:divBdr>
                    <w:top w:val="none" w:sz="0" w:space="0" w:color="auto"/>
                    <w:left w:val="none" w:sz="0" w:space="0" w:color="auto"/>
                    <w:bottom w:val="none" w:sz="0" w:space="0" w:color="auto"/>
                    <w:right w:val="none" w:sz="0" w:space="0" w:color="auto"/>
                  </w:divBdr>
                </w:div>
                <w:div w:id="108554603">
                  <w:marLeft w:val="640"/>
                  <w:marRight w:val="0"/>
                  <w:marTop w:val="0"/>
                  <w:marBottom w:val="0"/>
                  <w:divBdr>
                    <w:top w:val="none" w:sz="0" w:space="0" w:color="auto"/>
                    <w:left w:val="none" w:sz="0" w:space="0" w:color="auto"/>
                    <w:bottom w:val="none" w:sz="0" w:space="0" w:color="auto"/>
                    <w:right w:val="none" w:sz="0" w:space="0" w:color="auto"/>
                  </w:divBdr>
                </w:div>
                <w:div w:id="114982400">
                  <w:marLeft w:val="640"/>
                  <w:marRight w:val="0"/>
                  <w:marTop w:val="0"/>
                  <w:marBottom w:val="0"/>
                  <w:divBdr>
                    <w:top w:val="none" w:sz="0" w:space="0" w:color="auto"/>
                    <w:left w:val="none" w:sz="0" w:space="0" w:color="auto"/>
                    <w:bottom w:val="none" w:sz="0" w:space="0" w:color="auto"/>
                    <w:right w:val="none" w:sz="0" w:space="0" w:color="auto"/>
                  </w:divBdr>
                </w:div>
                <w:div w:id="121389561">
                  <w:marLeft w:val="640"/>
                  <w:marRight w:val="0"/>
                  <w:marTop w:val="0"/>
                  <w:marBottom w:val="0"/>
                  <w:divBdr>
                    <w:top w:val="none" w:sz="0" w:space="0" w:color="auto"/>
                    <w:left w:val="none" w:sz="0" w:space="0" w:color="auto"/>
                    <w:bottom w:val="none" w:sz="0" w:space="0" w:color="auto"/>
                    <w:right w:val="none" w:sz="0" w:space="0" w:color="auto"/>
                  </w:divBdr>
                </w:div>
                <w:div w:id="153035383">
                  <w:marLeft w:val="640"/>
                  <w:marRight w:val="0"/>
                  <w:marTop w:val="0"/>
                  <w:marBottom w:val="0"/>
                  <w:divBdr>
                    <w:top w:val="none" w:sz="0" w:space="0" w:color="auto"/>
                    <w:left w:val="none" w:sz="0" w:space="0" w:color="auto"/>
                    <w:bottom w:val="none" w:sz="0" w:space="0" w:color="auto"/>
                    <w:right w:val="none" w:sz="0" w:space="0" w:color="auto"/>
                  </w:divBdr>
                </w:div>
                <w:div w:id="155463102">
                  <w:marLeft w:val="640"/>
                  <w:marRight w:val="0"/>
                  <w:marTop w:val="0"/>
                  <w:marBottom w:val="0"/>
                  <w:divBdr>
                    <w:top w:val="none" w:sz="0" w:space="0" w:color="auto"/>
                    <w:left w:val="none" w:sz="0" w:space="0" w:color="auto"/>
                    <w:bottom w:val="none" w:sz="0" w:space="0" w:color="auto"/>
                    <w:right w:val="none" w:sz="0" w:space="0" w:color="auto"/>
                  </w:divBdr>
                </w:div>
                <w:div w:id="206307624">
                  <w:marLeft w:val="640"/>
                  <w:marRight w:val="0"/>
                  <w:marTop w:val="0"/>
                  <w:marBottom w:val="0"/>
                  <w:divBdr>
                    <w:top w:val="none" w:sz="0" w:space="0" w:color="auto"/>
                    <w:left w:val="none" w:sz="0" w:space="0" w:color="auto"/>
                    <w:bottom w:val="none" w:sz="0" w:space="0" w:color="auto"/>
                    <w:right w:val="none" w:sz="0" w:space="0" w:color="auto"/>
                  </w:divBdr>
                </w:div>
                <w:div w:id="217783564">
                  <w:marLeft w:val="640"/>
                  <w:marRight w:val="0"/>
                  <w:marTop w:val="0"/>
                  <w:marBottom w:val="0"/>
                  <w:divBdr>
                    <w:top w:val="none" w:sz="0" w:space="0" w:color="auto"/>
                    <w:left w:val="none" w:sz="0" w:space="0" w:color="auto"/>
                    <w:bottom w:val="none" w:sz="0" w:space="0" w:color="auto"/>
                    <w:right w:val="none" w:sz="0" w:space="0" w:color="auto"/>
                  </w:divBdr>
                </w:div>
                <w:div w:id="223876197">
                  <w:marLeft w:val="640"/>
                  <w:marRight w:val="0"/>
                  <w:marTop w:val="0"/>
                  <w:marBottom w:val="0"/>
                  <w:divBdr>
                    <w:top w:val="none" w:sz="0" w:space="0" w:color="auto"/>
                    <w:left w:val="none" w:sz="0" w:space="0" w:color="auto"/>
                    <w:bottom w:val="none" w:sz="0" w:space="0" w:color="auto"/>
                    <w:right w:val="none" w:sz="0" w:space="0" w:color="auto"/>
                  </w:divBdr>
                </w:div>
                <w:div w:id="289634560">
                  <w:marLeft w:val="640"/>
                  <w:marRight w:val="0"/>
                  <w:marTop w:val="0"/>
                  <w:marBottom w:val="0"/>
                  <w:divBdr>
                    <w:top w:val="none" w:sz="0" w:space="0" w:color="auto"/>
                    <w:left w:val="none" w:sz="0" w:space="0" w:color="auto"/>
                    <w:bottom w:val="none" w:sz="0" w:space="0" w:color="auto"/>
                    <w:right w:val="none" w:sz="0" w:space="0" w:color="auto"/>
                  </w:divBdr>
                </w:div>
                <w:div w:id="311298002">
                  <w:marLeft w:val="640"/>
                  <w:marRight w:val="0"/>
                  <w:marTop w:val="0"/>
                  <w:marBottom w:val="0"/>
                  <w:divBdr>
                    <w:top w:val="none" w:sz="0" w:space="0" w:color="auto"/>
                    <w:left w:val="none" w:sz="0" w:space="0" w:color="auto"/>
                    <w:bottom w:val="none" w:sz="0" w:space="0" w:color="auto"/>
                    <w:right w:val="none" w:sz="0" w:space="0" w:color="auto"/>
                  </w:divBdr>
                </w:div>
                <w:div w:id="323163507">
                  <w:marLeft w:val="640"/>
                  <w:marRight w:val="0"/>
                  <w:marTop w:val="0"/>
                  <w:marBottom w:val="0"/>
                  <w:divBdr>
                    <w:top w:val="none" w:sz="0" w:space="0" w:color="auto"/>
                    <w:left w:val="none" w:sz="0" w:space="0" w:color="auto"/>
                    <w:bottom w:val="none" w:sz="0" w:space="0" w:color="auto"/>
                    <w:right w:val="none" w:sz="0" w:space="0" w:color="auto"/>
                  </w:divBdr>
                </w:div>
                <w:div w:id="405109706">
                  <w:marLeft w:val="640"/>
                  <w:marRight w:val="0"/>
                  <w:marTop w:val="0"/>
                  <w:marBottom w:val="0"/>
                  <w:divBdr>
                    <w:top w:val="none" w:sz="0" w:space="0" w:color="auto"/>
                    <w:left w:val="none" w:sz="0" w:space="0" w:color="auto"/>
                    <w:bottom w:val="none" w:sz="0" w:space="0" w:color="auto"/>
                    <w:right w:val="none" w:sz="0" w:space="0" w:color="auto"/>
                  </w:divBdr>
                </w:div>
                <w:div w:id="432477674">
                  <w:marLeft w:val="640"/>
                  <w:marRight w:val="0"/>
                  <w:marTop w:val="0"/>
                  <w:marBottom w:val="0"/>
                  <w:divBdr>
                    <w:top w:val="none" w:sz="0" w:space="0" w:color="auto"/>
                    <w:left w:val="none" w:sz="0" w:space="0" w:color="auto"/>
                    <w:bottom w:val="none" w:sz="0" w:space="0" w:color="auto"/>
                    <w:right w:val="none" w:sz="0" w:space="0" w:color="auto"/>
                  </w:divBdr>
                </w:div>
                <w:div w:id="442725453">
                  <w:marLeft w:val="640"/>
                  <w:marRight w:val="0"/>
                  <w:marTop w:val="0"/>
                  <w:marBottom w:val="0"/>
                  <w:divBdr>
                    <w:top w:val="none" w:sz="0" w:space="0" w:color="auto"/>
                    <w:left w:val="none" w:sz="0" w:space="0" w:color="auto"/>
                    <w:bottom w:val="none" w:sz="0" w:space="0" w:color="auto"/>
                    <w:right w:val="none" w:sz="0" w:space="0" w:color="auto"/>
                  </w:divBdr>
                </w:div>
                <w:div w:id="463352450">
                  <w:marLeft w:val="640"/>
                  <w:marRight w:val="0"/>
                  <w:marTop w:val="0"/>
                  <w:marBottom w:val="0"/>
                  <w:divBdr>
                    <w:top w:val="none" w:sz="0" w:space="0" w:color="auto"/>
                    <w:left w:val="none" w:sz="0" w:space="0" w:color="auto"/>
                    <w:bottom w:val="none" w:sz="0" w:space="0" w:color="auto"/>
                    <w:right w:val="none" w:sz="0" w:space="0" w:color="auto"/>
                  </w:divBdr>
                </w:div>
                <w:div w:id="487987564">
                  <w:marLeft w:val="640"/>
                  <w:marRight w:val="0"/>
                  <w:marTop w:val="0"/>
                  <w:marBottom w:val="0"/>
                  <w:divBdr>
                    <w:top w:val="none" w:sz="0" w:space="0" w:color="auto"/>
                    <w:left w:val="none" w:sz="0" w:space="0" w:color="auto"/>
                    <w:bottom w:val="none" w:sz="0" w:space="0" w:color="auto"/>
                    <w:right w:val="none" w:sz="0" w:space="0" w:color="auto"/>
                  </w:divBdr>
                </w:div>
                <w:div w:id="504052841">
                  <w:marLeft w:val="640"/>
                  <w:marRight w:val="0"/>
                  <w:marTop w:val="0"/>
                  <w:marBottom w:val="0"/>
                  <w:divBdr>
                    <w:top w:val="none" w:sz="0" w:space="0" w:color="auto"/>
                    <w:left w:val="none" w:sz="0" w:space="0" w:color="auto"/>
                    <w:bottom w:val="none" w:sz="0" w:space="0" w:color="auto"/>
                    <w:right w:val="none" w:sz="0" w:space="0" w:color="auto"/>
                  </w:divBdr>
                </w:div>
                <w:div w:id="586378540">
                  <w:marLeft w:val="640"/>
                  <w:marRight w:val="0"/>
                  <w:marTop w:val="0"/>
                  <w:marBottom w:val="0"/>
                  <w:divBdr>
                    <w:top w:val="none" w:sz="0" w:space="0" w:color="auto"/>
                    <w:left w:val="none" w:sz="0" w:space="0" w:color="auto"/>
                    <w:bottom w:val="none" w:sz="0" w:space="0" w:color="auto"/>
                    <w:right w:val="none" w:sz="0" w:space="0" w:color="auto"/>
                  </w:divBdr>
                </w:div>
                <w:div w:id="626590283">
                  <w:marLeft w:val="640"/>
                  <w:marRight w:val="0"/>
                  <w:marTop w:val="0"/>
                  <w:marBottom w:val="0"/>
                  <w:divBdr>
                    <w:top w:val="none" w:sz="0" w:space="0" w:color="auto"/>
                    <w:left w:val="none" w:sz="0" w:space="0" w:color="auto"/>
                    <w:bottom w:val="none" w:sz="0" w:space="0" w:color="auto"/>
                    <w:right w:val="none" w:sz="0" w:space="0" w:color="auto"/>
                  </w:divBdr>
                </w:div>
                <w:div w:id="632055860">
                  <w:marLeft w:val="640"/>
                  <w:marRight w:val="0"/>
                  <w:marTop w:val="0"/>
                  <w:marBottom w:val="0"/>
                  <w:divBdr>
                    <w:top w:val="none" w:sz="0" w:space="0" w:color="auto"/>
                    <w:left w:val="none" w:sz="0" w:space="0" w:color="auto"/>
                    <w:bottom w:val="none" w:sz="0" w:space="0" w:color="auto"/>
                    <w:right w:val="none" w:sz="0" w:space="0" w:color="auto"/>
                  </w:divBdr>
                </w:div>
                <w:div w:id="641008056">
                  <w:marLeft w:val="640"/>
                  <w:marRight w:val="0"/>
                  <w:marTop w:val="0"/>
                  <w:marBottom w:val="0"/>
                  <w:divBdr>
                    <w:top w:val="none" w:sz="0" w:space="0" w:color="auto"/>
                    <w:left w:val="none" w:sz="0" w:space="0" w:color="auto"/>
                    <w:bottom w:val="none" w:sz="0" w:space="0" w:color="auto"/>
                    <w:right w:val="none" w:sz="0" w:space="0" w:color="auto"/>
                  </w:divBdr>
                </w:div>
                <w:div w:id="662782453">
                  <w:marLeft w:val="640"/>
                  <w:marRight w:val="0"/>
                  <w:marTop w:val="0"/>
                  <w:marBottom w:val="0"/>
                  <w:divBdr>
                    <w:top w:val="none" w:sz="0" w:space="0" w:color="auto"/>
                    <w:left w:val="none" w:sz="0" w:space="0" w:color="auto"/>
                    <w:bottom w:val="none" w:sz="0" w:space="0" w:color="auto"/>
                    <w:right w:val="none" w:sz="0" w:space="0" w:color="auto"/>
                  </w:divBdr>
                </w:div>
                <w:div w:id="708841656">
                  <w:marLeft w:val="640"/>
                  <w:marRight w:val="0"/>
                  <w:marTop w:val="0"/>
                  <w:marBottom w:val="0"/>
                  <w:divBdr>
                    <w:top w:val="none" w:sz="0" w:space="0" w:color="auto"/>
                    <w:left w:val="none" w:sz="0" w:space="0" w:color="auto"/>
                    <w:bottom w:val="none" w:sz="0" w:space="0" w:color="auto"/>
                    <w:right w:val="none" w:sz="0" w:space="0" w:color="auto"/>
                  </w:divBdr>
                </w:div>
                <w:div w:id="712342659">
                  <w:marLeft w:val="640"/>
                  <w:marRight w:val="0"/>
                  <w:marTop w:val="0"/>
                  <w:marBottom w:val="0"/>
                  <w:divBdr>
                    <w:top w:val="none" w:sz="0" w:space="0" w:color="auto"/>
                    <w:left w:val="none" w:sz="0" w:space="0" w:color="auto"/>
                    <w:bottom w:val="none" w:sz="0" w:space="0" w:color="auto"/>
                    <w:right w:val="none" w:sz="0" w:space="0" w:color="auto"/>
                  </w:divBdr>
                </w:div>
                <w:div w:id="733233794">
                  <w:marLeft w:val="640"/>
                  <w:marRight w:val="0"/>
                  <w:marTop w:val="0"/>
                  <w:marBottom w:val="0"/>
                  <w:divBdr>
                    <w:top w:val="none" w:sz="0" w:space="0" w:color="auto"/>
                    <w:left w:val="none" w:sz="0" w:space="0" w:color="auto"/>
                    <w:bottom w:val="none" w:sz="0" w:space="0" w:color="auto"/>
                    <w:right w:val="none" w:sz="0" w:space="0" w:color="auto"/>
                  </w:divBdr>
                </w:div>
                <w:div w:id="750614476">
                  <w:marLeft w:val="640"/>
                  <w:marRight w:val="0"/>
                  <w:marTop w:val="0"/>
                  <w:marBottom w:val="0"/>
                  <w:divBdr>
                    <w:top w:val="none" w:sz="0" w:space="0" w:color="auto"/>
                    <w:left w:val="none" w:sz="0" w:space="0" w:color="auto"/>
                    <w:bottom w:val="none" w:sz="0" w:space="0" w:color="auto"/>
                    <w:right w:val="none" w:sz="0" w:space="0" w:color="auto"/>
                  </w:divBdr>
                </w:div>
                <w:div w:id="778253621">
                  <w:marLeft w:val="640"/>
                  <w:marRight w:val="0"/>
                  <w:marTop w:val="0"/>
                  <w:marBottom w:val="0"/>
                  <w:divBdr>
                    <w:top w:val="none" w:sz="0" w:space="0" w:color="auto"/>
                    <w:left w:val="none" w:sz="0" w:space="0" w:color="auto"/>
                    <w:bottom w:val="none" w:sz="0" w:space="0" w:color="auto"/>
                    <w:right w:val="none" w:sz="0" w:space="0" w:color="auto"/>
                  </w:divBdr>
                </w:div>
                <w:div w:id="780609028">
                  <w:marLeft w:val="640"/>
                  <w:marRight w:val="0"/>
                  <w:marTop w:val="0"/>
                  <w:marBottom w:val="0"/>
                  <w:divBdr>
                    <w:top w:val="none" w:sz="0" w:space="0" w:color="auto"/>
                    <w:left w:val="none" w:sz="0" w:space="0" w:color="auto"/>
                    <w:bottom w:val="none" w:sz="0" w:space="0" w:color="auto"/>
                    <w:right w:val="none" w:sz="0" w:space="0" w:color="auto"/>
                  </w:divBdr>
                </w:div>
                <w:div w:id="781412098">
                  <w:marLeft w:val="640"/>
                  <w:marRight w:val="0"/>
                  <w:marTop w:val="0"/>
                  <w:marBottom w:val="0"/>
                  <w:divBdr>
                    <w:top w:val="none" w:sz="0" w:space="0" w:color="auto"/>
                    <w:left w:val="none" w:sz="0" w:space="0" w:color="auto"/>
                    <w:bottom w:val="none" w:sz="0" w:space="0" w:color="auto"/>
                    <w:right w:val="none" w:sz="0" w:space="0" w:color="auto"/>
                  </w:divBdr>
                </w:div>
                <w:div w:id="797377758">
                  <w:marLeft w:val="640"/>
                  <w:marRight w:val="0"/>
                  <w:marTop w:val="0"/>
                  <w:marBottom w:val="0"/>
                  <w:divBdr>
                    <w:top w:val="none" w:sz="0" w:space="0" w:color="auto"/>
                    <w:left w:val="none" w:sz="0" w:space="0" w:color="auto"/>
                    <w:bottom w:val="none" w:sz="0" w:space="0" w:color="auto"/>
                    <w:right w:val="none" w:sz="0" w:space="0" w:color="auto"/>
                  </w:divBdr>
                </w:div>
                <w:div w:id="839806822">
                  <w:marLeft w:val="640"/>
                  <w:marRight w:val="0"/>
                  <w:marTop w:val="0"/>
                  <w:marBottom w:val="0"/>
                  <w:divBdr>
                    <w:top w:val="none" w:sz="0" w:space="0" w:color="auto"/>
                    <w:left w:val="none" w:sz="0" w:space="0" w:color="auto"/>
                    <w:bottom w:val="none" w:sz="0" w:space="0" w:color="auto"/>
                    <w:right w:val="none" w:sz="0" w:space="0" w:color="auto"/>
                  </w:divBdr>
                </w:div>
                <w:div w:id="928583863">
                  <w:marLeft w:val="640"/>
                  <w:marRight w:val="0"/>
                  <w:marTop w:val="0"/>
                  <w:marBottom w:val="0"/>
                  <w:divBdr>
                    <w:top w:val="none" w:sz="0" w:space="0" w:color="auto"/>
                    <w:left w:val="none" w:sz="0" w:space="0" w:color="auto"/>
                    <w:bottom w:val="none" w:sz="0" w:space="0" w:color="auto"/>
                    <w:right w:val="none" w:sz="0" w:space="0" w:color="auto"/>
                  </w:divBdr>
                </w:div>
                <w:div w:id="963075962">
                  <w:marLeft w:val="640"/>
                  <w:marRight w:val="0"/>
                  <w:marTop w:val="0"/>
                  <w:marBottom w:val="0"/>
                  <w:divBdr>
                    <w:top w:val="none" w:sz="0" w:space="0" w:color="auto"/>
                    <w:left w:val="none" w:sz="0" w:space="0" w:color="auto"/>
                    <w:bottom w:val="none" w:sz="0" w:space="0" w:color="auto"/>
                    <w:right w:val="none" w:sz="0" w:space="0" w:color="auto"/>
                  </w:divBdr>
                </w:div>
                <w:div w:id="1004359891">
                  <w:marLeft w:val="640"/>
                  <w:marRight w:val="0"/>
                  <w:marTop w:val="0"/>
                  <w:marBottom w:val="0"/>
                  <w:divBdr>
                    <w:top w:val="none" w:sz="0" w:space="0" w:color="auto"/>
                    <w:left w:val="none" w:sz="0" w:space="0" w:color="auto"/>
                    <w:bottom w:val="none" w:sz="0" w:space="0" w:color="auto"/>
                    <w:right w:val="none" w:sz="0" w:space="0" w:color="auto"/>
                  </w:divBdr>
                </w:div>
                <w:div w:id="1026374243">
                  <w:marLeft w:val="640"/>
                  <w:marRight w:val="0"/>
                  <w:marTop w:val="0"/>
                  <w:marBottom w:val="0"/>
                  <w:divBdr>
                    <w:top w:val="none" w:sz="0" w:space="0" w:color="auto"/>
                    <w:left w:val="none" w:sz="0" w:space="0" w:color="auto"/>
                    <w:bottom w:val="none" w:sz="0" w:space="0" w:color="auto"/>
                    <w:right w:val="none" w:sz="0" w:space="0" w:color="auto"/>
                  </w:divBdr>
                </w:div>
                <w:div w:id="1034500258">
                  <w:marLeft w:val="640"/>
                  <w:marRight w:val="0"/>
                  <w:marTop w:val="0"/>
                  <w:marBottom w:val="0"/>
                  <w:divBdr>
                    <w:top w:val="none" w:sz="0" w:space="0" w:color="auto"/>
                    <w:left w:val="none" w:sz="0" w:space="0" w:color="auto"/>
                    <w:bottom w:val="none" w:sz="0" w:space="0" w:color="auto"/>
                    <w:right w:val="none" w:sz="0" w:space="0" w:color="auto"/>
                  </w:divBdr>
                </w:div>
                <w:div w:id="1035696802">
                  <w:marLeft w:val="640"/>
                  <w:marRight w:val="0"/>
                  <w:marTop w:val="0"/>
                  <w:marBottom w:val="0"/>
                  <w:divBdr>
                    <w:top w:val="none" w:sz="0" w:space="0" w:color="auto"/>
                    <w:left w:val="none" w:sz="0" w:space="0" w:color="auto"/>
                    <w:bottom w:val="none" w:sz="0" w:space="0" w:color="auto"/>
                    <w:right w:val="none" w:sz="0" w:space="0" w:color="auto"/>
                  </w:divBdr>
                </w:div>
                <w:div w:id="1050884455">
                  <w:marLeft w:val="640"/>
                  <w:marRight w:val="0"/>
                  <w:marTop w:val="0"/>
                  <w:marBottom w:val="0"/>
                  <w:divBdr>
                    <w:top w:val="none" w:sz="0" w:space="0" w:color="auto"/>
                    <w:left w:val="none" w:sz="0" w:space="0" w:color="auto"/>
                    <w:bottom w:val="none" w:sz="0" w:space="0" w:color="auto"/>
                    <w:right w:val="none" w:sz="0" w:space="0" w:color="auto"/>
                  </w:divBdr>
                </w:div>
                <w:div w:id="1065487835">
                  <w:marLeft w:val="640"/>
                  <w:marRight w:val="0"/>
                  <w:marTop w:val="0"/>
                  <w:marBottom w:val="0"/>
                  <w:divBdr>
                    <w:top w:val="none" w:sz="0" w:space="0" w:color="auto"/>
                    <w:left w:val="none" w:sz="0" w:space="0" w:color="auto"/>
                    <w:bottom w:val="none" w:sz="0" w:space="0" w:color="auto"/>
                    <w:right w:val="none" w:sz="0" w:space="0" w:color="auto"/>
                  </w:divBdr>
                </w:div>
                <w:div w:id="1078744578">
                  <w:marLeft w:val="640"/>
                  <w:marRight w:val="0"/>
                  <w:marTop w:val="0"/>
                  <w:marBottom w:val="0"/>
                  <w:divBdr>
                    <w:top w:val="none" w:sz="0" w:space="0" w:color="auto"/>
                    <w:left w:val="none" w:sz="0" w:space="0" w:color="auto"/>
                    <w:bottom w:val="none" w:sz="0" w:space="0" w:color="auto"/>
                    <w:right w:val="none" w:sz="0" w:space="0" w:color="auto"/>
                  </w:divBdr>
                </w:div>
                <w:div w:id="1079981411">
                  <w:marLeft w:val="640"/>
                  <w:marRight w:val="0"/>
                  <w:marTop w:val="0"/>
                  <w:marBottom w:val="0"/>
                  <w:divBdr>
                    <w:top w:val="none" w:sz="0" w:space="0" w:color="auto"/>
                    <w:left w:val="none" w:sz="0" w:space="0" w:color="auto"/>
                    <w:bottom w:val="none" w:sz="0" w:space="0" w:color="auto"/>
                    <w:right w:val="none" w:sz="0" w:space="0" w:color="auto"/>
                  </w:divBdr>
                </w:div>
                <w:div w:id="1103184631">
                  <w:marLeft w:val="640"/>
                  <w:marRight w:val="0"/>
                  <w:marTop w:val="0"/>
                  <w:marBottom w:val="0"/>
                  <w:divBdr>
                    <w:top w:val="none" w:sz="0" w:space="0" w:color="auto"/>
                    <w:left w:val="none" w:sz="0" w:space="0" w:color="auto"/>
                    <w:bottom w:val="none" w:sz="0" w:space="0" w:color="auto"/>
                    <w:right w:val="none" w:sz="0" w:space="0" w:color="auto"/>
                  </w:divBdr>
                </w:div>
                <w:div w:id="1178736191">
                  <w:marLeft w:val="640"/>
                  <w:marRight w:val="0"/>
                  <w:marTop w:val="0"/>
                  <w:marBottom w:val="0"/>
                  <w:divBdr>
                    <w:top w:val="none" w:sz="0" w:space="0" w:color="auto"/>
                    <w:left w:val="none" w:sz="0" w:space="0" w:color="auto"/>
                    <w:bottom w:val="none" w:sz="0" w:space="0" w:color="auto"/>
                    <w:right w:val="none" w:sz="0" w:space="0" w:color="auto"/>
                  </w:divBdr>
                </w:div>
                <w:div w:id="1186553723">
                  <w:marLeft w:val="640"/>
                  <w:marRight w:val="0"/>
                  <w:marTop w:val="0"/>
                  <w:marBottom w:val="0"/>
                  <w:divBdr>
                    <w:top w:val="none" w:sz="0" w:space="0" w:color="auto"/>
                    <w:left w:val="none" w:sz="0" w:space="0" w:color="auto"/>
                    <w:bottom w:val="none" w:sz="0" w:space="0" w:color="auto"/>
                    <w:right w:val="none" w:sz="0" w:space="0" w:color="auto"/>
                  </w:divBdr>
                </w:div>
                <w:div w:id="1187795078">
                  <w:marLeft w:val="640"/>
                  <w:marRight w:val="0"/>
                  <w:marTop w:val="0"/>
                  <w:marBottom w:val="0"/>
                  <w:divBdr>
                    <w:top w:val="none" w:sz="0" w:space="0" w:color="auto"/>
                    <w:left w:val="none" w:sz="0" w:space="0" w:color="auto"/>
                    <w:bottom w:val="none" w:sz="0" w:space="0" w:color="auto"/>
                    <w:right w:val="none" w:sz="0" w:space="0" w:color="auto"/>
                  </w:divBdr>
                </w:div>
                <w:div w:id="1201819062">
                  <w:marLeft w:val="640"/>
                  <w:marRight w:val="0"/>
                  <w:marTop w:val="0"/>
                  <w:marBottom w:val="0"/>
                  <w:divBdr>
                    <w:top w:val="none" w:sz="0" w:space="0" w:color="auto"/>
                    <w:left w:val="none" w:sz="0" w:space="0" w:color="auto"/>
                    <w:bottom w:val="none" w:sz="0" w:space="0" w:color="auto"/>
                    <w:right w:val="none" w:sz="0" w:space="0" w:color="auto"/>
                  </w:divBdr>
                </w:div>
                <w:div w:id="1232034912">
                  <w:marLeft w:val="640"/>
                  <w:marRight w:val="0"/>
                  <w:marTop w:val="0"/>
                  <w:marBottom w:val="0"/>
                  <w:divBdr>
                    <w:top w:val="none" w:sz="0" w:space="0" w:color="auto"/>
                    <w:left w:val="none" w:sz="0" w:space="0" w:color="auto"/>
                    <w:bottom w:val="none" w:sz="0" w:space="0" w:color="auto"/>
                    <w:right w:val="none" w:sz="0" w:space="0" w:color="auto"/>
                  </w:divBdr>
                </w:div>
                <w:div w:id="1327055683">
                  <w:marLeft w:val="640"/>
                  <w:marRight w:val="0"/>
                  <w:marTop w:val="0"/>
                  <w:marBottom w:val="0"/>
                  <w:divBdr>
                    <w:top w:val="none" w:sz="0" w:space="0" w:color="auto"/>
                    <w:left w:val="none" w:sz="0" w:space="0" w:color="auto"/>
                    <w:bottom w:val="none" w:sz="0" w:space="0" w:color="auto"/>
                    <w:right w:val="none" w:sz="0" w:space="0" w:color="auto"/>
                  </w:divBdr>
                </w:div>
                <w:div w:id="1366522167">
                  <w:marLeft w:val="640"/>
                  <w:marRight w:val="0"/>
                  <w:marTop w:val="0"/>
                  <w:marBottom w:val="0"/>
                  <w:divBdr>
                    <w:top w:val="none" w:sz="0" w:space="0" w:color="auto"/>
                    <w:left w:val="none" w:sz="0" w:space="0" w:color="auto"/>
                    <w:bottom w:val="none" w:sz="0" w:space="0" w:color="auto"/>
                    <w:right w:val="none" w:sz="0" w:space="0" w:color="auto"/>
                  </w:divBdr>
                </w:div>
                <w:div w:id="1397164566">
                  <w:marLeft w:val="640"/>
                  <w:marRight w:val="0"/>
                  <w:marTop w:val="0"/>
                  <w:marBottom w:val="0"/>
                  <w:divBdr>
                    <w:top w:val="none" w:sz="0" w:space="0" w:color="auto"/>
                    <w:left w:val="none" w:sz="0" w:space="0" w:color="auto"/>
                    <w:bottom w:val="none" w:sz="0" w:space="0" w:color="auto"/>
                    <w:right w:val="none" w:sz="0" w:space="0" w:color="auto"/>
                  </w:divBdr>
                </w:div>
                <w:div w:id="1410300306">
                  <w:marLeft w:val="640"/>
                  <w:marRight w:val="0"/>
                  <w:marTop w:val="0"/>
                  <w:marBottom w:val="0"/>
                  <w:divBdr>
                    <w:top w:val="none" w:sz="0" w:space="0" w:color="auto"/>
                    <w:left w:val="none" w:sz="0" w:space="0" w:color="auto"/>
                    <w:bottom w:val="none" w:sz="0" w:space="0" w:color="auto"/>
                    <w:right w:val="none" w:sz="0" w:space="0" w:color="auto"/>
                  </w:divBdr>
                </w:div>
                <w:div w:id="1457141092">
                  <w:marLeft w:val="640"/>
                  <w:marRight w:val="0"/>
                  <w:marTop w:val="0"/>
                  <w:marBottom w:val="0"/>
                  <w:divBdr>
                    <w:top w:val="none" w:sz="0" w:space="0" w:color="auto"/>
                    <w:left w:val="none" w:sz="0" w:space="0" w:color="auto"/>
                    <w:bottom w:val="none" w:sz="0" w:space="0" w:color="auto"/>
                    <w:right w:val="none" w:sz="0" w:space="0" w:color="auto"/>
                  </w:divBdr>
                </w:div>
                <w:div w:id="1511262381">
                  <w:marLeft w:val="640"/>
                  <w:marRight w:val="0"/>
                  <w:marTop w:val="0"/>
                  <w:marBottom w:val="0"/>
                  <w:divBdr>
                    <w:top w:val="none" w:sz="0" w:space="0" w:color="auto"/>
                    <w:left w:val="none" w:sz="0" w:space="0" w:color="auto"/>
                    <w:bottom w:val="none" w:sz="0" w:space="0" w:color="auto"/>
                    <w:right w:val="none" w:sz="0" w:space="0" w:color="auto"/>
                  </w:divBdr>
                </w:div>
                <w:div w:id="1612665724">
                  <w:marLeft w:val="640"/>
                  <w:marRight w:val="0"/>
                  <w:marTop w:val="0"/>
                  <w:marBottom w:val="0"/>
                  <w:divBdr>
                    <w:top w:val="none" w:sz="0" w:space="0" w:color="auto"/>
                    <w:left w:val="none" w:sz="0" w:space="0" w:color="auto"/>
                    <w:bottom w:val="none" w:sz="0" w:space="0" w:color="auto"/>
                    <w:right w:val="none" w:sz="0" w:space="0" w:color="auto"/>
                  </w:divBdr>
                </w:div>
                <w:div w:id="1671909114">
                  <w:marLeft w:val="640"/>
                  <w:marRight w:val="0"/>
                  <w:marTop w:val="0"/>
                  <w:marBottom w:val="0"/>
                  <w:divBdr>
                    <w:top w:val="none" w:sz="0" w:space="0" w:color="auto"/>
                    <w:left w:val="none" w:sz="0" w:space="0" w:color="auto"/>
                    <w:bottom w:val="none" w:sz="0" w:space="0" w:color="auto"/>
                    <w:right w:val="none" w:sz="0" w:space="0" w:color="auto"/>
                  </w:divBdr>
                </w:div>
                <w:div w:id="1706439177">
                  <w:marLeft w:val="640"/>
                  <w:marRight w:val="0"/>
                  <w:marTop w:val="0"/>
                  <w:marBottom w:val="0"/>
                  <w:divBdr>
                    <w:top w:val="none" w:sz="0" w:space="0" w:color="auto"/>
                    <w:left w:val="none" w:sz="0" w:space="0" w:color="auto"/>
                    <w:bottom w:val="none" w:sz="0" w:space="0" w:color="auto"/>
                    <w:right w:val="none" w:sz="0" w:space="0" w:color="auto"/>
                  </w:divBdr>
                </w:div>
                <w:div w:id="1738162354">
                  <w:marLeft w:val="640"/>
                  <w:marRight w:val="0"/>
                  <w:marTop w:val="0"/>
                  <w:marBottom w:val="0"/>
                  <w:divBdr>
                    <w:top w:val="none" w:sz="0" w:space="0" w:color="auto"/>
                    <w:left w:val="none" w:sz="0" w:space="0" w:color="auto"/>
                    <w:bottom w:val="none" w:sz="0" w:space="0" w:color="auto"/>
                    <w:right w:val="none" w:sz="0" w:space="0" w:color="auto"/>
                  </w:divBdr>
                </w:div>
                <w:div w:id="1760516051">
                  <w:marLeft w:val="640"/>
                  <w:marRight w:val="0"/>
                  <w:marTop w:val="0"/>
                  <w:marBottom w:val="0"/>
                  <w:divBdr>
                    <w:top w:val="none" w:sz="0" w:space="0" w:color="auto"/>
                    <w:left w:val="none" w:sz="0" w:space="0" w:color="auto"/>
                    <w:bottom w:val="none" w:sz="0" w:space="0" w:color="auto"/>
                    <w:right w:val="none" w:sz="0" w:space="0" w:color="auto"/>
                  </w:divBdr>
                </w:div>
                <w:div w:id="1779327524">
                  <w:marLeft w:val="640"/>
                  <w:marRight w:val="0"/>
                  <w:marTop w:val="0"/>
                  <w:marBottom w:val="0"/>
                  <w:divBdr>
                    <w:top w:val="none" w:sz="0" w:space="0" w:color="auto"/>
                    <w:left w:val="none" w:sz="0" w:space="0" w:color="auto"/>
                    <w:bottom w:val="none" w:sz="0" w:space="0" w:color="auto"/>
                    <w:right w:val="none" w:sz="0" w:space="0" w:color="auto"/>
                  </w:divBdr>
                </w:div>
                <w:div w:id="1787456724">
                  <w:marLeft w:val="640"/>
                  <w:marRight w:val="0"/>
                  <w:marTop w:val="0"/>
                  <w:marBottom w:val="0"/>
                  <w:divBdr>
                    <w:top w:val="none" w:sz="0" w:space="0" w:color="auto"/>
                    <w:left w:val="none" w:sz="0" w:space="0" w:color="auto"/>
                    <w:bottom w:val="none" w:sz="0" w:space="0" w:color="auto"/>
                    <w:right w:val="none" w:sz="0" w:space="0" w:color="auto"/>
                  </w:divBdr>
                </w:div>
                <w:div w:id="1912348184">
                  <w:marLeft w:val="640"/>
                  <w:marRight w:val="0"/>
                  <w:marTop w:val="0"/>
                  <w:marBottom w:val="0"/>
                  <w:divBdr>
                    <w:top w:val="none" w:sz="0" w:space="0" w:color="auto"/>
                    <w:left w:val="none" w:sz="0" w:space="0" w:color="auto"/>
                    <w:bottom w:val="none" w:sz="0" w:space="0" w:color="auto"/>
                    <w:right w:val="none" w:sz="0" w:space="0" w:color="auto"/>
                  </w:divBdr>
                </w:div>
                <w:div w:id="1979450690">
                  <w:marLeft w:val="640"/>
                  <w:marRight w:val="0"/>
                  <w:marTop w:val="0"/>
                  <w:marBottom w:val="0"/>
                  <w:divBdr>
                    <w:top w:val="none" w:sz="0" w:space="0" w:color="auto"/>
                    <w:left w:val="none" w:sz="0" w:space="0" w:color="auto"/>
                    <w:bottom w:val="none" w:sz="0" w:space="0" w:color="auto"/>
                    <w:right w:val="none" w:sz="0" w:space="0" w:color="auto"/>
                  </w:divBdr>
                </w:div>
                <w:div w:id="1987541245">
                  <w:marLeft w:val="640"/>
                  <w:marRight w:val="0"/>
                  <w:marTop w:val="0"/>
                  <w:marBottom w:val="0"/>
                  <w:divBdr>
                    <w:top w:val="none" w:sz="0" w:space="0" w:color="auto"/>
                    <w:left w:val="none" w:sz="0" w:space="0" w:color="auto"/>
                    <w:bottom w:val="none" w:sz="0" w:space="0" w:color="auto"/>
                    <w:right w:val="none" w:sz="0" w:space="0" w:color="auto"/>
                  </w:divBdr>
                </w:div>
                <w:div w:id="2003848922">
                  <w:marLeft w:val="640"/>
                  <w:marRight w:val="0"/>
                  <w:marTop w:val="0"/>
                  <w:marBottom w:val="0"/>
                  <w:divBdr>
                    <w:top w:val="none" w:sz="0" w:space="0" w:color="auto"/>
                    <w:left w:val="none" w:sz="0" w:space="0" w:color="auto"/>
                    <w:bottom w:val="none" w:sz="0" w:space="0" w:color="auto"/>
                    <w:right w:val="none" w:sz="0" w:space="0" w:color="auto"/>
                  </w:divBdr>
                </w:div>
                <w:div w:id="2063285492">
                  <w:marLeft w:val="640"/>
                  <w:marRight w:val="0"/>
                  <w:marTop w:val="0"/>
                  <w:marBottom w:val="0"/>
                  <w:divBdr>
                    <w:top w:val="none" w:sz="0" w:space="0" w:color="auto"/>
                    <w:left w:val="none" w:sz="0" w:space="0" w:color="auto"/>
                    <w:bottom w:val="none" w:sz="0" w:space="0" w:color="auto"/>
                    <w:right w:val="none" w:sz="0" w:space="0" w:color="auto"/>
                  </w:divBdr>
                </w:div>
                <w:div w:id="2084981850">
                  <w:marLeft w:val="640"/>
                  <w:marRight w:val="0"/>
                  <w:marTop w:val="0"/>
                  <w:marBottom w:val="0"/>
                  <w:divBdr>
                    <w:top w:val="none" w:sz="0" w:space="0" w:color="auto"/>
                    <w:left w:val="none" w:sz="0" w:space="0" w:color="auto"/>
                    <w:bottom w:val="none" w:sz="0" w:space="0" w:color="auto"/>
                    <w:right w:val="none" w:sz="0" w:space="0" w:color="auto"/>
                  </w:divBdr>
                </w:div>
                <w:div w:id="2086757237">
                  <w:marLeft w:val="640"/>
                  <w:marRight w:val="0"/>
                  <w:marTop w:val="0"/>
                  <w:marBottom w:val="0"/>
                  <w:divBdr>
                    <w:top w:val="none" w:sz="0" w:space="0" w:color="auto"/>
                    <w:left w:val="none" w:sz="0" w:space="0" w:color="auto"/>
                    <w:bottom w:val="none" w:sz="0" w:space="0" w:color="auto"/>
                    <w:right w:val="none" w:sz="0" w:space="0" w:color="auto"/>
                  </w:divBdr>
                </w:div>
                <w:div w:id="2119443855">
                  <w:marLeft w:val="640"/>
                  <w:marRight w:val="0"/>
                  <w:marTop w:val="0"/>
                  <w:marBottom w:val="0"/>
                  <w:divBdr>
                    <w:top w:val="none" w:sz="0" w:space="0" w:color="auto"/>
                    <w:left w:val="none" w:sz="0" w:space="0" w:color="auto"/>
                    <w:bottom w:val="none" w:sz="0" w:space="0" w:color="auto"/>
                    <w:right w:val="none" w:sz="0" w:space="0" w:color="auto"/>
                  </w:divBdr>
                </w:div>
              </w:divsChild>
            </w:div>
            <w:div w:id="1740595276">
              <w:marLeft w:val="0"/>
              <w:marRight w:val="0"/>
              <w:marTop w:val="0"/>
              <w:marBottom w:val="0"/>
              <w:divBdr>
                <w:top w:val="none" w:sz="0" w:space="0" w:color="auto"/>
                <w:left w:val="none" w:sz="0" w:space="0" w:color="auto"/>
                <w:bottom w:val="none" w:sz="0" w:space="0" w:color="auto"/>
                <w:right w:val="none" w:sz="0" w:space="0" w:color="auto"/>
              </w:divBdr>
              <w:divsChild>
                <w:div w:id="64493232">
                  <w:marLeft w:val="640"/>
                  <w:marRight w:val="0"/>
                  <w:marTop w:val="0"/>
                  <w:marBottom w:val="0"/>
                  <w:divBdr>
                    <w:top w:val="none" w:sz="0" w:space="0" w:color="auto"/>
                    <w:left w:val="none" w:sz="0" w:space="0" w:color="auto"/>
                    <w:bottom w:val="none" w:sz="0" w:space="0" w:color="auto"/>
                    <w:right w:val="none" w:sz="0" w:space="0" w:color="auto"/>
                  </w:divBdr>
                </w:div>
                <w:div w:id="96875800">
                  <w:marLeft w:val="640"/>
                  <w:marRight w:val="0"/>
                  <w:marTop w:val="0"/>
                  <w:marBottom w:val="0"/>
                  <w:divBdr>
                    <w:top w:val="none" w:sz="0" w:space="0" w:color="auto"/>
                    <w:left w:val="none" w:sz="0" w:space="0" w:color="auto"/>
                    <w:bottom w:val="none" w:sz="0" w:space="0" w:color="auto"/>
                    <w:right w:val="none" w:sz="0" w:space="0" w:color="auto"/>
                  </w:divBdr>
                </w:div>
                <w:div w:id="108625449">
                  <w:marLeft w:val="640"/>
                  <w:marRight w:val="0"/>
                  <w:marTop w:val="0"/>
                  <w:marBottom w:val="0"/>
                  <w:divBdr>
                    <w:top w:val="none" w:sz="0" w:space="0" w:color="auto"/>
                    <w:left w:val="none" w:sz="0" w:space="0" w:color="auto"/>
                    <w:bottom w:val="none" w:sz="0" w:space="0" w:color="auto"/>
                    <w:right w:val="none" w:sz="0" w:space="0" w:color="auto"/>
                  </w:divBdr>
                </w:div>
                <w:div w:id="110126944">
                  <w:marLeft w:val="640"/>
                  <w:marRight w:val="0"/>
                  <w:marTop w:val="0"/>
                  <w:marBottom w:val="0"/>
                  <w:divBdr>
                    <w:top w:val="none" w:sz="0" w:space="0" w:color="auto"/>
                    <w:left w:val="none" w:sz="0" w:space="0" w:color="auto"/>
                    <w:bottom w:val="none" w:sz="0" w:space="0" w:color="auto"/>
                    <w:right w:val="none" w:sz="0" w:space="0" w:color="auto"/>
                  </w:divBdr>
                </w:div>
                <w:div w:id="130683041">
                  <w:marLeft w:val="640"/>
                  <w:marRight w:val="0"/>
                  <w:marTop w:val="0"/>
                  <w:marBottom w:val="0"/>
                  <w:divBdr>
                    <w:top w:val="none" w:sz="0" w:space="0" w:color="auto"/>
                    <w:left w:val="none" w:sz="0" w:space="0" w:color="auto"/>
                    <w:bottom w:val="none" w:sz="0" w:space="0" w:color="auto"/>
                    <w:right w:val="none" w:sz="0" w:space="0" w:color="auto"/>
                  </w:divBdr>
                </w:div>
                <w:div w:id="135295393">
                  <w:marLeft w:val="640"/>
                  <w:marRight w:val="0"/>
                  <w:marTop w:val="0"/>
                  <w:marBottom w:val="0"/>
                  <w:divBdr>
                    <w:top w:val="none" w:sz="0" w:space="0" w:color="auto"/>
                    <w:left w:val="none" w:sz="0" w:space="0" w:color="auto"/>
                    <w:bottom w:val="none" w:sz="0" w:space="0" w:color="auto"/>
                    <w:right w:val="none" w:sz="0" w:space="0" w:color="auto"/>
                  </w:divBdr>
                </w:div>
                <w:div w:id="177089224">
                  <w:marLeft w:val="640"/>
                  <w:marRight w:val="0"/>
                  <w:marTop w:val="0"/>
                  <w:marBottom w:val="0"/>
                  <w:divBdr>
                    <w:top w:val="none" w:sz="0" w:space="0" w:color="auto"/>
                    <w:left w:val="none" w:sz="0" w:space="0" w:color="auto"/>
                    <w:bottom w:val="none" w:sz="0" w:space="0" w:color="auto"/>
                    <w:right w:val="none" w:sz="0" w:space="0" w:color="auto"/>
                  </w:divBdr>
                </w:div>
                <w:div w:id="177234422">
                  <w:marLeft w:val="640"/>
                  <w:marRight w:val="0"/>
                  <w:marTop w:val="0"/>
                  <w:marBottom w:val="0"/>
                  <w:divBdr>
                    <w:top w:val="none" w:sz="0" w:space="0" w:color="auto"/>
                    <w:left w:val="none" w:sz="0" w:space="0" w:color="auto"/>
                    <w:bottom w:val="none" w:sz="0" w:space="0" w:color="auto"/>
                    <w:right w:val="none" w:sz="0" w:space="0" w:color="auto"/>
                  </w:divBdr>
                </w:div>
                <w:div w:id="259919460">
                  <w:marLeft w:val="640"/>
                  <w:marRight w:val="0"/>
                  <w:marTop w:val="0"/>
                  <w:marBottom w:val="0"/>
                  <w:divBdr>
                    <w:top w:val="none" w:sz="0" w:space="0" w:color="auto"/>
                    <w:left w:val="none" w:sz="0" w:space="0" w:color="auto"/>
                    <w:bottom w:val="none" w:sz="0" w:space="0" w:color="auto"/>
                    <w:right w:val="none" w:sz="0" w:space="0" w:color="auto"/>
                  </w:divBdr>
                </w:div>
                <w:div w:id="318969968">
                  <w:marLeft w:val="640"/>
                  <w:marRight w:val="0"/>
                  <w:marTop w:val="0"/>
                  <w:marBottom w:val="0"/>
                  <w:divBdr>
                    <w:top w:val="none" w:sz="0" w:space="0" w:color="auto"/>
                    <w:left w:val="none" w:sz="0" w:space="0" w:color="auto"/>
                    <w:bottom w:val="none" w:sz="0" w:space="0" w:color="auto"/>
                    <w:right w:val="none" w:sz="0" w:space="0" w:color="auto"/>
                  </w:divBdr>
                </w:div>
                <w:div w:id="324237739">
                  <w:marLeft w:val="640"/>
                  <w:marRight w:val="0"/>
                  <w:marTop w:val="0"/>
                  <w:marBottom w:val="0"/>
                  <w:divBdr>
                    <w:top w:val="none" w:sz="0" w:space="0" w:color="auto"/>
                    <w:left w:val="none" w:sz="0" w:space="0" w:color="auto"/>
                    <w:bottom w:val="none" w:sz="0" w:space="0" w:color="auto"/>
                    <w:right w:val="none" w:sz="0" w:space="0" w:color="auto"/>
                  </w:divBdr>
                </w:div>
                <w:div w:id="378214230">
                  <w:marLeft w:val="640"/>
                  <w:marRight w:val="0"/>
                  <w:marTop w:val="0"/>
                  <w:marBottom w:val="0"/>
                  <w:divBdr>
                    <w:top w:val="none" w:sz="0" w:space="0" w:color="auto"/>
                    <w:left w:val="none" w:sz="0" w:space="0" w:color="auto"/>
                    <w:bottom w:val="none" w:sz="0" w:space="0" w:color="auto"/>
                    <w:right w:val="none" w:sz="0" w:space="0" w:color="auto"/>
                  </w:divBdr>
                </w:div>
                <w:div w:id="409425479">
                  <w:marLeft w:val="640"/>
                  <w:marRight w:val="0"/>
                  <w:marTop w:val="0"/>
                  <w:marBottom w:val="0"/>
                  <w:divBdr>
                    <w:top w:val="none" w:sz="0" w:space="0" w:color="auto"/>
                    <w:left w:val="none" w:sz="0" w:space="0" w:color="auto"/>
                    <w:bottom w:val="none" w:sz="0" w:space="0" w:color="auto"/>
                    <w:right w:val="none" w:sz="0" w:space="0" w:color="auto"/>
                  </w:divBdr>
                </w:div>
                <w:div w:id="499196560">
                  <w:marLeft w:val="640"/>
                  <w:marRight w:val="0"/>
                  <w:marTop w:val="0"/>
                  <w:marBottom w:val="0"/>
                  <w:divBdr>
                    <w:top w:val="none" w:sz="0" w:space="0" w:color="auto"/>
                    <w:left w:val="none" w:sz="0" w:space="0" w:color="auto"/>
                    <w:bottom w:val="none" w:sz="0" w:space="0" w:color="auto"/>
                    <w:right w:val="none" w:sz="0" w:space="0" w:color="auto"/>
                  </w:divBdr>
                </w:div>
                <w:div w:id="525218057">
                  <w:marLeft w:val="640"/>
                  <w:marRight w:val="0"/>
                  <w:marTop w:val="0"/>
                  <w:marBottom w:val="0"/>
                  <w:divBdr>
                    <w:top w:val="none" w:sz="0" w:space="0" w:color="auto"/>
                    <w:left w:val="none" w:sz="0" w:space="0" w:color="auto"/>
                    <w:bottom w:val="none" w:sz="0" w:space="0" w:color="auto"/>
                    <w:right w:val="none" w:sz="0" w:space="0" w:color="auto"/>
                  </w:divBdr>
                </w:div>
                <w:div w:id="577521646">
                  <w:marLeft w:val="640"/>
                  <w:marRight w:val="0"/>
                  <w:marTop w:val="0"/>
                  <w:marBottom w:val="0"/>
                  <w:divBdr>
                    <w:top w:val="none" w:sz="0" w:space="0" w:color="auto"/>
                    <w:left w:val="none" w:sz="0" w:space="0" w:color="auto"/>
                    <w:bottom w:val="none" w:sz="0" w:space="0" w:color="auto"/>
                    <w:right w:val="none" w:sz="0" w:space="0" w:color="auto"/>
                  </w:divBdr>
                </w:div>
                <w:div w:id="625039957">
                  <w:marLeft w:val="640"/>
                  <w:marRight w:val="0"/>
                  <w:marTop w:val="0"/>
                  <w:marBottom w:val="0"/>
                  <w:divBdr>
                    <w:top w:val="none" w:sz="0" w:space="0" w:color="auto"/>
                    <w:left w:val="none" w:sz="0" w:space="0" w:color="auto"/>
                    <w:bottom w:val="none" w:sz="0" w:space="0" w:color="auto"/>
                    <w:right w:val="none" w:sz="0" w:space="0" w:color="auto"/>
                  </w:divBdr>
                </w:div>
                <w:div w:id="650985469">
                  <w:marLeft w:val="640"/>
                  <w:marRight w:val="0"/>
                  <w:marTop w:val="0"/>
                  <w:marBottom w:val="0"/>
                  <w:divBdr>
                    <w:top w:val="none" w:sz="0" w:space="0" w:color="auto"/>
                    <w:left w:val="none" w:sz="0" w:space="0" w:color="auto"/>
                    <w:bottom w:val="none" w:sz="0" w:space="0" w:color="auto"/>
                    <w:right w:val="none" w:sz="0" w:space="0" w:color="auto"/>
                  </w:divBdr>
                </w:div>
                <w:div w:id="668942873">
                  <w:marLeft w:val="640"/>
                  <w:marRight w:val="0"/>
                  <w:marTop w:val="0"/>
                  <w:marBottom w:val="0"/>
                  <w:divBdr>
                    <w:top w:val="none" w:sz="0" w:space="0" w:color="auto"/>
                    <w:left w:val="none" w:sz="0" w:space="0" w:color="auto"/>
                    <w:bottom w:val="none" w:sz="0" w:space="0" w:color="auto"/>
                    <w:right w:val="none" w:sz="0" w:space="0" w:color="auto"/>
                  </w:divBdr>
                </w:div>
                <w:div w:id="712196391">
                  <w:marLeft w:val="640"/>
                  <w:marRight w:val="0"/>
                  <w:marTop w:val="0"/>
                  <w:marBottom w:val="0"/>
                  <w:divBdr>
                    <w:top w:val="none" w:sz="0" w:space="0" w:color="auto"/>
                    <w:left w:val="none" w:sz="0" w:space="0" w:color="auto"/>
                    <w:bottom w:val="none" w:sz="0" w:space="0" w:color="auto"/>
                    <w:right w:val="none" w:sz="0" w:space="0" w:color="auto"/>
                  </w:divBdr>
                </w:div>
                <w:div w:id="717438761">
                  <w:marLeft w:val="640"/>
                  <w:marRight w:val="0"/>
                  <w:marTop w:val="0"/>
                  <w:marBottom w:val="0"/>
                  <w:divBdr>
                    <w:top w:val="none" w:sz="0" w:space="0" w:color="auto"/>
                    <w:left w:val="none" w:sz="0" w:space="0" w:color="auto"/>
                    <w:bottom w:val="none" w:sz="0" w:space="0" w:color="auto"/>
                    <w:right w:val="none" w:sz="0" w:space="0" w:color="auto"/>
                  </w:divBdr>
                </w:div>
                <w:div w:id="727998113">
                  <w:marLeft w:val="640"/>
                  <w:marRight w:val="0"/>
                  <w:marTop w:val="0"/>
                  <w:marBottom w:val="0"/>
                  <w:divBdr>
                    <w:top w:val="none" w:sz="0" w:space="0" w:color="auto"/>
                    <w:left w:val="none" w:sz="0" w:space="0" w:color="auto"/>
                    <w:bottom w:val="none" w:sz="0" w:space="0" w:color="auto"/>
                    <w:right w:val="none" w:sz="0" w:space="0" w:color="auto"/>
                  </w:divBdr>
                </w:div>
                <w:div w:id="810052286">
                  <w:marLeft w:val="640"/>
                  <w:marRight w:val="0"/>
                  <w:marTop w:val="0"/>
                  <w:marBottom w:val="0"/>
                  <w:divBdr>
                    <w:top w:val="none" w:sz="0" w:space="0" w:color="auto"/>
                    <w:left w:val="none" w:sz="0" w:space="0" w:color="auto"/>
                    <w:bottom w:val="none" w:sz="0" w:space="0" w:color="auto"/>
                    <w:right w:val="none" w:sz="0" w:space="0" w:color="auto"/>
                  </w:divBdr>
                </w:div>
                <w:div w:id="823086792">
                  <w:marLeft w:val="640"/>
                  <w:marRight w:val="0"/>
                  <w:marTop w:val="0"/>
                  <w:marBottom w:val="0"/>
                  <w:divBdr>
                    <w:top w:val="none" w:sz="0" w:space="0" w:color="auto"/>
                    <w:left w:val="none" w:sz="0" w:space="0" w:color="auto"/>
                    <w:bottom w:val="none" w:sz="0" w:space="0" w:color="auto"/>
                    <w:right w:val="none" w:sz="0" w:space="0" w:color="auto"/>
                  </w:divBdr>
                </w:div>
                <w:div w:id="849492242">
                  <w:marLeft w:val="640"/>
                  <w:marRight w:val="0"/>
                  <w:marTop w:val="0"/>
                  <w:marBottom w:val="0"/>
                  <w:divBdr>
                    <w:top w:val="none" w:sz="0" w:space="0" w:color="auto"/>
                    <w:left w:val="none" w:sz="0" w:space="0" w:color="auto"/>
                    <w:bottom w:val="none" w:sz="0" w:space="0" w:color="auto"/>
                    <w:right w:val="none" w:sz="0" w:space="0" w:color="auto"/>
                  </w:divBdr>
                </w:div>
                <w:div w:id="870729238">
                  <w:marLeft w:val="640"/>
                  <w:marRight w:val="0"/>
                  <w:marTop w:val="0"/>
                  <w:marBottom w:val="0"/>
                  <w:divBdr>
                    <w:top w:val="none" w:sz="0" w:space="0" w:color="auto"/>
                    <w:left w:val="none" w:sz="0" w:space="0" w:color="auto"/>
                    <w:bottom w:val="none" w:sz="0" w:space="0" w:color="auto"/>
                    <w:right w:val="none" w:sz="0" w:space="0" w:color="auto"/>
                  </w:divBdr>
                </w:div>
                <w:div w:id="883056674">
                  <w:marLeft w:val="640"/>
                  <w:marRight w:val="0"/>
                  <w:marTop w:val="0"/>
                  <w:marBottom w:val="0"/>
                  <w:divBdr>
                    <w:top w:val="none" w:sz="0" w:space="0" w:color="auto"/>
                    <w:left w:val="none" w:sz="0" w:space="0" w:color="auto"/>
                    <w:bottom w:val="none" w:sz="0" w:space="0" w:color="auto"/>
                    <w:right w:val="none" w:sz="0" w:space="0" w:color="auto"/>
                  </w:divBdr>
                </w:div>
                <w:div w:id="960769905">
                  <w:marLeft w:val="640"/>
                  <w:marRight w:val="0"/>
                  <w:marTop w:val="0"/>
                  <w:marBottom w:val="0"/>
                  <w:divBdr>
                    <w:top w:val="none" w:sz="0" w:space="0" w:color="auto"/>
                    <w:left w:val="none" w:sz="0" w:space="0" w:color="auto"/>
                    <w:bottom w:val="none" w:sz="0" w:space="0" w:color="auto"/>
                    <w:right w:val="none" w:sz="0" w:space="0" w:color="auto"/>
                  </w:divBdr>
                </w:div>
                <w:div w:id="1002129250">
                  <w:marLeft w:val="640"/>
                  <w:marRight w:val="0"/>
                  <w:marTop w:val="0"/>
                  <w:marBottom w:val="0"/>
                  <w:divBdr>
                    <w:top w:val="none" w:sz="0" w:space="0" w:color="auto"/>
                    <w:left w:val="none" w:sz="0" w:space="0" w:color="auto"/>
                    <w:bottom w:val="none" w:sz="0" w:space="0" w:color="auto"/>
                    <w:right w:val="none" w:sz="0" w:space="0" w:color="auto"/>
                  </w:divBdr>
                </w:div>
                <w:div w:id="1011175707">
                  <w:marLeft w:val="640"/>
                  <w:marRight w:val="0"/>
                  <w:marTop w:val="0"/>
                  <w:marBottom w:val="0"/>
                  <w:divBdr>
                    <w:top w:val="none" w:sz="0" w:space="0" w:color="auto"/>
                    <w:left w:val="none" w:sz="0" w:space="0" w:color="auto"/>
                    <w:bottom w:val="none" w:sz="0" w:space="0" w:color="auto"/>
                    <w:right w:val="none" w:sz="0" w:space="0" w:color="auto"/>
                  </w:divBdr>
                </w:div>
                <w:div w:id="1095708806">
                  <w:marLeft w:val="640"/>
                  <w:marRight w:val="0"/>
                  <w:marTop w:val="0"/>
                  <w:marBottom w:val="0"/>
                  <w:divBdr>
                    <w:top w:val="none" w:sz="0" w:space="0" w:color="auto"/>
                    <w:left w:val="none" w:sz="0" w:space="0" w:color="auto"/>
                    <w:bottom w:val="none" w:sz="0" w:space="0" w:color="auto"/>
                    <w:right w:val="none" w:sz="0" w:space="0" w:color="auto"/>
                  </w:divBdr>
                </w:div>
                <w:div w:id="1122043453">
                  <w:marLeft w:val="640"/>
                  <w:marRight w:val="0"/>
                  <w:marTop w:val="0"/>
                  <w:marBottom w:val="0"/>
                  <w:divBdr>
                    <w:top w:val="none" w:sz="0" w:space="0" w:color="auto"/>
                    <w:left w:val="none" w:sz="0" w:space="0" w:color="auto"/>
                    <w:bottom w:val="none" w:sz="0" w:space="0" w:color="auto"/>
                    <w:right w:val="none" w:sz="0" w:space="0" w:color="auto"/>
                  </w:divBdr>
                </w:div>
                <w:div w:id="1124733611">
                  <w:marLeft w:val="640"/>
                  <w:marRight w:val="0"/>
                  <w:marTop w:val="0"/>
                  <w:marBottom w:val="0"/>
                  <w:divBdr>
                    <w:top w:val="none" w:sz="0" w:space="0" w:color="auto"/>
                    <w:left w:val="none" w:sz="0" w:space="0" w:color="auto"/>
                    <w:bottom w:val="none" w:sz="0" w:space="0" w:color="auto"/>
                    <w:right w:val="none" w:sz="0" w:space="0" w:color="auto"/>
                  </w:divBdr>
                </w:div>
                <w:div w:id="1144080876">
                  <w:marLeft w:val="640"/>
                  <w:marRight w:val="0"/>
                  <w:marTop w:val="0"/>
                  <w:marBottom w:val="0"/>
                  <w:divBdr>
                    <w:top w:val="none" w:sz="0" w:space="0" w:color="auto"/>
                    <w:left w:val="none" w:sz="0" w:space="0" w:color="auto"/>
                    <w:bottom w:val="none" w:sz="0" w:space="0" w:color="auto"/>
                    <w:right w:val="none" w:sz="0" w:space="0" w:color="auto"/>
                  </w:divBdr>
                </w:div>
                <w:div w:id="1145506005">
                  <w:marLeft w:val="640"/>
                  <w:marRight w:val="0"/>
                  <w:marTop w:val="0"/>
                  <w:marBottom w:val="0"/>
                  <w:divBdr>
                    <w:top w:val="none" w:sz="0" w:space="0" w:color="auto"/>
                    <w:left w:val="none" w:sz="0" w:space="0" w:color="auto"/>
                    <w:bottom w:val="none" w:sz="0" w:space="0" w:color="auto"/>
                    <w:right w:val="none" w:sz="0" w:space="0" w:color="auto"/>
                  </w:divBdr>
                </w:div>
                <w:div w:id="1155413811">
                  <w:marLeft w:val="640"/>
                  <w:marRight w:val="0"/>
                  <w:marTop w:val="0"/>
                  <w:marBottom w:val="0"/>
                  <w:divBdr>
                    <w:top w:val="none" w:sz="0" w:space="0" w:color="auto"/>
                    <w:left w:val="none" w:sz="0" w:space="0" w:color="auto"/>
                    <w:bottom w:val="none" w:sz="0" w:space="0" w:color="auto"/>
                    <w:right w:val="none" w:sz="0" w:space="0" w:color="auto"/>
                  </w:divBdr>
                </w:div>
                <w:div w:id="1205825927">
                  <w:marLeft w:val="640"/>
                  <w:marRight w:val="0"/>
                  <w:marTop w:val="0"/>
                  <w:marBottom w:val="0"/>
                  <w:divBdr>
                    <w:top w:val="none" w:sz="0" w:space="0" w:color="auto"/>
                    <w:left w:val="none" w:sz="0" w:space="0" w:color="auto"/>
                    <w:bottom w:val="none" w:sz="0" w:space="0" w:color="auto"/>
                    <w:right w:val="none" w:sz="0" w:space="0" w:color="auto"/>
                  </w:divBdr>
                </w:div>
                <w:div w:id="1212228789">
                  <w:marLeft w:val="640"/>
                  <w:marRight w:val="0"/>
                  <w:marTop w:val="0"/>
                  <w:marBottom w:val="0"/>
                  <w:divBdr>
                    <w:top w:val="none" w:sz="0" w:space="0" w:color="auto"/>
                    <w:left w:val="none" w:sz="0" w:space="0" w:color="auto"/>
                    <w:bottom w:val="none" w:sz="0" w:space="0" w:color="auto"/>
                    <w:right w:val="none" w:sz="0" w:space="0" w:color="auto"/>
                  </w:divBdr>
                </w:div>
                <w:div w:id="1214659949">
                  <w:marLeft w:val="640"/>
                  <w:marRight w:val="0"/>
                  <w:marTop w:val="0"/>
                  <w:marBottom w:val="0"/>
                  <w:divBdr>
                    <w:top w:val="none" w:sz="0" w:space="0" w:color="auto"/>
                    <w:left w:val="none" w:sz="0" w:space="0" w:color="auto"/>
                    <w:bottom w:val="none" w:sz="0" w:space="0" w:color="auto"/>
                    <w:right w:val="none" w:sz="0" w:space="0" w:color="auto"/>
                  </w:divBdr>
                </w:div>
                <w:div w:id="1297223310">
                  <w:marLeft w:val="640"/>
                  <w:marRight w:val="0"/>
                  <w:marTop w:val="0"/>
                  <w:marBottom w:val="0"/>
                  <w:divBdr>
                    <w:top w:val="none" w:sz="0" w:space="0" w:color="auto"/>
                    <w:left w:val="none" w:sz="0" w:space="0" w:color="auto"/>
                    <w:bottom w:val="none" w:sz="0" w:space="0" w:color="auto"/>
                    <w:right w:val="none" w:sz="0" w:space="0" w:color="auto"/>
                  </w:divBdr>
                </w:div>
                <w:div w:id="1314262346">
                  <w:marLeft w:val="640"/>
                  <w:marRight w:val="0"/>
                  <w:marTop w:val="0"/>
                  <w:marBottom w:val="0"/>
                  <w:divBdr>
                    <w:top w:val="none" w:sz="0" w:space="0" w:color="auto"/>
                    <w:left w:val="none" w:sz="0" w:space="0" w:color="auto"/>
                    <w:bottom w:val="none" w:sz="0" w:space="0" w:color="auto"/>
                    <w:right w:val="none" w:sz="0" w:space="0" w:color="auto"/>
                  </w:divBdr>
                </w:div>
                <w:div w:id="1353610770">
                  <w:marLeft w:val="640"/>
                  <w:marRight w:val="0"/>
                  <w:marTop w:val="0"/>
                  <w:marBottom w:val="0"/>
                  <w:divBdr>
                    <w:top w:val="none" w:sz="0" w:space="0" w:color="auto"/>
                    <w:left w:val="none" w:sz="0" w:space="0" w:color="auto"/>
                    <w:bottom w:val="none" w:sz="0" w:space="0" w:color="auto"/>
                    <w:right w:val="none" w:sz="0" w:space="0" w:color="auto"/>
                  </w:divBdr>
                </w:div>
                <w:div w:id="1365205681">
                  <w:marLeft w:val="640"/>
                  <w:marRight w:val="0"/>
                  <w:marTop w:val="0"/>
                  <w:marBottom w:val="0"/>
                  <w:divBdr>
                    <w:top w:val="none" w:sz="0" w:space="0" w:color="auto"/>
                    <w:left w:val="none" w:sz="0" w:space="0" w:color="auto"/>
                    <w:bottom w:val="none" w:sz="0" w:space="0" w:color="auto"/>
                    <w:right w:val="none" w:sz="0" w:space="0" w:color="auto"/>
                  </w:divBdr>
                </w:div>
                <w:div w:id="1441685167">
                  <w:marLeft w:val="640"/>
                  <w:marRight w:val="0"/>
                  <w:marTop w:val="0"/>
                  <w:marBottom w:val="0"/>
                  <w:divBdr>
                    <w:top w:val="none" w:sz="0" w:space="0" w:color="auto"/>
                    <w:left w:val="none" w:sz="0" w:space="0" w:color="auto"/>
                    <w:bottom w:val="none" w:sz="0" w:space="0" w:color="auto"/>
                    <w:right w:val="none" w:sz="0" w:space="0" w:color="auto"/>
                  </w:divBdr>
                </w:div>
                <w:div w:id="1452899781">
                  <w:marLeft w:val="640"/>
                  <w:marRight w:val="0"/>
                  <w:marTop w:val="0"/>
                  <w:marBottom w:val="0"/>
                  <w:divBdr>
                    <w:top w:val="none" w:sz="0" w:space="0" w:color="auto"/>
                    <w:left w:val="none" w:sz="0" w:space="0" w:color="auto"/>
                    <w:bottom w:val="none" w:sz="0" w:space="0" w:color="auto"/>
                    <w:right w:val="none" w:sz="0" w:space="0" w:color="auto"/>
                  </w:divBdr>
                </w:div>
                <w:div w:id="1549030767">
                  <w:marLeft w:val="640"/>
                  <w:marRight w:val="0"/>
                  <w:marTop w:val="0"/>
                  <w:marBottom w:val="0"/>
                  <w:divBdr>
                    <w:top w:val="none" w:sz="0" w:space="0" w:color="auto"/>
                    <w:left w:val="none" w:sz="0" w:space="0" w:color="auto"/>
                    <w:bottom w:val="none" w:sz="0" w:space="0" w:color="auto"/>
                    <w:right w:val="none" w:sz="0" w:space="0" w:color="auto"/>
                  </w:divBdr>
                </w:div>
                <w:div w:id="1595281101">
                  <w:marLeft w:val="640"/>
                  <w:marRight w:val="0"/>
                  <w:marTop w:val="0"/>
                  <w:marBottom w:val="0"/>
                  <w:divBdr>
                    <w:top w:val="none" w:sz="0" w:space="0" w:color="auto"/>
                    <w:left w:val="none" w:sz="0" w:space="0" w:color="auto"/>
                    <w:bottom w:val="none" w:sz="0" w:space="0" w:color="auto"/>
                    <w:right w:val="none" w:sz="0" w:space="0" w:color="auto"/>
                  </w:divBdr>
                </w:div>
                <w:div w:id="1638561476">
                  <w:marLeft w:val="640"/>
                  <w:marRight w:val="0"/>
                  <w:marTop w:val="0"/>
                  <w:marBottom w:val="0"/>
                  <w:divBdr>
                    <w:top w:val="none" w:sz="0" w:space="0" w:color="auto"/>
                    <w:left w:val="none" w:sz="0" w:space="0" w:color="auto"/>
                    <w:bottom w:val="none" w:sz="0" w:space="0" w:color="auto"/>
                    <w:right w:val="none" w:sz="0" w:space="0" w:color="auto"/>
                  </w:divBdr>
                </w:div>
                <w:div w:id="1640724876">
                  <w:marLeft w:val="640"/>
                  <w:marRight w:val="0"/>
                  <w:marTop w:val="0"/>
                  <w:marBottom w:val="0"/>
                  <w:divBdr>
                    <w:top w:val="none" w:sz="0" w:space="0" w:color="auto"/>
                    <w:left w:val="none" w:sz="0" w:space="0" w:color="auto"/>
                    <w:bottom w:val="none" w:sz="0" w:space="0" w:color="auto"/>
                    <w:right w:val="none" w:sz="0" w:space="0" w:color="auto"/>
                  </w:divBdr>
                </w:div>
                <w:div w:id="1656294528">
                  <w:marLeft w:val="640"/>
                  <w:marRight w:val="0"/>
                  <w:marTop w:val="0"/>
                  <w:marBottom w:val="0"/>
                  <w:divBdr>
                    <w:top w:val="none" w:sz="0" w:space="0" w:color="auto"/>
                    <w:left w:val="none" w:sz="0" w:space="0" w:color="auto"/>
                    <w:bottom w:val="none" w:sz="0" w:space="0" w:color="auto"/>
                    <w:right w:val="none" w:sz="0" w:space="0" w:color="auto"/>
                  </w:divBdr>
                </w:div>
                <w:div w:id="1670594893">
                  <w:marLeft w:val="640"/>
                  <w:marRight w:val="0"/>
                  <w:marTop w:val="0"/>
                  <w:marBottom w:val="0"/>
                  <w:divBdr>
                    <w:top w:val="none" w:sz="0" w:space="0" w:color="auto"/>
                    <w:left w:val="none" w:sz="0" w:space="0" w:color="auto"/>
                    <w:bottom w:val="none" w:sz="0" w:space="0" w:color="auto"/>
                    <w:right w:val="none" w:sz="0" w:space="0" w:color="auto"/>
                  </w:divBdr>
                </w:div>
                <w:div w:id="1689788935">
                  <w:marLeft w:val="640"/>
                  <w:marRight w:val="0"/>
                  <w:marTop w:val="0"/>
                  <w:marBottom w:val="0"/>
                  <w:divBdr>
                    <w:top w:val="none" w:sz="0" w:space="0" w:color="auto"/>
                    <w:left w:val="none" w:sz="0" w:space="0" w:color="auto"/>
                    <w:bottom w:val="none" w:sz="0" w:space="0" w:color="auto"/>
                    <w:right w:val="none" w:sz="0" w:space="0" w:color="auto"/>
                  </w:divBdr>
                </w:div>
                <w:div w:id="1691949976">
                  <w:marLeft w:val="640"/>
                  <w:marRight w:val="0"/>
                  <w:marTop w:val="0"/>
                  <w:marBottom w:val="0"/>
                  <w:divBdr>
                    <w:top w:val="none" w:sz="0" w:space="0" w:color="auto"/>
                    <w:left w:val="none" w:sz="0" w:space="0" w:color="auto"/>
                    <w:bottom w:val="none" w:sz="0" w:space="0" w:color="auto"/>
                    <w:right w:val="none" w:sz="0" w:space="0" w:color="auto"/>
                  </w:divBdr>
                </w:div>
                <w:div w:id="1694763298">
                  <w:marLeft w:val="640"/>
                  <w:marRight w:val="0"/>
                  <w:marTop w:val="0"/>
                  <w:marBottom w:val="0"/>
                  <w:divBdr>
                    <w:top w:val="none" w:sz="0" w:space="0" w:color="auto"/>
                    <w:left w:val="none" w:sz="0" w:space="0" w:color="auto"/>
                    <w:bottom w:val="none" w:sz="0" w:space="0" w:color="auto"/>
                    <w:right w:val="none" w:sz="0" w:space="0" w:color="auto"/>
                  </w:divBdr>
                </w:div>
                <w:div w:id="1738700053">
                  <w:marLeft w:val="640"/>
                  <w:marRight w:val="0"/>
                  <w:marTop w:val="0"/>
                  <w:marBottom w:val="0"/>
                  <w:divBdr>
                    <w:top w:val="none" w:sz="0" w:space="0" w:color="auto"/>
                    <w:left w:val="none" w:sz="0" w:space="0" w:color="auto"/>
                    <w:bottom w:val="none" w:sz="0" w:space="0" w:color="auto"/>
                    <w:right w:val="none" w:sz="0" w:space="0" w:color="auto"/>
                  </w:divBdr>
                </w:div>
                <w:div w:id="1752464523">
                  <w:marLeft w:val="640"/>
                  <w:marRight w:val="0"/>
                  <w:marTop w:val="0"/>
                  <w:marBottom w:val="0"/>
                  <w:divBdr>
                    <w:top w:val="none" w:sz="0" w:space="0" w:color="auto"/>
                    <w:left w:val="none" w:sz="0" w:space="0" w:color="auto"/>
                    <w:bottom w:val="none" w:sz="0" w:space="0" w:color="auto"/>
                    <w:right w:val="none" w:sz="0" w:space="0" w:color="auto"/>
                  </w:divBdr>
                </w:div>
                <w:div w:id="1754279093">
                  <w:marLeft w:val="640"/>
                  <w:marRight w:val="0"/>
                  <w:marTop w:val="0"/>
                  <w:marBottom w:val="0"/>
                  <w:divBdr>
                    <w:top w:val="none" w:sz="0" w:space="0" w:color="auto"/>
                    <w:left w:val="none" w:sz="0" w:space="0" w:color="auto"/>
                    <w:bottom w:val="none" w:sz="0" w:space="0" w:color="auto"/>
                    <w:right w:val="none" w:sz="0" w:space="0" w:color="auto"/>
                  </w:divBdr>
                </w:div>
                <w:div w:id="1773235273">
                  <w:marLeft w:val="640"/>
                  <w:marRight w:val="0"/>
                  <w:marTop w:val="0"/>
                  <w:marBottom w:val="0"/>
                  <w:divBdr>
                    <w:top w:val="none" w:sz="0" w:space="0" w:color="auto"/>
                    <w:left w:val="none" w:sz="0" w:space="0" w:color="auto"/>
                    <w:bottom w:val="none" w:sz="0" w:space="0" w:color="auto"/>
                    <w:right w:val="none" w:sz="0" w:space="0" w:color="auto"/>
                  </w:divBdr>
                </w:div>
                <w:div w:id="1777752659">
                  <w:marLeft w:val="640"/>
                  <w:marRight w:val="0"/>
                  <w:marTop w:val="0"/>
                  <w:marBottom w:val="0"/>
                  <w:divBdr>
                    <w:top w:val="none" w:sz="0" w:space="0" w:color="auto"/>
                    <w:left w:val="none" w:sz="0" w:space="0" w:color="auto"/>
                    <w:bottom w:val="none" w:sz="0" w:space="0" w:color="auto"/>
                    <w:right w:val="none" w:sz="0" w:space="0" w:color="auto"/>
                  </w:divBdr>
                </w:div>
                <w:div w:id="1816022821">
                  <w:marLeft w:val="640"/>
                  <w:marRight w:val="0"/>
                  <w:marTop w:val="0"/>
                  <w:marBottom w:val="0"/>
                  <w:divBdr>
                    <w:top w:val="none" w:sz="0" w:space="0" w:color="auto"/>
                    <w:left w:val="none" w:sz="0" w:space="0" w:color="auto"/>
                    <w:bottom w:val="none" w:sz="0" w:space="0" w:color="auto"/>
                    <w:right w:val="none" w:sz="0" w:space="0" w:color="auto"/>
                  </w:divBdr>
                </w:div>
                <w:div w:id="1865753646">
                  <w:marLeft w:val="640"/>
                  <w:marRight w:val="0"/>
                  <w:marTop w:val="0"/>
                  <w:marBottom w:val="0"/>
                  <w:divBdr>
                    <w:top w:val="none" w:sz="0" w:space="0" w:color="auto"/>
                    <w:left w:val="none" w:sz="0" w:space="0" w:color="auto"/>
                    <w:bottom w:val="none" w:sz="0" w:space="0" w:color="auto"/>
                    <w:right w:val="none" w:sz="0" w:space="0" w:color="auto"/>
                  </w:divBdr>
                </w:div>
                <w:div w:id="1881942508">
                  <w:marLeft w:val="640"/>
                  <w:marRight w:val="0"/>
                  <w:marTop w:val="0"/>
                  <w:marBottom w:val="0"/>
                  <w:divBdr>
                    <w:top w:val="none" w:sz="0" w:space="0" w:color="auto"/>
                    <w:left w:val="none" w:sz="0" w:space="0" w:color="auto"/>
                    <w:bottom w:val="none" w:sz="0" w:space="0" w:color="auto"/>
                    <w:right w:val="none" w:sz="0" w:space="0" w:color="auto"/>
                  </w:divBdr>
                </w:div>
                <w:div w:id="1926959537">
                  <w:marLeft w:val="640"/>
                  <w:marRight w:val="0"/>
                  <w:marTop w:val="0"/>
                  <w:marBottom w:val="0"/>
                  <w:divBdr>
                    <w:top w:val="none" w:sz="0" w:space="0" w:color="auto"/>
                    <w:left w:val="none" w:sz="0" w:space="0" w:color="auto"/>
                    <w:bottom w:val="none" w:sz="0" w:space="0" w:color="auto"/>
                    <w:right w:val="none" w:sz="0" w:space="0" w:color="auto"/>
                  </w:divBdr>
                </w:div>
                <w:div w:id="1950702005">
                  <w:marLeft w:val="640"/>
                  <w:marRight w:val="0"/>
                  <w:marTop w:val="0"/>
                  <w:marBottom w:val="0"/>
                  <w:divBdr>
                    <w:top w:val="none" w:sz="0" w:space="0" w:color="auto"/>
                    <w:left w:val="none" w:sz="0" w:space="0" w:color="auto"/>
                    <w:bottom w:val="none" w:sz="0" w:space="0" w:color="auto"/>
                    <w:right w:val="none" w:sz="0" w:space="0" w:color="auto"/>
                  </w:divBdr>
                </w:div>
                <w:div w:id="2039424884">
                  <w:marLeft w:val="640"/>
                  <w:marRight w:val="0"/>
                  <w:marTop w:val="0"/>
                  <w:marBottom w:val="0"/>
                  <w:divBdr>
                    <w:top w:val="none" w:sz="0" w:space="0" w:color="auto"/>
                    <w:left w:val="none" w:sz="0" w:space="0" w:color="auto"/>
                    <w:bottom w:val="none" w:sz="0" w:space="0" w:color="auto"/>
                    <w:right w:val="none" w:sz="0" w:space="0" w:color="auto"/>
                  </w:divBdr>
                </w:div>
                <w:div w:id="2051033061">
                  <w:marLeft w:val="640"/>
                  <w:marRight w:val="0"/>
                  <w:marTop w:val="0"/>
                  <w:marBottom w:val="0"/>
                  <w:divBdr>
                    <w:top w:val="none" w:sz="0" w:space="0" w:color="auto"/>
                    <w:left w:val="none" w:sz="0" w:space="0" w:color="auto"/>
                    <w:bottom w:val="none" w:sz="0" w:space="0" w:color="auto"/>
                    <w:right w:val="none" w:sz="0" w:space="0" w:color="auto"/>
                  </w:divBdr>
                </w:div>
                <w:div w:id="2054498419">
                  <w:marLeft w:val="640"/>
                  <w:marRight w:val="0"/>
                  <w:marTop w:val="0"/>
                  <w:marBottom w:val="0"/>
                  <w:divBdr>
                    <w:top w:val="none" w:sz="0" w:space="0" w:color="auto"/>
                    <w:left w:val="none" w:sz="0" w:space="0" w:color="auto"/>
                    <w:bottom w:val="none" w:sz="0" w:space="0" w:color="auto"/>
                    <w:right w:val="none" w:sz="0" w:space="0" w:color="auto"/>
                  </w:divBdr>
                </w:div>
                <w:div w:id="2058553427">
                  <w:marLeft w:val="640"/>
                  <w:marRight w:val="0"/>
                  <w:marTop w:val="0"/>
                  <w:marBottom w:val="0"/>
                  <w:divBdr>
                    <w:top w:val="none" w:sz="0" w:space="0" w:color="auto"/>
                    <w:left w:val="none" w:sz="0" w:space="0" w:color="auto"/>
                    <w:bottom w:val="none" w:sz="0" w:space="0" w:color="auto"/>
                    <w:right w:val="none" w:sz="0" w:space="0" w:color="auto"/>
                  </w:divBdr>
                </w:div>
                <w:div w:id="2066489987">
                  <w:marLeft w:val="640"/>
                  <w:marRight w:val="0"/>
                  <w:marTop w:val="0"/>
                  <w:marBottom w:val="0"/>
                  <w:divBdr>
                    <w:top w:val="none" w:sz="0" w:space="0" w:color="auto"/>
                    <w:left w:val="none" w:sz="0" w:space="0" w:color="auto"/>
                    <w:bottom w:val="none" w:sz="0" w:space="0" w:color="auto"/>
                    <w:right w:val="none" w:sz="0" w:space="0" w:color="auto"/>
                  </w:divBdr>
                </w:div>
                <w:div w:id="2077045112">
                  <w:marLeft w:val="640"/>
                  <w:marRight w:val="0"/>
                  <w:marTop w:val="0"/>
                  <w:marBottom w:val="0"/>
                  <w:divBdr>
                    <w:top w:val="none" w:sz="0" w:space="0" w:color="auto"/>
                    <w:left w:val="none" w:sz="0" w:space="0" w:color="auto"/>
                    <w:bottom w:val="none" w:sz="0" w:space="0" w:color="auto"/>
                    <w:right w:val="none" w:sz="0" w:space="0" w:color="auto"/>
                  </w:divBdr>
                </w:div>
              </w:divsChild>
            </w:div>
            <w:div w:id="1790322079">
              <w:marLeft w:val="0"/>
              <w:marRight w:val="0"/>
              <w:marTop w:val="0"/>
              <w:marBottom w:val="0"/>
              <w:divBdr>
                <w:top w:val="none" w:sz="0" w:space="0" w:color="auto"/>
                <w:left w:val="none" w:sz="0" w:space="0" w:color="auto"/>
                <w:bottom w:val="none" w:sz="0" w:space="0" w:color="auto"/>
                <w:right w:val="none" w:sz="0" w:space="0" w:color="auto"/>
              </w:divBdr>
              <w:divsChild>
                <w:div w:id="9648866">
                  <w:marLeft w:val="640"/>
                  <w:marRight w:val="0"/>
                  <w:marTop w:val="0"/>
                  <w:marBottom w:val="0"/>
                  <w:divBdr>
                    <w:top w:val="none" w:sz="0" w:space="0" w:color="auto"/>
                    <w:left w:val="none" w:sz="0" w:space="0" w:color="auto"/>
                    <w:bottom w:val="none" w:sz="0" w:space="0" w:color="auto"/>
                    <w:right w:val="none" w:sz="0" w:space="0" w:color="auto"/>
                  </w:divBdr>
                </w:div>
                <w:div w:id="37705550">
                  <w:marLeft w:val="640"/>
                  <w:marRight w:val="0"/>
                  <w:marTop w:val="0"/>
                  <w:marBottom w:val="0"/>
                  <w:divBdr>
                    <w:top w:val="none" w:sz="0" w:space="0" w:color="auto"/>
                    <w:left w:val="none" w:sz="0" w:space="0" w:color="auto"/>
                    <w:bottom w:val="none" w:sz="0" w:space="0" w:color="auto"/>
                    <w:right w:val="none" w:sz="0" w:space="0" w:color="auto"/>
                  </w:divBdr>
                </w:div>
                <w:div w:id="38432605">
                  <w:marLeft w:val="640"/>
                  <w:marRight w:val="0"/>
                  <w:marTop w:val="0"/>
                  <w:marBottom w:val="0"/>
                  <w:divBdr>
                    <w:top w:val="none" w:sz="0" w:space="0" w:color="auto"/>
                    <w:left w:val="none" w:sz="0" w:space="0" w:color="auto"/>
                    <w:bottom w:val="none" w:sz="0" w:space="0" w:color="auto"/>
                    <w:right w:val="none" w:sz="0" w:space="0" w:color="auto"/>
                  </w:divBdr>
                </w:div>
                <w:div w:id="98333584">
                  <w:marLeft w:val="640"/>
                  <w:marRight w:val="0"/>
                  <w:marTop w:val="0"/>
                  <w:marBottom w:val="0"/>
                  <w:divBdr>
                    <w:top w:val="none" w:sz="0" w:space="0" w:color="auto"/>
                    <w:left w:val="none" w:sz="0" w:space="0" w:color="auto"/>
                    <w:bottom w:val="none" w:sz="0" w:space="0" w:color="auto"/>
                    <w:right w:val="none" w:sz="0" w:space="0" w:color="auto"/>
                  </w:divBdr>
                </w:div>
                <w:div w:id="182789072">
                  <w:marLeft w:val="640"/>
                  <w:marRight w:val="0"/>
                  <w:marTop w:val="0"/>
                  <w:marBottom w:val="0"/>
                  <w:divBdr>
                    <w:top w:val="none" w:sz="0" w:space="0" w:color="auto"/>
                    <w:left w:val="none" w:sz="0" w:space="0" w:color="auto"/>
                    <w:bottom w:val="none" w:sz="0" w:space="0" w:color="auto"/>
                    <w:right w:val="none" w:sz="0" w:space="0" w:color="auto"/>
                  </w:divBdr>
                </w:div>
                <w:div w:id="203952389">
                  <w:marLeft w:val="640"/>
                  <w:marRight w:val="0"/>
                  <w:marTop w:val="0"/>
                  <w:marBottom w:val="0"/>
                  <w:divBdr>
                    <w:top w:val="none" w:sz="0" w:space="0" w:color="auto"/>
                    <w:left w:val="none" w:sz="0" w:space="0" w:color="auto"/>
                    <w:bottom w:val="none" w:sz="0" w:space="0" w:color="auto"/>
                    <w:right w:val="none" w:sz="0" w:space="0" w:color="auto"/>
                  </w:divBdr>
                </w:div>
                <w:div w:id="258412371">
                  <w:marLeft w:val="640"/>
                  <w:marRight w:val="0"/>
                  <w:marTop w:val="0"/>
                  <w:marBottom w:val="0"/>
                  <w:divBdr>
                    <w:top w:val="none" w:sz="0" w:space="0" w:color="auto"/>
                    <w:left w:val="none" w:sz="0" w:space="0" w:color="auto"/>
                    <w:bottom w:val="none" w:sz="0" w:space="0" w:color="auto"/>
                    <w:right w:val="none" w:sz="0" w:space="0" w:color="auto"/>
                  </w:divBdr>
                </w:div>
                <w:div w:id="313801209">
                  <w:marLeft w:val="640"/>
                  <w:marRight w:val="0"/>
                  <w:marTop w:val="0"/>
                  <w:marBottom w:val="0"/>
                  <w:divBdr>
                    <w:top w:val="none" w:sz="0" w:space="0" w:color="auto"/>
                    <w:left w:val="none" w:sz="0" w:space="0" w:color="auto"/>
                    <w:bottom w:val="none" w:sz="0" w:space="0" w:color="auto"/>
                    <w:right w:val="none" w:sz="0" w:space="0" w:color="auto"/>
                  </w:divBdr>
                </w:div>
                <w:div w:id="455492169">
                  <w:marLeft w:val="640"/>
                  <w:marRight w:val="0"/>
                  <w:marTop w:val="0"/>
                  <w:marBottom w:val="0"/>
                  <w:divBdr>
                    <w:top w:val="none" w:sz="0" w:space="0" w:color="auto"/>
                    <w:left w:val="none" w:sz="0" w:space="0" w:color="auto"/>
                    <w:bottom w:val="none" w:sz="0" w:space="0" w:color="auto"/>
                    <w:right w:val="none" w:sz="0" w:space="0" w:color="auto"/>
                  </w:divBdr>
                </w:div>
                <w:div w:id="468321903">
                  <w:marLeft w:val="640"/>
                  <w:marRight w:val="0"/>
                  <w:marTop w:val="0"/>
                  <w:marBottom w:val="0"/>
                  <w:divBdr>
                    <w:top w:val="none" w:sz="0" w:space="0" w:color="auto"/>
                    <w:left w:val="none" w:sz="0" w:space="0" w:color="auto"/>
                    <w:bottom w:val="none" w:sz="0" w:space="0" w:color="auto"/>
                    <w:right w:val="none" w:sz="0" w:space="0" w:color="auto"/>
                  </w:divBdr>
                </w:div>
                <w:div w:id="483359525">
                  <w:marLeft w:val="640"/>
                  <w:marRight w:val="0"/>
                  <w:marTop w:val="0"/>
                  <w:marBottom w:val="0"/>
                  <w:divBdr>
                    <w:top w:val="none" w:sz="0" w:space="0" w:color="auto"/>
                    <w:left w:val="none" w:sz="0" w:space="0" w:color="auto"/>
                    <w:bottom w:val="none" w:sz="0" w:space="0" w:color="auto"/>
                    <w:right w:val="none" w:sz="0" w:space="0" w:color="auto"/>
                  </w:divBdr>
                </w:div>
                <w:div w:id="493305150">
                  <w:marLeft w:val="640"/>
                  <w:marRight w:val="0"/>
                  <w:marTop w:val="0"/>
                  <w:marBottom w:val="0"/>
                  <w:divBdr>
                    <w:top w:val="none" w:sz="0" w:space="0" w:color="auto"/>
                    <w:left w:val="none" w:sz="0" w:space="0" w:color="auto"/>
                    <w:bottom w:val="none" w:sz="0" w:space="0" w:color="auto"/>
                    <w:right w:val="none" w:sz="0" w:space="0" w:color="auto"/>
                  </w:divBdr>
                </w:div>
                <w:div w:id="505676669">
                  <w:marLeft w:val="640"/>
                  <w:marRight w:val="0"/>
                  <w:marTop w:val="0"/>
                  <w:marBottom w:val="0"/>
                  <w:divBdr>
                    <w:top w:val="none" w:sz="0" w:space="0" w:color="auto"/>
                    <w:left w:val="none" w:sz="0" w:space="0" w:color="auto"/>
                    <w:bottom w:val="none" w:sz="0" w:space="0" w:color="auto"/>
                    <w:right w:val="none" w:sz="0" w:space="0" w:color="auto"/>
                  </w:divBdr>
                </w:div>
                <w:div w:id="560334895">
                  <w:marLeft w:val="640"/>
                  <w:marRight w:val="0"/>
                  <w:marTop w:val="0"/>
                  <w:marBottom w:val="0"/>
                  <w:divBdr>
                    <w:top w:val="none" w:sz="0" w:space="0" w:color="auto"/>
                    <w:left w:val="none" w:sz="0" w:space="0" w:color="auto"/>
                    <w:bottom w:val="none" w:sz="0" w:space="0" w:color="auto"/>
                    <w:right w:val="none" w:sz="0" w:space="0" w:color="auto"/>
                  </w:divBdr>
                </w:div>
                <w:div w:id="563761178">
                  <w:marLeft w:val="640"/>
                  <w:marRight w:val="0"/>
                  <w:marTop w:val="0"/>
                  <w:marBottom w:val="0"/>
                  <w:divBdr>
                    <w:top w:val="none" w:sz="0" w:space="0" w:color="auto"/>
                    <w:left w:val="none" w:sz="0" w:space="0" w:color="auto"/>
                    <w:bottom w:val="none" w:sz="0" w:space="0" w:color="auto"/>
                    <w:right w:val="none" w:sz="0" w:space="0" w:color="auto"/>
                  </w:divBdr>
                </w:div>
                <w:div w:id="576742824">
                  <w:marLeft w:val="640"/>
                  <w:marRight w:val="0"/>
                  <w:marTop w:val="0"/>
                  <w:marBottom w:val="0"/>
                  <w:divBdr>
                    <w:top w:val="none" w:sz="0" w:space="0" w:color="auto"/>
                    <w:left w:val="none" w:sz="0" w:space="0" w:color="auto"/>
                    <w:bottom w:val="none" w:sz="0" w:space="0" w:color="auto"/>
                    <w:right w:val="none" w:sz="0" w:space="0" w:color="auto"/>
                  </w:divBdr>
                </w:div>
                <w:div w:id="602542493">
                  <w:marLeft w:val="640"/>
                  <w:marRight w:val="0"/>
                  <w:marTop w:val="0"/>
                  <w:marBottom w:val="0"/>
                  <w:divBdr>
                    <w:top w:val="none" w:sz="0" w:space="0" w:color="auto"/>
                    <w:left w:val="none" w:sz="0" w:space="0" w:color="auto"/>
                    <w:bottom w:val="none" w:sz="0" w:space="0" w:color="auto"/>
                    <w:right w:val="none" w:sz="0" w:space="0" w:color="auto"/>
                  </w:divBdr>
                </w:div>
                <w:div w:id="611280086">
                  <w:marLeft w:val="640"/>
                  <w:marRight w:val="0"/>
                  <w:marTop w:val="0"/>
                  <w:marBottom w:val="0"/>
                  <w:divBdr>
                    <w:top w:val="none" w:sz="0" w:space="0" w:color="auto"/>
                    <w:left w:val="none" w:sz="0" w:space="0" w:color="auto"/>
                    <w:bottom w:val="none" w:sz="0" w:space="0" w:color="auto"/>
                    <w:right w:val="none" w:sz="0" w:space="0" w:color="auto"/>
                  </w:divBdr>
                </w:div>
                <w:div w:id="652680061">
                  <w:marLeft w:val="640"/>
                  <w:marRight w:val="0"/>
                  <w:marTop w:val="0"/>
                  <w:marBottom w:val="0"/>
                  <w:divBdr>
                    <w:top w:val="none" w:sz="0" w:space="0" w:color="auto"/>
                    <w:left w:val="none" w:sz="0" w:space="0" w:color="auto"/>
                    <w:bottom w:val="none" w:sz="0" w:space="0" w:color="auto"/>
                    <w:right w:val="none" w:sz="0" w:space="0" w:color="auto"/>
                  </w:divBdr>
                </w:div>
                <w:div w:id="664816770">
                  <w:marLeft w:val="640"/>
                  <w:marRight w:val="0"/>
                  <w:marTop w:val="0"/>
                  <w:marBottom w:val="0"/>
                  <w:divBdr>
                    <w:top w:val="none" w:sz="0" w:space="0" w:color="auto"/>
                    <w:left w:val="none" w:sz="0" w:space="0" w:color="auto"/>
                    <w:bottom w:val="none" w:sz="0" w:space="0" w:color="auto"/>
                    <w:right w:val="none" w:sz="0" w:space="0" w:color="auto"/>
                  </w:divBdr>
                </w:div>
                <w:div w:id="667488447">
                  <w:marLeft w:val="640"/>
                  <w:marRight w:val="0"/>
                  <w:marTop w:val="0"/>
                  <w:marBottom w:val="0"/>
                  <w:divBdr>
                    <w:top w:val="none" w:sz="0" w:space="0" w:color="auto"/>
                    <w:left w:val="none" w:sz="0" w:space="0" w:color="auto"/>
                    <w:bottom w:val="none" w:sz="0" w:space="0" w:color="auto"/>
                    <w:right w:val="none" w:sz="0" w:space="0" w:color="auto"/>
                  </w:divBdr>
                </w:div>
                <w:div w:id="725180682">
                  <w:marLeft w:val="640"/>
                  <w:marRight w:val="0"/>
                  <w:marTop w:val="0"/>
                  <w:marBottom w:val="0"/>
                  <w:divBdr>
                    <w:top w:val="none" w:sz="0" w:space="0" w:color="auto"/>
                    <w:left w:val="none" w:sz="0" w:space="0" w:color="auto"/>
                    <w:bottom w:val="none" w:sz="0" w:space="0" w:color="auto"/>
                    <w:right w:val="none" w:sz="0" w:space="0" w:color="auto"/>
                  </w:divBdr>
                </w:div>
                <w:div w:id="740563985">
                  <w:marLeft w:val="640"/>
                  <w:marRight w:val="0"/>
                  <w:marTop w:val="0"/>
                  <w:marBottom w:val="0"/>
                  <w:divBdr>
                    <w:top w:val="none" w:sz="0" w:space="0" w:color="auto"/>
                    <w:left w:val="none" w:sz="0" w:space="0" w:color="auto"/>
                    <w:bottom w:val="none" w:sz="0" w:space="0" w:color="auto"/>
                    <w:right w:val="none" w:sz="0" w:space="0" w:color="auto"/>
                  </w:divBdr>
                </w:div>
                <w:div w:id="756903782">
                  <w:marLeft w:val="640"/>
                  <w:marRight w:val="0"/>
                  <w:marTop w:val="0"/>
                  <w:marBottom w:val="0"/>
                  <w:divBdr>
                    <w:top w:val="none" w:sz="0" w:space="0" w:color="auto"/>
                    <w:left w:val="none" w:sz="0" w:space="0" w:color="auto"/>
                    <w:bottom w:val="none" w:sz="0" w:space="0" w:color="auto"/>
                    <w:right w:val="none" w:sz="0" w:space="0" w:color="auto"/>
                  </w:divBdr>
                </w:div>
                <w:div w:id="770126822">
                  <w:marLeft w:val="640"/>
                  <w:marRight w:val="0"/>
                  <w:marTop w:val="0"/>
                  <w:marBottom w:val="0"/>
                  <w:divBdr>
                    <w:top w:val="none" w:sz="0" w:space="0" w:color="auto"/>
                    <w:left w:val="none" w:sz="0" w:space="0" w:color="auto"/>
                    <w:bottom w:val="none" w:sz="0" w:space="0" w:color="auto"/>
                    <w:right w:val="none" w:sz="0" w:space="0" w:color="auto"/>
                  </w:divBdr>
                </w:div>
                <w:div w:id="827863028">
                  <w:marLeft w:val="640"/>
                  <w:marRight w:val="0"/>
                  <w:marTop w:val="0"/>
                  <w:marBottom w:val="0"/>
                  <w:divBdr>
                    <w:top w:val="none" w:sz="0" w:space="0" w:color="auto"/>
                    <w:left w:val="none" w:sz="0" w:space="0" w:color="auto"/>
                    <w:bottom w:val="none" w:sz="0" w:space="0" w:color="auto"/>
                    <w:right w:val="none" w:sz="0" w:space="0" w:color="auto"/>
                  </w:divBdr>
                </w:div>
                <w:div w:id="979385264">
                  <w:marLeft w:val="640"/>
                  <w:marRight w:val="0"/>
                  <w:marTop w:val="0"/>
                  <w:marBottom w:val="0"/>
                  <w:divBdr>
                    <w:top w:val="none" w:sz="0" w:space="0" w:color="auto"/>
                    <w:left w:val="none" w:sz="0" w:space="0" w:color="auto"/>
                    <w:bottom w:val="none" w:sz="0" w:space="0" w:color="auto"/>
                    <w:right w:val="none" w:sz="0" w:space="0" w:color="auto"/>
                  </w:divBdr>
                </w:div>
                <w:div w:id="980383508">
                  <w:marLeft w:val="640"/>
                  <w:marRight w:val="0"/>
                  <w:marTop w:val="0"/>
                  <w:marBottom w:val="0"/>
                  <w:divBdr>
                    <w:top w:val="none" w:sz="0" w:space="0" w:color="auto"/>
                    <w:left w:val="none" w:sz="0" w:space="0" w:color="auto"/>
                    <w:bottom w:val="none" w:sz="0" w:space="0" w:color="auto"/>
                    <w:right w:val="none" w:sz="0" w:space="0" w:color="auto"/>
                  </w:divBdr>
                </w:div>
                <w:div w:id="996298677">
                  <w:marLeft w:val="640"/>
                  <w:marRight w:val="0"/>
                  <w:marTop w:val="0"/>
                  <w:marBottom w:val="0"/>
                  <w:divBdr>
                    <w:top w:val="none" w:sz="0" w:space="0" w:color="auto"/>
                    <w:left w:val="none" w:sz="0" w:space="0" w:color="auto"/>
                    <w:bottom w:val="none" w:sz="0" w:space="0" w:color="auto"/>
                    <w:right w:val="none" w:sz="0" w:space="0" w:color="auto"/>
                  </w:divBdr>
                </w:div>
                <w:div w:id="998998008">
                  <w:marLeft w:val="640"/>
                  <w:marRight w:val="0"/>
                  <w:marTop w:val="0"/>
                  <w:marBottom w:val="0"/>
                  <w:divBdr>
                    <w:top w:val="none" w:sz="0" w:space="0" w:color="auto"/>
                    <w:left w:val="none" w:sz="0" w:space="0" w:color="auto"/>
                    <w:bottom w:val="none" w:sz="0" w:space="0" w:color="auto"/>
                    <w:right w:val="none" w:sz="0" w:space="0" w:color="auto"/>
                  </w:divBdr>
                </w:div>
                <w:div w:id="1006905867">
                  <w:marLeft w:val="640"/>
                  <w:marRight w:val="0"/>
                  <w:marTop w:val="0"/>
                  <w:marBottom w:val="0"/>
                  <w:divBdr>
                    <w:top w:val="none" w:sz="0" w:space="0" w:color="auto"/>
                    <w:left w:val="none" w:sz="0" w:space="0" w:color="auto"/>
                    <w:bottom w:val="none" w:sz="0" w:space="0" w:color="auto"/>
                    <w:right w:val="none" w:sz="0" w:space="0" w:color="auto"/>
                  </w:divBdr>
                </w:div>
                <w:div w:id="1007172811">
                  <w:marLeft w:val="640"/>
                  <w:marRight w:val="0"/>
                  <w:marTop w:val="0"/>
                  <w:marBottom w:val="0"/>
                  <w:divBdr>
                    <w:top w:val="none" w:sz="0" w:space="0" w:color="auto"/>
                    <w:left w:val="none" w:sz="0" w:space="0" w:color="auto"/>
                    <w:bottom w:val="none" w:sz="0" w:space="0" w:color="auto"/>
                    <w:right w:val="none" w:sz="0" w:space="0" w:color="auto"/>
                  </w:divBdr>
                </w:div>
                <w:div w:id="1066415374">
                  <w:marLeft w:val="640"/>
                  <w:marRight w:val="0"/>
                  <w:marTop w:val="0"/>
                  <w:marBottom w:val="0"/>
                  <w:divBdr>
                    <w:top w:val="none" w:sz="0" w:space="0" w:color="auto"/>
                    <w:left w:val="none" w:sz="0" w:space="0" w:color="auto"/>
                    <w:bottom w:val="none" w:sz="0" w:space="0" w:color="auto"/>
                    <w:right w:val="none" w:sz="0" w:space="0" w:color="auto"/>
                  </w:divBdr>
                </w:div>
                <w:div w:id="1157695571">
                  <w:marLeft w:val="640"/>
                  <w:marRight w:val="0"/>
                  <w:marTop w:val="0"/>
                  <w:marBottom w:val="0"/>
                  <w:divBdr>
                    <w:top w:val="none" w:sz="0" w:space="0" w:color="auto"/>
                    <w:left w:val="none" w:sz="0" w:space="0" w:color="auto"/>
                    <w:bottom w:val="none" w:sz="0" w:space="0" w:color="auto"/>
                    <w:right w:val="none" w:sz="0" w:space="0" w:color="auto"/>
                  </w:divBdr>
                </w:div>
                <w:div w:id="1183322144">
                  <w:marLeft w:val="640"/>
                  <w:marRight w:val="0"/>
                  <w:marTop w:val="0"/>
                  <w:marBottom w:val="0"/>
                  <w:divBdr>
                    <w:top w:val="none" w:sz="0" w:space="0" w:color="auto"/>
                    <w:left w:val="none" w:sz="0" w:space="0" w:color="auto"/>
                    <w:bottom w:val="none" w:sz="0" w:space="0" w:color="auto"/>
                    <w:right w:val="none" w:sz="0" w:space="0" w:color="auto"/>
                  </w:divBdr>
                </w:div>
                <w:div w:id="1214926987">
                  <w:marLeft w:val="640"/>
                  <w:marRight w:val="0"/>
                  <w:marTop w:val="0"/>
                  <w:marBottom w:val="0"/>
                  <w:divBdr>
                    <w:top w:val="none" w:sz="0" w:space="0" w:color="auto"/>
                    <w:left w:val="none" w:sz="0" w:space="0" w:color="auto"/>
                    <w:bottom w:val="none" w:sz="0" w:space="0" w:color="auto"/>
                    <w:right w:val="none" w:sz="0" w:space="0" w:color="auto"/>
                  </w:divBdr>
                </w:div>
                <w:div w:id="1239901291">
                  <w:marLeft w:val="640"/>
                  <w:marRight w:val="0"/>
                  <w:marTop w:val="0"/>
                  <w:marBottom w:val="0"/>
                  <w:divBdr>
                    <w:top w:val="none" w:sz="0" w:space="0" w:color="auto"/>
                    <w:left w:val="none" w:sz="0" w:space="0" w:color="auto"/>
                    <w:bottom w:val="none" w:sz="0" w:space="0" w:color="auto"/>
                    <w:right w:val="none" w:sz="0" w:space="0" w:color="auto"/>
                  </w:divBdr>
                </w:div>
                <w:div w:id="1272666763">
                  <w:marLeft w:val="640"/>
                  <w:marRight w:val="0"/>
                  <w:marTop w:val="0"/>
                  <w:marBottom w:val="0"/>
                  <w:divBdr>
                    <w:top w:val="none" w:sz="0" w:space="0" w:color="auto"/>
                    <w:left w:val="none" w:sz="0" w:space="0" w:color="auto"/>
                    <w:bottom w:val="none" w:sz="0" w:space="0" w:color="auto"/>
                    <w:right w:val="none" w:sz="0" w:space="0" w:color="auto"/>
                  </w:divBdr>
                </w:div>
                <w:div w:id="1371152627">
                  <w:marLeft w:val="640"/>
                  <w:marRight w:val="0"/>
                  <w:marTop w:val="0"/>
                  <w:marBottom w:val="0"/>
                  <w:divBdr>
                    <w:top w:val="none" w:sz="0" w:space="0" w:color="auto"/>
                    <w:left w:val="none" w:sz="0" w:space="0" w:color="auto"/>
                    <w:bottom w:val="none" w:sz="0" w:space="0" w:color="auto"/>
                    <w:right w:val="none" w:sz="0" w:space="0" w:color="auto"/>
                  </w:divBdr>
                </w:div>
                <w:div w:id="1420252981">
                  <w:marLeft w:val="640"/>
                  <w:marRight w:val="0"/>
                  <w:marTop w:val="0"/>
                  <w:marBottom w:val="0"/>
                  <w:divBdr>
                    <w:top w:val="none" w:sz="0" w:space="0" w:color="auto"/>
                    <w:left w:val="none" w:sz="0" w:space="0" w:color="auto"/>
                    <w:bottom w:val="none" w:sz="0" w:space="0" w:color="auto"/>
                    <w:right w:val="none" w:sz="0" w:space="0" w:color="auto"/>
                  </w:divBdr>
                </w:div>
                <w:div w:id="1445806608">
                  <w:marLeft w:val="640"/>
                  <w:marRight w:val="0"/>
                  <w:marTop w:val="0"/>
                  <w:marBottom w:val="0"/>
                  <w:divBdr>
                    <w:top w:val="none" w:sz="0" w:space="0" w:color="auto"/>
                    <w:left w:val="none" w:sz="0" w:space="0" w:color="auto"/>
                    <w:bottom w:val="none" w:sz="0" w:space="0" w:color="auto"/>
                    <w:right w:val="none" w:sz="0" w:space="0" w:color="auto"/>
                  </w:divBdr>
                </w:div>
                <w:div w:id="1511679333">
                  <w:marLeft w:val="640"/>
                  <w:marRight w:val="0"/>
                  <w:marTop w:val="0"/>
                  <w:marBottom w:val="0"/>
                  <w:divBdr>
                    <w:top w:val="none" w:sz="0" w:space="0" w:color="auto"/>
                    <w:left w:val="none" w:sz="0" w:space="0" w:color="auto"/>
                    <w:bottom w:val="none" w:sz="0" w:space="0" w:color="auto"/>
                    <w:right w:val="none" w:sz="0" w:space="0" w:color="auto"/>
                  </w:divBdr>
                </w:div>
                <w:div w:id="1535926691">
                  <w:marLeft w:val="640"/>
                  <w:marRight w:val="0"/>
                  <w:marTop w:val="0"/>
                  <w:marBottom w:val="0"/>
                  <w:divBdr>
                    <w:top w:val="none" w:sz="0" w:space="0" w:color="auto"/>
                    <w:left w:val="none" w:sz="0" w:space="0" w:color="auto"/>
                    <w:bottom w:val="none" w:sz="0" w:space="0" w:color="auto"/>
                    <w:right w:val="none" w:sz="0" w:space="0" w:color="auto"/>
                  </w:divBdr>
                </w:div>
                <w:div w:id="1539707689">
                  <w:marLeft w:val="640"/>
                  <w:marRight w:val="0"/>
                  <w:marTop w:val="0"/>
                  <w:marBottom w:val="0"/>
                  <w:divBdr>
                    <w:top w:val="none" w:sz="0" w:space="0" w:color="auto"/>
                    <w:left w:val="none" w:sz="0" w:space="0" w:color="auto"/>
                    <w:bottom w:val="none" w:sz="0" w:space="0" w:color="auto"/>
                    <w:right w:val="none" w:sz="0" w:space="0" w:color="auto"/>
                  </w:divBdr>
                </w:div>
                <w:div w:id="1586840791">
                  <w:marLeft w:val="640"/>
                  <w:marRight w:val="0"/>
                  <w:marTop w:val="0"/>
                  <w:marBottom w:val="0"/>
                  <w:divBdr>
                    <w:top w:val="none" w:sz="0" w:space="0" w:color="auto"/>
                    <w:left w:val="none" w:sz="0" w:space="0" w:color="auto"/>
                    <w:bottom w:val="none" w:sz="0" w:space="0" w:color="auto"/>
                    <w:right w:val="none" w:sz="0" w:space="0" w:color="auto"/>
                  </w:divBdr>
                </w:div>
                <w:div w:id="1587494752">
                  <w:marLeft w:val="640"/>
                  <w:marRight w:val="0"/>
                  <w:marTop w:val="0"/>
                  <w:marBottom w:val="0"/>
                  <w:divBdr>
                    <w:top w:val="none" w:sz="0" w:space="0" w:color="auto"/>
                    <w:left w:val="none" w:sz="0" w:space="0" w:color="auto"/>
                    <w:bottom w:val="none" w:sz="0" w:space="0" w:color="auto"/>
                    <w:right w:val="none" w:sz="0" w:space="0" w:color="auto"/>
                  </w:divBdr>
                </w:div>
                <w:div w:id="1591620930">
                  <w:marLeft w:val="640"/>
                  <w:marRight w:val="0"/>
                  <w:marTop w:val="0"/>
                  <w:marBottom w:val="0"/>
                  <w:divBdr>
                    <w:top w:val="none" w:sz="0" w:space="0" w:color="auto"/>
                    <w:left w:val="none" w:sz="0" w:space="0" w:color="auto"/>
                    <w:bottom w:val="none" w:sz="0" w:space="0" w:color="auto"/>
                    <w:right w:val="none" w:sz="0" w:space="0" w:color="auto"/>
                  </w:divBdr>
                </w:div>
                <w:div w:id="1603955233">
                  <w:marLeft w:val="640"/>
                  <w:marRight w:val="0"/>
                  <w:marTop w:val="0"/>
                  <w:marBottom w:val="0"/>
                  <w:divBdr>
                    <w:top w:val="none" w:sz="0" w:space="0" w:color="auto"/>
                    <w:left w:val="none" w:sz="0" w:space="0" w:color="auto"/>
                    <w:bottom w:val="none" w:sz="0" w:space="0" w:color="auto"/>
                    <w:right w:val="none" w:sz="0" w:space="0" w:color="auto"/>
                  </w:divBdr>
                </w:div>
                <w:div w:id="1611860978">
                  <w:marLeft w:val="640"/>
                  <w:marRight w:val="0"/>
                  <w:marTop w:val="0"/>
                  <w:marBottom w:val="0"/>
                  <w:divBdr>
                    <w:top w:val="none" w:sz="0" w:space="0" w:color="auto"/>
                    <w:left w:val="none" w:sz="0" w:space="0" w:color="auto"/>
                    <w:bottom w:val="none" w:sz="0" w:space="0" w:color="auto"/>
                    <w:right w:val="none" w:sz="0" w:space="0" w:color="auto"/>
                  </w:divBdr>
                </w:div>
                <w:div w:id="1616206342">
                  <w:marLeft w:val="640"/>
                  <w:marRight w:val="0"/>
                  <w:marTop w:val="0"/>
                  <w:marBottom w:val="0"/>
                  <w:divBdr>
                    <w:top w:val="none" w:sz="0" w:space="0" w:color="auto"/>
                    <w:left w:val="none" w:sz="0" w:space="0" w:color="auto"/>
                    <w:bottom w:val="none" w:sz="0" w:space="0" w:color="auto"/>
                    <w:right w:val="none" w:sz="0" w:space="0" w:color="auto"/>
                  </w:divBdr>
                </w:div>
                <w:div w:id="1617105081">
                  <w:marLeft w:val="640"/>
                  <w:marRight w:val="0"/>
                  <w:marTop w:val="0"/>
                  <w:marBottom w:val="0"/>
                  <w:divBdr>
                    <w:top w:val="none" w:sz="0" w:space="0" w:color="auto"/>
                    <w:left w:val="none" w:sz="0" w:space="0" w:color="auto"/>
                    <w:bottom w:val="none" w:sz="0" w:space="0" w:color="auto"/>
                    <w:right w:val="none" w:sz="0" w:space="0" w:color="auto"/>
                  </w:divBdr>
                </w:div>
                <w:div w:id="1639460033">
                  <w:marLeft w:val="640"/>
                  <w:marRight w:val="0"/>
                  <w:marTop w:val="0"/>
                  <w:marBottom w:val="0"/>
                  <w:divBdr>
                    <w:top w:val="none" w:sz="0" w:space="0" w:color="auto"/>
                    <w:left w:val="none" w:sz="0" w:space="0" w:color="auto"/>
                    <w:bottom w:val="none" w:sz="0" w:space="0" w:color="auto"/>
                    <w:right w:val="none" w:sz="0" w:space="0" w:color="auto"/>
                  </w:divBdr>
                </w:div>
                <w:div w:id="1652825942">
                  <w:marLeft w:val="640"/>
                  <w:marRight w:val="0"/>
                  <w:marTop w:val="0"/>
                  <w:marBottom w:val="0"/>
                  <w:divBdr>
                    <w:top w:val="none" w:sz="0" w:space="0" w:color="auto"/>
                    <w:left w:val="none" w:sz="0" w:space="0" w:color="auto"/>
                    <w:bottom w:val="none" w:sz="0" w:space="0" w:color="auto"/>
                    <w:right w:val="none" w:sz="0" w:space="0" w:color="auto"/>
                  </w:divBdr>
                </w:div>
                <w:div w:id="1661497411">
                  <w:marLeft w:val="640"/>
                  <w:marRight w:val="0"/>
                  <w:marTop w:val="0"/>
                  <w:marBottom w:val="0"/>
                  <w:divBdr>
                    <w:top w:val="none" w:sz="0" w:space="0" w:color="auto"/>
                    <w:left w:val="none" w:sz="0" w:space="0" w:color="auto"/>
                    <w:bottom w:val="none" w:sz="0" w:space="0" w:color="auto"/>
                    <w:right w:val="none" w:sz="0" w:space="0" w:color="auto"/>
                  </w:divBdr>
                </w:div>
                <w:div w:id="1676806284">
                  <w:marLeft w:val="640"/>
                  <w:marRight w:val="0"/>
                  <w:marTop w:val="0"/>
                  <w:marBottom w:val="0"/>
                  <w:divBdr>
                    <w:top w:val="none" w:sz="0" w:space="0" w:color="auto"/>
                    <w:left w:val="none" w:sz="0" w:space="0" w:color="auto"/>
                    <w:bottom w:val="none" w:sz="0" w:space="0" w:color="auto"/>
                    <w:right w:val="none" w:sz="0" w:space="0" w:color="auto"/>
                  </w:divBdr>
                </w:div>
                <w:div w:id="1721394327">
                  <w:marLeft w:val="640"/>
                  <w:marRight w:val="0"/>
                  <w:marTop w:val="0"/>
                  <w:marBottom w:val="0"/>
                  <w:divBdr>
                    <w:top w:val="none" w:sz="0" w:space="0" w:color="auto"/>
                    <w:left w:val="none" w:sz="0" w:space="0" w:color="auto"/>
                    <w:bottom w:val="none" w:sz="0" w:space="0" w:color="auto"/>
                    <w:right w:val="none" w:sz="0" w:space="0" w:color="auto"/>
                  </w:divBdr>
                </w:div>
                <w:div w:id="1727609537">
                  <w:marLeft w:val="640"/>
                  <w:marRight w:val="0"/>
                  <w:marTop w:val="0"/>
                  <w:marBottom w:val="0"/>
                  <w:divBdr>
                    <w:top w:val="none" w:sz="0" w:space="0" w:color="auto"/>
                    <w:left w:val="none" w:sz="0" w:space="0" w:color="auto"/>
                    <w:bottom w:val="none" w:sz="0" w:space="0" w:color="auto"/>
                    <w:right w:val="none" w:sz="0" w:space="0" w:color="auto"/>
                  </w:divBdr>
                </w:div>
                <w:div w:id="1746149658">
                  <w:marLeft w:val="640"/>
                  <w:marRight w:val="0"/>
                  <w:marTop w:val="0"/>
                  <w:marBottom w:val="0"/>
                  <w:divBdr>
                    <w:top w:val="none" w:sz="0" w:space="0" w:color="auto"/>
                    <w:left w:val="none" w:sz="0" w:space="0" w:color="auto"/>
                    <w:bottom w:val="none" w:sz="0" w:space="0" w:color="auto"/>
                    <w:right w:val="none" w:sz="0" w:space="0" w:color="auto"/>
                  </w:divBdr>
                </w:div>
                <w:div w:id="1748188405">
                  <w:marLeft w:val="640"/>
                  <w:marRight w:val="0"/>
                  <w:marTop w:val="0"/>
                  <w:marBottom w:val="0"/>
                  <w:divBdr>
                    <w:top w:val="none" w:sz="0" w:space="0" w:color="auto"/>
                    <w:left w:val="none" w:sz="0" w:space="0" w:color="auto"/>
                    <w:bottom w:val="none" w:sz="0" w:space="0" w:color="auto"/>
                    <w:right w:val="none" w:sz="0" w:space="0" w:color="auto"/>
                  </w:divBdr>
                </w:div>
                <w:div w:id="1796363518">
                  <w:marLeft w:val="640"/>
                  <w:marRight w:val="0"/>
                  <w:marTop w:val="0"/>
                  <w:marBottom w:val="0"/>
                  <w:divBdr>
                    <w:top w:val="none" w:sz="0" w:space="0" w:color="auto"/>
                    <w:left w:val="none" w:sz="0" w:space="0" w:color="auto"/>
                    <w:bottom w:val="none" w:sz="0" w:space="0" w:color="auto"/>
                    <w:right w:val="none" w:sz="0" w:space="0" w:color="auto"/>
                  </w:divBdr>
                </w:div>
                <w:div w:id="1843856965">
                  <w:marLeft w:val="640"/>
                  <w:marRight w:val="0"/>
                  <w:marTop w:val="0"/>
                  <w:marBottom w:val="0"/>
                  <w:divBdr>
                    <w:top w:val="none" w:sz="0" w:space="0" w:color="auto"/>
                    <w:left w:val="none" w:sz="0" w:space="0" w:color="auto"/>
                    <w:bottom w:val="none" w:sz="0" w:space="0" w:color="auto"/>
                    <w:right w:val="none" w:sz="0" w:space="0" w:color="auto"/>
                  </w:divBdr>
                </w:div>
                <w:div w:id="1846744013">
                  <w:marLeft w:val="640"/>
                  <w:marRight w:val="0"/>
                  <w:marTop w:val="0"/>
                  <w:marBottom w:val="0"/>
                  <w:divBdr>
                    <w:top w:val="none" w:sz="0" w:space="0" w:color="auto"/>
                    <w:left w:val="none" w:sz="0" w:space="0" w:color="auto"/>
                    <w:bottom w:val="none" w:sz="0" w:space="0" w:color="auto"/>
                    <w:right w:val="none" w:sz="0" w:space="0" w:color="auto"/>
                  </w:divBdr>
                </w:div>
                <w:div w:id="1865023503">
                  <w:marLeft w:val="640"/>
                  <w:marRight w:val="0"/>
                  <w:marTop w:val="0"/>
                  <w:marBottom w:val="0"/>
                  <w:divBdr>
                    <w:top w:val="none" w:sz="0" w:space="0" w:color="auto"/>
                    <w:left w:val="none" w:sz="0" w:space="0" w:color="auto"/>
                    <w:bottom w:val="none" w:sz="0" w:space="0" w:color="auto"/>
                    <w:right w:val="none" w:sz="0" w:space="0" w:color="auto"/>
                  </w:divBdr>
                </w:div>
                <w:div w:id="1868060959">
                  <w:marLeft w:val="640"/>
                  <w:marRight w:val="0"/>
                  <w:marTop w:val="0"/>
                  <w:marBottom w:val="0"/>
                  <w:divBdr>
                    <w:top w:val="none" w:sz="0" w:space="0" w:color="auto"/>
                    <w:left w:val="none" w:sz="0" w:space="0" w:color="auto"/>
                    <w:bottom w:val="none" w:sz="0" w:space="0" w:color="auto"/>
                    <w:right w:val="none" w:sz="0" w:space="0" w:color="auto"/>
                  </w:divBdr>
                </w:div>
                <w:div w:id="1890146631">
                  <w:marLeft w:val="640"/>
                  <w:marRight w:val="0"/>
                  <w:marTop w:val="0"/>
                  <w:marBottom w:val="0"/>
                  <w:divBdr>
                    <w:top w:val="none" w:sz="0" w:space="0" w:color="auto"/>
                    <w:left w:val="none" w:sz="0" w:space="0" w:color="auto"/>
                    <w:bottom w:val="none" w:sz="0" w:space="0" w:color="auto"/>
                    <w:right w:val="none" w:sz="0" w:space="0" w:color="auto"/>
                  </w:divBdr>
                </w:div>
                <w:div w:id="1928221764">
                  <w:marLeft w:val="640"/>
                  <w:marRight w:val="0"/>
                  <w:marTop w:val="0"/>
                  <w:marBottom w:val="0"/>
                  <w:divBdr>
                    <w:top w:val="none" w:sz="0" w:space="0" w:color="auto"/>
                    <w:left w:val="none" w:sz="0" w:space="0" w:color="auto"/>
                    <w:bottom w:val="none" w:sz="0" w:space="0" w:color="auto"/>
                    <w:right w:val="none" w:sz="0" w:space="0" w:color="auto"/>
                  </w:divBdr>
                </w:div>
                <w:div w:id="1954051107">
                  <w:marLeft w:val="640"/>
                  <w:marRight w:val="0"/>
                  <w:marTop w:val="0"/>
                  <w:marBottom w:val="0"/>
                  <w:divBdr>
                    <w:top w:val="none" w:sz="0" w:space="0" w:color="auto"/>
                    <w:left w:val="none" w:sz="0" w:space="0" w:color="auto"/>
                    <w:bottom w:val="none" w:sz="0" w:space="0" w:color="auto"/>
                    <w:right w:val="none" w:sz="0" w:space="0" w:color="auto"/>
                  </w:divBdr>
                </w:div>
                <w:div w:id="2018724844">
                  <w:marLeft w:val="640"/>
                  <w:marRight w:val="0"/>
                  <w:marTop w:val="0"/>
                  <w:marBottom w:val="0"/>
                  <w:divBdr>
                    <w:top w:val="none" w:sz="0" w:space="0" w:color="auto"/>
                    <w:left w:val="none" w:sz="0" w:space="0" w:color="auto"/>
                    <w:bottom w:val="none" w:sz="0" w:space="0" w:color="auto"/>
                    <w:right w:val="none" w:sz="0" w:space="0" w:color="auto"/>
                  </w:divBdr>
                </w:div>
                <w:div w:id="2087219782">
                  <w:marLeft w:val="640"/>
                  <w:marRight w:val="0"/>
                  <w:marTop w:val="0"/>
                  <w:marBottom w:val="0"/>
                  <w:divBdr>
                    <w:top w:val="none" w:sz="0" w:space="0" w:color="auto"/>
                    <w:left w:val="none" w:sz="0" w:space="0" w:color="auto"/>
                    <w:bottom w:val="none" w:sz="0" w:space="0" w:color="auto"/>
                    <w:right w:val="none" w:sz="0" w:space="0" w:color="auto"/>
                  </w:divBdr>
                </w:div>
                <w:div w:id="2096003910">
                  <w:marLeft w:val="640"/>
                  <w:marRight w:val="0"/>
                  <w:marTop w:val="0"/>
                  <w:marBottom w:val="0"/>
                  <w:divBdr>
                    <w:top w:val="none" w:sz="0" w:space="0" w:color="auto"/>
                    <w:left w:val="none" w:sz="0" w:space="0" w:color="auto"/>
                    <w:bottom w:val="none" w:sz="0" w:space="0" w:color="auto"/>
                    <w:right w:val="none" w:sz="0" w:space="0" w:color="auto"/>
                  </w:divBdr>
                </w:div>
                <w:div w:id="2097750445">
                  <w:marLeft w:val="640"/>
                  <w:marRight w:val="0"/>
                  <w:marTop w:val="0"/>
                  <w:marBottom w:val="0"/>
                  <w:divBdr>
                    <w:top w:val="none" w:sz="0" w:space="0" w:color="auto"/>
                    <w:left w:val="none" w:sz="0" w:space="0" w:color="auto"/>
                    <w:bottom w:val="none" w:sz="0" w:space="0" w:color="auto"/>
                    <w:right w:val="none" w:sz="0" w:space="0" w:color="auto"/>
                  </w:divBdr>
                </w:div>
              </w:divsChild>
            </w:div>
            <w:div w:id="1820683180">
              <w:marLeft w:val="0"/>
              <w:marRight w:val="0"/>
              <w:marTop w:val="0"/>
              <w:marBottom w:val="0"/>
              <w:divBdr>
                <w:top w:val="none" w:sz="0" w:space="0" w:color="auto"/>
                <w:left w:val="none" w:sz="0" w:space="0" w:color="auto"/>
                <w:bottom w:val="none" w:sz="0" w:space="0" w:color="auto"/>
                <w:right w:val="none" w:sz="0" w:space="0" w:color="auto"/>
              </w:divBdr>
              <w:divsChild>
                <w:div w:id="25106739">
                  <w:marLeft w:val="640"/>
                  <w:marRight w:val="0"/>
                  <w:marTop w:val="0"/>
                  <w:marBottom w:val="0"/>
                  <w:divBdr>
                    <w:top w:val="none" w:sz="0" w:space="0" w:color="auto"/>
                    <w:left w:val="none" w:sz="0" w:space="0" w:color="auto"/>
                    <w:bottom w:val="none" w:sz="0" w:space="0" w:color="auto"/>
                    <w:right w:val="none" w:sz="0" w:space="0" w:color="auto"/>
                  </w:divBdr>
                </w:div>
                <w:div w:id="32467128">
                  <w:marLeft w:val="640"/>
                  <w:marRight w:val="0"/>
                  <w:marTop w:val="0"/>
                  <w:marBottom w:val="0"/>
                  <w:divBdr>
                    <w:top w:val="none" w:sz="0" w:space="0" w:color="auto"/>
                    <w:left w:val="none" w:sz="0" w:space="0" w:color="auto"/>
                    <w:bottom w:val="none" w:sz="0" w:space="0" w:color="auto"/>
                    <w:right w:val="none" w:sz="0" w:space="0" w:color="auto"/>
                  </w:divBdr>
                </w:div>
                <w:div w:id="34891383">
                  <w:marLeft w:val="640"/>
                  <w:marRight w:val="0"/>
                  <w:marTop w:val="0"/>
                  <w:marBottom w:val="0"/>
                  <w:divBdr>
                    <w:top w:val="none" w:sz="0" w:space="0" w:color="auto"/>
                    <w:left w:val="none" w:sz="0" w:space="0" w:color="auto"/>
                    <w:bottom w:val="none" w:sz="0" w:space="0" w:color="auto"/>
                    <w:right w:val="none" w:sz="0" w:space="0" w:color="auto"/>
                  </w:divBdr>
                </w:div>
                <w:div w:id="86653893">
                  <w:marLeft w:val="640"/>
                  <w:marRight w:val="0"/>
                  <w:marTop w:val="0"/>
                  <w:marBottom w:val="0"/>
                  <w:divBdr>
                    <w:top w:val="none" w:sz="0" w:space="0" w:color="auto"/>
                    <w:left w:val="none" w:sz="0" w:space="0" w:color="auto"/>
                    <w:bottom w:val="none" w:sz="0" w:space="0" w:color="auto"/>
                    <w:right w:val="none" w:sz="0" w:space="0" w:color="auto"/>
                  </w:divBdr>
                </w:div>
                <w:div w:id="87965265">
                  <w:marLeft w:val="640"/>
                  <w:marRight w:val="0"/>
                  <w:marTop w:val="0"/>
                  <w:marBottom w:val="0"/>
                  <w:divBdr>
                    <w:top w:val="none" w:sz="0" w:space="0" w:color="auto"/>
                    <w:left w:val="none" w:sz="0" w:space="0" w:color="auto"/>
                    <w:bottom w:val="none" w:sz="0" w:space="0" w:color="auto"/>
                    <w:right w:val="none" w:sz="0" w:space="0" w:color="auto"/>
                  </w:divBdr>
                </w:div>
                <w:div w:id="107549469">
                  <w:marLeft w:val="640"/>
                  <w:marRight w:val="0"/>
                  <w:marTop w:val="0"/>
                  <w:marBottom w:val="0"/>
                  <w:divBdr>
                    <w:top w:val="none" w:sz="0" w:space="0" w:color="auto"/>
                    <w:left w:val="none" w:sz="0" w:space="0" w:color="auto"/>
                    <w:bottom w:val="none" w:sz="0" w:space="0" w:color="auto"/>
                    <w:right w:val="none" w:sz="0" w:space="0" w:color="auto"/>
                  </w:divBdr>
                </w:div>
                <w:div w:id="131752102">
                  <w:marLeft w:val="640"/>
                  <w:marRight w:val="0"/>
                  <w:marTop w:val="0"/>
                  <w:marBottom w:val="0"/>
                  <w:divBdr>
                    <w:top w:val="none" w:sz="0" w:space="0" w:color="auto"/>
                    <w:left w:val="none" w:sz="0" w:space="0" w:color="auto"/>
                    <w:bottom w:val="none" w:sz="0" w:space="0" w:color="auto"/>
                    <w:right w:val="none" w:sz="0" w:space="0" w:color="auto"/>
                  </w:divBdr>
                </w:div>
                <w:div w:id="161940564">
                  <w:marLeft w:val="640"/>
                  <w:marRight w:val="0"/>
                  <w:marTop w:val="0"/>
                  <w:marBottom w:val="0"/>
                  <w:divBdr>
                    <w:top w:val="none" w:sz="0" w:space="0" w:color="auto"/>
                    <w:left w:val="none" w:sz="0" w:space="0" w:color="auto"/>
                    <w:bottom w:val="none" w:sz="0" w:space="0" w:color="auto"/>
                    <w:right w:val="none" w:sz="0" w:space="0" w:color="auto"/>
                  </w:divBdr>
                </w:div>
                <w:div w:id="164981467">
                  <w:marLeft w:val="640"/>
                  <w:marRight w:val="0"/>
                  <w:marTop w:val="0"/>
                  <w:marBottom w:val="0"/>
                  <w:divBdr>
                    <w:top w:val="none" w:sz="0" w:space="0" w:color="auto"/>
                    <w:left w:val="none" w:sz="0" w:space="0" w:color="auto"/>
                    <w:bottom w:val="none" w:sz="0" w:space="0" w:color="auto"/>
                    <w:right w:val="none" w:sz="0" w:space="0" w:color="auto"/>
                  </w:divBdr>
                </w:div>
                <w:div w:id="213658441">
                  <w:marLeft w:val="640"/>
                  <w:marRight w:val="0"/>
                  <w:marTop w:val="0"/>
                  <w:marBottom w:val="0"/>
                  <w:divBdr>
                    <w:top w:val="none" w:sz="0" w:space="0" w:color="auto"/>
                    <w:left w:val="none" w:sz="0" w:space="0" w:color="auto"/>
                    <w:bottom w:val="none" w:sz="0" w:space="0" w:color="auto"/>
                    <w:right w:val="none" w:sz="0" w:space="0" w:color="auto"/>
                  </w:divBdr>
                </w:div>
                <w:div w:id="279461981">
                  <w:marLeft w:val="640"/>
                  <w:marRight w:val="0"/>
                  <w:marTop w:val="0"/>
                  <w:marBottom w:val="0"/>
                  <w:divBdr>
                    <w:top w:val="none" w:sz="0" w:space="0" w:color="auto"/>
                    <w:left w:val="none" w:sz="0" w:space="0" w:color="auto"/>
                    <w:bottom w:val="none" w:sz="0" w:space="0" w:color="auto"/>
                    <w:right w:val="none" w:sz="0" w:space="0" w:color="auto"/>
                  </w:divBdr>
                </w:div>
                <w:div w:id="300696102">
                  <w:marLeft w:val="640"/>
                  <w:marRight w:val="0"/>
                  <w:marTop w:val="0"/>
                  <w:marBottom w:val="0"/>
                  <w:divBdr>
                    <w:top w:val="none" w:sz="0" w:space="0" w:color="auto"/>
                    <w:left w:val="none" w:sz="0" w:space="0" w:color="auto"/>
                    <w:bottom w:val="none" w:sz="0" w:space="0" w:color="auto"/>
                    <w:right w:val="none" w:sz="0" w:space="0" w:color="auto"/>
                  </w:divBdr>
                </w:div>
                <w:div w:id="329984498">
                  <w:marLeft w:val="640"/>
                  <w:marRight w:val="0"/>
                  <w:marTop w:val="0"/>
                  <w:marBottom w:val="0"/>
                  <w:divBdr>
                    <w:top w:val="none" w:sz="0" w:space="0" w:color="auto"/>
                    <w:left w:val="none" w:sz="0" w:space="0" w:color="auto"/>
                    <w:bottom w:val="none" w:sz="0" w:space="0" w:color="auto"/>
                    <w:right w:val="none" w:sz="0" w:space="0" w:color="auto"/>
                  </w:divBdr>
                </w:div>
                <w:div w:id="341081954">
                  <w:marLeft w:val="640"/>
                  <w:marRight w:val="0"/>
                  <w:marTop w:val="0"/>
                  <w:marBottom w:val="0"/>
                  <w:divBdr>
                    <w:top w:val="none" w:sz="0" w:space="0" w:color="auto"/>
                    <w:left w:val="none" w:sz="0" w:space="0" w:color="auto"/>
                    <w:bottom w:val="none" w:sz="0" w:space="0" w:color="auto"/>
                    <w:right w:val="none" w:sz="0" w:space="0" w:color="auto"/>
                  </w:divBdr>
                </w:div>
                <w:div w:id="391544079">
                  <w:marLeft w:val="640"/>
                  <w:marRight w:val="0"/>
                  <w:marTop w:val="0"/>
                  <w:marBottom w:val="0"/>
                  <w:divBdr>
                    <w:top w:val="none" w:sz="0" w:space="0" w:color="auto"/>
                    <w:left w:val="none" w:sz="0" w:space="0" w:color="auto"/>
                    <w:bottom w:val="none" w:sz="0" w:space="0" w:color="auto"/>
                    <w:right w:val="none" w:sz="0" w:space="0" w:color="auto"/>
                  </w:divBdr>
                </w:div>
                <w:div w:id="393816891">
                  <w:marLeft w:val="640"/>
                  <w:marRight w:val="0"/>
                  <w:marTop w:val="0"/>
                  <w:marBottom w:val="0"/>
                  <w:divBdr>
                    <w:top w:val="none" w:sz="0" w:space="0" w:color="auto"/>
                    <w:left w:val="none" w:sz="0" w:space="0" w:color="auto"/>
                    <w:bottom w:val="none" w:sz="0" w:space="0" w:color="auto"/>
                    <w:right w:val="none" w:sz="0" w:space="0" w:color="auto"/>
                  </w:divBdr>
                </w:div>
                <w:div w:id="406458140">
                  <w:marLeft w:val="640"/>
                  <w:marRight w:val="0"/>
                  <w:marTop w:val="0"/>
                  <w:marBottom w:val="0"/>
                  <w:divBdr>
                    <w:top w:val="none" w:sz="0" w:space="0" w:color="auto"/>
                    <w:left w:val="none" w:sz="0" w:space="0" w:color="auto"/>
                    <w:bottom w:val="none" w:sz="0" w:space="0" w:color="auto"/>
                    <w:right w:val="none" w:sz="0" w:space="0" w:color="auto"/>
                  </w:divBdr>
                </w:div>
                <w:div w:id="514224090">
                  <w:marLeft w:val="640"/>
                  <w:marRight w:val="0"/>
                  <w:marTop w:val="0"/>
                  <w:marBottom w:val="0"/>
                  <w:divBdr>
                    <w:top w:val="none" w:sz="0" w:space="0" w:color="auto"/>
                    <w:left w:val="none" w:sz="0" w:space="0" w:color="auto"/>
                    <w:bottom w:val="none" w:sz="0" w:space="0" w:color="auto"/>
                    <w:right w:val="none" w:sz="0" w:space="0" w:color="auto"/>
                  </w:divBdr>
                </w:div>
                <w:div w:id="559443026">
                  <w:marLeft w:val="640"/>
                  <w:marRight w:val="0"/>
                  <w:marTop w:val="0"/>
                  <w:marBottom w:val="0"/>
                  <w:divBdr>
                    <w:top w:val="none" w:sz="0" w:space="0" w:color="auto"/>
                    <w:left w:val="none" w:sz="0" w:space="0" w:color="auto"/>
                    <w:bottom w:val="none" w:sz="0" w:space="0" w:color="auto"/>
                    <w:right w:val="none" w:sz="0" w:space="0" w:color="auto"/>
                  </w:divBdr>
                </w:div>
                <w:div w:id="600376353">
                  <w:marLeft w:val="640"/>
                  <w:marRight w:val="0"/>
                  <w:marTop w:val="0"/>
                  <w:marBottom w:val="0"/>
                  <w:divBdr>
                    <w:top w:val="none" w:sz="0" w:space="0" w:color="auto"/>
                    <w:left w:val="none" w:sz="0" w:space="0" w:color="auto"/>
                    <w:bottom w:val="none" w:sz="0" w:space="0" w:color="auto"/>
                    <w:right w:val="none" w:sz="0" w:space="0" w:color="auto"/>
                  </w:divBdr>
                </w:div>
                <w:div w:id="603222644">
                  <w:marLeft w:val="640"/>
                  <w:marRight w:val="0"/>
                  <w:marTop w:val="0"/>
                  <w:marBottom w:val="0"/>
                  <w:divBdr>
                    <w:top w:val="none" w:sz="0" w:space="0" w:color="auto"/>
                    <w:left w:val="none" w:sz="0" w:space="0" w:color="auto"/>
                    <w:bottom w:val="none" w:sz="0" w:space="0" w:color="auto"/>
                    <w:right w:val="none" w:sz="0" w:space="0" w:color="auto"/>
                  </w:divBdr>
                </w:div>
                <w:div w:id="628049478">
                  <w:marLeft w:val="640"/>
                  <w:marRight w:val="0"/>
                  <w:marTop w:val="0"/>
                  <w:marBottom w:val="0"/>
                  <w:divBdr>
                    <w:top w:val="none" w:sz="0" w:space="0" w:color="auto"/>
                    <w:left w:val="none" w:sz="0" w:space="0" w:color="auto"/>
                    <w:bottom w:val="none" w:sz="0" w:space="0" w:color="auto"/>
                    <w:right w:val="none" w:sz="0" w:space="0" w:color="auto"/>
                  </w:divBdr>
                </w:div>
                <w:div w:id="629281431">
                  <w:marLeft w:val="640"/>
                  <w:marRight w:val="0"/>
                  <w:marTop w:val="0"/>
                  <w:marBottom w:val="0"/>
                  <w:divBdr>
                    <w:top w:val="none" w:sz="0" w:space="0" w:color="auto"/>
                    <w:left w:val="none" w:sz="0" w:space="0" w:color="auto"/>
                    <w:bottom w:val="none" w:sz="0" w:space="0" w:color="auto"/>
                    <w:right w:val="none" w:sz="0" w:space="0" w:color="auto"/>
                  </w:divBdr>
                </w:div>
                <w:div w:id="692537392">
                  <w:marLeft w:val="640"/>
                  <w:marRight w:val="0"/>
                  <w:marTop w:val="0"/>
                  <w:marBottom w:val="0"/>
                  <w:divBdr>
                    <w:top w:val="none" w:sz="0" w:space="0" w:color="auto"/>
                    <w:left w:val="none" w:sz="0" w:space="0" w:color="auto"/>
                    <w:bottom w:val="none" w:sz="0" w:space="0" w:color="auto"/>
                    <w:right w:val="none" w:sz="0" w:space="0" w:color="auto"/>
                  </w:divBdr>
                </w:div>
                <w:div w:id="750279123">
                  <w:marLeft w:val="640"/>
                  <w:marRight w:val="0"/>
                  <w:marTop w:val="0"/>
                  <w:marBottom w:val="0"/>
                  <w:divBdr>
                    <w:top w:val="none" w:sz="0" w:space="0" w:color="auto"/>
                    <w:left w:val="none" w:sz="0" w:space="0" w:color="auto"/>
                    <w:bottom w:val="none" w:sz="0" w:space="0" w:color="auto"/>
                    <w:right w:val="none" w:sz="0" w:space="0" w:color="auto"/>
                  </w:divBdr>
                </w:div>
                <w:div w:id="836187625">
                  <w:marLeft w:val="640"/>
                  <w:marRight w:val="0"/>
                  <w:marTop w:val="0"/>
                  <w:marBottom w:val="0"/>
                  <w:divBdr>
                    <w:top w:val="none" w:sz="0" w:space="0" w:color="auto"/>
                    <w:left w:val="none" w:sz="0" w:space="0" w:color="auto"/>
                    <w:bottom w:val="none" w:sz="0" w:space="0" w:color="auto"/>
                    <w:right w:val="none" w:sz="0" w:space="0" w:color="auto"/>
                  </w:divBdr>
                </w:div>
                <w:div w:id="847524661">
                  <w:marLeft w:val="640"/>
                  <w:marRight w:val="0"/>
                  <w:marTop w:val="0"/>
                  <w:marBottom w:val="0"/>
                  <w:divBdr>
                    <w:top w:val="none" w:sz="0" w:space="0" w:color="auto"/>
                    <w:left w:val="none" w:sz="0" w:space="0" w:color="auto"/>
                    <w:bottom w:val="none" w:sz="0" w:space="0" w:color="auto"/>
                    <w:right w:val="none" w:sz="0" w:space="0" w:color="auto"/>
                  </w:divBdr>
                </w:div>
                <w:div w:id="914631318">
                  <w:marLeft w:val="640"/>
                  <w:marRight w:val="0"/>
                  <w:marTop w:val="0"/>
                  <w:marBottom w:val="0"/>
                  <w:divBdr>
                    <w:top w:val="none" w:sz="0" w:space="0" w:color="auto"/>
                    <w:left w:val="none" w:sz="0" w:space="0" w:color="auto"/>
                    <w:bottom w:val="none" w:sz="0" w:space="0" w:color="auto"/>
                    <w:right w:val="none" w:sz="0" w:space="0" w:color="auto"/>
                  </w:divBdr>
                </w:div>
                <w:div w:id="973409580">
                  <w:marLeft w:val="640"/>
                  <w:marRight w:val="0"/>
                  <w:marTop w:val="0"/>
                  <w:marBottom w:val="0"/>
                  <w:divBdr>
                    <w:top w:val="none" w:sz="0" w:space="0" w:color="auto"/>
                    <w:left w:val="none" w:sz="0" w:space="0" w:color="auto"/>
                    <w:bottom w:val="none" w:sz="0" w:space="0" w:color="auto"/>
                    <w:right w:val="none" w:sz="0" w:space="0" w:color="auto"/>
                  </w:divBdr>
                </w:div>
                <w:div w:id="1049183961">
                  <w:marLeft w:val="640"/>
                  <w:marRight w:val="0"/>
                  <w:marTop w:val="0"/>
                  <w:marBottom w:val="0"/>
                  <w:divBdr>
                    <w:top w:val="none" w:sz="0" w:space="0" w:color="auto"/>
                    <w:left w:val="none" w:sz="0" w:space="0" w:color="auto"/>
                    <w:bottom w:val="none" w:sz="0" w:space="0" w:color="auto"/>
                    <w:right w:val="none" w:sz="0" w:space="0" w:color="auto"/>
                  </w:divBdr>
                </w:div>
                <w:div w:id="1054350387">
                  <w:marLeft w:val="640"/>
                  <w:marRight w:val="0"/>
                  <w:marTop w:val="0"/>
                  <w:marBottom w:val="0"/>
                  <w:divBdr>
                    <w:top w:val="none" w:sz="0" w:space="0" w:color="auto"/>
                    <w:left w:val="none" w:sz="0" w:space="0" w:color="auto"/>
                    <w:bottom w:val="none" w:sz="0" w:space="0" w:color="auto"/>
                    <w:right w:val="none" w:sz="0" w:space="0" w:color="auto"/>
                  </w:divBdr>
                </w:div>
                <w:div w:id="1060834327">
                  <w:marLeft w:val="640"/>
                  <w:marRight w:val="0"/>
                  <w:marTop w:val="0"/>
                  <w:marBottom w:val="0"/>
                  <w:divBdr>
                    <w:top w:val="none" w:sz="0" w:space="0" w:color="auto"/>
                    <w:left w:val="none" w:sz="0" w:space="0" w:color="auto"/>
                    <w:bottom w:val="none" w:sz="0" w:space="0" w:color="auto"/>
                    <w:right w:val="none" w:sz="0" w:space="0" w:color="auto"/>
                  </w:divBdr>
                </w:div>
                <w:div w:id="1109394064">
                  <w:marLeft w:val="640"/>
                  <w:marRight w:val="0"/>
                  <w:marTop w:val="0"/>
                  <w:marBottom w:val="0"/>
                  <w:divBdr>
                    <w:top w:val="none" w:sz="0" w:space="0" w:color="auto"/>
                    <w:left w:val="none" w:sz="0" w:space="0" w:color="auto"/>
                    <w:bottom w:val="none" w:sz="0" w:space="0" w:color="auto"/>
                    <w:right w:val="none" w:sz="0" w:space="0" w:color="auto"/>
                  </w:divBdr>
                </w:div>
                <w:div w:id="1147547648">
                  <w:marLeft w:val="640"/>
                  <w:marRight w:val="0"/>
                  <w:marTop w:val="0"/>
                  <w:marBottom w:val="0"/>
                  <w:divBdr>
                    <w:top w:val="none" w:sz="0" w:space="0" w:color="auto"/>
                    <w:left w:val="none" w:sz="0" w:space="0" w:color="auto"/>
                    <w:bottom w:val="none" w:sz="0" w:space="0" w:color="auto"/>
                    <w:right w:val="none" w:sz="0" w:space="0" w:color="auto"/>
                  </w:divBdr>
                </w:div>
                <w:div w:id="1149859982">
                  <w:marLeft w:val="640"/>
                  <w:marRight w:val="0"/>
                  <w:marTop w:val="0"/>
                  <w:marBottom w:val="0"/>
                  <w:divBdr>
                    <w:top w:val="none" w:sz="0" w:space="0" w:color="auto"/>
                    <w:left w:val="none" w:sz="0" w:space="0" w:color="auto"/>
                    <w:bottom w:val="none" w:sz="0" w:space="0" w:color="auto"/>
                    <w:right w:val="none" w:sz="0" w:space="0" w:color="auto"/>
                  </w:divBdr>
                </w:div>
                <w:div w:id="1152479902">
                  <w:marLeft w:val="640"/>
                  <w:marRight w:val="0"/>
                  <w:marTop w:val="0"/>
                  <w:marBottom w:val="0"/>
                  <w:divBdr>
                    <w:top w:val="none" w:sz="0" w:space="0" w:color="auto"/>
                    <w:left w:val="none" w:sz="0" w:space="0" w:color="auto"/>
                    <w:bottom w:val="none" w:sz="0" w:space="0" w:color="auto"/>
                    <w:right w:val="none" w:sz="0" w:space="0" w:color="auto"/>
                  </w:divBdr>
                </w:div>
                <w:div w:id="1164665821">
                  <w:marLeft w:val="640"/>
                  <w:marRight w:val="0"/>
                  <w:marTop w:val="0"/>
                  <w:marBottom w:val="0"/>
                  <w:divBdr>
                    <w:top w:val="none" w:sz="0" w:space="0" w:color="auto"/>
                    <w:left w:val="none" w:sz="0" w:space="0" w:color="auto"/>
                    <w:bottom w:val="none" w:sz="0" w:space="0" w:color="auto"/>
                    <w:right w:val="none" w:sz="0" w:space="0" w:color="auto"/>
                  </w:divBdr>
                </w:div>
                <w:div w:id="1169441944">
                  <w:marLeft w:val="640"/>
                  <w:marRight w:val="0"/>
                  <w:marTop w:val="0"/>
                  <w:marBottom w:val="0"/>
                  <w:divBdr>
                    <w:top w:val="none" w:sz="0" w:space="0" w:color="auto"/>
                    <w:left w:val="none" w:sz="0" w:space="0" w:color="auto"/>
                    <w:bottom w:val="none" w:sz="0" w:space="0" w:color="auto"/>
                    <w:right w:val="none" w:sz="0" w:space="0" w:color="auto"/>
                  </w:divBdr>
                </w:div>
                <w:div w:id="1194225908">
                  <w:marLeft w:val="640"/>
                  <w:marRight w:val="0"/>
                  <w:marTop w:val="0"/>
                  <w:marBottom w:val="0"/>
                  <w:divBdr>
                    <w:top w:val="none" w:sz="0" w:space="0" w:color="auto"/>
                    <w:left w:val="none" w:sz="0" w:space="0" w:color="auto"/>
                    <w:bottom w:val="none" w:sz="0" w:space="0" w:color="auto"/>
                    <w:right w:val="none" w:sz="0" w:space="0" w:color="auto"/>
                  </w:divBdr>
                </w:div>
                <w:div w:id="1214583559">
                  <w:marLeft w:val="640"/>
                  <w:marRight w:val="0"/>
                  <w:marTop w:val="0"/>
                  <w:marBottom w:val="0"/>
                  <w:divBdr>
                    <w:top w:val="none" w:sz="0" w:space="0" w:color="auto"/>
                    <w:left w:val="none" w:sz="0" w:space="0" w:color="auto"/>
                    <w:bottom w:val="none" w:sz="0" w:space="0" w:color="auto"/>
                    <w:right w:val="none" w:sz="0" w:space="0" w:color="auto"/>
                  </w:divBdr>
                </w:div>
                <w:div w:id="1260913916">
                  <w:marLeft w:val="640"/>
                  <w:marRight w:val="0"/>
                  <w:marTop w:val="0"/>
                  <w:marBottom w:val="0"/>
                  <w:divBdr>
                    <w:top w:val="none" w:sz="0" w:space="0" w:color="auto"/>
                    <w:left w:val="none" w:sz="0" w:space="0" w:color="auto"/>
                    <w:bottom w:val="none" w:sz="0" w:space="0" w:color="auto"/>
                    <w:right w:val="none" w:sz="0" w:space="0" w:color="auto"/>
                  </w:divBdr>
                </w:div>
                <w:div w:id="1268847293">
                  <w:marLeft w:val="640"/>
                  <w:marRight w:val="0"/>
                  <w:marTop w:val="0"/>
                  <w:marBottom w:val="0"/>
                  <w:divBdr>
                    <w:top w:val="none" w:sz="0" w:space="0" w:color="auto"/>
                    <w:left w:val="none" w:sz="0" w:space="0" w:color="auto"/>
                    <w:bottom w:val="none" w:sz="0" w:space="0" w:color="auto"/>
                    <w:right w:val="none" w:sz="0" w:space="0" w:color="auto"/>
                  </w:divBdr>
                </w:div>
                <w:div w:id="1273972633">
                  <w:marLeft w:val="640"/>
                  <w:marRight w:val="0"/>
                  <w:marTop w:val="0"/>
                  <w:marBottom w:val="0"/>
                  <w:divBdr>
                    <w:top w:val="none" w:sz="0" w:space="0" w:color="auto"/>
                    <w:left w:val="none" w:sz="0" w:space="0" w:color="auto"/>
                    <w:bottom w:val="none" w:sz="0" w:space="0" w:color="auto"/>
                    <w:right w:val="none" w:sz="0" w:space="0" w:color="auto"/>
                  </w:divBdr>
                </w:div>
                <w:div w:id="1334381997">
                  <w:marLeft w:val="640"/>
                  <w:marRight w:val="0"/>
                  <w:marTop w:val="0"/>
                  <w:marBottom w:val="0"/>
                  <w:divBdr>
                    <w:top w:val="none" w:sz="0" w:space="0" w:color="auto"/>
                    <w:left w:val="none" w:sz="0" w:space="0" w:color="auto"/>
                    <w:bottom w:val="none" w:sz="0" w:space="0" w:color="auto"/>
                    <w:right w:val="none" w:sz="0" w:space="0" w:color="auto"/>
                  </w:divBdr>
                </w:div>
                <w:div w:id="1349525261">
                  <w:marLeft w:val="640"/>
                  <w:marRight w:val="0"/>
                  <w:marTop w:val="0"/>
                  <w:marBottom w:val="0"/>
                  <w:divBdr>
                    <w:top w:val="none" w:sz="0" w:space="0" w:color="auto"/>
                    <w:left w:val="none" w:sz="0" w:space="0" w:color="auto"/>
                    <w:bottom w:val="none" w:sz="0" w:space="0" w:color="auto"/>
                    <w:right w:val="none" w:sz="0" w:space="0" w:color="auto"/>
                  </w:divBdr>
                </w:div>
                <w:div w:id="1393500235">
                  <w:marLeft w:val="640"/>
                  <w:marRight w:val="0"/>
                  <w:marTop w:val="0"/>
                  <w:marBottom w:val="0"/>
                  <w:divBdr>
                    <w:top w:val="none" w:sz="0" w:space="0" w:color="auto"/>
                    <w:left w:val="none" w:sz="0" w:space="0" w:color="auto"/>
                    <w:bottom w:val="none" w:sz="0" w:space="0" w:color="auto"/>
                    <w:right w:val="none" w:sz="0" w:space="0" w:color="auto"/>
                  </w:divBdr>
                </w:div>
                <w:div w:id="1437553351">
                  <w:marLeft w:val="640"/>
                  <w:marRight w:val="0"/>
                  <w:marTop w:val="0"/>
                  <w:marBottom w:val="0"/>
                  <w:divBdr>
                    <w:top w:val="none" w:sz="0" w:space="0" w:color="auto"/>
                    <w:left w:val="none" w:sz="0" w:space="0" w:color="auto"/>
                    <w:bottom w:val="none" w:sz="0" w:space="0" w:color="auto"/>
                    <w:right w:val="none" w:sz="0" w:space="0" w:color="auto"/>
                  </w:divBdr>
                </w:div>
                <w:div w:id="1446533707">
                  <w:marLeft w:val="640"/>
                  <w:marRight w:val="0"/>
                  <w:marTop w:val="0"/>
                  <w:marBottom w:val="0"/>
                  <w:divBdr>
                    <w:top w:val="none" w:sz="0" w:space="0" w:color="auto"/>
                    <w:left w:val="none" w:sz="0" w:space="0" w:color="auto"/>
                    <w:bottom w:val="none" w:sz="0" w:space="0" w:color="auto"/>
                    <w:right w:val="none" w:sz="0" w:space="0" w:color="auto"/>
                  </w:divBdr>
                </w:div>
                <w:div w:id="1540780072">
                  <w:marLeft w:val="640"/>
                  <w:marRight w:val="0"/>
                  <w:marTop w:val="0"/>
                  <w:marBottom w:val="0"/>
                  <w:divBdr>
                    <w:top w:val="none" w:sz="0" w:space="0" w:color="auto"/>
                    <w:left w:val="none" w:sz="0" w:space="0" w:color="auto"/>
                    <w:bottom w:val="none" w:sz="0" w:space="0" w:color="auto"/>
                    <w:right w:val="none" w:sz="0" w:space="0" w:color="auto"/>
                  </w:divBdr>
                </w:div>
                <w:div w:id="1617525079">
                  <w:marLeft w:val="640"/>
                  <w:marRight w:val="0"/>
                  <w:marTop w:val="0"/>
                  <w:marBottom w:val="0"/>
                  <w:divBdr>
                    <w:top w:val="none" w:sz="0" w:space="0" w:color="auto"/>
                    <w:left w:val="none" w:sz="0" w:space="0" w:color="auto"/>
                    <w:bottom w:val="none" w:sz="0" w:space="0" w:color="auto"/>
                    <w:right w:val="none" w:sz="0" w:space="0" w:color="auto"/>
                  </w:divBdr>
                </w:div>
                <w:div w:id="1623228301">
                  <w:marLeft w:val="640"/>
                  <w:marRight w:val="0"/>
                  <w:marTop w:val="0"/>
                  <w:marBottom w:val="0"/>
                  <w:divBdr>
                    <w:top w:val="none" w:sz="0" w:space="0" w:color="auto"/>
                    <w:left w:val="none" w:sz="0" w:space="0" w:color="auto"/>
                    <w:bottom w:val="none" w:sz="0" w:space="0" w:color="auto"/>
                    <w:right w:val="none" w:sz="0" w:space="0" w:color="auto"/>
                  </w:divBdr>
                </w:div>
                <w:div w:id="1639066801">
                  <w:marLeft w:val="640"/>
                  <w:marRight w:val="0"/>
                  <w:marTop w:val="0"/>
                  <w:marBottom w:val="0"/>
                  <w:divBdr>
                    <w:top w:val="none" w:sz="0" w:space="0" w:color="auto"/>
                    <w:left w:val="none" w:sz="0" w:space="0" w:color="auto"/>
                    <w:bottom w:val="none" w:sz="0" w:space="0" w:color="auto"/>
                    <w:right w:val="none" w:sz="0" w:space="0" w:color="auto"/>
                  </w:divBdr>
                </w:div>
                <w:div w:id="1698892146">
                  <w:marLeft w:val="640"/>
                  <w:marRight w:val="0"/>
                  <w:marTop w:val="0"/>
                  <w:marBottom w:val="0"/>
                  <w:divBdr>
                    <w:top w:val="none" w:sz="0" w:space="0" w:color="auto"/>
                    <w:left w:val="none" w:sz="0" w:space="0" w:color="auto"/>
                    <w:bottom w:val="none" w:sz="0" w:space="0" w:color="auto"/>
                    <w:right w:val="none" w:sz="0" w:space="0" w:color="auto"/>
                  </w:divBdr>
                </w:div>
                <w:div w:id="1721250452">
                  <w:marLeft w:val="640"/>
                  <w:marRight w:val="0"/>
                  <w:marTop w:val="0"/>
                  <w:marBottom w:val="0"/>
                  <w:divBdr>
                    <w:top w:val="none" w:sz="0" w:space="0" w:color="auto"/>
                    <w:left w:val="none" w:sz="0" w:space="0" w:color="auto"/>
                    <w:bottom w:val="none" w:sz="0" w:space="0" w:color="auto"/>
                    <w:right w:val="none" w:sz="0" w:space="0" w:color="auto"/>
                  </w:divBdr>
                </w:div>
                <w:div w:id="1792242639">
                  <w:marLeft w:val="640"/>
                  <w:marRight w:val="0"/>
                  <w:marTop w:val="0"/>
                  <w:marBottom w:val="0"/>
                  <w:divBdr>
                    <w:top w:val="none" w:sz="0" w:space="0" w:color="auto"/>
                    <w:left w:val="none" w:sz="0" w:space="0" w:color="auto"/>
                    <w:bottom w:val="none" w:sz="0" w:space="0" w:color="auto"/>
                    <w:right w:val="none" w:sz="0" w:space="0" w:color="auto"/>
                  </w:divBdr>
                </w:div>
                <w:div w:id="1826388176">
                  <w:marLeft w:val="640"/>
                  <w:marRight w:val="0"/>
                  <w:marTop w:val="0"/>
                  <w:marBottom w:val="0"/>
                  <w:divBdr>
                    <w:top w:val="none" w:sz="0" w:space="0" w:color="auto"/>
                    <w:left w:val="none" w:sz="0" w:space="0" w:color="auto"/>
                    <w:bottom w:val="none" w:sz="0" w:space="0" w:color="auto"/>
                    <w:right w:val="none" w:sz="0" w:space="0" w:color="auto"/>
                  </w:divBdr>
                </w:div>
                <w:div w:id="1826505754">
                  <w:marLeft w:val="640"/>
                  <w:marRight w:val="0"/>
                  <w:marTop w:val="0"/>
                  <w:marBottom w:val="0"/>
                  <w:divBdr>
                    <w:top w:val="none" w:sz="0" w:space="0" w:color="auto"/>
                    <w:left w:val="none" w:sz="0" w:space="0" w:color="auto"/>
                    <w:bottom w:val="none" w:sz="0" w:space="0" w:color="auto"/>
                    <w:right w:val="none" w:sz="0" w:space="0" w:color="auto"/>
                  </w:divBdr>
                </w:div>
                <w:div w:id="1849562316">
                  <w:marLeft w:val="640"/>
                  <w:marRight w:val="0"/>
                  <w:marTop w:val="0"/>
                  <w:marBottom w:val="0"/>
                  <w:divBdr>
                    <w:top w:val="none" w:sz="0" w:space="0" w:color="auto"/>
                    <w:left w:val="none" w:sz="0" w:space="0" w:color="auto"/>
                    <w:bottom w:val="none" w:sz="0" w:space="0" w:color="auto"/>
                    <w:right w:val="none" w:sz="0" w:space="0" w:color="auto"/>
                  </w:divBdr>
                </w:div>
                <w:div w:id="1874532181">
                  <w:marLeft w:val="640"/>
                  <w:marRight w:val="0"/>
                  <w:marTop w:val="0"/>
                  <w:marBottom w:val="0"/>
                  <w:divBdr>
                    <w:top w:val="none" w:sz="0" w:space="0" w:color="auto"/>
                    <w:left w:val="none" w:sz="0" w:space="0" w:color="auto"/>
                    <w:bottom w:val="none" w:sz="0" w:space="0" w:color="auto"/>
                    <w:right w:val="none" w:sz="0" w:space="0" w:color="auto"/>
                  </w:divBdr>
                </w:div>
                <w:div w:id="1882328207">
                  <w:marLeft w:val="640"/>
                  <w:marRight w:val="0"/>
                  <w:marTop w:val="0"/>
                  <w:marBottom w:val="0"/>
                  <w:divBdr>
                    <w:top w:val="none" w:sz="0" w:space="0" w:color="auto"/>
                    <w:left w:val="none" w:sz="0" w:space="0" w:color="auto"/>
                    <w:bottom w:val="none" w:sz="0" w:space="0" w:color="auto"/>
                    <w:right w:val="none" w:sz="0" w:space="0" w:color="auto"/>
                  </w:divBdr>
                </w:div>
                <w:div w:id="1894806877">
                  <w:marLeft w:val="640"/>
                  <w:marRight w:val="0"/>
                  <w:marTop w:val="0"/>
                  <w:marBottom w:val="0"/>
                  <w:divBdr>
                    <w:top w:val="none" w:sz="0" w:space="0" w:color="auto"/>
                    <w:left w:val="none" w:sz="0" w:space="0" w:color="auto"/>
                    <w:bottom w:val="none" w:sz="0" w:space="0" w:color="auto"/>
                    <w:right w:val="none" w:sz="0" w:space="0" w:color="auto"/>
                  </w:divBdr>
                </w:div>
                <w:div w:id="1897472803">
                  <w:marLeft w:val="640"/>
                  <w:marRight w:val="0"/>
                  <w:marTop w:val="0"/>
                  <w:marBottom w:val="0"/>
                  <w:divBdr>
                    <w:top w:val="none" w:sz="0" w:space="0" w:color="auto"/>
                    <w:left w:val="none" w:sz="0" w:space="0" w:color="auto"/>
                    <w:bottom w:val="none" w:sz="0" w:space="0" w:color="auto"/>
                    <w:right w:val="none" w:sz="0" w:space="0" w:color="auto"/>
                  </w:divBdr>
                </w:div>
                <w:div w:id="2007130508">
                  <w:marLeft w:val="640"/>
                  <w:marRight w:val="0"/>
                  <w:marTop w:val="0"/>
                  <w:marBottom w:val="0"/>
                  <w:divBdr>
                    <w:top w:val="none" w:sz="0" w:space="0" w:color="auto"/>
                    <w:left w:val="none" w:sz="0" w:space="0" w:color="auto"/>
                    <w:bottom w:val="none" w:sz="0" w:space="0" w:color="auto"/>
                    <w:right w:val="none" w:sz="0" w:space="0" w:color="auto"/>
                  </w:divBdr>
                </w:div>
                <w:div w:id="2017461633">
                  <w:marLeft w:val="640"/>
                  <w:marRight w:val="0"/>
                  <w:marTop w:val="0"/>
                  <w:marBottom w:val="0"/>
                  <w:divBdr>
                    <w:top w:val="none" w:sz="0" w:space="0" w:color="auto"/>
                    <w:left w:val="none" w:sz="0" w:space="0" w:color="auto"/>
                    <w:bottom w:val="none" w:sz="0" w:space="0" w:color="auto"/>
                    <w:right w:val="none" w:sz="0" w:space="0" w:color="auto"/>
                  </w:divBdr>
                </w:div>
                <w:div w:id="2059238761">
                  <w:marLeft w:val="640"/>
                  <w:marRight w:val="0"/>
                  <w:marTop w:val="0"/>
                  <w:marBottom w:val="0"/>
                  <w:divBdr>
                    <w:top w:val="none" w:sz="0" w:space="0" w:color="auto"/>
                    <w:left w:val="none" w:sz="0" w:space="0" w:color="auto"/>
                    <w:bottom w:val="none" w:sz="0" w:space="0" w:color="auto"/>
                    <w:right w:val="none" w:sz="0" w:space="0" w:color="auto"/>
                  </w:divBdr>
                </w:div>
                <w:div w:id="2068919256">
                  <w:marLeft w:val="640"/>
                  <w:marRight w:val="0"/>
                  <w:marTop w:val="0"/>
                  <w:marBottom w:val="0"/>
                  <w:divBdr>
                    <w:top w:val="none" w:sz="0" w:space="0" w:color="auto"/>
                    <w:left w:val="none" w:sz="0" w:space="0" w:color="auto"/>
                    <w:bottom w:val="none" w:sz="0" w:space="0" w:color="auto"/>
                    <w:right w:val="none" w:sz="0" w:space="0" w:color="auto"/>
                  </w:divBdr>
                </w:div>
                <w:div w:id="2070180539">
                  <w:marLeft w:val="640"/>
                  <w:marRight w:val="0"/>
                  <w:marTop w:val="0"/>
                  <w:marBottom w:val="0"/>
                  <w:divBdr>
                    <w:top w:val="none" w:sz="0" w:space="0" w:color="auto"/>
                    <w:left w:val="none" w:sz="0" w:space="0" w:color="auto"/>
                    <w:bottom w:val="none" w:sz="0" w:space="0" w:color="auto"/>
                    <w:right w:val="none" w:sz="0" w:space="0" w:color="auto"/>
                  </w:divBdr>
                </w:div>
                <w:div w:id="2093893621">
                  <w:marLeft w:val="640"/>
                  <w:marRight w:val="0"/>
                  <w:marTop w:val="0"/>
                  <w:marBottom w:val="0"/>
                  <w:divBdr>
                    <w:top w:val="none" w:sz="0" w:space="0" w:color="auto"/>
                    <w:left w:val="none" w:sz="0" w:space="0" w:color="auto"/>
                    <w:bottom w:val="none" w:sz="0" w:space="0" w:color="auto"/>
                    <w:right w:val="none" w:sz="0" w:space="0" w:color="auto"/>
                  </w:divBdr>
                </w:div>
                <w:div w:id="2128814929">
                  <w:marLeft w:val="640"/>
                  <w:marRight w:val="0"/>
                  <w:marTop w:val="0"/>
                  <w:marBottom w:val="0"/>
                  <w:divBdr>
                    <w:top w:val="none" w:sz="0" w:space="0" w:color="auto"/>
                    <w:left w:val="none" w:sz="0" w:space="0" w:color="auto"/>
                    <w:bottom w:val="none" w:sz="0" w:space="0" w:color="auto"/>
                    <w:right w:val="none" w:sz="0" w:space="0" w:color="auto"/>
                  </w:divBdr>
                </w:div>
                <w:div w:id="2131975480">
                  <w:marLeft w:val="640"/>
                  <w:marRight w:val="0"/>
                  <w:marTop w:val="0"/>
                  <w:marBottom w:val="0"/>
                  <w:divBdr>
                    <w:top w:val="none" w:sz="0" w:space="0" w:color="auto"/>
                    <w:left w:val="none" w:sz="0" w:space="0" w:color="auto"/>
                    <w:bottom w:val="none" w:sz="0" w:space="0" w:color="auto"/>
                    <w:right w:val="none" w:sz="0" w:space="0" w:color="auto"/>
                  </w:divBdr>
                </w:div>
              </w:divsChild>
            </w:div>
            <w:div w:id="1829052601">
              <w:marLeft w:val="0"/>
              <w:marRight w:val="0"/>
              <w:marTop w:val="0"/>
              <w:marBottom w:val="0"/>
              <w:divBdr>
                <w:top w:val="none" w:sz="0" w:space="0" w:color="auto"/>
                <w:left w:val="none" w:sz="0" w:space="0" w:color="auto"/>
                <w:bottom w:val="none" w:sz="0" w:space="0" w:color="auto"/>
                <w:right w:val="none" w:sz="0" w:space="0" w:color="auto"/>
              </w:divBdr>
              <w:divsChild>
                <w:div w:id="28456407">
                  <w:marLeft w:val="640"/>
                  <w:marRight w:val="0"/>
                  <w:marTop w:val="0"/>
                  <w:marBottom w:val="0"/>
                  <w:divBdr>
                    <w:top w:val="none" w:sz="0" w:space="0" w:color="auto"/>
                    <w:left w:val="none" w:sz="0" w:space="0" w:color="auto"/>
                    <w:bottom w:val="none" w:sz="0" w:space="0" w:color="auto"/>
                    <w:right w:val="none" w:sz="0" w:space="0" w:color="auto"/>
                  </w:divBdr>
                </w:div>
                <w:div w:id="72817350">
                  <w:marLeft w:val="640"/>
                  <w:marRight w:val="0"/>
                  <w:marTop w:val="0"/>
                  <w:marBottom w:val="0"/>
                  <w:divBdr>
                    <w:top w:val="none" w:sz="0" w:space="0" w:color="auto"/>
                    <w:left w:val="none" w:sz="0" w:space="0" w:color="auto"/>
                    <w:bottom w:val="none" w:sz="0" w:space="0" w:color="auto"/>
                    <w:right w:val="none" w:sz="0" w:space="0" w:color="auto"/>
                  </w:divBdr>
                </w:div>
                <w:div w:id="154107871">
                  <w:marLeft w:val="640"/>
                  <w:marRight w:val="0"/>
                  <w:marTop w:val="0"/>
                  <w:marBottom w:val="0"/>
                  <w:divBdr>
                    <w:top w:val="none" w:sz="0" w:space="0" w:color="auto"/>
                    <w:left w:val="none" w:sz="0" w:space="0" w:color="auto"/>
                    <w:bottom w:val="none" w:sz="0" w:space="0" w:color="auto"/>
                    <w:right w:val="none" w:sz="0" w:space="0" w:color="auto"/>
                  </w:divBdr>
                </w:div>
                <w:div w:id="179246443">
                  <w:marLeft w:val="640"/>
                  <w:marRight w:val="0"/>
                  <w:marTop w:val="0"/>
                  <w:marBottom w:val="0"/>
                  <w:divBdr>
                    <w:top w:val="none" w:sz="0" w:space="0" w:color="auto"/>
                    <w:left w:val="none" w:sz="0" w:space="0" w:color="auto"/>
                    <w:bottom w:val="none" w:sz="0" w:space="0" w:color="auto"/>
                    <w:right w:val="none" w:sz="0" w:space="0" w:color="auto"/>
                  </w:divBdr>
                </w:div>
                <w:div w:id="208538088">
                  <w:marLeft w:val="640"/>
                  <w:marRight w:val="0"/>
                  <w:marTop w:val="0"/>
                  <w:marBottom w:val="0"/>
                  <w:divBdr>
                    <w:top w:val="none" w:sz="0" w:space="0" w:color="auto"/>
                    <w:left w:val="none" w:sz="0" w:space="0" w:color="auto"/>
                    <w:bottom w:val="none" w:sz="0" w:space="0" w:color="auto"/>
                    <w:right w:val="none" w:sz="0" w:space="0" w:color="auto"/>
                  </w:divBdr>
                </w:div>
                <w:div w:id="220866095">
                  <w:marLeft w:val="640"/>
                  <w:marRight w:val="0"/>
                  <w:marTop w:val="0"/>
                  <w:marBottom w:val="0"/>
                  <w:divBdr>
                    <w:top w:val="none" w:sz="0" w:space="0" w:color="auto"/>
                    <w:left w:val="none" w:sz="0" w:space="0" w:color="auto"/>
                    <w:bottom w:val="none" w:sz="0" w:space="0" w:color="auto"/>
                    <w:right w:val="none" w:sz="0" w:space="0" w:color="auto"/>
                  </w:divBdr>
                </w:div>
                <w:div w:id="270406934">
                  <w:marLeft w:val="640"/>
                  <w:marRight w:val="0"/>
                  <w:marTop w:val="0"/>
                  <w:marBottom w:val="0"/>
                  <w:divBdr>
                    <w:top w:val="none" w:sz="0" w:space="0" w:color="auto"/>
                    <w:left w:val="none" w:sz="0" w:space="0" w:color="auto"/>
                    <w:bottom w:val="none" w:sz="0" w:space="0" w:color="auto"/>
                    <w:right w:val="none" w:sz="0" w:space="0" w:color="auto"/>
                  </w:divBdr>
                </w:div>
                <w:div w:id="273175838">
                  <w:marLeft w:val="640"/>
                  <w:marRight w:val="0"/>
                  <w:marTop w:val="0"/>
                  <w:marBottom w:val="0"/>
                  <w:divBdr>
                    <w:top w:val="none" w:sz="0" w:space="0" w:color="auto"/>
                    <w:left w:val="none" w:sz="0" w:space="0" w:color="auto"/>
                    <w:bottom w:val="none" w:sz="0" w:space="0" w:color="auto"/>
                    <w:right w:val="none" w:sz="0" w:space="0" w:color="auto"/>
                  </w:divBdr>
                </w:div>
                <w:div w:id="285476650">
                  <w:marLeft w:val="640"/>
                  <w:marRight w:val="0"/>
                  <w:marTop w:val="0"/>
                  <w:marBottom w:val="0"/>
                  <w:divBdr>
                    <w:top w:val="none" w:sz="0" w:space="0" w:color="auto"/>
                    <w:left w:val="none" w:sz="0" w:space="0" w:color="auto"/>
                    <w:bottom w:val="none" w:sz="0" w:space="0" w:color="auto"/>
                    <w:right w:val="none" w:sz="0" w:space="0" w:color="auto"/>
                  </w:divBdr>
                </w:div>
                <w:div w:id="332531056">
                  <w:marLeft w:val="640"/>
                  <w:marRight w:val="0"/>
                  <w:marTop w:val="0"/>
                  <w:marBottom w:val="0"/>
                  <w:divBdr>
                    <w:top w:val="none" w:sz="0" w:space="0" w:color="auto"/>
                    <w:left w:val="none" w:sz="0" w:space="0" w:color="auto"/>
                    <w:bottom w:val="none" w:sz="0" w:space="0" w:color="auto"/>
                    <w:right w:val="none" w:sz="0" w:space="0" w:color="auto"/>
                  </w:divBdr>
                </w:div>
                <w:div w:id="379211416">
                  <w:marLeft w:val="640"/>
                  <w:marRight w:val="0"/>
                  <w:marTop w:val="0"/>
                  <w:marBottom w:val="0"/>
                  <w:divBdr>
                    <w:top w:val="none" w:sz="0" w:space="0" w:color="auto"/>
                    <w:left w:val="none" w:sz="0" w:space="0" w:color="auto"/>
                    <w:bottom w:val="none" w:sz="0" w:space="0" w:color="auto"/>
                    <w:right w:val="none" w:sz="0" w:space="0" w:color="auto"/>
                  </w:divBdr>
                </w:div>
                <w:div w:id="407920307">
                  <w:marLeft w:val="640"/>
                  <w:marRight w:val="0"/>
                  <w:marTop w:val="0"/>
                  <w:marBottom w:val="0"/>
                  <w:divBdr>
                    <w:top w:val="none" w:sz="0" w:space="0" w:color="auto"/>
                    <w:left w:val="none" w:sz="0" w:space="0" w:color="auto"/>
                    <w:bottom w:val="none" w:sz="0" w:space="0" w:color="auto"/>
                    <w:right w:val="none" w:sz="0" w:space="0" w:color="auto"/>
                  </w:divBdr>
                </w:div>
                <w:div w:id="457996242">
                  <w:marLeft w:val="640"/>
                  <w:marRight w:val="0"/>
                  <w:marTop w:val="0"/>
                  <w:marBottom w:val="0"/>
                  <w:divBdr>
                    <w:top w:val="none" w:sz="0" w:space="0" w:color="auto"/>
                    <w:left w:val="none" w:sz="0" w:space="0" w:color="auto"/>
                    <w:bottom w:val="none" w:sz="0" w:space="0" w:color="auto"/>
                    <w:right w:val="none" w:sz="0" w:space="0" w:color="auto"/>
                  </w:divBdr>
                </w:div>
                <w:div w:id="468547892">
                  <w:marLeft w:val="640"/>
                  <w:marRight w:val="0"/>
                  <w:marTop w:val="0"/>
                  <w:marBottom w:val="0"/>
                  <w:divBdr>
                    <w:top w:val="none" w:sz="0" w:space="0" w:color="auto"/>
                    <w:left w:val="none" w:sz="0" w:space="0" w:color="auto"/>
                    <w:bottom w:val="none" w:sz="0" w:space="0" w:color="auto"/>
                    <w:right w:val="none" w:sz="0" w:space="0" w:color="auto"/>
                  </w:divBdr>
                </w:div>
                <w:div w:id="492795982">
                  <w:marLeft w:val="640"/>
                  <w:marRight w:val="0"/>
                  <w:marTop w:val="0"/>
                  <w:marBottom w:val="0"/>
                  <w:divBdr>
                    <w:top w:val="none" w:sz="0" w:space="0" w:color="auto"/>
                    <w:left w:val="none" w:sz="0" w:space="0" w:color="auto"/>
                    <w:bottom w:val="none" w:sz="0" w:space="0" w:color="auto"/>
                    <w:right w:val="none" w:sz="0" w:space="0" w:color="auto"/>
                  </w:divBdr>
                </w:div>
                <w:div w:id="533006327">
                  <w:marLeft w:val="640"/>
                  <w:marRight w:val="0"/>
                  <w:marTop w:val="0"/>
                  <w:marBottom w:val="0"/>
                  <w:divBdr>
                    <w:top w:val="none" w:sz="0" w:space="0" w:color="auto"/>
                    <w:left w:val="none" w:sz="0" w:space="0" w:color="auto"/>
                    <w:bottom w:val="none" w:sz="0" w:space="0" w:color="auto"/>
                    <w:right w:val="none" w:sz="0" w:space="0" w:color="auto"/>
                  </w:divBdr>
                </w:div>
                <w:div w:id="543954691">
                  <w:marLeft w:val="640"/>
                  <w:marRight w:val="0"/>
                  <w:marTop w:val="0"/>
                  <w:marBottom w:val="0"/>
                  <w:divBdr>
                    <w:top w:val="none" w:sz="0" w:space="0" w:color="auto"/>
                    <w:left w:val="none" w:sz="0" w:space="0" w:color="auto"/>
                    <w:bottom w:val="none" w:sz="0" w:space="0" w:color="auto"/>
                    <w:right w:val="none" w:sz="0" w:space="0" w:color="auto"/>
                  </w:divBdr>
                </w:div>
                <w:div w:id="572349030">
                  <w:marLeft w:val="640"/>
                  <w:marRight w:val="0"/>
                  <w:marTop w:val="0"/>
                  <w:marBottom w:val="0"/>
                  <w:divBdr>
                    <w:top w:val="none" w:sz="0" w:space="0" w:color="auto"/>
                    <w:left w:val="none" w:sz="0" w:space="0" w:color="auto"/>
                    <w:bottom w:val="none" w:sz="0" w:space="0" w:color="auto"/>
                    <w:right w:val="none" w:sz="0" w:space="0" w:color="auto"/>
                  </w:divBdr>
                </w:div>
                <w:div w:id="583805333">
                  <w:marLeft w:val="640"/>
                  <w:marRight w:val="0"/>
                  <w:marTop w:val="0"/>
                  <w:marBottom w:val="0"/>
                  <w:divBdr>
                    <w:top w:val="none" w:sz="0" w:space="0" w:color="auto"/>
                    <w:left w:val="none" w:sz="0" w:space="0" w:color="auto"/>
                    <w:bottom w:val="none" w:sz="0" w:space="0" w:color="auto"/>
                    <w:right w:val="none" w:sz="0" w:space="0" w:color="auto"/>
                  </w:divBdr>
                </w:div>
                <w:div w:id="618101714">
                  <w:marLeft w:val="640"/>
                  <w:marRight w:val="0"/>
                  <w:marTop w:val="0"/>
                  <w:marBottom w:val="0"/>
                  <w:divBdr>
                    <w:top w:val="none" w:sz="0" w:space="0" w:color="auto"/>
                    <w:left w:val="none" w:sz="0" w:space="0" w:color="auto"/>
                    <w:bottom w:val="none" w:sz="0" w:space="0" w:color="auto"/>
                    <w:right w:val="none" w:sz="0" w:space="0" w:color="auto"/>
                  </w:divBdr>
                </w:div>
                <w:div w:id="623658518">
                  <w:marLeft w:val="640"/>
                  <w:marRight w:val="0"/>
                  <w:marTop w:val="0"/>
                  <w:marBottom w:val="0"/>
                  <w:divBdr>
                    <w:top w:val="none" w:sz="0" w:space="0" w:color="auto"/>
                    <w:left w:val="none" w:sz="0" w:space="0" w:color="auto"/>
                    <w:bottom w:val="none" w:sz="0" w:space="0" w:color="auto"/>
                    <w:right w:val="none" w:sz="0" w:space="0" w:color="auto"/>
                  </w:divBdr>
                </w:div>
                <w:div w:id="680938181">
                  <w:marLeft w:val="640"/>
                  <w:marRight w:val="0"/>
                  <w:marTop w:val="0"/>
                  <w:marBottom w:val="0"/>
                  <w:divBdr>
                    <w:top w:val="none" w:sz="0" w:space="0" w:color="auto"/>
                    <w:left w:val="none" w:sz="0" w:space="0" w:color="auto"/>
                    <w:bottom w:val="none" w:sz="0" w:space="0" w:color="auto"/>
                    <w:right w:val="none" w:sz="0" w:space="0" w:color="auto"/>
                  </w:divBdr>
                </w:div>
                <w:div w:id="683897628">
                  <w:marLeft w:val="640"/>
                  <w:marRight w:val="0"/>
                  <w:marTop w:val="0"/>
                  <w:marBottom w:val="0"/>
                  <w:divBdr>
                    <w:top w:val="none" w:sz="0" w:space="0" w:color="auto"/>
                    <w:left w:val="none" w:sz="0" w:space="0" w:color="auto"/>
                    <w:bottom w:val="none" w:sz="0" w:space="0" w:color="auto"/>
                    <w:right w:val="none" w:sz="0" w:space="0" w:color="auto"/>
                  </w:divBdr>
                </w:div>
                <w:div w:id="716130100">
                  <w:marLeft w:val="640"/>
                  <w:marRight w:val="0"/>
                  <w:marTop w:val="0"/>
                  <w:marBottom w:val="0"/>
                  <w:divBdr>
                    <w:top w:val="none" w:sz="0" w:space="0" w:color="auto"/>
                    <w:left w:val="none" w:sz="0" w:space="0" w:color="auto"/>
                    <w:bottom w:val="none" w:sz="0" w:space="0" w:color="auto"/>
                    <w:right w:val="none" w:sz="0" w:space="0" w:color="auto"/>
                  </w:divBdr>
                </w:div>
                <w:div w:id="748768337">
                  <w:marLeft w:val="640"/>
                  <w:marRight w:val="0"/>
                  <w:marTop w:val="0"/>
                  <w:marBottom w:val="0"/>
                  <w:divBdr>
                    <w:top w:val="none" w:sz="0" w:space="0" w:color="auto"/>
                    <w:left w:val="none" w:sz="0" w:space="0" w:color="auto"/>
                    <w:bottom w:val="none" w:sz="0" w:space="0" w:color="auto"/>
                    <w:right w:val="none" w:sz="0" w:space="0" w:color="auto"/>
                  </w:divBdr>
                </w:div>
                <w:div w:id="748889771">
                  <w:marLeft w:val="640"/>
                  <w:marRight w:val="0"/>
                  <w:marTop w:val="0"/>
                  <w:marBottom w:val="0"/>
                  <w:divBdr>
                    <w:top w:val="none" w:sz="0" w:space="0" w:color="auto"/>
                    <w:left w:val="none" w:sz="0" w:space="0" w:color="auto"/>
                    <w:bottom w:val="none" w:sz="0" w:space="0" w:color="auto"/>
                    <w:right w:val="none" w:sz="0" w:space="0" w:color="auto"/>
                  </w:divBdr>
                </w:div>
                <w:div w:id="847714205">
                  <w:marLeft w:val="640"/>
                  <w:marRight w:val="0"/>
                  <w:marTop w:val="0"/>
                  <w:marBottom w:val="0"/>
                  <w:divBdr>
                    <w:top w:val="none" w:sz="0" w:space="0" w:color="auto"/>
                    <w:left w:val="none" w:sz="0" w:space="0" w:color="auto"/>
                    <w:bottom w:val="none" w:sz="0" w:space="0" w:color="auto"/>
                    <w:right w:val="none" w:sz="0" w:space="0" w:color="auto"/>
                  </w:divBdr>
                </w:div>
                <w:div w:id="883635798">
                  <w:marLeft w:val="640"/>
                  <w:marRight w:val="0"/>
                  <w:marTop w:val="0"/>
                  <w:marBottom w:val="0"/>
                  <w:divBdr>
                    <w:top w:val="none" w:sz="0" w:space="0" w:color="auto"/>
                    <w:left w:val="none" w:sz="0" w:space="0" w:color="auto"/>
                    <w:bottom w:val="none" w:sz="0" w:space="0" w:color="auto"/>
                    <w:right w:val="none" w:sz="0" w:space="0" w:color="auto"/>
                  </w:divBdr>
                </w:div>
                <w:div w:id="885719248">
                  <w:marLeft w:val="640"/>
                  <w:marRight w:val="0"/>
                  <w:marTop w:val="0"/>
                  <w:marBottom w:val="0"/>
                  <w:divBdr>
                    <w:top w:val="none" w:sz="0" w:space="0" w:color="auto"/>
                    <w:left w:val="none" w:sz="0" w:space="0" w:color="auto"/>
                    <w:bottom w:val="none" w:sz="0" w:space="0" w:color="auto"/>
                    <w:right w:val="none" w:sz="0" w:space="0" w:color="auto"/>
                  </w:divBdr>
                </w:div>
                <w:div w:id="951982109">
                  <w:marLeft w:val="640"/>
                  <w:marRight w:val="0"/>
                  <w:marTop w:val="0"/>
                  <w:marBottom w:val="0"/>
                  <w:divBdr>
                    <w:top w:val="none" w:sz="0" w:space="0" w:color="auto"/>
                    <w:left w:val="none" w:sz="0" w:space="0" w:color="auto"/>
                    <w:bottom w:val="none" w:sz="0" w:space="0" w:color="auto"/>
                    <w:right w:val="none" w:sz="0" w:space="0" w:color="auto"/>
                  </w:divBdr>
                </w:div>
                <w:div w:id="1038699552">
                  <w:marLeft w:val="640"/>
                  <w:marRight w:val="0"/>
                  <w:marTop w:val="0"/>
                  <w:marBottom w:val="0"/>
                  <w:divBdr>
                    <w:top w:val="none" w:sz="0" w:space="0" w:color="auto"/>
                    <w:left w:val="none" w:sz="0" w:space="0" w:color="auto"/>
                    <w:bottom w:val="none" w:sz="0" w:space="0" w:color="auto"/>
                    <w:right w:val="none" w:sz="0" w:space="0" w:color="auto"/>
                  </w:divBdr>
                </w:div>
                <w:div w:id="1055659522">
                  <w:marLeft w:val="640"/>
                  <w:marRight w:val="0"/>
                  <w:marTop w:val="0"/>
                  <w:marBottom w:val="0"/>
                  <w:divBdr>
                    <w:top w:val="none" w:sz="0" w:space="0" w:color="auto"/>
                    <w:left w:val="none" w:sz="0" w:space="0" w:color="auto"/>
                    <w:bottom w:val="none" w:sz="0" w:space="0" w:color="auto"/>
                    <w:right w:val="none" w:sz="0" w:space="0" w:color="auto"/>
                  </w:divBdr>
                </w:div>
                <w:div w:id="1078096238">
                  <w:marLeft w:val="640"/>
                  <w:marRight w:val="0"/>
                  <w:marTop w:val="0"/>
                  <w:marBottom w:val="0"/>
                  <w:divBdr>
                    <w:top w:val="none" w:sz="0" w:space="0" w:color="auto"/>
                    <w:left w:val="none" w:sz="0" w:space="0" w:color="auto"/>
                    <w:bottom w:val="none" w:sz="0" w:space="0" w:color="auto"/>
                    <w:right w:val="none" w:sz="0" w:space="0" w:color="auto"/>
                  </w:divBdr>
                </w:div>
                <w:div w:id="1099830892">
                  <w:marLeft w:val="640"/>
                  <w:marRight w:val="0"/>
                  <w:marTop w:val="0"/>
                  <w:marBottom w:val="0"/>
                  <w:divBdr>
                    <w:top w:val="none" w:sz="0" w:space="0" w:color="auto"/>
                    <w:left w:val="none" w:sz="0" w:space="0" w:color="auto"/>
                    <w:bottom w:val="none" w:sz="0" w:space="0" w:color="auto"/>
                    <w:right w:val="none" w:sz="0" w:space="0" w:color="auto"/>
                  </w:divBdr>
                </w:div>
                <w:div w:id="1118254902">
                  <w:marLeft w:val="640"/>
                  <w:marRight w:val="0"/>
                  <w:marTop w:val="0"/>
                  <w:marBottom w:val="0"/>
                  <w:divBdr>
                    <w:top w:val="none" w:sz="0" w:space="0" w:color="auto"/>
                    <w:left w:val="none" w:sz="0" w:space="0" w:color="auto"/>
                    <w:bottom w:val="none" w:sz="0" w:space="0" w:color="auto"/>
                    <w:right w:val="none" w:sz="0" w:space="0" w:color="auto"/>
                  </w:divBdr>
                </w:div>
                <w:div w:id="1119035532">
                  <w:marLeft w:val="640"/>
                  <w:marRight w:val="0"/>
                  <w:marTop w:val="0"/>
                  <w:marBottom w:val="0"/>
                  <w:divBdr>
                    <w:top w:val="none" w:sz="0" w:space="0" w:color="auto"/>
                    <w:left w:val="none" w:sz="0" w:space="0" w:color="auto"/>
                    <w:bottom w:val="none" w:sz="0" w:space="0" w:color="auto"/>
                    <w:right w:val="none" w:sz="0" w:space="0" w:color="auto"/>
                  </w:divBdr>
                </w:div>
                <w:div w:id="1128813419">
                  <w:marLeft w:val="640"/>
                  <w:marRight w:val="0"/>
                  <w:marTop w:val="0"/>
                  <w:marBottom w:val="0"/>
                  <w:divBdr>
                    <w:top w:val="none" w:sz="0" w:space="0" w:color="auto"/>
                    <w:left w:val="none" w:sz="0" w:space="0" w:color="auto"/>
                    <w:bottom w:val="none" w:sz="0" w:space="0" w:color="auto"/>
                    <w:right w:val="none" w:sz="0" w:space="0" w:color="auto"/>
                  </w:divBdr>
                </w:div>
                <w:div w:id="1137265417">
                  <w:marLeft w:val="640"/>
                  <w:marRight w:val="0"/>
                  <w:marTop w:val="0"/>
                  <w:marBottom w:val="0"/>
                  <w:divBdr>
                    <w:top w:val="none" w:sz="0" w:space="0" w:color="auto"/>
                    <w:left w:val="none" w:sz="0" w:space="0" w:color="auto"/>
                    <w:bottom w:val="none" w:sz="0" w:space="0" w:color="auto"/>
                    <w:right w:val="none" w:sz="0" w:space="0" w:color="auto"/>
                  </w:divBdr>
                </w:div>
                <w:div w:id="1198397113">
                  <w:marLeft w:val="640"/>
                  <w:marRight w:val="0"/>
                  <w:marTop w:val="0"/>
                  <w:marBottom w:val="0"/>
                  <w:divBdr>
                    <w:top w:val="none" w:sz="0" w:space="0" w:color="auto"/>
                    <w:left w:val="none" w:sz="0" w:space="0" w:color="auto"/>
                    <w:bottom w:val="none" w:sz="0" w:space="0" w:color="auto"/>
                    <w:right w:val="none" w:sz="0" w:space="0" w:color="auto"/>
                  </w:divBdr>
                </w:div>
                <w:div w:id="1224371050">
                  <w:marLeft w:val="640"/>
                  <w:marRight w:val="0"/>
                  <w:marTop w:val="0"/>
                  <w:marBottom w:val="0"/>
                  <w:divBdr>
                    <w:top w:val="none" w:sz="0" w:space="0" w:color="auto"/>
                    <w:left w:val="none" w:sz="0" w:space="0" w:color="auto"/>
                    <w:bottom w:val="none" w:sz="0" w:space="0" w:color="auto"/>
                    <w:right w:val="none" w:sz="0" w:space="0" w:color="auto"/>
                  </w:divBdr>
                </w:div>
                <w:div w:id="1224948058">
                  <w:marLeft w:val="640"/>
                  <w:marRight w:val="0"/>
                  <w:marTop w:val="0"/>
                  <w:marBottom w:val="0"/>
                  <w:divBdr>
                    <w:top w:val="none" w:sz="0" w:space="0" w:color="auto"/>
                    <w:left w:val="none" w:sz="0" w:space="0" w:color="auto"/>
                    <w:bottom w:val="none" w:sz="0" w:space="0" w:color="auto"/>
                    <w:right w:val="none" w:sz="0" w:space="0" w:color="auto"/>
                  </w:divBdr>
                </w:div>
                <w:div w:id="1289043291">
                  <w:marLeft w:val="640"/>
                  <w:marRight w:val="0"/>
                  <w:marTop w:val="0"/>
                  <w:marBottom w:val="0"/>
                  <w:divBdr>
                    <w:top w:val="none" w:sz="0" w:space="0" w:color="auto"/>
                    <w:left w:val="none" w:sz="0" w:space="0" w:color="auto"/>
                    <w:bottom w:val="none" w:sz="0" w:space="0" w:color="auto"/>
                    <w:right w:val="none" w:sz="0" w:space="0" w:color="auto"/>
                  </w:divBdr>
                </w:div>
                <w:div w:id="1292856389">
                  <w:marLeft w:val="640"/>
                  <w:marRight w:val="0"/>
                  <w:marTop w:val="0"/>
                  <w:marBottom w:val="0"/>
                  <w:divBdr>
                    <w:top w:val="none" w:sz="0" w:space="0" w:color="auto"/>
                    <w:left w:val="none" w:sz="0" w:space="0" w:color="auto"/>
                    <w:bottom w:val="none" w:sz="0" w:space="0" w:color="auto"/>
                    <w:right w:val="none" w:sz="0" w:space="0" w:color="auto"/>
                  </w:divBdr>
                </w:div>
                <w:div w:id="1305158107">
                  <w:marLeft w:val="640"/>
                  <w:marRight w:val="0"/>
                  <w:marTop w:val="0"/>
                  <w:marBottom w:val="0"/>
                  <w:divBdr>
                    <w:top w:val="none" w:sz="0" w:space="0" w:color="auto"/>
                    <w:left w:val="none" w:sz="0" w:space="0" w:color="auto"/>
                    <w:bottom w:val="none" w:sz="0" w:space="0" w:color="auto"/>
                    <w:right w:val="none" w:sz="0" w:space="0" w:color="auto"/>
                  </w:divBdr>
                </w:div>
                <w:div w:id="1329677930">
                  <w:marLeft w:val="640"/>
                  <w:marRight w:val="0"/>
                  <w:marTop w:val="0"/>
                  <w:marBottom w:val="0"/>
                  <w:divBdr>
                    <w:top w:val="none" w:sz="0" w:space="0" w:color="auto"/>
                    <w:left w:val="none" w:sz="0" w:space="0" w:color="auto"/>
                    <w:bottom w:val="none" w:sz="0" w:space="0" w:color="auto"/>
                    <w:right w:val="none" w:sz="0" w:space="0" w:color="auto"/>
                  </w:divBdr>
                </w:div>
                <w:div w:id="1345785927">
                  <w:marLeft w:val="640"/>
                  <w:marRight w:val="0"/>
                  <w:marTop w:val="0"/>
                  <w:marBottom w:val="0"/>
                  <w:divBdr>
                    <w:top w:val="none" w:sz="0" w:space="0" w:color="auto"/>
                    <w:left w:val="none" w:sz="0" w:space="0" w:color="auto"/>
                    <w:bottom w:val="none" w:sz="0" w:space="0" w:color="auto"/>
                    <w:right w:val="none" w:sz="0" w:space="0" w:color="auto"/>
                  </w:divBdr>
                </w:div>
                <w:div w:id="1351637952">
                  <w:marLeft w:val="640"/>
                  <w:marRight w:val="0"/>
                  <w:marTop w:val="0"/>
                  <w:marBottom w:val="0"/>
                  <w:divBdr>
                    <w:top w:val="none" w:sz="0" w:space="0" w:color="auto"/>
                    <w:left w:val="none" w:sz="0" w:space="0" w:color="auto"/>
                    <w:bottom w:val="none" w:sz="0" w:space="0" w:color="auto"/>
                    <w:right w:val="none" w:sz="0" w:space="0" w:color="auto"/>
                  </w:divBdr>
                </w:div>
                <w:div w:id="1366130167">
                  <w:marLeft w:val="640"/>
                  <w:marRight w:val="0"/>
                  <w:marTop w:val="0"/>
                  <w:marBottom w:val="0"/>
                  <w:divBdr>
                    <w:top w:val="none" w:sz="0" w:space="0" w:color="auto"/>
                    <w:left w:val="none" w:sz="0" w:space="0" w:color="auto"/>
                    <w:bottom w:val="none" w:sz="0" w:space="0" w:color="auto"/>
                    <w:right w:val="none" w:sz="0" w:space="0" w:color="auto"/>
                  </w:divBdr>
                </w:div>
                <w:div w:id="1409301922">
                  <w:marLeft w:val="640"/>
                  <w:marRight w:val="0"/>
                  <w:marTop w:val="0"/>
                  <w:marBottom w:val="0"/>
                  <w:divBdr>
                    <w:top w:val="none" w:sz="0" w:space="0" w:color="auto"/>
                    <w:left w:val="none" w:sz="0" w:space="0" w:color="auto"/>
                    <w:bottom w:val="none" w:sz="0" w:space="0" w:color="auto"/>
                    <w:right w:val="none" w:sz="0" w:space="0" w:color="auto"/>
                  </w:divBdr>
                </w:div>
                <w:div w:id="1502893010">
                  <w:marLeft w:val="640"/>
                  <w:marRight w:val="0"/>
                  <w:marTop w:val="0"/>
                  <w:marBottom w:val="0"/>
                  <w:divBdr>
                    <w:top w:val="none" w:sz="0" w:space="0" w:color="auto"/>
                    <w:left w:val="none" w:sz="0" w:space="0" w:color="auto"/>
                    <w:bottom w:val="none" w:sz="0" w:space="0" w:color="auto"/>
                    <w:right w:val="none" w:sz="0" w:space="0" w:color="auto"/>
                  </w:divBdr>
                </w:div>
                <w:div w:id="1523779408">
                  <w:marLeft w:val="640"/>
                  <w:marRight w:val="0"/>
                  <w:marTop w:val="0"/>
                  <w:marBottom w:val="0"/>
                  <w:divBdr>
                    <w:top w:val="none" w:sz="0" w:space="0" w:color="auto"/>
                    <w:left w:val="none" w:sz="0" w:space="0" w:color="auto"/>
                    <w:bottom w:val="none" w:sz="0" w:space="0" w:color="auto"/>
                    <w:right w:val="none" w:sz="0" w:space="0" w:color="auto"/>
                  </w:divBdr>
                </w:div>
                <w:div w:id="1530993272">
                  <w:marLeft w:val="640"/>
                  <w:marRight w:val="0"/>
                  <w:marTop w:val="0"/>
                  <w:marBottom w:val="0"/>
                  <w:divBdr>
                    <w:top w:val="none" w:sz="0" w:space="0" w:color="auto"/>
                    <w:left w:val="none" w:sz="0" w:space="0" w:color="auto"/>
                    <w:bottom w:val="none" w:sz="0" w:space="0" w:color="auto"/>
                    <w:right w:val="none" w:sz="0" w:space="0" w:color="auto"/>
                  </w:divBdr>
                </w:div>
                <w:div w:id="1549337142">
                  <w:marLeft w:val="640"/>
                  <w:marRight w:val="0"/>
                  <w:marTop w:val="0"/>
                  <w:marBottom w:val="0"/>
                  <w:divBdr>
                    <w:top w:val="none" w:sz="0" w:space="0" w:color="auto"/>
                    <w:left w:val="none" w:sz="0" w:space="0" w:color="auto"/>
                    <w:bottom w:val="none" w:sz="0" w:space="0" w:color="auto"/>
                    <w:right w:val="none" w:sz="0" w:space="0" w:color="auto"/>
                  </w:divBdr>
                </w:div>
                <w:div w:id="1553733852">
                  <w:marLeft w:val="640"/>
                  <w:marRight w:val="0"/>
                  <w:marTop w:val="0"/>
                  <w:marBottom w:val="0"/>
                  <w:divBdr>
                    <w:top w:val="none" w:sz="0" w:space="0" w:color="auto"/>
                    <w:left w:val="none" w:sz="0" w:space="0" w:color="auto"/>
                    <w:bottom w:val="none" w:sz="0" w:space="0" w:color="auto"/>
                    <w:right w:val="none" w:sz="0" w:space="0" w:color="auto"/>
                  </w:divBdr>
                </w:div>
                <w:div w:id="1629897278">
                  <w:marLeft w:val="640"/>
                  <w:marRight w:val="0"/>
                  <w:marTop w:val="0"/>
                  <w:marBottom w:val="0"/>
                  <w:divBdr>
                    <w:top w:val="none" w:sz="0" w:space="0" w:color="auto"/>
                    <w:left w:val="none" w:sz="0" w:space="0" w:color="auto"/>
                    <w:bottom w:val="none" w:sz="0" w:space="0" w:color="auto"/>
                    <w:right w:val="none" w:sz="0" w:space="0" w:color="auto"/>
                  </w:divBdr>
                </w:div>
                <w:div w:id="1655984173">
                  <w:marLeft w:val="640"/>
                  <w:marRight w:val="0"/>
                  <w:marTop w:val="0"/>
                  <w:marBottom w:val="0"/>
                  <w:divBdr>
                    <w:top w:val="none" w:sz="0" w:space="0" w:color="auto"/>
                    <w:left w:val="none" w:sz="0" w:space="0" w:color="auto"/>
                    <w:bottom w:val="none" w:sz="0" w:space="0" w:color="auto"/>
                    <w:right w:val="none" w:sz="0" w:space="0" w:color="auto"/>
                  </w:divBdr>
                </w:div>
                <w:div w:id="1743210428">
                  <w:marLeft w:val="640"/>
                  <w:marRight w:val="0"/>
                  <w:marTop w:val="0"/>
                  <w:marBottom w:val="0"/>
                  <w:divBdr>
                    <w:top w:val="none" w:sz="0" w:space="0" w:color="auto"/>
                    <w:left w:val="none" w:sz="0" w:space="0" w:color="auto"/>
                    <w:bottom w:val="none" w:sz="0" w:space="0" w:color="auto"/>
                    <w:right w:val="none" w:sz="0" w:space="0" w:color="auto"/>
                  </w:divBdr>
                </w:div>
                <w:div w:id="1782843818">
                  <w:marLeft w:val="640"/>
                  <w:marRight w:val="0"/>
                  <w:marTop w:val="0"/>
                  <w:marBottom w:val="0"/>
                  <w:divBdr>
                    <w:top w:val="none" w:sz="0" w:space="0" w:color="auto"/>
                    <w:left w:val="none" w:sz="0" w:space="0" w:color="auto"/>
                    <w:bottom w:val="none" w:sz="0" w:space="0" w:color="auto"/>
                    <w:right w:val="none" w:sz="0" w:space="0" w:color="auto"/>
                  </w:divBdr>
                </w:div>
                <w:div w:id="1782845635">
                  <w:marLeft w:val="640"/>
                  <w:marRight w:val="0"/>
                  <w:marTop w:val="0"/>
                  <w:marBottom w:val="0"/>
                  <w:divBdr>
                    <w:top w:val="none" w:sz="0" w:space="0" w:color="auto"/>
                    <w:left w:val="none" w:sz="0" w:space="0" w:color="auto"/>
                    <w:bottom w:val="none" w:sz="0" w:space="0" w:color="auto"/>
                    <w:right w:val="none" w:sz="0" w:space="0" w:color="auto"/>
                  </w:divBdr>
                </w:div>
                <w:div w:id="1804762381">
                  <w:marLeft w:val="640"/>
                  <w:marRight w:val="0"/>
                  <w:marTop w:val="0"/>
                  <w:marBottom w:val="0"/>
                  <w:divBdr>
                    <w:top w:val="none" w:sz="0" w:space="0" w:color="auto"/>
                    <w:left w:val="none" w:sz="0" w:space="0" w:color="auto"/>
                    <w:bottom w:val="none" w:sz="0" w:space="0" w:color="auto"/>
                    <w:right w:val="none" w:sz="0" w:space="0" w:color="auto"/>
                  </w:divBdr>
                </w:div>
                <w:div w:id="1825705046">
                  <w:marLeft w:val="640"/>
                  <w:marRight w:val="0"/>
                  <w:marTop w:val="0"/>
                  <w:marBottom w:val="0"/>
                  <w:divBdr>
                    <w:top w:val="none" w:sz="0" w:space="0" w:color="auto"/>
                    <w:left w:val="none" w:sz="0" w:space="0" w:color="auto"/>
                    <w:bottom w:val="none" w:sz="0" w:space="0" w:color="auto"/>
                    <w:right w:val="none" w:sz="0" w:space="0" w:color="auto"/>
                  </w:divBdr>
                </w:div>
                <w:div w:id="1846901289">
                  <w:marLeft w:val="640"/>
                  <w:marRight w:val="0"/>
                  <w:marTop w:val="0"/>
                  <w:marBottom w:val="0"/>
                  <w:divBdr>
                    <w:top w:val="none" w:sz="0" w:space="0" w:color="auto"/>
                    <w:left w:val="none" w:sz="0" w:space="0" w:color="auto"/>
                    <w:bottom w:val="none" w:sz="0" w:space="0" w:color="auto"/>
                    <w:right w:val="none" w:sz="0" w:space="0" w:color="auto"/>
                  </w:divBdr>
                </w:div>
                <w:div w:id="1913730214">
                  <w:marLeft w:val="640"/>
                  <w:marRight w:val="0"/>
                  <w:marTop w:val="0"/>
                  <w:marBottom w:val="0"/>
                  <w:divBdr>
                    <w:top w:val="none" w:sz="0" w:space="0" w:color="auto"/>
                    <w:left w:val="none" w:sz="0" w:space="0" w:color="auto"/>
                    <w:bottom w:val="none" w:sz="0" w:space="0" w:color="auto"/>
                    <w:right w:val="none" w:sz="0" w:space="0" w:color="auto"/>
                  </w:divBdr>
                </w:div>
                <w:div w:id="1955553671">
                  <w:marLeft w:val="640"/>
                  <w:marRight w:val="0"/>
                  <w:marTop w:val="0"/>
                  <w:marBottom w:val="0"/>
                  <w:divBdr>
                    <w:top w:val="none" w:sz="0" w:space="0" w:color="auto"/>
                    <w:left w:val="none" w:sz="0" w:space="0" w:color="auto"/>
                    <w:bottom w:val="none" w:sz="0" w:space="0" w:color="auto"/>
                    <w:right w:val="none" w:sz="0" w:space="0" w:color="auto"/>
                  </w:divBdr>
                </w:div>
                <w:div w:id="1960257934">
                  <w:marLeft w:val="640"/>
                  <w:marRight w:val="0"/>
                  <w:marTop w:val="0"/>
                  <w:marBottom w:val="0"/>
                  <w:divBdr>
                    <w:top w:val="none" w:sz="0" w:space="0" w:color="auto"/>
                    <w:left w:val="none" w:sz="0" w:space="0" w:color="auto"/>
                    <w:bottom w:val="none" w:sz="0" w:space="0" w:color="auto"/>
                    <w:right w:val="none" w:sz="0" w:space="0" w:color="auto"/>
                  </w:divBdr>
                </w:div>
                <w:div w:id="2018657567">
                  <w:marLeft w:val="640"/>
                  <w:marRight w:val="0"/>
                  <w:marTop w:val="0"/>
                  <w:marBottom w:val="0"/>
                  <w:divBdr>
                    <w:top w:val="none" w:sz="0" w:space="0" w:color="auto"/>
                    <w:left w:val="none" w:sz="0" w:space="0" w:color="auto"/>
                    <w:bottom w:val="none" w:sz="0" w:space="0" w:color="auto"/>
                    <w:right w:val="none" w:sz="0" w:space="0" w:color="auto"/>
                  </w:divBdr>
                </w:div>
                <w:div w:id="2041200702">
                  <w:marLeft w:val="640"/>
                  <w:marRight w:val="0"/>
                  <w:marTop w:val="0"/>
                  <w:marBottom w:val="0"/>
                  <w:divBdr>
                    <w:top w:val="none" w:sz="0" w:space="0" w:color="auto"/>
                    <w:left w:val="none" w:sz="0" w:space="0" w:color="auto"/>
                    <w:bottom w:val="none" w:sz="0" w:space="0" w:color="auto"/>
                    <w:right w:val="none" w:sz="0" w:space="0" w:color="auto"/>
                  </w:divBdr>
                </w:div>
                <w:div w:id="2066174596">
                  <w:marLeft w:val="640"/>
                  <w:marRight w:val="0"/>
                  <w:marTop w:val="0"/>
                  <w:marBottom w:val="0"/>
                  <w:divBdr>
                    <w:top w:val="none" w:sz="0" w:space="0" w:color="auto"/>
                    <w:left w:val="none" w:sz="0" w:space="0" w:color="auto"/>
                    <w:bottom w:val="none" w:sz="0" w:space="0" w:color="auto"/>
                    <w:right w:val="none" w:sz="0" w:space="0" w:color="auto"/>
                  </w:divBdr>
                </w:div>
                <w:div w:id="2070111956">
                  <w:marLeft w:val="640"/>
                  <w:marRight w:val="0"/>
                  <w:marTop w:val="0"/>
                  <w:marBottom w:val="0"/>
                  <w:divBdr>
                    <w:top w:val="none" w:sz="0" w:space="0" w:color="auto"/>
                    <w:left w:val="none" w:sz="0" w:space="0" w:color="auto"/>
                    <w:bottom w:val="none" w:sz="0" w:space="0" w:color="auto"/>
                    <w:right w:val="none" w:sz="0" w:space="0" w:color="auto"/>
                  </w:divBdr>
                </w:div>
                <w:div w:id="2105108992">
                  <w:marLeft w:val="640"/>
                  <w:marRight w:val="0"/>
                  <w:marTop w:val="0"/>
                  <w:marBottom w:val="0"/>
                  <w:divBdr>
                    <w:top w:val="none" w:sz="0" w:space="0" w:color="auto"/>
                    <w:left w:val="none" w:sz="0" w:space="0" w:color="auto"/>
                    <w:bottom w:val="none" w:sz="0" w:space="0" w:color="auto"/>
                    <w:right w:val="none" w:sz="0" w:space="0" w:color="auto"/>
                  </w:divBdr>
                </w:div>
              </w:divsChild>
            </w:div>
            <w:div w:id="1875001994">
              <w:marLeft w:val="0"/>
              <w:marRight w:val="0"/>
              <w:marTop w:val="0"/>
              <w:marBottom w:val="0"/>
              <w:divBdr>
                <w:top w:val="none" w:sz="0" w:space="0" w:color="auto"/>
                <w:left w:val="none" w:sz="0" w:space="0" w:color="auto"/>
                <w:bottom w:val="none" w:sz="0" w:space="0" w:color="auto"/>
                <w:right w:val="none" w:sz="0" w:space="0" w:color="auto"/>
              </w:divBdr>
              <w:divsChild>
                <w:div w:id="4981542">
                  <w:marLeft w:val="640"/>
                  <w:marRight w:val="0"/>
                  <w:marTop w:val="0"/>
                  <w:marBottom w:val="0"/>
                  <w:divBdr>
                    <w:top w:val="none" w:sz="0" w:space="0" w:color="auto"/>
                    <w:left w:val="none" w:sz="0" w:space="0" w:color="auto"/>
                    <w:bottom w:val="none" w:sz="0" w:space="0" w:color="auto"/>
                    <w:right w:val="none" w:sz="0" w:space="0" w:color="auto"/>
                  </w:divBdr>
                </w:div>
                <w:div w:id="31881548">
                  <w:marLeft w:val="640"/>
                  <w:marRight w:val="0"/>
                  <w:marTop w:val="0"/>
                  <w:marBottom w:val="0"/>
                  <w:divBdr>
                    <w:top w:val="none" w:sz="0" w:space="0" w:color="auto"/>
                    <w:left w:val="none" w:sz="0" w:space="0" w:color="auto"/>
                    <w:bottom w:val="none" w:sz="0" w:space="0" w:color="auto"/>
                    <w:right w:val="none" w:sz="0" w:space="0" w:color="auto"/>
                  </w:divBdr>
                </w:div>
                <w:div w:id="61100181">
                  <w:marLeft w:val="640"/>
                  <w:marRight w:val="0"/>
                  <w:marTop w:val="0"/>
                  <w:marBottom w:val="0"/>
                  <w:divBdr>
                    <w:top w:val="none" w:sz="0" w:space="0" w:color="auto"/>
                    <w:left w:val="none" w:sz="0" w:space="0" w:color="auto"/>
                    <w:bottom w:val="none" w:sz="0" w:space="0" w:color="auto"/>
                    <w:right w:val="none" w:sz="0" w:space="0" w:color="auto"/>
                  </w:divBdr>
                </w:div>
                <w:div w:id="64189652">
                  <w:marLeft w:val="640"/>
                  <w:marRight w:val="0"/>
                  <w:marTop w:val="0"/>
                  <w:marBottom w:val="0"/>
                  <w:divBdr>
                    <w:top w:val="none" w:sz="0" w:space="0" w:color="auto"/>
                    <w:left w:val="none" w:sz="0" w:space="0" w:color="auto"/>
                    <w:bottom w:val="none" w:sz="0" w:space="0" w:color="auto"/>
                    <w:right w:val="none" w:sz="0" w:space="0" w:color="auto"/>
                  </w:divBdr>
                </w:div>
                <w:div w:id="67963188">
                  <w:marLeft w:val="640"/>
                  <w:marRight w:val="0"/>
                  <w:marTop w:val="0"/>
                  <w:marBottom w:val="0"/>
                  <w:divBdr>
                    <w:top w:val="none" w:sz="0" w:space="0" w:color="auto"/>
                    <w:left w:val="none" w:sz="0" w:space="0" w:color="auto"/>
                    <w:bottom w:val="none" w:sz="0" w:space="0" w:color="auto"/>
                    <w:right w:val="none" w:sz="0" w:space="0" w:color="auto"/>
                  </w:divBdr>
                </w:div>
                <w:div w:id="146436849">
                  <w:marLeft w:val="640"/>
                  <w:marRight w:val="0"/>
                  <w:marTop w:val="0"/>
                  <w:marBottom w:val="0"/>
                  <w:divBdr>
                    <w:top w:val="none" w:sz="0" w:space="0" w:color="auto"/>
                    <w:left w:val="none" w:sz="0" w:space="0" w:color="auto"/>
                    <w:bottom w:val="none" w:sz="0" w:space="0" w:color="auto"/>
                    <w:right w:val="none" w:sz="0" w:space="0" w:color="auto"/>
                  </w:divBdr>
                </w:div>
                <w:div w:id="171603324">
                  <w:marLeft w:val="640"/>
                  <w:marRight w:val="0"/>
                  <w:marTop w:val="0"/>
                  <w:marBottom w:val="0"/>
                  <w:divBdr>
                    <w:top w:val="none" w:sz="0" w:space="0" w:color="auto"/>
                    <w:left w:val="none" w:sz="0" w:space="0" w:color="auto"/>
                    <w:bottom w:val="none" w:sz="0" w:space="0" w:color="auto"/>
                    <w:right w:val="none" w:sz="0" w:space="0" w:color="auto"/>
                  </w:divBdr>
                </w:div>
                <w:div w:id="177239753">
                  <w:marLeft w:val="640"/>
                  <w:marRight w:val="0"/>
                  <w:marTop w:val="0"/>
                  <w:marBottom w:val="0"/>
                  <w:divBdr>
                    <w:top w:val="none" w:sz="0" w:space="0" w:color="auto"/>
                    <w:left w:val="none" w:sz="0" w:space="0" w:color="auto"/>
                    <w:bottom w:val="none" w:sz="0" w:space="0" w:color="auto"/>
                    <w:right w:val="none" w:sz="0" w:space="0" w:color="auto"/>
                  </w:divBdr>
                </w:div>
                <w:div w:id="250822498">
                  <w:marLeft w:val="640"/>
                  <w:marRight w:val="0"/>
                  <w:marTop w:val="0"/>
                  <w:marBottom w:val="0"/>
                  <w:divBdr>
                    <w:top w:val="none" w:sz="0" w:space="0" w:color="auto"/>
                    <w:left w:val="none" w:sz="0" w:space="0" w:color="auto"/>
                    <w:bottom w:val="none" w:sz="0" w:space="0" w:color="auto"/>
                    <w:right w:val="none" w:sz="0" w:space="0" w:color="auto"/>
                  </w:divBdr>
                </w:div>
                <w:div w:id="271323179">
                  <w:marLeft w:val="640"/>
                  <w:marRight w:val="0"/>
                  <w:marTop w:val="0"/>
                  <w:marBottom w:val="0"/>
                  <w:divBdr>
                    <w:top w:val="none" w:sz="0" w:space="0" w:color="auto"/>
                    <w:left w:val="none" w:sz="0" w:space="0" w:color="auto"/>
                    <w:bottom w:val="none" w:sz="0" w:space="0" w:color="auto"/>
                    <w:right w:val="none" w:sz="0" w:space="0" w:color="auto"/>
                  </w:divBdr>
                </w:div>
                <w:div w:id="277105689">
                  <w:marLeft w:val="640"/>
                  <w:marRight w:val="0"/>
                  <w:marTop w:val="0"/>
                  <w:marBottom w:val="0"/>
                  <w:divBdr>
                    <w:top w:val="none" w:sz="0" w:space="0" w:color="auto"/>
                    <w:left w:val="none" w:sz="0" w:space="0" w:color="auto"/>
                    <w:bottom w:val="none" w:sz="0" w:space="0" w:color="auto"/>
                    <w:right w:val="none" w:sz="0" w:space="0" w:color="auto"/>
                  </w:divBdr>
                </w:div>
                <w:div w:id="279382382">
                  <w:marLeft w:val="640"/>
                  <w:marRight w:val="0"/>
                  <w:marTop w:val="0"/>
                  <w:marBottom w:val="0"/>
                  <w:divBdr>
                    <w:top w:val="none" w:sz="0" w:space="0" w:color="auto"/>
                    <w:left w:val="none" w:sz="0" w:space="0" w:color="auto"/>
                    <w:bottom w:val="none" w:sz="0" w:space="0" w:color="auto"/>
                    <w:right w:val="none" w:sz="0" w:space="0" w:color="auto"/>
                  </w:divBdr>
                </w:div>
                <w:div w:id="295525137">
                  <w:marLeft w:val="640"/>
                  <w:marRight w:val="0"/>
                  <w:marTop w:val="0"/>
                  <w:marBottom w:val="0"/>
                  <w:divBdr>
                    <w:top w:val="none" w:sz="0" w:space="0" w:color="auto"/>
                    <w:left w:val="none" w:sz="0" w:space="0" w:color="auto"/>
                    <w:bottom w:val="none" w:sz="0" w:space="0" w:color="auto"/>
                    <w:right w:val="none" w:sz="0" w:space="0" w:color="auto"/>
                  </w:divBdr>
                </w:div>
                <w:div w:id="418134976">
                  <w:marLeft w:val="640"/>
                  <w:marRight w:val="0"/>
                  <w:marTop w:val="0"/>
                  <w:marBottom w:val="0"/>
                  <w:divBdr>
                    <w:top w:val="none" w:sz="0" w:space="0" w:color="auto"/>
                    <w:left w:val="none" w:sz="0" w:space="0" w:color="auto"/>
                    <w:bottom w:val="none" w:sz="0" w:space="0" w:color="auto"/>
                    <w:right w:val="none" w:sz="0" w:space="0" w:color="auto"/>
                  </w:divBdr>
                </w:div>
                <w:div w:id="418448687">
                  <w:marLeft w:val="640"/>
                  <w:marRight w:val="0"/>
                  <w:marTop w:val="0"/>
                  <w:marBottom w:val="0"/>
                  <w:divBdr>
                    <w:top w:val="none" w:sz="0" w:space="0" w:color="auto"/>
                    <w:left w:val="none" w:sz="0" w:space="0" w:color="auto"/>
                    <w:bottom w:val="none" w:sz="0" w:space="0" w:color="auto"/>
                    <w:right w:val="none" w:sz="0" w:space="0" w:color="auto"/>
                  </w:divBdr>
                </w:div>
                <w:div w:id="438840313">
                  <w:marLeft w:val="640"/>
                  <w:marRight w:val="0"/>
                  <w:marTop w:val="0"/>
                  <w:marBottom w:val="0"/>
                  <w:divBdr>
                    <w:top w:val="none" w:sz="0" w:space="0" w:color="auto"/>
                    <w:left w:val="none" w:sz="0" w:space="0" w:color="auto"/>
                    <w:bottom w:val="none" w:sz="0" w:space="0" w:color="auto"/>
                    <w:right w:val="none" w:sz="0" w:space="0" w:color="auto"/>
                  </w:divBdr>
                </w:div>
                <w:div w:id="460656061">
                  <w:marLeft w:val="640"/>
                  <w:marRight w:val="0"/>
                  <w:marTop w:val="0"/>
                  <w:marBottom w:val="0"/>
                  <w:divBdr>
                    <w:top w:val="none" w:sz="0" w:space="0" w:color="auto"/>
                    <w:left w:val="none" w:sz="0" w:space="0" w:color="auto"/>
                    <w:bottom w:val="none" w:sz="0" w:space="0" w:color="auto"/>
                    <w:right w:val="none" w:sz="0" w:space="0" w:color="auto"/>
                  </w:divBdr>
                </w:div>
                <w:div w:id="464274811">
                  <w:marLeft w:val="640"/>
                  <w:marRight w:val="0"/>
                  <w:marTop w:val="0"/>
                  <w:marBottom w:val="0"/>
                  <w:divBdr>
                    <w:top w:val="none" w:sz="0" w:space="0" w:color="auto"/>
                    <w:left w:val="none" w:sz="0" w:space="0" w:color="auto"/>
                    <w:bottom w:val="none" w:sz="0" w:space="0" w:color="auto"/>
                    <w:right w:val="none" w:sz="0" w:space="0" w:color="auto"/>
                  </w:divBdr>
                </w:div>
                <w:div w:id="521826923">
                  <w:marLeft w:val="640"/>
                  <w:marRight w:val="0"/>
                  <w:marTop w:val="0"/>
                  <w:marBottom w:val="0"/>
                  <w:divBdr>
                    <w:top w:val="none" w:sz="0" w:space="0" w:color="auto"/>
                    <w:left w:val="none" w:sz="0" w:space="0" w:color="auto"/>
                    <w:bottom w:val="none" w:sz="0" w:space="0" w:color="auto"/>
                    <w:right w:val="none" w:sz="0" w:space="0" w:color="auto"/>
                  </w:divBdr>
                </w:div>
                <w:div w:id="546912960">
                  <w:marLeft w:val="640"/>
                  <w:marRight w:val="0"/>
                  <w:marTop w:val="0"/>
                  <w:marBottom w:val="0"/>
                  <w:divBdr>
                    <w:top w:val="none" w:sz="0" w:space="0" w:color="auto"/>
                    <w:left w:val="none" w:sz="0" w:space="0" w:color="auto"/>
                    <w:bottom w:val="none" w:sz="0" w:space="0" w:color="auto"/>
                    <w:right w:val="none" w:sz="0" w:space="0" w:color="auto"/>
                  </w:divBdr>
                </w:div>
                <w:div w:id="601760294">
                  <w:marLeft w:val="640"/>
                  <w:marRight w:val="0"/>
                  <w:marTop w:val="0"/>
                  <w:marBottom w:val="0"/>
                  <w:divBdr>
                    <w:top w:val="none" w:sz="0" w:space="0" w:color="auto"/>
                    <w:left w:val="none" w:sz="0" w:space="0" w:color="auto"/>
                    <w:bottom w:val="none" w:sz="0" w:space="0" w:color="auto"/>
                    <w:right w:val="none" w:sz="0" w:space="0" w:color="auto"/>
                  </w:divBdr>
                </w:div>
                <w:div w:id="624654632">
                  <w:marLeft w:val="640"/>
                  <w:marRight w:val="0"/>
                  <w:marTop w:val="0"/>
                  <w:marBottom w:val="0"/>
                  <w:divBdr>
                    <w:top w:val="none" w:sz="0" w:space="0" w:color="auto"/>
                    <w:left w:val="none" w:sz="0" w:space="0" w:color="auto"/>
                    <w:bottom w:val="none" w:sz="0" w:space="0" w:color="auto"/>
                    <w:right w:val="none" w:sz="0" w:space="0" w:color="auto"/>
                  </w:divBdr>
                </w:div>
                <w:div w:id="631666741">
                  <w:marLeft w:val="640"/>
                  <w:marRight w:val="0"/>
                  <w:marTop w:val="0"/>
                  <w:marBottom w:val="0"/>
                  <w:divBdr>
                    <w:top w:val="none" w:sz="0" w:space="0" w:color="auto"/>
                    <w:left w:val="none" w:sz="0" w:space="0" w:color="auto"/>
                    <w:bottom w:val="none" w:sz="0" w:space="0" w:color="auto"/>
                    <w:right w:val="none" w:sz="0" w:space="0" w:color="auto"/>
                  </w:divBdr>
                </w:div>
                <w:div w:id="655455576">
                  <w:marLeft w:val="640"/>
                  <w:marRight w:val="0"/>
                  <w:marTop w:val="0"/>
                  <w:marBottom w:val="0"/>
                  <w:divBdr>
                    <w:top w:val="none" w:sz="0" w:space="0" w:color="auto"/>
                    <w:left w:val="none" w:sz="0" w:space="0" w:color="auto"/>
                    <w:bottom w:val="none" w:sz="0" w:space="0" w:color="auto"/>
                    <w:right w:val="none" w:sz="0" w:space="0" w:color="auto"/>
                  </w:divBdr>
                </w:div>
                <w:div w:id="658846850">
                  <w:marLeft w:val="640"/>
                  <w:marRight w:val="0"/>
                  <w:marTop w:val="0"/>
                  <w:marBottom w:val="0"/>
                  <w:divBdr>
                    <w:top w:val="none" w:sz="0" w:space="0" w:color="auto"/>
                    <w:left w:val="none" w:sz="0" w:space="0" w:color="auto"/>
                    <w:bottom w:val="none" w:sz="0" w:space="0" w:color="auto"/>
                    <w:right w:val="none" w:sz="0" w:space="0" w:color="auto"/>
                  </w:divBdr>
                </w:div>
                <w:div w:id="659308145">
                  <w:marLeft w:val="640"/>
                  <w:marRight w:val="0"/>
                  <w:marTop w:val="0"/>
                  <w:marBottom w:val="0"/>
                  <w:divBdr>
                    <w:top w:val="none" w:sz="0" w:space="0" w:color="auto"/>
                    <w:left w:val="none" w:sz="0" w:space="0" w:color="auto"/>
                    <w:bottom w:val="none" w:sz="0" w:space="0" w:color="auto"/>
                    <w:right w:val="none" w:sz="0" w:space="0" w:color="auto"/>
                  </w:divBdr>
                </w:div>
                <w:div w:id="695429538">
                  <w:marLeft w:val="640"/>
                  <w:marRight w:val="0"/>
                  <w:marTop w:val="0"/>
                  <w:marBottom w:val="0"/>
                  <w:divBdr>
                    <w:top w:val="none" w:sz="0" w:space="0" w:color="auto"/>
                    <w:left w:val="none" w:sz="0" w:space="0" w:color="auto"/>
                    <w:bottom w:val="none" w:sz="0" w:space="0" w:color="auto"/>
                    <w:right w:val="none" w:sz="0" w:space="0" w:color="auto"/>
                  </w:divBdr>
                </w:div>
                <w:div w:id="781413774">
                  <w:marLeft w:val="640"/>
                  <w:marRight w:val="0"/>
                  <w:marTop w:val="0"/>
                  <w:marBottom w:val="0"/>
                  <w:divBdr>
                    <w:top w:val="none" w:sz="0" w:space="0" w:color="auto"/>
                    <w:left w:val="none" w:sz="0" w:space="0" w:color="auto"/>
                    <w:bottom w:val="none" w:sz="0" w:space="0" w:color="auto"/>
                    <w:right w:val="none" w:sz="0" w:space="0" w:color="auto"/>
                  </w:divBdr>
                </w:div>
                <w:div w:id="796460174">
                  <w:marLeft w:val="640"/>
                  <w:marRight w:val="0"/>
                  <w:marTop w:val="0"/>
                  <w:marBottom w:val="0"/>
                  <w:divBdr>
                    <w:top w:val="none" w:sz="0" w:space="0" w:color="auto"/>
                    <w:left w:val="none" w:sz="0" w:space="0" w:color="auto"/>
                    <w:bottom w:val="none" w:sz="0" w:space="0" w:color="auto"/>
                    <w:right w:val="none" w:sz="0" w:space="0" w:color="auto"/>
                  </w:divBdr>
                </w:div>
                <w:div w:id="821043489">
                  <w:marLeft w:val="640"/>
                  <w:marRight w:val="0"/>
                  <w:marTop w:val="0"/>
                  <w:marBottom w:val="0"/>
                  <w:divBdr>
                    <w:top w:val="none" w:sz="0" w:space="0" w:color="auto"/>
                    <w:left w:val="none" w:sz="0" w:space="0" w:color="auto"/>
                    <w:bottom w:val="none" w:sz="0" w:space="0" w:color="auto"/>
                    <w:right w:val="none" w:sz="0" w:space="0" w:color="auto"/>
                  </w:divBdr>
                </w:div>
                <w:div w:id="831721027">
                  <w:marLeft w:val="640"/>
                  <w:marRight w:val="0"/>
                  <w:marTop w:val="0"/>
                  <w:marBottom w:val="0"/>
                  <w:divBdr>
                    <w:top w:val="none" w:sz="0" w:space="0" w:color="auto"/>
                    <w:left w:val="none" w:sz="0" w:space="0" w:color="auto"/>
                    <w:bottom w:val="none" w:sz="0" w:space="0" w:color="auto"/>
                    <w:right w:val="none" w:sz="0" w:space="0" w:color="auto"/>
                  </w:divBdr>
                </w:div>
                <w:div w:id="857550148">
                  <w:marLeft w:val="640"/>
                  <w:marRight w:val="0"/>
                  <w:marTop w:val="0"/>
                  <w:marBottom w:val="0"/>
                  <w:divBdr>
                    <w:top w:val="none" w:sz="0" w:space="0" w:color="auto"/>
                    <w:left w:val="none" w:sz="0" w:space="0" w:color="auto"/>
                    <w:bottom w:val="none" w:sz="0" w:space="0" w:color="auto"/>
                    <w:right w:val="none" w:sz="0" w:space="0" w:color="auto"/>
                  </w:divBdr>
                </w:div>
                <w:div w:id="884026644">
                  <w:marLeft w:val="640"/>
                  <w:marRight w:val="0"/>
                  <w:marTop w:val="0"/>
                  <w:marBottom w:val="0"/>
                  <w:divBdr>
                    <w:top w:val="none" w:sz="0" w:space="0" w:color="auto"/>
                    <w:left w:val="none" w:sz="0" w:space="0" w:color="auto"/>
                    <w:bottom w:val="none" w:sz="0" w:space="0" w:color="auto"/>
                    <w:right w:val="none" w:sz="0" w:space="0" w:color="auto"/>
                  </w:divBdr>
                </w:div>
                <w:div w:id="923730745">
                  <w:marLeft w:val="640"/>
                  <w:marRight w:val="0"/>
                  <w:marTop w:val="0"/>
                  <w:marBottom w:val="0"/>
                  <w:divBdr>
                    <w:top w:val="none" w:sz="0" w:space="0" w:color="auto"/>
                    <w:left w:val="none" w:sz="0" w:space="0" w:color="auto"/>
                    <w:bottom w:val="none" w:sz="0" w:space="0" w:color="auto"/>
                    <w:right w:val="none" w:sz="0" w:space="0" w:color="auto"/>
                  </w:divBdr>
                </w:div>
                <w:div w:id="967013363">
                  <w:marLeft w:val="640"/>
                  <w:marRight w:val="0"/>
                  <w:marTop w:val="0"/>
                  <w:marBottom w:val="0"/>
                  <w:divBdr>
                    <w:top w:val="none" w:sz="0" w:space="0" w:color="auto"/>
                    <w:left w:val="none" w:sz="0" w:space="0" w:color="auto"/>
                    <w:bottom w:val="none" w:sz="0" w:space="0" w:color="auto"/>
                    <w:right w:val="none" w:sz="0" w:space="0" w:color="auto"/>
                  </w:divBdr>
                </w:div>
                <w:div w:id="987630228">
                  <w:marLeft w:val="640"/>
                  <w:marRight w:val="0"/>
                  <w:marTop w:val="0"/>
                  <w:marBottom w:val="0"/>
                  <w:divBdr>
                    <w:top w:val="none" w:sz="0" w:space="0" w:color="auto"/>
                    <w:left w:val="none" w:sz="0" w:space="0" w:color="auto"/>
                    <w:bottom w:val="none" w:sz="0" w:space="0" w:color="auto"/>
                    <w:right w:val="none" w:sz="0" w:space="0" w:color="auto"/>
                  </w:divBdr>
                </w:div>
                <w:div w:id="1004895133">
                  <w:marLeft w:val="640"/>
                  <w:marRight w:val="0"/>
                  <w:marTop w:val="0"/>
                  <w:marBottom w:val="0"/>
                  <w:divBdr>
                    <w:top w:val="none" w:sz="0" w:space="0" w:color="auto"/>
                    <w:left w:val="none" w:sz="0" w:space="0" w:color="auto"/>
                    <w:bottom w:val="none" w:sz="0" w:space="0" w:color="auto"/>
                    <w:right w:val="none" w:sz="0" w:space="0" w:color="auto"/>
                  </w:divBdr>
                </w:div>
                <w:div w:id="1065684296">
                  <w:marLeft w:val="640"/>
                  <w:marRight w:val="0"/>
                  <w:marTop w:val="0"/>
                  <w:marBottom w:val="0"/>
                  <w:divBdr>
                    <w:top w:val="none" w:sz="0" w:space="0" w:color="auto"/>
                    <w:left w:val="none" w:sz="0" w:space="0" w:color="auto"/>
                    <w:bottom w:val="none" w:sz="0" w:space="0" w:color="auto"/>
                    <w:right w:val="none" w:sz="0" w:space="0" w:color="auto"/>
                  </w:divBdr>
                </w:div>
                <w:div w:id="1067655760">
                  <w:marLeft w:val="640"/>
                  <w:marRight w:val="0"/>
                  <w:marTop w:val="0"/>
                  <w:marBottom w:val="0"/>
                  <w:divBdr>
                    <w:top w:val="none" w:sz="0" w:space="0" w:color="auto"/>
                    <w:left w:val="none" w:sz="0" w:space="0" w:color="auto"/>
                    <w:bottom w:val="none" w:sz="0" w:space="0" w:color="auto"/>
                    <w:right w:val="none" w:sz="0" w:space="0" w:color="auto"/>
                  </w:divBdr>
                </w:div>
                <w:div w:id="1087507465">
                  <w:marLeft w:val="640"/>
                  <w:marRight w:val="0"/>
                  <w:marTop w:val="0"/>
                  <w:marBottom w:val="0"/>
                  <w:divBdr>
                    <w:top w:val="none" w:sz="0" w:space="0" w:color="auto"/>
                    <w:left w:val="none" w:sz="0" w:space="0" w:color="auto"/>
                    <w:bottom w:val="none" w:sz="0" w:space="0" w:color="auto"/>
                    <w:right w:val="none" w:sz="0" w:space="0" w:color="auto"/>
                  </w:divBdr>
                </w:div>
                <w:div w:id="1096561829">
                  <w:marLeft w:val="640"/>
                  <w:marRight w:val="0"/>
                  <w:marTop w:val="0"/>
                  <w:marBottom w:val="0"/>
                  <w:divBdr>
                    <w:top w:val="none" w:sz="0" w:space="0" w:color="auto"/>
                    <w:left w:val="none" w:sz="0" w:space="0" w:color="auto"/>
                    <w:bottom w:val="none" w:sz="0" w:space="0" w:color="auto"/>
                    <w:right w:val="none" w:sz="0" w:space="0" w:color="auto"/>
                  </w:divBdr>
                </w:div>
                <w:div w:id="1098061164">
                  <w:marLeft w:val="640"/>
                  <w:marRight w:val="0"/>
                  <w:marTop w:val="0"/>
                  <w:marBottom w:val="0"/>
                  <w:divBdr>
                    <w:top w:val="none" w:sz="0" w:space="0" w:color="auto"/>
                    <w:left w:val="none" w:sz="0" w:space="0" w:color="auto"/>
                    <w:bottom w:val="none" w:sz="0" w:space="0" w:color="auto"/>
                    <w:right w:val="none" w:sz="0" w:space="0" w:color="auto"/>
                  </w:divBdr>
                </w:div>
                <w:div w:id="1118836383">
                  <w:marLeft w:val="640"/>
                  <w:marRight w:val="0"/>
                  <w:marTop w:val="0"/>
                  <w:marBottom w:val="0"/>
                  <w:divBdr>
                    <w:top w:val="none" w:sz="0" w:space="0" w:color="auto"/>
                    <w:left w:val="none" w:sz="0" w:space="0" w:color="auto"/>
                    <w:bottom w:val="none" w:sz="0" w:space="0" w:color="auto"/>
                    <w:right w:val="none" w:sz="0" w:space="0" w:color="auto"/>
                  </w:divBdr>
                </w:div>
                <w:div w:id="1202864202">
                  <w:marLeft w:val="640"/>
                  <w:marRight w:val="0"/>
                  <w:marTop w:val="0"/>
                  <w:marBottom w:val="0"/>
                  <w:divBdr>
                    <w:top w:val="none" w:sz="0" w:space="0" w:color="auto"/>
                    <w:left w:val="none" w:sz="0" w:space="0" w:color="auto"/>
                    <w:bottom w:val="none" w:sz="0" w:space="0" w:color="auto"/>
                    <w:right w:val="none" w:sz="0" w:space="0" w:color="auto"/>
                  </w:divBdr>
                </w:div>
                <w:div w:id="1265570616">
                  <w:marLeft w:val="640"/>
                  <w:marRight w:val="0"/>
                  <w:marTop w:val="0"/>
                  <w:marBottom w:val="0"/>
                  <w:divBdr>
                    <w:top w:val="none" w:sz="0" w:space="0" w:color="auto"/>
                    <w:left w:val="none" w:sz="0" w:space="0" w:color="auto"/>
                    <w:bottom w:val="none" w:sz="0" w:space="0" w:color="auto"/>
                    <w:right w:val="none" w:sz="0" w:space="0" w:color="auto"/>
                  </w:divBdr>
                </w:div>
                <w:div w:id="1310012045">
                  <w:marLeft w:val="640"/>
                  <w:marRight w:val="0"/>
                  <w:marTop w:val="0"/>
                  <w:marBottom w:val="0"/>
                  <w:divBdr>
                    <w:top w:val="none" w:sz="0" w:space="0" w:color="auto"/>
                    <w:left w:val="none" w:sz="0" w:space="0" w:color="auto"/>
                    <w:bottom w:val="none" w:sz="0" w:space="0" w:color="auto"/>
                    <w:right w:val="none" w:sz="0" w:space="0" w:color="auto"/>
                  </w:divBdr>
                </w:div>
                <w:div w:id="1378696630">
                  <w:marLeft w:val="640"/>
                  <w:marRight w:val="0"/>
                  <w:marTop w:val="0"/>
                  <w:marBottom w:val="0"/>
                  <w:divBdr>
                    <w:top w:val="none" w:sz="0" w:space="0" w:color="auto"/>
                    <w:left w:val="none" w:sz="0" w:space="0" w:color="auto"/>
                    <w:bottom w:val="none" w:sz="0" w:space="0" w:color="auto"/>
                    <w:right w:val="none" w:sz="0" w:space="0" w:color="auto"/>
                  </w:divBdr>
                </w:div>
                <w:div w:id="1430001700">
                  <w:marLeft w:val="640"/>
                  <w:marRight w:val="0"/>
                  <w:marTop w:val="0"/>
                  <w:marBottom w:val="0"/>
                  <w:divBdr>
                    <w:top w:val="none" w:sz="0" w:space="0" w:color="auto"/>
                    <w:left w:val="none" w:sz="0" w:space="0" w:color="auto"/>
                    <w:bottom w:val="none" w:sz="0" w:space="0" w:color="auto"/>
                    <w:right w:val="none" w:sz="0" w:space="0" w:color="auto"/>
                  </w:divBdr>
                </w:div>
                <w:div w:id="1477265000">
                  <w:marLeft w:val="640"/>
                  <w:marRight w:val="0"/>
                  <w:marTop w:val="0"/>
                  <w:marBottom w:val="0"/>
                  <w:divBdr>
                    <w:top w:val="none" w:sz="0" w:space="0" w:color="auto"/>
                    <w:left w:val="none" w:sz="0" w:space="0" w:color="auto"/>
                    <w:bottom w:val="none" w:sz="0" w:space="0" w:color="auto"/>
                    <w:right w:val="none" w:sz="0" w:space="0" w:color="auto"/>
                  </w:divBdr>
                </w:div>
                <w:div w:id="1492596543">
                  <w:marLeft w:val="640"/>
                  <w:marRight w:val="0"/>
                  <w:marTop w:val="0"/>
                  <w:marBottom w:val="0"/>
                  <w:divBdr>
                    <w:top w:val="none" w:sz="0" w:space="0" w:color="auto"/>
                    <w:left w:val="none" w:sz="0" w:space="0" w:color="auto"/>
                    <w:bottom w:val="none" w:sz="0" w:space="0" w:color="auto"/>
                    <w:right w:val="none" w:sz="0" w:space="0" w:color="auto"/>
                  </w:divBdr>
                </w:div>
                <w:div w:id="1506551051">
                  <w:marLeft w:val="640"/>
                  <w:marRight w:val="0"/>
                  <w:marTop w:val="0"/>
                  <w:marBottom w:val="0"/>
                  <w:divBdr>
                    <w:top w:val="none" w:sz="0" w:space="0" w:color="auto"/>
                    <w:left w:val="none" w:sz="0" w:space="0" w:color="auto"/>
                    <w:bottom w:val="none" w:sz="0" w:space="0" w:color="auto"/>
                    <w:right w:val="none" w:sz="0" w:space="0" w:color="auto"/>
                  </w:divBdr>
                </w:div>
                <w:div w:id="1519654634">
                  <w:marLeft w:val="640"/>
                  <w:marRight w:val="0"/>
                  <w:marTop w:val="0"/>
                  <w:marBottom w:val="0"/>
                  <w:divBdr>
                    <w:top w:val="none" w:sz="0" w:space="0" w:color="auto"/>
                    <w:left w:val="none" w:sz="0" w:space="0" w:color="auto"/>
                    <w:bottom w:val="none" w:sz="0" w:space="0" w:color="auto"/>
                    <w:right w:val="none" w:sz="0" w:space="0" w:color="auto"/>
                  </w:divBdr>
                </w:div>
                <w:div w:id="1544245131">
                  <w:marLeft w:val="640"/>
                  <w:marRight w:val="0"/>
                  <w:marTop w:val="0"/>
                  <w:marBottom w:val="0"/>
                  <w:divBdr>
                    <w:top w:val="none" w:sz="0" w:space="0" w:color="auto"/>
                    <w:left w:val="none" w:sz="0" w:space="0" w:color="auto"/>
                    <w:bottom w:val="none" w:sz="0" w:space="0" w:color="auto"/>
                    <w:right w:val="none" w:sz="0" w:space="0" w:color="auto"/>
                  </w:divBdr>
                </w:div>
                <w:div w:id="1545484945">
                  <w:marLeft w:val="640"/>
                  <w:marRight w:val="0"/>
                  <w:marTop w:val="0"/>
                  <w:marBottom w:val="0"/>
                  <w:divBdr>
                    <w:top w:val="none" w:sz="0" w:space="0" w:color="auto"/>
                    <w:left w:val="none" w:sz="0" w:space="0" w:color="auto"/>
                    <w:bottom w:val="none" w:sz="0" w:space="0" w:color="auto"/>
                    <w:right w:val="none" w:sz="0" w:space="0" w:color="auto"/>
                  </w:divBdr>
                </w:div>
                <w:div w:id="1555502198">
                  <w:marLeft w:val="640"/>
                  <w:marRight w:val="0"/>
                  <w:marTop w:val="0"/>
                  <w:marBottom w:val="0"/>
                  <w:divBdr>
                    <w:top w:val="none" w:sz="0" w:space="0" w:color="auto"/>
                    <w:left w:val="none" w:sz="0" w:space="0" w:color="auto"/>
                    <w:bottom w:val="none" w:sz="0" w:space="0" w:color="auto"/>
                    <w:right w:val="none" w:sz="0" w:space="0" w:color="auto"/>
                  </w:divBdr>
                </w:div>
                <w:div w:id="1625846357">
                  <w:marLeft w:val="640"/>
                  <w:marRight w:val="0"/>
                  <w:marTop w:val="0"/>
                  <w:marBottom w:val="0"/>
                  <w:divBdr>
                    <w:top w:val="none" w:sz="0" w:space="0" w:color="auto"/>
                    <w:left w:val="none" w:sz="0" w:space="0" w:color="auto"/>
                    <w:bottom w:val="none" w:sz="0" w:space="0" w:color="auto"/>
                    <w:right w:val="none" w:sz="0" w:space="0" w:color="auto"/>
                  </w:divBdr>
                </w:div>
                <w:div w:id="1651716254">
                  <w:marLeft w:val="640"/>
                  <w:marRight w:val="0"/>
                  <w:marTop w:val="0"/>
                  <w:marBottom w:val="0"/>
                  <w:divBdr>
                    <w:top w:val="none" w:sz="0" w:space="0" w:color="auto"/>
                    <w:left w:val="none" w:sz="0" w:space="0" w:color="auto"/>
                    <w:bottom w:val="none" w:sz="0" w:space="0" w:color="auto"/>
                    <w:right w:val="none" w:sz="0" w:space="0" w:color="auto"/>
                  </w:divBdr>
                </w:div>
                <w:div w:id="1715230381">
                  <w:marLeft w:val="640"/>
                  <w:marRight w:val="0"/>
                  <w:marTop w:val="0"/>
                  <w:marBottom w:val="0"/>
                  <w:divBdr>
                    <w:top w:val="none" w:sz="0" w:space="0" w:color="auto"/>
                    <w:left w:val="none" w:sz="0" w:space="0" w:color="auto"/>
                    <w:bottom w:val="none" w:sz="0" w:space="0" w:color="auto"/>
                    <w:right w:val="none" w:sz="0" w:space="0" w:color="auto"/>
                  </w:divBdr>
                </w:div>
                <w:div w:id="1748921890">
                  <w:marLeft w:val="640"/>
                  <w:marRight w:val="0"/>
                  <w:marTop w:val="0"/>
                  <w:marBottom w:val="0"/>
                  <w:divBdr>
                    <w:top w:val="none" w:sz="0" w:space="0" w:color="auto"/>
                    <w:left w:val="none" w:sz="0" w:space="0" w:color="auto"/>
                    <w:bottom w:val="none" w:sz="0" w:space="0" w:color="auto"/>
                    <w:right w:val="none" w:sz="0" w:space="0" w:color="auto"/>
                  </w:divBdr>
                </w:div>
                <w:div w:id="1771656097">
                  <w:marLeft w:val="640"/>
                  <w:marRight w:val="0"/>
                  <w:marTop w:val="0"/>
                  <w:marBottom w:val="0"/>
                  <w:divBdr>
                    <w:top w:val="none" w:sz="0" w:space="0" w:color="auto"/>
                    <w:left w:val="none" w:sz="0" w:space="0" w:color="auto"/>
                    <w:bottom w:val="none" w:sz="0" w:space="0" w:color="auto"/>
                    <w:right w:val="none" w:sz="0" w:space="0" w:color="auto"/>
                  </w:divBdr>
                </w:div>
                <w:div w:id="1784374698">
                  <w:marLeft w:val="640"/>
                  <w:marRight w:val="0"/>
                  <w:marTop w:val="0"/>
                  <w:marBottom w:val="0"/>
                  <w:divBdr>
                    <w:top w:val="none" w:sz="0" w:space="0" w:color="auto"/>
                    <w:left w:val="none" w:sz="0" w:space="0" w:color="auto"/>
                    <w:bottom w:val="none" w:sz="0" w:space="0" w:color="auto"/>
                    <w:right w:val="none" w:sz="0" w:space="0" w:color="auto"/>
                  </w:divBdr>
                </w:div>
                <w:div w:id="1800955161">
                  <w:marLeft w:val="640"/>
                  <w:marRight w:val="0"/>
                  <w:marTop w:val="0"/>
                  <w:marBottom w:val="0"/>
                  <w:divBdr>
                    <w:top w:val="none" w:sz="0" w:space="0" w:color="auto"/>
                    <w:left w:val="none" w:sz="0" w:space="0" w:color="auto"/>
                    <w:bottom w:val="none" w:sz="0" w:space="0" w:color="auto"/>
                    <w:right w:val="none" w:sz="0" w:space="0" w:color="auto"/>
                  </w:divBdr>
                </w:div>
                <w:div w:id="1830554529">
                  <w:marLeft w:val="640"/>
                  <w:marRight w:val="0"/>
                  <w:marTop w:val="0"/>
                  <w:marBottom w:val="0"/>
                  <w:divBdr>
                    <w:top w:val="none" w:sz="0" w:space="0" w:color="auto"/>
                    <w:left w:val="none" w:sz="0" w:space="0" w:color="auto"/>
                    <w:bottom w:val="none" w:sz="0" w:space="0" w:color="auto"/>
                    <w:right w:val="none" w:sz="0" w:space="0" w:color="auto"/>
                  </w:divBdr>
                </w:div>
                <w:div w:id="1835103817">
                  <w:marLeft w:val="640"/>
                  <w:marRight w:val="0"/>
                  <w:marTop w:val="0"/>
                  <w:marBottom w:val="0"/>
                  <w:divBdr>
                    <w:top w:val="none" w:sz="0" w:space="0" w:color="auto"/>
                    <w:left w:val="none" w:sz="0" w:space="0" w:color="auto"/>
                    <w:bottom w:val="none" w:sz="0" w:space="0" w:color="auto"/>
                    <w:right w:val="none" w:sz="0" w:space="0" w:color="auto"/>
                  </w:divBdr>
                </w:div>
                <w:div w:id="1858032924">
                  <w:marLeft w:val="640"/>
                  <w:marRight w:val="0"/>
                  <w:marTop w:val="0"/>
                  <w:marBottom w:val="0"/>
                  <w:divBdr>
                    <w:top w:val="none" w:sz="0" w:space="0" w:color="auto"/>
                    <w:left w:val="none" w:sz="0" w:space="0" w:color="auto"/>
                    <w:bottom w:val="none" w:sz="0" w:space="0" w:color="auto"/>
                    <w:right w:val="none" w:sz="0" w:space="0" w:color="auto"/>
                  </w:divBdr>
                </w:div>
                <w:div w:id="1924991619">
                  <w:marLeft w:val="640"/>
                  <w:marRight w:val="0"/>
                  <w:marTop w:val="0"/>
                  <w:marBottom w:val="0"/>
                  <w:divBdr>
                    <w:top w:val="none" w:sz="0" w:space="0" w:color="auto"/>
                    <w:left w:val="none" w:sz="0" w:space="0" w:color="auto"/>
                    <w:bottom w:val="none" w:sz="0" w:space="0" w:color="auto"/>
                    <w:right w:val="none" w:sz="0" w:space="0" w:color="auto"/>
                  </w:divBdr>
                </w:div>
                <w:div w:id="2067219457">
                  <w:marLeft w:val="640"/>
                  <w:marRight w:val="0"/>
                  <w:marTop w:val="0"/>
                  <w:marBottom w:val="0"/>
                  <w:divBdr>
                    <w:top w:val="none" w:sz="0" w:space="0" w:color="auto"/>
                    <w:left w:val="none" w:sz="0" w:space="0" w:color="auto"/>
                    <w:bottom w:val="none" w:sz="0" w:space="0" w:color="auto"/>
                    <w:right w:val="none" w:sz="0" w:space="0" w:color="auto"/>
                  </w:divBdr>
                </w:div>
                <w:div w:id="2103138793">
                  <w:marLeft w:val="640"/>
                  <w:marRight w:val="0"/>
                  <w:marTop w:val="0"/>
                  <w:marBottom w:val="0"/>
                  <w:divBdr>
                    <w:top w:val="none" w:sz="0" w:space="0" w:color="auto"/>
                    <w:left w:val="none" w:sz="0" w:space="0" w:color="auto"/>
                    <w:bottom w:val="none" w:sz="0" w:space="0" w:color="auto"/>
                    <w:right w:val="none" w:sz="0" w:space="0" w:color="auto"/>
                  </w:divBdr>
                </w:div>
                <w:div w:id="2125273029">
                  <w:marLeft w:val="640"/>
                  <w:marRight w:val="0"/>
                  <w:marTop w:val="0"/>
                  <w:marBottom w:val="0"/>
                  <w:divBdr>
                    <w:top w:val="none" w:sz="0" w:space="0" w:color="auto"/>
                    <w:left w:val="none" w:sz="0" w:space="0" w:color="auto"/>
                    <w:bottom w:val="none" w:sz="0" w:space="0" w:color="auto"/>
                    <w:right w:val="none" w:sz="0" w:space="0" w:color="auto"/>
                  </w:divBdr>
                </w:div>
                <w:div w:id="2141654670">
                  <w:marLeft w:val="640"/>
                  <w:marRight w:val="0"/>
                  <w:marTop w:val="0"/>
                  <w:marBottom w:val="0"/>
                  <w:divBdr>
                    <w:top w:val="none" w:sz="0" w:space="0" w:color="auto"/>
                    <w:left w:val="none" w:sz="0" w:space="0" w:color="auto"/>
                    <w:bottom w:val="none" w:sz="0" w:space="0" w:color="auto"/>
                    <w:right w:val="none" w:sz="0" w:space="0" w:color="auto"/>
                  </w:divBdr>
                </w:div>
              </w:divsChild>
            </w:div>
            <w:div w:id="1889413249">
              <w:marLeft w:val="0"/>
              <w:marRight w:val="0"/>
              <w:marTop w:val="0"/>
              <w:marBottom w:val="0"/>
              <w:divBdr>
                <w:top w:val="none" w:sz="0" w:space="0" w:color="auto"/>
                <w:left w:val="none" w:sz="0" w:space="0" w:color="auto"/>
                <w:bottom w:val="none" w:sz="0" w:space="0" w:color="auto"/>
                <w:right w:val="none" w:sz="0" w:space="0" w:color="auto"/>
              </w:divBdr>
              <w:divsChild>
                <w:div w:id="48235096">
                  <w:marLeft w:val="640"/>
                  <w:marRight w:val="0"/>
                  <w:marTop w:val="0"/>
                  <w:marBottom w:val="0"/>
                  <w:divBdr>
                    <w:top w:val="none" w:sz="0" w:space="0" w:color="auto"/>
                    <w:left w:val="none" w:sz="0" w:space="0" w:color="auto"/>
                    <w:bottom w:val="none" w:sz="0" w:space="0" w:color="auto"/>
                    <w:right w:val="none" w:sz="0" w:space="0" w:color="auto"/>
                  </w:divBdr>
                </w:div>
                <w:div w:id="97214039">
                  <w:marLeft w:val="640"/>
                  <w:marRight w:val="0"/>
                  <w:marTop w:val="0"/>
                  <w:marBottom w:val="0"/>
                  <w:divBdr>
                    <w:top w:val="none" w:sz="0" w:space="0" w:color="auto"/>
                    <w:left w:val="none" w:sz="0" w:space="0" w:color="auto"/>
                    <w:bottom w:val="none" w:sz="0" w:space="0" w:color="auto"/>
                    <w:right w:val="none" w:sz="0" w:space="0" w:color="auto"/>
                  </w:divBdr>
                </w:div>
                <w:div w:id="112133861">
                  <w:marLeft w:val="640"/>
                  <w:marRight w:val="0"/>
                  <w:marTop w:val="0"/>
                  <w:marBottom w:val="0"/>
                  <w:divBdr>
                    <w:top w:val="none" w:sz="0" w:space="0" w:color="auto"/>
                    <w:left w:val="none" w:sz="0" w:space="0" w:color="auto"/>
                    <w:bottom w:val="none" w:sz="0" w:space="0" w:color="auto"/>
                    <w:right w:val="none" w:sz="0" w:space="0" w:color="auto"/>
                  </w:divBdr>
                </w:div>
                <w:div w:id="152726151">
                  <w:marLeft w:val="640"/>
                  <w:marRight w:val="0"/>
                  <w:marTop w:val="0"/>
                  <w:marBottom w:val="0"/>
                  <w:divBdr>
                    <w:top w:val="none" w:sz="0" w:space="0" w:color="auto"/>
                    <w:left w:val="none" w:sz="0" w:space="0" w:color="auto"/>
                    <w:bottom w:val="none" w:sz="0" w:space="0" w:color="auto"/>
                    <w:right w:val="none" w:sz="0" w:space="0" w:color="auto"/>
                  </w:divBdr>
                </w:div>
                <w:div w:id="164050645">
                  <w:marLeft w:val="640"/>
                  <w:marRight w:val="0"/>
                  <w:marTop w:val="0"/>
                  <w:marBottom w:val="0"/>
                  <w:divBdr>
                    <w:top w:val="none" w:sz="0" w:space="0" w:color="auto"/>
                    <w:left w:val="none" w:sz="0" w:space="0" w:color="auto"/>
                    <w:bottom w:val="none" w:sz="0" w:space="0" w:color="auto"/>
                    <w:right w:val="none" w:sz="0" w:space="0" w:color="auto"/>
                  </w:divBdr>
                </w:div>
                <w:div w:id="229662299">
                  <w:marLeft w:val="640"/>
                  <w:marRight w:val="0"/>
                  <w:marTop w:val="0"/>
                  <w:marBottom w:val="0"/>
                  <w:divBdr>
                    <w:top w:val="none" w:sz="0" w:space="0" w:color="auto"/>
                    <w:left w:val="none" w:sz="0" w:space="0" w:color="auto"/>
                    <w:bottom w:val="none" w:sz="0" w:space="0" w:color="auto"/>
                    <w:right w:val="none" w:sz="0" w:space="0" w:color="auto"/>
                  </w:divBdr>
                </w:div>
                <w:div w:id="248464646">
                  <w:marLeft w:val="640"/>
                  <w:marRight w:val="0"/>
                  <w:marTop w:val="0"/>
                  <w:marBottom w:val="0"/>
                  <w:divBdr>
                    <w:top w:val="none" w:sz="0" w:space="0" w:color="auto"/>
                    <w:left w:val="none" w:sz="0" w:space="0" w:color="auto"/>
                    <w:bottom w:val="none" w:sz="0" w:space="0" w:color="auto"/>
                    <w:right w:val="none" w:sz="0" w:space="0" w:color="auto"/>
                  </w:divBdr>
                </w:div>
                <w:div w:id="277882515">
                  <w:marLeft w:val="640"/>
                  <w:marRight w:val="0"/>
                  <w:marTop w:val="0"/>
                  <w:marBottom w:val="0"/>
                  <w:divBdr>
                    <w:top w:val="none" w:sz="0" w:space="0" w:color="auto"/>
                    <w:left w:val="none" w:sz="0" w:space="0" w:color="auto"/>
                    <w:bottom w:val="none" w:sz="0" w:space="0" w:color="auto"/>
                    <w:right w:val="none" w:sz="0" w:space="0" w:color="auto"/>
                  </w:divBdr>
                </w:div>
                <w:div w:id="350643589">
                  <w:marLeft w:val="640"/>
                  <w:marRight w:val="0"/>
                  <w:marTop w:val="0"/>
                  <w:marBottom w:val="0"/>
                  <w:divBdr>
                    <w:top w:val="none" w:sz="0" w:space="0" w:color="auto"/>
                    <w:left w:val="none" w:sz="0" w:space="0" w:color="auto"/>
                    <w:bottom w:val="none" w:sz="0" w:space="0" w:color="auto"/>
                    <w:right w:val="none" w:sz="0" w:space="0" w:color="auto"/>
                  </w:divBdr>
                </w:div>
                <w:div w:id="354163400">
                  <w:marLeft w:val="640"/>
                  <w:marRight w:val="0"/>
                  <w:marTop w:val="0"/>
                  <w:marBottom w:val="0"/>
                  <w:divBdr>
                    <w:top w:val="none" w:sz="0" w:space="0" w:color="auto"/>
                    <w:left w:val="none" w:sz="0" w:space="0" w:color="auto"/>
                    <w:bottom w:val="none" w:sz="0" w:space="0" w:color="auto"/>
                    <w:right w:val="none" w:sz="0" w:space="0" w:color="auto"/>
                  </w:divBdr>
                </w:div>
                <w:div w:id="363944147">
                  <w:marLeft w:val="640"/>
                  <w:marRight w:val="0"/>
                  <w:marTop w:val="0"/>
                  <w:marBottom w:val="0"/>
                  <w:divBdr>
                    <w:top w:val="none" w:sz="0" w:space="0" w:color="auto"/>
                    <w:left w:val="none" w:sz="0" w:space="0" w:color="auto"/>
                    <w:bottom w:val="none" w:sz="0" w:space="0" w:color="auto"/>
                    <w:right w:val="none" w:sz="0" w:space="0" w:color="auto"/>
                  </w:divBdr>
                </w:div>
                <w:div w:id="384179178">
                  <w:marLeft w:val="640"/>
                  <w:marRight w:val="0"/>
                  <w:marTop w:val="0"/>
                  <w:marBottom w:val="0"/>
                  <w:divBdr>
                    <w:top w:val="none" w:sz="0" w:space="0" w:color="auto"/>
                    <w:left w:val="none" w:sz="0" w:space="0" w:color="auto"/>
                    <w:bottom w:val="none" w:sz="0" w:space="0" w:color="auto"/>
                    <w:right w:val="none" w:sz="0" w:space="0" w:color="auto"/>
                  </w:divBdr>
                </w:div>
                <w:div w:id="414983339">
                  <w:marLeft w:val="640"/>
                  <w:marRight w:val="0"/>
                  <w:marTop w:val="0"/>
                  <w:marBottom w:val="0"/>
                  <w:divBdr>
                    <w:top w:val="none" w:sz="0" w:space="0" w:color="auto"/>
                    <w:left w:val="none" w:sz="0" w:space="0" w:color="auto"/>
                    <w:bottom w:val="none" w:sz="0" w:space="0" w:color="auto"/>
                    <w:right w:val="none" w:sz="0" w:space="0" w:color="auto"/>
                  </w:divBdr>
                </w:div>
                <w:div w:id="435372050">
                  <w:marLeft w:val="640"/>
                  <w:marRight w:val="0"/>
                  <w:marTop w:val="0"/>
                  <w:marBottom w:val="0"/>
                  <w:divBdr>
                    <w:top w:val="none" w:sz="0" w:space="0" w:color="auto"/>
                    <w:left w:val="none" w:sz="0" w:space="0" w:color="auto"/>
                    <w:bottom w:val="none" w:sz="0" w:space="0" w:color="auto"/>
                    <w:right w:val="none" w:sz="0" w:space="0" w:color="auto"/>
                  </w:divBdr>
                </w:div>
                <w:div w:id="445079537">
                  <w:marLeft w:val="640"/>
                  <w:marRight w:val="0"/>
                  <w:marTop w:val="0"/>
                  <w:marBottom w:val="0"/>
                  <w:divBdr>
                    <w:top w:val="none" w:sz="0" w:space="0" w:color="auto"/>
                    <w:left w:val="none" w:sz="0" w:space="0" w:color="auto"/>
                    <w:bottom w:val="none" w:sz="0" w:space="0" w:color="auto"/>
                    <w:right w:val="none" w:sz="0" w:space="0" w:color="auto"/>
                  </w:divBdr>
                </w:div>
                <w:div w:id="490799721">
                  <w:marLeft w:val="640"/>
                  <w:marRight w:val="0"/>
                  <w:marTop w:val="0"/>
                  <w:marBottom w:val="0"/>
                  <w:divBdr>
                    <w:top w:val="none" w:sz="0" w:space="0" w:color="auto"/>
                    <w:left w:val="none" w:sz="0" w:space="0" w:color="auto"/>
                    <w:bottom w:val="none" w:sz="0" w:space="0" w:color="auto"/>
                    <w:right w:val="none" w:sz="0" w:space="0" w:color="auto"/>
                  </w:divBdr>
                </w:div>
                <w:div w:id="537279175">
                  <w:marLeft w:val="640"/>
                  <w:marRight w:val="0"/>
                  <w:marTop w:val="0"/>
                  <w:marBottom w:val="0"/>
                  <w:divBdr>
                    <w:top w:val="none" w:sz="0" w:space="0" w:color="auto"/>
                    <w:left w:val="none" w:sz="0" w:space="0" w:color="auto"/>
                    <w:bottom w:val="none" w:sz="0" w:space="0" w:color="auto"/>
                    <w:right w:val="none" w:sz="0" w:space="0" w:color="auto"/>
                  </w:divBdr>
                </w:div>
                <w:div w:id="568420911">
                  <w:marLeft w:val="640"/>
                  <w:marRight w:val="0"/>
                  <w:marTop w:val="0"/>
                  <w:marBottom w:val="0"/>
                  <w:divBdr>
                    <w:top w:val="none" w:sz="0" w:space="0" w:color="auto"/>
                    <w:left w:val="none" w:sz="0" w:space="0" w:color="auto"/>
                    <w:bottom w:val="none" w:sz="0" w:space="0" w:color="auto"/>
                    <w:right w:val="none" w:sz="0" w:space="0" w:color="auto"/>
                  </w:divBdr>
                </w:div>
                <w:div w:id="572205652">
                  <w:marLeft w:val="640"/>
                  <w:marRight w:val="0"/>
                  <w:marTop w:val="0"/>
                  <w:marBottom w:val="0"/>
                  <w:divBdr>
                    <w:top w:val="none" w:sz="0" w:space="0" w:color="auto"/>
                    <w:left w:val="none" w:sz="0" w:space="0" w:color="auto"/>
                    <w:bottom w:val="none" w:sz="0" w:space="0" w:color="auto"/>
                    <w:right w:val="none" w:sz="0" w:space="0" w:color="auto"/>
                  </w:divBdr>
                </w:div>
                <w:div w:id="609363802">
                  <w:marLeft w:val="640"/>
                  <w:marRight w:val="0"/>
                  <w:marTop w:val="0"/>
                  <w:marBottom w:val="0"/>
                  <w:divBdr>
                    <w:top w:val="none" w:sz="0" w:space="0" w:color="auto"/>
                    <w:left w:val="none" w:sz="0" w:space="0" w:color="auto"/>
                    <w:bottom w:val="none" w:sz="0" w:space="0" w:color="auto"/>
                    <w:right w:val="none" w:sz="0" w:space="0" w:color="auto"/>
                  </w:divBdr>
                </w:div>
                <w:div w:id="637301454">
                  <w:marLeft w:val="640"/>
                  <w:marRight w:val="0"/>
                  <w:marTop w:val="0"/>
                  <w:marBottom w:val="0"/>
                  <w:divBdr>
                    <w:top w:val="none" w:sz="0" w:space="0" w:color="auto"/>
                    <w:left w:val="none" w:sz="0" w:space="0" w:color="auto"/>
                    <w:bottom w:val="none" w:sz="0" w:space="0" w:color="auto"/>
                    <w:right w:val="none" w:sz="0" w:space="0" w:color="auto"/>
                  </w:divBdr>
                </w:div>
                <w:div w:id="687752022">
                  <w:marLeft w:val="640"/>
                  <w:marRight w:val="0"/>
                  <w:marTop w:val="0"/>
                  <w:marBottom w:val="0"/>
                  <w:divBdr>
                    <w:top w:val="none" w:sz="0" w:space="0" w:color="auto"/>
                    <w:left w:val="none" w:sz="0" w:space="0" w:color="auto"/>
                    <w:bottom w:val="none" w:sz="0" w:space="0" w:color="auto"/>
                    <w:right w:val="none" w:sz="0" w:space="0" w:color="auto"/>
                  </w:divBdr>
                </w:div>
                <w:div w:id="711613234">
                  <w:marLeft w:val="640"/>
                  <w:marRight w:val="0"/>
                  <w:marTop w:val="0"/>
                  <w:marBottom w:val="0"/>
                  <w:divBdr>
                    <w:top w:val="none" w:sz="0" w:space="0" w:color="auto"/>
                    <w:left w:val="none" w:sz="0" w:space="0" w:color="auto"/>
                    <w:bottom w:val="none" w:sz="0" w:space="0" w:color="auto"/>
                    <w:right w:val="none" w:sz="0" w:space="0" w:color="auto"/>
                  </w:divBdr>
                </w:div>
                <w:div w:id="714233316">
                  <w:marLeft w:val="640"/>
                  <w:marRight w:val="0"/>
                  <w:marTop w:val="0"/>
                  <w:marBottom w:val="0"/>
                  <w:divBdr>
                    <w:top w:val="none" w:sz="0" w:space="0" w:color="auto"/>
                    <w:left w:val="none" w:sz="0" w:space="0" w:color="auto"/>
                    <w:bottom w:val="none" w:sz="0" w:space="0" w:color="auto"/>
                    <w:right w:val="none" w:sz="0" w:space="0" w:color="auto"/>
                  </w:divBdr>
                </w:div>
                <w:div w:id="722755775">
                  <w:marLeft w:val="640"/>
                  <w:marRight w:val="0"/>
                  <w:marTop w:val="0"/>
                  <w:marBottom w:val="0"/>
                  <w:divBdr>
                    <w:top w:val="none" w:sz="0" w:space="0" w:color="auto"/>
                    <w:left w:val="none" w:sz="0" w:space="0" w:color="auto"/>
                    <w:bottom w:val="none" w:sz="0" w:space="0" w:color="auto"/>
                    <w:right w:val="none" w:sz="0" w:space="0" w:color="auto"/>
                  </w:divBdr>
                </w:div>
                <w:div w:id="748187961">
                  <w:marLeft w:val="640"/>
                  <w:marRight w:val="0"/>
                  <w:marTop w:val="0"/>
                  <w:marBottom w:val="0"/>
                  <w:divBdr>
                    <w:top w:val="none" w:sz="0" w:space="0" w:color="auto"/>
                    <w:left w:val="none" w:sz="0" w:space="0" w:color="auto"/>
                    <w:bottom w:val="none" w:sz="0" w:space="0" w:color="auto"/>
                    <w:right w:val="none" w:sz="0" w:space="0" w:color="auto"/>
                  </w:divBdr>
                </w:div>
                <w:div w:id="773015225">
                  <w:marLeft w:val="640"/>
                  <w:marRight w:val="0"/>
                  <w:marTop w:val="0"/>
                  <w:marBottom w:val="0"/>
                  <w:divBdr>
                    <w:top w:val="none" w:sz="0" w:space="0" w:color="auto"/>
                    <w:left w:val="none" w:sz="0" w:space="0" w:color="auto"/>
                    <w:bottom w:val="none" w:sz="0" w:space="0" w:color="auto"/>
                    <w:right w:val="none" w:sz="0" w:space="0" w:color="auto"/>
                  </w:divBdr>
                </w:div>
                <w:div w:id="796141439">
                  <w:marLeft w:val="640"/>
                  <w:marRight w:val="0"/>
                  <w:marTop w:val="0"/>
                  <w:marBottom w:val="0"/>
                  <w:divBdr>
                    <w:top w:val="none" w:sz="0" w:space="0" w:color="auto"/>
                    <w:left w:val="none" w:sz="0" w:space="0" w:color="auto"/>
                    <w:bottom w:val="none" w:sz="0" w:space="0" w:color="auto"/>
                    <w:right w:val="none" w:sz="0" w:space="0" w:color="auto"/>
                  </w:divBdr>
                </w:div>
                <w:div w:id="802578856">
                  <w:marLeft w:val="640"/>
                  <w:marRight w:val="0"/>
                  <w:marTop w:val="0"/>
                  <w:marBottom w:val="0"/>
                  <w:divBdr>
                    <w:top w:val="none" w:sz="0" w:space="0" w:color="auto"/>
                    <w:left w:val="none" w:sz="0" w:space="0" w:color="auto"/>
                    <w:bottom w:val="none" w:sz="0" w:space="0" w:color="auto"/>
                    <w:right w:val="none" w:sz="0" w:space="0" w:color="auto"/>
                  </w:divBdr>
                </w:div>
                <w:div w:id="814835377">
                  <w:marLeft w:val="640"/>
                  <w:marRight w:val="0"/>
                  <w:marTop w:val="0"/>
                  <w:marBottom w:val="0"/>
                  <w:divBdr>
                    <w:top w:val="none" w:sz="0" w:space="0" w:color="auto"/>
                    <w:left w:val="none" w:sz="0" w:space="0" w:color="auto"/>
                    <w:bottom w:val="none" w:sz="0" w:space="0" w:color="auto"/>
                    <w:right w:val="none" w:sz="0" w:space="0" w:color="auto"/>
                  </w:divBdr>
                </w:div>
                <w:div w:id="892546777">
                  <w:marLeft w:val="640"/>
                  <w:marRight w:val="0"/>
                  <w:marTop w:val="0"/>
                  <w:marBottom w:val="0"/>
                  <w:divBdr>
                    <w:top w:val="none" w:sz="0" w:space="0" w:color="auto"/>
                    <w:left w:val="none" w:sz="0" w:space="0" w:color="auto"/>
                    <w:bottom w:val="none" w:sz="0" w:space="0" w:color="auto"/>
                    <w:right w:val="none" w:sz="0" w:space="0" w:color="auto"/>
                  </w:divBdr>
                </w:div>
                <w:div w:id="921841214">
                  <w:marLeft w:val="640"/>
                  <w:marRight w:val="0"/>
                  <w:marTop w:val="0"/>
                  <w:marBottom w:val="0"/>
                  <w:divBdr>
                    <w:top w:val="none" w:sz="0" w:space="0" w:color="auto"/>
                    <w:left w:val="none" w:sz="0" w:space="0" w:color="auto"/>
                    <w:bottom w:val="none" w:sz="0" w:space="0" w:color="auto"/>
                    <w:right w:val="none" w:sz="0" w:space="0" w:color="auto"/>
                  </w:divBdr>
                </w:div>
                <w:div w:id="987367853">
                  <w:marLeft w:val="640"/>
                  <w:marRight w:val="0"/>
                  <w:marTop w:val="0"/>
                  <w:marBottom w:val="0"/>
                  <w:divBdr>
                    <w:top w:val="none" w:sz="0" w:space="0" w:color="auto"/>
                    <w:left w:val="none" w:sz="0" w:space="0" w:color="auto"/>
                    <w:bottom w:val="none" w:sz="0" w:space="0" w:color="auto"/>
                    <w:right w:val="none" w:sz="0" w:space="0" w:color="auto"/>
                  </w:divBdr>
                </w:div>
                <w:div w:id="1020929323">
                  <w:marLeft w:val="640"/>
                  <w:marRight w:val="0"/>
                  <w:marTop w:val="0"/>
                  <w:marBottom w:val="0"/>
                  <w:divBdr>
                    <w:top w:val="none" w:sz="0" w:space="0" w:color="auto"/>
                    <w:left w:val="none" w:sz="0" w:space="0" w:color="auto"/>
                    <w:bottom w:val="none" w:sz="0" w:space="0" w:color="auto"/>
                    <w:right w:val="none" w:sz="0" w:space="0" w:color="auto"/>
                  </w:divBdr>
                </w:div>
                <w:div w:id="1080324907">
                  <w:marLeft w:val="640"/>
                  <w:marRight w:val="0"/>
                  <w:marTop w:val="0"/>
                  <w:marBottom w:val="0"/>
                  <w:divBdr>
                    <w:top w:val="none" w:sz="0" w:space="0" w:color="auto"/>
                    <w:left w:val="none" w:sz="0" w:space="0" w:color="auto"/>
                    <w:bottom w:val="none" w:sz="0" w:space="0" w:color="auto"/>
                    <w:right w:val="none" w:sz="0" w:space="0" w:color="auto"/>
                  </w:divBdr>
                </w:div>
                <w:div w:id="1113743899">
                  <w:marLeft w:val="640"/>
                  <w:marRight w:val="0"/>
                  <w:marTop w:val="0"/>
                  <w:marBottom w:val="0"/>
                  <w:divBdr>
                    <w:top w:val="none" w:sz="0" w:space="0" w:color="auto"/>
                    <w:left w:val="none" w:sz="0" w:space="0" w:color="auto"/>
                    <w:bottom w:val="none" w:sz="0" w:space="0" w:color="auto"/>
                    <w:right w:val="none" w:sz="0" w:space="0" w:color="auto"/>
                  </w:divBdr>
                </w:div>
                <w:div w:id="1132015513">
                  <w:marLeft w:val="640"/>
                  <w:marRight w:val="0"/>
                  <w:marTop w:val="0"/>
                  <w:marBottom w:val="0"/>
                  <w:divBdr>
                    <w:top w:val="none" w:sz="0" w:space="0" w:color="auto"/>
                    <w:left w:val="none" w:sz="0" w:space="0" w:color="auto"/>
                    <w:bottom w:val="none" w:sz="0" w:space="0" w:color="auto"/>
                    <w:right w:val="none" w:sz="0" w:space="0" w:color="auto"/>
                  </w:divBdr>
                </w:div>
                <w:div w:id="1138109399">
                  <w:marLeft w:val="640"/>
                  <w:marRight w:val="0"/>
                  <w:marTop w:val="0"/>
                  <w:marBottom w:val="0"/>
                  <w:divBdr>
                    <w:top w:val="none" w:sz="0" w:space="0" w:color="auto"/>
                    <w:left w:val="none" w:sz="0" w:space="0" w:color="auto"/>
                    <w:bottom w:val="none" w:sz="0" w:space="0" w:color="auto"/>
                    <w:right w:val="none" w:sz="0" w:space="0" w:color="auto"/>
                  </w:divBdr>
                </w:div>
                <w:div w:id="1183931071">
                  <w:marLeft w:val="640"/>
                  <w:marRight w:val="0"/>
                  <w:marTop w:val="0"/>
                  <w:marBottom w:val="0"/>
                  <w:divBdr>
                    <w:top w:val="none" w:sz="0" w:space="0" w:color="auto"/>
                    <w:left w:val="none" w:sz="0" w:space="0" w:color="auto"/>
                    <w:bottom w:val="none" w:sz="0" w:space="0" w:color="auto"/>
                    <w:right w:val="none" w:sz="0" w:space="0" w:color="auto"/>
                  </w:divBdr>
                </w:div>
                <w:div w:id="1204362981">
                  <w:marLeft w:val="640"/>
                  <w:marRight w:val="0"/>
                  <w:marTop w:val="0"/>
                  <w:marBottom w:val="0"/>
                  <w:divBdr>
                    <w:top w:val="none" w:sz="0" w:space="0" w:color="auto"/>
                    <w:left w:val="none" w:sz="0" w:space="0" w:color="auto"/>
                    <w:bottom w:val="none" w:sz="0" w:space="0" w:color="auto"/>
                    <w:right w:val="none" w:sz="0" w:space="0" w:color="auto"/>
                  </w:divBdr>
                </w:div>
                <w:div w:id="1218584966">
                  <w:marLeft w:val="640"/>
                  <w:marRight w:val="0"/>
                  <w:marTop w:val="0"/>
                  <w:marBottom w:val="0"/>
                  <w:divBdr>
                    <w:top w:val="none" w:sz="0" w:space="0" w:color="auto"/>
                    <w:left w:val="none" w:sz="0" w:space="0" w:color="auto"/>
                    <w:bottom w:val="none" w:sz="0" w:space="0" w:color="auto"/>
                    <w:right w:val="none" w:sz="0" w:space="0" w:color="auto"/>
                  </w:divBdr>
                </w:div>
                <w:div w:id="1244415576">
                  <w:marLeft w:val="640"/>
                  <w:marRight w:val="0"/>
                  <w:marTop w:val="0"/>
                  <w:marBottom w:val="0"/>
                  <w:divBdr>
                    <w:top w:val="none" w:sz="0" w:space="0" w:color="auto"/>
                    <w:left w:val="none" w:sz="0" w:space="0" w:color="auto"/>
                    <w:bottom w:val="none" w:sz="0" w:space="0" w:color="auto"/>
                    <w:right w:val="none" w:sz="0" w:space="0" w:color="auto"/>
                  </w:divBdr>
                </w:div>
                <w:div w:id="1245533978">
                  <w:marLeft w:val="640"/>
                  <w:marRight w:val="0"/>
                  <w:marTop w:val="0"/>
                  <w:marBottom w:val="0"/>
                  <w:divBdr>
                    <w:top w:val="none" w:sz="0" w:space="0" w:color="auto"/>
                    <w:left w:val="none" w:sz="0" w:space="0" w:color="auto"/>
                    <w:bottom w:val="none" w:sz="0" w:space="0" w:color="auto"/>
                    <w:right w:val="none" w:sz="0" w:space="0" w:color="auto"/>
                  </w:divBdr>
                </w:div>
                <w:div w:id="1281375871">
                  <w:marLeft w:val="640"/>
                  <w:marRight w:val="0"/>
                  <w:marTop w:val="0"/>
                  <w:marBottom w:val="0"/>
                  <w:divBdr>
                    <w:top w:val="none" w:sz="0" w:space="0" w:color="auto"/>
                    <w:left w:val="none" w:sz="0" w:space="0" w:color="auto"/>
                    <w:bottom w:val="none" w:sz="0" w:space="0" w:color="auto"/>
                    <w:right w:val="none" w:sz="0" w:space="0" w:color="auto"/>
                  </w:divBdr>
                </w:div>
                <w:div w:id="1301957743">
                  <w:marLeft w:val="640"/>
                  <w:marRight w:val="0"/>
                  <w:marTop w:val="0"/>
                  <w:marBottom w:val="0"/>
                  <w:divBdr>
                    <w:top w:val="none" w:sz="0" w:space="0" w:color="auto"/>
                    <w:left w:val="none" w:sz="0" w:space="0" w:color="auto"/>
                    <w:bottom w:val="none" w:sz="0" w:space="0" w:color="auto"/>
                    <w:right w:val="none" w:sz="0" w:space="0" w:color="auto"/>
                  </w:divBdr>
                </w:div>
                <w:div w:id="1306467253">
                  <w:marLeft w:val="640"/>
                  <w:marRight w:val="0"/>
                  <w:marTop w:val="0"/>
                  <w:marBottom w:val="0"/>
                  <w:divBdr>
                    <w:top w:val="none" w:sz="0" w:space="0" w:color="auto"/>
                    <w:left w:val="none" w:sz="0" w:space="0" w:color="auto"/>
                    <w:bottom w:val="none" w:sz="0" w:space="0" w:color="auto"/>
                    <w:right w:val="none" w:sz="0" w:space="0" w:color="auto"/>
                  </w:divBdr>
                </w:div>
                <w:div w:id="1350595314">
                  <w:marLeft w:val="640"/>
                  <w:marRight w:val="0"/>
                  <w:marTop w:val="0"/>
                  <w:marBottom w:val="0"/>
                  <w:divBdr>
                    <w:top w:val="none" w:sz="0" w:space="0" w:color="auto"/>
                    <w:left w:val="none" w:sz="0" w:space="0" w:color="auto"/>
                    <w:bottom w:val="none" w:sz="0" w:space="0" w:color="auto"/>
                    <w:right w:val="none" w:sz="0" w:space="0" w:color="auto"/>
                  </w:divBdr>
                </w:div>
                <w:div w:id="1380282418">
                  <w:marLeft w:val="640"/>
                  <w:marRight w:val="0"/>
                  <w:marTop w:val="0"/>
                  <w:marBottom w:val="0"/>
                  <w:divBdr>
                    <w:top w:val="none" w:sz="0" w:space="0" w:color="auto"/>
                    <w:left w:val="none" w:sz="0" w:space="0" w:color="auto"/>
                    <w:bottom w:val="none" w:sz="0" w:space="0" w:color="auto"/>
                    <w:right w:val="none" w:sz="0" w:space="0" w:color="auto"/>
                  </w:divBdr>
                </w:div>
                <w:div w:id="1397246277">
                  <w:marLeft w:val="640"/>
                  <w:marRight w:val="0"/>
                  <w:marTop w:val="0"/>
                  <w:marBottom w:val="0"/>
                  <w:divBdr>
                    <w:top w:val="none" w:sz="0" w:space="0" w:color="auto"/>
                    <w:left w:val="none" w:sz="0" w:space="0" w:color="auto"/>
                    <w:bottom w:val="none" w:sz="0" w:space="0" w:color="auto"/>
                    <w:right w:val="none" w:sz="0" w:space="0" w:color="auto"/>
                  </w:divBdr>
                </w:div>
                <w:div w:id="1435705006">
                  <w:marLeft w:val="640"/>
                  <w:marRight w:val="0"/>
                  <w:marTop w:val="0"/>
                  <w:marBottom w:val="0"/>
                  <w:divBdr>
                    <w:top w:val="none" w:sz="0" w:space="0" w:color="auto"/>
                    <w:left w:val="none" w:sz="0" w:space="0" w:color="auto"/>
                    <w:bottom w:val="none" w:sz="0" w:space="0" w:color="auto"/>
                    <w:right w:val="none" w:sz="0" w:space="0" w:color="auto"/>
                  </w:divBdr>
                </w:div>
                <w:div w:id="1480153562">
                  <w:marLeft w:val="640"/>
                  <w:marRight w:val="0"/>
                  <w:marTop w:val="0"/>
                  <w:marBottom w:val="0"/>
                  <w:divBdr>
                    <w:top w:val="none" w:sz="0" w:space="0" w:color="auto"/>
                    <w:left w:val="none" w:sz="0" w:space="0" w:color="auto"/>
                    <w:bottom w:val="none" w:sz="0" w:space="0" w:color="auto"/>
                    <w:right w:val="none" w:sz="0" w:space="0" w:color="auto"/>
                  </w:divBdr>
                </w:div>
                <w:div w:id="1497695781">
                  <w:marLeft w:val="640"/>
                  <w:marRight w:val="0"/>
                  <w:marTop w:val="0"/>
                  <w:marBottom w:val="0"/>
                  <w:divBdr>
                    <w:top w:val="none" w:sz="0" w:space="0" w:color="auto"/>
                    <w:left w:val="none" w:sz="0" w:space="0" w:color="auto"/>
                    <w:bottom w:val="none" w:sz="0" w:space="0" w:color="auto"/>
                    <w:right w:val="none" w:sz="0" w:space="0" w:color="auto"/>
                  </w:divBdr>
                </w:div>
                <w:div w:id="1497770208">
                  <w:marLeft w:val="640"/>
                  <w:marRight w:val="0"/>
                  <w:marTop w:val="0"/>
                  <w:marBottom w:val="0"/>
                  <w:divBdr>
                    <w:top w:val="none" w:sz="0" w:space="0" w:color="auto"/>
                    <w:left w:val="none" w:sz="0" w:space="0" w:color="auto"/>
                    <w:bottom w:val="none" w:sz="0" w:space="0" w:color="auto"/>
                    <w:right w:val="none" w:sz="0" w:space="0" w:color="auto"/>
                  </w:divBdr>
                </w:div>
                <w:div w:id="1570993859">
                  <w:marLeft w:val="640"/>
                  <w:marRight w:val="0"/>
                  <w:marTop w:val="0"/>
                  <w:marBottom w:val="0"/>
                  <w:divBdr>
                    <w:top w:val="none" w:sz="0" w:space="0" w:color="auto"/>
                    <w:left w:val="none" w:sz="0" w:space="0" w:color="auto"/>
                    <w:bottom w:val="none" w:sz="0" w:space="0" w:color="auto"/>
                    <w:right w:val="none" w:sz="0" w:space="0" w:color="auto"/>
                  </w:divBdr>
                </w:div>
                <w:div w:id="1578976422">
                  <w:marLeft w:val="640"/>
                  <w:marRight w:val="0"/>
                  <w:marTop w:val="0"/>
                  <w:marBottom w:val="0"/>
                  <w:divBdr>
                    <w:top w:val="none" w:sz="0" w:space="0" w:color="auto"/>
                    <w:left w:val="none" w:sz="0" w:space="0" w:color="auto"/>
                    <w:bottom w:val="none" w:sz="0" w:space="0" w:color="auto"/>
                    <w:right w:val="none" w:sz="0" w:space="0" w:color="auto"/>
                  </w:divBdr>
                </w:div>
                <w:div w:id="1589655016">
                  <w:marLeft w:val="640"/>
                  <w:marRight w:val="0"/>
                  <w:marTop w:val="0"/>
                  <w:marBottom w:val="0"/>
                  <w:divBdr>
                    <w:top w:val="none" w:sz="0" w:space="0" w:color="auto"/>
                    <w:left w:val="none" w:sz="0" w:space="0" w:color="auto"/>
                    <w:bottom w:val="none" w:sz="0" w:space="0" w:color="auto"/>
                    <w:right w:val="none" w:sz="0" w:space="0" w:color="auto"/>
                  </w:divBdr>
                </w:div>
                <w:div w:id="1592664023">
                  <w:marLeft w:val="640"/>
                  <w:marRight w:val="0"/>
                  <w:marTop w:val="0"/>
                  <w:marBottom w:val="0"/>
                  <w:divBdr>
                    <w:top w:val="none" w:sz="0" w:space="0" w:color="auto"/>
                    <w:left w:val="none" w:sz="0" w:space="0" w:color="auto"/>
                    <w:bottom w:val="none" w:sz="0" w:space="0" w:color="auto"/>
                    <w:right w:val="none" w:sz="0" w:space="0" w:color="auto"/>
                  </w:divBdr>
                </w:div>
                <w:div w:id="1649748645">
                  <w:marLeft w:val="640"/>
                  <w:marRight w:val="0"/>
                  <w:marTop w:val="0"/>
                  <w:marBottom w:val="0"/>
                  <w:divBdr>
                    <w:top w:val="none" w:sz="0" w:space="0" w:color="auto"/>
                    <w:left w:val="none" w:sz="0" w:space="0" w:color="auto"/>
                    <w:bottom w:val="none" w:sz="0" w:space="0" w:color="auto"/>
                    <w:right w:val="none" w:sz="0" w:space="0" w:color="auto"/>
                  </w:divBdr>
                </w:div>
                <w:div w:id="1718776733">
                  <w:marLeft w:val="640"/>
                  <w:marRight w:val="0"/>
                  <w:marTop w:val="0"/>
                  <w:marBottom w:val="0"/>
                  <w:divBdr>
                    <w:top w:val="none" w:sz="0" w:space="0" w:color="auto"/>
                    <w:left w:val="none" w:sz="0" w:space="0" w:color="auto"/>
                    <w:bottom w:val="none" w:sz="0" w:space="0" w:color="auto"/>
                    <w:right w:val="none" w:sz="0" w:space="0" w:color="auto"/>
                  </w:divBdr>
                </w:div>
                <w:div w:id="1739744430">
                  <w:marLeft w:val="640"/>
                  <w:marRight w:val="0"/>
                  <w:marTop w:val="0"/>
                  <w:marBottom w:val="0"/>
                  <w:divBdr>
                    <w:top w:val="none" w:sz="0" w:space="0" w:color="auto"/>
                    <w:left w:val="none" w:sz="0" w:space="0" w:color="auto"/>
                    <w:bottom w:val="none" w:sz="0" w:space="0" w:color="auto"/>
                    <w:right w:val="none" w:sz="0" w:space="0" w:color="auto"/>
                  </w:divBdr>
                </w:div>
                <w:div w:id="1772159252">
                  <w:marLeft w:val="640"/>
                  <w:marRight w:val="0"/>
                  <w:marTop w:val="0"/>
                  <w:marBottom w:val="0"/>
                  <w:divBdr>
                    <w:top w:val="none" w:sz="0" w:space="0" w:color="auto"/>
                    <w:left w:val="none" w:sz="0" w:space="0" w:color="auto"/>
                    <w:bottom w:val="none" w:sz="0" w:space="0" w:color="auto"/>
                    <w:right w:val="none" w:sz="0" w:space="0" w:color="auto"/>
                  </w:divBdr>
                </w:div>
                <w:div w:id="1812483128">
                  <w:marLeft w:val="640"/>
                  <w:marRight w:val="0"/>
                  <w:marTop w:val="0"/>
                  <w:marBottom w:val="0"/>
                  <w:divBdr>
                    <w:top w:val="none" w:sz="0" w:space="0" w:color="auto"/>
                    <w:left w:val="none" w:sz="0" w:space="0" w:color="auto"/>
                    <w:bottom w:val="none" w:sz="0" w:space="0" w:color="auto"/>
                    <w:right w:val="none" w:sz="0" w:space="0" w:color="auto"/>
                  </w:divBdr>
                </w:div>
                <w:div w:id="1818835071">
                  <w:marLeft w:val="640"/>
                  <w:marRight w:val="0"/>
                  <w:marTop w:val="0"/>
                  <w:marBottom w:val="0"/>
                  <w:divBdr>
                    <w:top w:val="none" w:sz="0" w:space="0" w:color="auto"/>
                    <w:left w:val="none" w:sz="0" w:space="0" w:color="auto"/>
                    <w:bottom w:val="none" w:sz="0" w:space="0" w:color="auto"/>
                    <w:right w:val="none" w:sz="0" w:space="0" w:color="auto"/>
                  </w:divBdr>
                </w:div>
                <w:div w:id="1840849802">
                  <w:marLeft w:val="640"/>
                  <w:marRight w:val="0"/>
                  <w:marTop w:val="0"/>
                  <w:marBottom w:val="0"/>
                  <w:divBdr>
                    <w:top w:val="none" w:sz="0" w:space="0" w:color="auto"/>
                    <w:left w:val="none" w:sz="0" w:space="0" w:color="auto"/>
                    <w:bottom w:val="none" w:sz="0" w:space="0" w:color="auto"/>
                    <w:right w:val="none" w:sz="0" w:space="0" w:color="auto"/>
                  </w:divBdr>
                </w:div>
                <w:div w:id="1870338155">
                  <w:marLeft w:val="640"/>
                  <w:marRight w:val="0"/>
                  <w:marTop w:val="0"/>
                  <w:marBottom w:val="0"/>
                  <w:divBdr>
                    <w:top w:val="none" w:sz="0" w:space="0" w:color="auto"/>
                    <w:left w:val="none" w:sz="0" w:space="0" w:color="auto"/>
                    <w:bottom w:val="none" w:sz="0" w:space="0" w:color="auto"/>
                    <w:right w:val="none" w:sz="0" w:space="0" w:color="auto"/>
                  </w:divBdr>
                </w:div>
                <w:div w:id="2031910847">
                  <w:marLeft w:val="640"/>
                  <w:marRight w:val="0"/>
                  <w:marTop w:val="0"/>
                  <w:marBottom w:val="0"/>
                  <w:divBdr>
                    <w:top w:val="none" w:sz="0" w:space="0" w:color="auto"/>
                    <w:left w:val="none" w:sz="0" w:space="0" w:color="auto"/>
                    <w:bottom w:val="none" w:sz="0" w:space="0" w:color="auto"/>
                    <w:right w:val="none" w:sz="0" w:space="0" w:color="auto"/>
                  </w:divBdr>
                </w:div>
                <w:div w:id="2040275909">
                  <w:marLeft w:val="640"/>
                  <w:marRight w:val="0"/>
                  <w:marTop w:val="0"/>
                  <w:marBottom w:val="0"/>
                  <w:divBdr>
                    <w:top w:val="none" w:sz="0" w:space="0" w:color="auto"/>
                    <w:left w:val="none" w:sz="0" w:space="0" w:color="auto"/>
                    <w:bottom w:val="none" w:sz="0" w:space="0" w:color="auto"/>
                    <w:right w:val="none" w:sz="0" w:space="0" w:color="auto"/>
                  </w:divBdr>
                </w:div>
                <w:div w:id="2050565361">
                  <w:marLeft w:val="640"/>
                  <w:marRight w:val="0"/>
                  <w:marTop w:val="0"/>
                  <w:marBottom w:val="0"/>
                  <w:divBdr>
                    <w:top w:val="none" w:sz="0" w:space="0" w:color="auto"/>
                    <w:left w:val="none" w:sz="0" w:space="0" w:color="auto"/>
                    <w:bottom w:val="none" w:sz="0" w:space="0" w:color="auto"/>
                    <w:right w:val="none" w:sz="0" w:space="0" w:color="auto"/>
                  </w:divBdr>
                </w:div>
                <w:div w:id="2075279137">
                  <w:marLeft w:val="640"/>
                  <w:marRight w:val="0"/>
                  <w:marTop w:val="0"/>
                  <w:marBottom w:val="0"/>
                  <w:divBdr>
                    <w:top w:val="none" w:sz="0" w:space="0" w:color="auto"/>
                    <w:left w:val="none" w:sz="0" w:space="0" w:color="auto"/>
                    <w:bottom w:val="none" w:sz="0" w:space="0" w:color="auto"/>
                    <w:right w:val="none" w:sz="0" w:space="0" w:color="auto"/>
                  </w:divBdr>
                </w:div>
                <w:div w:id="2140565367">
                  <w:marLeft w:val="640"/>
                  <w:marRight w:val="0"/>
                  <w:marTop w:val="0"/>
                  <w:marBottom w:val="0"/>
                  <w:divBdr>
                    <w:top w:val="none" w:sz="0" w:space="0" w:color="auto"/>
                    <w:left w:val="none" w:sz="0" w:space="0" w:color="auto"/>
                    <w:bottom w:val="none" w:sz="0" w:space="0" w:color="auto"/>
                    <w:right w:val="none" w:sz="0" w:space="0" w:color="auto"/>
                  </w:divBdr>
                </w:div>
              </w:divsChild>
            </w:div>
            <w:div w:id="1902131533">
              <w:marLeft w:val="0"/>
              <w:marRight w:val="0"/>
              <w:marTop w:val="0"/>
              <w:marBottom w:val="0"/>
              <w:divBdr>
                <w:top w:val="none" w:sz="0" w:space="0" w:color="auto"/>
                <w:left w:val="none" w:sz="0" w:space="0" w:color="auto"/>
                <w:bottom w:val="none" w:sz="0" w:space="0" w:color="auto"/>
                <w:right w:val="none" w:sz="0" w:space="0" w:color="auto"/>
              </w:divBdr>
              <w:divsChild>
                <w:div w:id="22947427">
                  <w:marLeft w:val="640"/>
                  <w:marRight w:val="0"/>
                  <w:marTop w:val="0"/>
                  <w:marBottom w:val="0"/>
                  <w:divBdr>
                    <w:top w:val="none" w:sz="0" w:space="0" w:color="auto"/>
                    <w:left w:val="none" w:sz="0" w:space="0" w:color="auto"/>
                    <w:bottom w:val="none" w:sz="0" w:space="0" w:color="auto"/>
                    <w:right w:val="none" w:sz="0" w:space="0" w:color="auto"/>
                  </w:divBdr>
                </w:div>
                <w:div w:id="51775381">
                  <w:marLeft w:val="640"/>
                  <w:marRight w:val="0"/>
                  <w:marTop w:val="0"/>
                  <w:marBottom w:val="0"/>
                  <w:divBdr>
                    <w:top w:val="none" w:sz="0" w:space="0" w:color="auto"/>
                    <w:left w:val="none" w:sz="0" w:space="0" w:color="auto"/>
                    <w:bottom w:val="none" w:sz="0" w:space="0" w:color="auto"/>
                    <w:right w:val="none" w:sz="0" w:space="0" w:color="auto"/>
                  </w:divBdr>
                </w:div>
                <w:div w:id="74518494">
                  <w:marLeft w:val="640"/>
                  <w:marRight w:val="0"/>
                  <w:marTop w:val="0"/>
                  <w:marBottom w:val="0"/>
                  <w:divBdr>
                    <w:top w:val="none" w:sz="0" w:space="0" w:color="auto"/>
                    <w:left w:val="none" w:sz="0" w:space="0" w:color="auto"/>
                    <w:bottom w:val="none" w:sz="0" w:space="0" w:color="auto"/>
                    <w:right w:val="none" w:sz="0" w:space="0" w:color="auto"/>
                  </w:divBdr>
                </w:div>
                <w:div w:id="94599895">
                  <w:marLeft w:val="640"/>
                  <w:marRight w:val="0"/>
                  <w:marTop w:val="0"/>
                  <w:marBottom w:val="0"/>
                  <w:divBdr>
                    <w:top w:val="none" w:sz="0" w:space="0" w:color="auto"/>
                    <w:left w:val="none" w:sz="0" w:space="0" w:color="auto"/>
                    <w:bottom w:val="none" w:sz="0" w:space="0" w:color="auto"/>
                    <w:right w:val="none" w:sz="0" w:space="0" w:color="auto"/>
                  </w:divBdr>
                </w:div>
                <w:div w:id="130176083">
                  <w:marLeft w:val="640"/>
                  <w:marRight w:val="0"/>
                  <w:marTop w:val="0"/>
                  <w:marBottom w:val="0"/>
                  <w:divBdr>
                    <w:top w:val="none" w:sz="0" w:space="0" w:color="auto"/>
                    <w:left w:val="none" w:sz="0" w:space="0" w:color="auto"/>
                    <w:bottom w:val="none" w:sz="0" w:space="0" w:color="auto"/>
                    <w:right w:val="none" w:sz="0" w:space="0" w:color="auto"/>
                  </w:divBdr>
                </w:div>
                <w:div w:id="131673452">
                  <w:marLeft w:val="640"/>
                  <w:marRight w:val="0"/>
                  <w:marTop w:val="0"/>
                  <w:marBottom w:val="0"/>
                  <w:divBdr>
                    <w:top w:val="none" w:sz="0" w:space="0" w:color="auto"/>
                    <w:left w:val="none" w:sz="0" w:space="0" w:color="auto"/>
                    <w:bottom w:val="none" w:sz="0" w:space="0" w:color="auto"/>
                    <w:right w:val="none" w:sz="0" w:space="0" w:color="auto"/>
                  </w:divBdr>
                </w:div>
                <w:div w:id="218711754">
                  <w:marLeft w:val="640"/>
                  <w:marRight w:val="0"/>
                  <w:marTop w:val="0"/>
                  <w:marBottom w:val="0"/>
                  <w:divBdr>
                    <w:top w:val="none" w:sz="0" w:space="0" w:color="auto"/>
                    <w:left w:val="none" w:sz="0" w:space="0" w:color="auto"/>
                    <w:bottom w:val="none" w:sz="0" w:space="0" w:color="auto"/>
                    <w:right w:val="none" w:sz="0" w:space="0" w:color="auto"/>
                  </w:divBdr>
                </w:div>
                <w:div w:id="313721172">
                  <w:marLeft w:val="640"/>
                  <w:marRight w:val="0"/>
                  <w:marTop w:val="0"/>
                  <w:marBottom w:val="0"/>
                  <w:divBdr>
                    <w:top w:val="none" w:sz="0" w:space="0" w:color="auto"/>
                    <w:left w:val="none" w:sz="0" w:space="0" w:color="auto"/>
                    <w:bottom w:val="none" w:sz="0" w:space="0" w:color="auto"/>
                    <w:right w:val="none" w:sz="0" w:space="0" w:color="auto"/>
                  </w:divBdr>
                </w:div>
                <w:div w:id="351149701">
                  <w:marLeft w:val="640"/>
                  <w:marRight w:val="0"/>
                  <w:marTop w:val="0"/>
                  <w:marBottom w:val="0"/>
                  <w:divBdr>
                    <w:top w:val="none" w:sz="0" w:space="0" w:color="auto"/>
                    <w:left w:val="none" w:sz="0" w:space="0" w:color="auto"/>
                    <w:bottom w:val="none" w:sz="0" w:space="0" w:color="auto"/>
                    <w:right w:val="none" w:sz="0" w:space="0" w:color="auto"/>
                  </w:divBdr>
                </w:div>
                <w:div w:id="365953235">
                  <w:marLeft w:val="640"/>
                  <w:marRight w:val="0"/>
                  <w:marTop w:val="0"/>
                  <w:marBottom w:val="0"/>
                  <w:divBdr>
                    <w:top w:val="none" w:sz="0" w:space="0" w:color="auto"/>
                    <w:left w:val="none" w:sz="0" w:space="0" w:color="auto"/>
                    <w:bottom w:val="none" w:sz="0" w:space="0" w:color="auto"/>
                    <w:right w:val="none" w:sz="0" w:space="0" w:color="auto"/>
                  </w:divBdr>
                </w:div>
                <w:div w:id="420881493">
                  <w:marLeft w:val="640"/>
                  <w:marRight w:val="0"/>
                  <w:marTop w:val="0"/>
                  <w:marBottom w:val="0"/>
                  <w:divBdr>
                    <w:top w:val="none" w:sz="0" w:space="0" w:color="auto"/>
                    <w:left w:val="none" w:sz="0" w:space="0" w:color="auto"/>
                    <w:bottom w:val="none" w:sz="0" w:space="0" w:color="auto"/>
                    <w:right w:val="none" w:sz="0" w:space="0" w:color="auto"/>
                  </w:divBdr>
                </w:div>
                <w:div w:id="469790734">
                  <w:marLeft w:val="640"/>
                  <w:marRight w:val="0"/>
                  <w:marTop w:val="0"/>
                  <w:marBottom w:val="0"/>
                  <w:divBdr>
                    <w:top w:val="none" w:sz="0" w:space="0" w:color="auto"/>
                    <w:left w:val="none" w:sz="0" w:space="0" w:color="auto"/>
                    <w:bottom w:val="none" w:sz="0" w:space="0" w:color="auto"/>
                    <w:right w:val="none" w:sz="0" w:space="0" w:color="auto"/>
                  </w:divBdr>
                </w:div>
                <w:div w:id="520322305">
                  <w:marLeft w:val="640"/>
                  <w:marRight w:val="0"/>
                  <w:marTop w:val="0"/>
                  <w:marBottom w:val="0"/>
                  <w:divBdr>
                    <w:top w:val="none" w:sz="0" w:space="0" w:color="auto"/>
                    <w:left w:val="none" w:sz="0" w:space="0" w:color="auto"/>
                    <w:bottom w:val="none" w:sz="0" w:space="0" w:color="auto"/>
                    <w:right w:val="none" w:sz="0" w:space="0" w:color="auto"/>
                  </w:divBdr>
                </w:div>
                <w:div w:id="537544301">
                  <w:marLeft w:val="640"/>
                  <w:marRight w:val="0"/>
                  <w:marTop w:val="0"/>
                  <w:marBottom w:val="0"/>
                  <w:divBdr>
                    <w:top w:val="none" w:sz="0" w:space="0" w:color="auto"/>
                    <w:left w:val="none" w:sz="0" w:space="0" w:color="auto"/>
                    <w:bottom w:val="none" w:sz="0" w:space="0" w:color="auto"/>
                    <w:right w:val="none" w:sz="0" w:space="0" w:color="auto"/>
                  </w:divBdr>
                </w:div>
                <w:div w:id="540434220">
                  <w:marLeft w:val="640"/>
                  <w:marRight w:val="0"/>
                  <w:marTop w:val="0"/>
                  <w:marBottom w:val="0"/>
                  <w:divBdr>
                    <w:top w:val="none" w:sz="0" w:space="0" w:color="auto"/>
                    <w:left w:val="none" w:sz="0" w:space="0" w:color="auto"/>
                    <w:bottom w:val="none" w:sz="0" w:space="0" w:color="auto"/>
                    <w:right w:val="none" w:sz="0" w:space="0" w:color="auto"/>
                  </w:divBdr>
                </w:div>
                <w:div w:id="542209299">
                  <w:marLeft w:val="640"/>
                  <w:marRight w:val="0"/>
                  <w:marTop w:val="0"/>
                  <w:marBottom w:val="0"/>
                  <w:divBdr>
                    <w:top w:val="none" w:sz="0" w:space="0" w:color="auto"/>
                    <w:left w:val="none" w:sz="0" w:space="0" w:color="auto"/>
                    <w:bottom w:val="none" w:sz="0" w:space="0" w:color="auto"/>
                    <w:right w:val="none" w:sz="0" w:space="0" w:color="auto"/>
                  </w:divBdr>
                </w:div>
                <w:div w:id="603684107">
                  <w:marLeft w:val="640"/>
                  <w:marRight w:val="0"/>
                  <w:marTop w:val="0"/>
                  <w:marBottom w:val="0"/>
                  <w:divBdr>
                    <w:top w:val="none" w:sz="0" w:space="0" w:color="auto"/>
                    <w:left w:val="none" w:sz="0" w:space="0" w:color="auto"/>
                    <w:bottom w:val="none" w:sz="0" w:space="0" w:color="auto"/>
                    <w:right w:val="none" w:sz="0" w:space="0" w:color="auto"/>
                  </w:divBdr>
                </w:div>
                <w:div w:id="646054714">
                  <w:marLeft w:val="640"/>
                  <w:marRight w:val="0"/>
                  <w:marTop w:val="0"/>
                  <w:marBottom w:val="0"/>
                  <w:divBdr>
                    <w:top w:val="none" w:sz="0" w:space="0" w:color="auto"/>
                    <w:left w:val="none" w:sz="0" w:space="0" w:color="auto"/>
                    <w:bottom w:val="none" w:sz="0" w:space="0" w:color="auto"/>
                    <w:right w:val="none" w:sz="0" w:space="0" w:color="auto"/>
                  </w:divBdr>
                </w:div>
                <w:div w:id="647436546">
                  <w:marLeft w:val="640"/>
                  <w:marRight w:val="0"/>
                  <w:marTop w:val="0"/>
                  <w:marBottom w:val="0"/>
                  <w:divBdr>
                    <w:top w:val="none" w:sz="0" w:space="0" w:color="auto"/>
                    <w:left w:val="none" w:sz="0" w:space="0" w:color="auto"/>
                    <w:bottom w:val="none" w:sz="0" w:space="0" w:color="auto"/>
                    <w:right w:val="none" w:sz="0" w:space="0" w:color="auto"/>
                  </w:divBdr>
                </w:div>
                <w:div w:id="669675120">
                  <w:marLeft w:val="640"/>
                  <w:marRight w:val="0"/>
                  <w:marTop w:val="0"/>
                  <w:marBottom w:val="0"/>
                  <w:divBdr>
                    <w:top w:val="none" w:sz="0" w:space="0" w:color="auto"/>
                    <w:left w:val="none" w:sz="0" w:space="0" w:color="auto"/>
                    <w:bottom w:val="none" w:sz="0" w:space="0" w:color="auto"/>
                    <w:right w:val="none" w:sz="0" w:space="0" w:color="auto"/>
                  </w:divBdr>
                </w:div>
                <w:div w:id="670835592">
                  <w:marLeft w:val="640"/>
                  <w:marRight w:val="0"/>
                  <w:marTop w:val="0"/>
                  <w:marBottom w:val="0"/>
                  <w:divBdr>
                    <w:top w:val="none" w:sz="0" w:space="0" w:color="auto"/>
                    <w:left w:val="none" w:sz="0" w:space="0" w:color="auto"/>
                    <w:bottom w:val="none" w:sz="0" w:space="0" w:color="auto"/>
                    <w:right w:val="none" w:sz="0" w:space="0" w:color="auto"/>
                  </w:divBdr>
                </w:div>
                <w:div w:id="676008113">
                  <w:marLeft w:val="640"/>
                  <w:marRight w:val="0"/>
                  <w:marTop w:val="0"/>
                  <w:marBottom w:val="0"/>
                  <w:divBdr>
                    <w:top w:val="none" w:sz="0" w:space="0" w:color="auto"/>
                    <w:left w:val="none" w:sz="0" w:space="0" w:color="auto"/>
                    <w:bottom w:val="none" w:sz="0" w:space="0" w:color="auto"/>
                    <w:right w:val="none" w:sz="0" w:space="0" w:color="auto"/>
                  </w:divBdr>
                </w:div>
                <w:div w:id="685908167">
                  <w:marLeft w:val="640"/>
                  <w:marRight w:val="0"/>
                  <w:marTop w:val="0"/>
                  <w:marBottom w:val="0"/>
                  <w:divBdr>
                    <w:top w:val="none" w:sz="0" w:space="0" w:color="auto"/>
                    <w:left w:val="none" w:sz="0" w:space="0" w:color="auto"/>
                    <w:bottom w:val="none" w:sz="0" w:space="0" w:color="auto"/>
                    <w:right w:val="none" w:sz="0" w:space="0" w:color="auto"/>
                  </w:divBdr>
                </w:div>
                <w:div w:id="714429479">
                  <w:marLeft w:val="640"/>
                  <w:marRight w:val="0"/>
                  <w:marTop w:val="0"/>
                  <w:marBottom w:val="0"/>
                  <w:divBdr>
                    <w:top w:val="none" w:sz="0" w:space="0" w:color="auto"/>
                    <w:left w:val="none" w:sz="0" w:space="0" w:color="auto"/>
                    <w:bottom w:val="none" w:sz="0" w:space="0" w:color="auto"/>
                    <w:right w:val="none" w:sz="0" w:space="0" w:color="auto"/>
                  </w:divBdr>
                </w:div>
                <w:div w:id="759986874">
                  <w:marLeft w:val="640"/>
                  <w:marRight w:val="0"/>
                  <w:marTop w:val="0"/>
                  <w:marBottom w:val="0"/>
                  <w:divBdr>
                    <w:top w:val="none" w:sz="0" w:space="0" w:color="auto"/>
                    <w:left w:val="none" w:sz="0" w:space="0" w:color="auto"/>
                    <w:bottom w:val="none" w:sz="0" w:space="0" w:color="auto"/>
                    <w:right w:val="none" w:sz="0" w:space="0" w:color="auto"/>
                  </w:divBdr>
                </w:div>
                <w:div w:id="770514326">
                  <w:marLeft w:val="640"/>
                  <w:marRight w:val="0"/>
                  <w:marTop w:val="0"/>
                  <w:marBottom w:val="0"/>
                  <w:divBdr>
                    <w:top w:val="none" w:sz="0" w:space="0" w:color="auto"/>
                    <w:left w:val="none" w:sz="0" w:space="0" w:color="auto"/>
                    <w:bottom w:val="none" w:sz="0" w:space="0" w:color="auto"/>
                    <w:right w:val="none" w:sz="0" w:space="0" w:color="auto"/>
                  </w:divBdr>
                </w:div>
                <w:div w:id="814028678">
                  <w:marLeft w:val="640"/>
                  <w:marRight w:val="0"/>
                  <w:marTop w:val="0"/>
                  <w:marBottom w:val="0"/>
                  <w:divBdr>
                    <w:top w:val="none" w:sz="0" w:space="0" w:color="auto"/>
                    <w:left w:val="none" w:sz="0" w:space="0" w:color="auto"/>
                    <w:bottom w:val="none" w:sz="0" w:space="0" w:color="auto"/>
                    <w:right w:val="none" w:sz="0" w:space="0" w:color="auto"/>
                  </w:divBdr>
                </w:div>
                <w:div w:id="838155163">
                  <w:marLeft w:val="640"/>
                  <w:marRight w:val="0"/>
                  <w:marTop w:val="0"/>
                  <w:marBottom w:val="0"/>
                  <w:divBdr>
                    <w:top w:val="none" w:sz="0" w:space="0" w:color="auto"/>
                    <w:left w:val="none" w:sz="0" w:space="0" w:color="auto"/>
                    <w:bottom w:val="none" w:sz="0" w:space="0" w:color="auto"/>
                    <w:right w:val="none" w:sz="0" w:space="0" w:color="auto"/>
                  </w:divBdr>
                </w:div>
                <w:div w:id="867376036">
                  <w:marLeft w:val="640"/>
                  <w:marRight w:val="0"/>
                  <w:marTop w:val="0"/>
                  <w:marBottom w:val="0"/>
                  <w:divBdr>
                    <w:top w:val="none" w:sz="0" w:space="0" w:color="auto"/>
                    <w:left w:val="none" w:sz="0" w:space="0" w:color="auto"/>
                    <w:bottom w:val="none" w:sz="0" w:space="0" w:color="auto"/>
                    <w:right w:val="none" w:sz="0" w:space="0" w:color="auto"/>
                  </w:divBdr>
                </w:div>
                <w:div w:id="875048610">
                  <w:marLeft w:val="640"/>
                  <w:marRight w:val="0"/>
                  <w:marTop w:val="0"/>
                  <w:marBottom w:val="0"/>
                  <w:divBdr>
                    <w:top w:val="none" w:sz="0" w:space="0" w:color="auto"/>
                    <w:left w:val="none" w:sz="0" w:space="0" w:color="auto"/>
                    <w:bottom w:val="none" w:sz="0" w:space="0" w:color="auto"/>
                    <w:right w:val="none" w:sz="0" w:space="0" w:color="auto"/>
                  </w:divBdr>
                </w:div>
                <w:div w:id="901216978">
                  <w:marLeft w:val="640"/>
                  <w:marRight w:val="0"/>
                  <w:marTop w:val="0"/>
                  <w:marBottom w:val="0"/>
                  <w:divBdr>
                    <w:top w:val="none" w:sz="0" w:space="0" w:color="auto"/>
                    <w:left w:val="none" w:sz="0" w:space="0" w:color="auto"/>
                    <w:bottom w:val="none" w:sz="0" w:space="0" w:color="auto"/>
                    <w:right w:val="none" w:sz="0" w:space="0" w:color="auto"/>
                  </w:divBdr>
                </w:div>
                <w:div w:id="908536613">
                  <w:marLeft w:val="640"/>
                  <w:marRight w:val="0"/>
                  <w:marTop w:val="0"/>
                  <w:marBottom w:val="0"/>
                  <w:divBdr>
                    <w:top w:val="none" w:sz="0" w:space="0" w:color="auto"/>
                    <w:left w:val="none" w:sz="0" w:space="0" w:color="auto"/>
                    <w:bottom w:val="none" w:sz="0" w:space="0" w:color="auto"/>
                    <w:right w:val="none" w:sz="0" w:space="0" w:color="auto"/>
                  </w:divBdr>
                </w:div>
                <w:div w:id="922304222">
                  <w:marLeft w:val="640"/>
                  <w:marRight w:val="0"/>
                  <w:marTop w:val="0"/>
                  <w:marBottom w:val="0"/>
                  <w:divBdr>
                    <w:top w:val="none" w:sz="0" w:space="0" w:color="auto"/>
                    <w:left w:val="none" w:sz="0" w:space="0" w:color="auto"/>
                    <w:bottom w:val="none" w:sz="0" w:space="0" w:color="auto"/>
                    <w:right w:val="none" w:sz="0" w:space="0" w:color="auto"/>
                  </w:divBdr>
                </w:div>
                <w:div w:id="955525905">
                  <w:marLeft w:val="640"/>
                  <w:marRight w:val="0"/>
                  <w:marTop w:val="0"/>
                  <w:marBottom w:val="0"/>
                  <w:divBdr>
                    <w:top w:val="none" w:sz="0" w:space="0" w:color="auto"/>
                    <w:left w:val="none" w:sz="0" w:space="0" w:color="auto"/>
                    <w:bottom w:val="none" w:sz="0" w:space="0" w:color="auto"/>
                    <w:right w:val="none" w:sz="0" w:space="0" w:color="auto"/>
                  </w:divBdr>
                </w:div>
                <w:div w:id="966203578">
                  <w:marLeft w:val="640"/>
                  <w:marRight w:val="0"/>
                  <w:marTop w:val="0"/>
                  <w:marBottom w:val="0"/>
                  <w:divBdr>
                    <w:top w:val="none" w:sz="0" w:space="0" w:color="auto"/>
                    <w:left w:val="none" w:sz="0" w:space="0" w:color="auto"/>
                    <w:bottom w:val="none" w:sz="0" w:space="0" w:color="auto"/>
                    <w:right w:val="none" w:sz="0" w:space="0" w:color="auto"/>
                  </w:divBdr>
                </w:div>
                <w:div w:id="1101680684">
                  <w:marLeft w:val="640"/>
                  <w:marRight w:val="0"/>
                  <w:marTop w:val="0"/>
                  <w:marBottom w:val="0"/>
                  <w:divBdr>
                    <w:top w:val="none" w:sz="0" w:space="0" w:color="auto"/>
                    <w:left w:val="none" w:sz="0" w:space="0" w:color="auto"/>
                    <w:bottom w:val="none" w:sz="0" w:space="0" w:color="auto"/>
                    <w:right w:val="none" w:sz="0" w:space="0" w:color="auto"/>
                  </w:divBdr>
                </w:div>
                <w:div w:id="1109742175">
                  <w:marLeft w:val="640"/>
                  <w:marRight w:val="0"/>
                  <w:marTop w:val="0"/>
                  <w:marBottom w:val="0"/>
                  <w:divBdr>
                    <w:top w:val="none" w:sz="0" w:space="0" w:color="auto"/>
                    <w:left w:val="none" w:sz="0" w:space="0" w:color="auto"/>
                    <w:bottom w:val="none" w:sz="0" w:space="0" w:color="auto"/>
                    <w:right w:val="none" w:sz="0" w:space="0" w:color="auto"/>
                  </w:divBdr>
                </w:div>
                <w:div w:id="1116605703">
                  <w:marLeft w:val="640"/>
                  <w:marRight w:val="0"/>
                  <w:marTop w:val="0"/>
                  <w:marBottom w:val="0"/>
                  <w:divBdr>
                    <w:top w:val="none" w:sz="0" w:space="0" w:color="auto"/>
                    <w:left w:val="none" w:sz="0" w:space="0" w:color="auto"/>
                    <w:bottom w:val="none" w:sz="0" w:space="0" w:color="auto"/>
                    <w:right w:val="none" w:sz="0" w:space="0" w:color="auto"/>
                  </w:divBdr>
                </w:div>
                <w:div w:id="1175151214">
                  <w:marLeft w:val="640"/>
                  <w:marRight w:val="0"/>
                  <w:marTop w:val="0"/>
                  <w:marBottom w:val="0"/>
                  <w:divBdr>
                    <w:top w:val="none" w:sz="0" w:space="0" w:color="auto"/>
                    <w:left w:val="none" w:sz="0" w:space="0" w:color="auto"/>
                    <w:bottom w:val="none" w:sz="0" w:space="0" w:color="auto"/>
                    <w:right w:val="none" w:sz="0" w:space="0" w:color="auto"/>
                  </w:divBdr>
                </w:div>
                <w:div w:id="1185829937">
                  <w:marLeft w:val="640"/>
                  <w:marRight w:val="0"/>
                  <w:marTop w:val="0"/>
                  <w:marBottom w:val="0"/>
                  <w:divBdr>
                    <w:top w:val="none" w:sz="0" w:space="0" w:color="auto"/>
                    <w:left w:val="none" w:sz="0" w:space="0" w:color="auto"/>
                    <w:bottom w:val="none" w:sz="0" w:space="0" w:color="auto"/>
                    <w:right w:val="none" w:sz="0" w:space="0" w:color="auto"/>
                  </w:divBdr>
                </w:div>
                <w:div w:id="1207184855">
                  <w:marLeft w:val="640"/>
                  <w:marRight w:val="0"/>
                  <w:marTop w:val="0"/>
                  <w:marBottom w:val="0"/>
                  <w:divBdr>
                    <w:top w:val="none" w:sz="0" w:space="0" w:color="auto"/>
                    <w:left w:val="none" w:sz="0" w:space="0" w:color="auto"/>
                    <w:bottom w:val="none" w:sz="0" w:space="0" w:color="auto"/>
                    <w:right w:val="none" w:sz="0" w:space="0" w:color="auto"/>
                  </w:divBdr>
                </w:div>
                <w:div w:id="1212309873">
                  <w:marLeft w:val="640"/>
                  <w:marRight w:val="0"/>
                  <w:marTop w:val="0"/>
                  <w:marBottom w:val="0"/>
                  <w:divBdr>
                    <w:top w:val="none" w:sz="0" w:space="0" w:color="auto"/>
                    <w:left w:val="none" w:sz="0" w:space="0" w:color="auto"/>
                    <w:bottom w:val="none" w:sz="0" w:space="0" w:color="auto"/>
                    <w:right w:val="none" w:sz="0" w:space="0" w:color="auto"/>
                  </w:divBdr>
                </w:div>
                <w:div w:id="1224754053">
                  <w:marLeft w:val="640"/>
                  <w:marRight w:val="0"/>
                  <w:marTop w:val="0"/>
                  <w:marBottom w:val="0"/>
                  <w:divBdr>
                    <w:top w:val="none" w:sz="0" w:space="0" w:color="auto"/>
                    <w:left w:val="none" w:sz="0" w:space="0" w:color="auto"/>
                    <w:bottom w:val="none" w:sz="0" w:space="0" w:color="auto"/>
                    <w:right w:val="none" w:sz="0" w:space="0" w:color="auto"/>
                  </w:divBdr>
                </w:div>
                <w:div w:id="1243685969">
                  <w:marLeft w:val="640"/>
                  <w:marRight w:val="0"/>
                  <w:marTop w:val="0"/>
                  <w:marBottom w:val="0"/>
                  <w:divBdr>
                    <w:top w:val="none" w:sz="0" w:space="0" w:color="auto"/>
                    <w:left w:val="none" w:sz="0" w:space="0" w:color="auto"/>
                    <w:bottom w:val="none" w:sz="0" w:space="0" w:color="auto"/>
                    <w:right w:val="none" w:sz="0" w:space="0" w:color="auto"/>
                  </w:divBdr>
                </w:div>
                <w:div w:id="1284531577">
                  <w:marLeft w:val="640"/>
                  <w:marRight w:val="0"/>
                  <w:marTop w:val="0"/>
                  <w:marBottom w:val="0"/>
                  <w:divBdr>
                    <w:top w:val="none" w:sz="0" w:space="0" w:color="auto"/>
                    <w:left w:val="none" w:sz="0" w:space="0" w:color="auto"/>
                    <w:bottom w:val="none" w:sz="0" w:space="0" w:color="auto"/>
                    <w:right w:val="none" w:sz="0" w:space="0" w:color="auto"/>
                  </w:divBdr>
                </w:div>
                <w:div w:id="1284533935">
                  <w:marLeft w:val="640"/>
                  <w:marRight w:val="0"/>
                  <w:marTop w:val="0"/>
                  <w:marBottom w:val="0"/>
                  <w:divBdr>
                    <w:top w:val="none" w:sz="0" w:space="0" w:color="auto"/>
                    <w:left w:val="none" w:sz="0" w:space="0" w:color="auto"/>
                    <w:bottom w:val="none" w:sz="0" w:space="0" w:color="auto"/>
                    <w:right w:val="none" w:sz="0" w:space="0" w:color="auto"/>
                  </w:divBdr>
                </w:div>
                <w:div w:id="1339848880">
                  <w:marLeft w:val="640"/>
                  <w:marRight w:val="0"/>
                  <w:marTop w:val="0"/>
                  <w:marBottom w:val="0"/>
                  <w:divBdr>
                    <w:top w:val="none" w:sz="0" w:space="0" w:color="auto"/>
                    <w:left w:val="none" w:sz="0" w:space="0" w:color="auto"/>
                    <w:bottom w:val="none" w:sz="0" w:space="0" w:color="auto"/>
                    <w:right w:val="none" w:sz="0" w:space="0" w:color="auto"/>
                  </w:divBdr>
                </w:div>
                <w:div w:id="1362706134">
                  <w:marLeft w:val="640"/>
                  <w:marRight w:val="0"/>
                  <w:marTop w:val="0"/>
                  <w:marBottom w:val="0"/>
                  <w:divBdr>
                    <w:top w:val="none" w:sz="0" w:space="0" w:color="auto"/>
                    <w:left w:val="none" w:sz="0" w:space="0" w:color="auto"/>
                    <w:bottom w:val="none" w:sz="0" w:space="0" w:color="auto"/>
                    <w:right w:val="none" w:sz="0" w:space="0" w:color="auto"/>
                  </w:divBdr>
                </w:div>
                <w:div w:id="1367757130">
                  <w:marLeft w:val="640"/>
                  <w:marRight w:val="0"/>
                  <w:marTop w:val="0"/>
                  <w:marBottom w:val="0"/>
                  <w:divBdr>
                    <w:top w:val="none" w:sz="0" w:space="0" w:color="auto"/>
                    <w:left w:val="none" w:sz="0" w:space="0" w:color="auto"/>
                    <w:bottom w:val="none" w:sz="0" w:space="0" w:color="auto"/>
                    <w:right w:val="none" w:sz="0" w:space="0" w:color="auto"/>
                  </w:divBdr>
                </w:div>
                <w:div w:id="1398241498">
                  <w:marLeft w:val="640"/>
                  <w:marRight w:val="0"/>
                  <w:marTop w:val="0"/>
                  <w:marBottom w:val="0"/>
                  <w:divBdr>
                    <w:top w:val="none" w:sz="0" w:space="0" w:color="auto"/>
                    <w:left w:val="none" w:sz="0" w:space="0" w:color="auto"/>
                    <w:bottom w:val="none" w:sz="0" w:space="0" w:color="auto"/>
                    <w:right w:val="none" w:sz="0" w:space="0" w:color="auto"/>
                  </w:divBdr>
                </w:div>
                <w:div w:id="1528713927">
                  <w:marLeft w:val="640"/>
                  <w:marRight w:val="0"/>
                  <w:marTop w:val="0"/>
                  <w:marBottom w:val="0"/>
                  <w:divBdr>
                    <w:top w:val="none" w:sz="0" w:space="0" w:color="auto"/>
                    <w:left w:val="none" w:sz="0" w:space="0" w:color="auto"/>
                    <w:bottom w:val="none" w:sz="0" w:space="0" w:color="auto"/>
                    <w:right w:val="none" w:sz="0" w:space="0" w:color="auto"/>
                  </w:divBdr>
                </w:div>
                <w:div w:id="1542787284">
                  <w:marLeft w:val="640"/>
                  <w:marRight w:val="0"/>
                  <w:marTop w:val="0"/>
                  <w:marBottom w:val="0"/>
                  <w:divBdr>
                    <w:top w:val="none" w:sz="0" w:space="0" w:color="auto"/>
                    <w:left w:val="none" w:sz="0" w:space="0" w:color="auto"/>
                    <w:bottom w:val="none" w:sz="0" w:space="0" w:color="auto"/>
                    <w:right w:val="none" w:sz="0" w:space="0" w:color="auto"/>
                  </w:divBdr>
                </w:div>
                <w:div w:id="1584292871">
                  <w:marLeft w:val="640"/>
                  <w:marRight w:val="0"/>
                  <w:marTop w:val="0"/>
                  <w:marBottom w:val="0"/>
                  <w:divBdr>
                    <w:top w:val="none" w:sz="0" w:space="0" w:color="auto"/>
                    <w:left w:val="none" w:sz="0" w:space="0" w:color="auto"/>
                    <w:bottom w:val="none" w:sz="0" w:space="0" w:color="auto"/>
                    <w:right w:val="none" w:sz="0" w:space="0" w:color="auto"/>
                  </w:divBdr>
                </w:div>
                <w:div w:id="1610894285">
                  <w:marLeft w:val="640"/>
                  <w:marRight w:val="0"/>
                  <w:marTop w:val="0"/>
                  <w:marBottom w:val="0"/>
                  <w:divBdr>
                    <w:top w:val="none" w:sz="0" w:space="0" w:color="auto"/>
                    <w:left w:val="none" w:sz="0" w:space="0" w:color="auto"/>
                    <w:bottom w:val="none" w:sz="0" w:space="0" w:color="auto"/>
                    <w:right w:val="none" w:sz="0" w:space="0" w:color="auto"/>
                  </w:divBdr>
                </w:div>
                <w:div w:id="1618871542">
                  <w:marLeft w:val="640"/>
                  <w:marRight w:val="0"/>
                  <w:marTop w:val="0"/>
                  <w:marBottom w:val="0"/>
                  <w:divBdr>
                    <w:top w:val="none" w:sz="0" w:space="0" w:color="auto"/>
                    <w:left w:val="none" w:sz="0" w:space="0" w:color="auto"/>
                    <w:bottom w:val="none" w:sz="0" w:space="0" w:color="auto"/>
                    <w:right w:val="none" w:sz="0" w:space="0" w:color="auto"/>
                  </w:divBdr>
                </w:div>
                <w:div w:id="1623026719">
                  <w:marLeft w:val="640"/>
                  <w:marRight w:val="0"/>
                  <w:marTop w:val="0"/>
                  <w:marBottom w:val="0"/>
                  <w:divBdr>
                    <w:top w:val="none" w:sz="0" w:space="0" w:color="auto"/>
                    <w:left w:val="none" w:sz="0" w:space="0" w:color="auto"/>
                    <w:bottom w:val="none" w:sz="0" w:space="0" w:color="auto"/>
                    <w:right w:val="none" w:sz="0" w:space="0" w:color="auto"/>
                  </w:divBdr>
                </w:div>
                <w:div w:id="1649628008">
                  <w:marLeft w:val="640"/>
                  <w:marRight w:val="0"/>
                  <w:marTop w:val="0"/>
                  <w:marBottom w:val="0"/>
                  <w:divBdr>
                    <w:top w:val="none" w:sz="0" w:space="0" w:color="auto"/>
                    <w:left w:val="none" w:sz="0" w:space="0" w:color="auto"/>
                    <w:bottom w:val="none" w:sz="0" w:space="0" w:color="auto"/>
                    <w:right w:val="none" w:sz="0" w:space="0" w:color="auto"/>
                  </w:divBdr>
                </w:div>
                <w:div w:id="1667435371">
                  <w:marLeft w:val="640"/>
                  <w:marRight w:val="0"/>
                  <w:marTop w:val="0"/>
                  <w:marBottom w:val="0"/>
                  <w:divBdr>
                    <w:top w:val="none" w:sz="0" w:space="0" w:color="auto"/>
                    <w:left w:val="none" w:sz="0" w:space="0" w:color="auto"/>
                    <w:bottom w:val="none" w:sz="0" w:space="0" w:color="auto"/>
                    <w:right w:val="none" w:sz="0" w:space="0" w:color="auto"/>
                  </w:divBdr>
                </w:div>
                <w:div w:id="1696422654">
                  <w:marLeft w:val="640"/>
                  <w:marRight w:val="0"/>
                  <w:marTop w:val="0"/>
                  <w:marBottom w:val="0"/>
                  <w:divBdr>
                    <w:top w:val="none" w:sz="0" w:space="0" w:color="auto"/>
                    <w:left w:val="none" w:sz="0" w:space="0" w:color="auto"/>
                    <w:bottom w:val="none" w:sz="0" w:space="0" w:color="auto"/>
                    <w:right w:val="none" w:sz="0" w:space="0" w:color="auto"/>
                  </w:divBdr>
                </w:div>
                <w:div w:id="1707871006">
                  <w:marLeft w:val="640"/>
                  <w:marRight w:val="0"/>
                  <w:marTop w:val="0"/>
                  <w:marBottom w:val="0"/>
                  <w:divBdr>
                    <w:top w:val="none" w:sz="0" w:space="0" w:color="auto"/>
                    <w:left w:val="none" w:sz="0" w:space="0" w:color="auto"/>
                    <w:bottom w:val="none" w:sz="0" w:space="0" w:color="auto"/>
                    <w:right w:val="none" w:sz="0" w:space="0" w:color="auto"/>
                  </w:divBdr>
                </w:div>
                <w:div w:id="1769081116">
                  <w:marLeft w:val="640"/>
                  <w:marRight w:val="0"/>
                  <w:marTop w:val="0"/>
                  <w:marBottom w:val="0"/>
                  <w:divBdr>
                    <w:top w:val="none" w:sz="0" w:space="0" w:color="auto"/>
                    <w:left w:val="none" w:sz="0" w:space="0" w:color="auto"/>
                    <w:bottom w:val="none" w:sz="0" w:space="0" w:color="auto"/>
                    <w:right w:val="none" w:sz="0" w:space="0" w:color="auto"/>
                  </w:divBdr>
                </w:div>
                <w:div w:id="1805346024">
                  <w:marLeft w:val="640"/>
                  <w:marRight w:val="0"/>
                  <w:marTop w:val="0"/>
                  <w:marBottom w:val="0"/>
                  <w:divBdr>
                    <w:top w:val="none" w:sz="0" w:space="0" w:color="auto"/>
                    <w:left w:val="none" w:sz="0" w:space="0" w:color="auto"/>
                    <w:bottom w:val="none" w:sz="0" w:space="0" w:color="auto"/>
                    <w:right w:val="none" w:sz="0" w:space="0" w:color="auto"/>
                  </w:divBdr>
                </w:div>
                <w:div w:id="1805658438">
                  <w:marLeft w:val="640"/>
                  <w:marRight w:val="0"/>
                  <w:marTop w:val="0"/>
                  <w:marBottom w:val="0"/>
                  <w:divBdr>
                    <w:top w:val="none" w:sz="0" w:space="0" w:color="auto"/>
                    <w:left w:val="none" w:sz="0" w:space="0" w:color="auto"/>
                    <w:bottom w:val="none" w:sz="0" w:space="0" w:color="auto"/>
                    <w:right w:val="none" w:sz="0" w:space="0" w:color="auto"/>
                  </w:divBdr>
                </w:div>
                <w:div w:id="1841239990">
                  <w:marLeft w:val="640"/>
                  <w:marRight w:val="0"/>
                  <w:marTop w:val="0"/>
                  <w:marBottom w:val="0"/>
                  <w:divBdr>
                    <w:top w:val="none" w:sz="0" w:space="0" w:color="auto"/>
                    <w:left w:val="none" w:sz="0" w:space="0" w:color="auto"/>
                    <w:bottom w:val="none" w:sz="0" w:space="0" w:color="auto"/>
                    <w:right w:val="none" w:sz="0" w:space="0" w:color="auto"/>
                  </w:divBdr>
                </w:div>
                <w:div w:id="1877349462">
                  <w:marLeft w:val="640"/>
                  <w:marRight w:val="0"/>
                  <w:marTop w:val="0"/>
                  <w:marBottom w:val="0"/>
                  <w:divBdr>
                    <w:top w:val="none" w:sz="0" w:space="0" w:color="auto"/>
                    <w:left w:val="none" w:sz="0" w:space="0" w:color="auto"/>
                    <w:bottom w:val="none" w:sz="0" w:space="0" w:color="auto"/>
                    <w:right w:val="none" w:sz="0" w:space="0" w:color="auto"/>
                  </w:divBdr>
                </w:div>
                <w:div w:id="1938705799">
                  <w:marLeft w:val="640"/>
                  <w:marRight w:val="0"/>
                  <w:marTop w:val="0"/>
                  <w:marBottom w:val="0"/>
                  <w:divBdr>
                    <w:top w:val="none" w:sz="0" w:space="0" w:color="auto"/>
                    <w:left w:val="none" w:sz="0" w:space="0" w:color="auto"/>
                    <w:bottom w:val="none" w:sz="0" w:space="0" w:color="auto"/>
                    <w:right w:val="none" w:sz="0" w:space="0" w:color="auto"/>
                  </w:divBdr>
                </w:div>
                <w:div w:id="1985691701">
                  <w:marLeft w:val="640"/>
                  <w:marRight w:val="0"/>
                  <w:marTop w:val="0"/>
                  <w:marBottom w:val="0"/>
                  <w:divBdr>
                    <w:top w:val="none" w:sz="0" w:space="0" w:color="auto"/>
                    <w:left w:val="none" w:sz="0" w:space="0" w:color="auto"/>
                    <w:bottom w:val="none" w:sz="0" w:space="0" w:color="auto"/>
                    <w:right w:val="none" w:sz="0" w:space="0" w:color="auto"/>
                  </w:divBdr>
                </w:div>
                <w:div w:id="1989936056">
                  <w:marLeft w:val="640"/>
                  <w:marRight w:val="0"/>
                  <w:marTop w:val="0"/>
                  <w:marBottom w:val="0"/>
                  <w:divBdr>
                    <w:top w:val="none" w:sz="0" w:space="0" w:color="auto"/>
                    <w:left w:val="none" w:sz="0" w:space="0" w:color="auto"/>
                    <w:bottom w:val="none" w:sz="0" w:space="0" w:color="auto"/>
                    <w:right w:val="none" w:sz="0" w:space="0" w:color="auto"/>
                  </w:divBdr>
                </w:div>
                <w:div w:id="2063170220">
                  <w:marLeft w:val="640"/>
                  <w:marRight w:val="0"/>
                  <w:marTop w:val="0"/>
                  <w:marBottom w:val="0"/>
                  <w:divBdr>
                    <w:top w:val="none" w:sz="0" w:space="0" w:color="auto"/>
                    <w:left w:val="none" w:sz="0" w:space="0" w:color="auto"/>
                    <w:bottom w:val="none" w:sz="0" w:space="0" w:color="auto"/>
                    <w:right w:val="none" w:sz="0" w:space="0" w:color="auto"/>
                  </w:divBdr>
                </w:div>
                <w:div w:id="2072731405">
                  <w:marLeft w:val="640"/>
                  <w:marRight w:val="0"/>
                  <w:marTop w:val="0"/>
                  <w:marBottom w:val="0"/>
                  <w:divBdr>
                    <w:top w:val="none" w:sz="0" w:space="0" w:color="auto"/>
                    <w:left w:val="none" w:sz="0" w:space="0" w:color="auto"/>
                    <w:bottom w:val="none" w:sz="0" w:space="0" w:color="auto"/>
                    <w:right w:val="none" w:sz="0" w:space="0" w:color="auto"/>
                  </w:divBdr>
                </w:div>
                <w:div w:id="2075657700">
                  <w:marLeft w:val="640"/>
                  <w:marRight w:val="0"/>
                  <w:marTop w:val="0"/>
                  <w:marBottom w:val="0"/>
                  <w:divBdr>
                    <w:top w:val="none" w:sz="0" w:space="0" w:color="auto"/>
                    <w:left w:val="none" w:sz="0" w:space="0" w:color="auto"/>
                    <w:bottom w:val="none" w:sz="0" w:space="0" w:color="auto"/>
                    <w:right w:val="none" w:sz="0" w:space="0" w:color="auto"/>
                  </w:divBdr>
                </w:div>
              </w:divsChild>
            </w:div>
            <w:div w:id="1904169632">
              <w:marLeft w:val="0"/>
              <w:marRight w:val="0"/>
              <w:marTop w:val="0"/>
              <w:marBottom w:val="0"/>
              <w:divBdr>
                <w:top w:val="none" w:sz="0" w:space="0" w:color="auto"/>
                <w:left w:val="none" w:sz="0" w:space="0" w:color="auto"/>
                <w:bottom w:val="none" w:sz="0" w:space="0" w:color="auto"/>
                <w:right w:val="none" w:sz="0" w:space="0" w:color="auto"/>
              </w:divBdr>
              <w:divsChild>
                <w:div w:id="106850757">
                  <w:marLeft w:val="640"/>
                  <w:marRight w:val="0"/>
                  <w:marTop w:val="0"/>
                  <w:marBottom w:val="0"/>
                  <w:divBdr>
                    <w:top w:val="none" w:sz="0" w:space="0" w:color="auto"/>
                    <w:left w:val="none" w:sz="0" w:space="0" w:color="auto"/>
                    <w:bottom w:val="none" w:sz="0" w:space="0" w:color="auto"/>
                    <w:right w:val="none" w:sz="0" w:space="0" w:color="auto"/>
                  </w:divBdr>
                </w:div>
                <w:div w:id="146365478">
                  <w:marLeft w:val="640"/>
                  <w:marRight w:val="0"/>
                  <w:marTop w:val="0"/>
                  <w:marBottom w:val="0"/>
                  <w:divBdr>
                    <w:top w:val="none" w:sz="0" w:space="0" w:color="auto"/>
                    <w:left w:val="none" w:sz="0" w:space="0" w:color="auto"/>
                    <w:bottom w:val="none" w:sz="0" w:space="0" w:color="auto"/>
                    <w:right w:val="none" w:sz="0" w:space="0" w:color="auto"/>
                  </w:divBdr>
                </w:div>
                <w:div w:id="162015002">
                  <w:marLeft w:val="640"/>
                  <w:marRight w:val="0"/>
                  <w:marTop w:val="0"/>
                  <w:marBottom w:val="0"/>
                  <w:divBdr>
                    <w:top w:val="none" w:sz="0" w:space="0" w:color="auto"/>
                    <w:left w:val="none" w:sz="0" w:space="0" w:color="auto"/>
                    <w:bottom w:val="none" w:sz="0" w:space="0" w:color="auto"/>
                    <w:right w:val="none" w:sz="0" w:space="0" w:color="auto"/>
                  </w:divBdr>
                </w:div>
                <w:div w:id="254436647">
                  <w:marLeft w:val="640"/>
                  <w:marRight w:val="0"/>
                  <w:marTop w:val="0"/>
                  <w:marBottom w:val="0"/>
                  <w:divBdr>
                    <w:top w:val="none" w:sz="0" w:space="0" w:color="auto"/>
                    <w:left w:val="none" w:sz="0" w:space="0" w:color="auto"/>
                    <w:bottom w:val="none" w:sz="0" w:space="0" w:color="auto"/>
                    <w:right w:val="none" w:sz="0" w:space="0" w:color="auto"/>
                  </w:divBdr>
                </w:div>
                <w:div w:id="266350535">
                  <w:marLeft w:val="640"/>
                  <w:marRight w:val="0"/>
                  <w:marTop w:val="0"/>
                  <w:marBottom w:val="0"/>
                  <w:divBdr>
                    <w:top w:val="none" w:sz="0" w:space="0" w:color="auto"/>
                    <w:left w:val="none" w:sz="0" w:space="0" w:color="auto"/>
                    <w:bottom w:val="none" w:sz="0" w:space="0" w:color="auto"/>
                    <w:right w:val="none" w:sz="0" w:space="0" w:color="auto"/>
                  </w:divBdr>
                </w:div>
                <w:div w:id="282615880">
                  <w:marLeft w:val="640"/>
                  <w:marRight w:val="0"/>
                  <w:marTop w:val="0"/>
                  <w:marBottom w:val="0"/>
                  <w:divBdr>
                    <w:top w:val="none" w:sz="0" w:space="0" w:color="auto"/>
                    <w:left w:val="none" w:sz="0" w:space="0" w:color="auto"/>
                    <w:bottom w:val="none" w:sz="0" w:space="0" w:color="auto"/>
                    <w:right w:val="none" w:sz="0" w:space="0" w:color="auto"/>
                  </w:divBdr>
                </w:div>
                <w:div w:id="372116056">
                  <w:marLeft w:val="640"/>
                  <w:marRight w:val="0"/>
                  <w:marTop w:val="0"/>
                  <w:marBottom w:val="0"/>
                  <w:divBdr>
                    <w:top w:val="none" w:sz="0" w:space="0" w:color="auto"/>
                    <w:left w:val="none" w:sz="0" w:space="0" w:color="auto"/>
                    <w:bottom w:val="none" w:sz="0" w:space="0" w:color="auto"/>
                    <w:right w:val="none" w:sz="0" w:space="0" w:color="auto"/>
                  </w:divBdr>
                </w:div>
                <w:div w:id="431051343">
                  <w:marLeft w:val="640"/>
                  <w:marRight w:val="0"/>
                  <w:marTop w:val="0"/>
                  <w:marBottom w:val="0"/>
                  <w:divBdr>
                    <w:top w:val="none" w:sz="0" w:space="0" w:color="auto"/>
                    <w:left w:val="none" w:sz="0" w:space="0" w:color="auto"/>
                    <w:bottom w:val="none" w:sz="0" w:space="0" w:color="auto"/>
                    <w:right w:val="none" w:sz="0" w:space="0" w:color="auto"/>
                  </w:divBdr>
                </w:div>
                <w:div w:id="460734388">
                  <w:marLeft w:val="640"/>
                  <w:marRight w:val="0"/>
                  <w:marTop w:val="0"/>
                  <w:marBottom w:val="0"/>
                  <w:divBdr>
                    <w:top w:val="none" w:sz="0" w:space="0" w:color="auto"/>
                    <w:left w:val="none" w:sz="0" w:space="0" w:color="auto"/>
                    <w:bottom w:val="none" w:sz="0" w:space="0" w:color="auto"/>
                    <w:right w:val="none" w:sz="0" w:space="0" w:color="auto"/>
                  </w:divBdr>
                </w:div>
                <w:div w:id="464008750">
                  <w:marLeft w:val="640"/>
                  <w:marRight w:val="0"/>
                  <w:marTop w:val="0"/>
                  <w:marBottom w:val="0"/>
                  <w:divBdr>
                    <w:top w:val="none" w:sz="0" w:space="0" w:color="auto"/>
                    <w:left w:val="none" w:sz="0" w:space="0" w:color="auto"/>
                    <w:bottom w:val="none" w:sz="0" w:space="0" w:color="auto"/>
                    <w:right w:val="none" w:sz="0" w:space="0" w:color="auto"/>
                  </w:divBdr>
                </w:div>
                <w:div w:id="515849326">
                  <w:marLeft w:val="640"/>
                  <w:marRight w:val="0"/>
                  <w:marTop w:val="0"/>
                  <w:marBottom w:val="0"/>
                  <w:divBdr>
                    <w:top w:val="none" w:sz="0" w:space="0" w:color="auto"/>
                    <w:left w:val="none" w:sz="0" w:space="0" w:color="auto"/>
                    <w:bottom w:val="none" w:sz="0" w:space="0" w:color="auto"/>
                    <w:right w:val="none" w:sz="0" w:space="0" w:color="auto"/>
                  </w:divBdr>
                </w:div>
                <w:div w:id="524252554">
                  <w:marLeft w:val="640"/>
                  <w:marRight w:val="0"/>
                  <w:marTop w:val="0"/>
                  <w:marBottom w:val="0"/>
                  <w:divBdr>
                    <w:top w:val="none" w:sz="0" w:space="0" w:color="auto"/>
                    <w:left w:val="none" w:sz="0" w:space="0" w:color="auto"/>
                    <w:bottom w:val="none" w:sz="0" w:space="0" w:color="auto"/>
                    <w:right w:val="none" w:sz="0" w:space="0" w:color="auto"/>
                  </w:divBdr>
                </w:div>
                <w:div w:id="563833764">
                  <w:marLeft w:val="640"/>
                  <w:marRight w:val="0"/>
                  <w:marTop w:val="0"/>
                  <w:marBottom w:val="0"/>
                  <w:divBdr>
                    <w:top w:val="none" w:sz="0" w:space="0" w:color="auto"/>
                    <w:left w:val="none" w:sz="0" w:space="0" w:color="auto"/>
                    <w:bottom w:val="none" w:sz="0" w:space="0" w:color="auto"/>
                    <w:right w:val="none" w:sz="0" w:space="0" w:color="auto"/>
                  </w:divBdr>
                </w:div>
                <w:div w:id="569929577">
                  <w:marLeft w:val="640"/>
                  <w:marRight w:val="0"/>
                  <w:marTop w:val="0"/>
                  <w:marBottom w:val="0"/>
                  <w:divBdr>
                    <w:top w:val="none" w:sz="0" w:space="0" w:color="auto"/>
                    <w:left w:val="none" w:sz="0" w:space="0" w:color="auto"/>
                    <w:bottom w:val="none" w:sz="0" w:space="0" w:color="auto"/>
                    <w:right w:val="none" w:sz="0" w:space="0" w:color="auto"/>
                  </w:divBdr>
                </w:div>
                <w:div w:id="629285060">
                  <w:marLeft w:val="640"/>
                  <w:marRight w:val="0"/>
                  <w:marTop w:val="0"/>
                  <w:marBottom w:val="0"/>
                  <w:divBdr>
                    <w:top w:val="none" w:sz="0" w:space="0" w:color="auto"/>
                    <w:left w:val="none" w:sz="0" w:space="0" w:color="auto"/>
                    <w:bottom w:val="none" w:sz="0" w:space="0" w:color="auto"/>
                    <w:right w:val="none" w:sz="0" w:space="0" w:color="auto"/>
                  </w:divBdr>
                </w:div>
                <w:div w:id="634212431">
                  <w:marLeft w:val="640"/>
                  <w:marRight w:val="0"/>
                  <w:marTop w:val="0"/>
                  <w:marBottom w:val="0"/>
                  <w:divBdr>
                    <w:top w:val="none" w:sz="0" w:space="0" w:color="auto"/>
                    <w:left w:val="none" w:sz="0" w:space="0" w:color="auto"/>
                    <w:bottom w:val="none" w:sz="0" w:space="0" w:color="auto"/>
                    <w:right w:val="none" w:sz="0" w:space="0" w:color="auto"/>
                  </w:divBdr>
                </w:div>
                <w:div w:id="638338665">
                  <w:marLeft w:val="640"/>
                  <w:marRight w:val="0"/>
                  <w:marTop w:val="0"/>
                  <w:marBottom w:val="0"/>
                  <w:divBdr>
                    <w:top w:val="none" w:sz="0" w:space="0" w:color="auto"/>
                    <w:left w:val="none" w:sz="0" w:space="0" w:color="auto"/>
                    <w:bottom w:val="none" w:sz="0" w:space="0" w:color="auto"/>
                    <w:right w:val="none" w:sz="0" w:space="0" w:color="auto"/>
                  </w:divBdr>
                </w:div>
                <w:div w:id="647592823">
                  <w:marLeft w:val="640"/>
                  <w:marRight w:val="0"/>
                  <w:marTop w:val="0"/>
                  <w:marBottom w:val="0"/>
                  <w:divBdr>
                    <w:top w:val="none" w:sz="0" w:space="0" w:color="auto"/>
                    <w:left w:val="none" w:sz="0" w:space="0" w:color="auto"/>
                    <w:bottom w:val="none" w:sz="0" w:space="0" w:color="auto"/>
                    <w:right w:val="none" w:sz="0" w:space="0" w:color="auto"/>
                  </w:divBdr>
                </w:div>
                <w:div w:id="649986720">
                  <w:marLeft w:val="640"/>
                  <w:marRight w:val="0"/>
                  <w:marTop w:val="0"/>
                  <w:marBottom w:val="0"/>
                  <w:divBdr>
                    <w:top w:val="none" w:sz="0" w:space="0" w:color="auto"/>
                    <w:left w:val="none" w:sz="0" w:space="0" w:color="auto"/>
                    <w:bottom w:val="none" w:sz="0" w:space="0" w:color="auto"/>
                    <w:right w:val="none" w:sz="0" w:space="0" w:color="auto"/>
                  </w:divBdr>
                </w:div>
                <w:div w:id="674380745">
                  <w:marLeft w:val="640"/>
                  <w:marRight w:val="0"/>
                  <w:marTop w:val="0"/>
                  <w:marBottom w:val="0"/>
                  <w:divBdr>
                    <w:top w:val="none" w:sz="0" w:space="0" w:color="auto"/>
                    <w:left w:val="none" w:sz="0" w:space="0" w:color="auto"/>
                    <w:bottom w:val="none" w:sz="0" w:space="0" w:color="auto"/>
                    <w:right w:val="none" w:sz="0" w:space="0" w:color="auto"/>
                  </w:divBdr>
                </w:div>
                <w:div w:id="707411080">
                  <w:marLeft w:val="640"/>
                  <w:marRight w:val="0"/>
                  <w:marTop w:val="0"/>
                  <w:marBottom w:val="0"/>
                  <w:divBdr>
                    <w:top w:val="none" w:sz="0" w:space="0" w:color="auto"/>
                    <w:left w:val="none" w:sz="0" w:space="0" w:color="auto"/>
                    <w:bottom w:val="none" w:sz="0" w:space="0" w:color="auto"/>
                    <w:right w:val="none" w:sz="0" w:space="0" w:color="auto"/>
                  </w:divBdr>
                </w:div>
                <w:div w:id="720054235">
                  <w:marLeft w:val="640"/>
                  <w:marRight w:val="0"/>
                  <w:marTop w:val="0"/>
                  <w:marBottom w:val="0"/>
                  <w:divBdr>
                    <w:top w:val="none" w:sz="0" w:space="0" w:color="auto"/>
                    <w:left w:val="none" w:sz="0" w:space="0" w:color="auto"/>
                    <w:bottom w:val="none" w:sz="0" w:space="0" w:color="auto"/>
                    <w:right w:val="none" w:sz="0" w:space="0" w:color="auto"/>
                  </w:divBdr>
                </w:div>
                <w:div w:id="729308338">
                  <w:marLeft w:val="640"/>
                  <w:marRight w:val="0"/>
                  <w:marTop w:val="0"/>
                  <w:marBottom w:val="0"/>
                  <w:divBdr>
                    <w:top w:val="none" w:sz="0" w:space="0" w:color="auto"/>
                    <w:left w:val="none" w:sz="0" w:space="0" w:color="auto"/>
                    <w:bottom w:val="none" w:sz="0" w:space="0" w:color="auto"/>
                    <w:right w:val="none" w:sz="0" w:space="0" w:color="auto"/>
                  </w:divBdr>
                </w:div>
                <w:div w:id="805127287">
                  <w:marLeft w:val="640"/>
                  <w:marRight w:val="0"/>
                  <w:marTop w:val="0"/>
                  <w:marBottom w:val="0"/>
                  <w:divBdr>
                    <w:top w:val="none" w:sz="0" w:space="0" w:color="auto"/>
                    <w:left w:val="none" w:sz="0" w:space="0" w:color="auto"/>
                    <w:bottom w:val="none" w:sz="0" w:space="0" w:color="auto"/>
                    <w:right w:val="none" w:sz="0" w:space="0" w:color="auto"/>
                  </w:divBdr>
                </w:div>
                <w:div w:id="821001145">
                  <w:marLeft w:val="640"/>
                  <w:marRight w:val="0"/>
                  <w:marTop w:val="0"/>
                  <w:marBottom w:val="0"/>
                  <w:divBdr>
                    <w:top w:val="none" w:sz="0" w:space="0" w:color="auto"/>
                    <w:left w:val="none" w:sz="0" w:space="0" w:color="auto"/>
                    <w:bottom w:val="none" w:sz="0" w:space="0" w:color="auto"/>
                    <w:right w:val="none" w:sz="0" w:space="0" w:color="auto"/>
                  </w:divBdr>
                </w:div>
                <w:div w:id="829367981">
                  <w:marLeft w:val="640"/>
                  <w:marRight w:val="0"/>
                  <w:marTop w:val="0"/>
                  <w:marBottom w:val="0"/>
                  <w:divBdr>
                    <w:top w:val="none" w:sz="0" w:space="0" w:color="auto"/>
                    <w:left w:val="none" w:sz="0" w:space="0" w:color="auto"/>
                    <w:bottom w:val="none" w:sz="0" w:space="0" w:color="auto"/>
                    <w:right w:val="none" w:sz="0" w:space="0" w:color="auto"/>
                  </w:divBdr>
                </w:div>
                <w:div w:id="923610751">
                  <w:marLeft w:val="640"/>
                  <w:marRight w:val="0"/>
                  <w:marTop w:val="0"/>
                  <w:marBottom w:val="0"/>
                  <w:divBdr>
                    <w:top w:val="none" w:sz="0" w:space="0" w:color="auto"/>
                    <w:left w:val="none" w:sz="0" w:space="0" w:color="auto"/>
                    <w:bottom w:val="none" w:sz="0" w:space="0" w:color="auto"/>
                    <w:right w:val="none" w:sz="0" w:space="0" w:color="auto"/>
                  </w:divBdr>
                </w:div>
                <w:div w:id="926882982">
                  <w:marLeft w:val="640"/>
                  <w:marRight w:val="0"/>
                  <w:marTop w:val="0"/>
                  <w:marBottom w:val="0"/>
                  <w:divBdr>
                    <w:top w:val="none" w:sz="0" w:space="0" w:color="auto"/>
                    <w:left w:val="none" w:sz="0" w:space="0" w:color="auto"/>
                    <w:bottom w:val="none" w:sz="0" w:space="0" w:color="auto"/>
                    <w:right w:val="none" w:sz="0" w:space="0" w:color="auto"/>
                  </w:divBdr>
                </w:div>
                <w:div w:id="961766300">
                  <w:marLeft w:val="640"/>
                  <w:marRight w:val="0"/>
                  <w:marTop w:val="0"/>
                  <w:marBottom w:val="0"/>
                  <w:divBdr>
                    <w:top w:val="none" w:sz="0" w:space="0" w:color="auto"/>
                    <w:left w:val="none" w:sz="0" w:space="0" w:color="auto"/>
                    <w:bottom w:val="none" w:sz="0" w:space="0" w:color="auto"/>
                    <w:right w:val="none" w:sz="0" w:space="0" w:color="auto"/>
                  </w:divBdr>
                </w:div>
                <w:div w:id="1011447101">
                  <w:marLeft w:val="640"/>
                  <w:marRight w:val="0"/>
                  <w:marTop w:val="0"/>
                  <w:marBottom w:val="0"/>
                  <w:divBdr>
                    <w:top w:val="none" w:sz="0" w:space="0" w:color="auto"/>
                    <w:left w:val="none" w:sz="0" w:space="0" w:color="auto"/>
                    <w:bottom w:val="none" w:sz="0" w:space="0" w:color="auto"/>
                    <w:right w:val="none" w:sz="0" w:space="0" w:color="auto"/>
                  </w:divBdr>
                </w:div>
                <w:div w:id="1079326869">
                  <w:marLeft w:val="640"/>
                  <w:marRight w:val="0"/>
                  <w:marTop w:val="0"/>
                  <w:marBottom w:val="0"/>
                  <w:divBdr>
                    <w:top w:val="none" w:sz="0" w:space="0" w:color="auto"/>
                    <w:left w:val="none" w:sz="0" w:space="0" w:color="auto"/>
                    <w:bottom w:val="none" w:sz="0" w:space="0" w:color="auto"/>
                    <w:right w:val="none" w:sz="0" w:space="0" w:color="auto"/>
                  </w:divBdr>
                </w:div>
                <w:div w:id="1080982511">
                  <w:marLeft w:val="640"/>
                  <w:marRight w:val="0"/>
                  <w:marTop w:val="0"/>
                  <w:marBottom w:val="0"/>
                  <w:divBdr>
                    <w:top w:val="none" w:sz="0" w:space="0" w:color="auto"/>
                    <w:left w:val="none" w:sz="0" w:space="0" w:color="auto"/>
                    <w:bottom w:val="none" w:sz="0" w:space="0" w:color="auto"/>
                    <w:right w:val="none" w:sz="0" w:space="0" w:color="auto"/>
                  </w:divBdr>
                </w:div>
                <w:div w:id="1154296312">
                  <w:marLeft w:val="640"/>
                  <w:marRight w:val="0"/>
                  <w:marTop w:val="0"/>
                  <w:marBottom w:val="0"/>
                  <w:divBdr>
                    <w:top w:val="none" w:sz="0" w:space="0" w:color="auto"/>
                    <w:left w:val="none" w:sz="0" w:space="0" w:color="auto"/>
                    <w:bottom w:val="none" w:sz="0" w:space="0" w:color="auto"/>
                    <w:right w:val="none" w:sz="0" w:space="0" w:color="auto"/>
                  </w:divBdr>
                </w:div>
                <w:div w:id="1165632862">
                  <w:marLeft w:val="640"/>
                  <w:marRight w:val="0"/>
                  <w:marTop w:val="0"/>
                  <w:marBottom w:val="0"/>
                  <w:divBdr>
                    <w:top w:val="none" w:sz="0" w:space="0" w:color="auto"/>
                    <w:left w:val="none" w:sz="0" w:space="0" w:color="auto"/>
                    <w:bottom w:val="none" w:sz="0" w:space="0" w:color="auto"/>
                    <w:right w:val="none" w:sz="0" w:space="0" w:color="auto"/>
                  </w:divBdr>
                </w:div>
                <w:div w:id="1219053019">
                  <w:marLeft w:val="640"/>
                  <w:marRight w:val="0"/>
                  <w:marTop w:val="0"/>
                  <w:marBottom w:val="0"/>
                  <w:divBdr>
                    <w:top w:val="none" w:sz="0" w:space="0" w:color="auto"/>
                    <w:left w:val="none" w:sz="0" w:space="0" w:color="auto"/>
                    <w:bottom w:val="none" w:sz="0" w:space="0" w:color="auto"/>
                    <w:right w:val="none" w:sz="0" w:space="0" w:color="auto"/>
                  </w:divBdr>
                </w:div>
                <w:div w:id="1319263907">
                  <w:marLeft w:val="640"/>
                  <w:marRight w:val="0"/>
                  <w:marTop w:val="0"/>
                  <w:marBottom w:val="0"/>
                  <w:divBdr>
                    <w:top w:val="none" w:sz="0" w:space="0" w:color="auto"/>
                    <w:left w:val="none" w:sz="0" w:space="0" w:color="auto"/>
                    <w:bottom w:val="none" w:sz="0" w:space="0" w:color="auto"/>
                    <w:right w:val="none" w:sz="0" w:space="0" w:color="auto"/>
                  </w:divBdr>
                </w:div>
                <w:div w:id="1359038318">
                  <w:marLeft w:val="640"/>
                  <w:marRight w:val="0"/>
                  <w:marTop w:val="0"/>
                  <w:marBottom w:val="0"/>
                  <w:divBdr>
                    <w:top w:val="none" w:sz="0" w:space="0" w:color="auto"/>
                    <w:left w:val="none" w:sz="0" w:space="0" w:color="auto"/>
                    <w:bottom w:val="none" w:sz="0" w:space="0" w:color="auto"/>
                    <w:right w:val="none" w:sz="0" w:space="0" w:color="auto"/>
                  </w:divBdr>
                </w:div>
                <w:div w:id="1365013054">
                  <w:marLeft w:val="640"/>
                  <w:marRight w:val="0"/>
                  <w:marTop w:val="0"/>
                  <w:marBottom w:val="0"/>
                  <w:divBdr>
                    <w:top w:val="none" w:sz="0" w:space="0" w:color="auto"/>
                    <w:left w:val="none" w:sz="0" w:space="0" w:color="auto"/>
                    <w:bottom w:val="none" w:sz="0" w:space="0" w:color="auto"/>
                    <w:right w:val="none" w:sz="0" w:space="0" w:color="auto"/>
                  </w:divBdr>
                </w:div>
                <w:div w:id="1369185814">
                  <w:marLeft w:val="640"/>
                  <w:marRight w:val="0"/>
                  <w:marTop w:val="0"/>
                  <w:marBottom w:val="0"/>
                  <w:divBdr>
                    <w:top w:val="none" w:sz="0" w:space="0" w:color="auto"/>
                    <w:left w:val="none" w:sz="0" w:space="0" w:color="auto"/>
                    <w:bottom w:val="none" w:sz="0" w:space="0" w:color="auto"/>
                    <w:right w:val="none" w:sz="0" w:space="0" w:color="auto"/>
                  </w:divBdr>
                </w:div>
                <w:div w:id="1402677762">
                  <w:marLeft w:val="640"/>
                  <w:marRight w:val="0"/>
                  <w:marTop w:val="0"/>
                  <w:marBottom w:val="0"/>
                  <w:divBdr>
                    <w:top w:val="none" w:sz="0" w:space="0" w:color="auto"/>
                    <w:left w:val="none" w:sz="0" w:space="0" w:color="auto"/>
                    <w:bottom w:val="none" w:sz="0" w:space="0" w:color="auto"/>
                    <w:right w:val="none" w:sz="0" w:space="0" w:color="auto"/>
                  </w:divBdr>
                </w:div>
                <w:div w:id="1416584392">
                  <w:marLeft w:val="640"/>
                  <w:marRight w:val="0"/>
                  <w:marTop w:val="0"/>
                  <w:marBottom w:val="0"/>
                  <w:divBdr>
                    <w:top w:val="none" w:sz="0" w:space="0" w:color="auto"/>
                    <w:left w:val="none" w:sz="0" w:space="0" w:color="auto"/>
                    <w:bottom w:val="none" w:sz="0" w:space="0" w:color="auto"/>
                    <w:right w:val="none" w:sz="0" w:space="0" w:color="auto"/>
                  </w:divBdr>
                </w:div>
                <w:div w:id="1447309548">
                  <w:marLeft w:val="640"/>
                  <w:marRight w:val="0"/>
                  <w:marTop w:val="0"/>
                  <w:marBottom w:val="0"/>
                  <w:divBdr>
                    <w:top w:val="none" w:sz="0" w:space="0" w:color="auto"/>
                    <w:left w:val="none" w:sz="0" w:space="0" w:color="auto"/>
                    <w:bottom w:val="none" w:sz="0" w:space="0" w:color="auto"/>
                    <w:right w:val="none" w:sz="0" w:space="0" w:color="auto"/>
                  </w:divBdr>
                </w:div>
                <w:div w:id="1451508737">
                  <w:marLeft w:val="640"/>
                  <w:marRight w:val="0"/>
                  <w:marTop w:val="0"/>
                  <w:marBottom w:val="0"/>
                  <w:divBdr>
                    <w:top w:val="none" w:sz="0" w:space="0" w:color="auto"/>
                    <w:left w:val="none" w:sz="0" w:space="0" w:color="auto"/>
                    <w:bottom w:val="none" w:sz="0" w:space="0" w:color="auto"/>
                    <w:right w:val="none" w:sz="0" w:space="0" w:color="auto"/>
                  </w:divBdr>
                </w:div>
                <w:div w:id="1482041730">
                  <w:marLeft w:val="640"/>
                  <w:marRight w:val="0"/>
                  <w:marTop w:val="0"/>
                  <w:marBottom w:val="0"/>
                  <w:divBdr>
                    <w:top w:val="none" w:sz="0" w:space="0" w:color="auto"/>
                    <w:left w:val="none" w:sz="0" w:space="0" w:color="auto"/>
                    <w:bottom w:val="none" w:sz="0" w:space="0" w:color="auto"/>
                    <w:right w:val="none" w:sz="0" w:space="0" w:color="auto"/>
                  </w:divBdr>
                </w:div>
                <w:div w:id="1494225278">
                  <w:marLeft w:val="640"/>
                  <w:marRight w:val="0"/>
                  <w:marTop w:val="0"/>
                  <w:marBottom w:val="0"/>
                  <w:divBdr>
                    <w:top w:val="none" w:sz="0" w:space="0" w:color="auto"/>
                    <w:left w:val="none" w:sz="0" w:space="0" w:color="auto"/>
                    <w:bottom w:val="none" w:sz="0" w:space="0" w:color="auto"/>
                    <w:right w:val="none" w:sz="0" w:space="0" w:color="auto"/>
                  </w:divBdr>
                </w:div>
                <w:div w:id="1501776040">
                  <w:marLeft w:val="640"/>
                  <w:marRight w:val="0"/>
                  <w:marTop w:val="0"/>
                  <w:marBottom w:val="0"/>
                  <w:divBdr>
                    <w:top w:val="none" w:sz="0" w:space="0" w:color="auto"/>
                    <w:left w:val="none" w:sz="0" w:space="0" w:color="auto"/>
                    <w:bottom w:val="none" w:sz="0" w:space="0" w:color="auto"/>
                    <w:right w:val="none" w:sz="0" w:space="0" w:color="auto"/>
                  </w:divBdr>
                </w:div>
                <w:div w:id="1509443024">
                  <w:marLeft w:val="640"/>
                  <w:marRight w:val="0"/>
                  <w:marTop w:val="0"/>
                  <w:marBottom w:val="0"/>
                  <w:divBdr>
                    <w:top w:val="none" w:sz="0" w:space="0" w:color="auto"/>
                    <w:left w:val="none" w:sz="0" w:space="0" w:color="auto"/>
                    <w:bottom w:val="none" w:sz="0" w:space="0" w:color="auto"/>
                    <w:right w:val="none" w:sz="0" w:space="0" w:color="auto"/>
                  </w:divBdr>
                </w:div>
                <w:div w:id="1540824271">
                  <w:marLeft w:val="640"/>
                  <w:marRight w:val="0"/>
                  <w:marTop w:val="0"/>
                  <w:marBottom w:val="0"/>
                  <w:divBdr>
                    <w:top w:val="none" w:sz="0" w:space="0" w:color="auto"/>
                    <w:left w:val="none" w:sz="0" w:space="0" w:color="auto"/>
                    <w:bottom w:val="none" w:sz="0" w:space="0" w:color="auto"/>
                    <w:right w:val="none" w:sz="0" w:space="0" w:color="auto"/>
                  </w:divBdr>
                </w:div>
                <w:div w:id="1542012748">
                  <w:marLeft w:val="640"/>
                  <w:marRight w:val="0"/>
                  <w:marTop w:val="0"/>
                  <w:marBottom w:val="0"/>
                  <w:divBdr>
                    <w:top w:val="none" w:sz="0" w:space="0" w:color="auto"/>
                    <w:left w:val="none" w:sz="0" w:space="0" w:color="auto"/>
                    <w:bottom w:val="none" w:sz="0" w:space="0" w:color="auto"/>
                    <w:right w:val="none" w:sz="0" w:space="0" w:color="auto"/>
                  </w:divBdr>
                </w:div>
                <w:div w:id="1573615615">
                  <w:marLeft w:val="640"/>
                  <w:marRight w:val="0"/>
                  <w:marTop w:val="0"/>
                  <w:marBottom w:val="0"/>
                  <w:divBdr>
                    <w:top w:val="none" w:sz="0" w:space="0" w:color="auto"/>
                    <w:left w:val="none" w:sz="0" w:space="0" w:color="auto"/>
                    <w:bottom w:val="none" w:sz="0" w:space="0" w:color="auto"/>
                    <w:right w:val="none" w:sz="0" w:space="0" w:color="auto"/>
                  </w:divBdr>
                </w:div>
                <w:div w:id="1661234929">
                  <w:marLeft w:val="640"/>
                  <w:marRight w:val="0"/>
                  <w:marTop w:val="0"/>
                  <w:marBottom w:val="0"/>
                  <w:divBdr>
                    <w:top w:val="none" w:sz="0" w:space="0" w:color="auto"/>
                    <w:left w:val="none" w:sz="0" w:space="0" w:color="auto"/>
                    <w:bottom w:val="none" w:sz="0" w:space="0" w:color="auto"/>
                    <w:right w:val="none" w:sz="0" w:space="0" w:color="auto"/>
                  </w:divBdr>
                </w:div>
                <w:div w:id="1740636481">
                  <w:marLeft w:val="640"/>
                  <w:marRight w:val="0"/>
                  <w:marTop w:val="0"/>
                  <w:marBottom w:val="0"/>
                  <w:divBdr>
                    <w:top w:val="none" w:sz="0" w:space="0" w:color="auto"/>
                    <w:left w:val="none" w:sz="0" w:space="0" w:color="auto"/>
                    <w:bottom w:val="none" w:sz="0" w:space="0" w:color="auto"/>
                    <w:right w:val="none" w:sz="0" w:space="0" w:color="auto"/>
                  </w:divBdr>
                </w:div>
                <w:div w:id="1761368586">
                  <w:marLeft w:val="640"/>
                  <w:marRight w:val="0"/>
                  <w:marTop w:val="0"/>
                  <w:marBottom w:val="0"/>
                  <w:divBdr>
                    <w:top w:val="none" w:sz="0" w:space="0" w:color="auto"/>
                    <w:left w:val="none" w:sz="0" w:space="0" w:color="auto"/>
                    <w:bottom w:val="none" w:sz="0" w:space="0" w:color="auto"/>
                    <w:right w:val="none" w:sz="0" w:space="0" w:color="auto"/>
                  </w:divBdr>
                </w:div>
                <w:div w:id="1821998849">
                  <w:marLeft w:val="640"/>
                  <w:marRight w:val="0"/>
                  <w:marTop w:val="0"/>
                  <w:marBottom w:val="0"/>
                  <w:divBdr>
                    <w:top w:val="none" w:sz="0" w:space="0" w:color="auto"/>
                    <w:left w:val="none" w:sz="0" w:space="0" w:color="auto"/>
                    <w:bottom w:val="none" w:sz="0" w:space="0" w:color="auto"/>
                    <w:right w:val="none" w:sz="0" w:space="0" w:color="auto"/>
                  </w:divBdr>
                </w:div>
                <w:div w:id="1824929871">
                  <w:marLeft w:val="640"/>
                  <w:marRight w:val="0"/>
                  <w:marTop w:val="0"/>
                  <w:marBottom w:val="0"/>
                  <w:divBdr>
                    <w:top w:val="none" w:sz="0" w:space="0" w:color="auto"/>
                    <w:left w:val="none" w:sz="0" w:space="0" w:color="auto"/>
                    <w:bottom w:val="none" w:sz="0" w:space="0" w:color="auto"/>
                    <w:right w:val="none" w:sz="0" w:space="0" w:color="auto"/>
                  </w:divBdr>
                </w:div>
                <w:div w:id="1874075480">
                  <w:marLeft w:val="640"/>
                  <w:marRight w:val="0"/>
                  <w:marTop w:val="0"/>
                  <w:marBottom w:val="0"/>
                  <w:divBdr>
                    <w:top w:val="none" w:sz="0" w:space="0" w:color="auto"/>
                    <w:left w:val="none" w:sz="0" w:space="0" w:color="auto"/>
                    <w:bottom w:val="none" w:sz="0" w:space="0" w:color="auto"/>
                    <w:right w:val="none" w:sz="0" w:space="0" w:color="auto"/>
                  </w:divBdr>
                </w:div>
                <w:div w:id="1887376495">
                  <w:marLeft w:val="640"/>
                  <w:marRight w:val="0"/>
                  <w:marTop w:val="0"/>
                  <w:marBottom w:val="0"/>
                  <w:divBdr>
                    <w:top w:val="none" w:sz="0" w:space="0" w:color="auto"/>
                    <w:left w:val="none" w:sz="0" w:space="0" w:color="auto"/>
                    <w:bottom w:val="none" w:sz="0" w:space="0" w:color="auto"/>
                    <w:right w:val="none" w:sz="0" w:space="0" w:color="auto"/>
                  </w:divBdr>
                </w:div>
                <w:div w:id="1904363723">
                  <w:marLeft w:val="640"/>
                  <w:marRight w:val="0"/>
                  <w:marTop w:val="0"/>
                  <w:marBottom w:val="0"/>
                  <w:divBdr>
                    <w:top w:val="none" w:sz="0" w:space="0" w:color="auto"/>
                    <w:left w:val="none" w:sz="0" w:space="0" w:color="auto"/>
                    <w:bottom w:val="none" w:sz="0" w:space="0" w:color="auto"/>
                    <w:right w:val="none" w:sz="0" w:space="0" w:color="auto"/>
                  </w:divBdr>
                </w:div>
                <w:div w:id="1904634932">
                  <w:marLeft w:val="640"/>
                  <w:marRight w:val="0"/>
                  <w:marTop w:val="0"/>
                  <w:marBottom w:val="0"/>
                  <w:divBdr>
                    <w:top w:val="none" w:sz="0" w:space="0" w:color="auto"/>
                    <w:left w:val="none" w:sz="0" w:space="0" w:color="auto"/>
                    <w:bottom w:val="none" w:sz="0" w:space="0" w:color="auto"/>
                    <w:right w:val="none" w:sz="0" w:space="0" w:color="auto"/>
                  </w:divBdr>
                </w:div>
                <w:div w:id="1955557781">
                  <w:marLeft w:val="640"/>
                  <w:marRight w:val="0"/>
                  <w:marTop w:val="0"/>
                  <w:marBottom w:val="0"/>
                  <w:divBdr>
                    <w:top w:val="none" w:sz="0" w:space="0" w:color="auto"/>
                    <w:left w:val="none" w:sz="0" w:space="0" w:color="auto"/>
                    <w:bottom w:val="none" w:sz="0" w:space="0" w:color="auto"/>
                    <w:right w:val="none" w:sz="0" w:space="0" w:color="auto"/>
                  </w:divBdr>
                </w:div>
                <w:div w:id="1960717914">
                  <w:marLeft w:val="640"/>
                  <w:marRight w:val="0"/>
                  <w:marTop w:val="0"/>
                  <w:marBottom w:val="0"/>
                  <w:divBdr>
                    <w:top w:val="none" w:sz="0" w:space="0" w:color="auto"/>
                    <w:left w:val="none" w:sz="0" w:space="0" w:color="auto"/>
                    <w:bottom w:val="none" w:sz="0" w:space="0" w:color="auto"/>
                    <w:right w:val="none" w:sz="0" w:space="0" w:color="auto"/>
                  </w:divBdr>
                </w:div>
                <w:div w:id="1963682177">
                  <w:marLeft w:val="640"/>
                  <w:marRight w:val="0"/>
                  <w:marTop w:val="0"/>
                  <w:marBottom w:val="0"/>
                  <w:divBdr>
                    <w:top w:val="none" w:sz="0" w:space="0" w:color="auto"/>
                    <w:left w:val="none" w:sz="0" w:space="0" w:color="auto"/>
                    <w:bottom w:val="none" w:sz="0" w:space="0" w:color="auto"/>
                    <w:right w:val="none" w:sz="0" w:space="0" w:color="auto"/>
                  </w:divBdr>
                </w:div>
                <w:div w:id="1971739865">
                  <w:marLeft w:val="640"/>
                  <w:marRight w:val="0"/>
                  <w:marTop w:val="0"/>
                  <w:marBottom w:val="0"/>
                  <w:divBdr>
                    <w:top w:val="none" w:sz="0" w:space="0" w:color="auto"/>
                    <w:left w:val="none" w:sz="0" w:space="0" w:color="auto"/>
                    <w:bottom w:val="none" w:sz="0" w:space="0" w:color="auto"/>
                    <w:right w:val="none" w:sz="0" w:space="0" w:color="auto"/>
                  </w:divBdr>
                </w:div>
                <w:div w:id="1984499124">
                  <w:marLeft w:val="640"/>
                  <w:marRight w:val="0"/>
                  <w:marTop w:val="0"/>
                  <w:marBottom w:val="0"/>
                  <w:divBdr>
                    <w:top w:val="none" w:sz="0" w:space="0" w:color="auto"/>
                    <w:left w:val="none" w:sz="0" w:space="0" w:color="auto"/>
                    <w:bottom w:val="none" w:sz="0" w:space="0" w:color="auto"/>
                    <w:right w:val="none" w:sz="0" w:space="0" w:color="auto"/>
                  </w:divBdr>
                </w:div>
                <w:div w:id="2015649360">
                  <w:marLeft w:val="640"/>
                  <w:marRight w:val="0"/>
                  <w:marTop w:val="0"/>
                  <w:marBottom w:val="0"/>
                  <w:divBdr>
                    <w:top w:val="none" w:sz="0" w:space="0" w:color="auto"/>
                    <w:left w:val="none" w:sz="0" w:space="0" w:color="auto"/>
                    <w:bottom w:val="none" w:sz="0" w:space="0" w:color="auto"/>
                    <w:right w:val="none" w:sz="0" w:space="0" w:color="auto"/>
                  </w:divBdr>
                </w:div>
                <w:div w:id="2025669039">
                  <w:marLeft w:val="640"/>
                  <w:marRight w:val="0"/>
                  <w:marTop w:val="0"/>
                  <w:marBottom w:val="0"/>
                  <w:divBdr>
                    <w:top w:val="none" w:sz="0" w:space="0" w:color="auto"/>
                    <w:left w:val="none" w:sz="0" w:space="0" w:color="auto"/>
                    <w:bottom w:val="none" w:sz="0" w:space="0" w:color="auto"/>
                    <w:right w:val="none" w:sz="0" w:space="0" w:color="auto"/>
                  </w:divBdr>
                </w:div>
                <w:div w:id="2045322355">
                  <w:marLeft w:val="640"/>
                  <w:marRight w:val="0"/>
                  <w:marTop w:val="0"/>
                  <w:marBottom w:val="0"/>
                  <w:divBdr>
                    <w:top w:val="none" w:sz="0" w:space="0" w:color="auto"/>
                    <w:left w:val="none" w:sz="0" w:space="0" w:color="auto"/>
                    <w:bottom w:val="none" w:sz="0" w:space="0" w:color="auto"/>
                    <w:right w:val="none" w:sz="0" w:space="0" w:color="auto"/>
                  </w:divBdr>
                </w:div>
                <w:div w:id="2057775755">
                  <w:marLeft w:val="640"/>
                  <w:marRight w:val="0"/>
                  <w:marTop w:val="0"/>
                  <w:marBottom w:val="0"/>
                  <w:divBdr>
                    <w:top w:val="none" w:sz="0" w:space="0" w:color="auto"/>
                    <w:left w:val="none" w:sz="0" w:space="0" w:color="auto"/>
                    <w:bottom w:val="none" w:sz="0" w:space="0" w:color="auto"/>
                    <w:right w:val="none" w:sz="0" w:space="0" w:color="auto"/>
                  </w:divBdr>
                </w:div>
                <w:div w:id="2068257526">
                  <w:marLeft w:val="640"/>
                  <w:marRight w:val="0"/>
                  <w:marTop w:val="0"/>
                  <w:marBottom w:val="0"/>
                  <w:divBdr>
                    <w:top w:val="none" w:sz="0" w:space="0" w:color="auto"/>
                    <w:left w:val="none" w:sz="0" w:space="0" w:color="auto"/>
                    <w:bottom w:val="none" w:sz="0" w:space="0" w:color="auto"/>
                    <w:right w:val="none" w:sz="0" w:space="0" w:color="auto"/>
                  </w:divBdr>
                </w:div>
                <w:div w:id="2146194344">
                  <w:marLeft w:val="640"/>
                  <w:marRight w:val="0"/>
                  <w:marTop w:val="0"/>
                  <w:marBottom w:val="0"/>
                  <w:divBdr>
                    <w:top w:val="none" w:sz="0" w:space="0" w:color="auto"/>
                    <w:left w:val="none" w:sz="0" w:space="0" w:color="auto"/>
                    <w:bottom w:val="none" w:sz="0" w:space="0" w:color="auto"/>
                    <w:right w:val="none" w:sz="0" w:space="0" w:color="auto"/>
                  </w:divBdr>
                </w:div>
              </w:divsChild>
            </w:div>
            <w:div w:id="1964385136">
              <w:marLeft w:val="0"/>
              <w:marRight w:val="0"/>
              <w:marTop w:val="0"/>
              <w:marBottom w:val="0"/>
              <w:divBdr>
                <w:top w:val="none" w:sz="0" w:space="0" w:color="auto"/>
                <w:left w:val="none" w:sz="0" w:space="0" w:color="auto"/>
                <w:bottom w:val="none" w:sz="0" w:space="0" w:color="auto"/>
                <w:right w:val="none" w:sz="0" w:space="0" w:color="auto"/>
              </w:divBdr>
              <w:divsChild>
                <w:div w:id="39324218">
                  <w:marLeft w:val="640"/>
                  <w:marRight w:val="0"/>
                  <w:marTop w:val="0"/>
                  <w:marBottom w:val="0"/>
                  <w:divBdr>
                    <w:top w:val="none" w:sz="0" w:space="0" w:color="auto"/>
                    <w:left w:val="none" w:sz="0" w:space="0" w:color="auto"/>
                    <w:bottom w:val="none" w:sz="0" w:space="0" w:color="auto"/>
                    <w:right w:val="none" w:sz="0" w:space="0" w:color="auto"/>
                  </w:divBdr>
                </w:div>
                <w:div w:id="45227415">
                  <w:marLeft w:val="640"/>
                  <w:marRight w:val="0"/>
                  <w:marTop w:val="0"/>
                  <w:marBottom w:val="0"/>
                  <w:divBdr>
                    <w:top w:val="none" w:sz="0" w:space="0" w:color="auto"/>
                    <w:left w:val="none" w:sz="0" w:space="0" w:color="auto"/>
                    <w:bottom w:val="none" w:sz="0" w:space="0" w:color="auto"/>
                    <w:right w:val="none" w:sz="0" w:space="0" w:color="auto"/>
                  </w:divBdr>
                </w:div>
                <w:div w:id="84113099">
                  <w:marLeft w:val="640"/>
                  <w:marRight w:val="0"/>
                  <w:marTop w:val="0"/>
                  <w:marBottom w:val="0"/>
                  <w:divBdr>
                    <w:top w:val="none" w:sz="0" w:space="0" w:color="auto"/>
                    <w:left w:val="none" w:sz="0" w:space="0" w:color="auto"/>
                    <w:bottom w:val="none" w:sz="0" w:space="0" w:color="auto"/>
                    <w:right w:val="none" w:sz="0" w:space="0" w:color="auto"/>
                  </w:divBdr>
                </w:div>
                <w:div w:id="84812150">
                  <w:marLeft w:val="640"/>
                  <w:marRight w:val="0"/>
                  <w:marTop w:val="0"/>
                  <w:marBottom w:val="0"/>
                  <w:divBdr>
                    <w:top w:val="none" w:sz="0" w:space="0" w:color="auto"/>
                    <w:left w:val="none" w:sz="0" w:space="0" w:color="auto"/>
                    <w:bottom w:val="none" w:sz="0" w:space="0" w:color="auto"/>
                    <w:right w:val="none" w:sz="0" w:space="0" w:color="auto"/>
                  </w:divBdr>
                </w:div>
                <w:div w:id="86195607">
                  <w:marLeft w:val="640"/>
                  <w:marRight w:val="0"/>
                  <w:marTop w:val="0"/>
                  <w:marBottom w:val="0"/>
                  <w:divBdr>
                    <w:top w:val="none" w:sz="0" w:space="0" w:color="auto"/>
                    <w:left w:val="none" w:sz="0" w:space="0" w:color="auto"/>
                    <w:bottom w:val="none" w:sz="0" w:space="0" w:color="auto"/>
                    <w:right w:val="none" w:sz="0" w:space="0" w:color="auto"/>
                  </w:divBdr>
                </w:div>
                <w:div w:id="105469205">
                  <w:marLeft w:val="640"/>
                  <w:marRight w:val="0"/>
                  <w:marTop w:val="0"/>
                  <w:marBottom w:val="0"/>
                  <w:divBdr>
                    <w:top w:val="none" w:sz="0" w:space="0" w:color="auto"/>
                    <w:left w:val="none" w:sz="0" w:space="0" w:color="auto"/>
                    <w:bottom w:val="none" w:sz="0" w:space="0" w:color="auto"/>
                    <w:right w:val="none" w:sz="0" w:space="0" w:color="auto"/>
                  </w:divBdr>
                </w:div>
                <w:div w:id="108621329">
                  <w:marLeft w:val="640"/>
                  <w:marRight w:val="0"/>
                  <w:marTop w:val="0"/>
                  <w:marBottom w:val="0"/>
                  <w:divBdr>
                    <w:top w:val="none" w:sz="0" w:space="0" w:color="auto"/>
                    <w:left w:val="none" w:sz="0" w:space="0" w:color="auto"/>
                    <w:bottom w:val="none" w:sz="0" w:space="0" w:color="auto"/>
                    <w:right w:val="none" w:sz="0" w:space="0" w:color="auto"/>
                  </w:divBdr>
                </w:div>
                <w:div w:id="224528797">
                  <w:marLeft w:val="640"/>
                  <w:marRight w:val="0"/>
                  <w:marTop w:val="0"/>
                  <w:marBottom w:val="0"/>
                  <w:divBdr>
                    <w:top w:val="none" w:sz="0" w:space="0" w:color="auto"/>
                    <w:left w:val="none" w:sz="0" w:space="0" w:color="auto"/>
                    <w:bottom w:val="none" w:sz="0" w:space="0" w:color="auto"/>
                    <w:right w:val="none" w:sz="0" w:space="0" w:color="auto"/>
                  </w:divBdr>
                </w:div>
                <w:div w:id="387190671">
                  <w:marLeft w:val="640"/>
                  <w:marRight w:val="0"/>
                  <w:marTop w:val="0"/>
                  <w:marBottom w:val="0"/>
                  <w:divBdr>
                    <w:top w:val="none" w:sz="0" w:space="0" w:color="auto"/>
                    <w:left w:val="none" w:sz="0" w:space="0" w:color="auto"/>
                    <w:bottom w:val="none" w:sz="0" w:space="0" w:color="auto"/>
                    <w:right w:val="none" w:sz="0" w:space="0" w:color="auto"/>
                  </w:divBdr>
                </w:div>
                <w:div w:id="452283739">
                  <w:marLeft w:val="640"/>
                  <w:marRight w:val="0"/>
                  <w:marTop w:val="0"/>
                  <w:marBottom w:val="0"/>
                  <w:divBdr>
                    <w:top w:val="none" w:sz="0" w:space="0" w:color="auto"/>
                    <w:left w:val="none" w:sz="0" w:space="0" w:color="auto"/>
                    <w:bottom w:val="none" w:sz="0" w:space="0" w:color="auto"/>
                    <w:right w:val="none" w:sz="0" w:space="0" w:color="auto"/>
                  </w:divBdr>
                </w:div>
                <w:div w:id="564032522">
                  <w:marLeft w:val="640"/>
                  <w:marRight w:val="0"/>
                  <w:marTop w:val="0"/>
                  <w:marBottom w:val="0"/>
                  <w:divBdr>
                    <w:top w:val="none" w:sz="0" w:space="0" w:color="auto"/>
                    <w:left w:val="none" w:sz="0" w:space="0" w:color="auto"/>
                    <w:bottom w:val="none" w:sz="0" w:space="0" w:color="auto"/>
                    <w:right w:val="none" w:sz="0" w:space="0" w:color="auto"/>
                  </w:divBdr>
                </w:div>
                <w:div w:id="619142632">
                  <w:marLeft w:val="640"/>
                  <w:marRight w:val="0"/>
                  <w:marTop w:val="0"/>
                  <w:marBottom w:val="0"/>
                  <w:divBdr>
                    <w:top w:val="none" w:sz="0" w:space="0" w:color="auto"/>
                    <w:left w:val="none" w:sz="0" w:space="0" w:color="auto"/>
                    <w:bottom w:val="none" w:sz="0" w:space="0" w:color="auto"/>
                    <w:right w:val="none" w:sz="0" w:space="0" w:color="auto"/>
                  </w:divBdr>
                </w:div>
                <w:div w:id="642853677">
                  <w:marLeft w:val="640"/>
                  <w:marRight w:val="0"/>
                  <w:marTop w:val="0"/>
                  <w:marBottom w:val="0"/>
                  <w:divBdr>
                    <w:top w:val="none" w:sz="0" w:space="0" w:color="auto"/>
                    <w:left w:val="none" w:sz="0" w:space="0" w:color="auto"/>
                    <w:bottom w:val="none" w:sz="0" w:space="0" w:color="auto"/>
                    <w:right w:val="none" w:sz="0" w:space="0" w:color="auto"/>
                  </w:divBdr>
                </w:div>
                <w:div w:id="660818405">
                  <w:marLeft w:val="640"/>
                  <w:marRight w:val="0"/>
                  <w:marTop w:val="0"/>
                  <w:marBottom w:val="0"/>
                  <w:divBdr>
                    <w:top w:val="none" w:sz="0" w:space="0" w:color="auto"/>
                    <w:left w:val="none" w:sz="0" w:space="0" w:color="auto"/>
                    <w:bottom w:val="none" w:sz="0" w:space="0" w:color="auto"/>
                    <w:right w:val="none" w:sz="0" w:space="0" w:color="auto"/>
                  </w:divBdr>
                </w:div>
                <w:div w:id="701176687">
                  <w:marLeft w:val="640"/>
                  <w:marRight w:val="0"/>
                  <w:marTop w:val="0"/>
                  <w:marBottom w:val="0"/>
                  <w:divBdr>
                    <w:top w:val="none" w:sz="0" w:space="0" w:color="auto"/>
                    <w:left w:val="none" w:sz="0" w:space="0" w:color="auto"/>
                    <w:bottom w:val="none" w:sz="0" w:space="0" w:color="auto"/>
                    <w:right w:val="none" w:sz="0" w:space="0" w:color="auto"/>
                  </w:divBdr>
                </w:div>
                <w:div w:id="708725849">
                  <w:marLeft w:val="640"/>
                  <w:marRight w:val="0"/>
                  <w:marTop w:val="0"/>
                  <w:marBottom w:val="0"/>
                  <w:divBdr>
                    <w:top w:val="none" w:sz="0" w:space="0" w:color="auto"/>
                    <w:left w:val="none" w:sz="0" w:space="0" w:color="auto"/>
                    <w:bottom w:val="none" w:sz="0" w:space="0" w:color="auto"/>
                    <w:right w:val="none" w:sz="0" w:space="0" w:color="auto"/>
                  </w:divBdr>
                </w:div>
                <w:div w:id="721490700">
                  <w:marLeft w:val="640"/>
                  <w:marRight w:val="0"/>
                  <w:marTop w:val="0"/>
                  <w:marBottom w:val="0"/>
                  <w:divBdr>
                    <w:top w:val="none" w:sz="0" w:space="0" w:color="auto"/>
                    <w:left w:val="none" w:sz="0" w:space="0" w:color="auto"/>
                    <w:bottom w:val="none" w:sz="0" w:space="0" w:color="auto"/>
                    <w:right w:val="none" w:sz="0" w:space="0" w:color="auto"/>
                  </w:divBdr>
                </w:div>
                <w:div w:id="737287657">
                  <w:marLeft w:val="640"/>
                  <w:marRight w:val="0"/>
                  <w:marTop w:val="0"/>
                  <w:marBottom w:val="0"/>
                  <w:divBdr>
                    <w:top w:val="none" w:sz="0" w:space="0" w:color="auto"/>
                    <w:left w:val="none" w:sz="0" w:space="0" w:color="auto"/>
                    <w:bottom w:val="none" w:sz="0" w:space="0" w:color="auto"/>
                    <w:right w:val="none" w:sz="0" w:space="0" w:color="auto"/>
                  </w:divBdr>
                </w:div>
                <w:div w:id="737942789">
                  <w:marLeft w:val="640"/>
                  <w:marRight w:val="0"/>
                  <w:marTop w:val="0"/>
                  <w:marBottom w:val="0"/>
                  <w:divBdr>
                    <w:top w:val="none" w:sz="0" w:space="0" w:color="auto"/>
                    <w:left w:val="none" w:sz="0" w:space="0" w:color="auto"/>
                    <w:bottom w:val="none" w:sz="0" w:space="0" w:color="auto"/>
                    <w:right w:val="none" w:sz="0" w:space="0" w:color="auto"/>
                  </w:divBdr>
                </w:div>
                <w:div w:id="756635203">
                  <w:marLeft w:val="640"/>
                  <w:marRight w:val="0"/>
                  <w:marTop w:val="0"/>
                  <w:marBottom w:val="0"/>
                  <w:divBdr>
                    <w:top w:val="none" w:sz="0" w:space="0" w:color="auto"/>
                    <w:left w:val="none" w:sz="0" w:space="0" w:color="auto"/>
                    <w:bottom w:val="none" w:sz="0" w:space="0" w:color="auto"/>
                    <w:right w:val="none" w:sz="0" w:space="0" w:color="auto"/>
                  </w:divBdr>
                </w:div>
                <w:div w:id="819006024">
                  <w:marLeft w:val="640"/>
                  <w:marRight w:val="0"/>
                  <w:marTop w:val="0"/>
                  <w:marBottom w:val="0"/>
                  <w:divBdr>
                    <w:top w:val="none" w:sz="0" w:space="0" w:color="auto"/>
                    <w:left w:val="none" w:sz="0" w:space="0" w:color="auto"/>
                    <w:bottom w:val="none" w:sz="0" w:space="0" w:color="auto"/>
                    <w:right w:val="none" w:sz="0" w:space="0" w:color="auto"/>
                  </w:divBdr>
                </w:div>
                <w:div w:id="901329400">
                  <w:marLeft w:val="640"/>
                  <w:marRight w:val="0"/>
                  <w:marTop w:val="0"/>
                  <w:marBottom w:val="0"/>
                  <w:divBdr>
                    <w:top w:val="none" w:sz="0" w:space="0" w:color="auto"/>
                    <w:left w:val="none" w:sz="0" w:space="0" w:color="auto"/>
                    <w:bottom w:val="none" w:sz="0" w:space="0" w:color="auto"/>
                    <w:right w:val="none" w:sz="0" w:space="0" w:color="auto"/>
                  </w:divBdr>
                </w:div>
                <w:div w:id="902522733">
                  <w:marLeft w:val="640"/>
                  <w:marRight w:val="0"/>
                  <w:marTop w:val="0"/>
                  <w:marBottom w:val="0"/>
                  <w:divBdr>
                    <w:top w:val="none" w:sz="0" w:space="0" w:color="auto"/>
                    <w:left w:val="none" w:sz="0" w:space="0" w:color="auto"/>
                    <w:bottom w:val="none" w:sz="0" w:space="0" w:color="auto"/>
                    <w:right w:val="none" w:sz="0" w:space="0" w:color="auto"/>
                  </w:divBdr>
                </w:div>
                <w:div w:id="922110005">
                  <w:marLeft w:val="640"/>
                  <w:marRight w:val="0"/>
                  <w:marTop w:val="0"/>
                  <w:marBottom w:val="0"/>
                  <w:divBdr>
                    <w:top w:val="none" w:sz="0" w:space="0" w:color="auto"/>
                    <w:left w:val="none" w:sz="0" w:space="0" w:color="auto"/>
                    <w:bottom w:val="none" w:sz="0" w:space="0" w:color="auto"/>
                    <w:right w:val="none" w:sz="0" w:space="0" w:color="auto"/>
                  </w:divBdr>
                </w:div>
                <w:div w:id="923995186">
                  <w:marLeft w:val="640"/>
                  <w:marRight w:val="0"/>
                  <w:marTop w:val="0"/>
                  <w:marBottom w:val="0"/>
                  <w:divBdr>
                    <w:top w:val="none" w:sz="0" w:space="0" w:color="auto"/>
                    <w:left w:val="none" w:sz="0" w:space="0" w:color="auto"/>
                    <w:bottom w:val="none" w:sz="0" w:space="0" w:color="auto"/>
                    <w:right w:val="none" w:sz="0" w:space="0" w:color="auto"/>
                  </w:divBdr>
                </w:div>
                <w:div w:id="978340036">
                  <w:marLeft w:val="640"/>
                  <w:marRight w:val="0"/>
                  <w:marTop w:val="0"/>
                  <w:marBottom w:val="0"/>
                  <w:divBdr>
                    <w:top w:val="none" w:sz="0" w:space="0" w:color="auto"/>
                    <w:left w:val="none" w:sz="0" w:space="0" w:color="auto"/>
                    <w:bottom w:val="none" w:sz="0" w:space="0" w:color="auto"/>
                    <w:right w:val="none" w:sz="0" w:space="0" w:color="auto"/>
                  </w:divBdr>
                </w:div>
                <w:div w:id="1009720622">
                  <w:marLeft w:val="640"/>
                  <w:marRight w:val="0"/>
                  <w:marTop w:val="0"/>
                  <w:marBottom w:val="0"/>
                  <w:divBdr>
                    <w:top w:val="none" w:sz="0" w:space="0" w:color="auto"/>
                    <w:left w:val="none" w:sz="0" w:space="0" w:color="auto"/>
                    <w:bottom w:val="none" w:sz="0" w:space="0" w:color="auto"/>
                    <w:right w:val="none" w:sz="0" w:space="0" w:color="auto"/>
                  </w:divBdr>
                </w:div>
                <w:div w:id="1016999756">
                  <w:marLeft w:val="640"/>
                  <w:marRight w:val="0"/>
                  <w:marTop w:val="0"/>
                  <w:marBottom w:val="0"/>
                  <w:divBdr>
                    <w:top w:val="none" w:sz="0" w:space="0" w:color="auto"/>
                    <w:left w:val="none" w:sz="0" w:space="0" w:color="auto"/>
                    <w:bottom w:val="none" w:sz="0" w:space="0" w:color="auto"/>
                    <w:right w:val="none" w:sz="0" w:space="0" w:color="auto"/>
                  </w:divBdr>
                </w:div>
                <w:div w:id="1065908587">
                  <w:marLeft w:val="640"/>
                  <w:marRight w:val="0"/>
                  <w:marTop w:val="0"/>
                  <w:marBottom w:val="0"/>
                  <w:divBdr>
                    <w:top w:val="none" w:sz="0" w:space="0" w:color="auto"/>
                    <w:left w:val="none" w:sz="0" w:space="0" w:color="auto"/>
                    <w:bottom w:val="none" w:sz="0" w:space="0" w:color="auto"/>
                    <w:right w:val="none" w:sz="0" w:space="0" w:color="auto"/>
                  </w:divBdr>
                </w:div>
                <w:div w:id="1077751596">
                  <w:marLeft w:val="640"/>
                  <w:marRight w:val="0"/>
                  <w:marTop w:val="0"/>
                  <w:marBottom w:val="0"/>
                  <w:divBdr>
                    <w:top w:val="none" w:sz="0" w:space="0" w:color="auto"/>
                    <w:left w:val="none" w:sz="0" w:space="0" w:color="auto"/>
                    <w:bottom w:val="none" w:sz="0" w:space="0" w:color="auto"/>
                    <w:right w:val="none" w:sz="0" w:space="0" w:color="auto"/>
                  </w:divBdr>
                </w:div>
                <w:div w:id="1093550268">
                  <w:marLeft w:val="640"/>
                  <w:marRight w:val="0"/>
                  <w:marTop w:val="0"/>
                  <w:marBottom w:val="0"/>
                  <w:divBdr>
                    <w:top w:val="none" w:sz="0" w:space="0" w:color="auto"/>
                    <w:left w:val="none" w:sz="0" w:space="0" w:color="auto"/>
                    <w:bottom w:val="none" w:sz="0" w:space="0" w:color="auto"/>
                    <w:right w:val="none" w:sz="0" w:space="0" w:color="auto"/>
                  </w:divBdr>
                </w:div>
                <w:div w:id="1105274097">
                  <w:marLeft w:val="640"/>
                  <w:marRight w:val="0"/>
                  <w:marTop w:val="0"/>
                  <w:marBottom w:val="0"/>
                  <w:divBdr>
                    <w:top w:val="none" w:sz="0" w:space="0" w:color="auto"/>
                    <w:left w:val="none" w:sz="0" w:space="0" w:color="auto"/>
                    <w:bottom w:val="none" w:sz="0" w:space="0" w:color="auto"/>
                    <w:right w:val="none" w:sz="0" w:space="0" w:color="auto"/>
                  </w:divBdr>
                </w:div>
                <w:div w:id="1108427180">
                  <w:marLeft w:val="640"/>
                  <w:marRight w:val="0"/>
                  <w:marTop w:val="0"/>
                  <w:marBottom w:val="0"/>
                  <w:divBdr>
                    <w:top w:val="none" w:sz="0" w:space="0" w:color="auto"/>
                    <w:left w:val="none" w:sz="0" w:space="0" w:color="auto"/>
                    <w:bottom w:val="none" w:sz="0" w:space="0" w:color="auto"/>
                    <w:right w:val="none" w:sz="0" w:space="0" w:color="auto"/>
                  </w:divBdr>
                </w:div>
                <w:div w:id="1138644189">
                  <w:marLeft w:val="640"/>
                  <w:marRight w:val="0"/>
                  <w:marTop w:val="0"/>
                  <w:marBottom w:val="0"/>
                  <w:divBdr>
                    <w:top w:val="none" w:sz="0" w:space="0" w:color="auto"/>
                    <w:left w:val="none" w:sz="0" w:space="0" w:color="auto"/>
                    <w:bottom w:val="none" w:sz="0" w:space="0" w:color="auto"/>
                    <w:right w:val="none" w:sz="0" w:space="0" w:color="auto"/>
                  </w:divBdr>
                </w:div>
                <w:div w:id="1165896870">
                  <w:marLeft w:val="640"/>
                  <w:marRight w:val="0"/>
                  <w:marTop w:val="0"/>
                  <w:marBottom w:val="0"/>
                  <w:divBdr>
                    <w:top w:val="none" w:sz="0" w:space="0" w:color="auto"/>
                    <w:left w:val="none" w:sz="0" w:space="0" w:color="auto"/>
                    <w:bottom w:val="none" w:sz="0" w:space="0" w:color="auto"/>
                    <w:right w:val="none" w:sz="0" w:space="0" w:color="auto"/>
                  </w:divBdr>
                </w:div>
                <w:div w:id="1196892632">
                  <w:marLeft w:val="640"/>
                  <w:marRight w:val="0"/>
                  <w:marTop w:val="0"/>
                  <w:marBottom w:val="0"/>
                  <w:divBdr>
                    <w:top w:val="none" w:sz="0" w:space="0" w:color="auto"/>
                    <w:left w:val="none" w:sz="0" w:space="0" w:color="auto"/>
                    <w:bottom w:val="none" w:sz="0" w:space="0" w:color="auto"/>
                    <w:right w:val="none" w:sz="0" w:space="0" w:color="auto"/>
                  </w:divBdr>
                </w:div>
                <w:div w:id="1263755800">
                  <w:marLeft w:val="640"/>
                  <w:marRight w:val="0"/>
                  <w:marTop w:val="0"/>
                  <w:marBottom w:val="0"/>
                  <w:divBdr>
                    <w:top w:val="none" w:sz="0" w:space="0" w:color="auto"/>
                    <w:left w:val="none" w:sz="0" w:space="0" w:color="auto"/>
                    <w:bottom w:val="none" w:sz="0" w:space="0" w:color="auto"/>
                    <w:right w:val="none" w:sz="0" w:space="0" w:color="auto"/>
                  </w:divBdr>
                </w:div>
                <w:div w:id="1266376829">
                  <w:marLeft w:val="640"/>
                  <w:marRight w:val="0"/>
                  <w:marTop w:val="0"/>
                  <w:marBottom w:val="0"/>
                  <w:divBdr>
                    <w:top w:val="none" w:sz="0" w:space="0" w:color="auto"/>
                    <w:left w:val="none" w:sz="0" w:space="0" w:color="auto"/>
                    <w:bottom w:val="none" w:sz="0" w:space="0" w:color="auto"/>
                    <w:right w:val="none" w:sz="0" w:space="0" w:color="auto"/>
                  </w:divBdr>
                </w:div>
                <w:div w:id="1269705161">
                  <w:marLeft w:val="640"/>
                  <w:marRight w:val="0"/>
                  <w:marTop w:val="0"/>
                  <w:marBottom w:val="0"/>
                  <w:divBdr>
                    <w:top w:val="none" w:sz="0" w:space="0" w:color="auto"/>
                    <w:left w:val="none" w:sz="0" w:space="0" w:color="auto"/>
                    <w:bottom w:val="none" w:sz="0" w:space="0" w:color="auto"/>
                    <w:right w:val="none" w:sz="0" w:space="0" w:color="auto"/>
                  </w:divBdr>
                </w:div>
                <w:div w:id="1278872742">
                  <w:marLeft w:val="640"/>
                  <w:marRight w:val="0"/>
                  <w:marTop w:val="0"/>
                  <w:marBottom w:val="0"/>
                  <w:divBdr>
                    <w:top w:val="none" w:sz="0" w:space="0" w:color="auto"/>
                    <w:left w:val="none" w:sz="0" w:space="0" w:color="auto"/>
                    <w:bottom w:val="none" w:sz="0" w:space="0" w:color="auto"/>
                    <w:right w:val="none" w:sz="0" w:space="0" w:color="auto"/>
                  </w:divBdr>
                </w:div>
                <w:div w:id="1283609026">
                  <w:marLeft w:val="640"/>
                  <w:marRight w:val="0"/>
                  <w:marTop w:val="0"/>
                  <w:marBottom w:val="0"/>
                  <w:divBdr>
                    <w:top w:val="none" w:sz="0" w:space="0" w:color="auto"/>
                    <w:left w:val="none" w:sz="0" w:space="0" w:color="auto"/>
                    <w:bottom w:val="none" w:sz="0" w:space="0" w:color="auto"/>
                    <w:right w:val="none" w:sz="0" w:space="0" w:color="auto"/>
                  </w:divBdr>
                </w:div>
                <w:div w:id="1318074815">
                  <w:marLeft w:val="640"/>
                  <w:marRight w:val="0"/>
                  <w:marTop w:val="0"/>
                  <w:marBottom w:val="0"/>
                  <w:divBdr>
                    <w:top w:val="none" w:sz="0" w:space="0" w:color="auto"/>
                    <w:left w:val="none" w:sz="0" w:space="0" w:color="auto"/>
                    <w:bottom w:val="none" w:sz="0" w:space="0" w:color="auto"/>
                    <w:right w:val="none" w:sz="0" w:space="0" w:color="auto"/>
                  </w:divBdr>
                </w:div>
                <w:div w:id="1353798206">
                  <w:marLeft w:val="640"/>
                  <w:marRight w:val="0"/>
                  <w:marTop w:val="0"/>
                  <w:marBottom w:val="0"/>
                  <w:divBdr>
                    <w:top w:val="none" w:sz="0" w:space="0" w:color="auto"/>
                    <w:left w:val="none" w:sz="0" w:space="0" w:color="auto"/>
                    <w:bottom w:val="none" w:sz="0" w:space="0" w:color="auto"/>
                    <w:right w:val="none" w:sz="0" w:space="0" w:color="auto"/>
                  </w:divBdr>
                </w:div>
                <w:div w:id="1364864194">
                  <w:marLeft w:val="640"/>
                  <w:marRight w:val="0"/>
                  <w:marTop w:val="0"/>
                  <w:marBottom w:val="0"/>
                  <w:divBdr>
                    <w:top w:val="none" w:sz="0" w:space="0" w:color="auto"/>
                    <w:left w:val="none" w:sz="0" w:space="0" w:color="auto"/>
                    <w:bottom w:val="none" w:sz="0" w:space="0" w:color="auto"/>
                    <w:right w:val="none" w:sz="0" w:space="0" w:color="auto"/>
                  </w:divBdr>
                </w:div>
                <w:div w:id="1393623402">
                  <w:marLeft w:val="640"/>
                  <w:marRight w:val="0"/>
                  <w:marTop w:val="0"/>
                  <w:marBottom w:val="0"/>
                  <w:divBdr>
                    <w:top w:val="none" w:sz="0" w:space="0" w:color="auto"/>
                    <w:left w:val="none" w:sz="0" w:space="0" w:color="auto"/>
                    <w:bottom w:val="none" w:sz="0" w:space="0" w:color="auto"/>
                    <w:right w:val="none" w:sz="0" w:space="0" w:color="auto"/>
                  </w:divBdr>
                </w:div>
                <w:div w:id="1425108951">
                  <w:marLeft w:val="640"/>
                  <w:marRight w:val="0"/>
                  <w:marTop w:val="0"/>
                  <w:marBottom w:val="0"/>
                  <w:divBdr>
                    <w:top w:val="none" w:sz="0" w:space="0" w:color="auto"/>
                    <w:left w:val="none" w:sz="0" w:space="0" w:color="auto"/>
                    <w:bottom w:val="none" w:sz="0" w:space="0" w:color="auto"/>
                    <w:right w:val="none" w:sz="0" w:space="0" w:color="auto"/>
                  </w:divBdr>
                </w:div>
                <w:div w:id="1433404461">
                  <w:marLeft w:val="640"/>
                  <w:marRight w:val="0"/>
                  <w:marTop w:val="0"/>
                  <w:marBottom w:val="0"/>
                  <w:divBdr>
                    <w:top w:val="none" w:sz="0" w:space="0" w:color="auto"/>
                    <w:left w:val="none" w:sz="0" w:space="0" w:color="auto"/>
                    <w:bottom w:val="none" w:sz="0" w:space="0" w:color="auto"/>
                    <w:right w:val="none" w:sz="0" w:space="0" w:color="auto"/>
                  </w:divBdr>
                </w:div>
                <w:div w:id="1447967244">
                  <w:marLeft w:val="640"/>
                  <w:marRight w:val="0"/>
                  <w:marTop w:val="0"/>
                  <w:marBottom w:val="0"/>
                  <w:divBdr>
                    <w:top w:val="none" w:sz="0" w:space="0" w:color="auto"/>
                    <w:left w:val="none" w:sz="0" w:space="0" w:color="auto"/>
                    <w:bottom w:val="none" w:sz="0" w:space="0" w:color="auto"/>
                    <w:right w:val="none" w:sz="0" w:space="0" w:color="auto"/>
                  </w:divBdr>
                </w:div>
                <w:div w:id="1456365597">
                  <w:marLeft w:val="640"/>
                  <w:marRight w:val="0"/>
                  <w:marTop w:val="0"/>
                  <w:marBottom w:val="0"/>
                  <w:divBdr>
                    <w:top w:val="none" w:sz="0" w:space="0" w:color="auto"/>
                    <w:left w:val="none" w:sz="0" w:space="0" w:color="auto"/>
                    <w:bottom w:val="none" w:sz="0" w:space="0" w:color="auto"/>
                    <w:right w:val="none" w:sz="0" w:space="0" w:color="auto"/>
                  </w:divBdr>
                </w:div>
                <w:div w:id="1538348704">
                  <w:marLeft w:val="640"/>
                  <w:marRight w:val="0"/>
                  <w:marTop w:val="0"/>
                  <w:marBottom w:val="0"/>
                  <w:divBdr>
                    <w:top w:val="none" w:sz="0" w:space="0" w:color="auto"/>
                    <w:left w:val="none" w:sz="0" w:space="0" w:color="auto"/>
                    <w:bottom w:val="none" w:sz="0" w:space="0" w:color="auto"/>
                    <w:right w:val="none" w:sz="0" w:space="0" w:color="auto"/>
                  </w:divBdr>
                </w:div>
                <w:div w:id="1542748686">
                  <w:marLeft w:val="640"/>
                  <w:marRight w:val="0"/>
                  <w:marTop w:val="0"/>
                  <w:marBottom w:val="0"/>
                  <w:divBdr>
                    <w:top w:val="none" w:sz="0" w:space="0" w:color="auto"/>
                    <w:left w:val="none" w:sz="0" w:space="0" w:color="auto"/>
                    <w:bottom w:val="none" w:sz="0" w:space="0" w:color="auto"/>
                    <w:right w:val="none" w:sz="0" w:space="0" w:color="auto"/>
                  </w:divBdr>
                </w:div>
                <w:div w:id="1569727797">
                  <w:marLeft w:val="640"/>
                  <w:marRight w:val="0"/>
                  <w:marTop w:val="0"/>
                  <w:marBottom w:val="0"/>
                  <w:divBdr>
                    <w:top w:val="none" w:sz="0" w:space="0" w:color="auto"/>
                    <w:left w:val="none" w:sz="0" w:space="0" w:color="auto"/>
                    <w:bottom w:val="none" w:sz="0" w:space="0" w:color="auto"/>
                    <w:right w:val="none" w:sz="0" w:space="0" w:color="auto"/>
                  </w:divBdr>
                </w:div>
                <w:div w:id="1596593184">
                  <w:marLeft w:val="640"/>
                  <w:marRight w:val="0"/>
                  <w:marTop w:val="0"/>
                  <w:marBottom w:val="0"/>
                  <w:divBdr>
                    <w:top w:val="none" w:sz="0" w:space="0" w:color="auto"/>
                    <w:left w:val="none" w:sz="0" w:space="0" w:color="auto"/>
                    <w:bottom w:val="none" w:sz="0" w:space="0" w:color="auto"/>
                    <w:right w:val="none" w:sz="0" w:space="0" w:color="auto"/>
                  </w:divBdr>
                </w:div>
                <w:div w:id="1618752529">
                  <w:marLeft w:val="640"/>
                  <w:marRight w:val="0"/>
                  <w:marTop w:val="0"/>
                  <w:marBottom w:val="0"/>
                  <w:divBdr>
                    <w:top w:val="none" w:sz="0" w:space="0" w:color="auto"/>
                    <w:left w:val="none" w:sz="0" w:space="0" w:color="auto"/>
                    <w:bottom w:val="none" w:sz="0" w:space="0" w:color="auto"/>
                    <w:right w:val="none" w:sz="0" w:space="0" w:color="auto"/>
                  </w:divBdr>
                </w:div>
                <w:div w:id="1654719359">
                  <w:marLeft w:val="640"/>
                  <w:marRight w:val="0"/>
                  <w:marTop w:val="0"/>
                  <w:marBottom w:val="0"/>
                  <w:divBdr>
                    <w:top w:val="none" w:sz="0" w:space="0" w:color="auto"/>
                    <w:left w:val="none" w:sz="0" w:space="0" w:color="auto"/>
                    <w:bottom w:val="none" w:sz="0" w:space="0" w:color="auto"/>
                    <w:right w:val="none" w:sz="0" w:space="0" w:color="auto"/>
                  </w:divBdr>
                </w:div>
                <w:div w:id="1713729765">
                  <w:marLeft w:val="640"/>
                  <w:marRight w:val="0"/>
                  <w:marTop w:val="0"/>
                  <w:marBottom w:val="0"/>
                  <w:divBdr>
                    <w:top w:val="none" w:sz="0" w:space="0" w:color="auto"/>
                    <w:left w:val="none" w:sz="0" w:space="0" w:color="auto"/>
                    <w:bottom w:val="none" w:sz="0" w:space="0" w:color="auto"/>
                    <w:right w:val="none" w:sz="0" w:space="0" w:color="auto"/>
                  </w:divBdr>
                </w:div>
                <w:div w:id="1721897187">
                  <w:marLeft w:val="640"/>
                  <w:marRight w:val="0"/>
                  <w:marTop w:val="0"/>
                  <w:marBottom w:val="0"/>
                  <w:divBdr>
                    <w:top w:val="none" w:sz="0" w:space="0" w:color="auto"/>
                    <w:left w:val="none" w:sz="0" w:space="0" w:color="auto"/>
                    <w:bottom w:val="none" w:sz="0" w:space="0" w:color="auto"/>
                    <w:right w:val="none" w:sz="0" w:space="0" w:color="auto"/>
                  </w:divBdr>
                </w:div>
                <w:div w:id="1729376891">
                  <w:marLeft w:val="640"/>
                  <w:marRight w:val="0"/>
                  <w:marTop w:val="0"/>
                  <w:marBottom w:val="0"/>
                  <w:divBdr>
                    <w:top w:val="none" w:sz="0" w:space="0" w:color="auto"/>
                    <w:left w:val="none" w:sz="0" w:space="0" w:color="auto"/>
                    <w:bottom w:val="none" w:sz="0" w:space="0" w:color="auto"/>
                    <w:right w:val="none" w:sz="0" w:space="0" w:color="auto"/>
                  </w:divBdr>
                </w:div>
                <w:div w:id="1801921174">
                  <w:marLeft w:val="640"/>
                  <w:marRight w:val="0"/>
                  <w:marTop w:val="0"/>
                  <w:marBottom w:val="0"/>
                  <w:divBdr>
                    <w:top w:val="none" w:sz="0" w:space="0" w:color="auto"/>
                    <w:left w:val="none" w:sz="0" w:space="0" w:color="auto"/>
                    <w:bottom w:val="none" w:sz="0" w:space="0" w:color="auto"/>
                    <w:right w:val="none" w:sz="0" w:space="0" w:color="auto"/>
                  </w:divBdr>
                </w:div>
                <w:div w:id="1829053148">
                  <w:marLeft w:val="640"/>
                  <w:marRight w:val="0"/>
                  <w:marTop w:val="0"/>
                  <w:marBottom w:val="0"/>
                  <w:divBdr>
                    <w:top w:val="none" w:sz="0" w:space="0" w:color="auto"/>
                    <w:left w:val="none" w:sz="0" w:space="0" w:color="auto"/>
                    <w:bottom w:val="none" w:sz="0" w:space="0" w:color="auto"/>
                    <w:right w:val="none" w:sz="0" w:space="0" w:color="auto"/>
                  </w:divBdr>
                </w:div>
                <w:div w:id="1863129024">
                  <w:marLeft w:val="640"/>
                  <w:marRight w:val="0"/>
                  <w:marTop w:val="0"/>
                  <w:marBottom w:val="0"/>
                  <w:divBdr>
                    <w:top w:val="none" w:sz="0" w:space="0" w:color="auto"/>
                    <w:left w:val="none" w:sz="0" w:space="0" w:color="auto"/>
                    <w:bottom w:val="none" w:sz="0" w:space="0" w:color="auto"/>
                    <w:right w:val="none" w:sz="0" w:space="0" w:color="auto"/>
                  </w:divBdr>
                </w:div>
                <w:div w:id="1870216197">
                  <w:marLeft w:val="640"/>
                  <w:marRight w:val="0"/>
                  <w:marTop w:val="0"/>
                  <w:marBottom w:val="0"/>
                  <w:divBdr>
                    <w:top w:val="none" w:sz="0" w:space="0" w:color="auto"/>
                    <w:left w:val="none" w:sz="0" w:space="0" w:color="auto"/>
                    <w:bottom w:val="none" w:sz="0" w:space="0" w:color="auto"/>
                    <w:right w:val="none" w:sz="0" w:space="0" w:color="auto"/>
                  </w:divBdr>
                </w:div>
                <w:div w:id="1892687302">
                  <w:marLeft w:val="640"/>
                  <w:marRight w:val="0"/>
                  <w:marTop w:val="0"/>
                  <w:marBottom w:val="0"/>
                  <w:divBdr>
                    <w:top w:val="none" w:sz="0" w:space="0" w:color="auto"/>
                    <w:left w:val="none" w:sz="0" w:space="0" w:color="auto"/>
                    <w:bottom w:val="none" w:sz="0" w:space="0" w:color="auto"/>
                    <w:right w:val="none" w:sz="0" w:space="0" w:color="auto"/>
                  </w:divBdr>
                </w:div>
                <w:div w:id="1898857358">
                  <w:marLeft w:val="640"/>
                  <w:marRight w:val="0"/>
                  <w:marTop w:val="0"/>
                  <w:marBottom w:val="0"/>
                  <w:divBdr>
                    <w:top w:val="none" w:sz="0" w:space="0" w:color="auto"/>
                    <w:left w:val="none" w:sz="0" w:space="0" w:color="auto"/>
                    <w:bottom w:val="none" w:sz="0" w:space="0" w:color="auto"/>
                    <w:right w:val="none" w:sz="0" w:space="0" w:color="auto"/>
                  </w:divBdr>
                </w:div>
                <w:div w:id="2045060209">
                  <w:marLeft w:val="640"/>
                  <w:marRight w:val="0"/>
                  <w:marTop w:val="0"/>
                  <w:marBottom w:val="0"/>
                  <w:divBdr>
                    <w:top w:val="none" w:sz="0" w:space="0" w:color="auto"/>
                    <w:left w:val="none" w:sz="0" w:space="0" w:color="auto"/>
                    <w:bottom w:val="none" w:sz="0" w:space="0" w:color="auto"/>
                    <w:right w:val="none" w:sz="0" w:space="0" w:color="auto"/>
                  </w:divBdr>
                </w:div>
                <w:div w:id="2045791580">
                  <w:marLeft w:val="640"/>
                  <w:marRight w:val="0"/>
                  <w:marTop w:val="0"/>
                  <w:marBottom w:val="0"/>
                  <w:divBdr>
                    <w:top w:val="none" w:sz="0" w:space="0" w:color="auto"/>
                    <w:left w:val="none" w:sz="0" w:space="0" w:color="auto"/>
                    <w:bottom w:val="none" w:sz="0" w:space="0" w:color="auto"/>
                    <w:right w:val="none" w:sz="0" w:space="0" w:color="auto"/>
                  </w:divBdr>
                </w:div>
                <w:div w:id="2059277872">
                  <w:marLeft w:val="640"/>
                  <w:marRight w:val="0"/>
                  <w:marTop w:val="0"/>
                  <w:marBottom w:val="0"/>
                  <w:divBdr>
                    <w:top w:val="none" w:sz="0" w:space="0" w:color="auto"/>
                    <w:left w:val="none" w:sz="0" w:space="0" w:color="auto"/>
                    <w:bottom w:val="none" w:sz="0" w:space="0" w:color="auto"/>
                    <w:right w:val="none" w:sz="0" w:space="0" w:color="auto"/>
                  </w:divBdr>
                </w:div>
                <w:div w:id="2073889283">
                  <w:marLeft w:val="640"/>
                  <w:marRight w:val="0"/>
                  <w:marTop w:val="0"/>
                  <w:marBottom w:val="0"/>
                  <w:divBdr>
                    <w:top w:val="none" w:sz="0" w:space="0" w:color="auto"/>
                    <w:left w:val="none" w:sz="0" w:space="0" w:color="auto"/>
                    <w:bottom w:val="none" w:sz="0" w:space="0" w:color="auto"/>
                    <w:right w:val="none" w:sz="0" w:space="0" w:color="auto"/>
                  </w:divBdr>
                </w:div>
                <w:div w:id="2090927427">
                  <w:marLeft w:val="640"/>
                  <w:marRight w:val="0"/>
                  <w:marTop w:val="0"/>
                  <w:marBottom w:val="0"/>
                  <w:divBdr>
                    <w:top w:val="none" w:sz="0" w:space="0" w:color="auto"/>
                    <w:left w:val="none" w:sz="0" w:space="0" w:color="auto"/>
                    <w:bottom w:val="none" w:sz="0" w:space="0" w:color="auto"/>
                    <w:right w:val="none" w:sz="0" w:space="0" w:color="auto"/>
                  </w:divBdr>
                </w:div>
                <w:div w:id="2125537683">
                  <w:marLeft w:val="640"/>
                  <w:marRight w:val="0"/>
                  <w:marTop w:val="0"/>
                  <w:marBottom w:val="0"/>
                  <w:divBdr>
                    <w:top w:val="none" w:sz="0" w:space="0" w:color="auto"/>
                    <w:left w:val="none" w:sz="0" w:space="0" w:color="auto"/>
                    <w:bottom w:val="none" w:sz="0" w:space="0" w:color="auto"/>
                    <w:right w:val="none" w:sz="0" w:space="0" w:color="auto"/>
                  </w:divBdr>
                </w:div>
              </w:divsChild>
            </w:div>
            <w:div w:id="1976181028">
              <w:marLeft w:val="0"/>
              <w:marRight w:val="0"/>
              <w:marTop w:val="0"/>
              <w:marBottom w:val="0"/>
              <w:divBdr>
                <w:top w:val="none" w:sz="0" w:space="0" w:color="auto"/>
                <w:left w:val="none" w:sz="0" w:space="0" w:color="auto"/>
                <w:bottom w:val="none" w:sz="0" w:space="0" w:color="auto"/>
                <w:right w:val="none" w:sz="0" w:space="0" w:color="auto"/>
              </w:divBdr>
              <w:divsChild>
                <w:div w:id="31612544">
                  <w:marLeft w:val="640"/>
                  <w:marRight w:val="0"/>
                  <w:marTop w:val="0"/>
                  <w:marBottom w:val="0"/>
                  <w:divBdr>
                    <w:top w:val="none" w:sz="0" w:space="0" w:color="auto"/>
                    <w:left w:val="none" w:sz="0" w:space="0" w:color="auto"/>
                    <w:bottom w:val="none" w:sz="0" w:space="0" w:color="auto"/>
                    <w:right w:val="none" w:sz="0" w:space="0" w:color="auto"/>
                  </w:divBdr>
                </w:div>
                <w:div w:id="90779942">
                  <w:marLeft w:val="640"/>
                  <w:marRight w:val="0"/>
                  <w:marTop w:val="0"/>
                  <w:marBottom w:val="0"/>
                  <w:divBdr>
                    <w:top w:val="none" w:sz="0" w:space="0" w:color="auto"/>
                    <w:left w:val="none" w:sz="0" w:space="0" w:color="auto"/>
                    <w:bottom w:val="none" w:sz="0" w:space="0" w:color="auto"/>
                    <w:right w:val="none" w:sz="0" w:space="0" w:color="auto"/>
                  </w:divBdr>
                </w:div>
                <w:div w:id="201015875">
                  <w:marLeft w:val="640"/>
                  <w:marRight w:val="0"/>
                  <w:marTop w:val="0"/>
                  <w:marBottom w:val="0"/>
                  <w:divBdr>
                    <w:top w:val="none" w:sz="0" w:space="0" w:color="auto"/>
                    <w:left w:val="none" w:sz="0" w:space="0" w:color="auto"/>
                    <w:bottom w:val="none" w:sz="0" w:space="0" w:color="auto"/>
                    <w:right w:val="none" w:sz="0" w:space="0" w:color="auto"/>
                  </w:divBdr>
                </w:div>
                <w:div w:id="241910358">
                  <w:marLeft w:val="640"/>
                  <w:marRight w:val="0"/>
                  <w:marTop w:val="0"/>
                  <w:marBottom w:val="0"/>
                  <w:divBdr>
                    <w:top w:val="none" w:sz="0" w:space="0" w:color="auto"/>
                    <w:left w:val="none" w:sz="0" w:space="0" w:color="auto"/>
                    <w:bottom w:val="none" w:sz="0" w:space="0" w:color="auto"/>
                    <w:right w:val="none" w:sz="0" w:space="0" w:color="auto"/>
                  </w:divBdr>
                </w:div>
                <w:div w:id="309795547">
                  <w:marLeft w:val="640"/>
                  <w:marRight w:val="0"/>
                  <w:marTop w:val="0"/>
                  <w:marBottom w:val="0"/>
                  <w:divBdr>
                    <w:top w:val="none" w:sz="0" w:space="0" w:color="auto"/>
                    <w:left w:val="none" w:sz="0" w:space="0" w:color="auto"/>
                    <w:bottom w:val="none" w:sz="0" w:space="0" w:color="auto"/>
                    <w:right w:val="none" w:sz="0" w:space="0" w:color="auto"/>
                  </w:divBdr>
                </w:div>
                <w:div w:id="319769885">
                  <w:marLeft w:val="640"/>
                  <w:marRight w:val="0"/>
                  <w:marTop w:val="0"/>
                  <w:marBottom w:val="0"/>
                  <w:divBdr>
                    <w:top w:val="none" w:sz="0" w:space="0" w:color="auto"/>
                    <w:left w:val="none" w:sz="0" w:space="0" w:color="auto"/>
                    <w:bottom w:val="none" w:sz="0" w:space="0" w:color="auto"/>
                    <w:right w:val="none" w:sz="0" w:space="0" w:color="auto"/>
                  </w:divBdr>
                </w:div>
                <w:div w:id="325671826">
                  <w:marLeft w:val="640"/>
                  <w:marRight w:val="0"/>
                  <w:marTop w:val="0"/>
                  <w:marBottom w:val="0"/>
                  <w:divBdr>
                    <w:top w:val="none" w:sz="0" w:space="0" w:color="auto"/>
                    <w:left w:val="none" w:sz="0" w:space="0" w:color="auto"/>
                    <w:bottom w:val="none" w:sz="0" w:space="0" w:color="auto"/>
                    <w:right w:val="none" w:sz="0" w:space="0" w:color="auto"/>
                  </w:divBdr>
                </w:div>
                <w:div w:id="349913515">
                  <w:marLeft w:val="640"/>
                  <w:marRight w:val="0"/>
                  <w:marTop w:val="0"/>
                  <w:marBottom w:val="0"/>
                  <w:divBdr>
                    <w:top w:val="none" w:sz="0" w:space="0" w:color="auto"/>
                    <w:left w:val="none" w:sz="0" w:space="0" w:color="auto"/>
                    <w:bottom w:val="none" w:sz="0" w:space="0" w:color="auto"/>
                    <w:right w:val="none" w:sz="0" w:space="0" w:color="auto"/>
                  </w:divBdr>
                </w:div>
                <w:div w:id="353194936">
                  <w:marLeft w:val="640"/>
                  <w:marRight w:val="0"/>
                  <w:marTop w:val="0"/>
                  <w:marBottom w:val="0"/>
                  <w:divBdr>
                    <w:top w:val="none" w:sz="0" w:space="0" w:color="auto"/>
                    <w:left w:val="none" w:sz="0" w:space="0" w:color="auto"/>
                    <w:bottom w:val="none" w:sz="0" w:space="0" w:color="auto"/>
                    <w:right w:val="none" w:sz="0" w:space="0" w:color="auto"/>
                  </w:divBdr>
                </w:div>
                <w:div w:id="358818556">
                  <w:marLeft w:val="640"/>
                  <w:marRight w:val="0"/>
                  <w:marTop w:val="0"/>
                  <w:marBottom w:val="0"/>
                  <w:divBdr>
                    <w:top w:val="none" w:sz="0" w:space="0" w:color="auto"/>
                    <w:left w:val="none" w:sz="0" w:space="0" w:color="auto"/>
                    <w:bottom w:val="none" w:sz="0" w:space="0" w:color="auto"/>
                    <w:right w:val="none" w:sz="0" w:space="0" w:color="auto"/>
                  </w:divBdr>
                </w:div>
                <w:div w:id="505437989">
                  <w:marLeft w:val="640"/>
                  <w:marRight w:val="0"/>
                  <w:marTop w:val="0"/>
                  <w:marBottom w:val="0"/>
                  <w:divBdr>
                    <w:top w:val="none" w:sz="0" w:space="0" w:color="auto"/>
                    <w:left w:val="none" w:sz="0" w:space="0" w:color="auto"/>
                    <w:bottom w:val="none" w:sz="0" w:space="0" w:color="auto"/>
                    <w:right w:val="none" w:sz="0" w:space="0" w:color="auto"/>
                  </w:divBdr>
                </w:div>
                <w:div w:id="630093900">
                  <w:marLeft w:val="640"/>
                  <w:marRight w:val="0"/>
                  <w:marTop w:val="0"/>
                  <w:marBottom w:val="0"/>
                  <w:divBdr>
                    <w:top w:val="none" w:sz="0" w:space="0" w:color="auto"/>
                    <w:left w:val="none" w:sz="0" w:space="0" w:color="auto"/>
                    <w:bottom w:val="none" w:sz="0" w:space="0" w:color="auto"/>
                    <w:right w:val="none" w:sz="0" w:space="0" w:color="auto"/>
                  </w:divBdr>
                </w:div>
                <w:div w:id="653606733">
                  <w:marLeft w:val="640"/>
                  <w:marRight w:val="0"/>
                  <w:marTop w:val="0"/>
                  <w:marBottom w:val="0"/>
                  <w:divBdr>
                    <w:top w:val="none" w:sz="0" w:space="0" w:color="auto"/>
                    <w:left w:val="none" w:sz="0" w:space="0" w:color="auto"/>
                    <w:bottom w:val="none" w:sz="0" w:space="0" w:color="auto"/>
                    <w:right w:val="none" w:sz="0" w:space="0" w:color="auto"/>
                  </w:divBdr>
                </w:div>
                <w:div w:id="664284425">
                  <w:marLeft w:val="640"/>
                  <w:marRight w:val="0"/>
                  <w:marTop w:val="0"/>
                  <w:marBottom w:val="0"/>
                  <w:divBdr>
                    <w:top w:val="none" w:sz="0" w:space="0" w:color="auto"/>
                    <w:left w:val="none" w:sz="0" w:space="0" w:color="auto"/>
                    <w:bottom w:val="none" w:sz="0" w:space="0" w:color="auto"/>
                    <w:right w:val="none" w:sz="0" w:space="0" w:color="auto"/>
                  </w:divBdr>
                </w:div>
                <w:div w:id="729034934">
                  <w:marLeft w:val="640"/>
                  <w:marRight w:val="0"/>
                  <w:marTop w:val="0"/>
                  <w:marBottom w:val="0"/>
                  <w:divBdr>
                    <w:top w:val="none" w:sz="0" w:space="0" w:color="auto"/>
                    <w:left w:val="none" w:sz="0" w:space="0" w:color="auto"/>
                    <w:bottom w:val="none" w:sz="0" w:space="0" w:color="auto"/>
                    <w:right w:val="none" w:sz="0" w:space="0" w:color="auto"/>
                  </w:divBdr>
                </w:div>
                <w:div w:id="748380128">
                  <w:marLeft w:val="640"/>
                  <w:marRight w:val="0"/>
                  <w:marTop w:val="0"/>
                  <w:marBottom w:val="0"/>
                  <w:divBdr>
                    <w:top w:val="none" w:sz="0" w:space="0" w:color="auto"/>
                    <w:left w:val="none" w:sz="0" w:space="0" w:color="auto"/>
                    <w:bottom w:val="none" w:sz="0" w:space="0" w:color="auto"/>
                    <w:right w:val="none" w:sz="0" w:space="0" w:color="auto"/>
                  </w:divBdr>
                </w:div>
                <w:div w:id="771433088">
                  <w:marLeft w:val="640"/>
                  <w:marRight w:val="0"/>
                  <w:marTop w:val="0"/>
                  <w:marBottom w:val="0"/>
                  <w:divBdr>
                    <w:top w:val="none" w:sz="0" w:space="0" w:color="auto"/>
                    <w:left w:val="none" w:sz="0" w:space="0" w:color="auto"/>
                    <w:bottom w:val="none" w:sz="0" w:space="0" w:color="auto"/>
                    <w:right w:val="none" w:sz="0" w:space="0" w:color="auto"/>
                  </w:divBdr>
                </w:div>
                <w:div w:id="782264058">
                  <w:marLeft w:val="640"/>
                  <w:marRight w:val="0"/>
                  <w:marTop w:val="0"/>
                  <w:marBottom w:val="0"/>
                  <w:divBdr>
                    <w:top w:val="none" w:sz="0" w:space="0" w:color="auto"/>
                    <w:left w:val="none" w:sz="0" w:space="0" w:color="auto"/>
                    <w:bottom w:val="none" w:sz="0" w:space="0" w:color="auto"/>
                    <w:right w:val="none" w:sz="0" w:space="0" w:color="auto"/>
                  </w:divBdr>
                </w:div>
                <w:div w:id="785612550">
                  <w:marLeft w:val="640"/>
                  <w:marRight w:val="0"/>
                  <w:marTop w:val="0"/>
                  <w:marBottom w:val="0"/>
                  <w:divBdr>
                    <w:top w:val="none" w:sz="0" w:space="0" w:color="auto"/>
                    <w:left w:val="none" w:sz="0" w:space="0" w:color="auto"/>
                    <w:bottom w:val="none" w:sz="0" w:space="0" w:color="auto"/>
                    <w:right w:val="none" w:sz="0" w:space="0" w:color="auto"/>
                  </w:divBdr>
                </w:div>
                <w:div w:id="798302299">
                  <w:marLeft w:val="640"/>
                  <w:marRight w:val="0"/>
                  <w:marTop w:val="0"/>
                  <w:marBottom w:val="0"/>
                  <w:divBdr>
                    <w:top w:val="none" w:sz="0" w:space="0" w:color="auto"/>
                    <w:left w:val="none" w:sz="0" w:space="0" w:color="auto"/>
                    <w:bottom w:val="none" w:sz="0" w:space="0" w:color="auto"/>
                    <w:right w:val="none" w:sz="0" w:space="0" w:color="auto"/>
                  </w:divBdr>
                </w:div>
                <w:div w:id="816802534">
                  <w:marLeft w:val="640"/>
                  <w:marRight w:val="0"/>
                  <w:marTop w:val="0"/>
                  <w:marBottom w:val="0"/>
                  <w:divBdr>
                    <w:top w:val="none" w:sz="0" w:space="0" w:color="auto"/>
                    <w:left w:val="none" w:sz="0" w:space="0" w:color="auto"/>
                    <w:bottom w:val="none" w:sz="0" w:space="0" w:color="auto"/>
                    <w:right w:val="none" w:sz="0" w:space="0" w:color="auto"/>
                  </w:divBdr>
                </w:div>
                <w:div w:id="836919118">
                  <w:marLeft w:val="640"/>
                  <w:marRight w:val="0"/>
                  <w:marTop w:val="0"/>
                  <w:marBottom w:val="0"/>
                  <w:divBdr>
                    <w:top w:val="none" w:sz="0" w:space="0" w:color="auto"/>
                    <w:left w:val="none" w:sz="0" w:space="0" w:color="auto"/>
                    <w:bottom w:val="none" w:sz="0" w:space="0" w:color="auto"/>
                    <w:right w:val="none" w:sz="0" w:space="0" w:color="auto"/>
                  </w:divBdr>
                </w:div>
                <w:div w:id="890383351">
                  <w:marLeft w:val="640"/>
                  <w:marRight w:val="0"/>
                  <w:marTop w:val="0"/>
                  <w:marBottom w:val="0"/>
                  <w:divBdr>
                    <w:top w:val="none" w:sz="0" w:space="0" w:color="auto"/>
                    <w:left w:val="none" w:sz="0" w:space="0" w:color="auto"/>
                    <w:bottom w:val="none" w:sz="0" w:space="0" w:color="auto"/>
                    <w:right w:val="none" w:sz="0" w:space="0" w:color="auto"/>
                  </w:divBdr>
                </w:div>
                <w:div w:id="892277375">
                  <w:marLeft w:val="640"/>
                  <w:marRight w:val="0"/>
                  <w:marTop w:val="0"/>
                  <w:marBottom w:val="0"/>
                  <w:divBdr>
                    <w:top w:val="none" w:sz="0" w:space="0" w:color="auto"/>
                    <w:left w:val="none" w:sz="0" w:space="0" w:color="auto"/>
                    <w:bottom w:val="none" w:sz="0" w:space="0" w:color="auto"/>
                    <w:right w:val="none" w:sz="0" w:space="0" w:color="auto"/>
                  </w:divBdr>
                </w:div>
                <w:div w:id="971011751">
                  <w:marLeft w:val="640"/>
                  <w:marRight w:val="0"/>
                  <w:marTop w:val="0"/>
                  <w:marBottom w:val="0"/>
                  <w:divBdr>
                    <w:top w:val="none" w:sz="0" w:space="0" w:color="auto"/>
                    <w:left w:val="none" w:sz="0" w:space="0" w:color="auto"/>
                    <w:bottom w:val="none" w:sz="0" w:space="0" w:color="auto"/>
                    <w:right w:val="none" w:sz="0" w:space="0" w:color="auto"/>
                  </w:divBdr>
                </w:div>
                <w:div w:id="989359017">
                  <w:marLeft w:val="640"/>
                  <w:marRight w:val="0"/>
                  <w:marTop w:val="0"/>
                  <w:marBottom w:val="0"/>
                  <w:divBdr>
                    <w:top w:val="none" w:sz="0" w:space="0" w:color="auto"/>
                    <w:left w:val="none" w:sz="0" w:space="0" w:color="auto"/>
                    <w:bottom w:val="none" w:sz="0" w:space="0" w:color="auto"/>
                    <w:right w:val="none" w:sz="0" w:space="0" w:color="auto"/>
                  </w:divBdr>
                </w:div>
                <w:div w:id="1034355274">
                  <w:marLeft w:val="640"/>
                  <w:marRight w:val="0"/>
                  <w:marTop w:val="0"/>
                  <w:marBottom w:val="0"/>
                  <w:divBdr>
                    <w:top w:val="none" w:sz="0" w:space="0" w:color="auto"/>
                    <w:left w:val="none" w:sz="0" w:space="0" w:color="auto"/>
                    <w:bottom w:val="none" w:sz="0" w:space="0" w:color="auto"/>
                    <w:right w:val="none" w:sz="0" w:space="0" w:color="auto"/>
                  </w:divBdr>
                </w:div>
                <w:div w:id="1043166441">
                  <w:marLeft w:val="640"/>
                  <w:marRight w:val="0"/>
                  <w:marTop w:val="0"/>
                  <w:marBottom w:val="0"/>
                  <w:divBdr>
                    <w:top w:val="none" w:sz="0" w:space="0" w:color="auto"/>
                    <w:left w:val="none" w:sz="0" w:space="0" w:color="auto"/>
                    <w:bottom w:val="none" w:sz="0" w:space="0" w:color="auto"/>
                    <w:right w:val="none" w:sz="0" w:space="0" w:color="auto"/>
                  </w:divBdr>
                </w:div>
                <w:div w:id="1109083642">
                  <w:marLeft w:val="640"/>
                  <w:marRight w:val="0"/>
                  <w:marTop w:val="0"/>
                  <w:marBottom w:val="0"/>
                  <w:divBdr>
                    <w:top w:val="none" w:sz="0" w:space="0" w:color="auto"/>
                    <w:left w:val="none" w:sz="0" w:space="0" w:color="auto"/>
                    <w:bottom w:val="none" w:sz="0" w:space="0" w:color="auto"/>
                    <w:right w:val="none" w:sz="0" w:space="0" w:color="auto"/>
                  </w:divBdr>
                </w:div>
                <w:div w:id="1150902346">
                  <w:marLeft w:val="640"/>
                  <w:marRight w:val="0"/>
                  <w:marTop w:val="0"/>
                  <w:marBottom w:val="0"/>
                  <w:divBdr>
                    <w:top w:val="none" w:sz="0" w:space="0" w:color="auto"/>
                    <w:left w:val="none" w:sz="0" w:space="0" w:color="auto"/>
                    <w:bottom w:val="none" w:sz="0" w:space="0" w:color="auto"/>
                    <w:right w:val="none" w:sz="0" w:space="0" w:color="auto"/>
                  </w:divBdr>
                </w:div>
                <w:div w:id="1164393752">
                  <w:marLeft w:val="640"/>
                  <w:marRight w:val="0"/>
                  <w:marTop w:val="0"/>
                  <w:marBottom w:val="0"/>
                  <w:divBdr>
                    <w:top w:val="none" w:sz="0" w:space="0" w:color="auto"/>
                    <w:left w:val="none" w:sz="0" w:space="0" w:color="auto"/>
                    <w:bottom w:val="none" w:sz="0" w:space="0" w:color="auto"/>
                    <w:right w:val="none" w:sz="0" w:space="0" w:color="auto"/>
                  </w:divBdr>
                </w:div>
                <w:div w:id="1177815173">
                  <w:marLeft w:val="640"/>
                  <w:marRight w:val="0"/>
                  <w:marTop w:val="0"/>
                  <w:marBottom w:val="0"/>
                  <w:divBdr>
                    <w:top w:val="none" w:sz="0" w:space="0" w:color="auto"/>
                    <w:left w:val="none" w:sz="0" w:space="0" w:color="auto"/>
                    <w:bottom w:val="none" w:sz="0" w:space="0" w:color="auto"/>
                    <w:right w:val="none" w:sz="0" w:space="0" w:color="auto"/>
                  </w:divBdr>
                </w:div>
                <w:div w:id="1195190229">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235119353">
                  <w:marLeft w:val="640"/>
                  <w:marRight w:val="0"/>
                  <w:marTop w:val="0"/>
                  <w:marBottom w:val="0"/>
                  <w:divBdr>
                    <w:top w:val="none" w:sz="0" w:space="0" w:color="auto"/>
                    <w:left w:val="none" w:sz="0" w:space="0" w:color="auto"/>
                    <w:bottom w:val="none" w:sz="0" w:space="0" w:color="auto"/>
                    <w:right w:val="none" w:sz="0" w:space="0" w:color="auto"/>
                  </w:divBdr>
                </w:div>
                <w:div w:id="1264993547">
                  <w:marLeft w:val="640"/>
                  <w:marRight w:val="0"/>
                  <w:marTop w:val="0"/>
                  <w:marBottom w:val="0"/>
                  <w:divBdr>
                    <w:top w:val="none" w:sz="0" w:space="0" w:color="auto"/>
                    <w:left w:val="none" w:sz="0" w:space="0" w:color="auto"/>
                    <w:bottom w:val="none" w:sz="0" w:space="0" w:color="auto"/>
                    <w:right w:val="none" w:sz="0" w:space="0" w:color="auto"/>
                  </w:divBdr>
                </w:div>
                <w:div w:id="1292982226">
                  <w:marLeft w:val="640"/>
                  <w:marRight w:val="0"/>
                  <w:marTop w:val="0"/>
                  <w:marBottom w:val="0"/>
                  <w:divBdr>
                    <w:top w:val="none" w:sz="0" w:space="0" w:color="auto"/>
                    <w:left w:val="none" w:sz="0" w:space="0" w:color="auto"/>
                    <w:bottom w:val="none" w:sz="0" w:space="0" w:color="auto"/>
                    <w:right w:val="none" w:sz="0" w:space="0" w:color="auto"/>
                  </w:divBdr>
                </w:div>
                <w:div w:id="1329793594">
                  <w:marLeft w:val="640"/>
                  <w:marRight w:val="0"/>
                  <w:marTop w:val="0"/>
                  <w:marBottom w:val="0"/>
                  <w:divBdr>
                    <w:top w:val="none" w:sz="0" w:space="0" w:color="auto"/>
                    <w:left w:val="none" w:sz="0" w:space="0" w:color="auto"/>
                    <w:bottom w:val="none" w:sz="0" w:space="0" w:color="auto"/>
                    <w:right w:val="none" w:sz="0" w:space="0" w:color="auto"/>
                  </w:divBdr>
                </w:div>
                <w:div w:id="1372610586">
                  <w:marLeft w:val="640"/>
                  <w:marRight w:val="0"/>
                  <w:marTop w:val="0"/>
                  <w:marBottom w:val="0"/>
                  <w:divBdr>
                    <w:top w:val="none" w:sz="0" w:space="0" w:color="auto"/>
                    <w:left w:val="none" w:sz="0" w:space="0" w:color="auto"/>
                    <w:bottom w:val="none" w:sz="0" w:space="0" w:color="auto"/>
                    <w:right w:val="none" w:sz="0" w:space="0" w:color="auto"/>
                  </w:divBdr>
                </w:div>
                <w:div w:id="1396902651">
                  <w:marLeft w:val="640"/>
                  <w:marRight w:val="0"/>
                  <w:marTop w:val="0"/>
                  <w:marBottom w:val="0"/>
                  <w:divBdr>
                    <w:top w:val="none" w:sz="0" w:space="0" w:color="auto"/>
                    <w:left w:val="none" w:sz="0" w:space="0" w:color="auto"/>
                    <w:bottom w:val="none" w:sz="0" w:space="0" w:color="auto"/>
                    <w:right w:val="none" w:sz="0" w:space="0" w:color="auto"/>
                  </w:divBdr>
                </w:div>
                <w:div w:id="1483697497">
                  <w:marLeft w:val="640"/>
                  <w:marRight w:val="0"/>
                  <w:marTop w:val="0"/>
                  <w:marBottom w:val="0"/>
                  <w:divBdr>
                    <w:top w:val="none" w:sz="0" w:space="0" w:color="auto"/>
                    <w:left w:val="none" w:sz="0" w:space="0" w:color="auto"/>
                    <w:bottom w:val="none" w:sz="0" w:space="0" w:color="auto"/>
                    <w:right w:val="none" w:sz="0" w:space="0" w:color="auto"/>
                  </w:divBdr>
                </w:div>
                <w:div w:id="1500383335">
                  <w:marLeft w:val="640"/>
                  <w:marRight w:val="0"/>
                  <w:marTop w:val="0"/>
                  <w:marBottom w:val="0"/>
                  <w:divBdr>
                    <w:top w:val="none" w:sz="0" w:space="0" w:color="auto"/>
                    <w:left w:val="none" w:sz="0" w:space="0" w:color="auto"/>
                    <w:bottom w:val="none" w:sz="0" w:space="0" w:color="auto"/>
                    <w:right w:val="none" w:sz="0" w:space="0" w:color="auto"/>
                  </w:divBdr>
                </w:div>
                <w:div w:id="1541014342">
                  <w:marLeft w:val="640"/>
                  <w:marRight w:val="0"/>
                  <w:marTop w:val="0"/>
                  <w:marBottom w:val="0"/>
                  <w:divBdr>
                    <w:top w:val="none" w:sz="0" w:space="0" w:color="auto"/>
                    <w:left w:val="none" w:sz="0" w:space="0" w:color="auto"/>
                    <w:bottom w:val="none" w:sz="0" w:space="0" w:color="auto"/>
                    <w:right w:val="none" w:sz="0" w:space="0" w:color="auto"/>
                  </w:divBdr>
                </w:div>
                <w:div w:id="1573000862">
                  <w:marLeft w:val="640"/>
                  <w:marRight w:val="0"/>
                  <w:marTop w:val="0"/>
                  <w:marBottom w:val="0"/>
                  <w:divBdr>
                    <w:top w:val="none" w:sz="0" w:space="0" w:color="auto"/>
                    <w:left w:val="none" w:sz="0" w:space="0" w:color="auto"/>
                    <w:bottom w:val="none" w:sz="0" w:space="0" w:color="auto"/>
                    <w:right w:val="none" w:sz="0" w:space="0" w:color="auto"/>
                  </w:divBdr>
                </w:div>
                <w:div w:id="1587566612">
                  <w:marLeft w:val="640"/>
                  <w:marRight w:val="0"/>
                  <w:marTop w:val="0"/>
                  <w:marBottom w:val="0"/>
                  <w:divBdr>
                    <w:top w:val="none" w:sz="0" w:space="0" w:color="auto"/>
                    <w:left w:val="none" w:sz="0" w:space="0" w:color="auto"/>
                    <w:bottom w:val="none" w:sz="0" w:space="0" w:color="auto"/>
                    <w:right w:val="none" w:sz="0" w:space="0" w:color="auto"/>
                  </w:divBdr>
                </w:div>
                <w:div w:id="1598102287">
                  <w:marLeft w:val="640"/>
                  <w:marRight w:val="0"/>
                  <w:marTop w:val="0"/>
                  <w:marBottom w:val="0"/>
                  <w:divBdr>
                    <w:top w:val="none" w:sz="0" w:space="0" w:color="auto"/>
                    <w:left w:val="none" w:sz="0" w:space="0" w:color="auto"/>
                    <w:bottom w:val="none" w:sz="0" w:space="0" w:color="auto"/>
                    <w:right w:val="none" w:sz="0" w:space="0" w:color="auto"/>
                  </w:divBdr>
                </w:div>
                <w:div w:id="1652713011">
                  <w:marLeft w:val="640"/>
                  <w:marRight w:val="0"/>
                  <w:marTop w:val="0"/>
                  <w:marBottom w:val="0"/>
                  <w:divBdr>
                    <w:top w:val="none" w:sz="0" w:space="0" w:color="auto"/>
                    <w:left w:val="none" w:sz="0" w:space="0" w:color="auto"/>
                    <w:bottom w:val="none" w:sz="0" w:space="0" w:color="auto"/>
                    <w:right w:val="none" w:sz="0" w:space="0" w:color="auto"/>
                  </w:divBdr>
                </w:div>
                <w:div w:id="1655572506">
                  <w:marLeft w:val="640"/>
                  <w:marRight w:val="0"/>
                  <w:marTop w:val="0"/>
                  <w:marBottom w:val="0"/>
                  <w:divBdr>
                    <w:top w:val="none" w:sz="0" w:space="0" w:color="auto"/>
                    <w:left w:val="none" w:sz="0" w:space="0" w:color="auto"/>
                    <w:bottom w:val="none" w:sz="0" w:space="0" w:color="auto"/>
                    <w:right w:val="none" w:sz="0" w:space="0" w:color="auto"/>
                  </w:divBdr>
                </w:div>
                <w:div w:id="1665007726">
                  <w:marLeft w:val="640"/>
                  <w:marRight w:val="0"/>
                  <w:marTop w:val="0"/>
                  <w:marBottom w:val="0"/>
                  <w:divBdr>
                    <w:top w:val="none" w:sz="0" w:space="0" w:color="auto"/>
                    <w:left w:val="none" w:sz="0" w:space="0" w:color="auto"/>
                    <w:bottom w:val="none" w:sz="0" w:space="0" w:color="auto"/>
                    <w:right w:val="none" w:sz="0" w:space="0" w:color="auto"/>
                  </w:divBdr>
                </w:div>
                <w:div w:id="1675910777">
                  <w:marLeft w:val="640"/>
                  <w:marRight w:val="0"/>
                  <w:marTop w:val="0"/>
                  <w:marBottom w:val="0"/>
                  <w:divBdr>
                    <w:top w:val="none" w:sz="0" w:space="0" w:color="auto"/>
                    <w:left w:val="none" w:sz="0" w:space="0" w:color="auto"/>
                    <w:bottom w:val="none" w:sz="0" w:space="0" w:color="auto"/>
                    <w:right w:val="none" w:sz="0" w:space="0" w:color="auto"/>
                  </w:divBdr>
                </w:div>
                <w:div w:id="1732540125">
                  <w:marLeft w:val="640"/>
                  <w:marRight w:val="0"/>
                  <w:marTop w:val="0"/>
                  <w:marBottom w:val="0"/>
                  <w:divBdr>
                    <w:top w:val="none" w:sz="0" w:space="0" w:color="auto"/>
                    <w:left w:val="none" w:sz="0" w:space="0" w:color="auto"/>
                    <w:bottom w:val="none" w:sz="0" w:space="0" w:color="auto"/>
                    <w:right w:val="none" w:sz="0" w:space="0" w:color="auto"/>
                  </w:divBdr>
                </w:div>
                <w:div w:id="1743985164">
                  <w:marLeft w:val="640"/>
                  <w:marRight w:val="0"/>
                  <w:marTop w:val="0"/>
                  <w:marBottom w:val="0"/>
                  <w:divBdr>
                    <w:top w:val="none" w:sz="0" w:space="0" w:color="auto"/>
                    <w:left w:val="none" w:sz="0" w:space="0" w:color="auto"/>
                    <w:bottom w:val="none" w:sz="0" w:space="0" w:color="auto"/>
                    <w:right w:val="none" w:sz="0" w:space="0" w:color="auto"/>
                  </w:divBdr>
                </w:div>
                <w:div w:id="1823693462">
                  <w:marLeft w:val="640"/>
                  <w:marRight w:val="0"/>
                  <w:marTop w:val="0"/>
                  <w:marBottom w:val="0"/>
                  <w:divBdr>
                    <w:top w:val="none" w:sz="0" w:space="0" w:color="auto"/>
                    <w:left w:val="none" w:sz="0" w:space="0" w:color="auto"/>
                    <w:bottom w:val="none" w:sz="0" w:space="0" w:color="auto"/>
                    <w:right w:val="none" w:sz="0" w:space="0" w:color="auto"/>
                  </w:divBdr>
                </w:div>
                <w:div w:id="1850943515">
                  <w:marLeft w:val="640"/>
                  <w:marRight w:val="0"/>
                  <w:marTop w:val="0"/>
                  <w:marBottom w:val="0"/>
                  <w:divBdr>
                    <w:top w:val="none" w:sz="0" w:space="0" w:color="auto"/>
                    <w:left w:val="none" w:sz="0" w:space="0" w:color="auto"/>
                    <w:bottom w:val="none" w:sz="0" w:space="0" w:color="auto"/>
                    <w:right w:val="none" w:sz="0" w:space="0" w:color="auto"/>
                  </w:divBdr>
                </w:div>
                <w:div w:id="1878080964">
                  <w:marLeft w:val="640"/>
                  <w:marRight w:val="0"/>
                  <w:marTop w:val="0"/>
                  <w:marBottom w:val="0"/>
                  <w:divBdr>
                    <w:top w:val="none" w:sz="0" w:space="0" w:color="auto"/>
                    <w:left w:val="none" w:sz="0" w:space="0" w:color="auto"/>
                    <w:bottom w:val="none" w:sz="0" w:space="0" w:color="auto"/>
                    <w:right w:val="none" w:sz="0" w:space="0" w:color="auto"/>
                  </w:divBdr>
                </w:div>
                <w:div w:id="1879077871">
                  <w:marLeft w:val="640"/>
                  <w:marRight w:val="0"/>
                  <w:marTop w:val="0"/>
                  <w:marBottom w:val="0"/>
                  <w:divBdr>
                    <w:top w:val="none" w:sz="0" w:space="0" w:color="auto"/>
                    <w:left w:val="none" w:sz="0" w:space="0" w:color="auto"/>
                    <w:bottom w:val="none" w:sz="0" w:space="0" w:color="auto"/>
                    <w:right w:val="none" w:sz="0" w:space="0" w:color="auto"/>
                  </w:divBdr>
                </w:div>
                <w:div w:id="1894802490">
                  <w:marLeft w:val="640"/>
                  <w:marRight w:val="0"/>
                  <w:marTop w:val="0"/>
                  <w:marBottom w:val="0"/>
                  <w:divBdr>
                    <w:top w:val="none" w:sz="0" w:space="0" w:color="auto"/>
                    <w:left w:val="none" w:sz="0" w:space="0" w:color="auto"/>
                    <w:bottom w:val="none" w:sz="0" w:space="0" w:color="auto"/>
                    <w:right w:val="none" w:sz="0" w:space="0" w:color="auto"/>
                  </w:divBdr>
                </w:div>
                <w:div w:id="1918057875">
                  <w:marLeft w:val="640"/>
                  <w:marRight w:val="0"/>
                  <w:marTop w:val="0"/>
                  <w:marBottom w:val="0"/>
                  <w:divBdr>
                    <w:top w:val="none" w:sz="0" w:space="0" w:color="auto"/>
                    <w:left w:val="none" w:sz="0" w:space="0" w:color="auto"/>
                    <w:bottom w:val="none" w:sz="0" w:space="0" w:color="auto"/>
                    <w:right w:val="none" w:sz="0" w:space="0" w:color="auto"/>
                  </w:divBdr>
                </w:div>
                <w:div w:id="1948925986">
                  <w:marLeft w:val="640"/>
                  <w:marRight w:val="0"/>
                  <w:marTop w:val="0"/>
                  <w:marBottom w:val="0"/>
                  <w:divBdr>
                    <w:top w:val="none" w:sz="0" w:space="0" w:color="auto"/>
                    <w:left w:val="none" w:sz="0" w:space="0" w:color="auto"/>
                    <w:bottom w:val="none" w:sz="0" w:space="0" w:color="auto"/>
                    <w:right w:val="none" w:sz="0" w:space="0" w:color="auto"/>
                  </w:divBdr>
                </w:div>
                <w:div w:id="1960842278">
                  <w:marLeft w:val="640"/>
                  <w:marRight w:val="0"/>
                  <w:marTop w:val="0"/>
                  <w:marBottom w:val="0"/>
                  <w:divBdr>
                    <w:top w:val="none" w:sz="0" w:space="0" w:color="auto"/>
                    <w:left w:val="none" w:sz="0" w:space="0" w:color="auto"/>
                    <w:bottom w:val="none" w:sz="0" w:space="0" w:color="auto"/>
                    <w:right w:val="none" w:sz="0" w:space="0" w:color="auto"/>
                  </w:divBdr>
                </w:div>
                <w:div w:id="1965652543">
                  <w:marLeft w:val="640"/>
                  <w:marRight w:val="0"/>
                  <w:marTop w:val="0"/>
                  <w:marBottom w:val="0"/>
                  <w:divBdr>
                    <w:top w:val="none" w:sz="0" w:space="0" w:color="auto"/>
                    <w:left w:val="none" w:sz="0" w:space="0" w:color="auto"/>
                    <w:bottom w:val="none" w:sz="0" w:space="0" w:color="auto"/>
                    <w:right w:val="none" w:sz="0" w:space="0" w:color="auto"/>
                  </w:divBdr>
                </w:div>
                <w:div w:id="2011180390">
                  <w:marLeft w:val="640"/>
                  <w:marRight w:val="0"/>
                  <w:marTop w:val="0"/>
                  <w:marBottom w:val="0"/>
                  <w:divBdr>
                    <w:top w:val="none" w:sz="0" w:space="0" w:color="auto"/>
                    <w:left w:val="none" w:sz="0" w:space="0" w:color="auto"/>
                    <w:bottom w:val="none" w:sz="0" w:space="0" w:color="auto"/>
                    <w:right w:val="none" w:sz="0" w:space="0" w:color="auto"/>
                  </w:divBdr>
                </w:div>
                <w:div w:id="2023891001">
                  <w:marLeft w:val="640"/>
                  <w:marRight w:val="0"/>
                  <w:marTop w:val="0"/>
                  <w:marBottom w:val="0"/>
                  <w:divBdr>
                    <w:top w:val="none" w:sz="0" w:space="0" w:color="auto"/>
                    <w:left w:val="none" w:sz="0" w:space="0" w:color="auto"/>
                    <w:bottom w:val="none" w:sz="0" w:space="0" w:color="auto"/>
                    <w:right w:val="none" w:sz="0" w:space="0" w:color="auto"/>
                  </w:divBdr>
                </w:div>
                <w:div w:id="2024352628">
                  <w:marLeft w:val="640"/>
                  <w:marRight w:val="0"/>
                  <w:marTop w:val="0"/>
                  <w:marBottom w:val="0"/>
                  <w:divBdr>
                    <w:top w:val="none" w:sz="0" w:space="0" w:color="auto"/>
                    <w:left w:val="none" w:sz="0" w:space="0" w:color="auto"/>
                    <w:bottom w:val="none" w:sz="0" w:space="0" w:color="auto"/>
                    <w:right w:val="none" w:sz="0" w:space="0" w:color="auto"/>
                  </w:divBdr>
                </w:div>
                <w:div w:id="2027173831">
                  <w:marLeft w:val="640"/>
                  <w:marRight w:val="0"/>
                  <w:marTop w:val="0"/>
                  <w:marBottom w:val="0"/>
                  <w:divBdr>
                    <w:top w:val="none" w:sz="0" w:space="0" w:color="auto"/>
                    <w:left w:val="none" w:sz="0" w:space="0" w:color="auto"/>
                    <w:bottom w:val="none" w:sz="0" w:space="0" w:color="auto"/>
                    <w:right w:val="none" w:sz="0" w:space="0" w:color="auto"/>
                  </w:divBdr>
                </w:div>
                <w:div w:id="2030721455">
                  <w:marLeft w:val="640"/>
                  <w:marRight w:val="0"/>
                  <w:marTop w:val="0"/>
                  <w:marBottom w:val="0"/>
                  <w:divBdr>
                    <w:top w:val="none" w:sz="0" w:space="0" w:color="auto"/>
                    <w:left w:val="none" w:sz="0" w:space="0" w:color="auto"/>
                    <w:bottom w:val="none" w:sz="0" w:space="0" w:color="auto"/>
                    <w:right w:val="none" w:sz="0" w:space="0" w:color="auto"/>
                  </w:divBdr>
                </w:div>
                <w:div w:id="2036078485">
                  <w:marLeft w:val="640"/>
                  <w:marRight w:val="0"/>
                  <w:marTop w:val="0"/>
                  <w:marBottom w:val="0"/>
                  <w:divBdr>
                    <w:top w:val="none" w:sz="0" w:space="0" w:color="auto"/>
                    <w:left w:val="none" w:sz="0" w:space="0" w:color="auto"/>
                    <w:bottom w:val="none" w:sz="0" w:space="0" w:color="auto"/>
                    <w:right w:val="none" w:sz="0" w:space="0" w:color="auto"/>
                  </w:divBdr>
                </w:div>
                <w:div w:id="2114276009">
                  <w:marLeft w:val="640"/>
                  <w:marRight w:val="0"/>
                  <w:marTop w:val="0"/>
                  <w:marBottom w:val="0"/>
                  <w:divBdr>
                    <w:top w:val="none" w:sz="0" w:space="0" w:color="auto"/>
                    <w:left w:val="none" w:sz="0" w:space="0" w:color="auto"/>
                    <w:bottom w:val="none" w:sz="0" w:space="0" w:color="auto"/>
                    <w:right w:val="none" w:sz="0" w:space="0" w:color="auto"/>
                  </w:divBdr>
                </w:div>
                <w:div w:id="2131705685">
                  <w:marLeft w:val="640"/>
                  <w:marRight w:val="0"/>
                  <w:marTop w:val="0"/>
                  <w:marBottom w:val="0"/>
                  <w:divBdr>
                    <w:top w:val="none" w:sz="0" w:space="0" w:color="auto"/>
                    <w:left w:val="none" w:sz="0" w:space="0" w:color="auto"/>
                    <w:bottom w:val="none" w:sz="0" w:space="0" w:color="auto"/>
                    <w:right w:val="none" w:sz="0" w:space="0" w:color="auto"/>
                  </w:divBdr>
                </w:div>
                <w:div w:id="2137680102">
                  <w:marLeft w:val="640"/>
                  <w:marRight w:val="0"/>
                  <w:marTop w:val="0"/>
                  <w:marBottom w:val="0"/>
                  <w:divBdr>
                    <w:top w:val="none" w:sz="0" w:space="0" w:color="auto"/>
                    <w:left w:val="none" w:sz="0" w:space="0" w:color="auto"/>
                    <w:bottom w:val="none" w:sz="0" w:space="0" w:color="auto"/>
                    <w:right w:val="none" w:sz="0" w:space="0" w:color="auto"/>
                  </w:divBdr>
                </w:div>
              </w:divsChild>
            </w:div>
            <w:div w:id="1980183420">
              <w:marLeft w:val="0"/>
              <w:marRight w:val="0"/>
              <w:marTop w:val="0"/>
              <w:marBottom w:val="0"/>
              <w:divBdr>
                <w:top w:val="none" w:sz="0" w:space="0" w:color="auto"/>
                <w:left w:val="none" w:sz="0" w:space="0" w:color="auto"/>
                <w:bottom w:val="none" w:sz="0" w:space="0" w:color="auto"/>
                <w:right w:val="none" w:sz="0" w:space="0" w:color="auto"/>
              </w:divBdr>
              <w:divsChild>
                <w:div w:id="4328558">
                  <w:marLeft w:val="640"/>
                  <w:marRight w:val="0"/>
                  <w:marTop w:val="0"/>
                  <w:marBottom w:val="0"/>
                  <w:divBdr>
                    <w:top w:val="none" w:sz="0" w:space="0" w:color="auto"/>
                    <w:left w:val="none" w:sz="0" w:space="0" w:color="auto"/>
                    <w:bottom w:val="none" w:sz="0" w:space="0" w:color="auto"/>
                    <w:right w:val="none" w:sz="0" w:space="0" w:color="auto"/>
                  </w:divBdr>
                </w:div>
                <w:div w:id="40829806">
                  <w:marLeft w:val="640"/>
                  <w:marRight w:val="0"/>
                  <w:marTop w:val="0"/>
                  <w:marBottom w:val="0"/>
                  <w:divBdr>
                    <w:top w:val="none" w:sz="0" w:space="0" w:color="auto"/>
                    <w:left w:val="none" w:sz="0" w:space="0" w:color="auto"/>
                    <w:bottom w:val="none" w:sz="0" w:space="0" w:color="auto"/>
                    <w:right w:val="none" w:sz="0" w:space="0" w:color="auto"/>
                  </w:divBdr>
                </w:div>
                <w:div w:id="42877038">
                  <w:marLeft w:val="640"/>
                  <w:marRight w:val="0"/>
                  <w:marTop w:val="0"/>
                  <w:marBottom w:val="0"/>
                  <w:divBdr>
                    <w:top w:val="none" w:sz="0" w:space="0" w:color="auto"/>
                    <w:left w:val="none" w:sz="0" w:space="0" w:color="auto"/>
                    <w:bottom w:val="none" w:sz="0" w:space="0" w:color="auto"/>
                    <w:right w:val="none" w:sz="0" w:space="0" w:color="auto"/>
                  </w:divBdr>
                </w:div>
                <w:div w:id="61678853">
                  <w:marLeft w:val="640"/>
                  <w:marRight w:val="0"/>
                  <w:marTop w:val="0"/>
                  <w:marBottom w:val="0"/>
                  <w:divBdr>
                    <w:top w:val="none" w:sz="0" w:space="0" w:color="auto"/>
                    <w:left w:val="none" w:sz="0" w:space="0" w:color="auto"/>
                    <w:bottom w:val="none" w:sz="0" w:space="0" w:color="auto"/>
                    <w:right w:val="none" w:sz="0" w:space="0" w:color="auto"/>
                  </w:divBdr>
                </w:div>
                <w:div w:id="115488225">
                  <w:marLeft w:val="640"/>
                  <w:marRight w:val="0"/>
                  <w:marTop w:val="0"/>
                  <w:marBottom w:val="0"/>
                  <w:divBdr>
                    <w:top w:val="none" w:sz="0" w:space="0" w:color="auto"/>
                    <w:left w:val="none" w:sz="0" w:space="0" w:color="auto"/>
                    <w:bottom w:val="none" w:sz="0" w:space="0" w:color="auto"/>
                    <w:right w:val="none" w:sz="0" w:space="0" w:color="auto"/>
                  </w:divBdr>
                </w:div>
                <w:div w:id="142161349">
                  <w:marLeft w:val="640"/>
                  <w:marRight w:val="0"/>
                  <w:marTop w:val="0"/>
                  <w:marBottom w:val="0"/>
                  <w:divBdr>
                    <w:top w:val="none" w:sz="0" w:space="0" w:color="auto"/>
                    <w:left w:val="none" w:sz="0" w:space="0" w:color="auto"/>
                    <w:bottom w:val="none" w:sz="0" w:space="0" w:color="auto"/>
                    <w:right w:val="none" w:sz="0" w:space="0" w:color="auto"/>
                  </w:divBdr>
                </w:div>
                <w:div w:id="157431811">
                  <w:marLeft w:val="640"/>
                  <w:marRight w:val="0"/>
                  <w:marTop w:val="0"/>
                  <w:marBottom w:val="0"/>
                  <w:divBdr>
                    <w:top w:val="none" w:sz="0" w:space="0" w:color="auto"/>
                    <w:left w:val="none" w:sz="0" w:space="0" w:color="auto"/>
                    <w:bottom w:val="none" w:sz="0" w:space="0" w:color="auto"/>
                    <w:right w:val="none" w:sz="0" w:space="0" w:color="auto"/>
                  </w:divBdr>
                </w:div>
                <w:div w:id="173031330">
                  <w:marLeft w:val="640"/>
                  <w:marRight w:val="0"/>
                  <w:marTop w:val="0"/>
                  <w:marBottom w:val="0"/>
                  <w:divBdr>
                    <w:top w:val="none" w:sz="0" w:space="0" w:color="auto"/>
                    <w:left w:val="none" w:sz="0" w:space="0" w:color="auto"/>
                    <w:bottom w:val="none" w:sz="0" w:space="0" w:color="auto"/>
                    <w:right w:val="none" w:sz="0" w:space="0" w:color="auto"/>
                  </w:divBdr>
                </w:div>
                <w:div w:id="220603225">
                  <w:marLeft w:val="640"/>
                  <w:marRight w:val="0"/>
                  <w:marTop w:val="0"/>
                  <w:marBottom w:val="0"/>
                  <w:divBdr>
                    <w:top w:val="none" w:sz="0" w:space="0" w:color="auto"/>
                    <w:left w:val="none" w:sz="0" w:space="0" w:color="auto"/>
                    <w:bottom w:val="none" w:sz="0" w:space="0" w:color="auto"/>
                    <w:right w:val="none" w:sz="0" w:space="0" w:color="auto"/>
                  </w:divBdr>
                </w:div>
                <w:div w:id="253248985">
                  <w:marLeft w:val="640"/>
                  <w:marRight w:val="0"/>
                  <w:marTop w:val="0"/>
                  <w:marBottom w:val="0"/>
                  <w:divBdr>
                    <w:top w:val="none" w:sz="0" w:space="0" w:color="auto"/>
                    <w:left w:val="none" w:sz="0" w:space="0" w:color="auto"/>
                    <w:bottom w:val="none" w:sz="0" w:space="0" w:color="auto"/>
                    <w:right w:val="none" w:sz="0" w:space="0" w:color="auto"/>
                  </w:divBdr>
                </w:div>
                <w:div w:id="260643819">
                  <w:marLeft w:val="640"/>
                  <w:marRight w:val="0"/>
                  <w:marTop w:val="0"/>
                  <w:marBottom w:val="0"/>
                  <w:divBdr>
                    <w:top w:val="none" w:sz="0" w:space="0" w:color="auto"/>
                    <w:left w:val="none" w:sz="0" w:space="0" w:color="auto"/>
                    <w:bottom w:val="none" w:sz="0" w:space="0" w:color="auto"/>
                    <w:right w:val="none" w:sz="0" w:space="0" w:color="auto"/>
                  </w:divBdr>
                </w:div>
                <w:div w:id="334000784">
                  <w:marLeft w:val="640"/>
                  <w:marRight w:val="0"/>
                  <w:marTop w:val="0"/>
                  <w:marBottom w:val="0"/>
                  <w:divBdr>
                    <w:top w:val="none" w:sz="0" w:space="0" w:color="auto"/>
                    <w:left w:val="none" w:sz="0" w:space="0" w:color="auto"/>
                    <w:bottom w:val="none" w:sz="0" w:space="0" w:color="auto"/>
                    <w:right w:val="none" w:sz="0" w:space="0" w:color="auto"/>
                  </w:divBdr>
                </w:div>
                <w:div w:id="382292745">
                  <w:marLeft w:val="640"/>
                  <w:marRight w:val="0"/>
                  <w:marTop w:val="0"/>
                  <w:marBottom w:val="0"/>
                  <w:divBdr>
                    <w:top w:val="none" w:sz="0" w:space="0" w:color="auto"/>
                    <w:left w:val="none" w:sz="0" w:space="0" w:color="auto"/>
                    <w:bottom w:val="none" w:sz="0" w:space="0" w:color="auto"/>
                    <w:right w:val="none" w:sz="0" w:space="0" w:color="auto"/>
                  </w:divBdr>
                </w:div>
                <w:div w:id="413432088">
                  <w:marLeft w:val="640"/>
                  <w:marRight w:val="0"/>
                  <w:marTop w:val="0"/>
                  <w:marBottom w:val="0"/>
                  <w:divBdr>
                    <w:top w:val="none" w:sz="0" w:space="0" w:color="auto"/>
                    <w:left w:val="none" w:sz="0" w:space="0" w:color="auto"/>
                    <w:bottom w:val="none" w:sz="0" w:space="0" w:color="auto"/>
                    <w:right w:val="none" w:sz="0" w:space="0" w:color="auto"/>
                  </w:divBdr>
                </w:div>
                <w:div w:id="440413504">
                  <w:marLeft w:val="640"/>
                  <w:marRight w:val="0"/>
                  <w:marTop w:val="0"/>
                  <w:marBottom w:val="0"/>
                  <w:divBdr>
                    <w:top w:val="none" w:sz="0" w:space="0" w:color="auto"/>
                    <w:left w:val="none" w:sz="0" w:space="0" w:color="auto"/>
                    <w:bottom w:val="none" w:sz="0" w:space="0" w:color="auto"/>
                    <w:right w:val="none" w:sz="0" w:space="0" w:color="auto"/>
                  </w:divBdr>
                </w:div>
                <w:div w:id="477695558">
                  <w:marLeft w:val="640"/>
                  <w:marRight w:val="0"/>
                  <w:marTop w:val="0"/>
                  <w:marBottom w:val="0"/>
                  <w:divBdr>
                    <w:top w:val="none" w:sz="0" w:space="0" w:color="auto"/>
                    <w:left w:val="none" w:sz="0" w:space="0" w:color="auto"/>
                    <w:bottom w:val="none" w:sz="0" w:space="0" w:color="auto"/>
                    <w:right w:val="none" w:sz="0" w:space="0" w:color="auto"/>
                  </w:divBdr>
                </w:div>
                <w:div w:id="479537856">
                  <w:marLeft w:val="640"/>
                  <w:marRight w:val="0"/>
                  <w:marTop w:val="0"/>
                  <w:marBottom w:val="0"/>
                  <w:divBdr>
                    <w:top w:val="none" w:sz="0" w:space="0" w:color="auto"/>
                    <w:left w:val="none" w:sz="0" w:space="0" w:color="auto"/>
                    <w:bottom w:val="none" w:sz="0" w:space="0" w:color="auto"/>
                    <w:right w:val="none" w:sz="0" w:space="0" w:color="auto"/>
                  </w:divBdr>
                </w:div>
                <w:div w:id="487357841">
                  <w:marLeft w:val="640"/>
                  <w:marRight w:val="0"/>
                  <w:marTop w:val="0"/>
                  <w:marBottom w:val="0"/>
                  <w:divBdr>
                    <w:top w:val="none" w:sz="0" w:space="0" w:color="auto"/>
                    <w:left w:val="none" w:sz="0" w:space="0" w:color="auto"/>
                    <w:bottom w:val="none" w:sz="0" w:space="0" w:color="auto"/>
                    <w:right w:val="none" w:sz="0" w:space="0" w:color="auto"/>
                  </w:divBdr>
                </w:div>
                <w:div w:id="516385831">
                  <w:marLeft w:val="640"/>
                  <w:marRight w:val="0"/>
                  <w:marTop w:val="0"/>
                  <w:marBottom w:val="0"/>
                  <w:divBdr>
                    <w:top w:val="none" w:sz="0" w:space="0" w:color="auto"/>
                    <w:left w:val="none" w:sz="0" w:space="0" w:color="auto"/>
                    <w:bottom w:val="none" w:sz="0" w:space="0" w:color="auto"/>
                    <w:right w:val="none" w:sz="0" w:space="0" w:color="auto"/>
                  </w:divBdr>
                </w:div>
                <w:div w:id="517280087">
                  <w:marLeft w:val="640"/>
                  <w:marRight w:val="0"/>
                  <w:marTop w:val="0"/>
                  <w:marBottom w:val="0"/>
                  <w:divBdr>
                    <w:top w:val="none" w:sz="0" w:space="0" w:color="auto"/>
                    <w:left w:val="none" w:sz="0" w:space="0" w:color="auto"/>
                    <w:bottom w:val="none" w:sz="0" w:space="0" w:color="auto"/>
                    <w:right w:val="none" w:sz="0" w:space="0" w:color="auto"/>
                  </w:divBdr>
                </w:div>
                <w:div w:id="643898768">
                  <w:marLeft w:val="640"/>
                  <w:marRight w:val="0"/>
                  <w:marTop w:val="0"/>
                  <w:marBottom w:val="0"/>
                  <w:divBdr>
                    <w:top w:val="none" w:sz="0" w:space="0" w:color="auto"/>
                    <w:left w:val="none" w:sz="0" w:space="0" w:color="auto"/>
                    <w:bottom w:val="none" w:sz="0" w:space="0" w:color="auto"/>
                    <w:right w:val="none" w:sz="0" w:space="0" w:color="auto"/>
                  </w:divBdr>
                </w:div>
                <w:div w:id="690496229">
                  <w:marLeft w:val="640"/>
                  <w:marRight w:val="0"/>
                  <w:marTop w:val="0"/>
                  <w:marBottom w:val="0"/>
                  <w:divBdr>
                    <w:top w:val="none" w:sz="0" w:space="0" w:color="auto"/>
                    <w:left w:val="none" w:sz="0" w:space="0" w:color="auto"/>
                    <w:bottom w:val="none" w:sz="0" w:space="0" w:color="auto"/>
                    <w:right w:val="none" w:sz="0" w:space="0" w:color="auto"/>
                  </w:divBdr>
                </w:div>
                <w:div w:id="695355020">
                  <w:marLeft w:val="640"/>
                  <w:marRight w:val="0"/>
                  <w:marTop w:val="0"/>
                  <w:marBottom w:val="0"/>
                  <w:divBdr>
                    <w:top w:val="none" w:sz="0" w:space="0" w:color="auto"/>
                    <w:left w:val="none" w:sz="0" w:space="0" w:color="auto"/>
                    <w:bottom w:val="none" w:sz="0" w:space="0" w:color="auto"/>
                    <w:right w:val="none" w:sz="0" w:space="0" w:color="auto"/>
                  </w:divBdr>
                </w:div>
                <w:div w:id="720636925">
                  <w:marLeft w:val="640"/>
                  <w:marRight w:val="0"/>
                  <w:marTop w:val="0"/>
                  <w:marBottom w:val="0"/>
                  <w:divBdr>
                    <w:top w:val="none" w:sz="0" w:space="0" w:color="auto"/>
                    <w:left w:val="none" w:sz="0" w:space="0" w:color="auto"/>
                    <w:bottom w:val="none" w:sz="0" w:space="0" w:color="auto"/>
                    <w:right w:val="none" w:sz="0" w:space="0" w:color="auto"/>
                  </w:divBdr>
                </w:div>
                <w:div w:id="731391545">
                  <w:marLeft w:val="640"/>
                  <w:marRight w:val="0"/>
                  <w:marTop w:val="0"/>
                  <w:marBottom w:val="0"/>
                  <w:divBdr>
                    <w:top w:val="none" w:sz="0" w:space="0" w:color="auto"/>
                    <w:left w:val="none" w:sz="0" w:space="0" w:color="auto"/>
                    <w:bottom w:val="none" w:sz="0" w:space="0" w:color="auto"/>
                    <w:right w:val="none" w:sz="0" w:space="0" w:color="auto"/>
                  </w:divBdr>
                </w:div>
                <w:div w:id="758134800">
                  <w:marLeft w:val="640"/>
                  <w:marRight w:val="0"/>
                  <w:marTop w:val="0"/>
                  <w:marBottom w:val="0"/>
                  <w:divBdr>
                    <w:top w:val="none" w:sz="0" w:space="0" w:color="auto"/>
                    <w:left w:val="none" w:sz="0" w:space="0" w:color="auto"/>
                    <w:bottom w:val="none" w:sz="0" w:space="0" w:color="auto"/>
                    <w:right w:val="none" w:sz="0" w:space="0" w:color="auto"/>
                  </w:divBdr>
                </w:div>
                <w:div w:id="789709120">
                  <w:marLeft w:val="640"/>
                  <w:marRight w:val="0"/>
                  <w:marTop w:val="0"/>
                  <w:marBottom w:val="0"/>
                  <w:divBdr>
                    <w:top w:val="none" w:sz="0" w:space="0" w:color="auto"/>
                    <w:left w:val="none" w:sz="0" w:space="0" w:color="auto"/>
                    <w:bottom w:val="none" w:sz="0" w:space="0" w:color="auto"/>
                    <w:right w:val="none" w:sz="0" w:space="0" w:color="auto"/>
                  </w:divBdr>
                </w:div>
                <w:div w:id="836460307">
                  <w:marLeft w:val="640"/>
                  <w:marRight w:val="0"/>
                  <w:marTop w:val="0"/>
                  <w:marBottom w:val="0"/>
                  <w:divBdr>
                    <w:top w:val="none" w:sz="0" w:space="0" w:color="auto"/>
                    <w:left w:val="none" w:sz="0" w:space="0" w:color="auto"/>
                    <w:bottom w:val="none" w:sz="0" w:space="0" w:color="auto"/>
                    <w:right w:val="none" w:sz="0" w:space="0" w:color="auto"/>
                  </w:divBdr>
                </w:div>
                <w:div w:id="932131549">
                  <w:marLeft w:val="640"/>
                  <w:marRight w:val="0"/>
                  <w:marTop w:val="0"/>
                  <w:marBottom w:val="0"/>
                  <w:divBdr>
                    <w:top w:val="none" w:sz="0" w:space="0" w:color="auto"/>
                    <w:left w:val="none" w:sz="0" w:space="0" w:color="auto"/>
                    <w:bottom w:val="none" w:sz="0" w:space="0" w:color="auto"/>
                    <w:right w:val="none" w:sz="0" w:space="0" w:color="auto"/>
                  </w:divBdr>
                </w:div>
                <w:div w:id="957109106">
                  <w:marLeft w:val="640"/>
                  <w:marRight w:val="0"/>
                  <w:marTop w:val="0"/>
                  <w:marBottom w:val="0"/>
                  <w:divBdr>
                    <w:top w:val="none" w:sz="0" w:space="0" w:color="auto"/>
                    <w:left w:val="none" w:sz="0" w:space="0" w:color="auto"/>
                    <w:bottom w:val="none" w:sz="0" w:space="0" w:color="auto"/>
                    <w:right w:val="none" w:sz="0" w:space="0" w:color="auto"/>
                  </w:divBdr>
                </w:div>
                <w:div w:id="970133722">
                  <w:marLeft w:val="640"/>
                  <w:marRight w:val="0"/>
                  <w:marTop w:val="0"/>
                  <w:marBottom w:val="0"/>
                  <w:divBdr>
                    <w:top w:val="none" w:sz="0" w:space="0" w:color="auto"/>
                    <w:left w:val="none" w:sz="0" w:space="0" w:color="auto"/>
                    <w:bottom w:val="none" w:sz="0" w:space="0" w:color="auto"/>
                    <w:right w:val="none" w:sz="0" w:space="0" w:color="auto"/>
                  </w:divBdr>
                </w:div>
                <w:div w:id="970592603">
                  <w:marLeft w:val="640"/>
                  <w:marRight w:val="0"/>
                  <w:marTop w:val="0"/>
                  <w:marBottom w:val="0"/>
                  <w:divBdr>
                    <w:top w:val="none" w:sz="0" w:space="0" w:color="auto"/>
                    <w:left w:val="none" w:sz="0" w:space="0" w:color="auto"/>
                    <w:bottom w:val="none" w:sz="0" w:space="0" w:color="auto"/>
                    <w:right w:val="none" w:sz="0" w:space="0" w:color="auto"/>
                  </w:divBdr>
                </w:div>
                <w:div w:id="980963712">
                  <w:marLeft w:val="640"/>
                  <w:marRight w:val="0"/>
                  <w:marTop w:val="0"/>
                  <w:marBottom w:val="0"/>
                  <w:divBdr>
                    <w:top w:val="none" w:sz="0" w:space="0" w:color="auto"/>
                    <w:left w:val="none" w:sz="0" w:space="0" w:color="auto"/>
                    <w:bottom w:val="none" w:sz="0" w:space="0" w:color="auto"/>
                    <w:right w:val="none" w:sz="0" w:space="0" w:color="auto"/>
                  </w:divBdr>
                </w:div>
                <w:div w:id="988629462">
                  <w:marLeft w:val="640"/>
                  <w:marRight w:val="0"/>
                  <w:marTop w:val="0"/>
                  <w:marBottom w:val="0"/>
                  <w:divBdr>
                    <w:top w:val="none" w:sz="0" w:space="0" w:color="auto"/>
                    <w:left w:val="none" w:sz="0" w:space="0" w:color="auto"/>
                    <w:bottom w:val="none" w:sz="0" w:space="0" w:color="auto"/>
                    <w:right w:val="none" w:sz="0" w:space="0" w:color="auto"/>
                  </w:divBdr>
                </w:div>
                <w:div w:id="1025133700">
                  <w:marLeft w:val="640"/>
                  <w:marRight w:val="0"/>
                  <w:marTop w:val="0"/>
                  <w:marBottom w:val="0"/>
                  <w:divBdr>
                    <w:top w:val="none" w:sz="0" w:space="0" w:color="auto"/>
                    <w:left w:val="none" w:sz="0" w:space="0" w:color="auto"/>
                    <w:bottom w:val="none" w:sz="0" w:space="0" w:color="auto"/>
                    <w:right w:val="none" w:sz="0" w:space="0" w:color="auto"/>
                  </w:divBdr>
                </w:div>
                <w:div w:id="1051730163">
                  <w:marLeft w:val="640"/>
                  <w:marRight w:val="0"/>
                  <w:marTop w:val="0"/>
                  <w:marBottom w:val="0"/>
                  <w:divBdr>
                    <w:top w:val="none" w:sz="0" w:space="0" w:color="auto"/>
                    <w:left w:val="none" w:sz="0" w:space="0" w:color="auto"/>
                    <w:bottom w:val="none" w:sz="0" w:space="0" w:color="auto"/>
                    <w:right w:val="none" w:sz="0" w:space="0" w:color="auto"/>
                  </w:divBdr>
                </w:div>
                <w:div w:id="1055667157">
                  <w:marLeft w:val="640"/>
                  <w:marRight w:val="0"/>
                  <w:marTop w:val="0"/>
                  <w:marBottom w:val="0"/>
                  <w:divBdr>
                    <w:top w:val="none" w:sz="0" w:space="0" w:color="auto"/>
                    <w:left w:val="none" w:sz="0" w:space="0" w:color="auto"/>
                    <w:bottom w:val="none" w:sz="0" w:space="0" w:color="auto"/>
                    <w:right w:val="none" w:sz="0" w:space="0" w:color="auto"/>
                  </w:divBdr>
                </w:div>
                <w:div w:id="1076902789">
                  <w:marLeft w:val="640"/>
                  <w:marRight w:val="0"/>
                  <w:marTop w:val="0"/>
                  <w:marBottom w:val="0"/>
                  <w:divBdr>
                    <w:top w:val="none" w:sz="0" w:space="0" w:color="auto"/>
                    <w:left w:val="none" w:sz="0" w:space="0" w:color="auto"/>
                    <w:bottom w:val="none" w:sz="0" w:space="0" w:color="auto"/>
                    <w:right w:val="none" w:sz="0" w:space="0" w:color="auto"/>
                  </w:divBdr>
                </w:div>
                <w:div w:id="1112436857">
                  <w:marLeft w:val="640"/>
                  <w:marRight w:val="0"/>
                  <w:marTop w:val="0"/>
                  <w:marBottom w:val="0"/>
                  <w:divBdr>
                    <w:top w:val="none" w:sz="0" w:space="0" w:color="auto"/>
                    <w:left w:val="none" w:sz="0" w:space="0" w:color="auto"/>
                    <w:bottom w:val="none" w:sz="0" w:space="0" w:color="auto"/>
                    <w:right w:val="none" w:sz="0" w:space="0" w:color="auto"/>
                  </w:divBdr>
                </w:div>
                <w:div w:id="1116757422">
                  <w:marLeft w:val="640"/>
                  <w:marRight w:val="0"/>
                  <w:marTop w:val="0"/>
                  <w:marBottom w:val="0"/>
                  <w:divBdr>
                    <w:top w:val="none" w:sz="0" w:space="0" w:color="auto"/>
                    <w:left w:val="none" w:sz="0" w:space="0" w:color="auto"/>
                    <w:bottom w:val="none" w:sz="0" w:space="0" w:color="auto"/>
                    <w:right w:val="none" w:sz="0" w:space="0" w:color="auto"/>
                  </w:divBdr>
                </w:div>
                <w:div w:id="1123572815">
                  <w:marLeft w:val="640"/>
                  <w:marRight w:val="0"/>
                  <w:marTop w:val="0"/>
                  <w:marBottom w:val="0"/>
                  <w:divBdr>
                    <w:top w:val="none" w:sz="0" w:space="0" w:color="auto"/>
                    <w:left w:val="none" w:sz="0" w:space="0" w:color="auto"/>
                    <w:bottom w:val="none" w:sz="0" w:space="0" w:color="auto"/>
                    <w:right w:val="none" w:sz="0" w:space="0" w:color="auto"/>
                  </w:divBdr>
                </w:div>
                <w:div w:id="1189638370">
                  <w:marLeft w:val="640"/>
                  <w:marRight w:val="0"/>
                  <w:marTop w:val="0"/>
                  <w:marBottom w:val="0"/>
                  <w:divBdr>
                    <w:top w:val="none" w:sz="0" w:space="0" w:color="auto"/>
                    <w:left w:val="none" w:sz="0" w:space="0" w:color="auto"/>
                    <w:bottom w:val="none" w:sz="0" w:space="0" w:color="auto"/>
                    <w:right w:val="none" w:sz="0" w:space="0" w:color="auto"/>
                  </w:divBdr>
                </w:div>
                <w:div w:id="1204056101">
                  <w:marLeft w:val="640"/>
                  <w:marRight w:val="0"/>
                  <w:marTop w:val="0"/>
                  <w:marBottom w:val="0"/>
                  <w:divBdr>
                    <w:top w:val="none" w:sz="0" w:space="0" w:color="auto"/>
                    <w:left w:val="none" w:sz="0" w:space="0" w:color="auto"/>
                    <w:bottom w:val="none" w:sz="0" w:space="0" w:color="auto"/>
                    <w:right w:val="none" w:sz="0" w:space="0" w:color="auto"/>
                  </w:divBdr>
                </w:div>
                <w:div w:id="1251936186">
                  <w:marLeft w:val="640"/>
                  <w:marRight w:val="0"/>
                  <w:marTop w:val="0"/>
                  <w:marBottom w:val="0"/>
                  <w:divBdr>
                    <w:top w:val="none" w:sz="0" w:space="0" w:color="auto"/>
                    <w:left w:val="none" w:sz="0" w:space="0" w:color="auto"/>
                    <w:bottom w:val="none" w:sz="0" w:space="0" w:color="auto"/>
                    <w:right w:val="none" w:sz="0" w:space="0" w:color="auto"/>
                  </w:divBdr>
                </w:div>
                <w:div w:id="1262488043">
                  <w:marLeft w:val="640"/>
                  <w:marRight w:val="0"/>
                  <w:marTop w:val="0"/>
                  <w:marBottom w:val="0"/>
                  <w:divBdr>
                    <w:top w:val="none" w:sz="0" w:space="0" w:color="auto"/>
                    <w:left w:val="none" w:sz="0" w:space="0" w:color="auto"/>
                    <w:bottom w:val="none" w:sz="0" w:space="0" w:color="auto"/>
                    <w:right w:val="none" w:sz="0" w:space="0" w:color="auto"/>
                  </w:divBdr>
                </w:div>
                <w:div w:id="1325739657">
                  <w:marLeft w:val="640"/>
                  <w:marRight w:val="0"/>
                  <w:marTop w:val="0"/>
                  <w:marBottom w:val="0"/>
                  <w:divBdr>
                    <w:top w:val="none" w:sz="0" w:space="0" w:color="auto"/>
                    <w:left w:val="none" w:sz="0" w:space="0" w:color="auto"/>
                    <w:bottom w:val="none" w:sz="0" w:space="0" w:color="auto"/>
                    <w:right w:val="none" w:sz="0" w:space="0" w:color="auto"/>
                  </w:divBdr>
                </w:div>
                <w:div w:id="1357729325">
                  <w:marLeft w:val="640"/>
                  <w:marRight w:val="0"/>
                  <w:marTop w:val="0"/>
                  <w:marBottom w:val="0"/>
                  <w:divBdr>
                    <w:top w:val="none" w:sz="0" w:space="0" w:color="auto"/>
                    <w:left w:val="none" w:sz="0" w:space="0" w:color="auto"/>
                    <w:bottom w:val="none" w:sz="0" w:space="0" w:color="auto"/>
                    <w:right w:val="none" w:sz="0" w:space="0" w:color="auto"/>
                  </w:divBdr>
                </w:div>
                <w:div w:id="1360930445">
                  <w:marLeft w:val="640"/>
                  <w:marRight w:val="0"/>
                  <w:marTop w:val="0"/>
                  <w:marBottom w:val="0"/>
                  <w:divBdr>
                    <w:top w:val="none" w:sz="0" w:space="0" w:color="auto"/>
                    <w:left w:val="none" w:sz="0" w:space="0" w:color="auto"/>
                    <w:bottom w:val="none" w:sz="0" w:space="0" w:color="auto"/>
                    <w:right w:val="none" w:sz="0" w:space="0" w:color="auto"/>
                  </w:divBdr>
                </w:div>
                <w:div w:id="1362128981">
                  <w:marLeft w:val="640"/>
                  <w:marRight w:val="0"/>
                  <w:marTop w:val="0"/>
                  <w:marBottom w:val="0"/>
                  <w:divBdr>
                    <w:top w:val="none" w:sz="0" w:space="0" w:color="auto"/>
                    <w:left w:val="none" w:sz="0" w:space="0" w:color="auto"/>
                    <w:bottom w:val="none" w:sz="0" w:space="0" w:color="auto"/>
                    <w:right w:val="none" w:sz="0" w:space="0" w:color="auto"/>
                  </w:divBdr>
                </w:div>
                <w:div w:id="1372000016">
                  <w:marLeft w:val="640"/>
                  <w:marRight w:val="0"/>
                  <w:marTop w:val="0"/>
                  <w:marBottom w:val="0"/>
                  <w:divBdr>
                    <w:top w:val="none" w:sz="0" w:space="0" w:color="auto"/>
                    <w:left w:val="none" w:sz="0" w:space="0" w:color="auto"/>
                    <w:bottom w:val="none" w:sz="0" w:space="0" w:color="auto"/>
                    <w:right w:val="none" w:sz="0" w:space="0" w:color="auto"/>
                  </w:divBdr>
                </w:div>
                <w:div w:id="1392462216">
                  <w:marLeft w:val="640"/>
                  <w:marRight w:val="0"/>
                  <w:marTop w:val="0"/>
                  <w:marBottom w:val="0"/>
                  <w:divBdr>
                    <w:top w:val="none" w:sz="0" w:space="0" w:color="auto"/>
                    <w:left w:val="none" w:sz="0" w:space="0" w:color="auto"/>
                    <w:bottom w:val="none" w:sz="0" w:space="0" w:color="auto"/>
                    <w:right w:val="none" w:sz="0" w:space="0" w:color="auto"/>
                  </w:divBdr>
                </w:div>
                <w:div w:id="1416436357">
                  <w:marLeft w:val="640"/>
                  <w:marRight w:val="0"/>
                  <w:marTop w:val="0"/>
                  <w:marBottom w:val="0"/>
                  <w:divBdr>
                    <w:top w:val="none" w:sz="0" w:space="0" w:color="auto"/>
                    <w:left w:val="none" w:sz="0" w:space="0" w:color="auto"/>
                    <w:bottom w:val="none" w:sz="0" w:space="0" w:color="auto"/>
                    <w:right w:val="none" w:sz="0" w:space="0" w:color="auto"/>
                  </w:divBdr>
                </w:div>
                <w:div w:id="1461991612">
                  <w:marLeft w:val="640"/>
                  <w:marRight w:val="0"/>
                  <w:marTop w:val="0"/>
                  <w:marBottom w:val="0"/>
                  <w:divBdr>
                    <w:top w:val="none" w:sz="0" w:space="0" w:color="auto"/>
                    <w:left w:val="none" w:sz="0" w:space="0" w:color="auto"/>
                    <w:bottom w:val="none" w:sz="0" w:space="0" w:color="auto"/>
                    <w:right w:val="none" w:sz="0" w:space="0" w:color="auto"/>
                  </w:divBdr>
                </w:div>
                <w:div w:id="1535532094">
                  <w:marLeft w:val="640"/>
                  <w:marRight w:val="0"/>
                  <w:marTop w:val="0"/>
                  <w:marBottom w:val="0"/>
                  <w:divBdr>
                    <w:top w:val="none" w:sz="0" w:space="0" w:color="auto"/>
                    <w:left w:val="none" w:sz="0" w:space="0" w:color="auto"/>
                    <w:bottom w:val="none" w:sz="0" w:space="0" w:color="auto"/>
                    <w:right w:val="none" w:sz="0" w:space="0" w:color="auto"/>
                  </w:divBdr>
                </w:div>
                <w:div w:id="1536966496">
                  <w:marLeft w:val="640"/>
                  <w:marRight w:val="0"/>
                  <w:marTop w:val="0"/>
                  <w:marBottom w:val="0"/>
                  <w:divBdr>
                    <w:top w:val="none" w:sz="0" w:space="0" w:color="auto"/>
                    <w:left w:val="none" w:sz="0" w:space="0" w:color="auto"/>
                    <w:bottom w:val="none" w:sz="0" w:space="0" w:color="auto"/>
                    <w:right w:val="none" w:sz="0" w:space="0" w:color="auto"/>
                  </w:divBdr>
                </w:div>
                <w:div w:id="1573545392">
                  <w:marLeft w:val="640"/>
                  <w:marRight w:val="0"/>
                  <w:marTop w:val="0"/>
                  <w:marBottom w:val="0"/>
                  <w:divBdr>
                    <w:top w:val="none" w:sz="0" w:space="0" w:color="auto"/>
                    <w:left w:val="none" w:sz="0" w:space="0" w:color="auto"/>
                    <w:bottom w:val="none" w:sz="0" w:space="0" w:color="auto"/>
                    <w:right w:val="none" w:sz="0" w:space="0" w:color="auto"/>
                  </w:divBdr>
                </w:div>
                <w:div w:id="1620532460">
                  <w:marLeft w:val="640"/>
                  <w:marRight w:val="0"/>
                  <w:marTop w:val="0"/>
                  <w:marBottom w:val="0"/>
                  <w:divBdr>
                    <w:top w:val="none" w:sz="0" w:space="0" w:color="auto"/>
                    <w:left w:val="none" w:sz="0" w:space="0" w:color="auto"/>
                    <w:bottom w:val="none" w:sz="0" w:space="0" w:color="auto"/>
                    <w:right w:val="none" w:sz="0" w:space="0" w:color="auto"/>
                  </w:divBdr>
                </w:div>
                <w:div w:id="1655987145">
                  <w:marLeft w:val="640"/>
                  <w:marRight w:val="0"/>
                  <w:marTop w:val="0"/>
                  <w:marBottom w:val="0"/>
                  <w:divBdr>
                    <w:top w:val="none" w:sz="0" w:space="0" w:color="auto"/>
                    <w:left w:val="none" w:sz="0" w:space="0" w:color="auto"/>
                    <w:bottom w:val="none" w:sz="0" w:space="0" w:color="auto"/>
                    <w:right w:val="none" w:sz="0" w:space="0" w:color="auto"/>
                  </w:divBdr>
                </w:div>
                <w:div w:id="1675261314">
                  <w:marLeft w:val="640"/>
                  <w:marRight w:val="0"/>
                  <w:marTop w:val="0"/>
                  <w:marBottom w:val="0"/>
                  <w:divBdr>
                    <w:top w:val="none" w:sz="0" w:space="0" w:color="auto"/>
                    <w:left w:val="none" w:sz="0" w:space="0" w:color="auto"/>
                    <w:bottom w:val="none" w:sz="0" w:space="0" w:color="auto"/>
                    <w:right w:val="none" w:sz="0" w:space="0" w:color="auto"/>
                  </w:divBdr>
                </w:div>
                <w:div w:id="1846825037">
                  <w:marLeft w:val="640"/>
                  <w:marRight w:val="0"/>
                  <w:marTop w:val="0"/>
                  <w:marBottom w:val="0"/>
                  <w:divBdr>
                    <w:top w:val="none" w:sz="0" w:space="0" w:color="auto"/>
                    <w:left w:val="none" w:sz="0" w:space="0" w:color="auto"/>
                    <w:bottom w:val="none" w:sz="0" w:space="0" w:color="auto"/>
                    <w:right w:val="none" w:sz="0" w:space="0" w:color="auto"/>
                  </w:divBdr>
                </w:div>
                <w:div w:id="1875313806">
                  <w:marLeft w:val="640"/>
                  <w:marRight w:val="0"/>
                  <w:marTop w:val="0"/>
                  <w:marBottom w:val="0"/>
                  <w:divBdr>
                    <w:top w:val="none" w:sz="0" w:space="0" w:color="auto"/>
                    <w:left w:val="none" w:sz="0" w:space="0" w:color="auto"/>
                    <w:bottom w:val="none" w:sz="0" w:space="0" w:color="auto"/>
                    <w:right w:val="none" w:sz="0" w:space="0" w:color="auto"/>
                  </w:divBdr>
                </w:div>
                <w:div w:id="1877623761">
                  <w:marLeft w:val="640"/>
                  <w:marRight w:val="0"/>
                  <w:marTop w:val="0"/>
                  <w:marBottom w:val="0"/>
                  <w:divBdr>
                    <w:top w:val="none" w:sz="0" w:space="0" w:color="auto"/>
                    <w:left w:val="none" w:sz="0" w:space="0" w:color="auto"/>
                    <w:bottom w:val="none" w:sz="0" w:space="0" w:color="auto"/>
                    <w:right w:val="none" w:sz="0" w:space="0" w:color="auto"/>
                  </w:divBdr>
                </w:div>
                <w:div w:id="1920408694">
                  <w:marLeft w:val="640"/>
                  <w:marRight w:val="0"/>
                  <w:marTop w:val="0"/>
                  <w:marBottom w:val="0"/>
                  <w:divBdr>
                    <w:top w:val="none" w:sz="0" w:space="0" w:color="auto"/>
                    <w:left w:val="none" w:sz="0" w:space="0" w:color="auto"/>
                    <w:bottom w:val="none" w:sz="0" w:space="0" w:color="auto"/>
                    <w:right w:val="none" w:sz="0" w:space="0" w:color="auto"/>
                  </w:divBdr>
                </w:div>
                <w:div w:id="1957789232">
                  <w:marLeft w:val="640"/>
                  <w:marRight w:val="0"/>
                  <w:marTop w:val="0"/>
                  <w:marBottom w:val="0"/>
                  <w:divBdr>
                    <w:top w:val="none" w:sz="0" w:space="0" w:color="auto"/>
                    <w:left w:val="none" w:sz="0" w:space="0" w:color="auto"/>
                    <w:bottom w:val="none" w:sz="0" w:space="0" w:color="auto"/>
                    <w:right w:val="none" w:sz="0" w:space="0" w:color="auto"/>
                  </w:divBdr>
                </w:div>
                <w:div w:id="1963420371">
                  <w:marLeft w:val="640"/>
                  <w:marRight w:val="0"/>
                  <w:marTop w:val="0"/>
                  <w:marBottom w:val="0"/>
                  <w:divBdr>
                    <w:top w:val="none" w:sz="0" w:space="0" w:color="auto"/>
                    <w:left w:val="none" w:sz="0" w:space="0" w:color="auto"/>
                    <w:bottom w:val="none" w:sz="0" w:space="0" w:color="auto"/>
                    <w:right w:val="none" w:sz="0" w:space="0" w:color="auto"/>
                  </w:divBdr>
                </w:div>
                <w:div w:id="1972393790">
                  <w:marLeft w:val="640"/>
                  <w:marRight w:val="0"/>
                  <w:marTop w:val="0"/>
                  <w:marBottom w:val="0"/>
                  <w:divBdr>
                    <w:top w:val="none" w:sz="0" w:space="0" w:color="auto"/>
                    <w:left w:val="none" w:sz="0" w:space="0" w:color="auto"/>
                    <w:bottom w:val="none" w:sz="0" w:space="0" w:color="auto"/>
                    <w:right w:val="none" w:sz="0" w:space="0" w:color="auto"/>
                  </w:divBdr>
                </w:div>
                <w:div w:id="2007588667">
                  <w:marLeft w:val="640"/>
                  <w:marRight w:val="0"/>
                  <w:marTop w:val="0"/>
                  <w:marBottom w:val="0"/>
                  <w:divBdr>
                    <w:top w:val="none" w:sz="0" w:space="0" w:color="auto"/>
                    <w:left w:val="none" w:sz="0" w:space="0" w:color="auto"/>
                    <w:bottom w:val="none" w:sz="0" w:space="0" w:color="auto"/>
                    <w:right w:val="none" w:sz="0" w:space="0" w:color="auto"/>
                  </w:divBdr>
                </w:div>
                <w:div w:id="2052801899">
                  <w:marLeft w:val="640"/>
                  <w:marRight w:val="0"/>
                  <w:marTop w:val="0"/>
                  <w:marBottom w:val="0"/>
                  <w:divBdr>
                    <w:top w:val="none" w:sz="0" w:space="0" w:color="auto"/>
                    <w:left w:val="none" w:sz="0" w:space="0" w:color="auto"/>
                    <w:bottom w:val="none" w:sz="0" w:space="0" w:color="auto"/>
                    <w:right w:val="none" w:sz="0" w:space="0" w:color="auto"/>
                  </w:divBdr>
                </w:div>
                <w:div w:id="2105032157">
                  <w:marLeft w:val="640"/>
                  <w:marRight w:val="0"/>
                  <w:marTop w:val="0"/>
                  <w:marBottom w:val="0"/>
                  <w:divBdr>
                    <w:top w:val="none" w:sz="0" w:space="0" w:color="auto"/>
                    <w:left w:val="none" w:sz="0" w:space="0" w:color="auto"/>
                    <w:bottom w:val="none" w:sz="0" w:space="0" w:color="auto"/>
                    <w:right w:val="none" w:sz="0" w:space="0" w:color="auto"/>
                  </w:divBdr>
                </w:div>
                <w:div w:id="2110618722">
                  <w:marLeft w:val="640"/>
                  <w:marRight w:val="0"/>
                  <w:marTop w:val="0"/>
                  <w:marBottom w:val="0"/>
                  <w:divBdr>
                    <w:top w:val="none" w:sz="0" w:space="0" w:color="auto"/>
                    <w:left w:val="none" w:sz="0" w:space="0" w:color="auto"/>
                    <w:bottom w:val="none" w:sz="0" w:space="0" w:color="auto"/>
                    <w:right w:val="none" w:sz="0" w:space="0" w:color="auto"/>
                  </w:divBdr>
                </w:div>
              </w:divsChild>
            </w:div>
            <w:div w:id="1987052416">
              <w:marLeft w:val="0"/>
              <w:marRight w:val="0"/>
              <w:marTop w:val="0"/>
              <w:marBottom w:val="0"/>
              <w:divBdr>
                <w:top w:val="none" w:sz="0" w:space="0" w:color="auto"/>
                <w:left w:val="none" w:sz="0" w:space="0" w:color="auto"/>
                <w:bottom w:val="none" w:sz="0" w:space="0" w:color="auto"/>
                <w:right w:val="none" w:sz="0" w:space="0" w:color="auto"/>
              </w:divBdr>
              <w:divsChild>
                <w:div w:id="38602029">
                  <w:marLeft w:val="640"/>
                  <w:marRight w:val="0"/>
                  <w:marTop w:val="0"/>
                  <w:marBottom w:val="0"/>
                  <w:divBdr>
                    <w:top w:val="none" w:sz="0" w:space="0" w:color="auto"/>
                    <w:left w:val="none" w:sz="0" w:space="0" w:color="auto"/>
                    <w:bottom w:val="none" w:sz="0" w:space="0" w:color="auto"/>
                    <w:right w:val="none" w:sz="0" w:space="0" w:color="auto"/>
                  </w:divBdr>
                </w:div>
                <w:div w:id="112940562">
                  <w:marLeft w:val="640"/>
                  <w:marRight w:val="0"/>
                  <w:marTop w:val="0"/>
                  <w:marBottom w:val="0"/>
                  <w:divBdr>
                    <w:top w:val="none" w:sz="0" w:space="0" w:color="auto"/>
                    <w:left w:val="none" w:sz="0" w:space="0" w:color="auto"/>
                    <w:bottom w:val="none" w:sz="0" w:space="0" w:color="auto"/>
                    <w:right w:val="none" w:sz="0" w:space="0" w:color="auto"/>
                  </w:divBdr>
                </w:div>
                <w:div w:id="113451593">
                  <w:marLeft w:val="640"/>
                  <w:marRight w:val="0"/>
                  <w:marTop w:val="0"/>
                  <w:marBottom w:val="0"/>
                  <w:divBdr>
                    <w:top w:val="none" w:sz="0" w:space="0" w:color="auto"/>
                    <w:left w:val="none" w:sz="0" w:space="0" w:color="auto"/>
                    <w:bottom w:val="none" w:sz="0" w:space="0" w:color="auto"/>
                    <w:right w:val="none" w:sz="0" w:space="0" w:color="auto"/>
                  </w:divBdr>
                </w:div>
                <w:div w:id="114755942">
                  <w:marLeft w:val="640"/>
                  <w:marRight w:val="0"/>
                  <w:marTop w:val="0"/>
                  <w:marBottom w:val="0"/>
                  <w:divBdr>
                    <w:top w:val="none" w:sz="0" w:space="0" w:color="auto"/>
                    <w:left w:val="none" w:sz="0" w:space="0" w:color="auto"/>
                    <w:bottom w:val="none" w:sz="0" w:space="0" w:color="auto"/>
                    <w:right w:val="none" w:sz="0" w:space="0" w:color="auto"/>
                  </w:divBdr>
                </w:div>
                <w:div w:id="153880357">
                  <w:marLeft w:val="640"/>
                  <w:marRight w:val="0"/>
                  <w:marTop w:val="0"/>
                  <w:marBottom w:val="0"/>
                  <w:divBdr>
                    <w:top w:val="none" w:sz="0" w:space="0" w:color="auto"/>
                    <w:left w:val="none" w:sz="0" w:space="0" w:color="auto"/>
                    <w:bottom w:val="none" w:sz="0" w:space="0" w:color="auto"/>
                    <w:right w:val="none" w:sz="0" w:space="0" w:color="auto"/>
                  </w:divBdr>
                </w:div>
                <w:div w:id="173226970">
                  <w:marLeft w:val="640"/>
                  <w:marRight w:val="0"/>
                  <w:marTop w:val="0"/>
                  <w:marBottom w:val="0"/>
                  <w:divBdr>
                    <w:top w:val="none" w:sz="0" w:space="0" w:color="auto"/>
                    <w:left w:val="none" w:sz="0" w:space="0" w:color="auto"/>
                    <w:bottom w:val="none" w:sz="0" w:space="0" w:color="auto"/>
                    <w:right w:val="none" w:sz="0" w:space="0" w:color="auto"/>
                  </w:divBdr>
                </w:div>
                <w:div w:id="183180452">
                  <w:marLeft w:val="640"/>
                  <w:marRight w:val="0"/>
                  <w:marTop w:val="0"/>
                  <w:marBottom w:val="0"/>
                  <w:divBdr>
                    <w:top w:val="none" w:sz="0" w:space="0" w:color="auto"/>
                    <w:left w:val="none" w:sz="0" w:space="0" w:color="auto"/>
                    <w:bottom w:val="none" w:sz="0" w:space="0" w:color="auto"/>
                    <w:right w:val="none" w:sz="0" w:space="0" w:color="auto"/>
                  </w:divBdr>
                </w:div>
                <w:div w:id="188179389">
                  <w:marLeft w:val="640"/>
                  <w:marRight w:val="0"/>
                  <w:marTop w:val="0"/>
                  <w:marBottom w:val="0"/>
                  <w:divBdr>
                    <w:top w:val="none" w:sz="0" w:space="0" w:color="auto"/>
                    <w:left w:val="none" w:sz="0" w:space="0" w:color="auto"/>
                    <w:bottom w:val="none" w:sz="0" w:space="0" w:color="auto"/>
                    <w:right w:val="none" w:sz="0" w:space="0" w:color="auto"/>
                  </w:divBdr>
                </w:div>
                <w:div w:id="216285135">
                  <w:marLeft w:val="640"/>
                  <w:marRight w:val="0"/>
                  <w:marTop w:val="0"/>
                  <w:marBottom w:val="0"/>
                  <w:divBdr>
                    <w:top w:val="none" w:sz="0" w:space="0" w:color="auto"/>
                    <w:left w:val="none" w:sz="0" w:space="0" w:color="auto"/>
                    <w:bottom w:val="none" w:sz="0" w:space="0" w:color="auto"/>
                    <w:right w:val="none" w:sz="0" w:space="0" w:color="auto"/>
                  </w:divBdr>
                </w:div>
                <w:div w:id="282423109">
                  <w:marLeft w:val="640"/>
                  <w:marRight w:val="0"/>
                  <w:marTop w:val="0"/>
                  <w:marBottom w:val="0"/>
                  <w:divBdr>
                    <w:top w:val="none" w:sz="0" w:space="0" w:color="auto"/>
                    <w:left w:val="none" w:sz="0" w:space="0" w:color="auto"/>
                    <w:bottom w:val="none" w:sz="0" w:space="0" w:color="auto"/>
                    <w:right w:val="none" w:sz="0" w:space="0" w:color="auto"/>
                  </w:divBdr>
                </w:div>
                <w:div w:id="325128956">
                  <w:marLeft w:val="640"/>
                  <w:marRight w:val="0"/>
                  <w:marTop w:val="0"/>
                  <w:marBottom w:val="0"/>
                  <w:divBdr>
                    <w:top w:val="none" w:sz="0" w:space="0" w:color="auto"/>
                    <w:left w:val="none" w:sz="0" w:space="0" w:color="auto"/>
                    <w:bottom w:val="none" w:sz="0" w:space="0" w:color="auto"/>
                    <w:right w:val="none" w:sz="0" w:space="0" w:color="auto"/>
                  </w:divBdr>
                </w:div>
                <w:div w:id="326828188">
                  <w:marLeft w:val="640"/>
                  <w:marRight w:val="0"/>
                  <w:marTop w:val="0"/>
                  <w:marBottom w:val="0"/>
                  <w:divBdr>
                    <w:top w:val="none" w:sz="0" w:space="0" w:color="auto"/>
                    <w:left w:val="none" w:sz="0" w:space="0" w:color="auto"/>
                    <w:bottom w:val="none" w:sz="0" w:space="0" w:color="auto"/>
                    <w:right w:val="none" w:sz="0" w:space="0" w:color="auto"/>
                  </w:divBdr>
                </w:div>
                <w:div w:id="362749644">
                  <w:marLeft w:val="640"/>
                  <w:marRight w:val="0"/>
                  <w:marTop w:val="0"/>
                  <w:marBottom w:val="0"/>
                  <w:divBdr>
                    <w:top w:val="none" w:sz="0" w:space="0" w:color="auto"/>
                    <w:left w:val="none" w:sz="0" w:space="0" w:color="auto"/>
                    <w:bottom w:val="none" w:sz="0" w:space="0" w:color="auto"/>
                    <w:right w:val="none" w:sz="0" w:space="0" w:color="auto"/>
                  </w:divBdr>
                </w:div>
                <w:div w:id="379862505">
                  <w:marLeft w:val="640"/>
                  <w:marRight w:val="0"/>
                  <w:marTop w:val="0"/>
                  <w:marBottom w:val="0"/>
                  <w:divBdr>
                    <w:top w:val="none" w:sz="0" w:space="0" w:color="auto"/>
                    <w:left w:val="none" w:sz="0" w:space="0" w:color="auto"/>
                    <w:bottom w:val="none" w:sz="0" w:space="0" w:color="auto"/>
                    <w:right w:val="none" w:sz="0" w:space="0" w:color="auto"/>
                  </w:divBdr>
                </w:div>
                <w:div w:id="390423888">
                  <w:marLeft w:val="640"/>
                  <w:marRight w:val="0"/>
                  <w:marTop w:val="0"/>
                  <w:marBottom w:val="0"/>
                  <w:divBdr>
                    <w:top w:val="none" w:sz="0" w:space="0" w:color="auto"/>
                    <w:left w:val="none" w:sz="0" w:space="0" w:color="auto"/>
                    <w:bottom w:val="none" w:sz="0" w:space="0" w:color="auto"/>
                    <w:right w:val="none" w:sz="0" w:space="0" w:color="auto"/>
                  </w:divBdr>
                </w:div>
                <w:div w:id="394351934">
                  <w:marLeft w:val="640"/>
                  <w:marRight w:val="0"/>
                  <w:marTop w:val="0"/>
                  <w:marBottom w:val="0"/>
                  <w:divBdr>
                    <w:top w:val="none" w:sz="0" w:space="0" w:color="auto"/>
                    <w:left w:val="none" w:sz="0" w:space="0" w:color="auto"/>
                    <w:bottom w:val="none" w:sz="0" w:space="0" w:color="auto"/>
                    <w:right w:val="none" w:sz="0" w:space="0" w:color="auto"/>
                  </w:divBdr>
                </w:div>
                <w:div w:id="413819929">
                  <w:marLeft w:val="640"/>
                  <w:marRight w:val="0"/>
                  <w:marTop w:val="0"/>
                  <w:marBottom w:val="0"/>
                  <w:divBdr>
                    <w:top w:val="none" w:sz="0" w:space="0" w:color="auto"/>
                    <w:left w:val="none" w:sz="0" w:space="0" w:color="auto"/>
                    <w:bottom w:val="none" w:sz="0" w:space="0" w:color="auto"/>
                    <w:right w:val="none" w:sz="0" w:space="0" w:color="auto"/>
                  </w:divBdr>
                </w:div>
                <w:div w:id="425079552">
                  <w:marLeft w:val="640"/>
                  <w:marRight w:val="0"/>
                  <w:marTop w:val="0"/>
                  <w:marBottom w:val="0"/>
                  <w:divBdr>
                    <w:top w:val="none" w:sz="0" w:space="0" w:color="auto"/>
                    <w:left w:val="none" w:sz="0" w:space="0" w:color="auto"/>
                    <w:bottom w:val="none" w:sz="0" w:space="0" w:color="auto"/>
                    <w:right w:val="none" w:sz="0" w:space="0" w:color="auto"/>
                  </w:divBdr>
                </w:div>
                <w:div w:id="429474584">
                  <w:marLeft w:val="640"/>
                  <w:marRight w:val="0"/>
                  <w:marTop w:val="0"/>
                  <w:marBottom w:val="0"/>
                  <w:divBdr>
                    <w:top w:val="none" w:sz="0" w:space="0" w:color="auto"/>
                    <w:left w:val="none" w:sz="0" w:space="0" w:color="auto"/>
                    <w:bottom w:val="none" w:sz="0" w:space="0" w:color="auto"/>
                    <w:right w:val="none" w:sz="0" w:space="0" w:color="auto"/>
                  </w:divBdr>
                </w:div>
                <w:div w:id="528877563">
                  <w:marLeft w:val="640"/>
                  <w:marRight w:val="0"/>
                  <w:marTop w:val="0"/>
                  <w:marBottom w:val="0"/>
                  <w:divBdr>
                    <w:top w:val="none" w:sz="0" w:space="0" w:color="auto"/>
                    <w:left w:val="none" w:sz="0" w:space="0" w:color="auto"/>
                    <w:bottom w:val="none" w:sz="0" w:space="0" w:color="auto"/>
                    <w:right w:val="none" w:sz="0" w:space="0" w:color="auto"/>
                  </w:divBdr>
                </w:div>
                <w:div w:id="611280565">
                  <w:marLeft w:val="640"/>
                  <w:marRight w:val="0"/>
                  <w:marTop w:val="0"/>
                  <w:marBottom w:val="0"/>
                  <w:divBdr>
                    <w:top w:val="none" w:sz="0" w:space="0" w:color="auto"/>
                    <w:left w:val="none" w:sz="0" w:space="0" w:color="auto"/>
                    <w:bottom w:val="none" w:sz="0" w:space="0" w:color="auto"/>
                    <w:right w:val="none" w:sz="0" w:space="0" w:color="auto"/>
                  </w:divBdr>
                </w:div>
                <w:div w:id="772556763">
                  <w:marLeft w:val="640"/>
                  <w:marRight w:val="0"/>
                  <w:marTop w:val="0"/>
                  <w:marBottom w:val="0"/>
                  <w:divBdr>
                    <w:top w:val="none" w:sz="0" w:space="0" w:color="auto"/>
                    <w:left w:val="none" w:sz="0" w:space="0" w:color="auto"/>
                    <w:bottom w:val="none" w:sz="0" w:space="0" w:color="auto"/>
                    <w:right w:val="none" w:sz="0" w:space="0" w:color="auto"/>
                  </w:divBdr>
                </w:div>
                <w:div w:id="897202991">
                  <w:marLeft w:val="640"/>
                  <w:marRight w:val="0"/>
                  <w:marTop w:val="0"/>
                  <w:marBottom w:val="0"/>
                  <w:divBdr>
                    <w:top w:val="none" w:sz="0" w:space="0" w:color="auto"/>
                    <w:left w:val="none" w:sz="0" w:space="0" w:color="auto"/>
                    <w:bottom w:val="none" w:sz="0" w:space="0" w:color="auto"/>
                    <w:right w:val="none" w:sz="0" w:space="0" w:color="auto"/>
                  </w:divBdr>
                </w:div>
                <w:div w:id="932277989">
                  <w:marLeft w:val="640"/>
                  <w:marRight w:val="0"/>
                  <w:marTop w:val="0"/>
                  <w:marBottom w:val="0"/>
                  <w:divBdr>
                    <w:top w:val="none" w:sz="0" w:space="0" w:color="auto"/>
                    <w:left w:val="none" w:sz="0" w:space="0" w:color="auto"/>
                    <w:bottom w:val="none" w:sz="0" w:space="0" w:color="auto"/>
                    <w:right w:val="none" w:sz="0" w:space="0" w:color="auto"/>
                  </w:divBdr>
                </w:div>
                <w:div w:id="944120114">
                  <w:marLeft w:val="640"/>
                  <w:marRight w:val="0"/>
                  <w:marTop w:val="0"/>
                  <w:marBottom w:val="0"/>
                  <w:divBdr>
                    <w:top w:val="none" w:sz="0" w:space="0" w:color="auto"/>
                    <w:left w:val="none" w:sz="0" w:space="0" w:color="auto"/>
                    <w:bottom w:val="none" w:sz="0" w:space="0" w:color="auto"/>
                    <w:right w:val="none" w:sz="0" w:space="0" w:color="auto"/>
                  </w:divBdr>
                </w:div>
                <w:div w:id="963075352">
                  <w:marLeft w:val="640"/>
                  <w:marRight w:val="0"/>
                  <w:marTop w:val="0"/>
                  <w:marBottom w:val="0"/>
                  <w:divBdr>
                    <w:top w:val="none" w:sz="0" w:space="0" w:color="auto"/>
                    <w:left w:val="none" w:sz="0" w:space="0" w:color="auto"/>
                    <w:bottom w:val="none" w:sz="0" w:space="0" w:color="auto"/>
                    <w:right w:val="none" w:sz="0" w:space="0" w:color="auto"/>
                  </w:divBdr>
                </w:div>
                <w:div w:id="999966784">
                  <w:marLeft w:val="640"/>
                  <w:marRight w:val="0"/>
                  <w:marTop w:val="0"/>
                  <w:marBottom w:val="0"/>
                  <w:divBdr>
                    <w:top w:val="none" w:sz="0" w:space="0" w:color="auto"/>
                    <w:left w:val="none" w:sz="0" w:space="0" w:color="auto"/>
                    <w:bottom w:val="none" w:sz="0" w:space="0" w:color="auto"/>
                    <w:right w:val="none" w:sz="0" w:space="0" w:color="auto"/>
                  </w:divBdr>
                </w:div>
                <w:div w:id="1010596215">
                  <w:marLeft w:val="640"/>
                  <w:marRight w:val="0"/>
                  <w:marTop w:val="0"/>
                  <w:marBottom w:val="0"/>
                  <w:divBdr>
                    <w:top w:val="none" w:sz="0" w:space="0" w:color="auto"/>
                    <w:left w:val="none" w:sz="0" w:space="0" w:color="auto"/>
                    <w:bottom w:val="none" w:sz="0" w:space="0" w:color="auto"/>
                    <w:right w:val="none" w:sz="0" w:space="0" w:color="auto"/>
                  </w:divBdr>
                </w:div>
                <w:div w:id="1020275891">
                  <w:marLeft w:val="640"/>
                  <w:marRight w:val="0"/>
                  <w:marTop w:val="0"/>
                  <w:marBottom w:val="0"/>
                  <w:divBdr>
                    <w:top w:val="none" w:sz="0" w:space="0" w:color="auto"/>
                    <w:left w:val="none" w:sz="0" w:space="0" w:color="auto"/>
                    <w:bottom w:val="none" w:sz="0" w:space="0" w:color="auto"/>
                    <w:right w:val="none" w:sz="0" w:space="0" w:color="auto"/>
                  </w:divBdr>
                </w:div>
                <w:div w:id="1130593987">
                  <w:marLeft w:val="640"/>
                  <w:marRight w:val="0"/>
                  <w:marTop w:val="0"/>
                  <w:marBottom w:val="0"/>
                  <w:divBdr>
                    <w:top w:val="none" w:sz="0" w:space="0" w:color="auto"/>
                    <w:left w:val="none" w:sz="0" w:space="0" w:color="auto"/>
                    <w:bottom w:val="none" w:sz="0" w:space="0" w:color="auto"/>
                    <w:right w:val="none" w:sz="0" w:space="0" w:color="auto"/>
                  </w:divBdr>
                </w:div>
                <w:div w:id="1140612617">
                  <w:marLeft w:val="640"/>
                  <w:marRight w:val="0"/>
                  <w:marTop w:val="0"/>
                  <w:marBottom w:val="0"/>
                  <w:divBdr>
                    <w:top w:val="none" w:sz="0" w:space="0" w:color="auto"/>
                    <w:left w:val="none" w:sz="0" w:space="0" w:color="auto"/>
                    <w:bottom w:val="none" w:sz="0" w:space="0" w:color="auto"/>
                    <w:right w:val="none" w:sz="0" w:space="0" w:color="auto"/>
                  </w:divBdr>
                </w:div>
                <w:div w:id="1178077086">
                  <w:marLeft w:val="640"/>
                  <w:marRight w:val="0"/>
                  <w:marTop w:val="0"/>
                  <w:marBottom w:val="0"/>
                  <w:divBdr>
                    <w:top w:val="none" w:sz="0" w:space="0" w:color="auto"/>
                    <w:left w:val="none" w:sz="0" w:space="0" w:color="auto"/>
                    <w:bottom w:val="none" w:sz="0" w:space="0" w:color="auto"/>
                    <w:right w:val="none" w:sz="0" w:space="0" w:color="auto"/>
                  </w:divBdr>
                </w:div>
                <w:div w:id="1216963610">
                  <w:marLeft w:val="640"/>
                  <w:marRight w:val="0"/>
                  <w:marTop w:val="0"/>
                  <w:marBottom w:val="0"/>
                  <w:divBdr>
                    <w:top w:val="none" w:sz="0" w:space="0" w:color="auto"/>
                    <w:left w:val="none" w:sz="0" w:space="0" w:color="auto"/>
                    <w:bottom w:val="none" w:sz="0" w:space="0" w:color="auto"/>
                    <w:right w:val="none" w:sz="0" w:space="0" w:color="auto"/>
                  </w:divBdr>
                </w:div>
                <w:div w:id="1266768293">
                  <w:marLeft w:val="640"/>
                  <w:marRight w:val="0"/>
                  <w:marTop w:val="0"/>
                  <w:marBottom w:val="0"/>
                  <w:divBdr>
                    <w:top w:val="none" w:sz="0" w:space="0" w:color="auto"/>
                    <w:left w:val="none" w:sz="0" w:space="0" w:color="auto"/>
                    <w:bottom w:val="none" w:sz="0" w:space="0" w:color="auto"/>
                    <w:right w:val="none" w:sz="0" w:space="0" w:color="auto"/>
                  </w:divBdr>
                </w:div>
                <w:div w:id="1359309660">
                  <w:marLeft w:val="640"/>
                  <w:marRight w:val="0"/>
                  <w:marTop w:val="0"/>
                  <w:marBottom w:val="0"/>
                  <w:divBdr>
                    <w:top w:val="none" w:sz="0" w:space="0" w:color="auto"/>
                    <w:left w:val="none" w:sz="0" w:space="0" w:color="auto"/>
                    <w:bottom w:val="none" w:sz="0" w:space="0" w:color="auto"/>
                    <w:right w:val="none" w:sz="0" w:space="0" w:color="auto"/>
                  </w:divBdr>
                </w:div>
                <w:div w:id="1365211958">
                  <w:marLeft w:val="640"/>
                  <w:marRight w:val="0"/>
                  <w:marTop w:val="0"/>
                  <w:marBottom w:val="0"/>
                  <w:divBdr>
                    <w:top w:val="none" w:sz="0" w:space="0" w:color="auto"/>
                    <w:left w:val="none" w:sz="0" w:space="0" w:color="auto"/>
                    <w:bottom w:val="none" w:sz="0" w:space="0" w:color="auto"/>
                    <w:right w:val="none" w:sz="0" w:space="0" w:color="auto"/>
                  </w:divBdr>
                </w:div>
                <w:div w:id="1366710422">
                  <w:marLeft w:val="640"/>
                  <w:marRight w:val="0"/>
                  <w:marTop w:val="0"/>
                  <w:marBottom w:val="0"/>
                  <w:divBdr>
                    <w:top w:val="none" w:sz="0" w:space="0" w:color="auto"/>
                    <w:left w:val="none" w:sz="0" w:space="0" w:color="auto"/>
                    <w:bottom w:val="none" w:sz="0" w:space="0" w:color="auto"/>
                    <w:right w:val="none" w:sz="0" w:space="0" w:color="auto"/>
                  </w:divBdr>
                </w:div>
                <w:div w:id="1368873577">
                  <w:marLeft w:val="640"/>
                  <w:marRight w:val="0"/>
                  <w:marTop w:val="0"/>
                  <w:marBottom w:val="0"/>
                  <w:divBdr>
                    <w:top w:val="none" w:sz="0" w:space="0" w:color="auto"/>
                    <w:left w:val="none" w:sz="0" w:space="0" w:color="auto"/>
                    <w:bottom w:val="none" w:sz="0" w:space="0" w:color="auto"/>
                    <w:right w:val="none" w:sz="0" w:space="0" w:color="auto"/>
                  </w:divBdr>
                </w:div>
                <w:div w:id="1373454915">
                  <w:marLeft w:val="640"/>
                  <w:marRight w:val="0"/>
                  <w:marTop w:val="0"/>
                  <w:marBottom w:val="0"/>
                  <w:divBdr>
                    <w:top w:val="none" w:sz="0" w:space="0" w:color="auto"/>
                    <w:left w:val="none" w:sz="0" w:space="0" w:color="auto"/>
                    <w:bottom w:val="none" w:sz="0" w:space="0" w:color="auto"/>
                    <w:right w:val="none" w:sz="0" w:space="0" w:color="auto"/>
                  </w:divBdr>
                </w:div>
                <w:div w:id="1432048553">
                  <w:marLeft w:val="640"/>
                  <w:marRight w:val="0"/>
                  <w:marTop w:val="0"/>
                  <w:marBottom w:val="0"/>
                  <w:divBdr>
                    <w:top w:val="none" w:sz="0" w:space="0" w:color="auto"/>
                    <w:left w:val="none" w:sz="0" w:space="0" w:color="auto"/>
                    <w:bottom w:val="none" w:sz="0" w:space="0" w:color="auto"/>
                    <w:right w:val="none" w:sz="0" w:space="0" w:color="auto"/>
                  </w:divBdr>
                </w:div>
                <w:div w:id="1472014184">
                  <w:marLeft w:val="640"/>
                  <w:marRight w:val="0"/>
                  <w:marTop w:val="0"/>
                  <w:marBottom w:val="0"/>
                  <w:divBdr>
                    <w:top w:val="none" w:sz="0" w:space="0" w:color="auto"/>
                    <w:left w:val="none" w:sz="0" w:space="0" w:color="auto"/>
                    <w:bottom w:val="none" w:sz="0" w:space="0" w:color="auto"/>
                    <w:right w:val="none" w:sz="0" w:space="0" w:color="auto"/>
                  </w:divBdr>
                </w:div>
                <w:div w:id="1473717665">
                  <w:marLeft w:val="640"/>
                  <w:marRight w:val="0"/>
                  <w:marTop w:val="0"/>
                  <w:marBottom w:val="0"/>
                  <w:divBdr>
                    <w:top w:val="none" w:sz="0" w:space="0" w:color="auto"/>
                    <w:left w:val="none" w:sz="0" w:space="0" w:color="auto"/>
                    <w:bottom w:val="none" w:sz="0" w:space="0" w:color="auto"/>
                    <w:right w:val="none" w:sz="0" w:space="0" w:color="auto"/>
                  </w:divBdr>
                </w:div>
                <w:div w:id="1542551608">
                  <w:marLeft w:val="640"/>
                  <w:marRight w:val="0"/>
                  <w:marTop w:val="0"/>
                  <w:marBottom w:val="0"/>
                  <w:divBdr>
                    <w:top w:val="none" w:sz="0" w:space="0" w:color="auto"/>
                    <w:left w:val="none" w:sz="0" w:space="0" w:color="auto"/>
                    <w:bottom w:val="none" w:sz="0" w:space="0" w:color="auto"/>
                    <w:right w:val="none" w:sz="0" w:space="0" w:color="auto"/>
                  </w:divBdr>
                </w:div>
                <w:div w:id="1595625495">
                  <w:marLeft w:val="640"/>
                  <w:marRight w:val="0"/>
                  <w:marTop w:val="0"/>
                  <w:marBottom w:val="0"/>
                  <w:divBdr>
                    <w:top w:val="none" w:sz="0" w:space="0" w:color="auto"/>
                    <w:left w:val="none" w:sz="0" w:space="0" w:color="auto"/>
                    <w:bottom w:val="none" w:sz="0" w:space="0" w:color="auto"/>
                    <w:right w:val="none" w:sz="0" w:space="0" w:color="auto"/>
                  </w:divBdr>
                </w:div>
                <w:div w:id="1608198367">
                  <w:marLeft w:val="640"/>
                  <w:marRight w:val="0"/>
                  <w:marTop w:val="0"/>
                  <w:marBottom w:val="0"/>
                  <w:divBdr>
                    <w:top w:val="none" w:sz="0" w:space="0" w:color="auto"/>
                    <w:left w:val="none" w:sz="0" w:space="0" w:color="auto"/>
                    <w:bottom w:val="none" w:sz="0" w:space="0" w:color="auto"/>
                    <w:right w:val="none" w:sz="0" w:space="0" w:color="auto"/>
                  </w:divBdr>
                </w:div>
                <w:div w:id="1611863642">
                  <w:marLeft w:val="640"/>
                  <w:marRight w:val="0"/>
                  <w:marTop w:val="0"/>
                  <w:marBottom w:val="0"/>
                  <w:divBdr>
                    <w:top w:val="none" w:sz="0" w:space="0" w:color="auto"/>
                    <w:left w:val="none" w:sz="0" w:space="0" w:color="auto"/>
                    <w:bottom w:val="none" w:sz="0" w:space="0" w:color="auto"/>
                    <w:right w:val="none" w:sz="0" w:space="0" w:color="auto"/>
                  </w:divBdr>
                </w:div>
                <w:div w:id="1612667419">
                  <w:marLeft w:val="640"/>
                  <w:marRight w:val="0"/>
                  <w:marTop w:val="0"/>
                  <w:marBottom w:val="0"/>
                  <w:divBdr>
                    <w:top w:val="none" w:sz="0" w:space="0" w:color="auto"/>
                    <w:left w:val="none" w:sz="0" w:space="0" w:color="auto"/>
                    <w:bottom w:val="none" w:sz="0" w:space="0" w:color="auto"/>
                    <w:right w:val="none" w:sz="0" w:space="0" w:color="auto"/>
                  </w:divBdr>
                </w:div>
                <w:div w:id="1616474253">
                  <w:marLeft w:val="640"/>
                  <w:marRight w:val="0"/>
                  <w:marTop w:val="0"/>
                  <w:marBottom w:val="0"/>
                  <w:divBdr>
                    <w:top w:val="none" w:sz="0" w:space="0" w:color="auto"/>
                    <w:left w:val="none" w:sz="0" w:space="0" w:color="auto"/>
                    <w:bottom w:val="none" w:sz="0" w:space="0" w:color="auto"/>
                    <w:right w:val="none" w:sz="0" w:space="0" w:color="auto"/>
                  </w:divBdr>
                </w:div>
                <w:div w:id="1625767152">
                  <w:marLeft w:val="640"/>
                  <w:marRight w:val="0"/>
                  <w:marTop w:val="0"/>
                  <w:marBottom w:val="0"/>
                  <w:divBdr>
                    <w:top w:val="none" w:sz="0" w:space="0" w:color="auto"/>
                    <w:left w:val="none" w:sz="0" w:space="0" w:color="auto"/>
                    <w:bottom w:val="none" w:sz="0" w:space="0" w:color="auto"/>
                    <w:right w:val="none" w:sz="0" w:space="0" w:color="auto"/>
                  </w:divBdr>
                </w:div>
                <w:div w:id="1651324771">
                  <w:marLeft w:val="640"/>
                  <w:marRight w:val="0"/>
                  <w:marTop w:val="0"/>
                  <w:marBottom w:val="0"/>
                  <w:divBdr>
                    <w:top w:val="none" w:sz="0" w:space="0" w:color="auto"/>
                    <w:left w:val="none" w:sz="0" w:space="0" w:color="auto"/>
                    <w:bottom w:val="none" w:sz="0" w:space="0" w:color="auto"/>
                    <w:right w:val="none" w:sz="0" w:space="0" w:color="auto"/>
                  </w:divBdr>
                </w:div>
                <w:div w:id="1654946948">
                  <w:marLeft w:val="640"/>
                  <w:marRight w:val="0"/>
                  <w:marTop w:val="0"/>
                  <w:marBottom w:val="0"/>
                  <w:divBdr>
                    <w:top w:val="none" w:sz="0" w:space="0" w:color="auto"/>
                    <w:left w:val="none" w:sz="0" w:space="0" w:color="auto"/>
                    <w:bottom w:val="none" w:sz="0" w:space="0" w:color="auto"/>
                    <w:right w:val="none" w:sz="0" w:space="0" w:color="auto"/>
                  </w:divBdr>
                </w:div>
                <w:div w:id="1679194783">
                  <w:marLeft w:val="640"/>
                  <w:marRight w:val="0"/>
                  <w:marTop w:val="0"/>
                  <w:marBottom w:val="0"/>
                  <w:divBdr>
                    <w:top w:val="none" w:sz="0" w:space="0" w:color="auto"/>
                    <w:left w:val="none" w:sz="0" w:space="0" w:color="auto"/>
                    <w:bottom w:val="none" w:sz="0" w:space="0" w:color="auto"/>
                    <w:right w:val="none" w:sz="0" w:space="0" w:color="auto"/>
                  </w:divBdr>
                </w:div>
                <w:div w:id="1685597569">
                  <w:marLeft w:val="640"/>
                  <w:marRight w:val="0"/>
                  <w:marTop w:val="0"/>
                  <w:marBottom w:val="0"/>
                  <w:divBdr>
                    <w:top w:val="none" w:sz="0" w:space="0" w:color="auto"/>
                    <w:left w:val="none" w:sz="0" w:space="0" w:color="auto"/>
                    <w:bottom w:val="none" w:sz="0" w:space="0" w:color="auto"/>
                    <w:right w:val="none" w:sz="0" w:space="0" w:color="auto"/>
                  </w:divBdr>
                </w:div>
                <w:div w:id="1744834843">
                  <w:marLeft w:val="640"/>
                  <w:marRight w:val="0"/>
                  <w:marTop w:val="0"/>
                  <w:marBottom w:val="0"/>
                  <w:divBdr>
                    <w:top w:val="none" w:sz="0" w:space="0" w:color="auto"/>
                    <w:left w:val="none" w:sz="0" w:space="0" w:color="auto"/>
                    <w:bottom w:val="none" w:sz="0" w:space="0" w:color="auto"/>
                    <w:right w:val="none" w:sz="0" w:space="0" w:color="auto"/>
                  </w:divBdr>
                </w:div>
                <w:div w:id="1753744511">
                  <w:marLeft w:val="640"/>
                  <w:marRight w:val="0"/>
                  <w:marTop w:val="0"/>
                  <w:marBottom w:val="0"/>
                  <w:divBdr>
                    <w:top w:val="none" w:sz="0" w:space="0" w:color="auto"/>
                    <w:left w:val="none" w:sz="0" w:space="0" w:color="auto"/>
                    <w:bottom w:val="none" w:sz="0" w:space="0" w:color="auto"/>
                    <w:right w:val="none" w:sz="0" w:space="0" w:color="auto"/>
                  </w:divBdr>
                </w:div>
                <w:div w:id="1813326336">
                  <w:marLeft w:val="640"/>
                  <w:marRight w:val="0"/>
                  <w:marTop w:val="0"/>
                  <w:marBottom w:val="0"/>
                  <w:divBdr>
                    <w:top w:val="none" w:sz="0" w:space="0" w:color="auto"/>
                    <w:left w:val="none" w:sz="0" w:space="0" w:color="auto"/>
                    <w:bottom w:val="none" w:sz="0" w:space="0" w:color="auto"/>
                    <w:right w:val="none" w:sz="0" w:space="0" w:color="auto"/>
                  </w:divBdr>
                </w:div>
                <w:div w:id="1818910316">
                  <w:marLeft w:val="640"/>
                  <w:marRight w:val="0"/>
                  <w:marTop w:val="0"/>
                  <w:marBottom w:val="0"/>
                  <w:divBdr>
                    <w:top w:val="none" w:sz="0" w:space="0" w:color="auto"/>
                    <w:left w:val="none" w:sz="0" w:space="0" w:color="auto"/>
                    <w:bottom w:val="none" w:sz="0" w:space="0" w:color="auto"/>
                    <w:right w:val="none" w:sz="0" w:space="0" w:color="auto"/>
                  </w:divBdr>
                </w:div>
                <w:div w:id="1887135679">
                  <w:marLeft w:val="640"/>
                  <w:marRight w:val="0"/>
                  <w:marTop w:val="0"/>
                  <w:marBottom w:val="0"/>
                  <w:divBdr>
                    <w:top w:val="none" w:sz="0" w:space="0" w:color="auto"/>
                    <w:left w:val="none" w:sz="0" w:space="0" w:color="auto"/>
                    <w:bottom w:val="none" w:sz="0" w:space="0" w:color="auto"/>
                    <w:right w:val="none" w:sz="0" w:space="0" w:color="auto"/>
                  </w:divBdr>
                </w:div>
                <w:div w:id="1897079914">
                  <w:marLeft w:val="640"/>
                  <w:marRight w:val="0"/>
                  <w:marTop w:val="0"/>
                  <w:marBottom w:val="0"/>
                  <w:divBdr>
                    <w:top w:val="none" w:sz="0" w:space="0" w:color="auto"/>
                    <w:left w:val="none" w:sz="0" w:space="0" w:color="auto"/>
                    <w:bottom w:val="none" w:sz="0" w:space="0" w:color="auto"/>
                    <w:right w:val="none" w:sz="0" w:space="0" w:color="auto"/>
                  </w:divBdr>
                </w:div>
                <w:div w:id="1951012152">
                  <w:marLeft w:val="640"/>
                  <w:marRight w:val="0"/>
                  <w:marTop w:val="0"/>
                  <w:marBottom w:val="0"/>
                  <w:divBdr>
                    <w:top w:val="none" w:sz="0" w:space="0" w:color="auto"/>
                    <w:left w:val="none" w:sz="0" w:space="0" w:color="auto"/>
                    <w:bottom w:val="none" w:sz="0" w:space="0" w:color="auto"/>
                    <w:right w:val="none" w:sz="0" w:space="0" w:color="auto"/>
                  </w:divBdr>
                </w:div>
                <w:div w:id="1959750320">
                  <w:marLeft w:val="640"/>
                  <w:marRight w:val="0"/>
                  <w:marTop w:val="0"/>
                  <w:marBottom w:val="0"/>
                  <w:divBdr>
                    <w:top w:val="none" w:sz="0" w:space="0" w:color="auto"/>
                    <w:left w:val="none" w:sz="0" w:space="0" w:color="auto"/>
                    <w:bottom w:val="none" w:sz="0" w:space="0" w:color="auto"/>
                    <w:right w:val="none" w:sz="0" w:space="0" w:color="auto"/>
                  </w:divBdr>
                </w:div>
                <w:div w:id="1968657230">
                  <w:marLeft w:val="640"/>
                  <w:marRight w:val="0"/>
                  <w:marTop w:val="0"/>
                  <w:marBottom w:val="0"/>
                  <w:divBdr>
                    <w:top w:val="none" w:sz="0" w:space="0" w:color="auto"/>
                    <w:left w:val="none" w:sz="0" w:space="0" w:color="auto"/>
                    <w:bottom w:val="none" w:sz="0" w:space="0" w:color="auto"/>
                    <w:right w:val="none" w:sz="0" w:space="0" w:color="auto"/>
                  </w:divBdr>
                </w:div>
                <w:div w:id="2008247552">
                  <w:marLeft w:val="640"/>
                  <w:marRight w:val="0"/>
                  <w:marTop w:val="0"/>
                  <w:marBottom w:val="0"/>
                  <w:divBdr>
                    <w:top w:val="none" w:sz="0" w:space="0" w:color="auto"/>
                    <w:left w:val="none" w:sz="0" w:space="0" w:color="auto"/>
                    <w:bottom w:val="none" w:sz="0" w:space="0" w:color="auto"/>
                    <w:right w:val="none" w:sz="0" w:space="0" w:color="auto"/>
                  </w:divBdr>
                </w:div>
                <w:div w:id="2013870325">
                  <w:marLeft w:val="640"/>
                  <w:marRight w:val="0"/>
                  <w:marTop w:val="0"/>
                  <w:marBottom w:val="0"/>
                  <w:divBdr>
                    <w:top w:val="none" w:sz="0" w:space="0" w:color="auto"/>
                    <w:left w:val="none" w:sz="0" w:space="0" w:color="auto"/>
                    <w:bottom w:val="none" w:sz="0" w:space="0" w:color="auto"/>
                    <w:right w:val="none" w:sz="0" w:space="0" w:color="auto"/>
                  </w:divBdr>
                </w:div>
                <w:div w:id="2047563175">
                  <w:marLeft w:val="640"/>
                  <w:marRight w:val="0"/>
                  <w:marTop w:val="0"/>
                  <w:marBottom w:val="0"/>
                  <w:divBdr>
                    <w:top w:val="none" w:sz="0" w:space="0" w:color="auto"/>
                    <w:left w:val="none" w:sz="0" w:space="0" w:color="auto"/>
                    <w:bottom w:val="none" w:sz="0" w:space="0" w:color="auto"/>
                    <w:right w:val="none" w:sz="0" w:space="0" w:color="auto"/>
                  </w:divBdr>
                </w:div>
                <w:div w:id="2054764118">
                  <w:marLeft w:val="640"/>
                  <w:marRight w:val="0"/>
                  <w:marTop w:val="0"/>
                  <w:marBottom w:val="0"/>
                  <w:divBdr>
                    <w:top w:val="none" w:sz="0" w:space="0" w:color="auto"/>
                    <w:left w:val="none" w:sz="0" w:space="0" w:color="auto"/>
                    <w:bottom w:val="none" w:sz="0" w:space="0" w:color="auto"/>
                    <w:right w:val="none" w:sz="0" w:space="0" w:color="auto"/>
                  </w:divBdr>
                </w:div>
                <w:div w:id="2072803058">
                  <w:marLeft w:val="640"/>
                  <w:marRight w:val="0"/>
                  <w:marTop w:val="0"/>
                  <w:marBottom w:val="0"/>
                  <w:divBdr>
                    <w:top w:val="none" w:sz="0" w:space="0" w:color="auto"/>
                    <w:left w:val="none" w:sz="0" w:space="0" w:color="auto"/>
                    <w:bottom w:val="none" w:sz="0" w:space="0" w:color="auto"/>
                    <w:right w:val="none" w:sz="0" w:space="0" w:color="auto"/>
                  </w:divBdr>
                </w:div>
                <w:div w:id="2072969357">
                  <w:marLeft w:val="640"/>
                  <w:marRight w:val="0"/>
                  <w:marTop w:val="0"/>
                  <w:marBottom w:val="0"/>
                  <w:divBdr>
                    <w:top w:val="none" w:sz="0" w:space="0" w:color="auto"/>
                    <w:left w:val="none" w:sz="0" w:space="0" w:color="auto"/>
                    <w:bottom w:val="none" w:sz="0" w:space="0" w:color="auto"/>
                    <w:right w:val="none" w:sz="0" w:space="0" w:color="auto"/>
                  </w:divBdr>
                </w:div>
                <w:div w:id="2112162708">
                  <w:marLeft w:val="640"/>
                  <w:marRight w:val="0"/>
                  <w:marTop w:val="0"/>
                  <w:marBottom w:val="0"/>
                  <w:divBdr>
                    <w:top w:val="none" w:sz="0" w:space="0" w:color="auto"/>
                    <w:left w:val="none" w:sz="0" w:space="0" w:color="auto"/>
                    <w:bottom w:val="none" w:sz="0" w:space="0" w:color="auto"/>
                    <w:right w:val="none" w:sz="0" w:space="0" w:color="auto"/>
                  </w:divBdr>
                </w:div>
                <w:div w:id="2112239929">
                  <w:marLeft w:val="640"/>
                  <w:marRight w:val="0"/>
                  <w:marTop w:val="0"/>
                  <w:marBottom w:val="0"/>
                  <w:divBdr>
                    <w:top w:val="none" w:sz="0" w:space="0" w:color="auto"/>
                    <w:left w:val="none" w:sz="0" w:space="0" w:color="auto"/>
                    <w:bottom w:val="none" w:sz="0" w:space="0" w:color="auto"/>
                    <w:right w:val="none" w:sz="0" w:space="0" w:color="auto"/>
                  </w:divBdr>
                </w:div>
              </w:divsChild>
            </w:div>
            <w:div w:id="1993289449">
              <w:marLeft w:val="0"/>
              <w:marRight w:val="0"/>
              <w:marTop w:val="0"/>
              <w:marBottom w:val="0"/>
              <w:divBdr>
                <w:top w:val="none" w:sz="0" w:space="0" w:color="auto"/>
                <w:left w:val="none" w:sz="0" w:space="0" w:color="auto"/>
                <w:bottom w:val="none" w:sz="0" w:space="0" w:color="auto"/>
                <w:right w:val="none" w:sz="0" w:space="0" w:color="auto"/>
              </w:divBdr>
              <w:divsChild>
                <w:div w:id="934458">
                  <w:marLeft w:val="640"/>
                  <w:marRight w:val="0"/>
                  <w:marTop w:val="0"/>
                  <w:marBottom w:val="0"/>
                  <w:divBdr>
                    <w:top w:val="none" w:sz="0" w:space="0" w:color="auto"/>
                    <w:left w:val="none" w:sz="0" w:space="0" w:color="auto"/>
                    <w:bottom w:val="none" w:sz="0" w:space="0" w:color="auto"/>
                    <w:right w:val="none" w:sz="0" w:space="0" w:color="auto"/>
                  </w:divBdr>
                </w:div>
                <w:div w:id="3478134">
                  <w:marLeft w:val="640"/>
                  <w:marRight w:val="0"/>
                  <w:marTop w:val="0"/>
                  <w:marBottom w:val="0"/>
                  <w:divBdr>
                    <w:top w:val="none" w:sz="0" w:space="0" w:color="auto"/>
                    <w:left w:val="none" w:sz="0" w:space="0" w:color="auto"/>
                    <w:bottom w:val="none" w:sz="0" w:space="0" w:color="auto"/>
                    <w:right w:val="none" w:sz="0" w:space="0" w:color="auto"/>
                  </w:divBdr>
                </w:div>
                <w:div w:id="19744394">
                  <w:marLeft w:val="640"/>
                  <w:marRight w:val="0"/>
                  <w:marTop w:val="0"/>
                  <w:marBottom w:val="0"/>
                  <w:divBdr>
                    <w:top w:val="none" w:sz="0" w:space="0" w:color="auto"/>
                    <w:left w:val="none" w:sz="0" w:space="0" w:color="auto"/>
                    <w:bottom w:val="none" w:sz="0" w:space="0" w:color="auto"/>
                    <w:right w:val="none" w:sz="0" w:space="0" w:color="auto"/>
                  </w:divBdr>
                </w:div>
                <w:div w:id="39059479">
                  <w:marLeft w:val="640"/>
                  <w:marRight w:val="0"/>
                  <w:marTop w:val="0"/>
                  <w:marBottom w:val="0"/>
                  <w:divBdr>
                    <w:top w:val="none" w:sz="0" w:space="0" w:color="auto"/>
                    <w:left w:val="none" w:sz="0" w:space="0" w:color="auto"/>
                    <w:bottom w:val="none" w:sz="0" w:space="0" w:color="auto"/>
                    <w:right w:val="none" w:sz="0" w:space="0" w:color="auto"/>
                  </w:divBdr>
                </w:div>
                <w:div w:id="70394655">
                  <w:marLeft w:val="640"/>
                  <w:marRight w:val="0"/>
                  <w:marTop w:val="0"/>
                  <w:marBottom w:val="0"/>
                  <w:divBdr>
                    <w:top w:val="none" w:sz="0" w:space="0" w:color="auto"/>
                    <w:left w:val="none" w:sz="0" w:space="0" w:color="auto"/>
                    <w:bottom w:val="none" w:sz="0" w:space="0" w:color="auto"/>
                    <w:right w:val="none" w:sz="0" w:space="0" w:color="auto"/>
                  </w:divBdr>
                </w:div>
                <w:div w:id="72438692">
                  <w:marLeft w:val="640"/>
                  <w:marRight w:val="0"/>
                  <w:marTop w:val="0"/>
                  <w:marBottom w:val="0"/>
                  <w:divBdr>
                    <w:top w:val="none" w:sz="0" w:space="0" w:color="auto"/>
                    <w:left w:val="none" w:sz="0" w:space="0" w:color="auto"/>
                    <w:bottom w:val="none" w:sz="0" w:space="0" w:color="auto"/>
                    <w:right w:val="none" w:sz="0" w:space="0" w:color="auto"/>
                  </w:divBdr>
                </w:div>
                <w:div w:id="86192878">
                  <w:marLeft w:val="640"/>
                  <w:marRight w:val="0"/>
                  <w:marTop w:val="0"/>
                  <w:marBottom w:val="0"/>
                  <w:divBdr>
                    <w:top w:val="none" w:sz="0" w:space="0" w:color="auto"/>
                    <w:left w:val="none" w:sz="0" w:space="0" w:color="auto"/>
                    <w:bottom w:val="none" w:sz="0" w:space="0" w:color="auto"/>
                    <w:right w:val="none" w:sz="0" w:space="0" w:color="auto"/>
                  </w:divBdr>
                </w:div>
                <w:div w:id="111100098">
                  <w:marLeft w:val="640"/>
                  <w:marRight w:val="0"/>
                  <w:marTop w:val="0"/>
                  <w:marBottom w:val="0"/>
                  <w:divBdr>
                    <w:top w:val="none" w:sz="0" w:space="0" w:color="auto"/>
                    <w:left w:val="none" w:sz="0" w:space="0" w:color="auto"/>
                    <w:bottom w:val="none" w:sz="0" w:space="0" w:color="auto"/>
                    <w:right w:val="none" w:sz="0" w:space="0" w:color="auto"/>
                  </w:divBdr>
                </w:div>
                <w:div w:id="145901039">
                  <w:marLeft w:val="640"/>
                  <w:marRight w:val="0"/>
                  <w:marTop w:val="0"/>
                  <w:marBottom w:val="0"/>
                  <w:divBdr>
                    <w:top w:val="none" w:sz="0" w:space="0" w:color="auto"/>
                    <w:left w:val="none" w:sz="0" w:space="0" w:color="auto"/>
                    <w:bottom w:val="none" w:sz="0" w:space="0" w:color="auto"/>
                    <w:right w:val="none" w:sz="0" w:space="0" w:color="auto"/>
                  </w:divBdr>
                </w:div>
                <w:div w:id="162162343">
                  <w:marLeft w:val="640"/>
                  <w:marRight w:val="0"/>
                  <w:marTop w:val="0"/>
                  <w:marBottom w:val="0"/>
                  <w:divBdr>
                    <w:top w:val="none" w:sz="0" w:space="0" w:color="auto"/>
                    <w:left w:val="none" w:sz="0" w:space="0" w:color="auto"/>
                    <w:bottom w:val="none" w:sz="0" w:space="0" w:color="auto"/>
                    <w:right w:val="none" w:sz="0" w:space="0" w:color="auto"/>
                  </w:divBdr>
                </w:div>
                <w:div w:id="195698192">
                  <w:marLeft w:val="640"/>
                  <w:marRight w:val="0"/>
                  <w:marTop w:val="0"/>
                  <w:marBottom w:val="0"/>
                  <w:divBdr>
                    <w:top w:val="none" w:sz="0" w:space="0" w:color="auto"/>
                    <w:left w:val="none" w:sz="0" w:space="0" w:color="auto"/>
                    <w:bottom w:val="none" w:sz="0" w:space="0" w:color="auto"/>
                    <w:right w:val="none" w:sz="0" w:space="0" w:color="auto"/>
                  </w:divBdr>
                </w:div>
                <w:div w:id="196240898">
                  <w:marLeft w:val="640"/>
                  <w:marRight w:val="0"/>
                  <w:marTop w:val="0"/>
                  <w:marBottom w:val="0"/>
                  <w:divBdr>
                    <w:top w:val="none" w:sz="0" w:space="0" w:color="auto"/>
                    <w:left w:val="none" w:sz="0" w:space="0" w:color="auto"/>
                    <w:bottom w:val="none" w:sz="0" w:space="0" w:color="auto"/>
                    <w:right w:val="none" w:sz="0" w:space="0" w:color="auto"/>
                  </w:divBdr>
                </w:div>
                <w:div w:id="276762485">
                  <w:marLeft w:val="640"/>
                  <w:marRight w:val="0"/>
                  <w:marTop w:val="0"/>
                  <w:marBottom w:val="0"/>
                  <w:divBdr>
                    <w:top w:val="none" w:sz="0" w:space="0" w:color="auto"/>
                    <w:left w:val="none" w:sz="0" w:space="0" w:color="auto"/>
                    <w:bottom w:val="none" w:sz="0" w:space="0" w:color="auto"/>
                    <w:right w:val="none" w:sz="0" w:space="0" w:color="auto"/>
                  </w:divBdr>
                </w:div>
                <w:div w:id="278025043">
                  <w:marLeft w:val="640"/>
                  <w:marRight w:val="0"/>
                  <w:marTop w:val="0"/>
                  <w:marBottom w:val="0"/>
                  <w:divBdr>
                    <w:top w:val="none" w:sz="0" w:space="0" w:color="auto"/>
                    <w:left w:val="none" w:sz="0" w:space="0" w:color="auto"/>
                    <w:bottom w:val="none" w:sz="0" w:space="0" w:color="auto"/>
                    <w:right w:val="none" w:sz="0" w:space="0" w:color="auto"/>
                  </w:divBdr>
                </w:div>
                <w:div w:id="303002156">
                  <w:marLeft w:val="640"/>
                  <w:marRight w:val="0"/>
                  <w:marTop w:val="0"/>
                  <w:marBottom w:val="0"/>
                  <w:divBdr>
                    <w:top w:val="none" w:sz="0" w:space="0" w:color="auto"/>
                    <w:left w:val="none" w:sz="0" w:space="0" w:color="auto"/>
                    <w:bottom w:val="none" w:sz="0" w:space="0" w:color="auto"/>
                    <w:right w:val="none" w:sz="0" w:space="0" w:color="auto"/>
                  </w:divBdr>
                </w:div>
                <w:div w:id="314190601">
                  <w:marLeft w:val="640"/>
                  <w:marRight w:val="0"/>
                  <w:marTop w:val="0"/>
                  <w:marBottom w:val="0"/>
                  <w:divBdr>
                    <w:top w:val="none" w:sz="0" w:space="0" w:color="auto"/>
                    <w:left w:val="none" w:sz="0" w:space="0" w:color="auto"/>
                    <w:bottom w:val="none" w:sz="0" w:space="0" w:color="auto"/>
                    <w:right w:val="none" w:sz="0" w:space="0" w:color="auto"/>
                  </w:divBdr>
                </w:div>
                <w:div w:id="350107501">
                  <w:marLeft w:val="640"/>
                  <w:marRight w:val="0"/>
                  <w:marTop w:val="0"/>
                  <w:marBottom w:val="0"/>
                  <w:divBdr>
                    <w:top w:val="none" w:sz="0" w:space="0" w:color="auto"/>
                    <w:left w:val="none" w:sz="0" w:space="0" w:color="auto"/>
                    <w:bottom w:val="none" w:sz="0" w:space="0" w:color="auto"/>
                    <w:right w:val="none" w:sz="0" w:space="0" w:color="auto"/>
                  </w:divBdr>
                </w:div>
                <w:div w:id="367881413">
                  <w:marLeft w:val="640"/>
                  <w:marRight w:val="0"/>
                  <w:marTop w:val="0"/>
                  <w:marBottom w:val="0"/>
                  <w:divBdr>
                    <w:top w:val="none" w:sz="0" w:space="0" w:color="auto"/>
                    <w:left w:val="none" w:sz="0" w:space="0" w:color="auto"/>
                    <w:bottom w:val="none" w:sz="0" w:space="0" w:color="auto"/>
                    <w:right w:val="none" w:sz="0" w:space="0" w:color="auto"/>
                  </w:divBdr>
                </w:div>
                <w:div w:id="407314034">
                  <w:marLeft w:val="640"/>
                  <w:marRight w:val="0"/>
                  <w:marTop w:val="0"/>
                  <w:marBottom w:val="0"/>
                  <w:divBdr>
                    <w:top w:val="none" w:sz="0" w:space="0" w:color="auto"/>
                    <w:left w:val="none" w:sz="0" w:space="0" w:color="auto"/>
                    <w:bottom w:val="none" w:sz="0" w:space="0" w:color="auto"/>
                    <w:right w:val="none" w:sz="0" w:space="0" w:color="auto"/>
                  </w:divBdr>
                </w:div>
                <w:div w:id="421294057">
                  <w:marLeft w:val="640"/>
                  <w:marRight w:val="0"/>
                  <w:marTop w:val="0"/>
                  <w:marBottom w:val="0"/>
                  <w:divBdr>
                    <w:top w:val="none" w:sz="0" w:space="0" w:color="auto"/>
                    <w:left w:val="none" w:sz="0" w:space="0" w:color="auto"/>
                    <w:bottom w:val="none" w:sz="0" w:space="0" w:color="auto"/>
                    <w:right w:val="none" w:sz="0" w:space="0" w:color="auto"/>
                  </w:divBdr>
                </w:div>
                <w:div w:id="421727447">
                  <w:marLeft w:val="640"/>
                  <w:marRight w:val="0"/>
                  <w:marTop w:val="0"/>
                  <w:marBottom w:val="0"/>
                  <w:divBdr>
                    <w:top w:val="none" w:sz="0" w:space="0" w:color="auto"/>
                    <w:left w:val="none" w:sz="0" w:space="0" w:color="auto"/>
                    <w:bottom w:val="none" w:sz="0" w:space="0" w:color="auto"/>
                    <w:right w:val="none" w:sz="0" w:space="0" w:color="auto"/>
                  </w:divBdr>
                </w:div>
                <w:div w:id="438179314">
                  <w:marLeft w:val="640"/>
                  <w:marRight w:val="0"/>
                  <w:marTop w:val="0"/>
                  <w:marBottom w:val="0"/>
                  <w:divBdr>
                    <w:top w:val="none" w:sz="0" w:space="0" w:color="auto"/>
                    <w:left w:val="none" w:sz="0" w:space="0" w:color="auto"/>
                    <w:bottom w:val="none" w:sz="0" w:space="0" w:color="auto"/>
                    <w:right w:val="none" w:sz="0" w:space="0" w:color="auto"/>
                  </w:divBdr>
                </w:div>
                <w:div w:id="512765559">
                  <w:marLeft w:val="640"/>
                  <w:marRight w:val="0"/>
                  <w:marTop w:val="0"/>
                  <w:marBottom w:val="0"/>
                  <w:divBdr>
                    <w:top w:val="none" w:sz="0" w:space="0" w:color="auto"/>
                    <w:left w:val="none" w:sz="0" w:space="0" w:color="auto"/>
                    <w:bottom w:val="none" w:sz="0" w:space="0" w:color="auto"/>
                    <w:right w:val="none" w:sz="0" w:space="0" w:color="auto"/>
                  </w:divBdr>
                </w:div>
                <w:div w:id="532420375">
                  <w:marLeft w:val="640"/>
                  <w:marRight w:val="0"/>
                  <w:marTop w:val="0"/>
                  <w:marBottom w:val="0"/>
                  <w:divBdr>
                    <w:top w:val="none" w:sz="0" w:space="0" w:color="auto"/>
                    <w:left w:val="none" w:sz="0" w:space="0" w:color="auto"/>
                    <w:bottom w:val="none" w:sz="0" w:space="0" w:color="auto"/>
                    <w:right w:val="none" w:sz="0" w:space="0" w:color="auto"/>
                  </w:divBdr>
                </w:div>
                <w:div w:id="546337233">
                  <w:marLeft w:val="640"/>
                  <w:marRight w:val="0"/>
                  <w:marTop w:val="0"/>
                  <w:marBottom w:val="0"/>
                  <w:divBdr>
                    <w:top w:val="none" w:sz="0" w:space="0" w:color="auto"/>
                    <w:left w:val="none" w:sz="0" w:space="0" w:color="auto"/>
                    <w:bottom w:val="none" w:sz="0" w:space="0" w:color="auto"/>
                    <w:right w:val="none" w:sz="0" w:space="0" w:color="auto"/>
                  </w:divBdr>
                </w:div>
                <w:div w:id="574514804">
                  <w:marLeft w:val="640"/>
                  <w:marRight w:val="0"/>
                  <w:marTop w:val="0"/>
                  <w:marBottom w:val="0"/>
                  <w:divBdr>
                    <w:top w:val="none" w:sz="0" w:space="0" w:color="auto"/>
                    <w:left w:val="none" w:sz="0" w:space="0" w:color="auto"/>
                    <w:bottom w:val="none" w:sz="0" w:space="0" w:color="auto"/>
                    <w:right w:val="none" w:sz="0" w:space="0" w:color="auto"/>
                  </w:divBdr>
                </w:div>
                <w:div w:id="616566785">
                  <w:marLeft w:val="640"/>
                  <w:marRight w:val="0"/>
                  <w:marTop w:val="0"/>
                  <w:marBottom w:val="0"/>
                  <w:divBdr>
                    <w:top w:val="none" w:sz="0" w:space="0" w:color="auto"/>
                    <w:left w:val="none" w:sz="0" w:space="0" w:color="auto"/>
                    <w:bottom w:val="none" w:sz="0" w:space="0" w:color="auto"/>
                    <w:right w:val="none" w:sz="0" w:space="0" w:color="auto"/>
                  </w:divBdr>
                </w:div>
                <w:div w:id="693389201">
                  <w:marLeft w:val="640"/>
                  <w:marRight w:val="0"/>
                  <w:marTop w:val="0"/>
                  <w:marBottom w:val="0"/>
                  <w:divBdr>
                    <w:top w:val="none" w:sz="0" w:space="0" w:color="auto"/>
                    <w:left w:val="none" w:sz="0" w:space="0" w:color="auto"/>
                    <w:bottom w:val="none" w:sz="0" w:space="0" w:color="auto"/>
                    <w:right w:val="none" w:sz="0" w:space="0" w:color="auto"/>
                  </w:divBdr>
                </w:div>
                <w:div w:id="725375388">
                  <w:marLeft w:val="640"/>
                  <w:marRight w:val="0"/>
                  <w:marTop w:val="0"/>
                  <w:marBottom w:val="0"/>
                  <w:divBdr>
                    <w:top w:val="none" w:sz="0" w:space="0" w:color="auto"/>
                    <w:left w:val="none" w:sz="0" w:space="0" w:color="auto"/>
                    <w:bottom w:val="none" w:sz="0" w:space="0" w:color="auto"/>
                    <w:right w:val="none" w:sz="0" w:space="0" w:color="auto"/>
                  </w:divBdr>
                </w:div>
                <w:div w:id="815952471">
                  <w:marLeft w:val="640"/>
                  <w:marRight w:val="0"/>
                  <w:marTop w:val="0"/>
                  <w:marBottom w:val="0"/>
                  <w:divBdr>
                    <w:top w:val="none" w:sz="0" w:space="0" w:color="auto"/>
                    <w:left w:val="none" w:sz="0" w:space="0" w:color="auto"/>
                    <w:bottom w:val="none" w:sz="0" w:space="0" w:color="auto"/>
                    <w:right w:val="none" w:sz="0" w:space="0" w:color="auto"/>
                  </w:divBdr>
                </w:div>
                <w:div w:id="823011978">
                  <w:marLeft w:val="640"/>
                  <w:marRight w:val="0"/>
                  <w:marTop w:val="0"/>
                  <w:marBottom w:val="0"/>
                  <w:divBdr>
                    <w:top w:val="none" w:sz="0" w:space="0" w:color="auto"/>
                    <w:left w:val="none" w:sz="0" w:space="0" w:color="auto"/>
                    <w:bottom w:val="none" w:sz="0" w:space="0" w:color="auto"/>
                    <w:right w:val="none" w:sz="0" w:space="0" w:color="auto"/>
                  </w:divBdr>
                </w:div>
                <w:div w:id="867915656">
                  <w:marLeft w:val="640"/>
                  <w:marRight w:val="0"/>
                  <w:marTop w:val="0"/>
                  <w:marBottom w:val="0"/>
                  <w:divBdr>
                    <w:top w:val="none" w:sz="0" w:space="0" w:color="auto"/>
                    <w:left w:val="none" w:sz="0" w:space="0" w:color="auto"/>
                    <w:bottom w:val="none" w:sz="0" w:space="0" w:color="auto"/>
                    <w:right w:val="none" w:sz="0" w:space="0" w:color="auto"/>
                  </w:divBdr>
                </w:div>
                <w:div w:id="874275356">
                  <w:marLeft w:val="640"/>
                  <w:marRight w:val="0"/>
                  <w:marTop w:val="0"/>
                  <w:marBottom w:val="0"/>
                  <w:divBdr>
                    <w:top w:val="none" w:sz="0" w:space="0" w:color="auto"/>
                    <w:left w:val="none" w:sz="0" w:space="0" w:color="auto"/>
                    <w:bottom w:val="none" w:sz="0" w:space="0" w:color="auto"/>
                    <w:right w:val="none" w:sz="0" w:space="0" w:color="auto"/>
                  </w:divBdr>
                </w:div>
                <w:div w:id="893004315">
                  <w:marLeft w:val="640"/>
                  <w:marRight w:val="0"/>
                  <w:marTop w:val="0"/>
                  <w:marBottom w:val="0"/>
                  <w:divBdr>
                    <w:top w:val="none" w:sz="0" w:space="0" w:color="auto"/>
                    <w:left w:val="none" w:sz="0" w:space="0" w:color="auto"/>
                    <w:bottom w:val="none" w:sz="0" w:space="0" w:color="auto"/>
                    <w:right w:val="none" w:sz="0" w:space="0" w:color="auto"/>
                  </w:divBdr>
                </w:div>
                <w:div w:id="946306277">
                  <w:marLeft w:val="640"/>
                  <w:marRight w:val="0"/>
                  <w:marTop w:val="0"/>
                  <w:marBottom w:val="0"/>
                  <w:divBdr>
                    <w:top w:val="none" w:sz="0" w:space="0" w:color="auto"/>
                    <w:left w:val="none" w:sz="0" w:space="0" w:color="auto"/>
                    <w:bottom w:val="none" w:sz="0" w:space="0" w:color="auto"/>
                    <w:right w:val="none" w:sz="0" w:space="0" w:color="auto"/>
                  </w:divBdr>
                </w:div>
                <w:div w:id="962615697">
                  <w:marLeft w:val="640"/>
                  <w:marRight w:val="0"/>
                  <w:marTop w:val="0"/>
                  <w:marBottom w:val="0"/>
                  <w:divBdr>
                    <w:top w:val="none" w:sz="0" w:space="0" w:color="auto"/>
                    <w:left w:val="none" w:sz="0" w:space="0" w:color="auto"/>
                    <w:bottom w:val="none" w:sz="0" w:space="0" w:color="auto"/>
                    <w:right w:val="none" w:sz="0" w:space="0" w:color="auto"/>
                  </w:divBdr>
                </w:div>
                <w:div w:id="1036347167">
                  <w:marLeft w:val="640"/>
                  <w:marRight w:val="0"/>
                  <w:marTop w:val="0"/>
                  <w:marBottom w:val="0"/>
                  <w:divBdr>
                    <w:top w:val="none" w:sz="0" w:space="0" w:color="auto"/>
                    <w:left w:val="none" w:sz="0" w:space="0" w:color="auto"/>
                    <w:bottom w:val="none" w:sz="0" w:space="0" w:color="auto"/>
                    <w:right w:val="none" w:sz="0" w:space="0" w:color="auto"/>
                  </w:divBdr>
                </w:div>
                <w:div w:id="1084839068">
                  <w:marLeft w:val="640"/>
                  <w:marRight w:val="0"/>
                  <w:marTop w:val="0"/>
                  <w:marBottom w:val="0"/>
                  <w:divBdr>
                    <w:top w:val="none" w:sz="0" w:space="0" w:color="auto"/>
                    <w:left w:val="none" w:sz="0" w:space="0" w:color="auto"/>
                    <w:bottom w:val="none" w:sz="0" w:space="0" w:color="auto"/>
                    <w:right w:val="none" w:sz="0" w:space="0" w:color="auto"/>
                  </w:divBdr>
                </w:div>
                <w:div w:id="1147895527">
                  <w:marLeft w:val="640"/>
                  <w:marRight w:val="0"/>
                  <w:marTop w:val="0"/>
                  <w:marBottom w:val="0"/>
                  <w:divBdr>
                    <w:top w:val="none" w:sz="0" w:space="0" w:color="auto"/>
                    <w:left w:val="none" w:sz="0" w:space="0" w:color="auto"/>
                    <w:bottom w:val="none" w:sz="0" w:space="0" w:color="auto"/>
                    <w:right w:val="none" w:sz="0" w:space="0" w:color="auto"/>
                  </w:divBdr>
                </w:div>
                <w:div w:id="1150950105">
                  <w:marLeft w:val="640"/>
                  <w:marRight w:val="0"/>
                  <w:marTop w:val="0"/>
                  <w:marBottom w:val="0"/>
                  <w:divBdr>
                    <w:top w:val="none" w:sz="0" w:space="0" w:color="auto"/>
                    <w:left w:val="none" w:sz="0" w:space="0" w:color="auto"/>
                    <w:bottom w:val="none" w:sz="0" w:space="0" w:color="auto"/>
                    <w:right w:val="none" w:sz="0" w:space="0" w:color="auto"/>
                  </w:divBdr>
                </w:div>
                <w:div w:id="1230379853">
                  <w:marLeft w:val="640"/>
                  <w:marRight w:val="0"/>
                  <w:marTop w:val="0"/>
                  <w:marBottom w:val="0"/>
                  <w:divBdr>
                    <w:top w:val="none" w:sz="0" w:space="0" w:color="auto"/>
                    <w:left w:val="none" w:sz="0" w:space="0" w:color="auto"/>
                    <w:bottom w:val="none" w:sz="0" w:space="0" w:color="auto"/>
                    <w:right w:val="none" w:sz="0" w:space="0" w:color="auto"/>
                  </w:divBdr>
                </w:div>
                <w:div w:id="1256325276">
                  <w:marLeft w:val="640"/>
                  <w:marRight w:val="0"/>
                  <w:marTop w:val="0"/>
                  <w:marBottom w:val="0"/>
                  <w:divBdr>
                    <w:top w:val="none" w:sz="0" w:space="0" w:color="auto"/>
                    <w:left w:val="none" w:sz="0" w:space="0" w:color="auto"/>
                    <w:bottom w:val="none" w:sz="0" w:space="0" w:color="auto"/>
                    <w:right w:val="none" w:sz="0" w:space="0" w:color="auto"/>
                  </w:divBdr>
                </w:div>
                <w:div w:id="1280991655">
                  <w:marLeft w:val="640"/>
                  <w:marRight w:val="0"/>
                  <w:marTop w:val="0"/>
                  <w:marBottom w:val="0"/>
                  <w:divBdr>
                    <w:top w:val="none" w:sz="0" w:space="0" w:color="auto"/>
                    <w:left w:val="none" w:sz="0" w:space="0" w:color="auto"/>
                    <w:bottom w:val="none" w:sz="0" w:space="0" w:color="auto"/>
                    <w:right w:val="none" w:sz="0" w:space="0" w:color="auto"/>
                  </w:divBdr>
                </w:div>
                <w:div w:id="1288900734">
                  <w:marLeft w:val="640"/>
                  <w:marRight w:val="0"/>
                  <w:marTop w:val="0"/>
                  <w:marBottom w:val="0"/>
                  <w:divBdr>
                    <w:top w:val="none" w:sz="0" w:space="0" w:color="auto"/>
                    <w:left w:val="none" w:sz="0" w:space="0" w:color="auto"/>
                    <w:bottom w:val="none" w:sz="0" w:space="0" w:color="auto"/>
                    <w:right w:val="none" w:sz="0" w:space="0" w:color="auto"/>
                  </w:divBdr>
                </w:div>
                <w:div w:id="1291664973">
                  <w:marLeft w:val="640"/>
                  <w:marRight w:val="0"/>
                  <w:marTop w:val="0"/>
                  <w:marBottom w:val="0"/>
                  <w:divBdr>
                    <w:top w:val="none" w:sz="0" w:space="0" w:color="auto"/>
                    <w:left w:val="none" w:sz="0" w:space="0" w:color="auto"/>
                    <w:bottom w:val="none" w:sz="0" w:space="0" w:color="auto"/>
                    <w:right w:val="none" w:sz="0" w:space="0" w:color="auto"/>
                  </w:divBdr>
                </w:div>
                <w:div w:id="1386493763">
                  <w:marLeft w:val="640"/>
                  <w:marRight w:val="0"/>
                  <w:marTop w:val="0"/>
                  <w:marBottom w:val="0"/>
                  <w:divBdr>
                    <w:top w:val="none" w:sz="0" w:space="0" w:color="auto"/>
                    <w:left w:val="none" w:sz="0" w:space="0" w:color="auto"/>
                    <w:bottom w:val="none" w:sz="0" w:space="0" w:color="auto"/>
                    <w:right w:val="none" w:sz="0" w:space="0" w:color="auto"/>
                  </w:divBdr>
                </w:div>
                <w:div w:id="1397244909">
                  <w:marLeft w:val="640"/>
                  <w:marRight w:val="0"/>
                  <w:marTop w:val="0"/>
                  <w:marBottom w:val="0"/>
                  <w:divBdr>
                    <w:top w:val="none" w:sz="0" w:space="0" w:color="auto"/>
                    <w:left w:val="none" w:sz="0" w:space="0" w:color="auto"/>
                    <w:bottom w:val="none" w:sz="0" w:space="0" w:color="auto"/>
                    <w:right w:val="none" w:sz="0" w:space="0" w:color="auto"/>
                  </w:divBdr>
                </w:div>
                <w:div w:id="1415125251">
                  <w:marLeft w:val="640"/>
                  <w:marRight w:val="0"/>
                  <w:marTop w:val="0"/>
                  <w:marBottom w:val="0"/>
                  <w:divBdr>
                    <w:top w:val="none" w:sz="0" w:space="0" w:color="auto"/>
                    <w:left w:val="none" w:sz="0" w:space="0" w:color="auto"/>
                    <w:bottom w:val="none" w:sz="0" w:space="0" w:color="auto"/>
                    <w:right w:val="none" w:sz="0" w:space="0" w:color="auto"/>
                  </w:divBdr>
                </w:div>
                <w:div w:id="1467317975">
                  <w:marLeft w:val="640"/>
                  <w:marRight w:val="0"/>
                  <w:marTop w:val="0"/>
                  <w:marBottom w:val="0"/>
                  <w:divBdr>
                    <w:top w:val="none" w:sz="0" w:space="0" w:color="auto"/>
                    <w:left w:val="none" w:sz="0" w:space="0" w:color="auto"/>
                    <w:bottom w:val="none" w:sz="0" w:space="0" w:color="auto"/>
                    <w:right w:val="none" w:sz="0" w:space="0" w:color="auto"/>
                  </w:divBdr>
                </w:div>
                <w:div w:id="1480726965">
                  <w:marLeft w:val="640"/>
                  <w:marRight w:val="0"/>
                  <w:marTop w:val="0"/>
                  <w:marBottom w:val="0"/>
                  <w:divBdr>
                    <w:top w:val="none" w:sz="0" w:space="0" w:color="auto"/>
                    <w:left w:val="none" w:sz="0" w:space="0" w:color="auto"/>
                    <w:bottom w:val="none" w:sz="0" w:space="0" w:color="auto"/>
                    <w:right w:val="none" w:sz="0" w:space="0" w:color="auto"/>
                  </w:divBdr>
                </w:div>
                <w:div w:id="1494100809">
                  <w:marLeft w:val="640"/>
                  <w:marRight w:val="0"/>
                  <w:marTop w:val="0"/>
                  <w:marBottom w:val="0"/>
                  <w:divBdr>
                    <w:top w:val="none" w:sz="0" w:space="0" w:color="auto"/>
                    <w:left w:val="none" w:sz="0" w:space="0" w:color="auto"/>
                    <w:bottom w:val="none" w:sz="0" w:space="0" w:color="auto"/>
                    <w:right w:val="none" w:sz="0" w:space="0" w:color="auto"/>
                  </w:divBdr>
                </w:div>
                <w:div w:id="1525946841">
                  <w:marLeft w:val="640"/>
                  <w:marRight w:val="0"/>
                  <w:marTop w:val="0"/>
                  <w:marBottom w:val="0"/>
                  <w:divBdr>
                    <w:top w:val="none" w:sz="0" w:space="0" w:color="auto"/>
                    <w:left w:val="none" w:sz="0" w:space="0" w:color="auto"/>
                    <w:bottom w:val="none" w:sz="0" w:space="0" w:color="auto"/>
                    <w:right w:val="none" w:sz="0" w:space="0" w:color="auto"/>
                  </w:divBdr>
                </w:div>
                <w:div w:id="1536580148">
                  <w:marLeft w:val="640"/>
                  <w:marRight w:val="0"/>
                  <w:marTop w:val="0"/>
                  <w:marBottom w:val="0"/>
                  <w:divBdr>
                    <w:top w:val="none" w:sz="0" w:space="0" w:color="auto"/>
                    <w:left w:val="none" w:sz="0" w:space="0" w:color="auto"/>
                    <w:bottom w:val="none" w:sz="0" w:space="0" w:color="auto"/>
                    <w:right w:val="none" w:sz="0" w:space="0" w:color="auto"/>
                  </w:divBdr>
                </w:div>
                <w:div w:id="1554847020">
                  <w:marLeft w:val="640"/>
                  <w:marRight w:val="0"/>
                  <w:marTop w:val="0"/>
                  <w:marBottom w:val="0"/>
                  <w:divBdr>
                    <w:top w:val="none" w:sz="0" w:space="0" w:color="auto"/>
                    <w:left w:val="none" w:sz="0" w:space="0" w:color="auto"/>
                    <w:bottom w:val="none" w:sz="0" w:space="0" w:color="auto"/>
                    <w:right w:val="none" w:sz="0" w:space="0" w:color="auto"/>
                  </w:divBdr>
                </w:div>
                <w:div w:id="1577936711">
                  <w:marLeft w:val="640"/>
                  <w:marRight w:val="0"/>
                  <w:marTop w:val="0"/>
                  <w:marBottom w:val="0"/>
                  <w:divBdr>
                    <w:top w:val="none" w:sz="0" w:space="0" w:color="auto"/>
                    <w:left w:val="none" w:sz="0" w:space="0" w:color="auto"/>
                    <w:bottom w:val="none" w:sz="0" w:space="0" w:color="auto"/>
                    <w:right w:val="none" w:sz="0" w:space="0" w:color="auto"/>
                  </w:divBdr>
                </w:div>
                <w:div w:id="1595212161">
                  <w:marLeft w:val="640"/>
                  <w:marRight w:val="0"/>
                  <w:marTop w:val="0"/>
                  <w:marBottom w:val="0"/>
                  <w:divBdr>
                    <w:top w:val="none" w:sz="0" w:space="0" w:color="auto"/>
                    <w:left w:val="none" w:sz="0" w:space="0" w:color="auto"/>
                    <w:bottom w:val="none" w:sz="0" w:space="0" w:color="auto"/>
                    <w:right w:val="none" w:sz="0" w:space="0" w:color="auto"/>
                  </w:divBdr>
                </w:div>
                <w:div w:id="1635215914">
                  <w:marLeft w:val="640"/>
                  <w:marRight w:val="0"/>
                  <w:marTop w:val="0"/>
                  <w:marBottom w:val="0"/>
                  <w:divBdr>
                    <w:top w:val="none" w:sz="0" w:space="0" w:color="auto"/>
                    <w:left w:val="none" w:sz="0" w:space="0" w:color="auto"/>
                    <w:bottom w:val="none" w:sz="0" w:space="0" w:color="auto"/>
                    <w:right w:val="none" w:sz="0" w:space="0" w:color="auto"/>
                  </w:divBdr>
                </w:div>
                <w:div w:id="1778989518">
                  <w:marLeft w:val="640"/>
                  <w:marRight w:val="0"/>
                  <w:marTop w:val="0"/>
                  <w:marBottom w:val="0"/>
                  <w:divBdr>
                    <w:top w:val="none" w:sz="0" w:space="0" w:color="auto"/>
                    <w:left w:val="none" w:sz="0" w:space="0" w:color="auto"/>
                    <w:bottom w:val="none" w:sz="0" w:space="0" w:color="auto"/>
                    <w:right w:val="none" w:sz="0" w:space="0" w:color="auto"/>
                  </w:divBdr>
                </w:div>
                <w:div w:id="1786777148">
                  <w:marLeft w:val="640"/>
                  <w:marRight w:val="0"/>
                  <w:marTop w:val="0"/>
                  <w:marBottom w:val="0"/>
                  <w:divBdr>
                    <w:top w:val="none" w:sz="0" w:space="0" w:color="auto"/>
                    <w:left w:val="none" w:sz="0" w:space="0" w:color="auto"/>
                    <w:bottom w:val="none" w:sz="0" w:space="0" w:color="auto"/>
                    <w:right w:val="none" w:sz="0" w:space="0" w:color="auto"/>
                  </w:divBdr>
                </w:div>
                <w:div w:id="1798641485">
                  <w:marLeft w:val="640"/>
                  <w:marRight w:val="0"/>
                  <w:marTop w:val="0"/>
                  <w:marBottom w:val="0"/>
                  <w:divBdr>
                    <w:top w:val="none" w:sz="0" w:space="0" w:color="auto"/>
                    <w:left w:val="none" w:sz="0" w:space="0" w:color="auto"/>
                    <w:bottom w:val="none" w:sz="0" w:space="0" w:color="auto"/>
                    <w:right w:val="none" w:sz="0" w:space="0" w:color="auto"/>
                  </w:divBdr>
                </w:div>
                <w:div w:id="1825701959">
                  <w:marLeft w:val="640"/>
                  <w:marRight w:val="0"/>
                  <w:marTop w:val="0"/>
                  <w:marBottom w:val="0"/>
                  <w:divBdr>
                    <w:top w:val="none" w:sz="0" w:space="0" w:color="auto"/>
                    <w:left w:val="none" w:sz="0" w:space="0" w:color="auto"/>
                    <w:bottom w:val="none" w:sz="0" w:space="0" w:color="auto"/>
                    <w:right w:val="none" w:sz="0" w:space="0" w:color="auto"/>
                  </w:divBdr>
                </w:div>
                <w:div w:id="1852525924">
                  <w:marLeft w:val="640"/>
                  <w:marRight w:val="0"/>
                  <w:marTop w:val="0"/>
                  <w:marBottom w:val="0"/>
                  <w:divBdr>
                    <w:top w:val="none" w:sz="0" w:space="0" w:color="auto"/>
                    <w:left w:val="none" w:sz="0" w:space="0" w:color="auto"/>
                    <w:bottom w:val="none" w:sz="0" w:space="0" w:color="auto"/>
                    <w:right w:val="none" w:sz="0" w:space="0" w:color="auto"/>
                  </w:divBdr>
                </w:div>
                <w:div w:id="1897164259">
                  <w:marLeft w:val="640"/>
                  <w:marRight w:val="0"/>
                  <w:marTop w:val="0"/>
                  <w:marBottom w:val="0"/>
                  <w:divBdr>
                    <w:top w:val="none" w:sz="0" w:space="0" w:color="auto"/>
                    <w:left w:val="none" w:sz="0" w:space="0" w:color="auto"/>
                    <w:bottom w:val="none" w:sz="0" w:space="0" w:color="auto"/>
                    <w:right w:val="none" w:sz="0" w:space="0" w:color="auto"/>
                  </w:divBdr>
                </w:div>
                <w:div w:id="1902517350">
                  <w:marLeft w:val="640"/>
                  <w:marRight w:val="0"/>
                  <w:marTop w:val="0"/>
                  <w:marBottom w:val="0"/>
                  <w:divBdr>
                    <w:top w:val="none" w:sz="0" w:space="0" w:color="auto"/>
                    <w:left w:val="none" w:sz="0" w:space="0" w:color="auto"/>
                    <w:bottom w:val="none" w:sz="0" w:space="0" w:color="auto"/>
                    <w:right w:val="none" w:sz="0" w:space="0" w:color="auto"/>
                  </w:divBdr>
                </w:div>
                <w:div w:id="1911380660">
                  <w:marLeft w:val="640"/>
                  <w:marRight w:val="0"/>
                  <w:marTop w:val="0"/>
                  <w:marBottom w:val="0"/>
                  <w:divBdr>
                    <w:top w:val="none" w:sz="0" w:space="0" w:color="auto"/>
                    <w:left w:val="none" w:sz="0" w:space="0" w:color="auto"/>
                    <w:bottom w:val="none" w:sz="0" w:space="0" w:color="auto"/>
                    <w:right w:val="none" w:sz="0" w:space="0" w:color="auto"/>
                  </w:divBdr>
                </w:div>
                <w:div w:id="1931694071">
                  <w:marLeft w:val="640"/>
                  <w:marRight w:val="0"/>
                  <w:marTop w:val="0"/>
                  <w:marBottom w:val="0"/>
                  <w:divBdr>
                    <w:top w:val="none" w:sz="0" w:space="0" w:color="auto"/>
                    <w:left w:val="none" w:sz="0" w:space="0" w:color="auto"/>
                    <w:bottom w:val="none" w:sz="0" w:space="0" w:color="auto"/>
                    <w:right w:val="none" w:sz="0" w:space="0" w:color="auto"/>
                  </w:divBdr>
                </w:div>
                <w:div w:id="1954288160">
                  <w:marLeft w:val="640"/>
                  <w:marRight w:val="0"/>
                  <w:marTop w:val="0"/>
                  <w:marBottom w:val="0"/>
                  <w:divBdr>
                    <w:top w:val="none" w:sz="0" w:space="0" w:color="auto"/>
                    <w:left w:val="none" w:sz="0" w:space="0" w:color="auto"/>
                    <w:bottom w:val="none" w:sz="0" w:space="0" w:color="auto"/>
                    <w:right w:val="none" w:sz="0" w:space="0" w:color="auto"/>
                  </w:divBdr>
                </w:div>
                <w:div w:id="2011786680">
                  <w:marLeft w:val="640"/>
                  <w:marRight w:val="0"/>
                  <w:marTop w:val="0"/>
                  <w:marBottom w:val="0"/>
                  <w:divBdr>
                    <w:top w:val="none" w:sz="0" w:space="0" w:color="auto"/>
                    <w:left w:val="none" w:sz="0" w:space="0" w:color="auto"/>
                    <w:bottom w:val="none" w:sz="0" w:space="0" w:color="auto"/>
                    <w:right w:val="none" w:sz="0" w:space="0" w:color="auto"/>
                  </w:divBdr>
                </w:div>
                <w:div w:id="2089034667">
                  <w:marLeft w:val="640"/>
                  <w:marRight w:val="0"/>
                  <w:marTop w:val="0"/>
                  <w:marBottom w:val="0"/>
                  <w:divBdr>
                    <w:top w:val="none" w:sz="0" w:space="0" w:color="auto"/>
                    <w:left w:val="none" w:sz="0" w:space="0" w:color="auto"/>
                    <w:bottom w:val="none" w:sz="0" w:space="0" w:color="auto"/>
                    <w:right w:val="none" w:sz="0" w:space="0" w:color="auto"/>
                  </w:divBdr>
                </w:div>
              </w:divsChild>
            </w:div>
            <w:div w:id="1999841968">
              <w:marLeft w:val="0"/>
              <w:marRight w:val="0"/>
              <w:marTop w:val="0"/>
              <w:marBottom w:val="0"/>
              <w:divBdr>
                <w:top w:val="none" w:sz="0" w:space="0" w:color="auto"/>
                <w:left w:val="none" w:sz="0" w:space="0" w:color="auto"/>
                <w:bottom w:val="none" w:sz="0" w:space="0" w:color="auto"/>
                <w:right w:val="none" w:sz="0" w:space="0" w:color="auto"/>
              </w:divBdr>
              <w:divsChild>
                <w:div w:id="10231167">
                  <w:marLeft w:val="640"/>
                  <w:marRight w:val="0"/>
                  <w:marTop w:val="0"/>
                  <w:marBottom w:val="0"/>
                  <w:divBdr>
                    <w:top w:val="none" w:sz="0" w:space="0" w:color="auto"/>
                    <w:left w:val="none" w:sz="0" w:space="0" w:color="auto"/>
                    <w:bottom w:val="none" w:sz="0" w:space="0" w:color="auto"/>
                    <w:right w:val="none" w:sz="0" w:space="0" w:color="auto"/>
                  </w:divBdr>
                </w:div>
                <w:div w:id="19400467">
                  <w:marLeft w:val="640"/>
                  <w:marRight w:val="0"/>
                  <w:marTop w:val="0"/>
                  <w:marBottom w:val="0"/>
                  <w:divBdr>
                    <w:top w:val="none" w:sz="0" w:space="0" w:color="auto"/>
                    <w:left w:val="none" w:sz="0" w:space="0" w:color="auto"/>
                    <w:bottom w:val="none" w:sz="0" w:space="0" w:color="auto"/>
                    <w:right w:val="none" w:sz="0" w:space="0" w:color="auto"/>
                  </w:divBdr>
                </w:div>
                <w:div w:id="68189463">
                  <w:marLeft w:val="640"/>
                  <w:marRight w:val="0"/>
                  <w:marTop w:val="0"/>
                  <w:marBottom w:val="0"/>
                  <w:divBdr>
                    <w:top w:val="none" w:sz="0" w:space="0" w:color="auto"/>
                    <w:left w:val="none" w:sz="0" w:space="0" w:color="auto"/>
                    <w:bottom w:val="none" w:sz="0" w:space="0" w:color="auto"/>
                    <w:right w:val="none" w:sz="0" w:space="0" w:color="auto"/>
                  </w:divBdr>
                </w:div>
                <w:div w:id="103892155">
                  <w:marLeft w:val="640"/>
                  <w:marRight w:val="0"/>
                  <w:marTop w:val="0"/>
                  <w:marBottom w:val="0"/>
                  <w:divBdr>
                    <w:top w:val="none" w:sz="0" w:space="0" w:color="auto"/>
                    <w:left w:val="none" w:sz="0" w:space="0" w:color="auto"/>
                    <w:bottom w:val="none" w:sz="0" w:space="0" w:color="auto"/>
                    <w:right w:val="none" w:sz="0" w:space="0" w:color="auto"/>
                  </w:divBdr>
                </w:div>
                <w:div w:id="112751424">
                  <w:marLeft w:val="640"/>
                  <w:marRight w:val="0"/>
                  <w:marTop w:val="0"/>
                  <w:marBottom w:val="0"/>
                  <w:divBdr>
                    <w:top w:val="none" w:sz="0" w:space="0" w:color="auto"/>
                    <w:left w:val="none" w:sz="0" w:space="0" w:color="auto"/>
                    <w:bottom w:val="none" w:sz="0" w:space="0" w:color="auto"/>
                    <w:right w:val="none" w:sz="0" w:space="0" w:color="auto"/>
                  </w:divBdr>
                </w:div>
                <w:div w:id="130828798">
                  <w:marLeft w:val="640"/>
                  <w:marRight w:val="0"/>
                  <w:marTop w:val="0"/>
                  <w:marBottom w:val="0"/>
                  <w:divBdr>
                    <w:top w:val="none" w:sz="0" w:space="0" w:color="auto"/>
                    <w:left w:val="none" w:sz="0" w:space="0" w:color="auto"/>
                    <w:bottom w:val="none" w:sz="0" w:space="0" w:color="auto"/>
                    <w:right w:val="none" w:sz="0" w:space="0" w:color="auto"/>
                  </w:divBdr>
                </w:div>
                <w:div w:id="186795942">
                  <w:marLeft w:val="640"/>
                  <w:marRight w:val="0"/>
                  <w:marTop w:val="0"/>
                  <w:marBottom w:val="0"/>
                  <w:divBdr>
                    <w:top w:val="none" w:sz="0" w:space="0" w:color="auto"/>
                    <w:left w:val="none" w:sz="0" w:space="0" w:color="auto"/>
                    <w:bottom w:val="none" w:sz="0" w:space="0" w:color="auto"/>
                    <w:right w:val="none" w:sz="0" w:space="0" w:color="auto"/>
                  </w:divBdr>
                </w:div>
                <w:div w:id="211231655">
                  <w:marLeft w:val="640"/>
                  <w:marRight w:val="0"/>
                  <w:marTop w:val="0"/>
                  <w:marBottom w:val="0"/>
                  <w:divBdr>
                    <w:top w:val="none" w:sz="0" w:space="0" w:color="auto"/>
                    <w:left w:val="none" w:sz="0" w:space="0" w:color="auto"/>
                    <w:bottom w:val="none" w:sz="0" w:space="0" w:color="auto"/>
                    <w:right w:val="none" w:sz="0" w:space="0" w:color="auto"/>
                  </w:divBdr>
                </w:div>
                <w:div w:id="227571412">
                  <w:marLeft w:val="640"/>
                  <w:marRight w:val="0"/>
                  <w:marTop w:val="0"/>
                  <w:marBottom w:val="0"/>
                  <w:divBdr>
                    <w:top w:val="none" w:sz="0" w:space="0" w:color="auto"/>
                    <w:left w:val="none" w:sz="0" w:space="0" w:color="auto"/>
                    <w:bottom w:val="none" w:sz="0" w:space="0" w:color="auto"/>
                    <w:right w:val="none" w:sz="0" w:space="0" w:color="auto"/>
                  </w:divBdr>
                </w:div>
                <w:div w:id="231694482">
                  <w:marLeft w:val="640"/>
                  <w:marRight w:val="0"/>
                  <w:marTop w:val="0"/>
                  <w:marBottom w:val="0"/>
                  <w:divBdr>
                    <w:top w:val="none" w:sz="0" w:space="0" w:color="auto"/>
                    <w:left w:val="none" w:sz="0" w:space="0" w:color="auto"/>
                    <w:bottom w:val="none" w:sz="0" w:space="0" w:color="auto"/>
                    <w:right w:val="none" w:sz="0" w:space="0" w:color="auto"/>
                  </w:divBdr>
                </w:div>
                <w:div w:id="293407818">
                  <w:marLeft w:val="640"/>
                  <w:marRight w:val="0"/>
                  <w:marTop w:val="0"/>
                  <w:marBottom w:val="0"/>
                  <w:divBdr>
                    <w:top w:val="none" w:sz="0" w:space="0" w:color="auto"/>
                    <w:left w:val="none" w:sz="0" w:space="0" w:color="auto"/>
                    <w:bottom w:val="none" w:sz="0" w:space="0" w:color="auto"/>
                    <w:right w:val="none" w:sz="0" w:space="0" w:color="auto"/>
                  </w:divBdr>
                </w:div>
                <w:div w:id="310251519">
                  <w:marLeft w:val="640"/>
                  <w:marRight w:val="0"/>
                  <w:marTop w:val="0"/>
                  <w:marBottom w:val="0"/>
                  <w:divBdr>
                    <w:top w:val="none" w:sz="0" w:space="0" w:color="auto"/>
                    <w:left w:val="none" w:sz="0" w:space="0" w:color="auto"/>
                    <w:bottom w:val="none" w:sz="0" w:space="0" w:color="auto"/>
                    <w:right w:val="none" w:sz="0" w:space="0" w:color="auto"/>
                  </w:divBdr>
                </w:div>
                <w:div w:id="331877715">
                  <w:marLeft w:val="640"/>
                  <w:marRight w:val="0"/>
                  <w:marTop w:val="0"/>
                  <w:marBottom w:val="0"/>
                  <w:divBdr>
                    <w:top w:val="none" w:sz="0" w:space="0" w:color="auto"/>
                    <w:left w:val="none" w:sz="0" w:space="0" w:color="auto"/>
                    <w:bottom w:val="none" w:sz="0" w:space="0" w:color="auto"/>
                    <w:right w:val="none" w:sz="0" w:space="0" w:color="auto"/>
                  </w:divBdr>
                </w:div>
                <w:div w:id="339508536">
                  <w:marLeft w:val="640"/>
                  <w:marRight w:val="0"/>
                  <w:marTop w:val="0"/>
                  <w:marBottom w:val="0"/>
                  <w:divBdr>
                    <w:top w:val="none" w:sz="0" w:space="0" w:color="auto"/>
                    <w:left w:val="none" w:sz="0" w:space="0" w:color="auto"/>
                    <w:bottom w:val="none" w:sz="0" w:space="0" w:color="auto"/>
                    <w:right w:val="none" w:sz="0" w:space="0" w:color="auto"/>
                  </w:divBdr>
                </w:div>
                <w:div w:id="376516987">
                  <w:marLeft w:val="640"/>
                  <w:marRight w:val="0"/>
                  <w:marTop w:val="0"/>
                  <w:marBottom w:val="0"/>
                  <w:divBdr>
                    <w:top w:val="none" w:sz="0" w:space="0" w:color="auto"/>
                    <w:left w:val="none" w:sz="0" w:space="0" w:color="auto"/>
                    <w:bottom w:val="none" w:sz="0" w:space="0" w:color="auto"/>
                    <w:right w:val="none" w:sz="0" w:space="0" w:color="auto"/>
                  </w:divBdr>
                </w:div>
                <w:div w:id="390425019">
                  <w:marLeft w:val="640"/>
                  <w:marRight w:val="0"/>
                  <w:marTop w:val="0"/>
                  <w:marBottom w:val="0"/>
                  <w:divBdr>
                    <w:top w:val="none" w:sz="0" w:space="0" w:color="auto"/>
                    <w:left w:val="none" w:sz="0" w:space="0" w:color="auto"/>
                    <w:bottom w:val="none" w:sz="0" w:space="0" w:color="auto"/>
                    <w:right w:val="none" w:sz="0" w:space="0" w:color="auto"/>
                  </w:divBdr>
                </w:div>
                <w:div w:id="455099713">
                  <w:marLeft w:val="640"/>
                  <w:marRight w:val="0"/>
                  <w:marTop w:val="0"/>
                  <w:marBottom w:val="0"/>
                  <w:divBdr>
                    <w:top w:val="none" w:sz="0" w:space="0" w:color="auto"/>
                    <w:left w:val="none" w:sz="0" w:space="0" w:color="auto"/>
                    <w:bottom w:val="none" w:sz="0" w:space="0" w:color="auto"/>
                    <w:right w:val="none" w:sz="0" w:space="0" w:color="auto"/>
                  </w:divBdr>
                </w:div>
                <w:div w:id="484472513">
                  <w:marLeft w:val="640"/>
                  <w:marRight w:val="0"/>
                  <w:marTop w:val="0"/>
                  <w:marBottom w:val="0"/>
                  <w:divBdr>
                    <w:top w:val="none" w:sz="0" w:space="0" w:color="auto"/>
                    <w:left w:val="none" w:sz="0" w:space="0" w:color="auto"/>
                    <w:bottom w:val="none" w:sz="0" w:space="0" w:color="auto"/>
                    <w:right w:val="none" w:sz="0" w:space="0" w:color="auto"/>
                  </w:divBdr>
                </w:div>
                <w:div w:id="492766873">
                  <w:marLeft w:val="640"/>
                  <w:marRight w:val="0"/>
                  <w:marTop w:val="0"/>
                  <w:marBottom w:val="0"/>
                  <w:divBdr>
                    <w:top w:val="none" w:sz="0" w:space="0" w:color="auto"/>
                    <w:left w:val="none" w:sz="0" w:space="0" w:color="auto"/>
                    <w:bottom w:val="none" w:sz="0" w:space="0" w:color="auto"/>
                    <w:right w:val="none" w:sz="0" w:space="0" w:color="auto"/>
                  </w:divBdr>
                </w:div>
                <w:div w:id="508102730">
                  <w:marLeft w:val="640"/>
                  <w:marRight w:val="0"/>
                  <w:marTop w:val="0"/>
                  <w:marBottom w:val="0"/>
                  <w:divBdr>
                    <w:top w:val="none" w:sz="0" w:space="0" w:color="auto"/>
                    <w:left w:val="none" w:sz="0" w:space="0" w:color="auto"/>
                    <w:bottom w:val="none" w:sz="0" w:space="0" w:color="auto"/>
                    <w:right w:val="none" w:sz="0" w:space="0" w:color="auto"/>
                  </w:divBdr>
                </w:div>
                <w:div w:id="519584614">
                  <w:marLeft w:val="640"/>
                  <w:marRight w:val="0"/>
                  <w:marTop w:val="0"/>
                  <w:marBottom w:val="0"/>
                  <w:divBdr>
                    <w:top w:val="none" w:sz="0" w:space="0" w:color="auto"/>
                    <w:left w:val="none" w:sz="0" w:space="0" w:color="auto"/>
                    <w:bottom w:val="none" w:sz="0" w:space="0" w:color="auto"/>
                    <w:right w:val="none" w:sz="0" w:space="0" w:color="auto"/>
                  </w:divBdr>
                </w:div>
                <w:div w:id="524057927">
                  <w:marLeft w:val="640"/>
                  <w:marRight w:val="0"/>
                  <w:marTop w:val="0"/>
                  <w:marBottom w:val="0"/>
                  <w:divBdr>
                    <w:top w:val="none" w:sz="0" w:space="0" w:color="auto"/>
                    <w:left w:val="none" w:sz="0" w:space="0" w:color="auto"/>
                    <w:bottom w:val="none" w:sz="0" w:space="0" w:color="auto"/>
                    <w:right w:val="none" w:sz="0" w:space="0" w:color="auto"/>
                  </w:divBdr>
                </w:div>
                <w:div w:id="568535805">
                  <w:marLeft w:val="640"/>
                  <w:marRight w:val="0"/>
                  <w:marTop w:val="0"/>
                  <w:marBottom w:val="0"/>
                  <w:divBdr>
                    <w:top w:val="none" w:sz="0" w:space="0" w:color="auto"/>
                    <w:left w:val="none" w:sz="0" w:space="0" w:color="auto"/>
                    <w:bottom w:val="none" w:sz="0" w:space="0" w:color="auto"/>
                    <w:right w:val="none" w:sz="0" w:space="0" w:color="auto"/>
                  </w:divBdr>
                </w:div>
                <w:div w:id="615522076">
                  <w:marLeft w:val="640"/>
                  <w:marRight w:val="0"/>
                  <w:marTop w:val="0"/>
                  <w:marBottom w:val="0"/>
                  <w:divBdr>
                    <w:top w:val="none" w:sz="0" w:space="0" w:color="auto"/>
                    <w:left w:val="none" w:sz="0" w:space="0" w:color="auto"/>
                    <w:bottom w:val="none" w:sz="0" w:space="0" w:color="auto"/>
                    <w:right w:val="none" w:sz="0" w:space="0" w:color="auto"/>
                  </w:divBdr>
                </w:div>
                <w:div w:id="751050336">
                  <w:marLeft w:val="640"/>
                  <w:marRight w:val="0"/>
                  <w:marTop w:val="0"/>
                  <w:marBottom w:val="0"/>
                  <w:divBdr>
                    <w:top w:val="none" w:sz="0" w:space="0" w:color="auto"/>
                    <w:left w:val="none" w:sz="0" w:space="0" w:color="auto"/>
                    <w:bottom w:val="none" w:sz="0" w:space="0" w:color="auto"/>
                    <w:right w:val="none" w:sz="0" w:space="0" w:color="auto"/>
                  </w:divBdr>
                </w:div>
                <w:div w:id="816142123">
                  <w:marLeft w:val="640"/>
                  <w:marRight w:val="0"/>
                  <w:marTop w:val="0"/>
                  <w:marBottom w:val="0"/>
                  <w:divBdr>
                    <w:top w:val="none" w:sz="0" w:space="0" w:color="auto"/>
                    <w:left w:val="none" w:sz="0" w:space="0" w:color="auto"/>
                    <w:bottom w:val="none" w:sz="0" w:space="0" w:color="auto"/>
                    <w:right w:val="none" w:sz="0" w:space="0" w:color="auto"/>
                  </w:divBdr>
                </w:div>
                <w:div w:id="909147409">
                  <w:marLeft w:val="640"/>
                  <w:marRight w:val="0"/>
                  <w:marTop w:val="0"/>
                  <w:marBottom w:val="0"/>
                  <w:divBdr>
                    <w:top w:val="none" w:sz="0" w:space="0" w:color="auto"/>
                    <w:left w:val="none" w:sz="0" w:space="0" w:color="auto"/>
                    <w:bottom w:val="none" w:sz="0" w:space="0" w:color="auto"/>
                    <w:right w:val="none" w:sz="0" w:space="0" w:color="auto"/>
                  </w:divBdr>
                </w:div>
                <w:div w:id="970670186">
                  <w:marLeft w:val="640"/>
                  <w:marRight w:val="0"/>
                  <w:marTop w:val="0"/>
                  <w:marBottom w:val="0"/>
                  <w:divBdr>
                    <w:top w:val="none" w:sz="0" w:space="0" w:color="auto"/>
                    <w:left w:val="none" w:sz="0" w:space="0" w:color="auto"/>
                    <w:bottom w:val="none" w:sz="0" w:space="0" w:color="auto"/>
                    <w:right w:val="none" w:sz="0" w:space="0" w:color="auto"/>
                  </w:divBdr>
                </w:div>
                <w:div w:id="985472425">
                  <w:marLeft w:val="640"/>
                  <w:marRight w:val="0"/>
                  <w:marTop w:val="0"/>
                  <w:marBottom w:val="0"/>
                  <w:divBdr>
                    <w:top w:val="none" w:sz="0" w:space="0" w:color="auto"/>
                    <w:left w:val="none" w:sz="0" w:space="0" w:color="auto"/>
                    <w:bottom w:val="none" w:sz="0" w:space="0" w:color="auto"/>
                    <w:right w:val="none" w:sz="0" w:space="0" w:color="auto"/>
                  </w:divBdr>
                </w:div>
                <w:div w:id="1004208709">
                  <w:marLeft w:val="640"/>
                  <w:marRight w:val="0"/>
                  <w:marTop w:val="0"/>
                  <w:marBottom w:val="0"/>
                  <w:divBdr>
                    <w:top w:val="none" w:sz="0" w:space="0" w:color="auto"/>
                    <w:left w:val="none" w:sz="0" w:space="0" w:color="auto"/>
                    <w:bottom w:val="none" w:sz="0" w:space="0" w:color="auto"/>
                    <w:right w:val="none" w:sz="0" w:space="0" w:color="auto"/>
                  </w:divBdr>
                </w:div>
                <w:div w:id="1017737212">
                  <w:marLeft w:val="640"/>
                  <w:marRight w:val="0"/>
                  <w:marTop w:val="0"/>
                  <w:marBottom w:val="0"/>
                  <w:divBdr>
                    <w:top w:val="none" w:sz="0" w:space="0" w:color="auto"/>
                    <w:left w:val="none" w:sz="0" w:space="0" w:color="auto"/>
                    <w:bottom w:val="none" w:sz="0" w:space="0" w:color="auto"/>
                    <w:right w:val="none" w:sz="0" w:space="0" w:color="auto"/>
                  </w:divBdr>
                </w:div>
                <w:div w:id="1032733648">
                  <w:marLeft w:val="640"/>
                  <w:marRight w:val="0"/>
                  <w:marTop w:val="0"/>
                  <w:marBottom w:val="0"/>
                  <w:divBdr>
                    <w:top w:val="none" w:sz="0" w:space="0" w:color="auto"/>
                    <w:left w:val="none" w:sz="0" w:space="0" w:color="auto"/>
                    <w:bottom w:val="none" w:sz="0" w:space="0" w:color="auto"/>
                    <w:right w:val="none" w:sz="0" w:space="0" w:color="auto"/>
                  </w:divBdr>
                </w:div>
                <w:div w:id="1071344682">
                  <w:marLeft w:val="640"/>
                  <w:marRight w:val="0"/>
                  <w:marTop w:val="0"/>
                  <w:marBottom w:val="0"/>
                  <w:divBdr>
                    <w:top w:val="none" w:sz="0" w:space="0" w:color="auto"/>
                    <w:left w:val="none" w:sz="0" w:space="0" w:color="auto"/>
                    <w:bottom w:val="none" w:sz="0" w:space="0" w:color="auto"/>
                    <w:right w:val="none" w:sz="0" w:space="0" w:color="auto"/>
                  </w:divBdr>
                </w:div>
                <w:div w:id="1091466831">
                  <w:marLeft w:val="640"/>
                  <w:marRight w:val="0"/>
                  <w:marTop w:val="0"/>
                  <w:marBottom w:val="0"/>
                  <w:divBdr>
                    <w:top w:val="none" w:sz="0" w:space="0" w:color="auto"/>
                    <w:left w:val="none" w:sz="0" w:space="0" w:color="auto"/>
                    <w:bottom w:val="none" w:sz="0" w:space="0" w:color="auto"/>
                    <w:right w:val="none" w:sz="0" w:space="0" w:color="auto"/>
                  </w:divBdr>
                </w:div>
                <w:div w:id="1100419372">
                  <w:marLeft w:val="640"/>
                  <w:marRight w:val="0"/>
                  <w:marTop w:val="0"/>
                  <w:marBottom w:val="0"/>
                  <w:divBdr>
                    <w:top w:val="none" w:sz="0" w:space="0" w:color="auto"/>
                    <w:left w:val="none" w:sz="0" w:space="0" w:color="auto"/>
                    <w:bottom w:val="none" w:sz="0" w:space="0" w:color="auto"/>
                    <w:right w:val="none" w:sz="0" w:space="0" w:color="auto"/>
                  </w:divBdr>
                </w:div>
                <w:div w:id="1102257949">
                  <w:marLeft w:val="640"/>
                  <w:marRight w:val="0"/>
                  <w:marTop w:val="0"/>
                  <w:marBottom w:val="0"/>
                  <w:divBdr>
                    <w:top w:val="none" w:sz="0" w:space="0" w:color="auto"/>
                    <w:left w:val="none" w:sz="0" w:space="0" w:color="auto"/>
                    <w:bottom w:val="none" w:sz="0" w:space="0" w:color="auto"/>
                    <w:right w:val="none" w:sz="0" w:space="0" w:color="auto"/>
                  </w:divBdr>
                </w:div>
                <w:div w:id="1107238941">
                  <w:marLeft w:val="640"/>
                  <w:marRight w:val="0"/>
                  <w:marTop w:val="0"/>
                  <w:marBottom w:val="0"/>
                  <w:divBdr>
                    <w:top w:val="none" w:sz="0" w:space="0" w:color="auto"/>
                    <w:left w:val="none" w:sz="0" w:space="0" w:color="auto"/>
                    <w:bottom w:val="none" w:sz="0" w:space="0" w:color="auto"/>
                    <w:right w:val="none" w:sz="0" w:space="0" w:color="auto"/>
                  </w:divBdr>
                </w:div>
                <w:div w:id="1179083965">
                  <w:marLeft w:val="640"/>
                  <w:marRight w:val="0"/>
                  <w:marTop w:val="0"/>
                  <w:marBottom w:val="0"/>
                  <w:divBdr>
                    <w:top w:val="none" w:sz="0" w:space="0" w:color="auto"/>
                    <w:left w:val="none" w:sz="0" w:space="0" w:color="auto"/>
                    <w:bottom w:val="none" w:sz="0" w:space="0" w:color="auto"/>
                    <w:right w:val="none" w:sz="0" w:space="0" w:color="auto"/>
                  </w:divBdr>
                </w:div>
                <w:div w:id="1203708059">
                  <w:marLeft w:val="640"/>
                  <w:marRight w:val="0"/>
                  <w:marTop w:val="0"/>
                  <w:marBottom w:val="0"/>
                  <w:divBdr>
                    <w:top w:val="none" w:sz="0" w:space="0" w:color="auto"/>
                    <w:left w:val="none" w:sz="0" w:space="0" w:color="auto"/>
                    <w:bottom w:val="none" w:sz="0" w:space="0" w:color="auto"/>
                    <w:right w:val="none" w:sz="0" w:space="0" w:color="auto"/>
                  </w:divBdr>
                </w:div>
                <w:div w:id="1220173088">
                  <w:marLeft w:val="640"/>
                  <w:marRight w:val="0"/>
                  <w:marTop w:val="0"/>
                  <w:marBottom w:val="0"/>
                  <w:divBdr>
                    <w:top w:val="none" w:sz="0" w:space="0" w:color="auto"/>
                    <w:left w:val="none" w:sz="0" w:space="0" w:color="auto"/>
                    <w:bottom w:val="none" w:sz="0" w:space="0" w:color="auto"/>
                    <w:right w:val="none" w:sz="0" w:space="0" w:color="auto"/>
                  </w:divBdr>
                </w:div>
                <w:div w:id="1230311330">
                  <w:marLeft w:val="640"/>
                  <w:marRight w:val="0"/>
                  <w:marTop w:val="0"/>
                  <w:marBottom w:val="0"/>
                  <w:divBdr>
                    <w:top w:val="none" w:sz="0" w:space="0" w:color="auto"/>
                    <w:left w:val="none" w:sz="0" w:space="0" w:color="auto"/>
                    <w:bottom w:val="none" w:sz="0" w:space="0" w:color="auto"/>
                    <w:right w:val="none" w:sz="0" w:space="0" w:color="auto"/>
                  </w:divBdr>
                </w:div>
                <w:div w:id="1252423841">
                  <w:marLeft w:val="640"/>
                  <w:marRight w:val="0"/>
                  <w:marTop w:val="0"/>
                  <w:marBottom w:val="0"/>
                  <w:divBdr>
                    <w:top w:val="none" w:sz="0" w:space="0" w:color="auto"/>
                    <w:left w:val="none" w:sz="0" w:space="0" w:color="auto"/>
                    <w:bottom w:val="none" w:sz="0" w:space="0" w:color="auto"/>
                    <w:right w:val="none" w:sz="0" w:space="0" w:color="auto"/>
                  </w:divBdr>
                </w:div>
                <w:div w:id="1272737484">
                  <w:marLeft w:val="640"/>
                  <w:marRight w:val="0"/>
                  <w:marTop w:val="0"/>
                  <w:marBottom w:val="0"/>
                  <w:divBdr>
                    <w:top w:val="none" w:sz="0" w:space="0" w:color="auto"/>
                    <w:left w:val="none" w:sz="0" w:space="0" w:color="auto"/>
                    <w:bottom w:val="none" w:sz="0" w:space="0" w:color="auto"/>
                    <w:right w:val="none" w:sz="0" w:space="0" w:color="auto"/>
                  </w:divBdr>
                </w:div>
                <w:div w:id="1323657200">
                  <w:marLeft w:val="640"/>
                  <w:marRight w:val="0"/>
                  <w:marTop w:val="0"/>
                  <w:marBottom w:val="0"/>
                  <w:divBdr>
                    <w:top w:val="none" w:sz="0" w:space="0" w:color="auto"/>
                    <w:left w:val="none" w:sz="0" w:space="0" w:color="auto"/>
                    <w:bottom w:val="none" w:sz="0" w:space="0" w:color="auto"/>
                    <w:right w:val="none" w:sz="0" w:space="0" w:color="auto"/>
                  </w:divBdr>
                </w:div>
                <w:div w:id="1323701887">
                  <w:marLeft w:val="640"/>
                  <w:marRight w:val="0"/>
                  <w:marTop w:val="0"/>
                  <w:marBottom w:val="0"/>
                  <w:divBdr>
                    <w:top w:val="none" w:sz="0" w:space="0" w:color="auto"/>
                    <w:left w:val="none" w:sz="0" w:space="0" w:color="auto"/>
                    <w:bottom w:val="none" w:sz="0" w:space="0" w:color="auto"/>
                    <w:right w:val="none" w:sz="0" w:space="0" w:color="auto"/>
                  </w:divBdr>
                </w:div>
                <w:div w:id="1373966136">
                  <w:marLeft w:val="640"/>
                  <w:marRight w:val="0"/>
                  <w:marTop w:val="0"/>
                  <w:marBottom w:val="0"/>
                  <w:divBdr>
                    <w:top w:val="none" w:sz="0" w:space="0" w:color="auto"/>
                    <w:left w:val="none" w:sz="0" w:space="0" w:color="auto"/>
                    <w:bottom w:val="none" w:sz="0" w:space="0" w:color="auto"/>
                    <w:right w:val="none" w:sz="0" w:space="0" w:color="auto"/>
                  </w:divBdr>
                </w:div>
                <w:div w:id="1427506272">
                  <w:marLeft w:val="640"/>
                  <w:marRight w:val="0"/>
                  <w:marTop w:val="0"/>
                  <w:marBottom w:val="0"/>
                  <w:divBdr>
                    <w:top w:val="none" w:sz="0" w:space="0" w:color="auto"/>
                    <w:left w:val="none" w:sz="0" w:space="0" w:color="auto"/>
                    <w:bottom w:val="none" w:sz="0" w:space="0" w:color="auto"/>
                    <w:right w:val="none" w:sz="0" w:space="0" w:color="auto"/>
                  </w:divBdr>
                </w:div>
                <w:div w:id="1448618692">
                  <w:marLeft w:val="640"/>
                  <w:marRight w:val="0"/>
                  <w:marTop w:val="0"/>
                  <w:marBottom w:val="0"/>
                  <w:divBdr>
                    <w:top w:val="none" w:sz="0" w:space="0" w:color="auto"/>
                    <w:left w:val="none" w:sz="0" w:space="0" w:color="auto"/>
                    <w:bottom w:val="none" w:sz="0" w:space="0" w:color="auto"/>
                    <w:right w:val="none" w:sz="0" w:space="0" w:color="auto"/>
                  </w:divBdr>
                </w:div>
                <w:div w:id="1461722217">
                  <w:marLeft w:val="640"/>
                  <w:marRight w:val="0"/>
                  <w:marTop w:val="0"/>
                  <w:marBottom w:val="0"/>
                  <w:divBdr>
                    <w:top w:val="none" w:sz="0" w:space="0" w:color="auto"/>
                    <w:left w:val="none" w:sz="0" w:space="0" w:color="auto"/>
                    <w:bottom w:val="none" w:sz="0" w:space="0" w:color="auto"/>
                    <w:right w:val="none" w:sz="0" w:space="0" w:color="auto"/>
                  </w:divBdr>
                </w:div>
                <w:div w:id="1462531524">
                  <w:marLeft w:val="640"/>
                  <w:marRight w:val="0"/>
                  <w:marTop w:val="0"/>
                  <w:marBottom w:val="0"/>
                  <w:divBdr>
                    <w:top w:val="none" w:sz="0" w:space="0" w:color="auto"/>
                    <w:left w:val="none" w:sz="0" w:space="0" w:color="auto"/>
                    <w:bottom w:val="none" w:sz="0" w:space="0" w:color="auto"/>
                    <w:right w:val="none" w:sz="0" w:space="0" w:color="auto"/>
                  </w:divBdr>
                </w:div>
                <w:div w:id="1463620468">
                  <w:marLeft w:val="640"/>
                  <w:marRight w:val="0"/>
                  <w:marTop w:val="0"/>
                  <w:marBottom w:val="0"/>
                  <w:divBdr>
                    <w:top w:val="none" w:sz="0" w:space="0" w:color="auto"/>
                    <w:left w:val="none" w:sz="0" w:space="0" w:color="auto"/>
                    <w:bottom w:val="none" w:sz="0" w:space="0" w:color="auto"/>
                    <w:right w:val="none" w:sz="0" w:space="0" w:color="auto"/>
                  </w:divBdr>
                </w:div>
                <w:div w:id="1488476361">
                  <w:marLeft w:val="640"/>
                  <w:marRight w:val="0"/>
                  <w:marTop w:val="0"/>
                  <w:marBottom w:val="0"/>
                  <w:divBdr>
                    <w:top w:val="none" w:sz="0" w:space="0" w:color="auto"/>
                    <w:left w:val="none" w:sz="0" w:space="0" w:color="auto"/>
                    <w:bottom w:val="none" w:sz="0" w:space="0" w:color="auto"/>
                    <w:right w:val="none" w:sz="0" w:space="0" w:color="auto"/>
                  </w:divBdr>
                </w:div>
                <w:div w:id="1495603163">
                  <w:marLeft w:val="640"/>
                  <w:marRight w:val="0"/>
                  <w:marTop w:val="0"/>
                  <w:marBottom w:val="0"/>
                  <w:divBdr>
                    <w:top w:val="none" w:sz="0" w:space="0" w:color="auto"/>
                    <w:left w:val="none" w:sz="0" w:space="0" w:color="auto"/>
                    <w:bottom w:val="none" w:sz="0" w:space="0" w:color="auto"/>
                    <w:right w:val="none" w:sz="0" w:space="0" w:color="auto"/>
                  </w:divBdr>
                </w:div>
                <w:div w:id="1536503615">
                  <w:marLeft w:val="640"/>
                  <w:marRight w:val="0"/>
                  <w:marTop w:val="0"/>
                  <w:marBottom w:val="0"/>
                  <w:divBdr>
                    <w:top w:val="none" w:sz="0" w:space="0" w:color="auto"/>
                    <w:left w:val="none" w:sz="0" w:space="0" w:color="auto"/>
                    <w:bottom w:val="none" w:sz="0" w:space="0" w:color="auto"/>
                    <w:right w:val="none" w:sz="0" w:space="0" w:color="auto"/>
                  </w:divBdr>
                </w:div>
                <w:div w:id="1596672618">
                  <w:marLeft w:val="640"/>
                  <w:marRight w:val="0"/>
                  <w:marTop w:val="0"/>
                  <w:marBottom w:val="0"/>
                  <w:divBdr>
                    <w:top w:val="none" w:sz="0" w:space="0" w:color="auto"/>
                    <w:left w:val="none" w:sz="0" w:space="0" w:color="auto"/>
                    <w:bottom w:val="none" w:sz="0" w:space="0" w:color="auto"/>
                    <w:right w:val="none" w:sz="0" w:space="0" w:color="auto"/>
                  </w:divBdr>
                </w:div>
                <w:div w:id="1602227461">
                  <w:marLeft w:val="640"/>
                  <w:marRight w:val="0"/>
                  <w:marTop w:val="0"/>
                  <w:marBottom w:val="0"/>
                  <w:divBdr>
                    <w:top w:val="none" w:sz="0" w:space="0" w:color="auto"/>
                    <w:left w:val="none" w:sz="0" w:space="0" w:color="auto"/>
                    <w:bottom w:val="none" w:sz="0" w:space="0" w:color="auto"/>
                    <w:right w:val="none" w:sz="0" w:space="0" w:color="auto"/>
                  </w:divBdr>
                </w:div>
                <w:div w:id="1675063987">
                  <w:marLeft w:val="640"/>
                  <w:marRight w:val="0"/>
                  <w:marTop w:val="0"/>
                  <w:marBottom w:val="0"/>
                  <w:divBdr>
                    <w:top w:val="none" w:sz="0" w:space="0" w:color="auto"/>
                    <w:left w:val="none" w:sz="0" w:space="0" w:color="auto"/>
                    <w:bottom w:val="none" w:sz="0" w:space="0" w:color="auto"/>
                    <w:right w:val="none" w:sz="0" w:space="0" w:color="auto"/>
                  </w:divBdr>
                </w:div>
                <w:div w:id="1679039996">
                  <w:marLeft w:val="640"/>
                  <w:marRight w:val="0"/>
                  <w:marTop w:val="0"/>
                  <w:marBottom w:val="0"/>
                  <w:divBdr>
                    <w:top w:val="none" w:sz="0" w:space="0" w:color="auto"/>
                    <w:left w:val="none" w:sz="0" w:space="0" w:color="auto"/>
                    <w:bottom w:val="none" w:sz="0" w:space="0" w:color="auto"/>
                    <w:right w:val="none" w:sz="0" w:space="0" w:color="auto"/>
                  </w:divBdr>
                </w:div>
                <w:div w:id="1691757114">
                  <w:marLeft w:val="640"/>
                  <w:marRight w:val="0"/>
                  <w:marTop w:val="0"/>
                  <w:marBottom w:val="0"/>
                  <w:divBdr>
                    <w:top w:val="none" w:sz="0" w:space="0" w:color="auto"/>
                    <w:left w:val="none" w:sz="0" w:space="0" w:color="auto"/>
                    <w:bottom w:val="none" w:sz="0" w:space="0" w:color="auto"/>
                    <w:right w:val="none" w:sz="0" w:space="0" w:color="auto"/>
                  </w:divBdr>
                </w:div>
                <w:div w:id="1749839866">
                  <w:marLeft w:val="640"/>
                  <w:marRight w:val="0"/>
                  <w:marTop w:val="0"/>
                  <w:marBottom w:val="0"/>
                  <w:divBdr>
                    <w:top w:val="none" w:sz="0" w:space="0" w:color="auto"/>
                    <w:left w:val="none" w:sz="0" w:space="0" w:color="auto"/>
                    <w:bottom w:val="none" w:sz="0" w:space="0" w:color="auto"/>
                    <w:right w:val="none" w:sz="0" w:space="0" w:color="auto"/>
                  </w:divBdr>
                </w:div>
                <w:div w:id="1752971399">
                  <w:marLeft w:val="640"/>
                  <w:marRight w:val="0"/>
                  <w:marTop w:val="0"/>
                  <w:marBottom w:val="0"/>
                  <w:divBdr>
                    <w:top w:val="none" w:sz="0" w:space="0" w:color="auto"/>
                    <w:left w:val="none" w:sz="0" w:space="0" w:color="auto"/>
                    <w:bottom w:val="none" w:sz="0" w:space="0" w:color="auto"/>
                    <w:right w:val="none" w:sz="0" w:space="0" w:color="auto"/>
                  </w:divBdr>
                </w:div>
                <w:div w:id="1817913371">
                  <w:marLeft w:val="640"/>
                  <w:marRight w:val="0"/>
                  <w:marTop w:val="0"/>
                  <w:marBottom w:val="0"/>
                  <w:divBdr>
                    <w:top w:val="none" w:sz="0" w:space="0" w:color="auto"/>
                    <w:left w:val="none" w:sz="0" w:space="0" w:color="auto"/>
                    <w:bottom w:val="none" w:sz="0" w:space="0" w:color="auto"/>
                    <w:right w:val="none" w:sz="0" w:space="0" w:color="auto"/>
                  </w:divBdr>
                </w:div>
                <w:div w:id="1822039533">
                  <w:marLeft w:val="640"/>
                  <w:marRight w:val="0"/>
                  <w:marTop w:val="0"/>
                  <w:marBottom w:val="0"/>
                  <w:divBdr>
                    <w:top w:val="none" w:sz="0" w:space="0" w:color="auto"/>
                    <w:left w:val="none" w:sz="0" w:space="0" w:color="auto"/>
                    <w:bottom w:val="none" w:sz="0" w:space="0" w:color="auto"/>
                    <w:right w:val="none" w:sz="0" w:space="0" w:color="auto"/>
                  </w:divBdr>
                </w:div>
                <w:div w:id="1867594243">
                  <w:marLeft w:val="640"/>
                  <w:marRight w:val="0"/>
                  <w:marTop w:val="0"/>
                  <w:marBottom w:val="0"/>
                  <w:divBdr>
                    <w:top w:val="none" w:sz="0" w:space="0" w:color="auto"/>
                    <w:left w:val="none" w:sz="0" w:space="0" w:color="auto"/>
                    <w:bottom w:val="none" w:sz="0" w:space="0" w:color="auto"/>
                    <w:right w:val="none" w:sz="0" w:space="0" w:color="auto"/>
                  </w:divBdr>
                  <w:divsChild>
                    <w:div w:id="362679805">
                      <w:marLeft w:val="0"/>
                      <w:marRight w:val="0"/>
                      <w:marTop w:val="0"/>
                      <w:marBottom w:val="0"/>
                      <w:divBdr>
                        <w:top w:val="none" w:sz="0" w:space="0" w:color="auto"/>
                        <w:left w:val="none" w:sz="0" w:space="0" w:color="auto"/>
                        <w:bottom w:val="none" w:sz="0" w:space="0" w:color="auto"/>
                        <w:right w:val="none" w:sz="0" w:space="0" w:color="auto"/>
                      </w:divBdr>
                      <w:divsChild>
                        <w:div w:id="14528">
                          <w:marLeft w:val="640"/>
                          <w:marRight w:val="0"/>
                          <w:marTop w:val="0"/>
                          <w:marBottom w:val="0"/>
                          <w:divBdr>
                            <w:top w:val="none" w:sz="0" w:space="0" w:color="auto"/>
                            <w:left w:val="none" w:sz="0" w:space="0" w:color="auto"/>
                            <w:bottom w:val="none" w:sz="0" w:space="0" w:color="auto"/>
                            <w:right w:val="none" w:sz="0" w:space="0" w:color="auto"/>
                          </w:divBdr>
                        </w:div>
                        <w:div w:id="57168532">
                          <w:marLeft w:val="640"/>
                          <w:marRight w:val="0"/>
                          <w:marTop w:val="0"/>
                          <w:marBottom w:val="0"/>
                          <w:divBdr>
                            <w:top w:val="none" w:sz="0" w:space="0" w:color="auto"/>
                            <w:left w:val="none" w:sz="0" w:space="0" w:color="auto"/>
                            <w:bottom w:val="none" w:sz="0" w:space="0" w:color="auto"/>
                            <w:right w:val="none" w:sz="0" w:space="0" w:color="auto"/>
                          </w:divBdr>
                        </w:div>
                        <w:div w:id="107749384">
                          <w:marLeft w:val="640"/>
                          <w:marRight w:val="0"/>
                          <w:marTop w:val="0"/>
                          <w:marBottom w:val="0"/>
                          <w:divBdr>
                            <w:top w:val="none" w:sz="0" w:space="0" w:color="auto"/>
                            <w:left w:val="none" w:sz="0" w:space="0" w:color="auto"/>
                            <w:bottom w:val="none" w:sz="0" w:space="0" w:color="auto"/>
                            <w:right w:val="none" w:sz="0" w:space="0" w:color="auto"/>
                          </w:divBdr>
                        </w:div>
                        <w:div w:id="128518723">
                          <w:marLeft w:val="640"/>
                          <w:marRight w:val="0"/>
                          <w:marTop w:val="0"/>
                          <w:marBottom w:val="0"/>
                          <w:divBdr>
                            <w:top w:val="none" w:sz="0" w:space="0" w:color="auto"/>
                            <w:left w:val="none" w:sz="0" w:space="0" w:color="auto"/>
                            <w:bottom w:val="none" w:sz="0" w:space="0" w:color="auto"/>
                            <w:right w:val="none" w:sz="0" w:space="0" w:color="auto"/>
                          </w:divBdr>
                        </w:div>
                        <w:div w:id="243418309">
                          <w:marLeft w:val="640"/>
                          <w:marRight w:val="0"/>
                          <w:marTop w:val="0"/>
                          <w:marBottom w:val="0"/>
                          <w:divBdr>
                            <w:top w:val="none" w:sz="0" w:space="0" w:color="auto"/>
                            <w:left w:val="none" w:sz="0" w:space="0" w:color="auto"/>
                            <w:bottom w:val="none" w:sz="0" w:space="0" w:color="auto"/>
                            <w:right w:val="none" w:sz="0" w:space="0" w:color="auto"/>
                          </w:divBdr>
                        </w:div>
                        <w:div w:id="253637254">
                          <w:marLeft w:val="640"/>
                          <w:marRight w:val="0"/>
                          <w:marTop w:val="0"/>
                          <w:marBottom w:val="0"/>
                          <w:divBdr>
                            <w:top w:val="none" w:sz="0" w:space="0" w:color="auto"/>
                            <w:left w:val="none" w:sz="0" w:space="0" w:color="auto"/>
                            <w:bottom w:val="none" w:sz="0" w:space="0" w:color="auto"/>
                            <w:right w:val="none" w:sz="0" w:space="0" w:color="auto"/>
                          </w:divBdr>
                        </w:div>
                        <w:div w:id="270212567">
                          <w:marLeft w:val="640"/>
                          <w:marRight w:val="0"/>
                          <w:marTop w:val="0"/>
                          <w:marBottom w:val="0"/>
                          <w:divBdr>
                            <w:top w:val="none" w:sz="0" w:space="0" w:color="auto"/>
                            <w:left w:val="none" w:sz="0" w:space="0" w:color="auto"/>
                            <w:bottom w:val="none" w:sz="0" w:space="0" w:color="auto"/>
                            <w:right w:val="none" w:sz="0" w:space="0" w:color="auto"/>
                          </w:divBdr>
                        </w:div>
                        <w:div w:id="273487686">
                          <w:marLeft w:val="640"/>
                          <w:marRight w:val="0"/>
                          <w:marTop w:val="0"/>
                          <w:marBottom w:val="0"/>
                          <w:divBdr>
                            <w:top w:val="none" w:sz="0" w:space="0" w:color="auto"/>
                            <w:left w:val="none" w:sz="0" w:space="0" w:color="auto"/>
                            <w:bottom w:val="none" w:sz="0" w:space="0" w:color="auto"/>
                            <w:right w:val="none" w:sz="0" w:space="0" w:color="auto"/>
                          </w:divBdr>
                        </w:div>
                        <w:div w:id="280307456">
                          <w:marLeft w:val="640"/>
                          <w:marRight w:val="0"/>
                          <w:marTop w:val="0"/>
                          <w:marBottom w:val="0"/>
                          <w:divBdr>
                            <w:top w:val="none" w:sz="0" w:space="0" w:color="auto"/>
                            <w:left w:val="none" w:sz="0" w:space="0" w:color="auto"/>
                            <w:bottom w:val="none" w:sz="0" w:space="0" w:color="auto"/>
                            <w:right w:val="none" w:sz="0" w:space="0" w:color="auto"/>
                          </w:divBdr>
                        </w:div>
                        <w:div w:id="302467233">
                          <w:marLeft w:val="640"/>
                          <w:marRight w:val="0"/>
                          <w:marTop w:val="0"/>
                          <w:marBottom w:val="0"/>
                          <w:divBdr>
                            <w:top w:val="none" w:sz="0" w:space="0" w:color="auto"/>
                            <w:left w:val="none" w:sz="0" w:space="0" w:color="auto"/>
                            <w:bottom w:val="none" w:sz="0" w:space="0" w:color="auto"/>
                            <w:right w:val="none" w:sz="0" w:space="0" w:color="auto"/>
                          </w:divBdr>
                        </w:div>
                        <w:div w:id="362443647">
                          <w:marLeft w:val="640"/>
                          <w:marRight w:val="0"/>
                          <w:marTop w:val="0"/>
                          <w:marBottom w:val="0"/>
                          <w:divBdr>
                            <w:top w:val="none" w:sz="0" w:space="0" w:color="auto"/>
                            <w:left w:val="none" w:sz="0" w:space="0" w:color="auto"/>
                            <w:bottom w:val="none" w:sz="0" w:space="0" w:color="auto"/>
                            <w:right w:val="none" w:sz="0" w:space="0" w:color="auto"/>
                          </w:divBdr>
                        </w:div>
                        <w:div w:id="413206850">
                          <w:marLeft w:val="640"/>
                          <w:marRight w:val="0"/>
                          <w:marTop w:val="0"/>
                          <w:marBottom w:val="0"/>
                          <w:divBdr>
                            <w:top w:val="none" w:sz="0" w:space="0" w:color="auto"/>
                            <w:left w:val="none" w:sz="0" w:space="0" w:color="auto"/>
                            <w:bottom w:val="none" w:sz="0" w:space="0" w:color="auto"/>
                            <w:right w:val="none" w:sz="0" w:space="0" w:color="auto"/>
                          </w:divBdr>
                        </w:div>
                        <w:div w:id="447043337">
                          <w:marLeft w:val="640"/>
                          <w:marRight w:val="0"/>
                          <w:marTop w:val="0"/>
                          <w:marBottom w:val="0"/>
                          <w:divBdr>
                            <w:top w:val="none" w:sz="0" w:space="0" w:color="auto"/>
                            <w:left w:val="none" w:sz="0" w:space="0" w:color="auto"/>
                            <w:bottom w:val="none" w:sz="0" w:space="0" w:color="auto"/>
                            <w:right w:val="none" w:sz="0" w:space="0" w:color="auto"/>
                          </w:divBdr>
                        </w:div>
                        <w:div w:id="455027771">
                          <w:marLeft w:val="640"/>
                          <w:marRight w:val="0"/>
                          <w:marTop w:val="0"/>
                          <w:marBottom w:val="0"/>
                          <w:divBdr>
                            <w:top w:val="none" w:sz="0" w:space="0" w:color="auto"/>
                            <w:left w:val="none" w:sz="0" w:space="0" w:color="auto"/>
                            <w:bottom w:val="none" w:sz="0" w:space="0" w:color="auto"/>
                            <w:right w:val="none" w:sz="0" w:space="0" w:color="auto"/>
                          </w:divBdr>
                        </w:div>
                        <w:div w:id="481310976">
                          <w:marLeft w:val="640"/>
                          <w:marRight w:val="0"/>
                          <w:marTop w:val="0"/>
                          <w:marBottom w:val="0"/>
                          <w:divBdr>
                            <w:top w:val="none" w:sz="0" w:space="0" w:color="auto"/>
                            <w:left w:val="none" w:sz="0" w:space="0" w:color="auto"/>
                            <w:bottom w:val="none" w:sz="0" w:space="0" w:color="auto"/>
                            <w:right w:val="none" w:sz="0" w:space="0" w:color="auto"/>
                          </w:divBdr>
                        </w:div>
                        <w:div w:id="510143296">
                          <w:marLeft w:val="640"/>
                          <w:marRight w:val="0"/>
                          <w:marTop w:val="0"/>
                          <w:marBottom w:val="0"/>
                          <w:divBdr>
                            <w:top w:val="none" w:sz="0" w:space="0" w:color="auto"/>
                            <w:left w:val="none" w:sz="0" w:space="0" w:color="auto"/>
                            <w:bottom w:val="none" w:sz="0" w:space="0" w:color="auto"/>
                            <w:right w:val="none" w:sz="0" w:space="0" w:color="auto"/>
                          </w:divBdr>
                        </w:div>
                        <w:div w:id="539826369">
                          <w:marLeft w:val="640"/>
                          <w:marRight w:val="0"/>
                          <w:marTop w:val="0"/>
                          <w:marBottom w:val="0"/>
                          <w:divBdr>
                            <w:top w:val="none" w:sz="0" w:space="0" w:color="auto"/>
                            <w:left w:val="none" w:sz="0" w:space="0" w:color="auto"/>
                            <w:bottom w:val="none" w:sz="0" w:space="0" w:color="auto"/>
                            <w:right w:val="none" w:sz="0" w:space="0" w:color="auto"/>
                          </w:divBdr>
                        </w:div>
                        <w:div w:id="575280994">
                          <w:marLeft w:val="640"/>
                          <w:marRight w:val="0"/>
                          <w:marTop w:val="0"/>
                          <w:marBottom w:val="0"/>
                          <w:divBdr>
                            <w:top w:val="none" w:sz="0" w:space="0" w:color="auto"/>
                            <w:left w:val="none" w:sz="0" w:space="0" w:color="auto"/>
                            <w:bottom w:val="none" w:sz="0" w:space="0" w:color="auto"/>
                            <w:right w:val="none" w:sz="0" w:space="0" w:color="auto"/>
                          </w:divBdr>
                        </w:div>
                        <w:div w:id="618073154">
                          <w:marLeft w:val="640"/>
                          <w:marRight w:val="0"/>
                          <w:marTop w:val="0"/>
                          <w:marBottom w:val="0"/>
                          <w:divBdr>
                            <w:top w:val="none" w:sz="0" w:space="0" w:color="auto"/>
                            <w:left w:val="none" w:sz="0" w:space="0" w:color="auto"/>
                            <w:bottom w:val="none" w:sz="0" w:space="0" w:color="auto"/>
                            <w:right w:val="none" w:sz="0" w:space="0" w:color="auto"/>
                          </w:divBdr>
                        </w:div>
                        <w:div w:id="633145219">
                          <w:marLeft w:val="640"/>
                          <w:marRight w:val="0"/>
                          <w:marTop w:val="0"/>
                          <w:marBottom w:val="0"/>
                          <w:divBdr>
                            <w:top w:val="none" w:sz="0" w:space="0" w:color="auto"/>
                            <w:left w:val="none" w:sz="0" w:space="0" w:color="auto"/>
                            <w:bottom w:val="none" w:sz="0" w:space="0" w:color="auto"/>
                            <w:right w:val="none" w:sz="0" w:space="0" w:color="auto"/>
                          </w:divBdr>
                        </w:div>
                        <w:div w:id="675577804">
                          <w:marLeft w:val="640"/>
                          <w:marRight w:val="0"/>
                          <w:marTop w:val="0"/>
                          <w:marBottom w:val="0"/>
                          <w:divBdr>
                            <w:top w:val="none" w:sz="0" w:space="0" w:color="auto"/>
                            <w:left w:val="none" w:sz="0" w:space="0" w:color="auto"/>
                            <w:bottom w:val="none" w:sz="0" w:space="0" w:color="auto"/>
                            <w:right w:val="none" w:sz="0" w:space="0" w:color="auto"/>
                          </w:divBdr>
                        </w:div>
                        <w:div w:id="680813614">
                          <w:marLeft w:val="640"/>
                          <w:marRight w:val="0"/>
                          <w:marTop w:val="0"/>
                          <w:marBottom w:val="0"/>
                          <w:divBdr>
                            <w:top w:val="none" w:sz="0" w:space="0" w:color="auto"/>
                            <w:left w:val="none" w:sz="0" w:space="0" w:color="auto"/>
                            <w:bottom w:val="none" w:sz="0" w:space="0" w:color="auto"/>
                            <w:right w:val="none" w:sz="0" w:space="0" w:color="auto"/>
                          </w:divBdr>
                        </w:div>
                        <w:div w:id="691150420">
                          <w:marLeft w:val="640"/>
                          <w:marRight w:val="0"/>
                          <w:marTop w:val="0"/>
                          <w:marBottom w:val="0"/>
                          <w:divBdr>
                            <w:top w:val="none" w:sz="0" w:space="0" w:color="auto"/>
                            <w:left w:val="none" w:sz="0" w:space="0" w:color="auto"/>
                            <w:bottom w:val="none" w:sz="0" w:space="0" w:color="auto"/>
                            <w:right w:val="none" w:sz="0" w:space="0" w:color="auto"/>
                          </w:divBdr>
                        </w:div>
                        <w:div w:id="726803874">
                          <w:marLeft w:val="640"/>
                          <w:marRight w:val="0"/>
                          <w:marTop w:val="0"/>
                          <w:marBottom w:val="0"/>
                          <w:divBdr>
                            <w:top w:val="none" w:sz="0" w:space="0" w:color="auto"/>
                            <w:left w:val="none" w:sz="0" w:space="0" w:color="auto"/>
                            <w:bottom w:val="none" w:sz="0" w:space="0" w:color="auto"/>
                            <w:right w:val="none" w:sz="0" w:space="0" w:color="auto"/>
                          </w:divBdr>
                        </w:div>
                        <w:div w:id="744497904">
                          <w:marLeft w:val="640"/>
                          <w:marRight w:val="0"/>
                          <w:marTop w:val="0"/>
                          <w:marBottom w:val="0"/>
                          <w:divBdr>
                            <w:top w:val="none" w:sz="0" w:space="0" w:color="auto"/>
                            <w:left w:val="none" w:sz="0" w:space="0" w:color="auto"/>
                            <w:bottom w:val="none" w:sz="0" w:space="0" w:color="auto"/>
                            <w:right w:val="none" w:sz="0" w:space="0" w:color="auto"/>
                          </w:divBdr>
                        </w:div>
                        <w:div w:id="777800455">
                          <w:marLeft w:val="640"/>
                          <w:marRight w:val="0"/>
                          <w:marTop w:val="0"/>
                          <w:marBottom w:val="0"/>
                          <w:divBdr>
                            <w:top w:val="none" w:sz="0" w:space="0" w:color="auto"/>
                            <w:left w:val="none" w:sz="0" w:space="0" w:color="auto"/>
                            <w:bottom w:val="none" w:sz="0" w:space="0" w:color="auto"/>
                            <w:right w:val="none" w:sz="0" w:space="0" w:color="auto"/>
                          </w:divBdr>
                        </w:div>
                        <w:div w:id="777868335">
                          <w:marLeft w:val="640"/>
                          <w:marRight w:val="0"/>
                          <w:marTop w:val="0"/>
                          <w:marBottom w:val="0"/>
                          <w:divBdr>
                            <w:top w:val="none" w:sz="0" w:space="0" w:color="auto"/>
                            <w:left w:val="none" w:sz="0" w:space="0" w:color="auto"/>
                            <w:bottom w:val="none" w:sz="0" w:space="0" w:color="auto"/>
                            <w:right w:val="none" w:sz="0" w:space="0" w:color="auto"/>
                          </w:divBdr>
                        </w:div>
                        <w:div w:id="825164611">
                          <w:marLeft w:val="640"/>
                          <w:marRight w:val="0"/>
                          <w:marTop w:val="0"/>
                          <w:marBottom w:val="0"/>
                          <w:divBdr>
                            <w:top w:val="none" w:sz="0" w:space="0" w:color="auto"/>
                            <w:left w:val="none" w:sz="0" w:space="0" w:color="auto"/>
                            <w:bottom w:val="none" w:sz="0" w:space="0" w:color="auto"/>
                            <w:right w:val="none" w:sz="0" w:space="0" w:color="auto"/>
                          </w:divBdr>
                        </w:div>
                        <w:div w:id="958268866">
                          <w:marLeft w:val="640"/>
                          <w:marRight w:val="0"/>
                          <w:marTop w:val="0"/>
                          <w:marBottom w:val="0"/>
                          <w:divBdr>
                            <w:top w:val="none" w:sz="0" w:space="0" w:color="auto"/>
                            <w:left w:val="none" w:sz="0" w:space="0" w:color="auto"/>
                            <w:bottom w:val="none" w:sz="0" w:space="0" w:color="auto"/>
                            <w:right w:val="none" w:sz="0" w:space="0" w:color="auto"/>
                          </w:divBdr>
                        </w:div>
                        <w:div w:id="973219634">
                          <w:marLeft w:val="640"/>
                          <w:marRight w:val="0"/>
                          <w:marTop w:val="0"/>
                          <w:marBottom w:val="0"/>
                          <w:divBdr>
                            <w:top w:val="none" w:sz="0" w:space="0" w:color="auto"/>
                            <w:left w:val="none" w:sz="0" w:space="0" w:color="auto"/>
                            <w:bottom w:val="none" w:sz="0" w:space="0" w:color="auto"/>
                            <w:right w:val="none" w:sz="0" w:space="0" w:color="auto"/>
                          </w:divBdr>
                        </w:div>
                        <w:div w:id="988822881">
                          <w:marLeft w:val="640"/>
                          <w:marRight w:val="0"/>
                          <w:marTop w:val="0"/>
                          <w:marBottom w:val="0"/>
                          <w:divBdr>
                            <w:top w:val="none" w:sz="0" w:space="0" w:color="auto"/>
                            <w:left w:val="none" w:sz="0" w:space="0" w:color="auto"/>
                            <w:bottom w:val="none" w:sz="0" w:space="0" w:color="auto"/>
                            <w:right w:val="none" w:sz="0" w:space="0" w:color="auto"/>
                          </w:divBdr>
                        </w:div>
                        <w:div w:id="1015184149">
                          <w:marLeft w:val="640"/>
                          <w:marRight w:val="0"/>
                          <w:marTop w:val="0"/>
                          <w:marBottom w:val="0"/>
                          <w:divBdr>
                            <w:top w:val="none" w:sz="0" w:space="0" w:color="auto"/>
                            <w:left w:val="none" w:sz="0" w:space="0" w:color="auto"/>
                            <w:bottom w:val="none" w:sz="0" w:space="0" w:color="auto"/>
                            <w:right w:val="none" w:sz="0" w:space="0" w:color="auto"/>
                          </w:divBdr>
                        </w:div>
                        <w:div w:id="1034034530">
                          <w:marLeft w:val="640"/>
                          <w:marRight w:val="0"/>
                          <w:marTop w:val="0"/>
                          <w:marBottom w:val="0"/>
                          <w:divBdr>
                            <w:top w:val="none" w:sz="0" w:space="0" w:color="auto"/>
                            <w:left w:val="none" w:sz="0" w:space="0" w:color="auto"/>
                            <w:bottom w:val="none" w:sz="0" w:space="0" w:color="auto"/>
                            <w:right w:val="none" w:sz="0" w:space="0" w:color="auto"/>
                          </w:divBdr>
                        </w:div>
                        <w:div w:id="1040742997">
                          <w:marLeft w:val="640"/>
                          <w:marRight w:val="0"/>
                          <w:marTop w:val="0"/>
                          <w:marBottom w:val="0"/>
                          <w:divBdr>
                            <w:top w:val="none" w:sz="0" w:space="0" w:color="auto"/>
                            <w:left w:val="none" w:sz="0" w:space="0" w:color="auto"/>
                            <w:bottom w:val="none" w:sz="0" w:space="0" w:color="auto"/>
                            <w:right w:val="none" w:sz="0" w:space="0" w:color="auto"/>
                          </w:divBdr>
                        </w:div>
                        <w:div w:id="1049378689">
                          <w:marLeft w:val="640"/>
                          <w:marRight w:val="0"/>
                          <w:marTop w:val="0"/>
                          <w:marBottom w:val="0"/>
                          <w:divBdr>
                            <w:top w:val="none" w:sz="0" w:space="0" w:color="auto"/>
                            <w:left w:val="none" w:sz="0" w:space="0" w:color="auto"/>
                            <w:bottom w:val="none" w:sz="0" w:space="0" w:color="auto"/>
                            <w:right w:val="none" w:sz="0" w:space="0" w:color="auto"/>
                          </w:divBdr>
                        </w:div>
                        <w:div w:id="1149713106">
                          <w:marLeft w:val="640"/>
                          <w:marRight w:val="0"/>
                          <w:marTop w:val="0"/>
                          <w:marBottom w:val="0"/>
                          <w:divBdr>
                            <w:top w:val="none" w:sz="0" w:space="0" w:color="auto"/>
                            <w:left w:val="none" w:sz="0" w:space="0" w:color="auto"/>
                            <w:bottom w:val="none" w:sz="0" w:space="0" w:color="auto"/>
                            <w:right w:val="none" w:sz="0" w:space="0" w:color="auto"/>
                          </w:divBdr>
                        </w:div>
                        <w:div w:id="1226644126">
                          <w:marLeft w:val="640"/>
                          <w:marRight w:val="0"/>
                          <w:marTop w:val="0"/>
                          <w:marBottom w:val="0"/>
                          <w:divBdr>
                            <w:top w:val="none" w:sz="0" w:space="0" w:color="auto"/>
                            <w:left w:val="none" w:sz="0" w:space="0" w:color="auto"/>
                            <w:bottom w:val="none" w:sz="0" w:space="0" w:color="auto"/>
                            <w:right w:val="none" w:sz="0" w:space="0" w:color="auto"/>
                          </w:divBdr>
                        </w:div>
                        <w:div w:id="1297758080">
                          <w:marLeft w:val="640"/>
                          <w:marRight w:val="0"/>
                          <w:marTop w:val="0"/>
                          <w:marBottom w:val="0"/>
                          <w:divBdr>
                            <w:top w:val="none" w:sz="0" w:space="0" w:color="auto"/>
                            <w:left w:val="none" w:sz="0" w:space="0" w:color="auto"/>
                            <w:bottom w:val="none" w:sz="0" w:space="0" w:color="auto"/>
                            <w:right w:val="none" w:sz="0" w:space="0" w:color="auto"/>
                          </w:divBdr>
                        </w:div>
                        <w:div w:id="1315790550">
                          <w:marLeft w:val="640"/>
                          <w:marRight w:val="0"/>
                          <w:marTop w:val="0"/>
                          <w:marBottom w:val="0"/>
                          <w:divBdr>
                            <w:top w:val="none" w:sz="0" w:space="0" w:color="auto"/>
                            <w:left w:val="none" w:sz="0" w:space="0" w:color="auto"/>
                            <w:bottom w:val="none" w:sz="0" w:space="0" w:color="auto"/>
                            <w:right w:val="none" w:sz="0" w:space="0" w:color="auto"/>
                          </w:divBdr>
                        </w:div>
                        <w:div w:id="1319502663">
                          <w:marLeft w:val="640"/>
                          <w:marRight w:val="0"/>
                          <w:marTop w:val="0"/>
                          <w:marBottom w:val="0"/>
                          <w:divBdr>
                            <w:top w:val="none" w:sz="0" w:space="0" w:color="auto"/>
                            <w:left w:val="none" w:sz="0" w:space="0" w:color="auto"/>
                            <w:bottom w:val="none" w:sz="0" w:space="0" w:color="auto"/>
                            <w:right w:val="none" w:sz="0" w:space="0" w:color="auto"/>
                          </w:divBdr>
                        </w:div>
                        <w:div w:id="1449275169">
                          <w:marLeft w:val="640"/>
                          <w:marRight w:val="0"/>
                          <w:marTop w:val="0"/>
                          <w:marBottom w:val="0"/>
                          <w:divBdr>
                            <w:top w:val="none" w:sz="0" w:space="0" w:color="auto"/>
                            <w:left w:val="none" w:sz="0" w:space="0" w:color="auto"/>
                            <w:bottom w:val="none" w:sz="0" w:space="0" w:color="auto"/>
                            <w:right w:val="none" w:sz="0" w:space="0" w:color="auto"/>
                          </w:divBdr>
                        </w:div>
                        <w:div w:id="1449620047">
                          <w:marLeft w:val="640"/>
                          <w:marRight w:val="0"/>
                          <w:marTop w:val="0"/>
                          <w:marBottom w:val="0"/>
                          <w:divBdr>
                            <w:top w:val="none" w:sz="0" w:space="0" w:color="auto"/>
                            <w:left w:val="none" w:sz="0" w:space="0" w:color="auto"/>
                            <w:bottom w:val="none" w:sz="0" w:space="0" w:color="auto"/>
                            <w:right w:val="none" w:sz="0" w:space="0" w:color="auto"/>
                          </w:divBdr>
                        </w:div>
                        <w:div w:id="1451781434">
                          <w:marLeft w:val="640"/>
                          <w:marRight w:val="0"/>
                          <w:marTop w:val="0"/>
                          <w:marBottom w:val="0"/>
                          <w:divBdr>
                            <w:top w:val="none" w:sz="0" w:space="0" w:color="auto"/>
                            <w:left w:val="none" w:sz="0" w:space="0" w:color="auto"/>
                            <w:bottom w:val="none" w:sz="0" w:space="0" w:color="auto"/>
                            <w:right w:val="none" w:sz="0" w:space="0" w:color="auto"/>
                          </w:divBdr>
                        </w:div>
                        <w:div w:id="1463042005">
                          <w:marLeft w:val="640"/>
                          <w:marRight w:val="0"/>
                          <w:marTop w:val="0"/>
                          <w:marBottom w:val="0"/>
                          <w:divBdr>
                            <w:top w:val="none" w:sz="0" w:space="0" w:color="auto"/>
                            <w:left w:val="none" w:sz="0" w:space="0" w:color="auto"/>
                            <w:bottom w:val="none" w:sz="0" w:space="0" w:color="auto"/>
                            <w:right w:val="none" w:sz="0" w:space="0" w:color="auto"/>
                          </w:divBdr>
                        </w:div>
                        <w:div w:id="1501580874">
                          <w:marLeft w:val="640"/>
                          <w:marRight w:val="0"/>
                          <w:marTop w:val="0"/>
                          <w:marBottom w:val="0"/>
                          <w:divBdr>
                            <w:top w:val="none" w:sz="0" w:space="0" w:color="auto"/>
                            <w:left w:val="none" w:sz="0" w:space="0" w:color="auto"/>
                            <w:bottom w:val="none" w:sz="0" w:space="0" w:color="auto"/>
                            <w:right w:val="none" w:sz="0" w:space="0" w:color="auto"/>
                          </w:divBdr>
                        </w:div>
                        <w:div w:id="1515195171">
                          <w:marLeft w:val="640"/>
                          <w:marRight w:val="0"/>
                          <w:marTop w:val="0"/>
                          <w:marBottom w:val="0"/>
                          <w:divBdr>
                            <w:top w:val="none" w:sz="0" w:space="0" w:color="auto"/>
                            <w:left w:val="none" w:sz="0" w:space="0" w:color="auto"/>
                            <w:bottom w:val="none" w:sz="0" w:space="0" w:color="auto"/>
                            <w:right w:val="none" w:sz="0" w:space="0" w:color="auto"/>
                          </w:divBdr>
                        </w:div>
                        <w:div w:id="1521705055">
                          <w:marLeft w:val="640"/>
                          <w:marRight w:val="0"/>
                          <w:marTop w:val="0"/>
                          <w:marBottom w:val="0"/>
                          <w:divBdr>
                            <w:top w:val="none" w:sz="0" w:space="0" w:color="auto"/>
                            <w:left w:val="none" w:sz="0" w:space="0" w:color="auto"/>
                            <w:bottom w:val="none" w:sz="0" w:space="0" w:color="auto"/>
                            <w:right w:val="none" w:sz="0" w:space="0" w:color="auto"/>
                          </w:divBdr>
                        </w:div>
                        <w:div w:id="1536233123">
                          <w:marLeft w:val="640"/>
                          <w:marRight w:val="0"/>
                          <w:marTop w:val="0"/>
                          <w:marBottom w:val="0"/>
                          <w:divBdr>
                            <w:top w:val="none" w:sz="0" w:space="0" w:color="auto"/>
                            <w:left w:val="none" w:sz="0" w:space="0" w:color="auto"/>
                            <w:bottom w:val="none" w:sz="0" w:space="0" w:color="auto"/>
                            <w:right w:val="none" w:sz="0" w:space="0" w:color="auto"/>
                          </w:divBdr>
                        </w:div>
                        <w:div w:id="1548487323">
                          <w:marLeft w:val="640"/>
                          <w:marRight w:val="0"/>
                          <w:marTop w:val="0"/>
                          <w:marBottom w:val="0"/>
                          <w:divBdr>
                            <w:top w:val="none" w:sz="0" w:space="0" w:color="auto"/>
                            <w:left w:val="none" w:sz="0" w:space="0" w:color="auto"/>
                            <w:bottom w:val="none" w:sz="0" w:space="0" w:color="auto"/>
                            <w:right w:val="none" w:sz="0" w:space="0" w:color="auto"/>
                          </w:divBdr>
                        </w:div>
                        <w:div w:id="1548950758">
                          <w:marLeft w:val="640"/>
                          <w:marRight w:val="0"/>
                          <w:marTop w:val="0"/>
                          <w:marBottom w:val="0"/>
                          <w:divBdr>
                            <w:top w:val="none" w:sz="0" w:space="0" w:color="auto"/>
                            <w:left w:val="none" w:sz="0" w:space="0" w:color="auto"/>
                            <w:bottom w:val="none" w:sz="0" w:space="0" w:color="auto"/>
                            <w:right w:val="none" w:sz="0" w:space="0" w:color="auto"/>
                          </w:divBdr>
                        </w:div>
                        <w:div w:id="1560432505">
                          <w:marLeft w:val="640"/>
                          <w:marRight w:val="0"/>
                          <w:marTop w:val="0"/>
                          <w:marBottom w:val="0"/>
                          <w:divBdr>
                            <w:top w:val="none" w:sz="0" w:space="0" w:color="auto"/>
                            <w:left w:val="none" w:sz="0" w:space="0" w:color="auto"/>
                            <w:bottom w:val="none" w:sz="0" w:space="0" w:color="auto"/>
                            <w:right w:val="none" w:sz="0" w:space="0" w:color="auto"/>
                          </w:divBdr>
                        </w:div>
                        <w:div w:id="1646662047">
                          <w:marLeft w:val="640"/>
                          <w:marRight w:val="0"/>
                          <w:marTop w:val="0"/>
                          <w:marBottom w:val="0"/>
                          <w:divBdr>
                            <w:top w:val="none" w:sz="0" w:space="0" w:color="auto"/>
                            <w:left w:val="none" w:sz="0" w:space="0" w:color="auto"/>
                            <w:bottom w:val="none" w:sz="0" w:space="0" w:color="auto"/>
                            <w:right w:val="none" w:sz="0" w:space="0" w:color="auto"/>
                          </w:divBdr>
                        </w:div>
                        <w:div w:id="1650328929">
                          <w:marLeft w:val="640"/>
                          <w:marRight w:val="0"/>
                          <w:marTop w:val="0"/>
                          <w:marBottom w:val="0"/>
                          <w:divBdr>
                            <w:top w:val="none" w:sz="0" w:space="0" w:color="auto"/>
                            <w:left w:val="none" w:sz="0" w:space="0" w:color="auto"/>
                            <w:bottom w:val="none" w:sz="0" w:space="0" w:color="auto"/>
                            <w:right w:val="none" w:sz="0" w:space="0" w:color="auto"/>
                          </w:divBdr>
                        </w:div>
                        <w:div w:id="1693916004">
                          <w:marLeft w:val="640"/>
                          <w:marRight w:val="0"/>
                          <w:marTop w:val="0"/>
                          <w:marBottom w:val="0"/>
                          <w:divBdr>
                            <w:top w:val="none" w:sz="0" w:space="0" w:color="auto"/>
                            <w:left w:val="none" w:sz="0" w:space="0" w:color="auto"/>
                            <w:bottom w:val="none" w:sz="0" w:space="0" w:color="auto"/>
                            <w:right w:val="none" w:sz="0" w:space="0" w:color="auto"/>
                          </w:divBdr>
                        </w:div>
                        <w:div w:id="1697192097">
                          <w:marLeft w:val="640"/>
                          <w:marRight w:val="0"/>
                          <w:marTop w:val="0"/>
                          <w:marBottom w:val="0"/>
                          <w:divBdr>
                            <w:top w:val="none" w:sz="0" w:space="0" w:color="auto"/>
                            <w:left w:val="none" w:sz="0" w:space="0" w:color="auto"/>
                            <w:bottom w:val="none" w:sz="0" w:space="0" w:color="auto"/>
                            <w:right w:val="none" w:sz="0" w:space="0" w:color="auto"/>
                          </w:divBdr>
                        </w:div>
                        <w:div w:id="1712193805">
                          <w:marLeft w:val="640"/>
                          <w:marRight w:val="0"/>
                          <w:marTop w:val="0"/>
                          <w:marBottom w:val="0"/>
                          <w:divBdr>
                            <w:top w:val="none" w:sz="0" w:space="0" w:color="auto"/>
                            <w:left w:val="none" w:sz="0" w:space="0" w:color="auto"/>
                            <w:bottom w:val="none" w:sz="0" w:space="0" w:color="auto"/>
                            <w:right w:val="none" w:sz="0" w:space="0" w:color="auto"/>
                          </w:divBdr>
                        </w:div>
                        <w:div w:id="1719864288">
                          <w:marLeft w:val="640"/>
                          <w:marRight w:val="0"/>
                          <w:marTop w:val="0"/>
                          <w:marBottom w:val="0"/>
                          <w:divBdr>
                            <w:top w:val="none" w:sz="0" w:space="0" w:color="auto"/>
                            <w:left w:val="none" w:sz="0" w:space="0" w:color="auto"/>
                            <w:bottom w:val="none" w:sz="0" w:space="0" w:color="auto"/>
                            <w:right w:val="none" w:sz="0" w:space="0" w:color="auto"/>
                          </w:divBdr>
                        </w:div>
                        <w:div w:id="1737556127">
                          <w:marLeft w:val="640"/>
                          <w:marRight w:val="0"/>
                          <w:marTop w:val="0"/>
                          <w:marBottom w:val="0"/>
                          <w:divBdr>
                            <w:top w:val="none" w:sz="0" w:space="0" w:color="auto"/>
                            <w:left w:val="none" w:sz="0" w:space="0" w:color="auto"/>
                            <w:bottom w:val="none" w:sz="0" w:space="0" w:color="auto"/>
                            <w:right w:val="none" w:sz="0" w:space="0" w:color="auto"/>
                          </w:divBdr>
                        </w:div>
                        <w:div w:id="1746956292">
                          <w:marLeft w:val="640"/>
                          <w:marRight w:val="0"/>
                          <w:marTop w:val="0"/>
                          <w:marBottom w:val="0"/>
                          <w:divBdr>
                            <w:top w:val="none" w:sz="0" w:space="0" w:color="auto"/>
                            <w:left w:val="none" w:sz="0" w:space="0" w:color="auto"/>
                            <w:bottom w:val="none" w:sz="0" w:space="0" w:color="auto"/>
                            <w:right w:val="none" w:sz="0" w:space="0" w:color="auto"/>
                          </w:divBdr>
                        </w:div>
                        <w:div w:id="1768304968">
                          <w:marLeft w:val="640"/>
                          <w:marRight w:val="0"/>
                          <w:marTop w:val="0"/>
                          <w:marBottom w:val="0"/>
                          <w:divBdr>
                            <w:top w:val="none" w:sz="0" w:space="0" w:color="auto"/>
                            <w:left w:val="none" w:sz="0" w:space="0" w:color="auto"/>
                            <w:bottom w:val="none" w:sz="0" w:space="0" w:color="auto"/>
                            <w:right w:val="none" w:sz="0" w:space="0" w:color="auto"/>
                          </w:divBdr>
                        </w:div>
                        <w:div w:id="1797989121">
                          <w:marLeft w:val="640"/>
                          <w:marRight w:val="0"/>
                          <w:marTop w:val="0"/>
                          <w:marBottom w:val="0"/>
                          <w:divBdr>
                            <w:top w:val="none" w:sz="0" w:space="0" w:color="auto"/>
                            <w:left w:val="none" w:sz="0" w:space="0" w:color="auto"/>
                            <w:bottom w:val="none" w:sz="0" w:space="0" w:color="auto"/>
                            <w:right w:val="none" w:sz="0" w:space="0" w:color="auto"/>
                          </w:divBdr>
                        </w:div>
                        <w:div w:id="1808472158">
                          <w:marLeft w:val="640"/>
                          <w:marRight w:val="0"/>
                          <w:marTop w:val="0"/>
                          <w:marBottom w:val="0"/>
                          <w:divBdr>
                            <w:top w:val="none" w:sz="0" w:space="0" w:color="auto"/>
                            <w:left w:val="none" w:sz="0" w:space="0" w:color="auto"/>
                            <w:bottom w:val="none" w:sz="0" w:space="0" w:color="auto"/>
                            <w:right w:val="none" w:sz="0" w:space="0" w:color="auto"/>
                          </w:divBdr>
                        </w:div>
                        <w:div w:id="1855722241">
                          <w:marLeft w:val="640"/>
                          <w:marRight w:val="0"/>
                          <w:marTop w:val="0"/>
                          <w:marBottom w:val="0"/>
                          <w:divBdr>
                            <w:top w:val="none" w:sz="0" w:space="0" w:color="auto"/>
                            <w:left w:val="none" w:sz="0" w:space="0" w:color="auto"/>
                            <w:bottom w:val="none" w:sz="0" w:space="0" w:color="auto"/>
                            <w:right w:val="none" w:sz="0" w:space="0" w:color="auto"/>
                          </w:divBdr>
                        </w:div>
                        <w:div w:id="1861814200">
                          <w:marLeft w:val="640"/>
                          <w:marRight w:val="0"/>
                          <w:marTop w:val="0"/>
                          <w:marBottom w:val="0"/>
                          <w:divBdr>
                            <w:top w:val="none" w:sz="0" w:space="0" w:color="auto"/>
                            <w:left w:val="none" w:sz="0" w:space="0" w:color="auto"/>
                            <w:bottom w:val="none" w:sz="0" w:space="0" w:color="auto"/>
                            <w:right w:val="none" w:sz="0" w:space="0" w:color="auto"/>
                          </w:divBdr>
                        </w:div>
                        <w:div w:id="1878202778">
                          <w:marLeft w:val="640"/>
                          <w:marRight w:val="0"/>
                          <w:marTop w:val="0"/>
                          <w:marBottom w:val="0"/>
                          <w:divBdr>
                            <w:top w:val="none" w:sz="0" w:space="0" w:color="auto"/>
                            <w:left w:val="none" w:sz="0" w:space="0" w:color="auto"/>
                            <w:bottom w:val="none" w:sz="0" w:space="0" w:color="auto"/>
                            <w:right w:val="none" w:sz="0" w:space="0" w:color="auto"/>
                          </w:divBdr>
                        </w:div>
                        <w:div w:id="1905018411">
                          <w:marLeft w:val="640"/>
                          <w:marRight w:val="0"/>
                          <w:marTop w:val="0"/>
                          <w:marBottom w:val="0"/>
                          <w:divBdr>
                            <w:top w:val="none" w:sz="0" w:space="0" w:color="auto"/>
                            <w:left w:val="none" w:sz="0" w:space="0" w:color="auto"/>
                            <w:bottom w:val="none" w:sz="0" w:space="0" w:color="auto"/>
                            <w:right w:val="none" w:sz="0" w:space="0" w:color="auto"/>
                          </w:divBdr>
                        </w:div>
                        <w:div w:id="1919172790">
                          <w:marLeft w:val="640"/>
                          <w:marRight w:val="0"/>
                          <w:marTop w:val="0"/>
                          <w:marBottom w:val="0"/>
                          <w:divBdr>
                            <w:top w:val="none" w:sz="0" w:space="0" w:color="auto"/>
                            <w:left w:val="none" w:sz="0" w:space="0" w:color="auto"/>
                            <w:bottom w:val="none" w:sz="0" w:space="0" w:color="auto"/>
                            <w:right w:val="none" w:sz="0" w:space="0" w:color="auto"/>
                          </w:divBdr>
                        </w:div>
                        <w:div w:id="2013487686">
                          <w:marLeft w:val="640"/>
                          <w:marRight w:val="0"/>
                          <w:marTop w:val="0"/>
                          <w:marBottom w:val="0"/>
                          <w:divBdr>
                            <w:top w:val="none" w:sz="0" w:space="0" w:color="auto"/>
                            <w:left w:val="none" w:sz="0" w:space="0" w:color="auto"/>
                            <w:bottom w:val="none" w:sz="0" w:space="0" w:color="auto"/>
                            <w:right w:val="none" w:sz="0" w:space="0" w:color="auto"/>
                          </w:divBdr>
                        </w:div>
                        <w:div w:id="2094080651">
                          <w:marLeft w:val="640"/>
                          <w:marRight w:val="0"/>
                          <w:marTop w:val="0"/>
                          <w:marBottom w:val="0"/>
                          <w:divBdr>
                            <w:top w:val="none" w:sz="0" w:space="0" w:color="auto"/>
                            <w:left w:val="none" w:sz="0" w:space="0" w:color="auto"/>
                            <w:bottom w:val="none" w:sz="0" w:space="0" w:color="auto"/>
                            <w:right w:val="none" w:sz="0" w:space="0" w:color="auto"/>
                          </w:divBdr>
                        </w:div>
                        <w:div w:id="2109082559">
                          <w:marLeft w:val="640"/>
                          <w:marRight w:val="0"/>
                          <w:marTop w:val="0"/>
                          <w:marBottom w:val="0"/>
                          <w:divBdr>
                            <w:top w:val="none" w:sz="0" w:space="0" w:color="auto"/>
                            <w:left w:val="none" w:sz="0" w:space="0" w:color="auto"/>
                            <w:bottom w:val="none" w:sz="0" w:space="0" w:color="auto"/>
                            <w:right w:val="none" w:sz="0" w:space="0" w:color="auto"/>
                          </w:divBdr>
                        </w:div>
                        <w:div w:id="2128967673">
                          <w:marLeft w:val="640"/>
                          <w:marRight w:val="0"/>
                          <w:marTop w:val="0"/>
                          <w:marBottom w:val="0"/>
                          <w:divBdr>
                            <w:top w:val="none" w:sz="0" w:space="0" w:color="auto"/>
                            <w:left w:val="none" w:sz="0" w:space="0" w:color="auto"/>
                            <w:bottom w:val="none" w:sz="0" w:space="0" w:color="auto"/>
                            <w:right w:val="none" w:sz="0" w:space="0" w:color="auto"/>
                          </w:divBdr>
                        </w:div>
                      </w:divsChild>
                    </w:div>
                    <w:div w:id="771823649">
                      <w:marLeft w:val="0"/>
                      <w:marRight w:val="0"/>
                      <w:marTop w:val="0"/>
                      <w:marBottom w:val="0"/>
                      <w:divBdr>
                        <w:top w:val="none" w:sz="0" w:space="0" w:color="auto"/>
                        <w:left w:val="none" w:sz="0" w:space="0" w:color="auto"/>
                        <w:bottom w:val="none" w:sz="0" w:space="0" w:color="auto"/>
                        <w:right w:val="none" w:sz="0" w:space="0" w:color="auto"/>
                      </w:divBdr>
                      <w:divsChild>
                        <w:div w:id="10685248">
                          <w:marLeft w:val="640"/>
                          <w:marRight w:val="0"/>
                          <w:marTop w:val="0"/>
                          <w:marBottom w:val="0"/>
                          <w:divBdr>
                            <w:top w:val="none" w:sz="0" w:space="0" w:color="auto"/>
                            <w:left w:val="none" w:sz="0" w:space="0" w:color="auto"/>
                            <w:bottom w:val="none" w:sz="0" w:space="0" w:color="auto"/>
                            <w:right w:val="none" w:sz="0" w:space="0" w:color="auto"/>
                          </w:divBdr>
                        </w:div>
                        <w:div w:id="20251677">
                          <w:marLeft w:val="640"/>
                          <w:marRight w:val="0"/>
                          <w:marTop w:val="0"/>
                          <w:marBottom w:val="0"/>
                          <w:divBdr>
                            <w:top w:val="none" w:sz="0" w:space="0" w:color="auto"/>
                            <w:left w:val="none" w:sz="0" w:space="0" w:color="auto"/>
                            <w:bottom w:val="none" w:sz="0" w:space="0" w:color="auto"/>
                            <w:right w:val="none" w:sz="0" w:space="0" w:color="auto"/>
                          </w:divBdr>
                        </w:div>
                        <w:div w:id="24643373">
                          <w:marLeft w:val="640"/>
                          <w:marRight w:val="0"/>
                          <w:marTop w:val="0"/>
                          <w:marBottom w:val="0"/>
                          <w:divBdr>
                            <w:top w:val="none" w:sz="0" w:space="0" w:color="auto"/>
                            <w:left w:val="none" w:sz="0" w:space="0" w:color="auto"/>
                            <w:bottom w:val="none" w:sz="0" w:space="0" w:color="auto"/>
                            <w:right w:val="none" w:sz="0" w:space="0" w:color="auto"/>
                          </w:divBdr>
                        </w:div>
                        <w:div w:id="112553223">
                          <w:marLeft w:val="640"/>
                          <w:marRight w:val="0"/>
                          <w:marTop w:val="0"/>
                          <w:marBottom w:val="0"/>
                          <w:divBdr>
                            <w:top w:val="none" w:sz="0" w:space="0" w:color="auto"/>
                            <w:left w:val="none" w:sz="0" w:space="0" w:color="auto"/>
                            <w:bottom w:val="none" w:sz="0" w:space="0" w:color="auto"/>
                            <w:right w:val="none" w:sz="0" w:space="0" w:color="auto"/>
                          </w:divBdr>
                        </w:div>
                        <w:div w:id="246382340">
                          <w:marLeft w:val="640"/>
                          <w:marRight w:val="0"/>
                          <w:marTop w:val="0"/>
                          <w:marBottom w:val="0"/>
                          <w:divBdr>
                            <w:top w:val="none" w:sz="0" w:space="0" w:color="auto"/>
                            <w:left w:val="none" w:sz="0" w:space="0" w:color="auto"/>
                            <w:bottom w:val="none" w:sz="0" w:space="0" w:color="auto"/>
                            <w:right w:val="none" w:sz="0" w:space="0" w:color="auto"/>
                          </w:divBdr>
                        </w:div>
                        <w:div w:id="311064753">
                          <w:marLeft w:val="640"/>
                          <w:marRight w:val="0"/>
                          <w:marTop w:val="0"/>
                          <w:marBottom w:val="0"/>
                          <w:divBdr>
                            <w:top w:val="none" w:sz="0" w:space="0" w:color="auto"/>
                            <w:left w:val="none" w:sz="0" w:space="0" w:color="auto"/>
                            <w:bottom w:val="none" w:sz="0" w:space="0" w:color="auto"/>
                            <w:right w:val="none" w:sz="0" w:space="0" w:color="auto"/>
                          </w:divBdr>
                        </w:div>
                        <w:div w:id="311256210">
                          <w:marLeft w:val="640"/>
                          <w:marRight w:val="0"/>
                          <w:marTop w:val="0"/>
                          <w:marBottom w:val="0"/>
                          <w:divBdr>
                            <w:top w:val="none" w:sz="0" w:space="0" w:color="auto"/>
                            <w:left w:val="none" w:sz="0" w:space="0" w:color="auto"/>
                            <w:bottom w:val="none" w:sz="0" w:space="0" w:color="auto"/>
                            <w:right w:val="none" w:sz="0" w:space="0" w:color="auto"/>
                          </w:divBdr>
                        </w:div>
                        <w:div w:id="325718144">
                          <w:marLeft w:val="640"/>
                          <w:marRight w:val="0"/>
                          <w:marTop w:val="0"/>
                          <w:marBottom w:val="0"/>
                          <w:divBdr>
                            <w:top w:val="none" w:sz="0" w:space="0" w:color="auto"/>
                            <w:left w:val="none" w:sz="0" w:space="0" w:color="auto"/>
                            <w:bottom w:val="none" w:sz="0" w:space="0" w:color="auto"/>
                            <w:right w:val="none" w:sz="0" w:space="0" w:color="auto"/>
                          </w:divBdr>
                        </w:div>
                        <w:div w:id="364991498">
                          <w:marLeft w:val="640"/>
                          <w:marRight w:val="0"/>
                          <w:marTop w:val="0"/>
                          <w:marBottom w:val="0"/>
                          <w:divBdr>
                            <w:top w:val="none" w:sz="0" w:space="0" w:color="auto"/>
                            <w:left w:val="none" w:sz="0" w:space="0" w:color="auto"/>
                            <w:bottom w:val="none" w:sz="0" w:space="0" w:color="auto"/>
                            <w:right w:val="none" w:sz="0" w:space="0" w:color="auto"/>
                          </w:divBdr>
                        </w:div>
                        <w:div w:id="389034420">
                          <w:marLeft w:val="640"/>
                          <w:marRight w:val="0"/>
                          <w:marTop w:val="0"/>
                          <w:marBottom w:val="0"/>
                          <w:divBdr>
                            <w:top w:val="none" w:sz="0" w:space="0" w:color="auto"/>
                            <w:left w:val="none" w:sz="0" w:space="0" w:color="auto"/>
                            <w:bottom w:val="none" w:sz="0" w:space="0" w:color="auto"/>
                            <w:right w:val="none" w:sz="0" w:space="0" w:color="auto"/>
                          </w:divBdr>
                        </w:div>
                        <w:div w:id="392386213">
                          <w:marLeft w:val="640"/>
                          <w:marRight w:val="0"/>
                          <w:marTop w:val="0"/>
                          <w:marBottom w:val="0"/>
                          <w:divBdr>
                            <w:top w:val="none" w:sz="0" w:space="0" w:color="auto"/>
                            <w:left w:val="none" w:sz="0" w:space="0" w:color="auto"/>
                            <w:bottom w:val="none" w:sz="0" w:space="0" w:color="auto"/>
                            <w:right w:val="none" w:sz="0" w:space="0" w:color="auto"/>
                          </w:divBdr>
                        </w:div>
                        <w:div w:id="422536211">
                          <w:marLeft w:val="640"/>
                          <w:marRight w:val="0"/>
                          <w:marTop w:val="0"/>
                          <w:marBottom w:val="0"/>
                          <w:divBdr>
                            <w:top w:val="none" w:sz="0" w:space="0" w:color="auto"/>
                            <w:left w:val="none" w:sz="0" w:space="0" w:color="auto"/>
                            <w:bottom w:val="none" w:sz="0" w:space="0" w:color="auto"/>
                            <w:right w:val="none" w:sz="0" w:space="0" w:color="auto"/>
                          </w:divBdr>
                        </w:div>
                        <w:div w:id="523904113">
                          <w:marLeft w:val="640"/>
                          <w:marRight w:val="0"/>
                          <w:marTop w:val="0"/>
                          <w:marBottom w:val="0"/>
                          <w:divBdr>
                            <w:top w:val="none" w:sz="0" w:space="0" w:color="auto"/>
                            <w:left w:val="none" w:sz="0" w:space="0" w:color="auto"/>
                            <w:bottom w:val="none" w:sz="0" w:space="0" w:color="auto"/>
                            <w:right w:val="none" w:sz="0" w:space="0" w:color="auto"/>
                          </w:divBdr>
                        </w:div>
                        <w:div w:id="574821218">
                          <w:marLeft w:val="640"/>
                          <w:marRight w:val="0"/>
                          <w:marTop w:val="0"/>
                          <w:marBottom w:val="0"/>
                          <w:divBdr>
                            <w:top w:val="none" w:sz="0" w:space="0" w:color="auto"/>
                            <w:left w:val="none" w:sz="0" w:space="0" w:color="auto"/>
                            <w:bottom w:val="none" w:sz="0" w:space="0" w:color="auto"/>
                            <w:right w:val="none" w:sz="0" w:space="0" w:color="auto"/>
                          </w:divBdr>
                        </w:div>
                        <w:div w:id="579146016">
                          <w:marLeft w:val="640"/>
                          <w:marRight w:val="0"/>
                          <w:marTop w:val="0"/>
                          <w:marBottom w:val="0"/>
                          <w:divBdr>
                            <w:top w:val="none" w:sz="0" w:space="0" w:color="auto"/>
                            <w:left w:val="none" w:sz="0" w:space="0" w:color="auto"/>
                            <w:bottom w:val="none" w:sz="0" w:space="0" w:color="auto"/>
                            <w:right w:val="none" w:sz="0" w:space="0" w:color="auto"/>
                          </w:divBdr>
                        </w:div>
                        <w:div w:id="595753834">
                          <w:marLeft w:val="640"/>
                          <w:marRight w:val="0"/>
                          <w:marTop w:val="0"/>
                          <w:marBottom w:val="0"/>
                          <w:divBdr>
                            <w:top w:val="none" w:sz="0" w:space="0" w:color="auto"/>
                            <w:left w:val="none" w:sz="0" w:space="0" w:color="auto"/>
                            <w:bottom w:val="none" w:sz="0" w:space="0" w:color="auto"/>
                            <w:right w:val="none" w:sz="0" w:space="0" w:color="auto"/>
                          </w:divBdr>
                        </w:div>
                        <w:div w:id="632247452">
                          <w:marLeft w:val="640"/>
                          <w:marRight w:val="0"/>
                          <w:marTop w:val="0"/>
                          <w:marBottom w:val="0"/>
                          <w:divBdr>
                            <w:top w:val="none" w:sz="0" w:space="0" w:color="auto"/>
                            <w:left w:val="none" w:sz="0" w:space="0" w:color="auto"/>
                            <w:bottom w:val="none" w:sz="0" w:space="0" w:color="auto"/>
                            <w:right w:val="none" w:sz="0" w:space="0" w:color="auto"/>
                          </w:divBdr>
                        </w:div>
                        <w:div w:id="650184183">
                          <w:marLeft w:val="640"/>
                          <w:marRight w:val="0"/>
                          <w:marTop w:val="0"/>
                          <w:marBottom w:val="0"/>
                          <w:divBdr>
                            <w:top w:val="none" w:sz="0" w:space="0" w:color="auto"/>
                            <w:left w:val="none" w:sz="0" w:space="0" w:color="auto"/>
                            <w:bottom w:val="none" w:sz="0" w:space="0" w:color="auto"/>
                            <w:right w:val="none" w:sz="0" w:space="0" w:color="auto"/>
                          </w:divBdr>
                        </w:div>
                        <w:div w:id="689839288">
                          <w:marLeft w:val="640"/>
                          <w:marRight w:val="0"/>
                          <w:marTop w:val="0"/>
                          <w:marBottom w:val="0"/>
                          <w:divBdr>
                            <w:top w:val="none" w:sz="0" w:space="0" w:color="auto"/>
                            <w:left w:val="none" w:sz="0" w:space="0" w:color="auto"/>
                            <w:bottom w:val="none" w:sz="0" w:space="0" w:color="auto"/>
                            <w:right w:val="none" w:sz="0" w:space="0" w:color="auto"/>
                          </w:divBdr>
                        </w:div>
                        <w:div w:id="702175502">
                          <w:marLeft w:val="640"/>
                          <w:marRight w:val="0"/>
                          <w:marTop w:val="0"/>
                          <w:marBottom w:val="0"/>
                          <w:divBdr>
                            <w:top w:val="none" w:sz="0" w:space="0" w:color="auto"/>
                            <w:left w:val="none" w:sz="0" w:space="0" w:color="auto"/>
                            <w:bottom w:val="none" w:sz="0" w:space="0" w:color="auto"/>
                            <w:right w:val="none" w:sz="0" w:space="0" w:color="auto"/>
                          </w:divBdr>
                        </w:div>
                        <w:div w:id="702512105">
                          <w:marLeft w:val="640"/>
                          <w:marRight w:val="0"/>
                          <w:marTop w:val="0"/>
                          <w:marBottom w:val="0"/>
                          <w:divBdr>
                            <w:top w:val="none" w:sz="0" w:space="0" w:color="auto"/>
                            <w:left w:val="none" w:sz="0" w:space="0" w:color="auto"/>
                            <w:bottom w:val="none" w:sz="0" w:space="0" w:color="auto"/>
                            <w:right w:val="none" w:sz="0" w:space="0" w:color="auto"/>
                          </w:divBdr>
                        </w:div>
                        <w:div w:id="824706831">
                          <w:marLeft w:val="640"/>
                          <w:marRight w:val="0"/>
                          <w:marTop w:val="0"/>
                          <w:marBottom w:val="0"/>
                          <w:divBdr>
                            <w:top w:val="none" w:sz="0" w:space="0" w:color="auto"/>
                            <w:left w:val="none" w:sz="0" w:space="0" w:color="auto"/>
                            <w:bottom w:val="none" w:sz="0" w:space="0" w:color="auto"/>
                            <w:right w:val="none" w:sz="0" w:space="0" w:color="auto"/>
                          </w:divBdr>
                        </w:div>
                        <w:div w:id="888492009">
                          <w:marLeft w:val="640"/>
                          <w:marRight w:val="0"/>
                          <w:marTop w:val="0"/>
                          <w:marBottom w:val="0"/>
                          <w:divBdr>
                            <w:top w:val="none" w:sz="0" w:space="0" w:color="auto"/>
                            <w:left w:val="none" w:sz="0" w:space="0" w:color="auto"/>
                            <w:bottom w:val="none" w:sz="0" w:space="0" w:color="auto"/>
                            <w:right w:val="none" w:sz="0" w:space="0" w:color="auto"/>
                          </w:divBdr>
                        </w:div>
                        <w:div w:id="930822353">
                          <w:marLeft w:val="640"/>
                          <w:marRight w:val="0"/>
                          <w:marTop w:val="0"/>
                          <w:marBottom w:val="0"/>
                          <w:divBdr>
                            <w:top w:val="none" w:sz="0" w:space="0" w:color="auto"/>
                            <w:left w:val="none" w:sz="0" w:space="0" w:color="auto"/>
                            <w:bottom w:val="none" w:sz="0" w:space="0" w:color="auto"/>
                            <w:right w:val="none" w:sz="0" w:space="0" w:color="auto"/>
                          </w:divBdr>
                        </w:div>
                        <w:div w:id="965698213">
                          <w:marLeft w:val="640"/>
                          <w:marRight w:val="0"/>
                          <w:marTop w:val="0"/>
                          <w:marBottom w:val="0"/>
                          <w:divBdr>
                            <w:top w:val="none" w:sz="0" w:space="0" w:color="auto"/>
                            <w:left w:val="none" w:sz="0" w:space="0" w:color="auto"/>
                            <w:bottom w:val="none" w:sz="0" w:space="0" w:color="auto"/>
                            <w:right w:val="none" w:sz="0" w:space="0" w:color="auto"/>
                          </w:divBdr>
                        </w:div>
                        <w:div w:id="968318633">
                          <w:marLeft w:val="640"/>
                          <w:marRight w:val="0"/>
                          <w:marTop w:val="0"/>
                          <w:marBottom w:val="0"/>
                          <w:divBdr>
                            <w:top w:val="none" w:sz="0" w:space="0" w:color="auto"/>
                            <w:left w:val="none" w:sz="0" w:space="0" w:color="auto"/>
                            <w:bottom w:val="none" w:sz="0" w:space="0" w:color="auto"/>
                            <w:right w:val="none" w:sz="0" w:space="0" w:color="auto"/>
                          </w:divBdr>
                        </w:div>
                        <w:div w:id="1028919862">
                          <w:marLeft w:val="640"/>
                          <w:marRight w:val="0"/>
                          <w:marTop w:val="0"/>
                          <w:marBottom w:val="0"/>
                          <w:divBdr>
                            <w:top w:val="none" w:sz="0" w:space="0" w:color="auto"/>
                            <w:left w:val="none" w:sz="0" w:space="0" w:color="auto"/>
                            <w:bottom w:val="none" w:sz="0" w:space="0" w:color="auto"/>
                            <w:right w:val="none" w:sz="0" w:space="0" w:color="auto"/>
                          </w:divBdr>
                        </w:div>
                        <w:div w:id="1063455151">
                          <w:marLeft w:val="640"/>
                          <w:marRight w:val="0"/>
                          <w:marTop w:val="0"/>
                          <w:marBottom w:val="0"/>
                          <w:divBdr>
                            <w:top w:val="none" w:sz="0" w:space="0" w:color="auto"/>
                            <w:left w:val="none" w:sz="0" w:space="0" w:color="auto"/>
                            <w:bottom w:val="none" w:sz="0" w:space="0" w:color="auto"/>
                            <w:right w:val="none" w:sz="0" w:space="0" w:color="auto"/>
                          </w:divBdr>
                        </w:div>
                        <w:div w:id="1064529481">
                          <w:marLeft w:val="640"/>
                          <w:marRight w:val="0"/>
                          <w:marTop w:val="0"/>
                          <w:marBottom w:val="0"/>
                          <w:divBdr>
                            <w:top w:val="none" w:sz="0" w:space="0" w:color="auto"/>
                            <w:left w:val="none" w:sz="0" w:space="0" w:color="auto"/>
                            <w:bottom w:val="none" w:sz="0" w:space="0" w:color="auto"/>
                            <w:right w:val="none" w:sz="0" w:space="0" w:color="auto"/>
                          </w:divBdr>
                        </w:div>
                        <w:div w:id="1065372153">
                          <w:marLeft w:val="640"/>
                          <w:marRight w:val="0"/>
                          <w:marTop w:val="0"/>
                          <w:marBottom w:val="0"/>
                          <w:divBdr>
                            <w:top w:val="none" w:sz="0" w:space="0" w:color="auto"/>
                            <w:left w:val="none" w:sz="0" w:space="0" w:color="auto"/>
                            <w:bottom w:val="none" w:sz="0" w:space="0" w:color="auto"/>
                            <w:right w:val="none" w:sz="0" w:space="0" w:color="auto"/>
                          </w:divBdr>
                        </w:div>
                        <w:div w:id="1071272778">
                          <w:marLeft w:val="640"/>
                          <w:marRight w:val="0"/>
                          <w:marTop w:val="0"/>
                          <w:marBottom w:val="0"/>
                          <w:divBdr>
                            <w:top w:val="none" w:sz="0" w:space="0" w:color="auto"/>
                            <w:left w:val="none" w:sz="0" w:space="0" w:color="auto"/>
                            <w:bottom w:val="none" w:sz="0" w:space="0" w:color="auto"/>
                            <w:right w:val="none" w:sz="0" w:space="0" w:color="auto"/>
                          </w:divBdr>
                        </w:div>
                        <w:div w:id="1073703854">
                          <w:marLeft w:val="640"/>
                          <w:marRight w:val="0"/>
                          <w:marTop w:val="0"/>
                          <w:marBottom w:val="0"/>
                          <w:divBdr>
                            <w:top w:val="none" w:sz="0" w:space="0" w:color="auto"/>
                            <w:left w:val="none" w:sz="0" w:space="0" w:color="auto"/>
                            <w:bottom w:val="none" w:sz="0" w:space="0" w:color="auto"/>
                            <w:right w:val="none" w:sz="0" w:space="0" w:color="auto"/>
                          </w:divBdr>
                        </w:div>
                        <w:div w:id="1082483153">
                          <w:marLeft w:val="640"/>
                          <w:marRight w:val="0"/>
                          <w:marTop w:val="0"/>
                          <w:marBottom w:val="0"/>
                          <w:divBdr>
                            <w:top w:val="none" w:sz="0" w:space="0" w:color="auto"/>
                            <w:left w:val="none" w:sz="0" w:space="0" w:color="auto"/>
                            <w:bottom w:val="none" w:sz="0" w:space="0" w:color="auto"/>
                            <w:right w:val="none" w:sz="0" w:space="0" w:color="auto"/>
                          </w:divBdr>
                        </w:div>
                        <w:div w:id="1178813099">
                          <w:marLeft w:val="640"/>
                          <w:marRight w:val="0"/>
                          <w:marTop w:val="0"/>
                          <w:marBottom w:val="0"/>
                          <w:divBdr>
                            <w:top w:val="none" w:sz="0" w:space="0" w:color="auto"/>
                            <w:left w:val="none" w:sz="0" w:space="0" w:color="auto"/>
                            <w:bottom w:val="none" w:sz="0" w:space="0" w:color="auto"/>
                            <w:right w:val="none" w:sz="0" w:space="0" w:color="auto"/>
                          </w:divBdr>
                        </w:div>
                        <w:div w:id="1183327526">
                          <w:marLeft w:val="640"/>
                          <w:marRight w:val="0"/>
                          <w:marTop w:val="0"/>
                          <w:marBottom w:val="0"/>
                          <w:divBdr>
                            <w:top w:val="none" w:sz="0" w:space="0" w:color="auto"/>
                            <w:left w:val="none" w:sz="0" w:space="0" w:color="auto"/>
                            <w:bottom w:val="none" w:sz="0" w:space="0" w:color="auto"/>
                            <w:right w:val="none" w:sz="0" w:space="0" w:color="auto"/>
                          </w:divBdr>
                        </w:div>
                        <w:div w:id="1263682736">
                          <w:marLeft w:val="640"/>
                          <w:marRight w:val="0"/>
                          <w:marTop w:val="0"/>
                          <w:marBottom w:val="0"/>
                          <w:divBdr>
                            <w:top w:val="none" w:sz="0" w:space="0" w:color="auto"/>
                            <w:left w:val="none" w:sz="0" w:space="0" w:color="auto"/>
                            <w:bottom w:val="none" w:sz="0" w:space="0" w:color="auto"/>
                            <w:right w:val="none" w:sz="0" w:space="0" w:color="auto"/>
                          </w:divBdr>
                        </w:div>
                        <w:div w:id="1269196965">
                          <w:marLeft w:val="640"/>
                          <w:marRight w:val="0"/>
                          <w:marTop w:val="0"/>
                          <w:marBottom w:val="0"/>
                          <w:divBdr>
                            <w:top w:val="none" w:sz="0" w:space="0" w:color="auto"/>
                            <w:left w:val="none" w:sz="0" w:space="0" w:color="auto"/>
                            <w:bottom w:val="none" w:sz="0" w:space="0" w:color="auto"/>
                            <w:right w:val="none" w:sz="0" w:space="0" w:color="auto"/>
                          </w:divBdr>
                        </w:div>
                        <w:div w:id="1282303003">
                          <w:marLeft w:val="640"/>
                          <w:marRight w:val="0"/>
                          <w:marTop w:val="0"/>
                          <w:marBottom w:val="0"/>
                          <w:divBdr>
                            <w:top w:val="none" w:sz="0" w:space="0" w:color="auto"/>
                            <w:left w:val="none" w:sz="0" w:space="0" w:color="auto"/>
                            <w:bottom w:val="none" w:sz="0" w:space="0" w:color="auto"/>
                            <w:right w:val="none" w:sz="0" w:space="0" w:color="auto"/>
                          </w:divBdr>
                        </w:div>
                        <w:div w:id="1298946873">
                          <w:marLeft w:val="640"/>
                          <w:marRight w:val="0"/>
                          <w:marTop w:val="0"/>
                          <w:marBottom w:val="0"/>
                          <w:divBdr>
                            <w:top w:val="none" w:sz="0" w:space="0" w:color="auto"/>
                            <w:left w:val="none" w:sz="0" w:space="0" w:color="auto"/>
                            <w:bottom w:val="none" w:sz="0" w:space="0" w:color="auto"/>
                            <w:right w:val="none" w:sz="0" w:space="0" w:color="auto"/>
                          </w:divBdr>
                        </w:div>
                        <w:div w:id="1303189976">
                          <w:marLeft w:val="640"/>
                          <w:marRight w:val="0"/>
                          <w:marTop w:val="0"/>
                          <w:marBottom w:val="0"/>
                          <w:divBdr>
                            <w:top w:val="none" w:sz="0" w:space="0" w:color="auto"/>
                            <w:left w:val="none" w:sz="0" w:space="0" w:color="auto"/>
                            <w:bottom w:val="none" w:sz="0" w:space="0" w:color="auto"/>
                            <w:right w:val="none" w:sz="0" w:space="0" w:color="auto"/>
                          </w:divBdr>
                        </w:div>
                        <w:div w:id="1307050873">
                          <w:marLeft w:val="640"/>
                          <w:marRight w:val="0"/>
                          <w:marTop w:val="0"/>
                          <w:marBottom w:val="0"/>
                          <w:divBdr>
                            <w:top w:val="none" w:sz="0" w:space="0" w:color="auto"/>
                            <w:left w:val="none" w:sz="0" w:space="0" w:color="auto"/>
                            <w:bottom w:val="none" w:sz="0" w:space="0" w:color="auto"/>
                            <w:right w:val="none" w:sz="0" w:space="0" w:color="auto"/>
                          </w:divBdr>
                        </w:div>
                        <w:div w:id="1318724845">
                          <w:marLeft w:val="640"/>
                          <w:marRight w:val="0"/>
                          <w:marTop w:val="0"/>
                          <w:marBottom w:val="0"/>
                          <w:divBdr>
                            <w:top w:val="none" w:sz="0" w:space="0" w:color="auto"/>
                            <w:left w:val="none" w:sz="0" w:space="0" w:color="auto"/>
                            <w:bottom w:val="none" w:sz="0" w:space="0" w:color="auto"/>
                            <w:right w:val="none" w:sz="0" w:space="0" w:color="auto"/>
                          </w:divBdr>
                        </w:div>
                        <w:div w:id="1322661157">
                          <w:marLeft w:val="640"/>
                          <w:marRight w:val="0"/>
                          <w:marTop w:val="0"/>
                          <w:marBottom w:val="0"/>
                          <w:divBdr>
                            <w:top w:val="none" w:sz="0" w:space="0" w:color="auto"/>
                            <w:left w:val="none" w:sz="0" w:space="0" w:color="auto"/>
                            <w:bottom w:val="none" w:sz="0" w:space="0" w:color="auto"/>
                            <w:right w:val="none" w:sz="0" w:space="0" w:color="auto"/>
                          </w:divBdr>
                        </w:div>
                        <w:div w:id="1363021626">
                          <w:marLeft w:val="640"/>
                          <w:marRight w:val="0"/>
                          <w:marTop w:val="0"/>
                          <w:marBottom w:val="0"/>
                          <w:divBdr>
                            <w:top w:val="none" w:sz="0" w:space="0" w:color="auto"/>
                            <w:left w:val="none" w:sz="0" w:space="0" w:color="auto"/>
                            <w:bottom w:val="none" w:sz="0" w:space="0" w:color="auto"/>
                            <w:right w:val="none" w:sz="0" w:space="0" w:color="auto"/>
                          </w:divBdr>
                        </w:div>
                        <w:div w:id="1375348696">
                          <w:marLeft w:val="640"/>
                          <w:marRight w:val="0"/>
                          <w:marTop w:val="0"/>
                          <w:marBottom w:val="0"/>
                          <w:divBdr>
                            <w:top w:val="none" w:sz="0" w:space="0" w:color="auto"/>
                            <w:left w:val="none" w:sz="0" w:space="0" w:color="auto"/>
                            <w:bottom w:val="none" w:sz="0" w:space="0" w:color="auto"/>
                            <w:right w:val="none" w:sz="0" w:space="0" w:color="auto"/>
                          </w:divBdr>
                        </w:div>
                        <w:div w:id="1424186937">
                          <w:marLeft w:val="640"/>
                          <w:marRight w:val="0"/>
                          <w:marTop w:val="0"/>
                          <w:marBottom w:val="0"/>
                          <w:divBdr>
                            <w:top w:val="none" w:sz="0" w:space="0" w:color="auto"/>
                            <w:left w:val="none" w:sz="0" w:space="0" w:color="auto"/>
                            <w:bottom w:val="none" w:sz="0" w:space="0" w:color="auto"/>
                            <w:right w:val="none" w:sz="0" w:space="0" w:color="auto"/>
                          </w:divBdr>
                        </w:div>
                        <w:div w:id="1440446362">
                          <w:marLeft w:val="640"/>
                          <w:marRight w:val="0"/>
                          <w:marTop w:val="0"/>
                          <w:marBottom w:val="0"/>
                          <w:divBdr>
                            <w:top w:val="none" w:sz="0" w:space="0" w:color="auto"/>
                            <w:left w:val="none" w:sz="0" w:space="0" w:color="auto"/>
                            <w:bottom w:val="none" w:sz="0" w:space="0" w:color="auto"/>
                            <w:right w:val="none" w:sz="0" w:space="0" w:color="auto"/>
                          </w:divBdr>
                        </w:div>
                        <w:div w:id="1458643138">
                          <w:marLeft w:val="640"/>
                          <w:marRight w:val="0"/>
                          <w:marTop w:val="0"/>
                          <w:marBottom w:val="0"/>
                          <w:divBdr>
                            <w:top w:val="none" w:sz="0" w:space="0" w:color="auto"/>
                            <w:left w:val="none" w:sz="0" w:space="0" w:color="auto"/>
                            <w:bottom w:val="none" w:sz="0" w:space="0" w:color="auto"/>
                            <w:right w:val="none" w:sz="0" w:space="0" w:color="auto"/>
                          </w:divBdr>
                        </w:div>
                        <w:div w:id="1476023986">
                          <w:marLeft w:val="640"/>
                          <w:marRight w:val="0"/>
                          <w:marTop w:val="0"/>
                          <w:marBottom w:val="0"/>
                          <w:divBdr>
                            <w:top w:val="none" w:sz="0" w:space="0" w:color="auto"/>
                            <w:left w:val="none" w:sz="0" w:space="0" w:color="auto"/>
                            <w:bottom w:val="none" w:sz="0" w:space="0" w:color="auto"/>
                            <w:right w:val="none" w:sz="0" w:space="0" w:color="auto"/>
                          </w:divBdr>
                        </w:div>
                        <w:div w:id="1496341450">
                          <w:marLeft w:val="640"/>
                          <w:marRight w:val="0"/>
                          <w:marTop w:val="0"/>
                          <w:marBottom w:val="0"/>
                          <w:divBdr>
                            <w:top w:val="none" w:sz="0" w:space="0" w:color="auto"/>
                            <w:left w:val="none" w:sz="0" w:space="0" w:color="auto"/>
                            <w:bottom w:val="none" w:sz="0" w:space="0" w:color="auto"/>
                            <w:right w:val="none" w:sz="0" w:space="0" w:color="auto"/>
                          </w:divBdr>
                        </w:div>
                        <w:div w:id="1611939134">
                          <w:marLeft w:val="640"/>
                          <w:marRight w:val="0"/>
                          <w:marTop w:val="0"/>
                          <w:marBottom w:val="0"/>
                          <w:divBdr>
                            <w:top w:val="none" w:sz="0" w:space="0" w:color="auto"/>
                            <w:left w:val="none" w:sz="0" w:space="0" w:color="auto"/>
                            <w:bottom w:val="none" w:sz="0" w:space="0" w:color="auto"/>
                            <w:right w:val="none" w:sz="0" w:space="0" w:color="auto"/>
                          </w:divBdr>
                        </w:div>
                        <w:div w:id="1637679285">
                          <w:marLeft w:val="640"/>
                          <w:marRight w:val="0"/>
                          <w:marTop w:val="0"/>
                          <w:marBottom w:val="0"/>
                          <w:divBdr>
                            <w:top w:val="none" w:sz="0" w:space="0" w:color="auto"/>
                            <w:left w:val="none" w:sz="0" w:space="0" w:color="auto"/>
                            <w:bottom w:val="none" w:sz="0" w:space="0" w:color="auto"/>
                            <w:right w:val="none" w:sz="0" w:space="0" w:color="auto"/>
                          </w:divBdr>
                        </w:div>
                        <w:div w:id="1652709579">
                          <w:marLeft w:val="640"/>
                          <w:marRight w:val="0"/>
                          <w:marTop w:val="0"/>
                          <w:marBottom w:val="0"/>
                          <w:divBdr>
                            <w:top w:val="none" w:sz="0" w:space="0" w:color="auto"/>
                            <w:left w:val="none" w:sz="0" w:space="0" w:color="auto"/>
                            <w:bottom w:val="none" w:sz="0" w:space="0" w:color="auto"/>
                            <w:right w:val="none" w:sz="0" w:space="0" w:color="auto"/>
                          </w:divBdr>
                        </w:div>
                        <w:div w:id="1700548932">
                          <w:marLeft w:val="640"/>
                          <w:marRight w:val="0"/>
                          <w:marTop w:val="0"/>
                          <w:marBottom w:val="0"/>
                          <w:divBdr>
                            <w:top w:val="none" w:sz="0" w:space="0" w:color="auto"/>
                            <w:left w:val="none" w:sz="0" w:space="0" w:color="auto"/>
                            <w:bottom w:val="none" w:sz="0" w:space="0" w:color="auto"/>
                            <w:right w:val="none" w:sz="0" w:space="0" w:color="auto"/>
                          </w:divBdr>
                        </w:div>
                        <w:div w:id="1719629151">
                          <w:marLeft w:val="640"/>
                          <w:marRight w:val="0"/>
                          <w:marTop w:val="0"/>
                          <w:marBottom w:val="0"/>
                          <w:divBdr>
                            <w:top w:val="none" w:sz="0" w:space="0" w:color="auto"/>
                            <w:left w:val="none" w:sz="0" w:space="0" w:color="auto"/>
                            <w:bottom w:val="none" w:sz="0" w:space="0" w:color="auto"/>
                            <w:right w:val="none" w:sz="0" w:space="0" w:color="auto"/>
                          </w:divBdr>
                        </w:div>
                        <w:div w:id="1760518712">
                          <w:marLeft w:val="640"/>
                          <w:marRight w:val="0"/>
                          <w:marTop w:val="0"/>
                          <w:marBottom w:val="0"/>
                          <w:divBdr>
                            <w:top w:val="none" w:sz="0" w:space="0" w:color="auto"/>
                            <w:left w:val="none" w:sz="0" w:space="0" w:color="auto"/>
                            <w:bottom w:val="none" w:sz="0" w:space="0" w:color="auto"/>
                            <w:right w:val="none" w:sz="0" w:space="0" w:color="auto"/>
                          </w:divBdr>
                        </w:div>
                        <w:div w:id="1765540693">
                          <w:marLeft w:val="640"/>
                          <w:marRight w:val="0"/>
                          <w:marTop w:val="0"/>
                          <w:marBottom w:val="0"/>
                          <w:divBdr>
                            <w:top w:val="none" w:sz="0" w:space="0" w:color="auto"/>
                            <w:left w:val="none" w:sz="0" w:space="0" w:color="auto"/>
                            <w:bottom w:val="none" w:sz="0" w:space="0" w:color="auto"/>
                            <w:right w:val="none" w:sz="0" w:space="0" w:color="auto"/>
                          </w:divBdr>
                        </w:div>
                        <w:div w:id="1794593480">
                          <w:marLeft w:val="640"/>
                          <w:marRight w:val="0"/>
                          <w:marTop w:val="0"/>
                          <w:marBottom w:val="0"/>
                          <w:divBdr>
                            <w:top w:val="none" w:sz="0" w:space="0" w:color="auto"/>
                            <w:left w:val="none" w:sz="0" w:space="0" w:color="auto"/>
                            <w:bottom w:val="none" w:sz="0" w:space="0" w:color="auto"/>
                            <w:right w:val="none" w:sz="0" w:space="0" w:color="auto"/>
                          </w:divBdr>
                        </w:div>
                        <w:div w:id="1891843795">
                          <w:marLeft w:val="640"/>
                          <w:marRight w:val="0"/>
                          <w:marTop w:val="0"/>
                          <w:marBottom w:val="0"/>
                          <w:divBdr>
                            <w:top w:val="none" w:sz="0" w:space="0" w:color="auto"/>
                            <w:left w:val="none" w:sz="0" w:space="0" w:color="auto"/>
                            <w:bottom w:val="none" w:sz="0" w:space="0" w:color="auto"/>
                            <w:right w:val="none" w:sz="0" w:space="0" w:color="auto"/>
                          </w:divBdr>
                        </w:div>
                        <w:div w:id="1904632126">
                          <w:marLeft w:val="640"/>
                          <w:marRight w:val="0"/>
                          <w:marTop w:val="0"/>
                          <w:marBottom w:val="0"/>
                          <w:divBdr>
                            <w:top w:val="none" w:sz="0" w:space="0" w:color="auto"/>
                            <w:left w:val="none" w:sz="0" w:space="0" w:color="auto"/>
                            <w:bottom w:val="none" w:sz="0" w:space="0" w:color="auto"/>
                            <w:right w:val="none" w:sz="0" w:space="0" w:color="auto"/>
                          </w:divBdr>
                        </w:div>
                        <w:div w:id="1925263879">
                          <w:marLeft w:val="640"/>
                          <w:marRight w:val="0"/>
                          <w:marTop w:val="0"/>
                          <w:marBottom w:val="0"/>
                          <w:divBdr>
                            <w:top w:val="none" w:sz="0" w:space="0" w:color="auto"/>
                            <w:left w:val="none" w:sz="0" w:space="0" w:color="auto"/>
                            <w:bottom w:val="none" w:sz="0" w:space="0" w:color="auto"/>
                            <w:right w:val="none" w:sz="0" w:space="0" w:color="auto"/>
                          </w:divBdr>
                        </w:div>
                        <w:div w:id="1928801842">
                          <w:marLeft w:val="640"/>
                          <w:marRight w:val="0"/>
                          <w:marTop w:val="0"/>
                          <w:marBottom w:val="0"/>
                          <w:divBdr>
                            <w:top w:val="none" w:sz="0" w:space="0" w:color="auto"/>
                            <w:left w:val="none" w:sz="0" w:space="0" w:color="auto"/>
                            <w:bottom w:val="none" w:sz="0" w:space="0" w:color="auto"/>
                            <w:right w:val="none" w:sz="0" w:space="0" w:color="auto"/>
                          </w:divBdr>
                        </w:div>
                        <w:div w:id="1947805750">
                          <w:marLeft w:val="640"/>
                          <w:marRight w:val="0"/>
                          <w:marTop w:val="0"/>
                          <w:marBottom w:val="0"/>
                          <w:divBdr>
                            <w:top w:val="none" w:sz="0" w:space="0" w:color="auto"/>
                            <w:left w:val="none" w:sz="0" w:space="0" w:color="auto"/>
                            <w:bottom w:val="none" w:sz="0" w:space="0" w:color="auto"/>
                            <w:right w:val="none" w:sz="0" w:space="0" w:color="auto"/>
                          </w:divBdr>
                        </w:div>
                        <w:div w:id="1988045282">
                          <w:marLeft w:val="640"/>
                          <w:marRight w:val="0"/>
                          <w:marTop w:val="0"/>
                          <w:marBottom w:val="0"/>
                          <w:divBdr>
                            <w:top w:val="none" w:sz="0" w:space="0" w:color="auto"/>
                            <w:left w:val="none" w:sz="0" w:space="0" w:color="auto"/>
                            <w:bottom w:val="none" w:sz="0" w:space="0" w:color="auto"/>
                            <w:right w:val="none" w:sz="0" w:space="0" w:color="auto"/>
                          </w:divBdr>
                        </w:div>
                        <w:div w:id="1991326557">
                          <w:marLeft w:val="640"/>
                          <w:marRight w:val="0"/>
                          <w:marTop w:val="0"/>
                          <w:marBottom w:val="0"/>
                          <w:divBdr>
                            <w:top w:val="none" w:sz="0" w:space="0" w:color="auto"/>
                            <w:left w:val="none" w:sz="0" w:space="0" w:color="auto"/>
                            <w:bottom w:val="none" w:sz="0" w:space="0" w:color="auto"/>
                            <w:right w:val="none" w:sz="0" w:space="0" w:color="auto"/>
                          </w:divBdr>
                        </w:div>
                        <w:div w:id="2009822590">
                          <w:marLeft w:val="640"/>
                          <w:marRight w:val="0"/>
                          <w:marTop w:val="0"/>
                          <w:marBottom w:val="0"/>
                          <w:divBdr>
                            <w:top w:val="none" w:sz="0" w:space="0" w:color="auto"/>
                            <w:left w:val="none" w:sz="0" w:space="0" w:color="auto"/>
                            <w:bottom w:val="none" w:sz="0" w:space="0" w:color="auto"/>
                            <w:right w:val="none" w:sz="0" w:space="0" w:color="auto"/>
                          </w:divBdr>
                        </w:div>
                        <w:div w:id="2017687045">
                          <w:marLeft w:val="640"/>
                          <w:marRight w:val="0"/>
                          <w:marTop w:val="0"/>
                          <w:marBottom w:val="0"/>
                          <w:divBdr>
                            <w:top w:val="none" w:sz="0" w:space="0" w:color="auto"/>
                            <w:left w:val="none" w:sz="0" w:space="0" w:color="auto"/>
                            <w:bottom w:val="none" w:sz="0" w:space="0" w:color="auto"/>
                            <w:right w:val="none" w:sz="0" w:space="0" w:color="auto"/>
                          </w:divBdr>
                        </w:div>
                        <w:div w:id="2078160312">
                          <w:marLeft w:val="640"/>
                          <w:marRight w:val="0"/>
                          <w:marTop w:val="0"/>
                          <w:marBottom w:val="0"/>
                          <w:divBdr>
                            <w:top w:val="none" w:sz="0" w:space="0" w:color="auto"/>
                            <w:left w:val="none" w:sz="0" w:space="0" w:color="auto"/>
                            <w:bottom w:val="none" w:sz="0" w:space="0" w:color="auto"/>
                            <w:right w:val="none" w:sz="0" w:space="0" w:color="auto"/>
                          </w:divBdr>
                        </w:div>
                        <w:div w:id="2078356225">
                          <w:marLeft w:val="640"/>
                          <w:marRight w:val="0"/>
                          <w:marTop w:val="0"/>
                          <w:marBottom w:val="0"/>
                          <w:divBdr>
                            <w:top w:val="none" w:sz="0" w:space="0" w:color="auto"/>
                            <w:left w:val="none" w:sz="0" w:space="0" w:color="auto"/>
                            <w:bottom w:val="none" w:sz="0" w:space="0" w:color="auto"/>
                            <w:right w:val="none" w:sz="0" w:space="0" w:color="auto"/>
                          </w:divBdr>
                        </w:div>
                        <w:div w:id="2086760277">
                          <w:marLeft w:val="640"/>
                          <w:marRight w:val="0"/>
                          <w:marTop w:val="0"/>
                          <w:marBottom w:val="0"/>
                          <w:divBdr>
                            <w:top w:val="none" w:sz="0" w:space="0" w:color="auto"/>
                            <w:left w:val="none" w:sz="0" w:space="0" w:color="auto"/>
                            <w:bottom w:val="none" w:sz="0" w:space="0" w:color="auto"/>
                            <w:right w:val="none" w:sz="0" w:space="0" w:color="auto"/>
                          </w:divBdr>
                        </w:div>
                        <w:div w:id="211308529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891964555">
                  <w:marLeft w:val="640"/>
                  <w:marRight w:val="0"/>
                  <w:marTop w:val="0"/>
                  <w:marBottom w:val="0"/>
                  <w:divBdr>
                    <w:top w:val="none" w:sz="0" w:space="0" w:color="auto"/>
                    <w:left w:val="none" w:sz="0" w:space="0" w:color="auto"/>
                    <w:bottom w:val="none" w:sz="0" w:space="0" w:color="auto"/>
                    <w:right w:val="none" w:sz="0" w:space="0" w:color="auto"/>
                  </w:divBdr>
                </w:div>
                <w:div w:id="2011178939">
                  <w:marLeft w:val="640"/>
                  <w:marRight w:val="0"/>
                  <w:marTop w:val="0"/>
                  <w:marBottom w:val="0"/>
                  <w:divBdr>
                    <w:top w:val="none" w:sz="0" w:space="0" w:color="auto"/>
                    <w:left w:val="none" w:sz="0" w:space="0" w:color="auto"/>
                    <w:bottom w:val="none" w:sz="0" w:space="0" w:color="auto"/>
                    <w:right w:val="none" w:sz="0" w:space="0" w:color="auto"/>
                  </w:divBdr>
                </w:div>
                <w:div w:id="2021200542">
                  <w:marLeft w:val="640"/>
                  <w:marRight w:val="0"/>
                  <w:marTop w:val="0"/>
                  <w:marBottom w:val="0"/>
                  <w:divBdr>
                    <w:top w:val="none" w:sz="0" w:space="0" w:color="auto"/>
                    <w:left w:val="none" w:sz="0" w:space="0" w:color="auto"/>
                    <w:bottom w:val="none" w:sz="0" w:space="0" w:color="auto"/>
                    <w:right w:val="none" w:sz="0" w:space="0" w:color="auto"/>
                  </w:divBdr>
                </w:div>
                <w:div w:id="2024820946">
                  <w:marLeft w:val="640"/>
                  <w:marRight w:val="0"/>
                  <w:marTop w:val="0"/>
                  <w:marBottom w:val="0"/>
                  <w:divBdr>
                    <w:top w:val="none" w:sz="0" w:space="0" w:color="auto"/>
                    <w:left w:val="none" w:sz="0" w:space="0" w:color="auto"/>
                    <w:bottom w:val="none" w:sz="0" w:space="0" w:color="auto"/>
                    <w:right w:val="none" w:sz="0" w:space="0" w:color="auto"/>
                  </w:divBdr>
                </w:div>
                <w:div w:id="2067334955">
                  <w:marLeft w:val="640"/>
                  <w:marRight w:val="0"/>
                  <w:marTop w:val="0"/>
                  <w:marBottom w:val="0"/>
                  <w:divBdr>
                    <w:top w:val="none" w:sz="0" w:space="0" w:color="auto"/>
                    <w:left w:val="none" w:sz="0" w:space="0" w:color="auto"/>
                    <w:bottom w:val="none" w:sz="0" w:space="0" w:color="auto"/>
                    <w:right w:val="none" w:sz="0" w:space="0" w:color="auto"/>
                  </w:divBdr>
                </w:div>
                <w:div w:id="2091846818">
                  <w:marLeft w:val="640"/>
                  <w:marRight w:val="0"/>
                  <w:marTop w:val="0"/>
                  <w:marBottom w:val="0"/>
                  <w:divBdr>
                    <w:top w:val="none" w:sz="0" w:space="0" w:color="auto"/>
                    <w:left w:val="none" w:sz="0" w:space="0" w:color="auto"/>
                    <w:bottom w:val="none" w:sz="0" w:space="0" w:color="auto"/>
                    <w:right w:val="none" w:sz="0" w:space="0" w:color="auto"/>
                  </w:divBdr>
                </w:div>
                <w:div w:id="2097289620">
                  <w:marLeft w:val="640"/>
                  <w:marRight w:val="0"/>
                  <w:marTop w:val="0"/>
                  <w:marBottom w:val="0"/>
                  <w:divBdr>
                    <w:top w:val="none" w:sz="0" w:space="0" w:color="auto"/>
                    <w:left w:val="none" w:sz="0" w:space="0" w:color="auto"/>
                    <w:bottom w:val="none" w:sz="0" w:space="0" w:color="auto"/>
                    <w:right w:val="none" w:sz="0" w:space="0" w:color="auto"/>
                  </w:divBdr>
                </w:div>
              </w:divsChild>
            </w:div>
            <w:div w:id="2008438148">
              <w:marLeft w:val="0"/>
              <w:marRight w:val="0"/>
              <w:marTop w:val="0"/>
              <w:marBottom w:val="0"/>
              <w:divBdr>
                <w:top w:val="none" w:sz="0" w:space="0" w:color="auto"/>
                <w:left w:val="none" w:sz="0" w:space="0" w:color="auto"/>
                <w:bottom w:val="none" w:sz="0" w:space="0" w:color="auto"/>
                <w:right w:val="none" w:sz="0" w:space="0" w:color="auto"/>
              </w:divBdr>
              <w:divsChild>
                <w:div w:id="62800896">
                  <w:marLeft w:val="640"/>
                  <w:marRight w:val="0"/>
                  <w:marTop w:val="0"/>
                  <w:marBottom w:val="0"/>
                  <w:divBdr>
                    <w:top w:val="none" w:sz="0" w:space="0" w:color="auto"/>
                    <w:left w:val="none" w:sz="0" w:space="0" w:color="auto"/>
                    <w:bottom w:val="none" w:sz="0" w:space="0" w:color="auto"/>
                    <w:right w:val="none" w:sz="0" w:space="0" w:color="auto"/>
                  </w:divBdr>
                </w:div>
                <w:div w:id="67310968">
                  <w:marLeft w:val="640"/>
                  <w:marRight w:val="0"/>
                  <w:marTop w:val="0"/>
                  <w:marBottom w:val="0"/>
                  <w:divBdr>
                    <w:top w:val="none" w:sz="0" w:space="0" w:color="auto"/>
                    <w:left w:val="none" w:sz="0" w:space="0" w:color="auto"/>
                    <w:bottom w:val="none" w:sz="0" w:space="0" w:color="auto"/>
                    <w:right w:val="none" w:sz="0" w:space="0" w:color="auto"/>
                  </w:divBdr>
                </w:div>
                <w:div w:id="73937289">
                  <w:marLeft w:val="640"/>
                  <w:marRight w:val="0"/>
                  <w:marTop w:val="0"/>
                  <w:marBottom w:val="0"/>
                  <w:divBdr>
                    <w:top w:val="none" w:sz="0" w:space="0" w:color="auto"/>
                    <w:left w:val="none" w:sz="0" w:space="0" w:color="auto"/>
                    <w:bottom w:val="none" w:sz="0" w:space="0" w:color="auto"/>
                    <w:right w:val="none" w:sz="0" w:space="0" w:color="auto"/>
                  </w:divBdr>
                </w:div>
                <w:div w:id="92364815">
                  <w:marLeft w:val="640"/>
                  <w:marRight w:val="0"/>
                  <w:marTop w:val="0"/>
                  <w:marBottom w:val="0"/>
                  <w:divBdr>
                    <w:top w:val="none" w:sz="0" w:space="0" w:color="auto"/>
                    <w:left w:val="none" w:sz="0" w:space="0" w:color="auto"/>
                    <w:bottom w:val="none" w:sz="0" w:space="0" w:color="auto"/>
                    <w:right w:val="none" w:sz="0" w:space="0" w:color="auto"/>
                  </w:divBdr>
                </w:div>
                <w:div w:id="110560456">
                  <w:marLeft w:val="640"/>
                  <w:marRight w:val="0"/>
                  <w:marTop w:val="0"/>
                  <w:marBottom w:val="0"/>
                  <w:divBdr>
                    <w:top w:val="none" w:sz="0" w:space="0" w:color="auto"/>
                    <w:left w:val="none" w:sz="0" w:space="0" w:color="auto"/>
                    <w:bottom w:val="none" w:sz="0" w:space="0" w:color="auto"/>
                    <w:right w:val="none" w:sz="0" w:space="0" w:color="auto"/>
                  </w:divBdr>
                </w:div>
                <w:div w:id="164786378">
                  <w:marLeft w:val="640"/>
                  <w:marRight w:val="0"/>
                  <w:marTop w:val="0"/>
                  <w:marBottom w:val="0"/>
                  <w:divBdr>
                    <w:top w:val="none" w:sz="0" w:space="0" w:color="auto"/>
                    <w:left w:val="none" w:sz="0" w:space="0" w:color="auto"/>
                    <w:bottom w:val="none" w:sz="0" w:space="0" w:color="auto"/>
                    <w:right w:val="none" w:sz="0" w:space="0" w:color="auto"/>
                  </w:divBdr>
                </w:div>
                <w:div w:id="174851002">
                  <w:marLeft w:val="640"/>
                  <w:marRight w:val="0"/>
                  <w:marTop w:val="0"/>
                  <w:marBottom w:val="0"/>
                  <w:divBdr>
                    <w:top w:val="none" w:sz="0" w:space="0" w:color="auto"/>
                    <w:left w:val="none" w:sz="0" w:space="0" w:color="auto"/>
                    <w:bottom w:val="none" w:sz="0" w:space="0" w:color="auto"/>
                    <w:right w:val="none" w:sz="0" w:space="0" w:color="auto"/>
                  </w:divBdr>
                </w:div>
                <w:div w:id="251397327">
                  <w:marLeft w:val="640"/>
                  <w:marRight w:val="0"/>
                  <w:marTop w:val="0"/>
                  <w:marBottom w:val="0"/>
                  <w:divBdr>
                    <w:top w:val="none" w:sz="0" w:space="0" w:color="auto"/>
                    <w:left w:val="none" w:sz="0" w:space="0" w:color="auto"/>
                    <w:bottom w:val="none" w:sz="0" w:space="0" w:color="auto"/>
                    <w:right w:val="none" w:sz="0" w:space="0" w:color="auto"/>
                  </w:divBdr>
                </w:div>
                <w:div w:id="327640082">
                  <w:marLeft w:val="640"/>
                  <w:marRight w:val="0"/>
                  <w:marTop w:val="0"/>
                  <w:marBottom w:val="0"/>
                  <w:divBdr>
                    <w:top w:val="none" w:sz="0" w:space="0" w:color="auto"/>
                    <w:left w:val="none" w:sz="0" w:space="0" w:color="auto"/>
                    <w:bottom w:val="none" w:sz="0" w:space="0" w:color="auto"/>
                    <w:right w:val="none" w:sz="0" w:space="0" w:color="auto"/>
                  </w:divBdr>
                </w:div>
                <w:div w:id="369232588">
                  <w:marLeft w:val="640"/>
                  <w:marRight w:val="0"/>
                  <w:marTop w:val="0"/>
                  <w:marBottom w:val="0"/>
                  <w:divBdr>
                    <w:top w:val="none" w:sz="0" w:space="0" w:color="auto"/>
                    <w:left w:val="none" w:sz="0" w:space="0" w:color="auto"/>
                    <w:bottom w:val="none" w:sz="0" w:space="0" w:color="auto"/>
                    <w:right w:val="none" w:sz="0" w:space="0" w:color="auto"/>
                  </w:divBdr>
                </w:div>
                <w:div w:id="369961776">
                  <w:marLeft w:val="640"/>
                  <w:marRight w:val="0"/>
                  <w:marTop w:val="0"/>
                  <w:marBottom w:val="0"/>
                  <w:divBdr>
                    <w:top w:val="none" w:sz="0" w:space="0" w:color="auto"/>
                    <w:left w:val="none" w:sz="0" w:space="0" w:color="auto"/>
                    <w:bottom w:val="none" w:sz="0" w:space="0" w:color="auto"/>
                    <w:right w:val="none" w:sz="0" w:space="0" w:color="auto"/>
                  </w:divBdr>
                </w:div>
                <w:div w:id="416754332">
                  <w:marLeft w:val="640"/>
                  <w:marRight w:val="0"/>
                  <w:marTop w:val="0"/>
                  <w:marBottom w:val="0"/>
                  <w:divBdr>
                    <w:top w:val="none" w:sz="0" w:space="0" w:color="auto"/>
                    <w:left w:val="none" w:sz="0" w:space="0" w:color="auto"/>
                    <w:bottom w:val="none" w:sz="0" w:space="0" w:color="auto"/>
                    <w:right w:val="none" w:sz="0" w:space="0" w:color="auto"/>
                  </w:divBdr>
                </w:div>
                <w:div w:id="541095406">
                  <w:marLeft w:val="640"/>
                  <w:marRight w:val="0"/>
                  <w:marTop w:val="0"/>
                  <w:marBottom w:val="0"/>
                  <w:divBdr>
                    <w:top w:val="none" w:sz="0" w:space="0" w:color="auto"/>
                    <w:left w:val="none" w:sz="0" w:space="0" w:color="auto"/>
                    <w:bottom w:val="none" w:sz="0" w:space="0" w:color="auto"/>
                    <w:right w:val="none" w:sz="0" w:space="0" w:color="auto"/>
                  </w:divBdr>
                </w:div>
                <w:div w:id="584925817">
                  <w:marLeft w:val="640"/>
                  <w:marRight w:val="0"/>
                  <w:marTop w:val="0"/>
                  <w:marBottom w:val="0"/>
                  <w:divBdr>
                    <w:top w:val="none" w:sz="0" w:space="0" w:color="auto"/>
                    <w:left w:val="none" w:sz="0" w:space="0" w:color="auto"/>
                    <w:bottom w:val="none" w:sz="0" w:space="0" w:color="auto"/>
                    <w:right w:val="none" w:sz="0" w:space="0" w:color="auto"/>
                  </w:divBdr>
                </w:div>
                <w:div w:id="595481622">
                  <w:marLeft w:val="640"/>
                  <w:marRight w:val="0"/>
                  <w:marTop w:val="0"/>
                  <w:marBottom w:val="0"/>
                  <w:divBdr>
                    <w:top w:val="none" w:sz="0" w:space="0" w:color="auto"/>
                    <w:left w:val="none" w:sz="0" w:space="0" w:color="auto"/>
                    <w:bottom w:val="none" w:sz="0" w:space="0" w:color="auto"/>
                    <w:right w:val="none" w:sz="0" w:space="0" w:color="auto"/>
                  </w:divBdr>
                </w:div>
                <w:div w:id="640767948">
                  <w:marLeft w:val="640"/>
                  <w:marRight w:val="0"/>
                  <w:marTop w:val="0"/>
                  <w:marBottom w:val="0"/>
                  <w:divBdr>
                    <w:top w:val="none" w:sz="0" w:space="0" w:color="auto"/>
                    <w:left w:val="none" w:sz="0" w:space="0" w:color="auto"/>
                    <w:bottom w:val="none" w:sz="0" w:space="0" w:color="auto"/>
                    <w:right w:val="none" w:sz="0" w:space="0" w:color="auto"/>
                  </w:divBdr>
                </w:div>
                <w:div w:id="644045615">
                  <w:marLeft w:val="640"/>
                  <w:marRight w:val="0"/>
                  <w:marTop w:val="0"/>
                  <w:marBottom w:val="0"/>
                  <w:divBdr>
                    <w:top w:val="none" w:sz="0" w:space="0" w:color="auto"/>
                    <w:left w:val="none" w:sz="0" w:space="0" w:color="auto"/>
                    <w:bottom w:val="none" w:sz="0" w:space="0" w:color="auto"/>
                    <w:right w:val="none" w:sz="0" w:space="0" w:color="auto"/>
                  </w:divBdr>
                </w:div>
                <w:div w:id="672875657">
                  <w:marLeft w:val="640"/>
                  <w:marRight w:val="0"/>
                  <w:marTop w:val="0"/>
                  <w:marBottom w:val="0"/>
                  <w:divBdr>
                    <w:top w:val="none" w:sz="0" w:space="0" w:color="auto"/>
                    <w:left w:val="none" w:sz="0" w:space="0" w:color="auto"/>
                    <w:bottom w:val="none" w:sz="0" w:space="0" w:color="auto"/>
                    <w:right w:val="none" w:sz="0" w:space="0" w:color="auto"/>
                  </w:divBdr>
                </w:div>
                <w:div w:id="682631970">
                  <w:marLeft w:val="640"/>
                  <w:marRight w:val="0"/>
                  <w:marTop w:val="0"/>
                  <w:marBottom w:val="0"/>
                  <w:divBdr>
                    <w:top w:val="none" w:sz="0" w:space="0" w:color="auto"/>
                    <w:left w:val="none" w:sz="0" w:space="0" w:color="auto"/>
                    <w:bottom w:val="none" w:sz="0" w:space="0" w:color="auto"/>
                    <w:right w:val="none" w:sz="0" w:space="0" w:color="auto"/>
                  </w:divBdr>
                </w:div>
                <w:div w:id="686633972">
                  <w:marLeft w:val="640"/>
                  <w:marRight w:val="0"/>
                  <w:marTop w:val="0"/>
                  <w:marBottom w:val="0"/>
                  <w:divBdr>
                    <w:top w:val="none" w:sz="0" w:space="0" w:color="auto"/>
                    <w:left w:val="none" w:sz="0" w:space="0" w:color="auto"/>
                    <w:bottom w:val="none" w:sz="0" w:space="0" w:color="auto"/>
                    <w:right w:val="none" w:sz="0" w:space="0" w:color="auto"/>
                  </w:divBdr>
                </w:div>
                <w:div w:id="698552997">
                  <w:marLeft w:val="640"/>
                  <w:marRight w:val="0"/>
                  <w:marTop w:val="0"/>
                  <w:marBottom w:val="0"/>
                  <w:divBdr>
                    <w:top w:val="none" w:sz="0" w:space="0" w:color="auto"/>
                    <w:left w:val="none" w:sz="0" w:space="0" w:color="auto"/>
                    <w:bottom w:val="none" w:sz="0" w:space="0" w:color="auto"/>
                    <w:right w:val="none" w:sz="0" w:space="0" w:color="auto"/>
                  </w:divBdr>
                </w:div>
                <w:div w:id="717357865">
                  <w:marLeft w:val="640"/>
                  <w:marRight w:val="0"/>
                  <w:marTop w:val="0"/>
                  <w:marBottom w:val="0"/>
                  <w:divBdr>
                    <w:top w:val="none" w:sz="0" w:space="0" w:color="auto"/>
                    <w:left w:val="none" w:sz="0" w:space="0" w:color="auto"/>
                    <w:bottom w:val="none" w:sz="0" w:space="0" w:color="auto"/>
                    <w:right w:val="none" w:sz="0" w:space="0" w:color="auto"/>
                  </w:divBdr>
                </w:div>
                <w:div w:id="773289022">
                  <w:marLeft w:val="640"/>
                  <w:marRight w:val="0"/>
                  <w:marTop w:val="0"/>
                  <w:marBottom w:val="0"/>
                  <w:divBdr>
                    <w:top w:val="none" w:sz="0" w:space="0" w:color="auto"/>
                    <w:left w:val="none" w:sz="0" w:space="0" w:color="auto"/>
                    <w:bottom w:val="none" w:sz="0" w:space="0" w:color="auto"/>
                    <w:right w:val="none" w:sz="0" w:space="0" w:color="auto"/>
                  </w:divBdr>
                </w:div>
                <w:div w:id="784622588">
                  <w:marLeft w:val="640"/>
                  <w:marRight w:val="0"/>
                  <w:marTop w:val="0"/>
                  <w:marBottom w:val="0"/>
                  <w:divBdr>
                    <w:top w:val="none" w:sz="0" w:space="0" w:color="auto"/>
                    <w:left w:val="none" w:sz="0" w:space="0" w:color="auto"/>
                    <w:bottom w:val="none" w:sz="0" w:space="0" w:color="auto"/>
                    <w:right w:val="none" w:sz="0" w:space="0" w:color="auto"/>
                  </w:divBdr>
                </w:div>
                <w:div w:id="785318989">
                  <w:marLeft w:val="640"/>
                  <w:marRight w:val="0"/>
                  <w:marTop w:val="0"/>
                  <w:marBottom w:val="0"/>
                  <w:divBdr>
                    <w:top w:val="none" w:sz="0" w:space="0" w:color="auto"/>
                    <w:left w:val="none" w:sz="0" w:space="0" w:color="auto"/>
                    <w:bottom w:val="none" w:sz="0" w:space="0" w:color="auto"/>
                    <w:right w:val="none" w:sz="0" w:space="0" w:color="auto"/>
                  </w:divBdr>
                </w:div>
                <w:div w:id="795758898">
                  <w:marLeft w:val="640"/>
                  <w:marRight w:val="0"/>
                  <w:marTop w:val="0"/>
                  <w:marBottom w:val="0"/>
                  <w:divBdr>
                    <w:top w:val="none" w:sz="0" w:space="0" w:color="auto"/>
                    <w:left w:val="none" w:sz="0" w:space="0" w:color="auto"/>
                    <w:bottom w:val="none" w:sz="0" w:space="0" w:color="auto"/>
                    <w:right w:val="none" w:sz="0" w:space="0" w:color="auto"/>
                  </w:divBdr>
                </w:div>
                <w:div w:id="839388833">
                  <w:marLeft w:val="640"/>
                  <w:marRight w:val="0"/>
                  <w:marTop w:val="0"/>
                  <w:marBottom w:val="0"/>
                  <w:divBdr>
                    <w:top w:val="none" w:sz="0" w:space="0" w:color="auto"/>
                    <w:left w:val="none" w:sz="0" w:space="0" w:color="auto"/>
                    <w:bottom w:val="none" w:sz="0" w:space="0" w:color="auto"/>
                    <w:right w:val="none" w:sz="0" w:space="0" w:color="auto"/>
                  </w:divBdr>
                </w:div>
                <w:div w:id="862858690">
                  <w:marLeft w:val="640"/>
                  <w:marRight w:val="0"/>
                  <w:marTop w:val="0"/>
                  <w:marBottom w:val="0"/>
                  <w:divBdr>
                    <w:top w:val="none" w:sz="0" w:space="0" w:color="auto"/>
                    <w:left w:val="none" w:sz="0" w:space="0" w:color="auto"/>
                    <w:bottom w:val="none" w:sz="0" w:space="0" w:color="auto"/>
                    <w:right w:val="none" w:sz="0" w:space="0" w:color="auto"/>
                  </w:divBdr>
                </w:div>
                <w:div w:id="881210694">
                  <w:marLeft w:val="640"/>
                  <w:marRight w:val="0"/>
                  <w:marTop w:val="0"/>
                  <w:marBottom w:val="0"/>
                  <w:divBdr>
                    <w:top w:val="none" w:sz="0" w:space="0" w:color="auto"/>
                    <w:left w:val="none" w:sz="0" w:space="0" w:color="auto"/>
                    <w:bottom w:val="none" w:sz="0" w:space="0" w:color="auto"/>
                    <w:right w:val="none" w:sz="0" w:space="0" w:color="auto"/>
                  </w:divBdr>
                </w:div>
                <w:div w:id="941033329">
                  <w:marLeft w:val="640"/>
                  <w:marRight w:val="0"/>
                  <w:marTop w:val="0"/>
                  <w:marBottom w:val="0"/>
                  <w:divBdr>
                    <w:top w:val="none" w:sz="0" w:space="0" w:color="auto"/>
                    <w:left w:val="none" w:sz="0" w:space="0" w:color="auto"/>
                    <w:bottom w:val="none" w:sz="0" w:space="0" w:color="auto"/>
                    <w:right w:val="none" w:sz="0" w:space="0" w:color="auto"/>
                  </w:divBdr>
                </w:div>
                <w:div w:id="962420664">
                  <w:marLeft w:val="640"/>
                  <w:marRight w:val="0"/>
                  <w:marTop w:val="0"/>
                  <w:marBottom w:val="0"/>
                  <w:divBdr>
                    <w:top w:val="none" w:sz="0" w:space="0" w:color="auto"/>
                    <w:left w:val="none" w:sz="0" w:space="0" w:color="auto"/>
                    <w:bottom w:val="none" w:sz="0" w:space="0" w:color="auto"/>
                    <w:right w:val="none" w:sz="0" w:space="0" w:color="auto"/>
                  </w:divBdr>
                </w:div>
                <w:div w:id="973368096">
                  <w:marLeft w:val="640"/>
                  <w:marRight w:val="0"/>
                  <w:marTop w:val="0"/>
                  <w:marBottom w:val="0"/>
                  <w:divBdr>
                    <w:top w:val="none" w:sz="0" w:space="0" w:color="auto"/>
                    <w:left w:val="none" w:sz="0" w:space="0" w:color="auto"/>
                    <w:bottom w:val="none" w:sz="0" w:space="0" w:color="auto"/>
                    <w:right w:val="none" w:sz="0" w:space="0" w:color="auto"/>
                  </w:divBdr>
                </w:div>
                <w:div w:id="988706564">
                  <w:marLeft w:val="640"/>
                  <w:marRight w:val="0"/>
                  <w:marTop w:val="0"/>
                  <w:marBottom w:val="0"/>
                  <w:divBdr>
                    <w:top w:val="none" w:sz="0" w:space="0" w:color="auto"/>
                    <w:left w:val="none" w:sz="0" w:space="0" w:color="auto"/>
                    <w:bottom w:val="none" w:sz="0" w:space="0" w:color="auto"/>
                    <w:right w:val="none" w:sz="0" w:space="0" w:color="auto"/>
                  </w:divBdr>
                </w:div>
                <w:div w:id="1001202106">
                  <w:marLeft w:val="640"/>
                  <w:marRight w:val="0"/>
                  <w:marTop w:val="0"/>
                  <w:marBottom w:val="0"/>
                  <w:divBdr>
                    <w:top w:val="none" w:sz="0" w:space="0" w:color="auto"/>
                    <w:left w:val="none" w:sz="0" w:space="0" w:color="auto"/>
                    <w:bottom w:val="none" w:sz="0" w:space="0" w:color="auto"/>
                    <w:right w:val="none" w:sz="0" w:space="0" w:color="auto"/>
                  </w:divBdr>
                </w:div>
                <w:div w:id="1079525426">
                  <w:marLeft w:val="640"/>
                  <w:marRight w:val="0"/>
                  <w:marTop w:val="0"/>
                  <w:marBottom w:val="0"/>
                  <w:divBdr>
                    <w:top w:val="none" w:sz="0" w:space="0" w:color="auto"/>
                    <w:left w:val="none" w:sz="0" w:space="0" w:color="auto"/>
                    <w:bottom w:val="none" w:sz="0" w:space="0" w:color="auto"/>
                    <w:right w:val="none" w:sz="0" w:space="0" w:color="auto"/>
                  </w:divBdr>
                </w:div>
                <w:div w:id="1082339724">
                  <w:marLeft w:val="640"/>
                  <w:marRight w:val="0"/>
                  <w:marTop w:val="0"/>
                  <w:marBottom w:val="0"/>
                  <w:divBdr>
                    <w:top w:val="none" w:sz="0" w:space="0" w:color="auto"/>
                    <w:left w:val="none" w:sz="0" w:space="0" w:color="auto"/>
                    <w:bottom w:val="none" w:sz="0" w:space="0" w:color="auto"/>
                    <w:right w:val="none" w:sz="0" w:space="0" w:color="auto"/>
                  </w:divBdr>
                </w:div>
                <w:div w:id="1104687596">
                  <w:marLeft w:val="640"/>
                  <w:marRight w:val="0"/>
                  <w:marTop w:val="0"/>
                  <w:marBottom w:val="0"/>
                  <w:divBdr>
                    <w:top w:val="none" w:sz="0" w:space="0" w:color="auto"/>
                    <w:left w:val="none" w:sz="0" w:space="0" w:color="auto"/>
                    <w:bottom w:val="none" w:sz="0" w:space="0" w:color="auto"/>
                    <w:right w:val="none" w:sz="0" w:space="0" w:color="auto"/>
                  </w:divBdr>
                </w:div>
                <w:div w:id="1127357972">
                  <w:marLeft w:val="640"/>
                  <w:marRight w:val="0"/>
                  <w:marTop w:val="0"/>
                  <w:marBottom w:val="0"/>
                  <w:divBdr>
                    <w:top w:val="none" w:sz="0" w:space="0" w:color="auto"/>
                    <w:left w:val="none" w:sz="0" w:space="0" w:color="auto"/>
                    <w:bottom w:val="none" w:sz="0" w:space="0" w:color="auto"/>
                    <w:right w:val="none" w:sz="0" w:space="0" w:color="auto"/>
                  </w:divBdr>
                </w:div>
                <w:div w:id="1159542741">
                  <w:marLeft w:val="640"/>
                  <w:marRight w:val="0"/>
                  <w:marTop w:val="0"/>
                  <w:marBottom w:val="0"/>
                  <w:divBdr>
                    <w:top w:val="none" w:sz="0" w:space="0" w:color="auto"/>
                    <w:left w:val="none" w:sz="0" w:space="0" w:color="auto"/>
                    <w:bottom w:val="none" w:sz="0" w:space="0" w:color="auto"/>
                    <w:right w:val="none" w:sz="0" w:space="0" w:color="auto"/>
                  </w:divBdr>
                </w:div>
                <w:div w:id="1195726760">
                  <w:marLeft w:val="640"/>
                  <w:marRight w:val="0"/>
                  <w:marTop w:val="0"/>
                  <w:marBottom w:val="0"/>
                  <w:divBdr>
                    <w:top w:val="none" w:sz="0" w:space="0" w:color="auto"/>
                    <w:left w:val="none" w:sz="0" w:space="0" w:color="auto"/>
                    <w:bottom w:val="none" w:sz="0" w:space="0" w:color="auto"/>
                    <w:right w:val="none" w:sz="0" w:space="0" w:color="auto"/>
                  </w:divBdr>
                </w:div>
                <w:div w:id="1212764453">
                  <w:marLeft w:val="640"/>
                  <w:marRight w:val="0"/>
                  <w:marTop w:val="0"/>
                  <w:marBottom w:val="0"/>
                  <w:divBdr>
                    <w:top w:val="none" w:sz="0" w:space="0" w:color="auto"/>
                    <w:left w:val="none" w:sz="0" w:space="0" w:color="auto"/>
                    <w:bottom w:val="none" w:sz="0" w:space="0" w:color="auto"/>
                    <w:right w:val="none" w:sz="0" w:space="0" w:color="auto"/>
                  </w:divBdr>
                </w:div>
                <w:div w:id="1249384135">
                  <w:marLeft w:val="640"/>
                  <w:marRight w:val="0"/>
                  <w:marTop w:val="0"/>
                  <w:marBottom w:val="0"/>
                  <w:divBdr>
                    <w:top w:val="none" w:sz="0" w:space="0" w:color="auto"/>
                    <w:left w:val="none" w:sz="0" w:space="0" w:color="auto"/>
                    <w:bottom w:val="none" w:sz="0" w:space="0" w:color="auto"/>
                    <w:right w:val="none" w:sz="0" w:space="0" w:color="auto"/>
                  </w:divBdr>
                </w:div>
                <w:div w:id="1252929731">
                  <w:marLeft w:val="640"/>
                  <w:marRight w:val="0"/>
                  <w:marTop w:val="0"/>
                  <w:marBottom w:val="0"/>
                  <w:divBdr>
                    <w:top w:val="none" w:sz="0" w:space="0" w:color="auto"/>
                    <w:left w:val="none" w:sz="0" w:space="0" w:color="auto"/>
                    <w:bottom w:val="none" w:sz="0" w:space="0" w:color="auto"/>
                    <w:right w:val="none" w:sz="0" w:space="0" w:color="auto"/>
                  </w:divBdr>
                </w:div>
                <w:div w:id="1328441986">
                  <w:marLeft w:val="640"/>
                  <w:marRight w:val="0"/>
                  <w:marTop w:val="0"/>
                  <w:marBottom w:val="0"/>
                  <w:divBdr>
                    <w:top w:val="none" w:sz="0" w:space="0" w:color="auto"/>
                    <w:left w:val="none" w:sz="0" w:space="0" w:color="auto"/>
                    <w:bottom w:val="none" w:sz="0" w:space="0" w:color="auto"/>
                    <w:right w:val="none" w:sz="0" w:space="0" w:color="auto"/>
                  </w:divBdr>
                </w:div>
                <w:div w:id="1333413244">
                  <w:marLeft w:val="640"/>
                  <w:marRight w:val="0"/>
                  <w:marTop w:val="0"/>
                  <w:marBottom w:val="0"/>
                  <w:divBdr>
                    <w:top w:val="none" w:sz="0" w:space="0" w:color="auto"/>
                    <w:left w:val="none" w:sz="0" w:space="0" w:color="auto"/>
                    <w:bottom w:val="none" w:sz="0" w:space="0" w:color="auto"/>
                    <w:right w:val="none" w:sz="0" w:space="0" w:color="auto"/>
                  </w:divBdr>
                </w:div>
                <w:div w:id="1333947804">
                  <w:marLeft w:val="640"/>
                  <w:marRight w:val="0"/>
                  <w:marTop w:val="0"/>
                  <w:marBottom w:val="0"/>
                  <w:divBdr>
                    <w:top w:val="none" w:sz="0" w:space="0" w:color="auto"/>
                    <w:left w:val="none" w:sz="0" w:space="0" w:color="auto"/>
                    <w:bottom w:val="none" w:sz="0" w:space="0" w:color="auto"/>
                    <w:right w:val="none" w:sz="0" w:space="0" w:color="auto"/>
                  </w:divBdr>
                </w:div>
                <w:div w:id="1373841906">
                  <w:marLeft w:val="640"/>
                  <w:marRight w:val="0"/>
                  <w:marTop w:val="0"/>
                  <w:marBottom w:val="0"/>
                  <w:divBdr>
                    <w:top w:val="none" w:sz="0" w:space="0" w:color="auto"/>
                    <w:left w:val="none" w:sz="0" w:space="0" w:color="auto"/>
                    <w:bottom w:val="none" w:sz="0" w:space="0" w:color="auto"/>
                    <w:right w:val="none" w:sz="0" w:space="0" w:color="auto"/>
                  </w:divBdr>
                </w:div>
                <w:div w:id="1374691852">
                  <w:marLeft w:val="640"/>
                  <w:marRight w:val="0"/>
                  <w:marTop w:val="0"/>
                  <w:marBottom w:val="0"/>
                  <w:divBdr>
                    <w:top w:val="none" w:sz="0" w:space="0" w:color="auto"/>
                    <w:left w:val="none" w:sz="0" w:space="0" w:color="auto"/>
                    <w:bottom w:val="none" w:sz="0" w:space="0" w:color="auto"/>
                    <w:right w:val="none" w:sz="0" w:space="0" w:color="auto"/>
                  </w:divBdr>
                </w:div>
                <w:div w:id="1379547609">
                  <w:marLeft w:val="640"/>
                  <w:marRight w:val="0"/>
                  <w:marTop w:val="0"/>
                  <w:marBottom w:val="0"/>
                  <w:divBdr>
                    <w:top w:val="none" w:sz="0" w:space="0" w:color="auto"/>
                    <w:left w:val="none" w:sz="0" w:space="0" w:color="auto"/>
                    <w:bottom w:val="none" w:sz="0" w:space="0" w:color="auto"/>
                    <w:right w:val="none" w:sz="0" w:space="0" w:color="auto"/>
                  </w:divBdr>
                </w:div>
                <w:div w:id="1410738005">
                  <w:marLeft w:val="640"/>
                  <w:marRight w:val="0"/>
                  <w:marTop w:val="0"/>
                  <w:marBottom w:val="0"/>
                  <w:divBdr>
                    <w:top w:val="none" w:sz="0" w:space="0" w:color="auto"/>
                    <w:left w:val="none" w:sz="0" w:space="0" w:color="auto"/>
                    <w:bottom w:val="none" w:sz="0" w:space="0" w:color="auto"/>
                    <w:right w:val="none" w:sz="0" w:space="0" w:color="auto"/>
                  </w:divBdr>
                </w:div>
                <w:div w:id="1433435625">
                  <w:marLeft w:val="640"/>
                  <w:marRight w:val="0"/>
                  <w:marTop w:val="0"/>
                  <w:marBottom w:val="0"/>
                  <w:divBdr>
                    <w:top w:val="none" w:sz="0" w:space="0" w:color="auto"/>
                    <w:left w:val="none" w:sz="0" w:space="0" w:color="auto"/>
                    <w:bottom w:val="none" w:sz="0" w:space="0" w:color="auto"/>
                    <w:right w:val="none" w:sz="0" w:space="0" w:color="auto"/>
                  </w:divBdr>
                </w:div>
                <w:div w:id="1511220432">
                  <w:marLeft w:val="640"/>
                  <w:marRight w:val="0"/>
                  <w:marTop w:val="0"/>
                  <w:marBottom w:val="0"/>
                  <w:divBdr>
                    <w:top w:val="none" w:sz="0" w:space="0" w:color="auto"/>
                    <w:left w:val="none" w:sz="0" w:space="0" w:color="auto"/>
                    <w:bottom w:val="none" w:sz="0" w:space="0" w:color="auto"/>
                    <w:right w:val="none" w:sz="0" w:space="0" w:color="auto"/>
                  </w:divBdr>
                </w:div>
                <w:div w:id="1589189743">
                  <w:marLeft w:val="640"/>
                  <w:marRight w:val="0"/>
                  <w:marTop w:val="0"/>
                  <w:marBottom w:val="0"/>
                  <w:divBdr>
                    <w:top w:val="none" w:sz="0" w:space="0" w:color="auto"/>
                    <w:left w:val="none" w:sz="0" w:space="0" w:color="auto"/>
                    <w:bottom w:val="none" w:sz="0" w:space="0" w:color="auto"/>
                    <w:right w:val="none" w:sz="0" w:space="0" w:color="auto"/>
                  </w:divBdr>
                </w:div>
                <w:div w:id="1597707478">
                  <w:marLeft w:val="640"/>
                  <w:marRight w:val="0"/>
                  <w:marTop w:val="0"/>
                  <w:marBottom w:val="0"/>
                  <w:divBdr>
                    <w:top w:val="none" w:sz="0" w:space="0" w:color="auto"/>
                    <w:left w:val="none" w:sz="0" w:space="0" w:color="auto"/>
                    <w:bottom w:val="none" w:sz="0" w:space="0" w:color="auto"/>
                    <w:right w:val="none" w:sz="0" w:space="0" w:color="auto"/>
                  </w:divBdr>
                </w:div>
                <w:div w:id="1633634831">
                  <w:marLeft w:val="640"/>
                  <w:marRight w:val="0"/>
                  <w:marTop w:val="0"/>
                  <w:marBottom w:val="0"/>
                  <w:divBdr>
                    <w:top w:val="none" w:sz="0" w:space="0" w:color="auto"/>
                    <w:left w:val="none" w:sz="0" w:space="0" w:color="auto"/>
                    <w:bottom w:val="none" w:sz="0" w:space="0" w:color="auto"/>
                    <w:right w:val="none" w:sz="0" w:space="0" w:color="auto"/>
                  </w:divBdr>
                </w:div>
                <w:div w:id="1648820551">
                  <w:marLeft w:val="640"/>
                  <w:marRight w:val="0"/>
                  <w:marTop w:val="0"/>
                  <w:marBottom w:val="0"/>
                  <w:divBdr>
                    <w:top w:val="none" w:sz="0" w:space="0" w:color="auto"/>
                    <w:left w:val="none" w:sz="0" w:space="0" w:color="auto"/>
                    <w:bottom w:val="none" w:sz="0" w:space="0" w:color="auto"/>
                    <w:right w:val="none" w:sz="0" w:space="0" w:color="auto"/>
                  </w:divBdr>
                </w:div>
                <w:div w:id="1651252389">
                  <w:marLeft w:val="640"/>
                  <w:marRight w:val="0"/>
                  <w:marTop w:val="0"/>
                  <w:marBottom w:val="0"/>
                  <w:divBdr>
                    <w:top w:val="none" w:sz="0" w:space="0" w:color="auto"/>
                    <w:left w:val="none" w:sz="0" w:space="0" w:color="auto"/>
                    <w:bottom w:val="none" w:sz="0" w:space="0" w:color="auto"/>
                    <w:right w:val="none" w:sz="0" w:space="0" w:color="auto"/>
                  </w:divBdr>
                </w:div>
                <w:div w:id="1738825308">
                  <w:marLeft w:val="640"/>
                  <w:marRight w:val="0"/>
                  <w:marTop w:val="0"/>
                  <w:marBottom w:val="0"/>
                  <w:divBdr>
                    <w:top w:val="none" w:sz="0" w:space="0" w:color="auto"/>
                    <w:left w:val="none" w:sz="0" w:space="0" w:color="auto"/>
                    <w:bottom w:val="none" w:sz="0" w:space="0" w:color="auto"/>
                    <w:right w:val="none" w:sz="0" w:space="0" w:color="auto"/>
                  </w:divBdr>
                </w:div>
                <w:div w:id="1753045411">
                  <w:marLeft w:val="640"/>
                  <w:marRight w:val="0"/>
                  <w:marTop w:val="0"/>
                  <w:marBottom w:val="0"/>
                  <w:divBdr>
                    <w:top w:val="none" w:sz="0" w:space="0" w:color="auto"/>
                    <w:left w:val="none" w:sz="0" w:space="0" w:color="auto"/>
                    <w:bottom w:val="none" w:sz="0" w:space="0" w:color="auto"/>
                    <w:right w:val="none" w:sz="0" w:space="0" w:color="auto"/>
                  </w:divBdr>
                </w:div>
                <w:div w:id="1758210904">
                  <w:marLeft w:val="640"/>
                  <w:marRight w:val="0"/>
                  <w:marTop w:val="0"/>
                  <w:marBottom w:val="0"/>
                  <w:divBdr>
                    <w:top w:val="none" w:sz="0" w:space="0" w:color="auto"/>
                    <w:left w:val="none" w:sz="0" w:space="0" w:color="auto"/>
                    <w:bottom w:val="none" w:sz="0" w:space="0" w:color="auto"/>
                    <w:right w:val="none" w:sz="0" w:space="0" w:color="auto"/>
                  </w:divBdr>
                </w:div>
                <w:div w:id="1785541357">
                  <w:marLeft w:val="640"/>
                  <w:marRight w:val="0"/>
                  <w:marTop w:val="0"/>
                  <w:marBottom w:val="0"/>
                  <w:divBdr>
                    <w:top w:val="none" w:sz="0" w:space="0" w:color="auto"/>
                    <w:left w:val="none" w:sz="0" w:space="0" w:color="auto"/>
                    <w:bottom w:val="none" w:sz="0" w:space="0" w:color="auto"/>
                    <w:right w:val="none" w:sz="0" w:space="0" w:color="auto"/>
                  </w:divBdr>
                </w:div>
                <w:div w:id="1790856830">
                  <w:marLeft w:val="640"/>
                  <w:marRight w:val="0"/>
                  <w:marTop w:val="0"/>
                  <w:marBottom w:val="0"/>
                  <w:divBdr>
                    <w:top w:val="none" w:sz="0" w:space="0" w:color="auto"/>
                    <w:left w:val="none" w:sz="0" w:space="0" w:color="auto"/>
                    <w:bottom w:val="none" w:sz="0" w:space="0" w:color="auto"/>
                    <w:right w:val="none" w:sz="0" w:space="0" w:color="auto"/>
                  </w:divBdr>
                </w:div>
                <w:div w:id="1792437044">
                  <w:marLeft w:val="640"/>
                  <w:marRight w:val="0"/>
                  <w:marTop w:val="0"/>
                  <w:marBottom w:val="0"/>
                  <w:divBdr>
                    <w:top w:val="none" w:sz="0" w:space="0" w:color="auto"/>
                    <w:left w:val="none" w:sz="0" w:space="0" w:color="auto"/>
                    <w:bottom w:val="none" w:sz="0" w:space="0" w:color="auto"/>
                    <w:right w:val="none" w:sz="0" w:space="0" w:color="auto"/>
                  </w:divBdr>
                </w:div>
                <w:div w:id="1804493829">
                  <w:marLeft w:val="640"/>
                  <w:marRight w:val="0"/>
                  <w:marTop w:val="0"/>
                  <w:marBottom w:val="0"/>
                  <w:divBdr>
                    <w:top w:val="none" w:sz="0" w:space="0" w:color="auto"/>
                    <w:left w:val="none" w:sz="0" w:space="0" w:color="auto"/>
                    <w:bottom w:val="none" w:sz="0" w:space="0" w:color="auto"/>
                    <w:right w:val="none" w:sz="0" w:space="0" w:color="auto"/>
                  </w:divBdr>
                </w:div>
                <w:div w:id="1805729552">
                  <w:marLeft w:val="640"/>
                  <w:marRight w:val="0"/>
                  <w:marTop w:val="0"/>
                  <w:marBottom w:val="0"/>
                  <w:divBdr>
                    <w:top w:val="none" w:sz="0" w:space="0" w:color="auto"/>
                    <w:left w:val="none" w:sz="0" w:space="0" w:color="auto"/>
                    <w:bottom w:val="none" w:sz="0" w:space="0" w:color="auto"/>
                    <w:right w:val="none" w:sz="0" w:space="0" w:color="auto"/>
                  </w:divBdr>
                </w:div>
                <w:div w:id="1877817111">
                  <w:marLeft w:val="640"/>
                  <w:marRight w:val="0"/>
                  <w:marTop w:val="0"/>
                  <w:marBottom w:val="0"/>
                  <w:divBdr>
                    <w:top w:val="none" w:sz="0" w:space="0" w:color="auto"/>
                    <w:left w:val="none" w:sz="0" w:space="0" w:color="auto"/>
                    <w:bottom w:val="none" w:sz="0" w:space="0" w:color="auto"/>
                    <w:right w:val="none" w:sz="0" w:space="0" w:color="auto"/>
                  </w:divBdr>
                </w:div>
                <w:div w:id="1884757160">
                  <w:marLeft w:val="640"/>
                  <w:marRight w:val="0"/>
                  <w:marTop w:val="0"/>
                  <w:marBottom w:val="0"/>
                  <w:divBdr>
                    <w:top w:val="none" w:sz="0" w:space="0" w:color="auto"/>
                    <w:left w:val="none" w:sz="0" w:space="0" w:color="auto"/>
                    <w:bottom w:val="none" w:sz="0" w:space="0" w:color="auto"/>
                    <w:right w:val="none" w:sz="0" w:space="0" w:color="auto"/>
                  </w:divBdr>
                </w:div>
                <w:div w:id="2028823637">
                  <w:marLeft w:val="640"/>
                  <w:marRight w:val="0"/>
                  <w:marTop w:val="0"/>
                  <w:marBottom w:val="0"/>
                  <w:divBdr>
                    <w:top w:val="none" w:sz="0" w:space="0" w:color="auto"/>
                    <w:left w:val="none" w:sz="0" w:space="0" w:color="auto"/>
                    <w:bottom w:val="none" w:sz="0" w:space="0" w:color="auto"/>
                    <w:right w:val="none" w:sz="0" w:space="0" w:color="auto"/>
                  </w:divBdr>
                </w:div>
                <w:div w:id="2030062874">
                  <w:marLeft w:val="640"/>
                  <w:marRight w:val="0"/>
                  <w:marTop w:val="0"/>
                  <w:marBottom w:val="0"/>
                  <w:divBdr>
                    <w:top w:val="none" w:sz="0" w:space="0" w:color="auto"/>
                    <w:left w:val="none" w:sz="0" w:space="0" w:color="auto"/>
                    <w:bottom w:val="none" w:sz="0" w:space="0" w:color="auto"/>
                    <w:right w:val="none" w:sz="0" w:space="0" w:color="auto"/>
                  </w:divBdr>
                </w:div>
                <w:div w:id="2111656535">
                  <w:marLeft w:val="640"/>
                  <w:marRight w:val="0"/>
                  <w:marTop w:val="0"/>
                  <w:marBottom w:val="0"/>
                  <w:divBdr>
                    <w:top w:val="none" w:sz="0" w:space="0" w:color="auto"/>
                    <w:left w:val="none" w:sz="0" w:space="0" w:color="auto"/>
                    <w:bottom w:val="none" w:sz="0" w:space="0" w:color="auto"/>
                    <w:right w:val="none" w:sz="0" w:space="0" w:color="auto"/>
                  </w:divBdr>
                </w:div>
                <w:div w:id="2129352881">
                  <w:marLeft w:val="640"/>
                  <w:marRight w:val="0"/>
                  <w:marTop w:val="0"/>
                  <w:marBottom w:val="0"/>
                  <w:divBdr>
                    <w:top w:val="none" w:sz="0" w:space="0" w:color="auto"/>
                    <w:left w:val="none" w:sz="0" w:space="0" w:color="auto"/>
                    <w:bottom w:val="none" w:sz="0" w:space="0" w:color="auto"/>
                    <w:right w:val="none" w:sz="0" w:space="0" w:color="auto"/>
                  </w:divBdr>
                </w:div>
              </w:divsChild>
            </w:div>
            <w:div w:id="2013414906">
              <w:marLeft w:val="0"/>
              <w:marRight w:val="0"/>
              <w:marTop w:val="0"/>
              <w:marBottom w:val="0"/>
              <w:divBdr>
                <w:top w:val="none" w:sz="0" w:space="0" w:color="auto"/>
                <w:left w:val="none" w:sz="0" w:space="0" w:color="auto"/>
                <w:bottom w:val="none" w:sz="0" w:space="0" w:color="auto"/>
                <w:right w:val="none" w:sz="0" w:space="0" w:color="auto"/>
              </w:divBdr>
              <w:divsChild>
                <w:div w:id="9309">
                  <w:marLeft w:val="640"/>
                  <w:marRight w:val="0"/>
                  <w:marTop w:val="0"/>
                  <w:marBottom w:val="0"/>
                  <w:divBdr>
                    <w:top w:val="none" w:sz="0" w:space="0" w:color="auto"/>
                    <w:left w:val="none" w:sz="0" w:space="0" w:color="auto"/>
                    <w:bottom w:val="none" w:sz="0" w:space="0" w:color="auto"/>
                    <w:right w:val="none" w:sz="0" w:space="0" w:color="auto"/>
                  </w:divBdr>
                </w:div>
                <w:div w:id="11959728">
                  <w:marLeft w:val="640"/>
                  <w:marRight w:val="0"/>
                  <w:marTop w:val="0"/>
                  <w:marBottom w:val="0"/>
                  <w:divBdr>
                    <w:top w:val="none" w:sz="0" w:space="0" w:color="auto"/>
                    <w:left w:val="none" w:sz="0" w:space="0" w:color="auto"/>
                    <w:bottom w:val="none" w:sz="0" w:space="0" w:color="auto"/>
                    <w:right w:val="none" w:sz="0" w:space="0" w:color="auto"/>
                  </w:divBdr>
                </w:div>
                <w:div w:id="71196339">
                  <w:marLeft w:val="640"/>
                  <w:marRight w:val="0"/>
                  <w:marTop w:val="0"/>
                  <w:marBottom w:val="0"/>
                  <w:divBdr>
                    <w:top w:val="none" w:sz="0" w:space="0" w:color="auto"/>
                    <w:left w:val="none" w:sz="0" w:space="0" w:color="auto"/>
                    <w:bottom w:val="none" w:sz="0" w:space="0" w:color="auto"/>
                    <w:right w:val="none" w:sz="0" w:space="0" w:color="auto"/>
                  </w:divBdr>
                </w:div>
                <w:div w:id="81146234">
                  <w:marLeft w:val="640"/>
                  <w:marRight w:val="0"/>
                  <w:marTop w:val="0"/>
                  <w:marBottom w:val="0"/>
                  <w:divBdr>
                    <w:top w:val="none" w:sz="0" w:space="0" w:color="auto"/>
                    <w:left w:val="none" w:sz="0" w:space="0" w:color="auto"/>
                    <w:bottom w:val="none" w:sz="0" w:space="0" w:color="auto"/>
                    <w:right w:val="none" w:sz="0" w:space="0" w:color="auto"/>
                  </w:divBdr>
                </w:div>
                <w:div w:id="91127235">
                  <w:marLeft w:val="640"/>
                  <w:marRight w:val="0"/>
                  <w:marTop w:val="0"/>
                  <w:marBottom w:val="0"/>
                  <w:divBdr>
                    <w:top w:val="none" w:sz="0" w:space="0" w:color="auto"/>
                    <w:left w:val="none" w:sz="0" w:space="0" w:color="auto"/>
                    <w:bottom w:val="none" w:sz="0" w:space="0" w:color="auto"/>
                    <w:right w:val="none" w:sz="0" w:space="0" w:color="auto"/>
                  </w:divBdr>
                </w:div>
                <w:div w:id="101413307">
                  <w:marLeft w:val="640"/>
                  <w:marRight w:val="0"/>
                  <w:marTop w:val="0"/>
                  <w:marBottom w:val="0"/>
                  <w:divBdr>
                    <w:top w:val="none" w:sz="0" w:space="0" w:color="auto"/>
                    <w:left w:val="none" w:sz="0" w:space="0" w:color="auto"/>
                    <w:bottom w:val="none" w:sz="0" w:space="0" w:color="auto"/>
                    <w:right w:val="none" w:sz="0" w:space="0" w:color="auto"/>
                  </w:divBdr>
                </w:div>
                <w:div w:id="195120418">
                  <w:marLeft w:val="640"/>
                  <w:marRight w:val="0"/>
                  <w:marTop w:val="0"/>
                  <w:marBottom w:val="0"/>
                  <w:divBdr>
                    <w:top w:val="none" w:sz="0" w:space="0" w:color="auto"/>
                    <w:left w:val="none" w:sz="0" w:space="0" w:color="auto"/>
                    <w:bottom w:val="none" w:sz="0" w:space="0" w:color="auto"/>
                    <w:right w:val="none" w:sz="0" w:space="0" w:color="auto"/>
                  </w:divBdr>
                </w:div>
                <w:div w:id="200825775">
                  <w:marLeft w:val="640"/>
                  <w:marRight w:val="0"/>
                  <w:marTop w:val="0"/>
                  <w:marBottom w:val="0"/>
                  <w:divBdr>
                    <w:top w:val="none" w:sz="0" w:space="0" w:color="auto"/>
                    <w:left w:val="none" w:sz="0" w:space="0" w:color="auto"/>
                    <w:bottom w:val="none" w:sz="0" w:space="0" w:color="auto"/>
                    <w:right w:val="none" w:sz="0" w:space="0" w:color="auto"/>
                  </w:divBdr>
                </w:div>
                <w:div w:id="205072336">
                  <w:marLeft w:val="640"/>
                  <w:marRight w:val="0"/>
                  <w:marTop w:val="0"/>
                  <w:marBottom w:val="0"/>
                  <w:divBdr>
                    <w:top w:val="none" w:sz="0" w:space="0" w:color="auto"/>
                    <w:left w:val="none" w:sz="0" w:space="0" w:color="auto"/>
                    <w:bottom w:val="none" w:sz="0" w:space="0" w:color="auto"/>
                    <w:right w:val="none" w:sz="0" w:space="0" w:color="auto"/>
                  </w:divBdr>
                </w:div>
                <w:div w:id="222445876">
                  <w:marLeft w:val="640"/>
                  <w:marRight w:val="0"/>
                  <w:marTop w:val="0"/>
                  <w:marBottom w:val="0"/>
                  <w:divBdr>
                    <w:top w:val="none" w:sz="0" w:space="0" w:color="auto"/>
                    <w:left w:val="none" w:sz="0" w:space="0" w:color="auto"/>
                    <w:bottom w:val="none" w:sz="0" w:space="0" w:color="auto"/>
                    <w:right w:val="none" w:sz="0" w:space="0" w:color="auto"/>
                  </w:divBdr>
                </w:div>
                <w:div w:id="278340068">
                  <w:marLeft w:val="640"/>
                  <w:marRight w:val="0"/>
                  <w:marTop w:val="0"/>
                  <w:marBottom w:val="0"/>
                  <w:divBdr>
                    <w:top w:val="none" w:sz="0" w:space="0" w:color="auto"/>
                    <w:left w:val="none" w:sz="0" w:space="0" w:color="auto"/>
                    <w:bottom w:val="none" w:sz="0" w:space="0" w:color="auto"/>
                    <w:right w:val="none" w:sz="0" w:space="0" w:color="auto"/>
                  </w:divBdr>
                </w:div>
                <w:div w:id="284626176">
                  <w:marLeft w:val="640"/>
                  <w:marRight w:val="0"/>
                  <w:marTop w:val="0"/>
                  <w:marBottom w:val="0"/>
                  <w:divBdr>
                    <w:top w:val="none" w:sz="0" w:space="0" w:color="auto"/>
                    <w:left w:val="none" w:sz="0" w:space="0" w:color="auto"/>
                    <w:bottom w:val="none" w:sz="0" w:space="0" w:color="auto"/>
                    <w:right w:val="none" w:sz="0" w:space="0" w:color="auto"/>
                  </w:divBdr>
                </w:div>
                <w:div w:id="325208555">
                  <w:marLeft w:val="640"/>
                  <w:marRight w:val="0"/>
                  <w:marTop w:val="0"/>
                  <w:marBottom w:val="0"/>
                  <w:divBdr>
                    <w:top w:val="none" w:sz="0" w:space="0" w:color="auto"/>
                    <w:left w:val="none" w:sz="0" w:space="0" w:color="auto"/>
                    <w:bottom w:val="none" w:sz="0" w:space="0" w:color="auto"/>
                    <w:right w:val="none" w:sz="0" w:space="0" w:color="auto"/>
                  </w:divBdr>
                </w:div>
                <w:div w:id="326713092">
                  <w:marLeft w:val="640"/>
                  <w:marRight w:val="0"/>
                  <w:marTop w:val="0"/>
                  <w:marBottom w:val="0"/>
                  <w:divBdr>
                    <w:top w:val="none" w:sz="0" w:space="0" w:color="auto"/>
                    <w:left w:val="none" w:sz="0" w:space="0" w:color="auto"/>
                    <w:bottom w:val="none" w:sz="0" w:space="0" w:color="auto"/>
                    <w:right w:val="none" w:sz="0" w:space="0" w:color="auto"/>
                  </w:divBdr>
                </w:div>
                <w:div w:id="348223269">
                  <w:marLeft w:val="640"/>
                  <w:marRight w:val="0"/>
                  <w:marTop w:val="0"/>
                  <w:marBottom w:val="0"/>
                  <w:divBdr>
                    <w:top w:val="none" w:sz="0" w:space="0" w:color="auto"/>
                    <w:left w:val="none" w:sz="0" w:space="0" w:color="auto"/>
                    <w:bottom w:val="none" w:sz="0" w:space="0" w:color="auto"/>
                    <w:right w:val="none" w:sz="0" w:space="0" w:color="auto"/>
                  </w:divBdr>
                </w:div>
                <w:div w:id="384371407">
                  <w:marLeft w:val="640"/>
                  <w:marRight w:val="0"/>
                  <w:marTop w:val="0"/>
                  <w:marBottom w:val="0"/>
                  <w:divBdr>
                    <w:top w:val="none" w:sz="0" w:space="0" w:color="auto"/>
                    <w:left w:val="none" w:sz="0" w:space="0" w:color="auto"/>
                    <w:bottom w:val="none" w:sz="0" w:space="0" w:color="auto"/>
                    <w:right w:val="none" w:sz="0" w:space="0" w:color="auto"/>
                  </w:divBdr>
                </w:div>
                <w:div w:id="418715992">
                  <w:marLeft w:val="640"/>
                  <w:marRight w:val="0"/>
                  <w:marTop w:val="0"/>
                  <w:marBottom w:val="0"/>
                  <w:divBdr>
                    <w:top w:val="none" w:sz="0" w:space="0" w:color="auto"/>
                    <w:left w:val="none" w:sz="0" w:space="0" w:color="auto"/>
                    <w:bottom w:val="none" w:sz="0" w:space="0" w:color="auto"/>
                    <w:right w:val="none" w:sz="0" w:space="0" w:color="auto"/>
                  </w:divBdr>
                </w:div>
                <w:div w:id="426925941">
                  <w:marLeft w:val="640"/>
                  <w:marRight w:val="0"/>
                  <w:marTop w:val="0"/>
                  <w:marBottom w:val="0"/>
                  <w:divBdr>
                    <w:top w:val="none" w:sz="0" w:space="0" w:color="auto"/>
                    <w:left w:val="none" w:sz="0" w:space="0" w:color="auto"/>
                    <w:bottom w:val="none" w:sz="0" w:space="0" w:color="auto"/>
                    <w:right w:val="none" w:sz="0" w:space="0" w:color="auto"/>
                  </w:divBdr>
                </w:div>
                <w:div w:id="454955175">
                  <w:marLeft w:val="640"/>
                  <w:marRight w:val="0"/>
                  <w:marTop w:val="0"/>
                  <w:marBottom w:val="0"/>
                  <w:divBdr>
                    <w:top w:val="none" w:sz="0" w:space="0" w:color="auto"/>
                    <w:left w:val="none" w:sz="0" w:space="0" w:color="auto"/>
                    <w:bottom w:val="none" w:sz="0" w:space="0" w:color="auto"/>
                    <w:right w:val="none" w:sz="0" w:space="0" w:color="auto"/>
                  </w:divBdr>
                </w:div>
                <w:div w:id="496964459">
                  <w:marLeft w:val="640"/>
                  <w:marRight w:val="0"/>
                  <w:marTop w:val="0"/>
                  <w:marBottom w:val="0"/>
                  <w:divBdr>
                    <w:top w:val="none" w:sz="0" w:space="0" w:color="auto"/>
                    <w:left w:val="none" w:sz="0" w:space="0" w:color="auto"/>
                    <w:bottom w:val="none" w:sz="0" w:space="0" w:color="auto"/>
                    <w:right w:val="none" w:sz="0" w:space="0" w:color="auto"/>
                  </w:divBdr>
                </w:div>
                <w:div w:id="531263951">
                  <w:marLeft w:val="640"/>
                  <w:marRight w:val="0"/>
                  <w:marTop w:val="0"/>
                  <w:marBottom w:val="0"/>
                  <w:divBdr>
                    <w:top w:val="none" w:sz="0" w:space="0" w:color="auto"/>
                    <w:left w:val="none" w:sz="0" w:space="0" w:color="auto"/>
                    <w:bottom w:val="none" w:sz="0" w:space="0" w:color="auto"/>
                    <w:right w:val="none" w:sz="0" w:space="0" w:color="auto"/>
                  </w:divBdr>
                </w:div>
                <w:div w:id="556210412">
                  <w:marLeft w:val="640"/>
                  <w:marRight w:val="0"/>
                  <w:marTop w:val="0"/>
                  <w:marBottom w:val="0"/>
                  <w:divBdr>
                    <w:top w:val="none" w:sz="0" w:space="0" w:color="auto"/>
                    <w:left w:val="none" w:sz="0" w:space="0" w:color="auto"/>
                    <w:bottom w:val="none" w:sz="0" w:space="0" w:color="auto"/>
                    <w:right w:val="none" w:sz="0" w:space="0" w:color="auto"/>
                  </w:divBdr>
                </w:div>
                <w:div w:id="570818789">
                  <w:marLeft w:val="640"/>
                  <w:marRight w:val="0"/>
                  <w:marTop w:val="0"/>
                  <w:marBottom w:val="0"/>
                  <w:divBdr>
                    <w:top w:val="none" w:sz="0" w:space="0" w:color="auto"/>
                    <w:left w:val="none" w:sz="0" w:space="0" w:color="auto"/>
                    <w:bottom w:val="none" w:sz="0" w:space="0" w:color="auto"/>
                    <w:right w:val="none" w:sz="0" w:space="0" w:color="auto"/>
                  </w:divBdr>
                </w:div>
                <w:div w:id="623929484">
                  <w:marLeft w:val="640"/>
                  <w:marRight w:val="0"/>
                  <w:marTop w:val="0"/>
                  <w:marBottom w:val="0"/>
                  <w:divBdr>
                    <w:top w:val="none" w:sz="0" w:space="0" w:color="auto"/>
                    <w:left w:val="none" w:sz="0" w:space="0" w:color="auto"/>
                    <w:bottom w:val="none" w:sz="0" w:space="0" w:color="auto"/>
                    <w:right w:val="none" w:sz="0" w:space="0" w:color="auto"/>
                  </w:divBdr>
                </w:div>
                <w:div w:id="663976349">
                  <w:marLeft w:val="640"/>
                  <w:marRight w:val="0"/>
                  <w:marTop w:val="0"/>
                  <w:marBottom w:val="0"/>
                  <w:divBdr>
                    <w:top w:val="none" w:sz="0" w:space="0" w:color="auto"/>
                    <w:left w:val="none" w:sz="0" w:space="0" w:color="auto"/>
                    <w:bottom w:val="none" w:sz="0" w:space="0" w:color="auto"/>
                    <w:right w:val="none" w:sz="0" w:space="0" w:color="auto"/>
                  </w:divBdr>
                </w:div>
                <w:div w:id="666060833">
                  <w:marLeft w:val="640"/>
                  <w:marRight w:val="0"/>
                  <w:marTop w:val="0"/>
                  <w:marBottom w:val="0"/>
                  <w:divBdr>
                    <w:top w:val="none" w:sz="0" w:space="0" w:color="auto"/>
                    <w:left w:val="none" w:sz="0" w:space="0" w:color="auto"/>
                    <w:bottom w:val="none" w:sz="0" w:space="0" w:color="auto"/>
                    <w:right w:val="none" w:sz="0" w:space="0" w:color="auto"/>
                  </w:divBdr>
                </w:div>
                <w:div w:id="684524422">
                  <w:marLeft w:val="640"/>
                  <w:marRight w:val="0"/>
                  <w:marTop w:val="0"/>
                  <w:marBottom w:val="0"/>
                  <w:divBdr>
                    <w:top w:val="none" w:sz="0" w:space="0" w:color="auto"/>
                    <w:left w:val="none" w:sz="0" w:space="0" w:color="auto"/>
                    <w:bottom w:val="none" w:sz="0" w:space="0" w:color="auto"/>
                    <w:right w:val="none" w:sz="0" w:space="0" w:color="auto"/>
                  </w:divBdr>
                </w:div>
                <w:div w:id="696851523">
                  <w:marLeft w:val="640"/>
                  <w:marRight w:val="0"/>
                  <w:marTop w:val="0"/>
                  <w:marBottom w:val="0"/>
                  <w:divBdr>
                    <w:top w:val="none" w:sz="0" w:space="0" w:color="auto"/>
                    <w:left w:val="none" w:sz="0" w:space="0" w:color="auto"/>
                    <w:bottom w:val="none" w:sz="0" w:space="0" w:color="auto"/>
                    <w:right w:val="none" w:sz="0" w:space="0" w:color="auto"/>
                  </w:divBdr>
                </w:div>
                <w:div w:id="710422818">
                  <w:marLeft w:val="640"/>
                  <w:marRight w:val="0"/>
                  <w:marTop w:val="0"/>
                  <w:marBottom w:val="0"/>
                  <w:divBdr>
                    <w:top w:val="none" w:sz="0" w:space="0" w:color="auto"/>
                    <w:left w:val="none" w:sz="0" w:space="0" w:color="auto"/>
                    <w:bottom w:val="none" w:sz="0" w:space="0" w:color="auto"/>
                    <w:right w:val="none" w:sz="0" w:space="0" w:color="auto"/>
                  </w:divBdr>
                </w:div>
                <w:div w:id="786238229">
                  <w:marLeft w:val="640"/>
                  <w:marRight w:val="0"/>
                  <w:marTop w:val="0"/>
                  <w:marBottom w:val="0"/>
                  <w:divBdr>
                    <w:top w:val="none" w:sz="0" w:space="0" w:color="auto"/>
                    <w:left w:val="none" w:sz="0" w:space="0" w:color="auto"/>
                    <w:bottom w:val="none" w:sz="0" w:space="0" w:color="auto"/>
                    <w:right w:val="none" w:sz="0" w:space="0" w:color="auto"/>
                  </w:divBdr>
                </w:div>
                <w:div w:id="873076445">
                  <w:marLeft w:val="640"/>
                  <w:marRight w:val="0"/>
                  <w:marTop w:val="0"/>
                  <w:marBottom w:val="0"/>
                  <w:divBdr>
                    <w:top w:val="none" w:sz="0" w:space="0" w:color="auto"/>
                    <w:left w:val="none" w:sz="0" w:space="0" w:color="auto"/>
                    <w:bottom w:val="none" w:sz="0" w:space="0" w:color="auto"/>
                    <w:right w:val="none" w:sz="0" w:space="0" w:color="auto"/>
                  </w:divBdr>
                </w:div>
                <w:div w:id="904489754">
                  <w:marLeft w:val="640"/>
                  <w:marRight w:val="0"/>
                  <w:marTop w:val="0"/>
                  <w:marBottom w:val="0"/>
                  <w:divBdr>
                    <w:top w:val="none" w:sz="0" w:space="0" w:color="auto"/>
                    <w:left w:val="none" w:sz="0" w:space="0" w:color="auto"/>
                    <w:bottom w:val="none" w:sz="0" w:space="0" w:color="auto"/>
                    <w:right w:val="none" w:sz="0" w:space="0" w:color="auto"/>
                  </w:divBdr>
                </w:div>
                <w:div w:id="958226365">
                  <w:marLeft w:val="640"/>
                  <w:marRight w:val="0"/>
                  <w:marTop w:val="0"/>
                  <w:marBottom w:val="0"/>
                  <w:divBdr>
                    <w:top w:val="none" w:sz="0" w:space="0" w:color="auto"/>
                    <w:left w:val="none" w:sz="0" w:space="0" w:color="auto"/>
                    <w:bottom w:val="none" w:sz="0" w:space="0" w:color="auto"/>
                    <w:right w:val="none" w:sz="0" w:space="0" w:color="auto"/>
                  </w:divBdr>
                </w:div>
                <w:div w:id="1001589620">
                  <w:marLeft w:val="640"/>
                  <w:marRight w:val="0"/>
                  <w:marTop w:val="0"/>
                  <w:marBottom w:val="0"/>
                  <w:divBdr>
                    <w:top w:val="none" w:sz="0" w:space="0" w:color="auto"/>
                    <w:left w:val="none" w:sz="0" w:space="0" w:color="auto"/>
                    <w:bottom w:val="none" w:sz="0" w:space="0" w:color="auto"/>
                    <w:right w:val="none" w:sz="0" w:space="0" w:color="auto"/>
                  </w:divBdr>
                </w:div>
                <w:div w:id="1005520208">
                  <w:marLeft w:val="640"/>
                  <w:marRight w:val="0"/>
                  <w:marTop w:val="0"/>
                  <w:marBottom w:val="0"/>
                  <w:divBdr>
                    <w:top w:val="none" w:sz="0" w:space="0" w:color="auto"/>
                    <w:left w:val="none" w:sz="0" w:space="0" w:color="auto"/>
                    <w:bottom w:val="none" w:sz="0" w:space="0" w:color="auto"/>
                    <w:right w:val="none" w:sz="0" w:space="0" w:color="auto"/>
                  </w:divBdr>
                </w:div>
                <w:div w:id="1011949476">
                  <w:marLeft w:val="640"/>
                  <w:marRight w:val="0"/>
                  <w:marTop w:val="0"/>
                  <w:marBottom w:val="0"/>
                  <w:divBdr>
                    <w:top w:val="none" w:sz="0" w:space="0" w:color="auto"/>
                    <w:left w:val="none" w:sz="0" w:space="0" w:color="auto"/>
                    <w:bottom w:val="none" w:sz="0" w:space="0" w:color="auto"/>
                    <w:right w:val="none" w:sz="0" w:space="0" w:color="auto"/>
                  </w:divBdr>
                </w:div>
                <w:div w:id="1040201531">
                  <w:marLeft w:val="640"/>
                  <w:marRight w:val="0"/>
                  <w:marTop w:val="0"/>
                  <w:marBottom w:val="0"/>
                  <w:divBdr>
                    <w:top w:val="none" w:sz="0" w:space="0" w:color="auto"/>
                    <w:left w:val="none" w:sz="0" w:space="0" w:color="auto"/>
                    <w:bottom w:val="none" w:sz="0" w:space="0" w:color="auto"/>
                    <w:right w:val="none" w:sz="0" w:space="0" w:color="auto"/>
                  </w:divBdr>
                </w:div>
                <w:div w:id="1049380794">
                  <w:marLeft w:val="640"/>
                  <w:marRight w:val="0"/>
                  <w:marTop w:val="0"/>
                  <w:marBottom w:val="0"/>
                  <w:divBdr>
                    <w:top w:val="none" w:sz="0" w:space="0" w:color="auto"/>
                    <w:left w:val="none" w:sz="0" w:space="0" w:color="auto"/>
                    <w:bottom w:val="none" w:sz="0" w:space="0" w:color="auto"/>
                    <w:right w:val="none" w:sz="0" w:space="0" w:color="auto"/>
                  </w:divBdr>
                </w:div>
                <w:div w:id="1238704899">
                  <w:marLeft w:val="640"/>
                  <w:marRight w:val="0"/>
                  <w:marTop w:val="0"/>
                  <w:marBottom w:val="0"/>
                  <w:divBdr>
                    <w:top w:val="none" w:sz="0" w:space="0" w:color="auto"/>
                    <w:left w:val="none" w:sz="0" w:space="0" w:color="auto"/>
                    <w:bottom w:val="none" w:sz="0" w:space="0" w:color="auto"/>
                    <w:right w:val="none" w:sz="0" w:space="0" w:color="auto"/>
                  </w:divBdr>
                </w:div>
                <w:div w:id="1270746324">
                  <w:marLeft w:val="640"/>
                  <w:marRight w:val="0"/>
                  <w:marTop w:val="0"/>
                  <w:marBottom w:val="0"/>
                  <w:divBdr>
                    <w:top w:val="none" w:sz="0" w:space="0" w:color="auto"/>
                    <w:left w:val="none" w:sz="0" w:space="0" w:color="auto"/>
                    <w:bottom w:val="none" w:sz="0" w:space="0" w:color="auto"/>
                    <w:right w:val="none" w:sz="0" w:space="0" w:color="auto"/>
                  </w:divBdr>
                </w:div>
                <w:div w:id="1292595058">
                  <w:marLeft w:val="640"/>
                  <w:marRight w:val="0"/>
                  <w:marTop w:val="0"/>
                  <w:marBottom w:val="0"/>
                  <w:divBdr>
                    <w:top w:val="none" w:sz="0" w:space="0" w:color="auto"/>
                    <w:left w:val="none" w:sz="0" w:space="0" w:color="auto"/>
                    <w:bottom w:val="none" w:sz="0" w:space="0" w:color="auto"/>
                    <w:right w:val="none" w:sz="0" w:space="0" w:color="auto"/>
                  </w:divBdr>
                </w:div>
                <w:div w:id="1351448130">
                  <w:marLeft w:val="640"/>
                  <w:marRight w:val="0"/>
                  <w:marTop w:val="0"/>
                  <w:marBottom w:val="0"/>
                  <w:divBdr>
                    <w:top w:val="none" w:sz="0" w:space="0" w:color="auto"/>
                    <w:left w:val="none" w:sz="0" w:space="0" w:color="auto"/>
                    <w:bottom w:val="none" w:sz="0" w:space="0" w:color="auto"/>
                    <w:right w:val="none" w:sz="0" w:space="0" w:color="auto"/>
                  </w:divBdr>
                </w:div>
                <w:div w:id="1448961852">
                  <w:marLeft w:val="640"/>
                  <w:marRight w:val="0"/>
                  <w:marTop w:val="0"/>
                  <w:marBottom w:val="0"/>
                  <w:divBdr>
                    <w:top w:val="none" w:sz="0" w:space="0" w:color="auto"/>
                    <w:left w:val="none" w:sz="0" w:space="0" w:color="auto"/>
                    <w:bottom w:val="none" w:sz="0" w:space="0" w:color="auto"/>
                    <w:right w:val="none" w:sz="0" w:space="0" w:color="auto"/>
                  </w:divBdr>
                </w:div>
                <w:div w:id="1495758764">
                  <w:marLeft w:val="640"/>
                  <w:marRight w:val="0"/>
                  <w:marTop w:val="0"/>
                  <w:marBottom w:val="0"/>
                  <w:divBdr>
                    <w:top w:val="none" w:sz="0" w:space="0" w:color="auto"/>
                    <w:left w:val="none" w:sz="0" w:space="0" w:color="auto"/>
                    <w:bottom w:val="none" w:sz="0" w:space="0" w:color="auto"/>
                    <w:right w:val="none" w:sz="0" w:space="0" w:color="auto"/>
                  </w:divBdr>
                </w:div>
                <w:div w:id="1504710311">
                  <w:marLeft w:val="640"/>
                  <w:marRight w:val="0"/>
                  <w:marTop w:val="0"/>
                  <w:marBottom w:val="0"/>
                  <w:divBdr>
                    <w:top w:val="none" w:sz="0" w:space="0" w:color="auto"/>
                    <w:left w:val="none" w:sz="0" w:space="0" w:color="auto"/>
                    <w:bottom w:val="none" w:sz="0" w:space="0" w:color="auto"/>
                    <w:right w:val="none" w:sz="0" w:space="0" w:color="auto"/>
                  </w:divBdr>
                </w:div>
                <w:div w:id="1508136119">
                  <w:marLeft w:val="640"/>
                  <w:marRight w:val="0"/>
                  <w:marTop w:val="0"/>
                  <w:marBottom w:val="0"/>
                  <w:divBdr>
                    <w:top w:val="none" w:sz="0" w:space="0" w:color="auto"/>
                    <w:left w:val="none" w:sz="0" w:space="0" w:color="auto"/>
                    <w:bottom w:val="none" w:sz="0" w:space="0" w:color="auto"/>
                    <w:right w:val="none" w:sz="0" w:space="0" w:color="auto"/>
                  </w:divBdr>
                </w:div>
                <w:div w:id="1516774145">
                  <w:marLeft w:val="640"/>
                  <w:marRight w:val="0"/>
                  <w:marTop w:val="0"/>
                  <w:marBottom w:val="0"/>
                  <w:divBdr>
                    <w:top w:val="none" w:sz="0" w:space="0" w:color="auto"/>
                    <w:left w:val="none" w:sz="0" w:space="0" w:color="auto"/>
                    <w:bottom w:val="none" w:sz="0" w:space="0" w:color="auto"/>
                    <w:right w:val="none" w:sz="0" w:space="0" w:color="auto"/>
                  </w:divBdr>
                </w:div>
                <w:div w:id="1579906152">
                  <w:marLeft w:val="640"/>
                  <w:marRight w:val="0"/>
                  <w:marTop w:val="0"/>
                  <w:marBottom w:val="0"/>
                  <w:divBdr>
                    <w:top w:val="none" w:sz="0" w:space="0" w:color="auto"/>
                    <w:left w:val="none" w:sz="0" w:space="0" w:color="auto"/>
                    <w:bottom w:val="none" w:sz="0" w:space="0" w:color="auto"/>
                    <w:right w:val="none" w:sz="0" w:space="0" w:color="auto"/>
                  </w:divBdr>
                </w:div>
                <w:div w:id="1601987755">
                  <w:marLeft w:val="640"/>
                  <w:marRight w:val="0"/>
                  <w:marTop w:val="0"/>
                  <w:marBottom w:val="0"/>
                  <w:divBdr>
                    <w:top w:val="none" w:sz="0" w:space="0" w:color="auto"/>
                    <w:left w:val="none" w:sz="0" w:space="0" w:color="auto"/>
                    <w:bottom w:val="none" w:sz="0" w:space="0" w:color="auto"/>
                    <w:right w:val="none" w:sz="0" w:space="0" w:color="auto"/>
                  </w:divBdr>
                </w:div>
                <w:div w:id="1622808611">
                  <w:marLeft w:val="640"/>
                  <w:marRight w:val="0"/>
                  <w:marTop w:val="0"/>
                  <w:marBottom w:val="0"/>
                  <w:divBdr>
                    <w:top w:val="none" w:sz="0" w:space="0" w:color="auto"/>
                    <w:left w:val="none" w:sz="0" w:space="0" w:color="auto"/>
                    <w:bottom w:val="none" w:sz="0" w:space="0" w:color="auto"/>
                    <w:right w:val="none" w:sz="0" w:space="0" w:color="auto"/>
                  </w:divBdr>
                </w:div>
                <w:div w:id="1623464273">
                  <w:marLeft w:val="640"/>
                  <w:marRight w:val="0"/>
                  <w:marTop w:val="0"/>
                  <w:marBottom w:val="0"/>
                  <w:divBdr>
                    <w:top w:val="none" w:sz="0" w:space="0" w:color="auto"/>
                    <w:left w:val="none" w:sz="0" w:space="0" w:color="auto"/>
                    <w:bottom w:val="none" w:sz="0" w:space="0" w:color="auto"/>
                    <w:right w:val="none" w:sz="0" w:space="0" w:color="auto"/>
                  </w:divBdr>
                </w:div>
                <w:div w:id="1639218458">
                  <w:marLeft w:val="640"/>
                  <w:marRight w:val="0"/>
                  <w:marTop w:val="0"/>
                  <w:marBottom w:val="0"/>
                  <w:divBdr>
                    <w:top w:val="none" w:sz="0" w:space="0" w:color="auto"/>
                    <w:left w:val="none" w:sz="0" w:space="0" w:color="auto"/>
                    <w:bottom w:val="none" w:sz="0" w:space="0" w:color="auto"/>
                    <w:right w:val="none" w:sz="0" w:space="0" w:color="auto"/>
                  </w:divBdr>
                </w:div>
                <w:div w:id="1662663230">
                  <w:marLeft w:val="640"/>
                  <w:marRight w:val="0"/>
                  <w:marTop w:val="0"/>
                  <w:marBottom w:val="0"/>
                  <w:divBdr>
                    <w:top w:val="none" w:sz="0" w:space="0" w:color="auto"/>
                    <w:left w:val="none" w:sz="0" w:space="0" w:color="auto"/>
                    <w:bottom w:val="none" w:sz="0" w:space="0" w:color="auto"/>
                    <w:right w:val="none" w:sz="0" w:space="0" w:color="auto"/>
                  </w:divBdr>
                </w:div>
                <w:div w:id="1680161710">
                  <w:marLeft w:val="640"/>
                  <w:marRight w:val="0"/>
                  <w:marTop w:val="0"/>
                  <w:marBottom w:val="0"/>
                  <w:divBdr>
                    <w:top w:val="none" w:sz="0" w:space="0" w:color="auto"/>
                    <w:left w:val="none" w:sz="0" w:space="0" w:color="auto"/>
                    <w:bottom w:val="none" w:sz="0" w:space="0" w:color="auto"/>
                    <w:right w:val="none" w:sz="0" w:space="0" w:color="auto"/>
                  </w:divBdr>
                </w:div>
                <w:div w:id="1738936284">
                  <w:marLeft w:val="640"/>
                  <w:marRight w:val="0"/>
                  <w:marTop w:val="0"/>
                  <w:marBottom w:val="0"/>
                  <w:divBdr>
                    <w:top w:val="none" w:sz="0" w:space="0" w:color="auto"/>
                    <w:left w:val="none" w:sz="0" w:space="0" w:color="auto"/>
                    <w:bottom w:val="none" w:sz="0" w:space="0" w:color="auto"/>
                    <w:right w:val="none" w:sz="0" w:space="0" w:color="auto"/>
                  </w:divBdr>
                </w:div>
                <w:div w:id="1814104782">
                  <w:marLeft w:val="640"/>
                  <w:marRight w:val="0"/>
                  <w:marTop w:val="0"/>
                  <w:marBottom w:val="0"/>
                  <w:divBdr>
                    <w:top w:val="none" w:sz="0" w:space="0" w:color="auto"/>
                    <w:left w:val="none" w:sz="0" w:space="0" w:color="auto"/>
                    <w:bottom w:val="none" w:sz="0" w:space="0" w:color="auto"/>
                    <w:right w:val="none" w:sz="0" w:space="0" w:color="auto"/>
                  </w:divBdr>
                </w:div>
                <w:div w:id="1901667013">
                  <w:marLeft w:val="640"/>
                  <w:marRight w:val="0"/>
                  <w:marTop w:val="0"/>
                  <w:marBottom w:val="0"/>
                  <w:divBdr>
                    <w:top w:val="none" w:sz="0" w:space="0" w:color="auto"/>
                    <w:left w:val="none" w:sz="0" w:space="0" w:color="auto"/>
                    <w:bottom w:val="none" w:sz="0" w:space="0" w:color="auto"/>
                    <w:right w:val="none" w:sz="0" w:space="0" w:color="auto"/>
                  </w:divBdr>
                </w:div>
                <w:div w:id="1905145809">
                  <w:marLeft w:val="640"/>
                  <w:marRight w:val="0"/>
                  <w:marTop w:val="0"/>
                  <w:marBottom w:val="0"/>
                  <w:divBdr>
                    <w:top w:val="none" w:sz="0" w:space="0" w:color="auto"/>
                    <w:left w:val="none" w:sz="0" w:space="0" w:color="auto"/>
                    <w:bottom w:val="none" w:sz="0" w:space="0" w:color="auto"/>
                    <w:right w:val="none" w:sz="0" w:space="0" w:color="auto"/>
                  </w:divBdr>
                </w:div>
                <w:div w:id="1922059475">
                  <w:marLeft w:val="640"/>
                  <w:marRight w:val="0"/>
                  <w:marTop w:val="0"/>
                  <w:marBottom w:val="0"/>
                  <w:divBdr>
                    <w:top w:val="none" w:sz="0" w:space="0" w:color="auto"/>
                    <w:left w:val="none" w:sz="0" w:space="0" w:color="auto"/>
                    <w:bottom w:val="none" w:sz="0" w:space="0" w:color="auto"/>
                    <w:right w:val="none" w:sz="0" w:space="0" w:color="auto"/>
                  </w:divBdr>
                </w:div>
                <w:div w:id="1962220631">
                  <w:marLeft w:val="640"/>
                  <w:marRight w:val="0"/>
                  <w:marTop w:val="0"/>
                  <w:marBottom w:val="0"/>
                  <w:divBdr>
                    <w:top w:val="none" w:sz="0" w:space="0" w:color="auto"/>
                    <w:left w:val="none" w:sz="0" w:space="0" w:color="auto"/>
                    <w:bottom w:val="none" w:sz="0" w:space="0" w:color="auto"/>
                    <w:right w:val="none" w:sz="0" w:space="0" w:color="auto"/>
                  </w:divBdr>
                </w:div>
                <w:div w:id="1972126688">
                  <w:marLeft w:val="640"/>
                  <w:marRight w:val="0"/>
                  <w:marTop w:val="0"/>
                  <w:marBottom w:val="0"/>
                  <w:divBdr>
                    <w:top w:val="none" w:sz="0" w:space="0" w:color="auto"/>
                    <w:left w:val="none" w:sz="0" w:space="0" w:color="auto"/>
                    <w:bottom w:val="none" w:sz="0" w:space="0" w:color="auto"/>
                    <w:right w:val="none" w:sz="0" w:space="0" w:color="auto"/>
                  </w:divBdr>
                </w:div>
                <w:div w:id="1995139103">
                  <w:marLeft w:val="640"/>
                  <w:marRight w:val="0"/>
                  <w:marTop w:val="0"/>
                  <w:marBottom w:val="0"/>
                  <w:divBdr>
                    <w:top w:val="none" w:sz="0" w:space="0" w:color="auto"/>
                    <w:left w:val="none" w:sz="0" w:space="0" w:color="auto"/>
                    <w:bottom w:val="none" w:sz="0" w:space="0" w:color="auto"/>
                    <w:right w:val="none" w:sz="0" w:space="0" w:color="auto"/>
                  </w:divBdr>
                </w:div>
                <w:div w:id="2058045540">
                  <w:marLeft w:val="640"/>
                  <w:marRight w:val="0"/>
                  <w:marTop w:val="0"/>
                  <w:marBottom w:val="0"/>
                  <w:divBdr>
                    <w:top w:val="none" w:sz="0" w:space="0" w:color="auto"/>
                    <w:left w:val="none" w:sz="0" w:space="0" w:color="auto"/>
                    <w:bottom w:val="none" w:sz="0" w:space="0" w:color="auto"/>
                    <w:right w:val="none" w:sz="0" w:space="0" w:color="auto"/>
                  </w:divBdr>
                </w:div>
                <w:div w:id="2075541409">
                  <w:marLeft w:val="640"/>
                  <w:marRight w:val="0"/>
                  <w:marTop w:val="0"/>
                  <w:marBottom w:val="0"/>
                  <w:divBdr>
                    <w:top w:val="none" w:sz="0" w:space="0" w:color="auto"/>
                    <w:left w:val="none" w:sz="0" w:space="0" w:color="auto"/>
                    <w:bottom w:val="none" w:sz="0" w:space="0" w:color="auto"/>
                    <w:right w:val="none" w:sz="0" w:space="0" w:color="auto"/>
                  </w:divBdr>
                </w:div>
                <w:div w:id="2092701778">
                  <w:marLeft w:val="640"/>
                  <w:marRight w:val="0"/>
                  <w:marTop w:val="0"/>
                  <w:marBottom w:val="0"/>
                  <w:divBdr>
                    <w:top w:val="none" w:sz="0" w:space="0" w:color="auto"/>
                    <w:left w:val="none" w:sz="0" w:space="0" w:color="auto"/>
                    <w:bottom w:val="none" w:sz="0" w:space="0" w:color="auto"/>
                    <w:right w:val="none" w:sz="0" w:space="0" w:color="auto"/>
                  </w:divBdr>
                </w:div>
                <w:div w:id="2095320647">
                  <w:marLeft w:val="640"/>
                  <w:marRight w:val="0"/>
                  <w:marTop w:val="0"/>
                  <w:marBottom w:val="0"/>
                  <w:divBdr>
                    <w:top w:val="none" w:sz="0" w:space="0" w:color="auto"/>
                    <w:left w:val="none" w:sz="0" w:space="0" w:color="auto"/>
                    <w:bottom w:val="none" w:sz="0" w:space="0" w:color="auto"/>
                    <w:right w:val="none" w:sz="0" w:space="0" w:color="auto"/>
                  </w:divBdr>
                </w:div>
                <w:div w:id="2109539594">
                  <w:marLeft w:val="640"/>
                  <w:marRight w:val="0"/>
                  <w:marTop w:val="0"/>
                  <w:marBottom w:val="0"/>
                  <w:divBdr>
                    <w:top w:val="none" w:sz="0" w:space="0" w:color="auto"/>
                    <w:left w:val="none" w:sz="0" w:space="0" w:color="auto"/>
                    <w:bottom w:val="none" w:sz="0" w:space="0" w:color="auto"/>
                    <w:right w:val="none" w:sz="0" w:space="0" w:color="auto"/>
                  </w:divBdr>
                </w:div>
                <w:div w:id="2109808284">
                  <w:marLeft w:val="640"/>
                  <w:marRight w:val="0"/>
                  <w:marTop w:val="0"/>
                  <w:marBottom w:val="0"/>
                  <w:divBdr>
                    <w:top w:val="none" w:sz="0" w:space="0" w:color="auto"/>
                    <w:left w:val="none" w:sz="0" w:space="0" w:color="auto"/>
                    <w:bottom w:val="none" w:sz="0" w:space="0" w:color="auto"/>
                    <w:right w:val="none" w:sz="0" w:space="0" w:color="auto"/>
                  </w:divBdr>
                </w:div>
                <w:div w:id="2110929039">
                  <w:marLeft w:val="640"/>
                  <w:marRight w:val="0"/>
                  <w:marTop w:val="0"/>
                  <w:marBottom w:val="0"/>
                  <w:divBdr>
                    <w:top w:val="none" w:sz="0" w:space="0" w:color="auto"/>
                    <w:left w:val="none" w:sz="0" w:space="0" w:color="auto"/>
                    <w:bottom w:val="none" w:sz="0" w:space="0" w:color="auto"/>
                    <w:right w:val="none" w:sz="0" w:space="0" w:color="auto"/>
                  </w:divBdr>
                </w:div>
                <w:div w:id="2125536454">
                  <w:marLeft w:val="640"/>
                  <w:marRight w:val="0"/>
                  <w:marTop w:val="0"/>
                  <w:marBottom w:val="0"/>
                  <w:divBdr>
                    <w:top w:val="none" w:sz="0" w:space="0" w:color="auto"/>
                    <w:left w:val="none" w:sz="0" w:space="0" w:color="auto"/>
                    <w:bottom w:val="none" w:sz="0" w:space="0" w:color="auto"/>
                    <w:right w:val="none" w:sz="0" w:space="0" w:color="auto"/>
                  </w:divBdr>
                </w:div>
              </w:divsChild>
            </w:div>
            <w:div w:id="2015912491">
              <w:marLeft w:val="0"/>
              <w:marRight w:val="0"/>
              <w:marTop w:val="0"/>
              <w:marBottom w:val="0"/>
              <w:divBdr>
                <w:top w:val="none" w:sz="0" w:space="0" w:color="auto"/>
                <w:left w:val="none" w:sz="0" w:space="0" w:color="auto"/>
                <w:bottom w:val="none" w:sz="0" w:space="0" w:color="auto"/>
                <w:right w:val="none" w:sz="0" w:space="0" w:color="auto"/>
              </w:divBdr>
              <w:divsChild>
                <w:div w:id="3670088">
                  <w:marLeft w:val="640"/>
                  <w:marRight w:val="0"/>
                  <w:marTop w:val="0"/>
                  <w:marBottom w:val="0"/>
                  <w:divBdr>
                    <w:top w:val="none" w:sz="0" w:space="0" w:color="auto"/>
                    <w:left w:val="none" w:sz="0" w:space="0" w:color="auto"/>
                    <w:bottom w:val="none" w:sz="0" w:space="0" w:color="auto"/>
                    <w:right w:val="none" w:sz="0" w:space="0" w:color="auto"/>
                  </w:divBdr>
                </w:div>
                <w:div w:id="21824117">
                  <w:marLeft w:val="640"/>
                  <w:marRight w:val="0"/>
                  <w:marTop w:val="0"/>
                  <w:marBottom w:val="0"/>
                  <w:divBdr>
                    <w:top w:val="none" w:sz="0" w:space="0" w:color="auto"/>
                    <w:left w:val="none" w:sz="0" w:space="0" w:color="auto"/>
                    <w:bottom w:val="none" w:sz="0" w:space="0" w:color="auto"/>
                    <w:right w:val="none" w:sz="0" w:space="0" w:color="auto"/>
                  </w:divBdr>
                </w:div>
                <w:div w:id="42994129">
                  <w:marLeft w:val="640"/>
                  <w:marRight w:val="0"/>
                  <w:marTop w:val="0"/>
                  <w:marBottom w:val="0"/>
                  <w:divBdr>
                    <w:top w:val="none" w:sz="0" w:space="0" w:color="auto"/>
                    <w:left w:val="none" w:sz="0" w:space="0" w:color="auto"/>
                    <w:bottom w:val="none" w:sz="0" w:space="0" w:color="auto"/>
                    <w:right w:val="none" w:sz="0" w:space="0" w:color="auto"/>
                  </w:divBdr>
                </w:div>
                <w:div w:id="72969876">
                  <w:marLeft w:val="640"/>
                  <w:marRight w:val="0"/>
                  <w:marTop w:val="0"/>
                  <w:marBottom w:val="0"/>
                  <w:divBdr>
                    <w:top w:val="none" w:sz="0" w:space="0" w:color="auto"/>
                    <w:left w:val="none" w:sz="0" w:space="0" w:color="auto"/>
                    <w:bottom w:val="none" w:sz="0" w:space="0" w:color="auto"/>
                    <w:right w:val="none" w:sz="0" w:space="0" w:color="auto"/>
                  </w:divBdr>
                </w:div>
                <w:div w:id="89662115">
                  <w:marLeft w:val="640"/>
                  <w:marRight w:val="0"/>
                  <w:marTop w:val="0"/>
                  <w:marBottom w:val="0"/>
                  <w:divBdr>
                    <w:top w:val="none" w:sz="0" w:space="0" w:color="auto"/>
                    <w:left w:val="none" w:sz="0" w:space="0" w:color="auto"/>
                    <w:bottom w:val="none" w:sz="0" w:space="0" w:color="auto"/>
                    <w:right w:val="none" w:sz="0" w:space="0" w:color="auto"/>
                  </w:divBdr>
                </w:div>
                <w:div w:id="101001288">
                  <w:marLeft w:val="640"/>
                  <w:marRight w:val="0"/>
                  <w:marTop w:val="0"/>
                  <w:marBottom w:val="0"/>
                  <w:divBdr>
                    <w:top w:val="none" w:sz="0" w:space="0" w:color="auto"/>
                    <w:left w:val="none" w:sz="0" w:space="0" w:color="auto"/>
                    <w:bottom w:val="none" w:sz="0" w:space="0" w:color="auto"/>
                    <w:right w:val="none" w:sz="0" w:space="0" w:color="auto"/>
                  </w:divBdr>
                </w:div>
                <w:div w:id="101074695">
                  <w:marLeft w:val="640"/>
                  <w:marRight w:val="0"/>
                  <w:marTop w:val="0"/>
                  <w:marBottom w:val="0"/>
                  <w:divBdr>
                    <w:top w:val="none" w:sz="0" w:space="0" w:color="auto"/>
                    <w:left w:val="none" w:sz="0" w:space="0" w:color="auto"/>
                    <w:bottom w:val="none" w:sz="0" w:space="0" w:color="auto"/>
                    <w:right w:val="none" w:sz="0" w:space="0" w:color="auto"/>
                  </w:divBdr>
                </w:div>
                <w:div w:id="113527970">
                  <w:marLeft w:val="640"/>
                  <w:marRight w:val="0"/>
                  <w:marTop w:val="0"/>
                  <w:marBottom w:val="0"/>
                  <w:divBdr>
                    <w:top w:val="none" w:sz="0" w:space="0" w:color="auto"/>
                    <w:left w:val="none" w:sz="0" w:space="0" w:color="auto"/>
                    <w:bottom w:val="none" w:sz="0" w:space="0" w:color="auto"/>
                    <w:right w:val="none" w:sz="0" w:space="0" w:color="auto"/>
                  </w:divBdr>
                </w:div>
                <w:div w:id="131018912">
                  <w:marLeft w:val="640"/>
                  <w:marRight w:val="0"/>
                  <w:marTop w:val="0"/>
                  <w:marBottom w:val="0"/>
                  <w:divBdr>
                    <w:top w:val="none" w:sz="0" w:space="0" w:color="auto"/>
                    <w:left w:val="none" w:sz="0" w:space="0" w:color="auto"/>
                    <w:bottom w:val="none" w:sz="0" w:space="0" w:color="auto"/>
                    <w:right w:val="none" w:sz="0" w:space="0" w:color="auto"/>
                  </w:divBdr>
                </w:div>
                <w:div w:id="146631009">
                  <w:marLeft w:val="640"/>
                  <w:marRight w:val="0"/>
                  <w:marTop w:val="0"/>
                  <w:marBottom w:val="0"/>
                  <w:divBdr>
                    <w:top w:val="none" w:sz="0" w:space="0" w:color="auto"/>
                    <w:left w:val="none" w:sz="0" w:space="0" w:color="auto"/>
                    <w:bottom w:val="none" w:sz="0" w:space="0" w:color="auto"/>
                    <w:right w:val="none" w:sz="0" w:space="0" w:color="auto"/>
                  </w:divBdr>
                </w:div>
                <w:div w:id="148525626">
                  <w:marLeft w:val="640"/>
                  <w:marRight w:val="0"/>
                  <w:marTop w:val="0"/>
                  <w:marBottom w:val="0"/>
                  <w:divBdr>
                    <w:top w:val="none" w:sz="0" w:space="0" w:color="auto"/>
                    <w:left w:val="none" w:sz="0" w:space="0" w:color="auto"/>
                    <w:bottom w:val="none" w:sz="0" w:space="0" w:color="auto"/>
                    <w:right w:val="none" w:sz="0" w:space="0" w:color="auto"/>
                  </w:divBdr>
                </w:div>
                <w:div w:id="208497360">
                  <w:marLeft w:val="640"/>
                  <w:marRight w:val="0"/>
                  <w:marTop w:val="0"/>
                  <w:marBottom w:val="0"/>
                  <w:divBdr>
                    <w:top w:val="none" w:sz="0" w:space="0" w:color="auto"/>
                    <w:left w:val="none" w:sz="0" w:space="0" w:color="auto"/>
                    <w:bottom w:val="none" w:sz="0" w:space="0" w:color="auto"/>
                    <w:right w:val="none" w:sz="0" w:space="0" w:color="auto"/>
                  </w:divBdr>
                </w:div>
                <w:div w:id="218902321">
                  <w:marLeft w:val="640"/>
                  <w:marRight w:val="0"/>
                  <w:marTop w:val="0"/>
                  <w:marBottom w:val="0"/>
                  <w:divBdr>
                    <w:top w:val="none" w:sz="0" w:space="0" w:color="auto"/>
                    <w:left w:val="none" w:sz="0" w:space="0" w:color="auto"/>
                    <w:bottom w:val="none" w:sz="0" w:space="0" w:color="auto"/>
                    <w:right w:val="none" w:sz="0" w:space="0" w:color="auto"/>
                  </w:divBdr>
                </w:div>
                <w:div w:id="267666406">
                  <w:marLeft w:val="640"/>
                  <w:marRight w:val="0"/>
                  <w:marTop w:val="0"/>
                  <w:marBottom w:val="0"/>
                  <w:divBdr>
                    <w:top w:val="none" w:sz="0" w:space="0" w:color="auto"/>
                    <w:left w:val="none" w:sz="0" w:space="0" w:color="auto"/>
                    <w:bottom w:val="none" w:sz="0" w:space="0" w:color="auto"/>
                    <w:right w:val="none" w:sz="0" w:space="0" w:color="auto"/>
                  </w:divBdr>
                </w:div>
                <w:div w:id="336079448">
                  <w:marLeft w:val="640"/>
                  <w:marRight w:val="0"/>
                  <w:marTop w:val="0"/>
                  <w:marBottom w:val="0"/>
                  <w:divBdr>
                    <w:top w:val="none" w:sz="0" w:space="0" w:color="auto"/>
                    <w:left w:val="none" w:sz="0" w:space="0" w:color="auto"/>
                    <w:bottom w:val="none" w:sz="0" w:space="0" w:color="auto"/>
                    <w:right w:val="none" w:sz="0" w:space="0" w:color="auto"/>
                  </w:divBdr>
                </w:div>
                <w:div w:id="400713842">
                  <w:marLeft w:val="640"/>
                  <w:marRight w:val="0"/>
                  <w:marTop w:val="0"/>
                  <w:marBottom w:val="0"/>
                  <w:divBdr>
                    <w:top w:val="none" w:sz="0" w:space="0" w:color="auto"/>
                    <w:left w:val="none" w:sz="0" w:space="0" w:color="auto"/>
                    <w:bottom w:val="none" w:sz="0" w:space="0" w:color="auto"/>
                    <w:right w:val="none" w:sz="0" w:space="0" w:color="auto"/>
                  </w:divBdr>
                </w:div>
                <w:div w:id="425351335">
                  <w:marLeft w:val="640"/>
                  <w:marRight w:val="0"/>
                  <w:marTop w:val="0"/>
                  <w:marBottom w:val="0"/>
                  <w:divBdr>
                    <w:top w:val="none" w:sz="0" w:space="0" w:color="auto"/>
                    <w:left w:val="none" w:sz="0" w:space="0" w:color="auto"/>
                    <w:bottom w:val="none" w:sz="0" w:space="0" w:color="auto"/>
                    <w:right w:val="none" w:sz="0" w:space="0" w:color="auto"/>
                  </w:divBdr>
                </w:div>
                <w:div w:id="446660202">
                  <w:marLeft w:val="640"/>
                  <w:marRight w:val="0"/>
                  <w:marTop w:val="0"/>
                  <w:marBottom w:val="0"/>
                  <w:divBdr>
                    <w:top w:val="none" w:sz="0" w:space="0" w:color="auto"/>
                    <w:left w:val="none" w:sz="0" w:space="0" w:color="auto"/>
                    <w:bottom w:val="none" w:sz="0" w:space="0" w:color="auto"/>
                    <w:right w:val="none" w:sz="0" w:space="0" w:color="auto"/>
                  </w:divBdr>
                </w:div>
                <w:div w:id="478570996">
                  <w:marLeft w:val="640"/>
                  <w:marRight w:val="0"/>
                  <w:marTop w:val="0"/>
                  <w:marBottom w:val="0"/>
                  <w:divBdr>
                    <w:top w:val="none" w:sz="0" w:space="0" w:color="auto"/>
                    <w:left w:val="none" w:sz="0" w:space="0" w:color="auto"/>
                    <w:bottom w:val="none" w:sz="0" w:space="0" w:color="auto"/>
                    <w:right w:val="none" w:sz="0" w:space="0" w:color="auto"/>
                  </w:divBdr>
                </w:div>
                <w:div w:id="510140617">
                  <w:marLeft w:val="640"/>
                  <w:marRight w:val="0"/>
                  <w:marTop w:val="0"/>
                  <w:marBottom w:val="0"/>
                  <w:divBdr>
                    <w:top w:val="none" w:sz="0" w:space="0" w:color="auto"/>
                    <w:left w:val="none" w:sz="0" w:space="0" w:color="auto"/>
                    <w:bottom w:val="none" w:sz="0" w:space="0" w:color="auto"/>
                    <w:right w:val="none" w:sz="0" w:space="0" w:color="auto"/>
                  </w:divBdr>
                </w:div>
                <w:div w:id="523252310">
                  <w:marLeft w:val="640"/>
                  <w:marRight w:val="0"/>
                  <w:marTop w:val="0"/>
                  <w:marBottom w:val="0"/>
                  <w:divBdr>
                    <w:top w:val="none" w:sz="0" w:space="0" w:color="auto"/>
                    <w:left w:val="none" w:sz="0" w:space="0" w:color="auto"/>
                    <w:bottom w:val="none" w:sz="0" w:space="0" w:color="auto"/>
                    <w:right w:val="none" w:sz="0" w:space="0" w:color="auto"/>
                  </w:divBdr>
                </w:div>
                <w:div w:id="586768493">
                  <w:marLeft w:val="640"/>
                  <w:marRight w:val="0"/>
                  <w:marTop w:val="0"/>
                  <w:marBottom w:val="0"/>
                  <w:divBdr>
                    <w:top w:val="none" w:sz="0" w:space="0" w:color="auto"/>
                    <w:left w:val="none" w:sz="0" w:space="0" w:color="auto"/>
                    <w:bottom w:val="none" w:sz="0" w:space="0" w:color="auto"/>
                    <w:right w:val="none" w:sz="0" w:space="0" w:color="auto"/>
                  </w:divBdr>
                </w:div>
                <w:div w:id="626009440">
                  <w:marLeft w:val="640"/>
                  <w:marRight w:val="0"/>
                  <w:marTop w:val="0"/>
                  <w:marBottom w:val="0"/>
                  <w:divBdr>
                    <w:top w:val="none" w:sz="0" w:space="0" w:color="auto"/>
                    <w:left w:val="none" w:sz="0" w:space="0" w:color="auto"/>
                    <w:bottom w:val="none" w:sz="0" w:space="0" w:color="auto"/>
                    <w:right w:val="none" w:sz="0" w:space="0" w:color="auto"/>
                  </w:divBdr>
                </w:div>
                <w:div w:id="627518037">
                  <w:marLeft w:val="640"/>
                  <w:marRight w:val="0"/>
                  <w:marTop w:val="0"/>
                  <w:marBottom w:val="0"/>
                  <w:divBdr>
                    <w:top w:val="none" w:sz="0" w:space="0" w:color="auto"/>
                    <w:left w:val="none" w:sz="0" w:space="0" w:color="auto"/>
                    <w:bottom w:val="none" w:sz="0" w:space="0" w:color="auto"/>
                    <w:right w:val="none" w:sz="0" w:space="0" w:color="auto"/>
                  </w:divBdr>
                </w:div>
                <w:div w:id="633679710">
                  <w:marLeft w:val="640"/>
                  <w:marRight w:val="0"/>
                  <w:marTop w:val="0"/>
                  <w:marBottom w:val="0"/>
                  <w:divBdr>
                    <w:top w:val="none" w:sz="0" w:space="0" w:color="auto"/>
                    <w:left w:val="none" w:sz="0" w:space="0" w:color="auto"/>
                    <w:bottom w:val="none" w:sz="0" w:space="0" w:color="auto"/>
                    <w:right w:val="none" w:sz="0" w:space="0" w:color="auto"/>
                  </w:divBdr>
                </w:div>
                <w:div w:id="726799703">
                  <w:marLeft w:val="640"/>
                  <w:marRight w:val="0"/>
                  <w:marTop w:val="0"/>
                  <w:marBottom w:val="0"/>
                  <w:divBdr>
                    <w:top w:val="none" w:sz="0" w:space="0" w:color="auto"/>
                    <w:left w:val="none" w:sz="0" w:space="0" w:color="auto"/>
                    <w:bottom w:val="none" w:sz="0" w:space="0" w:color="auto"/>
                    <w:right w:val="none" w:sz="0" w:space="0" w:color="auto"/>
                  </w:divBdr>
                </w:div>
                <w:div w:id="727074528">
                  <w:marLeft w:val="640"/>
                  <w:marRight w:val="0"/>
                  <w:marTop w:val="0"/>
                  <w:marBottom w:val="0"/>
                  <w:divBdr>
                    <w:top w:val="none" w:sz="0" w:space="0" w:color="auto"/>
                    <w:left w:val="none" w:sz="0" w:space="0" w:color="auto"/>
                    <w:bottom w:val="none" w:sz="0" w:space="0" w:color="auto"/>
                    <w:right w:val="none" w:sz="0" w:space="0" w:color="auto"/>
                  </w:divBdr>
                </w:div>
                <w:div w:id="815343438">
                  <w:marLeft w:val="640"/>
                  <w:marRight w:val="0"/>
                  <w:marTop w:val="0"/>
                  <w:marBottom w:val="0"/>
                  <w:divBdr>
                    <w:top w:val="none" w:sz="0" w:space="0" w:color="auto"/>
                    <w:left w:val="none" w:sz="0" w:space="0" w:color="auto"/>
                    <w:bottom w:val="none" w:sz="0" w:space="0" w:color="auto"/>
                    <w:right w:val="none" w:sz="0" w:space="0" w:color="auto"/>
                  </w:divBdr>
                </w:div>
                <w:div w:id="869343503">
                  <w:marLeft w:val="640"/>
                  <w:marRight w:val="0"/>
                  <w:marTop w:val="0"/>
                  <w:marBottom w:val="0"/>
                  <w:divBdr>
                    <w:top w:val="none" w:sz="0" w:space="0" w:color="auto"/>
                    <w:left w:val="none" w:sz="0" w:space="0" w:color="auto"/>
                    <w:bottom w:val="none" w:sz="0" w:space="0" w:color="auto"/>
                    <w:right w:val="none" w:sz="0" w:space="0" w:color="auto"/>
                  </w:divBdr>
                </w:div>
                <w:div w:id="907568603">
                  <w:marLeft w:val="640"/>
                  <w:marRight w:val="0"/>
                  <w:marTop w:val="0"/>
                  <w:marBottom w:val="0"/>
                  <w:divBdr>
                    <w:top w:val="none" w:sz="0" w:space="0" w:color="auto"/>
                    <w:left w:val="none" w:sz="0" w:space="0" w:color="auto"/>
                    <w:bottom w:val="none" w:sz="0" w:space="0" w:color="auto"/>
                    <w:right w:val="none" w:sz="0" w:space="0" w:color="auto"/>
                  </w:divBdr>
                </w:div>
                <w:div w:id="978807708">
                  <w:marLeft w:val="640"/>
                  <w:marRight w:val="0"/>
                  <w:marTop w:val="0"/>
                  <w:marBottom w:val="0"/>
                  <w:divBdr>
                    <w:top w:val="none" w:sz="0" w:space="0" w:color="auto"/>
                    <w:left w:val="none" w:sz="0" w:space="0" w:color="auto"/>
                    <w:bottom w:val="none" w:sz="0" w:space="0" w:color="auto"/>
                    <w:right w:val="none" w:sz="0" w:space="0" w:color="auto"/>
                  </w:divBdr>
                </w:div>
                <w:div w:id="983586193">
                  <w:marLeft w:val="640"/>
                  <w:marRight w:val="0"/>
                  <w:marTop w:val="0"/>
                  <w:marBottom w:val="0"/>
                  <w:divBdr>
                    <w:top w:val="none" w:sz="0" w:space="0" w:color="auto"/>
                    <w:left w:val="none" w:sz="0" w:space="0" w:color="auto"/>
                    <w:bottom w:val="none" w:sz="0" w:space="0" w:color="auto"/>
                    <w:right w:val="none" w:sz="0" w:space="0" w:color="auto"/>
                  </w:divBdr>
                </w:div>
                <w:div w:id="990598849">
                  <w:marLeft w:val="640"/>
                  <w:marRight w:val="0"/>
                  <w:marTop w:val="0"/>
                  <w:marBottom w:val="0"/>
                  <w:divBdr>
                    <w:top w:val="none" w:sz="0" w:space="0" w:color="auto"/>
                    <w:left w:val="none" w:sz="0" w:space="0" w:color="auto"/>
                    <w:bottom w:val="none" w:sz="0" w:space="0" w:color="auto"/>
                    <w:right w:val="none" w:sz="0" w:space="0" w:color="auto"/>
                  </w:divBdr>
                </w:div>
                <w:div w:id="994838888">
                  <w:marLeft w:val="640"/>
                  <w:marRight w:val="0"/>
                  <w:marTop w:val="0"/>
                  <w:marBottom w:val="0"/>
                  <w:divBdr>
                    <w:top w:val="none" w:sz="0" w:space="0" w:color="auto"/>
                    <w:left w:val="none" w:sz="0" w:space="0" w:color="auto"/>
                    <w:bottom w:val="none" w:sz="0" w:space="0" w:color="auto"/>
                    <w:right w:val="none" w:sz="0" w:space="0" w:color="auto"/>
                  </w:divBdr>
                </w:div>
                <w:div w:id="1020427078">
                  <w:marLeft w:val="640"/>
                  <w:marRight w:val="0"/>
                  <w:marTop w:val="0"/>
                  <w:marBottom w:val="0"/>
                  <w:divBdr>
                    <w:top w:val="none" w:sz="0" w:space="0" w:color="auto"/>
                    <w:left w:val="none" w:sz="0" w:space="0" w:color="auto"/>
                    <w:bottom w:val="none" w:sz="0" w:space="0" w:color="auto"/>
                    <w:right w:val="none" w:sz="0" w:space="0" w:color="auto"/>
                  </w:divBdr>
                </w:div>
                <w:div w:id="1031148709">
                  <w:marLeft w:val="640"/>
                  <w:marRight w:val="0"/>
                  <w:marTop w:val="0"/>
                  <w:marBottom w:val="0"/>
                  <w:divBdr>
                    <w:top w:val="none" w:sz="0" w:space="0" w:color="auto"/>
                    <w:left w:val="none" w:sz="0" w:space="0" w:color="auto"/>
                    <w:bottom w:val="none" w:sz="0" w:space="0" w:color="auto"/>
                    <w:right w:val="none" w:sz="0" w:space="0" w:color="auto"/>
                  </w:divBdr>
                </w:div>
                <w:div w:id="1060639030">
                  <w:marLeft w:val="640"/>
                  <w:marRight w:val="0"/>
                  <w:marTop w:val="0"/>
                  <w:marBottom w:val="0"/>
                  <w:divBdr>
                    <w:top w:val="none" w:sz="0" w:space="0" w:color="auto"/>
                    <w:left w:val="none" w:sz="0" w:space="0" w:color="auto"/>
                    <w:bottom w:val="none" w:sz="0" w:space="0" w:color="auto"/>
                    <w:right w:val="none" w:sz="0" w:space="0" w:color="auto"/>
                  </w:divBdr>
                </w:div>
                <w:div w:id="1099374662">
                  <w:marLeft w:val="640"/>
                  <w:marRight w:val="0"/>
                  <w:marTop w:val="0"/>
                  <w:marBottom w:val="0"/>
                  <w:divBdr>
                    <w:top w:val="none" w:sz="0" w:space="0" w:color="auto"/>
                    <w:left w:val="none" w:sz="0" w:space="0" w:color="auto"/>
                    <w:bottom w:val="none" w:sz="0" w:space="0" w:color="auto"/>
                    <w:right w:val="none" w:sz="0" w:space="0" w:color="auto"/>
                  </w:divBdr>
                </w:div>
                <w:div w:id="1121538186">
                  <w:marLeft w:val="640"/>
                  <w:marRight w:val="0"/>
                  <w:marTop w:val="0"/>
                  <w:marBottom w:val="0"/>
                  <w:divBdr>
                    <w:top w:val="none" w:sz="0" w:space="0" w:color="auto"/>
                    <w:left w:val="none" w:sz="0" w:space="0" w:color="auto"/>
                    <w:bottom w:val="none" w:sz="0" w:space="0" w:color="auto"/>
                    <w:right w:val="none" w:sz="0" w:space="0" w:color="auto"/>
                  </w:divBdr>
                </w:div>
                <w:div w:id="1136484487">
                  <w:marLeft w:val="640"/>
                  <w:marRight w:val="0"/>
                  <w:marTop w:val="0"/>
                  <w:marBottom w:val="0"/>
                  <w:divBdr>
                    <w:top w:val="none" w:sz="0" w:space="0" w:color="auto"/>
                    <w:left w:val="none" w:sz="0" w:space="0" w:color="auto"/>
                    <w:bottom w:val="none" w:sz="0" w:space="0" w:color="auto"/>
                    <w:right w:val="none" w:sz="0" w:space="0" w:color="auto"/>
                  </w:divBdr>
                </w:div>
                <w:div w:id="1159152281">
                  <w:marLeft w:val="640"/>
                  <w:marRight w:val="0"/>
                  <w:marTop w:val="0"/>
                  <w:marBottom w:val="0"/>
                  <w:divBdr>
                    <w:top w:val="none" w:sz="0" w:space="0" w:color="auto"/>
                    <w:left w:val="none" w:sz="0" w:space="0" w:color="auto"/>
                    <w:bottom w:val="none" w:sz="0" w:space="0" w:color="auto"/>
                    <w:right w:val="none" w:sz="0" w:space="0" w:color="auto"/>
                  </w:divBdr>
                </w:div>
                <w:div w:id="1161888900">
                  <w:marLeft w:val="640"/>
                  <w:marRight w:val="0"/>
                  <w:marTop w:val="0"/>
                  <w:marBottom w:val="0"/>
                  <w:divBdr>
                    <w:top w:val="none" w:sz="0" w:space="0" w:color="auto"/>
                    <w:left w:val="none" w:sz="0" w:space="0" w:color="auto"/>
                    <w:bottom w:val="none" w:sz="0" w:space="0" w:color="auto"/>
                    <w:right w:val="none" w:sz="0" w:space="0" w:color="auto"/>
                  </w:divBdr>
                </w:div>
                <w:div w:id="1184247795">
                  <w:marLeft w:val="640"/>
                  <w:marRight w:val="0"/>
                  <w:marTop w:val="0"/>
                  <w:marBottom w:val="0"/>
                  <w:divBdr>
                    <w:top w:val="none" w:sz="0" w:space="0" w:color="auto"/>
                    <w:left w:val="none" w:sz="0" w:space="0" w:color="auto"/>
                    <w:bottom w:val="none" w:sz="0" w:space="0" w:color="auto"/>
                    <w:right w:val="none" w:sz="0" w:space="0" w:color="auto"/>
                  </w:divBdr>
                </w:div>
                <w:div w:id="1217933621">
                  <w:marLeft w:val="640"/>
                  <w:marRight w:val="0"/>
                  <w:marTop w:val="0"/>
                  <w:marBottom w:val="0"/>
                  <w:divBdr>
                    <w:top w:val="none" w:sz="0" w:space="0" w:color="auto"/>
                    <w:left w:val="none" w:sz="0" w:space="0" w:color="auto"/>
                    <w:bottom w:val="none" w:sz="0" w:space="0" w:color="auto"/>
                    <w:right w:val="none" w:sz="0" w:space="0" w:color="auto"/>
                  </w:divBdr>
                </w:div>
                <w:div w:id="1306859353">
                  <w:marLeft w:val="640"/>
                  <w:marRight w:val="0"/>
                  <w:marTop w:val="0"/>
                  <w:marBottom w:val="0"/>
                  <w:divBdr>
                    <w:top w:val="none" w:sz="0" w:space="0" w:color="auto"/>
                    <w:left w:val="none" w:sz="0" w:space="0" w:color="auto"/>
                    <w:bottom w:val="none" w:sz="0" w:space="0" w:color="auto"/>
                    <w:right w:val="none" w:sz="0" w:space="0" w:color="auto"/>
                  </w:divBdr>
                </w:div>
                <w:div w:id="1344742698">
                  <w:marLeft w:val="640"/>
                  <w:marRight w:val="0"/>
                  <w:marTop w:val="0"/>
                  <w:marBottom w:val="0"/>
                  <w:divBdr>
                    <w:top w:val="none" w:sz="0" w:space="0" w:color="auto"/>
                    <w:left w:val="none" w:sz="0" w:space="0" w:color="auto"/>
                    <w:bottom w:val="none" w:sz="0" w:space="0" w:color="auto"/>
                    <w:right w:val="none" w:sz="0" w:space="0" w:color="auto"/>
                  </w:divBdr>
                </w:div>
                <w:div w:id="1446853155">
                  <w:marLeft w:val="640"/>
                  <w:marRight w:val="0"/>
                  <w:marTop w:val="0"/>
                  <w:marBottom w:val="0"/>
                  <w:divBdr>
                    <w:top w:val="none" w:sz="0" w:space="0" w:color="auto"/>
                    <w:left w:val="none" w:sz="0" w:space="0" w:color="auto"/>
                    <w:bottom w:val="none" w:sz="0" w:space="0" w:color="auto"/>
                    <w:right w:val="none" w:sz="0" w:space="0" w:color="auto"/>
                  </w:divBdr>
                </w:div>
                <w:div w:id="1520119787">
                  <w:marLeft w:val="640"/>
                  <w:marRight w:val="0"/>
                  <w:marTop w:val="0"/>
                  <w:marBottom w:val="0"/>
                  <w:divBdr>
                    <w:top w:val="none" w:sz="0" w:space="0" w:color="auto"/>
                    <w:left w:val="none" w:sz="0" w:space="0" w:color="auto"/>
                    <w:bottom w:val="none" w:sz="0" w:space="0" w:color="auto"/>
                    <w:right w:val="none" w:sz="0" w:space="0" w:color="auto"/>
                  </w:divBdr>
                </w:div>
                <w:div w:id="1535922880">
                  <w:marLeft w:val="640"/>
                  <w:marRight w:val="0"/>
                  <w:marTop w:val="0"/>
                  <w:marBottom w:val="0"/>
                  <w:divBdr>
                    <w:top w:val="none" w:sz="0" w:space="0" w:color="auto"/>
                    <w:left w:val="none" w:sz="0" w:space="0" w:color="auto"/>
                    <w:bottom w:val="none" w:sz="0" w:space="0" w:color="auto"/>
                    <w:right w:val="none" w:sz="0" w:space="0" w:color="auto"/>
                  </w:divBdr>
                </w:div>
                <w:div w:id="1542011330">
                  <w:marLeft w:val="640"/>
                  <w:marRight w:val="0"/>
                  <w:marTop w:val="0"/>
                  <w:marBottom w:val="0"/>
                  <w:divBdr>
                    <w:top w:val="none" w:sz="0" w:space="0" w:color="auto"/>
                    <w:left w:val="none" w:sz="0" w:space="0" w:color="auto"/>
                    <w:bottom w:val="none" w:sz="0" w:space="0" w:color="auto"/>
                    <w:right w:val="none" w:sz="0" w:space="0" w:color="auto"/>
                  </w:divBdr>
                </w:div>
                <w:div w:id="1623683301">
                  <w:marLeft w:val="640"/>
                  <w:marRight w:val="0"/>
                  <w:marTop w:val="0"/>
                  <w:marBottom w:val="0"/>
                  <w:divBdr>
                    <w:top w:val="none" w:sz="0" w:space="0" w:color="auto"/>
                    <w:left w:val="none" w:sz="0" w:space="0" w:color="auto"/>
                    <w:bottom w:val="none" w:sz="0" w:space="0" w:color="auto"/>
                    <w:right w:val="none" w:sz="0" w:space="0" w:color="auto"/>
                  </w:divBdr>
                </w:div>
                <w:div w:id="1663729610">
                  <w:marLeft w:val="640"/>
                  <w:marRight w:val="0"/>
                  <w:marTop w:val="0"/>
                  <w:marBottom w:val="0"/>
                  <w:divBdr>
                    <w:top w:val="none" w:sz="0" w:space="0" w:color="auto"/>
                    <w:left w:val="none" w:sz="0" w:space="0" w:color="auto"/>
                    <w:bottom w:val="none" w:sz="0" w:space="0" w:color="auto"/>
                    <w:right w:val="none" w:sz="0" w:space="0" w:color="auto"/>
                  </w:divBdr>
                </w:div>
                <w:div w:id="1671831398">
                  <w:marLeft w:val="640"/>
                  <w:marRight w:val="0"/>
                  <w:marTop w:val="0"/>
                  <w:marBottom w:val="0"/>
                  <w:divBdr>
                    <w:top w:val="none" w:sz="0" w:space="0" w:color="auto"/>
                    <w:left w:val="none" w:sz="0" w:space="0" w:color="auto"/>
                    <w:bottom w:val="none" w:sz="0" w:space="0" w:color="auto"/>
                    <w:right w:val="none" w:sz="0" w:space="0" w:color="auto"/>
                  </w:divBdr>
                </w:div>
                <w:div w:id="1707682204">
                  <w:marLeft w:val="640"/>
                  <w:marRight w:val="0"/>
                  <w:marTop w:val="0"/>
                  <w:marBottom w:val="0"/>
                  <w:divBdr>
                    <w:top w:val="none" w:sz="0" w:space="0" w:color="auto"/>
                    <w:left w:val="none" w:sz="0" w:space="0" w:color="auto"/>
                    <w:bottom w:val="none" w:sz="0" w:space="0" w:color="auto"/>
                    <w:right w:val="none" w:sz="0" w:space="0" w:color="auto"/>
                  </w:divBdr>
                </w:div>
                <w:div w:id="1710572339">
                  <w:marLeft w:val="640"/>
                  <w:marRight w:val="0"/>
                  <w:marTop w:val="0"/>
                  <w:marBottom w:val="0"/>
                  <w:divBdr>
                    <w:top w:val="none" w:sz="0" w:space="0" w:color="auto"/>
                    <w:left w:val="none" w:sz="0" w:space="0" w:color="auto"/>
                    <w:bottom w:val="none" w:sz="0" w:space="0" w:color="auto"/>
                    <w:right w:val="none" w:sz="0" w:space="0" w:color="auto"/>
                  </w:divBdr>
                </w:div>
                <w:div w:id="1711219111">
                  <w:marLeft w:val="640"/>
                  <w:marRight w:val="0"/>
                  <w:marTop w:val="0"/>
                  <w:marBottom w:val="0"/>
                  <w:divBdr>
                    <w:top w:val="none" w:sz="0" w:space="0" w:color="auto"/>
                    <w:left w:val="none" w:sz="0" w:space="0" w:color="auto"/>
                    <w:bottom w:val="none" w:sz="0" w:space="0" w:color="auto"/>
                    <w:right w:val="none" w:sz="0" w:space="0" w:color="auto"/>
                  </w:divBdr>
                </w:div>
                <w:div w:id="1715471134">
                  <w:marLeft w:val="640"/>
                  <w:marRight w:val="0"/>
                  <w:marTop w:val="0"/>
                  <w:marBottom w:val="0"/>
                  <w:divBdr>
                    <w:top w:val="none" w:sz="0" w:space="0" w:color="auto"/>
                    <w:left w:val="none" w:sz="0" w:space="0" w:color="auto"/>
                    <w:bottom w:val="none" w:sz="0" w:space="0" w:color="auto"/>
                    <w:right w:val="none" w:sz="0" w:space="0" w:color="auto"/>
                  </w:divBdr>
                </w:div>
                <w:div w:id="1860581224">
                  <w:marLeft w:val="640"/>
                  <w:marRight w:val="0"/>
                  <w:marTop w:val="0"/>
                  <w:marBottom w:val="0"/>
                  <w:divBdr>
                    <w:top w:val="none" w:sz="0" w:space="0" w:color="auto"/>
                    <w:left w:val="none" w:sz="0" w:space="0" w:color="auto"/>
                    <w:bottom w:val="none" w:sz="0" w:space="0" w:color="auto"/>
                    <w:right w:val="none" w:sz="0" w:space="0" w:color="auto"/>
                  </w:divBdr>
                </w:div>
                <w:div w:id="1883520655">
                  <w:marLeft w:val="640"/>
                  <w:marRight w:val="0"/>
                  <w:marTop w:val="0"/>
                  <w:marBottom w:val="0"/>
                  <w:divBdr>
                    <w:top w:val="none" w:sz="0" w:space="0" w:color="auto"/>
                    <w:left w:val="none" w:sz="0" w:space="0" w:color="auto"/>
                    <w:bottom w:val="none" w:sz="0" w:space="0" w:color="auto"/>
                    <w:right w:val="none" w:sz="0" w:space="0" w:color="auto"/>
                  </w:divBdr>
                </w:div>
                <w:div w:id="1954482584">
                  <w:marLeft w:val="640"/>
                  <w:marRight w:val="0"/>
                  <w:marTop w:val="0"/>
                  <w:marBottom w:val="0"/>
                  <w:divBdr>
                    <w:top w:val="none" w:sz="0" w:space="0" w:color="auto"/>
                    <w:left w:val="none" w:sz="0" w:space="0" w:color="auto"/>
                    <w:bottom w:val="none" w:sz="0" w:space="0" w:color="auto"/>
                    <w:right w:val="none" w:sz="0" w:space="0" w:color="auto"/>
                  </w:divBdr>
                </w:div>
                <w:div w:id="1957176996">
                  <w:marLeft w:val="640"/>
                  <w:marRight w:val="0"/>
                  <w:marTop w:val="0"/>
                  <w:marBottom w:val="0"/>
                  <w:divBdr>
                    <w:top w:val="none" w:sz="0" w:space="0" w:color="auto"/>
                    <w:left w:val="none" w:sz="0" w:space="0" w:color="auto"/>
                    <w:bottom w:val="none" w:sz="0" w:space="0" w:color="auto"/>
                    <w:right w:val="none" w:sz="0" w:space="0" w:color="auto"/>
                  </w:divBdr>
                </w:div>
                <w:div w:id="1994676327">
                  <w:marLeft w:val="640"/>
                  <w:marRight w:val="0"/>
                  <w:marTop w:val="0"/>
                  <w:marBottom w:val="0"/>
                  <w:divBdr>
                    <w:top w:val="none" w:sz="0" w:space="0" w:color="auto"/>
                    <w:left w:val="none" w:sz="0" w:space="0" w:color="auto"/>
                    <w:bottom w:val="none" w:sz="0" w:space="0" w:color="auto"/>
                    <w:right w:val="none" w:sz="0" w:space="0" w:color="auto"/>
                  </w:divBdr>
                </w:div>
                <w:div w:id="2015495100">
                  <w:marLeft w:val="640"/>
                  <w:marRight w:val="0"/>
                  <w:marTop w:val="0"/>
                  <w:marBottom w:val="0"/>
                  <w:divBdr>
                    <w:top w:val="none" w:sz="0" w:space="0" w:color="auto"/>
                    <w:left w:val="none" w:sz="0" w:space="0" w:color="auto"/>
                    <w:bottom w:val="none" w:sz="0" w:space="0" w:color="auto"/>
                    <w:right w:val="none" w:sz="0" w:space="0" w:color="auto"/>
                  </w:divBdr>
                </w:div>
                <w:div w:id="2030982439">
                  <w:marLeft w:val="640"/>
                  <w:marRight w:val="0"/>
                  <w:marTop w:val="0"/>
                  <w:marBottom w:val="0"/>
                  <w:divBdr>
                    <w:top w:val="none" w:sz="0" w:space="0" w:color="auto"/>
                    <w:left w:val="none" w:sz="0" w:space="0" w:color="auto"/>
                    <w:bottom w:val="none" w:sz="0" w:space="0" w:color="auto"/>
                    <w:right w:val="none" w:sz="0" w:space="0" w:color="auto"/>
                  </w:divBdr>
                </w:div>
                <w:div w:id="2054499590">
                  <w:marLeft w:val="640"/>
                  <w:marRight w:val="0"/>
                  <w:marTop w:val="0"/>
                  <w:marBottom w:val="0"/>
                  <w:divBdr>
                    <w:top w:val="none" w:sz="0" w:space="0" w:color="auto"/>
                    <w:left w:val="none" w:sz="0" w:space="0" w:color="auto"/>
                    <w:bottom w:val="none" w:sz="0" w:space="0" w:color="auto"/>
                    <w:right w:val="none" w:sz="0" w:space="0" w:color="auto"/>
                  </w:divBdr>
                </w:div>
                <w:div w:id="2065713021">
                  <w:marLeft w:val="640"/>
                  <w:marRight w:val="0"/>
                  <w:marTop w:val="0"/>
                  <w:marBottom w:val="0"/>
                  <w:divBdr>
                    <w:top w:val="none" w:sz="0" w:space="0" w:color="auto"/>
                    <w:left w:val="none" w:sz="0" w:space="0" w:color="auto"/>
                    <w:bottom w:val="none" w:sz="0" w:space="0" w:color="auto"/>
                    <w:right w:val="none" w:sz="0" w:space="0" w:color="auto"/>
                  </w:divBdr>
                </w:div>
                <w:div w:id="2100906310">
                  <w:marLeft w:val="640"/>
                  <w:marRight w:val="0"/>
                  <w:marTop w:val="0"/>
                  <w:marBottom w:val="0"/>
                  <w:divBdr>
                    <w:top w:val="none" w:sz="0" w:space="0" w:color="auto"/>
                    <w:left w:val="none" w:sz="0" w:space="0" w:color="auto"/>
                    <w:bottom w:val="none" w:sz="0" w:space="0" w:color="auto"/>
                    <w:right w:val="none" w:sz="0" w:space="0" w:color="auto"/>
                  </w:divBdr>
                </w:div>
                <w:div w:id="2104185335">
                  <w:marLeft w:val="640"/>
                  <w:marRight w:val="0"/>
                  <w:marTop w:val="0"/>
                  <w:marBottom w:val="0"/>
                  <w:divBdr>
                    <w:top w:val="none" w:sz="0" w:space="0" w:color="auto"/>
                    <w:left w:val="none" w:sz="0" w:space="0" w:color="auto"/>
                    <w:bottom w:val="none" w:sz="0" w:space="0" w:color="auto"/>
                    <w:right w:val="none" w:sz="0" w:space="0" w:color="auto"/>
                  </w:divBdr>
                </w:div>
                <w:div w:id="2125269845">
                  <w:marLeft w:val="640"/>
                  <w:marRight w:val="0"/>
                  <w:marTop w:val="0"/>
                  <w:marBottom w:val="0"/>
                  <w:divBdr>
                    <w:top w:val="none" w:sz="0" w:space="0" w:color="auto"/>
                    <w:left w:val="none" w:sz="0" w:space="0" w:color="auto"/>
                    <w:bottom w:val="none" w:sz="0" w:space="0" w:color="auto"/>
                    <w:right w:val="none" w:sz="0" w:space="0" w:color="auto"/>
                  </w:divBdr>
                </w:div>
              </w:divsChild>
            </w:div>
            <w:div w:id="2072919342">
              <w:marLeft w:val="0"/>
              <w:marRight w:val="0"/>
              <w:marTop w:val="0"/>
              <w:marBottom w:val="0"/>
              <w:divBdr>
                <w:top w:val="none" w:sz="0" w:space="0" w:color="auto"/>
                <w:left w:val="none" w:sz="0" w:space="0" w:color="auto"/>
                <w:bottom w:val="none" w:sz="0" w:space="0" w:color="auto"/>
                <w:right w:val="none" w:sz="0" w:space="0" w:color="auto"/>
              </w:divBdr>
              <w:divsChild>
                <w:div w:id="15616723">
                  <w:marLeft w:val="640"/>
                  <w:marRight w:val="0"/>
                  <w:marTop w:val="0"/>
                  <w:marBottom w:val="0"/>
                  <w:divBdr>
                    <w:top w:val="none" w:sz="0" w:space="0" w:color="auto"/>
                    <w:left w:val="none" w:sz="0" w:space="0" w:color="auto"/>
                    <w:bottom w:val="none" w:sz="0" w:space="0" w:color="auto"/>
                    <w:right w:val="none" w:sz="0" w:space="0" w:color="auto"/>
                  </w:divBdr>
                </w:div>
                <w:div w:id="21591963">
                  <w:marLeft w:val="640"/>
                  <w:marRight w:val="0"/>
                  <w:marTop w:val="0"/>
                  <w:marBottom w:val="0"/>
                  <w:divBdr>
                    <w:top w:val="none" w:sz="0" w:space="0" w:color="auto"/>
                    <w:left w:val="none" w:sz="0" w:space="0" w:color="auto"/>
                    <w:bottom w:val="none" w:sz="0" w:space="0" w:color="auto"/>
                    <w:right w:val="none" w:sz="0" w:space="0" w:color="auto"/>
                  </w:divBdr>
                </w:div>
                <w:div w:id="23600943">
                  <w:marLeft w:val="640"/>
                  <w:marRight w:val="0"/>
                  <w:marTop w:val="0"/>
                  <w:marBottom w:val="0"/>
                  <w:divBdr>
                    <w:top w:val="none" w:sz="0" w:space="0" w:color="auto"/>
                    <w:left w:val="none" w:sz="0" w:space="0" w:color="auto"/>
                    <w:bottom w:val="none" w:sz="0" w:space="0" w:color="auto"/>
                    <w:right w:val="none" w:sz="0" w:space="0" w:color="auto"/>
                  </w:divBdr>
                </w:div>
                <w:div w:id="27147043">
                  <w:marLeft w:val="640"/>
                  <w:marRight w:val="0"/>
                  <w:marTop w:val="0"/>
                  <w:marBottom w:val="0"/>
                  <w:divBdr>
                    <w:top w:val="none" w:sz="0" w:space="0" w:color="auto"/>
                    <w:left w:val="none" w:sz="0" w:space="0" w:color="auto"/>
                    <w:bottom w:val="none" w:sz="0" w:space="0" w:color="auto"/>
                    <w:right w:val="none" w:sz="0" w:space="0" w:color="auto"/>
                  </w:divBdr>
                </w:div>
                <w:div w:id="59525769">
                  <w:marLeft w:val="640"/>
                  <w:marRight w:val="0"/>
                  <w:marTop w:val="0"/>
                  <w:marBottom w:val="0"/>
                  <w:divBdr>
                    <w:top w:val="none" w:sz="0" w:space="0" w:color="auto"/>
                    <w:left w:val="none" w:sz="0" w:space="0" w:color="auto"/>
                    <w:bottom w:val="none" w:sz="0" w:space="0" w:color="auto"/>
                    <w:right w:val="none" w:sz="0" w:space="0" w:color="auto"/>
                  </w:divBdr>
                </w:div>
                <w:div w:id="68163314">
                  <w:marLeft w:val="640"/>
                  <w:marRight w:val="0"/>
                  <w:marTop w:val="0"/>
                  <w:marBottom w:val="0"/>
                  <w:divBdr>
                    <w:top w:val="none" w:sz="0" w:space="0" w:color="auto"/>
                    <w:left w:val="none" w:sz="0" w:space="0" w:color="auto"/>
                    <w:bottom w:val="none" w:sz="0" w:space="0" w:color="auto"/>
                    <w:right w:val="none" w:sz="0" w:space="0" w:color="auto"/>
                  </w:divBdr>
                </w:div>
                <w:div w:id="83235701">
                  <w:marLeft w:val="640"/>
                  <w:marRight w:val="0"/>
                  <w:marTop w:val="0"/>
                  <w:marBottom w:val="0"/>
                  <w:divBdr>
                    <w:top w:val="none" w:sz="0" w:space="0" w:color="auto"/>
                    <w:left w:val="none" w:sz="0" w:space="0" w:color="auto"/>
                    <w:bottom w:val="none" w:sz="0" w:space="0" w:color="auto"/>
                    <w:right w:val="none" w:sz="0" w:space="0" w:color="auto"/>
                  </w:divBdr>
                </w:div>
                <w:div w:id="102039643">
                  <w:marLeft w:val="640"/>
                  <w:marRight w:val="0"/>
                  <w:marTop w:val="0"/>
                  <w:marBottom w:val="0"/>
                  <w:divBdr>
                    <w:top w:val="none" w:sz="0" w:space="0" w:color="auto"/>
                    <w:left w:val="none" w:sz="0" w:space="0" w:color="auto"/>
                    <w:bottom w:val="none" w:sz="0" w:space="0" w:color="auto"/>
                    <w:right w:val="none" w:sz="0" w:space="0" w:color="auto"/>
                  </w:divBdr>
                </w:div>
                <w:div w:id="110634315">
                  <w:marLeft w:val="640"/>
                  <w:marRight w:val="0"/>
                  <w:marTop w:val="0"/>
                  <w:marBottom w:val="0"/>
                  <w:divBdr>
                    <w:top w:val="none" w:sz="0" w:space="0" w:color="auto"/>
                    <w:left w:val="none" w:sz="0" w:space="0" w:color="auto"/>
                    <w:bottom w:val="none" w:sz="0" w:space="0" w:color="auto"/>
                    <w:right w:val="none" w:sz="0" w:space="0" w:color="auto"/>
                  </w:divBdr>
                </w:div>
                <w:div w:id="159464138">
                  <w:marLeft w:val="640"/>
                  <w:marRight w:val="0"/>
                  <w:marTop w:val="0"/>
                  <w:marBottom w:val="0"/>
                  <w:divBdr>
                    <w:top w:val="none" w:sz="0" w:space="0" w:color="auto"/>
                    <w:left w:val="none" w:sz="0" w:space="0" w:color="auto"/>
                    <w:bottom w:val="none" w:sz="0" w:space="0" w:color="auto"/>
                    <w:right w:val="none" w:sz="0" w:space="0" w:color="auto"/>
                  </w:divBdr>
                </w:div>
                <w:div w:id="261842983">
                  <w:marLeft w:val="640"/>
                  <w:marRight w:val="0"/>
                  <w:marTop w:val="0"/>
                  <w:marBottom w:val="0"/>
                  <w:divBdr>
                    <w:top w:val="none" w:sz="0" w:space="0" w:color="auto"/>
                    <w:left w:val="none" w:sz="0" w:space="0" w:color="auto"/>
                    <w:bottom w:val="none" w:sz="0" w:space="0" w:color="auto"/>
                    <w:right w:val="none" w:sz="0" w:space="0" w:color="auto"/>
                  </w:divBdr>
                </w:div>
                <w:div w:id="274293737">
                  <w:marLeft w:val="640"/>
                  <w:marRight w:val="0"/>
                  <w:marTop w:val="0"/>
                  <w:marBottom w:val="0"/>
                  <w:divBdr>
                    <w:top w:val="none" w:sz="0" w:space="0" w:color="auto"/>
                    <w:left w:val="none" w:sz="0" w:space="0" w:color="auto"/>
                    <w:bottom w:val="none" w:sz="0" w:space="0" w:color="auto"/>
                    <w:right w:val="none" w:sz="0" w:space="0" w:color="auto"/>
                  </w:divBdr>
                </w:div>
                <w:div w:id="292954440">
                  <w:marLeft w:val="640"/>
                  <w:marRight w:val="0"/>
                  <w:marTop w:val="0"/>
                  <w:marBottom w:val="0"/>
                  <w:divBdr>
                    <w:top w:val="none" w:sz="0" w:space="0" w:color="auto"/>
                    <w:left w:val="none" w:sz="0" w:space="0" w:color="auto"/>
                    <w:bottom w:val="none" w:sz="0" w:space="0" w:color="auto"/>
                    <w:right w:val="none" w:sz="0" w:space="0" w:color="auto"/>
                  </w:divBdr>
                </w:div>
                <w:div w:id="307175935">
                  <w:marLeft w:val="640"/>
                  <w:marRight w:val="0"/>
                  <w:marTop w:val="0"/>
                  <w:marBottom w:val="0"/>
                  <w:divBdr>
                    <w:top w:val="none" w:sz="0" w:space="0" w:color="auto"/>
                    <w:left w:val="none" w:sz="0" w:space="0" w:color="auto"/>
                    <w:bottom w:val="none" w:sz="0" w:space="0" w:color="auto"/>
                    <w:right w:val="none" w:sz="0" w:space="0" w:color="auto"/>
                  </w:divBdr>
                </w:div>
                <w:div w:id="400368333">
                  <w:marLeft w:val="640"/>
                  <w:marRight w:val="0"/>
                  <w:marTop w:val="0"/>
                  <w:marBottom w:val="0"/>
                  <w:divBdr>
                    <w:top w:val="none" w:sz="0" w:space="0" w:color="auto"/>
                    <w:left w:val="none" w:sz="0" w:space="0" w:color="auto"/>
                    <w:bottom w:val="none" w:sz="0" w:space="0" w:color="auto"/>
                    <w:right w:val="none" w:sz="0" w:space="0" w:color="auto"/>
                  </w:divBdr>
                </w:div>
                <w:div w:id="463159413">
                  <w:marLeft w:val="640"/>
                  <w:marRight w:val="0"/>
                  <w:marTop w:val="0"/>
                  <w:marBottom w:val="0"/>
                  <w:divBdr>
                    <w:top w:val="none" w:sz="0" w:space="0" w:color="auto"/>
                    <w:left w:val="none" w:sz="0" w:space="0" w:color="auto"/>
                    <w:bottom w:val="none" w:sz="0" w:space="0" w:color="auto"/>
                    <w:right w:val="none" w:sz="0" w:space="0" w:color="auto"/>
                  </w:divBdr>
                </w:div>
                <w:div w:id="464352044">
                  <w:marLeft w:val="640"/>
                  <w:marRight w:val="0"/>
                  <w:marTop w:val="0"/>
                  <w:marBottom w:val="0"/>
                  <w:divBdr>
                    <w:top w:val="none" w:sz="0" w:space="0" w:color="auto"/>
                    <w:left w:val="none" w:sz="0" w:space="0" w:color="auto"/>
                    <w:bottom w:val="none" w:sz="0" w:space="0" w:color="auto"/>
                    <w:right w:val="none" w:sz="0" w:space="0" w:color="auto"/>
                  </w:divBdr>
                </w:div>
                <w:div w:id="557782048">
                  <w:marLeft w:val="640"/>
                  <w:marRight w:val="0"/>
                  <w:marTop w:val="0"/>
                  <w:marBottom w:val="0"/>
                  <w:divBdr>
                    <w:top w:val="none" w:sz="0" w:space="0" w:color="auto"/>
                    <w:left w:val="none" w:sz="0" w:space="0" w:color="auto"/>
                    <w:bottom w:val="none" w:sz="0" w:space="0" w:color="auto"/>
                    <w:right w:val="none" w:sz="0" w:space="0" w:color="auto"/>
                  </w:divBdr>
                </w:div>
                <w:div w:id="610936094">
                  <w:marLeft w:val="640"/>
                  <w:marRight w:val="0"/>
                  <w:marTop w:val="0"/>
                  <w:marBottom w:val="0"/>
                  <w:divBdr>
                    <w:top w:val="none" w:sz="0" w:space="0" w:color="auto"/>
                    <w:left w:val="none" w:sz="0" w:space="0" w:color="auto"/>
                    <w:bottom w:val="none" w:sz="0" w:space="0" w:color="auto"/>
                    <w:right w:val="none" w:sz="0" w:space="0" w:color="auto"/>
                  </w:divBdr>
                </w:div>
                <w:div w:id="616447477">
                  <w:marLeft w:val="640"/>
                  <w:marRight w:val="0"/>
                  <w:marTop w:val="0"/>
                  <w:marBottom w:val="0"/>
                  <w:divBdr>
                    <w:top w:val="none" w:sz="0" w:space="0" w:color="auto"/>
                    <w:left w:val="none" w:sz="0" w:space="0" w:color="auto"/>
                    <w:bottom w:val="none" w:sz="0" w:space="0" w:color="auto"/>
                    <w:right w:val="none" w:sz="0" w:space="0" w:color="auto"/>
                  </w:divBdr>
                </w:div>
                <w:div w:id="729233612">
                  <w:marLeft w:val="640"/>
                  <w:marRight w:val="0"/>
                  <w:marTop w:val="0"/>
                  <w:marBottom w:val="0"/>
                  <w:divBdr>
                    <w:top w:val="none" w:sz="0" w:space="0" w:color="auto"/>
                    <w:left w:val="none" w:sz="0" w:space="0" w:color="auto"/>
                    <w:bottom w:val="none" w:sz="0" w:space="0" w:color="auto"/>
                    <w:right w:val="none" w:sz="0" w:space="0" w:color="auto"/>
                  </w:divBdr>
                </w:div>
                <w:div w:id="756634483">
                  <w:marLeft w:val="640"/>
                  <w:marRight w:val="0"/>
                  <w:marTop w:val="0"/>
                  <w:marBottom w:val="0"/>
                  <w:divBdr>
                    <w:top w:val="none" w:sz="0" w:space="0" w:color="auto"/>
                    <w:left w:val="none" w:sz="0" w:space="0" w:color="auto"/>
                    <w:bottom w:val="none" w:sz="0" w:space="0" w:color="auto"/>
                    <w:right w:val="none" w:sz="0" w:space="0" w:color="auto"/>
                  </w:divBdr>
                </w:div>
                <w:div w:id="795831540">
                  <w:marLeft w:val="640"/>
                  <w:marRight w:val="0"/>
                  <w:marTop w:val="0"/>
                  <w:marBottom w:val="0"/>
                  <w:divBdr>
                    <w:top w:val="none" w:sz="0" w:space="0" w:color="auto"/>
                    <w:left w:val="none" w:sz="0" w:space="0" w:color="auto"/>
                    <w:bottom w:val="none" w:sz="0" w:space="0" w:color="auto"/>
                    <w:right w:val="none" w:sz="0" w:space="0" w:color="auto"/>
                  </w:divBdr>
                </w:div>
                <w:div w:id="828979242">
                  <w:marLeft w:val="640"/>
                  <w:marRight w:val="0"/>
                  <w:marTop w:val="0"/>
                  <w:marBottom w:val="0"/>
                  <w:divBdr>
                    <w:top w:val="none" w:sz="0" w:space="0" w:color="auto"/>
                    <w:left w:val="none" w:sz="0" w:space="0" w:color="auto"/>
                    <w:bottom w:val="none" w:sz="0" w:space="0" w:color="auto"/>
                    <w:right w:val="none" w:sz="0" w:space="0" w:color="auto"/>
                  </w:divBdr>
                </w:div>
                <w:div w:id="838739971">
                  <w:marLeft w:val="640"/>
                  <w:marRight w:val="0"/>
                  <w:marTop w:val="0"/>
                  <w:marBottom w:val="0"/>
                  <w:divBdr>
                    <w:top w:val="none" w:sz="0" w:space="0" w:color="auto"/>
                    <w:left w:val="none" w:sz="0" w:space="0" w:color="auto"/>
                    <w:bottom w:val="none" w:sz="0" w:space="0" w:color="auto"/>
                    <w:right w:val="none" w:sz="0" w:space="0" w:color="auto"/>
                  </w:divBdr>
                </w:div>
                <w:div w:id="861208971">
                  <w:marLeft w:val="640"/>
                  <w:marRight w:val="0"/>
                  <w:marTop w:val="0"/>
                  <w:marBottom w:val="0"/>
                  <w:divBdr>
                    <w:top w:val="none" w:sz="0" w:space="0" w:color="auto"/>
                    <w:left w:val="none" w:sz="0" w:space="0" w:color="auto"/>
                    <w:bottom w:val="none" w:sz="0" w:space="0" w:color="auto"/>
                    <w:right w:val="none" w:sz="0" w:space="0" w:color="auto"/>
                  </w:divBdr>
                </w:div>
                <w:div w:id="872310256">
                  <w:marLeft w:val="640"/>
                  <w:marRight w:val="0"/>
                  <w:marTop w:val="0"/>
                  <w:marBottom w:val="0"/>
                  <w:divBdr>
                    <w:top w:val="none" w:sz="0" w:space="0" w:color="auto"/>
                    <w:left w:val="none" w:sz="0" w:space="0" w:color="auto"/>
                    <w:bottom w:val="none" w:sz="0" w:space="0" w:color="auto"/>
                    <w:right w:val="none" w:sz="0" w:space="0" w:color="auto"/>
                  </w:divBdr>
                </w:div>
                <w:div w:id="873268016">
                  <w:marLeft w:val="640"/>
                  <w:marRight w:val="0"/>
                  <w:marTop w:val="0"/>
                  <w:marBottom w:val="0"/>
                  <w:divBdr>
                    <w:top w:val="none" w:sz="0" w:space="0" w:color="auto"/>
                    <w:left w:val="none" w:sz="0" w:space="0" w:color="auto"/>
                    <w:bottom w:val="none" w:sz="0" w:space="0" w:color="auto"/>
                    <w:right w:val="none" w:sz="0" w:space="0" w:color="auto"/>
                  </w:divBdr>
                </w:div>
                <w:div w:id="919096393">
                  <w:marLeft w:val="640"/>
                  <w:marRight w:val="0"/>
                  <w:marTop w:val="0"/>
                  <w:marBottom w:val="0"/>
                  <w:divBdr>
                    <w:top w:val="none" w:sz="0" w:space="0" w:color="auto"/>
                    <w:left w:val="none" w:sz="0" w:space="0" w:color="auto"/>
                    <w:bottom w:val="none" w:sz="0" w:space="0" w:color="auto"/>
                    <w:right w:val="none" w:sz="0" w:space="0" w:color="auto"/>
                  </w:divBdr>
                </w:div>
                <w:div w:id="925724421">
                  <w:marLeft w:val="640"/>
                  <w:marRight w:val="0"/>
                  <w:marTop w:val="0"/>
                  <w:marBottom w:val="0"/>
                  <w:divBdr>
                    <w:top w:val="none" w:sz="0" w:space="0" w:color="auto"/>
                    <w:left w:val="none" w:sz="0" w:space="0" w:color="auto"/>
                    <w:bottom w:val="none" w:sz="0" w:space="0" w:color="auto"/>
                    <w:right w:val="none" w:sz="0" w:space="0" w:color="auto"/>
                  </w:divBdr>
                </w:div>
                <w:div w:id="1032995116">
                  <w:marLeft w:val="640"/>
                  <w:marRight w:val="0"/>
                  <w:marTop w:val="0"/>
                  <w:marBottom w:val="0"/>
                  <w:divBdr>
                    <w:top w:val="none" w:sz="0" w:space="0" w:color="auto"/>
                    <w:left w:val="none" w:sz="0" w:space="0" w:color="auto"/>
                    <w:bottom w:val="none" w:sz="0" w:space="0" w:color="auto"/>
                    <w:right w:val="none" w:sz="0" w:space="0" w:color="auto"/>
                  </w:divBdr>
                </w:div>
                <w:div w:id="1037194657">
                  <w:marLeft w:val="640"/>
                  <w:marRight w:val="0"/>
                  <w:marTop w:val="0"/>
                  <w:marBottom w:val="0"/>
                  <w:divBdr>
                    <w:top w:val="none" w:sz="0" w:space="0" w:color="auto"/>
                    <w:left w:val="none" w:sz="0" w:space="0" w:color="auto"/>
                    <w:bottom w:val="none" w:sz="0" w:space="0" w:color="auto"/>
                    <w:right w:val="none" w:sz="0" w:space="0" w:color="auto"/>
                  </w:divBdr>
                </w:div>
                <w:div w:id="1106189671">
                  <w:marLeft w:val="640"/>
                  <w:marRight w:val="0"/>
                  <w:marTop w:val="0"/>
                  <w:marBottom w:val="0"/>
                  <w:divBdr>
                    <w:top w:val="none" w:sz="0" w:space="0" w:color="auto"/>
                    <w:left w:val="none" w:sz="0" w:space="0" w:color="auto"/>
                    <w:bottom w:val="none" w:sz="0" w:space="0" w:color="auto"/>
                    <w:right w:val="none" w:sz="0" w:space="0" w:color="auto"/>
                  </w:divBdr>
                </w:div>
                <w:div w:id="1192524846">
                  <w:marLeft w:val="640"/>
                  <w:marRight w:val="0"/>
                  <w:marTop w:val="0"/>
                  <w:marBottom w:val="0"/>
                  <w:divBdr>
                    <w:top w:val="none" w:sz="0" w:space="0" w:color="auto"/>
                    <w:left w:val="none" w:sz="0" w:space="0" w:color="auto"/>
                    <w:bottom w:val="none" w:sz="0" w:space="0" w:color="auto"/>
                    <w:right w:val="none" w:sz="0" w:space="0" w:color="auto"/>
                  </w:divBdr>
                </w:div>
                <w:div w:id="1195000895">
                  <w:marLeft w:val="640"/>
                  <w:marRight w:val="0"/>
                  <w:marTop w:val="0"/>
                  <w:marBottom w:val="0"/>
                  <w:divBdr>
                    <w:top w:val="none" w:sz="0" w:space="0" w:color="auto"/>
                    <w:left w:val="none" w:sz="0" w:space="0" w:color="auto"/>
                    <w:bottom w:val="none" w:sz="0" w:space="0" w:color="auto"/>
                    <w:right w:val="none" w:sz="0" w:space="0" w:color="auto"/>
                  </w:divBdr>
                </w:div>
                <w:div w:id="1199591489">
                  <w:marLeft w:val="640"/>
                  <w:marRight w:val="0"/>
                  <w:marTop w:val="0"/>
                  <w:marBottom w:val="0"/>
                  <w:divBdr>
                    <w:top w:val="none" w:sz="0" w:space="0" w:color="auto"/>
                    <w:left w:val="none" w:sz="0" w:space="0" w:color="auto"/>
                    <w:bottom w:val="none" w:sz="0" w:space="0" w:color="auto"/>
                    <w:right w:val="none" w:sz="0" w:space="0" w:color="auto"/>
                  </w:divBdr>
                </w:div>
                <w:div w:id="1209536122">
                  <w:marLeft w:val="640"/>
                  <w:marRight w:val="0"/>
                  <w:marTop w:val="0"/>
                  <w:marBottom w:val="0"/>
                  <w:divBdr>
                    <w:top w:val="none" w:sz="0" w:space="0" w:color="auto"/>
                    <w:left w:val="none" w:sz="0" w:space="0" w:color="auto"/>
                    <w:bottom w:val="none" w:sz="0" w:space="0" w:color="auto"/>
                    <w:right w:val="none" w:sz="0" w:space="0" w:color="auto"/>
                  </w:divBdr>
                </w:div>
                <w:div w:id="1231380610">
                  <w:marLeft w:val="640"/>
                  <w:marRight w:val="0"/>
                  <w:marTop w:val="0"/>
                  <w:marBottom w:val="0"/>
                  <w:divBdr>
                    <w:top w:val="none" w:sz="0" w:space="0" w:color="auto"/>
                    <w:left w:val="none" w:sz="0" w:space="0" w:color="auto"/>
                    <w:bottom w:val="none" w:sz="0" w:space="0" w:color="auto"/>
                    <w:right w:val="none" w:sz="0" w:space="0" w:color="auto"/>
                  </w:divBdr>
                </w:div>
                <w:div w:id="1242911698">
                  <w:marLeft w:val="640"/>
                  <w:marRight w:val="0"/>
                  <w:marTop w:val="0"/>
                  <w:marBottom w:val="0"/>
                  <w:divBdr>
                    <w:top w:val="none" w:sz="0" w:space="0" w:color="auto"/>
                    <w:left w:val="none" w:sz="0" w:space="0" w:color="auto"/>
                    <w:bottom w:val="none" w:sz="0" w:space="0" w:color="auto"/>
                    <w:right w:val="none" w:sz="0" w:space="0" w:color="auto"/>
                  </w:divBdr>
                </w:div>
                <w:div w:id="1245601798">
                  <w:marLeft w:val="640"/>
                  <w:marRight w:val="0"/>
                  <w:marTop w:val="0"/>
                  <w:marBottom w:val="0"/>
                  <w:divBdr>
                    <w:top w:val="none" w:sz="0" w:space="0" w:color="auto"/>
                    <w:left w:val="none" w:sz="0" w:space="0" w:color="auto"/>
                    <w:bottom w:val="none" w:sz="0" w:space="0" w:color="auto"/>
                    <w:right w:val="none" w:sz="0" w:space="0" w:color="auto"/>
                  </w:divBdr>
                </w:div>
                <w:div w:id="1266186114">
                  <w:marLeft w:val="640"/>
                  <w:marRight w:val="0"/>
                  <w:marTop w:val="0"/>
                  <w:marBottom w:val="0"/>
                  <w:divBdr>
                    <w:top w:val="none" w:sz="0" w:space="0" w:color="auto"/>
                    <w:left w:val="none" w:sz="0" w:space="0" w:color="auto"/>
                    <w:bottom w:val="none" w:sz="0" w:space="0" w:color="auto"/>
                    <w:right w:val="none" w:sz="0" w:space="0" w:color="auto"/>
                  </w:divBdr>
                </w:div>
                <w:div w:id="1272591508">
                  <w:marLeft w:val="640"/>
                  <w:marRight w:val="0"/>
                  <w:marTop w:val="0"/>
                  <w:marBottom w:val="0"/>
                  <w:divBdr>
                    <w:top w:val="none" w:sz="0" w:space="0" w:color="auto"/>
                    <w:left w:val="none" w:sz="0" w:space="0" w:color="auto"/>
                    <w:bottom w:val="none" w:sz="0" w:space="0" w:color="auto"/>
                    <w:right w:val="none" w:sz="0" w:space="0" w:color="auto"/>
                  </w:divBdr>
                </w:div>
                <w:div w:id="1286812235">
                  <w:marLeft w:val="640"/>
                  <w:marRight w:val="0"/>
                  <w:marTop w:val="0"/>
                  <w:marBottom w:val="0"/>
                  <w:divBdr>
                    <w:top w:val="none" w:sz="0" w:space="0" w:color="auto"/>
                    <w:left w:val="none" w:sz="0" w:space="0" w:color="auto"/>
                    <w:bottom w:val="none" w:sz="0" w:space="0" w:color="auto"/>
                    <w:right w:val="none" w:sz="0" w:space="0" w:color="auto"/>
                  </w:divBdr>
                </w:div>
                <w:div w:id="1300650494">
                  <w:marLeft w:val="640"/>
                  <w:marRight w:val="0"/>
                  <w:marTop w:val="0"/>
                  <w:marBottom w:val="0"/>
                  <w:divBdr>
                    <w:top w:val="none" w:sz="0" w:space="0" w:color="auto"/>
                    <w:left w:val="none" w:sz="0" w:space="0" w:color="auto"/>
                    <w:bottom w:val="none" w:sz="0" w:space="0" w:color="auto"/>
                    <w:right w:val="none" w:sz="0" w:space="0" w:color="auto"/>
                  </w:divBdr>
                </w:div>
                <w:div w:id="1315453519">
                  <w:marLeft w:val="640"/>
                  <w:marRight w:val="0"/>
                  <w:marTop w:val="0"/>
                  <w:marBottom w:val="0"/>
                  <w:divBdr>
                    <w:top w:val="none" w:sz="0" w:space="0" w:color="auto"/>
                    <w:left w:val="none" w:sz="0" w:space="0" w:color="auto"/>
                    <w:bottom w:val="none" w:sz="0" w:space="0" w:color="auto"/>
                    <w:right w:val="none" w:sz="0" w:space="0" w:color="auto"/>
                  </w:divBdr>
                </w:div>
                <w:div w:id="1348562809">
                  <w:marLeft w:val="640"/>
                  <w:marRight w:val="0"/>
                  <w:marTop w:val="0"/>
                  <w:marBottom w:val="0"/>
                  <w:divBdr>
                    <w:top w:val="none" w:sz="0" w:space="0" w:color="auto"/>
                    <w:left w:val="none" w:sz="0" w:space="0" w:color="auto"/>
                    <w:bottom w:val="none" w:sz="0" w:space="0" w:color="auto"/>
                    <w:right w:val="none" w:sz="0" w:space="0" w:color="auto"/>
                  </w:divBdr>
                </w:div>
                <w:div w:id="1373651668">
                  <w:marLeft w:val="640"/>
                  <w:marRight w:val="0"/>
                  <w:marTop w:val="0"/>
                  <w:marBottom w:val="0"/>
                  <w:divBdr>
                    <w:top w:val="none" w:sz="0" w:space="0" w:color="auto"/>
                    <w:left w:val="none" w:sz="0" w:space="0" w:color="auto"/>
                    <w:bottom w:val="none" w:sz="0" w:space="0" w:color="auto"/>
                    <w:right w:val="none" w:sz="0" w:space="0" w:color="auto"/>
                  </w:divBdr>
                </w:div>
                <w:div w:id="1376856117">
                  <w:marLeft w:val="640"/>
                  <w:marRight w:val="0"/>
                  <w:marTop w:val="0"/>
                  <w:marBottom w:val="0"/>
                  <w:divBdr>
                    <w:top w:val="none" w:sz="0" w:space="0" w:color="auto"/>
                    <w:left w:val="none" w:sz="0" w:space="0" w:color="auto"/>
                    <w:bottom w:val="none" w:sz="0" w:space="0" w:color="auto"/>
                    <w:right w:val="none" w:sz="0" w:space="0" w:color="auto"/>
                  </w:divBdr>
                </w:div>
                <w:div w:id="1377313249">
                  <w:marLeft w:val="640"/>
                  <w:marRight w:val="0"/>
                  <w:marTop w:val="0"/>
                  <w:marBottom w:val="0"/>
                  <w:divBdr>
                    <w:top w:val="none" w:sz="0" w:space="0" w:color="auto"/>
                    <w:left w:val="none" w:sz="0" w:space="0" w:color="auto"/>
                    <w:bottom w:val="none" w:sz="0" w:space="0" w:color="auto"/>
                    <w:right w:val="none" w:sz="0" w:space="0" w:color="auto"/>
                  </w:divBdr>
                </w:div>
                <w:div w:id="1415932518">
                  <w:marLeft w:val="640"/>
                  <w:marRight w:val="0"/>
                  <w:marTop w:val="0"/>
                  <w:marBottom w:val="0"/>
                  <w:divBdr>
                    <w:top w:val="none" w:sz="0" w:space="0" w:color="auto"/>
                    <w:left w:val="none" w:sz="0" w:space="0" w:color="auto"/>
                    <w:bottom w:val="none" w:sz="0" w:space="0" w:color="auto"/>
                    <w:right w:val="none" w:sz="0" w:space="0" w:color="auto"/>
                  </w:divBdr>
                </w:div>
                <w:div w:id="1418208606">
                  <w:marLeft w:val="640"/>
                  <w:marRight w:val="0"/>
                  <w:marTop w:val="0"/>
                  <w:marBottom w:val="0"/>
                  <w:divBdr>
                    <w:top w:val="none" w:sz="0" w:space="0" w:color="auto"/>
                    <w:left w:val="none" w:sz="0" w:space="0" w:color="auto"/>
                    <w:bottom w:val="none" w:sz="0" w:space="0" w:color="auto"/>
                    <w:right w:val="none" w:sz="0" w:space="0" w:color="auto"/>
                  </w:divBdr>
                </w:div>
                <w:div w:id="1458141312">
                  <w:marLeft w:val="640"/>
                  <w:marRight w:val="0"/>
                  <w:marTop w:val="0"/>
                  <w:marBottom w:val="0"/>
                  <w:divBdr>
                    <w:top w:val="none" w:sz="0" w:space="0" w:color="auto"/>
                    <w:left w:val="none" w:sz="0" w:space="0" w:color="auto"/>
                    <w:bottom w:val="none" w:sz="0" w:space="0" w:color="auto"/>
                    <w:right w:val="none" w:sz="0" w:space="0" w:color="auto"/>
                  </w:divBdr>
                </w:div>
                <w:div w:id="1460565492">
                  <w:marLeft w:val="640"/>
                  <w:marRight w:val="0"/>
                  <w:marTop w:val="0"/>
                  <w:marBottom w:val="0"/>
                  <w:divBdr>
                    <w:top w:val="none" w:sz="0" w:space="0" w:color="auto"/>
                    <w:left w:val="none" w:sz="0" w:space="0" w:color="auto"/>
                    <w:bottom w:val="none" w:sz="0" w:space="0" w:color="auto"/>
                    <w:right w:val="none" w:sz="0" w:space="0" w:color="auto"/>
                  </w:divBdr>
                </w:div>
                <w:div w:id="1500585528">
                  <w:marLeft w:val="640"/>
                  <w:marRight w:val="0"/>
                  <w:marTop w:val="0"/>
                  <w:marBottom w:val="0"/>
                  <w:divBdr>
                    <w:top w:val="none" w:sz="0" w:space="0" w:color="auto"/>
                    <w:left w:val="none" w:sz="0" w:space="0" w:color="auto"/>
                    <w:bottom w:val="none" w:sz="0" w:space="0" w:color="auto"/>
                    <w:right w:val="none" w:sz="0" w:space="0" w:color="auto"/>
                  </w:divBdr>
                </w:div>
                <w:div w:id="1529566682">
                  <w:marLeft w:val="640"/>
                  <w:marRight w:val="0"/>
                  <w:marTop w:val="0"/>
                  <w:marBottom w:val="0"/>
                  <w:divBdr>
                    <w:top w:val="none" w:sz="0" w:space="0" w:color="auto"/>
                    <w:left w:val="none" w:sz="0" w:space="0" w:color="auto"/>
                    <w:bottom w:val="none" w:sz="0" w:space="0" w:color="auto"/>
                    <w:right w:val="none" w:sz="0" w:space="0" w:color="auto"/>
                  </w:divBdr>
                </w:div>
                <w:div w:id="1551958910">
                  <w:marLeft w:val="640"/>
                  <w:marRight w:val="0"/>
                  <w:marTop w:val="0"/>
                  <w:marBottom w:val="0"/>
                  <w:divBdr>
                    <w:top w:val="none" w:sz="0" w:space="0" w:color="auto"/>
                    <w:left w:val="none" w:sz="0" w:space="0" w:color="auto"/>
                    <w:bottom w:val="none" w:sz="0" w:space="0" w:color="auto"/>
                    <w:right w:val="none" w:sz="0" w:space="0" w:color="auto"/>
                  </w:divBdr>
                </w:div>
                <w:div w:id="1556967644">
                  <w:marLeft w:val="640"/>
                  <w:marRight w:val="0"/>
                  <w:marTop w:val="0"/>
                  <w:marBottom w:val="0"/>
                  <w:divBdr>
                    <w:top w:val="none" w:sz="0" w:space="0" w:color="auto"/>
                    <w:left w:val="none" w:sz="0" w:space="0" w:color="auto"/>
                    <w:bottom w:val="none" w:sz="0" w:space="0" w:color="auto"/>
                    <w:right w:val="none" w:sz="0" w:space="0" w:color="auto"/>
                  </w:divBdr>
                </w:div>
                <w:div w:id="1611621681">
                  <w:marLeft w:val="640"/>
                  <w:marRight w:val="0"/>
                  <w:marTop w:val="0"/>
                  <w:marBottom w:val="0"/>
                  <w:divBdr>
                    <w:top w:val="none" w:sz="0" w:space="0" w:color="auto"/>
                    <w:left w:val="none" w:sz="0" w:space="0" w:color="auto"/>
                    <w:bottom w:val="none" w:sz="0" w:space="0" w:color="auto"/>
                    <w:right w:val="none" w:sz="0" w:space="0" w:color="auto"/>
                  </w:divBdr>
                </w:div>
                <w:div w:id="1664039996">
                  <w:marLeft w:val="640"/>
                  <w:marRight w:val="0"/>
                  <w:marTop w:val="0"/>
                  <w:marBottom w:val="0"/>
                  <w:divBdr>
                    <w:top w:val="none" w:sz="0" w:space="0" w:color="auto"/>
                    <w:left w:val="none" w:sz="0" w:space="0" w:color="auto"/>
                    <w:bottom w:val="none" w:sz="0" w:space="0" w:color="auto"/>
                    <w:right w:val="none" w:sz="0" w:space="0" w:color="auto"/>
                  </w:divBdr>
                </w:div>
                <w:div w:id="1668434693">
                  <w:marLeft w:val="640"/>
                  <w:marRight w:val="0"/>
                  <w:marTop w:val="0"/>
                  <w:marBottom w:val="0"/>
                  <w:divBdr>
                    <w:top w:val="none" w:sz="0" w:space="0" w:color="auto"/>
                    <w:left w:val="none" w:sz="0" w:space="0" w:color="auto"/>
                    <w:bottom w:val="none" w:sz="0" w:space="0" w:color="auto"/>
                    <w:right w:val="none" w:sz="0" w:space="0" w:color="auto"/>
                  </w:divBdr>
                </w:div>
                <w:div w:id="1708874288">
                  <w:marLeft w:val="640"/>
                  <w:marRight w:val="0"/>
                  <w:marTop w:val="0"/>
                  <w:marBottom w:val="0"/>
                  <w:divBdr>
                    <w:top w:val="none" w:sz="0" w:space="0" w:color="auto"/>
                    <w:left w:val="none" w:sz="0" w:space="0" w:color="auto"/>
                    <w:bottom w:val="none" w:sz="0" w:space="0" w:color="auto"/>
                    <w:right w:val="none" w:sz="0" w:space="0" w:color="auto"/>
                  </w:divBdr>
                </w:div>
                <w:div w:id="1746341781">
                  <w:marLeft w:val="640"/>
                  <w:marRight w:val="0"/>
                  <w:marTop w:val="0"/>
                  <w:marBottom w:val="0"/>
                  <w:divBdr>
                    <w:top w:val="none" w:sz="0" w:space="0" w:color="auto"/>
                    <w:left w:val="none" w:sz="0" w:space="0" w:color="auto"/>
                    <w:bottom w:val="none" w:sz="0" w:space="0" w:color="auto"/>
                    <w:right w:val="none" w:sz="0" w:space="0" w:color="auto"/>
                  </w:divBdr>
                </w:div>
                <w:div w:id="1870218583">
                  <w:marLeft w:val="640"/>
                  <w:marRight w:val="0"/>
                  <w:marTop w:val="0"/>
                  <w:marBottom w:val="0"/>
                  <w:divBdr>
                    <w:top w:val="none" w:sz="0" w:space="0" w:color="auto"/>
                    <w:left w:val="none" w:sz="0" w:space="0" w:color="auto"/>
                    <w:bottom w:val="none" w:sz="0" w:space="0" w:color="auto"/>
                    <w:right w:val="none" w:sz="0" w:space="0" w:color="auto"/>
                  </w:divBdr>
                </w:div>
                <w:div w:id="1955478419">
                  <w:marLeft w:val="640"/>
                  <w:marRight w:val="0"/>
                  <w:marTop w:val="0"/>
                  <w:marBottom w:val="0"/>
                  <w:divBdr>
                    <w:top w:val="none" w:sz="0" w:space="0" w:color="auto"/>
                    <w:left w:val="none" w:sz="0" w:space="0" w:color="auto"/>
                    <w:bottom w:val="none" w:sz="0" w:space="0" w:color="auto"/>
                    <w:right w:val="none" w:sz="0" w:space="0" w:color="auto"/>
                  </w:divBdr>
                </w:div>
                <w:div w:id="2057577870">
                  <w:marLeft w:val="640"/>
                  <w:marRight w:val="0"/>
                  <w:marTop w:val="0"/>
                  <w:marBottom w:val="0"/>
                  <w:divBdr>
                    <w:top w:val="none" w:sz="0" w:space="0" w:color="auto"/>
                    <w:left w:val="none" w:sz="0" w:space="0" w:color="auto"/>
                    <w:bottom w:val="none" w:sz="0" w:space="0" w:color="auto"/>
                    <w:right w:val="none" w:sz="0" w:space="0" w:color="auto"/>
                  </w:divBdr>
                </w:div>
                <w:div w:id="2067604022">
                  <w:marLeft w:val="640"/>
                  <w:marRight w:val="0"/>
                  <w:marTop w:val="0"/>
                  <w:marBottom w:val="0"/>
                  <w:divBdr>
                    <w:top w:val="none" w:sz="0" w:space="0" w:color="auto"/>
                    <w:left w:val="none" w:sz="0" w:space="0" w:color="auto"/>
                    <w:bottom w:val="none" w:sz="0" w:space="0" w:color="auto"/>
                    <w:right w:val="none" w:sz="0" w:space="0" w:color="auto"/>
                  </w:divBdr>
                </w:div>
                <w:div w:id="2078169639">
                  <w:marLeft w:val="640"/>
                  <w:marRight w:val="0"/>
                  <w:marTop w:val="0"/>
                  <w:marBottom w:val="0"/>
                  <w:divBdr>
                    <w:top w:val="none" w:sz="0" w:space="0" w:color="auto"/>
                    <w:left w:val="none" w:sz="0" w:space="0" w:color="auto"/>
                    <w:bottom w:val="none" w:sz="0" w:space="0" w:color="auto"/>
                    <w:right w:val="none" w:sz="0" w:space="0" w:color="auto"/>
                  </w:divBdr>
                </w:div>
                <w:div w:id="2108648095">
                  <w:marLeft w:val="640"/>
                  <w:marRight w:val="0"/>
                  <w:marTop w:val="0"/>
                  <w:marBottom w:val="0"/>
                  <w:divBdr>
                    <w:top w:val="none" w:sz="0" w:space="0" w:color="auto"/>
                    <w:left w:val="none" w:sz="0" w:space="0" w:color="auto"/>
                    <w:bottom w:val="none" w:sz="0" w:space="0" w:color="auto"/>
                    <w:right w:val="none" w:sz="0" w:space="0" w:color="auto"/>
                  </w:divBdr>
                </w:div>
                <w:div w:id="2112585433">
                  <w:marLeft w:val="640"/>
                  <w:marRight w:val="0"/>
                  <w:marTop w:val="0"/>
                  <w:marBottom w:val="0"/>
                  <w:divBdr>
                    <w:top w:val="none" w:sz="0" w:space="0" w:color="auto"/>
                    <w:left w:val="none" w:sz="0" w:space="0" w:color="auto"/>
                    <w:bottom w:val="none" w:sz="0" w:space="0" w:color="auto"/>
                    <w:right w:val="none" w:sz="0" w:space="0" w:color="auto"/>
                  </w:divBdr>
                </w:div>
                <w:div w:id="2120949444">
                  <w:marLeft w:val="640"/>
                  <w:marRight w:val="0"/>
                  <w:marTop w:val="0"/>
                  <w:marBottom w:val="0"/>
                  <w:divBdr>
                    <w:top w:val="none" w:sz="0" w:space="0" w:color="auto"/>
                    <w:left w:val="none" w:sz="0" w:space="0" w:color="auto"/>
                    <w:bottom w:val="none" w:sz="0" w:space="0" w:color="auto"/>
                    <w:right w:val="none" w:sz="0" w:space="0" w:color="auto"/>
                  </w:divBdr>
                </w:div>
              </w:divsChild>
            </w:div>
            <w:div w:id="2083285094">
              <w:marLeft w:val="0"/>
              <w:marRight w:val="0"/>
              <w:marTop w:val="0"/>
              <w:marBottom w:val="0"/>
              <w:divBdr>
                <w:top w:val="none" w:sz="0" w:space="0" w:color="auto"/>
                <w:left w:val="none" w:sz="0" w:space="0" w:color="auto"/>
                <w:bottom w:val="none" w:sz="0" w:space="0" w:color="auto"/>
                <w:right w:val="none" w:sz="0" w:space="0" w:color="auto"/>
              </w:divBdr>
              <w:divsChild>
                <w:div w:id="5523584">
                  <w:marLeft w:val="640"/>
                  <w:marRight w:val="0"/>
                  <w:marTop w:val="0"/>
                  <w:marBottom w:val="0"/>
                  <w:divBdr>
                    <w:top w:val="none" w:sz="0" w:space="0" w:color="auto"/>
                    <w:left w:val="none" w:sz="0" w:space="0" w:color="auto"/>
                    <w:bottom w:val="none" w:sz="0" w:space="0" w:color="auto"/>
                    <w:right w:val="none" w:sz="0" w:space="0" w:color="auto"/>
                  </w:divBdr>
                </w:div>
                <w:div w:id="13923807">
                  <w:marLeft w:val="640"/>
                  <w:marRight w:val="0"/>
                  <w:marTop w:val="0"/>
                  <w:marBottom w:val="0"/>
                  <w:divBdr>
                    <w:top w:val="none" w:sz="0" w:space="0" w:color="auto"/>
                    <w:left w:val="none" w:sz="0" w:space="0" w:color="auto"/>
                    <w:bottom w:val="none" w:sz="0" w:space="0" w:color="auto"/>
                    <w:right w:val="none" w:sz="0" w:space="0" w:color="auto"/>
                  </w:divBdr>
                </w:div>
                <w:div w:id="26875275">
                  <w:marLeft w:val="640"/>
                  <w:marRight w:val="0"/>
                  <w:marTop w:val="0"/>
                  <w:marBottom w:val="0"/>
                  <w:divBdr>
                    <w:top w:val="none" w:sz="0" w:space="0" w:color="auto"/>
                    <w:left w:val="none" w:sz="0" w:space="0" w:color="auto"/>
                    <w:bottom w:val="none" w:sz="0" w:space="0" w:color="auto"/>
                    <w:right w:val="none" w:sz="0" w:space="0" w:color="auto"/>
                  </w:divBdr>
                </w:div>
                <w:div w:id="41369206">
                  <w:marLeft w:val="640"/>
                  <w:marRight w:val="0"/>
                  <w:marTop w:val="0"/>
                  <w:marBottom w:val="0"/>
                  <w:divBdr>
                    <w:top w:val="none" w:sz="0" w:space="0" w:color="auto"/>
                    <w:left w:val="none" w:sz="0" w:space="0" w:color="auto"/>
                    <w:bottom w:val="none" w:sz="0" w:space="0" w:color="auto"/>
                    <w:right w:val="none" w:sz="0" w:space="0" w:color="auto"/>
                  </w:divBdr>
                </w:div>
                <w:div w:id="75178098">
                  <w:marLeft w:val="640"/>
                  <w:marRight w:val="0"/>
                  <w:marTop w:val="0"/>
                  <w:marBottom w:val="0"/>
                  <w:divBdr>
                    <w:top w:val="none" w:sz="0" w:space="0" w:color="auto"/>
                    <w:left w:val="none" w:sz="0" w:space="0" w:color="auto"/>
                    <w:bottom w:val="none" w:sz="0" w:space="0" w:color="auto"/>
                    <w:right w:val="none" w:sz="0" w:space="0" w:color="auto"/>
                  </w:divBdr>
                </w:div>
                <w:div w:id="108402995">
                  <w:marLeft w:val="640"/>
                  <w:marRight w:val="0"/>
                  <w:marTop w:val="0"/>
                  <w:marBottom w:val="0"/>
                  <w:divBdr>
                    <w:top w:val="none" w:sz="0" w:space="0" w:color="auto"/>
                    <w:left w:val="none" w:sz="0" w:space="0" w:color="auto"/>
                    <w:bottom w:val="none" w:sz="0" w:space="0" w:color="auto"/>
                    <w:right w:val="none" w:sz="0" w:space="0" w:color="auto"/>
                  </w:divBdr>
                </w:div>
                <w:div w:id="120347962">
                  <w:marLeft w:val="640"/>
                  <w:marRight w:val="0"/>
                  <w:marTop w:val="0"/>
                  <w:marBottom w:val="0"/>
                  <w:divBdr>
                    <w:top w:val="none" w:sz="0" w:space="0" w:color="auto"/>
                    <w:left w:val="none" w:sz="0" w:space="0" w:color="auto"/>
                    <w:bottom w:val="none" w:sz="0" w:space="0" w:color="auto"/>
                    <w:right w:val="none" w:sz="0" w:space="0" w:color="auto"/>
                  </w:divBdr>
                </w:div>
                <w:div w:id="181627049">
                  <w:marLeft w:val="640"/>
                  <w:marRight w:val="0"/>
                  <w:marTop w:val="0"/>
                  <w:marBottom w:val="0"/>
                  <w:divBdr>
                    <w:top w:val="none" w:sz="0" w:space="0" w:color="auto"/>
                    <w:left w:val="none" w:sz="0" w:space="0" w:color="auto"/>
                    <w:bottom w:val="none" w:sz="0" w:space="0" w:color="auto"/>
                    <w:right w:val="none" w:sz="0" w:space="0" w:color="auto"/>
                  </w:divBdr>
                </w:div>
                <w:div w:id="200746066">
                  <w:marLeft w:val="640"/>
                  <w:marRight w:val="0"/>
                  <w:marTop w:val="0"/>
                  <w:marBottom w:val="0"/>
                  <w:divBdr>
                    <w:top w:val="none" w:sz="0" w:space="0" w:color="auto"/>
                    <w:left w:val="none" w:sz="0" w:space="0" w:color="auto"/>
                    <w:bottom w:val="none" w:sz="0" w:space="0" w:color="auto"/>
                    <w:right w:val="none" w:sz="0" w:space="0" w:color="auto"/>
                  </w:divBdr>
                </w:div>
                <w:div w:id="225144176">
                  <w:marLeft w:val="640"/>
                  <w:marRight w:val="0"/>
                  <w:marTop w:val="0"/>
                  <w:marBottom w:val="0"/>
                  <w:divBdr>
                    <w:top w:val="none" w:sz="0" w:space="0" w:color="auto"/>
                    <w:left w:val="none" w:sz="0" w:space="0" w:color="auto"/>
                    <w:bottom w:val="none" w:sz="0" w:space="0" w:color="auto"/>
                    <w:right w:val="none" w:sz="0" w:space="0" w:color="auto"/>
                  </w:divBdr>
                </w:div>
                <w:div w:id="261649053">
                  <w:marLeft w:val="640"/>
                  <w:marRight w:val="0"/>
                  <w:marTop w:val="0"/>
                  <w:marBottom w:val="0"/>
                  <w:divBdr>
                    <w:top w:val="none" w:sz="0" w:space="0" w:color="auto"/>
                    <w:left w:val="none" w:sz="0" w:space="0" w:color="auto"/>
                    <w:bottom w:val="none" w:sz="0" w:space="0" w:color="auto"/>
                    <w:right w:val="none" w:sz="0" w:space="0" w:color="auto"/>
                  </w:divBdr>
                </w:div>
                <w:div w:id="271203717">
                  <w:marLeft w:val="640"/>
                  <w:marRight w:val="0"/>
                  <w:marTop w:val="0"/>
                  <w:marBottom w:val="0"/>
                  <w:divBdr>
                    <w:top w:val="none" w:sz="0" w:space="0" w:color="auto"/>
                    <w:left w:val="none" w:sz="0" w:space="0" w:color="auto"/>
                    <w:bottom w:val="none" w:sz="0" w:space="0" w:color="auto"/>
                    <w:right w:val="none" w:sz="0" w:space="0" w:color="auto"/>
                  </w:divBdr>
                </w:div>
                <w:div w:id="294527532">
                  <w:marLeft w:val="640"/>
                  <w:marRight w:val="0"/>
                  <w:marTop w:val="0"/>
                  <w:marBottom w:val="0"/>
                  <w:divBdr>
                    <w:top w:val="none" w:sz="0" w:space="0" w:color="auto"/>
                    <w:left w:val="none" w:sz="0" w:space="0" w:color="auto"/>
                    <w:bottom w:val="none" w:sz="0" w:space="0" w:color="auto"/>
                    <w:right w:val="none" w:sz="0" w:space="0" w:color="auto"/>
                  </w:divBdr>
                </w:div>
                <w:div w:id="358090337">
                  <w:marLeft w:val="640"/>
                  <w:marRight w:val="0"/>
                  <w:marTop w:val="0"/>
                  <w:marBottom w:val="0"/>
                  <w:divBdr>
                    <w:top w:val="none" w:sz="0" w:space="0" w:color="auto"/>
                    <w:left w:val="none" w:sz="0" w:space="0" w:color="auto"/>
                    <w:bottom w:val="none" w:sz="0" w:space="0" w:color="auto"/>
                    <w:right w:val="none" w:sz="0" w:space="0" w:color="auto"/>
                  </w:divBdr>
                </w:div>
                <w:div w:id="371001962">
                  <w:marLeft w:val="640"/>
                  <w:marRight w:val="0"/>
                  <w:marTop w:val="0"/>
                  <w:marBottom w:val="0"/>
                  <w:divBdr>
                    <w:top w:val="none" w:sz="0" w:space="0" w:color="auto"/>
                    <w:left w:val="none" w:sz="0" w:space="0" w:color="auto"/>
                    <w:bottom w:val="none" w:sz="0" w:space="0" w:color="auto"/>
                    <w:right w:val="none" w:sz="0" w:space="0" w:color="auto"/>
                  </w:divBdr>
                </w:div>
                <w:div w:id="374547430">
                  <w:marLeft w:val="640"/>
                  <w:marRight w:val="0"/>
                  <w:marTop w:val="0"/>
                  <w:marBottom w:val="0"/>
                  <w:divBdr>
                    <w:top w:val="none" w:sz="0" w:space="0" w:color="auto"/>
                    <w:left w:val="none" w:sz="0" w:space="0" w:color="auto"/>
                    <w:bottom w:val="none" w:sz="0" w:space="0" w:color="auto"/>
                    <w:right w:val="none" w:sz="0" w:space="0" w:color="auto"/>
                  </w:divBdr>
                </w:div>
                <w:div w:id="398746006">
                  <w:marLeft w:val="640"/>
                  <w:marRight w:val="0"/>
                  <w:marTop w:val="0"/>
                  <w:marBottom w:val="0"/>
                  <w:divBdr>
                    <w:top w:val="none" w:sz="0" w:space="0" w:color="auto"/>
                    <w:left w:val="none" w:sz="0" w:space="0" w:color="auto"/>
                    <w:bottom w:val="none" w:sz="0" w:space="0" w:color="auto"/>
                    <w:right w:val="none" w:sz="0" w:space="0" w:color="auto"/>
                  </w:divBdr>
                </w:div>
                <w:div w:id="410349027">
                  <w:marLeft w:val="640"/>
                  <w:marRight w:val="0"/>
                  <w:marTop w:val="0"/>
                  <w:marBottom w:val="0"/>
                  <w:divBdr>
                    <w:top w:val="none" w:sz="0" w:space="0" w:color="auto"/>
                    <w:left w:val="none" w:sz="0" w:space="0" w:color="auto"/>
                    <w:bottom w:val="none" w:sz="0" w:space="0" w:color="auto"/>
                    <w:right w:val="none" w:sz="0" w:space="0" w:color="auto"/>
                  </w:divBdr>
                </w:div>
                <w:div w:id="506136646">
                  <w:marLeft w:val="640"/>
                  <w:marRight w:val="0"/>
                  <w:marTop w:val="0"/>
                  <w:marBottom w:val="0"/>
                  <w:divBdr>
                    <w:top w:val="none" w:sz="0" w:space="0" w:color="auto"/>
                    <w:left w:val="none" w:sz="0" w:space="0" w:color="auto"/>
                    <w:bottom w:val="none" w:sz="0" w:space="0" w:color="auto"/>
                    <w:right w:val="none" w:sz="0" w:space="0" w:color="auto"/>
                  </w:divBdr>
                </w:div>
                <w:div w:id="562254282">
                  <w:marLeft w:val="640"/>
                  <w:marRight w:val="0"/>
                  <w:marTop w:val="0"/>
                  <w:marBottom w:val="0"/>
                  <w:divBdr>
                    <w:top w:val="none" w:sz="0" w:space="0" w:color="auto"/>
                    <w:left w:val="none" w:sz="0" w:space="0" w:color="auto"/>
                    <w:bottom w:val="none" w:sz="0" w:space="0" w:color="auto"/>
                    <w:right w:val="none" w:sz="0" w:space="0" w:color="auto"/>
                  </w:divBdr>
                </w:div>
                <w:div w:id="574245330">
                  <w:marLeft w:val="640"/>
                  <w:marRight w:val="0"/>
                  <w:marTop w:val="0"/>
                  <w:marBottom w:val="0"/>
                  <w:divBdr>
                    <w:top w:val="none" w:sz="0" w:space="0" w:color="auto"/>
                    <w:left w:val="none" w:sz="0" w:space="0" w:color="auto"/>
                    <w:bottom w:val="none" w:sz="0" w:space="0" w:color="auto"/>
                    <w:right w:val="none" w:sz="0" w:space="0" w:color="auto"/>
                  </w:divBdr>
                </w:div>
                <w:div w:id="658192660">
                  <w:marLeft w:val="640"/>
                  <w:marRight w:val="0"/>
                  <w:marTop w:val="0"/>
                  <w:marBottom w:val="0"/>
                  <w:divBdr>
                    <w:top w:val="none" w:sz="0" w:space="0" w:color="auto"/>
                    <w:left w:val="none" w:sz="0" w:space="0" w:color="auto"/>
                    <w:bottom w:val="none" w:sz="0" w:space="0" w:color="auto"/>
                    <w:right w:val="none" w:sz="0" w:space="0" w:color="auto"/>
                  </w:divBdr>
                </w:div>
                <w:div w:id="682048576">
                  <w:marLeft w:val="640"/>
                  <w:marRight w:val="0"/>
                  <w:marTop w:val="0"/>
                  <w:marBottom w:val="0"/>
                  <w:divBdr>
                    <w:top w:val="none" w:sz="0" w:space="0" w:color="auto"/>
                    <w:left w:val="none" w:sz="0" w:space="0" w:color="auto"/>
                    <w:bottom w:val="none" w:sz="0" w:space="0" w:color="auto"/>
                    <w:right w:val="none" w:sz="0" w:space="0" w:color="auto"/>
                  </w:divBdr>
                </w:div>
                <w:div w:id="768356216">
                  <w:marLeft w:val="640"/>
                  <w:marRight w:val="0"/>
                  <w:marTop w:val="0"/>
                  <w:marBottom w:val="0"/>
                  <w:divBdr>
                    <w:top w:val="none" w:sz="0" w:space="0" w:color="auto"/>
                    <w:left w:val="none" w:sz="0" w:space="0" w:color="auto"/>
                    <w:bottom w:val="none" w:sz="0" w:space="0" w:color="auto"/>
                    <w:right w:val="none" w:sz="0" w:space="0" w:color="auto"/>
                  </w:divBdr>
                </w:div>
                <w:div w:id="804859171">
                  <w:marLeft w:val="640"/>
                  <w:marRight w:val="0"/>
                  <w:marTop w:val="0"/>
                  <w:marBottom w:val="0"/>
                  <w:divBdr>
                    <w:top w:val="none" w:sz="0" w:space="0" w:color="auto"/>
                    <w:left w:val="none" w:sz="0" w:space="0" w:color="auto"/>
                    <w:bottom w:val="none" w:sz="0" w:space="0" w:color="auto"/>
                    <w:right w:val="none" w:sz="0" w:space="0" w:color="auto"/>
                  </w:divBdr>
                </w:div>
                <w:div w:id="807893961">
                  <w:marLeft w:val="640"/>
                  <w:marRight w:val="0"/>
                  <w:marTop w:val="0"/>
                  <w:marBottom w:val="0"/>
                  <w:divBdr>
                    <w:top w:val="none" w:sz="0" w:space="0" w:color="auto"/>
                    <w:left w:val="none" w:sz="0" w:space="0" w:color="auto"/>
                    <w:bottom w:val="none" w:sz="0" w:space="0" w:color="auto"/>
                    <w:right w:val="none" w:sz="0" w:space="0" w:color="auto"/>
                  </w:divBdr>
                </w:div>
                <w:div w:id="834228014">
                  <w:marLeft w:val="640"/>
                  <w:marRight w:val="0"/>
                  <w:marTop w:val="0"/>
                  <w:marBottom w:val="0"/>
                  <w:divBdr>
                    <w:top w:val="none" w:sz="0" w:space="0" w:color="auto"/>
                    <w:left w:val="none" w:sz="0" w:space="0" w:color="auto"/>
                    <w:bottom w:val="none" w:sz="0" w:space="0" w:color="auto"/>
                    <w:right w:val="none" w:sz="0" w:space="0" w:color="auto"/>
                  </w:divBdr>
                </w:div>
                <w:div w:id="838040462">
                  <w:marLeft w:val="640"/>
                  <w:marRight w:val="0"/>
                  <w:marTop w:val="0"/>
                  <w:marBottom w:val="0"/>
                  <w:divBdr>
                    <w:top w:val="none" w:sz="0" w:space="0" w:color="auto"/>
                    <w:left w:val="none" w:sz="0" w:space="0" w:color="auto"/>
                    <w:bottom w:val="none" w:sz="0" w:space="0" w:color="auto"/>
                    <w:right w:val="none" w:sz="0" w:space="0" w:color="auto"/>
                  </w:divBdr>
                </w:div>
                <w:div w:id="884803027">
                  <w:marLeft w:val="640"/>
                  <w:marRight w:val="0"/>
                  <w:marTop w:val="0"/>
                  <w:marBottom w:val="0"/>
                  <w:divBdr>
                    <w:top w:val="none" w:sz="0" w:space="0" w:color="auto"/>
                    <w:left w:val="none" w:sz="0" w:space="0" w:color="auto"/>
                    <w:bottom w:val="none" w:sz="0" w:space="0" w:color="auto"/>
                    <w:right w:val="none" w:sz="0" w:space="0" w:color="auto"/>
                  </w:divBdr>
                </w:div>
                <w:div w:id="994457051">
                  <w:marLeft w:val="640"/>
                  <w:marRight w:val="0"/>
                  <w:marTop w:val="0"/>
                  <w:marBottom w:val="0"/>
                  <w:divBdr>
                    <w:top w:val="none" w:sz="0" w:space="0" w:color="auto"/>
                    <w:left w:val="none" w:sz="0" w:space="0" w:color="auto"/>
                    <w:bottom w:val="none" w:sz="0" w:space="0" w:color="auto"/>
                    <w:right w:val="none" w:sz="0" w:space="0" w:color="auto"/>
                  </w:divBdr>
                </w:div>
                <w:div w:id="1028722448">
                  <w:marLeft w:val="640"/>
                  <w:marRight w:val="0"/>
                  <w:marTop w:val="0"/>
                  <w:marBottom w:val="0"/>
                  <w:divBdr>
                    <w:top w:val="none" w:sz="0" w:space="0" w:color="auto"/>
                    <w:left w:val="none" w:sz="0" w:space="0" w:color="auto"/>
                    <w:bottom w:val="none" w:sz="0" w:space="0" w:color="auto"/>
                    <w:right w:val="none" w:sz="0" w:space="0" w:color="auto"/>
                  </w:divBdr>
                </w:div>
                <w:div w:id="1043401943">
                  <w:marLeft w:val="640"/>
                  <w:marRight w:val="0"/>
                  <w:marTop w:val="0"/>
                  <w:marBottom w:val="0"/>
                  <w:divBdr>
                    <w:top w:val="none" w:sz="0" w:space="0" w:color="auto"/>
                    <w:left w:val="none" w:sz="0" w:space="0" w:color="auto"/>
                    <w:bottom w:val="none" w:sz="0" w:space="0" w:color="auto"/>
                    <w:right w:val="none" w:sz="0" w:space="0" w:color="auto"/>
                  </w:divBdr>
                </w:div>
                <w:div w:id="1134057498">
                  <w:marLeft w:val="640"/>
                  <w:marRight w:val="0"/>
                  <w:marTop w:val="0"/>
                  <w:marBottom w:val="0"/>
                  <w:divBdr>
                    <w:top w:val="none" w:sz="0" w:space="0" w:color="auto"/>
                    <w:left w:val="none" w:sz="0" w:space="0" w:color="auto"/>
                    <w:bottom w:val="none" w:sz="0" w:space="0" w:color="auto"/>
                    <w:right w:val="none" w:sz="0" w:space="0" w:color="auto"/>
                  </w:divBdr>
                </w:div>
                <w:div w:id="1137454821">
                  <w:marLeft w:val="640"/>
                  <w:marRight w:val="0"/>
                  <w:marTop w:val="0"/>
                  <w:marBottom w:val="0"/>
                  <w:divBdr>
                    <w:top w:val="none" w:sz="0" w:space="0" w:color="auto"/>
                    <w:left w:val="none" w:sz="0" w:space="0" w:color="auto"/>
                    <w:bottom w:val="none" w:sz="0" w:space="0" w:color="auto"/>
                    <w:right w:val="none" w:sz="0" w:space="0" w:color="auto"/>
                  </w:divBdr>
                </w:div>
                <w:div w:id="1179076930">
                  <w:marLeft w:val="640"/>
                  <w:marRight w:val="0"/>
                  <w:marTop w:val="0"/>
                  <w:marBottom w:val="0"/>
                  <w:divBdr>
                    <w:top w:val="none" w:sz="0" w:space="0" w:color="auto"/>
                    <w:left w:val="none" w:sz="0" w:space="0" w:color="auto"/>
                    <w:bottom w:val="none" w:sz="0" w:space="0" w:color="auto"/>
                    <w:right w:val="none" w:sz="0" w:space="0" w:color="auto"/>
                  </w:divBdr>
                </w:div>
                <w:div w:id="1192766833">
                  <w:marLeft w:val="640"/>
                  <w:marRight w:val="0"/>
                  <w:marTop w:val="0"/>
                  <w:marBottom w:val="0"/>
                  <w:divBdr>
                    <w:top w:val="none" w:sz="0" w:space="0" w:color="auto"/>
                    <w:left w:val="none" w:sz="0" w:space="0" w:color="auto"/>
                    <w:bottom w:val="none" w:sz="0" w:space="0" w:color="auto"/>
                    <w:right w:val="none" w:sz="0" w:space="0" w:color="auto"/>
                  </w:divBdr>
                </w:div>
                <w:div w:id="1196311326">
                  <w:marLeft w:val="640"/>
                  <w:marRight w:val="0"/>
                  <w:marTop w:val="0"/>
                  <w:marBottom w:val="0"/>
                  <w:divBdr>
                    <w:top w:val="none" w:sz="0" w:space="0" w:color="auto"/>
                    <w:left w:val="none" w:sz="0" w:space="0" w:color="auto"/>
                    <w:bottom w:val="none" w:sz="0" w:space="0" w:color="auto"/>
                    <w:right w:val="none" w:sz="0" w:space="0" w:color="auto"/>
                  </w:divBdr>
                </w:div>
                <w:div w:id="1261452029">
                  <w:marLeft w:val="640"/>
                  <w:marRight w:val="0"/>
                  <w:marTop w:val="0"/>
                  <w:marBottom w:val="0"/>
                  <w:divBdr>
                    <w:top w:val="none" w:sz="0" w:space="0" w:color="auto"/>
                    <w:left w:val="none" w:sz="0" w:space="0" w:color="auto"/>
                    <w:bottom w:val="none" w:sz="0" w:space="0" w:color="auto"/>
                    <w:right w:val="none" w:sz="0" w:space="0" w:color="auto"/>
                  </w:divBdr>
                </w:div>
                <w:div w:id="1262110145">
                  <w:marLeft w:val="640"/>
                  <w:marRight w:val="0"/>
                  <w:marTop w:val="0"/>
                  <w:marBottom w:val="0"/>
                  <w:divBdr>
                    <w:top w:val="none" w:sz="0" w:space="0" w:color="auto"/>
                    <w:left w:val="none" w:sz="0" w:space="0" w:color="auto"/>
                    <w:bottom w:val="none" w:sz="0" w:space="0" w:color="auto"/>
                    <w:right w:val="none" w:sz="0" w:space="0" w:color="auto"/>
                  </w:divBdr>
                </w:div>
                <w:div w:id="1282348506">
                  <w:marLeft w:val="640"/>
                  <w:marRight w:val="0"/>
                  <w:marTop w:val="0"/>
                  <w:marBottom w:val="0"/>
                  <w:divBdr>
                    <w:top w:val="none" w:sz="0" w:space="0" w:color="auto"/>
                    <w:left w:val="none" w:sz="0" w:space="0" w:color="auto"/>
                    <w:bottom w:val="none" w:sz="0" w:space="0" w:color="auto"/>
                    <w:right w:val="none" w:sz="0" w:space="0" w:color="auto"/>
                  </w:divBdr>
                </w:div>
                <w:div w:id="1288901074">
                  <w:marLeft w:val="640"/>
                  <w:marRight w:val="0"/>
                  <w:marTop w:val="0"/>
                  <w:marBottom w:val="0"/>
                  <w:divBdr>
                    <w:top w:val="none" w:sz="0" w:space="0" w:color="auto"/>
                    <w:left w:val="none" w:sz="0" w:space="0" w:color="auto"/>
                    <w:bottom w:val="none" w:sz="0" w:space="0" w:color="auto"/>
                    <w:right w:val="none" w:sz="0" w:space="0" w:color="auto"/>
                  </w:divBdr>
                </w:div>
                <w:div w:id="1298489042">
                  <w:marLeft w:val="640"/>
                  <w:marRight w:val="0"/>
                  <w:marTop w:val="0"/>
                  <w:marBottom w:val="0"/>
                  <w:divBdr>
                    <w:top w:val="none" w:sz="0" w:space="0" w:color="auto"/>
                    <w:left w:val="none" w:sz="0" w:space="0" w:color="auto"/>
                    <w:bottom w:val="none" w:sz="0" w:space="0" w:color="auto"/>
                    <w:right w:val="none" w:sz="0" w:space="0" w:color="auto"/>
                  </w:divBdr>
                </w:div>
                <w:div w:id="1304122463">
                  <w:marLeft w:val="640"/>
                  <w:marRight w:val="0"/>
                  <w:marTop w:val="0"/>
                  <w:marBottom w:val="0"/>
                  <w:divBdr>
                    <w:top w:val="none" w:sz="0" w:space="0" w:color="auto"/>
                    <w:left w:val="none" w:sz="0" w:space="0" w:color="auto"/>
                    <w:bottom w:val="none" w:sz="0" w:space="0" w:color="auto"/>
                    <w:right w:val="none" w:sz="0" w:space="0" w:color="auto"/>
                  </w:divBdr>
                </w:div>
                <w:div w:id="1318849146">
                  <w:marLeft w:val="640"/>
                  <w:marRight w:val="0"/>
                  <w:marTop w:val="0"/>
                  <w:marBottom w:val="0"/>
                  <w:divBdr>
                    <w:top w:val="none" w:sz="0" w:space="0" w:color="auto"/>
                    <w:left w:val="none" w:sz="0" w:space="0" w:color="auto"/>
                    <w:bottom w:val="none" w:sz="0" w:space="0" w:color="auto"/>
                    <w:right w:val="none" w:sz="0" w:space="0" w:color="auto"/>
                  </w:divBdr>
                </w:div>
                <w:div w:id="1330866868">
                  <w:marLeft w:val="640"/>
                  <w:marRight w:val="0"/>
                  <w:marTop w:val="0"/>
                  <w:marBottom w:val="0"/>
                  <w:divBdr>
                    <w:top w:val="none" w:sz="0" w:space="0" w:color="auto"/>
                    <w:left w:val="none" w:sz="0" w:space="0" w:color="auto"/>
                    <w:bottom w:val="none" w:sz="0" w:space="0" w:color="auto"/>
                    <w:right w:val="none" w:sz="0" w:space="0" w:color="auto"/>
                  </w:divBdr>
                </w:div>
                <w:div w:id="1335107483">
                  <w:marLeft w:val="640"/>
                  <w:marRight w:val="0"/>
                  <w:marTop w:val="0"/>
                  <w:marBottom w:val="0"/>
                  <w:divBdr>
                    <w:top w:val="none" w:sz="0" w:space="0" w:color="auto"/>
                    <w:left w:val="none" w:sz="0" w:space="0" w:color="auto"/>
                    <w:bottom w:val="none" w:sz="0" w:space="0" w:color="auto"/>
                    <w:right w:val="none" w:sz="0" w:space="0" w:color="auto"/>
                  </w:divBdr>
                </w:div>
                <w:div w:id="1336608746">
                  <w:marLeft w:val="640"/>
                  <w:marRight w:val="0"/>
                  <w:marTop w:val="0"/>
                  <w:marBottom w:val="0"/>
                  <w:divBdr>
                    <w:top w:val="none" w:sz="0" w:space="0" w:color="auto"/>
                    <w:left w:val="none" w:sz="0" w:space="0" w:color="auto"/>
                    <w:bottom w:val="none" w:sz="0" w:space="0" w:color="auto"/>
                    <w:right w:val="none" w:sz="0" w:space="0" w:color="auto"/>
                  </w:divBdr>
                </w:div>
                <w:div w:id="1378359829">
                  <w:marLeft w:val="640"/>
                  <w:marRight w:val="0"/>
                  <w:marTop w:val="0"/>
                  <w:marBottom w:val="0"/>
                  <w:divBdr>
                    <w:top w:val="none" w:sz="0" w:space="0" w:color="auto"/>
                    <w:left w:val="none" w:sz="0" w:space="0" w:color="auto"/>
                    <w:bottom w:val="none" w:sz="0" w:space="0" w:color="auto"/>
                    <w:right w:val="none" w:sz="0" w:space="0" w:color="auto"/>
                  </w:divBdr>
                </w:div>
                <w:div w:id="1402943340">
                  <w:marLeft w:val="640"/>
                  <w:marRight w:val="0"/>
                  <w:marTop w:val="0"/>
                  <w:marBottom w:val="0"/>
                  <w:divBdr>
                    <w:top w:val="none" w:sz="0" w:space="0" w:color="auto"/>
                    <w:left w:val="none" w:sz="0" w:space="0" w:color="auto"/>
                    <w:bottom w:val="none" w:sz="0" w:space="0" w:color="auto"/>
                    <w:right w:val="none" w:sz="0" w:space="0" w:color="auto"/>
                  </w:divBdr>
                </w:div>
                <w:div w:id="1412847116">
                  <w:marLeft w:val="640"/>
                  <w:marRight w:val="0"/>
                  <w:marTop w:val="0"/>
                  <w:marBottom w:val="0"/>
                  <w:divBdr>
                    <w:top w:val="none" w:sz="0" w:space="0" w:color="auto"/>
                    <w:left w:val="none" w:sz="0" w:space="0" w:color="auto"/>
                    <w:bottom w:val="none" w:sz="0" w:space="0" w:color="auto"/>
                    <w:right w:val="none" w:sz="0" w:space="0" w:color="auto"/>
                  </w:divBdr>
                </w:div>
                <w:div w:id="1420640436">
                  <w:marLeft w:val="640"/>
                  <w:marRight w:val="0"/>
                  <w:marTop w:val="0"/>
                  <w:marBottom w:val="0"/>
                  <w:divBdr>
                    <w:top w:val="none" w:sz="0" w:space="0" w:color="auto"/>
                    <w:left w:val="none" w:sz="0" w:space="0" w:color="auto"/>
                    <w:bottom w:val="none" w:sz="0" w:space="0" w:color="auto"/>
                    <w:right w:val="none" w:sz="0" w:space="0" w:color="auto"/>
                  </w:divBdr>
                </w:div>
                <w:div w:id="1473983392">
                  <w:marLeft w:val="640"/>
                  <w:marRight w:val="0"/>
                  <w:marTop w:val="0"/>
                  <w:marBottom w:val="0"/>
                  <w:divBdr>
                    <w:top w:val="none" w:sz="0" w:space="0" w:color="auto"/>
                    <w:left w:val="none" w:sz="0" w:space="0" w:color="auto"/>
                    <w:bottom w:val="none" w:sz="0" w:space="0" w:color="auto"/>
                    <w:right w:val="none" w:sz="0" w:space="0" w:color="auto"/>
                  </w:divBdr>
                </w:div>
                <w:div w:id="1483814809">
                  <w:marLeft w:val="640"/>
                  <w:marRight w:val="0"/>
                  <w:marTop w:val="0"/>
                  <w:marBottom w:val="0"/>
                  <w:divBdr>
                    <w:top w:val="none" w:sz="0" w:space="0" w:color="auto"/>
                    <w:left w:val="none" w:sz="0" w:space="0" w:color="auto"/>
                    <w:bottom w:val="none" w:sz="0" w:space="0" w:color="auto"/>
                    <w:right w:val="none" w:sz="0" w:space="0" w:color="auto"/>
                  </w:divBdr>
                </w:div>
                <w:div w:id="1500581496">
                  <w:marLeft w:val="640"/>
                  <w:marRight w:val="0"/>
                  <w:marTop w:val="0"/>
                  <w:marBottom w:val="0"/>
                  <w:divBdr>
                    <w:top w:val="none" w:sz="0" w:space="0" w:color="auto"/>
                    <w:left w:val="none" w:sz="0" w:space="0" w:color="auto"/>
                    <w:bottom w:val="none" w:sz="0" w:space="0" w:color="auto"/>
                    <w:right w:val="none" w:sz="0" w:space="0" w:color="auto"/>
                  </w:divBdr>
                </w:div>
                <w:div w:id="1620262392">
                  <w:marLeft w:val="640"/>
                  <w:marRight w:val="0"/>
                  <w:marTop w:val="0"/>
                  <w:marBottom w:val="0"/>
                  <w:divBdr>
                    <w:top w:val="none" w:sz="0" w:space="0" w:color="auto"/>
                    <w:left w:val="none" w:sz="0" w:space="0" w:color="auto"/>
                    <w:bottom w:val="none" w:sz="0" w:space="0" w:color="auto"/>
                    <w:right w:val="none" w:sz="0" w:space="0" w:color="auto"/>
                  </w:divBdr>
                </w:div>
                <w:div w:id="1690792208">
                  <w:marLeft w:val="640"/>
                  <w:marRight w:val="0"/>
                  <w:marTop w:val="0"/>
                  <w:marBottom w:val="0"/>
                  <w:divBdr>
                    <w:top w:val="none" w:sz="0" w:space="0" w:color="auto"/>
                    <w:left w:val="none" w:sz="0" w:space="0" w:color="auto"/>
                    <w:bottom w:val="none" w:sz="0" w:space="0" w:color="auto"/>
                    <w:right w:val="none" w:sz="0" w:space="0" w:color="auto"/>
                  </w:divBdr>
                </w:div>
                <w:div w:id="1744447976">
                  <w:marLeft w:val="640"/>
                  <w:marRight w:val="0"/>
                  <w:marTop w:val="0"/>
                  <w:marBottom w:val="0"/>
                  <w:divBdr>
                    <w:top w:val="none" w:sz="0" w:space="0" w:color="auto"/>
                    <w:left w:val="none" w:sz="0" w:space="0" w:color="auto"/>
                    <w:bottom w:val="none" w:sz="0" w:space="0" w:color="auto"/>
                    <w:right w:val="none" w:sz="0" w:space="0" w:color="auto"/>
                  </w:divBdr>
                </w:div>
                <w:div w:id="1765687937">
                  <w:marLeft w:val="640"/>
                  <w:marRight w:val="0"/>
                  <w:marTop w:val="0"/>
                  <w:marBottom w:val="0"/>
                  <w:divBdr>
                    <w:top w:val="none" w:sz="0" w:space="0" w:color="auto"/>
                    <w:left w:val="none" w:sz="0" w:space="0" w:color="auto"/>
                    <w:bottom w:val="none" w:sz="0" w:space="0" w:color="auto"/>
                    <w:right w:val="none" w:sz="0" w:space="0" w:color="auto"/>
                  </w:divBdr>
                </w:div>
                <w:div w:id="1861551921">
                  <w:marLeft w:val="640"/>
                  <w:marRight w:val="0"/>
                  <w:marTop w:val="0"/>
                  <w:marBottom w:val="0"/>
                  <w:divBdr>
                    <w:top w:val="none" w:sz="0" w:space="0" w:color="auto"/>
                    <w:left w:val="none" w:sz="0" w:space="0" w:color="auto"/>
                    <w:bottom w:val="none" w:sz="0" w:space="0" w:color="auto"/>
                    <w:right w:val="none" w:sz="0" w:space="0" w:color="auto"/>
                  </w:divBdr>
                </w:div>
                <w:div w:id="1865557561">
                  <w:marLeft w:val="640"/>
                  <w:marRight w:val="0"/>
                  <w:marTop w:val="0"/>
                  <w:marBottom w:val="0"/>
                  <w:divBdr>
                    <w:top w:val="none" w:sz="0" w:space="0" w:color="auto"/>
                    <w:left w:val="none" w:sz="0" w:space="0" w:color="auto"/>
                    <w:bottom w:val="none" w:sz="0" w:space="0" w:color="auto"/>
                    <w:right w:val="none" w:sz="0" w:space="0" w:color="auto"/>
                  </w:divBdr>
                </w:div>
                <w:div w:id="1871726464">
                  <w:marLeft w:val="640"/>
                  <w:marRight w:val="0"/>
                  <w:marTop w:val="0"/>
                  <w:marBottom w:val="0"/>
                  <w:divBdr>
                    <w:top w:val="none" w:sz="0" w:space="0" w:color="auto"/>
                    <w:left w:val="none" w:sz="0" w:space="0" w:color="auto"/>
                    <w:bottom w:val="none" w:sz="0" w:space="0" w:color="auto"/>
                    <w:right w:val="none" w:sz="0" w:space="0" w:color="auto"/>
                  </w:divBdr>
                </w:div>
                <w:div w:id="1929773560">
                  <w:marLeft w:val="640"/>
                  <w:marRight w:val="0"/>
                  <w:marTop w:val="0"/>
                  <w:marBottom w:val="0"/>
                  <w:divBdr>
                    <w:top w:val="none" w:sz="0" w:space="0" w:color="auto"/>
                    <w:left w:val="none" w:sz="0" w:space="0" w:color="auto"/>
                    <w:bottom w:val="none" w:sz="0" w:space="0" w:color="auto"/>
                    <w:right w:val="none" w:sz="0" w:space="0" w:color="auto"/>
                  </w:divBdr>
                </w:div>
                <w:div w:id="1954165766">
                  <w:marLeft w:val="640"/>
                  <w:marRight w:val="0"/>
                  <w:marTop w:val="0"/>
                  <w:marBottom w:val="0"/>
                  <w:divBdr>
                    <w:top w:val="none" w:sz="0" w:space="0" w:color="auto"/>
                    <w:left w:val="none" w:sz="0" w:space="0" w:color="auto"/>
                    <w:bottom w:val="none" w:sz="0" w:space="0" w:color="auto"/>
                    <w:right w:val="none" w:sz="0" w:space="0" w:color="auto"/>
                  </w:divBdr>
                </w:div>
                <w:div w:id="1970891536">
                  <w:marLeft w:val="640"/>
                  <w:marRight w:val="0"/>
                  <w:marTop w:val="0"/>
                  <w:marBottom w:val="0"/>
                  <w:divBdr>
                    <w:top w:val="none" w:sz="0" w:space="0" w:color="auto"/>
                    <w:left w:val="none" w:sz="0" w:space="0" w:color="auto"/>
                    <w:bottom w:val="none" w:sz="0" w:space="0" w:color="auto"/>
                    <w:right w:val="none" w:sz="0" w:space="0" w:color="auto"/>
                  </w:divBdr>
                </w:div>
                <w:div w:id="1982881063">
                  <w:marLeft w:val="640"/>
                  <w:marRight w:val="0"/>
                  <w:marTop w:val="0"/>
                  <w:marBottom w:val="0"/>
                  <w:divBdr>
                    <w:top w:val="none" w:sz="0" w:space="0" w:color="auto"/>
                    <w:left w:val="none" w:sz="0" w:space="0" w:color="auto"/>
                    <w:bottom w:val="none" w:sz="0" w:space="0" w:color="auto"/>
                    <w:right w:val="none" w:sz="0" w:space="0" w:color="auto"/>
                  </w:divBdr>
                </w:div>
                <w:div w:id="1988389030">
                  <w:marLeft w:val="640"/>
                  <w:marRight w:val="0"/>
                  <w:marTop w:val="0"/>
                  <w:marBottom w:val="0"/>
                  <w:divBdr>
                    <w:top w:val="none" w:sz="0" w:space="0" w:color="auto"/>
                    <w:left w:val="none" w:sz="0" w:space="0" w:color="auto"/>
                    <w:bottom w:val="none" w:sz="0" w:space="0" w:color="auto"/>
                    <w:right w:val="none" w:sz="0" w:space="0" w:color="auto"/>
                  </w:divBdr>
                </w:div>
                <w:div w:id="2032610040">
                  <w:marLeft w:val="640"/>
                  <w:marRight w:val="0"/>
                  <w:marTop w:val="0"/>
                  <w:marBottom w:val="0"/>
                  <w:divBdr>
                    <w:top w:val="none" w:sz="0" w:space="0" w:color="auto"/>
                    <w:left w:val="none" w:sz="0" w:space="0" w:color="auto"/>
                    <w:bottom w:val="none" w:sz="0" w:space="0" w:color="auto"/>
                    <w:right w:val="none" w:sz="0" w:space="0" w:color="auto"/>
                  </w:divBdr>
                </w:div>
                <w:div w:id="2043049366">
                  <w:marLeft w:val="640"/>
                  <w:marRight w:val="0"/>
                  <w:marTop w:val="0"/>
                  <w:marBottom w:val="0"/>
                  <w:divBdr>
                    <w:top w:val="none" w:sz="0" w:space="0" w:color="auto"/>
                    <w:left w:val="none" w:sz="0" w:space="0" w:color="auto"/>
                    <w:bottom w:val="none" w:sz="0" w:space="0" w:color="auto"/>
                    <w:right w:val="none" w:sz="0" w:space="0" w:color="auto"/>
                  </w:divBdr>
                </w:div>
                <w:div w:id="2063826396">
                  <w:marLeft w:val="640"/>
                  <w:marRight w:val="0"/>
                  <w:marTop w:val="0"/>
                  <w:marBottom w:val="0"/>
                  <w:divBdr>
                    <w:top w:val="none" w:sz="0" w:space="0" w:color="auto"/>
                    <w:left w:val="none" w:sz="0" w:space="0" w:color="auto"/>
                    <w:bottom w:val="none" w:sz="0" w:space="0" w:color="auto"/>
                    <w:right w:val="none" w:sz="0" w:space="0" w:color="auto"/>
                  </w:divBdr>
                </w:div>
                <w:div w:id="2131623987">
                  <w:marLeft w:val="640"/>
                  <w:marRight w:val="0"/>
                  <w:marTop w:val="0"/>
                  <w:marBottom w:val="0"/>
                  <w:divBdr>
                    <w:top w:val="none" w:sz="0" w:space="0" w:color="auto"/>
                    <w:left w:val="none" w:sz="0" w:space="0" w:color="auto"/>
                    <w:bottom w:val="none" w:sz="0" w:space="0" w:color="auto"/>
                    <w:right w:val="none" w:sz="0" w:space="0" w:color="auto"/>
                  </w:divBdr>
                </w:div>
                <w:div w:id="2137335471">
                  <w:marLeft w:val="640"/>
                  <w:marRight w:val="0"/>
                  <w:marTop w:val="0"/>
                  <w:marBottom w:val="0"/>
                  <w:divBdr>
                    <w:top w:val="none" w:sz="0" w:space="0" w:color="auto"/>
                    <w:left w:val="none" w:sz="0" w:space="0" w:color="auto"/>
                    <w:bottom w:val="none" w:sz="0" w:space="0" w:color="auto"/>
                    <w:right w:val="none" w:sz="0" w:space="0" w:color="auto"/>
                  </w:divBdr>
                </w:div>
              </w:divsChild>
            </w:div>
            <w:div w:id="2098476471">
              <w:marLeft w:val="0"/>
              <w:marRight w:val="0"/>
              <w:marTop w:val="0"/>
              <w:marBottom w:val="0"/>
              <w:divBdr>
                <w:top w:val="none" w:sz="0" w:space="0" w:color="auto"/>
                <w:left w:val="none" w:sz="0" w:space="0" w:color="auto"/>
                <w:bottom w:val="none" w:sz="0" w:space="0" w:color="auto"/>
                <w:right w:val="none" w:sz="0" w:space="0" w:color="auto"/>
              </w:divBdr>
              <w:divsChild>
                <w:div w:id="31158074">
                  <w:marLeft w:val="640"/>
                  <w:marRight w:val="0"/>
                  <w:marTop w:val="0"/>
                  <w:marBottom w:val="0"/>
                  <w:divBdr>
                    <w:top w:val="none" w:sz="0" w:space="0" w:color="auto"/>
                    <w:left w:val="none" w:sz="0" w:space="0" w:color="auto"/>
                    <w:bottom w:val="none" w:sz="0" w:space="0" w:color="auto"/>
                    <w:right w:val="none" w:sz="0" w:space="0" w:color="auto"/>
                  </w:divBdr>
                </w:div>
                <w:div w:id="46071832">
                  <w:marLeft w:val="640"/>
                  <w:marRight w:val="0"/>
                  <w:marTop w:val="0"/>
                  <w:marBottom w:val="0"/>
                  <w:divBdr>
                    <w:top w:val="none" w:sz="0" w:space="0" w:color="auto"/>
                    <w:left w:val="none" w:sz="0" w:space="0" w:color="auto"/>
                    <w:bottom w:val="none" w:sz="0" w:space="0" w:color="auto"/>
                    <w:right w:val="none" w:sz="0" w:space="0" w:color="auto"/>
                  </w:divBdr>
                </w:div>
                <w:div w:id="82461835">
                  <w:marLeft w:val="640"/>
                  <w:marRight w:val="0"/>
                  <w:marTop w:val="0"/>
                  <w:marBottom w:val="0"/>
                  <w:divBdr>
                    <w:top w:val="none" w:sz="0" w:space="0" w:color="auto"/>
                    <w:left w:val="none" w:sz="0" w:space="0" w:color="auto"/>
                    <w:bottom w:val="none" w:sz="0" w:space="0" w:color="auto"/>
                    <w:right w:val="none" w:sz="0" w:space="0" w:color="auto"/>
                  </w:divBdr>
                </w:div>
                <w:div w:id="110127470">
                  <w:marLeft w:val="640"/>
                  <w:marRight w:val="0"/>
                  <w:marTop w:val="0"/>
                  <w:marBottom w:val="0"/>
                  <w:divBdr>
                    <w:top w:val="none" w:sz="0" w:space="0" w:color="auto"/>
                    <w:left w:val="none" w:sz="0" w:space="0" w:color="auto"/>
                    <w:bottom w:val="none" w:sz="0" w:space="0" w:color="auto"/>
                    <w:right w:val="none" w:sz="0" w:space="0" w:color="auto"/>
                  </w:divBdr>
                </w:div>
                <w:div w:id="125856495">
                  <w:marLeft w:val="640"/>
                  <w:marRight w:val="0"/>
                  <w:marTop w:val="0"/>
                  <w:marBottom w:val="0"/>
                  <w:divBdr>
                    <w:top w:val="none" w:sz="0" w:space="0" w:color="auto"/>
                    <w:left w:val="none" w:sz="0" w:space="0" w:color="auto"/>
                    <w:bottom w:val="none" w:sz="0" w:space="0" w:color="auto"/>
                    <w:right w:val="none" w:sz="0" w:space="0" w:color="auto"/>
                  </w:divBdr>
                </w:div>
                <w:div w:id="180777717">
                  <w:marLeft w:val="640"/>
                  <w:marRight w:val="0"/>
                  <w:marTop w:val="0"/>
                  <w:marBottom w:val="0"/>
                  <w:divBdr>
                    <w:top w:val="none" w:sz="0" w:space="0" w:color="auto"/>
                    <w:left w:val="none" w:sz="0" w:space="0" w:color="auto"/>
                    <w:bottom w:val="none" w:sz="0" w:space="0" w:color="auto"/>
                    <w:right w:val="none" w:sz="0" w:space="0" w:color="auto"/>
                  </w:divBdr>
                </w:div>
                <w:div w:id="228344895">
                  <w:marLeft w:val="640"/>
                  <w:marRight w:val="0"/>
                  <w:marTop w:val="0"/>
                  <w:marBottom w:val="0"/>
                  <w:divBdr>
                    <w:top w:val="none" w:sz="0" w:space="0" w:color="auto"/>
                    <w:left w:val="none" w:sz="0" w:space="0" w:color="auto"/>
                    <w:bottom w:val="none" w:sz="0" w:space="0" w:color="auto"/>
                    <w:right w:val="none" w:sz="0" w:space="0" w:color="auto"/>
                  </w:divBdr>
                </w:div>
                <w:div w:id="262156658">
                  <w:marLeft w:val="640"/>
                  <w:marRight w:val="0"/>
                  <w:marTop w:val="0"/>
                  <w:marBottom w:val="0"/>
                  <w:divBdr>
                    <w:top w:val="none" w:sz="0" w:space="0" w:color="auto"/>
                    <w:left w:val="none" w:sz="0" w:space="0" w:color="auto"/>
                    <w:bottom w:val="none" w:sz="0" w:space="0" w:color="auto"/>
                    <w:right w:val="none" w:sz="0" w:space="0" w:color="auto"/>
                  </w:divBdr>
                </w:div>
                <w:div w:id="332798482">
                  <w:marLeft w:val="640"/>
                  <w:marRight w:val="0"/>
                  <w:marTop w:val="0"/>
                  <w:marBottom w:val="0"/>
                  <w:divBdr>
                    <w:top w:val="none" w:sz="0" w:space="0" w:color="auto"/>
                    <w:left w:val="none" w:sz="0" w:space="0" w:color="auto"/>
                    <w:bottom w:val="none" w:sz="0" w:space="0" w:color="auto"/>
                    <w:right w:val="none" w:sz="0" w:space="0" w:color="auto"/>
                  </w:divBdr>
                </w:div>
                <w:div w:id="334769324">
                  <w:marLeft w:val="640"/>
                  <w:marRight w:val="0"/>
                  <w:marTop w:val="0"/>
                  <w:marBottom w:val="0"/>
                  <w:divBdr>
                    <w:top w:val="none" w:sz="0" w:space="0" w:color="auto"/>
                    <w:left w:val="none" w:sz="0" w:space="0" w:color="auto"/>
                    <w:bottom w:val="none" w:sz="0" w:space="0" w:color="auto"/>
                    <w:right w:val="none" w:sz="0" w:space="0" w:color="auto"/>
                  </w:divBdr>
                </w:div>
                <w:div w:id="382683962">
                  <w:marLeft w:val="640"/>
                  <w:marRight w:val="0"/>
                  <w:marTop w:val="0"/>
                  <w:marBottom w:val="0"/>
                  <w:divBdr>
                    <w:top w:val="none" w:sz="0" w:space="0" w:color="auto"/>
                    <w:left w:val="none" w:sz="0" w:space="0" w:color="auto"/>
                    <w:bottom w:val="none" w:sz="0" w:space="0" w:color="auto"/>
                    <w:right w:val="none" w:sz="0" w:space="0" w:color="auto"/>
                  </w:divBdr>
                </w:div>
                <w:div w:id="421416040">
                  <w:marLeft w:val="640"/>
                  <w:marRight w:val="0"/>
                  <w:marTop w:val="0"/>
                  <w:marBottom w:val="0"/>
                  <w:divBdr>
                    <w:top w:val="none" w:sz="0" w:space="0" w:color="auto"/>
                    <w:left w:val="none" w:sz="0" w:space="0" w:color="auto"/>
                    <w:bottom w:val="none" w:sz="0" w:space="0" w:color="auto"/>
                    <w:right w:val="none" w:sz="0" w:space="0" w:color="auto"/>
                  </w:divBdr>
                </w:div>
                <w:div w:id="553391075">
                  <w:marLeft w:val="640"/>
                  <w:marRight w:val="0"/>
                  <w:marTop w:val="0"/>
                  <w:marBottom w:val="0"/>
                  <w:divBdr>
                    <w:top w:val="none" w:sz="0" w:space="0" w:color="auto"/>
                    <w:left w:val="none" w:sz="0" w:space="0" w:color="auto"/>
                    <w:bottom w:val="none" w:sz="0" w:space="0" w:color="auto"/>
                    <w:right w:val="none" w:sz="0" w:space="0" w:color="auto"/>
                  </w:divBdr>
                </w:div>
                <w:div w:id="595287085">
                  <w:marLeft w:val="640"/>
                  <w:marRight w:val="0"/>
                  <w:marTop w:val="0"/>
                  <w:marBottom w:val="0"/>
                  <w:divBdr>
                    <w:top w:val="none" w:sz="0" w:space="0" w:color="auto"/>
                    <w:left w:val="none" w:sz="0" w:space="0" w:color="auto"/>
                    <w:bottom w:val="none" w:sz="0" w:space="0" w:color="auto"/>
                    <w:right w:val="none" w:sz="0" w:space="0" w:color="auto"/>
                  </w:divBdr>
                </w:div>
                <w:div w:id="646475395">
                  <w:marLeft w:val="640"/>
                  <w:marRight w:val="0"/>
                  <w:marTop w:val="0"/>
                  <w:marBottom w:val="0"/>
                  <w:divBdr>
                    <w:top w:val="none" w:sz="0" w:space="0" w:color="auto"/>
                    <w:left w:val="none" w:sz="0" w:space="0" w:color="auto"/>
                    <w:bottom w:val="none" w:sz="0" w:space="0" w:color="auto"/>
                    <w:right w:val="none" w:sz="0" w:space="0" w:color="auto"/>
                  </w:divBdr>
                </w:div>
                <w:div w:id="674041759">
                  <w:marLeft w:val="640"/>
                  <w:marRight w:val="0"/>
                  <w:marTop w:val="0"/>
                  <w:marBottom w:val="0"/>
                  <w:divBdr>
                    <w:top w:val="none" w:sz="0" w:space="0" w:color="auto"/>
                    <w:left w:val="none" w:sz="0" w:space="0" w:color="auto"/>
                    <w:bottom w:val="none" w:sz="0" w:space="0" w:color="auto"/>
                    <w:right w:val="none" w:sz="0" w:space="0" w:color="auto"/>
                  </w:divBdr>
                </w:div>
                <w:div w:id="682708035">
                  <w:marLeft w:val="640"/>
                  <w:marRight w:val="0"/>
                  <w:marTop w:val="0"/>
                  <w:marBottom w:val="0"/>
                  <w:divBdr>
                    <w:top w:val="none" w:sz="0" w:space="0" w:color="auto"/>
                    <w:left w:val="none" w:sz="0" w:space="0" w:color="auto"/>
                    <w:bottom w:val="none" w:sz="0" w:space="0" w:color="auto"/>
                    <w:right w:val="none" w:sz="0" w:space="0" w:color="auto"/>
                  </w:divBdr>
                </w:div>
                <w:div w:id="723338152">
                  <w:marLeft w:val="640"/>
                  <w:marRight w:val="0"/>
                  <w:marTop w:val="0"/>
                  <w:marBottom w:val="0"/>
                  <w:divBdr>
                    <w:top w:val="none" w:sz="0" w:space="0" w:color="auto"/>
                    <w:left w:val="none" w:sz="0" w:space="0" w:color="auto"/>
                    <w:bottom w:val="none" w:sz="0" w:space="0" w:color="auto"/>
                    <w:right w:val="none" w:sz="0" w:space="0" w:color="auto"/>
                  </w:divBdr>
                </w:div>
                <w:div w:id="731389343">
                  <w:marLeft w:val="640"/>
                  <w:marRight w:val="0"/>
                  <w:marTop w:val="0"/>
                  <w:marBottom w:val="0"/>
                  <w:divBdr>
                    <w:top w:val="none" w:sz="0" w:space="0" w:color="auto"/>
                    <w:left w:val="none" w:sz="0" w:space="0" w:color="auto"/>
                    <w:bottom w:val="none" w:sz="0" w:space="0" w:color="auto"/>
                    <w:right w:val="none" w:sz="0" w:space="0" w:color="auto"/>
                  </w:divBdr>
                </w:div>
                <w:div w:id="732050441">
                  <w:marLeft w:val="640"/>
                  <w:marRight w:val="0"/>
                  <w:marTop w:val="0"/>
                  <w:marBottom w:val="0"/>
                  <w:divBdr>
                    <w:top w:val="none" w:sz="0" w:space="0" w:color="auto"/>
                    <w:left w:val="none" w:sz="0" w:space="0" w:color="auto"/>
                    <w:bottom w:val="none" w:sz="0" w:space="0" w:color="auto"/>
                    <w:right w:val="none" w:sz="0" w:space="0" w:color="auto"/>
                  </w:divBdr>
                </w:div>
                <w:div w:id="750009805">
                  <w:marLeft w:val="640"/>
                  <w:marRight w:val="0"/>
                  <w:marTop w:val="0"/>
                  <w:marBottom w:val="0"/>
                  <w:divBdr>
                    <w:top w:val="none" w:sz="0" w:space="0" w:color="auto"/>
                    <w:left w:val="none" w:sz="0" w:space="0" w:color="auto"/>
                    <w:bottom w:val="none" w:sz="0" w:space="0" w:color="auto"/>
                    <w:right w:val="none" w:sz="0" w:space="0" w:color="auto"/>
                  </w:divBdr>
                </w:div>
                <w:div w:id="836119932">
                  <w:marLeft w:val="640"/>
                  <w:marRight w:val="0"/>
                  <w:marTop w:val="0"/>
                  <w:marBottom w:val="0"/>
                  <w:divBdr>
                    <w:top w:val="none" w:sz="0" w:space="0" w:color="auto"/>
                    <w:left w:val="none" w:sz="0" w:space="0" w:color="auto"/>
                    <w:bottom w:val="none" w:sz="0" w:space="0" w:color="auto"/>
                    <w:right w:val="none" w:sz="0" w:space="0" w:color="auto"/>
                  </w:divBdr>
                </w:div>
                <w:div w:id="875048305">
                  <w:marLeft w:val="640"/>
                  <w:marRight w:val="0"/>
                  <w:marTop w:val="0"/>
                  <w:marBottom w:val="0"/>
                  <w:divBdr>
                    <w:top w:val="none" w:sz="0" w:space="0" w:color="auto"/>
                    <w:left w:val="none" w:sz="0" w:space="0" w:color="auto"/>
                    <w:bottom w:val="none" w:sz="0" w:space="0" w:color="auto"/>
                    <w:right w:val="none" w:sz="0" w:space="0" w:color="auto"/>
                  </w:divBdr>
                </w:div>
                <w:div w:id="888422960">
                  <w:marLeft w:val="640"/>
                  <w:marRight w:val="0"/>
                  <w:marTop w:val="0"/>
                  <w:marBottom w:val="0"/>
                  <w:divBdr>
                    <w:top w:val="none" w:sz="0" w:space="0" w:color="auto"/>
                    <w:left w:val="none" w:sz="0" w:space="0" w:color="auto"/>
                    <w:bottom w:val="none" w:sz="0" w:space="0" w:color="auto"/>
                    <w:right w:val="none" w:sz="0" w:space="0" w:color="auto"/>
                  </w:divBdr>
                </w:div>
                <w:div w:id="889148205">
                  <w:marLeft w:val="640"/>
                  <w:marRight w:val="0"/>
                  <w:marTop w:val="0"/>
                  <w:marBottom w:val="0"/>
                  <w:divBdr>
                    <w:top w:val="none" w:sz="0" w:space="0" w:color="auto"/>
                    <w:left w:val="none" w:sz="0" w:space="0" w:color="auto"/>
                    <w:bottom w:val="none" w:sz="0" w:space="0" w:color="auto"/>
                    <w:right w:val="none" w:sz="0" w:space="0" w:color="auto"/>
                  </w:divBdr>
                </w:div>
                <w:div w:id="905384549">
                  <w:marLeft w:val="640"/>
                  <w:marRight w:val="0"/>
                  <w:marTop w:val="0"/>
                  <w:marBottom w:val="0"/>
                  <w:divBdr>
                    <w:top w:val="none" w:sz="0" w:space="0" w:color="auto"/>
                    <w:left w:val="none" w:sz="0" w:space="0" w:color="auto"/>
                    <w:bottom w:val="none" w:sz="0" w:space="0" w:color="auto"/>
                    <w:right w:val="none" w:sz="0" w:space="0" w:color="auto"/>
                  </w:divBdr>
                </w:div>
                <w:div w:id="965818235">
                  <w:marLeft w:val="640"/>
                  <w:marRight w:val="0"/>
                  <w:marTop w:val="0"/>
                  <w:marBottom w:val="0"/>
                  <w:divBdr>
                    <w:top w:val="none" w:sz="0" w:space="0" w:color="auto"/>
                    <w:left w:val="none" w:sz="0" w:space="0" w:color="auto"/>
                    <w:bottom w:val="none" w:sz="0" w:space="0" w:color="auto"/>
                    <w:right w:val="none" w:sz="0" w:space="0" w:color="auto"/>
                  </w:divBdr>
                </w:div>
                <w:div w:id="970667079">
                  <w:marLeft w:val="640"/>
                  <w:marRight w:val="0"/>
                  <w:marTop w:val="0"/>
                  <w:marBottom w:val="0"/>
                  <w:divBdr>
                    <w:top w:val="none" w:sz="0" w:space="0" w:color="auto"/>
                    <w:left w:val="none" w:sz="0" w:space="0" w:color="auto"/>
                    <w:bottom w:val="none" w:sz="0" w:space="0" w:color="auto"/>
                    <w:right w:val="none" w:sz="0" w:space="0" w:color="auto"/>
                  </w:divBdr>
                </w:div>
                <w:div w:id="1007561321">
                  <w:marLeft w:val="640"/>
                  <w:marRight w:val="0"/>
                  <w:marTop w:val="0"/>
                  <w:marBottom w:val="0"/>
                  <w:divBdr>
                    <w:top w:val="none" w:sz="0" w:space="0" w:color="auto"/>
                    <w:left w:val="none" w:sz="0" w:space="0" w:color="auto"/>
                    <w:bottom w:val="none" w:sz="0" w:space="0" w:color="auto"/>
                    <w:right w:val="none" w:sz="0" w:space="0" w:color="auto"/>
                  </w:divBdr>
                </w:div>
                <w:div w:id="1043208305">
                  <w:marLeft w:val="640"/>
                  <w:marRight w:val="0"/>
                  <w:marTop w:val="0"/>
                  <w:marBottom w:val="0"/>
                  <w:divBdr>
                    <w:top w:val="none" w:sz="0" w:space="0" w:color="auto"/>
                    <w:left w:val="none" w:sz="0" w:space="0" w:color="auto"/>
                    <w:bottom w:val="none" w:sz="0" w:space="0" w:color="auto"/>
                    <w:right w:val="none" w:sz="0" w:space="0" w:color="auto"/>
                  </w:divBdr>
                </w:div>
                <w:div w:id="1054546586">
                  <w:marLeft w:val="640"/>
                  <w:marRight w:val="0"/>
                  <w:marTop w:val="0"/>
                  <w:marBottom w:val="0"/>
                  <w:divBdr>
                    <w:top w:val="none" w:sz="0" w:space="0" w:color="auto"/>
                    <w:left w:val="none" w:sz="0" w:space="0" w:color="auto"/>
                    <w:bottom w:val="none" w:sz="0" w:space="0" w:color="auto"/>
                    <w:right w:val="none" w:sz="0" w:space="0" w:color="auto"/>
                  </w:divBdr>
                </w:div>
                <w:div w:id="1056204879">
                  <w:marLeft w:val="640"/>
                  <w:marRight w:val="0"/>
                  <w:marTop w:val="0"/>
                  <w:marBottom w:val="0"/>
                  <w:divBdr>
                    <w:top w:val="none" w:sz="0" w:space="0" w:color="auto"/>
                    <w:left w:val="none" w:sz="0" w:space="0" w:color="auto"/>
                    <w:bottom w:val="none" w:sz="0" w:space="0" w:color="auto"/>
                    <w:right w:val="none" w:sz="0" w:space="0" w:color="auto"/>
                  </w:divBdr>
                </w:div>
                <w:div w:id="1090393112">
                  <w:marLeft w:val="640"/>
                  <w:marRight w:val="0"/>
                  <w:marTop w:val="0"/>
                  <w:marBottom w:val="0"/>
                  <w:divBdr>
                    <w:top w:val="none" w:sz="0" w:space="0" w:color="auto"/>
                    <w:left w:val="none" w:sz="0" w:space="0" w:color="auto"/>
                    <w:bottom w:val="none" w:sz="0" w:space="0" w:color="auto"/>
                    <w:right w:val="none" w:sz="0" w:space="0" w:color="auto"/>
                  </w:divBdr>
                </w:div>
                <w:div w:id="1129787595">
                  <w:marLeft w:val="640"/>
                  <w:marRight w:val="0"/>
                  <w:marTop w:val="0"/>
                  <w:marBottom w:val="0"/>
                  <w:divBdr>
                    <w:top w:val="none" w:sz="0" w:space="0" w:color="auto"/>
                    <w:left w:val="none" w:sz="0" w:space="0" w:color="auto"/>
                    <w:bottom w:val="none" w:sz="0" w:space="0" w:color="auto"/>
                    <w:right w:val="none" w:sz="0" w:space="0" w:color="auto"/>
                  </w:divBdr>
                </w:div>
                <w:div w:id="1184519263">
                  <w:marLeft w:val="640"/>
                  <w:marRight w:val="0"/>
                  <w:marTop w:val="0"/>
                  <w:marBottom w:val="0"/>
                  <w:divBdr>
                    <w:top w:val="none" w:sz="0" w:space="0" w:color="auto"/>
                    <w:left w:val="none" w:sz="0" w:space="0" w:color="auto"/>
                    <w:bottom w:val="none" w:sz="0" w:space="0" w:color="auto"/>
                    <w:right w:val="none" w:sz="0" w:space="0" w:color="auto"/>
                  </w:divBdr>
                </w:div>
                <w:div w:id="1214806748">
                  <w:marLeft w:val="640"/>
                  <w:marRight w:val="0"/>
                  <w:marTop w:val="0"/>
                  <w:marBottom w:val="0"/>
                  <w:divBdr>
                    <w:top w:val="none" w:sz="0" w:space="0" w:color="auto"/>
                    <w:left w:val="none" w:sz="0" w:space="0" w:color="auto"/>
                    <w:bottom w:val="none" w:sz="0" w:space="0" w:color="auto"/>
                    <w:right w:val="none" w:sz="0" w:space="0" w:color="auto"/>
                  </w:divBdr>
                </w:div>
                <w:div w:id="1253009732">
                  <w:marLeft w:val="640"/>
                  <w:marRight w:val="0"/>
                  <w:marTop w:val="0"/>
                  <w:marBottom w:val="0"/>
                  <w:divBdr>
                    <w:top w:val="none" w:sz="0" w:space="0" w:color="auto"/>
                    <w:left w:val="none" w:sz="0" w:space="0" w:color="auto"/>
                    <w:bottom w:val="none" w:sz="0" w:space="0" w:color="auto"/>
                    <w:right w:val="none" w:sz="0" w:space="0" w:color="auto"/>
                  </w:divBdr>
                </w:div>
                <w:div w:id="1259946455">
                  <w:marLeft w:val="640"/>
                  <w:marRight w:val="0"/>
                  <w:marTop w:val="0"/>
                  <w:marBottom w:val="0"/>
                  <w:divBdr>
                    <w:top w:val="none" w:sz="0" w:space="0" w:color="auto"/>
                    <w:left w:val="none" w:sz="0" w:space="0" w:color="auto"/>
                    <w:bottom w:val="none" w:sz="0" w:space="0" w:color="auto"/>
                    <w:right w:val="none" w:sz="0" w:space="0" w:color="auto"/>
                  </w:divBdr>
                </w:div>
                <w:div w:id="1275477247">
                  <w:marLeft w:val="640"/>
                  <w:marRight w:val="0"/>
                  <w:marTop w:val="0"/>
                  <w:marBottom w:val="0"/>
                  <w:divBdr>
                    <w:top w:val="none" w:sz="0" w:space="0" w:color="auto"/>
                    <w:left w:val="none" w:sz="0" w:space="0" w:color="auto"/>
                    <w:bottom w:val="none" w:sz="0" w:space="0" w:color="auto"/>
                    <w:right w:val="none" w:sz="0" w:space="0" w:color="auto"/>
                  </w:divBdr>
                </w:div>
                <w:div w:id="1287811772">
                  <w:marLeft w:val="640"/>
                  <w:marRight w:val="0"/>
                  <w:marTop w:val="0"/>
                  <w:marBottom w:val="0"/>
                  <w:divBdr>
                    <w:top w:val="none" w:sz="0" w:space="0" w:color="auto"/>
                    <w:left w:val="none" w:sz="0" w:space="0" w:color="auto"/>
                    <w:bottom w:val="none" w:sz="0" w:space="0" w:color="auto"/>
                    <w:right w:val="none" w:sz="0" w:space="0" w:color="auto"/>
                  </w:divBdr>
                </w:div>
                <w:div w:id="1288469386">
                  <w:marLeft w:val="640"/>
                  <w:marRight w:val="0"/>
                  <w:marTop w:val="0"/>
                  <w:marBottom w:val="0"/>
                  <w:divBdr>
                    <w:top w:val="none" w:sz="0" w:space="0" w:color="auto"/>
                    <w:left w:val="none" w:sz="0" w:space="0" w:color="auto"/>
                    <w:bottom w:val="none" w:sz="0" w:space="0" w:color="auto"/>
                    <w:right w:val="none" w:sz="0" w:space="0" w:color="auto"/>
                  </w:divBdr>
                </w:div>
                <w:div w:id="1383675156">
                  <w:marLeft w:val="640"/>
                  <w:marRight w:val="0"/>
                  <w:marTop w:val="0"/>
                  <w:marBottom w:val="0"/>
                  <w:divBdr>
                    <w:top w:val="none" w:sz="0" w:space="0" w:color="auto"/>
                    <w:left w:val="none" w:sz="0" w:space="0" w:color="auto"/>
                    <w:bottom w:val="none" w:sz="0" w:space="0" w:color="auto"/>
                    <w:right w:val="none" w:sz="0" w:space="0" w:color="auto"/>
                  </w:divBdr>
                </w:div>
                <w:div w:id="1427194133">
                  <w:marLeft w:val="640"/>
                  <w:marRight w:val="0"/>
                  <w:marTop w:val="0"/>
                  <w:marBottom w:val="0"/>
                  <w:divBdr>
                    <w:top w:val="none" w:sz="0" w:space="0" w:color="auto"/>
                    <w:left w:val="none" w:sz="0" w:space="0" w:color="auto"/>
                    <w:bottom w:val="none" w:sz="0" w:space="0" w:color="auto"/>
                    <w:right w:val="none" w:sz="0" w:space="0" w:color="auto"/>
                  </w:divBdr>
                </w:div>
                <w:div w:id="1438136461">
                  <w:marLeft w:val="640"/>
                  <w:marRight w:val="0"/>
                  <w:marTop w:val="0"/>
                  <w:marBottom w:val="0"/>
                  <w:divBdr>
                    <w:top w:val="none" w:sz="0" w:space="0" w:color="auto"/>
                    <w:left w:val="none" w:sz="0" w:space="0" w:color="auto"/>
                    <w:bottom w:val="none" w:sz="0" w:space="0" w:color="auto"/>
                    <w:right w:val="none" w:sz="0" w:space="0" w:color="auto"/>
                  </w:divBdr>
                </w:div>
                <w:div w:id="1439452329">
                  <w:marLeft w:val="640"/>
                  <w:marRight w:val="0"/>
                  <w:marTop w:val="0"/>
                  <w:marBottom w:val="0"/>
                  <w:divBdr>
                    <w:top w:val="none" w:sz="0" w:space="0" w:color="auto"/>
                    <w:left w:val="none" w:sz="0" w:space="0" w:color="auto"/>
                    <w:bottom w:val="none" w:sz="0" w:space="0" w:color="auto"/>
                    <w:right w:val="none" w:sz="0" w:space="0" w:color="auto"/>
                  </w:divBdr>
                </w:div>
                <w:div w:id="1451900235">
                  <w:marLeft w:val="640"/>
                  <w:marRight w:val="0"/>
                  <w:marTop w:val="0"/>
                  <w:marBottom w:val="0"/>
                  <w:divBdr>
                    <w:top w:val="none" w:sz="0" w:space="0" w:color="auto"/>
                    <w:left w:val="none" w:sz="0" w:space="0" w:color="auto"/>
                    <w:bottom w:val="none" w:sz="0" w:space="0" w:color="auto"/>
                    <w:right w:val="none" w:sz="0" w:space="0" w:color="auto"/>
                  </w:divBdr>
                </w:div>
                <w:div w:id="1456171747">
                  <w:marLeft w:val="640"/>
                  <w:marRight w:val="0"/>
                  <w:marTop w:val="0"/>
                  <w:marBottom w:val="0"/>
                  <w:divBdr>
                    <w:top w:val="none" w:sz="0" w:space="0" w:color="auto"/>
                    <w:left w:val="none" w:sz="0" w:space="0" w:color="auto"/>
                    <w:bottom w:val="none" w:sz="0" w:space="0" w:color="auto"/>
                    <w:right w:val="none" w:sz="0" w:space="0" w:color="auto"/>
                  </w:divBdr>
                </w:div>
                <w:div w:id="1534612227">
                  <w:marLeft w:val="640"/>
                  <w:marRight w:val="0"/>
                  <w:marTop w:val="0"/>
                  <w:marBottom w:val="0"/>
                  <w:divBdr>
                    <w:top w:val="none" w:sz="0" w:space="0" w:color="auto"/>
                    <w:left w:val="none" w:sz="0" w:space="0" w:color="auto"/>
                    <w:bottom w:val="none" w:sz="0" w:space="0" w:color="auto"/>
                    <w:right w:val="none" w:sz="0" w:space="0" w:color="auto"/>
                  </w:divBdr>
                </w:div>
                <w:div w:id="1554854745">
                  <w:marLeft w:val="640"/>
                  <w:marRight w:val="0"/>
                  <w:marTop w:val="0"/>
                  <w:marBottom w:val="0"/>
                  <w:divBdr>
                    <w:top w:val="none" w:sz="0" w:space="0" w:color="auto"/>
                    <w:left w:val="none" w:sz="0" w:space="0" w:color="auto"/>
                    <w:bottom w:val="none" w:sz="0" w:space="0" w:color="auto"/>
                    <w:right w:val="none" w:sz="0" w:space="0" w:color="auto"/>
                  </w:divBdr>
                </w:div>
                <w:div w:id="1592541501">
                  <w:marLeft w:val="640"/>
                  <w:marRight w:val="0"/>
                  <w:marTop w:val="0"/>
                  <w:marBottom w:val="0"/>
                  <w:divBdr>
                    <w:top w:val="none" w:sz="0" w:space="0" w:color="auto"/>
                    <w:left w:val="none" w:sz="0" w:space="0" w:color="auto"/>
                    <w:bottom w:val="none" w:sz="0" w:space="0" w:color="auto"/>
                    <w:right w:val="none" w:sz="0" w:space="0" w:color="auto"/>
                  </w:divBdr>
                </w:div>
                <w:div w:id="1636134968">
                  <w:marLeft w:val="640"/>
                  <w:marRight w:val="0"/>
                  <w:marTop w:val="0"/>
                  <w:marBottom w:val="0"/>
                  <w:divBdr>
                    <w:top w:val="none" w:sz="0" w:space="0" w:color="auto"/>
                    <w:left w:val="none" w:sz="0" w:space="0" w:color="auto"/>
                    <w:bottom w:val="none" w:sz="0" w:space="0" w:color="auto"/>
                    <w:right w:val="none" w:sz="0" w:space="0" w:color="auto"/>
                  </w:divBdr>
                </w:div>
                <w:div w:id="1638220848">
                  <w:marLeft w:val="640"/>
                  <w:marRight w:val="0"/>
                  <w:marTop w:val="0"/>
                  <w:marBottom w:val="0"/>
                  <w:divBdr>
                    <w:top w:val="none" w:sz="0" w:space="0" w:color="auto"/>
                    <w:left w:val="none" w:sz="0" w:space="0" w:color="auto"/>
                    <w:bottom w:val="none" w:sz="0" w:space="0" w:color="auto"/>
                    <w:right w:val="none" w:sz="0" w:space="0" w:color="auto"/>
                  </w:divBdr>
                </w:div>
                <w:div w:id="1663965503">
                  <w:marLeft w:val="640"/>
                  <w:marRight w:val="0"/>
                  <w:marTop w:val="0"/>
                  <w:marBottom w:val="0"/>
                  <w:divBdr>
                    <w:top w:val="none" w:sz="0" w:space="0" w:color="auto"/>
                    <w:left w:val="none" w:sz="0" w:space="0" w:color="auto"/>
                    <w:bottom w:val="none" w:sz="0" w:space="0" w:color="auto"/>
                    <w:right w:val="none" w:sz="0" w:space="0" w:color="auto"/>
                  </w:divBdr>
                </w:div>
                <w:div w:id="1693412937">
                  <w:marLeft w:val="640"/>
                  <w:marRight w:val="0"/>
                  <w:marTop w:val="0"/>
                  <w:marBottom w:val="0"/>
                  <w:divBdr>
                    <w:top w:val="none" w:sz="0" w:space="0" w:color="auto"/>
                    <w:left w:val="none" w:sz="0" w:space="0" w:color="auto"/>
                    <w:bottom w:val="none" w:sz="0" w:space="0" w:color="auto"/>
                    <w:right w:val="none" w:sz="0" w:space="0" w:color="auto"/>
                  </w:divBdr>
                </w:div>
                <w:div w:id="1734549129">
                  <w:marLeft w:val="640"/>
                  <w:marRight w:val="0"/>
                  <w:marTop w:val="0"/>
                  <w:marBottom w:val="0"/>
                  <w:divBdr>
                    <w:top w:val="none" w:sz="0" w:space="0" w:color="auto"/>
                    <w:left w:val="none" w:sz="0" w:space="0" w:color="auto"/>
                    <w:bottom w:val="none" w:sz="0" w:space="0" w:color="auto"/>
                    <w:right w:val="none" w:sz="0" w:space="0" w:color="auto"/>
                  </w:divBdr>
                </w:div>
                <w:div w:id="1748500739">
                  <w:marLeft w:val="640"/>
                  <w:marRight w:val="0"/>
                  <w:marTop w:val="0"/>
                  <w:marBottom w:val="0"/>
                  <w:divBdr>
                    <w:top w:val="none" w:sz="0" w:space="0" w:color="auto"/>
                    <w:left w:val="none" w:sz="0" w:space="0" w:color="auto"/>
                    <w:bottom w:val="none" w:sz="0" w:space="0" w:color="auto"/>
                    <w:right w:val="none" w:sz="0" w:space="0" w:color="auto"/>
                  </w:divBdr>
                </w:div>
                <w:div w:id="1831601516">
                  <w:marLeft w:val="640"/>
                  <w:marRight w:val="0"/>
                  <w:marTop w:val="0"/>
                  <w:marBottom w:val="0"/>
                  <w:divBdr>
                    <w:top w:val="none" w:sz="0" w:space="0" w:color="auto"/>
                    <w:left w:val="none" w:sz="0" w:space="0" w:color="auto"/>
                    <w:bottom w:val="none" w:sz="0" w:space="0" w:color="auto"/>
                    <w:right w:val="none" w:sz="0" w:space="0" w:color="auto"/>
                  </w:divBdr>
                </w:div>
                <w:div w:id="1834028942">
                  <w:marLeft w:val="640"/>
                  <w:marRight w:val="0"/>
                  <w:marTop w:val="0"/>
                  <w:marBottom w:val="0"/>
                  <w:divBdr>
                    <w:top w:val="none" w:sz="0" w:space="0" w:color="auto"/>
                    <w:left w:val="none" w:sz="0" w:space="0" w:color="auto"/>
                    <w:bottom w:val="none" w:sz="0" w:space="0" w:color="auto"/>
                    <w:right w:val="none" w:sz="0" w:space="0" w:color="auto"/>
                  </w:divBdr>
                </w:div>
                <w:div w:id="1886478715">
                  <w:marLeft w:val="640"/>
                  <w:marRight w:val="0"/>
                  <w:marTop w:val="0"/>
                  <w:marBottom w:val="0"/>
                  <w:divBdr>
                    <w:top w:val="none" w:sz="0" w:space="0" w:color="auto"/>
                    <w:left w:val="none" w:sz="0" w:space="0" w:color="auto"/>
                    <w:bottom w:val="none" w:sz="0" w:space="0" w:color="auto"/>
                    <w:right w:val="none" w:sz="0" w:space="0" w:color="auto"/>
                  </w:divBdr>
                </w:div>
                <w:div w:id="1916087424">
                  <w:marLeft w:val="640"/>
                  <w:marRight w:val="0"/>
                  <w:marTop w:val="0"/>
                  <w:marBottom w:val="0"/>
                  <w:divBdr>
                    <w:top w:val="none" w:sz="0" w:space="0" w:color="auto"/>
                    <w:left w:val="none" w:sz="0" w:space="0" w:color="auto"/>
                    <w:bottom w:val="none" w:sz="0" w:space="0" w:color="auto"/>
                    <w:right w:val="none" w:sz="0" w:space="0" w:color="auto"/>
                  </w:divBdr>
                </w:div>
                <w:div w:id="1963723877">
                  <w:marLeft w:val="640"/>
                  <w:marRight w:val="0"/>
                  <w:marTop w:val="0"/>
                  <w:marBottom w:val="0"/>
                  <w:divBdr>
                    <w:top w:val="none" w:sz="0" w:space="0" w:color="auto"/>
                    <w:left w:val="none" w:sz="0" w:space="0" w:color="auto"/>
                    <w:bottom w:val="none" w:sz="0" w:space="0" w:color="auto"/>
                    <w:right w:val="none" w:sz="0" w:space="0" w:color="auto"/>
                  </w:divBdr>
                </w:div>
                <w:div w:id="1965842013">
                  <w:marLeft w:val="640"/>
                  <w:marRight w:val="0"/>
                  <w:marTop w:val="0"/>
                  <w:marBottom w:val="0"/>
                  <w:divBdr>
                    <w:top w:val="none" w:sz="0" w:space="0" w:color="auto"/>
                    <w:left w:val="none" w:sz="0" w:space="0" w:color="auto"/>
                    <w:bottom w:val="none" w:sz="0" w:space="0" w:color="auto"/>
                    <w:right w:val="none" w:sz="0" w:space="0" w:color="auto"/>
                  </w:divBdr>
                </w:div>
                <w:div w:id="1974600072">
                  <w:marLeft w:val="640"/>
                  <w:marRight w:val="0"/>
                  <w:marTop w:val="0"/>
                  <w:marBottom w:val="0"/>
                  <w:divBdr>
                    <w:top w:val="none" w:sz="0" w:space="0" w:color="auto"/>
                    <w:left w:val="none" w:sz="0" w:space="0" w:color="auto"/>
                    <w:bottom w:val="none" w:sz="0" w:space="0" w:color="auto"/>
                    <w:right w:val="none" w:sz="0" w:space="0" w:color="auto"/>
                  </w:divBdr>
                </w:div>
                <w:div w:id="2083916126">
                  <w:marLeft w:val="640"/>
                  <w:marRight w:val="0"/>
                  <w:marTop w:val="0"/>
                  <w:marBottom w:val="0"/>
                  <w:divBdr>
                    <w:top w:val="none" w:sz="0" w:space="0" w:color="auto"/>
                    <w:left w:val="none" w:sz="0" w:space="0" w:color="auto"/>
                    <w:bottom w:val="none" w:sz="0" w:space="0" w:color="auto"/>
                    <w:right w:val="none" w:sz="0" w:space="0" w:color="auto"/>
                  </w:divBdr>
                </w:div>
                <w:div w:id="2093115966">
                  <w:marLeft w:val="640"/>
                  <w:marRight w:val="0"/>
                  <w:marTop w:val="0"/>
                  <w:marBottom w:val="0"/>
                  <w:divBdr>
                    <w:top w:val="none" w:sz="0" w:space="0" w:color="auto"/>
                    <w:left w:val="none" w:sz="0" w:space="0" w:color="auto"/>
                    <w:bottom w:val="none" w:sz="0" w:space="0" w:color="auto"/>
                    <w:right w:val="none" w:sz="0" w:space="0" w:color="auto"/>
                  </w:divBdr>
                </w:div>
                <w:div w:id="2107997514">
                  <w:marLeft w:val="640"/>
                  <w:marRight w:val="0"/>
                  <w:marTop w:val="0"/>
                  <w:marBottom w:val="0"/>
                  <w:divBdr>
                    <w:top w:val="none" w:sz="0" w:space="0" w:color="auto"/>
                    <w:left w:val="none" w:sz="0" w:space="0" w:color="auto"/>
                    <w:bottom w:val="none" w:sz="0" w:space="0" w:color="auto"/>
                    <w:right w:val="none" w:sz="0" w:space="0" w:color="auto"/>
                  </w:divBdr>
                </w:div>
                <w:div w:id="2116709217">
                  <w:marLeft w:val="640"/>
                  <w:marRight w:val="0"/>
                  <w:marTop w:val="0"/>
                  <w:marBottom w:val="0"/>
                  <w:divBdr>
                    <w:top w:val="none" w:sz="0" w:space="0" w:color="auto"/>
                    <w:left w:val="none" w:sz="0" w:space="0" w:color="auto"/>
                    <w:bottom w:val="none" w:sz="0" w:space="0" w:color="auto"/>
                    <w:right w:val="none" w:sz="0" w:space="0" w:color="auto"/>
                  </w:divBdr>
                </w:div>
                <w:div w:id="2123526057">
                  <w:marLeft w:val="640"/>
                  <w:marRight w:val="0"/>
                  <w:marTop w:val="0"/>
                  <w:marBottom w:val="0"/>
                  <w:divBdr>
                    <w:top w:val="none" w:sz="0" w:space="0" w:color="auto"/>
                    <w:left w:val="none" w:sz="0" w:space="0" w:color="auto"/>
                    <w:bottom w:val="none" w:sz="0" w:space="0" w:color="auto"/>
                    <w:right w:val="none" w:sz="0" w:space="0" w:color="auto"/>
                  </w:divBdr>
                </w:div>
                <w:div w:id="2137989932">
                  <w:marLeft w:val="640"/>
                  <w:marRight w:val="0"/>
                  <w:marTop w:val="0"/>
                  <w:marBottom w:val="0"/>
                  <w:divBdr>
                    <w:top w:val="none" w:sz="0" w:space="0" w:color="auto"/>
                    <w:left w:val="none" w:sz="0" w:space="0" w:color="auto"/>
                    <w:bottom w:val="none" w:sz="0" w:space="0" w:color="auto"/>
                    <w:right w:val="none" w:sz="0" w:space="0" w:color="auto"/>
                  </w:divBdr>
                </w:div>
                <w:div w:id="2142915701">
                  <w:marLeft w:val="640"/>
                  <w:marRight w:val="0"/>
                  <w:marTop w:val="0"/>
                  <w:marBottom w:val="0"/>
                  <w:divBdr>
                    <w:top w:val="none" w:sz="0" w:space="0" w:color="auto"/>
                    <w:left w:val="none" w:sz="0" w:space="0" w:color="auto"/>
                    <w:bottom w:val="none" w:sz="0" w:space="0" w:color="auto"/>
                    <w:right w:val="none" w:sz="0" w:space="0" w:color="auto"/>
                  </w:divBdr>
                </w:div>
              </w:divsChild>
            </w:div>
            <w:div w:id="2136213564">
              <w:marLeft w:val="0"/>
              <w:marRight w:val="0"/>
              <w:marTop w:val="0"/>
              <w:marBottom w:val="0"/>
              <w:divBdr>
                <w:top w:val="none" w:sz="0" w:space="0" w:color="auto"/>
                <w:left w:val="none" w:sz="0" w:space="0" w:color="auto"/>
                <w:bottom w:val="none" w:sz="0" w:space="0" w:color="auto"/>
                <w:right w:val="none" w:sz="0" w:space="0" w:color="auto"/>
              </w:divBdr>
              <w:divsChild>
                <w:div w:id="14238003">
                  <w:marLeft w:val="640"/>
                  <w:marRight w:val="0"/>
                  <w:marTop w:val="0"/>
                  <w:marBottom w:val="0"/>
                  <w:divBdr>
                    <w:top w:val="none" w:sz="0" w:space="0" w:color="auto"/>
                    <w:left w:val="none" w:sz="0" w:space="0" w:color="auto"/>
                    <w:bottom w:val="none" w:sz="0" w:space="0" w:color="auto"/>
                    <w:right w:val="none" w:sz="0" w:space="0" w:color="auto"/>
                  </w:divBdr>
                </w:div>
                <w:div w:id="87434979">
                  <w:marLeft w:val="640"/>
                  <w:marRight w:val="0"/>
                  <w:marTop w:val="0"/>
                  <w:marBottom w:val="0"/>
                  <w:divBdr>
                    <w:top w:val="none" w:sz="0" w:space="0" w:color="auto"/>
                    <w:left w:val="none" w:sz="0" w:space="0" w:color="auto"/>
                    <w:bottom w:val="none" w:sz="0" w:space="0" w:color="auto"/>
                    <w:right w:val="none" w:sz="0" w:space="0" w:color="auto"/>
                  </w:divBdr>
                </w:div>
                <w:div w:id="90783511">
                  <w:marLeft w:val="640"/>
                  <w:marRight w:val="0"/>
                  <w:marTop w:val="0"/>
                  <w:marBottom w:val="0"/>
                  <w:divBdr>
                    <w:top w:val="none" w:sz="0" w:space="0" w:color="auto"/>
                    <w:left w:val="none" w:sz="0" w:space="0" w:color="auto"/>
                    <w:bottom w:val="none" w:sz="0" w:space="0" w:color="auto"/>
                    <w:right w:val="none" w:sz="0" w:space="0" w:color="auto"/>
                  </w:divBdr>
                </w:div>
                <w:div w:id="98526171">
                  <w:marLeft w:val="640"/>
                  <w:marRight w:val="0"/>
                  <w:marTop w:val="0"/>
                  <w:marBottom w:val="0"/>
                  <w:divBdr>
                    <w:top w:val="none" w:sz="0" w:space="0" w:color="auto"/>
                    <w:left w:val="none" w:sz="0" w:space="0" w:color="auto"/>
                    <w:bottom w:val="none" w:sz="0" w:space="0" w:color="auto"/>
                    <w:right w:val="none" w:sz="0" w:space="0" w:color="auto"/>
                  </w:divBdr>
                </w:div>
                <w:div w:id="153378498">
                  <w:marLeft w:val="640"/>
                  <w:marRight w:val="0"/>
                  <w:marTop w:val="0"/>
                  <w:marBottom w:val="0"/>
                  <w:divBdr>
                    <w:top w:val="none" w:sz="0" w:space="0" w:color="auto"/>
                    <w:left w:val="none" w:sz="0" w:space="0" w:color="auto"/>
                    <w:bottom w:val="none" w:sz="0" w:space="0" w:color="auto"/>
                    <w:right w:val="none" w:sz="0" w:space="0" w:color="auto"/>
                  </w:divBdr>
                </w:div>
                <w:div w:id="189344955">
                  <w:marLeft w:val="640"/>
                  <w:marRight w:val="0"/>
                  <w:marTop w:val="0"/>
                  <w:marBottom w:val="0"/>
                  <w:divBdr>
                    <w:top w:val="none" w:sz="0" w:space="0" w:color="auto"/>
                    <w:left w:val="none" w:sz="0" w:space="0" w:color="auto"/>
                    <w:bottom w:val="none" w:sz="0" w:space="0" w:color="auto"/>
                    <w:right w:val="none" w:sz="0" w:space="0" w:color="auto"/>
                  </w:divBdr>
                </w:div>
                <w:div w:id="189612613">
                  <w:marLeft w:val="640"/>
                  <w:marRight w:val="0"/>
                  <w:marTop w:val="0"/>
                  <w:marBottom w:val="0"/>
                  <w:divBdr>
                    <w:top w:val="none" w:sz="0" w:space="0" w:color="auto"/>
                    <w:left w:val="none" w:sz="0" w:space="0" w:color="auto"/>
                    <w:bottom w:val="none" w:sz="0" w:space="0" w:color="auto"/>
                    <w:right w:val="none" w:sz="0" w:space="0" w:color="auto"/>
                  </w:divBdr>
                </w:div>
                <w:div w:id="201674911">
                  <w:marLeft w:val="640"/>
                  <w:marRight w:val="0"/>
                  <w:marTop w:val="0"/>
                  <w:marBottom w:val="0"/>
                  <w:divBdr>
                    <w:top w:val="none" w:sz="0" w:space="0" w:color="auto"/>
                    <w:left w:val="none" w:sz="0" w:space="0" w:color="auto"/>
                    <w:bottom w:val="none" w:sz="0" w:space="0" w:color="auto"/>
                    <w:right w:val="none" w:sz="0" w:space="0" w:color="auto"/>
                  </w:divBdr>
                </w:div>
                <w:div w:id="307711265">
                  <w:marLeft w:val="640"/>
                  <w:marRight w:val="0"/>
                  <w:marTop w:val="0"/>
                  <w:marBottom w:val="0"/>
                  <w:divBdr>
                    <w:top w:val="none" w:sz="0" w:space="0" w:color="auto"/>
                    <w:left w:val="none" w:sz="0" w:space="0" w:color="auto"/>
                    <w:bottom w:val="none" w:sz="0" w:space="0" w:color="auto"/>
                    <w:right w:val="none" w:sz="0" w:space="0" w:color="auto"/>
                  </w:divBdr>
                </w:div>
                <w:div w:id="312028109">
                  <w:marLeft w:val="640"/>
                  <w:marRight w:val="0"/>
                  <w:marTop w:val="0"/>
                  <w:marBottom w:val="0"/>
                  <w:divBdr>
                    <w:top w:val="none" w:sz="0" w:space="0" w:color="auto"/>
                    <w:left w:val="none" w:sz="0" w:space="0" w:color="auto"/>
                    <w:bottom w:val="none" w:sz="0" w:space="0" w:color="auto"/>
                    <w:right w:val="none" w:sz="0" w:space="0" w:color="auto"/>
                  </w:divBdr>
                </w:div>
                <w:div w:id="332296393">
                  <w:marLeft w:val="640"/>
                  <w:marRight w:val="0"/>
                  <w:marTop w:val="0"/>
                  <w:marBottom w:val="0"/>
                  <w:divBdr>
                    <w:top w:val="none" w:sz="0" w:space="0" w:color="auto"/>
                    <w:left w:val="none" w:sz="0" w:space="0" w:color="auto"/>
                    <w:bottom w:val="none" w:sz="0" w:space="0" w:color="auto"/>
                    <w:right w:val="none" w:sz="0" w:space="0" w:color="auto"/>
                  </w:divBdr>
                </w:div>
                <w:div w:id="347952767">
                  <w:marLeft w:val="640"/>
                  <w:marRight w:val="0"/>
                  <w:marTop w:val="0"/>
                  <w:marBottom w:val="0"/>
                  <w:divBdr>
                    <w:top w:val="none" w:sz="0" w:space="0" w:color="auto"/>
                    <w:left w:val="none" w:sz="0" w:space="0" w:color="auto"/>
                    <w:bottom w:val="none" w:sz="0" w:space="0" w:color="auto"/>
                    <w:right w:val="none" w:sz="0" w:space="0" w:color="auto"/>
                  </w:divBdr>
                </w:div>
                <w:div w:id="381753518">
                  <w:marLeft w:val="640"/>
                  <w:marRight w:val="0"/>
                  <w:marTop w:val="0"/>
                  <w:marBottom w:val="0"/>
                  <w:divBdr>
                    <w:top w:val="none" w:sz="0" w:space="0" w:color="auto"/>
                    <w:left w:val="none" w:sz="0" w:space="0" w:color="auto"/>
                    <w:bottom w:val="none" w:sz="0" w:space="0" w:color="auto"/>
                    <w:right w:val="none" w:sz="0" w:space="0" w:color="auto"/>
                  </w:divBdr>
                </w:div>
                <w:div w:id="386684936">
                  <w:marLeft w:val="640"/>
                  <w:marRight w:val="0"/>
                  <w:marTop w:val="0"/>
                  <w:marBottom w:val="0"/>
                  <w:divBdr>
                    <w:top w:val="none" w:sz="0" w:space="0" w:color="auto"/>
                    <w:left w:val="none" w:sz="0" w:space="0" w:color="auto"/>
                    <w:bottom w:val="none" w:sz="0" w:space="0" w:color="auto"/>
                    <w:right w:val="none" w:sz="0" w:space="0" w:color="auto"/>
                  </w:divBdr>
                </w:div>
                <w:div w:id="391732412">
                  <w:marLeft w:val="640"/>
                  <w:marRight w:val="0"/>
                  <w:marTop w:val="0"/>
                  <w:marBottom w:val="0"/>
                  <w:divBdr>
                    <w:top w:val="none" w:sz="0" w:space="0" w:color="auto"/>
                    <w:left w:val="none" w:sz="0" w:space="0" w:color="auto"/>
                    <w:bottom w:val="none" w:sz="0" w:space="0" w:color="auto"/>
                    <w:right w:val="none" w:sz="0" w:space="0" w:color="auto"/>
                  </w:divBdr>
                </w:div>
                <w:div w:id="488131764">
                  <w:marLeft w:val="640"/>
                  <w:marRight w:val="0"/>
                  <w:marTop w:val="0"/>
                  <w:marBottom w:val="0"/>
                  <w:divBdr>
                    <w:top w:val="none" w:sz="0" w:space="0" w:color="auto"/>
                    <w:left w:val="none" w:sz="0" w:space="0" w:color="auto"/>
                    <w:bottom w:val="none" w:sz="0" w:space="0" w:color="auto"/>
                    <w:right w:val="none" w:sz="0" w:space="0" w:color="auto"/>
                  </w:divBdr>
                </w:div>
                <w:div w:id="536701633">
                  <w:marLeft w:val="640"/>
                  <w:marRight w:val="0"/>
                  <w:marTop w:val="0"/>
                  <w:marBottom w:val="0"/>
                  <w:divBdr>
                    <w:top w:val="none" w:sz="0" w:space="0" w:color="auto"/>
                    <w:left w:val="none" w:sz="0" w:space="0" w:color="auto"/>
                    <w:bottom w:val="none" w:sz="0" w:space="0" w:color="auto"/>
                    <w:right w:val="none" w:sz="0" w:space="0" w:color="auto"/>
                  </w:divBdr>
                </w:div>
                <w:div w:id="550963838">
                  <w:marLeft w:val="640"/>
                  <w:marRight w:val="0"/>
                  <w:marTop w:val="0"/>
                  <w:marBottom w:val="0"/>
                  <w:divBdr>
                    <w:top w:val="none" w:sz="0" w:space="0" w:color="auto"/>
                    <w:left w:val="none" w:sz="0" w:space="0" w:color="auto"/>
                    <w:bottom w:val="none" w:sz="0" w:space="0" w:color="auto"/>
                    <w:right w:val="none" w:sz="0" w:space="0" w:color="auto"/>
                  </w:divBdr>
                </w:div>
                <w:div w:id="597175271">
                  <w:marLeft w:val="640"/>
                  <w:marRight w:val="0"/>
                  <w:marTop w:val="0"/>
                  <w:marBottom w:val="0"/>
                  <w:divBdr>
                    <w:top w:val="none" w:sz="0" w:space="0" w:color="auto"/>
                    <w:left w:val="none" w:sz="0" w:space="0" w:color="auto"/>
                    <w:bottom w:val="none" w:sz="0" w:space="0" w:color="auto"/>
                    <w:right w:val="none" w:sz="0" w:space="0" w:color="auto"/>
                  </w:divBdr>
                </w:div>
                <w:div w:id="617178546">
                  <w:marLeft w:val="640"/>
                  <w:marRight w:val="0"/>
                  <w:marTop w:val="0"/>
                  <w:marBottom w:val="0"/>
                  <w:divBdr>
                    <w:top w:val="none" w:sz="0" w:space="0" w:color="auto"/>
                    <w:left w:val="none" w:sz="0" w:space="0" w:color="auto"/>
                    <w:bottom w:val="none" w:sz="0" w:space="0" w:color="auto"/>
                    <w:right w:val="none" w:sz="0" w:space="0" w:color="auto"/>
                  </w:divBdr>
                </w:div>
                <w:div w:id="733817946">
                  <w:marLeft w:val="640"/>
                  <w:marRight w:val="0"/>
                  <w:marTop w:val="0"/>
                  <w:marBottom w:val="0"/>
                  <w:divBdr>
                    <w:top w:val="none" w:sz="0" w:space="0" w:color="auto"/>
                    <w:left w:val="none" w:sz="0" w:space="0" w:color="auto"/>
                    <w:bottom w:val="none" w:sz="0" w:space="0" w:color="auto"/>
                    <w:right w:val="none" w:sz="0" w:space="0" w:color="auto"/>
                  </w:divBdr>
                </w:div>
                <w:div w:id="739837191">
                  <w:marLeft w:val="640"/>
                  <w:marRight w:val="0"/>
                  <w:marTop w:val="0"/>
                  <w:marBottom w:val="0"/>
                  <w:divBdr>
                    <w:top w:val="none" w:sz="0" w:space="0" w:color="auto"/>
                    <w:left w:val="none" w:sz="0" w:space="0" w:color="auto"/>
                    <w:bottom w:val="none" w:sz="0" w:space="0" w:color="auto"/>
                    <w:right w:val="none" w:sz="0" w:space="0" w:color="auto"/>
                  </w:divBdr>
                </w:div>
                <w:div w:id="746422240">
                  <w:marLeft w:val="640"/>
                  <w:marRight w:val="0"/>
                  <w:marTop w:val="0"/>
                  <w:marBottom w:val="0"/>
                  <w:divBdr>
                    <w:top w:val="none" w:sz="0" w:space="0" w:color="auto"/>
                    <w:left w:val="none" w:sz="0" w:space="0" w:color="auto"/>
                    <w:bottom w:val="none" w:sz="0" w:space="0" w:color="auto"/>
                    <w:right w:val="none" w:sz="0" w:space="0" w:color="auto"/>
                  </w:divBdr>
                </w:div>
                <w:div w:id="778988405">
                  <w:marLeft w:val="640"/>
                  <w:marRight w:val="0"/>
                  <w:marTop w:val="0"/>
                  <w:marBottom w:val="0"/>
                  <w:divBdr>
                    <w:top w:val="none" w:sz="0" w:space="0" w:color="auto"/>
                    <w:left w:val="none" w:sz="0" w:space="0" w:color="auto"/>
                    <w:bottom w:val="none" w:sz="0" w:space="0" w:color="auto"/>
                    <w:right w:val="none" w:sz="0" w:space="0" w:color="auto"/>
                  </w:divBdr>
                </w:div>
                <w:div w:id="783960687">
                  <w:marLeft w:val="640"/>
                  <w:marRight w:val="0"/>
                  <w:marTop w:val="0"/>
                  <w:marBottom w:val="0"/>
                  <w:divBdr>
                    <w:top w:val="none" w:sz="0" w:space="0" w:color="auto"/>
                    <w:left w:val="none" w:sz="0" w:space="0" w:color="auto"/>
                    <w:bottom w:val="none" w:sz="0" w:space="0" w:color="auto"/>
                    <w:right w:val="none" w:sz="0" w:space="0" w:color="auto"/>
                  </w:divBdr>
                </w:div>
                <w:div w:id="796803830">
                  <w:marLeft w:val="640"/>
                  <w:marRight w:val="0"/>
                  <w:marTop w:val="0"/>
                  <w:marBottom w:val="0"/>
                  <w:divBdr>
                    <w:top w:val="none" w:sz="0" w:space="0" w:color="auto"/>
                    <w:left w:val="none" w:sz="0" w:space="0" w:color="auto"/>
                    <w:bottom w:val="none" w:sz="0" w:space="0" w:color="auto"/>
                    <w:right w:val="none" w:sz="0" w:space="0" w:color="auto"/>
                  </w:divBdr>
                </w:div>
                <w:div w:id="811337673">
                  <w:marLeft w:val="640"/>
                  <w:marRight w:val="0"/>
                  <w:marTop w:val="0"/>
                  <w:marBottom w:val="0"/>
                  <w:divBdr>
                    <w:top w:val="none" w:sz="0" w:space="0" w:color="auto"/>
                    <w:left w:val="none" w:sz="0" w:space="0" w:color="auto"/>
                    <w:bottom w:val="none" w:sz="0" w:space="0" w:color="auto"/>
                    <w:right w:val="none" w:sz="0" w:space="0" w:color="auto"/>
                  </w:divBdr>
                </w:div>
                <w:div w:id="856425077">
                  <w:marLeft w:val="640"/>
                  <w:marRight w:val="0"/>
                  <w:marTop w:val="0"/>
                  <w:marBottom w:val="0"/>
                  <w:divBdr>
                    <w:top w:val="none" w:sz="0" w:space="0" w:color="auto"/>
                    <w:left w:val="none" w:sz="0" w:space="0" w:color="auto"/>
                    <w:bottom w:val="none" w:sz="0" w:space="0" w:color="auto"/>
                    <w:right w:val="none" w:sz="0" w:space="0" w:color="auto"/>
                  </w:divBdr>
                </w:div>
                <w:div w:id="877475248">
                  <w:marLeft w:val="640"/>
                  <w:marRight w:val="0"/>
                  <w:marTop w:val="0"/>
                  <w:marBottom w:val="0"/>
                  <w:divBdr>
                    <w:top w:val="none" w:sz="0" w:space="0" w:color="auto"/>
                    <w:left w:val="none" w:sz="0" w:space="0" w:color="auto"/>
                    <w:bottom w:val="none" w:sz="0" w:space="0" w:color="auto"/>
                    <w:right w:val="none" w:sz="0" w:space="0" w:color="auto"/>
                  </w:divBdr>
                </w:div>
                <w:div w:id="899173616">
                  <w:marLeft w:val="640"/>
                  <w:marRight w:val="0"/>
                  <w:marTop w:val="0"/>
                  <w:marBottom w:val="0"/>
                  <w:divBdr>
                    <w:top w:val="none" w:sz="0" w:space="0" w:color="auto"/>
                    <w:left w:val="none" w:sz="0" w:space="0" w:color="auto"/>
                    <w:bottom w:val="none" w:sz="0" w:space="0" w:color="auto"/>
                    <w:right w:val="none" w:sz="0" w:space="0" w:color="auto"/>
                  </w:divBdr>
                </w:div>
                <w:div w:id="905846884">
                  <w:marLeft w:val="640"/>
                  <w:marRight w:val="0"/>
                  <w:marTop w:val="0"/>
                  <w:marBottom w:val="0"/>
                  <w:divBdr>
                    <w:top w:val="none" w:sz="0" w:space="0" w:color="auto"/>
                    <w:left w:val="none" w:sz="0" w:space="0" w:color="auto"/>
                    <w:bottom w:val="none" w:sz="0" w:space="0" w:color="auto"/>
                    <w:right w:val="none" w:sz="0" w:space="0" w:color="auto"/>
                  </w:divBdr>
                </w:div>
                <w:div w:id="909999534">
                  <w:marLeft w:val="640"/>
                  <w:marRight w:val="0"/>
                  <w:marTop w:val="0"/>
                  <w:marBottom w:val="0"/>
                  <w:divBdr>
                    <w:top w:val="none" w:sz="0" w:space="0" w:color="auto"/>
                    <w:left w:val="none" w:sz="0" w:space="0" w:color="auto"/>
                    <w:bottom w:val="none" w:sz="0" w:space="0" w:color="auto"/>
                    <w:right w:val="none" w:sz="0" w:space="0" w:color="auto"/>
                  </w:divBdr>
                </w:div>
                <w:div w:id="910426963">
                  <w:marLeft w:val="640"/>
                  <w:marRight w:val="0"/>
                  <w:marTop w:val="0"/>
                  <w:marBottom w:val="0"/>
                  <w:divBdr>
                    <w:top w:val="none" w:sz="0" w:space="0" w:color="auto"/>
                    <w:left w:val="none" w:sz="0" w:space="0" w:color="auto"/>
                    <w:bottom w:val="none" w:sz="0" w:space="0" w:color="auto"/>
                    <w:right w:val="none" w:sz="0" w:space="0" w:color="auto"/>
                  </w:divBdr>
                </w:div>
                <w:div w:id="984552719">
                  <w:marLeft w:val="640"/>
                  <w:marRight w:val="0"/>
                  <w:marTop w:val="0"/>
                  <w:marBottom w:val="0"/>
                  <w:divBdr>
                    <w:top w:val="none" w:sz="0" w:space="0" w:color="auto"/>
                    <w:left w:val="none" w:sz="0" w:space="0" w:color="auto"/>
                    <w:bottom w:val="none" w:sz="0" w:space="0" w:color="auto"/>
                    <w:right w:val="none" w:sz="0" w:space="0" w:color="auto"/>
                  </w:divBdr>
                </w:div>
                <w:div w:id="992951852">
                  <w:marLeft w:val="640"/>
                  <w:marRight w:val="0"/>
                  <w:marTop w:val="0"/>
                  <w:marBottom w:val="0"/>
                  <w:divBdr>
                    <w:top w:val="none" w:sz="0" w:space="0" w:color="auto"/>
                    <w:left w:val="none" w:sz="0" w:space="0" w:color="auto"/>
                    <w:bottom w:val="none" w:sz="0" w:space="0" w:color="auto"/>
                    <w:right w:val="none" w:sz="0" w:space="0" w:color="auto"/>
                  </w:divBdr>
                </w:div>
                <w:div w:id="1039889485">
                  <w:marLeft w:val="640"/>
                  <w:marRight w:val="0"/>
                  <w:marTop w:val="0"/>
                  <w:marBottom w:val="0"/>
                  <w:divBdr>
                    <w:top w:val="none" w:sz="0" w:space="0" w:color="auto"/>
                    <w:left w:val="none" w:sz="0" w:space="0" w:color="auto"/>
                    <w:bottom w:val="none" w:sz="0" w:space="0" w:color="auto"/>
                    <w:right w:val="none" w:sz="0" w:space="0" w:color="auto"/>
                  </w:divBdr>
                </w:div>
                <w:div w:id="1072119054">
                  <w:marLeft w:val="640"/>
                  <w:marRight w:val="0"/>
                  <w:marTop w:val="0"/>
                  <w:marBottom w:val="0"/>
                  <w:divBdr>
                    <w:top w:val="none" w:sz="0" w:space="0" w:color="auto"/>
                    <w:left w:val="none" w:sz="0" w:space="0" w:color="auto"/>
                    <w:bottom w:val="none" w:sz="0" w:space="0" w:color="auto"/>
                    <w:right w:val="none" w:sz="0" w:space="0" w:color="auto"/>
                  </w:divBdr>
                </w:div>
                <w:div w:id="1100368400">
                  <w:marLeft w:val="640"/>
                  <w:marRight w:val="0"/>
                  <w:marTop w:val="0"/>
                  <w:marBottom w:val="0"/>
                  <w:divBdr>
                    <w:top w:val="none" w:sz="0" w:space="0" w:color="auto"/>
                    <w:left w:val="none" w:sz="0" w:space="0" w:color="auto"/>
                    <w:bottom w:val="none" w:sz="0" w:space="0" w:color="auto"/>
                    <w:right w:val="none" w:sz="0" w:space="0" w:color="auto"/>
                  </w:divBdr>
                </w:div>
                <w:div w:id="1127311798">
                  <w:marLeft w:val="640"/>
                  <w:marRight w:val="0"/>
                  <w:marTop w:val="0"/>
                  <w:marBottom w:val="0"/>
                  <w:divBdr>
                    <w:top w:val="none" w:sz="0" w:space="0" w:color="auto"/>
                    <w:left w:val="none" w:sz="0" w:space="0" w:color="auto"/>
                    <w:bottom w:val="none" w:sz="0" w:space="0" w:color="auto"/>
                    <w:right w:val="none" w:sz="0" w:space="0" w:color="auto"/>
                  </w:divBdr>
                </w:div>
                <w:div w:id="1142770469">
                  <w:marLeft w:val="640"/>
                  <w:marRight w:val="0"/>
                  <w:marTop w:val="0"/>
                  <w:marBottom w:val="0"/>
                  <w:divBdr>
                    <w:top w:val="none" w:sz="0" w:space="0" w:color="auto"/>
                    <w:left w:val="none" w:sz="0" w:space="0" w:color="auto"/>
                    <w:bottom w:val="none" w:sz="0" w:space="0" w:color="auto"/>
                    <w:right w:val="none" w:sz="0" w:space="0" w:color="auto"/>
                  </w:divBdr>
                </w:div>
                <w:div w:id="1146435705">
                  <w:marLeft w:val="640"/>
                  <w:marRight w:val="0"/>
                  <w:marTop w:val="0"/>
                  <w:marBottom w:val="0"/>
                  <w:divBdr>
                    <w:top w:val="none" w:sz="0" w:space="0" w:color="auto"/>
                    <w:left w:val="none" w:sz="0" w:space="0" w:color="auto"/>
                    <w:bottom w:val="none" w:sz="0" w:space="0" w:color="auto"/>
                    <w:right w:val="none" w:sz="0" w:space="0" w:color="auto"/>
                  </w:divBdr>
                </w:div>
                <w:div w:id="1148404803">
                  <w:marLeft w:val="640"/>
                  <w:marRight w:val="0"/>
                  <w:marTop w:val="0"/>
                  <w:marBottom w:val="0"/>
                  <w:divBdr>
                    <w:top w:val="none" w:sz="0" w:space="0" w:color="auto"/>
                    <w:left w:val="none" w:sz="0" w:space="0" w:color="auto"/>
                    <w:bottom w:val="none" w:sz="0" w:space="0" w:color="auto"/>
                    <w:right w:val="none" w:sz="0" w:space="0" w:color="auto"/>
                  </w:divBdr>
                </w:div>
                <w:div w:id="1172138761">
                  <w:marLeft w:val="640"/>
                  <w:marRight w:val="0"/>
                  <w:marTop w:val="0"/>
                  <w:marBottom w:val="0"/>
                  <w:divBdr>
                    <w:top w:val="none" w:sz="0" w:space="0" w:color="auto"/>
                    <w:left w:val="none" w:sz="0" w:space="0" w:color="auto"/>
                    <w:bottom w:val="none" w:sz="0" w:space="0" w:color="auto"/>
                    <w:right w:val="none" w:sz="0" w:space="0" w:color="auto"/>
                  </w:divBdr>
                </w:div>
                <w:div w:id="1196697737">
                  <w:marLeft w:val="640"/>
                  <w:marRight w:val="0"/>
                  <w:marTop w:val="0"/>
                  <w:marBottom w:val="0"/>
                  <w:divBdr>
                    <w:top w:val="none" w:sz="0" w:space="0" w:color="auto"/>
                    <w:left w:val="none" w:sz="0" w:space="0" w:color="auto"/>
                    <w:bottom w:val="none" w:sz="0" w:space="0" w:color="auto"/>
                    <w:right w:val="none" w:sz="0" w:space="0" w:color="auto"/>
                  </w:divBdr>
                </w:div>
                <w:div w:id="1237394502">
                  <w:marLeft w:val="640"/>
                  <w:marRight w:val="0"/>
                  <w:marTop w:val="0"/>
                  <w:marBottom w:val="0"/>
                  <w:divBdr>
                    <w:top w:val="none" w:sz="0" w:space="0" w:color="auto"/>
                    <w:left w:val="none" w:sz="0" w:space="0" w:color="auto"/>
                    <w:bottom w:val="none" w:sz="0" w:space="0" w:color="auto"/>
                    <w:right w:val="none" w:sz="0" w:space="0" w:color="auto"/>
                  </w:divBdr>
                </w:div>
                <w:div w:id="1240140033">
                  <w:marLeft w:val="640"/>
                  <w:marRight w:val="0"/>
                  <w:marTop w:val="0"/>
                  <w:marBottom w:val="0"/>
                  <w:divBdr>
                    <w:top w:val="none" w:sz="0" w:space="0" w:color="auto"/>
                    <w:left w:val="none" w:sz="0" w:space="0" w:color="auto"/>
                    <w:bottom w:val="none" w:sz="0" w:space="0" w:color="auto"/>
                    <w:right w:val="none" w:sz="0" w:space="0" w:color="auto"/>
                  </w:divBdr>
                </w:div>
                <w:div w:id="1262832179">
                  <w:marLeft w:val="640"/>
                  <w:marRight w:val="0"/>
                  <w:marTop w:val="0"/>
                  <w:marBottom w:val="0"/>
                  <w:divBdr>
                    <w:top w:val="none" w:sz="0" w:space="0" w:color="auto"/>
                    <w:left w:val="none" w:sz="0" w:space="0" w:color="auto"/>
                    <w:bottom w:val="none" w:sz="0" w:space="0" w:color="auto"/>
                    <w:right w:val="none" w:sz="0" w:space="0" w:color="auto"/>
                  </w:divBdr>
                </w:div>
                <w:div w:id="1387295107">
                  <w:marLeft w:val="640"/>
                  <w:marRight w:val="0"/>
                  <w:marTop w:val="0"/>
                  <w:marBottom w:val="0"/>
                  <w:divBdr>
                    <w:top w:val="none" w:sz="0" w:space="0" w:color="auto"/>
                    <w:left w:val="none" w:sz="0" w:space="0" w:color="auto"/>
                    <w:bottom w:val="none" w:sz="0" w:space="0" w:color="auto"/>
                    <w:right w:val="none" w:sz="0" w:space="0" w:color="auto"/>
                  </w:divBdr>
                </w:div>
                <w:div w:id="1396122870">
                  <w:marLeft w:val="640"/>
                  <w:marRight w:val="0"/>
                  <w:marTop w:val="0"/>
                  <w:marBottom w:val="0"/>
                  <w:divBdr>
                    <w:top w:val="none" w:sz="0" w:space="0" w:color="auto"/>
                    <w:left w:val="none" w:sz="0" w:space="0" w:color="auto"/>
                    <w:bottom w:val="none" w:sz="0" w:space="0" w:color="auto"/>
                    <w:right w:val="none" w:sz="0" w:space="0" w:color="auto"/>
                  </w:divBdr>
                </w:div>
                <w:div w:id="1401830003">
                  <w:marLeft w:val="640"/>
                  <w:marRight w:val="0"/>
                  <w:marTop w:val="0"/>
                  <w:marBottom w:val="0"/>
                  <w:divBdr>
                    <w:top w:val="none" w:sz="0" w:space="0" w:color="auto"/>
                    <w:left w:val="none" w:sz="0" w:space="0" w:color="auto"/>
                    <w:bottom w:val="none" w:sz="0" w:space="0" w:color="auto"/>
                    <w:right w:val="none" w:sz="0" w:space="0" w:color="auto"/>
                  </w:divBdr>
                </w:div>
                <w:div w:id="1409575261">
                  <w:marLeft w:val="640"/>
                  <w:marRight w:val="0"/>
                  <w:marTop w:val="0"/>
                  <w:marBottom w:val="0"/>
                  <w:divBdr>
                    <w:top w:val="none" w:sz="0" w:space="0" w:color="auto"/>
                    <w:left w:val="none" w:sz="0" w:space="0" w:color="auto"/>
                    <w:bottom w:val="none" w:sz="0" w:space="0" w:color="auto"/>
                    <w:right w:val="none" w:sz="0" w:space="0" w:color="auto"/>
                  </w:divBdr>
                </w:div>
                <w:div w:id="1472363280">
                  <w:marLeft w:val="640"/>
                  <w:marRight w:val="0"/>
                  <w:marTop w:val="0"/>
                  <w:marBottom w:val="0"/>
                  <w:divBdr>
                    <w:top w:val="none" w:sz="0" w:space="0" w:color="auto"/>
                    <w:left w:val="none" w:sz="0" w:space="0" w:color="auto"/>
                    <w:bottom w:val="none" w:sz="0" w:space="0" w:color="auto"/>
                    <w:right w:val="none" w:sz="0" w:space="0" w:color="auto"/>
                  </w:divBdr>
                </w:div>
                <w:div w:id="1494485559">
                  <w:marLeft w:val="640"/>
                  <w:marRight w:val="0"/>
                  <w:marTop w:val="0"/>
                  <w:marBottom w:val="0"/>
                  <w:divBdr>
                    <w:top w:val="none" w:sz="0" w:space="0" w:color="auto"/>
                    <w:left w:val="none" w:sz="0" w:space="0" w:color="auto"/>
                    <w:bottom w:val="none" w:sz="0" w:space="0" w:color="auto"/>
                    <w:right w:val="none" w:sz="0" w:space="0" w:color="auto"/>
                  </w:divBdr>
                </w:div>
                <w:div w:id="1511334978">
                  <w:marLeft w:val="640"/>
                  <w:marRight w:val="0"/>
                  <w:marTop w:val="0"/>
                  <w:marBottom w:val="0"/>
                  <w:divBdr>
                    <w:top w:val="none" w:sz="0" w:space="0" w:color="auto"/>
                    <w:left w:val="none" w:sz="0" w:space="0" w:color="auto"/>
                    <w:bottom w:val="none" w:sz="0" w:space="0" w:color="auto"/>
                    <w:right w:val="none" w:sz="0" w:space="0" w:color="auto"/>
                  </w:divBdr>
                </w:div>
                <w:div w:id="1514345457">
                  <w:marLeft w:val="640"/>
                  <w:marRight w:val="0"/>
                  <w:marTop w:val="0"/>
                  <w:marBottom w:val="0"/>
                  <w:divBdr>
                    <w:top w:val="none" w:sz="0" w:space="0" w:color="auto"/>
                    <w:left w:val="none" w:sz="0" w:space="0" w:color="auto"/>
                    <w:bottom w:val="none" w:sz="0" w:space="0" w:color="auto"/>
                    <w:right w:val="none" w:sz="0" w:space="0" w:color="auto"/>
                  </w:divBdr>
                </w:div>
                <w:div w:id="1514371362">
                  <w:marLeft w:val="640"/>
                  <w:marRight w:val="0"/>
                  <w:marTop w:val="0"/>
                  <w:marBottom w:val="0"/>
                  <w:divBdr>
                    <w:top w:val="none" w:sz="0" w:space="0" w:color="auto"/>
                    <w:left w:val="none" w:sz="0" w:space="0" w:color="auto"/>
                    <w:bottom w:val="none" w:sz="0" w:space="0" w:color="auto"/>
                    <w:right w:val="none" w:sz="0" w:space="0" w:color="auto"/>
                  </w:divBdr>
                </w:div>
                <w:div w:id="1584679397">
                  <w:marLeft w:val="640"/>
                  <w:marRight w:val="0"/>
                  <w:marTop w:val="0"/>
                  <w:marBottom w:val="0"/>
                  <w:divBdr>
                    <w:top w:val="none" w:sz="0" w:space="0" w:color="auto"/>
                    <w:left w:val="none" w:sz="0" w:space="0" w:color="auto"/>
                    <w:bottom w:val="none" w:sz="0" w:space="0" w:color="auto"/>
                    <w:right w:val="none" w:sz="0" w:space="0" w:color="auto"/>
                  </w:divBdr>
                </w:div>
                <w:div w:id="1660646744">
                  <w:marLeft w:val="640"/>
                  <w:marRight w:val="0"/>
                  <w:marTop w:val="0"/>
                  <w:marBottom w:val="0"/>
                  <w:divBdr>
                    <w:top w:val="none" w:sz="0" w:space="0" w:color="auto"/>
                    <w:left w:val="none" w:sz="0" w:space="0" w:color="auto"/>
                    <w:bottom w:val="none" w:sz="0" w:space="0" w:color="auto"/>
                    <w:right w:val="none" w:sz="0" w:space="0" w:color="auto"/>
                  </w:divBdr>
                </w:div>
                <w:div w:id="1711950884">
                  <w:marLeft w:val="640"/>
                  <w:marRight w:val="0"/>
                  <w:marTop w:val="0"/>
                  <w:marBottom w:val="0"/>
                  <w:divBdr>
                    <w:top w:val="none" w:sz="0" w:space="0" w:color="auto"/>
                    <w:left w:val="none" w:sz="0" w:space="0" w:color="auto"/>
                    <w:bottom w:val="none" w:sz="0" w:space="0" w:color="auto"/>
                    <w:right w:val="none" w:sz="0" w:space="0" w:color="auto"/>
                  </w:divBdr>
                </w:div>
                <w:div w:id="1777171303">
                  <w:marLeft w:val="640"/>
                  <w:marRight w:val="0"/>
                  <w:marTop w:val="0"/>
                  <w:marBottom w:val="0"/>
                  <w:divBdr>
                    <w:top w:val="none" w:sz="0" w:space="0" w:color="auto"/>
                    <w:left w:val="none" w:sz="0" w:space="0" w:color="auto"/>
                    <w:bottom w:val="none" w:sz="0" w:space="0" w:color="auto"/>
                    <w:right w:val="none" w:sz="0" w:space="0" w:color="auto"/>
                  </w:divBdr>
                </w:div>
                <w:div w:id="1782458568">
                  <w:marLeft w:val="640"/>
                  <w:marRight w:val="0"/>
                  <w:marTop w:val="0"/>
                  <w:marBottom w:val="0"/>
                  <w:divBdr>
                    <w:top w:val="none" w:sz="0" w:space="0" w:color="auto"/>
                    <w:left w:val="none" w:sz="0" w:space="0" w:color="auto"/>
                    <w:bottom w:val="none" w:sz="0" w:space="0" w:color="auto"/>
                    <w:right w:val="none" w:sz="0" w:space="0" w:color="auto"/>
                  </w:divBdr>
                </w:div>
                <w:div w:id="1810588665">
                  <w:marLeft w:val="640"/>
                  <w:marRight w:val="0"/>
                  <w:marTop w:val="0"/>
                  <w:marBottom w:val="0"/>
                  <w:divBdr>
                    <w:top w:val="none" w:sz="0" w:space="0" w:color="auto"/>
                    <w:left w:val="none" w:sz="0" w:space="0" w:color="auto"/>
                    <w:bottom w:val="none" w:sz="0" w:space="0" w:color="auto"/>
                    <w:right w:val="none" w:sz="0" w:space="0" w:color="auto"/>
                  </w:divBdr>
                </w:div>
                <w:div w:id="1868248443">
                  <w:marLeft w:val="640"/>
                  <w:marRight w:val="0"/>
                  <w:marTop w:val="0"/>
                  <w:marBottom w:val="0"/>
                  <w:divBdr>
                    <w:top w:val="none" w:sz="0" w:space="0" w:color="auto"/>
                    <w:left w:val="none" w:sz="0" w:space="0" w:color="auto"/>
                    <w:bottom w:val="none" w:sz="0" w:space="0" w:color="auto"/>
                    <w:right w:val="none" w:sz="0" w:space="0" w:color="auto"/>
                  </w:divBdr>
                </w:div>
                <w:div w:id="1957714141">
                  <w:marLeft w:val="640"/>
                  <w:marRight w:val="0"/>
                  <w:marTop w:val="0"/>
                  <w:marBottom w:val="0"/>
                  <w:divBdr>
                    <w:top w:val="none" w:sz="0" w:space="0" w:color="auto"/>
                    <w:left w:val="none" w:sz="0" w:space="0" w:color="auto"/>
                    <w:bottom w:val="none" w:sz="0" w:space="0" w:color="auto"/>
                    <w:right w:val="none" w:sz="0" w:space="0" w:color="auto"/>
                  </w:divBdr>
                </w:div>
                <w:div w:id="1977829326">
                  <w:marLeft w:val="640"/>
                  <w:marRight w:val="0"/>
                  <w:marTop w:val="0"/>
                  <w:marBottom w:val="0"/>
                  <w:divBdr>
                    <w:top w:val="none" w:sz="0" w:space="0" w:color="auto"/>
                    <w:left w:val="none" w:sz="0" w:space="0" w:color="auto"/>
                    <w:bottom w:val="none" w:sz="0" w:space="0" w:color="auto"/>
                    <w:right w:val="none" w:sz="0" w:space="0" w:color="auto"/>
                  </w:divBdr>
                </w:div>
                <w:div w:id="1989747554">
                  <w:marLeft w:val="640"/>
                  <w:marRight w:val="0"/>
                  <w:marTop w:val="0"/>
                  <w:marBottom w:val="0"/>
                  <w:divBdr>
                    <w:top w:val="none" w:sz="0" w:space="0" w:color="auto"/>
                    <w:left w:val="none" w:sz="0" w:space="0" w:color="auto"/>
                    <w:bottom w:val="none" w:sz="0" w:space="0" w:color="auto"/>
                    <w:right w:val="none" w:sz="0" w:space="0" w:color="auto"/>
                  </w:divBdr>
                </w:div>
                <w:div w:id="2011443112">
                  <w:marLeft w:val="640"/>
                  <w:marRight w:val="0"/>
                  <w:marTop w:val="0"/>
                  <w:marBottom w:val="0"/>
                  <w:divBdr>
                    <w:top w:val="none" w:sz="0" w:space="0" w:color="auto"/>
                    <w:left w:val="none" w:sz="0" w:space="0" w:color="auto"/>
                    <w:bottom w:val="none" w:sz="0" w:space="0" w:color="auto"/>
                    <w:right w:val="none" w:sz="0" w:space="0" w:color="auto"/>
                  </w:divBdr>
                </w:div>
                <w:div w:id="2075812413">
                  <w:marLeft w:val="640"/>
                  <w:marRight w:val="0"/>
                  <w:marTop w:val="0"/>
                  <w:marBottom w:val="0"/>
                  <w:divBdr>
                    <w:top w:val="none" w:sz="0" w:space="0" w:color="auto"/>
                    <w:left w:val="none" w:sz="0" w:space="0" w:color="auto"/>
                    <w:bottom w:val="none" w:sz="0" w:space="0" w:color="auto"/>
                    <w:right w:val="none" w:sz="0" w:space="0" w:color="auto"/>
                  </w:divBdr>
                </w:div>
                <w:div w:id="2090345203">
                  <w:marLeft w:val="640"/>
                  <w:marRight w:val="0"/>
                  <w:marTop w:val="0"/>
                  <w:marBottom w:val="0"/>
                  <w:divBdr>
                    <w:top w:val="none" w:sz="0" w:space="0" w:color="auto"/>
                    <w:left w:val="none" w:sz="0" w:space="0" w:color="auto"/>
                    <w:bottom w:val="none" w:sz="0" w:space="0" w:color="auto"/>
                    <w:right w:val="none" w:sz="0" w:space="0" w:color="auto"/>
                  </w:divBdr>
                </w:div>
                <w:div w:id="2134977204">
                  <w:marLeft w:val="640"/>
                  <w:marRight w:val="0"/>
                  <w:marTop w:val="0"/>
                  <w:marBottom w:val="0"/>
                  <w:divBdr>
                    <w:top w:val="none" w:sz="0" w:space="0" w:color="auto"/>
                    <w:left w:val="none" w:sz="0" w:space="0" w:color="auto"/>
                    <w:bottom w:val="none" w:sz="0" w:space="0" w:color="auto"/>
                    <w:right w:val="none" w:sz="0" w:space="0" w:color="auto"/>
                  </w:divBdr>
                </w:div>
              </w:divsChild>
            </w:div>
            <w:div w:id="2145850834">
              <w:marLeft w:val="0"/>
              <w:marRight w:val="0"/>
              <w:marTop w:val="0"/>
              <w:marBottom w:val="0"/>
              <w:divBdr>
                <w:top w:val="none" w:sz="0" w:space="0" w:color="auto"/>
                <w:left w:val="none" w:sz="0" w:space="0" w:color="auto"/>
                <w:bottom w:val="none" w:sz="0" w:space="0" w:color="auto"/>
                <w:right w:val="none" w:sz="0" w:space="0" w:color="auto"/>
              </w:divBdr>
              <w:divsChild>
                <w:div w:id="13658978">
                  <w:marLeft w:val="640"/>
                  <w:marRight w:val="0"/>
                  <w:marTop w:val="0"/>
                  <w:marBottom w:val="0"/>
                  <w:divBdr>
                    <w:top w:val="none" w:sz="0" w:space="0" w:color="auto"/>
                    <w:left w:val="none" w:sz="0" w:space="0" w:color="auto"/>
                    <w:bottom w:val="none" w:sz="0" w:space="0" w:color="auto"/>
                    <w:right w:val="none" w:sz="0" w:space="0" w:color="auto"/>
                  </w:divBdr>
                </w:div>
                <w:div w:id="44185523">
                  <w:marLeft w:val="640"/>
                  <w:marRight w:val="0"/>
                  <w:marTop w:val="0"/>
                  <w:marBottom w:val="0"/>
                  <w:divBdr>
                    <w:top w:val="none" w:sz="0" w:space="0" w:color="auto"/>
                    <w:left w:val="none" w:sz="0" w:space="0" w:color="auto"/>
                    <w:bottom w:val="none" w:sz="0" w:space="0" w:color="auto"/>
                    <w:right w:val="none" w:sz="0" w:space="0" w:color="auto"/>
                  </w:divBdr>
                </w:div>
                <w:div w:id="55513714">
                  <w:marLeft w:val="640"/>
                  <w:marRight w:val="0"/>
                  <w:marTop w:val="0"/>
                  <w:marBottom w:val="0"/>
                  <w:divBdr>
                    <w:top w:val="none" w:sz="0" w:space="0" w:color="auto"/>
                    <w:left w:val="none" w:sz="0" w:space="0" w:color="auto"/>
                    <w:bottom w:val="none" w:sz="0" w:space="0" w:color="auto"/>
                    <w:right w:val="none" w:sz="0" w:space="0" w:color="auto"/>
                  </w:divBdr>
                </w:div>
                <w:div w:id="104348866">
                  <w:marLeft w:val="640"/>
                  <w:marRight w:val="0"/>
                  <w:marTop w:val="0"/>
                  <w:marBottom w:val="0"/>
                  <w:divBdr>
                    <w:top w:val="none" w:sz="0" w:space="0" w:color="auto"/>
                    <w:left w:val="none" w:sz="0" w:space="0" w:color="auto"/>
                    <w:bottom w:val="none" w:sz="0" w:space="0" w:color="auto"/>
                    <w:right w:val="none" w:sz="0" w:space="0" w:color="auto"/>
                  </w:divBdr>
                </w:div>
                <w:div w:id="119345257">
                  <w:marLeft w:val="640"/>
                  <w:marRight w:val="0"/>
                  <w:marTop w:val="0"/>
                  <w:marBottom w:val="0"/>
                  <w:divBdr>
                    <w:top w:val="none" w:sz="0" w:space="0" w:color="auto"/>
                    <w:left w:val="none" w:sz="0" w:space="0" w:color="auto"/>
                    <w:bottom w:val="none" w:sz="0" w:space="0" w:color="auto"/>
                    <w:right w:val="none" w:sz="0" w:space="0" w:color="auto"/>
                  </w:divBdr>
                </w:div>
                <w:div w:id="147094224">
                  <w:marLeft w:val="640"/>
                  <w:marRight w:val="0"/>
                  <w:marTop w:val="0"/>
                  <w:marBottom w:val="0"/>
                  <w:divBdr>
                    <w:top w:val="none" w:sz="0" w:space="0" w:color="auto"/>
                    <w:left w:val="none" w:sz="0" w:space="0" w:color="auto"/>
                    <w:bottom w:val="none" w:sz="0" w:space="0" w:color="auto"/>
                    <w:right w:val="none" w:sz="0" w:space="0" w:color="auto"/>
                  </w:divBdr>
                </w:div>
                <w:div w:id="148256339">
                  <w:marLeft w:val="640"/>
                  <w:marRight w:val="0"/>
                  <w:marTop w:val="0"/>
                  <w:marBottom w:val="0"/>
                  <w:divBdr>
                    <w:top w:val="none" w:sz="0" w:space="0" w:color="auto"/>
                    <w:left w:val="none" w:sz="0" w:space="0" w:color="auto"/>
                    <w:bottom w:val="none" w:sz="0" w:space="0" w:color="auto"/>
                    <w:right w:val="none" w:sz="0" w:space="0" w:color="auto"/>
                  </w:divBdr>
                </w:div>
                <w:div w:id="230046749">
                  <w:marLeft w:val="640"/>
                  <w:marRight w:val="0"/>
                  <w:marTop w:val="0"/>
                  <w:marBottom w:val="0"/>
                  <w:divBdr>
                    <w:top w:val="none" w:sz="0" w:space="0" w:color="auto"/>
                    <w:left w:val="none" w:sz="0" w:space="0" w:color="auto"/>
                    <w:bottom w:val="none" w:sz="0" w:space="0" w:color="auto"/>
                    <w:right w:val="none" w:sz="0" w:space="0" w:color="auto"/>
                  </w:divBdr>
                </w:div>
                <w:div w:id="250089226">
                  <w:marLeft w:val="640"/>
                  <w:marRight w:val="0"/>
                  <w:marTop w:val="0"/>
                  <w:marBottom w:val="0"/>
                  <w:divBdr>
                    <w:top w:val="none" w:sz="0" w:space="0" w:color="auto"/>
                    <w:left w:val="none" w:sz="0" w:space="0" w:color="auto"/>
                    <w:bottom w:val="none" w:sz="0" w:space="0" w:color="auto"/>
                    <w:right w:val="none" w:sz="0" w:space="0" w:color="auto"/>
                  </w:divBdr>
                </w:div>
                <w:div w:id="257100854">
                  <w:marLeft w:val="640"/>
                  <w:marRight w:val="0"/>
                  <w:marTop w:val="0"/>
                  <w:marBottom w:val="0"/>
                  <w:divBdr>
                    <w:top w:val="none" w:sz="0" w:space="0" w:color="auto"/>
                    <w:left w:val="none" w:sz="0" w:space="0" w:color="auto"/>
                    <w:bottom w:val="none" w:sz="0" w:space="0" w:color="auto"/>
                    <w:right w:val="none" w:sz="0" w:space="0" w:color="auto"/>
                  </w:divBdr>
                </w:div>
                <w:div w:id="263922029">
                  <w:marLeft w:val="640"/>
                  <w:marRight w:val="0"/>
                  <w:marTop w:val="0"/>
                  <w:marBottom w:val="0"/>
                  <w:divBdr>
                    <w:top w:val="none" w:sz="0" w:space="0" w:color="auto"/>
                    <w:left w:val="none" w:sz="0" w:space="0" w:color="auto"/>
                    <w:bottom w:val="none" w:sz="0" w:space="0" w:color="auto"/>
                    <w:right w:val="none" w:sz="0" w:space="0" w:color="auto"/>
                  </w:divBdr>
                </w:div>
                <w:div w:id="304821214">
                  <w:marLeft w:val="640"/>
                  <w:marRight w:val="0"/>
                  <w:marTop w:val="0"/>
                  <w:marBottom w:val="0"/>
                  <w:divBdr>
                    <w:top w:val="none" w:sz="0" w:space="0" w:color="auto"/>
                    <w:left w:val="none" w:sz="0" w:space="0" w:color="auto"/>
                    <w:bottom w:val="none" w:sz="0" w:space="0" w:color="auto"/>
                    <w:right w:val="none" w:sz="0" w:space="0" w:color="auto"/>
                  </w:divBdr>
                </w:div>
                <w:div w:id="314408396">
                  <w:marLeft w:val="640"/>
                  <w:marRight w:val="0"/>
                  <w:marTop w:val="0"/>
                  <w:marBottom w:val="0"/>
                  <w:divBdr>
                    <w:top w:val="none" w:sz="0" w:space="0" w:color="auto"/>
                    <w:left w:val="none" w:sz="0" w:space="0" w:color="auto"/>
                    <w:bottom w:val="none" w:sz="0" w:space="0" w:color="auto"/>
                    <w:right w:val="none" w:sz="0" w:space="0" w:color="auto"/>
                  </w:divBdr>
                </w:div>
                <w:div w:id="325090495">
                  <w:marLeft w:val="640"/>
                  <w:marRight w:val="0"/>
                  <w:marTop w:val="0"/>
                  <w:marBottom w:val="0"/>
                  <w:divBdr>
                    <w:top w:val="none" w:sz="0" w:space="0" w:color="auto"/>
                    <w:left w:val="none" w:sz="0" w:space="0" w:color="auto"/>
                    <w:bottom w:val="none" w:sz="0" w:space="0" w:color="auto"/>
                    <w:right w:val="none" w:sz="0" w:space="0" w:color="auto"/>
                  </w:divBdr>
                </w:div>
                <w:div w:id="338000688">
                  <w:marLeft w:val="640"/>
                  <w:marRight w:val="0"/>
                  <w:marTop w:val="0"/>
                  <w:marBottom w:val="0"/>
                  <w:divBdr>
                    <w:top w:val="none" w:sz="0" w:space="0" w:color="auto"/>
                    <w:left w:val="none" w:sz="0" w:space="0" w:color="auto"/>
                    <w:bottom w:val="none" w:sz="0" w:space="0" w:color="auto"/>
                    <w:right w:val="none" w:sz="0" w:space="0" w:color="auto"/>
                  </w:divBdr>
                </w:div>
                <w:div w:id="341009052">
                  <w:marLeft w:val="640"/>
                  <w:marRight w:val="0"/>
                  <w:marTop w:val="0"/>
                  <w:marBottom w:val="0"/>
                  <w:divBdr>
                    <w:top w:val="none" w:sz="0" w:space="0" w:color="auto"/>
                    <w:left w:val="none" w:sz="0" w:space="0" w:color="auto"/>
                    <w:bottom w:val="none" w:sz="0" w:space="0" w:color="auto"/>
                    <w:right w:val="none" w:sz="0" w:space="0" w:color="auto"/>
                  </w:divBdr>
                </w:div>
                <w:div w:id="357776789">
                  <w:marLeft w:val="640"/>
                  <w:marRight w:val="0"/>
                  <w:marTop w:val="0"/>
                  <w:marBottom w:val="0"/>
                  <w:divBdr>
                    <w:top w:val="none" w:sz="0" w:space="0" w:color="auto"/>
                    <w:left w:val="none" w:sz="0" w:space="0" w:color="auto"/>
                    <w:bottom w:val="none" w:sz="0" w:space="0" w:color="auto"/>
                    <w:right w:val="none" w:sz="0" w:space="0" w:color="auto"/>
                  </w:divBdr>
                </w:div>
                <w:div w:id="399644636">
                  <w:marLeft w:val="640"/>
                  <w:marRight w:val="0"/>
                  <w:marTop w:val="0"/>
                  <w:marBottom w:val="0"/>
                  <w:divBdr>
                    <w:top w:val="none" w:sz="0" w:space="0" w:color="auto"/>
                    <w:left w:val="none" w:sz="0" w:space="0" w:color="auto"/>
                    <w:bottom w:val="none" w:sz="0" w:space="0" w:color="auto"/>
                    <w:right w:val="none" w:sz="0" w:space="0" w:color="auto"/>
                  </w:divBdr>
                </w:div>
                <w:div w:id="406146014">
                  <w:marLeft w:val="640"/>
                  <w:marRight w:val="0"/>
                  <w:marTop w:val="0"/>
                  <w:marBottom w:val="0"/>
                  <w:divBdr>
                    <w:top w:val="none" w:sz="0" w:space="0" w:color="auto"/>
                    <w:left w:val="none" w:sz="0" w:space="0" w:color="auto"/>
                    <w:bottom w:val="none" w:sz="0" w:space="0" w:color="auto"/>
                    <w:right w:val="none" w:sz="0" w:space="0" w:color="auto"/>
                  </w:divBdr>
                </w:div>
                <w:div w:id="484782280">
                  <w:marLeft w:val="640"/>
                  <w:marRight w:val="0"/>
                  <w:marTop w:val="0"/>
                  <w:marBottom w:val="0"/>
                  <w:divBdr>
                    <w:top w:val="none" w:sz="0" w:space="0" w:color="auto"/>
                    <w:left w:val="none" w:sz="0" w:space="0" w:color="auto"/>
                    <w:bottom w:val="none" w:sz="0" w:space="0" w:color="auto"/>
                    <w:right w:val="none" w:sz="0" w:space="0" w:color="auto"/>
                  </w:divBdr>
                </w:div>
                <w:div w:id="526869075">
                  <w:marLeft w:val="640"/>
                  <w:marRight w:val="0"/>
                  <w:marTop w:val="0"/>
                  <w:marBottom w:val="0"/>
                  <w:divBdr>
                    <w:top w:val="none" w:sz="0" w:space="0" w:color="auto"/>
                    <w:left w:val="none" w:sz="0" w:space="0" w:color="auto"/>
                    <w:bottom w:val="none" w:sz="0" w:space="0" w:color="auto"/>
                    <w:right w:val="none" w:sz="0" w:space="0" w:color="auto"/>
                  </w:divBdr>
                </w:div>
                <w:div w:id="535973198">
                  <w:marLeft w:val="640"/>
                  <w:marRight w:val="0"/>
                  <w:marTop w:val="0"/>
                  <w:marBottom w:val="0"/>
                  <w:divBdr>
                    <w:top w:val="none" w:sz="0" w:space="0" w:color="auto"/>
                    <w:left w:val="none" w:sz="0" w:space="0" w:color="auto"/>
                    <w:bottom w:val="none" w:sz="0" w:space="0" w:color="auto"/>
                    <w:right w:val="none" w:sz="0" w:space="0" w:color="auto"/>
                  </w:divBdr>
                </w:div>
                <w:div w:id="594822609">
                  <w:marLeft w:val="640"/>
                  <w:marRight w:val="0"/>
                  <w:marTop w:val="0"/>
                  <w:marBottom w:val="0"/>
                  <w:divBdr>
                    <w:top w:val="none" w:sz="0" w:space="0" w:color="auto"/>
                    <w:left w:val="none" w:sz="0" w:space="0" w:color="auto"/>
                    <w:bottom w:val="none" w:sz="0" w:space="0" w:color="auto"/>
                    <w:right w:val="none" w:sz="0" w:space="0" w:color="auto"/>
                  </w:divBdr>
                </w:div>
                <w:div w:id="594946723">
                  <w:marLeft w:val="640"/>
                  <w:marRight w:val="0"/>
                  <w:marTop w:val="0"/>
                  <w:marBottom w:val="0"/>
                  <w:divBdr>
                    <w:top w:val="none" w:sz="0" w:space="0" w:color="auto"/>
                    <w:left w:val="none" w:sz="0" w:space="0" w:color="auto"/>
                    <w:bottom w:val="none" w:sz="0" w:space="0" w:color="auto"/>
                    <w:right w:val="none" w:sz="0" w:space="0" w:color="auto"/>
                  </w:divBdr>
                </w:div>
                <w:div w:id="597713358">
                  <w:marLeft w:val="640"/>
                  <w:marRight w:val="0"/>
                  <w:marTop w:val="0"/>
                  <w:marBottom w:val="0"/>
                  <w:divBdr>
                    <w:top w:val="none" w:sz="0" w:space="0" w:color="auto"/>
                    <w:left w:val="none" w:sz="0" w:space="0" w:color="auto"/>
                    <w:bottom w:val="none" w:sz="0" w:space="0" w:color="auto"/>
                    <w:right w:val="none" w:sz="0" w:space="0" w:color="auto"/>
                  </w:divBdr>
                </w:div>
                <w:div w:id="656541393">
                  <w:marLeft w:val="640"/>
                  <w:marRight w:val="0"/>
                  <w:marTop w:val="0"/>
                  <w:marBottom w:val="0"/>
                  <w:divBdr>
                    <w:top w:val="none" w:sz="0" w:space="0" w:color="auto"/>
                    <w:left w:val="none" w:sz="0" w:space="0" w:color="auto"/>
                    <w:bottom w:val="none" w:sz="0" w:space="0" w:color="auto"/>
                    <w:right w:val="none" w:sz="0" w:space="0" w:color="auto"/>
                  </w:divBdr>
                </w:div>
                <w:div w:id="662003940">
                  <w:marLeft w:val="640"/>
                  <w:marRight w:val="0"/>
                  <w:marTop w:val="0"/>
                  <w:marBottom w:val="0"/>
                  <w:divBdr>
                    <w:top w:val="none" w:sz="0" w:space="0" w:color="auto"/>
                    <w:left w:val="none" w:sz="0" w:space="0" w:color="auto"/>
                    <w:bottom w:val="none" w:sz="0" w:space="0" w:color="auto"/>
                    <w:right w:val="none" w:sz="0" w:space="0" w:color="auto"/>
                  </w:divBdr>
                </w:div>
                <w:div w:id="662008142">
                  <w:marLeft w:val="640"/>
                  <w:marRight w:val="0"/>
                  <w:marTop w:val="0"/>
                  <w:marBottom w:val="0"/>
                  <w:divBdr>
                    <w:top w:val="none" w:sz="0" w:space="0" w:color="auto"/>
                    <w:left w:val="none" w:sz="0" w:space="0" w:color="auto"/>
                    <w:bottom w:val="none" w:sz="0" w:space="0" w:color="auto"/>
                    <w:right w:val="none" w:sz="0" w:space="0" w:color="auto"/>
                  </w:divBdr>
                </w:div>
                <w:div w:id="696470547">
                  <w:marLeft w:val="640"/>
                  <w:marRight w:val="0"/>
                  <w:marTop w:val="0"/>
                  <w:marBottom w:val="0"/>
                  <w:divBdr>
                    <w:top w:val="none" w:sz="0" w:space="0" w:color="auto"/>
                    <w:left w:val="none" w:sz="0" w:space="0" w:color="auto"/>
                    <w:bottom w:val="none" w:sz="0" w:space="0" w:color="auto"/>
                    <w:right w:val="none" w:sz="0" w:space="0" w:color="auto"/>
                  </w:divBdr>
                </w:div>
                <w:div w:id="751701872">
                  <w:marLeft w:val="640"/>
                  <w:marRight w:val="0"/>
                  <w:marTop w:val="0"/>
                  <w:marBottom w:val="0"/>
                  <w:divBdr>
                    <w:top w:val="none" w:sz="0" w:space="0" w:color="auto"/>
                    <w:left w:val="none" w:sz="0" w:space="0" w:color="auto"/>
                    <w:bottom w:val="none" w:sz="0" w:space="0" w:color="auto"/>
                    <w:right w:val="none" w:sz="0" w:space="0" w:color="auto"/>
                  </w:divBdr>
                </w:div>
                <w:div w:id="753556437">
                  <w:marLeft w:val="640"/>
                  <w:marRight w:val="0"/>
                  <w:marTop w:val="0"/>
                  <w:marBottom w:val="0"/>
                  <w:divBdr>
                    <w:top w:val="none" w:sz="0" w:space="0" w:color="auto"/>
                    <w:left w:val="none" w:sz="0" w:space="0" w:color="auto"/>
                    <w:bottom w:val="none" w:sz="0" w:space="0" w:color="auto"/>
                    <w:right w:val="none" w:sz="0" w:space="0" w:color="auto"/>
                  </w:divBdr>
                </w:div>
                <w:div w:id="830831735">
                  <w:marLeft w:val="640"/>
                  <w:marRight w:val="0"/>
                  <w:marTop w:val="0"/>
                  <w:marBottom w:val="0"/>
                  <w:divBdr>
                    <w:top w:val="none" w:sz="0" w:space="0" w:color="auto"/>
                    <w:left w:val="none" w:sz="0" w:space="0" w:color="auto"/>
                    <w:bottom w:val="none" w:sz="0" w:space="0" w:color="auto"/>
                    <w:right w:val="none" w:sz="0" w:space="0" w:color="auto"/>
                  </w:divBdr>
                </w:div>
                <w:div w:id="890381349">
                  <w:marLeft w:val="640"/>
                  <w:marRight w:val="0"/>
                  <w:marTop w:val="0"/>
                  <w:marBottom w:val="0"/>
                  <w:divBdr>
                    <w:top w:val="none" w:sz="0" w:space="0" w:color="auto"/>
                    <w:left w:val="none" w:sz="0" w:space="0" w:color="auto"/>
                    <w:bottom w:val="none" w:sz="0" w:space="0" w:color="auto"/>
                    <w:right w:val="none" w:sz="0" w:space="0" w:color="auto"/>
                  </w:divBdr>
                </w:div>
                <w:div w:id="913125615">
                  <w:marLeft w:val="640"/>
                  <w:marRight w:val="0"/>
                  <w:marTop w:val="0"/>
                  <w:marBottom w:val="0"/>
                  <w:divBdr>
                    <w:top w:val="none" w:sz="0" w:space="0" w:color="auto"/>
                    <w:left w:val="none" w:sz="0" w:space="0" w:color="auto"/>
                    <w:bottom w:val="none" w:sz="0" w:space="0" w:color="auto"/>
                    <w:right w:val="none" w:sz="0" w:space="0" w:color="auto"/>
                  </w:divBdr>
                </w:div>
                <w:div w:id="946036071">
                  <w:marLeft w:val="640"/>
                  <w:marRight w:val="0"/>
                  <w:marTop w:val="0"/>
                  <w:marBottom w:val="0"/>
                  <w:divBdr>
                    <w:top w:val="none" w:sz="0" w:space="0" w:color="auto"/>
                    <w:left w:val="none" w:sz="0" w:space="0" w:color="auto"/>
                    <w:bottom w:val="none" w:sz="0" w:space="0" w:color="auto"/>
                    <w:right w:val="none" w:sz="0" w:space="0" w:color="auto"/>
                  </w:divBdr>
                </w:div>
                <w:div w:id="955596129">
                  <w:marLeft w:val="640"/>
                  <w:marRight w:val="0"/>
                  <w:marTop w:val="0"/>
                  <w:marBottom w:val="0"/>
                  <w:divBdr>
                    <w:top w:val="none" w:sz="0" w:space="0" w:color="auto"/>
                    <w:left w:val="none" w:sz="0" w:space="0" w:color="auto"/>
                    <w:bottom w:val="none" w:sz="0" w:space="0" w:color="auto"/>
                    <w:right w:val="none" w:sz="0" w:space="0" w:color="auto"/>
                  </w:divBdr>
                </w:div>
                <w:div w:id="969827940">
                  <w:marLeft w:val="640"/>
                  <w:marRight w:val="0"/>
                  <w:marTop w:val="0"/>
                  <w:marBottom w:val="0"/>
                  <w:divBdr>
                    <w:top w:val="none" w:sz="0" w:space="0" w:color="auto"/>
                    <w:left w:val="none" w:sz="0" w:space="0" w:color="auto"/>
                    <w:bottom w:val="none" w:sz="0" w:space="0" w:color="auto"/>
                    <w:right w:val="none" w:sz="0" w:space="0" w:color="auto"/>
                  </w:divBdr>
                </w:div>
                <w:div w:id="1003900379">
                  <w:marLeft w:val="640"/>
                  <w:marRight w:val="0"/>
                  <w:marTop w:val="0"/>
                  <w:marBottom w:val="0"/>
                  <w:divBdr>
                    <w:top w:val="none" w:sz="0" w:space="0" w:color="auto"/>
                    <w:left w:val="none" w:sz="0" w:space="0" w:color="auto"/>
                    <w:bottom w:val="none" w:sz="0" w:space="0" w:color="auto"/>
                    <w:right w:val="none" w:sz="0" w:space="0" w:color="auto"/>
                  </w:divBdr>
                </w:div>
                <w:div w:id="1005743223">
                  <w:marLeft w:val="640"/>
                  <w:marRight w:val="0"/>
                  <w:marTop w:val="0"/>
                  <w:marBottom w:val="0"/>
                  <w:divBdr>
                    <w:top w:val="none" w:sz="0" w:space="0" w:color="auto"/>
                    <w:left w:val="none" w:sz="0" w:space="0" w:color="auto"/>
                    <w:bottom w:val="none" w:sz="0" w:space="0" w:color="auto"/>
                    <w:right w:val="none" w:sz="0" w:space="0" w:color="auto"/>
                  </w:divBdr>
                </w:div>
                <w:div w:id="1017543470">
                  <w:marLeft w:val="640"/>
                  <w:marRight w:val="0"/>
                  <w:marTop w:val="0"/>
                  <w:marBottom w:val="0"/>
                  <w:divBdr>
                    <w:top w:val="none" w:sz="0" w:space="0" w:color="auto"/>
                    <w:left w:val="none" w:sz="0" w:space="0" w:color="auto"/>
                    <w:bottom w:val="none" w:sz="0" w:space="0" w:color="auto"/>
                    <w:right w:val="none" w:sz="0" w:space="0" w:color="auto"/>
                  </w:divBdr>
                </w:div>
                <w:div w:id="1032607387">
                  <w:marLeft w:val="640"/>
                  <w:marRight w:val="0"/>
                  <w:marTop w:val="0"/>
                  <w:marBottom w:val="0"/>
                  <w:divBdr>
                    <w:top w:val="none" w:sz="0" w:space="0" w:color="auto"/>
                    <w:left w:val="none" w:sz="0" w:space="0" w:color="auto"/>
                    <w:bottom w:val="none" w:sz="0" w:space="0" w:color="auto"/>
                    <w:right w:val="none" w:sz="0" w:space="0" w:color="auto"/>
                  </w:divBdr>
                </w:div>
                <w:div w:id="1067342949">
                  <w:marLeft w:val="640"/>
                  <w:marRight w:val="0"/>
                  <w:marTop w:val="0"/>
                  <w:marBottom w:val="0"/>
                  <w:divBdr>
                    <w:top w:val="none" w:sz="0" w:space="0" w:color="auto"/>
                    <w:left w:val="none" w:sz="0" w:space="0" w:color="auto"/>
                    <w:bottom w:val="none" w:sz="0" w:space="0" w:color="auto"/>
                    <w:right w:val="none" w:sz="0" w:space="0" w:color="auto"/>
                  </w:divBdr>
                </w:div>
                <w:div w:id="1135485149">
                  <w:marLeft w:val="640"/>
                  <w:marRight w:val="0"/>
                  <w:marTop w:val="0"/>
                  <w:marBottom w:val="0"/>
                  <w:divBdr>
                    <w:top w:val="none" w:sz="0" w:space="0" w:color="auto"/>
                    <w:left w:val="none" w:sz="0" w:space="0" w:color="auto"/>
                    <w:bottom w:val="none" w:sz="0" w:space="0" w:color="auto"/>
                    <w:right w:val="none" w:sz="0" w:space="0" w:color="auto"/>
                  </w:divBdr>
                </w:div>
                <w:div w:id="1185170495">
                  <w:marLeft w:val="640"/>
                  <w:marRight w:val="0"/>
                  <w:marTop w:val="0"/>
                  <w:marBottom w:val="0"/>
                  <w:divBdr>
                    <w:top w:val="none" w:sz="0" w:space="0" w:color="auto"/>
                    <w:left w:val="none" w:sz="0" w:space="0" w:color="auto"/>
                    <w:bottom w:val="none" w:sz="0" w:space="0" w:color="auto"/>
                    <w:right w:val="none" w:sz="0" w:space="0" w:color="auto"/>
                  </w:divBdr>
                </w:div>
                <w:div w:id="1258949195">
                  <w:marLeft w:val="640"/>
                  <w:marRight w:val="0"/>
                  <w:marTop w:val="0"/>
                  <w:marBottom w:val="0"/>
                  <w:divBdr>
                    <w:top w:val="none" w:sz="0" w:space="0" w:color="auto"/>
                    <w:left w:val="none" w:sz="0" w:space="0" w:color="auto"/>
                    <w:bottom w:val="none" w:sz="0" w:space="0" w:color="auto"/>
                    <w:right w:val="none" w:sz="0" w:space="0" w:color="auto"/>
                  </w:divBdr>
                </w:div>
                <w:div w:id="1276135909">
                  <w:marLeft w:val="640"/>
                  <w:marRight w:val="0"/>
                  <w:marTop w:val="0"/>
                  <w:marBottom w:val="0"/>
                  <w:divBdr>
                    <w:top w:val="none" w:sz="0" w:space="0" w:color="auto"/>
                    <w:left w:val="none" w:sz="0" w:space="0" w:color="auto"/>
                    <w:bottom w:val="none" w:sz="0" w:space="0" w:color="auto"/>
                    <w:right w:val="none" w:sz="0" w:space="0" w:color="auto"/>
                  </w:divBdr>
                </w:div>
                <w:div w:id="1285841655">
                  <w:marLeft w:val="640"/>
                  <w:marRight w:val="0"/>
                  <w:marTop w:val="0"/>
                  <w:marBottom w:val="0"/>
                  <w:divBdr>
                    <w:top w:val="none" w:sz="0" w:space="0" w:color="auto"/>
                    <w:left w:val="none" w:sz="0" w:space="0" w:color="auto"/>
                    <w:bottom w:val="none" w:sz="0" w:space="0" w:color="auto"/>
                    <w:right w:val="none" w:sz="0" w:space="0" w:color="auto"/>
                  </w:divBdr>
                </w:div>
                <w:div w:id="1333995001">
                  <w:marLeft w:val="640"/>
                  <w:marRight w:val="0"/>
                  <w:marTop w:val="0"/>
                  <w:marBottom w:val="0"/>
                  <w:divBdr>
                    <w:top w:val="none" w:sz="0" w:space="0" w:color="auto"/>
                    <w:left w:val="none" w:sz="0" w:space="0" w:color="auto"/>
                    <w:bottom w:val="none" w:sz="0" w:space="0" w:color="auto"/>
                    <w:right w:val="none" w:sz="0" w:space="0" w:color="auto"/>
                  </w:divBdr>
                </w:div>
                <w:div w:id="1439713610">
                  <w:marLeft w:val="640"/>
                  <w:marRight w:val="0"/>
                  <w:marTop w:val="0"/>
                  <w:marBottom w:val="0"/>
                  <w:divBdr>
                    <w:top w:val="none" w:sz="0" w:space="0" w:color="auto"/>
                    <w:left w:val="none" w:sz="0" w:space="0" w:color="auto"/>
                    <w:bottom w:val="none" w:sz="0" w:space="0" w:color="auto"/>
                    <w:right w:val="none" w:sz="0" w:space="0" w:color="auto"/>
                  </w:divBdr>
                </w:div>
                <w:div w:id="1465541901">
                  <w:marLeft w:val="640"/>
                  <w:marRight w:val="0"/>
                  <w:marTop w:val="0"/>
                  <w:marBottom w:val="0"/>
                  <w:divBdr>
                    <w:top w:val="none" w:sz="0" w:space="0" w:color="auto"/>
                    <w:left w:val="none" w:sz="0" w:space="0" w:color="auto"/>
                    <w:bottom w:val="none" w:sz="0" w:space="0" w:color="auto"/>
                    <w:right w:val="none" w:sz="0" w:space="0" w:color="auto"/>
                  </w:divBdr>
                </w:div>
                <w:div w:id="1506167301">
                  <w:marLeft w:val="640"/>
                  <w:marRight w:val="0"/>
                  <w:marTop w:val="0"/>
                  <w:marBottom w:val="0"/>
                  <w:divBdr>
                    <w:top w:val="none" w:sz="0" w:space="0" w:color="auto"/>
                    <w:left w:val="none" w:sz="0" w:space="0" w:color="auto"/>
                    <w:bottom w:val="none" w:sz="0" w:space="0" w:color="auto"/>
                    <w:right w:val="none" w:sz="0" w:space="0" w:color="auto"/>
                  </w:divBdr>
                </w:div>
                <w:div w:id="1581136735">
                  <w:marLeft w:val="640"/>
                  <w:marRight w:val="0"/>
                  <w:marTop w:val="0"/>
                  <w:marBottom w:val="0"/>
                  <w:divBdr>
                    <w:top w:val="none" w:sz="0" w:space="0" w:color="auto"/>
                    <w:left w:val="none" w:sz="0" w:space="0" w:color="auto"/>
                    <w:bottom w:val="none" w:sz="0" w:space="0" w:color="auto"/>
                    <w:right w:val="none" w:sz="0" w:space="0" w:color="auto"/>
                  </w:divBdr>
                </w:div>
                <w:div w:id="1596552787">
                  <w:marLeft w:val="640"/>
                  <w:marRight w:val="0"/>
                  <w:marTop w:val="0"/>
                  <w:marBottom w:val="0"/>
                  <w:divBdr>
                    <w:top w:val="none" w:sz="0" w:space="0" w:color="auto"/>
                    <w:left w:val="none" w:sz="0" w:space="0" w:color="auto"/>
                    <w:bottom w:val="none" w:sz="0" w:space="0" w:color="auto"/>
                    <w:right w:val="none" w:sz="0" w:space="0" w:color="auto"/>
                  </w:divBdr>
                </w:div>
                <w:div w:id="1633512291">
                  <w:marLeft w:val="640"/>
                  <w:marRight w:val="0"/>
                  <w:marTop w:val="0"/>
                  <w:marBottom w:val="0"/>
                  <w:divBdr>
                    <w:top w:val="none" w:sz="0" w:space="0" w:color="auto"/>
                    <w:left w:val="none" w:sz="0" w:space="0" w:color="auto"/>
                    <w:bottom w:val="none" w:sz="0" w:space="0" w:color="auto"/>
                    <w:right w:val="none" w:sz="0" w:space="0" w:color="auto"/>
                  </w:divBdr>
                </w:div>
                <w:div w:id="1661035630">
                  <w:marLeft w:val="640"/>
                  <w:marRight w:val="0"/>
                  <w:marTop w:val="0"/>
                  <w:marBottom w:val="0"/>
                  <w:divBdr>
                    <w:top w:val="none" w:sz="0" w:space="0" w:color="auto"/>
                    <w:left w:val="none" w:sz="0" w:space="0" w:color="auto"/>
                    <w:bottom w:val="none" w:sz="0" w:space="0" w:color="auto"/>
                    <w:right w:val="none" w:sz="0" w:space="0" w:color="auto"/>
                  </w:divBdr>
                </w:div>
                <w:div w:id="1691880932">
                  <w:marLeft w:val="640"/>
                  <w:marRight w:val="0"/>
                  <w:marTop w:val="0"/>
                  <w:marBottom w:val="0"/>
                  <w:divBdr>
                    <w:top w:val="none" w:sz="0" w:space="0" w:color="auto"/>
                    <w:left w:val="none" w:sz="0" w:space="0" w:color="auto"/>
                    <w:bottom w:val="none" w:sz="0" w:space="0" w:color="auto"/>
                    <w:right w:val="none" w:sz="0" w:space="0" w:color="auto"/>
                  </w:divBdr>
                </w:div>
                <w:div w:id="1719352528">
                  <w:marLeft w:val="640"/>
                  <w:marRight w:val="0"/>
                  <w:marTop w:val="0"/>
                  <w:marBottom w:val="0"/>
                  <w:divBdr>
                    <w:top w:val="none" w:sz="0" w:space="0" w:color="auto"/>
                    <w:left w:val="none" w:sz="0" w:space="0" w:color="auto"/>
                    <w:bottom w:val="none" w:sz="0" w:space="0" w:color="auto"/>
                    <w:right w:val="none" w:sz="0" w:space="0" w:color="auto"/>
                  </w:divBdr>
                </w:div>
                <w:div w:id="1739934407">
                  <w:marLeft w:val="640"/>
                  <w:marRight w:val="0"/>
                  <w:marTop w:val="0"/>
                  <w:marBottom w:val="0"/>
                  <w:divBdr>
                    <w:top w:val="none" w:sz="0" w:space="0" w:color="auto"/>
                    <w:left w:val="none" w:sz="0" w:space="0" w:color="auto"/>
                    <w:bottom w:val="none" w:sz="0" w:space="0" w:color="auto"/>
                    <w:right w:val="none" w:sz="0" w:space="0" w:color="auto"/>
                  </w:divBdr>
                </w:div>
                <w:div w:id="1772428590">
                  <w:marLeft w:val="640"/>
                  <w:marRight w:val="0"/>
                  <w:marTop w:val="0"/>
                  <w:marBottom w:val="0"/>
                  <w:divBdr>
                    <w:top w:val="none" w:sz="0" w:space="0" w:color="auto"/>
                    <w:left w:val="none" w:sz="0" w:space="0" w:color="auto"/>
                    <w:bottom w:val="none" w:sz="0" w:space="0" w:color="auto"/>
                    <w:right w:val="none" w:sz="0" w:space="0" w:color="auto"/>
                  </w:divBdr>
                </w:div>
                <w:div w:id="1780105815">
                  <w:marLeft w:val="640"/>
                  <w:marRight w:val="0"/>
                  <w:marTop w:val="0"/>
                  <w:marBottom w:val="0"/>
                  <w:divBdr>
                    <w:top w:val="none" w:sz="0" w:space="0" w:color="auto"/>
                    <w:left w:val="none" w:sz="0" w:space="0" w:color="auto"/>
                    <w:bottom w:val="none" w:sz="0" w:space="0" w:color="auto"/>
                    <w:right w:val="none" w:sz="0" w:space="0" w:color="auto"/>
                  </w:divBdr>
                </w:div>
                <w:div w:id="1843084765">
                  <w:marLeft w:val="640"/>
                  <w:marRight w:val="0"/>
                  <w:marTop w:val="0"/>
                  <w:marBottom w:val="0"/>
                  <w:divBdr>
                    <w:top w:val="none" w:sz="0" w:space="0" w:color="auto"/>
                    <w:left w:val="none" w:sz="0" w:space="0" w:color="auto"/>
                    <w:bottom w:val="none" w:sz="0" w:space="0" w:color="auto"/>
                    <w:right w:val="none" w:sz="0" w:space="0" w:color="auto"/>
                  </w:divBdr>
                </w:div>
                <w:div w:id="1919093463">
                  <w:marLeft w:val="640"/>
                  <w:marRight w:val="0"/>
                  <w:marTop w:val="0"/>
                  <w:marBottom w:val="0"/>
                  <w:divBdr>
                    <w:top w:val="none" w:sz="0" w:space="0" w:color="auto"/>
                    <w:left w:val="none" w:sz="0" w:space="0" w:color="auto"/>
                    <w:bottom w:val="none" w:sz="0" w:space="0" w:color="auto"/>
                    <w:right w:val="none" w:sz="0" w:space="0" w:color="auto"/>
                  </w:divBdr>
                </w:div>
                <w:div w:id="1925411774">
                  <w:marLeft w:val="640"/>
                  <w:marRight w:val="0"/>
                  <w:marTop w:val="0"/>
                  <w:marBottom w:val="0"/>
                  <w:divBdr>
                    <w:top w:val="none" w:sz="0" w:space="0" w:color="auto"/>
                    <w:left w:val="none" w:sz="0" w:space="0" w:color="auto"/>
                    <w:bottom w:val="none" w:sz="0" w:space="0" w:color="auto"/>
                    <w:right w:val="none" w:sz="0" w:space="0" w:color="auto"/>
                  </w:divBdr>
                </w:div>
                <w:div w:id="1956596002">
                  <w:marLeft w:val="640"/>
                  <w:marRight w:val="0"/>
                  <w:marTop w:val="0"/>
                  <w:marBottom w:val="0"/>
                  <w:divBdr>
                    <w:top w:val="none" w:sz="0" w:space="0" w:color="auto"/>
                    <w:left w:val="none" w:sz="0" w:space="0" w:color="auto"/>
                    <w:bottom w:val="none" w:sz="0" w:space="0" w:color="auto"/>
                    <w:right w:val="none" w:sz="0" w:space="0" w:color="auto"/>
                  </w:divBdr>
                </w:div>
                <w:div w:id="1996688981">
                  <w:marLeft w:val="640"/>
                  <w:marRight w:val="0"/>
                  <w:marTop w:val="0"/>
                  <w:marBottom w:val="0"/>
                  <w:divBdr>
                    <w:top w:val="none" w:sz="0" w:space="0" w:color="auto"/>
                    <w:left w:val="none" w:sz="0" w:space="0" w:color="auto"/>
                    <w:bottom w:val="none" w:sz="0" w:space="0" w:color="auto"/>
                    <w:right w:val="none" w:sz="0" w:space="0" w:color="auto"/>
                  </w:divBdr>
                </w:div>
                <w:div w:id="1997492132">
                  <w:marLeft w:val="640"/>
                  <w:marRight w:val="0"/>
                  <w:marTop w:val="0"/>
                  <w:marBottom w:val="0"/>
                  <w:divBdr>
                    <w:top w:val="none" w:sz="0" w:space="0" w:color="auto"/>
                    <w:left w:val="none" w:sz="0" w:space="0" w:color="auto"/>
                    <w:bottom w:val="none" w:sz="0" w:space="0" w:color="auto"/>
                    <w:right w:val="none" w:sz="0" w:space="0" w:color="auto"/>
                  </w:divBdr>
                </w:div>
                <w:div w:id="2009751964">
                  <w:marLeft w:val="640"/>
                  <w:marRight w:val="0"/>
                  <w:marTop w:val="0"/>
                  <w:marBottom w:val="0"/>
                  <w:divBdr>
                    <w:top w:val="none" w:sz="0" w:space="0" w:color="auto"/>
                    <w:left w:val="none" w:sz="0" w:space="0" w:color="auto"/>
                    <w:bottom w:val="none" w:sz="0" w:space="0" w:color="auto"/>
                    <w:right w:val="none" w:sz="0" w:space="0" w:color="auto"/>
                  </w:divBdr>
                </w:div>
                <w:div w:id="2021157883">
                  <w:marLeft w:val="640"/>
                  <w:marRight w:val="0"/>
                  <w:marTop w:val="0"/>
                  <w:marBottom w:val="0"/>
                  <w:divBdr>
                    <w:top w:val="none" w:sz="0" w:space="0" w:color="auto"/>
                    <w:left w:val="none" w:sz="0" w:space="0" w:color="auto"/>
                    <w:bottom w:val="none" w:sz="0" w:space="0" w:color="auto"/>
                    <w:right w:val="none" w:sz="0" w:space="0" w:color="auto"/>
                  </w:divBdr>
                </w:div>
                <w:div w:id="2051227691">
                  <w:marLeft w:val="640"/>
                  <w:marRight w:val="0"/>
                  <w:marTop w:val="0"/>
                  <w:marBottom w:val="0"/>
                  <w:divBdr>
                    <w:top w:val="none" w:sz="0" w:space="0" w:color="auto"/>
                    <w:left w:val="none" w:sz="0" w:space="0" w:color="auto"/>
                    <w:bottom w:val="none" w:sz="0" w:space="0" w:color="auto"/>
                    <w:right w:val="none" w:sz="0" w:space="0" w:color="auto"/>
                  </w:divBdr>
                </w:div>
                <w:div w:id="206498789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41815801">
          <w:marLeft w:val="640"/>
          <w:marRight w:val="0"/>
          <w:marTop w:val="0"/>
          <w:marBottom w:val="0"/>
          <w:divBdr>
            <w:top w:val="none" w:sz="0" w:space="0" w:color="auto"/>
            <w:left w:val="none" w:sz="0" w:space="0" w:color="auto"/>
            <w:bottom w:val="none" w:sz="0" w:space="0" w:color="auto"/>
            <w:right w:val="none" w:sz="0" w:space="0" w:color="auto"/>
          </w:divBdr>
        </w:div>
        <w:div w:id="1366249594">
          <w:marLeft w:val="640"/>
          <w:marRight w:val="0"/>
          <w:marTop w:val="0"/>
          <w:marBottom w:val="0"/>
          <w:divBdr>
            <w:top w:val="none" w:sz="0" w:space="0" w:color="auto"/>
            <w:left w:val="none" w:sz="0" w:space="0" w:color="auto"/>
            <w:bottom w:val="none" w:sz="0" w:space="0" w:color="auto"/>
            <w:right w:val="none" w:sz="0" w:space="0" w:color="auto"/>
          </w:divBdr>
        </w:div>
        <w:div w:id="1452474678">
          <w:marLeft w:val="640"/>
          <w:marRight w:val="0"/>
          <w:marTop w:val="0"/>
          <w:marBottom w:val="0"/>
          <w:divBdr>
            <w:top w:val="none" w:sz="0" w:space="0" w:color="auto"/>
            <w:left w:val="none" w:sz="0" w:space="0" w:color="auto"/>
            <w:bottom w:val="none" w:sz="0" w:space="0" w:color="auto"/>
            <w:right w:val="none" w:sz="0" w:space="0" w:color="auto"/>
          </w:divBdr>
        </w:div>
        <w:div w:id="1458642009">
          <w:marLeft w:val="640"/>
          <w:marRight w:val="0"/>
          <w:marTop w:val="0"/>
          <w:marBottom w:val="0"/>
          <w:divBdr>
            <w:top w:val="none" w:sz="0" w:space="0" w:color="auto"/>
            <w:left w:val="none" w:sz="0" w:space="0" w:color="auto"/>
            <w:bottom w:val="none" w:sz="0" w:space="0" w:color="auto"/>
            <w:right w:val="none" w:sz="0" w:space="0" w:color="auto"/>
          </w:divBdr>
        </w:div>
        <w:div w:id="1476138072">
          <w:marLeft w:val="640"/>
          <w:marRight w:val="0"/>
          <w:marTop w:val="0"/>
          <w:marBottom w:val="0"/>
          <w:divBdr>
            <w:top w:val="none" w:sz="0" w:space="0" w:color="auto"/>
            <w:left w:val="none" w:sz="0" w:space="0" w:color="auto"/>
            <w:bottom w:val="none" w:sz="0" w:space="0" w:color="auto"/>
            <w:right w:val="none" w:sz="0" w:space="0" w:color="auto"/>
          </w:divBdr>
        </w:div>
        <w:div w:id="1504397586">
          <w:marLeft w:val="640"/>
          <w:marRight w:val="0"/>
          <w:marTop w:val="0"/>
          <w:marBottom w:val="0"/>
          <w:divBdr>
            <w:top w:val="none" w:sz="0" w:space="0" w:color="auto"/>
            <w:left w:val="none" w:sz="0" w:space="0" w:color="auto"/>
            <w:bottom w:val="none" w:sz="0" w:space="0" w:color="auto"/>
            <w:right w:val="none" w:sz="0" w:space="0" w:color="auto"/>
          </w:divBdr>
        </w:div>
        <w:div w:id="1557207055">
          <w:marLeft w:val="640"/>
          <w:marRight w:val="0"/>
          <w:marTop w:val="0"/>
          <w:marBottom w:val="0"/>
          <w:divBdr>
            <w:top w:val="none" w:sz="0" w:space="0" w:color="auto"/>
            <w:left w:val="none" w:sz="0" w:space="0" w:color="auto"/>
            <w:bottom w:val="none" w:sz="0" w:space="0" w:color="auto"/>
            <w:right w:val="none" w:sz="0" w:space="0" w:color="auto"/>
          </w:divBdr>
        </w:div>
        <w:div w:id="1590235022">
          <w:marLeft w:val="640"/>
          <w:marRight w:val="0"/>
          <w:marTop w:val="0"/>
          <w:marBottom w:val="0"/>
          <w:divBdr>
            <w:top w:val="none" w:sz="0" w:space="0" w:color="auto"/>
            <w:left w:val="none" w:sz="0" w:space="0" w:color="auto"/>
            <w:bottom w:val="none" w:sz="0" w:space="0" w:color="auto"/>
            <w:right w:val="none" w:sz="0" w:space="0" w:color="auto"/>
          </w:divBdr>
        </w:div>
        <w:div w:id="1636527475">
          <w:marLeft w:val="640"/>
          <w:marRight w:val="0"/>
          <w:marTop w:val="0"/>
          <w:marBottom w:val="0"/>
          <w:divBdr>
            <w:top w:val="none" w:sz="0" w:space="0" w:color="auto"/>
            <w:left w:val="none" w:sz="0" w:space="0" w:color="auto"/>
            <w:bottom w:val="none" w:sz="0" w:space="0" w:color="auto"/>
            <w:right w:val="none" w:sz="0" w:space="0" w:color="auto"/>
          </w:divBdr>
        </w:div>
        <w:div w:id="1664317322">
          <w:marLeft w:val="640"/>
          <w:marRight w:val="0"/>
          <w:marTop w:val="0"/>
          <w:marBottom w:val="0"/>
          <w:divBdr>
            <w:top w:val="none" w:sz="0" w:space="0" w:color="auto"/>
            <w:left w:val="none" w:sz="0" w:space="0" w:color="auto"/>
            <w:bottom w:val="none" w:sz="0" w:space="0" w:color="auto"/>
            <w:right w:val="none" w:sz="0" w:space="0" w:color="auto"/>
          </w:divBdr>
        </w:div>
        <w:div w:id="1679579624">
          <w:marLeft w:val="640"/>
          <w:marRight w:val="0"/>
          <w:marTop w:val="0"/>
          <w:marBottom w:val="0"/>
          <w:divBdr>
            <w:top w:val="none" w:sz="0" w:space="0" w:color="auto"/>
            <w:left w:val="none" w:sz="0" w:space="0" w:color="auto"/>
            <w:bottom w:val="none" w:sz="0" w:space="0" w:color="auto"/>
            <w:right w:val="none" w:sz="0" w:space="0" w:color="auto"/>
          </w:divBdr>
        </w:div>
        <w:div w:id="1748533107">
          <w:marLeft w:val="640"/>
          <w:marRight w:val="0"/>
          <w:marTop w:val="0"/>
          <w:marBottom w:val="0"/>
          <w:divBdr>
            <w:top w:val="none" w:sz="0" w:space="0" w:color="auto"/>
            <w:left w:val="none" w:sz="0" w:space="0" w:color="auto"/>
            <w:bottom w:val="none" w:sz="0" w:space="0" w:color="auto"/>
            <w:right w:val="none" w:sz="0" w:space="0" w:color="auto"/>
          </w:divBdr>
        </w:div>
        <w:div w:id="1792279939">
          <w:marLeft w:val="640"/>
          <w:marRight w:val="0"/>
          <w:marTop w:val="0"/>
          <w:marBottom w:val="0"/>
          <w:divBdr>
            <w:top w:val="none" w:sz="0" w:space="0" w:color="auto"/>
            <w:left w:val="none" w:sz="0" w:space="0" w:color="auto"/>
            <w:bottom w:val="none" w:sz="0" w:space="0" w:color="auto"/>
            <w:right w:val="none" w:sz="0" w:space="0" w:color="auto"/>
          </w:divBdr>
        </w:div>
        <w:div w:id="1802113399">
          <w:marLeft w:val="640"/>
          <w:marRight w:val="0"/>
          <w:marTop w:val="0"/>
          <w:marBottom w:val="0"/>
          <w:divBdr>
            <w:top w:val="none" w:sz="0" w:space="0" w:color="auto"/>
            <w:left w:val="none" w:sz="0" w:space="0" w:color="auto"/>
            <w:bottom w:val="none" w:sz="0" w:space="0" w:color="auto"/>
            <w:right w:val="none" w:sz="0" w:space="0" w:color="auto"/>
          </w:divBdr>
        </w:div>
        <w:div w:id="1819034485">
          <w:marLeft w:val="640"/>
          <w:marRight w:val="0"/>
          <w:marTop w:val="0"/>
          <w:marBottom w:val="0"/>
          <w:divBdr>
            <w:top w:val="none" w:sz="0" w:space="0" w:color="auto"/>
            <w:left w:val="none" w:sz="0" w:space="0" w:color="auto"/>
            <w:bottom w:val="none" w:sz="0" w:space="0" w:color="auto"/>
            <w:right w:val="none" w:sz="0" w:space="0" w:color="auto"/>
          </w:divBdr>
        </w:div>
        <w:div w:id="1831601342">
          <w:marLeft w:val="640"/>
          <w:marRight w:val="0"/>
          <w:marTop w:val="0"/>
          <w:marBottom w:val="0"/>
          <w:divBdr>
            <w:top w:val="none" w:sz="0" w:space="0" w:color="auto"/>
            <w:left w:val="none" w:sz="0" w:space="0" w:color="auto"/>
            <w:bottom w:val="none" w:sz="0" w:space="0" w:color="auto"/>
            <w:right w:val="none" w:sz="0" w:space="0" w:color="auto"/>
          </w:divBdr>
        </w:div>
        <w:div w:id="1871213017">
          <w:marLeft w:val="640"/>
          <w:marRight w:val="0"/>
          <w:marTop w:val="0"/>
          <w:marBottom w:val="0"/>
          <w:divBdr>
            <w:top w:val="none" w:sz="0" w:space="0" w:color="auto"/>
            <w:left w:val="none" w:sz="0" w:space="0" w:color="auto"/>
            <w:bottom w:val="none" w:sz="0" w:space="0" w:color="auto"/>
            <w:right w:val="none" w:sz="0" w:space="0" w:color="auto"/>
          </w:divBdr>
        </w:div>
        <w:div w:id="1931815082">
          <w:marLeft w:val="640"/>
          <w:marRight w:val="0"/>
          <w:marTop w:val="0"/>
          <w:marBottom w:val="0"/>
          <w:divBdr>
            <w:top w:val="none" w:sz="0" w:space="0" w:color="auto"/>
            <w:left w:val="none" w:sz="0" w:space="0" w:color="auto"/>
            <w:bottom w:val="none" w:sz="0" w:space="0" w:color="auto"/>
            <w:right w:val="none" w:sz="0" w:space="0" w:color="auto"/>
          </w:divBdr>
        </w:div>
        <w:div w:id="2015649021">
          <w:marLeft w:val="640"/>
          <w:marRight w:val="0"/>
          <w:marTop w:val="0"/>
          <w:marBottom w:val="0"/>
          <w:divBdr>
            <w:top w:val="none" w:sz="0" w:space="0" w:color="auto"/>
            <w:left w:val="none" w:sz="0" w:space="0" w:color="auto"/>
            <w:bottom w:val="none" w:sz="0" w:space="0" w:color="auto"/>
            <w:right w:val="none" w:sz="0" w:space="0" w:color="auto"/>
          </w:divBdr>
        </w:div>
        <w:div w:id="2046713550">
          <w:marLeft w:val="640"/>
          <w:marRight w:val="0"/>
          <w:marTop w:val="0"/>
          <w:marBottom w:val="0"/>
          <w:divBdr>
            <w:top w:val="none" w:sz="0" w:space="0" w:color="auto"/>
            <w:left w:val="none" w:sz="0" w:space="0" w:color="auto"/>
            <w:bottom w:val="none" w:sz="0" w:space="0" w:color="auto"/>
            <w:right w:val="none" w:sz="0" w:space="0" w:color="auto"/>
          </w:divBdr>
        </w:div>
        <w:div w:id="2132553364">
          <w:marLeft w:val="640"/>
          <w:marRight w:val="0"/>
          <w:marTop w:val="0"/>
          <w:marBottom w:val="0"/>
          <w:divBdr>
            <w:top w:val="none" w:sz="0" w:space="0" w:color="auto"/>
            <w:left w:val="none" w:sz="0" w:space="0" w:color="auto"/>
            <w:bottom w:val="none" w:sz="0" w:space="0" w:color="auto"/>
            <w:right w:val="none" w:sz="0" w:space="0" w:color="auto"/>
          </w:divBdr>
        </w:div>
        <w:div w:id="2140996717">
          <w:marLeft w:val="640"/>
          <w:marRight w:val="0"/>
          <w:marTop w:val="0"/>
          <w:marBottom w:val="0"/>
          <w:divBdr>
            <w:top w:val="none" w:sz="0" w:space="0" w:color="auto"/>
            <w:left w:val="none" w:sz="0" w:space="0" w:color="auto"/>
            <w:bottom w:val="none" w:sz="0" w:space="0" w:color="auto"/>
            <w:right w:val="none" w:sz="0" w:space="0" w:color="auto"/>
          </w:divBdr>
        </w:div>
      </w:divsChild>
    </w:div>
    <w:div w:id="1091584951">
      <w:bodyDiv w:val="1"/>
      <w:marLeft w:val="0"/>
      <w:marRight w:val="0"/>
      <w:marTop w:val="0"/>
      <w:marBottom w:val="0"/>
      <w:divBdr>
        <w:top w:val="none" w:sz="0" w:space="0" w:color="auto"/>
        <w:left w:val="none" w:sz="0" w:space="0" w:color="auto"/>
        <w:bottom w:val="none" w:sz="0" w:space="0" w:color="auto"/>
        <w:right w:val="none" w:sz="0" w:space="0" w:color="auto"/>
      </w:divBdr>
      <w:divsChild>
        <w:div w:id="1647320786">
          <w:marLeft w:val="0"/>
          <w:marRight w:val="0"/>
          <w:marTop w:val="0"/>
          <w:marBottom w:val="0"/>
          <w:divBdr>
            <w:top w:val="none" w:sz="0" w:space="0" w:color="auto"/>
            <w:left w:val="none" w:sz="0" w:space="0" w:color="auto"/>
            <w:bottom w:val="none" w:sz="0" w:space="0" w:color="auto"/>
            <w:right w:val="none" w:sz="0" w:space="0" w:color="auto"/>
          </w:divBdr>
          <w:divsChild>
            <w:div w:id="620914491">
              <w:marLeft w:val="0"/>
              <w:marRight w:val="0"/>
              <w:marTop w:val="0"/>
              <w:marBottom w:val="0"/>
              <w:divBdr>
                <w:top w:val="none" w:sz="0" w:space="0" w:color="auto"/>
                <w:left w:val="none" w:sz="0" w:space="0" w:color="auto"/>
                <w:bottom w:val="none" w:sz="0" w:space="0" w:color="auto"/>
                <w:right w:val="none" w:sz="0" w:space="0" w:color="auto"/>
              </w:divBdr>
              <w:divsChild>
                <w:div w:id="246770940">
                  <w:marLeft w:val="0"/>
                  <w:marRight w:val="0"/>
                  <w:marTop w:val="0"/>
                  <w:marBottom w:val="0"/>
                  <w:divBdr>
                    <w:top w:val="none" w:sz="0" w:space="0" w:color="auto"/>
                    <w:left w:val="none" w:sz="0" w:space="0" w:color="auto"/>
                    <w:bottom w:val="none" w:sz="0" w:space="0" w:color="auto"/>
                    <w:right w:val="none" w:sz="0" w:space="0" w:color="auto"/>
                  </w:divBdr>
                  <w:divsChild>
                    <w:div w:id="202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77761">
      <w:bodyDiv w:val="1"/>
      <w:marLeft w:val="0"/>
      <w:marRight w:val="0"/>
      <w:marTop w:val="0"/>
      <w:marBottom w:val="0"/>
      <w:divBdr>
        <w:top w:val="none" w:sz="0" w:space="0" w:color="auto"/>
        <w:left w:val="none" w:sz="0" w:space="0" w:color="auto"/>
        <w:bottom w:val="none" w:sz="0" w:space="0" w:color="auto"/>
        <w:right w:val="none" w:sz="0" w:space="0" w:color="auto"/>
      </w:divBdr>
      <w:divsChild>
        <w:div w:id="2001496123">
          <w:marLeft w:val="640"/>
          <w:marRight w:val="0"/>
          <w:marTop w:val="0"/>
          <w:marBottom w:val="0"/>
          <w:divBdr>
            <w:top w:val="none" w:sz="0" w:space="0" w:color="auto"/>
            <w:left w:val="none" w:sz="0" w:space="0" w:color="auto"/>
            <w:bottom w:val="none" w:sz="0" w:space="0" w:color="auto"/>
            <w:right w:val="none" w:sz="0" w:space="0" w:color="auto"/>
          </w:divBdr>
        </w:div>
      </w:divsChild>
    </w:div>
    <w:div w:id="1101099716">
      <w:bodyDiv w:val="1"/>
      <w:marLeft w:val="0"/>
      <w:marRight w:val="0"/>
      <w:marTop w:val="0"/>
      <w:marBottom w:val="0"/>
      <w:divBdr>
        <w:top w:val="none" w:sz="0" w:space="0" w:color="auto"/>
        <w:left w:val="none" w:sz="0" w:space="0" w:color="auto"/>
        <w:bottom w:val="none" w:sz="0" w:space="0" w:color="auto"/>
        <w:right w:val="none" w:sz="0" w:space="0" w:color="auto"/>
      </w:divBdr>
      <w:divsChild>
        <w:div w:id="12346483">
          <w:marLeft w:val="640"/>
          <w:marRight w:val="0"/>
          <w:marTop w:val="0"/>
          <w:marBottom w:val="0"/>
          <w:divBdr>
            <w:top w:val="none" w:sz="0" w:space="0" w:color="auto"/>
            <w:left w:val="none" w:sz="0" w:space="0" w:color="auto"/>
            <w:bottom w:val="none" w:sz="0" w:space="0" w:color="auto"/>
            <w:right w:val="none" w:sz="0" w:space="0" w:color="auto"/>
          </w:divBdr>
        </w:div>
        <w:div w:id="57823332">
          <w:marLeft w:val="640"/>
          <w:marRight w:val="0"/>
          <w:marTop w:val="0"/>
          <w:marBottom w:val="0"/>
          <w:divBdr>
            <w:top w:val="none" w:sz="0" w:space="0" w:color="auto"/>
            <w:left w:val="none" w:sz="0" w:space="0" w:color="auto"/>
            <w:bottom w:val="none" w:sz="0" w:space="0" w:color="auto"/>
            <w:right w:val="none" w:sz="0" w:space="0" w:color="auto"/>
          </w:divBdr>
        </w:div>
        <w:div w:id="64763952">
          <w:marLeft w:val="640"/>
          <w:marRight w:val="0"/>
          <w:marTop w:val="0"/>
          <w:marBottom w:val="0"/>
          <w:divBdr>
            <w:top w:val="none" w:sz="0" w:space="0" w:color="auto"/>
            <w:left w:val="none" w:sz="0" w:space="0" w:color="auto"/>
            <w:bottom w:val="none" w:sz="0" w:space="0" w:color="auto"/>
            <w:right w:val="none" w:sz="0" w:space="0" w:color="auto"/>
          </w:divBdr>
        </w:div>
        <w:div w:id="83303648">
          <w:marLeft w:val="640"/>
          <w:marRight w:val="0"/>
          <w:marTop w:val="0"/>
          <w:marBottom w:val="0"/>
          <w:divBdr>
            <w:top w:val="none" w:sz="0" w:space="0" w:color="auto"/>
            <w:left w:val="none" w:sz="0" w:space="0" w:color="auto"/>
            <w:bottom w:val="none" w:sz="0" w:space="0" w:color="auto"/>
            <w:right w:val="none" w:sz="0" w:space="0" w:color="auto"/>
          </w:divBdr>
        </w:div>
        <w:div w:id="100497684">
          <w:marLeft w:val="640"/>
          <w:marRight w:val="0"/>
          <w:marTop w:val="0"/>
          <w:marBottom w:val="0"/>
          <w:divBdr>
            <w:top w:val="none" w:sz="0" w:space="0" w:color="auto"/>
            <w:left w:val="none" w:sz="0" w:space="0" w:color="auto"/>
            <w:bottom w:val="none" w:sz="0" w:space="0" w:color="auto"/>
            <w:right w:val="none" w:sz="0" w:space="0" w:color="auto"/>
          </w:divBdr>
        </w:div>
        <w:div w:id="124786400">
          <w:marLeft w:val="640"/>
          <w:marRight w:val="0"/>
          <w:marTop w:val="0"/>
          <w:marBottom w:val="0"/>
          <w:divBdr>
            <w:top w:val="none" w:sz="0" w:space="0" w:color="auto"/>
            <w:left w:val="none" w:sz="0" w:space="0" w:color="auto"/>
            <w:bottom w:val="none" w:sz="0" w:space="0" w:color="auto"/>
            <w:right w:val="none" w:sz="0" w:space="0" w:color="auto"/>
          </w:divBdr>
        </w:div>
        <w:div w:id="180436042">
          <w:marLeft w:val="640"/>
          <w:marRight w:val="0"/>
          <w:marTop w:val="0"/>
          <w:marBottom w:val="0"/>
          <w:divBdr>
            <w:top w:val="none" w:sz="0" w:space="0" w:color="auto"/>
            <w:left w:val="none" w:sz="0" w:space="0" w:color="auto"/>
            <w:bottom w:val="none" w:sz="0" w:space="0" w:color="auto"/>
            <w:right w:val="none" w:sz="0" w:space="0" w:color="auto"/>
          </w:divBdr>
        </w:div>
        <w:div w:id="181936548">
          <w:marLeft w:val="640"/>
          <w:marRight w:val="0"/>
          <w:marTop w:val="0"/>
          <w:marBottom w:val="0"/>
          <w:divBdr>
            <w:top w:val="none" w:sz="0" w:space="0" w:color="auto"/>
            <w:left w:val="none" w:sz="0" w:space="0" w:color="auto"/>
            <w:bottom w:val="none" w:sz="0" w:space="0" w:color="auto"/>
            <w:right w:val="none" w:sz="0" w:space="0" w:color="auto"/>
          </w:divBdr>
        </w:div>
        <w:div w:id="184758205">
          <w:marLeft w:val="640"/>
          <w:marRight w:val="0"/>
          <w:marTop w:val="0"/>
          <w:marBottom w:val="0"/>
          <w:divBdr>
            <w:top w:val="none" w:sz="0" w:space="0" w:color="auto"/>
            <w:left w:val="none" w:sz="0" w:space="0" w:color="auto"/>
            <w:bottom w:val="none" w:sz="0" w:space="0" w:color="auto"/>
            <w:right w:val="none" w:sz="0" w:space="0" w:color="auto"/>
          </w:divBdr>
        </w:div>
        <w:div w:id="186218519">
          <w:marLeft w:val="640"/>
          <w:marRight w:val="0"/>
          <w:marTop w:val="0"/>
          <w:marBottom w:val="0"/>
          <w:divBdr>
            <w:top w:val="none" w:sz="0" w:space="0" w:color="auto"/>
            <w:left w:val="none" w:sz="0" w:space="0" w:color="auto"/>
            <w:bottom w:val="none" w:sz="0" w:space="0" w:color="auto"/>
            <w:right w:val="none" w:sz="0" w:space="0" w:color="auto"/>
          </w:divBdr>
        </w:div>
        <w:div w:id="198015117">
          <w:marLeft w:val="640"/>
          <w:marRight w:val="0"/>
          <w:marTop w:val="0"/>
          <w:marBottom w:val="0"/>
          <w:divBdr>
            <w:top w:val="none" w:sz="0" w:space="0" w:color="auto"/>
            <w:left w:val="none" w:sz="0" w:space="0" w:color="auto"/>
            <w:bottom w:val="none" w:sz="0" w:space="0" w:color="auto"/>
            <w:right w:val="none" w:sz="0" w:space="0" w:color="auto"/>
          </w:divBdr>
        </w:div>
        <w:div w:id="211311815">
          <w:marLeft w:val="640"/>
          <w:marRight w:val="0"/>
          <w:marTop w:val="0"/>
          <w:marBottom w:val="0"/>
          <w:divBdr>
            <w:top w:val="none" w:sz="0" w:space="0" w:color="auto"/>
            <w:left w:val="none" w:sz="0" w:space="0" w:color="auto"/>
            <w:bottom w:val="none" w:sz="0" w:space="0" w:color="auto"/>
            <w:right w:val="none" w:sz="0" w:space="0" w:color="auto"/>
          </w:divBdr>
        </w:div>
        <w:div w:id="215970034">
          <w:marLeft w:val="640"/>
          <w:marRight w:val="0"/>
          <w:marTop w:val="0"/>
          <w:marBottom w:val="0"/>
          <w:divBdr>
            <w:top w:val="none" w:sz="0" w:space="0" w:color="auto"/>
            <w:left w:val="none" w:sz="0" w:space="0" w:color="auto"/>
            <w:bottom w:val="none" w:sz="0" w:space="0" w:color="auto"/>
            <w:right w:val="none" w:sz="0" w:space="0" w:color="auto"/>
          </w:divBdr>
        </w:div>
        <w:div w:id="248731168">
          <w:marLeft w:val="640"/>
          <w:marRight w:val="0"/>
          <w:marTop w:val="0"/>
          <w:marBottom w:val="0"/>
          <w:divBdr>
            <w:top w:val="none" w:sz="0" w:space="0" w:color="auto"/>
            <w:left w:val="none" w:sz="0" w:space="0" w:color="auto"/>
            <w:bottom w:val="none" w:sz="0" w:space="0" w:color="auto"/>
            <w:right w:val="none" w:sz="0" w:space="0" w:color="auto"/>
          </w:divBdr>
        </w:div>
        <w:div w:id="261573937">
          <w:marLeft w:val="640"/>
          <w:marRight w:val="0"/>
          <w:marTop w:val="0"/>
          <w:marBottom w:val="0"/>
          <w:divBdr>
            <w:top w:val="none" w:sz="0" w:space="0" w:color="auto"/>
            <w:left w:val="none" w:sz="0" w:space="0" w:color="auto"/>
            <w:bottom w:val="none" w:sz="0" w:space="0" w:color="auto"/>
            <w:right w:val="none" w:sz="0" w:space="0" w:color="auto"/>
          </w:divBdr>
        </w:div>
        <w:div w:id="358552037">
          <w:marLeft w:val="640"/>
          <w:marRight w:val="0"/>
          <w:marTop w:val="0"/>
          <w:marBottom w:val="0"/>
          <w:divBdr>
            <w:top w:val="none" w:sz="0" w:space="0" w:color="auto"/>
            <w:left w:val="none" w:sz="0" w:space="0" w:color="auto"/>
            <w:bottom w:val="none" w:sz="0" w:space="0" w:color="auto"/>
            <w:right w:val="none" w:sz="0" w:space="0" w:color="auto"/>
          </w:divBdr>
        </w:div>
        <w:div w:id="378284775">
          <w:marLeft w:val="640"/>
          <w:marRight w:val="0"/>
          <w:marTop w:val="0"/>
          <w:marBottom w:val="0"/>
          <w:divBdr>
            <w:top w:val="none" w:sz="0" w:space="0" w:color="auto"/>
            <w:left w:val="none" w:sz="0" w:space="0" w:color="auto"/>
            <w:bottom w:val="none" w:sz="0" w:space="0" w:color="auto"/>
            <w:right w:val="none" w:sz="0" w:space="0" w:color="auto"/>
          </w:divBdr>
        </w:div>
        <w:div w:id="478350453">
          <w:marLeft w:val="640"/>
          <w:marRight w:val="0"/>
          <w:marTop w:val="0"/>
          <w:marBottom w:val="0"/>
          <w:divBdr>
            <w:top w:val="none" w:sz="0" w:space="0" w:color="auto"/>
            <w:left w:val="none" w:sz="0" w:space="0" w:color="auto"/>
            <w:bottom w:val="none" w:sz="0" w:space="0" w:color="auto"/>
            <w:right w:val="none" w:sz="0" w:space="0" w:color="auto"/>
          </w:divBdr>
        </w:div>
        <w:div w:id="508907488">
          <w:marLeft w:val="640"/>
          <w:marRight w:val="0"/>
          <w:marTop w:val="0"/>
          <w:marBottom w:val="0"/>
          <w:divBdr>
            <w:top w:val="none" w:sz="0" w:space="0" w:color="auto"/>
            <w:left w:val="none" w:sz="0" w:space="0" w:color="auto"/>
            <w:bottom w:val="none" w:sz="0" w:space="0" w:color="auto"/>
            <w:right w:val="none" w:sz="0" w:space="0" w:color="auto"/>
          </w:divBdr>
        </w:div>
        <w:div w:id="533931231">
          <w:marLeft w:val="640"/>
          <w:marRight w:val="0"/>
          <w:marTop w:val="0"/>
          <w:marBottom w:val="0"/>
          <w:divBdr>
            <w:top w:val="none" w:sz="0" w:space="0" w:color="auto"/>
            <w:left w:val="none" w:sz="0" w:space="0" w:color="auto"/>
            <w:bottom w:val="none" w:sz="0" w:space="0" w:color="auto"/>
            <w:right w:val="none" w:sz="0" w:space="0" w:color="auto"/>
          </w:divBdr>
        </w:div>
        <w:div w:id="548802110">
          <w:marLeft w:val="640"/>
          <w:marRight w:val="0"/>
          <w:marTop w:val="0"/>
          <w:marBottom w:val="0"/>
          <w:divBdr>
            <w:top w:val="none" w:sz="0" w:space="0" w:color="auto"/>
            <w:left w:val="none" w:sz="0" w:space="0" w:color="auto"/>
            <w:bottom w:val="none" w:sz="0" w:space="0" w:color="auto"/>
            <w:right w:val="none" w:sz="0" w:space="0" w:color="auto"/>
          </w:divBdr>
        </w:div>
        <w:div w:id="553082977">
          <w:marLeft w:val="640"/>
          <w:marRight w:val="0"/>
          <w:marTop w:val="0"/>
          <w:marBottom w:val="0"/>
          <w:divBdr>
            <w:top w:val="none" w:sz="0" w:space="0" w:color="auto"/>
            <w:left w:val="none" w:sz="0" w:space="0" w:color="auto"/>
            <w:bottom w:val="none" w:sz="0" w:space="0" w:color="auto"/>
            <w:right w:val="none" w:sz="0" w:space="0" w:color="auto"/>
          </w:divBdr>
        </w:div>
        <w:div w:id="556361909">
          <w:marLeft w:val="640"/>
          <w:marRight w:val="0"/>
          <w:marTop w:val="0"/>
          <w:marBottom w:val="0"/>
          <w:divBdr>
            <w:top w:val="none" w:sz="0" w:space="0" w:color="auto"/>
            <w:left w:val="none" w:sz="0" w:space="0" w:color="auto"/>
            <w:bottom w:val="none" w:sz="0" w:space="0" w:color="auto"/>
            <w:right w:val="none" w:sz="0" w:space="0" w:color="auto"/>
          </w:divBdr>
        </w:div>
        <w:div w:id="617681529">
          <w:marLeft w:val="640"/>
          <w:marRight w:val="0"/>
          <w:marTop w:val="0"/>
          <w:marBottom w:val="0"/>
          <w:divBdr>
            <w:top w:val="none" w:sz="0" w:space="0" w:color="auto"/>
            <w:left w:val="none" w:sz="0" w:space="0" w:color="auto"/>
            <w:bottom w:val="none" w:sz="0" w:space="0" w:color="auto"/>
            <w:right w:val="none" w:sz="0" w:space="0" w:color="auto"/>
          </w:divBdr>
        </w:div>
        <w:div w:id="638656413">
          <w:marLeft w:val="640"/>
          <w:marRight w:val="0"/>
          <w:marTop w:val="0"/>
          <w:marBottom w:val="0"/>
          <w:divBdr>
            <w:top w:val="none" w:sz="0" w:space="0" w:color="auto"/>
            <w:left w:val="none" w:sz="0" w:space="0" w:color="auto"/>
            <w:bottom w:val="none" w:sz="0" w:space="0" w:color="auto"/>
            <w:right w:val="none" w:sz="0" w:space="0" w:color="auto"/>
          </w:divBdr>
        </w:div>
        <w:div w:id="644548718">
          <w:marLeft w:val="640"/>
          <w:marRight w:val="0"/>
          <w:marTop w:val="0"/>
          <w:marBottom w:val="0"/>
          <w:divBdr>
            <w:top w:val="none" w:sz="0" w:space="0" w:color="auto"/>
            <w:left w:val="none" w:sz="0" w:space="0" w:color="auto"/>
            <w:bottom w:val="none" w:sz="0" w:space="0" w:color="auto"/>
            <w:right w:val="none" w:sz="0" w:space="0" w:color="auto"/>
          </w:divBdr>
        </w:div>
        <w:div w:id="675961116">
          <w:marLeft w:val="640"/>
          <w:marRight w:val="0"/>
          <w:marTop w:val="0"/>
          <w:marBottom w:val="0"/>
          <w:divBdr>
            <w:top w:val="none" w:sz="0" w:space="0" w:color="auto"/>
            <w:left w:val="none" w:sz="0" w:space="0" w:color="auto"/>
            <w:bottom w:val="none" w:sz="0" w:space="0" w:color="auto"/>
            <w:right w:val="none" w:sz="0" w:space="0" w:color="auto"/>
          </w:divBdr>
        </w:div>
        <w:div w:id="683826712">
          <w:marLeft w:val="640"/>
          <w:marRight w:val="0"/>
          <w:marTop w:val="0"/>
          <w:marBottom w:val="0"/>
          <w:divBdr>
            <w:top w:val="none" w:sz="0" w:space="0" w:color="auto"/>
            <w:left w:val="none" w:sz="0" w:space="0" w:color="auto"/>
            <w:bottom w:val="none" w:sz="0" w:space="0" w:color="auto"/>
            <w:right w:val="none" w:sz="0" w:space="0" w:color="auto"/>
          </w:divBdr>
        </w:div>
        <w:div w:id="698119903">
          <w:marLeft w:val="640"/>
          <w:marRight w:val="0"/>
          <w:marTop w:val="0"/>
          <w:marBottom w:val="0"/>
          <w:divBdr>
            <w:top w:val="none" w:sz="0" w:space="0" w:color="auto"/>
            <w:left w:val="none" w:sz="0" w:space="0" w:color="auto"/>
            <w:bottom w:val="none" w:sz="0" w:space="0" w:color="auto"/>
            <w:right w:val="none" w:sz="0" w:space="0" w:color="auto"/>
          </w:divBdr>
        </w:div>
        <w:div w:id="700671056">
          <w:marLeft w:val="640"/>
          <w:marRight w:val="0"/>
          <w:marTop w:val="0"/>
          <w:marBottom w:val="0"/>
          <w:divBdr>
            <w:top w:val="none" w:sz="0" w:space="0" w:color="auto"/>
            <w:left w:val="none" w:sz="0" w:space="0" w:color="auto"/>
            <w:bottom w:val="none" w:sz="0" w:space="0" w:color="auto"/>
            <w:right w:val="none" w:sz="0" w:space="0" w:color="auto"/>
          </w:divBdr>
        </w:div>
        <w:div w:id="765229316">
          <w:marLeft w:val="640"/>
          <w:marRight w:val="0"/>
          <w:marTop w:val="0"/>
          <w:marBottom w:val="0"/>
          <w:divBdr>
            <w:top w:val="none" w:sz="0" w:space="0" w:color="auto"/>
            <w:left w:val="none" w:sz="0" w:space="0" w:color="auto"/>
            <w:bottom w:val="none" w:sz="0" w:space="0" w:color="auto"/>
            <w:right w:val="none" w:sz="0" w:space="0" w:color="auto"/>
          </w:divBdr>
        </w:div>
        <w:div w:id="831063827">
          <w:marLeft w:val="640"/>
          <w:marRight w:val="0"/>
          <w:marTop w:val="0"/>
          <w:marBottom w:val="0"/>
          <w:divBdr>
            <w:top w:val="none" w:sz="0" w:space="0" w:color="auto"/>
            <w:left w:val="none" w:sz="0" w:space="0" w:color="auto"/>
            <w:bottom w:val="none" w:sz="0" w:space="0" w:color="auto"/>
            <w:right w:val="none" w:sz="0" w:space="0" w:color="auto"/>
          </w:divBdr>
        </w:div>
        <w:div w:id="832525962">
          <w:marLeft w:val="640"/>
          <w:marRight w:val="0"/>
          <w:marTop w:val="0"/>
          <w:marBottom w:val="0"/>
          <w:divBdr>
            <w:top w:val="none" w:sz="0" w:space="0" w:color="auto"/>
            <w:left w:val="none" w:sz="0" w:space="0" w:color="auto"/>
            <w:bottom w:val="none" w:sz="0" w:space="0" w:color="auto"/>
            <w:right w:val="none" w:sz="0" w:space="0" w:color="auto"/>
          </w:divBdr>
        </w:div>
        <w:div w:id="834732925">
          <w:marLeft w:val="640"/>
          <w:marRight w:val="0"/>
          <w:marTop w:val="0"/>
          <w:marBottom w:val="0"/>
          <w:divBdr>
            <w:top w:val="none" w:sz="0" w:space="0" w:color="auto"/>
            <w:left w:val="none" w:sz="0" w:space="0" w:color="auto"/>
            <w:bottom w:val="none" w:sz="0" w:space="0" w:color="auto"/>
            <w:right w:val="none" w:sz="0" w:space="0" w:color="auto"/>
          </w:divBdr>
        </w:div>
        <w:div w:id="852569883">
          <w:marLeft w:val="640"/>
          <w:marRight w:val="0"/>
          <w:marTop w:val="0"/>
          <w:marBottom w:val="0"/>
          <w:divBdr>
            <w:top w:val="none" w:sz="0" w:space="0" w:color="auto"/>
            <w:left w:val="none" w:sz="0" w:space="0" w:color="auto"/>
            <w:bottom w:val="none" w:sz="0" w:space="0" w:color="auto"/>
            <w:right w:val="none" w:sz="0" w:space="0" w:color="auto"/>
          </w:divBdr>
        </w:div>
        <w:div w:id="931473834">
          <w:marLeft w:val="640"/>
          <w:marRight w:val="0"/>
          <w:marTop w:val="0"/>
          <w:marBottom w:val="0"/>
          <w:divBdr>
            <w:top w:val="none" w:sz="0" w:space="0" w:color="auto"/>
            <w:left w:val="none" w:sz="0" w:space="0" w:color="auto"/>
            <w:bottom w:val="none" w:sz="0" w:space="0" w:color="auto"/>
            <w:right w:val="none" w:sz="0" w:space="0" w:color="auto"/>
          </w:divBdr>
        </w:div>
        <w:div w:id="937904087">
          <w:marLeft w:val="640"/>
          <w:marRight w:val="0"/>
          <w:marTop w:val="0"/>
          <w:marBottom w:val="0"/>
          <w:divBdr>
            <w:top w:val="none" w:sz="0" w:space="0" w:color="auto"/>
            <w:left w:val="none" w:sz="0" w:space="0" w:color="auto"/>
            <w:bottom w:val="none" w:sz="0" w:space="0" w:color="auto"/>
            <w:right w:val="none" w:sz="0" w:space="0" w:color="auto"/>
          </w:divBdr>
        </w:div>
        <w:div w:id="956451689">
          <w:marLeft w:val="640"/>
          <w:marRight w:val="0"/>
          <w:marTop w:val="0"/>
          <w:marBottom w:val="0"/>
          <w:divBdr>
            <w:top w:val="none" w:sz="0" w:space="0" w:color="auto"/>
            <w:left w:val="none" w:sz="0" w:space="0" w:color="auto"/>
            <w:bottom w:val="none" w:sz="0" w:space="0" w:color="auto"/>
            <w:right w:val="none" w:sz="0" w:space="0" w:color="auto"/>
          </w:divBdr>
        </w:div>
        <w:div w:id="1035278942">
          <w:marLeft w:val="640"/>
          <w:marRight w:val="0"/>
          <w:marTop w:val="0"/>
          <w:marBottom w:val="0"/>
          <w:divBdr>
            <w:top w:val="none" w:sz="0" w:space="0" w:color="auto"/>
            <w:left w:val="none" w:sz="0" w:space="0" w:color="auto"/>
            <w:bottom w:val="none" w:sz="0" w:space="0" w:color="auto"/>
            <w:right w:val="none" w:sz="0" w:space="0" w:color="auto"/>
          </w:divBdr>
        </w:div>
        <w:div w:id="1079595613">
          <w:marLeft w:val="640"/>
          <w:marRight w:val="0"/>
          <w:marTop w:val="0"/>
          <w:marBottom w:val="0"/>
          <w:divBdr>
            <w:top w:val="none" w:sz="0" w:space="0" w:color="auto"/>
            <w:left w:val="none" w:sz="0" w:space="0" w:color="auto"/>
            <w:bottom w:val="none" w:sz="0" w:space="0" w:color="auto"/>
            <w:right w:val="none" w:sz="0" w:space="0" w:color="auto"/>
          </w:divBdr>
        </w:div>
        <w:div w:id="1098873066">
          <w:marLeft w:val="640"/>
          <w:marRight w:val="0"/>
          <w:marTop w:val="0"/>
          <w:marBottom w:val="0"/>
          <w:divBdr>
            <w:top w:val="none" w:sz="0" w:space="0" w:color="auto"/>
            <w:left w:val="none" w:sz="0" w:space="0" w:color="auto"/>
            <w:bottom w:val="none" w:sz="0" w:space="0" w:color="auto"/>
            <w:right w:val="none" w:sz="0" w:space="0" w:color="auto"/>
          </w:divBdr>
        </w:div>
        <w:div w:id="1204361882">
          <w:marLeft w:val="640"/>
          <w:marRight w:val="0"/>
          <w:marTop w:val="0"/>
          <w:marBottom w:val="0"/>
          <w:divBdr>
            <w:top w:val="none" w:sz="0" w:space="0" w:color="auto"/>
            <w:left w:val="none" w:sz="0" w:space="0" w:color="auto"/>
            <w:bottom w:val="none" w:sz="0" w:space="0" w:color="auto"/>
            <w:right w:val="none" w:sz="0" w:space="0" w:color="auto"/>
          </w:divBdr>
        </w:div>
        <w:div w:id="1210916964">
          <w:marLeft w:val="640"/>
          <w:marRight w:val="0"/>
          <w:marTop w:val="0"/>
          <w:marBottom w:val="0"/>
          <w:divBdr>
            <w:top w:val="none" w:sz="0" w:space="0" w:color="auto"/>
            <w:left w:val="none" w:sz="0" w:space="0" w:color="auto"/>
            <w:bottom w:val="none" w:sz="0" w:space="0" w:color="auto"/>
            <w:right w:val="none" w:sz="0" w:space="0" w:color="auto"/>
          </w:divBdr>
        </w:div>
        <w:div w:id="1231036798">
          <w:marLeft w:val="640"/>
          <w:marRight w:val="0"/>
          <w:marTop w:val="0"/>
          <w:marBottom w:val="0"/>
          <w:divBdr>
            <w:top w:val="none" w:sz="0" w:space="0" w:color="auto"/>
            <w:left w:val="none" w:sz="0" w:space="0" w:color="auto"/>
            <w:bottom w:val="none" w:sz="0" w:space="0" w:color="auto"/>
            <w:right w:val="none" w:sz="0" w:space="0" w:color="auto"/>
          </w:divBdr>
        </w:div>
        <w:div w:id="1246650082">
          <w:marLeft w:val="640"/>
          <w:marRight w:val="0"/>
          <w:marTop w:val="0"/>
          <w:marBottom w:val="0"/>
          <w:divBdr>
            <w:top w:val="none" w:sz="0" w:space="0" w:color="auto"/>
            <w:left w:val="none" w:sz="0" w:space="0" w:color="auto"/>
            <w:bottom w:val="none" w:sz="0" w:space="0" w:color="auto"/>
            <w:right w:val="none" w:sz="0" w:space="0" w:color="auto"/>
          </w:divBdr>
        </w:div>
        <w:div w:id="1250040956">
          <w:marLeft w:val="640"/>
          <w:marRight w:val="0"/>
          <w:marTop w:val="0"/>
          <w:marBottom w:val="0"/>
          <w:divBdr>
            <w:top w:val="none" w:sz="0" w:space="0" w:color="auto"/>
            <w:left w:val="none" w:sz="0" w:space="0" w:color="auto"/>
            <w:bottom w:val="none" w:sz="0" w:space="0" w:color="auto"/>
            <w:right w:val="none" w:sz="0" w:space="0" w:color="auto"/>
          </w:divBdr>
        </w:div>
        <w:div w:id="1253780225">
          <w:marLeft w:val="640"/>
          <w:marRight w:val="0"/>
          <w:marTop w:val="0"/>
          <w:marBottom w:val="0"/>
          <w:divBdr>
            <w:top w:val="none" w:sz="0" w:space="0" w:color="auto"/>
            <w:left w:val="none" w:sz="0" w:space="0" w:color="auto"/>
            <w:bottom w:val="none" w:sz="0" w:space="0" w:color="auto"/>
            <w:right w:val="none" w:sz="0" w:space="0" w:color="auto"/>
          </w:divBdr>
        </w:div>
        <w:div w:id="1285504572">
          <w:marLeft w:val="640"/>
          <w:marRight w:val="0"/>
          <w:marTop w:val="0"/>
          <w:marBottom w:val="0"/>
          <w:divBdr>
            <w:top w:val="none" w:sz="0" w:space="0" w:color="auto"/>
            <w:left w:val="none" w:sz="0" w:space="0" w:color="auto"/>
            <w:bottom w:val="none" w:sz="0" w:space="0" w:color="auto"/>
            <w:right w:val="none" w:sz="0" w:space="0" w:color="auto"/>
          </w:divBdr>
        </w:div>
        <w:div w:id="1406490884">
          <w:marLeft w:val="640"/>
          <w:marRight w:val="0"/>
          <w:marTop w:val="0"/>
          <w:marBottom w:val="0"/>
          <w:divBdr>
            <w:top w:val="none" w:sz="0" w:space="0" w:color="auto"/>
            <w:left w:val="none" w:sz="0" w:space="0" w:color="auto"/>
            <w:bottom w:val="none" w:sz="0" w:space="0" w:color="auto"/>
            <w:right w:val="none" w:sz="0" w:space="0" w:color="auto"/>
          </w:divBdr>
        </w:div>
        <w:div w:id="1427769844">
          <w:marLeft w:val="640"/>
          <w:marRight w:val="0"/>
          <w:marTop w:val="0"/>
          <w:marBottom w:val="0"/>
          <w:divBdr>
            <w:top w:val="none" w:sz="0" w:space="0" w:color="auto"/>
            <w:left w:val="none" w:sz="0" w:space="0" w:color="auto"/>
            <w:bottom w:val="none" w:sz="0" w:space="0" w:color="auto"/>
            <w:right w:val="none" w:sz="0" w:space="0" w:color="auto"/>
          </w:divBdr>
        </w:div>
        <w:div w:id="1441605365">
          <w:marLeft w:val="640"/>
          <w:marRight w:val="0"/>
          <w:marTop w:val="0"/>
          <w:marBottom w:val="0"/>
          <w:divBdr>
            <w:top w:val="none" w:sz="0" w:space="0" w:color="auto"/>
            <w:left w:val="none" w:sz="0" w:space="0" w:color="auto"/>
            <w:bottom w:val="none" w:sz="0" w:space="0" w:color="auto"/>
            <w:right w:val="none" w:sz="0" w:space="0" w:color="auto"/>
          </w:divBdr>
        </w:div>
        <w:div w:id="1448161965">
          <w:marLeft w:val="640"/>
          <w:marRight w:val="0"/>
          <w:marTop w:val="0"/>
          <w:marBottom w:val="0"/>
          <w:divBdr>
            <w:top w:val="none" w:sz="0" w:space="0" w:color="auto"/>
            <w:left w:val="none" w:sz="0" w:space="0" w:color="auto"/>
            <w:bottom w:val="none" w:sz="0" w:space="0" w:color="auto"/>
            <w:right w:val="none" w:sz="0" w:space="0" w:color="auto"/>
          </w:divBdr>
        </w:div>
        <w:div w:id="1452749872">
          <w:marLeft w:val="640"/>
          <w:marRight w:val="0"/>
          <w:marTop w:val="0"/>
          <w:marBottom w:val="0"/>
          <w:divBdr>
            <w:top w:val="none" w:sz="0" w:space="0" w:color="auto"/>
            <w:left w:val="none" w:sz="0" w:space="0" w:color="auto"/>
            <w:bottom w:val="none" w:sz="0" w:space="0" w:color="auto"/>
            <w:right w:val="none" w:sz="0" w:space="0" w:color="auto"/>
          </w:divBdr>
        </w:div>
        <w:div w:id="1472749122">
          <w:marLeft w:val="640"/>
          <w:marRight w:val="0"/>
          <w:marTop w:val="0"/>
          <w:marBottom w:val="0"/>
          <w:divBdr>
            <w:top w:val="none" w:sz="0" w:space="0" w:color="auto"/>
            <w:left w:val="none" w:sz="0" w:space="0" w:color="auto"/>
            <w:bottom w:val="none" w:sz="0" w:space="0" w:color="auto"/>
            <w:right w:val="none" w:sz="0" w:space="0" w:color="auto"/>
          </w:divBdr>
        </w:div>
        <w:div w:id="1508251231">
          <w:marLeft w:val="640"/>
          <w:marRight w:val="0"/>
          <w:marTop w:val="0"/>
          <w:marBottom w:val="0"/>
          <w:divBdr>
            <w:top w:val="none" w:sz="0" w:space="0" w:color="auto"/>
            <w:left w:val="none" w:sz="0" w:space="0" w:color="auto"/>
            <w:bottom w:val="none" w:sz="0" w:space="0" w:color="auto"/>
            <w:right w:val="none" w:sz="0" w:space="0" w:color="auto"/>
          </w:divBdr>
        </w:div>
        <w:div w:id="1561281599">
          <w:marLeft w:val="640"/>
          <w:marRight w:val="0"/>
          <w:marTop w:val="0"/>
          <w:marBottom w:val="0"/>
          <w:divBdr>
            <w:top w:val="none" w:sz="0" w:space="0" w:color="auto"/>
            <w:left w:val="none" w:sz="0" w:space="0" w:color="auto"/>
            <w:bottom w:val="none" w:sz="0" w:space="0" w:color="auto"/>
            <w:right w:val="none" w:sz="0" w:space="0" w:color="auto"/>
          </w:divBdr>
        </w:div>
        <w:div w:id="1683362959">
          <w:marLeft w:val="640"/>
          <w:marRight w:val="0"/>
          <w:marTop w:val="0"/>
          <w:marBottom w:val="0"/>
          <w:divBdr>
            <w:top w:val="none" w:sz="0" w:space="0" w:color="auto"/>
            <w:left w:val="none" w:sz="0" w:space="0" w:color="auto"/>
            <w:bottom w:val="none" w:sz="0" w:space="0" w:color="auto"/>
            <w:right w:val="none" w:sz="0" w:space="0" w:color="auto"/>
          </w:divBdr>
        </w:div>
        <w:div w:id="1776515116">
          <w:marLeft w:val="640"/>
          <w:marRight w:val="0"/>
          <w:marTop w:val="0"/>
          <w:marBottom w:val="0"/>
          <w:divBdr>
            <w:top w:val="none" w:sz="0" w:space="0" w:color="auto"/>
            <w:left w:val="none" w:sz="0" w:space="0" w:color="auto"/>
            <w:bottom w:val="none" w:sz="0" w:space="0" w:color="auto"/>
            <w:right w:val="none" w:sz="0" w:space="0" w:color="auto"/>
          </w:divBdr>
        </w:div>
        <w:div w:id="1792821491">
          <w:marLeft w:val="640"/>
          <w:marRight w:val="0"/>
          <w:marTop w:val="0"/>
          <w:marBottom w:val="0"/>
          <w:divBdr>
            <w:top w:val="none" w:sz="0" w:space="0" w:color="auto"/>
            <w:left w:val="none" w:sz="0" w:space="0" w:color="auto"/>
            <w:bottom w:val="none" w:sz="0" w:space="0" w:color="auto"/>
            <w:right w:val="none" w:sz="0" w:space="0" w:color="auto"/>
          </w:divBdr>
        </w:div>
        <w:div w:id="1859780900">
          <w:marLeft w:val="640"/>
          <w:marRight w:val="0"/>
          <w:marTop w:val="0"/>
          <w:marBottom w:val="0"/>
          <w:divBdr>
            <w:top w:val="none" w:sz="0" w:space="0" w:color="auto"/>
            <w:left w:val="none" w:sz="0" w:space="0" w:color="auto"/>
            <w:bottom w:val="none" w:sz="0" w:space="0" w:color="auto"/>
            <w:right w:val="none" w:sz="0" w:space="0" w:color="auto"/>
          </w:divBdr>
        </w:div>
        <w:div w:id="1915967447">
          <w:marLeft w:val="640"/>
          <w:marRight w:val="0"/>
          <w:marTop w:val="0"/>
          <w:marBottom w:val="0"/>
          <w:divBdr>
            <w:top w:val="none" w:sz="0" w:space="0" w:color="auto"/>
            <w:left w:val="none" w:sz="0" w:space="0" w:color="auto"/>
            <w:bottom w:val="none" w:sz="0" w:space="0" w:color="auto"/>
            <w:right w:val="none" w:sz="0" w:space="0" w:color="auto"/>
          </w:divBdr>
        </w:div>
        <w:div w:id="1933396264">
          <w:marLeft w:val="640"/>
          <w:marRight w:val="0"/>
          <w:marTop w:val="0"/>
          <w:marBottom w:val="0"/>
          <w:divBdr>
            <w:top w:val="none" w:sz="0" w:space="0" w:color="auto"/>
            <w:left w:val="none" w:sz="0" w:space="0" w:color="auto"/>
            <w:bottom w:val="none" w:sz="0" w:space="0" w:color="auto"/>
            <w:right w:val="none" w:sz="0" w:space="0" w:color="auto"/>
          </w:divBdr>
        </w:div>
        <w:div w:id="1949191513">
          <w:marLeft w:val="640"/>
          <w:marRight w:val="0"/>
          <w:marTop w:val="0"/>
          <w:marBottom w:val="0"/>
          <w:divBdr>
            <w:top w:val="none" w:sz="0" w:space="0" w:color="auto"/>
            <w:left w:val="none" w:sz="0" w:space="0" w:color="auto"/>
            <w:bottom w:val="none" w:sz="0" w:space="0" w:color="auto"/>
            <w:right w:val="none" w:sz="0" w:space="0" w:color="auto"/>
          </w:divBdr>
        </w:div>
        <w:div w:id="1959330363">
          <w:marLeft w:val="640"/>
          <w:marRight w:val="0"/>
          <w:marTop w:val="0"/>
          <w:marBottom w:val="0"/>
          <w:divBdr>
            <w:top w:val="none" w:sz="0" w:space="0" w:color="auto"/>
            <w:left w:val="none" w:sz="0" w:space="0" w:color="auto"/>
            <w:bottom w:val="none" w:sz="0" w:space="0" w:color="auto"/>
            <w:right w:val="none" w:sz="0" w:space="0" w:color="auto"/>
          </w:divBdr>
        </w:div>
        <w:div w:id="1971744067">
          <w:marLeft w:val="640"/>
          <w:marRight w:val="0"/>
          <w:marTop w:val="0"/>
          <w:marBottom w:val="0"/>
          <w:divBdr>
            <w:top w:val="none" w:sz="0" w:space="0" w:color="auto"/>
            <w:left w:val="none" w:sz="0" w:space="0" w:color="auto"/>
            <w:bottom w:val="none" w:sz="0" w:space="0" w:color="auto"/>
            <w:right w:val="none" w:sz="0" w:space="0" w:color="auto"/>
          </w:divBdr>
        </w:div>
        <w:div w:id="2018774313">
          <w:marLeft w:val="640"/>
          <w:marRight w:val="0"/>
          <w:marTop w:val="0"/>
          <w:marBottom w:val="0"/>
          <w:divBdr>
            <w:top w:val="none" w:sz="0" w:space="0" w:color="auto"/>
            <w:left w:val="none" w:sz="0" w:space="0" w:color="auto"/>
            <w:bottom w:val="none" w:sz="0" w:space="0" w:color="auto"/>
            <w:right w:val="none" w:sz="0" w:space="0" w:color="auto"/>
          </w:divBdr>
        </w:div>
        <w:div w:id="2027441635">
          <w:marLeft w:val="640"/>
          <w:marRight w:val="0"/>
          <w:marTop w:val="0"/>
          <w:marBottom w:val="0"/>
          <w:divBdr>
            <w:top w:val="none" w:sz="0" w:space="0" w:color="auto"/>
            <w:left w:val="none" w:sz="0" w:space="0" w:color="auto"/>
            <w:bottom w:val="none" w:sz="0" w:space="0" w:color="auto"/>
            <w:right w:val="none" w:sz="0" w:space="0" w:color="auto"/>
          </w:divBdr>
        </w:div>
        <w:div w:id="2030134419">
          <w:marLeft w:val="640"/>
          <w:marRight w:val="0"/>
          <w:marTop w:val="0"/>
          <w:marBottom w:val="0"/>
          <w:divBdr>
            <w:top w:val="none" w:sz="0" w:space="0" w:color="auto"/>
            <w:left w:val="none" w:sz="0" w:space="0" w:color="auto"/>
            <w:bottom w:val="none" w:sz="0" w:space="0" w:color="auto"/>
            <w:right w:val="none" w:sz="0" w:space="0" w:color="auto"/>
          </w:divBdr>
        </w:div>
        <w:div w:id="2074112963">
          <w:marLeft w:val="640"/>
          <w:marRight w:val="0"/>
          <w:marTop w:val="0"/>
          <w:marBottom w:val="0"/>
          <w:divBdr>
            <w:top w:val="none" w:sz="0" w:space="0" w:color="auto"/>
            <w:left w:val="none" w:sz="0" w:space="0" w:color="auto"/>
            <w:bottom w:val="none" w:sz="0" w:space="0" w:color="auto"/>
            <w:right w:val="none" w:sz="0" w:space="0" w:color="auto"/>
          </w:divBdr>
        </w:div>
        <w:div w:id="2094007556">
          <w:marLeft w:val="640"/>
          <w:marRight w:val="0"/>
          <w:marTop w:val="0"/>
          <w:marBottom w:val="0"/>
          <w:divBdr>
            <w:top w:val="none" w:sz="0" w:space="0" w:color="auto"/>
            <w:left w:val="none" w:sz="0" w:space="0" w:color="auto"/>
            <w:bottom w:val="none" w:sz="0" w:space="0" w:color="auto"/>
            <w:right w:val="none" w:sz="0" w:space="0" w:color="auto"/>
          </w:divBdr>
        </w:div>
      </w:divsChild>
    </w:div>
    <w:div w:id="1115826212">
      <w:bodyDiv w:val="1"/>
      <w:marLeft w:val="0"/>
      <w:marRight w:val="0"/>
      <w:marTop w:val="0"/>
      <w:marBottom w:val="0"/>
      <w:divBdr>
        <w:top w:val="none" w:sz="0" w:space="0" w:color="auto"/>
        <w:left w:val="none" w:sz="0" w:space="0" w:color="auto"/>
        <w:bottom w:val="none" w:sz="0" w:space="0" w:color="auto"/>
        <w:right w:val="none" w:sz="0" w:space="0" w:color="auto"/>
      </w:divBdr>
    </w:div>
    <w:div w:id="1119958085">
      <w:bodyDiv w:val="1"/>
      <w:marLeft w:val="0"/>
      <w:marRight w:val="0"/>
      <w:marTop w:val="0"/>
      <w:marBottom w:val="0"/>
      <w:divBdr>
        <w:top w:val="none" w:sz="0" w:space="0" w:color="auto"/>
        <w:left w:val="none" w:sz="0" w:space="0" w:color="auto"/>
        <w:bottom w:val="none" w:sz="0" w:space="0" w:color="auto"/>
        <w:right w:val="none" w:sz="0" w:space="0" w:color="auto"/>
      </w:divBdr>
      <w:divsChild>
        <w:div w:id="678969364">
          <w:marLeft w:val="640"/>
          <w:marRight w:val="0"/>
          <w:marTop w:val="0"/>
          <w:marBottom w:val="0"/>
          <w:divBdr>
            <w:top w:val="none" w:sz="0" w:space="0" w:color="auto"/>
            <w:left w:val="none" w:sz="0" w:space="0" w:color="auto"/>
            <w:bottom w:val="none" w:sz="0" w:space="0" w:color="auto"/>
            <w:right w:val="none" w:sz="0" w:space="0" w:color="auto"/>
          </w:divBdr>
        </w:div>
        <w:div w:id="1633171475">
          <w:marLeft w:val="640"/>
          <w:marRight w:val="0"/>
          <w:marTop w:val="0"/>
          <w:marBottom w:val="0"/>
          <w:divBdr>
            <w:top w:val="none" w:sz="0" w:space="0" w:color="auto"/>
            <w:left w:val="none" w:sz="0" w:space="0" w:color="auto"/>
            <w:bottom w:val="none" w:sz="0" w:space="0" w:color="auto"/>
            <w:right w:val="none" w:sz="0" w:space="0" w:color="auto"/>
          </w:divBdr>
        </w:div>
      </w:divsChild>
    </w:div>
    <w:div w:id="1126463356">
      <w:bodyDiv w:val="1"/>
      <w:marLeft w:val="0"/>
      <w:marRight w:val="0"/>
      <w:marTop w:val="0"/>
      <w:marBottom w:val="0"/>
      <w:divBdr>
        <w:top w:val="none" w:sz="0" w:space="0" w:color="auto"/>
        <w:left w:val="none" w:sz="0" w:space="0" w:color="auto"/>
        <w:bottom w:val="none" w:sz="0" w:space="0" w:color="auto"/>
        <w:right w:val="none" w:sz="0" w:space="0" w:color="auto"/>
      </w:divBdr>
      <w:divsChild>
        <w:div w:id="1033386495">
          <w:marLeft w:val="640"/>
          <w:marRight w:val="0"/>
          <w:marTop w:val="0"/>
          <w:marBottom w:val="0"/>
          <w:divBdr>
            <w:top w:val="none" w:sz="0" w:space="0" w:color="auto"/>
            <w:left w:val="none" w:sz="0" w:space="0" w:color="auto"/>
            <w:bottom w:val="none" w:sz="0" w:space="0" w:color="auto"/>
            <w:right w:val="none" w:sz="0" w:space="0" w:color="auto"/>
          </w:divBdr>
        </w:div>
        <w:div w:id="1078281894">
          <w:marLeft w:val="640"/>
          <w:marRight w:val="0"/>
          <w:marTop w:val="0"/>
          <w:marBottom w:val="0"/>
          <w:divBdr>
            <w:top w:val="none" w:sz="0" w:space="0" w:color="auto"/>
            <w:left w:val="none" w:sz="0" w:space="0" w:color="auto"/>
            <w:bottom w:val="none" w:sz="0" w:space="0" w:color="auto"/>
            <w:right w:val="none" w:sz="0" w:space="0" w:color="auto"/>
          </w:divBdr>
        </w:div>
        <w:div w:id="1113090873">
          <w:marLeft w:val="640"/>
          <w:marRight w:val="0"/>
          <w:marTop w:val="0"/>
          <w:marBottom w:val="0"/>
          <w:divBdr>
            <w:top w:val="none" w:sz="0" w:space="0" w:color="auto"/>
            <w:left w:val="none" w:sz="0" w:space="0" w:color="auto"/>
            <w:bottom w:val="none" w:sz="0" w:space="0" w:color="auto"/>
            <w:right w:val="none" w:sz="0" w:space="0" w:color="auto"/>
          </w:divBdr>
        </w:div>
      </w:divsChild>
    </w:div>
    <w:div w:id="1133909318">
      <w:bodyDiv w:val="1"/>
      <w:marLeft w:val="0"/>
      <w:marRight w:val="0"/>
      <w:marTop w:val="0"/>
      <w:marBottom w:val="0"/>
      <w:divBdr>
        <w:top w:val="none" w:sz="0" w:space="0" w:color="auto"/>
        <w:left w:val="none" w:sz="0" w:space="0" w:color="auto"/>
        <w:bottom w:val="none" w:sz="0" w:space="0" w:color="auto"/>
        <w:right w:val="none" w:sz="0" w:space="0" w:color="auto"/>
      </w:divBdr>
      <w:divsChild>
        <w:div w:id="1369262987">
          <w:marLeft w:val="640"/>
          <w:marRight w:val="0"/>
          <w:marTop w:val="0"/>
          <w:marBottom w:val="0"/>
          <w:divBdr>
            <w:top w:val="none" w:sz="0" w:space="0" w:color="auto"/>
            <w:left w:val="none" w:sz="0" w:space="0" w:color="auto"/>
            <w:bottom w:val="none" w:sz="0" w:space="0" w:color="auto"/>
            <w:right w:val="none" w:sz="0" w:space="0" w:color="auto"/>
          </w:divBdr>
        </w:div>
        <w:div w:id="1805922620">
          <w:marLeft w:val="640"/>
          <w:marRight w:val="0"/>
          <w:marTop w:val="0"/>
          <w:marBottom w:val="0"/>
          <w:divBdr>
            <w:top w:val="none" w:sz="0" w:space="0" w:color="auto"/>
            <w:left w:val="none" w:sz="0" w:space="0" w:color="auto"/>
            <w:bottom w:val="none" w:sz="0" w:space="0" w:color="auto"/>
            <w:right w:val="none" w:sz="0" w:space="0" w:color="auto"/>
          </w:divBdr>
        </w:div>
      </w:divsChild>
    </w:div>
    <w:div w:id="1147162407">
      <w:bodyDiv w:val="1"/>
      <w:marLeft w:val="0"/>
      <w:marRight w:val="0"/>
      <w:marTop w:val="0"/>
      <w:marBottom w:val="0"/>
      <w:divBdr>
        <w:top w:val="none" w:sz="0" w:space="0" w:color="auto"/>
        <w:left w:val="none" w:sz="0" w:space="0" w:color="auto"/>
        <w:bottom w:val="none" w:sz="0" w:space="0" w:color="auto"/>
        <w:right w:val="none" w:sz="0" w:space="0" w:color="auto"/>
      </w:divBdr>
    </w:div>
    <w:div w:id="1161849674">
      <w:bodyDiv w:val="1"/>
      <w:marLeft w:val="0"/>
      <w:marRight w:val="0"/>
      <w:marTop w:val="0"/>
      <w:marBottom w:val="0"/>
      <w:divBdr>
        <w:top w:val="none" w:sz="0" w:space="0" w:color="auto"/>
        <w:left w:val="none" w:sz="0" w:space="0" w:color="auto"/>
        <w:bottom w:val="none" w:sz="0" w:space="0" w:color="auto"/>
        <w:right w:val="none" w:sz="0" w:space="0" w:color="auto"/>
      </w:divBdr>
    </w:div>
    <w:div w:id="1175071140">
      <w:bodyDiv w:val="1"/>
      <w:marLeft w:val="0"/>
      <w:marRight w:val="0"/>
      <w:marTop w:val="0"/>
      <w:marBottom w:val="0"/>
      <w:divBdr>
        <w:top w:val="none" w:sz="0" w:space="0" w:color="auto"/>
        <w:left w:val="none" w:sz="0" w:space="0" w:color="auto"/>
        <w:bottom w:val="none" w:sz="0" w:space="0" w:color="auto"/>
        <w:right w:val="none" w:sz="0" w:space="0" w:color="auto"/>
      </w:divBdr>
      <w:divsChild>
        <w:div w:id="1076904833">
          <w:marLeft w:val="640"/>
          <w:marRight w:val="0"/>
          <w:marTop w:val="0"/>
          <w:marBottom w:val="0"/>
          <w:divBdr>
            <w:top w:val="none" w:sz="0" w:space="0" w:color="auto"/>
            <w:left w:val="none" w:sz="0" w:space="0" w:color="auto"/>
            <w:bottom w:val="none" w:sz="0" w:space="0" w:color="auto"/>
            <w:right w:val="none" w:sz="0" w:space="0" w:color="auto"/>
          </w:divBdr>
        </w:div>
        <w:div w:id="1929847468">
          <w:marLeft w:val="640"/>
          <w:marRight w:val="0"/>
          <w:marTop w:val="0"/>
          <w:marBottom w:val="0"/>
          <w:divBdr>
            <w:top w:val="none" w:sz="0" w:space="0" w:color="auto"/>
            <w:left w:val="none" w:sz="0" w:space="0" w:color="auto"/>
            <w:bottom w:val="none" w:sz="0" w:space="0" w:color="auto"/>
            <w:right w:val="none" w:sz="0" w:space="0" w:color="auto"/>
          </w:divBdr>
        </w:div>
      </w:divsChild>
    </w:div>
    <w:div w:id="1180923497">
      <w:bodyDiv w:val="1"/>
      <w:marLeft w:val="0"/>
      <w:marRight w:val="0"/>
      <w:marTop w:val="0"/>
      <w:marBottom w:val="0"/>
      <w:divBdr>
        <w:top w:val="none" w:sz="0" w:space="0" w:color="auto"/>
        <w:left w:val="none" w:sz="0" w:space="0" w:color="auto"/>
        <w:bottom w:val="none" w:sz="0" w:space="0" w:color="auto"/>
        <w:right w:val="none" w:sz="0" w:space="0" w:color="auto"/>
      </w:divBdr>
    </w:div>
    <w:div w:id="1215776346">
      <w:bodyDiv w:val="1"/>
      <w:marLeft w:val="0"/>
      <w:marRight w:val="0"/>
      <w:marTop w:val="0"/>
      <w:marBottom w:val="0"/>
      <w:divBdr>
        <w:top w:val="none" w:sz="0" w:space="0" w:color="auto"/>
        <w:left w:val="none" w:sz="0" w:space="0" w:color="auto"/>
        <w:bottom w:val="none" w:sz="0" w:space="0" w:color="auto"/>
        <w:right w:val="none" w:sz="0" w:space="0" w:color="auto"/>
      </w:divBdr>
    </w:div>
    <w:div w:id="1264731034">
      <w:bodyDiv w:val="1"/>
      <w:marLeft w:val="0"/>
      <w:marRight w:val="0"/>
      <w:marTop w:val="0"/>
      <w:marBottom w:val="0"/>
      <w:divBdr>
        <w:top w:val="none" w:sz="0" w:space="0" w:color="auto"/>
        <w:left w:val="none" w:sz="0" w:space="0" w:color="auto"/>
        <w:bottom w:val="none" w:sz="0" w:space="0" w:color="auto"/>
        <w:right w:val="none" w:sz="0" w:space="0" w:color="auto"/>
      </w:divBdr>
    </w:div>
    <w:div w:id="1285581857">
      <w:bodyDiv w:val="1"/>
      <w:marLeft w:val="0"/>
      <w:marRight w:val="0"/>
      <w:marTop w:val="0"/>
      <w:marBottom w:val="0"/>
      <w:divBdr>
        <w:top w:val="none" w:sz="0" w:space="0" w:color="auto"/>
        <w:left w:val="none" w:sz="0" w:space="0" w:color="auto"/>
        <w:bottom w:val="none" w:sz="0" w:space="0" w:color="auto"/>
        <w:right w:val="none" w:sz="0" w:space="0" w:color="auto"/>
      </w:divBdr>
      <w:divsChild>
        <w:div w:id="1254317298">
          <w:marLeft w:val="640"/>
          <w:marRight w:val="0"/>
          <w:marTop w:val="0"/>
          <w:marBottom w:val="0"/>
          <w:divBdr>
            <w:top w:val="none" w:sz="0" w:space="0" w:color="auto"/>
            <w:left w:val="none" w:sz="0" w:space="0" w:color="auto"/>
            <w:bottom w:val="none" w:sz="0" w:space="0" w:color="auto"/>
            <w:right w:val="none" w:sz="0" w:space="0" w:color="auto"/>
          </w:divBdr>
        </w:div>
        <w:div w:id="1502969783">
          <w:marLeft w:val="640"/>
          <w:marRight w:val="0"/>
          <w:marTop w:val="0"/>
          <w:marBottom w:val="0"/>
          <w:divBdr>
            <w:top w:val="none" w:sz="0" w:space="0" w:color="auto"/>
            <w:left w:val="none" w:sz="0" w:space="0" w:color="auto"/>
            <w:bottom w:val="none" w:sz="0" w:space="0" w:color="auto"/>
            <w:right w:val="none" w:sz="0" w:space="0" w:color="auto"/>
          </w:divBdr>
        </w:div>
      </w:divsChild>
    </w:div>
    <w:div w:id="1306662407">
      <w:bodyDiv w:val="1"/>
      <w:marLeft w:val="0"/>
      <w:marRight w:val="0"/>
      <w:marTop w:val="0"/>
      <w:marBottom w:val="0"/>
      <w:divBdr>
        <w:top w:val="none" w:sz="0" w:space="0" w:color="auto"/>
        <w:left w:val="none" w:sz="0" w:space="0" w:color="auto"/>
        <w:bottom w:val="none" w:sz="0" w:space="0" w:color="auto"/>
        <w:right w:val="none" w:sz="0" w:space="0" w:color="auto"/>
      </w:divBdr>
      <w:divsChild>
        <w:div w:id="830023843">
          <w:marLeft w:val="640"/>
          <w:marRight w:val="0"/>
          <w:marTop w:val="0"/>
          <w:marBottom w:val="0"/>
          <w:divBdr>
            <w:top w:val="none" w:sz="0" w:space="0" w:color="auto"/>
            <w:left w:val="none" w:sz="0" w:space="0" w:color="auto"/>
            <w:bottom w:val="none" w:sz="0" w:space="0" w:color="auto"/>
            <w:right w:val="none" w:sz="0" w:space="0" w:color="auto"/>
          </w:divBdr>
        </w:div>
        <w:div w:id="2118720042">
          <w:marLeft w:val="640"/>
          <w:marRight w:val="0"/>
          <w:marTop w:val="0"/>
          <w:marBottom w:val="0"/>
          <w:divBdr>
            <w:top w:val="none" w:sz="0" w:space="0" w:color="auto"/>
            <w:left w:val="none" w:sz="0" w:space="0" w:color="auto"/>
            <w:bottom w:val="none" w:sz="0" w:space="0" w:color="auto"/>
            <w:right w:val="none" w:sz="0" w:space="0" w:color="auto"/>
          </w:divBdr>
        </w:div>
      </w:divsChild>
    </w:div>
    <w:div w:id="1313413164">
      <w:bodyDiv w:val="1"/>
      <w:marLeft w:val="0"/>
      <w:marRight w:val="0"/>
      <w:marTop w:val="0"/>
      <w:marBottom w:val="0"/>
      <w:divBdr>
        <w:top w:val="none" w:sz="0" w:space="0" w:color="auto"/>
        <w:left w:val="none" w:sz="0" w:space="0" w:color="auto"/>
        <w:bottom w:val="none" w:sz="0" w:space="0" w:color="auto"/>
        <w:right w:val="none" w:sz="0" w:space="0" w:color="auto"/>
      </w:divBdr>
      <w:divsChild>
        <w:div w:id="1499466348">
          <w:marLeft w:val="640"/>
          <w:marRight w:val="0"/>
          <w:marTop w:val="0"/>
          <w:marBottom w:val="0"/>
          <w:divBdr>
            <w:top w:val="none" w:sz="0" w:space="0" w:color="auto"/>
            <w:left w:val="none" w:sz="0" w:space="0" w:color="auto"/>
            <w:bottom w:val="none" w:sz="0" w:space="0" w:color="auto"/>
            <w:right w:val="none" w:sz="0" w:space="0" w:color="auto"/>
          </w:divBdr>
        </w:div>
        <w:div w:id="1542476320">
          <w:marLeft w:val="640"/>
          <w:marRight w:val="0"/>
          <w:marTop w:val="0"/>
          <w:marBottom w:val="0"/>
          <w:divBdr>
            <w:top w:val="none" w:sz="0" w:space="0" w:color="auto"/>
            <w:left w:val="none" w:sz="0" w:space="0" w:color="auto"/>
            <w:bottom w:val="none" w:sz="0" w:space="0" w:color="auto"/>
            <w:right w:val="none" w:sz="0" w:space="0" w:color="auto"/>
          </w:divBdr>
        </w:div>
        <w:div w:id="1597522426">
          <w:marLeft w:val="640"/>
          <w:marRight w:val="0"/>
          <w:marTop w:val="0"/>
          <w:marBottom w:val="0"/>
          <w:divBdr>
            <w:top w:val="none" w:sz="0" w:space="0" w:color="auto"/>
            <w:left w:val="none" w:sz="0" w:space="0" w:color="auto"/>
            <w:bottom w:val="none" w:sz="0" w:space="0" w:color="auto"/>
            <w:right w:val="none" w:sz="0" w:space="0" w:color="auto"/>
          </w:divBdr>
        </w:div>
      </w:divsChild>
    </w:div>
    <w:div w:id="1335373631">
      <w:bodyDiv w:val="1"/>
      <w:marLeft w:val="0"/>
      <w:marRight w:val="0"/>
      <w:marTop w:val="0"/>
      <w:marBottom w:val="0"/>
      <w:divBdr>
        <w:top w:val="none" w:sz="0" w:space="0" w:color="auto"/>
        <w:left w:val="none" w:sz="0" w:space="0" w:color="auto"/>
        <w:bottom w:val="none" w:sz="0" w:space="0" w:color="auto"/>
        <w:right w:val="none" w:sz="0" w:space="0" w:color="auto"/>
      </w:divBdr>
      <w:divsChild>
        <w:div w:id="136581143">
          <w:marLeft w:val="640"/>
          <w:marRight w:val="0"/>
          <w:marTop w:val="0"/>
          <w:marBottom w:val="0"/>
          <w:divBdr>
            <w:top w:val="none" w:sz="0" w:space="0" w:color="auto"/>
            <w:left w:val="none" w:sz="0" w:space="0" w:color="auto"/>
            <w:bottom w:val="none" w:sz="0" w:space="0" w:color="auto"/>
            <w:right w:val="none" w:sz="0" w:space="0" w:color="auto"/>
          </w:divBdr>
        </w:div>
        <w:div w:id="478689758">
          <w:marLeft w:val="640"/>
          <w:marRight w:val="0"/>
          <w:marTop w:val="0"/>
          <w:marBottom w:val="0"/>
          <w:divBdr>
            <w:top w:val="none" w:sz="0" w:space="0" w:color="auto"/>
            <w:left w:val="none" w:sz="0" w:space="0" w:color="auto"/>
            <w:bottom w:val="none" w:sz="0" w:space="0" w:color="auto"/>
            <w:right w:val="none" w:sz="0" w:space="0" w:color="auto"/>
          </w:divBdr>
        </w:div>
      </w:divsChild>
    </w:div>
    <w:div w:id="1342127906">
      <w:bodyDiv w:val="1"/>
      <w:marLeft w:val="0"/>
      <w:marRight w:val="0"/>
      <w:marTop w:val="0"/>
      <w:marBottom w:val="0"/>
      <w:divBdr>
        <w:top w:val="none" w:sz="0" w:space="0" w:color="auto"/>
        <w:left w:val="none" w:sz="0" w:space="0" w:color="auto"/>
        <w:bottom w:val="none" w:sz="0" w:space="0" w:color="auto"/>
        <w:right w:val="none" w:sz="0" w:space="0" w:color="auto"/>
      </w:divBdr>
      <w:divsChild>
        <w:div w:id="416709579">
          <w:marLeft w:val="640"/>
          <w:marRight w:val="0"/>
          <w:marTop w:val="0"/>
          <w:marBottom w:val="0"/>
          <w:divBdr>
            <w:top w:val="none" w:sz="0" w:space="0" w:color="auto"/>
            <w:left w:val="none" w:sz="0" w:space="0" w:color="auto"/>
            <w:bottom w:val="none" w:sz="0" w:space="0" w:color="auto"/>
            <w:right w:val="none" w:sz="0" w:space="0" w:color="auto"/>
          </w:divBdr>
        </w:div>
        <w:div w:id="1193306180">
          <w:marLeft w:val="640"/>
          <w:marRight w:val="0"/>
          <w:marTop w:val="0"/>
          <w:marBottom w:val="0"/>
          <w:divBdr>
            <w:top w:val="none" w:sz="0" w:space="0" w:color="auto"/>
            <w:left w:val="none" w:sz="0" w:space="0" w:color="auto"/>
            <w:bottom w:val="none" w:sz="0" w:space="0" w:color="auto"/>
            <w:right w:val="none" w:sz="0" w:space="0" w:color="auto"/>
          </w:divBdr>
        </w:div>
      </w:divsChild>
    </w:div>
    <w:div w:id="1346858325">
      <w:bodyDiv w:val="1"/>
      <w:marLeft w:val="0"/>
      <w:marRight w:val="0"/>
      <w:marTop w:val="0"/>
      <w:marBottom w:val="0"/>
      <w:divBdr>
        <w:top w:val="none" w:sz="0" w:space="0" w:color="auto"/>
        <w:left w:val="none" w:sz="0" w:space="0" w:color="auto"/>
        <w:bottom w:val="none" w:sz="0" w:space="0" w:color="auto"/>
        <w:right w:val="none" w:sz="0" w:space="0" w:color="auto"/>
      </w:divBdr>
    </w:div>
    <w:div w:id="1372340970">
      <w:bodyDiv w:val="1"/>
      <w:marLeft w:val="0"/>
      <w:marRight w:val="0"/>
      <w:marTop w:val="0"/>
      <w:marBottom w:val="0"/>
      <w:divBdr>
        <w:top w:val="none" w:sz="0" w:space="0" w:color="auto"/>
        <w:left w:val="none" w:sz="0" w:space="0" w:color="auto"/>
        <w:bottom w:val="none" w:sz="0" w:space="0" w:color="auto"/>
        <w:right w:val="none" w:sz="0" w:space="0" w:color="auto"/>
      </w:divBdr>
      <w:divsChild>
        <w:div w:id="186605649">
          <w:marLeft w:val="640"/>
          <w:marRight w:val="0"/>
          <w:marTop w:val="0"/>
          <w:marBottom w:val="0"/>
          <w:divBdr>
            <w:top w:val="none" w:sz="0" w:space="0" w:color="auto"/>
            <w:left w:val="none" w:sz="0" w:space="0" w:color="auto"/>
            <w:bottom w:val="none" w:sz="0" w:space="0" w:color="auto"/>
            <w:right w:val="none" w:sz="0" w:space="0" w:color="auto"/>
          </w:divBdr>
        </w:div>
        <w:div w:id="496842990">
          <w:marLeft w:val="640"/>
          <w:marRight w:val="0"/>
          <w:marTop w:val="0"/>
          <w:marBottom w:val="0"/>
          <w:divBdr>
            <w:top w:val="none" w:sz="0" w:space="0" w:color="auto"/>
            <w:left w:val="none" w:sz="0" w:space="0" w:color="auto"/>
            <w:bottom w:val="none" w:sz="0" w:space="0" w:color="auto"/>
            <w:right w:val="none" w:sz="0" w:space="0" w:color="auto"/>
          </w:divBdr>
        </w:div>
        <w:div w:id="727413141">
          <w:marLeft w:val="640"/>
          <w:marRight w:val="0"/>
          <w:marTop w:val="0"/>
          <w:marBottom w:val="0"/>
          <w:divBdr>
            <w:top w:val="none" w:sz="0" w:space="0" w:color="auto"/>
            <w:left w:val="none" w:sz="0" w:space="0" w:color="auto"/>
            <w:bottom w:val="none" w:sz="0" w:space="0" w:color="auto"/>
            <w:right w:val="none" w:sz="0" w:space="0" w:color="auto"/>
          </w:divBdr>
        </w:div>
      </w:divsChild>
    </w:div>
    <w:div w:id="1374691356">
      <w:bodyDiv w:val="1"/>
      <w:marLeft w:val="0"/>
      <w:marRight w:val="0"/>
      <w:marTop w:val="0"/>
      <w:marBottom w:val="0"/>
      <w:divBdr>
        <w:top w:val="none" w:sz="0" w:space="0" w:color="auto"/>
        <w:left w:val="none" w:sz="0" w:space="0" w:color="auto"/>
        <w:bottom w:val="none" w:sz="0" w:space="0" w:color="auto"/>
        <w:right w:val="none" w:sz="0" w:space="0" w:color="auto"/>
      </w:divBdr>
    </w:div>
    <w:div w:id="1379012676">
      <w:bodyDiv w:val="1"/>
      <w:marLeft w:val="0"/>
      <w:marRight w:val="0"/>
      <w:marTop w:val="0"/>
      <w:marBottom w:val="0"/>
      <w:divBdr>
        <w:top w:val="none" w:sz="0" w:space="0" w:color="auto"/>
        <w:left w:val="none" w:sz="0" w:space="0" w:color="auto"/>
        <w:bottom w:val="none" w:sz="0" w:space="0" w:color="auto"/>
        <w:right w:val="none" w:sz="0" w:space="0" w:color="auto"/>
      </w:divBdr>
      <w:divsChild>
        <w:div w:id="1839733477">
          <w:marLeft w:val="640"/>
          <w:marRight w:val="0"/>
          <w:marTop w:val="0"/>
          <w:marBottom w:val="0"/>
          <w:divBdr>
            <w:top w:val="none" w:sz="0" w:space="0" w:color="auto"/>
            <w:left w:val="none" w:sz="0" w:space="0" w:color="auto"/>
            <w:bottom w:val="none" w:sz="0" w:space="0" w:color="auto"/>
            <w:right w:val="none" w:sz="0" w:space="0" w:color="auto"/>
          </w:divBdr>
        </w:div>
      </w:divsChild>
    </w:div>
    <w:div w:id="1404182698">
      <w:bodyDiv w:val="1"/>
      <w:marLeft w:val="0"/>
      <w:marRight w:val="0"/>
      <w:marTop w:val="0"/>
      <w:marBottom w:val="0"/>
      <w:divBdr>
        <w:top w:val="none" w:sz="0" w:space="0" w:color="auto"/>
        <w:left w:val="none" w:sz="0" w:space="0" w:color="auto"/>
        <w:bottom w:val="none" w:sz="0" w:space="0" w:color="auto"/>
        <w:right w:val="none" w:sz="0" w:space="0" w:color="auto"/>
      </w:divBdr>
    </w:div>
    <w:div w:id="1425882958">
      <w:bodyDiv w:val="1"/>
      <w:marLeft w:val="0"/>
      <w:marRight w:val="0"/>
      <w:marTop w:val="0"/>
      <w:marBottom w:val="0"/>
      <w:divBdr>
        <w:top w:val="none" w:sz="0" w:space="0" w:color="auto"/>
        <w:left w:val="none" w:sz="0" w:space="0" w:color="auto"/>
        <w:bottom w:val="none" w:sz="0" w:space="0" w:color="auto"/>
        <w:right w:val="none" w:sz="0" w:space="0" w:color="auto"/>
      </w:divBdr>
      <w:divsChild>
        <w:div w:id="1740397791">
          <w:marLeft w:val="640"/>
          <w:marRight w:val="0"/>
          <w:marTop w:val="0"/>
          <w:marBottom w:val="0"/>
          <w:divBdr>
            <w:top w:val="none" w:sz="0" w:space="0" w:color="auto"/>
            <w:left w:val="none" w:sz="0" w:space="0" w:color="auto"/>
            <w:bottom w:val="none" w:sz="0" w:space="0" w:color="auto"/>
            <w:right w:val="none" w:sz="0" w:space="0" w:color="auto"/>
          </w:divBdr>
        </w:div>
        <w:div w:id="1813789666">
          <w:marLeft w:val="640"/>
          <w:marRight w:val="0"/>
          <w:marTop w:val="0"/>
          <w:marBottom w:val="0"/>
          <w:divBdr>
            <w:top w:val="none" w:sz="0" w:space="0" w:color="auto"/>
            <w:left w:val="none" w:sz="0" w:space="0" w:color="auto"/>
            <w:bottom w:val="none" w:sz="0" w:space="0" w:color="auto"/>
            <w:right w:val="none" w:sz="0" w:space="0" w:color="auto"/>
          </w:divBdr>
        </w:div>
      </w:divsChild>
    </w:div>
    <w:div w:id="1447189826">
      <w:bodyDiv w:val="1"/>
      <w:marLeft w:val="0"/>
      <w:marRight w:val="0"/>
      <w:marTop w:val="0"/>
      <w:marBottom w:val="0"/>
      <w:divBdr>
        <w:top w:val="none" w:sz="0" w:space="0" w:color="auto"/>
        <w:left w:val="none" w:sz="0" w:space="0" w:color="auto"/>
        <w:bottom w:val="none" w:sz="0" w:space="0" w:color="auto"/>
        <w:right w:val="none" w:sz="0" w:space="0" w:color="auto"/>
      </w:divBdr>
    </w:div>
    <w:div w:id="1474717786">
      <w:bodyDiv w:val="1"/>
      <w:marLeft w:val="0"/>
      <w:marRight w:val="0"/>
      <w:marTop w:val="0"/>
      <w:marBottom w:val="0"/>
      <w:divBdr>
        <w:top w:val="none" w:sz="0" w:space="0" w:color="auto"/>
        <w:left w:val="none" w:sz="0" w:space="0" w:color="auto"/>
        <w:bottom w:val="none" w:sz="0" w:space="0" w:color="auto"/>
        <w:right w:val="none" w:sz="0" w:space="0" w:color="auto"/>
      </w:divBdr>
      <w:divsChild>
        <w:div w:id="45876360">
          <w:marLeft w:val="640"/>
          <w:marRight w:val="0"/>
          <w:marTop w:val="0"/>
          <w:marBottom w:val="0"/>
          <w:divBdr>
            <w:top w:val="none" w:sz="0" w:space="0" w:color="auto"/>
            <w:left w:val="none" w:sz="0" w:space="0" w:color="auto"/>
            <w:bottom w:val="none" w:sz="0" w:space="0" w:color="auto"/>
            <w:right w:val="none" w:sz="0" w:space="0" w:color="auto"/>
          </w:divBdr>
        </w:div>
        <w:div w:id="1748333573">
          <w:marLeft w:val="640"/>
          <w:marRight w:val="0"/>
          <w:marTop w:val="0"/>
          <w:marBottom w:val="0"/>
          <w:divBdr>
            <w:top w:val="none" w:sz="0" w:space="0" w:color="auto"/>
            <w:left w:val="none" w:sz="0" w:space="0" w:color="auto"/>
            <w:bottom w:val="none" w:sz="0" w:space="0" w:color="auto"/>
            <w:right w:val="none" w:sz="0" w:space="0" w:color="auto"/>
          </w:divBdr>
        </w:div>
      </w:divsChild>
    </w:div>
    <w:div w:id="1475372943">
      <w:bodyDiv w:val="1"/>
      <w:marLeft w:val="0"/>
      <w:marRight w:val="0"/>
      <w:marTop w:val="0"/>
      <w:marBottom w:val="0"/>
      <w:divBdr>
        <w:top w:val="none" w:sz="0" w:space="0" w:color="auto"/>
        <w:left w:val="none" w:sz="0" w:space="0" w:color="auto"/>
        <w:bottom w:val="none" w:sz="0" w:space="0" w:color="auto"/>
        <w:right w:val="none" w:sz="0" w:space="0" w:color="auto"/>
      </w:divBdr>
    </w:div>
    <w:div w:id="1477453134">
      <w:bodyDiv w:val="1"/>
      <w:marLeft w:val="0"/>
      <w:marRight w:val="0"/>
      <w:marTop w:val="0"/>
      <w:marBottom w:val="0"/>
      <w:divBdr>
        <w:top w:val="none" w:sz="0" w:space="0" w:color="auto"/>
        <w:left w:val="none" w:sz="0" w:space="0" w:color="auto"/>
        <w:bottom w:val="none" w:sz="0" w:space="0" w:color="auto"/>
        <w:right w:val="none" w:sz="0" w:space="0" w:color="auto"/>
      </w:divBdr>
      <w:divsChild>
        <w:div w:id="1532062283">
          <w:marLeft w:val="640"/>
          <w:marRight w:val="0"/>
          <w:marTop w:val="0"/>
          <w:marBottom w:val="0"/>
          <w:divBdr>
            <w:top w:val="none" w:sz="0" w:space="0" w:color="auto"/>
            <w:left w:val="none" w:sz="0" w:space="0" w:color="auto"/>
            <w:bottom w:val="none" w:sz="0" w:space="0" w:color="auto"/>
            <w:right w:val="none" w:sz="0" w:space="0" w:color="auto"/>
          </w:divBdr>
        </w:div>
        <w:div w:id="1911383543">
          <w:marLeft w:val="640"/>
          <w:marRight w:val="0"/>
          <w:marTop w:val="0"/>
          <w:marBottom w:val="0"/>
          <w:divBdr>
            <w:top w:val="none" w:sz="0" w:space="0" w:color="auto"/>
            <w:left w:val="none" w:sz="0" w:space="0" w:color="auto"/>
            <w:bottom w:val="none" w:sz="0" w:space="0" w:color="auto"/>
            <w:right w:val="none" w:sz="0" w:space="0" w:color="auto"/>
          </w:divBdr>
        </w:div>
      </w:divsChild>
    </w:div>
    <w:div w:id="1480489858">
      <w:bodyDiv w:val="1"/>
      <w:marLeft w:val="0"/>
      <w:marRight w:val="0"/>
      <w:marTop w:val="0"/>
      <w:marBottom w:val="0"/>
      <w:divBdr>
        <w:top w:val="none" w:sz="0" w:space="0" w:color="auto"/>
        <w:left w:val="none" w:sz="0" w:space="0" w:color="auto"/>
        <w:bottom w:val="none" w:sz="0" w:space="0" w:color="auto"/>
        <w:right w:val="none" w:sz="0" w:space="0" w:color="auto"/>
      </w:divBdr>
      <w:divsChild>
        <w:div w:id="779682713">
          <w:marLeft w:val="640"/>
          <w:marRight w:val="0"/>
          <w:marTop w:val="0"/>
          <w:marBottom w:val="0"/>
          <w:divBdr>
            <w:top w:val="none" w:sz="0" w:space="0" w:color="auto"/>
            <w:left w:val="none" w:sz="0" w:space="0" w:color="auto"/>
            <w:bottom w:val="none" w:sz="0" w:space="0" w:color="auto"/>
            <w:right w:val="none" w:sz="0" w:space="0" w:color="auto"/>
          </w:divBdr>
        </w:div>
        <w:div w:id="1587835666">
          <w:marLeft w:val="640"/>
          <w:marRight w:val="0"/>
          <w:marTop w:val="0"/>
          <w:marBottom w:val="0"/>
          <w:divBdr>
            <w:top w:val="none" w:sz="0" w:space="0" w:color="auto"/>
            <w:left w:val="none" w:sz="0" w:space="0" w:color="auto"/>
            <w:bottom w:val="none" w:sz="0" w:space="0" w:color="auto"/>
            <w:right w:val="none" w:sz="0" w:space="0" w:color="auto"/>
          </w:divBdr>
        </w:div>
        <w:div w:id="1944682175">
          <w:marLeft w:val="640"/>
          <w:marRight w:val="0"/>
          <w:marTop w:val="0"/>
          <w:marBottom w:val="0"/>
          <w:divBdr>
            <w:top w:val="none" w:sz="0" w:space="0" w:color="auto"/>
            <w:left w:val="none" w:sz="0" w:space="0" w:color="auto"/>
            <w:bottom w:val="none" w:sz="0" w:space="0" w:color="auto"/>
            <w:right w:val="none" w:sz="0" w:space="0" w:color="auto"/>
          </w:divBdr>
        </w:div>
      </w:divsChild>
    </w:div>
    <w:div w:id="1488743311">
      <w:bodyDiv w:val="1"/>
      <w:marLeft w:val="0"/>
      <w:marRight w:val="0"/>
      <w:marTop w:val="0"/>
      <w:marBottom w:val="0"/>
      <w:divBdr>
        <w:top w:val="none" w:sz="0" w:space="0" w:color="auto"/>
        <w:left w:val="none" w:sz="0" w:space="0" w:color="auto"/>
        <w:bottom w:val="none" w:sz="0" w:space="0" w:color="auto"/>
        <w:right w:val="none" w:sz="0" w:space="0" w:color="auto"/>
      </w:divBdr>
      <w:divsChild>
        <w:div w:id="931822159">
          <w:marLeft w:val="640"/>
          <w:marRight w:val="0"/>
          <w:marTop w:val="0"/>
          <w:marBottom w:val="0"/>
          <w:divBdr>
            <w:top w:val="none" w:sz="0" w:space="0" w:color="auto"/>
            <w:left w:val="none" w:sz="0" w:space="0" w:color="auto"/>
            <w:bottom w:val="none" w:sz="0" w:space="0" w:color="auto"/>
            <w:right w:val="none" w:sz="0" w:space="0" w:color="auto"/>
          </w:divBdr>
        </w:div>
        <w:div w:id="1263344550">
          <w:marLeft w:val="640"/>
          <w:marRight w:val="0"/>
          <w:marTop w:val="0"/>
          <w:marBottom w:val="0"/>
          <w:divBdr>
            <w:top w:val="none" w:sz="0" w:space="0" w:color="auto"/>
            <w:left w:val="none" w:sz="0" w:space="0" w:color="auto"/>
            <w:bottom w:val="none" w:sz="0" w:space="0" w:color="auto"/>
            <w:right w:val="none" w:sz="0" w:space="0" w:color="auto"/>
          </w:divBdr>
        </w:div>
      </w:divsChild>
    </w:div>
    <w:div w:id="1498571965">
      <w:bodyDiv w:val="1"/>
      <w:marLeft w:val="0"/>
      <w:marRight w:val="0"/>
      <w:marTop w:val="0"/>
      <w:marBottom w:val="0"/>
      <w:divBdr>
        <w:top w:val="none" w:sz="0" w:space="0" w:color="auto"/>
        <w:left w:val="none" w:sz="0" w:space="0" w:color="auto"/>
        <w:bottom w:val="none" w:sz="0" w:space="0" w:color="auto"/>
        <w:right w:val="none" w:sz="0" w:space="0" w:color="auto"/>
      </w:divBdr>
      <w:divsChild>
        <w:div w:id="360593071">
          <w:marLeft w:val="640"/>
          <w:marRight w:val="0"/>
          <w:marTop w:val="0"/>
          <w:marBottom w:val="0"/>
          <w:divBdr>
            <w:top w:val="none" w:sz="0" w:space="0" w:color="auto"/>
            <w:left w:val="none" w:sz="0" w:space="0" w:color="auto"/>
            <w:bottom w:val="none" w:sz="0" w:space="0" w:color="auto"/>
            <w:right w:val="none" w:sz="0" w:space="0" w:color="auto"/>
          </w:divBdr>
        </w:div>
        <w:div w:id="1003628105">
          <w:marLeft w:val="640"/>
          <w:marRight w:val="0"/>
          <w:marTop w:val="0"/>
          <w:marBottom w:val="0"/>
          <w:divBdr>
            <w:top w:val="none" w:sz="0" w:space="0" w:color="auto"/>
            <w:left w:val="none" w:sz="0" w:space="0" w:color="auto"/>
            <w:bottom w:val="none" w:sz="0" w:space="0" w:color="auto"/>
            <w:right w:val="none" w:sz="0" w:space="0" w:color="auto"/>
          </w:divBdr>
        </w:div>
        <w:div w:id="1723365017">
          <w:marLeft w:val="640"/>
          <w:marRight w:val="0"/>
          <w:marTop w:val="0"/>
          <w:marBottom w:val="0"/>
          <w:divBdr>
            <w:top w:val="none" w:sz="0" w:space="0" w:color="auto"/>
            <w:left w:val="none" w:sz="0" w:space="0" w:color="auto"/>
            <w:bottom w:val="none" w:sz="0" w:space="0" w:color="auto"/>
            <w:right w:val="none" w:sz="0" w:space="0" w:color="auto"/>
          </w:divBdr>
        </w:div>
      </w:divsChild>
    </w:div>
    <w:div w:id="1500655211">
      <w:bodyDiv w:val="1"/>
      <w:marLeft w:val="0"/>
      <w:marRight w:val="0"/>
      <w:marTop w:val="0"/>
      <w:marBottom w:val="0"/>
      <w:divBdr>
        <w:top w:val="none" w:sz="0" w:space="0" w:color="auto"/>
        <w:left w:val="none" w:sz="0" w:space="0" w:color="auto"/>
        <w:bottom w:val="none" w:sz="0" w:space="0" w:color="auto"/>
        <w:right w:val="none" w:sz="0" w:space="0" w:color="auto"/>
      </w:divBdr>
      <w:divsChild>
        <w:div w:id="471673063">
          <w:marLeft w:val="640"/>
          <w:marRight w:val="0"/>
          <w:marTop w:val="0"/>
          <w:marBottom w:val="0"/>
          <w:divBdr>
            <w:top w:val="none" w:sz="0" w:space="0" w:color="auto"/>
            <w:left w:val="none" w:sz="0" w:space="0" w:color="auto"/>
            <w:bottom w:val="none" w:sz="0" w:space="0" w:color="auto"/>
            <w:right w:val="none" w:sz="0" w:space="0" w:color="auto"/>
          </w:divBdr>
        </w:div>
        <w:div w:id="807868363">
          <w:marLeft w:val="640"/>
          <w:marRight w:val="0"/>
          <w:marTop w:val="0"/>
          <w:marBottom w:val="0"/>
          <w:divBdr>
            <w:top w:val="none" w:sz="0" w:space="0" w:color="auto"/>
            <w:left w:val="none" w:sz="0" w:space="0" w:color="auto"/>
            <w:bottom w:val="none" w:sz="0" w:space="0" w:color="auto"/>
            <w:right w:val="none" w:sz="0" w:space="0" w:color="auto"/>
          </w:divBdr>
        </w:div>
      </w:divsChild>
    </w:div>
    <w:div w:id="1506018501">
      <w:bodyDiv w:val="1"/>
      <w:marLeft w:val="0"/>
      <w:marRight w:val="0"/>
      <w:marTop w:val="0"/>
      <w:marBottom w:val="0"/>
      <w:divBdr>
        <w:top w:val="none" w:sz="0" w:space="0" w:color="auto"/>
        <w:left w:val="none" w:sz="0" w:space="0" w:color="auto"/>
        <w:bottom w:val="none" w:sz="0" w:space="0" w:color="auto"/>
        <w:right w:val="none" w:sz="0" w:space="0" w:color="auto"/>
      </w:divBdr>
      <w:divsChild>
        <w:div w:id="330988418">
          <w:marLeft w:val="640"/>
          <w:marRight w:val="0"/>
          <w:marTop w:val="0"/>
          <w:marBottom w:val="0"/>
          <w:divBdr>
            <w:top w:val="none" w:sz="0" w:space="0" w:color="auto"/>
            <w:left w:val="none" w:sz="0" w:space="0" w:color="auto"/>
            <w:bottom w:val="none" w:sz="0" w:space="0" w:color="auto"/>
            <w:right w:val="none" w:sz="0" w:space="0" w:color="auto"/>
          </w:divBdr>
        </w:div>
        <w:div w:id="1455755719">
          <w:marLeft w:val="640"/>
          <w:marRight w:val="0"/>
          <w:marTop w:val="0"/>
          <w:marBottom w:val="0"/>
          <w:divBdr>
            <w:top w:val="none" w:sz="0" w:space="0" w:color="auto"/>
            <w:left w:val="none" w:sz="0" w:space="0" w:color="auto"/>
            <w:bottom w:val="none" w:sz="0" w:space="0" w:color="auto"/>
            <w:right w:val="none" w:sz="0" w:space="0" w:color="auto"/>
          </w:divBdr>
        </w:div>
      </w:divsChild>
    </w:div>
    <w:div w:id="1508592643">
      <w:bodyDiv w:val="1"/>
      <w:marLeft w:val="0"/>
      <w:marRight w:val="0"/>
      <w:marTop w:val="0"/>
      <w:marBottom w:val="0"/>
      <w:divBdr>
        <w:top w:val="none" w:sz="0" w:space="0" w:color="auto"/>
        <w:left w:val="none" w:sz="0" w:space="0" w:color="auto"/>
        <w:bottom w:val="none" w:sz="0" w:space="0" w:color="auto"/>
        <w:right w:val="none" w:sz="0" w:space="0" w:color="auto"/>
      </w:divBdr>
      <w:divsChild>
        <w:div w:id="346174533">
          <w:marLeft w:val="640"/>
          <w:marRight w:val="0"/>
          <w:marTop w:val="0"/>
          <w:marBottom w:val="0"/>
          <w:divBdr>
            <w:top w:val="none" w:sz="0" w:space="0" w:color="auto"/>
            <w:left w:val="none" w:sz="0" w:space="0" w:color="auto"/>
            <w:bottom w:val="none" w:sz="0" w:space="0" w:color="auto"/>
            <w:right w:val="none" w:sz="0" w:space="0" w:color="auto"/>
          </w:divBdr>
        </w:div>
        <w:div w:id="1066957711">
          <w:marLeft w:val="640"/>
          <w:marRight w:val="0"/>
          <w:marTop w:val="0"/>
          <w:marBottom w:val="0"/>
          <w:divBdr>
            <w:top w:val="none" w:sz="0" w:space="0" w:color="auto"/>
            <w:left w:val="none" w:sz="0" w:space="0" w:color="auto"/>
            <w:bottom w:val="none" w:sz="0" w:space="0" w:color="auto"/>
            <w:right w:val="none" w:sz="0" w:space="0" w:color="auto"/>
          </w:divBdr>
        </w:div>
      </w:divsChild>
    </w:div>
    <w:div w:id="1514612137">
      <w:bodyDiv w:val="1"/>
      <w:marLeft w:val="0"/>
      <w:marRight w:val="0"/>
      <w:marTop w:val="0"/>
      <w:marBottom w:val="0"/>
      <w:divBdr>
        <w:top w:val="none" w:sz="0" w:space="0" w:color="auto"/>
        <w:left w:val="none" w:sz="0" w:space="0" w:color="auto"/>
        <w:bottom w:val="none" w:sz="0" w:space="0" w:color="auto"/>
        <w:right w:val="none" w:sz="0" w:space="0" w:color="auto"/>
      </w:divBdr>
      <w:divsChild>
        <w:div w:id="205455652">
          <w:marLeft w:val="640"/>
          <w:marRight w:val="0"/>
          <w:marTop w:val="0"/>
          <w:marBottom w:val="0"/>
          <w:divBdr>
            <w:top w:val="none" w:sz="0" w:space="0" w:color="auto"/>
            <w:left w:val="none" w:sz="0" w:space="0" w:color="auto"/>
            <w:bottom w:val="none" w:sz="0" w:space="0" w:color="auto"/>
            <w:right w:val="none" w:sz="0" w:space="0" w:color="auto"/>
          </w:divBdr>
        </w:div>
        <w:div w:id="948394620">
          <w:marLeft w:val="640"/>
          <w:marRight w:val="0"/>
          <w:marTop w:val="0"/>
          <w:marBottom w:val="0"/>
          <w:divBdr>
            <w:top w:val="none" w:sz="0" w:space="0" w:color="auto"/>
            <w:left w:val="none" w:sz="0" w:space="0" w:color="auto"/>
            <w:bottom w:val="none" w:sz="0" w:space="0" w:color="auto"/>
            <w:right w:val="none" w:sz="0" w:space="0" w:color="auto"/>
          </w:divBdr>
        </w:div>
        <w:div w:id="2060595059">
          <w:marLeft w:val="640"/>
          <w:marRight w:val="0"/>
          <w:marTop w:val="0"/>
          <w:marBottom w:val="0"/>
          <w:divBdr>
            <w:top w:val="none" w:sz="0" w:space="0" w:color="auto"/>
            <w:left w:val="none" w:sz="0" w:space="0" w:color="auto"/>
            <w:bottom w:val="none" w:sz="0" w:space="0" w:color="auto"/>
            <w:right w:val="none" w:sz="0" w:space="0" w:color="auto"/>
          </w:divBdr>
        </w:div>
      </w:divsChild>
    </w:div>
    <w:div w:id="1527475528">
      <w:bodyDiv w:val="1"/>
      <w:marLeft w:val="0"/>
      <w:marRight w:val="0"/>
      <w:marTop w:val="0"/>
      <w:marBottom w:val="0"/>
      <w:divBdr>
        <w:top w:val="none" w:sz="0" w:space="0" w:color="auto"/>
        <w:left w:val="none" w:sz="0" w:space="0" w:color="auto"/>
        <w:bottom w:val="none" w:sz="0" w:space="0" w:color="auto"/>
        <w:right w:val="none" w:sz="0" w:space="0" w:color="auto"/>
      </w:divBdr>
      <w:divsChild>
        <w:div w:id="15205204">
          <w:marLeft w:val="640"/>
          <w:marRight w:val="0"/>
          <w:marTop w:val="0"/>
          <w:marBottom w:val="0"/>
          <w:divBdr>
            <w:top w:val="none" w:sz="0" w:space="0" w:color="auto"/>
            <w:left w:val="none" w:sz="0" w:space="0" w:color="auto"/>
            <w:bottom w:val="none" w:sz="0" w:space="0" w:color="auto"/>
            <w:right w:val="none" w:sz="0" w:space="0" w:color="auto"/>
          </w:divBdr>
        </w:div>
        <w:div w:id="31924761">
          <w:marLeft w:val="640"/>
          <w:marRight w:val="0"/>
          <w:marTop w:val="0"/>
          <w:marBottom w:val="0"/>
          <w:divBdr>
            <w:top w:val="none" w:sz="0" w:space="0" w:color="auto"/>
            <w:left w:val="none" w:sz="0" w:space="0" w:color="auto"/>
            <w:bottom w:val="none" w:sz="0" w:space="0" w:color="auto"/>
            <w:right w:val="none" w:sz="0" w:space="0" w:color="auto"/>
          </w:divBdr>
        </w:div>
        <w:div w:id="45765605">
          <w:marLeft w:val="640"/>
          <w:marRight w:val="0"/>
          <w:marTop w:val="0"/>
          <w:marBottom w:val="0"/>
          <w:divBdr>
            <w:top w:val="none" w:sz="0" w:space="0" w:color="auto"/>
            <w:left w:val="none" w:sz="0" w:space="0" w:color="auto"/>
            <w:bottom w:val="none" w:sz="0" w:space="0" w:color="auto"/>
            <w:right w:val="none" w:sz="0" w:space="0" w:color="auto"/>
          </w:divBdr>
        </w:div>
        <w:div w:id="84545478">
          <w:marLeft w:val="640"/>
          <w:marRight w:val="0"/>
          <w:marTop w:val="0"/>
          <w:marBottom w:val="0"/>
          <w:divBdr>
            <w:top w:val="none" w:sz="0" w:space="0" w:color="auto"/>
            <w:left w:val="none" w:sz="0" w:space="0" w:color="auto"/>
            <w:bottom w:val="none" w:sz="0" w:space="0" w:color="auto"/>
            <w:right w:val="none" w:sz="0" w:space="0" w:color="auto"/>
          </w:divBdr>
        </w:div>
        <w:div w:id="153227944">
          <w:marLeft w:val="640"/>
          <w:marRight w:val="0"/>
          <w:marTop w:val="0"/>
          <w:marBottom w:val="0"/>
          <w:divBdr>
            <w:top w:val="none" w:sz="0" w:space="0" w:color="auto"/>
            <w:left w:val="none" w:sz="0" w:space="0" w:color="auto"/>
            <w:bottom w:val="none" w:sz="0" w:space="0" w:color="auto"/>
            <w:right w:val="none" w:sz="0" w:space="0" w:color="auto"/>
          </w:divBdr>
        </w:div>
        <w:div w:id="165171571">
          <w:marLeft w:val="640"/>
          <w:marRight w:val="0"/>
          <w:marTop w:val="0"/>
          <w:marBottom w:val="0"/>
          <w:divBdr>
            <w:top w:val="none" w:sz="0" w:space="0" w:color="auto"/>
            <w:left w:val="none" w:sz="0" w:space="0" w:color="auto"/>
            <w:bottom w:val="none" w:sz="0" w:space="0" w:color="auto"/>
            <w:right w:val="none" w:sz="0" w:space="0" w:color="auto"/>
          </w:divBdr>
        </w:div>
        <w:div w:id="176507006">
          <w:marLeft w:val="640"/>
          <w:marRight w:val="0"/>
          <w:marTop w:val="0"/>
          <w:marBottom w:val="0"/>
          <w:divBdr>
            <w:top w:val="none" w:sz="0" w:space="0" w:color="auto"/>
            <w:left w:val="none" w:sz="0" w:space="0" w:color="auto"/>
            <w:bottom w:val="none" w:sz="0" w:space="0" w:color="auto"/>
            <w:right w:val="none" w:sz="0" w:space="0" w:color="auto"/>
          </w:divBdr>
        </w:div>
        <w:div w:id="202449760">
          <w:marLeft w:val="640"/>
          <w:marRight w:val="0"/>
          <w:marTop w:val="0"/>
          <w:marBottom w:val="0"/>
          <w:divBdr>
            <w:top w:val="none" w:sz="0" w:space="0" w:color="auto"/>
            <w:left w:val="none" w:sz="0" w:space="0" w:color="auto"/>
            <w:bottom w:val="none" w:sz="0" w:space="0" w:color="auto"/>
            <w:right w:val="none" w:sz="0" w:space="0" w:color="auto"/>
          </w:divBdr>
        </w:div>
        <w:div w:id="205457401">
          <w:marLeft w:val="640"/>
          <w:marRight w:val="0"/>
          <w:marTop w:val="0"/>
          <w:marBottom w:val="0"/>
          <w:divBdr>
            <w:top w:val="none" w:sz="0" w:space="0" w:color="auto"/>
            <w:left w:val="none" w:sz="0" w:space="0" w:color="auto"/>
            <w:bottom w:val="none" w:sz="0" w:space="0" w:color="auto"/>
            <w:right w:val="none" w:sz="0" w:space="0" w:color="auto"/>
          </w:divBdr>
        </w:div>
        <w:div w:id="213197169">
          <w:marLeft w:val="640"/>
          <w:marRight w:val="0"/>
          <w:marTop w:val="0"/>
          <w:marBottom w:val="0"/>
          <w:divBdr>
            <w:top w:val="none" w:sz="0" w:space="0" w:color="auto"/>
            <w:left w:val="none" w:sz="0" w:space="0" w:color="auto"/>
            <w:bottom w:val="none" w:sz="0" w:space="0" w:color="auto"/>
            <w:right w:val="none" w:sz="0" w:space="0" w:color="auto"/>
          </w:divBdr>
        </w:div>
        <w:div w:id="282807592">
          <w:marLeft w:val="640"/>
          <w:marRight w:val="0"/>
          <w:marTop w:val="0"/>
          <w:marBottom w:val="0"/>
          <w:divBdr>
            <w:top w:val="none" w:sz="0" w:space="0" w:color="auto"/>
            <w:left w:val="none" w:sz="0" w:space="0" w:color="auto"/>
            <w:bottom w:val="none" w:sz="0" w:space="0" w:color="auto"/>
            <w:right w:val="none" w:sz="0" w:space="0" w:color="auto"/>
          </w:divBdr>
        </w:div>
        <w:div w:id="302740097">
          <w:marLeft w:val="640"/>
          <w:marRight w:val="0"/>
          <w:marTop w:val="0"/>
          <w:marBottom w:val="0"/>
          <w:divBdr>
            <w:top w:val="none" w:sz="0" w:space="0" w:color="auto"/>
            <w:left w:val="none" w:sz="0" w:space="0" w:color="auto"/>
            <w:bottom w:val="none" w:sz="0" w:space="0" w:color="auto"/>
            <w:right w:val="none" w:sz="0" w:space="0" w:color="auto"/>
          </w:divBdr>
        </w:div>
        <w:div w:id="331879901">
          <w:marLeft w:val="640"/>
          <w:marRight w:val="0"/>
          <w:marTop w:val="0"/>
          <w:marBottom w:val="0"/>
          <w:divBdr>
            <w:top w:val="none" w:sz="0" w:space="0" w:color="auto"/>
            <w:left w:val="none" w:sz="0" w:space="0" w:color="auto"/>
            <w:bottom w:val="none" w:sz="0" w:space="0" w:color="auto"/>
            <w:right w:val="none" w:sz="0" w:space="0" w:color="auto"/>
          </w:divBdr>
        </w:div>
        <w:div w:id="333339103">
          <w:marLeft w:val="640"/>
          <w:marRight w:val="0"/>
          <w:marTop w:val="0"/>
          <w:marBottom w:val="0"/>
          <w:divBdr>
            <w:top w:val="none" w:sz="0" w:space="0" w:color="auto"/>
            <w:left w:val="none" w:sz="0" w:space="0" w:color="auto"/>
            <w:bottom w:val="none" w:sz="0" w:space="0" w:color="auto"/>
            <w:right w:val="none" w:sz="0" w:space="0" w:color="auto"/>
          </w:divBdr>
        </w:div>
        <w:div w:id="416023864">
          <w:marLeft w:val="640"/>
          <w:marRight w:val="0"/>
          <w:marTop w:val="0"/>
          <w:marBottom w:val="0"/>
          <w:divBdr>
            <w:top w:val="none" w:sz="0" w:space="0" w:color="auto"/>
            <w:left w:val="none" w:sz="0" w:space="0" w:color="auto"/>
            <w:bottom w:val="none" w:sz="0" w:space="0" w:color="auto"/>
            <w:right w:val="none" w:sz="0" w:space="0" w:color="auto"/>
          </w:divBdr>
        </w:div>
        <w:div w:id="424882319">
          <w:marLeft w:val="640"/>
          <w:marRight w:val="0"/>
          <w:marTop w:val="0"/>
          <w:marBottom w:val="0"/>
          <w:divBdr>
            <w:top w:val="none" w:sz="0" w:space="0" w:color="auto"/>
            <w:left w:val="none" w:sz="0" w:space="0" w:color="auto"/>
            <w:bottom w:val="none" w:sz="0" w:space="0" w:color="auto"/>
            <w:right w:val="none" w:sz="0" w:space="0" w:color="auto"/>
          </w:divBdr>
        </w:div>
        <w:div w:id="437066755">
          <w:marLeft w:val="640"/>
          <w:marRight w:val="0"/>
          <w:marTop w:val="0"/>
          <w:marBottom w:val="0"/>
          <w:divBdr>
            <w:top w:val="none" w:sz="0" w:space="0" w:color="auto"/>
            <w:left w:val="none" w:sz="0" w:space="0" w:color="auto"/>
            <w:bottom w:val="none" w:sz="0" w:space="0" w:color="auto"/>
            <w:right w:val="none" w:sz="0" w:space="0" w:color="auto"/>
          </w:divBdr>
        </w:div>
        <w:div w:id="442458571">
          <w:marLeft w:val="640"/>
          <w:marRight w:val="0"/>
          <w:marTop w:val="0"/>
          <w:marBottom w:val="0"/>
          <w:divBdr>
            <w:top w:val="none" w:sz="0" w:space="0" w:color="auto"/>
            <w:left w:val="none" w:sz="0" w:space="0" w:color="auto"/>
            <w:bottom w:val="none" w:sz="0" w:space="0" w:color="auto"/>
            <w:right w:val="none" w:sz="0" w:space="0" w:color="auto"/>
          </w:divBdr>
        </w:div>
        <w:div w:id="452142048">
          <w:marLeft w:val="640"/>
          <w:marRight w:val="0"/>
          <w:marTop w:val="0"/>
          <w:marBottom w:val="0"/>
          <w:divBdr>
            <w:top w:val="none" w:sz="0" w:space="0" w:color="auto"/>
            <w:left w:val="none" w:sz="0" w:space="0" w:color="auto"/>
            <w:bottom w:val="none" w:sz="0" w:space="0" w:color="auto"/>
            <w:right w:val="none" w:sz="0" w:space="0" w:color="auto"/>
          </w:divBdr>
        </w:div>
        <w:div w:id="465777003">
          <w:marLeft w:val="640"/>
          <w:marRight w:val="0"/>
          <w:marTop w:val="0"/>
          <w:marBottom w:val="0"/>
          <w:divBdr>
            <w:top w:val="none" w:sz="0" w:space="0" w:color="auto"/>
            <w:left w:val="none" w:sz="0" w:space="0" w:color="auto"/>
            <w:bottom w:val="none" w:sz="0" w:space="0" w:color="auto"/>
            <w:right w:val="none" w:sz="0" w:space="0" w:color="auto"/>
          </w:divBdr>
        </w:div>
        <w:div w:id="497307488">
          <w:marLeft w:val="640"/>
          <w:marRight w:val="0"/>
          <w:marTop w:val="0"/>
          <w:marBottom w:val="0"/>
          <w:divBdr>
            <w:top w:val="none" w:sz="0" w:space="0" w:color="auto"/>
            <w:left w:val="none" w:sz="0" w:space="0" w:color="auto"/>
            <w:bottom w:val="none" w:sz="0" w:space="0" w:color="auto"/>
            <w:right w:val="none" w:sz="0" w:space="0" w:color="auto"/>
          </w:divBdr>
        </w:div>
        <w:div w:id="499855439">
          <w:marLeft w:val="640"/>
          <w:marRight w:val="0"/>
          <w:marTop w:val="0"/>
          <w:marBottom w:val="0"/>
          <w:divBdr>
            <w:top w:val="none" w:sz="0" w:space="0" w:color="auto"/>
            <w:left w:val="none" w:sz="0" w:space="0" w:color="auto"/>
            <w:bottom w:val="none" w:sz="0" w:space="0" w:color="auto"/>
            <w:right w:val="none" w:sz="0" w:space="0" w:color="auto"/>
          </w:divBdr>
        </w:div>
        <w:div w:id="538055447">
          <w:marLeft w:val="640"/>
          <w:marRight w:val="0"/>
          <w:marTop w:val="0"/>
          <w:marBottom w:val="0"/>
          <w:divBdr>
            <w:top w:val="none" w:sz="0" w:space="0" w:color="auto"/>
            <w:left w:val="none" w:sz="0" w:space="0" w:color="auto"/>
            <w:bottom w:val="none" w:sz="0" w:space="0" w:color="auto"/>
            <w:right w:val="none" w:sz="0" w:space="0" w:color="auto"/>
          </w:divBdr>
        </w:div>
        <w:div w:id="567764768">
          <w:marLeft w:val="640"/>
          <w:marRight w:val="0"/>
          <w:marTop w:val="0"/>
          <w:marBottom w:val="0"/>
          <w:divBdr>
            <w:top w:val="none" w:sz="0" w:space="0" w:color="auto"/>
            <w:left w:val="none" w:sz="0" w:space="0" w:color="auto"/>
            <w:bottom w:val="none" w:sz="0" w:space="0" w:color="auto"/>
            <w:right w:val="none" w:sz="0" w:space="0" w:color="auto"/>
          </w:divBdr>
        </w:div>
        <w:div w:id="582296076">
          <w:marLeft w:val="640"/>
          <w:marRight w:val="0"/>
          <w:marTop w:val="0"/>
          <w:marBottom w:val="0"/>
          <w:divBdr>
            <w:top w:val="none" w:sz="0" w:space="0" w:color="auto"/>
            <w:left w:val="none" w:sz="0" w:space="0" w:color="auto"/>
            <w:bottom w:val="none" w:sz="0" w:space="0" w:color="auto"/>
            <w:right w:val="none" w:sz="0" w:space="0" w:color="auto"/>
          </w:divBdr>
        </w:div>
        <w:div w:id="649752260">
          <w:marLeft w:val="640"/>
          <w:marRight w:val="0"/>
          <w:marTop w:val="0"/>
          <w:marBottom w:val="0"/>
          <w:divBdr>
            <w:top w:val="none" w:sz="0" w:space="0" w:color="auto"/>
            <w:left w:val="none" w:sz="0" w:space="0" w:color="auto"/>
            <w:bottom w:val="none" w:sz="0" w:space="0" w:color="auto"/>
            <w:right w:val="none" w:sz="0" w:space="0" w:color="auto"/>
          </w:divBdr>
        </w:div>
        <w:div w:id="672606261">
          <w:marLeft w:val="640"/>
          <w:marRight w:val="0"/>
          <w:marTop w:val="0"/>
          <w:marBottom w:val="0"/>
          <w:divBdr>
            <w:top w:val="none" w:sz="0" w:space="0" w:color="auto"/>
            <w:left w:val="none" w:sz="0" w:space="0" w:color="auto"/>
            <w:bottom w:val="none" w:sz="0" w:space="0" w:color="auto"/>
            <w:right w:val="none" w:sz="0" w:space="0" w:color="auto"/>
          </w:divBdr>
        </w:div>
        <w:div w:id="672882769">
          <w:marLeft w:val="640"/>
          <w:marRight w:val="0"/>
          <w:marTop w:val="0"/>
          <w:marBottom w:val="0"/>
          <w:divBdr>
            <w:top w:val="none" w:sz="0" w:space="0" w:color="auto"/>
            <w:left w:val="none" w:sz="0" w:space="0" w:color="auto"/>
            <w:bottom w:val="none" w:sz="0" w:space="0" w:color="auto"/>
            <w:right w:val="none" w:sz="0" w:space="0" w:color="auto"/>
          </w:divBdr>
        </w:div>
        <w:div w:id="751271321">
          <w:marLeft w:val="640"/>
          <w:marRight w:val="0"/>
          <w:marTop w:val="0"/>
          <w:marBottom w:val="0"/>
          <w:divBdr>
            <w:top w:val="none" w:sz="0" w:space="0" w:color="auto"/>
            <w:left w:val="none" w:sz="0" w:space="0" w:color="auto"/>
            <w:bottom w:val="none" w:sz="0" w:space="0" w:color="auto"/>
            <w:right w:val="none" w:sz="0" w:space="0" w:color="auto"/>
          </w:divBdr>
        </w:div>
        <w:div w:id="812405328">
          <w:marLeft w:val="640"/>
          <w:marRight w:val="0"/>
          <w:marTop w:val="0"/>
          <w:marBottom w:val="0"/>
          <w:divBdr>
            <w:top w:val="none" w:sz="0" w:space="0" w:color="auto"/>
            <w:left w:val="none" w:sz="0" w:space="0" w:color="auto"/>
            <w:bottom w:val="none" w:sz="0" w:space="0" w:color="auto"/>
            <w:right w:val="none" w:sz="0" w:space="0" w:color="auto"/>
          </w:divBdr>
        </w:div>
        <w:div w:id="888228860">
          <w:marLeft w:val="640"/>
          <w:marRight w:val="0"/>
          <w:marTop w:val="0"/>
          <w:marBottom w:val="0"/>
          <w:divBdr>
            <w:top w:val="none" w:sz="0" w:space="0" w:color="auto"/>
            <w:left w:val="none" w:sz="0" w:space="0" w:color="auto"/>
            <w:bottom w:val="none" w:sz="0" w:space="0" w:color="auto"/>
            <w:right w:val="none" w:sz="0" w:space="0" w:color="auto"/>
          </w:divBdr>
        </w:div>
        <w:div w:id="907770713">
          <w:marLeft w:val="640"/>
          <w:marRight w:val="0"/>
          <w:marTop w:val="0"/>
          <w:marBottom w:val="0"/>
          <w:divBdr>
            <w:top w:val="none" w:sz="0" w:space="0" w:color="auto"/>
            <w:left w:val="none" w:sz="0" w:space="0" w:color="auto"/>
            <w:bottom w:val="none" w:sz="0" w:space="0" w:color="auto"/>
            <w:right w:val="none" w:sz="0" w:space="0" w:color="auto"/>
          </w:divBdr>
        </w:div>
        <w:div w:id="917983701">
          <w:marLeft w:val="640"/>
          <w:marRight w:val="0"/>
          <w:marTop w:val="0"/>
          <w:marBottom w:val="0"/>
          <w:divBdr>
            <w:top w:val="none" w:sz="0" w:space="0" w:color="auto"/>
            <w:left w:val="none" w:sz="0" w:space="0" w:color="auto"/>
            <w:bottom w:val="none" w:sz="0" w:space="0" w:color="auto"/>
            <w:right w:val="none" w:sz="0" w:space="0" w:color="auto"/>
          </w:divBdr>
        </w:div>
        <w:div w:id="928392387">
          <w:marLeft w:val="640"/>
          <w:marRight w:val="0"/>
          <w:marTop w:val="0"/>
          <w:marBottom w:val="0"/>
          <w:divBdr>
            <w:top w:val="none" w:sz="0" w:space="0" w:color="auto"/>
            <w:left w:val="none" w:sz="0" w:space="0" w:color="auto"/>
            <w:bottom w:val="none" w:sz="0" w:space="0" w:color="auto"/>
            <w:right w:val="none" w:sz="0" w:space="0" w:color="auto"/>
          </w:divBdr>
        </w:div>
        <w:div w:id="937373686">
          <w:marLeft w:val="640"/>
          <w:marRight w:val="0"/>
          <w:marTop w:val="0"/>
          <w:marBottom w:val="0"/>
          <w:divBdr>
            <w:top w:val="none" w:sz="0" w:space="0" w:color="auto"/>
            <w:left w:val="none" w:sz="0" w:space="0" w:color="auto"/>
            <w:bottom w:val="none" w:sz="0" w:space="0" w:color="auto"/>
            <w:right w:val="none" w:sz="0" w:space="0" w:color="auto"/>
          </w:divBdr>
        </w:div>
        <w:div w:id="1049261091">
          <w:marLeft w:val="640"/>
          <w:marRight w:val="0"/>
          <w:marTop w:val="0"/>
          <w:marBottom w:val="0"/>
          <w:divBdr>
            <w:top w:val="none" w:sz="0" w:space="0" w:color="auto"/>
            <w:left w:val="none" w:sz="0" w:space="0" w:color="auto"/>
            <w:bottom w:val="none" w:sz="0" w:space="0" w:color="auto"/>
            <w:right w:val="none" w:sz="0" w:space="0" w:color="auto"/>
          </w:divBdr>
        </w:div>
        <w:div w:id="1073577791">
          <w:marLeft w:val="640"/>
          <w:marRight w:val="0"/>
          <w:marTop w:val="0"/>
          <w:marBottom w:val="0"/>
          <w:divBdr>
            <w:top w:val="none" w:sz="0" w:space="0" w:color="auto"/>
            <w:left w:val="none" w:sz="0" w:space="0" w:color="auto"/>
            <w:bottom w:val="none" w:sz="0" w:space="0" w:color="auto"/>
            <w:right w:val="none" w:sz="0" w:space="0" w:color="auto"/>
          </w:divBdr>
        </w:div>
        <w:div w:id="1079399473">
          <w:marLeft w:val="640"/>
          <w:marRight w:val="0"/>
          <w:marTop w:val="0"/>
          <w:marBottom w:val="0"/>
          <w:divBdr>
            <w:top w:val="none" w:sz="0" w:space="0" w:color="auto"/>
            <w:left w:val="none" w:sz="0" w:space="0" w:color="auto"/>
            <w:bottom w:val="none" w:sz="0" w:space="0" w:color="auto"/>
            <w:right w:val="none" w:sz="0" w:space="0" w:color="auto"/>
          </w:divBdr>
        </w:div>
        <w:div w:id="1140003738">
          <w:marLeft w:val="640"/>
          <w:marRight w:val="0"/>
          <w:marTop w:val="0"/>
          <w:marBottom w:val="0"/>
          <w:divBdr>
            <w:top w:val="none" w:sz="0" w:space="0" w:color="auto"/>
            <w:left w:val="none" w:sz="0" w:space="0" w:color="auto"/>
            <w:bottom w:val="none" w:sz="0" w:space="0" w:color="auto"/>
            <w:right w:val="none" w:sz="0" w:space="0" w:color="auto"/>
          </w:divBdr>
        </w:div>
        <w:div w:id="1160196148">
          <w:marLeft w:val="640"/>
          <w:marRight w:val="0"/>
          <w:marTop w:val="0"/>
          <w:marBottom w:val="0"/>
          <w:divBdr>
            <w:top w:val="none" w:sz="0" w:space="0" w:color="auto"/>
            <w:left w:val="none" w:sz="0" w:space="0" w:color="auto"/>
            <w:bottom w:val="none" w:sz="0" w:space="0" w:color="auto"/>
            <w:right w:val="none" w:sz="0" w:space="0" w:color="auto"/>
          </w:divBdr>
        </w:div>
        <w:div w:id="1171408915">
          <w:marLeft w:val="640"/>
          <w:marRight w:val="0"/>
          <w:marTop w:val="0"/>
          <w:marBottom w:val="0"/>
          <w:divBdr>
            <w:top w:val="none" w:sz="0" w:space="0" w:color="auto"/>
            <w:left w:val="none" w:sz="0" w:space="0" w:color="auto"/>
            <w:bottom w:val="none" w:sz="0" w:space="0" w:color="auto"/>
            <w:right w:val="none" w:sz="0" w:space="0" w:color="auto"/>
          </w:divBdr>
        </w:div>
        <w:div w:id="1172911537">
          <w:marLeft w:val="640"/>
          <w:marRight w:val="0"/>
          <w:marTop w:val="0"/>
          <w:marBottom w:val="0"/>
          <w:divBdr>
            <w:top w:val="none" w:sz="0" w:space="0" w:color="auto"/>
            <w:left w:val="none" w:sz="0" w:space="0" w:color="auto"/>
            <w:bottom w:val="none" w:sz="0" w:space="0" w:color="auto"/>
            <w:right w:val="none" w:sz="0" w:space="0" w:color="auto"/>
          </w:divBdr>
        </w:div>
        <w:div w:id="1178275559">
          <w:marLeft w:val="640"/>
          <w:marRight w:val="0"/>
          <w:marTop w:val="0"/>
          <w:marBottom w:val="0"/>
          <w:divBdr>
            <w:top w:val="none" w:sz="0" w:space="0" w:color="auto"/>
            <w:left w:val="none" w:sz="0" w:space="0" w:color="auto"/>
            <w:bottom w:val="none" w:sz="0" w:space="0" w:color="auto"/>
            <w:right w:val="none" w:sz="0" w:space="0" w:color="auto"/>
          </w:divBdr>
        </w:div>
        <w:div w:id="1301037334">
          <w:marLeft w:val="640"/>
          <w:marRight w:val="0"/>
          <w:marTop w:val="0"/>
          <w:marBottom w:val="0"/>
          <w:divBdr>
            <w:top w:val="none" w:sz="0" w:space="0" w:color="auto"/>
            <w:left w:val="none" w:sz="0" w:space="0" w:color="auto"/>
            <w:bottom w:val="none" w:sz="0" w:space="0" w:color="auto"/>
            <w:right w:val="none" w:sz="0" w:space="0" w:color="auto"/>
          </w:divBdr>
        </w:div>
        <w:div w:id="1333988271">
          <w:marLeft w:val="640"/>
          <w:marRight w:val="0"/>
          <w:marTop w:val="0"/>
          <w:marBottom w:val="0"/>
          <w:divBdr>
            <w:top w:val="none" w:sz="0" w:space="0" w:color="auto"/>
            <w:left w:val="none" w:sz="0" w:space="0" w:color="auto"/>
            <w:bottom w:val="none" w:sz="0" w:space="0" w:color="auto"/>
            <w:right w:val="none" w:sz="0" w:space="0" w:color="auto"/>
          </w:divBdr>
        </w:div>
        <w:div w:id="1365670381">
          <w:marLeft w:val="640"/>
          <w:marRight w:val="0"/>
          <w:marTop w:val="0"/>
          <w:marBottom w:val="0"/>
          <w:divBdr>
            <w:top w:val="none" w:sz="0" w:space="0" w:color="auto"/>
            <w:left w:val="none" w:sz="0" w:space="0" w:color="auto"/>
            <w:bottom w:val="none" w:sz="0" w:space="0" w:color="auto"/>
            <w:right w:val="none" w:sz="0" w:space="0" w:color="auto"/>
          </w:divBdr>
        </w:div>
        <w:div w:id="1388265100">
          <w:marLeft w:val="640"/>
          <w:marRight w:val="0"/>
          <w:marTop w:val="0"/>
          <w:marBottom w:val="0"/>
          <w:divBdr>
            <w:top w:val="none" w:sz="0" w:space="0" w:color="auto"/>
            <w:left w:val="none" w:sz="0" w:space="0" w:color="auto"/>
            <w:bottom w:val="none" w:sz="0" w:space="0" w:color="auto"/>
            <w:right w:val="none" w:sz="0" w:space="0" w:color="auto"/>
          </w:divBdr>
        </w:div>
        <w:div w:id="1403793407">
          <w:marLeft w:val="640"/>
          <w:marRight w:val="0"/>
          <w:marTop w:val="0"/>
          <w:marBottom w:val="0"/>
          <w:divBdr>
            <w:top w:val="none" w:sz="0" w:space="0" w:color="auto"/>
            <w:left w:val="none" w:sz="0" w:space="0" w:color="auto"/>
            <w:bottom w:val="none" w:sz="0" w:space="0" w:color="auto"/>
            <w:right w:val="none" w:sz="0" w:space="0" w:color="auto"/>
          </w:divBdr>
        </w:div>
        <w:div w:id="1452506271">
          <w:marLeft w:val="640"/>
          <w:marRight w:val="0"/>
          <w:marTop w:val="0"/>
          <w:marBottom w:val="0"/>
          <w:divBdr>
            <w:top w:val="none" w:sz="0" w:space="0" w:color="auto"/>
            <w:left w:val="none" w:sz="0" w:space="0" w:color="auto"/>
            <w:bottom w:val="none" w:sz="0" w:space="0" w:color="auto"/>
            <w:right w:val="none" w:sz="0" w:space="0" w:color="auto"/>
          </w:divBdr>
        </w:div>
        <w:div w:id="1471898290">
          <w:marLeft w:val="640"/>
          <w:marRight w:val="0"/>
          <w:marTop w:val="0"/>
          <w:marBottom w:val="0"/>
          <w:divBdr>
            <w:top w:val="none" w:sz="0" w:space="0" w:color="auto"/>
            <w:left w:val="none" w:sz="0" w:space="0" w:color="auto"/>
            <w:bottom w:val="none" w:sz="0" w:space="0" w:color="auto"/>
            <w:right w:val="none" w:sz="0" w:space="0" w:color="auto"/>
          </w:divBdr>
        </w:div>
        <w:div w:id="1486891908">
          <w:marLeft w:val="640"/>
          <w:marRight w:val="0"/>
          <w:marTop w:val="0"/>
          <w:marBottom w:val="0"/>
          <w:divBdr>
            <w:top w:val="none" w:sz="0" w:space="0" w:color="auto"/>
            <w:left w:val="none" w:sz="0" w:space="0" w:color="auto"/>
            <w:bottom w:val="none" w:sz="0" w:space="0" w:color="auto"/>
            <w:right w:val="none" w:sz="0" w:space="0" w:color="auto"/>
          </w:divBdr>
        </w:div>
        <w:div w:id="1491870778">
          <w:marLeft w:val="640"/>
          <w:marRight w:val="0"/>
          <w:marTop w:val="0"/>
          <w:marBottom w:val="0"/>
          <w:divBdr>
            <w:top w:val="none" w:sz="0" w:space="0" w:color="auto"/>
            <w:left w:val="none" w:sz="0" w:space="0" w:color="auto"/>
            <w:bottom w:val="none" w:sz="0" w:space="0" w:color="auto"/>
            <w:right w:val="none" w:sz="0" w:space="0" w:color="auto"/>
          </w:divBdr>
        </w:div>
        <w:div w:id="1512721045">
          <w:marLeft w:val="640"/>
          <w:marRight w:val="0"/>
          <w:marTop w:val="0"/>
          <w:marBottom w:val="0"/>
          <w:divBdr>
            <w:top w:val="none" w:sz="0" w:space="0" w:color="auto"/>
            <w:left w:val="none" w:sz="0" w:space="0" w:color="auto"/>
            <w:bottom w:val="none" w:sz="0" w:space="0" w:color="auto"/>
            <w:right w:val="none" w:sz="0" w:space="0" w:color="auto"/>
          </w:divBdr>
        </w:div>
        <w:div w:id="1513567157">
          <w:marLeft w:val="640"/>
          <w:marRight w:val="0"/>
          <w:marTop w:val="0"/>
          <w:marBottom w:val="0"/>
          <w:divBdr>
            <w:top w:val="none" w:sz="0" w:space="0" w:color="auto"/>
            <w:left w:val="none" w:sz="0" w:space="0" w:color="auto"/>
            <w:bottom w:val="none" w:sz="0" w:space="0" w:color="auto"/>
            <w:right w:val="none" w:sz="0" w:space="0" w:color="auto"/>
          </w:divBdr>
        </w:div>
        <w:div w:id="1529678801">
          <w:marLeft w:val="640"/>
          <w:marRight w:val="0"/>
          <w:marTop w:val="0"/>
          <w:marBottom w:val="0"/>
          <w:divBdr>
            <w:top w:val="none" w:sz="0" w:space="0" w:color="auto"/>
            <w:left w:val="none" w:sz="0" w:space="0" w:color="auto"/>
            <w:bottom w:val="none" w:sz="0" w:space="0" w:color="auto"/>
            <w:right w:val="none" w:sz="0" w:space="0" w:color="auto"/>
          </w:divBdr>
        </w:div>
        <w:div w:id="1578124067">
          <w:marLeft w:val="640"/>
          <w:marRight w:val="0"/>
          <w:marTop w:val="0"/>
          <w:marBottom w:val="0"/>
          <w:divBdr>
            <w:top w:val="none" w:sz="0" w:space="0" w:color="auto"/>
            <w:left w:val="none" w:sz="0" w:space="0" w:color="auto"/>
            <w:bottom w:val="none" w:sz="0" w:space="0" w:color="auto"/>
            <w:right w:val="none" w:sz="0" w:space="0" w:color="auto"/>
          </w:divBdr>
        </w:div>
        <w:div w:id="1699813160">
          <w:marLeft w:val="640"/>
          <w:marRight w:val="0"/>
          <w:marTop w:val="0"/>
          <w:marBottom w:val="0"/>
          <w:divBdr>
            <w:top w:val="none" w:sz="0" w:space="0" w:color="auto"/>
            <w:left w:val="none" w:sz="0" w:space="0" w:color="auto"/>
            <w:bottom w:val="none" w:sz="0" w:space="0" w:color="auto"/>
            <w:right w:val="none" w:sz="0" w:space="0" w:color="auto"/>
          </w:divBdr>
        </w:div>
        <w:div w:id="1721242039">
          <w:marLeft w:val="640"/>
          <w:marRight w:val="0"/>
          <w:marTop w:val="0"/>
          <w:marBottom w:val="0"/>
          <w:divBdr>
            <w:top w:val="none" w:sz="0" w:space="0" w:color="auto"/>
            <w:left w:val="none" w:sz="0" w:space="0" w:color="auto"/>
            <w:bottom w:val="none" w:sz="0" w:space="0" w:color="auto"/>
            <w:right w:val="none" w:sz="0" w:space="0" w:color="auto"/>
          </w:divBdr>
        </w:div>
        <w:div w:id="1757700952">
          <w:marLeft w:val="640"/>
          <w:marRight w:val="0"/>
          <w:marTop w:val="0"/>
          <w:marBottom w:val="0"/>
          <w:divBdr>
            <w:top w:val="none" w:sz="0" w:space="0" w:color="auto"/>
            <w:left w:val="none" w:sz="0" w:space="0" w:color="auto"/>
            <w:bottom w:val="none" w:sz="0" w:space="0" w:color="auto"/>
            <w:right w:val="none" w:sz="0" w:space="0" w:color="auto"/>
          </w:divBdr>
        </w:div>
        <w:div w:id="1775131373">
          <w:marLeft w:val="640"/>
          <w:marRight w:val="0"/>
          <w:marTop w:val="0"/>
          <w:marBottom w:val="0"/>
          <w:divBdr>
            <w:top w:val="none" w:sz="0" w:space="0" w:color="auto"/>
            <w:left w:val="none" w:sz="0" w:space="0" w:color="auto"/>
            <w:bottom w:val="none" w:sz="0" w:space="0" w:color="auto"/>
            <w:right w:val="none" w:sz="0" w:space="0" w:color="auto"/>
          </w:divBdr>
        </w:div>
        <w:div w:id="1806654279">
          <w:marLeft w:val="640"/>
          <w:marRight w:val="0"/>
          <w:marTop w:val="0"/>
          <w:marBottom w:val="0"/>
          <w:divBdr>
            <w:top w:val="none" w:sz="0" w:space="0" w:color="auto"/>
            <w:left w:val="none" w:sz="0" w:space="0" w:color="auto"/>
            <w:bottom w:val="none" w:sz="0" w:space="0" w:color="auto"/>
            <w:right w:val="none" w:sz="0" w:space="0" w:color="auto"/>
          </w:divBdr>
        </w:div>
        <w:div w:id="1814910205">
          <w:marLeft w:val="640"/>
          <w:marRight w:val="0"/>
          <w:marTop w:val="0"/>
          <w:marBottom w:val="0"/>
          <w:divBdr>
            <w:top w:val="none" w:sz="0" w:space="0" w:color="auto"/>
            <w:left w:val="none" w:sz="0" w:space="0" w:color="auto"/>
            <w:bottom w:val="none" w:sz="0" w:space="0" w:color="auto"/>
            <w:right w:val="none" w:sz="0" w:space="0" w:color="auto"/>
          </w:divBdr>
        </w:div>
        <w:div w:id="1819225478">
          <w:marLeft w:val="640"/>
          <w:marRight w:val="0"/>
          <w:marTop w:val="0"/>
          <w:marBottom w:val="0"/>
          <w:divBdr>
            <w:top w:val="none" w:sz="0" w:space="0" w:color="auto"/>
            <w:left w:val="none" w:sz="0" w:space="0" w:color="auto"/>
            <w:bottom w:val="none" w:sz="0" w:space="0" w:color="auto"/>
            <w:right w:val="none" w:sz="0" w:space="0" w:color="auto"/>
          </w:divBdr>
        </w:div>
        <w:div w:id="1869680059">
          <w:marLeft w:val="640"/>
          <w:marRight w:val="0"/>
          <w:marTop w:val="0"/>
          <w:marBottom w:val="0"/>
          <w:divBdr>
            <w:top w:val="none" w:sz="0" w:space="0" w:color="auto"/>
            <w:left w:val="none" w:sz="0" w:space="0" w:color="auto"/>
            <w:bottom w:val="none" w:sz="0" w:space="0" w:color="auto"/>
            <w:right w:val="none" w:sz="0" w:space="0" w:color="auto"/>
          </w:divBdr>
        </w:div>
        <w:div w:id="1886023851">
          <w:marLeft w:val="640"/>
          <w:marRight w:val="0"/>
          <w:marTop w:val="0"/>
          <w:marBottom w:val="0"/>
          <w:divBdr>
            <w:top w:val="none" w:sz="0" w:space="0" w:color="auto"/>
            <w:left w:val="none" w:sz="0" w:space="0" w:color="auto"/>
            <w:bottom w:val="none" w:sz="0" w:space="0" w:color="auto"/>
            <w:right w:val="none" w:sz="0" w:space="0" w:color="auto"/>
          </w:divBdr>
        </w:div>
        <w:div w:id="1903716388">
          <w:marLeft w:val="640"/>
          <w:marRight w:val="0"/>
          <w:marTop w:val="0"/>
          <w:marBottom w:val="0"/>
          <w:divBdr>
            <w:top w:val="none" w:sz="0" w:space="0" w:color="auto"/>
            <w:left w:val="none" w:sz="0" w:space="0" w:color="auto"/>
            <w:bottom w:val="none" w:sz="0" w:space="0" w:color="auto"/>
            <w:right w:val="none" w:sz="0" w:space="0" w:color="auto"/>
          </w:divBdr>
        </w:div>
        <w:div w:id="1970238493">
          <w:marLeft w:val="640"/>
          <w:marRight w:val="0"/>
          <w:marTop w:val="0"/>
          <w:marBottom w:val="0"/>
          <w:divBdr>
            <w:top w:val="none" w:sz="0" w:space="0" w:color="auto"/>
            <w:left w:val="none" w:sz="0" w:space="0" w:color="auto"/>
            <w:bottom w:val="none" w:sz="0" w:space="0" w:color="auto"/>
            <w:right w:val="none" w:sz="0" w:space="0" w:color="auto"/>
          </w:divBdr>
        </w:div>
        <w:div w:id="2099593073">
          <w:marLeft w:val="640"/>
          <w:marRight w:val="0"/>
          <w:marTop w:val="0"/>
          <w:marBottom w:val="0"/>
          <w:divBdr>
            <w:top w:val="none" w:sz="0" w:space="0" w:color="auto"/>
            <w:left w:val="none" w:sz="0" w:space="0" w:color="auto"/>
            <w:bottom w:val="none" w:sz="0" w:space="0" w:color="auto"/>
            <w:right w:val="none" w:sz="0" w:space="0" w:color="auto"/>
          </w:divBdr>
        </w:div>
        <w:div w:id="2102331558">
          <w:marLeft w:val="640"/>
          <w:marRight w:val="0"/>
          <w:marTop w:val="0"/>
          <w:marBottom w:val="0"/>
          <w:divBdr>
            <w:top w:val="none" w:sz="0" w:space="0" w:color="auto"/>
            <w:left w:val="none" w:sz="0" w:space="0" w:color="auto"/>
            <w:bottom w:val="none" w:sz="0" w:space="0" w:color="auto"/>
            <w:right w:val="none" w:sz="0" w:space="0" w:color="auto"/>
          </w:divBdr>
        </w:div>
        <w:div w:id="2107116875">
          <w:marLeft w:val="640"/>
          <w:marRight w:val="0"/>
          <w:marTop w:val="0"/>
          <w:marBottom w:val="0"/>
          <w:divBdr>
            <w:top w:val="none" w:sz="0" w:space="0" w:color="auto"/>
            <w:left w:val="none" w:sz="0" w:space="0" w:color="auto"/>
            <w:bottom w:val="none" w:sz="0" w:space="0" w:color="auto"/>
            <w:right w:val="none" w:sz="0" w:space="0" w:color="auto"/>
          </w:divBdr>
        </w:div>
        <w:div w:id="2140144362">
          <w:marLeft w:val="640"/>
          <w:marRight w:val="0"/>
          <w:marTop w:val="0"/>
          <w:marBottom w:val="0"/>
          <w:divBdr>
            <w:top w:val="none" w:sz="0" w:space="0" w:color="auto"/>
            <w:left w:val="none" w:sz="0" w:space="0" w:color="auto"/>
            <w:bottom w:val="none" w:sz="0" w:space="0" w:color="auto"/>
            <w:right w:val="none" w:sz="0" w:space="0" w:color="auto"/>
          </w:divBdr>
        </w:div>
      </w:divsChild>
    </w:div>
    <w:div w:id="1529218300">
      <w:bodyDiv w:val="1"/>
      <w:marLeft w:val="0"/>
      <w:marRight w:val="0"/>
      <w:marTop w:val="0"/>
      <w:marBottom w:val="0"/>
      <w:divBdr>
        <w:top w:val="none" w:sz="0" w:space="0" w:color="auto"/>
        <w:left w:val="none" w:sz="0" w:space="0" w:color="auto"/>
        <w:bottom w:val="none" w:sz="0" w:space="0" w:color="auto"/>
        <w:right w:val="none" w:sz="0" w:space="0" w:color="auto"/>
      </w:divBdr>
      <w:divsChild>
        <w:div w:id="268585213">
          <w:marLeft w:val="640"/>
          <w:marRight w:val="0"/>
          <w:marTop w:val="0"/>
          <w:marBottom w:val="0"/>
          <w:divBdr>
            <w:top w:val="none" w:sz="0" w:space="0" w:color="auto"/>
            <w:left w:val="none" w:sz="0" w:space="0" w:color="auto"/>
            <w:bottom w:val="none" w:sz="0" w:space="0" w:color="auto"/>
            <w:right w:val="none" w:sz="0" w:space="0" w:color="auto"/>
          </w:divBdr>
        </w:div>
        <w:div w:id="928392675">
          <w:marLeft w:val="640"/>
          <w:marRight w:val="0"/>
          <w:marTop w:val="0"/>
          <w:marBottom w:val="0"/>
          <w:divBdr>
            <w:top w:val="none" w:sz="0" w:space="0" w:color="auto"/>
            <w:left w:val="none" w:sz="0" w:space="0" w:color="auto"/>
            <w:bottom w:val="none" w:sz="0" w:space="0" w:color="auto"/>
            <w:right w:val="none" w:sz="0" w:space="0" w:color="auto"/>
          </w:divBdr>
        </w:div>
        <w:div w:id="1100952947">
          <w:marLeft w:val="640"/>
          <w:marRight w:val="0"/>
          <w:marTop w:val="0"/>
          <w:marBottom w:val="0"/>
          <w:divBdr>
            <w:top w:val="none" w:sz="0" w:space="0" w:color="auto"/>
            <w:left w:val="none" w:sz="0" w:space="0" w:color="auto"/>
            <w:bottom w:val="none" w:sz="0" w:space="0" w:color="auto"/>
            <w:right w:val="none" w:sz="0" w:space="0" w:color="auto"/>
          </w:divBdr>
        </w:div>
        <w:div w:id="1376615475">
          <w:marLeft w:val="640"/>
          <w:marRight w:val="0"/>
          <w:marTop w:val="0"/>
          <w:marBottom w:val="0"/>
          <w:divBdr>
            <w:top w:val="none" w:sz="0" w:space="0" w:color="auto"/>
            <w:left w:val="none" w:sz="0" w:space="0" w:color="auto"/>
            <w:bottom w:val="none" w:sz="0" w:space="0" w:color="auto"/>
            <w:right w:val="none" w:sz="0" w:space="0" w:color="auto"/>
          </w:divBdr>
          <w:divsChild>
            <w:div w:id="671491516">
              <w:marLeft w:val="0"/>
              <w:marRight w:val="0"/>
              <w:marTop w:val="0"/>
              <w:marBottom w:val="0"/>
              <w:divBdr>
                <w:top w:val="none" w:sz="0" w:space="0" w:color="auto"/>
                <w:left w:val="none" w:sz="0" w:space="0" w:color="auto"/>
                <w:bottom w:val="none" w:sz="0" w:space="0" w:color="auto"/>
                <w:right w:val="none" w:sz="0" w:space="0" w:color="auto"/>
              </w:divBdr>
              <w:divsChild>
                <w:div w:id="393969509">
                  <w:marLeft w:val="640"/>
                  <w:marRight w:val="0"/>
                  <w:marTop w:val="0"/>
                  <w:marBottom w:val="0"/>
                  <w:divBdr>
                    <w:top w:val="none" w:sz="0" w:space="0" w:color="auto"/>
                    <w:left w:val="none" w:sz="0" w:space="0" w:color="auto"/>
                    <w:bottom w:val="none" w:sz="0" w:space="0" w:color="auto"/>
                    <w:right w:val="none" w:sz="0" w:space="0" w:color="auto"/>
                  </w:divBdr>
                </w:div>
                <w:div w:id="610477850">
                  <w:marLeft w:val="640"/>
                  <w:marRight w:val="0"/>
                  <w:marTop w:val="0"/>
                  <w:marBottom w:val="0"/>
                  <w:divBdr>
                    <w:top w:val="none" w:sz="0" w:space="0" w:color="auto"/>
                    <w:left w:val="none" w:sz="0" w:space="0" w:color="auto"/>
                    <w:bottom w:val="none" w:sz="0" w:space="0" w:color="auto"/>
                    <w:right w:val="none" w:sz="0" w:space="0" w:color="auto"/>
                  </w:divBdr>
                </w:div>
                <w:div w:id="2047682347">
                  <w:marLeft w:val="640"/>
                  <w:marRight w:val="0"/>
                  <w:marTop w:val="0"/>
                  <w:marBottom w:val="0"/>
                  <w:divBdr>
                    <w:top w:val="none" w:sz="0" w:space="0" w:color="auto"/>
                    <w:left w:val="none" w:sz="0" w:space="0" w:color="auto"/>
                    <w:bottom w:val="none" w:sz="0" w:space="0" w:color="auto"/>
                    <w:right w:val="none" w:sz="0" w:space="0" w:color="auto"/>
                  </w:divBdr>
                </w:div>
                <w:div w:id="213852727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71766">
      <w:bodyDiv w:val="1"/>
      <w:marLeft w:val="0"/>
      <w:marRight w:val="0"/>
      <w:marTop w:val="0"/>
      <w:marBottom w:val="0"/>
      <w:divBdr>
        <w:top w:val="none" w:sz="0" w:space="0" w:color="auto"/>
        <w:left w:val="none" w:sz="0" w:space="0" w:color="auto"/>
        <w:bottom w:val="none" w:sz="0" w:space="0" w:color="auto"/>
        <w:right w:val="none" w:sz="0" w:space="0" w:color="auto"/>
      </w:divBdr>
      <w:divsChild>
        <w:div w:id="110904279">
          <w:marLeft w:val="640"/>
          <w:marRight w:val="0"/>
          <w:marTop w:val="0"/>
          <w:marBottom w:val="0"/>
          <w:divBdr>
            <w:top w:val="none" w:sz="0" w:space="0" w:color="auto"/>
            <w:left w:val="none" w:sz="0" w:space="0" w:color="auto"/>
            <w:bottom w:val="none" w:sz="0" w:space="0" w:color="auto"/>
            <w:right w:val="none" w:sz="0" w:space="0" w:color="auto"/>
          </w:divBdr>
        </w:div>
        <w:div w:id="873152243">
          <w:marLeft w:val="640"/>
          <w:marRight w:val="0"/>
          <w:marTop w:val="0"/>
          <w:marBottom w:val="0"/>
          <w:divBdr>
            <w:top w:val="none" w:sz="0" w:space="0" w:color="auto"/>
            <w:left w:val="none" w:sz="0" w:space="0" w:color="auto"/>
            <w:bottom w:val="none" w:sz="0" w:space="0" w:color="auto"/>
            <w:right w:val="none" w:sz="0" w:space="0" w:color="auto"/>
          </w:divBdr>
        </w:div>
      </w:divsChild>
    </w:div>
    <w:div w:id="1550074841">
      <w:bodyDiv w:val="1"/>
      <w:marLeft w:val="0"/>
      <w:marRight w:val="0"/>
      <w:marTop w:val="0"/>
      <w:marBottom w:val="0"/>
      <w:divBdr>
        <w:top w:val="none" w:sz="0" w:space="0" w:color="auto"/>
        <w:left w:val="none" w:sz="0" w:space="0" w:color="auto"/>
        <w:bottom w:val="none" w:sz="0" w:space="0" w:color="auto"/>
        <w:right w:val="none" w:sz="0" w:space="0" w:color="auto"/>
      </w:divBdr>
      <w:divsChild>
        <w:div w:id="493230074">
          <w:marLeft w:val="640"/>
          <w:marRight w:val="0"/>
          <w:marTop w:val="0"/>
          <w:marBottom w:val="0"/>
          <w:divBdr>
            <w:top w:val="none" w:sz="0" w:space="0" w:color="auto"/>
            <w:left w:val="none" w:sz="0" w:space="0" w:color="auto"/>
            <w:bottom w:val="none" w:sz="0" w:space="0" w:color="auto"/>
            <w:right w:val="none" w:sz="0" w:space="0" w:color="auto"/>
          </w:divBdr>
        </w:div>
        <w:div w:id="536435022">
          <w:marLeft w:val="640"/>
          <w:marRight w:val="0"/>
          <w:marTop w:val="0"/>
          <w:marBottom w:val="0"/>
          <w:divBdr>
            <w:top w:val="none" w:sz="0" w:space="0" w:color="auto"/>
            <w:left w:val="none" w:sz="0" w:space="0" w:color="auto"/>
            <w:bottom w:val="none" w:sz="0" w:space="0" w:color="auto"/>
            <w:right w:val="none" w:sz="0" w:space="0" w:color="auto"/>
          </w:divBdr>
        </w:div>
      </w:divsChild>
    </w:div>
    <w:div w:id="1559709178">
      <w:bodyDiv w:val="1"/>
      <w:marLeft w:val="0"/>
      <w:marRight w:val="0"/>
      <w:marTop w:val="0"/>
      <w:marBottom w:val="0"/>
      <w:divBdr>
        <w:top w:val="none" w:sz="0" w:space="0" w:color="auto"/>
        <w:left w:val="none" w:sz="0" w:space="0" w:color="auto"/>
        <w:bottom w:val="none" w:sz="0" w:space="0" w:color="auto"/>
        <w:right w:val="none" w:sz="0" w:space="0" w:color="auto"/>
      </w:divBdr>
      <w:divsChild>
        <w:div w:id="161360985">
          <w:marLeft w:val="640"/>
          <w:marRight w:val="0"/>
          <w:marTop w:val="0"/>
          <w:marBottom w:val="0"/>
          <w:divBdr>
            <w:top w:val="none" w:sz="0" w:space="0" w:color="auto"/>
            <w:left w:val="none" w:sz="0" w:space="0" w:color="auto"/>
            <w:bottom w:val="none" w:sz="0" w:space="0" w:color="auto"/>
            <w:right w:val="none" w:sz="0" w:space="0" w:color="auto"/>
          </w:divBdr>
        </w:div>
        <w:div w:id="1446583941">
          <w:marLeft w:val="640"/>
          <w:marRight w:val="0"/>
          <w:marTop w:val="0"/>
          <w:marBottom w:val="0"/>
          <w:divBdr>
            <w:top w:val="none" w:sz="0" w:space="0" w:color="auto"/>
            <w:left w:val="none" w:sz="0" w:space="0" w:color="auto"/>
            <w:bottom w:val="none" w:sz="0" w:space="0" w:color="auto"/>
            <w:right w:val="none" w:sz="0" w:space="0" w:color="auto"/>
          </w:divBdr>
        </w:div>
      </w:divsChild>
    </w:div>
    <w:div w:id="1569342077">
      <w:bodyDiv w:val="1"/>
      <w:marLeft w:val="0"/>
      <w:marRight w:val="0"/>
      <w:marTop w:val="0"/>
      <w:marBottom w:val="0"/>
      <w:divBdr>
        <w:top w:val="none" w:sz="0" w:space="0" w:color="auto"/>
        <w:left w:val="none" w:sz="0" w:space="0" w:color="auto"/>
        <w:bottom w:val="none" w:sz="0" w:space="0" w:color="auto"/>
        <w:right w:val="none" w:sz="0" w:space="0" w:color="auto"/>
      </w:divBdr>
      <w:divsChild>
        <w:div w:id="1598322795">
          <w:marLeft w:val="640"/>
          <w:marRight w:val="0"/>
          <w:marTop w:val="0"/>
          <w:marBottom w:val="0"/>
          <w:divBdr>
            <w:top w:val="none" w:sz="0" w:space="0" w:color="auto"/>
            <w:left w:val="none" w:sz="0" w:space="0" w:color="auto"/>
            <w:bottom w:val="none" w:sz="0" w:space="0" w:color="auto"/>
            <w:right w:val="none" w:sz="0" w:space="0" w:color="auto"/>
          </w:divBdr>
        </w:div>
        <w:div w:id="2021471435">
          <w:marLeft w:val="640"/>
          <w:marRight w:val="0"/>
          <w:marTop w:val="0"/>
          <w:marBottom w:val="0"/>
          <w:divBdr>
            <w:top w:val="none" w:sz="0" w:space="0" w:color="auto"/>
            <w:left w:val="none" w:sz="0" w:space="0" w:color="auto"/>
            <w:bottom w:val="none" w:sz="0" w:space="0" w:color="auto"/>
            <w:right w:val="none" w:sz="0" w:space="0" w:color="auto"/>
          </w:divBdr>
        </w:div>
      </w:divsChild>
    </w:div>
    <w:div w:id="1596740584">
      <w:bodyDiv w:val="1"/>
      <w:marLeft w:val="0"/>
      <w:marRight w:val="0"/>
      <w:marTop w:val="0"/>
      <w:marBottom w:val="0"/>
      <w:divBdr>
        <w:top w:val="none" w:sz="0" w:space="0" w:color="auto"/>
        <w:left w:val="none" w:sz="0" w:space="0" w:color="auto"/>
        <w:bottom w:val="none" w:sz="0" w:space="0" w:color="auto"/>
        <w:right w:val="none" w:sz="0" w:space="0" w:color="auto"/>
      </w:divBdr>
      <w:divsChild>
        <w:div w:id="1605503191">
          <w:marLeft w:val="640"/>
          <w:marRight w:val="0"/>
          <w:marTop w:val="0"/>
          <w:marBottom w:val="0"/>
          <w:divBdr>
            <w:top w:val="none" w:sz="0" w:space="0" w:color="auto"/>
            <w:left w:val="none" w:sz="0" w:space="0" w:color="auto"/>
            <w:bottom w:val="none" w:sz="0" w:space="0" w:color="auto"/>
            <w:right w:val="none" w:sz="0" w:space="0" w:color="auto"/>
          </w:divBdr>
        </w:div>
        <w:div w:id="1797522626">
          <w:marLeft w:val="640"/>
          <w:marRight w:val="0"/>
          <w:marTop w:val="0"/>
          <w:marBottom w:val="0"/>
          <w:divBdr>
            <w:top w:val="none" w:sz="0" w:space="0" w:color="auto"/>
            <w:left w:val="none" w:sz="0" w:space="0" w:color="auto"/>
            <w:bottom w:val="none" w:sz="0" w:space="0" w:color="auto"/>
            <w:right w:val="none" w:sz="0" w:space="0" w:color="auto"/>
          </w:divBdr>
        </w:div>
        <w:div w:id="1884515968">
          <w:marLeft w:val="640"/>
          <w:marRight w:val="0"/>
          <w:marTop w:val="0"/>
          <w:marBottom w:val="0"/>
          <w:divBdr>
            <w:top w:val="none" w:sz="0" w:space="0" w:color="auto"/>
            <w:left w:val="none" w:sz="0" w:space="0" w:color="auto"/>
            <w:bottom w:val="none" w:sz="0" w:space="0" w:color="auto"/>
            <w:right w:val="none" w:sz="0" w:space="0" w:color="auto"/>
          </w:divBdr>
        </w:div>
      </w:divsChild>
    </w:div>
    <w:div w:id="1616910104">
      <w:bodyDiv w:val="1"/>
      <w:marLeft w:val="0"/>
      <w:marRight w:val="0"/>
      <w:marTop w:val="0"/>
      <w:marBottom w:val="0"/>
      <w:divBdr>
        <w:top w:val="none" w:sz="0" w:space="0" w:color="auto"/>
        <w:left w:val="none" w:sz="0" w:space="0" w:color="auto"/>
        <w:bottom w:val="none" w:sz="0" w:space="0" w:color="auto"/>
        <w:right w:val="none" w:sz="0" w:space="0" w:color="auto"/>
      </w:divBdr>
    </w:div>
    <w:div w:id="1633288845">
      <w:bodyDiv w:val="1"/>
      <w:marLeft w:val="0"/>
      <w:marRight w:val="0"/>
      <w:marTop w:val="0"/>
      <w:marBottom w:val="0"/>
      <w:divBdr>
        <w:top w:val="none" w:sz="0" w:space="0" w:color="auto"/>
        <w:left w:val="none" w:sz="0" w:space="0" w:color="auto"/>
        <w:bottom w:val="none" w:sz="0" w:space="0" w:color="auto"/>
        <w:right w:val="none" w:sz="0" w:space="0" w:color="auto"/>
      </w:divBdr>
      <w:divsChild>
        <w:div w:id="1266310523">
          <w:marLeft w:val="640"/>
          <w:marRight w:val="0"/>
          <w:marTop w:val="0"/>
          <w:marBottom w:val="0"/>
          <w:divBdr>
            <w:top w:val="none" w:sz="0" w:space="0" w:color="auto"/>
            <w:left w:val="none" w:sz="0" w:space="0" w:color="auto"/>
            <w:bottom w:val="none" w:sz="0" w:space="0" w:color="auto"/>
            <w:right w:val="none" w:sz="0" w:space="0" w:color="auto"/>
          </w:divBdr>
        </w:div>
        <w:div w:id="1981642482">
          <w:marLeft w:val="640"/>
          <w:marRight w:val="0"/>
          <w:marTop w:val="0"/>
          <w:marBottom w:val="0"/>
          <w:divBdr>
            <w:top w:val="none" w:sz="0" w:space="0" w:color="auto"/>
            <w:left w:val="none" w:sz="0" w:space="0" w:color="auto"/>
            <w:bottom w:val="none" w:sz="0" w:space="0" w:color="auto"/>
            <w:right w:val="none" w:sz="0" w:space="0" w:color="auto"/>
          </w:divBdr>
        </w:div>
      </w:divsChild>
    </w:div>
    <w:div w:id="1635912361">
      <w:bodyDiv w:val="1"/>
      <w:marLeft w:val="0"/>
      <w:marRight w:val="0"/>
      <w:marTop w:val="0"/>
      <w:marBottom w:val="0"/>
      <w:divBdr>
        <w:top w:val="none" w:sz="0" w:space="0" w:color="auto"/>
        <w:left w:val="none" w:sz="0" w:space="0" w:color="auto"/>
        <w:bottom w:val="none" w:sz="0" w:space="0" w:color="auto"/>
        <w:right w:val="none" w:sz="0" w:space="0" w:color="auto"/>
      </w:divBdr>
    </w:div>
    <w:div w:id="1639409451">
      <w:bodyDiv w:val="1"/>
      <w:marLeft w:val="0"/>
      <w:marRight w:val="0"/>
      <w:marTop w:val="0"/>
      <w:marBottom w:val="0"/>
      <w:divBdr>
        <w:top w:val="none" w:sz="0" w:space="0" w:color="auto"/>
        <w:left w:val="none" w:sz="0" w:space="0" w:color="auto"/>
        <w:bottom w:val="none" w:sz="0" w:space="0" w:color="auto"/>
        <w:right w:val="none" w:sz="0" w:space="0" w:color="auto"/>
      </w:divBdr>
    </w:div>
    <w:div w:id="1641304990">
      <w:bodyDiv w:val="1"/>
      <w:marLeft w:val="0"/>
      <w:marRight w:val="0"/>
      <w:marTop w:val="0"/>
      <w:marBottom w:val="0"/>
      <w:divBdr>
        <w:top w:val="none" w:sz="0" w:space="0" w:color="auto"/>
        <w:left w:val="none" w:sz="0" w:space="0" w:color="auto"/>
        <w:bottom w:val="none" w:sz="0" w:space="0" w:color="auto"/>
        <w:right w:val="none" w:sz="0" w:space="0" w:color="auto"/>
      </w:divBdr>
      <w:divsChild>
        <w:div w:id="554246353">
          <w:marLeft w:val="640"/>
          <w:marRight w:val="0"/>
          <w:marTop w:val="0"/>
          <w:marBottom w:val="0"/>
          <w:divBdr>
            <w:top w:val="none" w:sz="0" w:space="0" w:color="auto"/>
            <w:left w:val="none" w:sz="0" w:space="0" w:color="auto"/>
            <w:bottom w:val="none" w:sz="0" w:space="0" w:color="auto"/>
            <w:right w:val="none" w:sz="0" w:space="0" w:color="auto"/>
          </w:divBdr>
        </w:div>
        <w:div w:id="893390192">
          <w:marLeft w:val="640"/>
          <w:marRight w:val="0"/>
          <w:marTop w:val="0"/>
          <w:marBottom w:val="0"/>
          <w:divBdr>
            <w:top w:val="none" w:sz="0" w:space="0" w:color="auto"/>
            <w:left w:val="none" w:sz="0" w:space="0" w:color="auto"/>
            <w:bottom w:val="none" w:sz="0" w:space="0" w:color="auto"/>
            <w:right w:val="none" w:sz="0" w:space="0" w:color="auto"/>
          </w:divBdr>
        </w:div>
        <w:div w:id="1586643460">
          <w:marLeft w:val="640"/>
          <w:marRight w:val="0"/>
          <w:marTop w:val="0"/>
          <w:marBottom w:val="0"/>
          <w:divBdr>
            <w:top w:val="none" w:sz="0" w:space="0" w:color="auto"/>
            <w:left w:val="none" w:sz="0" w:space="0" w:color="auto"/>
            <w:bottom w:val="none" w:sz="0" w:space="0" w:color="auto"/>
            <w:right w:val="none" w:sz="0" w:space="0" w:color="auto"/>
          </w:divBdr>
        </w:div>
      </w:divsChild>
    </w:div>
    <w:div w:id="1675187862">
      <w:bodyDiv w:val="1"/>
      <w:marLeft w:val="0"/>
      <w:marRight w:val="0"/>
      <w:marTop w:val="0"/>
      <w:marBottom w:val="0"/>
      <w:divBdr>
        <w:top w:val="none" w:sz="0" w:space="0" w:color="auto"/>
        <w:left w:val="none" w:sz="0" w:space="0" w:color="auto"/>
        <w:bottom w:val="none" w:sz="0" w:space="0" w:color="auto"/>
        <w:right w:val="none" w:sz="0" w:space="0" w:color="auto"/>
      </w:divBdr>
      <w:divsChild>
        <w:div w:id="1347292389">
          <w:marLeft w:val="640"/>
          <w:marRight w:val="0"/>
          <w:marTop w:val="0"/>
          <w:marBottom w:val="0"/>
          <w:divBdr>
            <w:top w:val="none" w:sz="0" w:space="0" w:color="auto"/>
            <w:left w:val="none" w:sz="0" w:space="0" w:color="auto"/>
            <w:bottom w:val="none" w:sz="0" w:space="0" w:color="auto"/>
            <w:right w:val="none" w:sz="0" w:space="0" w:color="auto"/>
          </w:divBdr>
        </w:div>
        <w:div w:id="1815028179">
          <w:marLeft w:val="640"/>
          <w:marRight w:val="0"/>
          <w:marTop w:val="0"/>
          <w:marBottom w:val="0"/>
          <w:divBdr>
            <w:top w:val="none" w:sz="0" w:space="0" w:color="auto"/>
            <w:left w:val="none" w:sz="0" w:space="0" w:color="auto"/>
            <w:bottom w:val="none" w:sz="0" w:space="0" w:color="auto"/>
            <w:right w:val="none" w:sz="0" w:space="0" w:color="auto"/>
          </w:divBdr>
        </w:div>
        <w:div w:id="1927616796">
          <w:marLeft w:val="640"/>
          <w:marRight w:val="0"/>
          <w:marTop w:val="0"/>
          <w:marBottom w:val="0"/>
          <w:divBdr>
            <w:top w:val="none" w:sz="0" w:space="0" w:color="auto"/>
            <w:left w:val="none" w:sz="0" w:space="0" w:color="auto"/>
            <w:bottom w:val="none" w:sz="0" w:space="0" w:color="auto"/>
            <w:right w:val="none" w:sz="0" w:space="0" w:color="auto"/>
          </w:divBdr>
        </w:div>
      </w:divsChild>
    </w:div>
    <w:div w:id="1753043269">
      <w:bodyDiv w:val="1"/>
      <w:marLeft w:val="0"/>
      <w:marRight w:val="0"/>
      <w:marTop w:val="0"/>
      <w:marBottom w:val="0"/>
      <w:divBdr>
        <w:top w:val="none" w:sz="0" w:space="0" w:color="auto"/>
        <w:left w:val="none" w:sz="0" w:space="0" w:color="auto"/>
        <w:bottom w:val="none" w:sz="0" w:space="0" w:color="auto"/>
        <w:right w:val="none" w:sz="0" w:space="0" w:color="auto"/>
      </w:divBdr>
    </w:div>
    <w:div w:id="1755470225">
      <w:bodyDiv w:val="1"/>
      <w:marLeft w:val="0"/>
      <w:marRight w:val="0"/>
      <w:marTop w:val="0"/>
      <w:marBottom w:val="0"/>
      <w:divBdr>
        <w:top w:val="none" w:sz="0" w:space="0" w:color="auto"/>
        <w:left w:val="none" w:sz="0" w:space="0" w:color="auto"/>
        <w:bottom w:val="none" w:sz="0" w:space="0" w:color="auto"/>
        <w:right w:val="none" w:sz="0" w:space="0" w:color="auto"/>
      </w:divBdr>
      <w:divsChild>
        <w:div w:id="388067103">
          <w:marLeft w:val="640"/>
          <w:marRight w:val="0"/>
          <w:marTop w:val="0"/>
          <w:marBottom w:val="0"/>
          <w:divBdr>
            <w:top w:val="none" w:sz="0" w:space="0" w:color="auto"/>
            <w:left w:val="none" w:sz="0" w:space="0" w:color="auto"/>
            <w:bottom w:val="none" w:sz="0" w:space="0" w:color="auto"/>
            <w:right w:val="none" w:sz="0" w:space="0" w:color="auto"/>
          </w:divBdr>
        </w:div>
        <w:div w:id="657459777">
          <w:marLeft w:val="640"/>
          <w:marRight w:val="0"/>
          <w:marTop w:val="0"/>
          <w:marBottom w:val="0"/>
          <w:divBdr>
            <w:top w:val="none" w:sz="0" w:space="0" w:color="auto"/>
            <w:left w:val="none" w:sz="0" w:space="0" w:color="auto"/>
            <w:bottom w:val="none" w:sz="0" w:space="0" w:color="auto"/>
            <w:right w:val="none" w:sz="0" w:space="0" w:color="auto"/>
          </w:divBdr>
        </w:div>
      </w:divsChild>
    </w:div>
    <w:div w:id="1819491745">
      <w:bodyDiv w:val="1"/>
      <w:marLeft w:val="0"/>
      <w:marRight w:val="0"/>
      <w:marTop w:val="0"/>
      <w:marBottom w:val="0"/>
      <w:divBdr>
        <w:top w:val="none" w:sz="0" w:space="0" w:color="auto"/>
        <w:left w:val="none" w:sz="0" w:space="0" w:color="auto"/>
        <w:bottom w:val="none" w:sz="0" w:space="0" w:color="auto"/>
        <w:right w:val="none" w:sz="0" w:space="0" w:color="auto"/>
      </w:divBdr>
      <w:divsChild>
        <w:div w:id="266933839">
          <w:marLeft w:val="640"/>
          <w:marRight w:val="0"/>
          <w:marTop w:val="0"/>
          <w:marBottom w:val="0"/>
          <w:divBdr>
            <w:top w:val="none" w:sz="0" w:space="0" w:color="auto"/>
            <w:left w:val="none" w:sz="0" w:space="0" w:color="auto"/>
            <w:bottom w:val="none" w:sz="0" w:space="0" w:color="auto"/>
            <w:right w:val="none" w:sz="0" w:space="0" w:color="auto"/>
          </w:divBdr>
        </w:div>
        <w:div w:id="1979188902">
          <w:marLeft w:val="640"/>
          <w:marRight w:val="0"/>
          <w:marTop w:val="0"/>
          <w:marBottom w:val="0"/>
          <w:divBdr>
            <w:top w:val="none" w:sz="0" w:space="0" w:color="auto"/>
            <w:left w:val="none" w:sz="0" w:space="0" w:color="auto"/>
            <w:bottom w:val="none" w:sz="0" w:space="0" w:color="auto"/>
            <w:right w:val="none" w:sz="0" w:space="0" w:color="auto"/>
          </w:divBdr>
        </w:div>
      </w:divsChild>
    </w:div>
    <w:div w:id="1841462196">
      <w:bodyDiv w:val="1"/>
      <w:marLeft w:val="0"/>
      <w:marRight w:val="0"/>
      <w:marTop w:val="0"/>
      <w:marBottom w:val="0"/>
      <w:divBdr>
        <w:top w:val="none" w:sz="0" w:space="0" w:color="auto"/>
        <w:left w:val="none" w:sz="0" w:space="0" w:color="auto"/>
        <w:bottom w:val="none" w:sz="0" w:space="0" w:color="auto"/>
        <w:right w:val="none" w:sz="0" w:space="0" w:color="auto"/>
      </w:divBdr>
      <w:divsChild>
        <w:div w:id="1110664779">
          <w:marLeft w:val="640"/>
          <w:marRight w:val="0"/>
          <w:marTop w:val="0"/>
          <w:marBottom w:val="0"/>
          <w:divBdr>
            <w:top w:val="none" w:sz="0" w:space="0" w:color="auto"/>
            <w:left w:val="none" w:sz="0" w:space="0" w:color="auto"/>
            <w:bottom w:val="none" w:sz="0" w:space="0" w:color="auto"/>
            <w:right w:val="none" w:sz="0" w:space="0" w:color="auto"/>
          </w:divBdr>
        </w:div>
        <w:div w:id="1470322171">
          <w:marLeft w:val="640"/>
          <w:marRight w:val="0"/>
          <w:marTop w:val="0"/>
          <w:marBottom w:val="0"/>
          <w:divBdr>
            <w:top w:val="none" w:sz="0" w:space="0" w:color="auto"/>
            <w:left w:val="none" w:sz="0" w:space="0" w:color="auto"/>
            <w:bottom w:val="none" w:sz="0" w:space="0" w:color="auto"/>
            <w:right w:val="none" w:sz="0" w:space="0" w:color="auto"/>
          </w:divBdr>
        </w:div>
        <w:div w:id="1642266734">
          <w:marLeft w:val="640"/>
          <w:marRight w:val="0"/>
          <w:marTop w:val="0"/>
          <w:marBottom w:val="0"/>
          <w:divBdr>
            <w:top w:val="none" w:sz="0" w:space="0" w:color="auto"/>
            <w:left w:val="none" w:sz="0" w:space="0" w:color="auto"/>
            <w:bottom w:val="none" w:sz="0" w:space="0" w:color="auto"/>
            <w:right w:val="none" w:sz="0" w:space="0" w:color="auto"/>
          </w:divBdr>
        </w:div>
      </w:divsChild>
    </w:div>
    <w:div w:id="1847401772">
      <w:bodyDiv w:val="1"/>
      <w:marLeft w:val="0"/>
      <w:marRight w:val="0"/>
      <w:marTop w:val="0"/>
      <w:marBottom w:val="0"/>
      <w:divBdr>
        <w:top w:val="none" w:sz="0" w:space="0" w:color="auto"/>
        <w:left w:val="none" w:sz="0" w:space="0" w:color="auto"/>
        <w:bottom w:val="none" w:sz="0" w:space="0" w:color="auto"/>
        <w:right w:val="none" w:sz="0" w:space="0" w:color="auto"/>
      </w:divBdr>
      <w:divsChild>
        <w:div w:id="23554561">
          <w:marLeft w:val="640"/>
          <w:marRight w:val="0"/>
          <w:marTop w:val="0"/>
          <w:marBottom w:val="0"/>
          <w:divBdr>
            <w:top w:val="none" w:sz="0" w:space="0" w:color="auto"/>
            <w:left w:val="none" w:sz="0" w:space="0" w:color="auto"/>
            <w:bottom w:val="none" w:sz="0" w:space="0" w:color="auto"/>
            <w:right w:val="none" w:sz="0" w:space="0" w:color="auto"/>
          </w:divBdr>
        </w:div>
        <w:div w:id="1537162180">
          <w:marLeft w:val="640"/>
          <w:marRight w:val="0"/>
          <w:marTop w:val="0"/>
          <w:marBottom w:val="0"/>
          <w:divBdr>
            <w:top w:val="none" w:sz="0" w:space="0" w:color="auto"/>
            <w:left w:val="none" w:sz="0" w:space="0" w:color="auto"/>
            <w:bottom w:val="none" w:sz="0" w:space="0" w:color="auto"/>
            <w:right w:val="none" w:sz="0" w:space="0" w:color="auto"/>
          </w:divBdr>
        </w:div>
        <w:div w:id="1675961734">
          <w:marLeft w:val="640"/>
          <w:marRight w:val="0"/>
          <w:marTop w:val="0"/>
          <w:marBottom w:val="0"/>
          <w:divBdr>
            <w:top w:val="none" w:sz="0" w:space="0" w:color="auto"/>
            <w:left w:val="none" w:sz="0" w:space="0" w:color="auto"/>
            <w:bottom w:val="none" w:sz="0" w:space="0" w:color="auto"/>
            <w:right w:val="none" w:sz="0" w:space="0" w:color="auto"/>
          </w:divBdr>
        </w:div>
      </w:divsChild>
    </w:div>
    <w:div w:id="1853297638">
      <w:bodyDiv w:val="1"/>
      <w:marLeft w:val="0"/>
      <w:marRight w:val="0"/>
      <w:marTop w:val="0"/>
      <w:marBottom w:val="0"/>
      <w:divBdr>
        <w:top w:val="none" w:sz="0" w:space="0" w:color="auto"/>
        <w:left w:val="none" w:sz="0" w:space="0" w:color="auto"/>
        <w:bottom w:val="none" w:sz="0" w:space="0" w:color="auto"/>
        <w:right w:val="none" w:sz="0" w:space="0" w:color="auto"/>
      </w:divBdr>
    </w:div>
    <w:div w:id="1877963929">
      <w:bodyDiv w:val="1"/>
      <w:marLeft w:val="0"/>
      <w:marRight w:val="0"/>
      <w:marTop w:val="0"/>
      <w:marBottom w:val="0"/>
      <w:divBdr>
        <w:top w:val="none" w:sz="0" w:space="0" w:color="auto"/>
        <w:left w:val="none" w:sz="0" w:space="0" w:color="auto"/>
        <w:bottom w:val="none" w:sz="0" w:space="0" w:color="auto"/>
        <w:right w:val="none" w:sz="0" w:space="0" w:color="auto"/>
      </w:divBdr>
    </w:div>
    <w:div w:id="1917856330">
      <w:bodyDiv w:val="1"/>
      <w:marLeft w:val="0"/>
      <w:marRight w:val="0"/>
      <w:marTop w:val="0"/>
      <w:marBottom w:val="0"/>
      <w:divBdr>
        <w:top w:val="none" w:sz="0" w:space="0" w:color="auto"/>
        <w:left w:val="none" w:sz="0" w:space="0" w:color="auto"/>
        <w:bottom w:val="none" w:sz="0" w:space="0" w:color="auto"/>
        <w:right w:val="none" w:sz="0" w:space="0" w:color="auto"/>
      </w:divBdr>
      <w:divsChild>
        <w:div w:id="415252634">
          <w:marLeft w:val="640"/>
          <w:marRight w:val="0"/>
          <w:marTop w:val="0"/>
          <w:marBottom w:val="0"/>
          <w:divBdr>
            <w:top w:val="none" w:sz="0" w:space="0" w:color="auto"/>
            <w:left w:val="none" w:sz="0" w:space="0" w:color="auto"/>
            <w:bottom w:val="none" w:sz="0" w:space="0" w:color="auto"/>
            <w:right w:val="none" w:sz="0" w:space="0" w:color="auto"/>
          </w:divBdr>
        </w:div>
        <w:div w:id="754740012">
          <w:marLeft w:val="640"/>
          <w:marRight w:val="0"/>
          <w:marTop w:val="0"/>
          <w:marBottom w:val="0"/>
          <w:divBdr>
            <w:top w:val="none" w:sz="0" w:space="0" w:color="auto"/>
            <w:left w:val="none" w:sz="0" w:space="0" w:color="auto"/>
            <w:bottom w:val="none" w:sz="0" w:space="0" w:color="auto"/>
            <w:right w:val="none" w:sz="0" w:space="0" w:color="auto"/>
          </w:divBdr>
        </w:div>
      </w:divsChild>
    </w:div>
    <w:div w:id="1935630929">
      <w:bodyDiv w:val="1"/>
      <w:marLeft w:val="0"/>
      <w:marRight w:val="0"/>
      <w:marTop w:val="0"/>
      <w:marBottom w:val="0"/>
      <w:divBdr>
        <w:top w:val="none" w:sz="0" w:space="0" w:color="auto"/>
        <w:left w:val="none" w:sz="0" w:space="0" w:color="auto"/>
        <w:bottom w:val="none" w:sz="0" w:space="0" w:color="auto"/>
        <w:right w:val="none" w:sz="0" w:space="0" w:color="auto"/>
      </w:divBdr>
      <w:divsChild>
        <w:div w:id="1966347672">
          <w:marLeft w:val="640"/>
          <w:marRight w:val="0"/>
          <w:marTop w:val="0"/>
          <w:marBottom w:val="0"/>
          <w:divBdr>
            <w:top w:val="none" w:sz="0" w:space="0" w:color="auto"/>
            <w:left w:val="none" w:sz="0" w:space="0" w:color="auto"/>
            <w:bottom w:val="none" w:sz="0" w:space="0" w:color="auto"/>
            <w:right w:val="none" w:sz="0" w:space="0" w:color="auto"/>
          </w:divBdr>
        </w:div>
        <w:div w:id="2141419084">
          <w:marLeft w:val="640"/>
          <w:marRight w:val="0"/>
          <w:marTop w:val="0"/>
          <w:marBottom w:val="0"/>
          <w:divBdr>
            <w:top w:val="none" w:sz="0" w:space="0" w:color="auto"/>
            <w:left w:val="none" w:sz="0" w:space="0" w:color="auto"/>
            <w:bottom w:val="none" w:sz="0" w:space="0" w:color="auto"/>
            <w:right w:val="none" w:sz="0" w:space="0" w:color="auto"/>
          </w:divBdr>
        </w:div>
      </w:divsChild>
    </w:div>
    <w:div w:id="1946427080">
      <w:bodyDiv w:val="1"/>
      <w:marLeft w:val="0"/>
      <w:marRight w:val="0"/>
      <w:marTop w:val="0"/>
      <w:marBottom w:val="0"/>
      <w:divBdr>
        <w:top w:val="none" w:sz="0" w:space="0" w:color="auto"/>
        <w:left w:val="none" w:sz="0" w:space="0" w:color="auto"/>
        <w:bottom w:val="none" w:sz="0" w:space="0" w:color="auto"/>
        <w:right w:val="none" w:sz="0" w:space="0" w:color="auto"/>
      </w:divBdr>
    </w:div>
    <w:div w:id="1948150809">
      <w:bodyDiv w:val="1"/>
      <w:marLeft w:val="0"/>
      <w:marRight w:val="0"/>
      <w:marTop w:val="0"/>
      <w:marBottom w:val="0"/>
      <w:divBdr>
        <w:top w:val="none" w:sz="0" w:space="0" w:color="auto"/>
        <w:left w:val="none" w:sz="0" w:space="0" w:color="auto"/>
        <w:bottom w:val="none" w:sz="0" w:space="0" w:color="auto"/>
        <w:right w:val="none" w:sz="0" w:space="0" w:color="auto"/>
      </w:divBdr>
      <w:divsChild>
        <w:div w:id="265698483">
          <w:marLeft w:val="640"/>
          <w:marRight w:val="0"/>
          <w:marTop w:val="0"/>
          <w:marBottom w:val="0"/>
          <w:divBdr>
            <w:top w:val="none" w:sz="0" w:space="0" w:color="auto"/>
            <w:left w:val="none" w:sz="0" w:space="0" w:color="auto"/>
            <w:bottom w:val="none" w:sz="0" w:space="0" w:color="auto"/>
            <w:right w:val="none" w:sz="0" w:space="0" w:color="auto"/>
          </w:divBdr>
        </w:div>
        <w:div w:id="907880120">
          <w:marLeft w:val="640"/>
          <w:marRight w:val="0"/>
          <w:marTop w:val="0"/>
          <w:marBottom w:val="0"/>
          <w:divBdr>
            <w:top w:val="none" w:sz="0" w:space="0" w:color="auto"/>
            <w:left w:val="none" w:sz="0" w:space="0" w:color="auto"/>
            <w:bottom w:val="none" w:sz="0" w:space="0" w:color="auto"/>
            <w:right w:val="none" w:sz="0" w:space="0" w:color="auto"/>
          </w:divBdr>
        </w:div>
      </w:divsChild>
    </w:div>
    <w:div w:id="1971858477">
      <w:bodyDiv w:val="1"/>
      <w:marLeft w:val="0"/>
      <w:marRight w:val="0"/>
      <w:marTop w:val="0"/>
      <w:marBottom w:val="0"/>
      <w:divBdr>
        <w:top w:val="none" w:sz="0" w:space="0" w:color="auto"/>
        <w:left w:val="none" w:sz="0" w:space="0" w:color="auto"/>
        <w:bottom w:val="none" w:sz="0" w:space="0" w:color="auto"/>
        <w:right w:val="none" w:sz="0" w:space="0" w:color="auto"/>
      </w:divBdr>
    </w:div>
    <w:div w:id="1974604021">
      <w:bodyDiv w:val="1"/>
      <w:marLeft w:val="0"/>
      <w:marRight w:val="0"/>
      <w:marTop w:val="0"/>
      <w:marBottom w:val="0"/>
      <w:divBdr>
        <w:top w:val="none" w:sz="0" w:space="0" w:color="auto"/>
        <w:left w:val="none" w:sz="0" w:space="0" w:color="auto"/>
        <w:bottom w:val="none" w:sz="0" w:space="0" w:color="auto"/>
        <w:right w:val="none" w:sz="0" w:space="0" w:color="auto"/>
      </w:divBdr>
      <w:divsChild>
        <w:div w:id="1131747296">
          <w:marLeft w:val="640"/>
          <w:marRight w:val="0"/>
          <w:marTop w:val="0"/>
          <w:marBottom w:val="0"/>
          <w:divBdr>
            <w:top w:val="none" w:sz="0" w:space="0" w:color="auto"/>
            <w:left w:val="none" w:sz="0" w:space="0" w:color="auto"/>
            <w:bottom w:val="none" w:sz="0" w:space="0" w:color="auto"/>
            <w:right w:val="none" w:sz="0" w:space="0" w:color="auto"/>
          </w:divBdr>
        </w:div>
        <w:div w:id="2075616339">
          <w:marLeft w:val="640"/>
          <w:marRight w:val="0"/>
          <w:marTop w:val="0"/>
          <w:marBottom w:val="0"/>
          <w:divBdr>
            <w:top w:val="none" w:sz="0" w:space="0" w:color="auto"/>
            <w:left w:val="none" w:sz="0" w:space="0" w:color="auto"/>
            <w:bottom w:val="none" w:sz="0" w:space="0" w:color="auto"/>
            <w:right w:val="none" w:sz="0" w:space="0" w:color="auto"/>
          </w:divBdr>
        </w:div>
      </w:divsChild>
    </w:div>
    <w:div w:id="2016418125">
      <w:bodyDiv w:val="1"/>
      <w:marLeft w:val="0"/>
      <w:marRight w:val="0"/>
      <w:marTop w:val="0"/>
      <w:marBottom w:val="0"/>
      <w:divBdr>
        <w:top w:val="none" w:sz="0" w:space="0" w:color="auto"/>
        <w:left w:val="none" w:sz="0" w:space="0" w:color="auto"/>
        <w:bottom w:val="none" w:sz="0" w:space="0" w:color="auto"/>
        <w:right w:val="none" w:sz="0" w:space="0" w:color="auto"/>
      </w:divBdr>
      <w:divsChild>
        <w:div w:id="228465262">
          <w:marLeft w:val="640"/>
          <w:marRight w:val="0"/>
          <w:marTop w:val="0"/>
          <w:marBottom w:val="0"/>
          <w:divBdr>
            <w:top w:val="none" w:sz="0" w:space="0" w:color="auto"/>
            <w:left w:val="none" w:sz="0" w:space="0" w:color="auto"/>
            <w:bottom w:val="none" w:sz="0" w:space="0" w:color="auto"/>
            <w:right w:val="none" w:sz="0" w:space="0" w:color="auto"/>
          </w:divBdr>
        </w:div>
        <w:div w:id="764035875">
          <w:marLeft w:val="640"/>
          <w:marRight w:val="0"/>
          <w:marTop w:val="0"/>
          <w:marBottom w:val="0"/>
          <w:divBdr>
            <w:top w:val="none" w:sz="0" w:space="0" w:color="auto"/>
            <w:left w:val="none" w:sz="0" w:space="0" w:color="auto"/>
            <w:bottom w:val="none" w:sz="0" w:space="0" w:color="auto"/>
            <w:right w:val="none" w:sz="0" w:space="0" w:color="auto"/>
          </w:divBdr>
        </w:div>
        <w:div w:id="1358846414">
          <w:marLeft w:val="640"/>
          <w:marRight w:val="0"/>
          <w:marTop w:val="0"/>
          <w:marBottom w:val="0"/>
          <w:divBdr>
            <w:top w:val="none" w:sz="0" w:space="0" w:color="auto"/>
            <w:left w:val="none" w:sz="0" w:space="0" w:color="auto"/>
            <w:bottom w:val="none" w:sz="0" w:space="0" w:color="auto"/>
            <w:right w:val="none" w:sz="0" w:space="0" w:color="auto"/>
          </w:divBdr>
        </w:div>
        <w:div w:id="1382821866">
          <w:marLeft w:val="640"/>
          <w:marRight w:val="0"/>
          <w:marTop w:val="0"/>
          <w:marBottom w:val="0"/>
          <w:divBdr>
            <w:top w:val="none" w:sz="0" w:space="0" w:color="auto"/>
            <w:left w:val="none" w:sz="0" w:space="0" w:color="auto"/>
            <w:bottom w:val="none" w:sz="0" w:space="0" w:color="auto"/>
            <w:right w:val="none" w:sz="0" w:space="0" w:color="auto"/>
          </w:divBdr>
        </w:div>
      </w:divsChild>
    </w:div>
    <w:div w:id="2028553553">
      <w:bodyDiv w:val="1"/>
      <w:marLeft w:val="0"/>
      <w:marRight w:val="0"/>
      <w:marTop w:val="0"/>
      <w:marBottom w:val="0"/>
      <w:divBdr>
        <w:top w:val="none" w:sz="0" w:space="0" w:color="auto"/>
        <w:left w:val="none" w:sz="0" w:space="0" w:color="auto"/>
        <w:bottom w:val="none" w:sz="0" w:space="0" w:color="auto"/>
        <w:right w:val="none" w:sz="0" w:space="0" w:color="auto"/>
      </w:divBdr>
      <w:divsChild>
        <w:div w:id="947469366">
          <w:marLeft w:val="640"/>
          <w:marRight w:val="0"/>
          <w:marTop w:val="0"/>
          <w:marBottom w:val="0"/>
          <w:divBdr>
            <w:top w:val="none" w:sz="0" w:space="0" w:color="auto"/>
            <w:left w:val="none" w:sz="0" w:space="0" w:color="auto"/>
            <w:bottom w:val="none" w:sz="0" w:space="0" w:color="auto"/>
            <w:right w:val="none" w:sz="0" w:space="0" w:color="auto"/>
          </w:divBdr>
        </w:div>
        <w:div w:id="1675836712">
          <w:marLeft w:val="640"/>
          <w:marRight w:val="0"/>
          <w:marTop w:val="0"/>
          <w:marBottom w:val="0"/>
          <w:divBdr>
            <w:top w:val="none" w:sz="0" w:space="0" w:color="auto"/>
            <w:left w:val="none" w:sz="0" w:space="0" w:color="auto"/>
            <w:bottom w:val="none" w:sz="0" w:space="0" w:color="auto"/>
            <w:right w:val="none" w:sz="0" w:space="0" w:color="auto"/>
          </w:divBdr>
        </w:div>
      </w:divsChild>
    </w:div>
    <w:div w:id="2056076505">
      <w:bodyDiv w:val="1"/>
      <w:marLeft w:val="0"/>
      <w:marRight w:val="0"/>
      <w:marTop w:val="0"/>
      <w:marBottom w:val="0"/>
      <w:divBdr>
        <w:top w:val="none" w:sz="0" w:space="0" w:color="auto"/>
        <w:left w:val="none" w:sz="0" w:space="0" w:color="auto"/>
        <w:bottom w:val="none" w:sz="0" w:space="0" w:color="auto"/>
        <w:right w:val="none" w:sz="0" w:space="0" w:color="auto"/>
      </w:divBdr>
      <w:divsChild>
        <w:div w:id="187377992">
          <w:marLeft w:val="640"/>
          <w:marRight w:val="0"/>
          <w:marTop w:val="0"/>
          <w:marBottom w:val="0"/>
          <w:divBdr>
            <w:top w:val="none" w:sz="0" w:space="0" w:color="auto"/>
            <w:left w:val="none" w:sz="0" w:space="0" w:color="auto"/>
            <w:bottom w:val="none" w:sz="0" w:space="0" w:color="auto"/>
            <w:right w:val="none" w:sz="0" w:space="0" w:color="auto"/>
          </w:divBdr>
        </w:div>
        <w:div w:id="292491299">
          <w:marLeft w:val="640"/>
          <w:marRight w:val="0"/>
          <w:marTop w:val="0"/>
          <w:marBottom w:val="0"/>
          <w:divBdr>
            <w:top w:val="none" w:sz="0" w:space="0" w:color="auto"/>
            <w:left w:val="none" w:sz="0" w:space="0" w:color="auto"/>
            <w:bottom w:val="none" w:sz="0" w:space="0" w:color="auto"/>
            <w:right w:val="none" w:sz="0" w:space="0" w:color="auto"/>
          </w:divBdr>
        </w:div>
        <w:div w:id="1404064247">
          <w:marLeft w:val="640"/>
          <w:marRight w:val="0"/>
          <w:marTop w:val="0"/>
          <w:marBottom w:val="0"/>
          <w:divBdr>
            <w:top w:val="none" w:sz="0" w:space="0" w:color="auto"/>
            <w:left w:val="none" w:sz="0" w:space="0" w:color="auto"/>
            <w:bottom w:val="none" w:sz="0" w:space="0" w:color="auto"/>
            <w:right w:val="none" w:sz="0" w:space="0" w:color="auto"/>
          </w:divBdr>
        </w:div>
      </w:divsChild>
    </w:div>
    <w:div w:id="2069567619">
      <w:bodyDiv w:val="1"/>
      <w:marLeft w:val="0"/>
      <w:marRight w:val="0"/>
      <w:marTop w:val="0"/>
      <w:marBottom w:val="0"/>
      <w:divBdr>
        <w:top w:val="none" w:sz="0" w:space="0" w:color="auto"/>
        <w:left w:val="none" w:sz="0" w:space="0" w:color="auto"/>
        <w:bottom w:val="none" w:sz="0" w:space="0" w:color="auto"/>
        <w:right w:val="none" w:sz="0" w:space="0" w:color="auto"/>
      </w:divBdr>
      <w:divsChild>
        <w:div w:id="300037590">
          <w:marLeft w:val="640"/>
          <w:marRight w:val="0"/>
          <w:marTop w:val="0"/>
          <w:marBottom w:val="0"/>
          <w:divBdr>
            <w:top w:val="none" w:sz="0" w:space="0" w:color="auto"/>
            <w:left w:val="none" w:sz="0" w:space="0" w:color="auto"/>
            <w:bottom w:val="none" w:sz="0" w:space="0" w:color="auto"/>
            <w:right w:val="none" w:sz="0" w:space="0" w:color="auto"/>
          </w:divBdr>
        </w:div>
        <w:div w:id="1285382555">
          <w:marLeft w:val="640"/>
          <w:marRight w:val="0"/>
          <w:marTop w:val="0"/>
          <w:marBottom w:val="0"/>
          <w:divBdr>
            <w:top w:val="none" w:sz="0" w:space="0" w:color="auto"/>
            <w:left w:val="none" w:sz="0" w:space="0" w:color="auto"/>
            <w:bottom w:val="none" w:sz="0" w:space="0" w:color="auto"/>
            <w:right w:val="none" w:sz="0" w:space="0" w:color="auto"/>
          </w:divBdr>
        </w:div>
      </w:divsChild>
    </w:div>
    <w:div w:id="2070686337">
      <w:bodyDiv w:val="1"/>
      <w:marLeft w:val="0"/>
      <w:marRight w:val="0"/>
      <w:marTop w:val="0"/>
      <w:marBottom w:val="0"/>
      <w:divBdr>
        <w:top w:val="none" w:sz="0" w:space="0" w:color="auto"/>
        <w:left w:val="none" w:sz="0" w:space="0" w:color="auto"/>
        <w:bottom w:val="none" w:sz="0" w:space="0" w:color="auto"/>
        <w:right w:val="none" w:sz="0" w:space="0" w:color="auto"/>
      </w:divBdr>
      <w:divsChild>
        <w:div w:id="560211703">
          <w:marLeft w:val="640"/>
          <w:marRight w:val="0"/>
          <w:marTop w:val="0"/>
          <w:marBottom w:val="0"/>
          <w:divBdr>
            <w:top w:val="none" w:sz="0" w:space="0" w:color="auto"/>
            <w:left w:val="none" w:sz="0" w:space="0" w:color="auto"/>
            <w:bottom w:val="none" w:sz="0" w:space="0" w:color="auto"/>
            <w:right w:val="none" w:sz="0" w:space="0" w:color="auto"/>
          </w:divBdr>
        </w:div>
        <w:div w:id="1875580104">
          <w:marLeft w:val="640"/>
          <w:marRight w:val="0"/>
          <w:marTop w:val="0"/>
          <w:marBottom w:val="0"/>
          <w:divBdr>
            <w:top w:val="none" w:sz="0" w:space="0" w:color="auto"/>
            <w:left w:val="none" w:sz="0" w:space="0" w:color="auto"/>
            <w:bottom w:val="none" w:sz="0" w:space="0" w:color="auto"/>
            <w:right w:val="none" w:sz="0" w:space="0" w:color="auto"/>
          </w:divBdr>
        </w:div>
        <w:div w:id="2105370629">
          <w:marLeft w:val="640"/>
          <w:marRight w:val="0"/>
          <w:marTop w:val="0"/>
          <w:marBottom w:val="0"/>
          <w:divBdr>
            <w:top w:val="none" w:sz="0" w:space="0" w:color="auto"/>
            <w:left w:val="none" w:sz="0" w:space="0" w:color="auto"/>
            <w:bottom w:val="none" w:sz="0" w:space="0" w:color="auto"/>
            <w:right w:val="none" w:sz="0" w:space="0" w:color="auto"/>
          </w:divBdr>
        </w:div>
      </w:divsChild>
    </w:div>
    <w:div w:id="2081318790">
      <w:bodyDiv w:val="1"/>
      <w:marLeft w:val="0"/>
      <w:marRight w:val="0"/>
      <w:marTop w:val="0"/>
      <w:marBottom w:val="0"/>
      <w:divBdr>
        <w:top w:val="none" w:sz="0" w:space="0" w:color="auto"/>
        <w:left w:val="none" w:sz="0" w:space="0" w:color="auto"/>
        <w:bottom w:val="none" w:sz="0" w:space="0" w:color="auto"/>
        <w:right w:val="none" w:sz="0" w:space="0" w:color="auto"/>
      </w:divBdr>
      <w:divsChild>
        <w:div w:id="555242942">
          <w:marLeft w:val="640"/>
          <w:marRight w:val="0"/>
          <w:marTop w:val="0"/>
          <w:marBottom w:val="0"/>
          <w:divBdr>
            <w:top w:val="none" w:sz="0" w:space="0" w:color="auto"/>
            <w:left w:val="none" w:sz="0" w:space="0" w:color="auto"/>
            <w:bottom w:val="none" w:sz="0" w:space="0" w:color="auto"/>
            <w:right w:val="none" w:sz="0" w:space="0" w:color="auto"/>
          </w:divBdr>
        </w:div>
        <w:div w:id="595334310">
          <w:marLeft w:val="640"/>
          <w:marRight w:val="0"/>
          <w:marTop w:val="0"/>
          <w:marBottom w:val="0"/>
          <w:divBdr>
            <w:top w:val="none" w:sz="0" w:space="0" w:color="auto"/>
            <w:left w:val="none" w:sz="0" w:space="0" w:color="auto"/>
            <w:bottom w:val="none" w:sz="0" w:space="0" w:color="auto"/>
            <w:right w:val="none" w:sz="0" w:space="0" w:color="auto"/>
          </w:divBdr>
        </w:div>
        <w:div w:id="1652295334">
          <w:marLeft w:val="640"/>
          <w:marRight w:val="0"/>
          <w:marTop w:val="0"/>
          <w:marBottom w:val="0"/>
          <w:divBdr>
            <w:top w:val="none" w:sz="0" w:space="0" w:color="auto"/>
            <w:left w:val="none" w:sz="0" w:space="0" w:color="auto"/>
            <w:bottom w:val="none" w:sz="0" w:space="0" w:color="auto"/>
            <w:right w:val="none" w:sz="0" w:space="0" w:color="auto"/>
          </w:divBdr>
        </w:div>
      </w:divsChild>
    </w:div>
    <w:div w:id="2093382970">
      <w:bodyDiv w:val="1"/>
      <w:marLeft w:val="0"/>
      <w:marRight w:val="0"/>
      <w:marTop w:val="0"/>
      <w:marBottom w:val="0"/>
      <w:divBdr>
        <w:top w:val="none" w:sz="0" w:space="0" w:color="auto"/>
        <w:left w:val="none" w:sz="0" w:space="0" w:color="auto"/>
        <w:bottom w:val="none" w:sz="0" w:space="0" w:color="auto"/>
        <w:right w:val="none" w:sz="0" w:space="0" w:color="auto"/>
      </w:divBdr>
    </w:div>
    <w:div w:id="2114743247">
      <w:bodyDiv w:val="1"/>
      <w:marLeft w:val="0"/>
      <w:marRight w:val="0"/>
      <w:marTop w:val="0"/>
      <w:marBottom w:val="0"/>
      <w:divBdr>
        <w:top w:val="none" w:sz="0" w:space="0" w:color="auto"/>
        <w:left w:val="none" w:sz="0" w:space="0" w:color="auto"/>
        <w:bottom w:val="none" w:sz="0" w:space="0" w:color="auto"/>
        <w:right w:val="none" w:sz="0" w:space="0" w:color="auto"/>
      </w:divBdr>
      <w:divsChild>
        <w:div w:id="537858806">
          <w:marLeft w:val="640"/>
          <w:marRight w:val="0"/>
          <w:marTop w:val="0"/>
          <w:marBottom w:val="0"/>
          <w:divBdr>
            <w:top w:val="none" w:sz="0" w:space="0" w:color="auto"/>
            <w:left w:val="none" w:sz="0" w:space="0" w:color="auto"/>
            <w:bottom w:val="none" w:sz="0" w:space="0" w:color="auto"/>
            <w:right w:val="none" w:sz="0" w:space="0" w:color="auto"/>
          </w:divBdr>
        </w:div>
      </w:divsChild>
    </w:div>
    <w:div w:id="2117476408">
      <w:bodyDiv w:val="1"/>
      <w:marLeft w:val="0"/>
      <w:marRight w:val="0"/>
      <w:marTop w:val="0"/>
      <w:marBottom w:val="0"/>
      <w:divBdr>
        <w:top w:val="none" w:sz="0" w:space="0" w:color="auto"/>
        <w:left w:val="none" w:sz="0" w:space="0" w:color="auto"/>
        <w:bottom w:val="none" w:sz="0" w:space="0" w:color="auto"/>
        <w:right w:val="none" w:sz="0" w:space="0" w:color="auto"/>
      </w:divBdr>
      <w:divsChild>
        <w:div w:id="942610967">
          <w:marLeft w:val="640"/>
          <w:marRight w:val="0"/>
          <w:marTop w:val="0"/>
          <w:marBottom w:val="0"/>
          <w:divBdr>
            <w:top w:val="none" w:sz="0" w:space="0" w:color="auto"/>
            <w:left w:val="none" w:sz="0" w:space="0" w:color="auto"/>
            <w:bottom w:val="none" w:sz="0" w:space="0" w:color="auto"/>
            <w:right w:val="none" w:sz="0" w:space="0" w:color="auto"/>
          </w:divBdr>
        </w:div>
        <w:div w:id="1224291824">
          <w:marLeft w:val="640"/>
          <w:marRight w:val="0"/>
          <w:marTop w:val="0"/>
          <w:marBottom w:val="0"/>
          <w:divBdr>
            <w:top w:val="none" w:sz="0" w:space="0" w:color="auto"/>
            <w:left w:val="none" w:sz="0" w:space="0" w:color="auto"/>
            <w:bottom w:val="none" w:sz="0" w:space="0" w:color="auto"/>
            <w:right w:val="none" w:sz="0" w:space="0" w:color="auto"/>
          </w:divBdr>
        </w:div>
        <w:div w:id="129664088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science/article/pii/S0306261921002245" TargetMode="External"/><Relationship Id="rId26" Type="http://schemas.openxmlformats.org/officeDocument/2006/relationships/hyperlink" Target="https://arxiv.org/abs/1806.03188" TargetMode="External"/><Relationship Id="rId3" Type="http://schemas.openxmlformats.org/officeDocument/2006/relationships/styles" Target="styles.xml"/><Relationship Id="rId21" Type="http://schemas.openxmlformats.org/officeDocument/2006/relationships/hyperlink" Target="https://www.researchgate.net/profile/Ye-Shi-7/publication/316341411_Nonconvex_spectral_optimization_algorithms_for_reduced-order_H_LPV-LFT_controllers_OPTIMIZATION_FOR_H_LPV-LFT_CONTROLLERS/links/59ffead1a6fdcca1f29ef41c/Nonconvex-spectral-optimization-algorithms-for-reduced-order-H-LPV-LFT-controllers-OPTIMIZATION-FOR-H-LPV-LFT-CONTROLLERS.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xplore.ieee.org/document/8245844" TargetMode="External"/><Relationship Id="rId25" Type="http://schemas.openxmlformats.org/officeDocument/2006/relationships/hyperlink" Target="https://ieeexplore.ieee.org/abstract/document/7893591" TargetMode="External"/><Relationship Id="rId2" Type="http://schemas.openxmlformats.org/officeDocument/2006/relationships/numbering" Target="numbering.xml"/><Relationship Id="rId16" Type="http://schemas.openxmlformats.org/officeDocument/2006/relationships/hyperlink" Target="https://ieeexplore.ieee.org/document/9112660" TargetMode="External"/><Relationship Id="rId20" Type="http://schemas.openxmlformats.org/officeDocument/2006/relationships/hyperlink" Target="https://onlinelibrary.wiley.com/doi/10.1002/rnc.497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tresearch.onlinelibrary.wiley.com/doi/10.1049/els2.12010"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ieeexplore.ieee.org/document/9186813" TargetMode="External"/><Relationship Id="rId23" Type="http://schemas.openxmlformats.org/officeDocument/2006/relationships/hyperlink" Target="https://www.sciencedirect.com/science/article/pii/S0167691118300938"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ieeexplore.ieee.org/document/889253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ink.springer.com/article/10.1007/s10898-017-0538-5" TargetMode="External"/><Relationship Id="rId27" Type="http://schemas.openxmlformats.org/officeDocument/2006/relationships/hyperlink" Target="https://arxiv.org/abs/2212.07626"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C7CC149E914006A9F6962453F452C6"/>
        <w:category>
          <w:name w:val="常规"/>
          <w:gallery w:val="placeholder"/>
        </w:category>
        <w:types>
          <w:type w:val="bbPlcHdr"/>
        </w:types>
        <w:behaviors>
          <w:behavior w:val="content"/>
        </w:behaviors>
        <w:guid w:val="{43A56797-2936-4852-B322-B71395DBF4C1}"/>
      </w:docPartPr>
      <w:docPartBody>
        <w:p w:rsidR="00DC79BD" w:rsidRDefault="00DC79BD">
          <w:pPr>
            <w:pStyle w:val="9DC7CC149E914006A9F6962453F452C6"/>
            <w:rPr>
              <w:rFonts w:hint="eastAsia"/>
            </w:rPr>
          </w:pPr>
          <w:r w:rsidRPr="328D006D">
            <w:rPr>
              <w:rStyle w:val="a3"/>
            </w:rPr>
            <w:t>单击或点击此处输入文字。</w:t>
          </w:r>
        </w:p>
      </w:docPartBody>
    </w:docPart>
    <w:docPart>
      <w:docPartPr>
        <w:name w:val="DA98D8143A02407994623AE656C383F5"/>
        <w:category>
          <w:name w:val="常规"/>
          <w:gallery w:val="placeholder"/>
        </w:category>
        <w:types>
          <w:type w:val="bbPlcHdr"/>
        </w:types>
        <w:behaviors>
          <w:behavior w:val="content"/>
        </w:behaviors>
        <w:guid w:val="{F908E116-8225-4B43-BA78-982C405A2E57}"/>
      </w:docPartPr>
      <w:docPartBody>
        <w:p w:rsidR="00DC79BD" w:rsidRDefault="00DC79BD" w:rsidP="00DC79BD">
          <w:pPr>
            <w:pStyle w:val="DA98D8143A02407994623AE656C383F5"/>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0E2E6E88594243BF9FD7E91F12EAA31B"/>
        <w:category>
          <w:name w:val="常规"/>
          <w:gallery w:val="placeholder"/>
        </w:category>
        <w:types>
          <w:type w:val="bbPlcHdr"/>
        </w:types>
        <w:behaviors>
          <w:behavior w:val="content"/>
        </w:behaviors>
        <w:guid w:val="{93FEFBE4-B045-4C04-A223-B73A0AE4D5BC}"/>
      </w:docPartPr>
      <w:docPartBody>
        <w:p w:rsidR="00DC79BD" w:rsidRDefault="00DC79BD" w:rsidP="00DC79BD">
          <w:pPr>
            <w:pStyle w:val="0E2E6E88594243BF9FD7E91F12EAA31B"/>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E96B681911E34CE28483C0663977C3DB"/>
        <w:category>
          <w:name w:val="常规"/>
          <w:gallery w:val="placeholder"/>
        </w:category>
        <w:types>
          <w:type w:val="bbPlcHdr"/>
        </w:types>
        <w:behaviors>
          <w:behavior w:val="content"/>
        </w:behaviors>
        <w:guid w:val="{F8A79082-F990-458D-B9C7-57F17ED6FBEA}"/>
      </w:docPartPr>
      <w:docPartBody>
        <w:p w:rsidR="00DC79BD" w:rsidRDefault="00DC79BD" w:rsidP="00DC79BD">
          <w:pPr>
            <w:pStyle w:val="E96B681911E34CE28483C0663977C3DB"/>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B1AC21B042FF4C669E8963CF2987FFA5"/>
        <w:category>
          <w:name w:val="常规"/>
          <w:gallery w:val="placeholder"/>
        </w:category>
        <w:types>
          <w:type w:val="bbPlcHdr"/>
        </w:types>
        <w:behaviors>
          <w:behavior w:val="content"/>
        </w:behaviors>
        <w:guid w:val="{2D66AEED-02D4-4909-875A-54B8978E1851}"/>
      </w:docPartPr>
      <w:docPartBody>
        <w:p w:rsidR="00DC79BD" w:rsidRDefault="00DC79BD" w:rsidP="00DC79BD">
          <w:pPr>
            <w:pStyle w:val="B1AC21B042FF4C669E8963CF2987FFA5"/>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2A8FFC41A6DD406CB51DD33855340232"/>
        <w:category>
          <w:name w:val="常规"/>
          <w:gallery w:val="placeholder"/>
        </w:category>
        <w:types>
          <w:type w:val="bbPlcHdr"/>
        </w:types>
        <w:behaviors>
          <w:behavior w:val="content"/>
        </w:behaviors>
        <w:guid w:val="{2F3AA937-873F-4085-AAFA-55ECE77731A2}"/>
      </w:docPartPr>
      <w:docPartBody>
        <w:p w:rsidR="00DC79BD" w:rsidRDefault="00DC79BD">
          <w:pPr>
            <w:pStyle w:val="2A8FFC41A6DD406CB51DD33855340232"/>
            <w:rPr>
              <w:rFonts w:hint="eastAsia"/>
            </w:rPr>
          </w:pPr>
          <w:r w:rsidRPr="002E48B5">
            <w:rPr>
              <w:rStyle w:val="a3"/>
              <w:rFonts w:hint="eastAsia"/>
            </w:rPr>
            <w:t>单击或点击此处输入文字。</w:t>
          </w:r>
        </w:p>
      </w:docPartBody>
    </w:docPart>
    <w:docPart>
      <w:docPartPr>
        <w:name w:val="8A908A82E5CE4F3CA7E2A081A03B3AEF"/>
        <w:category>
          <w:name w:val="常规"/>
          <w:gallery w:val="placeholder"/>
        </w:category>
        <w:types>
          <w:type w:val="bbPlcHdr"/>
        </w:types>
        <w:behaviors>
          <w:behavior w:val="content"/>
        </w:behaviors>
        <w:guid w:val="{6D68B677-EC43-49A8-8564-A6463447837D}"/>
      </w:docPartPr>
      <w:docPartBody>
        <w:p w:rsidR="00DC79BD" w:rsidRDefault="00DC79BD">
          <w:pPr>
            <w:pStyle w:val="8A908A82E5CE4F3CA7E2A081A03B3AEF"/>
            <w:rPr>
              <w:rFonts w:hint="eastAsia"/>
            </w:rPr>
          </w:pPr>
          <w:r w:rsidRPr="002E48B5">
            <w:rPr>
              <w:rStyle w:val="a3"/>
              <w:rFonts w:hint="eastAsia"/>
            </w:rPr>
            <w:t>单击或点击此处输入文字。</w:t>
          </w:r>
        </w:p>
      </w:docPartBody>
    </w:docPart>
    <w:docPart>
      <w:docPartPr>
        <w:name w:val="C8AE0A01C81C4BCC846A22A89A303727"/>
        <w:category>
          <w:name w:val="常规"/>
          <w:gallery w:val="placeholder"/>
        </w:category>
        <w:types>
          <w:type w:val="bbPlcHdr"/>
        </w:types>
        <w:behaviors>
          <w:behavior w:val="content"/>
        </w:behaviors>
        <w:guid w:val="{FB315B97-75E4-428B-B771-7DE15F473063}"/>
      </w:docPartPr>
      <w:docPartBody>
        <w:p w:rsidR="00DC79BD" w:rsidRDefault="00DC79BD" w:rsidP="00DC79BD">
          <w:pPr>
            <w:pStyle w:val="C8AE0A01C81C4BCC846A22A89A303727"/>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390161CCA7234CC59FC054ED0A225752"/>
        <w:category>
          <w:name w:val="常规"/>
          <w:gallery w:val="placeholder"/>
        </w:category>
        <w:types>
          <w:type w:val="bbPlcHdr"/>
        </w:types>
        <w:behaviors>
          <w:behavior w:val="content"/>
        </w:behaviors>
        <w:guid w:val="{227E9DD3-9B94-445A-AE6B-70DDE628C861}"/>
      </w:docPartPr>
      <w:docPartBody>
        <w:p w:rsidR="00DC79BD" w:rsidRDefault="00DC79BD">
          <w:pPr>
            <w:pStyle w:val="390161CCA7234CC59FC054ED0A225752"/>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6C161E58AE7948B1BAE6D1BB82B77295"/>
        <w:category>
          <w:name w:val="常规"/>
          <w:gallery w:val="placeholder"/>
        </w:category>
        <w:types>
          <w:type w:val="bbPlcHdr"/>
        </w:types>
        <w:behaviors>
          <w:behavior w:val="content"/>
        </w:behaviors>
        <w:guid w:val="{6E5DF544-CFB2-401E-8C5F-444F7F6E01B7}"/>
      </w:docPartPr>
      <w:docPartBody>
        <w:p w:rsidR="00DC79BD" w:rsidRDefault="00DC79BD">
          <w:pPr>
            <w:pStyle w:val="6C161E58AE7948B1BAE6D1BB82B77295"/>
            <w:rPr>
              <w:rFonts w:hint="eastAsia"/>
            </w:rPr>
          </w:pPr>
          <w:r w:rsidRPr="2C9EC005">
            <w:rPr>
              <w:rStyle w:val="a3"/>
              <w:rFonts w:ascii="Microsoft JhengHei" w:eastAsia="Microsoft JhengHei" w:hAnsi="Microsoft JhengHei" w:cs="Microsoft JhengHei" w:hint="eastAsia"/>
            </w:rPr>
            <w:t>单击</w:t>
          </w:r>
          <w:r w:rsidRPr="2C9EC005">
            <w:rPr>
              <w:rStyle w:val="a3"/>
              <w:rFonts w:ascii="Yu Gothic" w:eastAsia="Yu Gothic" w:hAnsi="Yu Gothic" w:cs="Yu Gothic" w:hint="eastAsia"/>
            </w:rPr>
            <w:t>或点</w:t>
          </w:r>
          <w:r w:rsidRPr="2C9EC005">
            <w:rPr>
              <w:rStyle w:val="a3"/>
              <w:rFonts w:ascii="Microsoft JhengHei" w:eastAsia="Microsoft JhengHei" w:hAnsi="Microsoft JhengHei" w:cs="Microsoft JhengHei" w:hint="eastAsia"/>
            </w:rPr>
            <w:t>击</w:t>
          </w:r>
          <w:r w:rsidRPr="2C9EC005">
            <w:rPr>
              <w:rStyle w:val="a3"/>
              <w:rFonts w:ascii="Yu Gothic" w:eastAsia="Yu Gothic" w:hAnsi="Yu Gothic" w:cs="Yu Gothic" w:hint="eastAsia"/>
            </w:rPr>
            <w:t>此</w:t>
          </w:r>
          <w:r w:rsidRPr="2C9EC005">
            <w:rPr>
              <w:rStyle w:val="a3"/>
              <w:rFonts w:ascii="Microsoft JhengHei" w:eastAsia="Microsoft JhengHei" w:hAnsi="Microsoft JhengHei" w:cs="Microsoft JhengHei" w:hint="eastAsia"/>
            </w:rPr>
            <w:t>处输</w:t>
          </w:r>
          <w:r w:rsidRPr="2C9EC005">
            <w:rPr>
              <w:rStyle w:val="a3"/>
              <w:rFonts w:ascii="Yu Gothic" w:eastAsia="Yu Gothic" w:hAnsi="Yu Gothic" w:cs="Yu Gothic" w:hint="eastAsia"/>
            </w:rPr>
            <w:t>入文字</w:t>
          </w:r>
          <w:r w:rsidRPr="2C9EC005">
            <w:rPr>
              <w:rStyle w:val="a3"/>
            </w:rPr>
            <w:t>。</w:t>
          </w:r>
        </w:p>
      </w:docPartBody>
    </w:docPart>
    <w:docPart>
      <w:docPartPr>
        <w:name w:val="437E5C1F5A02402399BDABAC624EBC81"/>
        <w:category>
          <w:name w:val="常规"/>
          <w:gallery w:val="placeholder"/>
        </w:category>
        <w:types>
          <w:type w:val="bbPlcHdr"/>
        </w:types>
        <w:behaviors>
          <w:behavior w:val="content"/>
        </w:behaviors>
        <w:guid w:val="{4380EE68-B428-4D21-93B5-56A405336487}"/>
      </w:docPartPr>
      <w:docPartBody>
        <w:p w:rsidR="00DC79BD" w:rsidRDefault="00DC79BD">
          <w:pPr>
            <w:pStyle w:val="437E5C1F5A02402399BDABAC624EBC81"/>
            <w:rPr>
              <w:rFonts w:hint="eastAsia"/>
            </w:rPr>
          </w:pPr>
          <w:r w:rsidRPr="1A70AD82">
            <w:rPr>
              <w:rStyle w:val="a3"/>
            </w:rPr>
            <w:t>单击或点击此处输入文字。</w:t>
          </w:r>
        </w:p>
      </w:docPartBody>
    </w:docPart>
    <w:docPart>
      <w:docPartPr>
        <w:name w:val="94478D3B36D24300BFB30AE0158CA235"/>
        <w:category>
          <w:name w:val="常规"/>
          <w:gallery w:val="placeholder"/>
        </w:category>
        <w:types>
          <w:type w:val="bbPlcHdr"/>
        </w:types>
        <w:behaviors>
          <w:behavior w:val="content"/>
        </w:behaviors>
        <w:guid w:val="{9F85BFB6-2AD5-419B-A7B3-C88A01FE4759}"/>
      </w:docPartPr>
      <w:docPartBody>
        <w:p w:rsidR="00DC79BD" w:rsidRDefault="00DC79BD">
          <w:pPr>
            <w:pStyle w:val="94478D3B36D24300BFB30AE0158CA235"/>
            <w:rPr>
              <w:rFonts w:hint="eastAsia"/>
            </w:rPr>
          </w:pPr>
          <w:r w:rsidRPr="24484D42">
            <w:rPr>
              <w:rStyle w:val="a3"/>
              <w:rFonts w:ascii="Microsoft JhengHei" w:eastAsia="Microsoft JhengHei" w:hAnsi="Microsoft JhengHei" w:cs="Microsoft JhengHei" w:hint="eastAsia"/>
            </w:rPr>
            <w:t>单击</w:t>
          </w:r>
          <w:r w:rsidRPr="24484D42">
            <w:rPr>
              <w:rStyle w:val="a3"/>
              <w:rFonts w:ascii="Yu Gothic" w:eastAsia="Yu Gothic" w:hAnsi="Yu Gothic" w:cs="Yu Gothic" w:hint="eastAsia"/>
            </w:rPr>
            <w:t>或点</w:t>
          </w:r>
          <w:r w:rsidRPr="24484D42">
            <w:rPr>
              <w:rStyle w:val="a3"/>
              <w:rFonts w:ascii="Microsoft JhengHei" w:eastAsia="Microsoft JhengHei" w:hAnsi="Microsoft JhengHei" w:cs="Microsoft JhengHei" w:hint="eastAsia"/>
            </w:rPr>
            <w:t>击</w:t>
          </w:r>
          <w:r w:rsidRPr="24484D42">
            <w:rPr>
              <w:rStyle w:val="a3"/>
              <w:rFonts w:ascii="Yu Gothic" w:eastAsia="Yu Gothic" w:hAnsi="Yu Gothic" w:cs="Yu Gothic" w:hint="eastAsia"/>
            </w:rPr>
            <w:t>此</w:t>
          </w:r>
          <w:r w:rsidRPr="24484D42">
            <w:rPr>
              <w:rStyle w:val="a3"/>
              <w:rFonts w:ascii="Microsoft JhengHei" w:eastAsia="Microsoft JhengHei" w:hAnsi="Microsoft JhengHei" w:cs="Microsoft JhengHei" w:hint="eastAsia"/>
            </w:rPr>
            <w:t>处输</w:t>
          </w:r>
          <w:r w:rsidRPr="24484D42">
            <w:rPr>
              <w:rStyle w:val="a3"/>
              <w:rFonts w:ascii="Yu Gothic" w:eastAsia="Yu Gothic" w:hAnsi="Yu Gothic" w:cs="Yu Gothic" w:hint="eastAsia"/>
            </w:rPr>
            <w:t>入文字</w:t>
          </w:r>
          <w:r w:rsidRPr="24484D42">
            <w:rPr>
              <w:rStyle w:val="a3"/>
            </w:rPr>
            <w:t>。</w:t>
          </w:r>
        </w:p>
      </w:docPartBody>
    </w:docPart>
    <w:docPart>
      <w:docPartPr>
        <w:name w:val="E2F1368E09004AC78E7402275DEDA93F"/>
        <w:category>
          <w:name w:val="常规"/>
          <w:gallery w:val="placeholder"/>
        </w:category>
        <w:types>
          <w:type w:val="bbPlcHdr"/>
        </w:types>
        <w:behaviors>
          <w:behavior w:val="content"/>
        </w:behaviors>
        <w:guid w:val="{5B5C9DD5-91A6-45D8-ADEE-0A9C3493A659}"/>
      </w:docPartPr>
      <w:docPartBody>
        <w:p w:rsidR="00DC79BD" w:rsidRDefault="00DC79BD">
          <w:pPr>
            <w:pStyle w:val="E2F1368E09004AC78E7402275DEDA93F"/>
            <w:rPr>
              <w:rFonts w:hint="eastAsia"/>
            </w:rPr>
          </w:pPr>
          <w:r w:rsidRPr="4C21F94B">
            <w:rPr>
              <w:rStyle w:val="a3"/>
            </w:rPr>
            <w:t>单击或点击此处输入文字。</w:t>
          </w:r>
        </w:p>
      </w:docPartBody>
    </w:docPart>
    <w:docPart>
      <w:docPartPr>
        <w:name w:val="154CFD3A2F6544A5B87B3C8E8FDA3CC2"/>
        <w:category>
          <w:name w:val="常规"/>
          <w:gallery w:val="placeholder"/>
        </w:category>
        <w:types>
          <w:type w:val="bbPlcHdr"/>
        </w:types>
        <w:behaviors>
          <w:behavior w:val="content"/>
        </w:behaviors>
        <w:guid w:val="{69A6C53B-705B-45EF-8581-085DEF741489}"/>
      </w:docPartPr>
      <w:docPartBody>
        <w:p w:rsidR="00DC79BD" w:rsidRDefault="00DC79BD" w:rsidP="00DC79BD">
          <w:pPr>
            <w:pStyle w:val="154CFD3A2F6544A5B87B3C8E8FDA3CC2"/>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2D4059A945B44BD793AE41020DED52E8"/>
        <w:category>
          <w:name w:val="常规"/>
          <w:gallery w:val="placeholder"/>
        </w:category>
        <w:types>
          <w:type w:val="bbPlcHdr"/>
        </w:types>
        <w:behaviors>
          <w:behavior w:val="content"/>
        </w:behaviors>
        <w:guid w:val="{060BEC5A-1933-4A59-AA66-04D31B667A67}"/>
      </w:docPartPr>
      <w:docPartBody>
        <w:p w:rsidR="00DC79BD" w:rsidRDefault="00DC79BD" w:rsidP="00DC79BD">
          <w:pPr>
            <w:pStyle w:val="2D4059A945B44BD793AE41020DED52E8"/>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00A78C6E9AD34A318B53DA131E6A8125"/>
        <w:category>
          <w:name w:val="常规"/>
          <w:gallery w:val="placeholder"/>
        </w:category>
        <w:types>
          <w:type w:val="bbPlcHdr"/>
        </w:types>
        <w:behaviors>
          <w:behavior w:val="content"/>
        </w:behaviors>
        <w:guid w:val="{B53A1810-8797-4F64-A51B-8A86CF61A0B5}"/>
      </w:docPartPr>
      <w:docPartBody>
        <w:p w:rsidR="00DC79BD" w:rsidRDefault="00DC79BD">
          <w:pPr>
            <w:pStyle w:val="00A78C6E9AD34A318B53DA131E6A8125"/>
            <w:rPr>
              <w:rFonts w:hint="eastAsia"/>
            </w:rPr>
          </w:pPr>
          <w:r w:rsidRPr="3A8CFBD8">
            <w:rPr>
              <w:rStyle w:val="a3"/>
              <w:rFonts w:ascii="Microsoft JhengHei" w:eastAsia="Microsoft JhengHei" w:hAnsi="Microsoft JhengHei" w:cs="Microsoft JhengHei" w:hint="eastAsia"/>
            </w:rPr>
            <w:t>单击</w:t>
          </w:r>
          <w:r w:rsidRPr="3A8CFBD8">
            <w:rPr>
              <w:rStyle w:val="a3"/>
              <w:rFonts w:ascii="Yu Gothic" w:eastAsia="Yu Gothic" w:hAnsi="Yu Gothic" w:cs="Yu Gothic" w:hint="eastAsia"/>
            </w:rPr>
            <w:t>或点</w:t>
          </w:r>
          <w:r w:rsidRPr="3A8CFBD8">
            <w:rPr>
              <w:rStyle w:val="a3"/>
              <w:rFonts w:ascii="Microsoft JhengHei" w:eastAsia="Microsoft JhengHei" w:hAnsi="Microsoft JhengHei" w:cs="Microsoft JhengHei" w:hint="eastAsia"/>
            </w:rPr>
            <w:t>击</w:t>
          </w:r>
          <w:r w:rsidRPr="3A8CFBD8">
            <w:rPr>
              <w:rStyle w:val="a3"/>
              <w:rFonts w:ascii="Yu Gothic" w:eastAsia="Yu Gothic" w:hAnsi="Yu Gothic" w:cs="Yu Gothic" w:hint="eastAsia"/>
            </w:rPr>
            <w:t>此</w:t>
          </w:r>
          <w:r w:rsidRPr="3A8CFBD8">
            <w:rPr>
              <w:rStyle w:val="a3"/>
              <w:rFonts w:ascii="Microsoft JhengHei" w:eastAsia="Microsoft JhengHei" w:hAnsi="Microsoft JhengHei" w:cs="Microsoft JhengHei" w:hint="eastAsia"/>
            </w:rPr>
            <w:t>处输</w:t>
          </w:r>
          <w:r w:rsidRPr="3A8CFBD8">
            <w:rPr>
              <w:rStyle w:val="a3"/>
              <w:rFonts w:ascii="Yu Gothic" w:eastAsia="Yu Gothic" w:hAnsi="Yu Gothic" w:cs="Yu Gothic" w:hint="eastAsia"/>
            </w:rPr>
            <w:t>入文字</w:t>
          </w:r>
          <w:r w:rsidRPr="3A8CFBD8">
            <w:rPr>
              <w:rStyle w:val="a3"/>
            </w:rPr>
            <w:t>。</w:t>
          </w:r>
        </w:p>
      </w:docPartBody>
    </w:docPart>
    <w:docPart>
      <w:docPartPr>
        <w:name w:val="EE8E21D1A07949A1B336695D6CE33657"/>
        <w:category>
          <w:name w:val="常规"/>
          <w:gallery w:val="placeholder"/>
        </w:category>
        <w:types>
          <w:type w:val="bbPlcHdr"/>
        </w:types>
        <w:behaviors>
          <w:behavior w:val="content"/>
        </w:behaviors>
        <w:guid w:val="{FDB544D6-8203-48EA-A967-7C1C353D21B0}"/>
      </w:docPartPr>
      <w:docPartBody>
        <w:p w:rsidR="00DC79BD" w:rsidRDefault="00DC79BD" w:rsidP="00DC79BD">
          <w:pPr>
            <w:pStyle w:val="EE8E21D1A07949A1B336695D6CE33657"/>
            <w:rPr>
              <w:rFonts w:hint="eastAsia"/>
            </w:rPr>
          </w:pPr>
          <w:r w:rsidRPr="00C03A75">
            <w:rPr>
              <w:rStyle w:val="a3"/>
              <w:rFonts w:hint="eastAsia"/>
            </w:rPr>
            <w:t>单击或点击此处输入文字。</w:t>
          </w:r>
        </w:p>
      </w:docPartBody>
    </w:docPart>
    <w:docPart>
      <w:docPartPr>
        <w:name w:val="E8A3A95D50F846FEAE53FFC4D9C50A9B"/>
        <w:category>
          <w:name w:val="常规"/>
          <w:gallery w:val="placeholder"/>
        </w:category>
        <w:types>
          <w:type w:val="bbPlcHdr"/>
        </w:types>
        <w:behaviors>
          <w:behavior w:val="content"/>
        </w:behaviors>
        <w:guid w:val="{3A2EA8C0-149F-4975-94DF-E5C9B7441888}"/>
      </w:docPartPr>
      <w:docPartBody>
        <w:p w:rsidR="00DC79BD" w:rsidRDefault="00DC79BD" w:rsidP="00DC79BD">
          <w:pPr>
            <w:pStyle w:val="E8A3A95D50F846FEAE53FFC4D9C50A9B"/>
            <w:rPr>
              <w:rFonts w:hint="eastAsia"/>
            </w:rPr>
          </w:pPr>
          <w:r w:rsidRPr="00C03A75">
            <w:rPr>
              <w:rStyle w:val="a3"/>
              <w:rFonts w:ascii="Microsoft JhengHei" w:eastAsia="Microsoft JhengHei" w:hAnsi="Microsoft JhengHei" w:cs="Microsoft JhengHei" w:hint="eastAsia"/>
            </w:rPr>
            <w:t>单击</w:t>
          </w:r>
          <w:r w:rsidRPr="00C03A75">
            <w:rPr>
              <w:rStyle w:val="a3"/>
              <w:rFonts w:ascii="Yu Gothic" w:eastAsia="Yu Gothic" w:hAnsi="Yu Gothic" w:cs="Yu Gothic" w:hint="eastAsia"/>
            </w:rPr>
            <w:t>或点</w:t>
          </w:r>
          <w:r w:rsidRPr="00C03A75">
            <w:rPr>
              <w:rStyle w:val="a3"/>
              <w:rFonts w:ascii="Microsoft JhengHei" w:eastAsia="Microsoft JhengHei" w:hAnsi="Microsoft JhengHei" w:cs="Microsoft JhengHei" w:hint="eastAsia"/>
            </w:rPr>
            <w:t>击</w:t>
          </w:r>
          <w:r w:rsidRPr="00C03A75">
            <w:rPr>
              <w:rStyle w:val="a3"/>
              <w:rFonts w:ascii="Yu Gothic" w:eastAsia="Yu Gothic" w:hAnsi="Yu Gothic" w:cs="Yu Gothic" w:hint="eastAsia"/>
            </w:rPr>
            <w:t>此</w:t>
          </w:r>
          <w:r w:rsidRPr="00C03A75">
            <w:rPr>
              <w:rStyle w:val="a3"/>
              <w:rFonts w:ascii="Microsoft JhengHei" w:eastAsia="Microsoft JhengHei" w:hAnsi="Microsoft JhengHei" w:cs="Microsoft JhengHei" w:hint="eastAsia"/>
            </w:rPr>
            <w:t>处输</w:t>
          </w:r>
          <w:r w:rsidRPr="00C03A75">
            <w:rPr>
              <w:rStyle w:val="a3"/>
              <w:rFonts w:ascii="Yu Gothic" w:eastAsia="Yu Gothic" w:hAnsi="Yu Gothic" w:cs="Yu Gothic" w:hint="eastAsia"/>
            </w:rPr>
            <w:t>入文字。</w:t>
          </w:r>
        </w:p>
      </w:docPartBody>
    </w:docPart>
    <w:docPart>
      <w:docPartPr>
        <w:name w:val="A43F4E30D2804954B2945253A0A482C0"/>
        <w:category>
          <w:name w:val="常规"/>
          <w:gallery w:val="placeholder"/>
        </w:category>
        <w:types>
          <w:type w:val="bbPlcHdr"/>
        </w:types>
        <w:behaviors>
          <w:behavior w:val="content"/>
        </w:behaviors>
        <w:guid w:val="{C016EB99-4DB9-419F-9D8B-211BCF4849BA}"/>
      </w:docPartPr>
      <w:docPartBody>
        <w:p w:rsidR="00DC79BD" w:rsidRDefault="00DC79BD" w:rsidP="00DC79BD">
          <w:pPr>
            <w:pStyle w:val="A43F4E30D2804954B2945253A0A482C0"/>
            <w:rPr>
              <w:rFonts w:hint="eastAsia"/>
            </w:rPr>
          </w:pPr>
          <w:r w:rsidRPr="00C03A75">
            <w:rPr>
              <w:rStyle w:val="a3"/>
              <w:rFonts w:hint="eastAsia"/>
            </w:rPr>
            <w:t>单击或点击此处输入文字。</w:t>
          </w:r>
        </w:p>
      </w:docPartBody>
    </w:docPart>
    <w:docPart>
      <w:docPartPr>
        <w:name w:val="3CFFF64AB0BD45E38C26B51DF25915D2"/>
        <w:category>
          <w:name w:val="常规"/>
          <w:gallery w:val="placeholder"/>
        </w:category>
        <w:types>
          <w:type w:val="bbPlcHdr"/>
        </w:types>
        <w:behaviors>
          <w:behavior w:val="content"/>
        </w:behaviors>
        <w:guid w:val="{0ADF14E7-8A22-4751-B75C-59FD2933D487}"/>
      </w:docPartPr>
      <w:docPartBody>
        <w:p w:rsidR="00DC79BD" w:rsidRDefault="00DC79BD" w:rsidP="00DC79BD">
          <w:pPr>
            <w:pStyle w:val="3CFFF64AB0BD45E38C26B51DF25915D2"/>
            <w:rPr>
              <w:rFonts w:hint="eastAsia"/>
            </w:rPr>
          </w:pPr>
          <w:r w:rsidRPr="00C03A75">
            <w:rPr>
              <w:rStyle w:val="a3"/>
              <w:rFonts w:hint="eastAsia"/>
            </w:rPr>
            <w:t>单击或点击此处输入文字。</w:t>
          </w:r>
        </w:p>
      </w:docPartBody>
    </w:docPart>
    <w:docPart>
      <w:docPartPr>
        <w:name w:val="11954C08DD244FCB8093203E441E3FC2"/>
        <w:category>
          <w:name w:val="常规"/>
          <w:gallery w:val="placeholder"/>
        </w:category>
        <w:types>
          <w:type w:val="bbPlcHdr"/>
        </w:types>
        <w:behaviors>
          <w:behavior w:val="content"/>
        </w:behaviors>
        <w:guid w:val="{82FB08A9-CEE1-4881-9B63-7945F7C50C40}"/>
      </w:docPartPr>
      <w:docPartBody>
        <w:p w:rsidR="00DC79BD" w:rsidRDefault="00DC79BD" w:rsidP="00DC79BD">
          <w:pPr>
            <w:pStyle w:val="11954C08DD244FCB8093203E441E3FC2"/>
            <w:rPr>
              <w:rFonts w:hint="eastAsia"/>
            </w:rPr>
          </w:pPr>
          <w:r w:rsidRPr="00C03A75">
            <w:rPr>
              <w:rStyle w:val="a3"/>
              <w:rFonts w:hint="eastAsia"/>
            </w:rPr>
            <w:t>单击或点击此处输入文字。</w:t>
          </w:r>
        </w:p>
      </w:docPartBody>
    </w:docPart>
    <w:docPart>
      <w:docPartPr>
        <w:name w:val="2CEA9DD670DC4652876743FF52402685"/>
        <w:category>
          <w:name w:val="常规"/>
          <w:gallery w:val="placeholder"/>
        </w:category>
        <w:types>
          <w:type w:val="bbPlcHdr"/>
        </w:types>
        <w:behaviors>
          <w:behavior w:val="content"/>
        </w:behaviors>
        <w:guid w:val="{CF18DA1D-3CE6-4D2A-96C8-4531155E9F45}"/>
      </w:docPartPr>
      <w:docPartBody>
        <w:p w:rsidR="00DC79BD" w:rsidRDefault="00DC79BD" w:rsidP="00DC79BD">
          <w:pPr>
            <w:pStyle w:val="2CEA9DD670DC4652876743FF52402685"/>
            <w:rPr>
              <w:rFonts w:hint="eastAsia"/>
            </w:rPr>
          </w:pPr>
          <w:r w:rsidRPr="00C03A75">
            <w:rPr>
              <w:rStyle w:val="a3"/>
              <w:rFonts w:hint="eastAsia"/>
            </w:rPr>
            <w:t>单击或点击此处输入文字。</w:t>
          </w:r>
        </w:p>
      </w:docPartBody>
    </w:docPart>
    <w:docPart>
      <w:docPartPr>
        <w:name w:val="785332A7D67E4228B62DF49C6B7D959C"/>
        <w:category>
          <w:name w:val="常规"/>
          <w:gallery w:val="placeholder"/>
        </w:category>
        <w:types>
          <w:type w:val="bbPlcHdr"/>
        </w:types>
        <w:behaviors>
          <w:behavior w:val="content"/>
        </w:behaviors>
        <w:guid w:val="{FB446855-2F57-4CEC-B976-8170F464135D}"/>
      </w:docPartPr>
      <w:docPartBody>
        <w:p w:rsidR="00DC79BD" w:rsidRDefault="00DC79BD">
          <w:pPr>
            <w:pStyle w:val="785332A7D67E4228B62DF49C6B7D959C"/>
            <w:rPr>
              <w:rFonts w:hint="eastAsia"/>
            </w:rPr>
          </w:pPr>
          <w:r w:rsidRPr="002E48B5">
            <w:rPr>
              <w:rStyle w:val="a3"/>
              <w:rFonts w:hint="eastAsia"/>
            </w:rPr>
            <w:t>单击或点击此处输入文字。</w:t>
          </w:r>
        </w:p>
      </w:docPartBody>
    </w:docPart>
    <w:docPart>
      <w:docPartPr>
        <w:name w:val="34E4F38630CB4C30B6338B254D7E5456"/>
        <w:category>
          <w:name w:val="常规"/>
          <w:gallery w:val="placeholder"/>
        </w:category>
        <w:types>
          <w:type w:val="bbPlcHdr"/>
        </w:types>
        <w:behaviors>
          <w:behavior w:val="content"/>
        </w:behaviors>
        <w:guid w:val="{D48F527A-F39A-4E42-8EE3-F00FB9DDACA8}"/>
      </w:docPartPr>
      <w:docPartBody>
        <w:p w:rsidR="00DC79BD" w:rsidRDefault="00DC79BD" w:rsidP="00DC79BD">
          <w:pPr>
            <w:pStyle w:val="34E4F38630CB4C30B6338B254D7E5456"/>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94414FF38D1B4BADB609218547298AE6"/>
        <w:category>
          <w:name w:val="常规"/>
          <w:gallery w:val="placeholder"/>
        </w:category>
        <w:types>
          <w:type w:val="bbPlcHdr"/>
        </w:types>
        <w:behaviors>
          <w:behavior w:val="content"/>
        </w:behaviors>
        <w:guid w:val="{87F20B9E-7087-42B1-9BC0-C8D2F6C23246}"/>
      </w:docPartPr>
      <w:docPartBody>
        <w:p w:rsidR="00DC79BD" w:rsidRDefault="00DC79BD" w:rsidP="00DC79BD">
          <w:pPr>
            <w:pStyle w:val="94414FF38D1B4BADB609218547298AE6"/>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EE51A57C417245FAABBD623DA9EF57E5"/>
        <w:category>
          <w:name w:val="常规"/>
          <w:gallery w:val="placeholder"/>
        </w:category>
        <w:types>
          <w:type w:val="bbPlcHdr"/>
        </w:types>
        <w:behaviors>
          <w:behavior w:val="content"/>
        </w:behaviors>
        <w:guid w:val="{EB4BE417-5E6E-433C-B29F-FE6D4856B382}"/>
      </w:docPartPr>
      <w:docPartBody>
        <w:p w:rsidR="00DC79BD" w:rsidRDefault="00DC79BD" w:rsidP="00DC79BD">
          <w:pPr>
            <w:pStyle w:val="EE51A57C417245FAABBD623DA9EF57E5"/>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0C9F8562C45C4E95977ECDFE35596337"/>
        <w:category>
          <w:name w:val="常规"/>
          <w:gallery w:val="placeholder"/>
        </w:category>
        <w:types>
          <w:type w:val="bbPlcHdr"/>
        </w:types>
        <w:behaviors>
          <w:behavior w:val="content"/>
        </w:behaviors>
        <w:guid w:val="{225A1906-B2F5-4F3A-A600-0CC171CC0F63}"/>
      </w:docPartPr>
      <w:docPartBody>
        <w:p w:rsidR="00DC79BD" w:rsidRDefault="00DC79BD" w:rsidP="00DC79BD">
          <w:pPr>
            <w:pStyle w:val="0C9F8562C45C4E95977ECDFE35596337"/>
            <w:rPr>
              <w:rFonts w:hint="eastAsia"/>
            </w:rPr>
          </w:pPr>
          <w:r w:rsidRPr="002E48B5">
            <w:rPr>
              <w:rStyle w:val="a3"/>
              <w:rFonts w:ascii="Microsoft JhengHei" w:eastAsia="Microsoft JhengHei" w:hAnsi="Microsoft JhengHei" w:cs="Microsoft JhengHei" w:hint="eastAsia"/>
            </w:rPr>
            <w:t>单击</w:t>
          </w:r>
          <w:r w:rsidRPr="002E48B5">
            <w:rPr>
              <w:rStyle w:val="a3"/>
              <w:rFonts w:ascii="Yu Gothic" w:eastAsia="Yu Gothic" w:hAnsi="Yu Gothic" w:cs="Yu Gothic" w:hint="eastAsia"/>
            </w:rPr>
            <w:t>或点</w:t>
          </w:r>
          <w:r w:rsidRPr="002E48B5">
            <w:rPr>
              <w:rStyle w:val="a3"/>
              <w:rFonts w:ascii="Microsoft JhengHei" w:eastAsia="Microsoft JhengHei" w:hAnsi="Microsoft JhengHei" w:cs="Microsoft JhengHei" w:hint="eastAsia"/>
            </w:rPr>
            <w:t>击</w:t>
          </w:r>
          <w:r w:rsidRPr="002E48B5">
            <w:rPr>
              <w:rStyle w:val="a3"/>
              <w:rFonts w:ascii="Yu Gothic" w:eastAsia="Yu Gothic" w:hAnsi="Yu Gothic" w:cs="Yu Gothic" w:hint="eastAsia"/>
            </w:rPr>
            <w:t>此</w:t>
          </w:r>
          <w:r w:rsidRPr="002E48B5">
            <w:rPr>
              <w:rStyle w:val="a3"/>
              <w:rFonts w:ascii="Microsoft JhengHei" w:eastAsia="Microsoft JhengHei" w:hAnsi="Microsoft JhengHei" w:cs="Microsoft JhengHei" w:hint="eastAsia"/>
            </w:rPr>
            <w:t>处输</w:t>
          </w:r>
          <w:r w:rsidRPr="002E48B5">
            <w:rPr>
              <w:rStyle w:val="a3"/>
              <w:rFonts w:ascii="Yu Gothic" w:eastAsia="Yu Gothic" w:hAnsi="Yu Gothic" w:cs="Yu Gothic" w:hint="eastAsia"/>
            </w:rPr>
            <w:t>入文字</w:t>
          </w:r>
          <w:r w:rsidRPr="002E48B5">
            <w:rPr>
              <w:rStyle w:val="a3"/>
              <w:rFonts w:hint="eastAsia"/>
            </w:rPr>
            <w:t>。</w:t>
          </w:r>
        </w:p>
      </w:docPartBody>
    </w:docPart>
    <w:docPart>
      <w:docPartPr>
        <w:name w:val="741E88ACECBF4B9FB2DF273A2EB42411"/>
        <w:category>
          <w:name w:val="常规"/>
          <w:gallery w:val="placeholder"/>
        </w:category>
        <w:types>
          <w:type w:val="bbPlcHdr"/>
        </w:types>
        <w:behaviors>
          <w:behavior w:val="content"/>
        </w:behaviors>
        <w:guid w:val="{EC05D08A-0EC9-4AB6-A805-49069645533F}"/>
      </w:docPartPr>
      <w:docPartBody>
        <w:p w:rsidR="00DC79BD" w:rsidRDefault="00DC79BD" w:rsidP="00DC79BD">
          <w:pPr>
            <w:pStyle w:val="741E88ACECBF4B9FB2DF273A2EB42411"/>
            <w:rPr>
              <w:rFonts w:hint="eastAsia"/>
            </w:rPr>
          </w:pPr>
          <w:r w:rsidRPr="002E48B5">
            <w:rPr>
              <w:rStyle w:val="a3"/>
              <w:rFonts w:hint="eastAsia"/>
            </w:rPr>
            <w:t>单击或点击此处输入文字。</w:t>
          </w:r>
        </w:p>
      </w:docPartBody>
    </w:docPart>
    <w:docPart>
      <w:docPartPr>
        <w:name w:val="C1875DDB045C43539A6506A8BD07A6AF"/>
        <w:category>
          <w:name w:val="常规"/>
          <w:gallery w:val="placeholder"/>
        </w:category>
        <w:types>
          <w:type w:val="bbPlcHdr"/>
        </w:types>
        <w:behaviors>
          <w:behavior w:val="content"/>
        </w:behaviors>
        <w:guid w:val="{E4B0D7B4-C7CB-44BB-8182-1E26DFB38409}"/>
      </w:docPartPr>
      <w:docPartBody>
        <w:p w:rsidR="00DC79BD" w:rsidRDefault="00DC79BD" w:rsidP="00DC79BD">
          <w:pPr>
            <w:pStyle w:val="C1875DDB045C43539A6506A8BD07A6AF"/>
            <w:rPr>
              <w:rFonts w:hint="eastAsia"/>
            </w:rPr>
          </w:pPr>
          <w:r w:rsidRPr="002E48B5">
            <w:rPr>
              <w:rStyle w:val="a3"/>
              <w:rFonts w:hint="eastAsia"/>
            </w:rPr>
            <w:t>单击或点击此处输入文字。</w:t>
          </w:r>
        </w:p>
      </w:docPartBody>
    </w:docPart>
    <w:docPart>
      <w:docPartPr>
        <w:name w:val="359968BF8EF346368F4D73E50C04113D"/>
        <w:category>
          <w:name w:val="常规"/>
          <w:gallery w:val="placeholder"/>
        </w:category>
        <w:types>
          <w:type w:val="bbPlcHdr"/>
        </w:types>
        <w:behaviors>
          <w:behavior w:val="content"/>
        </w:behaviors>
        <w:guid w:val="{3C14B5AC-E041-439E-B251-E0B7315E2EB9}"/>
      </w:docPartPr>
      <w:docPartBody>
        <w:p w:rsidR="00DC79BD" w:rsidRDefault="00DC79BD" w:rsidP="00DC79BD">
          <w:pPr>
            <w:pStyle w:val="359968BF8EF346368F4D73E50C04113D"/>
            <w:rPr>
              <w:rFonts w:hint="eastAsia"/>
            </w:rPr>
          </w:pPr>
          <w:r w:rsidRPr="002E48B5">
            <w:rPr>
              <w:rStyle w:val="a3"/>
              <w:rFonts w:hint="eastAsia"/>
            </w:rPr>
            <w:t>单击或点击此处输入文字。</w:t>
          </w:r>
        </w:p>
      </w:docPartBody>
    </w:docPart>
    <w:docPart>
      <w:docPartPr>
        <w:name w:val="84795DC4A11145A193AAA515DF3269FE"/>
        <w:category>
          <w:name w:val="常规"/>
          <w:gallery w:val="placeholder"/>
        </w:category>
        <w:types>
          <w:type w:val="bbPlcHdr"/>
        </w:types>
        <w:behaviors>
          <w:behavior w:val="content"/>
        </w:behaviors>
        <w:guid w:val="{24E7AFF7-41BD-463B-8764-041CCAE6ED1A}"/>
      </w:docPartPr>
      <w:docPartBody>
        <w:p w:rsidR="00DC79BD" w:rsidRDefault="00DC79BD" w:rsidP="00DC79BD">
          <w:pPr>
            <w:pStyle w:val="84795DC4A11145A193AAA515DF3269FE"/>
            <w:rPr>
              <w:rFonts w:hint="eastAsia"/>
            </w:rPr>
          </w:pPr>
          <w:r w:rsidRPr="002E48B5">
            <w:rPr>
              <w:rStyle w:val="a3"/>
              <w:rFonts w:hint="eastAsia"/>
            </w:rPr>
            <w:t>单击或点击此处输入文字。</w:t>
          </w:r>
        </w:p>
      </w:docPartBody>
    </w:docPart>
    <w:docPart>
      <w:docPartPr>
        <w:name w:val="A4201F5A3A634D9AB1DF307787B273A6"/>
        <w:category>
          <w:name w:val="常规"/>
          <w:gallery w:val="placeholder"/>
        </w:category>
        <w:types>
          <w:type w:val="bbPlcHdr"/>
        </w:types>
        <w:behaviors>
          <w:behavior w:val="content"/>
        </w:behaviors>
        <w:guid w:val="{9F112E15-0DE5-4AF4-8A23-250EE0170A23}"/>
      </w:docPartPr>
      <w:docPartBody>
        <w:p w:rsidR="00DC79BD" w:rsidRDefault="00DC79BD">
          <w:pPr>
            <w:pStyle w:val="A4201F5A3A634D9AB1DF307787B273A6"/>
            <w:rPr>
              <w:rFonts w:hint="eastAsia"/>
            </w:rPr>
          </w:pPr>
          <w:r w:rsidRPr="73BC75A0">
            <w:rPr>
              <w:rStyle w:val="a3"/>
            </w:rPr>
            <w:t>单击或点击此处输入文字。</w:t>
          </w:r>
        </w:p>
      </w:docPartBody>
    </w:docPart>
    <w:docPart>
      <w:docPartPr>
        <w:name w:val="1CE0203EE05048B8A4523DAC8FB13477"/>
        <w:category>
          <w:name w:val="常规"/>
          <w:gallery w:val="placeholder"/>
        </w:category>
        <w:types>
          <w:type w:val="bbPlcHdr"/>
        </w:types>
        <w:behaviors>
          <w:behavior w:val="content"/>
        </w:behaviors>
        <w:guid w:val="{AA482A1D-D666-420D-99AB-4E06E1141AC0}"/>
      </w:docPartPr>
      <w:docPartBody>
        <w:p w:rsidR="00DC79BD" w:rsidRDefault="00DC79BD">
          <w:pPr>
            <w:pStyle w:val="1CE0203EE05048B8A4523DAC8FB13477"/>
            <w:rPr>
              <w:rFonts w:hint="eastAsia"/>
            </w:rPr>
          </w:pPr>
          <w:r w:rsidRPr="73BC75A0">
            <w:rPr>
              <w:rStyle w:val="a3"/>
            </w:rPr>
            <w:t>单击或点击此处输入文字。</w:t>
          </w:r>
        </w:p>
      </w:docPartBody>
    </w:docPart>
    <w:docPart>
      <w:docPartPr>
        <w:name w:val="CA86EC31F6DB4A0BADDC7F8F8C1A79AC"/>
        <w:category>
          <w:name w:val="常规"/>
          <w:gallery w:val="placeholder"/>
        </w:category>
        <w:types>
          <w:type w:val="bbPlcHdr"/>
        </w:types>
        <w:behaviors>
          <w:behavior w:val="content"/>
        </w:behaviors>
        <w:guid w:val="{367280B5-1DB9-446D-986B-9D47C1FE8E25}"/>
      </w:docPartPr>
      <w:docPartBody>
        <w:p w:rsidR="00DC79BD" w:rsidRDefault="00DC79BD">
          <w:pPr>
            <w:pStyle w:val="CA86EC31F6DB4A0BADDC7F8F8C1A79AC"/>
            <w:rPr>
              <w:rFonts w:hint="eastAsia"/>
            </w:rPr>
          </w:pPr>
          <w:r w:rsidRPr="002E48B5">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Microsoft YaHei"/>
    <w:panose1 w:val="02010609060101010101"/>
    <w:charset w:val="86"/>
    <w:family w:val="modern"/>
    <w:pitch w:val="fixed"/>
    <w:sig w:usb0="800002BF" w:usb1="38CF7CFA" w:usb2="00000016" w:usb3="00000000" w:csb0="00040001" w:csb1="00000000"/>
  </w:font>
  <w:font w:name="楷体_GB2312">
    <w:altName w:val="Microsoft YaHei"/>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BD"/>
    <w:rsid w:val="001E3394"/>
    <w:rsid w:val="00525CBB"/>
    <w:rsid w:val="0054314E"/>
    <w:rsid w:val="008E7E34"/>
    <w:rsid w:val="00DC79BD"/>
    <w:rsid w:val="00F60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2C9DF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C79BD"/>
    <w:rPr>
      <w:color w:val="666666"/>
    </w:rPr>
  </w:style>
  <w:style w:type="paragraph" w:customStyle="1" w:styleId="9DC7CC149E914006A9F6962453F452C6">
    <w:name w:val="9DC7CC149E914006A9F6962453F452C6"/>
  </w:style>
  <w:style w:type="paragraph" w:customStyle="1" w:styleId="DA98D8143A02407994623AE656C383F5">
    <w:name w:val="DA98D8143A02407994623AE656C383F5"/>
    <w:rsid w:val="00DC79BD"/>
  </w:style>
  <w:style w:type="paragraph" w:customStyle="1" w:styleId="0E2E6E88594243BF9FD7E91F12EAA31B">
    <w:name w:val="0E2E6E88594243BF9FD7E91F12EAA31B"/>
    <w:rsid w:val="00DC79BD"/>
  </w:style>
  <w:style w:type="paragraph" w:customStyle="1" w:styleId="E96B681911E34CE28483C0663977C3DB">
    <w:name w:val="E96B681911E34CE28483C0663977C3DB"/>
    <w:rsid w:val="00DC79BD"/>
  </w:style>
  <w:style w:type="paragraph" w:customStyle="1" w:styleId="B1AC21B042FF4C669E8963CF2987FFA5">
    <w:name w:val="B1AC21B042FF4C669E8963CF2987FFA5"/>
    <w:rsid w:val="00DC79BD"/>
  </w:style>
  <w:style w:type="paragraph" w:customStyle="1" w:styleId="2A8FFC41A6DD406CB51DD33855340232">
    <w:name w:val="2A8FFC41A6DD406CB51DD33855340232"/>
  </w:style>
  <w:style w:type="paragraph" w:customStyle="1" w:styleId="8A908A82E5CE4F3CA7E2A081A03B3AEF">
    <w:name w:val="8A908A82E5CE4F3CA7E2A081A03B3AEF"/>
  </w:style>
  <w:style w:type="paragraph" w:customStyle="1" w:styleId="C8AE0A01C81C4BCC846A22A89A303727">
    <w:name w:val="C8AE0A01C81C4BCC846A22A89A303727"/>
    <w:rsid w:val="00DC79BD"/>
  </w:style>
  <w:style w:type="paragraph" w:customStyle="1" w:styleId="390161CCA7234CC59FC054ED0A225752">
    <w:name w:val="390161CCA7234CC59FC054ED0A225752"/>
  </w:style>
  <w:style w:type="paragraph" w:customStyle="1" w:styleId="6C161E58AE7948B1BAE6D1BB82B77295">
    <w:name w:val="6C161E58AE7948B1BAE6D1BB82B77295"/>
  </w:style>
  <w:style w:type="paragraph" w:customStyle="1" w:styleId="437E5C1F5A02402399BDABAC624EBC81">
    <w:name w:val="437E5C1F5A02402399BDABAC624EBC81"/>
  </w:style>
  <w:style w:type="paragraph" w:customStyle="1" w:styleId="94478D3B36D24300BFB30AE0158CA235">
    <w:name w:val="94478D3B36D24300BFB30AE0158CA235"/>
  </w:style>
  <w:style w:type="paragraph" w:customStyle="1" w:styleId="E2F1368E09004AC78E7402275DEDA93F">
    <w:name w:val="E2F1368E09004AC78E7402275DEDA93F"/>
  </w:style>
  <w:style w:type="paragraph" w:customStyle="1" w:styleId="154CFD3A2F6544A5B87B3C8E8FDA3CC2">
    <w:name w:val="154CFD3A2F6544A5B87B3C8E8FDA3CC2"/>
    <w:rsid w:val="00DC79BD"/>
  </w:style>
  <w:style w:type="paragraph" w:customStyle="1" w:styleId="2D4059A945B44BD793AE41020DED52E8">
    <w:name w:val="2D4059A945B44BD793AE41020DED52E8"/>
    <w:rsid w:val="00DC79BD"/>
  </w:style>
  <w:style w:type="paragraph" w:customStyle="1" w:styleId="00A78C6E9AD34A318B53DA131E6A8125">
    <w:name w:val="00A78C6E9AD34A318B53DA131E6A8125"/>
  </w:style>
  <w:style w:type="paragraph" w:customStyle="1" w:styleId="EE8E21D1A07949A1B336695D6CE33657">
    <w:name w:val="EE8E21D1A07949A1B336695D6CE33657"/>
    <w:rsid w:val="00DC79BD"/>
  </w:style>
  <w:style w:type="paragraph" w:customStyle="1" w:styleId="E8A3A95D50F846FEAE53FFC4D9C50A9B">
    <w:name w:val="E8A3A95D50F846FEAE53FFC4D9C50A9B"/>
    <w:rsid w:val="00DC79BD"/>
  </w:style>
  <w:style w:type="paragraph" w:customStyle="1" w:styleId="A43F4E30D2804954B2945253A0A482C0">
    <w:name w:val="A43F4E30D2804954B2945253A0A482C0"/>
    <w:rsid w:val="00DC79BD"/>
  </w:style>
  <w:style w:type="paragraph" w:customStyle="1" w:styleId="3CFFF64AB0BD45E38C26B51DF25915D2">
    <w:name w:val="3CFFF64AB0BD45E38C26B51DF25915D2"/>
    <w:rsid w:val="00DC79BD"/>
  </w:style>
  <w:style w:type="paragraph" w:customStyle="1" w:styleId="11954C08DD244FCB8093203E441E3FC2">
    <w:name w:val="11954C08DD244FCB8093203E441E3FC2"/>
    <w:rsid w:val="00DC79BD"/>
  </w:style>
  <w:style w:type="paragraph" w:customStyle="1" w:styleId="2CEA9DD670DC4652876743FF52402685">
    <w:name w:val="2CEA9DD670DC4652876743FF52402685"/>
    <w:rsid w:val="00DC79BD"/>
  </w:style>
  <w:style w:type="paragraph" w:customStyle="1" w:styleId="785332A7D67E4228B62DF49C6B7D959C">
    <w:name w:val="785332A7D67E4228B62DF49C6B7D959C"/>
  </w:style>
  <w:style w:type="paragraph" w:customStyle="1" w:styleId="34E4F38630CB4C30B6338B254D7E5456">
    <w:name w:val="34E4F38630CB4C30B6338B254D7E5456"/>
    <w:rsid w:val="00DC79BD"/>
  </w:style>
  <w:style w:type="paragraph" w:customStyle="1" w:styleId="94414FF38D1B4BADB609218547298AE6">
    <w:name w:val="94414FF38D1B4BADB609218547298AE6"/>
    <w:rsid w:val="00DC79BD"/>
  </w:style>
  <w:style w:type="paragraph" w:customStyle="1" w:styleId="EE51A57C417245FAABBD623DA9EF57E5">
    <w:name w:val="EE51A57C417245FAABBD623DA9EF57E5"/>
    <w:rsid w:val="00DC79BD"/>
  </w:style>
  <w:style w:type="paragraph" w:customStyle="1" w:styleId="0C9F8562C45C4E95977ECDFE35596337">
    <w:name w:val="0C9F8562C45C4E95977ECDFE35596337"/>
    <w:rsid w:val="00DC79BD"/>
  </w:style>
  <w:style w:type="paragraph" w:customStyle="1" w:styleId="741E88ACECBF4B9FB2DF273A2EB42411">
    <w:name w:val="741E88ACECBF4B9FB2DF273A2EB42411"/>
    <w:rsid w:val="00DC79BD"/>
  </w:style>
  <w:style w:type="paragraph" w:customStyle="1" w:styleId="C1875DDB045C43539A6506A8BD07A6AF">
    <w:name w:val="C1875DDB045C43539A6506A8BD07A6AF"/>
    <w:rsid w:val="00DC79BD"/>
  </w:style>
  <w:style w:type="paragraph" w:customStyle="1" w:styleId="359968BF8EF346368F4D73E50C04113D">
    <w:name w:val="359968BF8EF346368F4D73E50C04113D"/>
    <w:rsid w:val="00DC79BD"/>
  </w:style>
  <w:style w:type="paragraph" w:customStyle="1" w:styleId="84795DC4A11145A193AAA515DF3269FE">
    <w:name w:val="84795DC4A11145A193AAA515DF3269FE"/>
    <w:rsid w:val="00DC79BD"/>
  </w:style>
  <w:style w:type="paragraph" w:customStyle="1" w:styleId="A4201F5A3A634D9AB1DF307787B273A6">
    <w:name w:val="A4201F5A3A634D9AB1DF307787B273A6"/>
  </w:style>
  <w:style w:type="paragraph" w:customStyle="1" w:styleId="1CE0203EE05048B8A4523DAC8FB13477">
    <w:name w:val="1CE0203EE05048B8A4523DAC8FB13477"/>
  </w:style>
  <w:style w:type="paragraph" w:customStyle="1" w:styleId="CA86EC31F6DB4A0BADDC7F8F8C1A79AC">
    <w:name w:val="CA86EC31F6DB4A0BADDC7F8F8C1A79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7C955EA-6AAF-449C-99C4-DBDAC0BB3D1B}">
  <we:reference id="wa104382081" version="1.28.0.0" store="zh-CN" storeType="OMEX"/>
  <we:alternateReferences>
    <we:reference id="WA104382081" version="1.28.0.0" store="zh-CN" storeType="OMEX"/>
  </we:alternateReferences>
  <we:properties>
    <we:property name="MENDELEY_CITATIONS" value="[{&quot;citationID&quot;:&quot;MENDELEY_CITATION_8a0c2d73-c3da-4622-bd97-32ceec206d3d&quot;,&quot;properties&quot;:{&quot;noteIndex&quot;:0},&quot;isEdited&quot;:false,&quot;manualOverride&quot;:{&quot;isManuallyOverridden&quot;:false,&quot;citeprocText&quot;:&quot;[1]&quot;,&quot;manualOverrideText&quot;:&quot;&quot;},&quot;citationTag&quot;:&quot;MENDELEY_CITATION_v3_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&quot;,&quot;citationItems&quot;:[{&quot;id&quot;:&quot;d1cfe7be-58f9-3f7d-9f44-4fd3c12664a1&quot;,&quot;itemData&quot;:{&quot;type&quot;:&quot;article&quot;,&quot;id&quot;:&quot;d1cfe7be-58f9-3f7d-9f44-4fd3c12664a1&quot;,&quot;title&quot;:&quot;Demand response and smart grids - A survey&quot;,&quot;author&quot;:[{&quot;family&quot;:&quot;Siano&quot;,&quot;given&quot;:&quot;Pierluigi&quot;,&quot;parse-names&quot;:false,&quot;dropping-particle&quot;:&quot;&quot;,&quot;non-dropping-particle&quot;:&quot;&quot;}],&quot;container-title&quot;:&quot;Renewable and Sustainable Energy Reviews&quot;,&quot;DOI&quot;:&quot;10.1016/j.rser.2013.10.022&quot;,&quot;ISSN&quot;:&quot;13640321&quot;,&quot;issued&quot;:{&quot;date-parts&quot;:[[2014]]},&quot;abstract&quot;:&quot;The smart grid is conceived of as an electric grid that can deliver electricity in a controlled, smart way from points of generation to active consumers. Demand response (DR), by promoting the interaction and responsiveness of the customers, may offer a broad range of potential benefits on system operation and expansion and on market efficiency. Moreover, by improving the reliability of the power system and, in the long term, lowering peak demand, DR reduces overall plant and capital cost investments and postpones the need for network upgrades. In this paper a survey of DR potentials and benefits in smart grids is presented. Innovative enabling technologies and systems, such as smart meters, energy controllers, communication systems, decisive to facilitate the coordination of efficiency and DR in a smart grid, are described and discussed with reference to real industrial case studies and research projects. © 2013 Elsevier Ltd. All rights reserved.&quot;,&quot;volume&quot;:&quot;30&quot;,&quot;container-title-short&quot;:&quot;&quot;},&quot;isTemporary&quot;:false}]},{&quot;citationID&quot;:&quot;MENDELEY_CITATION_23ad8882-aa0e-4cd6-930c-ac9449278e79&quot;,&quot;properties&quot;:{&quot;noteIndex&quot;:0},&quot;isEdited&quot;:false,&quot;manualOverride&quot;:{&quot;isManuallyOverridden&quot;:false,&quot;citeprocText&quot;:&quot;[2]&quot;,&quot;manualOverrideText&quot;:&quot;&quot;},&quot;citationTag&quot;:&quot;MENDELEY_CITATION_v3_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&quot;,&quot;citationItems&quot;:[{&quot;id&quot;:&quot;60648345-49a3-34b4-9500-fd8d85acb6e2&quot;,&quot;itemData&quot;:{&quot;type&quot;:&quot;article&quot;,&quot;id&quot;:&quot;60648345-49a3-34b4-9500-fd8d85acb6e2&quot;,&quot;title&quot;:&quot;A review of the development of Smart Grid technologies&quot;,&quot;author&quot;:[{&quot;family&quot;:&quot;Tuballa&quot;,&quot;given&quot;:&quot;Maria Lorena&quot;,&quot;parse-names&quot;:false,&quot;dropping-particle&quot;:&quot;&quot;,&quot;non-dropping-particle&quot;:&quot;&quot;},{&quot;family&quot;:&quot;Abundo&quot;,&quot;given&quot;:&quot;Michael Lochinvar&quot;,&quot;parse-names&quot;:false,&quot;dropping-particle&quot;:&quot;&quot;,&quot;non-dropping-particle&quot;:&quot;&quot;}],&quot;container-title&quot;:&quot;Renewable and Sustainable Energy Reviews&quot;,&quot;DOI&quot;:&quot;10.1016/j.rser.2016.01.011&quot;,&quot;ISSN&quot;:&quot;18790690&quot;,&quot;issued&quot;:{&quot;date-parts&quot;:[[2016]]},&quot;abstract&quot;:&quot;Energy sustainability and environmental preservation have become worldwide concerns with the many manifestations of climate change and the continually increasing demand for energy. As cities and nations become more technologically advanced, electricity consumption rises to levels that may no longer be manageable if left unattended. The Smart Grid offers an answer to the shift to more sustainable technologies such as distributed generation and microgrids. A general public awareness and adequate attention from potential researchers and policy makers is crucial. This paper presents an overview of the Smart Grid with its general features, functionalities and characteristics. It presents the Smart Grid fundamental and related technologies and have identified the research activities, challenges and issues. It demonstrates how these technologies have shaped the modern electricity grid and continued to evolve and strengthen its role in the better alignment of energy demand and supply. Smart Grid implementation and practices in various locations are also unveiled. Concrete energy policies facilitate Smart Grid initiatives across the nations. Interestingly, Smart Grid practices in different regions barely indicate competition but rather an unbordered community of similar aspirations and shared lessons.&quot;,&quot;volume&quot;:&quot;59&quot;,&quot;container-title-short&quot;:&quot;&quot;},&quot;isTemporary&quot;:false}]},{&quot;citationID&quot;:&quot;MENDELEY_CITATION_24116510-5538-425d-af9d-c8ec9f723b9b&quot;,&quot;properties&quot;:{&quot;noteIndex&quot;:0},&quot;isEdited&quot;:false,&quot;manualOverride&quot;:{&quot;isManuallyOverridden&quot;:false,&quot;citeprocText&quot;:&quot;[3]&quot;,&quot;manualOverrideText&quot;:&quot;&quot;},&quot;citationTag&quot;:&quot;MENDELEY_CITATION_v3_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&quot;,&quot;citationItems&quot;:[{&quot;id&quot;:&quot;5a925949-eebf-3640-9315-49acbf80e3fc&quot;,&quot;itemData&quot;:{&quot;type&quot;:&quot;article-journal&quot;,&quot;id&quot;:&quot;5a925949-eebf-3640-9315-49acbf80e3fc&quot;,&quot;title&quot;:&quot;中国新能源汽车产业发展问题探讨&quot;,&quot;author&quot;:[{&quot;family&quot;:&quot;朱建明&quot;,&quot;given&quot;:&quot;&quot;,&quot;parse-names&quot;:false,&quot;dropping-particle&quot;:&quot;&quot;,&quot;non-dropping-particle&quot;:&quot;&quot;}],&quot;container-title&quot;:&quot;现代工程项目管理&quot;,&quot;DOI&quot;:&quot;10.37155/2811-0625-0301-29&quot;,&quot;ISSN&quot;:&quot;2811-0625&quot;,&quot;issued&quot;:{&quot;date-parts&quot;:[[2024]]},&quot;issue&quot;:&quot;1&quot;,&quot;volume&quot;:&quot;3&quot;,&quot;container-title-short&quot;:&quot;&quot;},&quot;isTemporary&quot;:false}]},{&quot;citationID&quot;:&quot;MENDELEY_CITATION_c206e5d4-0d8d-4a5d-abca-15aa7ee46a47&quot;,&quot;properties&quot;:{&quot;noteIndex&quot;:0},&quot;isEdited&quot;:false,&quot;manualOverride&quot;:{&quot;isManuallyOverridden&quot;:false,&quot;citeprocText&quot;:&quot;[4], [5]&quot;,&quot;manualOverrideText&quot;:&quot;&quot;},&quot;citationTag&quot;:&quot;MENDELEY_CITATION_v3_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&quot;,&quot;citationItems&quot;:[{&quot;id&quot;:&quot;c90754bf-99a9-37dc-84c1-596def7393fe&quot;,&quot;itemData&quot;:{&quot;type&quot;:&quot;article-journal&quot;,&quot;id&quot;:&quot;c90754bf-99a9-37dc-84c1-596def7393fe&quot;,&quot;title&quot;:&quot;高比例可再生能源电力系统关键技术及发展挑战&quot;,&quot;author&quot;:[{&quot;family&quot;:&quot;卓振宇&quot;,&quot;given&quot;:&quot;&quot;,&quot;parse-names&quot;:false,&quot;dropping-particle&quot;:&quot;&quot;,&quot;non-dropping-particle&quot;:&quot;&quot;},{&quot;family&quot;:&quot;张宁&quot;,&quot;given&quot;:&quot;&quot;,&quot;parse-names&quot;:false,&quot;dropping-particle&quot;:&quot;&quot;,&quot;non-dropping-particle&quot;:&quot;&quot;},{&quot;family&quot;:&quot;谢小荣&quot;,&quot;given&quot;:&quot;&quot;,&quot;parse-names&quot;:false,&quot;dropping-particle&quot;:&quot;&quot;,&quot;non-dropping-particle&quot;:&quot;&quot;},{&quot;family&quot;:&quot;李浩志&quot;,&quot;given&quot;:&quot;&quot;,&quot;parse-names&quot;:false,&quot;dropping-particle&quot;:&quot;&quot;,&quot;non-dropping-particle&quot;:&quot;&quot;},{&quot;family&quot;:&quot;康重庆&quot;,&quot;given&quot;:&quot;&quot;,&quot;parse-names&quot;:false,&quot;dropping-particle&quot;:&quot;&quot;,&quot;non-dropping-particle&quot;:&quot;&quot;}],&quot;container-title&quot;:&quot;电力系统自动化&quot;,&quot;issued&quot;:{&quot;date-parts&quot;:[[2021]]},&quot;abstract&quot;:&quot;命。以风电和光伏为代表的非水可再生能源是这场 能源革命中最具活力的组成部分。国际能源署预计 2020 年 全 球 风 电 与 光 伏 装 机 容 量 较 2019 年 将 分 别 增 加 超 过 65 GW（增 速 10.4%）和 107 GW（增 速 18.3%） ［1］ 。 风 电 和 光 伏 等 新 型 可 再 生 能 源 具 有 发 电 过 程 中 零 碳 排 放 和 零 边 际 成 本 等 优 点 ， 未 来 必 将 成为能源转型中电能替代与清洁替代的主体。 中国提出将力争在 2030 年前实现碳达峰， 努力 争 取 2060 年 前 实 现 碳 中 和 ， 并 于 2020 年 气 候 雄 心 峰 会 上 提 出 2030 年 实 现 风 电 和 光 伏 总 容 量 超 过 1 200 GW 的 发 展 目 标 。 截 至 2020 年 底 ， 中 国 风 电 和 光 伏 装 机 均 已 突 破 250 GW ［2］ 。 但 要 实 现 上 述 目 标， 可再生能源仍需要在未来 30 年内实现跨越式发 展。探究电力系统迈向高比例可再生能源的发展路 径与解决方案具有重要战略意义。 以风电和光伏为代表的非水可再生能源机组的 发电原理、 控制方式、 并网设备和外部特性均与常规 机组有较大差别。装机比例的量变将引发系统特性 的 质 变 。 高 比 例 可 再 生 能 源 电 力 系 统 在 稳 定 机 理 ［3］ 、 调度运行 ［4］ 和规划发展 ［5］ 等众多方面均将发生 深刻变化。为应对未来高比例可再生能源电力系统&quot;,&quot;issue&quot;:&quot;09&quot;,&quot;volume&quot;:&quot;45&quot;,&quot;container-title-short&quot;:&quot;&quot;},&quot;isTemporary&quot;:false},{&quot;id&quot;:&quot;df7e4b4f-c148-3fcd-a451-65d7b95a0f7b&quot;,&quot;itemData&quot;:{&quot;type&quot;:&quot;article-journal&quot;,&quot;id&quot;:&quot;df7e4b4f-c148-3fcd-a451-65d7b95a0f7b&quot;,&quot;title&quot;:&quot;极高比例可再生能源电力系统的灵活性供需平衡&quot;,&quot;author&quot;:[{&quot;family&quot;:&quot;Lu&quot;,&quot;given&quot;:&quot;Zongxiang&quot;,&quot;parse-names&quot;:false,&quot;dropping-particle&quot;:&quot;&quot;,&quot;non-dropping-particle&quot;:&quot;&quot;},{&quot;family&quot;:&quot;Lin&quot;,&quot;given&quot;:&quot;Yisha&quot;,&quot;parse-names&quot;:false,&quot;dropping-particle&quot;:&quot;&quot;,&quot;non-dropping-particle&quot;:&quot;&quot;},{&quot;family&quot;:&quot;Qiao&quot;,&quot;given&quot;:&quot;Ying&quot;,&quot;parse-names&quot;:false,&quot;dropping-particle&quot;:&quot;&quot;,&quot;non-dropping-particle&quot;:&quot;&quot;},{&quot;family&quot;:&quot;Wu&quot;,&quot;given&quot;:&quot;Linlin&quot;,&quot;parse-names&quot;:false,&quot;dropping-particle&quot;:&quot;&quot;,&quot;non-dropping-particle&quot;:&quot;&quot;},{&quot;family&quot;:&quot;Xia&quot;,&quot;given&quot;:&quot;Xue&quot;,&quot;parse-names&quot;:false,&quot;dropping-particle&quot;:&quot;&quot;,&quot;non-dropping-particle&quot;:&quot;&quot;}],&quot;container-title&quot;:&quot;电力系统自动化&quot;,&quot;ISSN&quot;:&quot;10001026&quot;,&quot;issued&quot;:{&quot;date-parts&quot;:[[2022]]},&quot;abstract&quot;:&quot;In the context of climate change, the global generation ratio of renewable energy keeps growing, and the power system with an ultra-high proportion of renewable energy becomes the future blueprint, in which the low-capacity-factor wind and photovoltaic generation dominates (their electricity penetration exceeds 50%). However, the severe power generation fluctuation poses the dual risks of load loss and power abandonment, and the flexibility supply-demand balance becomes crucial and complicated. This paper proposes a new analytical framework for the flexibility supply-demand balance of the power system with an ultra-high proportion of renewable energy. The major structural and operational features of the power system with an ultra-high proportion of renewable energy are first analyzed. The basic principles and key challenges of flexibility supply-demand balance are then studied. Three key issues of concern are finally pointed out, including the evaluation and simulated calculation of flexibility supply-demand balance and the simulation scenario construction taking different meteorological processes into account. The corresponding solutions are provided as the probabilistic evaluation method combining spatial correlation modeling and chronological connection relationship of component status, the rolling long time-sequence simulation method considering the risk of insufficient flexibility, and the weather scenario construction method based on extreme value theory.&quot;,&quot;issue&quot;:&quot;16&quot;,&quot;volume&quot;:&quot;46&quot;,&quot;container-title-short&quot;:&quot;&quot;},&quot;isTemporary&quot;:false}]},{&quot;citationID&quot;:&quot;MENDELEY_CITATION_66d96014-19e6-4eff-8fce-c5c2bd1fdfc5&quot;,&quot;properties&quot;:{&quot;noteIndex&quot;:0},&quot;isEdited&quot;:false,&quot;manualOverride&quot;:{&quot;isManuallyOverridden&quot;:false,&quot;citeprocText&quot;:&quot;[6], [7]&quot;,&quot;manualOverrideText&quot;:&quot;&quot;},&quot;citationTag&quot;:&quot;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&quot;,&quot;citationItems&quot;:[{&quot;id&quot;:&quot;41e6d2f3-f833-3bba-b780-164b33637251&quot;,&quot;itemData&quot;:{&quot;type&quot;:&quot;article-journal&quot;,&quot;id&quot;:&quot;41e6d2f3-f833-3bba-b780-164b33637251&quot;,&quot;title&quot;:&quot;多区域互联电-气耦合系统分散协调分布鲁棒优化调度&quot;,&quot;author&quot;:[{&quot;family&quot;:&quot;张亚超, 谢仕炜&quot;,&quot;given&quot;:&quot;朱蜀&quot;,&quot;parse-names&quot;:false,&quot;dropping-particle&quot;:&quot;&quot;,&quot;non-dropping-particle&quot;:&quot;&quot;}],&quot;container-title&quot;:&quot;46&quot;,&quot;issued&quot;:{&quot;date-parts&quot;:[[2022]]},&quot;abstract&quot;:&quot;（robust optimization， RO）方法寻求最恶劣场景下的 调 度 决 策 。 鉴 于 传 统 RO 所 得 决 策 过 于 保 守 的 缺 点， 文献［8-9］分别建立风电出力不确定量的模糊集 和 概 率 分 布 置 信 集 ，提 出 分 布 鲁 棒 优 化 （distributionally robust optimization， DRO）调 度 模 型 求解电-气耦合系统的协调优化决策。 然而， 上述研究均假设电力、 天然气系统的运行 参 数 和 状 态 信 息 同 步 共 享 ， 在 集 中 优 化 框 架 下 制 定 综 合 能 源 系 统 的 协 同 调 度 决 策 。 在 工 程 实 际 中 ， 电 力、 天然气系统分属不同能源供应商， 仅支持少量数 据信息的交互。因此， 研究电-气耦合系统的分散式 优 化 方 法 具 有 实 际 应 用 价 值 。 文 献［10-11］针 对 电 力、 天然气系统的多主体自治决策特点， 提出了基于 交 替 方 向 乘 子 法（alternative direction method of multipliers， ADMM）的 电-气 耦 合 系 统 的 分 散 式 协 同 优 化 框 架 ， 但 未 计 及 风 电 出 力 不 确 定 性 的 影 响 。 文 献［12］建 立 了 面 向 风 电 消 纳 的 日 前-实 时 两 阶 段 嵌套分散协调鲁棒调度模型， 并采用改进的 ADMM 和 列 与 约 束 生 成（column and constraint generation， C&amp;CG）方法进行求解。&quot;,&quot;issue&quot;:&quot;19&quot;,&quot;volume&quot;:&quot;46&quot;,&quot;container-title-short&quot;:&quot;&quot;},&quot;isTemporary&quot;:false},{&quot;id&quot;:&quot;faceeee2-29a1-307c-8dc9-62eb68fabd27&quot;,&quot;itemData&quot;:{&quot;type&quot;:&quot;article-journal&quot;,&quot;id&quot;:&quot;faceeee2-29a1-307c-8dc9-62eb68fabd27&quot;,&quot;title&quot;:&quot;基于置信间隙决策的综合能源系统鲁棒优化调度&quot;,&quot;author&quot;:[{&quot;family&quot;:&quot;彭春华&quot;,&quot;given&quot;:&quot;&quot;,&quot;parse-names&quot;:false,&quot;dropping-particle&quot;:&quot;&quot;,&quot;non-dropping-particle&quot;:&quot;&quot;},{&quot;family&quot;:&quot;郑聪&quot;,&quot;given&quot;:&quot;&quot;,&quot;parse-names&quot;:false,&quot;dropping-particle&quot;:&quot;&quot;,&quot;non-dropping-particle&quot;:&quot;&quot;},{&quot;family&quot;:&quot;陈婧&quot;,&quot;given&quot;:&quot;&quot;,&quot;parse-names&quot;:false,&quot;dropping-particle&quot;:&quot;&quot;,&quot;non-dropping-particle&quot;:&quot;&quot;},{&quot;family&quot;:&quot;孙惠娟&quot;,&quot;given&quot;:&quot;&quot;,&quot;parse-names&quot;:false,&quot;dropping-particle&quot;:&quot;&quot;,&quot;non-dropping-particle&quot;:&quot;&quot;}],&quot;container-title&quot;:&quot;中国电机工程学报&quot;,&quot;ISSN&quot;:&quot;0258-8013&quot;,&quot;issued&quot;:{&quot;date-parts&quot;:[[2021]]},&quot;abstract&quot;:&quot;摘要： 为实现具有 鲁棒性的综合能源系统 优化调度，本文通过将 高斯混合概率模型置信 区间与信息间隙决策理 论 (Information Gap Decision Theory，IGDT)的鲁棒思想结合起来，提出新的基于鲁棒驱动的置信间隙决策理论，并以㶲效 率最大和运行成本最低为优化目标，构建基于置信间隙决策的综合能源系统多目标鲁棒优化调度模型；然后根据不确定性理 论将模型中的机会约束转化为等效确定性约束； 并设计一种新型的自适应谐波混叠多目标复合微分进化算法对模型进行高效 求解。所提出的置信间隙决策模型不仅可降低常规鲁棒决策的保守性，同时也克服 IGDT 模型中不确定集合的粗略性和目标 偏差因子的主观性， 从而可实现更为合理而准确的不确定性优化调度。 最后， 通过算例分析验证所提方法的有效性和优越性。 关键词：综合能源系统；置信间隙决策；㶲效率；鲁棒优化；自适应谐波混叠 1 引言 随着工业快速发展和用户对各类能源的需求 日益增长，能源合理的利用和分配成为各界广泛探 讨 的热 点 [1] 。 综合 能源 系统 (Integrated Energy System，IES)主要由能源转化、分配以及存储等功 能和各类终端用户构成，是一种可持续发展的一体 化能源系统 [2] 。 IES优化调度是保证系统经济性和能 效性的重要前提，然而，系统中风、光等可再生能 源出力以及负荷需求的不确定性往往会导致IES优 化调度方案很难达到预期效果。因此，实现具有鲁 棒性的优化调度对于IES运行具有重要意义。 目前，国内外学者已对计及不确定性因素影响 的IES优化调度开展了一系列研究。如：文献 [3] 采用 同步回代削减法得到分布式光伏出力和负荷的典 型场景，构建了区域综合能源系统多目标优化调度 模型；文献 [4] 用蒙特卡洛模拟法得到风光荷以及电 价的场景，以此建立了能源集线器概率优化运行模 型；文献 [5] 引用分布式鲁棒优化方法处理光伏不确 定性，建立了能源集线器两阶段分布式鲁棒优化调 度模型。综合来看，处理方法主要包括随机规划和 鲁棒优化，但目前这两种方法均有所不足：随机规 划通过场景缩减进行若干典型场景确定性优化，这 样不仅丧失了不确定区间的遍历性而难以保证鲁 棒性，且若聚类算法精度不足还会导致场景缩减后 的\&quot;典型\&quot;场景缺乏足够的代表性；而现有的鲁棒 优化研究中鲁棒性设定常会过于主观或保守。 信息间隙决策理论(Information Gap Decision Theory,IGDT)可作为一种具有更高计算效率的不 确定性问题处理方法。其思想是在确保优化结果不 劣于预设值的条件下，最大化不确定量的波动区 间，从而可最大化规避不确定性对求解结果的影 响。目前在处理不确定性问题中IGDT有较多应用， 文献 [6] 考虑风电和光伏出力的不确定性，提出一种 基于IGDT的多源联合优化机组组合模型；文献 [7] 采 用IGDT处理电价的不确定性，构建售电公司购售电 决策模型。然而，IGDT模型和鲁棒优化模型都存在 对关键性的不确定性区间表达过于粗糙的问题。通 常是采用不确定参数均值及其上下限来描述的盒 式集合，随机性一般采用对称性均匀分布来表征。 这类不确定集合没能充分体现系统风光等随机分 布特征的不对称性和多态性、以及鲁棒性与不确定 区间上下限实际可能呈现的非线性关系。 为克服随机规划、鲁棒优化以及IGDT等方法所 存在的不足，本文先基于高斯混合模型(Gaussian mixture model,GMM)拟合风电、光伏和负荷功率预 测误差的概率分布，然后通过引入机会约束将概率 置信区间与IGDT的鲁棒思想相结合提出新的置信 间 隙 决 策 理 论 (Confidence Gap Decision Theory,CGDT)，在确保决策结果以一定置信水平不 劣于期望最优值的条件下，通过最大化不确定量置 信水平以实现最大化规避不确定性对优化结果的 影响。 为体现综合能源的高效利用和运行经济性，本 文以㶲效率最大和运行成本最低为优化目标，构建 了基于CGD的IES多目标鲁棒优化调度模型。鉴于该 优化模型包含不确定性机会约束和存在多目标耦 合、高维非线性、不连续等特点，求解难度很大。 为此，本文基于不确定理论将不确定性机会约束转 作者简介：彭春华(1973-)，男，江西乐平，博士， 教授，博士生导师，电力系统优化运行及配电网规划&quot;,&quot;volume&quot;:&quot;41&quot;,&quot;container-title-short&quot;:&quot;&quot;},&quot;isTemporary&quot;:false}]},{&quot;citationID&quot;:&quot;MENDELEY_CITATION_9493664a-68f2-4ccf-a99a-59375292b3df&quot;,&quot;properties&quot;:{&quot;noteIndex&quot;:0},&quot;isEdited&quot;:false,&quot;manualOverride&quot;:{&quot;isManuallyOverridden&quot;:false,&quot;citeprocText&quot;:&quot;[8]&quot;,&quot;manualOverrideText&quot;:&quot;&quot;},&quot;citationTag&quot;:&quot;MENDELEY_CITATION_v3_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&quot;,&quot;citationItems&quot;:[{&quot;id&quot;:&quot;d2463065-c8ce-379c-a775-b8993707a6c0&quot;,&quot;itemData&quot;:{&quot;type&quot;:&quot;article-journal&quot;,&quot;id&quot;:&quot;d2463065-c8ce-379c-a775-b8993707a6c0&quot;,&quot;title&quot;:&quot;主动配电网优化调度策略研究&quot;,&quot;author&quot;:[{&quot;family&quot;:&quot;尤毅&quot;,&quot;given&quot;:&quot;&quot;,&quot;parse-names&quot;:false,&quot;dropping-particle&quot;:&quot;&quot;,&quot;non-dropping-particle&quot;:&quot;&quot;},{&quot;family&quot;:&quot;刘东&quot;,&quot;given&quot;:&quot;&quot;,&quot;parse-names&quot;:false,&quot;dropping-particle&quot;:&quot;&quot;,&quot;non-dropping-particle&quot;:&quot;&quot;},{&quot;family&quot;:&quot;钟清&quot;,&quot;given&quot;:&quot;&quot;,&quot;parse-names&quot;:false,&quot;dropping-particle&quot;:&quot;&quot;,&quot;non-dropping-particle&quot;:&quot;&quot;},{&quot;family&quot;:&quot;余南华&quot;,&quot;given&quot;:&quot;&quot;,&quot;parse-names&quot;:false,&quot;dropping-particle&quot;:&quot;&quot;,&quot;non-dropping-particle&quot;:&quot;&quot;}],&quot;container-title&quot;:&quot;电力系统自动化&quot;,&quot;issued&quot;:{&quot;date-parts&quot;:[[2014]]},&quot;abstract&quot;:&quot;主动配电网的优化调度策略是主动配电网实现经济及安全运行的重要保障, 也是主动配电 网对于分布式能源实施主动管理的核心技术。文中提出了一种考虑主动配电网特性以及分布式能 源特性的优化调度模型, 该模型以一个完整调度周期的运行成本最低为目标函数, 以可控分布式能 源以及联络开关作为控制手段, 考虑不同时段电价以及联络开关调整对于运行成本的影响, 并确保 储能系统在整个调度周期的能量守恒以及容量约束。此外, 针对所提出的主动配电网优化调度模 型, 提出了基于智能单粒子优化算法（ISPO） 的求解方法, 通过对粒子的位置表达形式以及粒子位 置更新过程的改进, 实现完整调度周期内复杂的主动配电网优化调度策略求解。最后, 算例的计算 结果验证了主动配电网优化调度模型及其求解算法的有效性。&quot;,&quot;issue&quot;:&quot;9&quot;,&quot;volume&quot;:&quot;38&quot;,&quot;container-title-short&quot;:&quot;&quot;},&quot;isTemporary&quot;:false}]},{&quot;citationID&quot;:&quot;MENDELEY_CITATION_72b9b165-406b-4878-b4f4-a53dc00f9076&quot;,&quot;properties&quot;:{&quot;noteIndex&quot;:0},&quot;isEdited&quot;:false,&quot;manualOverride&quot;:{&quot;isManuallyOverridden&quot;:false,&quot;citeprocText&quot;:&quot;[9]&quot;,&quot;manualOverrideText&quot;:&quot;&quot;},&quot;citationTag&quot;:&quot;MENDELEY_CITATION_v3_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&quot;,&quot;citationItems&quot;:[{&quot;id&quot;:&quot;9475b46e-b6b3-3b56-93cd-b451d4cb2812&quot;,&quot;itemData&quot;:{&quot;type&quot;:&quot;article-journal&quot;,&quot;id&quot;:&quot;9475b46e-b6b3-3b56-93cd-b451d4cb2812&quot;,&quot;title&quot;:&quot;基于模型预测控制的微电网多时间尺度协调优化调度&quot;,&quot;author&quot;:[{&quot;family&quot;:&quot;肖浩&quot;,&quot;given&quot;:&quot;&quot;,&quot;parse-names&quot;:false,&quot;dropping-particle&quot;:&quot;&quot;,&quot;non-dropping-particle&quot;:&quot;&quot;},{&quot;family&quot;:&quot;裴玮&quot;,&quot;given&quot;:&quot;&quot;,&quot;parse-names&quot;:false,&quot;dropping-particle&quot;:&quot;&quot;,&quot;non-dropping-particle&quot;:&quot;&quot;},{&quot;family&quot;:&quot;孔力&quot;,&quot;given&quot;:&quot;&quot;,&quot;parse-names&quot;:false,&quot;dropping-particle&quot;:&quot;&quot;,&quot;non-dropping-particle&quot;:&quot;&quot;}],&quot;container-title&quot;:&quot;电力系统自动化&quot;,&quot;issued&quot;:{&quot;date-parts&quot;:[[2016]]},&quot;abstract&quot;:&quot;微电网多时间尺度优化调度是消纳间歇性分布式能源的有效技术手段，针对传统基于潮流 断面信息的多时间尺度优化方案易出现机组调节响应不及时、计划跟踪误差较大等问题，提出了一 种基于模型预测控制( MPC) 的多时间尺度协调调度方法。在日前调度阶段，综合考虑电价峰谷 差、储能寿命及可再生能源随机性，建立了以系统运行成本最低为优化目标的最优经济调度模型。 在日内调度阶段，为应对可再生能源日前预测误差带来的联络线功率波动，同时为确保储能满足日 运行能量平衡约束，提出了一种基于 MPC 的日内滚动优化校正策略。采用有限时间窗内的滚动优 化调度代替传统单断面优化调度，提前感知未来一段时间内的可再生能源出力及联络线计划的变 化从而对机组出力进行调整，同时结合时域滚动和系统实时状态的反馈校正，更大限度地消除了微 电网中不确定性因素的影响，确保了日前计划的合理性及系统运行的稳定性。以某示范微电网为 例，通过算例分析验证了所提模型及算法的有效性。&quot;,&quot;container-title-short&quot;:&quot;&quot;},&quot;isTemporary&quot;:false}]},{&quot;citationID&quot;:&quot;MENDELEY_CITATION_538d9fcd-97c8-4d6f-9474-94229b36d989&quot;,&quot;properties&quot;:{&quot;noteIndex&quot;:0},&quot;isEdited&quot;:false,&quot;manualOverride&quot;:{&quot;isManuallyOverridden&quot;:false,&quot;citeprocText&quot;:&quot;[10]&quot;,&quot;manualOverrideText&quot;:&quot;&quot;},&quot;citationTag&quot;:&quot;MENDELEY_CITATION_v3_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&quot;,&quot;citationItems&quot;:[{&quot;id&quot;:&quot;d67a54bf-ef19-3878-ad7f-97419dcefabf&quot;,&quot;itemData&quot;:{&quot;type&quot;:&quot;article-journal&quot;,&quot;id&quot;:&quot;d67a54bf-ef19-3878-ad7f-97419dcefabf&quot;,&quot;title&quot;:&quot;基于多智能体深度强化学习的 分布式电源优化调度策略&quot;,&quot;author&quot;:[{&quot;family&quot;:&quot;张津源，蒲天骄，李烨，王新迎，周翔&quot;,&quot;given&quot;:&quot;&quot;,&quot;parse-names&quot;:false,&quot;dropping-particle&quot;:&quot;&quot;,&quot;non-dropping-particle&quot;:&quot;&quot;}],&quot;container-title&quot;:&quot;电网技术&quot;,&quot;issued&quot;:{&quot;date-parts&quot;:[[2021]]},&quot;abstract&quot;:&quot;The centralized optimal dispatching of distributed generators will be faced with the problem of privacy protection. To cope with this problem, a distributed optimal dispatching method based on multi-agent deep reinforcement learning is proposed. At the same time, the uncertainty of the source and load can be adapted to, so the optimal dispatching strategy is given in real time even though the source and load fluctuates randomly. First, the methodology of multi-agent deep reinforcement learning based on communication neural net is introduced. Then the distributed optimal dispatching framework based on multi-agent deep reinforcement learning is proposed. And the optimal dispatch model is designed to minimize the daily operation cost with several operation constraints considered. Next the model is trained offline through proximal policy optimization algorithm, and the trained model is used to make online dispatching decision. Finally, the IEEE33-node case is used for simulation verification. The results show that each autonomous region can calculate its approximate global optimal solution by using local communication. KEY WORDS: distributed generator; distributed optimal dispatch; multi agent; deep reinforcement learning 摘要：针对分布式电源集中优化调度难以解决隐私保护的问 题，提出一种基于多智能体深度强化学习的分布式优化调度 方法。该方法可自适应源荷不确定性，在源荷随机波动的情 况下实时给出优化调度策略。首先，阐述了基于通信神经网 络架构的多智能体深度强化学习方法原理。然后，提出基于 多智能体深度强化学习的分区分布式优化调度框架，以日运 行成本最低为目标构建日前优化调度模型，并考虑各种运行 约束。继而，采用近端策略优化算法对该模型进行离线训练， 利用训练好的模型进行在线优化调度决策。最后通过改进 IEEE33 节点算例进行仿真验证，结果表明，各自治区域在仅 利用局部通信的情况下即可计算出各自的近似全局最优解。 关键词：分布式电源；分布式优化调度；多智能体；深度强 化学习 DOI：10.13335/j.1000-3673.pst.2021.1737 0 引言 大规模分布式电源接入配电网，可以提高清洁 能源的比重，但同时对配电网的运行与调度提出新 的挑战 [1] 。主动配电网需要在保证系统安全稳定运 行的前提下，通过对系统内多类型分布式电源的调 控，提升系统对大量间歇式可再生能源的消纳能力 [2] 。分布式电源优化调度策略是对分布式电源实施 主动管理并实现网络安全经济运行的核心技术和 重要手段。分布式电源优化调度分为集中式和分布 式。 集中式优化方法通过调度中心采集全网数据 进行优化调度计算，并下发调控指令到各受控单 元。文献[3]建立以微网和配网接入点有功为决策变 量，以配网网损最小和电压质量最优为目标的模 型，求解方法为带精英策略的非支配遗传算法；文 献[4]和文献[5]分别以多目标粒子群算法和双量子 微分进化算法求解所提出的源-网-荷-储双层优化 模型。然而集中式优化方法需要各微网或配网自治 区域完全共享内部信息，分布式资源从属于不同利 益主体，各区域内部设备运行数据以及敏感用户负 荷均为隐私数据，集中式控制系统无法采集被控对 象的详细信息或对各区域直接控制 [6] 。 基金项目： 中国电力科学研究院有限公司研究开发项目(基于数据 驱动的群智进化理论在多能源协调优化运行中的应用)(AI83-20-004)。&quot;,&quot;container-title-short&quot;:&quot;&quot;},&quot;isTemporary&quot;:false}]},{&quot;citationID&quot;:&quot;MENDELEY_CITATION_cff2d4b5-dae6-4f3c-adca-1ad7845ea758&quot;,&quot;properties&quot;:{&quot;noteIndex&quot;:0},&quot;isEdited&quot;:false,&quot;manualOverride&quot;:{&quot;isManuallyOverridden&quot;:false,&quot;citeprocText&quot;:&quot;[11]&quot;,&quot;manualOverrideText&quot;:&quot;&quot;},&quot;citationTag&quot;:&quot;MENDELEY_CITATION_v3_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&quot;,&quot;citationItems&quot;:[{&quot;id&quot;:&quot;2806ff33-7b1c-3e1a-be35-9f8f94d52341&quot;,&quot;itemData&quot;:{&quot;type&quot;:&quot;article-journal&quot;,&quot;id&quot;:&quot;2806ff33-7b1c-3e1a-be35-9f8f94d52341&quot;,&quot;title&quot;:&quot;Stochastic Optimization for Unit Commitment - A Review&quot;,&quot;author&quot;:[{&quot;family&quot;:&quot;Zheng&quot;,&quot;given&quot;:&quot;Qipeng P.&quot;,&quot;parse-names&quot;:false,&quot;dropping-particle&quot;:&quot;&quot;,&quot;non-dropping-particle&quot;:&quot;&quot;},{&quot;family&quot;:&quot;Wang&quot;,&quot;given&quot;:&quot;Jianhui&quot;,&quot;parse-names&quot;:false,&quot;dropping-particle&quot;:&quot;&quot;,&quot;non-dropping-particle&quot;:&quot;&quot;},{&quot;family&quot;:&quot;Liu&quot;,&quot;given&quot;:&quot;Andrew L.&quot;,&quot;parse-names&quot;:false,&quot;dropping-particle&quot;:&quot;&quot;,&quot;non-dropping-particle&quot;:&quot;&quot;}],&quot;container-title&quot;:&quot;IEEE Transactions on Power Systems&quot;,&quot;DOI&quot;:&quot;10.1109/TPWRS.2014.2355204&quot;,&quot;ISSN&quot;:&quot;08858950&quot;,&quot;issued&quot;:{&quot;date-parts&quot;:[[2015]]},&quot;abstract&quot;:&quot;Optimization models have been widely used in the power industry to aid the decision-making process of scheduling and dispatching electric power generation resources, a process known as unit commitment (UC). Since UC's birth, there have been two major waves of revolution on UC research and real life practice. The first wave has made mixed integer programming stand out from the early solution and modeling approaches for deterministic UC, such as priority list, dynamic programming, and Lagrangian relaxation. With the high penetration of renewable energy, increasing deregulation of the electricity industry, and growing demands on system reliability, the next wave is focused on transitioning from traditional deterministic approaches to stochastic optimization for unit commitment. Since the literature has grown rapidly in the past several years, this paper is to review the works that have contributed to the modeling and computational aspects of stochastic optimization (SO) based UC. Relevant lines of future research are also discussed to help transform research advances into real-world applications.&quot;,&quot;issue&quot;:&quot;4&quot;,&quot;volume&quot;:&quot;30&quot;,&quot;container-title-short&quot;:&quot;&quot;},&quot;isTemporary&quot;:false,&quot;suppress-author&quot;:false,&quot;composite&quot;:false,&quot;author-only&quot;:false}]},{&quot;citationID&quot;:&quot;MENDELEY_CITATION_460d6465-73e8-41b9-8640-2bc46333d5f3&quot;,&quot;properties&quot;:{&quot;noteIndex&quot;:0},&quot;isEdited&quot;:false,&quot;manualOverride&quot;:{&quot;isManuallyOverridden&quot;:false,&quot;citeprocText&quot;:&quot;[12]&quot;,&quot;manualOverrideText&quot;:&quot;&quot;},&quot;citationTag&quot;:&quot;MENDELEY_CITATION_v3_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&quot;,&quot;citationItems&quot;:[{&quot;id&quot;:&quot;654b7769-510a-3f89-98f6-eb5582b09cd6&quot;,&quot;itemData&quot;:{&quot;type&quot;:&quot;article-journal&quot;,&quot;id&quot;:&quot;654b7769-510a-3f89-98f6-eb5582b09cd6&quot;,&quot;title&quot;:&quot;Robust transmission system expansion considering planning uncertainties&quot;,&quot;author&quot;:[{&quot;family&quot;:&quot;Alizadeh&quot;,&quot;given&quot;:&quot;Behnam&quot;,&quot;parse-names&quot;:false,&quot;dropping-particle&quot;:&quot;&quot;,&quot;non-dropping-particle&quot;:&quot;&quot;},{&quot;family&quot;:&quot;Dehghan&quot;,&quot;given&quot;:&quot;Shahab&quot;,&quot;parse-names&quot;:false,&quot;dropping-particle&quot;:&quot;&quot;,&quot;non-dropping-particle&quot;:&quot;&quot;},{&quot;family&quot;:&quot;Amjady&quot;,&quot;given&quot;:&quot;Nima&quot;,&quot;parse-names&quot;:false,&quot;dropping-particle&quot;:&quot;&quot;,&quot;non-dropping-particle&quot;:&quot;&quot;},{&quot;family&quot;:&quot;Jadid&quot;,&quot;given&quot;:&quot;Shahram&quot;,&quot;parse-names&quot;:false,&quot;dropping-particle&quot;:&quot;&quot;,&quot;non-dropping-particle&quot;:&quot;&quot;},{&quot;family&quot;:&quot;Kazemi&quot;,&quot;given&quot;:&quot;Ahad&quot;,&quot;parse-names&quot;:false,&quot;dropping-particle&quot;:&quot;&quot;,&quot;non-dropping-particle&quot;:&quot;&quot;}],&quot;container-title&quot;:&quot;IET Generation, Transmission and Distribution&quot;,&quot;DOI&quot;:&quot;10.1049/iet-gtd.2012.0137&quot;,&quot;ISSN&quot;:&quot;17518687&quot;,&quot;issued&quot;:{&quot;date-parts&quot;:[[2013]]},&quot;abstract&quot;:&quot;This study presents a novel approach for transmission expansion planning (TEP) addressing the inherent uncertainties associated with the estimated investment costs of candidate transmission lines and the forecasted electricity demands during longterm planning horizon. The proposed TEP approach employs a renovated mixed integer linear programming formulation holding the optimality and low computation burden of linear modelling techniques. The above mentioned uncertainties are encountered through robust optimisation methodology enabling the system's planner to assess different levels of uncertainty and conservation throughout planning horizon. The proposed robust TEP procedure is successfully applied to Garver 6-bus, IEEE 30-bus and IEEE 118-bus test systems. Simulation results demonstrate that the uncertainty level of investment costs and electricity demands escalates the total expansion costs based on the scale of power system. © The Institution of Engineering and Technology 2013.&quot;,&quot;issue&quot;:&quot;11&quot;,&quot;volume&quot;:&quot;7&quot;,&quot;container-title-short&quot;:&quot;&quot;},&quot;isTemporary&quot;:false,&quot;suppress-author&quot;:false,&quot;composite&quot;:false,&quot;author-only&quot;:false}]},{&quot;citationID&quot;:&quot;MENDELEY_CITATION_4c70bccb-9578-4e6e-91d8-0abbe81c2e2e&quot;,&quot;properties&quot;:{&quot;noteIndex&quot;:0},&quot;isEdited&quot;:false,&quot;manualOverride&quot;:{&quot;isManuallyOverridden&quot;:false,&quot;citeprocText&quot;:&quot;[13]&quot;,&quot;manualOverrideText&quot;:&quot;&quot;},&quot;citationTag&quot;:&quot;MENDELEY_CITATION_v3_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&quot;,&quot;citationItems&quot;:[{&quot;id&quot;:&quot;ab5371cd-53d9-390f-b0c3-85495ce59fd4&quot;,&quot;itemData&quot;:{&quot;type&quot;:&quot;article-journal&quot;,&quot;id&quot;:&quot;ab5371cd-53d9-390f-b0c3-85495ce59fd4&quot;,&quot;title&quot;:&quot;Load/price forecasting and managing demand response for smart grids: Methodologies and challenges&quot;,&quot;author&quot;:[{&quot;family&quot;:&quot;Chan&quot;,&quot;given&quot;:&quot;S. C.&quot;,&quot;parse-names&quot;:false,&quot;dropping-particle&quot;:&quot;&quot;,&quot;non-dropping-particle&quot;:&quot;&quot;},{&quot;family&quot;:&quot;Tsui&quot;,&quot;given&quot;:&quot;K. M.&quot;,&quot;parse-names&quot;:false,&quot;dropping-particle&quot;:&quot;&quot;,&quot;non-dropping-particle&quot;:&quot;&quot;},{&quot;family&quot;:&quot;Wu&quot;,&quot;given&quot;:&quot;H. C.&quot;,&quot;parse-names&quot;:false,&quot;dropping-particle&quot;:&quot;&quot;,&quot;non-dropping-particle&quot;:&quot;&quot;},{&quot;family&quot;:&quot;Hou&quot;,&quot;given&quot;:&quot;Yunhe&quot;,&quot;parse-names&quot;:false,&quot;dropping-particle&quot;:&quot;&quot;,&quot;non-dropping-particle&quot;:&quot;&quot;},{&quot;family&quot;:&quot;Wu&quot;,&quot;given&quot;:&quot;Yik Chung&quot;,&quot;parse-names&quot;:false,&quot;dropping-particle&quot;:&quot;&quot;,&quot;non-dropping-particle&quot;:&quot;&quot;},{&quot;family&quot;:&quot;Wu&quot;,&quot;given&quot;:&quot;Felix F.&quot;,&quot;parse-names&quot;:false,&quot;dropping-particle&quot;:&quot;&quot;,&quot;non-dropping-particle&quot;:&quot;&quot;}],&quot;container-title&quot;:&quot;IEEE Signal Processing Magazine&quot;,&quot;container-title-short&quot;:&quot;IEEE Signal Process Mag&quot;,&quot;DOI&quot;:&quot;10.1109/MSP.2012.2186531&quot;,&quot;ISSN&quot;:&quot;10535888&quot;,&quot;issued&quot;:{&quot;date-parts&quot;:[[2012]]},&quot;issue&quot;:&quot;5&quot;,&quot;volume&quot;:&quot;29&quot;},&quot;isTemporary&quot;:false,&quot;suppress-author&quot;:false,&quot;composite&quot;:false,&quot;author-only&quot;:false}]},{&quot;citationID&quot;:&quot;MENDELEY_CITATION_185b36a2-723c-490a-8db0-57a36f007455&quot;,&quot;properties&quot;:{&quot;noteIndex&quot;:0},&quot;isEdited&quot;:false,&quot;manualOverride&quot;:{&quot;isManuallyOverridden&quot;:false,&quot;citeprocText&quot;:&quot;[14], [15], [16]&quot;,&quot;manualOverrideText&quot;:&quot;&quot;},&quot;citationTag&quot;:&quot;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&quot;,&quot;citationItems&quot;:[{&quot;id&quot;:&quot;ea9f3774-e953-301c-873b-befc669cf5c5&quot;,&quot;itemData&quot;:{&quot;type&quot;:&quot;article-journal&quot;,&quot;id&quot;:&quot;ea9f3774-e953-301c-873b-befc669cf5c5&quot;,&quot;title&quot;:&quot;A bilevel framework for decision-making under uncertainty with contextual information&quot;,&quot;author&quot;:[{&quot;family&quot;:&quot;Muñoz&quot;,&quot;given&quot;:&quot;M. A.&quot;,&quot;parse-names&quot;:false,&quot;dropping-particle&quot;:&quot;&quot;,&quot;non-dropping-particle&quot;:&quot;&quot;},{&quot;family&quot;:&quot;Pineda&quot;,&quot;given&quot;:&quot;S.&quot;,&quot;parse-names&quot;:false,&quot;dropping-particle&quot;:&quot;&quot;,&quot;non-dropping-particle&quot;:&quot;&quot;},{&quot;family&quot;:&quot;Morales&quot;,&quot;given&quot;:&quot;J. M.&quot;,&quot;parse-names&quot;:false,&quot;dropping-particle&quot;:&quot;&quot;,&quot;non-dropping-particle&quot;:&quot;&quot;}],&quot;container-title&quot;:&quot;Omega (United Kingdom)&quot;,&quot;DOI&quot;:&quot;10.1016/j.omega.2021.102575&quot;,&quot;ISSN&quot;:&quot;03050483&quot;,&quot;issued&quot;:{&quot;date-parts&quot;:[[2022]]},&quot;abstract&quot;:&quot;In this paper, we propose a novel approach for data-driven decision-making under uncertainty in the presence of contextual information. Given a finite collection of observations of the uncertain parameters and potential explanatory variables (i.e., the contextual information), our approach fits a parametric model to those data that is specifically tailored to maximizing the decision value, while accounting for possible feasibility constraints. From a mathematical point of view, our framework translates into a bilevel program, for which we provide both a fast regularization procedure and a big-M-based reformulation that can be solved using off-the-shelf optimization solvers. We showcase the benefits of moving from the traditional scheme for model estimation (based on statistical quality metrics) to decision-guided prediction using three different practical problems. We also compare our approach with existing ones in a realistic case study that considers a strategic power producer that participates in the Iberian electricity market. Finally, we use these numerical simulations to analyze the conditions (in terms of the firm's cost structure and production capacity) under which our approach proves to be more advantageous to the producer.&quot;,&quot;volume&quot;:&quot;108&quot;,&quot;container-title-short&quot;:&quot;&quot;},&quot;isTemporary&quot;:false},{&quot;id&quot;:&quot;f97797ee-26cc-3e4f-a36f-76351ee12687&quot;,&quot;itemData&quot;:{&quot;type&quot;:&quot;article-journal&quot;,&quot;id&quot;:&quot;f97797ee-26cc-3e4f-a36f-76351ee12687&quot;,&quot;title&quot;:&quot;Bridging the gap between predictive and prescriptive analytics - new optimization methodology needed&quot;,&quot;author&quot;:[{&quot;family&quot;:&quot;Hertog&quot;,&quot;given&quot;:&quot;Dick&quot;,&quot;parse-names&quot;:false,&quot;dropping-particle&quot;:&quot;&quot;,&quot;non-dropping-particle&quot;:&quot;den&quot;},{&quot;family&quot;:&quot;Postek&quot;,&quot;given&quot;:&quot;Krzysztof&quot;,&quot;parse-names&quot;:false,&quot;dropping-particle&quot;:&quot;&quot;,&quot;non-dropping-particle&quot;:&quot;&quot;}],&quot;container-title&quot;:&quot;Tilburg University&quot;,&quot;issued&quot;:{&quot;date-parts&quot;:[[2015]]},&quot;abstract&quot;:&quot;Business analytics is becoming more and more important nowadays. Up to now predictive analytics appears to be much more applied in practice than prescriptive analytics. We argue that although optimization is used to obtain predictive models, and predictive tools are used to forecast parameters in optimization models, still the deep relation between the predictive and prescriptive analytics is neither well understood nor fully exploited. We describe two opportunities to really exploit the synergy between the predictive and prescriptive part. The first is to perform optimization by directly using the predictive models. Adding optimization functionality in predictive analytics tools could be of huge added value for practice. The second opportunity is to replace manual model building with automated data-driven model building, using modern predictive analytics. The pros and cons for such a way of optimization are also discussed.&quot;,&quot;container-title-short&quot;:&quot;&quot;},&quot;isTemporary&quot;:false},{&quot;id&quot;:&quot;576a35c6-6a97-301c-ba81-afdf40631a27&quot;,&quot;itemData&quot;:{&quot;type&quot;:&quot;paper-conference&quot;,&quot;id&quot;:&quot;576a35c6-6a97-301c-ba81-afdf40631a27&quot;,&quot;title&quot;:&quot;The Perils of Learning Before Optimizing&quot;,&quot;author&quot;:[{&quot;family&quot;:&quot;Cameron&quot;,&quot;given&quot;:&quot;Chris&quot;,&quot;parse-names&quot;:false,&quot;dropping-particle&quot;:&quot;&quot;,&quot;non-dropping-particle&quot;:&quot;&quot;},{&quot;family&quot;:&quot;Hartford&quot;,&quot;given&quot;:&quot;Jason&quot;,&quot;parse-names&quot;:false,&quot;dropping-particle&quot;:&quot;&quot;,&quot;non-dropping-particle&quot;:&quot;&quot;},{&quot;family&quot;:&quot;Lundy&quot;,&quot;given&quot;:&quot;Taylor&quot;,&quot;parse-names&quot;:false,&quot;dropping-particle&quot;:&quot;&quot;,&quot;non-dropping-particle&quot;:&quot;&quot;},{&quot;family&quot;:&quot;Leyton-Brown&quot;,&quot;given&quot;:&quot;Kevin&quot;,&quot;parse-names&quot;:false,&quot;dropping-particle&quot;:&quot;&quot;,&quot;non-dropping-particle&quot;:&quot;&quot;}],&quot;container-title&quot;:&quot;Proceedings of the 36th AAAI Conference on Artificial Intelligence, AAAI 2022&quot;,&quot;DOI&quot;:&quot;10.1609/aaai.v36i4.20284&quot;,&quot;ISSN&quot;:&quot;2159-5399&quot;,&quot;issued&quot;:{&quot;date-parts&quot;:[[2022]]},&quot;abstract&quot;:&quot;Formulating real-world optimization problems often begins with making predictions from historical data (e.g., an optimizer that aims to recommend fast routes relies upon travel-time predictions). Typically, learning the prediction model used to generate the optimization problem and solving that problem are performed in two separate stages. Recent work has showed how such prediction models can be learned end-to-end by differentiating through the optimization task. Such methods often yield empirical improvements, which are typically attributed to end-to-end making better error tradeoffs than the standard loss function used in a two-stage solution. We refine this explanation and more precisely characterize when end-to-end can improve performance. When prediction targets are stochastic, a two-stage solution must make an a priori choice about which statistics of the target distribution to model-we consider expectations over prediction targets-while an end-to-end solution can make this choice adaptively. We show that the performance gap between a two-stage and end-to-end approach is closely related to the price of correlation concept in stochastic optimization and show the implications of some existing POC results for the predict-then-optimize problem. We then consider a novel and particularly practical setting, where multiple prediction targets are combined to obtain each of the objective function's coefficients. We give explicit constructions where (1) two-stage performs unboundedly worse than end-to-end; and (2) two-stage is optimal. We use simulations to experimentally quantify performance gaps and identify a wide range of real-world applications from the literature whose objective functions rely on multiple prediction targets, suggesting that end-to-end learning could yield significant improvements.&quot;,&quot;volume&quot;:&quot;36&quot;,&quot;container-title-short&quot;:&quot;&quot;},&quot;isTemporary&quot;:false}]},{&quot;citationID&quot;:&quot;MENDELEY_CITATION_e3ac4e1c-cecc-4399-a6ec-37e9c66169aa&quot;,&quot;properties&quot;:{&quot;noteIndex&quot;:0},&quot;isEdited&quot;:false,&quot;manualOverride&quot;:{&quot;isManuallyOverridden&quot;:false,&quot;citeprocText&quot;:&quot;[17]&quot;,&quot;manualOverrideText&quot;:&quot;&quot;},&quot;citationTag&quot;:&quot;MENDELEY_CITATION_v3_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&quot;,&quot;citationItems&quot;:[{&quot;id&quot;:&quot;64db2cf2-1843-3bdf-aa9d-adfd2d3abab5&quot;,&quot;itemData&quot;:{&quot;type&quot;:&quot;article-journal&quot;,&quot;id&quot;:&quot;64db2cf2-1843-3bdf-aa9d-adfd2d3abab5&quot;,&quot;title&quot;:&quot;Learning to Optimize: A Primer and A Benchmark&quot;,&quot;author&quot;:[{&quot;family&quot;:&quot;Chen&quot;,&quot;given&quot;:&quot;Tianlong&quot;,&quot;parse-names&quot;:false,&quot;dropping-particle&quot;:&quot;&quot;,&quot;non-dropping-particle&quot;:&quot;&quot;},{&quot;family&quot;:&quot;Chen&quot;,&quot;given&quot;:&quot;Xiaohan&quot;,&quot;parse-names&quot;:false,&quot;dropping-particle&quot;:&quot;&quot;,&quot;non-dropping-particle&quot;:&quot;&quot;},{&quot;family&quot;:&quot;Chen&quot;,&quot;given&quot;:&quot;Wuyang&quot;,&quot;parse-names&quot;:false,&quot;dropping-particle&quot;:&quot;&quot;,&quot;non-dropping-particle&quot;:&quot;&quot;},{&quot;family&quot;:&quot;Wang&quot;,&quot;given&quot;:&quot;Zhangyang&quot;,&quot;parse-names&quot;:false,&quot;dropping-particle&quot;:&quot;&quot;,&quot;non-dropping-particle&quot;:&quot;&quot;},{&quot;family&quot;:&quot;Heaton&quot;,&quot;given&quot;:&quot;Howard&quot;,&quot;parse-names&quot;:false,&quot;dropping-particle&quot;:&quot;&quot;,&quot;non-dropping-particle&quot;:&quot;&quot;},{&quot;family&quot;:&quot;Liu&quot;,&quot;given&quot;:&quot;Jialin&quot;,&quot;parse-names&quot;:false,&quot;dropping-particle&quot;:&quot;&quot;,&quot;non-dropping-particle&quot;:&quot;&quot;},{&quot;family&quot;:&quot;Yin&quot;,&quot;given&quot;:&quot;Wotao&quot;,&quot;parse-names&quot;:false,&quot;dropping-particle&quot;:&quot;&quot;,&quot;non-dropping-particle&quot;:&quot;&quot;}],&quot;container-title&quot;:&quot;Journal of Machine Learning Research&quot;,&quot;ISSN&quot;:&quot;15337928&quot;,&quot;issued&quot;:{&quot;date-parts&quot;:[[2022]]},&quot;abstract&quot;:&quot;Learning to optimize (L2O) is an emerging approach that leverages machine learning to develop optimization methods, aiming at reducing the laborious iterations of hand engineering. It automates the design of an optimization method based on its performance on a set of training problems. This data-driven procedure generates methods that can efficiently solve problems similar to those in training. In sharp contrast, the typical and traditional designs of optimization methods are theory-driven, so they obtain performance guarantees over the classes of problems specified by the theory. The difference makes L2O suitable for repeatedly solving a particular optimization problem over a specific distribution of data, while it typically fails on out-of-distribution problems. The practicality of L2O depends on the type of target optimization, the chosen architecture of the method to learn, and the training procedure. This new paradigm has motivated a community of researchers to explore L2O and report their findings. This article is poised to be the first comprehensive survey and benchmark of L2O for continuous optimization. We set up taxonomies, categorize existing works and research directions, present insights, and identify open challenges. We benchmarked many existing L2O approaches on a few representative optimization problems. For reproducible research and fair benchmarking purposes, we released our software implementation and data in the package Open-L2O at https://github.com/VITA-Group/Open-L2O.&quot;,&quot;volume&quot;:&quot;23&quot;,&quot;container-title-short&quot;:&quot;&quot;},&quot;isTemporary&quot;:false,&quot;suppress-author&quot;:false,&quot;composite&quot;:false,&quot;author-only&quot;:false}]},{&quot;citationID&quot;:&quot;MENDELEY_CITATION_216a956a-9c99-4685-ae04-7e6fd765d8e5&quot;,&quot;properties&quot;:{&quot;noteIndex&quot;:0},&quot;isEdited&quot;:false,&quot;manualOverride&quot;:{&quot;isManuallyOverridden&quot;:false,&quot;citeprocText&quot;:&quot;[18], [19], [20]&quot;,&quot;manualOverrideText&quot;:&quot;&quot;},&quot;citationTag&quot;:&quot;MENDELEY_CITATION_v3_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&quot;,&quot;citationItems&quot;:[{&quot;id&quot;:&quot;57d7c6f2-f8aa-323d-9a46-698454d90b4c&quot;,&quot;itemData&quot;:{&quot;type&quot;:&quot;paper-conference&quot;,&quot;id&quot;:&quot;57d7c6f2-f8aa-323d-9a46-698454d90b4c&quot;,&quot;title&quot;:&quot;DeepOPF: Deep neural networks for optimal power flow&quot;,&quot;author&quot;:[{&quot;family&quot;:&quot;Pan&quot;,&quot;given&quot;:&quot;Xiang&quot;,&quot;parse-names&quot;:false,&quot;dropping-particle&quot;:&quot;&quot;,&quot;non-dropping-particle&quot;:&quot;&quot;}],&quot;container-title&quot;:&quot;BuildSys 2021 - Proceedings of the 2021 ACM International Conference on Systems for Energy-Efficient Built Environments&quot;,&quot;DOI&quot;:&quot;10.1145/3486611.3492390&quot;,&quot;issued&quot;:{&quot;date-parts&quot;:[[2021]]},&quot;abstract&quot;:&quot;We develop a Deep Neural Network (DNN) approach, namely DeepOPF, for solving optimal power flow (OPF) problems that are critical for daily power system operation. DeepOPF leverages a DNN model to depict the high-dimensional load-to-solution mapping and can directly solve the OPF problem upon given load, excelling in fast computation process and desirable scalability. Simulation results for IEEE test cases show that DeepOPF generates feasible solutions with negligible (&lt;0.2%) optimality loss and accelerates the computation time by up to two orders of magnitude as compared to a state-of-the-art solver.&quot;,&quot;container-title-short&quot;:&quot;&quot;},&quot;isTemporary&quot;:false},{&quot;id&quot;:&quot;3500858e-18ac-3264-b9ad-8f2fc97e46f0&quot;,&quot;itemData&quot;:{&quot;type&quot;:&quot;article-journal&quot;,&quot;id&quot;:&quot;3500858e-18ac-3264-b9ad-8f2fc97e46f0&quot;,&quot;title&quot;:&quot;DeepOPF-V: Solving AC-OPF Problems Efficiently&quot;,&quot;author&quot;:[{&quot;family&quot;:&quot;Huang&quot;,&quot;given&quot;:&quot;Wanjun&quot;,&quot;parse-names&quot;:false,&quot;dropping-particle&quot;:&quot;&quot;,&quot;non-dropping-particle&quot;:&quot;&quot;},{&quot;family&quot;:&quot;Pan&quot;,&quot;given&quot;:&quot;Xiang&quot;,&quot;parse-names&quot;:false,&quot;dropping-particle&quot;:&quot;&quot;,&quot;non-dropping-particle&quot;:&quot;&quot;},{&quot;family&quot;:&quot;Chen&quot;,&quot;given&quot;:&quot;Minghua&quot;,&quot;parse-names&quot;:false,&quot;dropping-particle&quot;:&quot;&quot;,&quot;non-dropping-particle&quot;:&quot;&quot;},{&quot;family&quot;:&quot;Low&quot;,&quot;given&quot;:&quot;Steven H.&quot;,&quot;parse-names&quot;:false,&quot;dropping-particle&quot;:&quot;&quot;,&quot;non-dropping-particle&quot;:&quot;&quot;}],&quot;container-title&quot;:&quot;IEEE Transactions on Power Systems&quot;,&quot;DOI&quot;:&quot;10.1109/TPWRS.2021.3114092&quot;,&quot;ISSN&quot;:&quot;15580679&quot;,&quot;issued&quot;:{&quot;date-parts&quot;:[[2022]]},&quot;abstract&quot;:&quot;AC optimal power flow (AC-OPF) problems need to be solved more frequently in the future to maintain stable and economic power system operation. To tackle this challenge, a deep neural network-based voltage-constrained approach (DeepOPF-V) is proposed to solve AC-OPF problems with high computational efficiency. Its unique design predicts voltages of all buses and then uses them to reconstruct the remaining variables without solving non-linear AC power flow equations. A fast post-processing process is also developed to enforce the box constraints. The effectiveness of DeepOPF-V is validated by simulations on IEEE 118/300-bus systems and a 2000-bus test system. Compared with existing studies, DeepOPF-V achieves decent computation speedup up to four orders of magnitude and comparable performance in optimality gap, while preserving feasibility of the solution.&quot;,&quot;issue&quot;:&quot;1&quot;,&quot;volume&quot;:&quot;37&quot;,&quot;container-title-short&quot;:&quot;&quot;},&quot;isTemporary&quot;:false},{&quot;id&quot;:&quot;8a79f926-3c0c-3338-95a7-2a5d2b75d567&quot;,&quot;itemData&quot;:{&quot;type&quot;:&quot;article-journal&quot;,&quot;id&quot;:&quot;8a79f926-3c0c-3338-95a7-2a5d2b75d567&quot;,&quot;title&quot;:&quot;DeepOPF: A Feasibility-Optimized Deep Neural Network Approach for AC Optimal Power Flow Problems&quot;,&quot;author&quot;:[{&quot;family&quot;:&quot;Pan&quot;,&quot;given&quot;:&quot;Xiang&quot;,&quot;parse-names&quot;:false,&quot;dropping-particle&quot;:&quot;&quot;,&quot;non-dropping-particle&quot;:&quot;&quot;},{&quot;family&quot;:&quot;Chen&quot;,&quot;given&quot;:&quot;Minghua&quot;,&quot;parse-names&quot;:false,&quot;dropping-particle&quot;:&quot;&quot;,&quot;non-dropping-particle&quot;:&quot;&quot;},{&quot;family&quot;:&quot;Zhao&quot;,&quot;given&quot;:&quot;Tianyu&quot;,&quot;parse-names&quot;:false,&quot;dropping-particle&quot;:&quot;&quot;,&quot;non-dropping-particle&quot;:&quot;&quot;},{&quot;family&quot;:&quot;Low&quot;,&quot;given&quot;:&quot;Steven H.&quot;,&quot;parse-names&quot;:false,&quot;dropping-particle&quot;:&quot;&quot;,&quot;non-dropping-particle&quot;:&quot;&quot;}],&quot;container-title&quot;:&quot;IEEE Systems Journal&quot;,&quot;container-title-short&quot;:&quot;IEEE Syst J&quot;,&quot;DOI&quot;:&quot;10.1109/JSYST.2022.3201041&quot;,&quot;ISSN&quot;:&quot;19379234&quot;,&quot;issued&quot;:{&quot;date-parts&quot;:[[2023]]},&quot;abstract&quot;:&quot;To cope with increasing uncertainty from renewable generation and flexible load, grid operators need to solve alternative current optimal power flow (AC-OPF) problems more frequently for efficient and reliable operation. In this article, we develop a deep neural network (DNN) approach, called DeepOPF, for solving AC-OPF problems in a fraction of the time used by conventional iterative solvers. A key difficulty for applying machine learning techniques for solving AC-OPF problems lies in ensuring that the obtained solutions respect the equality and inequality physical and operational constraints. Generalized a prediction-and-reconstruction procedure in our previous studies, DeepOPF first trains a DNN model to predict a set of independent operating variables and then directly compute the remaining ones by solving the power flow equations. Such an approach not only preserves the power-flow balance equality constraints but also reduces the number of variables to be predicted by the DNN, cutting down the number of neurons and training data needed. DeepOPF then employs a penalty approach with a zero-order gradient estimation technique in the training process toward guaranteeing the inequality constraints. We also drive a condition for tuning the DNN size according to the desired approximation accuracy, which measures its generalization capability. It provides theoretical justification for using DNN to solve AC-OPF problems. Simulation results for IEEE 30/118/300-bus and a synthetic 2000-bus test cases demonstrate the effectiveness of the penalty approach. They also show that DeepOPF speeds up the computing time by up to two orders of magnitude as compared to a state-of-the-art iterative solver, at the expense of &lt; 0.2% cost difference.&quot;,&quot;issue&quot;:&quot;1&quot;,&quot;volume&quot;:&quot;17&quot;},&quot;isTemporary&quot;:false}]},{&quot;citationID&quot;:&quot;MENDELEY_CITATION_8789f143-3d9e-4a88-8d38-cc166f849069&quot;,&quot;properties&quot;:{&quot;noteIndex&quot;:0},&quot;isEdited&quot;:false,&quot;manualOverride&quot;:{&quot;isManuallyOverridden&quot;:false,&quot;citeprocText&quot;:&quot;[21], [22]&quot;,&quot;manualOverrideText&quot;:&quot;&quot;},&quot;citationTag&quot;:&quot;MENDELEY_CITATION_v3_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&quot;,&quot;citationItems&quot;:[{&quot;id&quot;:&quot;ff8a4348-ddbb-3d67-84a9-d37f6f7874ca&quot;,&quot;itemData&quot;:{&quot;type&quot;:&quot;article-journal&quot;,&quot;id&quot;:&quot;ff8a4348-ddbb-3d67-84a9-d37f6f7874ca&quot;,&quot;title&quot;:&quot;A Physics-Guided Graph Convolution Neural Network for Optimal Power Flow&quot;,&quot;author&quot;:[{&quot;family&quot;:&quot;Gao&quot;,&quot;given&quot;:&quot;Maosheng&quot;,&quot;parse-names&quot;:false,&quot;dropping-particle&quot;:&quot;&quot;,&quot;non-dropping-particle&quot;:&quot;&quot;},{&quot;family&quot;:&quot;Yu&quot;,&quot;given&quot;:&quot;Juan&quot;,&quot;parse-names&quot;:false,&quot;dropping-particle&quot;:&quot;&quot;,&quot;non-dropping-particle&quot;:&quot;&quot;},{&quot;family&quot;:&quot;Yang&quot;,&quot;given&quot;:&quot;Zhifang&quot;,&quot;parse-names&quot;:false,&quot;dropping-particle&quot;:&quot;&quot;,&quot;non-dropping-particle&quot;:&quot;&quot;},{&quot;family&quot;:&quot;Zhao&quot;,&quot;given&quot;:&quot;Junbo&quot;,&quot;parse-names&quot;:false,&quot;dropping-particle&quot;:&quot;&quot;,&quot;non-dropping-particle&quot;:&quot;&quot;}],&quot;container-title&quot;:&quot;IEEE Transactions on Power Systems&quot;,&quot;DOI&quot;:&quot;10.1109/TPWRS.2023.3238377&quot;,&quot;ISSN&quot;:&quot;15580679&quot;,&quot;issued&quot;:{&quot;date-parts&quot;:[[2024]]},&quot;abstract&quot;:&quot;The data-driven method with strong approximation capabilities and high computational efficiency provides a promising tool for optimal power flow (OPF) calculation with stochastic renewable energy. However, the topology change dramatically increases the learning difficulties and the demand for learning samples. In this work, we propose a physics-guided graph convolution neural network (GCNN) for OPF calculation with consideration of varying topologies, including the physics-guided graph convolution kernel, feature construction, and loss function formulation. Specifically, a physics-embedded graph convolution kernel is derived by aggregating the features from local neighborhoods utilizing the nodal OPF model formulation. An iterative feature construction method is also developed that encodes both the physical feature and practical constraints into the node vector. Finally, a correlative learning loss function to optimize the unbalanced power injection is developed. Extensive numerical results carried out on various IEEE test systems show that the prediction accuracy of OPF using the proposed method under varying topology changes can be improved by an average of 13.30% and up to 32.63% compared with state-of-the-art methods.&quot;,&quot;issue&quot;:&quot;1&quot;,&quot;volume&quot;:&quot;39&quot;,&quot;container-title-short&quot;:&quot;&quot;},&quot;isTemporary&quot;:false},{&quot;id&quot;:&quot;5ec91bdb-d4a9-3a68-b80e-b0700edb7c2d&quot;,&quot;itemData&quot;:{&quot;type&quot;:&quot;paper-conference&quot;,&quot;id&quot;:&quot;5ec91bdb-d4a9-3a68-b80e-b0700edb7c2d&quot;,&quot;title&quot;:&quot;Predicting AC optimal power flows: Combining deep learning and lagrangian dual methods&quot;,&quot;author&quot;:[{&quot;family&quot;:&quot;Fioretto&quot;,&quot;given&quot;:&quot;Ferdinando&quot;,&quot;parse-names&quot;:false,&quot;dropping-particle&quot;:&quot;&quot;,&quot;non-dropping-particle&quot;:&quot;&quot;},{&quot;family&quot;:&quot;Mak&quot;,&quot;given&quot;:&quot;Terrence W.K.&quot;,&quot;parse-names&quot;:false,&quot;dropping-particle&quot;:&quot;&quot;,&quot;non-dropping-particle&quot;:&quot;&quot;},{&quot;family&quot;:&quot;Hentenryck&quot;,&quot;given&quot;:&quot;Pascal&quot;,&quot;parse-names&quot;:false,&quot;dropping-particle&quot;:&quot;&quot;,&quot;non-dropping-particle&quot;:&quot;van&quot;}],&quot;container-title&quot;:&quot;AAAI 2020 - 34th AAAI Conference on Artificial Intelligence&quot;,&quot;DOI&quot;:&quot;10.1609/aaai.v34i01.5403&quot;,&quot;ISSN&quot;:&quot;2159-5399&quot;,&quot;issued&quot;:{&quot;date-parts&quot;:[[2020]]},&quot;abstract&quot;:&quot;The Optimal Power Flow (OPF) problem is a fundamental building block for the optimization of electrical power systems. It is nonlinear and nonconvex and computes the generator setpoints for power and voltage, given a set of load demands. It is often solved repeatedly under various conditions, either in real-time or in large-scale studies. This need is further exacerbated by the increasing stochasticity of power systems due to renewable energy sources in front and behind the meter. To address these challenges, this paper presents a deep learning approach to the OPF. The learning model exploits the information available in the similar states of the system (which is commonly available in practical applications), as well as a dual Lagrangian method to satisfy the physical and engineering constraints present in the OPF. The proposed model is evaluated on a large collection of realistic medium-sized power systems. The experimental results show that its predictions are highly accurate with average errors as low as 0.2%. Additionally, the proposed approach is shown to improve the accuracy of the widely adopted linear DC approximation by at least two orders of magnitude.&quot;,&quot;container-title-short&quot;:&quot;&quot;},&quot;isTemporary&quot;:false}]},{&quot;citationID&quot;:&quot;MENDELEY_CITATION_a2809aab-266b-4814-a207-f3b7522ef8f4&quot;,&quot;properties&quot;:{&quot;noteIndex&quot;:0},&quot;isEdited&quot;:false,&quot;manualOverride&quot;:{&quot;isManuallyOverridden&quot;:false,&quot;citeprocText&quot;:&quot;[23]&quot;,&quot;manualOverrideText&quot;:&quot;&quot;},&quot;citationTag&quot;:&quot;MENDELEY_CITATION_v3_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&quot;,&quot;citationItems&quot;:[{&quot;id&quot;:&quot;daf6bcc9-ee4e-3a98-a96b-b6b99642481e&quot;,&quot;itemData&quot;:{&quot;type&quot;:&quot;paper-conference&quot;,&quot;id&quot;:&quot;daf6bcc9-ee4e-3a98-a96b-b6b99642481e&quot;,&quot;title&quot;:&quot;DC3: A LEARNING METHOD FOR OPTIMIZATION WITH HARD CONSTRAINTS&quot;,&quot;author&quot;:[{&quot;family&quot;:&quot;Donti&quot;,&quot;given&quot;:&quot;Priya L.&quot;,&quot;parse-names&quot;:false,&quot;dropping-particle&quot;:&quot;&quot;,&quot;non-dropping-particle&quot;:&quot;&quot;},{&quot;family&quot;:&quot;Rolnick&quot;,&quot;given&quot;:&quot;David&quot;,&quot;parse-names&quot;:false,&quot;dropping-particle&quot;:&quot;&quot;,&quot;non-dropping-particle&quot;:&quot;&quot;},{&quot;family&quot;:&quot;Kolter&quot;,&quot;given&quot;:&quot;J. Zico&quot;,&quot;parse-names&quot;:false,&quot;dropping-particle&quot;:&quot;&quot;,&quot;non-dropping-particle&quot;:&quot;&quot;}],&quot;container-title&quot;:&quot;ICLR 2021 - 9th International Conference on Learning Representations&quot;,&quot;issued&quot;:{&quot;date-parts&quot;:[[2021]]},&quot;abstract&quot;:&quot;Large optimization problems with hard constraints arise in many settings, yet classical solvers are often prohibitively slow, motivating the use of deep networks as cheap “approximate solvers.” Unfortunately, naive deep learning approaches typically cannot enforce the hard constraints of such problems, leading to infeasible solutions. In this work, we present Deep Constraint Completion and Correction (DC3), an algorithm to address this challenge. Specifically, this method enforces feasibility via a differentiable procedure, which implicitly completes partial solutions to satisfy equality constraints and unrolls gradient-based corrections to satisfy inequality constraints. We demonstrate the effectiveness of DC3 in both synthetic optimization tasks and the real-world setting of AC optimal power flow, where hard constraints encode the physics of the electrical grid. In both cases, DC3 achieves near-optimal objective values while preserving feasibility.&quot;,&quot;container-title-short&quot;:&quot;&quot;},&quot;isTemporary&quot;:false}]},{&quot;citationID&quot;:&quot;MENDELEY_CITATION_7737b3bc-2eb7-4ee5-a13e-10b0d8a287b4&quot;,&quot;properties&quot;:{&quot;noteIndex&quot;:0},&quot;isEdited&quot;:false,&quot;manualOverride&quot;:{&quot;isManuallyOverridden&quot;:false,&quot;citeprocText&quot;:&quot;[24]&quot;,&quot;manualOverrideText&quot;:&quot;&quot;},&quot;citationTag&quot;:&quot;MENDELEY_CITATION_v3_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&quot;,&quot;citationItems&quot;:[{&quot;id&quot;:&quot;026991d8-24f1-33d5-91dc-08b26707011e&quot;,&quot;itemData&quot;:{&quot;type&quot;:&quot;article-journal&quot;,&quot;id&quot;:&quot;026991d8-24f1-33d5-91dc-08b26707011e&quot;,&quot;title&quot;:&quot;FRMNet: A Feasibility Restoration Mapping Deep Neural Network for AC Optimal Power Flow&quot;,&quot;author&quot;:[{&quot;family&quot;:&quot;Han&quot;,&quot;given&quot;:&quot;Jiayu&quot;,&quot;parse-names&quot;:false,&quot;dropping-particle&quot;:&quot;&quot;,&quot;non-dropping-particle&quot;:&quot;&quot;},{&quot;family&quot;:&quot;Wang&quot;,&quot;given&quot;:&quot;Wei&quot;,&quot;parse-names&quot;:false,&quot;dropping-particle&quot;:&quot;&quot;,&quot;non-dropping-particle&quot;:&quot;&quot;},{&quot;family&quot;:&quot;Yang&quot;,&quot;given&quot;:&quot;Chao&quot;,&quot;parse-names&quot;:false,&quot;dropping-particle&quot;:&quot;&quot;,&quot;non-dropping-particle&quot;:&quot;&quot;},{&quot;family&quot;:&quot;Niu&quot;,&quot;given&quot;:&quot;Mengyang&quot;,&quot;parse-names&quot;:false,&quot;dropping-particle&quot;:&quot;&quot;,&quot;non-dropping-particle&quot;:&quot;&quot;},{&quot;family&quot;:&quot;Yang&quot;,&quot;given&quot;:&quot;Cheng&quot;,&quot;parse-names&quot;:false,&quot;dropping-particle&quot;:&quot;&quot;,&quot;non-dropping-particle&quot;:&quot;&quot;},{&quot;family&quot;:&quot;Yan&quot;,&quot;given&quot;:&quot;Lei&quot;,&quot;parse-names&quot;:false,&quot;dropping-particle&quot;:&quot;&quot;,&quot;non-dropping-particle&quot;:&quot;&quot;},{&quot;family&quot;:&quot;Li&quot;,&quot;given&quot;:&quot;Zuyi&quot;,&quot;parse-names&quot;:false,&quot;dropping-particle&quot;:&quot;&quot;,&quot;non-dropping-particle&quot;:&quot;&quot;}],&quot;container-title&quot;:&quot;IEEE Transactions on Power Systems&quot;,&quot;DOI&quot;:&quot;10.1109/TPWRS.2024.3354733&quot;,&quot;ISSN&quot;:&quot;15580679&quot;,&quot;issued&quot;:{&quot;date-parts&quot;:[[2024]]},&quot;abstract&quot;:&quot;Increasing renewable energy resources introduces uncertainties into utility grids, calling for more frequent use of alternative current optimal power flow (AC-OPF) than before. Conventional AC-OPF solvers are too slow for real-time applications; to speed up the computation, deep neural network (DNN) based solvers are introduced. However, their results typically cannot enforce the security constraints of the utility grid. To overcome this difficulty, FRMNet is proposed in this paper, which combines DNN with feasibility restoration mapping (FRM). The DNN receives the load as input and outputs a partial solution. The following FRM maps the infeasible solution to the feasibility region to satisfy the AC-OPF constraints. The proposed FRMNet has four advantages compared to conventional and DNN-based solvers. First, the feasibility of overall solutions is guaranteed via FRM. Second, FRMNet is a self-supervised training method so that it avoids the laborious preparation of the optimal solutions for a training dataset using conventional solvers. Third, FRM is differentiable so that AC-OPF information encoded in gradients is transferred to DNN, which leads to a DNN with high feasibility rate. Fourth, the overall computation time of FRMNet is fast due to its DNN's high feasibility rate. Comprehensive experiments are conducted on IEEE standard cases. Results show that FRMNet's outcomes satisfy all constraints at a significantly faster average speed than conventional solvers. When FRM participates in training, the performance of DNN is stably improved and achieves better results than other DNN-based models. Even DNN alone achieves a high feasibility rate, a negligible degree of constraint violations and a small optimality gap, compared to the state-of-the-art DNN based solvers.&quot;,&quot;issue&quot;:&quot;5&quot;,&quot;volume&quot;:&quot;39&quot;,&quot;container-title-short&quot;:&quot;&quot;},&quot;isTemporary&quot;:false,&quot;suppress-author&quot;:false,&quot;composite&quot;:false,&quot;author-only&quot;:false}]},{&quot;citationID&quot;:&quot;MENDELEY_CITATION_06c6550b-0cbe-469a-8193-f70c9f742203&quot;,&quot;properties&quot;:{&quot;noteIndex&quot;:0},&quot;isEdited&quot;:false,&quot;manualOverride&quot;:{&quot;isManuallyOverridden&quot;:false,&quot;citeprocText&quot;:&quot;[25], [26], [27]&quot;,&quot;manualOverrideText&quot;:&quot;&quot;},&quot;citationTag&quot;:&quot;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&quot;,&quot;citationItems&quot;:[{&quot;id&quot;:&quot;90dd04b2-3c09-3384-9bb4-379554f6b186&quot;,&quot;itemData&quot;:{&quot;type&quot;:&quot;article-journal&quot;,&quot;id&quot;:&quot;90dd04b2-3c09-3384-9bb4-379554f6b186&quot;,&quot;title&quot;:&quot;Meta-Optimization of Optimal Power Flow&quot;,&quot;author&quot;:[{&quot;family&quot;:&quot;Jamei&quot;,&quot;given&quot;:&quot;Mahdi&quot;,&quot;parse-names&quot;:false,&quot;dropping-particle&quot;:&quot;&quot;,&quot;non-dropping-particle&quot;:&quot;&quot;},{&quot;family&quot;:&quot;Mones&quot;,&quot;given&quot;:&quot;Letif&quot;,&quot;parse-names&quot;:false,&quot;dropping-particle&quot;:&quot;&quot;,&quot;non-dropping-particle&quot;:&quot;&quot;},{&quot;family&quot;:&quot;Robson&quot;,&quot;given&quot;:&quot;Alex&quot;,&quot;parse-names&quot;:false,&quot;dropping-particle&quot;:&quot;&quot;,&quot;non-dropping-particle&quot;:&quot;&quot;},{&quot;family&quot;:&quot;White&quot;,&quot;given&quot;:&quot;Lyndon&quot;,&quot;parse-names&quot;:false,&quot;dropping-particle&quot;:&quot;&quot;,&quot;non-dropping-particle&quot;:&quot;&quot;},{&quot;family&quot;:&quot;Requeima&quot;,&quot;given&quot;:&quot;James&quot;,&quot;parse-names&quot;:false,&quot;dropping-particle&quot;:&quot;&quot;,&quot;non-dropping-particle&quot;:&quot;&quot;},{&quot;family&quot;:&quot;Ududec&quot;,&quot;given&quot;:&quot;Cozmin&quot;,&quot;parse-names&quot;:false,&quot;dropping-particle&quot;:&quot;&quot;,&quot;non-dropping-particle&quot;:&quot;&quot;}],&quot;container-title&quot;:&quot;ICML2019&quot;,&quot;issued&quot;:{&quot;date-parts&quot;:[[2019]]},&quot;abstract&quot;:&quot;• Planning and operations for electricity grids are carried out by solving various non-convex constrained optimization problems • Computational complexity can impede tractable real-time scheduling, integrating volatile renewables and mitigating emissions • We propose a form of meta-optimization to predict a good initialization for rapid adaptation to new system conditions 1) Motivation • Operating electricity grids requires dispatching generation to meet load at minimum cost, respecting reliability/security constraints. This involves solving a non-convex and non-linear constrained optimization problem, Optimal Power Flow (OPF) model. • Under increasing variability of system conditions due to renewable integration and distributed energy resources, such optimization problems are increasingly complex 1 with limited solve-time. • Typically, OPF is approximated by a convex form, ignoring certain constraints. This can however lead to various issues and inefficiencies. • Our aim is to find a model for fast convergence of OPF. 2) Optimal Power Flow • Given an input parameter vector x (specifying grid properties) the objective of OPF is to minimize the total generation cost: min y g∈G C g (x, y), (1) • This is subject to various constraints representing power balance, current flows, and generation capacities. • The solution y * of the OPF includes the power output of each generator and the (complex) voltages at each bus. • Typically, interior-point (IP) methods are used (e.g. Ipopt). 3) Proposed Methodology • Scenario generation: Use pglib 3 grid cases and create L train +L test new scenarios by mutating grid parameters. • OPF Solver 5 : Take a formulation x along with the initial solution guess y 0 , and solve for y *. • Model: NN trained to output solution initialization (y red 0) for OPF, given formulation (x red). • Conventional Loss: Quality metric on initialization (e.g. MSE to final solution in convex case). • Meta-Loss: Sum over all scenarios j of the number of IP steps, (N j IP). Each scenario j uses initialization y j 0 = NN(x; w) • Meta-Optimization: Given the non-differentiable loss-function, we use gradient-free optimization (GFO) with I iterations. Here, we use the Particle Swarm Optimization method. • Compression/Decompression Reduce/expand the grid formulation , preserving key electrical properties 4 , to/from a size that the meta-optimizer has been trained for. x Grid Compression x red Meta-Optimizer y red 0 Grid Decompression y 0 OPF Solver y * Figure 1: Proposed workflow of meta-optimized OPF 4) Provisional Results • We examine partial warm-starts through primal variable initial-ization. Expressing full (100%), partial (primal) and heuristic initialization (0% baseline), Efficiency(%) = 100 N heur −N primal N heur. • Comparison of a conventional NN supervised learning using a MSE(y NN 0 , y *) objective on the metaloss, followed by the meta-training. 1: w ← initialize! 2: for i ← 1, I do 3: metaloss ← 0 4: for j ← 1, L train do 5: x j ← scenario[j] 6: y j 0 ← NN(x j ; w) 7: y * , N IP ← OPFSolver(x j ; y j 0) 8: metaloss += N IP 9: end for 10: w ← GFO(w, metaloss) 11: end for Algorithm 1: Meta-optimization of OPF Figure 2: Left: Efficiency of primal initialization. Right: Effect on meta-loss using a supervised learning approach 5) Challenges and Future Directions • Meta-Optimizer Training: In a typical meta-optimization settings, gradient-based updates are used. However, typical IP methods are second order so it is non-trivial to back-propagate through the solver 2. • Compression: Designing a suitable compression algorithm that works over many types of grids of different sizes is an important step.&quot;,&quot;container-title-short&quot;:&quot;&quot;},&quot;isTemporary&quot;:false},{&quot;id&quot;:&quot;b4c44dc8-44b6-30a1-9d8c-8284f3d26ef3&quot;,&quot;itemData&quot;:{&quot;type&quot;:&quot;paper-conference&quot;,&quot;id&quot;:&quot;b4c44dc8-44b6-30a1-9d8c-8284f3d26ef3&quot;,&quot;title&quot;:&quot;Smart-pgsim: Using neural network to accelerate ac-opf power grid simulation&quot;,&quot;author&quot;:[{&quot;family&quot;:&quot;Dong&quot;,&quot;given&quot;:&quot;Wenqian&quot;,&quot;parse-names&quot;:false,&quot;dropping-particle&quot;:&quot;&quot;,&quot;non-dropping-particle&quot;:&quot;&quot;},{&quot;family&quot;:&quot;Xie&quot;,&quot;given&quot;:&quot;Zhen&quot;,&quot;parse-names&quot;:false,&quot;dropping-particle&quot;:&quot;&quot;,&quot;non-dropping-particle&quot;:&quot;&quot;},{&quot;family&quot;:&quot;Kestor&quot;,&quot;given&quot;:&quot;Gokcen&quot;,&quot;parse-names&quot;:false,&quot;dropping-particle&quot;:&quot;&quot;,&quot;non-dropping-particle&quot;:&quot;&quot;},{&quot;family&quot;:&quot;Li&quot;,&quot;given&quot;:&quot;Dong&quot;,&quot;parse-names&quot;:false,&quot;dropping-particle&quot;:&quot;&quot;,&quot;non-dropping-particle&quot;:&quot;&quot;}],&quot;container-title&quot;:&quot;International Conference for High Performance Computing, Networking, Storage and Analysis, SC&quot;,&quot;DOI&quot;:&quot;10.1109/SC41405.2020.00067&quot;,&quot;ISSN&quot;:&quot;21674337&quot;,&quot;issued&quot;:{&quot;date-parts&quot;:[[2020]]},&quot;abstract&quot;:&quot;In this work we address the problem of accelerating complex power-grid simulation through machine learning (ML). Specifically, we develop a framework, Smart-PGSim, which generates multitask-learning (MTL) neural network (NN) models to predict the initial values of variables critical to the problem convergence. MTL models allow information sharing when predicting multiple dependent variables while including customized layers to predict individual variables. We show that, to achieve the required accuracy, it is paramount to embed domain-specific constraints derived from the specific power-grid components in the MTL model. Smart-PGSim then employs the predicted initial values as a high-quality initial condition for the power-grid numerical solver (warm start), resulting in both higher performance compared to state-of-the-art solutions while maintaining the required accuracy. Smart-PGSim brings ;2. 60 × speedup on average (up to ;3. 28 ×) computed over 10,000 problems, without losing solution optimality.&quot;,&quot;volume&quot;:&quot;2020-November&quot;,&quot;container-title-short&quot;:&quot;&quot;},&quot;isTemporary&quot;:false},{&quot;id&quot;:&quot;2022e655-4cd0-30c7-b2b1-f0485145b2d8&quot;,&quot;itemData&quot;:{&quot;type&quot;:&quot;article-journal&quot;,&quot;id&quot;:&quot;2022e655-4cd0-30c7-b2b1-f0485145b2d8&quot;,&quot;title&quot;:&quot;Hot-Starting the Ac Power Flow with Convolutional Neural Networks&quot;,&quot;author&quot;:[{&quot;family&quot;:&quot;Chen&quot;,&quot;given&quot;:&quot;Liangjie&quot;,&quot;parse-names&quot;:false,&quot;dropping-particle&quot;:&quot;&quot;,&quot;non-dropping-particle&quot;:&quot;&quot;},{&quot;family&quot;:&quot;Tate&quot;,&quot;given&quot;:&quot;Joseph Euzebe&quot;,&quot;parse-names&quot;:false,&quot;dropping-particle&quot;:&quot;&quot;,&quot;non-dropping-particle&quot;:&quot;&quot;}],&quot;URL&quot;:&quot;http://arxiv.org/abs/2004.09342&quot;,&quot;issued&quot;:{&quot;date-parts&quot;:[[2020,4,20]]},&quot;abstract&quot;:&quot;Obtaining good initial conditions to solve the Newton-Raphson (NR) based ac power flow (ACPF) problem can be a very difficult task. In this paper, we propose a framework to obtain the initial bus voltage magnitude and phase values that decrease the solution iterations and time for the NR based ACPF model, using the dc power flow (DCPF) results and one dimensional convolutional neural networks (1D CNNs). We generate the dataset used to train the 1D CNNs by sampling from a distribution of load demands, and by computing the DCPF and ACPF results for each sample. Experiments on the IEEE 118-bus and \\textsc{Pegase} 2869-bus study systems show that we can achieve 33.56\\% and 30.06\\% reduction in solution time, and 66.47% and 49.52% reduction in solution iterations per case, respectively. We include the 1D CNN architectures and the hyperparameters used, which can be expanded on by the future studies on this topic.&quot;,&quot;container-title-short&quot;:&quot;&quot;},&quot;isTemporary&quot;:false}]},{&quot;citationID&quot;:&quot;MENDELEY_CITATION_6d249e18-bdcb-4671-be33-8d74df5586d6&quot;,&quot;properties&quot;:{&quot;noteIndex&quot;:0},&quot;isEdited&quot;:false,&quot;manualOverride&quot;:{&quot;isManuallyOverridden&quot;:false,&quot;citeprocText&quot;:&quot;[28]&quot;,&quot;manualOverrideText&quot;:&quot;&quot;},&quot;citationTag&quot;:&quot;MENDELEY_CITATION_v3_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&quot;,&quot;citationItems&quot;:[{&quot;id&quot;:&quot;ab37741d-1bd2-350c-8897-5fcdf594a4c4&quot;,&quot;itemData&quot;:{&quot;type&quot;:&quot;paper-conference&quot;,&quot;id&quot;:&quot;ab37741d-1bd2-350c-8897-5fcdf594a4c4&quot;,&quot;title&quot;:&quot;Learning for DC-OPF: Classifying active sets using neural nets&quot;,&quot;author&quot;:[{&quot;family&quot;:&quot;Deka&quot;,&quot;given&quot;:&quot;Deepjyoti&quot;,&quot;parse-names&quot;:false,&quot;dropping-particle&quot;:&quot;&quot;,&quot;non-dropping-particle&quot;:&quot;&quot;},{&quot;family&quot;:&quot;Misra&quot;,&quot;given&quot;:&quot;Sidhant&quot;,&quot;parse-names&quot;:false,&quot;dropping-particle&quot;:&quot;&quot;,&quot;non-dropping-particle&quot;:&quot;&quot;}],&quot;container-title&quot;:&quot;2019 IEEE Milan PowerTech, PowerTech 2019&quot;,&quot;DOI&quot;:&quot;10.1109/PTC.2019.8810819&quot;,&quot;issued&quot;:{&quot;date-parts&quot;:[[2019]]},&quot;abstract&quot;:&quot;The optimal power flow is an optimization problem used in power systems operational planning to maximize economic efficiency while satisfying demand and maintaining safety margins. Due to uncertainty and variability in renewable energy generation and demand, the optimal solution needs to be updated in response to observed uncertainty realizations or near real-time forecast updates. To address the challenge of computing such frequent real-time updates to the optimal solution, recent literature has proposed the use of machine learning to learn the mapping between the uncertainty realization and the optimal solution. Further, learning the active set of constraints at optimality, as opposed to directly learning the optimal solution, has been shown to significantly simplify the machine learning task, and the learnt model can be used to predict optimal solutions in real-time. In this paper, we propose the use of classification algorithms to learn the mapping between the uncertainty realization and the active set of constraints at optimality, thus further enhancing the computational efficiency of the real-time prediction. We employ neural net classifiers for this task and demonstrate the excellent performance of this approach on a number of systems in the IEEE PES PGLib-OPF benchmark library.&quot;,&quot;container-title-short&quot;:&quot;&quot;},&quot;isTemporary&quot;:false}]},{&quot;citationID&quot;:&quot;MENDELEY_CITATION_1022fe73-05c9-4d14-bb39-73bca01f8c96&quot;,&quot;properties&quot;:{&quot;noteIndex&quot;:0},&quot;isEdited&quot;:false,&quot;manualOverride&quot;:{&quot;isManuallyOverridden&quot;:false,&quot;citeprocText&quot;:&quot;[29], [30]&quot;,&quot;manualOverrideText&quot;:&quot;&quot;},&quot;citationTag&quot;:&quot;MENDELEY_CITATION_v3_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&quot;,&quot;citationItems&quot;:[{&quot;id&quot;:&quot;e008adb1-701a-3d92-acfb-e5337d47dba6&quot;,&quot;itemData&quot;:{&quot;type&quot;:&quot;article-journal&quot;,&quot;id&quot;:&quot;e008adb1-701a-3d92-acfb-e5337d47dba6&quot;,&quot;title&quot;:&quot;Hybrid Learning Aided Inactive Constraints Filtering Algorithm to Enhance AC OPF Solution Time&quot;,&quot;author&quot;:[{&quot;family&quot;:&quot;Hasan&quot;,&quot;given&quot;:&quot;Fouad&quot;,&quot;parse-names&quot;:false,&quot;dropping-particle&quot;:&quot;&quot;,&quot;non-dropping-particle&quot;:&quot;&quot;},{&quot;family&quot;:&quot;Kargarian&quot;,&quot;given&quot;:&quot;Amin&quot;,&quot;parse-names&quot;:false,&quot;dropping-particle&quot;:&quot;&quot;,&quot;non-dropping-particle&quot;:&quot;&quot;},{&quot;family&quot;:&quot;Mohammadi&quot;,&quot;given&quot;:&quot;Javad&quot;,&quot;parse-names&quot;:false,&quot;dropping-particle&quot;:&quot;&quot;,&quot;non-dropping-particle&quot;:&quot;&quot;}],&quot;container-title&quot;:&quot;IEEE Transactions on Industry Applications&quot;,&quot;container-title-short&quot;:&quot;IEEE Trans Ind Appl&quot;,&quot;DOI&quot;:&quot;10.1109/TIA.2021.3053516&quot;,&quot;ISSN&quot;:&quot;19399367&quot;,&quot;issued&quot;:{&quot;date-parts&quot;:[[2021]]},&quot;abstract&quot;:&quot;The optimal power flow (OPF) problem contains many constraints. However, equality constraints and a limited set of inequality constraints encompass sufficient information to determine the problem feasible space. This article presents a hybrid supervised regression-classification learning-based algorithm to predict active and inactive inequality constraints before solving AC OPF solely based on nodal power demand information. The proposed algorithm is structured using a mixture of classifiers and regression learners. Instead of directly mapping OPF results from demand, the proposed algorithm removes inactive constraints to construct a truncated AC OPF. This truncated optimization problem can be solved faster than the original problem with less computational resources. Numerical results on several test systems show the proposed algorithm's effectiveness for predicting active and inactive constraints and constructing a truncated AC OPF.&quot;,&quot;issue&quot;:&quot;2&quot;,&quot;volume&quot;:&quot;57&quot;},&quot;isTemporary&quot;:false},{&quot;id&quot;:&quot;770ab47c-f651-350e-a19d-0a252987b00b&quot;,&quot;itemData&quot;:{&quot;type&quot;:&quot;paper-conference&quot;,&quot;id&quot;:&quot;770ab47c-f651-350e-a19d-0a252987b00b&quot;,&quot;title&quot;:&quot;Active Constraint Identification Assisted DC Optimal Power Flow&quot;,&quot;author&quot;:[{&quot;family&quot;:&quot;Wu&quot;,&quot;given&quot;:&quot;Huayi&quot;,&quot;parse-names&quot;:false,&quot;dropping-particle&quot;:&quot;&quot;,&quot;non-dropping-particle&quot;:&quot;&quot;},{&quot;family&quot;:&quot;Wang&quot;,&quot;given&quot;:&quot;Minghao&quot;,&quot;parse-names&quot;:false,&quot;dropping-particle&quot;:&quot;&quot;,&quot;non-dropping-particle&quot;:&quot;&quot;},{&quot;family&quot;:&quot;Xu&quot;,&quot;given&quot;:&quot;Zhao&quot;,&quot;parse-names&quot;:false,&quot;dropping-particle&quot;:&quot;&quot;,&quot;non-dropping-particle&quot;:&quot;&quot;},{&quot;family&quot;:&quot;Jia&quot;,&quot;given&quot;:&quot;Youwei&quot;,&quot;parse-names&quot;:false,&quot;dropping-particle&quot;:&quot;&quot;,&quot;non-dropping-particle&quot;:&quot;&quot;}],&quot;container-title&quot;:&quot;I and CPS Asia 2022 - 2022 IEEE IAS Industrial and Commercial Power System Asia&quot;,&quot;DOI&quot;:&quot;10.1109/ICPSAsia55496.2022.9949655&quot;,&quot;issued&quot;:{&quot;date-parts&quot;:[[2022]]},&quot;abstract&quot;:&quot;The optimal power flow (OPF) is important for the reliable operation and management of power systems. Due to the uncertainties introduced by the increasing penetration of renewable energy resources (RES), more frequent OPF calculations are compulsorily required, posing significant computational burdens to the timely derivation of optimal dispatching solutions. In this paper, an active constraint identification (ACI) approach is proposed to identify the active constraints under different generation and demand conditions so that the OPF computational time can be reduced. The ACI is based on deep convolutional neural networks. Simulation studies are performed on the IEEE 14/118/300 bus systems, and the optimal power flow is solved by using Gurobi/Python. Simulation results of the proposed methods are compared with those of the state-of-the-art to demonstrate the calculation speed improvement of the proposed method.&quot;,&quot;container-title-short&quot;:&quot;&quot;},&quot;isTemporary&quot;:false}]},{&quot;citationID&quot;:&quot;MENDELEY_CITATION_5ec1b65d-3ba2-44ae-b7af-536ebb10a296&quot;,&quot;properties&quot;:{&quot;noteIndex&quot;:0},&quot;isEdited&quot;:false,&quot;manualOverride&quot;:{&quot;isManuallyOverridden&quot;:false,&quot;citeprocText&quot;:&quot;[31], [32]&quot;,&quot;manualOverrideText&quot;:&quot;&quot;},&quot;citationTag&quot;:&quot;MENDELEY_CITATION_v3_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&quot;,&quot;citationItems&quot;:[{&quot;id&quot;:&quot;71aa3855-b164-3a78-840b-032e494a42bb&quot;,&quot;itemData&quot;:{&quot;type&quot;:&quot;article-journal&quot;,&quot;id&quot;:&quot;71aa3855-b164-3a78-840b-032e494a42bb&quot;,&quot;title&quot;:&quot;Learning to Operate an Electric Vehicle Charging Station Considering Vehicle-Grid Integration&quot;,&quot;author&quot;:[{&quot;family&quot;:&quot;Ye&quot;,&quot;given&quot;:&quot;Zuzhao&quot;,&quot;parse-names&quot;:false,&quot;dropping-particle&quot;:&quot;&quot;,&quot;non-dropping-particle&quot;:&quot;&quot;},{&quot;family&quot;:&quot;Gao&quot;,&quot;given&quot;:&quot;Yuanqi&quot;,&quot;parse-names&quot;:false,&quot;dropping-particle&quot;:&quot;&quot;,&quot;non-dropping-particle&quot;:&quot;&quot;},{&quot;family&quot;:&quot;Yu&quot;,&quot;given&quot;:&quot;Nanpeng&quot;,&quot;parse-names&quot;:false,&quot;dropping-particle&quot;:&quot;&quot;,&quot;non-dropping-particle&quot;:&quot;&quot;}],&quot;container-title&quot;:&quot;IEEE Transactions on Smart Grid&quot;,&quot;container-title-short&quot;:&quot;IEEE Trans Smart Grid&quot;,&quot;DOI&quot;:&quot;10.1109/TSG.2022.3165479&quot;,&quot;ISSN&quot;:&quot;19493061&quot;,&quot;issued&quot;:{&quot;date-parts&quot;:[[2022]]},&quot;abstract&quot;:&quot;The rapid adoption of electric vehicles (EVs) calls for the widespread installation of EV charging stations. To maximize the profitability of charging stations, intelligent controllers that provide both charging and electric grid services are in great need. However, it is challenging to determine the optimal charging schedule due to the uncertain arrival time and charging demands of EVs. In this paper, we propose a novel centralized allocation and decentralized execution (CADE) reinforcement learning (RL) framework to maximize the charging station's profit. In the centralized allocation process, EVs are allocated to either the waiting or charging spots. In the decentralized execution process, each charger makes its own charging/discharging decision while learning the action-value functions from a shared replay memory. This CADE framework significantly improves the scalability and sample efficiency of the RL algorithm. Numerical results show that the proposed CADE framework is both computationally efficient and scalable, and significantly outperforms the baseline model predictive control (MPC). We also provide an in-depth analysis of the learned action-value function to explain the inner working of the reinforcement learning agent.&quot;,&quot;issue&quot;:&quot;4&quot;,&quot;volume&quot;:&quot;13&quot;},&quot;isTemporary&quot;:false},{&quot;id&quot;:&quot;58bdb4fc-5c3f-3424-8ad0-ae7ff75b8c5b&quot;,&quot;itemData&quot;:{&quot;type&quot;:&quot;article-journal&quot;,&quot;id&quot;:&quot;58bdb4fc-5c3f-3424-8ad0-ae7ff75b8c5b&quot;,&quot;title&quot;:&quot;Physics-Informed Graphical Representation-Enabled Deep Reinforcement Learning for Robust Distribution System Voltage Control&quot;,&quot;author&quot;:[{&quot;family&quot;:&quot;Cao&quot;,&quot;given&quot;:&quot;Di&quot;,&quot;parse-names&quot;:false,&quot;dropping-particle&quot;:&quot;&quot;,&quot;non-dropping-particle&quot;:&quot;&quot;},{&quot;family&quot;:&quot;Zhao&quot;,&quot;given&quot;:&quot;Junbo&quot;,&quot;parse-names&quot;:false,&quot;dropping-particle&quot;:&quot;&quot;,&quot;non-dropping-particle&quot;:&quot;&quot;},{&quot;family&quot;:&quot;Hu&quot;,&quot;given&quot;:&quot;Jiaxiang&quot;,&quot;parse-names&quot;:false,&quot;dropping-particle&quot;:&quot;&quot;,&quot;non-dropping-particle&quot;:&quot;&quot;},{&quot;family&quot;:&quot;Pei&quot;,&quot;given&quot;:&quot;Yansong&quot;,&quot;parse-names&quot;:false,&quot;dropping-particle&quot;:&quot;&quot;,&quot;non-dropping-particle&quot;:&quot;&quot;},{&quot;family&quot;:&quot;Huang&quot;,&quot;given&quot;:&quot;Qi&quot;,&quot;parse-names&quot;:false,&quot;dropping-particle&quot;:&quot;&quot;,&quot;non-dropping-particle&quot;:&quot;&quot;},{&quot;family&quot;:&quot;Chen&quot;,&quot;given&quot;:&quot;Zhe&quot;,&quot;parse-names&quot;:false,&quot;dropping-particle&quot;:&quot;&quot;,&quot;non-dropping-particle&quot;:&quot;&quot;},{&quot;family&quot;:&quot;Hu&quot;,&quot;given&quot;:&quot;Weihao&quot;,&quot;parse-names&quot;:false,&quot;dropping-particle&quot;:&quot;&quot;,&quot;non-dropping-particle&quot;:&quot;&quot;}],&quot;container-title&quot;:&quot;IEEE Transactions on Smart Grid&quot;,&quot;container-title-short&quot;:&quot;IEEE Trans Smart Grid&quot;,&quot;DOI&quot;:&quot;10.1109/TSG.2023.3267069&quot;,&quot;ISSN&quot;:&quot;19493061&quot;,&quot;issued&quot;:{&quot;date-parts&quot;:[[2024]]},&quot;abstract&quot;:&quot;The anomalous measurements and inaccurate distribution system physical models cause huge challenges for distribution system optimization. This paper proposes a robust voltage control method that can deal with them by systematically integrating a representation network, the deep reinforcement learning (DRL) method, and the surrogate model. The partial observation of the distribution network is first represented as a graph with tree topology that is processed by a physics-informed global graph attention network (GGAT) and a deep auto-encoder (DAE) to achieve informative and robust representation of the real-time and pseudo-measurements. The extracted features are then fed into the soft actor-critic algorithm, during the training of which a graphical-learning-based power flow surrogate model is developed to provide a reward signal for the DRL algorithm. This allows the proposed method to reduce reliance on accurate distribution system parameters. The embedding of the structural information by the GGAT and the informative features extracted by the DAE further enhances the robustness of the proposed method against anomalous measurements. The proposed method is validated using IEEE 33-node and 119-node systems. Simulation results show the robustness of the proposed method against anomalous measurements.&quot;,&quot;issue&quot;:&quot;1&quot;,&quot;volume&quot;:&quot;15&quot;},&quot;isTemporary&quot;:false}]},{&quot;citationID&quot;:&quot;MENDELEY_CITATION_4cfc58c3-2a4c-4fdf-b1c0-f6f7dd237800&quot;,&quot;properties&quot;:{&quot;noteIndex&quot;:0},&quot;isEdited&quot;:false,&quot;manualOverride&quot;:{&quot;isManuallyOverridden&quot;:false,&quot;citeprocText&quot;:&quot;[33], [34], [35], [36]&quot;,&quot;manualOverrideText&quot;:&quot;&quot;},&quot;citationTag&quot;:&quot;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&quot;,&quot;citationItems&quot;:[{&quot;id&quot;:&quot;3870becf-379d-3400-b951-13367afc614f&quot;,&quot;itemData&quot;:{&quot;type&quot;:&quot;article-journal&quot;,&quot;id&quot;:&quot;3870becf-379d-3400-b951-13367afc614f&quot;,&quot;title&quot;:&quot;Learning to Operate Distribution Networks With Safe Deep Reinforcement Learning&quot;,&quot;author&quot;:[{&quot;family&quot;:&quot;Li&quot;,&quot;given&quot;:&quot;Hepeng&quot;,&quot;parse-names&quot;:false,&quot;dropping-particle&quot;:&quot;&quot;,&quot;non-dropping-particle&quot;:&quot;&quot;},{&quot;family&quot;:&quot;He&quot;,&quot;given&quot;:&quot;Haibo&quot;,&quot;parse-names&quot;:false,&quot;dropping-particle&quot;:&quot;&quot;,&quot;non-dropping-particle&quot;:&quot;&quot;}],&quot;container-title&quot;:&quot;IEEE Transactions on Smart Grid&quot;,&quot;container-title-short&quot;:&quot;IEEE Trans Smart Grid&quot;,&quot;DOI&quot;:&quot;10.1109/TSG.2022.3142961&quot;,&quot;ISSN&quot;:&quot;19493061&quot;,&quot;issued&quot;:{&quot;date-parts&quot;:[[2022]]},&quot;abstract&quot;:&quot;In this paper, we propose a safe deep reinforcement learning (SDRL) based method to solve the problem of optimal operation of distribution networks (OODN). We formulate OODN as a constrained Markov decision process (CMDP). The objective is to achieve adaptive voltage regulation and energy cost minimization considering the uncertainty of renewable resources (RSs), nodal loads and energy prices. The control actions include the number of in-operation units of the switchable capacitor banks (SCBs), the tap position of the on-load tap-changers (OLTCs) and voltage regulators (VRs), the active and reactive power of distributed generators (DGs), and the charging and discharging power of battery storage systems (BSSs). To optimize the discrete and continuous actions simultaneously, a stochastic policy built upon a joint distribution of mixed random variables is designed and learned through a neural network approximator. To guarantee that safety constraints are satisfied, constrained policy optimization (CPO) is employed to train the neural network. The proposed approach enables the agent to learn a cost-effective operating strategy through exploring safe scheduling actions. Compared to traditional deep reinforcement learning (DRL) methods that allow agents to freely explore any behaviors during training, the proposed approach is more practical to be applied in a real system. Simulation results on a modified IEEE-34 node system and a modified IEEE-123 node system demonstrate the effectiveness of the proposed method.&quot;,&quot;issue&quot;:&quot;3&quot;,&quot;volume&quot;:&quot;13&quot;},&quot;isTemporary&quot;:false},{&quot;id&quot;:&quot;32b73d08-82ef-3fea-a2a5-08e0fea6c4bf&quot;,&quot;itemData&quot;:{&quot;type&quot;:&quot;article-journal&quot;,&quot;id&quot;:&quot;32b73d08-82ef-3fea-a2a5-08e0fea6c4bf&quot;,&quot;title&quot;:&quot;Constrained EV Charging Scheduling Based on Safe Deep Reinforcement Learning&quot;,&quot;author&quot;:[{&quot;family&quot;:&quot;Li&quot;,&quot;given&quot;:&quot;Hepeng&quot;,&quot;parse-names&quot;:false,&quot;dropping-particle&quot;:&quot;&quot;,&quot;non-dropping-particle&quot;:&quot;&quot;},{&quot;family&quot;:&quot;Wan&quot;,&quot;given&quot;:&quot;Zhiqiang&quot;,&quot;parse-names&quot;:false,&quot;dropping-particle&quot;:&quot;&quot;,&quot;non-dropping-particle&quot;:&quot;&quot;},{&quot;family&quot;:&quot;He&quot;,&quot;given&quot;:&quot;Haibo&quot;,&quot;parse-names&quot;:false,&quot;dropping-particle&quot;:&quot;&quot;,&quot;non-dropping-particle&quot;:&quot;&quot;}],&quot;container-title&quot;:&quot;IEEE Transactions on Smart Grid&quot;,&quot;container-title-short&quot;:&quot;IEEE Trans Smart Grid&quot;,&quot;DOI&quot;:&quot;10.1109/TSG.2019.2955437&quot;,&quot;ISSN&quot;:&quot;19493061&quot;,&quot;issued&quot;:{&quot;date-parts&quot;:[[2020]]},&quot;abstract&quot;:&quot;Electric vehicles (EVs) have been popularly adopted and deployed over the past few years because they are environment-friendly. When integrated into smart grids, EVs can operate as flexible loads or energy storage devices to participate in demand response (DR). By taking advantage of time-varying electricity prices in DR, the charging cost can be reduced by optimizing the charging/discharging schedules. However, since there exists randomness in the arrival and departure time of an EV and the electricity price, it is difficult to determine the optimal charging/discharging schedules to guarantee that the EV is fully charged upon departure. To address this issue, we formulate the EV charging/discharging scheduling problem as a constrained Markov Decision Process (CMDP). The aim is to find a constrained charging/discharging scheduling strategy to minimize the charging cost as well as guarantee the EV can be fully charged. To solve the CMDP, a model-free approach based on safe deep reinforcement learning (SDRL) is proposed. The proposed approach does not require any domain knowledge about the randomness. It directly learns to generate the constrained optimal charging/discharging schedules with a deep neural network (DNN). Unlike existing reinforcement learning (RL) or deep RL (DRL) paradigms, the proposed approach does not need to manually design a penalty term or tune a penalty coefficient. Numerical experiments with real-world electricity prices demonstrate the effectiveness of the proposed approach.&quot;,&quot;issue&quot;:&quot;3&quot;,&quot;volume&quot;:&quot;11&quot;},&quot;isTemporary&quot;:false},{&quot;id&quot;:&quot;5efdabc8-63fb-3af4-ae32-30f6ddbd7e14&quot;,&quot;itemData&quot;:{&quot;type&quot;:&quot;article-journal&quot;,&quot;id&quot;:&quot;5efdabc8-63fb-3af4-ae32-30f6ddbd7e14&quot;,&quot;title&quot;:&quot;Safe Off-Policy Deep Reinforcement Learning Algorithm for Volt-VAR Control in Power Distribution Systems&quot;,&quot;author&quot;:[{&quot;family&quot;:&quot;Wang&quot;,&quot;given&quot;:&quot;Wei&quot;,&quot;parse-names&quot;:false,&quot;dropping-particle&quot;:&quot;&quot;,&quot;non-dropping-particle&quot;:&quot;&quot;},{&quot;family&quot;:&quot;Yu&quot;,&quot;given&quot;:&quot;Nanpeng&quot;,&quot;parse-names&quot;:false,&quot;dropping-particle&quot;:&quot;&quot;,&quot;non-dropping-particle&quot;:&quot;&quot;},{&quot;family&quot;:&quot;Gao&quot;,&quot;given&quot;:&quot;Yuanqi&quot;,&quot;parse-names&quot;:false,&quot;dropping-particle&quot;:&quot;&quot;,&quot;non-dropping-particle&quot;:&quot;&quot;},{&quot;family&quot;:&quot;Shi&quot;,&quot;given&quot;:&quot;Jie&quot;,&quot;parse-names&quot;:false,&quot;dropping-particle&quot;:&quot;&quot;,&quot;non-dropping-particle&quot;:&quot;&quot;}],&quot;container-title&quot;:&quot;IEEE Transactions on Smart Grid&quot;,&quot;container-title-short&quot;:&quot;IEEE Trans Smart Grid&quot;,&quot;DOI&quot;:&quot;10.1109/TSG.2019.2962625&quot;,&quot;ISSN&quot;:&quot;19493061&quot;,&quot;issued&quot;:{&quot;date-parts&quot;:[[2020]]},&quot;abstract&quot;:&quot;Volt-VAR control is critical to keeping distribution network voltages within allowable range, minimizing losses, and reducing wear and tear of voltage regulating devices. To deal with incomplete and inaccurate distribution network models, we propose a safe off-policy deep reinforcement learning algorithm to solve Volt-VAR control problems in a model-free manner. The Volt-VAR control problem is formulated as a constrained Markov decision process with discrete action space, and solved by our proposed constrained soft actor-critic algorithm. Our proposed reinforcement learning algorithm achieves scalability, sample efficiency, and constraint satisfaction by synergistically combining the merits of the maximum-entropy framework, the method of multiplier, a device-decoupled neural network structure, and an ordinal encoding scheme. Comprehensive numerical studies with the IEEE distribution test feeders show that our proposed algorithm outperforms the existing reinforcement learning algorithms and conventional optimization-based approaches on a large feeder.&quot;,&quot;issue&quot;:&quot;4&quot;,&quot;volume&quot;:&quot;11&quot;},&quot;isTemporary&quot;:false},{&quot;id&quot;:&quot;83ae1c7e-a7b8-3e84-9a31-b504ff85edf5&quot;,&quot;itemData&quot;:{&quot;type&quot;:&quot;article-journal&quot;,&quot;id&quot;:&quot;83ae1c7e-a7b8-3e84-9a31-b504ff85edf5&quot;,&quot;title&quot;:&quot;A safe reinforcement learning approach for multi-energy management of smart home&quot;,&quot;author&quot;:[{&quot;family&quot;:&quot;Ding&quot;,&quot;given&quot;:&quot;Hongyuan&quot;,&quot;parse-names&quot;:false,&quot;dropping-particle&quot;:&quot;&quot;,&quot;non-dropping-particle&quot;:&quot;&quot;},{&quot;family&quot;:&quot;Xu&quot;,&quot;given&quot;:&quot;Yan&quot;,&quot;parse-names&quot;:false,&quot;dropping-particle&quot;:&quot;&quot;,&quot;non-dropping-particle&quot;:&quot;&quot;},{&quot;family&quot;:&quot;Chew Si Hao&quot;,&quot;given&quot;:&quot;Benjamin&quot;,&quot;parse-names&quot;:false,&quot;dropping-particle&quot;:&quot;&quot;,&quot;non-dropping-particle&quot;:&quot;&quot;},{&quot;family&quot;:&quot;Li&quot;,&quot;given&quot;:&quot;Qiaoqiao&quot;,&quot;parse-names&quot;:false,&quot;dropping-particle&quot;:&quot;&quot;,&quot;non-dropping-particle&quot;:&quot;&quot;},{&quot;family&quot;:&quot;Lentzakis&quot;,&quot;given&quot;:&quot;Antonis&quot;,&quot;parse-names&quot;:false,&quot;dropping-particle&quot;:&quot;&quot;,&quot;non-dropping-particle&quot;:&quot;&quot;}],&quot;container-title&quot;:&quot;Electric Power Systems Research&quot;,&quot;DOI&quot;:&quot;10.1016/j.epsr.2022.108120&quot;,&quot;ISSN&quot;:&quot;03787796&quot;,&quot;issued&quot;:{&quot;date-parts&quot;:[[2022]]},&quot;abstract&quot;:&quot;This paper proposes a data-driven approach for multi-energy management of a smart home with different types of appliances, including battery energy storage system (BESS), thermal energy storage system (TES), micro combined heat and power system (mCHP), electrical heat pump (EHP), rooftop photovoltaics (PV) and electrical vehicle (EV). Firstly, home energy management (HEM) is formulated as a cost minimization problem with hard constraints to optimize energy generation, storage, and consumption. Secondly, this paper proposes a safe reinforcement learning (SRL) approach with Primal-Dual Optimization (PDO) policy search-based algorithm to solve the HEM problem. Unlike existing DRL methods, the proposed approach learns to minimize costs from accumulated cost functions and automatically tunes the cost function coefficients to achieve zero constraints violation. Besides, a dynamic electricity price forecasting model based on CNN-LSTM neural network is designed to deal with the uncertainties in future prices. To verify the performance of the proposed HEM method, simulations are conducted using Singapore wholesale electricity price data. Numerical results demonstrate that the proposed method has a better ability to minimize energy costs and satisfy constraints compared to existing methods.&quot;,&quot;volume&quot;:&quot;210&quot;,&quot;container-title-short&quot;:&quot;&quot;},&quot;isTemporary&quot;:false}]},{&quot;citationID&quot;:&quot;MENDELEY_CITATION_7164426d-0a92-4753-9591-5d08ed6668d5&quot;,&quot;properties&quot;:{&quot;noteIndex&quot;:0},&quot;isEdited&quot;:false,&quot;manualOverride&quot;:{&quot;isManuallyOverridden&quot;:false,&quot;citeprocText&quot;:&quot;[37], [38], [39]&quot;,&quot;manualOverrideText&quot;:&quot;&quot;},&quot;citationTag&quot;:&quot;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&quot;,&quot;citationItems&quot;:[{&quot;id&quot;:&quot;ee888fcc-8813-385a-93f8-f0f3eb08ea0a&quot;,&quot;itemData&quot;:{&quot;type&quot;:&quot;article-journal&quot;,&quot;id&quot;:&quot;ee888fcc-8813-385a-93f8-f0f3eb08ea0a&quot;,&quot;title&quot;:&quot;Safe deep reinforcement learning-based constrained optimal control scheme for active distribution networks&quot;,&quot;author&quot;:[{&quot;family&quot;:&quot;Kou&quot;,&quot;given&quot;:&quot;Peng&quot;,&quot;parse-names&quot;:false,&quot;dropping-particle&quot;:&quot;&quot;,&quot;non-dropping-particle&quot;:&quot;&quot;},{&quot;family&quot;:&quot;Liang&quot;,&quot;given&quot;:&quot;Deliang&quot;,&quot;parse-names&quot;:false,&quot;dropping-particle&quot;:&quot;&quot;,&quot;non-dropping-particle&quot;:&quot;&quot;},{&quot;family&quot;:&quot;Wang&quot;,&quot;given&quot;:&quot;Chen&quot;,&quot;parse-names&quot;:false,&quot;dropping-particle&quot;:&quot;&quot;,&quot;non-dropping-particle&quot;:&quot;&quot;},{&quot;family&quot;:&quot;Wu&quot;,&quot;given&quot;:&quot;Zihao&quot;,&quot;parse-names&quot;:false,&quot;dropping-particle&quot;:&quot;&quot;,&quot;non-dropping-particle&quot;:&quot;&quot;},{&quot;family&quot;:&quot;Gao&quot;,&quot;given&quot;:&quot;Lin&quot;,&quot;parse-names&quot;:false,&quot;dropping-particle&quot;:&quot;&quot;,&quot;non-dropping-particle&quot;:&quot;&quot;}],&quot;container-title&quot;:&quot;Applied Energy&quot;,&quot;container-title-short&quot;:&quot;Appl Energy&quot;,&quot;DOI&quot;:&quot;10.1016/j.apenergy.2020.114772&quot;,&quot;ISSN&quot;:&quot;03062619&quot;,&quot;issued&quot;:{&quot;date-parts&quot;:[[2020]]},&quot;abstract&quot;:&quot;Reinforcement learning-based schemes are being recently applied for model-free voltage control in active distribution networks. However, existing reinforcement learning methods face challenges when it comes to continuous state and action spaces problems or problems with operation constraints. To address these limitations, this paper proposes an optimal voltage control scheme based on the safe deep reinforcement learning. In this scheme, the optimal voltage control problem is formulated as a constrained Markov decision process, in which both state and action spaces are continuous. To solve this problem efficiently, the deep deterministic policy gradient algorithm is utilized to learn the reactive power control policies, which determine the optimal control actions from the states. In contrast to existing reinforcement learning methods, deep deterministic policy gradient is naturally capable of addressing control problems with continuous state and action spaces. This is due to the utilization of deep neural networks to approximate both value function and policy. In addition, in order to handle the operation constraints in active distribution networks, a safe exploration approach is proposed to form a safety layer, which is composed directly on top the deep deterministic policy gradient actor network. This safety layer predicts the change in the constrained states and prevents the violation of active distribution networks operation constraints. Numerical simulations on modified IEEE test systems demonstrate that the proposed scheme successfully maintains all bus voltage within the allowed range, and reduces the system loss by 15% compared to the no control case.&quot;,&quot;volume&quot;:&quot;264&quot;},&quot;isTemporary&quot;:false},{&quot;id&quot;:&quot;8822e9b8-67cf-3be3-aaed-4018291ca404&quot;,&quot;itemData&quot;:{&quot;type&quot;:&quot;article-journal&quot;,&quot;id&quot;:&quot;8822e9b8-67cf-3be3-aaed-4018291ca404&quot;,&quot;title&quot;:&quot;Model-augmented safe reinforcement learning for Volt-VAR control in power distribution networks&quot;,&quot;author&quot;:[{&quot;family&quot;:&quot;Gao&quot;,&quot;given&quot;:&quot;Yuanqi&quot;,&quot;parse-names&quot;:false,&quot;dropping-particle&quot;:&quot;&quot;,&quot;non-dropping-particle&quot;:&quot;&quot;},{&quot;family&quot;:&quot;Yu&quot;,&quot;given&quot;:&quot;Nanpeng&quot;,&quot;parse-names&quot;:false,&quot;dropping-particle&quot;:&quot;&quot;,&quot;non-dropping-particle&quot;:&quot;&quot;}],&quot;container-title&quot;:&quot;Applied Energy&quot;,&quot;container-title-short&quot;:&quot;Appl Energy&quot;,&quot;DOI&quot;:&quot;10.1016/j.apenergy.2022.118762&quot;,&quot;ISSN&quot;:&quot;03062619&quot;,&quot;issued&quot;:{&quot;date-parts&quot;:[[2022]]},&quot;abstract&quot;:&quot;Volt-VAR control (VVC) is a critical tool to manage voltage profiles and reactive power flow in power distribution networks by setting voltage regulating and reactive power compensation device status. To facilitate the adoption of VVC, many physical model-based and data-driven algorithms have been proposed. However, most of the physical model-based methods rely on distribution network parameters, whereas the data-driven algorithms lack safety guarantees. In this paper, we propose a data-driven safe reinforcement learning (RL) algorithm for the VVC problem. We introduce three innovations to improve the learning efficiency and the safety. First, we train the RL agent using a learned environment model to improve the sample efficiency. Second, a safety layer is added to the policy neural network to enhance operational constraint satisfactions for both initial exploration phase and convergence phase. Finally, to improve the algorithm's performance when learning from limited data, we propose a novel mutual information regularization neural network for the safety layer. Simulation results on IEEE distribution test feeders show that the proposed algorithm improves constraint satisfactions compared to existing data-driven RL methods. With a modest amount of historical data, it is able to approximately maintain constraint satisfactions during the entire course of training. Asymptotically, it also yields similar level of performance of an ideal physical model-based benchmark. One possible limitation is that the proposed framework assumes a time-invariant distribution network topology and zero load transfer from other circuits. This is also an opportunity for future research.&quot;,&quot;volume&quot;:&quot;313&quot;},&quot;isTemporary&quot;:false},{&quot;id&quot;:&quot;aa5f8fb5-3c37-3dfa-879d-ce4ec90b00d3&quot;,&quot;itemData&quot;:{&quot;type&quot;:&quot;article-journal&quot;,&quot;id&quot;:&quot;aa5f8fb5-3c37-3dfa-879d-ce4ec90b00d3&quot;,&quot;title&quot;:&quot;A Safe Policy Learning-Based Method for Decentralized and Economic Frequency Control in Isolated Networked-Microgrid Systems&quot;,&quot;author&quot;:[{&quot;family&quot;:&quot;Xia&quot;,&quot;given&quot;:&quot;Yang&quot;,&quot;parse-names&quot;:false,&quot;dropping-particle&quot;:&quot;&quot;,&quot;non-dropping-particle&quot;:&quot;&quot;},{&quot;family&quot;:&quot;Xu&quot;,&quot;given&quot;:&quot;Yan&quot;,&quot;parse-names&quot;:false,&quot;dropping-particle&quot;:&quot;&quot;,&quot;non-dropping-particle&quot;:&quot;&quot;},{&quot;family&quot;:&quot;Wang&quot;,&quot;given&quot;:&quot;Yu&quot;,&quot;parse-names&quot;:false,&quot;dropping-particle&quot;:&quot;&quot;,&quot;non-dropping-particle&quot;:&quot;&quot;},{&quot;family&quot;:&quot;Mondal&quot;,&quot;given&quot;:&quot;Suman&quot;,&quot;parse-names&quot;:false,&quot;dropping-particle&quot;:&quot;&quot;,&quot;non-dropping-particle&quot;:&quot;&quot;},{&quot;family&quot;:&quot;Dasgupta&quot;,&quot;given&quot;:&quot;Souvik&quot;,&quot;parse-names&quot;:false,&quot;dropping-particle&quot;:&quot;&quot;,&quot;non-dropping-particle&quot;:&quot;&quot;},{&quot;family&quot;:&quot;Gupta&quot;,&quot;given&quot;:&quot;Amit K.&quot;,&quot;parse-names&quot;:false,&quot;dropping-particle&quot;:&quot;&quot;,&quot;non-dropping-particle&quot;:&quot;&quot;},{&quot;family&quot;:&quot;Gupta&quot;,&quot;given&quot;:&quot;Gaurav M.&quot;,&quot;parse-names&quot;:false,&quot;dropping-particle&quot;:&quot;&quot;,&quot;non-dropping-particle&quot;:&quot;&quot;}],&quot;container-title&quot;:&quot;IEEE Transactions on Sustainable Energy&quot;,&quot;container-title-short&quot;:&quot;IEEE Trans Sustain Energy&quot;,&quot;DOI&quot;:&quot;10.1109/TSTE.2022.3178415&quot;,&quot;ISSN&quot;:&quot;19493037&quot;,&quot;issued&quot;:{&quot;date-parts&quot;:[[2022]]},&quot;abstract&quot;:&quot;Multiple microgrids can be interconnected to form a networked-microgrid (NMG) system. In this paper, a data-driven decentralized economic frequency control method is proposed for isolated NMG systems. Based on multi-agent deep reinforcement learning (MA-DRL) framework, each DRL agent controls the generator and energy storage system (ESS) in each microgrid of the NMG. For offline training stage, the optimal control strategy is learned by soft actor-critic (SAC) algorithm with a global reward, which aims to restore system frequency while considering economy. Besides, to satisfy system constraints and avoid high learning costs, a safety model scheme is designed and trained to support each DRL agent. Since the agents are trained in the centralized learning process at offline stage, they are able to coordinate in a decentralized manner for online application, which only requires local information to generate optimal control actions. Also, the trained safety model can be applied for online stage to monitor and guide online actions. Finally, numerical tests are conducted to demonstrate the feasibility and effectiveness of the proposed method under the variation of renewable generation and load demand.&quot;,&quot;issue&quot;:&quot;4&quot;,&quot;volume&quot;:&quot;13&quot;},&quot;isTemporary&quot;:false}]},{&quot;citationID&quot;:&quot;MENDELEY_CITATION_a5989e86-d2d9-42c8-87a1-b21fda23cfb3&quot;,&quot;properties&quot;:{&quot;noteIndex&quot;:0},&quot;isEdited&quot;:false,&quot;manualOverride&quot;:{&quot;isManuallyOverridden&quot;:false,&quot;citeprocText&quot;:&quot;[40], [41]&quot;,&quot;manualOverrideText&quot;:&quot;&quot;},&quot;citationTag&quot;:&quot;MENDELEY_CITATION_v3_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&quot;,&quot;citationItems&quot;:[{&quot;id&quot;:&quot;ad7783ea-205a-30ac-9573-58d23fceca9a&quot;,&quot;itemData&quot;:{&quot;type&quot;:&quot;article-journal&quot;,&quot;id&quot;:&quot;ad7783ea-205a-30ac-9573-58d23fceca9a&quot;,&quot;title&quot;:&quot;A Hybrid Data-Driven Method for Fast Solution of Security-Constrained Optimal Power Flow&quot;,&quot;author&quot;:[{&quot;family&quot;:&quot;Yan&quot;,&quot;given&quot;:&quot;Ziming&quot;,&quot;parse-names&quot;:false,&quot;dropping-particle&quot;:&quot;&quot;,&quot;non-dropping-particle&quot;:&quot;&quot;},{&quot;family&quot;:&quot;Xu&quot;,&quot;given&quot;:&quot;Yan&quot;,&quot;parse-names&quot;:false,&quot;dropping-particle&quot;:&quot;&quot;,&quot;non-dropping-particle&quot;:&quot;&quot;}],&quot;container-title&quot;:&quot;IEEE Transactions on Power Systems&quot;,&quot;DOI&quot;:&quot;10.1109/TPWRS.2022.3150023&quot;,&quot;ISSN&quot;:&quot;15580679&quot;,&quot;issued&quot;:{&quot;date-parts&quot;:[[2022]]},&quot;abstract&quot;:&quot;This paper proposes a hybrid data-driven method for fast solutions of preventive security-constrained optimal power flow (SCOPF) of power systems. The proposed method formulates the SCOPF problem as constraints-satisfying training of a deep reinforcement learning (DRL) agent, where the action-value function of DRL is augmented by contingency security constraints. In the training process, the proposed method hybridizes the primal-dual deep deterministic policy gradient (PD-DDPG) and the classic SCOPF model. Instead of building reward critic networks and cost critic networks via interacting with the environment (i.e., power flow equations), the actor gradients are approximated by solving KKT conditions of the Lagrangian. Finally, with the formulated sparse Jacobians of constraints and sparse Hessians of Lagrangians, the interior point method is incorporated in PD-DDPG to derive the parameters updating rule of the DRL agent. Numerical tests are carried out on a modified IEEE 57-bus system and a modified IEEE 300-bus system for critical contingencies. The results show that the well-trained DRL agent can rapidly (real-time) obtain high-quality SCOPF solutions that satisfy the security constraints.&quot;,&quot;issue&quot;:&quot;6&quot;,&quot;volume&quot;:&quot;37&quot;,&quot;container-title-short&quot;:&quot;&quot;},&quot;isTemporary&quot;:false},{&quot;id&quot;:&quot;87a7b8c7-f9b6-30fc-804b-5fc7084e2b7c&quot;,&quot;itemData&quot;:{&quot;type&quot;:&quot;article-journal&quot;,&quot;id&quot;:&quot;87a7b8c7-f9b6-30fc-804b-5fc7084e2b7c&quot;,&quot;title&quot;:&quot;Feasibility Constrained Online Calculation for Real-Time Optimal Power Flow: A Convex Constrained Deep Reinforcement Learning Approach&quot;,&quot;author&quot;:[{&quot;family&quot;:&quot;Sayed&quot;,&quot;given&quot;:&quot;Ahmed Rabee&quot;,&quot;parse-names&quot;:false,&quot;dropping-particle&quot;:&quot;&quot;,&quot;non-dropping-particle&quot;:&quot;&quot;},{&quot;family&quot;:&quot;Wang&quot;,&quot;given&quot;:&quot;Cheng&quot;,&quot;parse-names&quot;:false,&quot;dropping-particle&quot;:&quot;&quot;,&quot;non-dropping-particle&quot;:&quot;&quot;},{&quot;family&quot;:&quot;Anis&quot;,&quot;given&quot;:&quot;Hussein I.&quot;,&quot;parse-names&quot;:false,&quot;dropping-particle&quot;:&quot;&quot;,&quot;non-dropping-particle&quot;:&quot;&quot;},{&quot;family&quot;:&quot;Bi&quot;,&quot;given&quot;:&quot;Tianshu&quot;,&quot;parse-names&quot;:false,&quot;dropping-particle&quot;:&quot;&quot;,&quot;non-dropping-particle&quot;:&quot;&quot;}],&quot;container-title&quot;:&quot;IEEE Transactions on Power Systems&quot;,&quot;DOI&quot;:&quot;10.1109/TPWRS.2022.3220799&quot;,&quot;ISSN&quot;:&quot;15580679&quot;,&quot;issued&quot;:{&quot;date-parts&quot;:[[2023]]},&quot;abstract&quot;:&quot;Due to the increasing uncertainties of renewable energy and stochastic demands, quick-optimal control actions are necessary to retain the system stability and economic operation. Existing optimal power flow (OPF) solution methods need to be enhanced to guarantee the solution optimality and feasibility in real-time operation under such uncertainties. This paper proposes a convex constrained soft actor-critic (CC-SAC) deep reinforcement learning (DRL) algorithm for the AC-OPF problem. First, this problem is standardized as a Markov decision process model to be solved by DRL algorithms. Second, the operational constraints are satisfied by a novel convex safety layer based on the penalty convex-concave procedure (P-CCP). Then, the control policy is updated by the state-of-the-art off-policy entropy maximization-based SAC algorithm. Therefore, the CC-SAC is a combination of data-driven and physics-driven approaches. The former speedups the solution time by predicting near-optimum control actions through a deep neural network. The latter effectively guarantees the solution feasibility. Simulation results demonstrate the computational performance of the proposed CC-SAC to effectively find AC-OPF decisions with no constraint violation, zero optimality gap and high speed up to 34 times compared to a state-of-the-art solver. The proposed approach indicates its practicability for power system real-time operation and marketing.&quot;,&quot;issue&quot;:&quot;6&quot;,&quot;volume&quot;:&quot;38&quot;,&quot;container-title-short&quot;:&quot;&quot;},&quot;isTemporary&quot;:false}]},{&quot;citationID&quot;:&quot;MENDELEY_CITATION_e8762900-3ac6-4451-89f5-1de6449a97ef&quot;,&quot;properties&quot;:{&quot;noteIndex&quot;:0},&quot;isEdited&quot;:false,&quot;manualOverride&quot;:{&quot;isManuallyOverridden&quot;:false,&quot;citeprocText&quot;:&quot;[42]&quot;,&quot;manualOverrideText&quot;:&quot;&quot;},&quot;citationTag&quot;:&quot;MENDELEY_CITATION_v3_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&quot;,&quot;citationItems&quot;:[{&quot;id&quot;:&quot;00c5de41-4300-3285-b2a2-ed6a14b9cc70&quot;,&quot;itemData&quot;:{&quot;type&quot;:&quot;paper-conference&quot;,&quot;id&quot;:&quot;00c5de41-4300-3285-b2a2-ed6a14b9cc70&quot;,&quot;title&quot;:&quot;Reduced Policy Optimization for Continuous Control with Hard Constraints&quot;,&quot;author&quot;:[{&quot;family&quot;:&quot;Ding&quot;,&quot;given&quot;:&quot;Shutong&quot;,&quot;parse-names&quot;:false,&quot;dropping-particle&quot;:&quot;&quot;,&quot;non-dropping-particle&quot;:&quot;&quot;},{&quot;family&quot;:&quot;Wang&quot;,&quot;given&quot;:&quot;Jingya&quot;,&quot;parse-names&quot;:false,&quot;dropping-particle&quot;:&quot;&quot;,&quot;non-dropping-particle&quot;:&quot;&quot;},{&quot;family&quot;:&quot;Du&quot;,&quot;given&quot;:&quot;Yali&quot;,&quot;parse-names&quot;:false,&quot;dropping-particle&quot;:&quot;&quot;,&quot;non-dropping-particle&quot;:&quot;&quot;},{&quot;family&quot;:&quot;Shi&quot;,&quot;given&quot;:&quot;Ye&quot;,&quot;parse-names&quot;:false,&quot;dropping-particle&quot;:&quot;&quot;,&quot;non-dropping-particle&quot;:&quot;&quot;}],&quot;container-title&quot;:&quot;Advances in Neural Information Processing Systems&quot;,&quot;container-title-short&quot;:&quot;Adv Neural Inf Process Syst&quot;,&quot;editor&quot;:[{&quot;family&quot;:&quot;Oh&quot;,&quot;given&quot;:&quot;A&quot;,&quot;parse-names&quot;:false,&quot;dropping-particle&quot;:&quot;&quot;,&quot;non-dropping-particle&quot;:&quot;&quot;},{&quot;family&quot;:&quot;Naumann&quot;,&quot;given&quot;:&quot;T&quot;,&quot;parse-names&quot;:false,&quot;dropping-particle&quot;:&quot;&quot;,&quot;non-dropping-particle&quot;:&quot;&quot;},{&quot;family&quot;:&quot;Globerson&quot;,&quot;given&quot;:&quot;A&quot;,&quot;parse-names&quot;:false,&quot;dropping-particle&quot;:&quot;&quot;,&quot;non-dropping-particle&quot;:&quot;&quot;},{&quot;family&quot;:&quot;Saenko&quot;,&quot;given&quot;:&quot;K&quot;,&quot;parse-names&quot;:false,&quot;dropping-particle&quot;:&quot;&quot;,&quot;non-dropping-particle&quot;:&quot;&quot;},{&quot;family&quot;:&quot;Hardt&quot;,&quot;given&quot;:&quot;M&quot;,&quot;parse-names&quot;:false,&quot;dropping-particle&quot;:&quot;&quot;,&quot;non-dropping-particle&quot;:&quot;&quot;},{&quot;family&quot;:&quot;Levine&quot;,&quot;given&quot;:&quot;S&quot;,&quot;parse-names&quot;:false,&quot;dropping-particle&quot;:&quot;&quot;,&quot;non-dropping-particle&quot;:&quot;&quot;}],&quot;URL&quot;:&quot;https://proceedings.neurips.cc/paper_files/paper/2023/file/7984e22a06eb5f0e35d745cb38345983-Paper-Conference.pdf&quot;,&quot;issued&quot;:{&quot;date-parts&quot;:[[2023]]},&quot;page&quot;:&quot;38642-38667&quot;,&quot;publisher&quot;:&quot;Curran Associates, Inc.&quot;,&quot;volume&quot;:&quot;36&quot;},&quot;isTemporary&quot;:false}]},{&quot;citationID&quot;:&quot;MENDELEY_CITATION_991f30ea-b85d-4a8c-81d8-c136f17aa91e&quot;,&quot;properties&quot;:{&quot;noteIndex&quot;:0},&quot;isEdited&quot;:false,&quot;manualOverride&quot;:{&quot;isManuallyOverridden&quot;:false,&quot;citeprocText&quot;:&quot;[43]&quot;,&quot;manualOverrideText&quot;:&quot;&quot;},&quot;citationTag&quot;:&quot;MENDELEY_CITATION_v3_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&quot;,&quot;citationItems&quot;:[{&quot;id&quot;:&quot;e87fdacd-48af-38bd-9a21-e503390f8a2e&quot;,&quot;itemData&quot;:{&quot;type&quot;:&quot;article-journal&quot;,&quot;id&quot;:&quot;e87fdacd-48af-38bd-9a21-e503390f8a2e&quot;,&quot;title&quot;:&quot;Deep Unsupervised Learning using Nonequilibrium Thermodynamics&quot;,&quot;author&quot;:[{&quot;family&quot;:&quot;Sohl-Dickstein&quot;,&quot;given&quot;:&quot;Jascha&quot;,&quot;parse-names&quot;:false,&quot;dropping-particle&quot;:&quot;&quot;,&quot;non-dropping-particle&quot;:&quot;&quot;},{&quot;family&quot;:&quot;Weiss&quot;,&quot;given&quot;:&quot;Eric A.&quot;,&quot;parse-names&quot;:false,&quot;dropping-particle&quot;:&quot;&quot;,&quot;non-dropping-particle&quot;:&quot;&quot;},{&quot;family&quot;:&quot;Maheswaranathan&quot;,&quot;given&quot;:&quot;Niru&quot;,&quot;parse-names&quot;:false,&quot;dropping-particle&quot;:&quot;&quot;,&quot;non-dropping-particle&quot;:&quot;&quot;},{&quot;family&quot;:&quot;Ganguli&quot;,&quot;given&quot;:&quot;Surya&quot;,&quot;parse-names&quot;:false,&quot;dropping-particle&quot;:&quot;&quot;,&quot;non-dropping-particle&quot;:&quot;&quot;}],&quot;URL&quot;:&quot;http://arxiv.org/abs/1503.03585&quot;,&quot;issued&quot;:{&quot;date-parts&quot;:[[2015,3,12]]},&quot;abstract&quot;:&quo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quot;,&quot;container-title-short&quot;:&quot;&quot;},&quot;isTemporary&quot;:false}]},{&quot;citationID&quot;:&quot;MENDELEY_CITATION_3782b838-dc18-47ad-8684-ca15fde5c939&quot;,&quot;properties&quot;:{&quot;noteIndex&quot;:0},&quot;isEdited&quot;:false,&quot;manualOverride&quot;:{&quot;isManuallyOverridden&quot;:false,&quot;citeprocText&quot;:&quot;[44]&quot;,&quot;manualOverrideText&quot;:&quot;&quot;},&quot;citationTag&quot;:&quot;MENDELEY_CITATION_v3_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&quot;,&quot;citationItems&quot;:[{&quot;id&quot;:&quot;d13c7767-545b-37d2-a499-9d3b4e1477ec&quot;,&quot;itemData&quot;:{&quot;type&quot;:&quot;article-journal&quot;,&quot;id&quot;:&quot;d13c7767-545b-37d2-a499-9d3b4e1477ec&quot;,&quot;title&quot;:&quot;Neural Ordinary Differential Equations&quot;,&quot;author&quot;:[{&quot;family&quot;:&quot;Chen&quot;,&quot;given&quot;:&quot;Ricky T. Q.&quot;,&quot;parse-names&quot;:false,&quot;dropping-particle&quot;:&quot;&quot;,&quot;non-dropping-particle&quot;:&quot;&quot;},{&quot;family&quot;:&quot;Rubanova&quot;,&quot;given&quot;:&quot;Yulia&quot;,&quot;parse-names&quot;:false,&quot;dropping-particle&quot;:&quot;&quot;,&quot;non-dropping-particle&quot;:&quot;&quot;},{&quot;family&quot;:&quot;Bettencourt&quot;,&quot;given&quot;:&quot;Jesse&quot;,&quot;parse-names&quot;:false,&quot;dropping-particle&quot;:&quot;&quot;,&quot;non-dropping-particle&quot;:&quot;&quot;},{&quot;family&quot;:&quot;Duvenaud&quot;,&quot;given&quot;:&quot;David&quot;,&quot;parse-names&quot;:false,&quot;dropping-particle&quot;:&quot;&quot;,&quot;non-dropping-particle&quot;:&quot;&quot;}],&quot;URL&quot;:&quot;http://arxiv.org/abs/1806.07366&quot;,&quot;issued&quot;:{&quot;date-parts&quot;:[[2018,6,19]]},&quot;abstract&quot;:&quot;We introduce a new family of deep neural network models. Instead of specifying a discrete sequence of hidden layers, we parameterize the derivative of the hidden state using a neural network. The output of the network is computed using a black-box differential equation solver. These continuous-depth models have constant memory cost, adapt their evaluation strategy to each input, and can explicitly trade numerical precision for speed. We demonstrate these properties in continuous-depth residual networks and continuous-time latent variable models. We also construct continuous normalizing flows, a generative model that can train by maximum likelihood, without partitioning or ordering the data dimensions. For training, we show how to scalably backpropagate through any ODE solver, without access to its internal operations. This allows end-to-end training of ODEs within larger models.&quot;,&quot;container-title-short&quot;:&quot;&quot;},&quot;isTemporary&quot;:false}]},{&quot;citationID&quot;:&quot;MENDELEY_CITATION_c76a4f0d-fc8a-4729-b177-2fce7ef9be75&quot;,&quot;properties&quot;:{&quot;noteIndex&quot;:0},&quot;isEdited&quot;:false,&quot;manualOverride&quot;:{&quot;isManuallyOverridden&quot;:false,&quot;citeprocText&quot;:&quot;[45]&quot;,&quot;manualOverrideText&quot;:&quot;&quot;},&quot;citationTag&quot;:&quot;MENDELEY_CITATION_v3_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k5ldXJhbCBJbmZvcm1hdGlvbiBQcm9jZXNzaW5nIFN5c3RlbXMiLCJJU1NOIjoiMTA0OTUyNTgiLCJpc3N1ZWQiOnsiZGF0ZS1wYXJ0cyI6W1syMDIw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uIiwidm9sdW1lIjoiMjAyMC1EZWNlbWJlciIsImNvbnRhaW5lci10aXRsZS1zaG9ydCI6IiJ9LCJpc1RlbXBvcmFyeSI6ZmFsc2V9XX0=&quot;,&quot;citationItems&quot;:[{&quot;id&quot;:&quot;c94c5767-e4cb-3977-90d3-d4c196c1f8f8&quot;,&quot;itemData&quot;:{&quot;type&quot;:&quot;paper-conference&quot;,&quot;id&quot;:&quot;c94c5767-e4cb-3977-90d3-d4c196c1f8f8&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Neural Information Processing Systems&quot;,&quot;ISSN&quot;:&quot;10495258&quot;,&quot;issued&quot;:{&quot;date-parts&quot;:[[2020]]},&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volume&quot;:&quot;2020-December&quot;,&quot;container-title-short&quot;:&quot;&quot;},&quot;isTemporary&quot;:false}]},{&quot;citationID&quot;:&quot;MENDELEY_CITATION_635a8307-f5ae-4c62-8ac6-080d3f5ddaff&quot;,&quot;properties&quot;:{&quot;noteIndex&quot;:0},&quot;isEdited&quot;:false,&quot;manualOverride&quot;:{&quot;isManuallyOverridden&quot;:false,&quot;citeprocText&quot;:&quot;[46]&quot;,&quot;manualOverrideText&quot;:&quot;&quot;},&quot;citationTag&quot;:&quot;MENDELEY_CITATION_v3_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&quot;,&quot;citationItems&quot;:[{&quot;id&quot;:&quot;b01a6edf-f4d2-326d-9f64-21c1c41d1711&quot;,&quot;itemData&quot;:{&quot;type&quot;:&quot;article-journal&quot;,&quot;id&quot;:&quot;b01a6edf-f4d2-326d-9f64-21c1c41d1711&quot;,&quot;title&quot;:&quot;Score-Based Generative Modeling through Stochastic Differential Equations&quot;,&quot;author&quot;:[{&quot;family&quot;:&quot;Song&quot;,&quot;given&quot;:&quot;Yang&quot;,&quot;parse-names&quot;:false,&quot;dropping-particle&quot;:&quot;&quot;,&quot;non-dropping-particle&quot;:&quot;&quot;},{&quot;family&quot;:&quot;Sohl-Dickstein&quot;,&quot;given&quot;:&quot;Jascha&quot;,&quot;parse-names&quot;:false,&quot;dropping-particle&quot;:&quot;&quot;,&quot;non-dropping-particle&quot;:&quot;&quot;},{&quot;family&quot;:&quot;Kingma&quot;,&quot;given&quot;:&quot;Diederik P.&quot;,&quot;parse-names&quot;:false,&quot;dropping-particle&quot;:&quot;&quot;,&quot;non-dropping-particle&quot;:&quot;&quot;},{&quot;family&quot;:&quot;Kumar&quot;,&quot;given&quot;:&quot;Abhishek&quot;,&quot;parse-names&quot;:false,&quot;dropping-particle&quot;:&quot;&quot;,&quot;non-dropping-particle&quot;:&quot;&quot;},{&quot;family&quot;:&quot;Ermon&quot;,&quot;given&quot;:&quot;Stefano&quot;,&quot;parse-names&quot;:false,&quot;dropping-particle&quot;:&quot;&quot;,&quot;non-dropping-particle&quot;:&quot;&quot;},{&quot;family&quot;:&quot;Poole&quot;,&quot;given&quot;:&quot;Ben&quot;,&quot;parse-names&quot;:false,&quot;dropping-particle&quot;:&quot;&quot;,&quot;non-dropping-particle&quot;:&quot;&quot;}],&quot;URL&quot;:&quot;http://arxiv.org/abs/2011.13456&quot;,&quot;issued&quot;:{&quot;date-parts&quot;:[[2020,11,26]]},&quot;abstract&quot;:&quot;Creating noise from data is easy; creating data from noise is generative modeling. We present a stochastic differential equation (SDE) that smoothly transforms a complex data distribution to a known prior distribution by slowly injecting noise, and a corresponding reverse-time SDE that transforms the prior distribution back into the data distribution by slowly removing the noise. Crucially, the reverse-time SDE depends only on the time-dependent gradient field (\\aka, score) of the perturbed data distribution. By leveraging advances in score-based generative modeling, we can accurately estimate these scores with neural networks, and use numerical SDE solvers to generate samples. We show that this framework encapsulates previous approaches in score-based generative modeling and diffusion probabilistic modeling, allowing for new sampling procedures and new modeling capabilities. In particular, we introduce a predictor-corrector framework to correct errors in the evolution of the discretized reverse-time SDE. We also derive an equivalent neural ODE that samples from the same distribution as the SDE, but additionally enables exact likelihood computation, and improved sampling efficiency. In addition, we provide a new way to solve inverse problems with score-based models, as demonstrated with experiments on class-conditional generation, image inpainting, and colorization. Combined with multiple architectural improvements, we achieve record-breaking performance for unconditional image generation on CIFAR-10 with an Inception score of 9.89 and FID of 2.20, a competitive likelihood of 2.99 bits/dim, and demonstrate high fidelity generation of 1024 x 1024 images for the first time from a score-based generative model.&quot;,&quot;container-title-short&quot;:&quot;&quot;},&quot;isTemporary&quot;:false}]},{&quot;citationID&quot;:&quot;MENDELEY_CITATION_1651cb81-6e10-4ac3-9ec5-056fe7601996&quot;,&quot;properties&quot;:{&quot;noteIndex&quot;:0},&quot;isEdited&quot;:false,&quot;manualOverride&quot;:{&quot;isManuallyOverridden&quot;:false,&quot;citeprocText&quot;:&quot;[47], [48], [49], [50]&quot;,&quot;manualOverrideText&quot;:&quot;&quot;},&quot;citationTag&quot;:&quot;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&quot;,&quot;citationItems&quot;:[{&quot;id&quot;:&quot;3eb64cc6-e911-370b-8edd-1847dfaf743a&quot;,&quot;itemData&quot;:{&quot;type&quot;:&quot;article-journal&quot;,&quot;id&quot;:&quot;3eb64cc6-e911-370b-8edd-1847dfaf743a&quot;,&quot;title&quot;:&quot;Denoising Diffusion Implicit Models&quot;,&quot;author&quot;:[{&quot;family&quot;:&quot;Song&quot;,&quot;given&quot;:&quot;Jiaming&quot;,&quot;parse-names&quot;:false,&quot;dropping-particle&quot;:&quot;&quot;,&quot;non-dropping-particle&quot;:&quot;&quot;},{&quot;family&quot;:&quot;Meng&quot;,&quot;given&quot;:&quot;Chenlin&quot;,&quot;parse-names&quot;:false,&quot;dropping-particle&quot;:&quot;&quot;,&quot;non-dropping-particle&quot;:&quot;&quot;},{&quot;family&quot;:&quot;Ermon&quot;,&quot;given&quot;:&quot;Stefano&quot;,&quot;parse-names&quot;:false,&quot;dropping-particle&quot;:&quot;&quot;,&quot;non-dropping-particle&quot;:&quot;&quot;}],&quot;URL&quot;:&quot;http://arxiv.org/abs/2010.02502&quot;,&quot;issued&quot;:{&quot;date-parts&quot;:[[2020,10,6]]},&quot;abstract&quot;:&quot;Denoising diffusion probabilistic models (DDPMs) have achieved high quality image generation without adversarial training, yet they require simulating a Markov chain for many steps to produce a sample. To accelerate sampling, we present denoising diffusion implicit models (DDIMs), a more efficient class of iterative implicit probabilistic models with the same training procedure as DDPMs. In DDPMs, the generative process is defined as the reverse of a Markovian diffusion process. We construct a class of non-Markovian diffusion processes that lead to the same training objective, but whose reverse process can be much faster to sample from. We empirically demonstrate that DDIMs can produce high quality samples $10 \\times$ to $50 \\times$ faster in terms of wall-clock time compared to DDPMs, allow us to trade off computation for sample quality, and can perform semantically meaningful image interpolation directly in the latent space.&quot;,&quot;container-title-short&quot;:&quot;&quot;},&quot;isTemporary&quot;:false},{&quot;id&quot;:&quot;338e7a8c-a17f-33af-b76a-aa3e1e2617e5&quot;,&quot;itemData&quot;:{&quot;type&quot;:&quot;article-journal&quot;,&quot;id&quot;:&quot;338e7a8c-a17f-33af-b76a-aa3e1e2617e5&quot;,&quot;title&quot;:&quot;Pseudo Numerical Methods for Diffusion Models on Manifolds&quot;,&quot;author&quot;:[{&quot;family&quot;:&quot;Liu&quot;,&quot;given&quot;:&quot;Luping&quot;,&quot;parse-names&quot;:false,&quot;dropping-particle&quot;:&quot;&quot;,&quot;non-dropping-particle&quot;:&quot;&quot;},{&quot;family&quot;:&quot;Ren&quot;,&quot;given&quot;:&quot;Yi&quot;,&quot;parse-names&quot;:false,&quot;dropping-particle&quot;:&quot;&quot;,&quot;non-dropping-particle&quot;:&quot;&quot;},{&quot;family&quot;:&quot;Lin&quot;,&quot;given&quot;:&quot;Zhijie&quot;,&quot;parse-names&quot;:false,&quot;dropping-particle&quot;:&quot;&quot;,&quot;non-dropping-particle&quot;:&quot;&quot;},{&quot;family&quot;:&quot;Zhao&quot;,&quot;given&quot;:&quot;Zhou&quot;,&quot;parse-names&quot;:false,&quot;dropping-particle&quot;:&quot;&quot;,&quot;non-dropping-particle&quot;:&quot;&quot;}],&quot;URL&quot;:&quot;http://arxiv.org/abs/2202.09778&quot;,&quot;issued&quot;:{&quot;date-parts&quot;:[[2022,2,20]]},&quot;abstract&quot;:&quot;Denoising Diffusion Probabilistic Models (DDPMs) can generate high-quality samples such as image and audio samples. However, DDPMs require hundreds to thousands of iterations to produce final samples. Several prior works have successfully accelerated DDPMs through adjusting the variance schedule (e.g., Improved Denoising Diffusion Probabilistic Models) or the denoising equation (e.g., Denoising Diffusion Implicit Models (DDIMs)). However, these acceleration methods cannot maintain the quality of samples and even introduce new noise at a high speedup rate, which limit their practicability. To accelerate the inference process while keeping the sample quality, we provide a fresh perspective that DDPMs should be treated as solving differential equations on manifolds. Under such a perspective, we propose pseudo numerical methods for diffusion models (PNDMs). Specifically, we figure out how to solve differential equations on manifolds and show that DDIMs are simple cases of pseudo numerical methods. We change several classical numerical methods to corresponding pseudo numerical methods and find that the pseudo linear multi-step method is the best in most situations. According to our experiments, by directly using pre-trained models on Cifar10, CelebA and LSUN, PNDMs can generate higher quality synthetic images with only 50 steps compared with 1000-step DDIMs (20x speedup), significantly outperform DDIMs with 250 steps (by around 0.4 in FID) and have good generalization on different variance schedules. Our implementation is available at https://github.com/luping-liu/PNDM.&quot;,&quot;container-title-short&quot;:&quot;&quot;},&quot;isTemporary&quot;:false},{&quot;id&quot;:&quot;fa85d772-5549-3f2d-9c19-f21a94b42246&quot;,&quot;itemData&quot;:{&quot;type&quot;:&quot;article-journal&quot;,&quot;id&quot;:&quot;fa85d772-5549-3f2d-9c19-f21a94b42246&quot;,&quot;title&quot;:&quot;DPM-Solver: A Fast ODE Solver for Diffusion Probabilistic Model Sampling in Around 10 Steps&quot;,&quot;author&quot;:[{&quot;family&quot;:&quot;Lu&quot;,&quot;given&quot;:&quot;Cheng&quot;,&quot;parse-names&quot;:false,&quot;dropping-particle&quot;:&quot;&quot;,&quot;non-dropping-particle&quot;:&quot;&quot;},{&quot;family&quot;:&quot;Zhou&quot;,&quot;given&quot;:&quot;Yuhao&quot;,&quot;parse-names&quot;:false,&quot;dropping-particle&quot;:&quot;&quot;,&quot;non-dropping-particle&quot;:&quot;&quot;},{&quot;family&quot;:&quot;Bao&quot;,&quot;given&quot;:&quot;Fan&quot;,&quot;parse-names&quot;:false,&quot;dropping-particle&quot;:&quot;&quot;,&quot;non-dropping-particle&quot;:&quot;&quot;},{&quot;family&quot;:&quot;Chen&quot;,&quot;given&quot;:&quot;Jianfei&quot;,&quot;parse-names&quot;:false,&quot;dropping-particle&quot;:&quot;&quot;,&quot;non-dropping-particle&quot;:&quot;&quot;},{&quot;family&quot;:&quot;Li&quot;,&quot;given&quot;:&quot;Chongxuan&quot;,&quot;parse-names&quot;:false,&quot;dropping-particle&quot;:&quot;&quot;,&quot;non-dropping-particle&quot;:&quot;&quot;},{&quot;family&quot;:&quot;Zhu&quot;,&quot;given&quot;:&quot;Jun&quot;,&quot;parse-names&quot;:false,&quot;dropping-particle&quot;:&quot;&quot;,&quot;non-dropping-particle&quot;:&quot;&quot;}],&quot;URL&quot;:&quot;http://arxiv.org/abs/2206.00927&quot;,&quot;issued&quot;:{&quot;date-parts&quot;:[[2022,6,2]]},&quot;abstract&quot;:&quot;Diffusion probabilistic models (DPMs) are emerging powerful generative models. Despite their high-quality generation performance, DPMs still suffer from their slow sampling as they generally need hundreds or thousands of sequential function evaluations (steps) of large neural networks to draw a sample. Sampling from DPMs can be viewed alternatively as solving the corresponding diffusion ordinary differential equations (ODEs). In this work, we propose an exact formulation of the solution of diffusion ODEs. The formulation analytically computes the linear part of the solution, rather than leaving all terms to black-box ODE solvers as adopted in previous works. By applying change-of-variable, the solution can be equivalently simplified to an exponentially weighted integral of the neural network. Based on our formulation, we propose DPM-Solver, a fast dedicated high-order solver for diffusion ODEs with the convergence order guarantee. DPM-Solver is suitable for both discrete-time and continuous-time DPMs without any further training. Experimental results show that DPM-Solver can generate high-quality samples in only 10 to 20 function evaluations on various datasets. We achieve 4.70 FID in 10 function evaluations and 2.87 FID in 20 function evaluations on the CIFAR10 dataset, and a $4\\sim 16\\times$ speedup compared with previous state-of-the-art training-free samplers on various datasets.&quot;,&quot;container-title-short&quot;:&quot;&quot;},&quot;isTemporary&quot;:false},{&quot;id&quot;:&quot;639568a5-40af-3ed6-85f4-0457eba7e018&quot;,&quot;itemData&quot;:{&quot;type&quot;:&quot;article-journal&quot;,&quot;id&quot;:&quot;639568a5-40af-3ed6-85f4-0457eba7e018&quot;,&quot;title&quot;:&quot;DPM-Solver++: Fast Solver for Guided Sampling of Diffusion Probabilistic Models&quot;,&quot;author&quot;:[{&quot;family&quot;:&quot;Lu&quot;,&quot;given&quot;:&quot;Cheng&quot;,&quot;parse-names&quot;:false,&quot;dropping-particle&quot;:&quot;&quot;,&quot;non-dropping-particle&quot;:&quot;&quot;},{&quot;family&quot;:&quot;Zhou&quot;,&quot;given&quot;:&quot;Yuhao&quot;,&quot;parse-names&quot;:false,&quot;dropping-particle&quot;:&quot;&quot;,&quot;non-dropping-particle&quot;:&quot;&quot;},{&quot;family&quot;:&quot;Bao&quot;,&quot;given&quot;:&quot;Fan&quot;,&quot;parse-names&quot;:false,&quot;dropping-particle&quot;:&quot;&quot;,&quot;non-dropping-particle&quot;:&quot;&quot;},{&quot;family&quot;:&quot;Chen&quot;,&quot;given&quot;:&quot;Jianfei&quot;,&quot;parse-names&quot;:false,&quot;dropping-particle&quot;:&quot;&quot;,&quot;non-dropping-particle&quot;:&quot;&quot;},{&quot;family&quot;:&quot;Li&quot;,&quot;given&quot;:&quot;Chongxuan&quot;,&quot;parse-names&quot;:false,&quot;dropping-particle&quot;:&quot;&quot;,&quot;non-dropping-particle&quot;:&quot;&quot;},{&quot;family&quot;:&quot;Zhu&quot;,&quot;given&quot;:&quot;Jun&quot;,&quot;parse-names&quot;:false,&quot;dropping-particle&quot;:&quot;&quot;,&quot;non-dropping-particle&quot;:&quot;&quot;}],&quot;URL&quot;:&quot;http://arxiv.org/abs/2211.01095&quot;,&quot;issued&quot;:{&quot;date-parts&quot;:[[2022,11,2]]},&quot;abstract&quot;:&quot;Diffusion probabilistic models (DPMs) have achieved impressive success in high-resolution image synthesis, especially in recent large-scale text-to-image generation applications. An essential technique for improving the sample quality of DPMs is guided sampling, which usually needs a large guidance scale to obtain the best sample quality. The commonly-used fast sampler for guided sampling is DDIM, a first-order diffusion ODE solver that generally needs 100 to 250 steps for high-quality samples. Although recent works propose dedicated high-order solvers and achieve a further speedup for sampling without guidance, their effectiveness for guided sampling has not been well-tested before. In this work, we demonstrate that previous high-order fast samplers suffer from instability issues, and they even become slower than DDIM when the guidance scale grows large. To further speed up guided sampling, we propose DPM-Solver++, a high-order solver for the guided sampling of DPMs. DPM-Solver++ solves the diffusion ODE with the data prediction model and adopts thresholding methods to keep the solution matches training data distribution. We further propose a multistep variant of DPM-Solver++ to address the instability issue by reducing the effective step size. Experiments show that DPM-Solver++ can generate high-quality samples within only 15 to 20 steps for guided sampling by pixel-space and latent-space DPMs.&quot;,&quot;container-title-short&quot;:&quot;&quot;},&quot;isTemporary&quot;:false}]},{&quot;citationID&quot;:&quot;MENDELEY_CITATION_06273e21-bb5a-47fa-ae36-df2eeac61088&quot;,&quot;properties&quot;:{&quot;noteIndex&quot;:0},&quot;isEdited&quot;:false,&quot;manualOverride&quot;:{&quot;isManuallyOverridden&quot;:false,&quot;citeprocText&quot;:&quot;[51]&quot;,&quot;manualOverrideText&quot;:&quot;&quot;},&quot;citationTag&quot;:&quot;MENDELEY_CITATION_v3_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&quot;,&quot;citationItems&quot;:[{&quot;id&quot;:&quot;fbe4281a-9fdb-3004-bdbe-f51c55bb1689&quot;,&quot;itemData&quot;:{&quot;type&quot;:&quot;article-journal&quot;,&quot;id&quot;:&quot;fbe4281a-9fdb-3004-bdbe-f51c55bb1689&quot;,&quot;title&quot;:&quot;Tutorial on Diffusion Models for Imaging and Vision&quot;,&quot;author&quot;:[{&quot;family&quot;:&quot;Chan&quot;,&quot;given&quot;:&quot;Stanley H.&quot;,&quot;parse-names&quot;:false,&quot;dropping-particle&quot;:&quot;&quot;,&quot;non-dropping-particle&quot;:&quot;&quot;}],&quot;URL&quot;:&quot;http://arxiv.org/abs/2403.18103&quot;,&quot;issued&quot;:{&quot;date-parts&quot;:[[2024,3,26]]},&quot;abstract&quot;:&quot;The astonishing growth of generative tools in recent years has empowered many exciting applications in text-to-image generation and text-to-video generation. The underlying principle behind these generative tools is the concept of diffusion, a particular sampling mechanism that has overcome some shortcomings that were deemed difficult in the previous approaches. The goal of this tutorial is to discuss the essential ideas underlying the diffusion models. The target audience of this tutorial includes undergraduate and graduate students who are interested in doing research on diffusion models or applying these models to solve other problems.&quot;,&quot;container-title-short&quot;:&quot;&quot;},&quot;isTemporary&quot;:false}]},{&quot;citationID&quot;:&quot;MENDELEY_CITATION_90b703b2-78fa-462d-8fb4-19aad03a6ef4&quot;,&quot;properties&quot;:{&quot;noteIndex&quot;:0},&quot;isEdited&quot;:false,&quot;manualOverride&quot;:{&quot;isManuallyOverridden&quot;:false,&quot;citeprocText&quot;:&quot;[52]&quot;,&quot;manualOverrideText&quot;:&quot;&quot;},&quot;citationTag&quot;:&quot;MENDELEY_CITATION_v3_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&quot;,&quot;citationItems&quot;:[{&quot;id&quot;:&quot;0f4dce28-182a-35cf-99c9-209ef63ad922&quot;,&quot;itemData&quot;:{&quot;type&quot;:&quot;article-journal&quot;,&quot;id&quot;:&quot;0f4dce28-182a-35cf-99c9-209ef63ad922&quot;,&quot;title&quot;:&quot;A Survey of Diffusion Models in Natural Language Processing&quot;,&quot;author&quot;:[{&quot;family&quot;:&quot;Zou&quot;,&quot;given&quot;:&quot;Hao&quot;,&quot;parse-names&quot;:false,&quot;dropping-particle&quot;:&quot;&quot;,&quot;non-dropping-particle&quot;:&quot;&quot;},{&quot;family&quot;:&quot;Kim&quot;,&quot;given&quot;:&quot;Zae Myung&quot;,&quot;parse-names&quot;:false,&quot;dropping-particle&quot;:&quot;&quot;,&quot;non-dropping-particle&quot;:&quot;&quot;},{&quot;family&quot;:&quot;Kang&quot;,&quot;given&quot;:&quot;Dongyeop&quot;,&quot;parse-names&quot;:false,&quot;dropping-particle&quot;:&quot;&quot;,&quot;non-dropping-particle&quot;:&quot;&quot;}],&quot;URL&quot;:&quot;http://arxiv.org/abs/2305.14671&quot;,&quot;issued&quot;:{&quot;date-parts&quot;:[[2023,5,23]]},&quot;abstract&quot;:&quot;This survey paper provides a comprehensive review of the use of diffusion models in natural language processing (NLP). Diffusion models are a class of mathematical models that aim to capture the diffusion of information or signals across a network or manifold. In NLP, diffusion models have been used in a variety of applications, such as natural language generation, sentiment analysis, topic modeling, and machine translation. This paper discusses the different formulations of diffusion models used in NLP, their strengths and limitations, and their applications. We also perform a thorough comparison between diffusion models and alternative generative models, specifically highlighting the autoregressive (AR) models, while also examining how diverse architectures incorporate the Transformer in conjunction with diffusion models. Compared to AR models, diffusion models have significant advantages for parallel generation, text interpolation, token-level controls such as syntactic structures and semantic contents, and robustness. Exploring further permutations of integrating Transformers into diffusion models would be a valuable pursuit. Also, the development of multimodal diffusion models and large-scale diffusion language models with notable capabilities for few-shot learning would be important directions for the future advance of diffusion models in NLP.&quot;,&quot;container-title-short&quot;:&quot;&quot;},&quot;isTemporary&quot;:false}]},{&quot;citationID&quot;:&quot;MENDELEY_CITATION_bb06e3bc-09be-43e0-95d3-55b8aaf907f2&quot;,&quot;properties&quot;:{&quot;noteIndex&quot;:0},&quot;isEdited&quot;:false,&quot;manualOverride&quot;:{&quot;isManuallyOverridden&quot;:false,&quot;citeprocText&quot;:&quot;[53]&quot;,&quot;manualOverrideText&quot;:&quot;&quot;},&quot;citationTag&quot;:&quot;MENDELEY_CITATION_v3_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&quot;,&quot;citationItems&quot;:[{&quot;id&quot;:&quot;c7397bab-65f9-3a3b-a5ad-5c49d0c145b8&quot;,&quot;itemData&quot;:{&quot;type&quot;:&quot;article-journal&quot;,&quot;id&quot;:&quot;c7397bab-65f9-3a3b-a5ad-5c49d0c145b8&quot;,&quot;title&quot;:&quot;Diffusion Models in $\\textit{De Novo}$ Drug Design&quot;,&quot;author&quot;:[{&quot;family&quot;:&quot;Alakhdar&quot;,&quot;given&quot;:&quot;Amira&quot;,&quot;parse-names&quot;:false,&quot;dropping-particle&quot;:&quot;&quot;,&quot;non-dropping-particle&quot;:&quot;&quot;},{&quot;family&quot;:&quot;Poczos&quot;,&quot;given&quot;:&quot;Barnabas&quot;,&quot;parse-names&quot;:false,&quot;dropping-particle&quot;:&quot;&quot;,&quot;non-dropping-particle&quot;:&quot;&quot;},{&quot;family&quot;:&quot;Washburn&quot;,&quot;given&quot;:&quot;Newell&quot;,&quot;parse-names&quot;:false,&quot;dropping-particle&quot;:&quot;&quot;,&quot;non-dropping-particle&quot;:&quot;&quot;}],&quot;accessed&quot;:{&quot;date-parts&quot;:[[2024,12,11]]},&quot;ISSN&quot;:&quot;1549960X&quot;,&quot;issued&quot;:{&quot;date-parts&quot;:[[2024,6,7]]},&quot;abstract&quot;:&quot;Diffusion models have emerged as powerful tools for molecular generation, particularly in the context of 3D molecular structures. Inspired by non-equilibrium statistical physics, these models can generate 3D molecular structures with specific properties or requirements crucial to drug discovery. Diffusion models were particularly successful at learning 3D molecular geometries' complex probability distributions and their corresponding chemical and physical properties through forward and reverse diffusion processes. This review focuses on the technical implementation of diffusion models tailored for 3D molecular generation. It compares the performance, evaluation methods, and implementation details of various diffusion models used for molecular generation tasks. We cover strategies for atom and bond representation, architectures of reverse diffusion denoising networks, and challenges associated with generating stable 3D molecular structures. This review also explores the applications of diffusion models in $\\textit{de novo}$ drug design and related areas of computational chemistry, such as structure-based drug design, including target-specific molecular generation, molecular docking, and molecular dynamics of protein-ligand complexes. We also cover conditional generation on physical properties, conformation generation, and fragment-based drug design. By summarizing the state-of-the-art diffusion models for 3D molecular generation, this review sheds light on their role in advancing drug discovery as well as their current limitations.&quot;,&quot;container-title-short&quot;:&quot;&quot;},&quot;isTemporary&quot;:false}]},{&quot;citationID&quot;:&quot;MENDELEY_CITATION_ad6aaced-164e-4d10-9772-4a1a22ef2790&quot;,&quot;properties&quot;:{&quot;noteIndex&quot;:0},&quot;isEdited&quot;:false,&quot;manualOverride&quot;:{&quot;isManuallyOverridden&quot;:false,&quot;citeprocText&quot;:&quot;[54]&quot;,&quot;manualOverrideText&quot;:&quot;&quot;},&quot;citationTag&quot;:&quot;MENDELEY_CITATION_v3_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&quot;,&quot;citationItems&quot;:[{&quot;id&quot;:&quot;a18cac11-8f00-3a43-9132-6d80c6ace247&quot;,&quot;itemData&quot;:{&quot;type&quot;:&quot;article-journal&quot;,&quot;id&quot;:&quot;a18cac11-8f00-3a43-9132-6d80c6ace247&quot;,&quot;title&quot;:&quot;Imitating Human Behaviour with Diffusion Models&quot;,&quot;author&quot;:[{&quot;family&quot;:&quot;Pearce&quot;,&quot;given&quot;:&quot;Tim&quot;,&quot;parse-names&quot;:false,&quot;dropping-particle&quot;:&quot;&quot;,&quot;non-dropping-particle&quot;:&quot;&quot;},{&quot;family&quot;:&quot;Rashid&quot;,&quot;given&quot;:&quot;Tabish&quot;,&quot;parse-names&quot;:false,&quot;dropping-particle&quot;:&quot;&quot;,&quot;non-dropping-particle&quot;:&quot;&quot;},{&quot;family&quot;:&quot;Kanervisto&quot;,&quot;given&quot;:&quot;Anssi&quot;,&quot;parse-names&quot;:false,&quot;dropping-particle&quot;:&quot;&quot;,&quot;non-dropping-particle&quot;:&quot;&quot;},{&quot;family&quot;:&quot;Bignell&quot;,&quot;given&quot;:&quot;Dave&quot;,&quot;parse-names&quot;:false,&quot;dropping-particle&quot;:&quot;&quot;,&quot;non-dropping-particle&quot;:&quot;&quot;},{&quot;family&quot;:&quot;Sun&quot;,&quot;given&quot;:&quot;Mingfei&quot;,&quot;parse-names&quot;:false,&quot;dropping-particle&quot;:&quot;&quot;,&quot;non-dropping-particle&quot;:&quot;&quot;},{&quot;family&quot;:&quot;Georgescu&quot;,&quot;given&quot;:&quot;Raluca&quot;,&quot;parse-names&quot;:false,&quot;dropping-particle&quot;:&quot;&quot;,&quot;non-dropping-particle&quot;:&quot;&quot;},{&quot;family&quot;:&quot;Macua&quot;,&quot;given&quot;:&quot;Sergio Valcarcel&quot;,&quot;parse-names&quot;:false,&quot;dropping-particle&quot;:&quot;&quot;,&quot;non-dropping-particle&quot;:&quot;&quot;},{&quot;family&quot;:&quot;Tan&quot;,&quot;given&quot;:&quot;Shan Zheng&quot;,&quot;parse-names&quot;:false,&quot;dropping-particle&quot;:&quot;&quot;,&quot;non-dropping-particle&quot;:&quot;&quot;},{&quot;family&quot;:&quot;Momennejad&quot;,&quot;given&quot;:&quot;Ida&quot;,&quot;parse-names&quot;:false,&quot;dropping-particle&quot;:&quot;&quot;,&quot;non-dropping-particle&quot;:&quot;&quot;},{&quot;family&quot;:&quot;Hofmann&quot;,&quot;given&quot;:&quot;Katja&quot;,&quot;parse-names&quot;:false,&quot;dropping-particle&quot;:&quot;&quot;,&quot;non-dropping-particle&quot;:&quot;&quot;},{&quot;family&quot;:&quot;Devlin&quot;,&quot;given&quot;:&quot;Sam&quot;,&quot;parse-names&quot;:false,&quot;dropping-particle&quot;:&quot;&quot;,&quot;non-dropping-particle&quot;:&quot;&quot;}],&quot;URL&quot;:&quot;http://arxiv.org/abs/2301.10677&quot;,&quot;issued&quot;:{&quot;date-parts&quot;:[[2023,1,25]]},&quot;abstract&quot;:&quot;Diffusion models have emerged as powerful generative models in the text-to-image domain. This paper studies their application as observation-to-action models for imitating human behaviour in sequential environments. Human behaviour is stochastic and multimodal, with structured correlations between action dimensions. Meanwhile, standard modelling choices in behaviour cloning are limited in their expressiveness and may introduce bias into the cloned policy. We begin by pointing out the limitations of these choices. We then propose that diffusion models are an excellent fit for imitating human behaviour, since they learn an expressive distribution over the joint action space. We introduce several innovations to make diffusion models suitable for sequential environments; designing suitable architectures, investigating the role of guidance, and developing reliable sampling strategies. Experimentally, diffusion models closely match human demonstrations in a simulated robotic control task and a modern 3D gaming environment.&quot;,&quot;container-title-short&quot;:&quot;&quot;},&quot;isTemporary&quot;:false}]},{&quot;citationID&quot;:&quot;MENDELEY_CITATION_af830f39-c1a8-4ffd-a6f9-fcfd6e354401&quot;,&quot;properties&quot;:{&quot;noteIndex&quot;:0},&quot;isEdited&quot;:false,&quot;manualOverride&quot;:{&quot;isManuallyOverridden&quot;:false,&quot;citeprocText&quot;:&quot;[55]&quot;,&quot;manualOverrideText&quot;:&quot;&quot;},&quot;citationTag&quot;:&quot;MENDELEY_CITATION_v3_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&quot;,&quot;citationItems&quot;:[{&quot;id&quot;:&quot;c10af9b0-c98f-39d0-a33a-1bd696da4667&quot;,&quot;itemData&quot;:{&quot;type&quot;:&quot;article-journal&quot;,&quot;id&quot;:&quot;c10af9b0-c98f-39d0-a33a-1bd696da4667&quot;,&quot;title&quot;:&quot;Diffusion Policy: Visuomotor Policy Learning via Action Diffusion&quot;,&quot;author&quot;:[{&quot;family&quot;:&quot;Chi&quot;,&quot;given&quot;:&quot;Cheng&quot;,&quot;parse-names&quot;:false,&quot;dropping-particle&quot;:&quot;&quot;,&quot;non-dropping-particle&quot;:&quot;&quot;},{&quot;family&quot;:&quot;Xu&quot;,&quot;given&quot;:&quot;Zhenjia&quot;,&quot;parse-names&quot;:false,&quot;dropping-particle&quot;:&quot;&quot;,&quot;non-dropping-particle&quot;:&quot;&quot;},{&quot;family&quot;:&quot;Feng&quot;,&quot;given&quot;:&quot;Siyuan&quot;,&quot;parse-names&quot;:false,&quot;dropping-particle&quot;:&quot;&quot;,&quot;non-dropping-particle&quot;:&quot;&quot;},{&quot;family&quot;:&quot;Cousineau&quot;,&quot;given&quot;:&quot;Eric&quot;,&quot;parse-names&quot;:false,&quot;dropping-particle&quot;:&quot;&quot;,&quot;non-dropping-particle&quot;:&quot;&quot;},{&quot;family&quot;:&quot;Du&quot;,&quot;given&quot;:&quot;Yilun&quot;,&quot;parse-names&quot;:false,&quot;dropping-particle&quot;:&quot;&quot;,&quot;non-dropping-particle&quot;:&quot;&quot;},{&quot;family&quot;:&quot;Burchfiel&quot;,&quot;given&quot;:&quot;Benjamin&quot;,&quot;parse-names&quot;:false,&quot;dropping-particle&quot;:&quot;&quot;,&quot;non-dropping-particle&quot;:&quot;&quot;},{&quot;family&quot;:&quot;Tedrake&quot;,&quot;given&quot;:&quot;Russ&quot;,&quot;parse-names&quot;:false,&quot;dropping-particle&quot;:&quot;&quot;,&quot;non-dropping-particle&quot;:&quot;&quot;},{&quot;family&quot;:&quot;Song&quot;,&quot;given&quot;:&quot;Shuran&quot;,&quot;parse-names&quot;:false,&quot;dropping-particle&quot;:&quot;&quot;,&quot;non-dropping-particle&quot;:&quot;&quot;}],&quot;URL&quot;:&quot;http://arxiv.org/abs/2303.04137&quot;,&quot;issued&quot;:{&quot;date-parts&quot;:[[2023,3,7]]},&quot;abstract&quot;:&quot;This paper introduces Diffusion Policy, a new way of generating robot behavior by representing a robot's visuomotor policy as a conditional denoising diffusion process. We benchmark Diffusion Policy across 12 different tasks from 4 different robot manipulation benchmarks and find that it consistently outperforms existing state-of-the-art robot learning methods with an average improvement of 46.9%. Diffusion Policy learns the gradient of the action-distribution score function and iteratively optimizes with respect to this gradient field during inference via a series of stochastic Langevin dynamics steps. We find that the diffusion formulation yields powerful advantages when used for robot policies, including gracefully handling multimodal action distributions, being suitable for high-dimensional action spaces, and exhibiting impressive training stability. To fully unlock the potential of diffusion models for visuomotor policy learning on physical robots, this paper presents a set of key technical contributions including the incorporation of receding horizon control, visual conditioning, and the time-series diffusion transformer. We hope this work will help motivate a new generation of policy learning techniques that are able to leverage the powerful generative modeling capabilities of diffusion models. Code, data, and training details is publicly available diffusion-policy.cs.columbia.edu&quot;,&quot;container-title-short&quot;:&quot;&quot;},&quot;isTemporary&quot;:false}]},{&quot;citationID&quot;:&quot;MENDELEY_CITATION_6845b0bb-77b5-4500-a9b8-39b8cdf849c0&quot;,&quot;properties&quot;:{&quot;noteIndex&quot;:0},&quot;isEdited&quot;:false,&quot;manualOverride&quot;:{&quot;isManuallyOverridden&quot;:false,&quot;citeprocText&quot;:&quot;[56]&quot;,&quot;manualOverrideText&quot;:&quot;&quot;},&quot;citationTag&quot;:&quot;MENDELEY_CITATION_v3_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&quot;,&quot;citationItems&quot;:[{&quot;id&quot;:&quot;db3ff28e-ad98-3ac8-9dfa-d4cde9c7aae9&quot;,&quot;itemData&quot;:{&quot;type&quot;:&quot;report&quot;,&quot;id&quot;:&quot;db3ff28e-ad98-3ac8-9dfa-d4cde9c7aae9&quot;,&quot;title&quot;:&quot;ChainedDiffuser: Unifying Trajectory Diffusion and Keypose Prediction for Robotic Manipulation&quot;,&quot;author&quot;:[{&quot;family&quot;:&quot;Xian&quot;,&quot;given&quot;:&quot;Zhou&quot;,&quot;parse-names&quot;:false,&quot;dropping-particle&quot;:&quot;&quot;,&quot;non-dropping-particle&quot;:&quot;&quot;},{&quot;family&quot;:&quot;Gkanatsios&quot;,&quot;given&quot;:&quot;Nikolaos&quot;,&quot;parse-names&quot;:false,&quot;dropping-particle&quot;:&quot;&quot;,&quot;non-dropping-particle&quot;:&quot;&quot;},{&quot;family&quot;:&quot;Gervet&quot;,&quot;given&quot;:&quot;Theophile&quot;,&quot;parse-names&quot;:false,&quot;dropping-particle&quot;:&quot;&quot;,&quot;non-dropping-particle&quot;:&quot;&quot;},{&quot;family&quot;:&quot;Ke&quot;,&quot;given&quot;:&quot;Tsung-Wei&quot;,&quot;parse-names&quot;:false,&quot;dropping-particle&quot;:&quot;&quot;,&quot;non-dropping-particle&quot;:&quot;&quot;},{&quot;family&quot;:&quot;Fragkiadaki&quot;,&quot;given&quot;:&quot;Katerina&quot;,&quot;parse-names&quot;:false,&quot;dropping-particle&quot;:&quot;&quot;,&quot;non-dropping-particle&quot;:&quot;&quot;}],&quot;abstract&quot;:&quot;We present ChainedDiffuser, a policy architecture that unifies action keypose prediction and trajectory diffusion generation for learning robot manipulation from demonstrations. Our main innovation is to use a global transformer-based action predictor to predict actions at keyframes, a task that requires multi-modal semantic scene understanding, and to use a local trajectory diffuser to predict trajectory segments that connect predicted macro-actions. ChainedDiffuser sets a new record on established manipulation benchmarks, and outperforms both state-of-the-art keypose (macro-action) prediction models that use motion planners for trajectory prediction, and trajectory diffusion policies that do not predict keyframe macro-actions. We conduct experiments in both simulated and real-world environments and demonstrate ChainedDiffuser's ability to solve a wide range of manipulation tasks involving interactions with diverse objects.&quot;,&quot;container-title-short&quot;:&quot;&quot;},&quot;isTemporary&quot;:false}]},{&quot;citationID&quot;:&quot;MENDELEY_CITATION_7e2ae74b-53d8-432e-bc1b-e29929548c8b&quot;,&quot;properties&quot;:{&quot;noteIndex&quot;:0},&quot;isEdited&quot;:false,&quot;manualOverride&quot;:{&quot;isManuallyOverridden&quot;:false,&quot;citeprocText&quot;:&quot;[57]&quot;,&quot;manualOverrideText&quot;:&quot;&quot;},&quot;citationTag&quot;:&quot;MENDELEY_CITATION_v3_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&quot;,&quot;citationItems&quot;:[{&quot;id&quot;:&quot;cdee8568-f5d3-3efc-bdf0-00556ea5d8ab&quot;,&quot;itemData&quot;:{&quot;type&quot;:&quot;article-journal&quot;,&quot;id&quot;:&quot;cdee8568-f5d3-3efc-bdf0-00556ea5d8ab&quot;,&quot;title&quot;:&quot;Crossway Diffusion: Improving Diffusion-based Visuomotor Policy via Self-supervised Learning&quot;,&quot;author&quot;:[{&quot;family&quot;:&quot;Li&quot;,&quot;given&quot;:&quot;Xiang&quot;,&quot;parse-names&quot;:false,&quot;dropping-particle&quot;:&quot;&quot;,&quot;non-dropping-particle&quot;:&quot;&quot;},{&quot;family&quot;:&quot;Belagali&quot;,&quot;given&quot;:&quot;Varun&quot;,&quot;parse-names&quot;:false,&quot;dropping-particle&quot;:&quot;&quot;,&quot;non-dropping-particle&quot;:&quot;&quot;},{&quot;family&quot;:&quot;Shang&quot;,&quot;given&quot;:&quot;Jinghuan&quot;,&quot;parse-names&quot;:false,&quot;dropping-particle&quot;:&quot;&quot;,&quot;non-dropping-particle&quot;:&quot;&quot;},{&quot;family&quot;:&quot;Ryoo&quot;,&quot;given&quot;:&quot;Michael S.&quot;,&quot;parse-names&quot;:false,&quot;dropping-particle&quot;:&quot;&quot;,&quot;non-dropping-particle&quot;:&quot;&quot;}],&quot;URL&quot;:&quot;http://arxiv.org/abs/2307.01849&quot;,&quot;issued&quot;:{&quot;date-parts&quot;:[[2023,7,4]]},&quot;abstract&quot;:&quot;Sequence modeling approaches have shown promising results in robot imitation learning. Recently, diffusion models have been adopted for behavioral cloning in a sequence modeling fashion, benefiting from their exceptional capabilities in modeling complex data distributions. The standard diffusion-based policy iteratively generates action sequences from random noise conditioned on the input states. Nonetheless, the model for diffusion policy can be further improved in terms of visual representations. In this work, we propose Crossway Diffusion, a simple yet effective method to enhance diffusion-based visuomotor policy learning via a carefully designed state decoder and an auxiliary self-supervised learning (SSL) objective. The state decoder reconstructs raw image pixels and other state information from the intermediate representations of the reverse diffusion process. The whole model is jointly optimized by the SSL objective and the original diffusion loss. Our experiments demonstrate the effectiveness of Crossway Diffusion in various simulated and real-world robot tasks, confirming its consistent advantages over the standard diffusion-based policy and substantial improvements over the baselines.&quot;,&quot;container-title-short&quot;:&quot;&quot;},&quot;isTemporary&quot;:false}]},{&quot;citationID&quot;:&quot;MENDELEY_CITATION_45cb7352-f2f7-443a-963c-fbd9b4db07dd&quot;,&quot;properties&quot;:{&quot;noteIndex&quot;:0},&quot;isEdited&quot;:false,&quot;manualOverride&quot;:{&quot;isManuallyOverridden&quot;:false,&quot;citeprocText&quot;:&quot;[58]&quot;,&quot;manualOverrideText&quot;:&quot;&quot;},&quot;citationTag&quot;:&quot;MENDELEY_CITATION_v3_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&quot;,&quot;citationItems&quot;:[{&quot;id&quot;:&quot;a9a44e9f-3d5e-39dd-bcc9-04e8d49101da&quot;,&quot;itemData&quot;:{&quot;type&quot;:&quot;article-journal&quot;,&quot;id&quot;:&quot;a9a44e9f-3d5e-39dd-bcc9-04e8d49101da&quot;,&quot;title&quot;:&quot;Diffusion Policies as an Expressive Policy Class for Offline Reinforcement Learning&quot;,&quot;author&quot;:[{&quot;family&quot;:&quot;Wang&quot;,&quot;given&quot;:&quot;Zhendong&quot;,&quot;parse-names&quot;:false,&quot;dropping-particle&quot;:&quot;&quot;,&quot;non-dropping-particle&quot;:&quot;&quot;},{&quot;family&quot;:&quot;Hunt&quot;,&quot;given&quot;:&quot;Jonathan J&quot;,&quot;parse-names&quot;:false,&quot;dropping-particle&quot;:&quot;&quot;,&quot;non-dropping-particle&quot;:&quot;&quot;},{&quot;family&quot;:&quot;Zhou&quot;,&quot;given&quot;:&quot;Mingyuan&quot;,&quot;parse-names&quot;:false,&quot;dropping-particle&quot;:&quot;&quot;,&quot;non-dropping-particle&quot;:&quot;&quot;}],&quot;URL&quot;:&quot;http://arxiv.org/abs/2208.06193&quot;,&quot;issued&quot;:{&quot;date-parts&quot;:[[2022,8,12]]},&quot;abstract&quot;:&quot;Offline reinforcement learning (RL), which aims to learn an optimal policy using a previously collected static dataset, is an important paradigm of RL. Standard RL methods often perform poorly in this regime due to the function approximation errors on out-of-distribution actions. While a variety of regularization methods have been proposed to mitigate this issue, they are often constrained by policy classes with limited expressiveness that can lead to highly suboptimal solutions. In this paper, we propose representing the policy as a diffusion model, a recent class of highly-expressive deep generative models. We introduce Diffusion Q-learning (Diffusion-QL) that utilizes a conditional diffusion model to represent the policy. In our approach, we learn an action-value function and we add a term maximizing action-values into the training loss of the conditional diffusion model, which results in a loss that seeks optimal actions that are near the behavior policy. We show the expressiveness of the diffusion model-based policy, and the coupling of the behavior cloning and policy improvement under the diffusion model both contribute to the outstanding performance of Diffusion-QL. We illustrate the superiority of our method compared to prior works in a simple 2D bandit example with a multimodal behavior policy. We then show that our method can achieve state-of-the-art performance on the majority of the D4RL benchmark tasks.&quot;,&quot;container-title-short&quot;:&quot;&quot;},&quot;isTemporary&quot;:false}]},{&quot;citationID&quot;:&quot;MENDELEY_CITATION_0bf7dae2-b143-4ca4-ae0d-488ff0847af3&quot;,&quot;properties&quot;:{&quot;noteIndex&quot;:0},&quot;isEdited&quot;:false,&quot;manualOverride&quot;:{&quot;isManuallyOverridden&quot;:false,&quot;citeprocText&quot;:&quot;[59]&quot;,&quot;manualOverrideText&quot;:&quot;&quot;},&quot;citationTag&quot;:&quot;MENDELEY_CITATION_v3_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&quot;,&quot;citationItems&quot;:[{&quot;id&quot;:&quot;adb4626c-1b14-3624-89b0-1c9e9e976c1d&quot;,&quot;itemData&quot;:{&quot;type&quot;:&quot;article-journal&quot;,&quot;id&quot;:&quot;adb4626c-1b14-3624-89b0-1c9e9e976c1d&quot;,&quot;title&quot;:&quot;Diffusion Policies for Out-of-Distribution Generalization in Offline Reinforcement Learning&quot;,&quot;author&quot;:[{&quot;family&quot;:&quot;Ada&quot;,&quot;given&quot;:&quot;Suzan Ece&quot;,&quot;parse-names&quot;:false,&quot;dropping-particle&quot;:&quot;&quot;,&quot;non-dropping-particle&quot;:&quot;&quot;},{&quot;family&quot;:&quot;Oztop&quot;,&quot;given&quot;:&quot;Erhan&quot;,&quot;parse-names&quot;:false,&quot;dropping-particle&quot;:&quot;&quot;,&quot;non-dropping-particle&quot;:&quot;&quot;},{&quot;family&quot;:&quot;Ugur&quot;,&quot;given&quot;:&quot;Emre&quot;,&quot;parse-names&quot;:false,&quot;dropping-particle&quot;:&quot;&quot;,&quot;non-dropping-particle&quot;:&quot;&quot;}],&quot;container-title&quot;:&quot;IEEE Robotics and Automation Letters&quot;,&quot;container-title-short&quot;:&quot;IEEE Robot Autom Lett&quot;,&quot;accessed&quot;:{&quot;date-parts&quot;:[[2024,12,11]]},&quot;issued&quot;:{&quot;date-parts&quot;:[[2024,7,10]]},&quot;page&quot;:&quot;3116-3123&quot;,&quot;abstract&quot;:&quot;Offline Reinforcement Learning (RL) methods leverage previous experiences to learn better policies than the behavior policy used for data collection. In contrast to behavior cloning, which assumes the data is collected from expert demonstrations, offline RL can work with non-expert data and multimodal behavior policies. However, offline RL algorithms face challenges in handling distribution shifts and effectively representing policies due to the lack of online interaction during training. Prior work on offline RL uses conditional diffusion models to represent multimodal behavior in the dataset. Nevertheless, these methods are not tailored toward alleviating the out-of-distribution state generalization. We introduce a novel method named State Reconstruction for Diffusion Policies (SRDP), incorporating state reconstruction feature learning in the recent class of diffusion policies to address the out-of-distribution generalization problem. State reconstruction loss promotes generalizable representation learning of states to alleviate the distribution shift incurred by the out-of-distribution (OOD) states. We design a novel 2D Multimodal Contextual Bandit environment to illustrate the OOD generalization and faster convergence of SRDP compared to prior algorithms. In addition, we assess the performance of our model on D4RL continuous control benchmarks, namely the navigation of an 8-DoF ant and forward locomotion of half-cheetah, hopper, and walker2d, achieving state-of-the-art results.&quot;,&quot;volume&quot;:&quot;9&quot;},&quot;isTemporary&quot;:false}]},{&quot;citationID&quot;:&quot;MENDELEY_CITATION_46a9357b-2741-4a95-b145-86cbe60750fc&quot;,&quot;properties&quot;:{&quot;noteIndex&quot;:0},&quot;isEdited&quot;:false,&quot;manualOverride&quot;:{&quot;isManuallyOverridden&quot;:false,&quot;citeprocText&quot;:&quot;[60]&quot;,&quot;manualOverrideText&quot;:&quot;&quot;},&quot;citationTag&quot;:&quot;MENDELEY_CITATION_v3_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&quot;,&quot;citationItems&quot;:[{&quot;id&quot;:&quot;8a5a415e-aba8-3afc-b536-87e05f1f061c&quot;,&quot;itemData&quot;:{&quot;type&quot;:&quot;article-journal&quot;,&quot;id&quot;:&quot;8a5a415e-aba8-3afc-b536-87e05f1f061c&quot;,&quot;title&quot;:&quot;Contrastive Energy Prediction for Exact Energy-Guided Diffusion Sampling in Offline Reinforcement Learning&quot;,&quot;author&quot;:[{&quot;family&quot;:&quot;Lu&quot;,&quot;given&quot;:&quot;Cheng&quot;,&quot;parse-names&quot;:false,&quot;dropping-particle&quot;:&quot;&quot;,&quot;non-dropping-particle&quot;:&quot;&quot;},{&quot;family&quot;:&quot;Chen&quot;,&quot;given&quot;:&quot;Huayu&quot;,&quot;parse-names&quot;:false,&quot;dropping-particle&quot;:&quot;&quot;,&quot;non-dropping-particle&quot;:&quot;&quot;},{&quot;family&quot;:&quot;Chen&quot;,&quot;given&quot;:&quot;Jianfei&quot;,&quot;parse-names&quot;:false,&quot;dropping-particle&quot;:&quot;&quot;,&quot;non-dropping-particle&quot;:&quot;&quot;},{&quot;family&quot;:&quot;Su&quot;,&quot;given&quot;:&quot;Hang&quot;,&quot;parse-names&quot;:false,&quot;dropping-particle&quot;:&quot;&quot;,&quot;non-dropping-particle&quot;:&quot;&quot;},{&quot;family&quot;:&quot;Li&quot;,&quot;given&quot;:&quot;Chongxuan&quot;,&quot;parse-names&quot;:false,&quot;dropping-particle&quot;:&quot;&quot;,&quot;non-dropping-particle&quot;:&quot;&quot;},{&quot;family&quot;:&quot;Zhu&quot;,&quot;given&quot;:&quot;Jun&quot;,&quot;parse-names&quot;:false,&quot;dropping-particle&quot;:&quot;&quot;,&quot;non-dropping-particle&quot;:&quot;&quot;}],&quot;URL&quot;:&quot;http://arxiv.org/abs/2304.12824&quot;,&quot;issued&quot;:{&quot;date-parts&quot;:[[2023,4,25]]},&quot;abstract&quot;:&quot;Guided sampling is a vital approach for applying diffusion models in real-world tasks that embeds human-defined guidance during the sampling procedure. This paper considers a general setting where the guidance is defined by an (unnormalized) energy function. The main challenge for this setting is that the intermediate guidance during the diffusion sampling procedure, which is jointly defined by the sampling distribution and the energy function, is unknown and is hard to estimate. To address this challenge, we propose an exact formulation of the intermediate guidance as well as a novel training objective named contrastive energy prediction (CEP) to learn the exact guidance. Our method is guaranteed to converge to the exact guidance under unlimited model capacity and data samples, while previous methods can not. We demonstrate the effectiveness of our method by applying it to offline reinforcement learning (RL). Extensive experiments on D4RL benchmarks demonstrate that our method outperforms existing state-of-the-art algorithms. We also provide some examples of applying CEP for image synthesis to demonstrate the scalability of CEP on high-dimensional data.&quot;,&quot;container-title-short&quot;:&quot;&quot;},&quot;isTemporary&quot;:false}]},{&quot;citationID&quot;:&quot;MENDELEY_CITATION_5cffb02d-dd80-45e9-9e14-b040798f2da2&quot;,&quot;properties&quot;:{&quot;noteIndex&quot;:0},&quot;isEdited&quot;:false,&quot;manualOverride&quot;:{&quot;isManuallyOverridden&quot;:false,&quot;citeprocText&quot;:&quot;[61]&quot;,&quot;manualOverrideText&quot;:&quot;&quot;},&quot;citationTag&quot;:&quot;MENDELEY_CITATION_v3_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&quot;,&quot;citationItems&quot;:[{&quot;id&quot;:&quot;d38e07fe-2228-3602-9d2f-26cdbae6d5b9&quot;,&quot;itemData&quot;:{&quot;type&quot;:&quot;article-journal&quot;,&quot;id&quot;:&quot;d38e07fe-2228-3602-9d2f-26cdbae6d5b9&quot;,&quot;title&quot;:&quot;Efficient Diffusion Policies for Offline Reinforcement Learning&quot;,&quot;author&quot;:[{&quot;family&quot;:&quot;Kang&quot;,&quot;given&quot;:&quot;Bingyi&quot;,&quot;parse-names&quot;:false,&quot;dropping-particle&quot;:&quot;&quot;,&quot;non-dropping-particle&quot;:&quot;&quot;},{&quot;family&quot;:&quot;Ma&quot;,&quot;given&quot;:&quot;Xiao&quot;,&quot;parse-names&quot;:false,&quot;dropping-particle&quot;:&quot;&quot;,&quot;non-dropping-particle&quot;:&quot;&quot;},{&quot;family&quot;:&quot;Du&quot;,&quot;given&quot;:&quot;Chao&quot;,&quot;parse-names&quot;:false,&quot;dropping-particle&quot;:&quot;&quot;,&quot;non-dropping-particle&quot;:&quot;&quot;},{&quot;family&quot;:&quot;Pang&quot;,&quot;given&quot;:&quot;Tianyu&quot;,&quot;parse-names&quot;:false,&quot;dropping-particle&quot;:&quot;&quot;,&quot;non-dropping-particle&quot;:&quot;&quot;},{&quot;family&quot;:&quot;Yan&quot;,&quot;given&quot;:&quot;Shuicheng&quot;,&quot;parse-names&quot;:false,&quot;dropping-particle&quot;:&quot;&quot;,&quot;non-dropping-particle&quot;:&quot;&quot;}],&quot;URL&quot;:&quot;http://arxiv.org/abs/2305.20081&quot;,&quot;issued&quot;:{&quot;date-parts&quot;:[[2023,5,31]]},&quot;abstract&quot;:&quot;Offline reinforcement learning (RL) aims to learn optimal policies from offline datasets, where the parameterization of policies is crucial but often overlooked. Recently, Diffsuion-QL significantly boosts the performance of offline RL by representing a policy with a diffusion model, whose success relies on a parametrized Markov Chain with hundreds of steps for sampling. However, Diffusion-QL suffers from two critical limitations. 1) It is computationally inefficient to forward and backward through the whole Markov chain during training. 2) It is incompatible with maximum likelihood-based RL algorithms (e.g., policy gradient methods) as the likelihood of diffusion models is intractable. Therefore, we propose efficient diffusion policy (EDP) to overcome these two challenges. EDP approximately constructs actions from corrupted ones at training to avoid running the sampling chain. We conduct extensive experiments on the D4RL benchmark. The results show that EDP can reduce the diffusion policy training time from 5 days to 5 hours on gym-locomotion tasks. Moreover, we show that EDP is compatible with various offline RL algorithms (TD3, CRR, and IQL) and achieves new state-of-the-art on D4RL by large margins over previous methods. Our code is available at https://github.com/sail-sg/edp.&quot;,&quot;container-title-short&quot;:&quot;&quot;},&quot;isTemporary&quot;:false}]},{&quot;citationID&quot;:&quot;MENDELEY_CITATION_1d0121f2-b13c-4140-9792-862547f2f927&quot;,&quot;properties&quot;:{&quot;noteIndex&quot;:0},&quot;isEdited&quot;:false,&quot;manualOverride&quot;:{&quot;isManuallyOverridden&quot;:false,&quot;citeprocText&quot;:&quot;[62]&quot;,&quot;manualOverrideText&quot;:&quot;&quot;},&quot;citationTag&quot;:&quot;MENDELEY_CITATION_v3_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&quot;,&quot;citationItems&quot;:[{&quot;id&quot;:&quot;0c58fe44-94ea-35b0-9af3-29ce3c4c088c&quot;,&quot;itemData&quot;:{&quot;type&quot;:&quot;article-journal&quot;,&quot;id&quot;:&quot;0c58fe44-94ea-35b0-9af3-29ce3c4c088c&quot;,&quot;title&quot;:&quot;Consistency Models&quot;,&quot;author&quot;:[{&quot;family&quot;:&quot;Song&quot;,&quot;given&quot;:&quot;Yang&quot;,&quot;parse-names&quot;:false,&quot;dropping-particle&quot;:&quot;&quot;,&quot;non-dropping-particle&quot;:&quot;&quot;},{&quot;family&quot;:&quot;Dhariwal&quot;,&quot;given&quot;:&quot;Prafulla&quot;,&quot;parse-names&quot;:false,&quot;dropping-particle&quot;:&quot;&quot;,&quot;non-dropping-particle&quot;:&quot;&quot;},{&quot;family&quot;:&quot;Chen&quot;,&quot;given&quot;:&quot;Mark&quot;,&quot;parse-names&quot;:false,&quot;dropping-particle&quot;:&quot;&quot;,&quot;non-dropping-particle&quot;:&quot;&quot;},{&quot;family&quot;:&quot;Sutskever&quot;,&quot;given&quot;:&quot;Ilya&quot;,&quot;parse-names&quot;:false,&quot;dropping-particle&quot;:&quot;&quot;,&quot;non-dropping-particle&quot;:&quot;&quot;}],&quot;URL&quot;:&quot;http://arxiv.org/abs/2303.01469&quot;,&quot;issued&quot;:{&quot;date-parts&quot;:[[2023,3,2]]},&quot;abstract&quot;:&quot;Diffusion models have significantly advanced the fields of image, audio, and video generation, but they depend on an iterative sampling process that causes slow generation. To overcome this limitation, we propose consistency models, a new family of models that generate high quality samples by directly mapping noise to data. They support fast one-step generation by design, while still allowing multistep sampling to trade compute for sample quality. They also support zero-shot data editing, such as image inpainting, colorization, and super-resolution, without requiring explicit training on these tasks. Consistency models can be trained either by distilling pre-trained diffusion models, or as standalone generative models altogether. Through extensive experiments, we demonstrate that they outperform existing distillation techniques for diffusion models in one- and few-step sampling, achieving the new state-of-the-art FID of 3.55 on CIFAR-10 and 6.20 on ImageNet 64x64 for one-step generation. When trained in isolation, consistency models become a new family of generative models that can outperform existing one-step, non-adversarial generative models on standard benchmarks such as CIFAR-10, ImageNet 64x64 and LSUN 256x256.&quot;,&quot;container-title-short&quot;:&quot;&quot;},&quot;isTemporary&quot;:false}]},{&quot;citationID&quot;:&quot;MENDELEY_CITATION_07aec141-4730-45b8-b92d-bb6befc24216&quot;,&quot;properties&quot;:{&quot;noteIndex&quot;:0},&quot;isEdited&quot;:false,&quot;manualOverride&quot;:{&quot;isManuallyOverridden&quot;:false,&quot;citeprocText&quot;:&quot;[63]&quot;,&quot;manualOverrideText&quot;:&quot;&quot;},&quot;citationTag&quot;:&quot;MENDELEY_CITATION_v3_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&quot;,&quot;citationItems&quot;:[{&quot;id&quot;:&quot;0d44fa6a-dac0-3207-b178-611d3b08d2d0&quot;,&quot;itemData&quot;:{&quot;type&quot;:&quot;article-journal&quot;,&quot;id&quot;:&quot;0d44fa6a-dac0-3207-b178-611d3b08d2d0&quot;,&quot;title&quot;:&quot;Boosting Continuous Control with Consistency Policy&quot;,&quot;author&quot;:[{&quot;family&quot;:&quot;Chen&quot;,&quot;given&quot;:&quot;Yuhui&quot;,&quot;parse-names&quot;:false,&quot;dropping-particle&quot;:&quot;&quot;,&quot;non-dropping-particle&quot;:&quot;&quot;},{&quot;family&quot;:&quot;Li&quot;,&quot;given&quot;:&quot;Haoran&quot;,&quot;parse-names&quot;:false,&quot;dropping-particle&quot;:&quot;&quot;,&quot;non-dropping-particle&quot;:&quot;&quot;},{&quot;family&quot;:&quot;Zhao&quot;,&quot;given&quot;:&quot;Dongbin&quot;,&quot;parse-names&quot;:false,&quot;dropping-particle&quot;:&quot;&quot;,&quot;non-dropping-particle&quot;:&quot;&quot;}],&quot;URL&quot;:&quot;http://arxiv.org/abs/2310.06343&quot;,&quot;issued&quot;:{&quot;date-parts&quot;:[[2023,10,10]]},&quot;abstract&quot;:&quot;Due to its training stability and strong expression, the diffusion model has attracted considerable attention in offline reinforcement learning. However, several challenges have also come with it: 1) The demand for a large number of diffusion steps makes the diffusion-model-based methods time inefficient and limits their applications in real-time control; 2) How to achieve policy improvement with accurate guidance for diffusion model-based policy is still an open problem. Inspired by the consistency model, we propose a novel time-efficiency method named Consistency Policy with Q-Learning (CPQL), which derives action from noise by a single step. By establishing a mapping from the reverse diffusion trajectories to the desired policy, we simultaneously address the issues of time efficiency and inaccurate guidance when updating diffusion model-based policy with the learned Q-function. We demonstrate that CPQL can achieve policy improvement with accurate guidance for offline reinforcement learning, and can be seamlessly extended for online RL tasks. Experimental results indicate that CPQL achieves new state-of-the-art performance on 11 offline and 21 online tasks, significantly improving inference speed by nearly 45 times compared to Diffusion-QL. We will release our code later.&quot;,&quot;container-title-short&quot;:&quot;&quot;},&quot;isTemporary&quot;:false}]},{&quot;citationID&quot;:&quot;MENDELEY_CITATION_02ab5b08-4f6f-4bad-a3ed-a46795126c18&quot;,&quot;properties&quot;:{&quot;noteIndex&quot;:0},&quot;isEdited&quot;:false,&quot;manualOverride&quot;:{&quot;isManuallyOverridden&quot;:false,&quot;citeprocText&quot;:&quot;[64]&quot;,&quot;manualOverrideText&quot;:&quot;&quot;},&quot;citationTag&quot;:&quot;MENDELEY_CITATION_v3_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&quot;,&quot;citationItems&quot;:[{&quot;id&quot;:&quot;43743b69-bb3d-39c2-8caa-21f286249e24&quot;,&quot;itemData&quot;:{&quot;type&quot;:&quot;article-journal&quot;,&quot;id&quot;:&quot;43743b69-bb3d-39c2-8caa-21f286249e24&quot;,&quot;title&quot;:&quot;Planning with Diffusion for Flexible Behavior Synthesis&quot;,&quot;author&quot;:[{&quot;family&quot;:&quot;Janner&quot;,&quot;given&quot;:&quot;Michael&quot;,&quot;parse-names&quot;:false,&quot;dropping-particle&quot;:&quot;&quot;,&quot;non-dropping-particle&quot;:&quot;&quot;},{&quot;family&quot;:&quot;Du&quot;,&quot;given&quot;:&quot;Yilun&quot;,&quot;parse-names&quot;:false,&quot;dropping-particle&quot;:&quot;&quot;,&quot;non-dropping-particle&quot;:&quot;&quot;},{&quot;family&quot;:&quot;Tenenbaum&quot;,&quot;given&quot;:&quot;Joshua B.&quot;,&quot;parse-names&quot;:false,&quot;dropping-particle&quot;:&quot;&quot;,&quot;non-dropping-particle&quot;:&quot;&quot;},{&quot;family&quot;:&quot;Levine&quot;,&quot;given&quot;:&quot;Sergey&quot;,&quot;parse-names&quot;:false,&quot;dropping-particle&quot;:&quot;&quot;,&quot;non-dropping-particle&quot;:&quot;&quot;}],&quot;URL&quot;:&quot;http://arxiv.org/abs/2205.09991&quot;,&quot;issued&quot;:{&quot;date-parts&quot;:[[2022,5,20]]},&quot;abstract&quot;:&quot;Model-based reinforcement learning methods often use learning only for the purpose of estimating an approximate dynamics model, offloading the rest of the decision-making work to classical trajectory optimizers. While conceptually simple, this combination has a number of empirical shortcomings, suggesting that learned models may not be well-suited to standard trajectory optimization. In this paper, we consider what it would look like to fold as much of the trajectory optimization pipeline as possible into the modeling problem, such that sampling from the model and planning with it become nearly identical. The core of our technical approach lies in a diffusion probabilistic model that plans by iteratively denoising trajectories. We show how classifier-guided sampling and image inpainting can be reinterpreted as coherent planning strategies, explore the unusual and useful properties of diffusion-based planning methods, and demonstrate the effectiveness of our framework in control settings that emphasize long-horizon decision-making and test-time flexibility.&quot;,&quot;container-title-short&quot;:&quot;&quot;},&quot;isTemporary&quot;:false}]},{&quot;citationID&quot;:&quot;MENDELEY_CITATION_cea93f4d-7692-4edf-ba00-f33a22d51705&quot;,&quot;properties&quot;:{&quot;noteIndex&quot;:0},&quot;isEdited&quot;:false,&quot;manualOverride&quot;:{&quot;isManuallyOverridden&quot;:false,&quot;citeprocText&quot;:&quot;[64]&quot;,&quot;manualOverrideText&quot;:&quot;&quot;},&quot;citationTag&quot;:&quot;MENDELEY_CITATION_v3_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&quot;,&quot;citationItems&quot;:[{&quot;id&quot;:&quot;43743b69-bb3d-39c2-8caa-21f286249e24&quot;,&quot;itemData&quot;:{&quot;type&quot;:&quot;article-journal&quot;,&quot;id&quot;:&quot;43743b69-bb3d-39c2-8caa-21f286249e24&quot;,&quot;title&quot;:&quot;Planning with Diffusion for Flexible Behavior Synthesis&quot;,&quot;author&quot;:[{&quot;family&quot;:&quot;Janner&quot;,&quot;given&quot;:&quot;Michael&quot;,&quot;parse-names&quot;:false,&quot;dropping-particle&quot;:&quot;&quot;,&quot;non-dropping-particle&quot;:&quot;&quot;},{&quot;family&quot;:&quot;Du&quot;,&quot;given&quot;:&quot;Yilun&quot;,&quot;parse-names&quot;:false,&quot;dropping-particle&quot;:&quot;&quot;,&quot;non-dropping-particle&quot;:&quot;&quot;},{&quot;family&quot;:&quot;Tenenbaum&quot;,&quot;given&quot;:&quot;Joshua B.&quot;,&quot;parse-names&quot;:false,&quot;dropping-particle&quot;:&quot;&quot;,&quot;non-dropping-particle&quot;:&quot;&quot;},{&quot;family&quot;:&quot;Levine&quot;,&quot;given&quot;:&quot;Sergey&quot;,&quot;parse-names&quot;:false,&quot;dropping-particle&quot;:&quot;&quot;,&quot;non-dropping-particle&quot;:&quot;&quot;}],&quot;URL&quot;:&quot;http://arxiv.org/abs/2205.09991&quot;,&quot;issued&quot;:{&quot;date-parts&quot;:[[2022,5,20]]},&quot;abstract&quot;:&quot;Model-based reinforcement learning methods often use learning only for the purpose of estimating an approximate dynamics model, offloading the rest of the decision-making work to classical trajectory optimizers. While conceptually simple, this combination has a number of empirical shortcomings, suggesting that learned models may not be well-suited to standard trajectory optimization. In this paper, we consider what it would look like to fold as much of the trajectory optimization pipeline as possible into the modeling problem, such that sampling from the model and planning with it become nearly identical. The core of our technical approach lies in a diffusion probabilistic model that plans by iteratively denoising trajectories. We show how classifier-guided sampling and image inpainting can be reinterpreted as coherent planning strategies, explore the unusual and useful properties of diffusion-based planning methods, and demonstrate the effectiveness of our framework in control settings that emphasize long-horizon decision-making and test-time flexibility.&quot;,&quot;container-title-short&quot;:&quot;&quot;},&quot;isTemporary&quot;:false}]},{&quot;citationID&quot;:&quot;MENDELEY_CITATION_6e5f99c4-931b-4b0d-b76d-0953f3f87604&quot;,&quot;properties&quot;:{&quot;noteIndex&quot;:0},&quot;isEdited&quot;:false,&quot;manualOverride&quot;:{&quot;isManuallyOverridden&quot;:false,&quot;citeprocText&quot;:&quot;[65]&quot;,&quot;manualOverrideText&quot;:&quot;&quot;},&quot;citationTag&quot;:&quot;MENDELEY_CITATION_v3_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&quot;,&quot;citationItems&quot;:[{&quot;id&quot;:&quot;9f56221c-d19b-3a6f-8174-31ae4d2c734c&quot;,&quot;itemData&quot;:{&quot;type&quot;:&quot;article-journal&quot;,&quot;id&quot;:&quot;9f56221c-d19b-3a6f-8174-31ae4d2c734c&quot;,&quot;title&quot;:&quot;Safe Offline Reinforcement Learning with Real-Time Budget Constraints&quot;,&quot;author&quot;:[{&quot;family&quot;:&quot;Lin&quot;,&quot;given&quot;:&quot;Qian&quot;,&quot;parse-names&quot;:false,&quot;dropping-particle&quot;:&quot;&quot;,&quot;non-dropping-particle&quot;:&quot;&quot;},{&quot;family&quot;:&quot;Tang&quot;,&quot;given&quot;:&quot;Bo&quot;,&quot;parse-names&quot;:false,&quot;dropping-particle&quot;:&quot;&quot;,&quot;non-dropping-particle&quot;:&quot;&quot;},{&quot;family&quot;:&quot;Wu&quot;,&quot;given&quot;:&quot;Zifan&quot;,&quot;parse-names&quot;:false,&quot;dropping-particle&quot;:&quot;&quot;,&quot;non-dropping-particle&quot;:&quot;&quot;},{&quot;family&quot;:&quot;Yu&quot;,&quot;given&quot;:&quot;Chao&quot;,&quot;parse-names&quot;:false,&quot;dropping-particle&quot;:&quot;&quot;,&quot;non-dropping-particle&quot;:&quot;&quot;},{&quot;family&quot;:&quot;Mao&quot;,&quot;given&quot;:&quot;Shangqin&quot;,&quot;parse-names&quot;:false,&quot;dropping-particle&quot;:&quot;&quot;,&quot;non-dropping-particle&quot;:&quot;&quot;},{&quot;family&quot;:&quot;Xie&quot;,&quot;given&quot;:&quot;Qianlong&quot;,&quot;parse-names&quot;:false,&quot;dropping-particle&quot;:&quot;&quot;,&quot;non-dropping-particle&quot;:&quot;&quot;},{&quot;family&quot;:&quot;Wang&quot;,&quot;given&quot;:&quot;Xingxing&quot;,&quot;parse-names&quot;:false,&quot;dropping-particle&quot;:&quot;&quot;,&quot;non-dropping-particle&quot;:&quot;&quot;},{&quot;family&quot;:&quot;Wang&quot;,&quot;given&quot;:&quot;Dong&quot;,&quot;parse-names&quot;:false,&quot;dropping-particle&quot;:&quot;&quot;,&quot;non-dropping-particle&quot;:&quot;&quot;}],&quot;URL&quot;:&quot;http://arxiv.org/abs/2306.00603&quot;,&quot;issued&quot;:{&quot;date-parts&quot;:[[2023,6,1]]},&quot;abstract&quot;:&quot;Aiming at promoting the safe real-world deployment of Reinforcement Learning (RL), research on safe RL has made significant progress in recent years. However, most existing works in the literature still focus on the online setting where risky violations of the safety budget are likely to be incurred during training. Besides, in many real-world applications, the learned policy is required to respond to dynamically determined safety budgets (i.e., constraint threshold) in real time. In this paper, we target at the above real-time budget constraint problem under the offline setting, and propose Trajectory-based REal-time Budget Inference (TREBI) as a novel solution that models this problem from the perspective of trajectory distribution and solves it through diffusion model planning. Theoretically, we prove an error bound of the estimation on the episodic reward and cost under the offline setting and thus provide a performance guarantee for TREBI. Empirical results on a wide range of simulation tasks and a real-world large-scale advertising application demonstrate the capability of TREBI in solving real-time budget constraint problems under offline settings.&quot;,&quot;container-title-short&quot;:&quot;&quot;},&quot;isTemporary&quot;:false}]},{&quot;citationID&quot;:&quot;MENDELEY_CITATION_8452a5d9-0ed1-45c5-b25d-5726656da79d&quot;,&quot;properties&quot;:{&quot;noteIndex&quot;:0},&quot;isEdited&quot;:false,&quot;manualOverride&quot;:{&quot;isManuallyOverridden&quot;:false,&quot;citeprocText&quot;:&quot;[66]&quot;,&quot;manualOverrideText&quot;:&quot;&quot;},&quot;citationTag&quot;:&quot;MENDELEY_CITATION_v3_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&quot;,&quot;citationItems&quot;:[{&quot;id&quot;:&quot;10b0bd28-deae-3f22-a91a-3cbc4b7712c5&quot;,&quot;itemData&quot;:{&quot;type&quot;:&quot;article-journal&quot;,&quot;id&quot;:&quot;10b0bd28-deae-3f22-a91a-3cbc4b7712c5&quot;,&quot;title&quot;:&quot;Is Conditional Generative Modeling all you need for Decision-Making?&quot;,&quot;author&quot;:[{&quot;family&quot;:&quot;Ajay&quot;,&quot;given&quot;:&quot;Anurag&quot;,&quot;parse-names&quot;:false,&quot;dropping-particle&quot;:&quot;&quot;,&quot;non-dropping-particle&quot;:&quot;&quot;},{&quot;family&quot;:&quot;Du&quot;,&quot;given&quot;:&quot;Yilun&quot;,&quot;parse-names&quot;:false,&quot;dropping-particle&quot;:&quot;&quot;,&quot;non-dropping-particle&quot;:&quot;&quot;},{&quot;family&quot;:&quot;Gupta&quot;,&quot;given&quot;:&quot;Abhi&quot;,&quot;parse-names&quot;:false,&quot;dropping-particle&quot;:&quot;&quot;,&quot;non-dropping-particle&quot;:&quot;&quot;},{&quot;family&quot;:&quot;Tenenbaum&quot;,&quot;given&quot;:&quot;Joshua&quot;,&quot;parse-names&quot;:false,&quot;dropping-particle&quot;:&quot;&quot;,&quot;non-dropping-particle&quot;:&quot;&quot;},{&quot;family&quot;:&quot;Jaakkola&quot;,&quot;given&quot;:&quot;Tommi&quot;,&quot;parse-names&quot;:false,&quot;dropping-particle&quot;:&quot;&quot;,&quot;non-dropping-particle&quot;:&quot;&quot;},{&quot;family&quot;:&quot;Agrawal&quot;,&quot;given&quot;:&quot;Pulkit&quot;,&quot;parse-names&quot;:false,&quot;dropping-particle&quot;:&quot;&quot;,&quot;non-dropping-particle&quot;:&quot;&quot;}],&quot;URL&quot;:&quot;http://arxiv.org/abs/2211.15657&quot;,&quot;issued&quot;:{&quot;date-parts&quot;:[[2022,11,28]]},&quot;abstract&quot;:&quot;Recent improvements in conditional generative modeling have made it possible to generate high-quality images from language descriptions alone. We investigate whether these methods can directly address the problem of sequential decision-making. We view decision-making not through the lens of reinforcement learning (RL), but rather through conditional generative modeling. To our surprise, we find that our formulation leads to policies that can outperform existing offline RL approaches across standard benchmarks. By modeling a policy as a return-conditional diffusion model, we illustrate how we may circumvent the need for dynamic programming and subsequently eliminate many of the complexities that come with traditional offline RL. We further demonstrate the advantages of modeling policies as conditional diffusion models by considering two other conditioning variables: constraints and skills. Conditioning on a single constraint or skill during training leads to behaviors at test-time that can satisfy several constraints together or demonstrate a composition of skills. Our results illustrate that conditional generative modeling is a powerful tool for decision-making.&quot;,&quot;container-title-short&quot;:&quot;&quot;},&quot;isTemporary&quot;:false}]},{&quot;citationID&quot;:&quot;MENDELEY_CITATION_dbed83a6-4ce8-49a5-a96f-6957ac6dec39&quot;,&quot;properties&quot;:{&quot;noteIndex&quot;:0},&quot;isEdited&quot;:false,&quot;manualOverride&quot;:{&quot;isManuallyOverridden&quot;:false,&quot;citeprocText&quot;:&quot;[67]&quot;,&quot;manualOverrideText&quot;:&quot;&quot;},&quot;citationTag&quot;:&quot;MENDELEY_CITATION_v3_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&quot;,&quot;citationItems&quot;:[{&quot;id&quot;:&quot;231a46dd-7056-3c58-9206-8f88be1b09ab&quot;,&quot;itemData&quot;:{&quot;type&quot;:&quot;article-journal&quot;,&quot;id&quot;:&quot;231a46dd-7056-3c58-9206-8f88be1b09ab&quot;,&quot;title&quot;:&quot;Efficient Planning with Latent Diffusion&quot;,&quot;author&quot;:[{&quot;family&quot;:&quot;Li&quot;,&quot;given&quot;:&quot;Wenhao&quot;,&quot;parse-names&quot;:false,&quot;dropping-particle&quot;:&quot;&quot;,&quot;non-dropping-particle&quot;:&quot;&quot;}],&quot;URL&quot;:&quot;http://arxiv.org/abs/2310.00311&quot;,&quot;issued&quot;:{&quot;date-parts&quot;:[[2023,9,30]]},&quot;abstract&quot;:&quot;Temporal abstraction and efficient planning pose significant challenges in offline reinforcement learning, mainly when dealing with domains that involve temporally extended tasks and delayed sparse rewards. Existing methods typically plan in the raw action space and can be inefficient and inflexible. Latent action spaces offer a more flexible paradigm, capturing only possible actions within the behavior policy support and decoupling the temporal structure between planning and modeling. However, current latent-action-based methods are limited to discrete spaces and require expensive planning. This paper presents a unified framework for continuous latent action space representation learning and planning by leveraging latent, score-based diffusion models. We establish the theoretical equivalence between planning in the latent action space and energy-guided sampling with a pretrained diffusion model and incorporate a novel sequence-level exact sampling method. Our proposed method, $\\texttt{LatentDiffuser}$, demonstrates competitive performance on low-dimensional locomotion control tasks and surpasses existing methods in higher-dimensional tasks.&quot;,&quot;container-title-short&quot;:&quot;&quot;},&quot;isTemporary&quot;:false}]},{&quot;citationID&quot;:&quot;MENDELEY_CITATION_d2e9e9de-8c5e-4d2b-81d1-09ea2304607b&quot;,&quot;properties&quot;:{&quot;noteIndex&quot;:0},&quot;isEdited&quot;:false,&quot;manualOverride&quot;:{&quot;isManuallyOverridden&quot;:false,&quot;citeprocText&quot;:&quot;[68]&quot;,&quot;manualOverrideText&quot;:&quot;&quot;},&quot;citationTag&quot;:&quot;MENDELEY_CITATION_v3_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&quot;,&quot;citationItems&quot;:[{&quot;id&quot;:&quot;f6769d67-3020-3e39-9ae7-014c190b774a&quot;,&quot;itemData&quot;:{&quot;type&quot;:&quot;article-journal&quot;,&quot;id&quot;:&quot;f6769d67-3020-3e39-9ae7-014c190b774a&quot;,&quot;title&quot;:&quot;Policy Representation via Diffusion Probability Model for Reinforcement Learning&quot;,&quot;author&quot;:[{&quot;family&quot;:&quot;Yang&quot;,&quot;given&quot;:&quot;Long&quot;,&quot;parse-names&quot;:false,&quot;dropping-particle&quot;:&quot;&quot;,&quot;non-dropping-particle&quot;:&quot;&quot;},{&quot;family&quot;:&quot;Huang&quot;,&quot;given&quot;:&quot;Zhixiong&quot;,&quot;parse-names&quot;:false,&quot;dropping-particle&quot;:&quot;&quot;,&quot;non-dropping-particle&quot;:&quot;&quot;},{&quot;family&quot;:&quot;Lei&quot;,&quot;given&quot;:&quot;Fenghao&quot;,&quot;parse-names&quot;:false,&quot;dropping-particle&quot;:&quot;&quot;,&quot;non-dropping-particle&quot;:&quot;&quot;},{&quot;family&quot;:&quot;Zhong&quot;,&quot;given&quot;:&quot;Yucun&quot;,&quot;parse-names&quot;:false,&quot;dropping-particle&quot;:&quot;&quot;,&quot;non-dropping-particle&quot;:&quot;&quot;},{&quot;family&quot;:&quot;Yang&quot;,&quot;given&quot;:&quot;Yiming&quot;,&quot;parse-names&quot;:false,&quot;dropping-particle&quot;:&quot;&quot;,&quot;non-dropping-particle&quot;:&quot;&quot;},{&quot;family&quot;:&quot;Fang&quot;,&quot;given&quot;:&quot;Cong&quot;,&quot;parse-names&quot;:false,&quot;dropping-particle&quot;:&quot;&quot;,&quot;non-dropping-particle&quot;:&quot;&quot;},{&quot;family&quot;:&quot;Wen&quot;,&quot;given&quot;:&quot;Shiting&quot;,&quot;parse-names&quot;:false,&quot;dropping-particle&quot;:&quot;&quot;,&quot;non-dropping-particle&quot;:&quot;&quot;},{&quot;family&quot;:&quot;Zhou&quot;,&quot;given&quot;:&quot;Binbin&quot;,&quot;parse-names&quot;:false,&quot;dropping-particle&quot;:&quot;&quot;,&quot;non-dropping-particle&quot;:&quot;&quot;},{&quot;family&quot;:&quot;Lin&quot;,&quot;given&quot;:&quot;Zhouchen&quot;,&quot;parse-names&quot;:false,&quot;dropping-particle&quot;:&quot;&quot;,&quot;non-dropping-particle&quot;:&quot;&quot;}],&quot;URL&quot;:&quot;http://arxiv.org/abs/2305.13122&quot;,&quot;issued&quot;:{&quot;date-parts&quot;:[[2023,5,22]]},&quot;abstract&quot;:&quot;Popular reinforcement learning (RL) algorithms tend to produce a unimodal policy distribution, which weakens the expressiveness of complicated policy and decays the ability of exploration. The diffusion probability model is powerful to learn complicated multimodal distributions, which has shown promising and potential applications to RL. In this paper, we formally build a theoretical foundation of policy representation via the diffusion probability model and provide practical implementations of diffusion policy for online model-free RL. Concretely, we character diffusion policy as a stochastic process, which is a new approach to representing a policy. Then we present a convergence guarantee for diffusion policy, which provides a theory to understand the multimodality of diffusion policy. Furthermore, we propose the DIPO which is an implementation for model-free online RL with DIffusion POlicy. To the best of our knowledge, DIPO is the first algorithm to solve model-free online RL problems with the diffusion model. Finally, extensive empirical results show the effectiveness and superiority of DIPO on the standard continuous control Mujoco benchmark.&quot;,&quot;container-title-short&quot;:&quot;&quot;},&quot;isTemporary&quot;:false}]},{&quot;citationID&quot;:&quot;MENDELEY_CITATION_2b58488f-d41c-4400-b0d0-014f69943844&quot;,&quot;properties&quot;:{&quot;noteIndex&quot;:0},&quot;isEdited&quot;:false,&quot;manualOverride&quot;:{&quot;isManuallyOverridden&quot;:false,&quot;citeprocText&quot;:&quot;[69]&quot;,&quot;manualOverrideText&quot;:&quot;&quot;},&quot;citationTag&quot;:&quot;MENDELEY_CITATION_v3_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&quot;,&quot;citationItems&quot;:[{&quot;id&quot;:&quot;9b82eb01-1e36-30f3-8abb-022597766255&quot;,&quot;itemData&quot;:{&quot;type&quot;:&quot;article-journal&quot;,&quot;id&quot;:&quot;9b82eb01-1e36-30f3-8abb-022597766255&quot;,&quot;title&quot;:&quot;Learning a Diffusion Model Policy from Rewards via Q-Score Matching&quot;,&quot;author&quot;:[{&quot;family&quot;:&quot;Psenka&quot;,&quot;given&quot;:&quot;Michael&quot;,&quot;parse-names&quot;:false,&quot;dropping-particle&quot;:&quot;&quot;,&quot;non-dropping-particle&quot;:&quot;&quot;},{&quot;family&quot;:&quot;Escontrela&quot;,&quot;given&quot;:&quot;Alejandro&quot;,&quot;parse-names&quot;:false,&quot;dropping-particle&quot;:&quot;&quot;,&quot;non-dropping-particle&quot;:&quot;&quot;},{&quot;family&quot;:&quot;Abbeel&quot;,&quot;given&quot;:&quot;Pieter&quot;,&quot;parse-names&quot;:false,&quot;dropping-particle&quot;:&quot;&quot;,&quot;non-dropping-particle&quot;:&quot;&quot;},{&quot;family&quot;:&quot;Ma&quot;,&quot;given&quot;:&quot;Yi&quot;,&quot;parse-names&quot;:false,&quot;dropping-particle&quot;:&quot;&quot;,&quot;non-dropping-particle&quot;:&quot;&quot;}],&quot;URL&quot;:&quot;http://arxiv.org/abs/2312.11752&quot;,&quot;issued&quot;:{&quot;date-parts&quot;:[[2023,12,18]]},&quot;abstract&quot;:&quot;Diffusion models have become a popular choice for representing actor policies in behavior cloning and offline reinforcement learning. This is due to their natural ability to optimize an expressive class of distributions over a continuous space. However, previous works fail to exploit the score-based structure of diffusion models, and instead utilize a simple behavior cloning term to train the actor, limiting their ability in the actor-critic setting. In this paper, we present a theoretical framework linking the structure of diffusion model policies to a learned Q-function, by linking the structure between the score of the policy to the action gradient of the Q-function. We focus on off-policy reinforcement learning and propose a new policy update method from this theory, which we denote Q-score matching. Notably, this algorithm only needs to differentiate through the denoising model rather than the entire diffusion model evaluation, and converged policies through Q-score matching are implicitly multi-modal and explorative in continuous domains. We conduct experiments in simulated environments to demonstrate the viability of our proposed method and compare to popular baselines. Source code is available from the project website: https://michaelpsenka.io/qsm.&quot;,&quot;container-title-short&quot;:&quot;&quot;},&quot;isTemporary&quot;:false}]},{&quot;citationID&quot;:&quot;MENDELEY_CITATION_288df6bd-35e7-4d00-a47e-271b70733581&quot;,&quot;properties&quot;:{&quot;noteIndex&quot;:0},&quot;isEdited&quot;:false,&quot;manualOverride&quot;:{&quot;isManuallyOverridden&quot;:false,&quot;citeprocText&quot;:&quot;[70]&quot;,&quot;manualOverrideText&quot;:&quot;&quot;},&quot;citationTag&quot;:&quot;MENDELEY_CITATION_v3_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&quot;,&quot;citationItems&quot;:[{&quot;id&quot;:&quot;82419109-8c1f-3a7c-b051-3d0fd9e4fcf5&quot;,&quot;itemData&quot;:{&quot;type&quot;:&quot;article-journal&quot;,&quot;id&quot;:&quot;82419109-8c1f-3a7c-b051-3d0fd9e4fcf5&quot;,&quot;title&quot;:&quot;Diffusion-based Reinforcement Learning via Q-weighted Variational Policy Optimization&quot;,&quot;author&quot;:[{&quot;family&quot;:&quot;Ding&quot;,&quot;given&quot;:&quot;Shutong&quot;,&quot;parse-names&quot;:false,&quot;dropping-particle&quot;:&quot;&quot;,&quot;non-dropping-particle&quot;:&quot;&quot;},{&quot;family&quot;:&quot;Hu&quot;,&quot;given&quot;:&quot;Ke&quot;,&quot;parse-names&quot;:false,&quot;dropping-particle&quot;:&quot;&quot;,&quot;non-dropping-particle&quot;:&quot;&quot;},{&quot;family&quot;:&quot;Zhang&quot;,&quot;given&quot;:&quot;Zhenhao&quot;,&quot;parse-names&quot;:false,&quot;dropping-particle&quot;:&quot;&quot;,&quot;non-dropping-particle&quot;:&quot;&quot;},{&quot;family&quot;:&quot;Ren&quot;,&quot;given&quot;:&quot;Kan&quot;,&quot;parse-names&quot;:false,&quot;dropping-particle&quot;:&quot;&quot;,&quot;non-dropping-particle&quot;:&quot;&quot;},{&quot;family&quot;:&quot;Zhang&quot;,&quot;given&quot;:&quot;Weinan&quot;,&quot;parse-names&quot;:false,&quot;dropping-particle&quot;:&quot;&quot;,&quot;non-dropping-particle&quot;:&quot;&quot;},{&quot;family&quot;:&quot;Yu&quot;,&quot;given&quot;:&quot;Jingyi&quot;,&quot;parse-names&quot;:false,&quot;dropping-particle&quot;:&quot;&quot;,&quot;non-dropping-particle&quot;:&quot;&quot;},{&quot;family&quot;:&quot;Wang&quot;,&quot;given&quot;:&quot;Jingya&quot;,&quot;parse-names&quot;:false,&quot;dropping-particle&quot;:&quot;&quot;,&quot;non-dropping-particle&quot;:&quot;&quot;},{&quot;family&quot;:&quot;Shi&quot;,&quot;given&quot;:&quot;Ye&quot;,&quot;parse-names&quot;:false,&quot;dropping-particle&quot;:&quot;&quot;,&quot;non-dropping-particle&quot;:&quot;&quot;}],&quot;URL&quot;:&quot;http://arxiv.org/abs/2405.16173&quot;,&quot;issued&quot;:{&quot;date-parts&quot;:[[2024,5,25]]},&quot;abstract&quot;:&quot;Diffusion models have garnered widespread attention in Reinforcement Learning (RL) for their powerful expressiveness and multimodality. It has been verified that utilizing diffusion policies can significantly improve the performance of RL algorithms in continuous control tasks by overcoming the limitations of unimodal policies, such as Gaussian policies, and providing the agent with enhanced exploration capabilities. However, existing works mainly focus on the application of diffusion policies in offline RL, while their incorporation into online RL is less investigated. The training objective of the diffusion model, known as the variational lower bound, cannot be optimized directly in online RL due to the unavailability of 'good' actions. This leads to difficulties in conducting diffusion policy improvement. To overcome this, we propose a novel model-free diffusion-based online RL algorithm, Q-weighted Variational Policy Optimization (QVPO). Specifically, we introduce the Q-weighted variational loss, which can be proved to be a tight lower bound of the policy objective in online RL under certain conditions. To fulfill these conditions, the Q-weight transformation functions are introduced for general scenarios. Additionally, to further enhance the exploration capability of the diffusion policy, we design a special entropy regularization term. We also develop an efficient behavior policy to enhance sample efficiency by reducing the variance of the diffusion policy during online interactions. Consequently, the QVPO algorithm leverages the exploration capabilities and multimodality of diffusion policies, preventing the RL agent from converging to a sub-optimal policy. To verify the effectiveness of QVPO, we conduct comprehensive experiments on MuJoCo benchmarks. The final results demonstrate that QVPO achieves state-of-the-art performance on both cumulative reward and sample efficiency.&quot;,&quot;container-title-short&quot;:&quot;&quot;},&quot;isTemporary&quot;:false}]},{&quot;citationID&quot;:&quot;MENDELEY_CITATION_e75b3073-1765-48d3-82d2-c94687384919&quot;,&quot;properties&quot;:{&quot;noteIndex&quot;:0},&quot;isEdited&quot;:false,&quot;manualOverride&quot;:{&quot;isManuallyOverridden&quot;:false,&quot;citeprocText&quot;:&quot;[43]&quot;,&quot;manualOverrideText&quot;:&quot;&quot;},&quot;citationTag&quot;:&quot;MENDELEY_CITATION_v3_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&quot;,&quot;citationItems&quot;:[{&quot;id&quot;:&quot;e87fdacd-48af-38bd-9a21-e503390f8a2e&quot;,&quot;itemData&quot;:{&quot;type&quot;:&quot;paper-conference&quot;,&quot;id&quot;:&quot;e87fdacd-48af-38bd-9a21-e503390f8a2e&quot;,&quot;title&quot;:&quot;Deep Unsupervised Learning using Nonequilibrium Thermodynamics&quot;,&quot;author&quot;:[{&quot;family&quot;:&quot;Sohl-Dickstein&quot;,&quot;given&quot;:&quot;Jascha&quot;,&quot;parse-names&quot;:false,&quot;dropping-particle&quot;:&quot;&quot;,&quot;non-dropping-particle&quot;:&quot;&quot;},{&quot;family&quot;:&quot;Weiss&quot;,&quot;given&quot;:&quot;Eric A.&quot;,&quot;parse-names&quot;:false,&quot;dropping-particle&quot;:&quot;&quot;,&quot;non-dropping-particle&quot;:&quot;&quot;},{&quot;family&quot;:&quot;Maheswaranathan&quot;,&quot;given&quot;:&quot;Niru&quot;,&quot;parse-names&quot;:false,&quot;dropping-particle&quot;:&quot;&quot;,&quot;non-dropping-particle&quot;:&quot;&quot;},{&quot;family&quot;:&quot;Ganguli&quot;,&quot;given&quot;:&quot;Surya&quot;,&quot;parse-names&quot;:false,&quot;dropping-particle&quot;:&quot;&quot;,&quot;non-dropping-particle&quot;:&quot;&quot;}],&quot;container-title&quot;:&quot;International conference on machine learning&quot;,&quot;accessed&quot;:{&quot;date-parts&quot;:[[2024,12,11]]},&quot;issued&quot;:{&quot;date-parts&quot;:[[2015,3,12]]},&quot;page&quot;:&quot;2256-2265&quot;,&quot;abstract&quot;:&quot;A central problem in machine learning involves modeling complex data-sets using highly flexible families of probability distributions in which learning, sampling, inference, and evaluation are still analytically or computationally tractable. Here, we develop an approach that simultaneously achieves both flexibility and tractability. The essential idea, inspired by non-equilibrium statistical physics, is to systematically and slowly destroy structure in a data distribution through an iterative forward diffusion process. We then learn a reverse diffusion process that restores structure in data, yielding a highly flexible and tractable generative model of the data. This approach allows us to rapidly learn, sample from, and evaluate probabilities in deep generative models with thousands of layers or time steps, as well as to compute conditional and posterior probabilities under the learned model. We additionally release an open source reference implementation of the algorithm.&quot;,&quot;container-title-short&quot;:&quot;&quot;},&quot;isTemporary&quot;:false}]},{&quot;citationID&quot;:&quot;MENDELEY_CITATION_c8dfaac8-58c1-4926-8a59-3c6ec5ff64d0&quot;,&quot;properties&quot;:{&quot;noteIndex&quot;:0},&quot;isEdited&quot;:false,&quot;manualOverride&quot;:{&quot;isManuallyOverridden&quot;:false,&quot;citeprocText&quot;:&quot;[44]&quot;,&quot;manualOverrideText&quot;:&quot;&quot;},&quot;citationTag&quot;:&quot;MENDELEY_CITATION_v3_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&quot;,&quot;citationItems&quot;:[{&quot;id&quot;:&quot;d13c7767-545b-37d2-a499-9d3b4e1477ec&quot;,&quot;itemData&quot;:{&quot;type&quot;:&quot;paper-conference&quot;,&quot;id&quot;:&quot;d13c7767-545b-37d2-a499-9d3b4e1477ec&quot;,&quot;title&quot;:&quot;Neural Ordinary Differential Equations&quot;,&quot;author&quot;:[{&quot;family&quot;:&quot;Chen&quot;,&quot;given&quot;:&quot;Ricky T. Q.&quot;,&quot;parse-names&quot;:false,&quot;dropping-particle&quot;:&quot;&quot;,&quot;non-dropping-particle&quot;:&quot;&quot;},{&quot;family&quot;:&quot;Rubanova&quot;,&quot;given&quot;:&quot;Yulia&quot;,&quot;parse-names&quot;:false,&quot;dropping-particle&quot;:&quot;&quot;,&quot;non-dropping-particle&quot;:&quot;&quot;},{&quot;family&quot;:&quot;Bettencourt&quot;,&quot;given&quot;:&quot;Jesse&quot;,&quot;parse-names&quot;:false,&quot;dropping-particle&quot;:&quot;&quot;,&quot;non-dropping-particle&quot;:&quot;&quot;},{&quot;family&quot;:&quot;Duvenaud&quot;,&quot;given&quot;:&quot;David&quot;,&quot;parse-names&quot;:false,&quot;dropping-particle&quot;:&quot;&quot;,&quot;non-dropping-particle&quot;:&quot;&quot;}],&quot;container-title&quot;:&quot;Neural Information Processing Systems&quot;,&quot;accessed&quot;:{&quot;date-parts&quot;:[[2024,12,11]]},&quot;issued&quot;:{&quot;date-parts&quot;:[[2018,6,19]]},&quot;abstract&quot;:&quot;We introduce a new family of deep neural network models. Instead of specifying a discrete sequence of hidden layers, we parameterize the derivative of the hidden state using a neural network. The output of the network is computed using a black-box differential equation solver. These continuous-depth models have constant memory cost, adapt their evaluation strategy to each input, and can explicitly trade numerical precision for speed. We demonstrate these properties in continuous-depth residual networks and continuous-time latent variable models. We also construct continuous normalizing flows, a generative model that can train by maximum likelihood, without partitioning or ordering the data dimensions. For training, we show how to scalably backpropagate through any ODE solver, without access to its internal operations. This allows end-to-end training of ODEs within larger models.&quot;,&quot;container-title-short&quot;:&quot;&quot;},&quot;isTemporary&quot;:false}]},{&quot;citationID&quot;:&quot;MENDELEY_CITATION_0ecc472d-bc44-4dbb-9300-19606f068cb5&quot;,&quot;properties&quot;:{&quot;noteIndex&quot;:0},&quot;isEdited&quot;:false,&quot;manualOverride&quot;:{&quot;isManuallyOverridden&quot;:false,&quot;citeprocText&quot;:&quot;[45]&quot;,&quot;manualOverrideText&quot;:&quot;&quot;},&quot;citationTag&quot;:&quot;MENDELEY_CITATION_v3_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&quot;,&quot;citationItems&quot;:[{&quot;id&quot;:&quot;c94c5767-e4cb-3977-90d3-d4c196c1f8f8&quot;,&quot;itemData&quot;:{&quot;type&quot;:&quot;paper-conference&quot;,&quot;id&quot;:&quot;c94c5767-e4cb-3977-90d3-d4c196c1f8f8&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Neural Information Processing Systems&quot;,&quot;ISSN&quot;:&quot;10495258&quot;,&quot;issued&quot;:{&quot;date-parts&quot;:[[2020]]},&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volume&quot;:&quot;2020-December&quot;,&quot;container-title-short&quot;:&quot;&quot;},&quot;isTemporary&quot;:false}]},{&quot;citationID&quot;:&quot;MENDELEY_CITATION_a652773c-9b36-42fe-aac8-a10f00c0daec&quot;,&quot;properties&quot;:{&quot;noteIndex&quot;:0},&quot;isEdited&quot;:false,&quot;manualOverride&quot;:{&quot;isManuallyOverridden&quot;:true,&quot;citeprocText&quot;:&quot;[71]&quot;,&quot;manualOverrideText&quot;:&quot;&quot;},&quot;citationTag&quot;:&quot;MENDELEY_CITATION_v3_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&quot;,&quot;citationItems&quot;:[{&quot;id&quot;:&quot;db4a6027-c1fc-3f7b-90d8-c067043f6fa6&quot;,&quot;itemData&quot;:{&quot;type&quot;:&quot;report&quot;,&quot;id&quot;:&quot;db4a6027-c1fc-3f7b-90d8-c067043f6fa6&quot;,&quot;title&quot;:&quot;Reduced Policy Optimization for Continuous Control with Hard Constraints&quot;,&quot;author&quot;:[{&quot;family&quot;:&quot;Ding&quot;,&quot;given&quot;:&quot;Shutong&quot;,&quot;parse-names&quot;:false,&quot;dropping-particle&quot;:&quot;&quot;,&quot;non-dropping-particle&quot;:&quot;&quot;},{&quot;family&quot;:&quot;Wang&quot;,&quot;given&quot;:&quot;Jingya&quot;,&quot;parse-names&quot;:false,&quot;dropping-particle&quot;:&quot;&quot;,&quot;non-dropping-particle&quot;:&quot;&quot;},{&quot;family&quot;:&quot;Du&quot;,&quot;given&quot;:&quot;Yali&quot;,&quot;parse-names&quot;:false,&quot;dropping-particle&quot;:&quot;&quot;,&quot;non-dropping-particle&quot;:&quot;&quot;},{&quot;family&quot;:&quot;Shi&quot;,&quot;given&quot;:&quot;Ye&quot;,&quot;parse-names&quot;:false,&quot;dropping-particle&quot;:&quot;&quot;,&quot;non-dropping-particle&quot;:&quot;&quot;}],&quot;abstract&quot;:&quot;Recent advances in constrained reinforcement learning (RL) have endowed reinforcement learning with certain safety guarantees. However, deploying existing constrained RL algorithms in continuous control tasks with general hard constraints remains challenging, particularly in those situations with non-convex hard constraints. Inspired by the generalized reduced gradient (GRG) algorithm, a classical constrained optimization technique, we propose a reduced policy optimization (RPO) algorithm that combines RL with GRG to address general hard constraints. RPO partitions actions into basic actions and nonbasic actions following the GRG method and output the basic actions via a policy network. Subsequently, RPO calculates the nonbasic actions by solving equations based on equality constraints using the obtained basic actions. The policy network is then updated by implicitly differentiating nonbasic actions with respect to basic actions. Additionally, we introduce an action projection procedure based on the reduced gradient and apply a modified Lagrangian relaxation technique to ensure inequality constraints are satisfied. To the best of our knowledge, RPO is the first attempt that introduces GRG to RL as a way of efficiently handling both equality and inequality hard constraints. It is worth noting that there is currently a lack of RL environments with complex hard constraints, which motivates us to develop three new benchmarks: two robotics manipulation tasks and a smart grid operation control task. With these benchmarks, RPO achieves better performance than previous constrained RL algorithms in terms of both cumulative reward and constraint violation. We believe RPO, along with the new benchmarks, will open up new opportunities for applying RL to real-world problems with complex constraint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C5B11A3-7E02-4CBB-887C-98653A65A6B4}">
  <we:reference id="wa200004996" version="1.0.0.0" store="zh-CN" storeType="OMEX"/>
  <we:alternateReferences>
    <we:reference id="wa200004996" version="1.0.0.0" store="zh-CN" storeType="OMEX"/>
  </we:alternateReferences>
  <we:properties>
    <we:property name="bibcitation-word-document-id" value="&quot;58063162-899c-4693-b3d0-d891d2215fc3&quot;"/>
    <we:property name="bibcitation-word-citation-list" value="{&quot;id&quot;:&quot;5618f58a-086b-4be5-9bbb-f57de93ca0ba&quot;,&quot;citation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D3E5C-E663-4729-B15C-C67CC8016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11022</TotalTime>
  <Pages>53</Pages>
  <Words>24780</Words>
  <Characters>37420</Characters>
  <Application>Microsoft Office Word</Application>
  <DocSecurity>0</DocSecurity>
  <Lines>984</Lines>
  <Paragraphs>434</Paragraphs>
  <ScaleCrop>false</ScaleCrop>
  <Company/>
  <LinksUpToDate>false</LinksUpToDate>
  <CharactersWithSpaces>61766</CharactersWithSpaces>
  <SharedDoc>false</SharedDoc>
  <HLinks>
    <vt:vector size="78" baseType="variant">
      <vt:variant>
        <vt:i4>262173</vt:i4>
      </vt:variant>
      <vt:variant>
        <vt:i4>39</vt:i4>
      </vt:variant>
      <vt:variant>
        <vt:i4>0</vt:i4>
      </vt:variant>
      <vt:variant>
        <vt:i4>5</vt:i4>
      </vt:variant>
      <vt:variant>
        <vt:lpwstr>https://arxiv.org/abs/2212.07626</vt:lpwstr>
      </vt:variant>
      <vt:variant>
        <vt:lpwstr/>
      </vt:variant>
      <vt:variant>
        <vt:i4>196625</vt:i4>
      </vt:variant>
      <vt:variant>
        <vt:i4>36</vt:i4>
      </vt:variant>
      <vt:variant>
        <vt:i4>0</vt:i4>
      </vt:variant>
      <vt:variant>
        <vt:i4>5</vt:i4>
      </vt:variant>
      <vt:variant>
        <vt:lpwstr>https://arxiv.org/abs/1806.03188</vt:lpwstr>
      </vt:variant>
      <vt:variant>
        <vt:lpwstr/>
      </vt:variant>
      <vt:variant>
        <vt:i4>917520</vt:i4>
      </vt:variant>
      <vt:variant>
        <vt:i4>33</vt:i4>
      </vt:variant>
      <vt:variant>
        <vt:i4>0</vt:i4>
      </vt:variant>
      <vt:variant>
        <vt:i4>5</vt:i4>
      </vt:variant>
      <vt:variant>
        <vt:lpwstr>https://ieeexplore.ieee.org/abstract/document/7893591</vt:lpwstr>
      </vt:variant>
      <vt:variant>
        <vt:lpwstr/>
      </vt:variant>
      <vt:variant>
        <vt:i4>2818160</vt:i4>
      </vt:variant>
      <vt:variant>
        <vt:i4>30</vt:i4>
      </vt:variant>
      <vt:variant>
        <vt:i4>0</vt:i4>
      </vt:variant>
      <vt:variant>
        <vt:i4>5</vt:i4>
      </vt:variant>
      <vt:variant>
        <vt:lpwstr>https://ietresearch.onlinelibrary.wiley.com/doi/10.1049/els2.12010</vt:lpwstr>
      </vt:variant>
      <vt:variant>
        <vt:lpwstr/>
      </vt:variant>
      <vt:variant>
        <vt:i4>6422640</vt:i4>
      </vt:variant>
      <vt:variant>
        <vt:i4>27</vt:i4>
      </vt:variant>
      <vt:variant>
        <vt:i4>0</vt:i4>
      </vt:variant>
      <vt:variant>
        <vt:i4>5</vt:i4>
      </vt:variant>
      <vt:variant>
        <vt:lpwstr>https://www.sciencedirect.com/science/article/pii/S0167691118300938</vt:lpwstr>
      </vt:variant>
      <vt:variant>
        <vt:lpwstr/>
      </vt:variant>
      <vt:variant>
        <vt:i4>2687011</vt:i4>
      </vt:variant>
      <vt:variant>
        <vt:i4>24</vt:i4>
      </vt:variant>
      <vt:variant>
        <vt:i4>0</vt:i4>
      </vt:variant>
      <vt:variant>
        <vt:i4>5</vt:i4>
      </vt:variant>
      <vt:variant>
        <vt:lpwstr>https://link.springer.com/article/10.1007/s10898-017-0538-5</vt:lpwstr>
      </vt:variant>
      <vt:variant>
        <vt:lpwstr/>
      </vt:variant>
      <vt:variant>
        <vt:i4>1114180</vt:i4>
      </vt:variant>
      <vt:variant>
        <vt:i4>21</vt:i4>
      </vt:variant>
      <vt:variant>
        <vt:i4>0</vt:i4>
      </vt:variant>
      <vt:variant>
        <vt:i4>5</vt:i4>
      </vt:variant>
      <vt:variant>
        <vt:lpwstr>https://www.researchgate.net/profile/Ye-Shi-7/publication/316341411_Nonconvex_spectral_optimization_algorithms_for_reduced-order_H_LPV-LFT_controllers_OPTIMIZATION_FOR_H_LPV-LFT_CONTROLLERS/links/59ffead1a6fdcca1f29ef41c/Nonconvex-spectral-optimization-algorithms-for-reduced-order-H-LPV-LFT-controllers-OPTIMIZATION-FOR-H-LPV-LFT-CONTROLLERS.pdf</vt:lpwstr>
      </vt:variant>
      <vt:variant>
        <vt:lpwstr/>
      </vt:variant>
      <vt:variant>
        <vt:i4>4718677</vt:i4>
      </vt:variant>
      <vt:variant>
        <vt:i4>18</vt:i4>
      </vt:variant>
      <vt:variant>
        <vt:i4>0</vt:i4>
      </vt:variant>
      <vt:variant>
        <vt:i4>5</vt:i4>
      </vt:variant>
      <vt:variant>
        <vt:lpwstr>https://onlinelibrary.wiley.com/doi/10.1002/rnc.4979</vt:lpwstr>
      </vt:variant>
      <vt:variant>
        <vt:lpwstr/>
      </vt:variant>
      <vt:variant>
        <vt:i4>1966110</vt:i4>
      </vt:variant>
      <vt:variant>
        <vt:i4>15</vt:i4>
      </vt:variant>
      <vt:variant>
        <vt:i4>0</vt:i4>
      </vt:variant>
      <vt:variant>
        <vt:i4>5</vt:i4>
      </vt:variant>
      <vt:variant>
        <vt:lpwstr>https://ieeexplore.ieee.org/document/8892535</vt:lpwstr>
      </vt:variant>
      <vt:variant>
        <vt:lpwstr/>
      </vt:variant>
      <vt:variant>
        <vt:i4>6619254</vt:i4>
      </vt:variant>
      <vt:variant>
        <vt:i4>12</vt:i4>
      </vt:variant>
      <vt:variant>
        <vt:i4>0</vt:i4>
      </vt:variant>
      <vt:variant>
        <vt:i4>5</vt:i4>
      </vt:variant>
      <vt:variant>
        <vt:lpwstr>https://www.sciencedirect.com/science/article/pii/S0306261921002245</vt:lpwstr>
      </vt:variant>
      <vt:variant>
        <vt:lpwstr/>
      </vt:variant>
      <vt:variant>
        <vt:i4>2031636</vt:i4>
      </vt:variant>
      <vt:variant>
        <vt:i4>9</vt:i4>
      </vt:variant>
      <vt:variant>
        <vt:i4>0</vt:i4>
      </vt:variant>
      <vt:variant>
        <vt:i4>5</vt:i4>
      </vt:variant>
      <vt:variant>
        <vt:lpwstr>https://ieeexplore.ieee.org/document/8245844</vt:lpwstr>
      </vt:variant>
      <vt:variant>
        <vt:lpwstr/>
      </vt:variant>
      <vt:variant>
        <vt:i4>1114130</vt:i4>
      </vt:variant>
      <vt:variant>
        <vt:i4>6</vt:i4>
      </vt:variant>
      <vt:variant>
        <vt:i4>0</vt:i4>
      </vt:variant>
      <vt:variant>
        <vt:i4>5</vt:i4>
      </vt:variant>
      <vt:variant>
        <vt:lpwstr>https://ieeexplore.ieee.org/document/9112660</vt:lpwstr>
      </vt:variant>
      <vt:variant>
        <vt:lpwstr/>
      </vt:variant>
      <vt:variant>
        <vt:i4>1376273</vt:i4>
      </vt:variant>
      <vt:variant>
        <vt:i4>3</vt:i4>
      </vt:variant>
      <vt:variant>
        <vt:i4>0</vt:i4>
      </vt:variant>
      <vt:variant>
        <vt:i4>5</vt:i4>
      </vt:variant>
      <vt:variant>
        <vt:lpwstr>https://ieeexplore.ieee.org/document/9186813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结宝</dc:creator>
  <cp:keywords/>
  <dc:description/>
  <cp:lastModifiedBy>浩宇 严</cp:lastModifiedBy>
  <cp:revision>5293</cp:revision>
  <dcterms:created xsi:type="dcterms:W3CDTF">2024-12-02T23:07:00Z</dcterms:created>
  <dcterms:modified xsi:type="dcterms:W3CDTF">2026-03-12T05:13:00Z</dcterms:modified>
</cp:coreProperties>
</file>